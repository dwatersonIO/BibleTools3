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3ECCF" w14:textId="5F543B2B" w:rsidR="005E3190" w:rsidRPr="00627C70" w:rsidRDefault="005E3190" w:rsidP="005E3190">
      <w:pPr>
        <w:rPr>
          <w:rFonts w:ascii="Arial" w:eastAsia="Arial" w:hAnsi="Arial" w:cs="MEPS Bookman WTS"/>
        </w:rPr>
      </w:pPr>
      <w:r w:rsidRPr="000C758F">
        <w:rPr>
          <w:rFonts w:ascii="Arial" w:eastAsia="Arial" w:hAnsi="Arial" w:cs="Arial"/>
          <w:b/>
        </w:rPr>
        <w:t xml:space="preserve">18:1 </w:t>
      </w:r>
      <w:r w:rsidR="00F715EB" w:rsidRPr="000C758F">
        <w:rPr>
          <w:rFonts w:ascii="Arial" w:eastAsia="Arial" w:hAnsi="Arial" w:cs="Arial"/>
        </w:rPr>
        <w:t xml:space="preserve">Imbagħad </w:t>
      </w:r>
      <w:r w:rsidRPr="000C758F">
        <w:rPr>
          <w:rFonts w:ascii="Arial" w:eastAsia="Arial" w:hAnsi="Arial" w:cs="Arial"/>
        </w:rPr>
        <w:t xml:space="preserve">Ġeħova qal lil Aron: “Int u </w:t>
      </w:r>
      <w:r w:rsidR="00EB4077">
        <w:rPr>
          <w:rFonts w:ascii="Arial" w:eastAsia="Arial" w:hAnsi="Arial" w:cs="Arial"/>
        </w:rPr>
        <w:t>t-tfal tiegħek</w:t>
      </w:r>
      <w:r w:rsidRPr="000C758F">
        <w:rPr>
          <w:rFonts w:ascii="Arial" w:eastAsia="Arial" w:hAnsi="Arial" w:cs="Arial"/>
        </w:rPr>
        <w:t xml:space="preserve"> u dar missierek t</w:t>
      </w:r>
      <w:r w:rsidR="002F28D6" w:rsidRPr="000C758F">
        <w:rPr>
          <w:rFonts w:ascii="Arial" w:eastAsia="Arial" w:hAnsi="Arial" w:cs="Arial"/>
        </w:rPr>
        <w:t xml:space="preserve">batu l-konsegwenzi </w:t>
      </w:r>
      <w:r w:rsidRPr="000C758F">
        <w:rPr>
          <w:rFonts w:ascii="Arial" w:eastAsia="Arial" w:hAnsi="Arial" w:cs="Arial"/>
        </w:rPr>
        <w:t>għal</w:t>
      </w:r>
      <w:r w:rsidR="00F715EB" w:rsidRPr="000C758F">
        <w:rPr>
          <w:rFonts w:ascii="Arial" w:eastAsia="Arial" w:hAnsi="Arial" w:cs="Arial"/>
        </w:rPr>
        <w:t xml:space="preserve"> </w:t>
      </w:r>
      <w:r w:rsidR="00F77C66" w:rsidRPr="000C758F">
        <w:rPr>
          <w:rFonts w:ascii="Arial" w:eastAsia="Arial" w:hAnsi="Arial" w:cs="Arial"/>
        </w:rPr>
        <w:t xml:space="preserve">kull </w:t>
      </w:r>
      <w:r w:rsidR="002F28D6" w:rsidRPr="000C758F">
        <w:rPr>
          <w:rFonts w:ascii="Arial" w:eastAsia="Arial" w:hAnsi="Arial" w:cs="Arial"/>
        </w:rPr>
        <w:t>regola ta</w:t>
      </w:r>
      <w:r w:rsidRPr="000C758F">
        <w:rPr>
          <w:rFonts w:ascii="Arial" w:eastAsia="Arial" w:hAnsi="Arial" w:cs="Arial"/>
        </w:rPr>
        <w:t>s</w:t>
      </w:r>
      <w:r w:rsidR="00B84340" w:rsidRPr="000C758F">
        <w:rPr>
          <w:rFonts w:ascii="Arial" w:eastAsia="Arial" w:hAnsi="Arial" w:cs="Arial"/>
        </w:rPr>
        <w:t>-</w:t>
      </w:r>
      <w:r w:rsidRPr="000C758F">
        <w:rPr>
          <w:rFonts w:ascii="Arial" w:eastAsia="Arial" w:hAnsi="Arial" w:cs="Arial"/>
        </w:rPr>
        <w:t>santwarju</w:t>
      </w:r>
      <w:r w:rsidR="002F28D6" w:rsidRPr="000C758F">
        <w:rPr>
          <w:rFonts w:ascii="Arial" w:eastAsia="Arial" w:hAnsi="Arial" w:cs="Arial"/>
        </w:rPr>
        <w:t xml:space="preserve"> li tiksru</w:t>
      </w:r>
      <w:r w:rsidRPr="000C758F">
        <w:rPr>
          <w:rFonts w:ascii="Arial" w:eastAsia="Arial" w:hAnsi="Arial" w:cs="Arial"/>
        </w:rPr>
        <w:t xml:space="preserve">, u int u </w:t>
      </w:r>
      <w:r w:rsidR="00EB4077">
        <w:rPr>
          <w:rFonts w:ascii="Arial" w:eastAsia="Arial" w:hAnsi="Arial" w:cs="Arial"/>
        </w:rPr>
        <w:t>t-tfal tiegħek</w:t>
      </w:r>
      <w:r w:rsidRPr="000C758F">
        <w:rPr>
          <w:rFonts w:ascii="Arial" w:eastAsia="Arial" w:hAnsi="Arial" w:cs="Arial"/>
        </w:rPr>
        <w:t xml:space="preserve"> </w:t>
      </w:r>
      <w:r w:rsidR="002F28D6" w:rsidRPr="000C758F">
        <w:rPr>
          <w:rFonts w:ascii="Arial" w:eastAsia="Arial" w:hAnsi="Arial" w:cs="Arial"/>
        </w:rPr>
        <w:t>tbatu l-konsegwenzi għal kull regola ta</w:t>
      </w:r>
      <w:r w:rsidRPr="000C758F">
        <w:rPr>
          <w:rFonts w:ascii="Arial" w:eastAsia="Arial" w:hAnsi="Arial" w:cs="Arial"/>
        </w:rPr>
        <w:t>s</w:t>
      </w:r>
      <w:r w:rsidR="00B84340" w:rsidRPr="000C758F">
        <w:rPr>
          <w:rFonts w:ascii="Arial" w:eastAsia="Arial" w:hAnsi="Arial" w:cs="Arial"/>
        </w:rPr>
        <w:t>-</w:t>
      </w:r>
      <w:r w:rsidRPr="000C758F">
        <w:rPr>
          <w:rFonts w:ascii="Arial" w:eastAsia="Arial" w:hAnsi="Arial" w:cs="Arial"/>
        </w:rPr>
        <w:t>saċerdozju tagħkom</w:t>
      </w:r>
      <w:r w:rsidR="002F28D6" w:rsidRPr="000C758F">
        <w:rPr>
          <w:rFonts w:ascii="Arial" w:eastAsia="Arial" w:hAnsi="Arial" w:cs="Arial"/>
        </w:rPr>
        <w:t xml:space="preserve"> li tiksru</w:t>
      </w:r>
      <w:r w:rsidRPr="000C758F">
        <w:rPr>
          <w:rFonts w:ascii="Arial" w:eastAsia="Arial" w:hAnsi="Arial" w:cs="Arial"/>
        </w:rPr>
        <w:t xml:space="preserve">. </w:t>
      </w:r>
      <w:r w:rsidRPr="000C758F">
        <w:rPr>
          <w:rFonts w:ascii="Arial" w:eastAsia="Arial" w:hAnsi="Arial" w:cs="Arial"/>
          <w:b/>
        </w:rPr>
        <w:t>18:2</w:t>
      </w:r>
      <w:r w:rsidR="00B84340" w:rsidRPr="000C758F">
        <w:rPr>
          <w:rFonts w:ascii="Arial" w:eastAsia="Arial" w:hAnsi="Arial" w:cs="Arial"/>
          <w:b/>
        </w:rPr>
        <w:t xml:space="preserve"> </w:t>
      </w:r>
      <w:r w:rsidRPr="000C758F">
        <w:rPr>
          <w:rFonts w:ascii="Arial" w:eastAsia="Arial" w:hAnsi="Arial" w:cs="MEPS Bookman WTS"/>
        </w:rPr>
        <w:t>U</w:t>
      </w:r>
      <w:r w:rsidR="00F715EB" w:rsidRPr="000C758F">
        <w:rPr>
          <w:rFonts w:ascii="Arial" w:eastAsia="Arial" w:hAnsi="Arial" w:cs="MEPS Bookman WTS"/>
        </w:rPr>
        <w:t>koll</w:t>
      </w:r>
      <w:r w:rsidR="00F77C66" w:rsidRPr="000C758F">
        <w:rPr>
          <w:rFonts w:ascii="Arial" w:eastAsia="Arial" w:hAnsi="Arial" w:cs="MEPS Bookman WTS"/>
        </w:rPr>
        <w:t>,</w:t>
      </w:r>
      <w:r w:rsidRPr="000C758F">
        <w:rPr>
          <w:rFonts w:ascii="Arial" w:eastAsia="Arial" w:hAnsi="Arial" w:cs="MEPS Bookman WTS"/>
        </w:rPr>
        <w:t xml:space="preserve"> ġib qrib lil ħutek tat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tribù taʼ Levi, it</w:t>
      </w:r>
      <w:r w:rsidR="00B84340" w:rsidRPr="000C758F">
        <w:rPr>
          <w:rFonts w:ascii="Arial" w:eastAsia="Arial" w:hAnsi="Arial" w:cs="MEPS Bookman WTS"/>
        </w:rPr>
        <w:t>-</w:t>
      </w:r>
      <w:r w:rsidR="00C575FD" w:rsidRPr="000C758F">
        <w:rPr>
          <w:rFonts w:ascii="Arial" w:eastAsia="Arial" w:hAnsi="Arial" w:cs="MEPS Bookman WTS"/>
        </w:rPr>
        <w:t>tribù taʼ missi</w:t>
      </w:r>
      <w:r w:rsidRPr="000C758F">
        <w:rPr>
          <w:rFonts w:ascii="Arial" w:eastAsia="Arial" w:hAnsi="Arial" w:cs="MEPS Bookman WTS"/>
        </w:rPr>
        <w:t>r</w:t>
      </w:r>
      <w:r w:rsidR="00C575FD" w:rsidRPr="000C758F">
        <w:rPr>
          <w:rFonts w:ascii="Arial" w:eastAsia="Arial" w:hAnsi="Arial" w:cs="MEPS Bookman WTS"/>
        </w:rPr>
        <w:t>ijiet</w:t>
      </w:r>
      <w:r w:rsidRPr="000C758F">
        <w:rPr>
          <w:rFonts w:ascii="Arial" w:eastAsia="Arial" w:hAnsi="Arial" w:cs="MEPS Bookman WTS"/>
        </w:rPr>
        <w:t>ek, biex jingħaqdu miegħek u ja</w:t>
      </w:r>
      <w:r w:rsidR="00C575FD" w:rsidRPr="000C758F">
        <w:rPr>
          <w:rFonts w:ascii="Arial" w:eastAsia="Arial" w:hAnsi="Arial" w:cs="MEPS Bookman WTS"/>
        </w:rPr>
        <w:t>għtu servizz</w:t>
      </w:r>
      <w:r w:rsidR="00F715EB" w:rsidRPr="000C758F">
        <w:rPr>
          <w:rFonts w:ascii="Arial" w:eastAsia="Arial" w:hAnsi="Arial" w:cs="MEPS Bookman WTS"/>
        </w:rPr>
        <w:t xml:space="preserve"> </w:t>
      </w:r>
      <w:r w:rsidRPr="000C758F">
        <w:rPr>
          <w:rFonts w:ascii="Arial" w:eastAsia="Arial" w:hAnsi="Arial" w:cs="MEPS Bookman WTS"/>
        </w:rPr>
        <w:t>lilek u li</w:t>
      </w:r>
      <w:r w:rsidR="00193A0D">
        <w:rPr>
          <w:rFonts w:ascii="Arial" w:eastAsia="Arial" w:hAnsi="Arial" w:cs="MEPS Bookman WTS"/>
        </w:rPr>
        <w:t>t-tfal tiegħe</w:t>
      </w:r>
      <w:r w:rsidRPr="000C758F">
        <w:rPr>
          <w:rFonts w:ascii="Arial" w:eastAsia="Arial" w:hAnsi="Arial" w:cs="MEPS Bookman WTS"/>
        </w:rPr>
        <w:t>k quddiem it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tinda tat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 xml:space="preserve">Testimonjanza. </w:t>
      </w:r>
      <w:r w:rsidRPr="000C758F">
        <w:rPr>
          <w:rFonts w:ascii="Arial" w:eastAsia="Arial" w:hAnsi="Arial" w:cs="Arial"/>
          <w:b/>
        </w:rPr>
        <w:t>18:3</w:t>
      </w:r>
      <w:r w:rsidR="00B84340" w:rsidRPr="000C758F">
        <w:rPr>
          <w:rFonts w:ascii="Arial" w:eastAsia="Arial" w:hAnsi="Arial" w:cs="Arial"/>
          <w:b/>
        </w:rPr>
        <w:t xml:space="preserve"> </w:t>
      </w:r>
      <w:r w:rsidRPr="000C758F">
        <w:rPr>
          <w:rFonts w:ascii="Arial" w:eastAsia="Arial" w:hAnsi="Arial" w:cs="MEPS Bookman WTS"/>
        </w:rPr>
        <w:t>U jridu j</w:t>
      </w:r>
      <w:r w:rsidR="00137078">
        <w:rPr>
          <w:rFonts w:ascii="Arial" w:eastAsia="Arial" w:hAnsi="Arial" w:cs="MEPS Bookman WTS"/>
        </w:rPr>
        <w:t xml:space="preserve">agħmlu </w:t>
      </w:r>
      <w:r w:rsidR="000C758F">
        <w:rPr>
          <w:rFonts w:ascii="Arial" w:eastAsia="Arial" w:hAnsi="Arial" w:cs="MEPS Bookman WTS"/>
        </w:rPr>
        <w:t>r-responsabbiltajiet</w:t>
      </w:r>
      <w:r w:rsidR="0061483E" w:rsidRPr="000C758F">
        <w:rPr>
          <w:rFonts w:ascii="Arial" w:eastAsia="Arial" w:hAnsi="Arial" w:cs="MEPS Bookman WTS"/>
        </w:rPr>
        <w:t xml:space="preserve"> tagħhom </w:t>
      </w:r>
      <w:r w:rsidRPr="000C758F">
        <w:rPr>
          <w:rFonts w:ascii="Arial" w:eastAsia="Arial" w:hAnsi="Arial" w:cs="MEPS Bookman WTS"/>
        </w:rPr>
        <w:t xml:space="preserve">lejk u </w:t>
      </w:r>
      <w:r w:rsidR="0061483E" w:rsidRPr="000C758F">
        <w:rPr>
          <w:rFonts w:ascii="Arial" w:eastAsia="Arial" w:hAnsi="Arial" w:cs="MEPS Bookman WTS"/>
        </w:rPr>
        <w:t>x-xogħol kollu f</w:t>
      </w:r>
      <w:r w:rsidRPr="000C758F">
        <w:rPr>
          <w:rFonts w:ascii="Arial" w:eastAsia="Arial" w:hAnsi="Arial" w:cs="MEPS Bookman WTS"/>
        </w:rPr>
        <w:t>it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 xml:space="preserve">tinda. </w:t>
      </w:r>
      <w:r w:rsidR="0061483E" w:rsidRPr="000C758F">
        <w:rPr>
          <w:rFonts w:ascii="Arial" w:eastAsia="Arial" w:hAnsi="Arial" w:cs="MEPS Bookman WTS"/>
        </w:rPr>
        <w:t xml:space="preserve">Madankollu, ma jistgħux jersqu viċin </w:t>
      </w:r>
      <w:r w:rsidRPr="000C758F">
        <w:rPr>
          <w:rFonts w:ascii="Arial" w:eastAsia="Arial" w:hAnsi="Arial" w:cs="MEPS Bookman WTS"/>
        </w:rPr>
        <w:t>l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għodod tal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post qaddis u lejn l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 xml:space="preserve">artal, </w:t>
      </w:r>
      <w:r w:rsidR="0061483E" w:rsidRPr="000C758F">
        <w:rPr>
          <w:rFonts w:ascii="Arial" w:eastAsia="Arial" w:hAnsi="Arial" w:cs="MEPS Bookman WTS"/>
        </w:rPr>
        <w:t>sa</w:t>
      </w:r>
      <w:r w:rsidRPr="000C758F">
        <w:rPr>
          <w:rFonts w:ascii="Arial" w:eastAsia="Arial" w:hAnsi="Arial" w:cs="MEPS Bookman WTS"/>
        </w:rPr>
        <w:t xml:space="preserve">biex </w:t>
      </w:r>
      <w:r w:rsidR="0061483E" w:rsidRPr="000C758F">
        <w:rPr>
          <w:rFonts w:ascii="Arial" w:eastAsia="Arial" w:hAnsi="Arial" w:cs="MEPS Bookman WTS"/>
        </w:rPr>
        <w:t xml:space="preserve">la </w:t>
      </w:r>
      <w:r w:rsidRPr="000C758F">
        <w:rPr>
          <w:rFonts w:ascii="Arial" w:eastAsia="Arial" w:hAnsi="Arial" w:cs="MEPS Bookman WTS"/>
        </w:rPr>
        <w:t xml:space="preserve">jmutu huma u lanqas intom. </w:t>
      </w:r>
      <w:r w:rsidRPr="000C758F">
        <w:rPr>
          <w:rFonts w:ascii="Arial" w:eastAsia="Arial" w:hAnsi="Arial" w:cs="Arial"/>
          <w:b/>
        </w:rPr>
        <w:t>18:4</w:t>
      </w:r>
      <w:r w:rsidR="00B84340" w:rsidRPr="000C758F">
        <w:rPr>
          <w:rFonts w:ascii="Arial" w:eastAsia="Arial" w:hAnsi="Arial" w:cs="Arial"/>
          <w:b/>
        </w:rPr>
        <w:t xml:space="preserve"> </w:t>
      </w:r>
      <w:r w:rsidR="0061483E" w:rsidRPr="000C758F">
        <w:rPr>
          <w:rFonts w:eastAsia="Arial"/>
        </w:rPr>
        <w:t>Huma jgħinuk</w:t>
      </w:r>
      <w:r w:rsidRPr="000C758F">
        <w:rPr>
          <w:rFonts w:ascii="Arial" w:eastAsia="Arial" w:hAnsi="Arial" w:cs="MEPS Bookman WTS"/>
        </w:rPr>
        <w:t xml:space="preserve"> u j</w:t>
      </w:r>
      <w:r w:rsidR="00B47D24">
        <w:rPr>
          <w:rFonts w:ascii="Arial" w:eastAsia="Arial" w:hAnsi="Arial" w:cs="MEPS Bookman WTS"/>
        </w:rPr>
        <w:t>agħmlu</w:t>
      </w:r>
      <w:r w:rsidR="0061483E" w:rsidRPr="000C758F">
        <w:rPr>
          <w:rFonts w:ascii="Arial" w:eastAsia="Arial" w:hAnsi="Arial" w:cs="MEPS Bookman WTS"/>
        </w:rPr>
        <w:t xml:space="preserve"> r-responsabbiltajiet </w:t>
      </w:r>
      <w:r w:rsidRPr="000C758F">
        <w:rPr>
          <w:rFonts w:ascii="Arial" w:eastAsia="Arial" w:hAnsi="Arial" w:cs="MEPS Bookman WTS"/>
        </w:rPr>
        <w:t xml:space="preserve">tagħhom </w:t>
      </w:r>
      <w:r w:rsidR="00D0240E" w:rsidRPr="000C758F">
        <w:rPr>
          <w:rFonts w:ascii="Arial" w:eastAsia="Arial" w:hAnsi="Arial" w:cs="MEPS Bookman WTS"/>
        </w:rPr>
        <w:t>li għandhom x’jaqsmu ma</w:t>
      </w:r>
      <w:r w:rsidRPr="000C758F">
        <w:rPr>
          <w:rFonts w:ascii="Arial" w:eastAsia="Arial" w:hAnsi="Arial" w:cs="MEPS Bookman WTS"/>
        </w:rPr>
        <w:t>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tinda tal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 xml:space="preserve">laqgħa </w:t>
      </w:r>
      <w:r w:rsidR="0061483E" w:rsidRPr="000C758F">
        <w:rPr>
          <w:rFonts w:ascii="Arial" w:eastAsia="Arial" w:hAnsi="Arial" w:cs="MEPS Bookman WTS"/>
        </w:rPr>
        <w:t xml:space="preserve">u </w:t>
      </w:r>
      <w:r w:rsidRPr="000C758F">
        <w:rPr>
          <w:rFonts w:ascii="Arial" w:eastAsia="Arial" w:hAnsi="Arial" w:cs="MEPS Bookman WTS"/>
        </w:rPr>
        <w:t>s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servizz kollu tat</w:t>
      </w:r>
      <w:r w:rsidR="00B84340" w:rsidRPr="000C758F">
        <w:rPr>
          <w:rFonts w:ascii="Arial" w:eastAsia="Arial" w:hAnsi="Arial" w:cs="MEPS Bookman WTS"/>
        </w:rPr>
        <w:t>-</w:t>
      </w:r>
      <w:r w:rsidRPr="000C758F">
        <w:rPr>
          <w:rFonts w:ascii="Arial" w:eastAsia="Arial" w:hAnsi="Arial" w:cs="MEPS Bookman WTS"/>
        </w:rPr>
        <w:t>tinda, u ebda individwu mhux awtorizzat</w:t>
      </w:r>
      <w:r w:rsidR="006861B0" w:rsidRPr="000C758F">
        <w:rPr>
          <w:rFonts w:ascii="MEPS Bookman WTS" w:eastAsia="Arial" w:hAnsi="MEPS Bookman WTS" w:cs="MEPS Bookman WTS"/>
        </w:rPr>
        <w:t></w:t>
      </w:r>
      <w:r w:rsidRPr="000C758F">
        <w:rPr>
          <w:rFonts w:ascii="Arial" w:eastAsia="Arial" w:hAnsi="Arial" w:cs="MEPS Bookman WTS"/>
        </w:rPr>
        <w:t xml:space="preserve"> ma jistaʼ jersaq </w:t>
      </w:r>
      <w:r w:rsidR="00D0240E" w:rsidRPr="000C758F">
        <w:rPr>
          <w:rFonts w:ascii="Arial" w:eastAsia="Arial" w:hAnsi="Arial" w:cs="MEPS Bookman WTS"/>
        </w:rPr>
        <w:t>lejkom</w:t>
      </w:r>
      <w:r w:rsidRPr="000C758F">
        <w:rPr>
          <w:rFonts w:ascii="Arial" w:eastAsia="Arial" w:hAnsi="Arial" w:cs="MEPS Bookman WTS"/>
        </w:rPr>
        <w:t xml:space="preserve">. </w:t>
      </w:r>
      <w:r w:rsidRPr="00627C70">
        <w:rPr>
          <w:rFonts w:ascii="Arial" w:eastAsia="Arial" w:hAnsi="Arial" w:cs="Arial"/>
          <w:b/>
        </w:rPr>
        <w:t>18:5</w:t>
      </w:r>
      <w:r w:rsidR="00B84340" w:rsidRPr="00627C70">
        <w:rPr>
          <w:rFonts w:eastAsia="Arial"/>
        </w:rPr>
        <w:t xml:space="preserve"> </w:t>
      </w:r>
      <w:r w:rsidR="00BB2F0E" w:rsidRPr="00627C70">
        <w:rPr>
          <w:rFonts w:eastAsia="Arial"/>
        </w:rPr>
        <w:t>I</w:t>
      </w:r>
      <w:r w:rsidRPr="00627C70">
        <w:rPr>
          <w:rFonts w:eastAsia="Arial"/>
        </w:rPr>
        <w:t>ntom</w:t>
      </w:r>
      <w:r w:rsidRPr="00627C70">
        <w:rPr>
          <w:rFonts w:ascii="Arial" w:eastAsia="Arial" w:hAnsi="Arial" w:cs="MEPS Bookman WTS"/>
        </w:rPr>
        <w:t xml:space="preserve"> tridu t</w:t>
      </w:r>
      <w:r w:rsidR="00CE4983">
        <w:rPr>
          <w:rFonts w:ascii="Arial" w:eastAsia="Arial" w:hAnsi="Arial" w:cs="MEPS Bookman WTS"/>
        </w:rPr>
        <w:t>agħmlu</w:t>
      </w:r>
      <w:r w:rsidR="00C20A9E" w:rsidRPr="00627C70">
        <w:rPr>
          <w:rFonts w:ascii="Arial" w:eastAsia="Arial" w:hAnsi="Arial" w:cs="MEPS Bookman WTS"/>
        </w:rPr>
        <w:t xml:space="preserve"> r-responsabbiltajiet </w:t>
      </w:r>
      <w:r w:rsidR="00D0240E" w:rsidRPr="00627C70">
        <w:rPr>
          <w:rFonts w:ascii="Arial" w:eastAsia="Arial" w:hAnsi="Arial" w:cs="MEPS Bookman WTS"/>
        </w:rPr>
        <w:t>li għandhom x’jaqsmu ma</w:t>
      </w:r>
      <w:r w:rsidRPr="00627C70">
        <w:rPr>
          <w:rFonts w:ascii="Arial" w:eastAsia="Arial" w:hAnsi="Arial" w:cs="MEPS Bookman WTS"/>
        </w:rPr>
        <w:t>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post qaddis u 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artal, biex </w:t>
      </w:r>
      <w:r w:rsidR="00D0240E" w:rsidRPr="00627C70">
        <w:rPr>
          <w:rFonts w:ascii="Arial" w:eastAsia="Arial" w:hAnsi="Arial" w:cs="MEPS Bookman WTS"/>
        </w:rPr>
        <w:t>ma nkomplix nir</w:t>
      </w:r>
      <w:r w:rsidR="00C20A9E" w:rsidRPr="00627C70">
        <w:rPr>
          <w:rFonts w:ascii="Arial" w:eastAsia="Arial" w:hAnsi="Arial" w:cs="MEPS Bookman WTS"/>
        </w:rPr>
        <w:t xml:space="preserve">rabja </w:t>
      </w:r>
      <w:r w:rsidRPr="00627C70">
        <w:rPr>
          <w:rFonts w:ascii="Arial" w:eastAsia="Arial" w:hAnsi="Arial" w:cs="MEPS Bookman WTS"/>
        </w:rPr>
        <w:t xml:space="preserve">kontra </w:t>
      </w:r>
      <w:r w:rsidR="00C20A9E" w:rsidRPr="00627C70">
        <w:rPr>
          <w:rFonts w:ascii="Arial" w:eastAsia="Arial" w:hAnsi="Arial" w:cs="MEPS Bookman WTS"/>
        </w:rPr>
        <w:t>l-poplu t’</w:t>
      </w:r>
      <w:r w:rsidR="00383A6D" w:rsidRPr="00627C70">
        <w:rPr>
          <w:rFonts w:ascii="Arial" w:eastAsia="Arial" w:hAnsi="Arial" w:cs="MEPS Bookman WTS"/>
        </w:rPr>
        <w:t>Iżrael</w:t>
      </w:r>
      <w:r w:rsidRPr="00627C70">
        <w:rPr>
          <w:rFonts w:ascii="Arial" w:eastAsia="Arial" w:hAnsi="Arial" w:cs="MEPS Bookman WTS"/>
        </w:rPr>
        <w:t xml:space="preserve">. </w:t>
      </w:r>
      <w:r w:rsidRPr="00627C70">
        <w:rPr>
          <w:rFonts w:ascii="Arial" w:eastAsia="Arial" w:hAnsi="Arial" w:cs="Arial"/>
          <w:b/>
        </w:rPr>
        <w:t>18:6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="004738D0" w:rsidRPr="00627C70">
        <w:rPr>
          <w:rFonts w:eastAsia="Arial"/>
        </w:rPr>
        <w:t>J</w:t>
      </w:r>
      <w:r w:rsidRPr="00627C70">
        <w:rPr>
          <w:rFonts w:ascii="Arial" w:eastAsia="Arial" w:hAnsi="Arial" w:cs="MEPS Bookman WTS"/>
        </w:rPr>
        <w:t>ien</w:t>
      </w:r>
      <w:r w:rsidR="004738D0" w:rsidRPr="00627C70">
        <w:rPr>
          <w:rFonts w:ascii="Arial" w:eastAsia="Arial" w:hAnsi="Arial" w:cs="MEPS Bookman WTS"/>
        </w:rPr>
        <w:t xml:space="preserve"> stess</w:t>
      </w:r>
      <w:r w:rsidRPr="00627C70">
        <w:rPr>
          <w:rFonts w:ascii="Arial" w:eastAsia="Arial" w:hAnsi="Arial" w:cs="MEPS Bookman WTS"/>
        </w:rPr>
        <w:t xml:space="preserve"> ħadt lil ħutek, il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Leviti, minn fost </w:t>
      </w:r>
      <w:r w:rsidR="004738D0" w:rsidRPr="00627C70">
        <w:rPr>
          <w:rFonts w:ascii="Arial" w:eastAsia="Arial" w:hAnsi="Arial" w:cs="MEPS Bookman WTS"/>
        </w:rPr>
        <w:t>l-</w:t>
      </w:r>
      <w:r w:rsidR="00383A6D" w:rsidRPr="00627C70">
        <w:rPr>
          <w:rFonts w:ascii="Arial" w:eastAsia="Arial" w:hAnsi="Arial" w:cs="MEPS Bookman WTS"/>
        </w:rPr>
        <w:t>Iżrael</w:t>
      </w:r>
      <w:r w:rsidR="004738D0" w:rsidRPr="00627C70">
        <w:rPr>
          <w:rFonts w:ascii="Arial" w:eastAsia="Arial" w:hAnsi="Arial" w:cs="MEPS Bookman WTS"/>
        </w:rPr>
        <w:t>in</w:t>
      </w:r>
      <w:r w:rsidRPr="00627C70">
        <w:rPr>
          <w:rFonts w:ascii="Arial" w:eastAsia="Arial" w:hAnsi="Arial" w:cs="MEPS Bookman WTS"/>
        </w:rPr>
        <w:t xml:space="preserve"> bħala </w:t>
      </w:r>
      <w:r w:rsidR="004738D0" w:rsidRPr="00627C70">
        <w:rPr>
          <w:rFonts w:ascii="Arial" w:eastAsia="Arial" w:hAnsi="Arial" w:cs="MEPS Bookman WTS"/>
        </w:rPr>
        <w:t xml:space="preserve">rigal </w:t>
      </w:r>
      <w:r w:rsidRPr="00627C70">
        <w:rPr>
          <w:rFonts w:ascii="Arial" w:eastAsia="Arial" w:hAnsi="Arial" w:cs="MEPS Bookman WTS"/>
        </w:rPr>
        <w:t>għalikom</w:t>
      </w:r>
      <w:r w:rsidR="004738D0" w:rsidRPr="00627C70">
        <w:rPr>
          <w:rFonts w:ascii="Arial" w:eastAsia="Arial" w:hAnsi="Arial" w:cs="MEPS Bookman WTS"/>
        </w:rPr>
        <w:t>. Huma ngħataw</w:t>
      </w:r>
      <w:r w:rsidRPr="00627C70">
        <w:rPr>
          <w:rFonts w:ascii="Arial" w:eastAsia="Arial" w:hAnsi="Arial" w:cs="MEPS Bookman WTS"/>
        </w:rPr>
        <w:t xml:space="preserve"> lil Ġeħova biex </w:t>
      </w:r>
      <w:r w:rsidR="004738D0" w:rsidRPr="00627C70">
        <w:rPr>
          <w:rFonts w:ascii="Arial" w:eastAsia="Arial" w:hAnsi="Arial" w:cs="MEPS Bookman WTS"/>
        </w:rPr>
        <w:t>jieħdu ħsieb i</w:t>
      </w:r>
      <w:r w:rsidRPr="00627C70">
        <w:rPr>
          <w:rFonts w:ascii="Arial" w:eastAsia="Arial" w:hAnsi="Arial" w:cs="MEPS Bookman WTS"/>
        </w:rPr>
        <w:t>s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servizz tat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tinda tal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laqgħa. </w:t>
      </w:r>
      <w:r w:rsidRPr="00627C70">
        <w:rPr>
          <w:rFonts w:ascii="Arial" w:eastAsia="Arial" w:hAnsi="Arial" w:cs="Arial"/>
          <w:b/>
        </w:rPr>
        <w:t>18:7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="004738D0" w:rsidRPr="00627C70">
        <w:rPr>
          <w:rFonts w:eastAsia="Arial"/>
        </w:rPr>
        <w:t>I</w:t>
      </w:r>
      <w:r w:rsidRPr="00627C70">
        <w:rPr>
          <w:rFonts w:ascii="Arial" w:eastAsia="Arial" w:hAnsi="Arial" w:cs="MEPS Bookman WTS"/>
        </w:rPr>
        <w:t xml:space="preserve">nt u </w:t>
      </w:r>
      <w:r w:rsidR="004C1EAA">
        <w:rPr>
          <w:rFonts w:ascii="Arial" w:eastAsia="Arial" w:hAnsi="Arial" w:cs="Arial"/>
        </w:rPr>
        <w:t>t-tfal tiegħek</w:t>
      </w:r>
      <w:r w:rsidRPr="00627C70">
        <w:rPr>
          <w:rFonts w:ascii="Arial" w:eastAsia="Arial" w:hAnsi="Arial" w:cs="MEPS Bookman WTS"/>
        </w:rPr>
        <w:t xml:space="preserve"> </w:t>
      </w:r>
      <w:r w:rsidR="004738D0" w:rsidRPr="00627C70">
        <w:rPr>
          <w:rFonts w:ascii="Arial" w:eastAsia="Arial" w:hAnsi="Arial" w:cs="MEPS Bookman WTS"/>
        </w:rPr>
        <w:t xml:space="preserve">responsabbli biex </w:t>
      </w:r>
      <w:r w:rsidR="002C5FC0" w:rsidRPr="00627C70">
        <w:rPr>
          <w:rFonts w:ascii="Arial" w:eastAsia="Arial" w:hAnsi="Arial" w:cs="MEPS Bookman WTS"/>
        </w:rPr>
        <w:t xml:space="preserve">bħala qassisin </w:t>
      </w:r>
      <w:r w:rsidR="004738D0" w:rsidRPr="00627C70">
        <w:rPr>
          <w:rFonts w:ascii="Arial" w:eastAsia="Arial" w:hAnsi="Arial" w:cs="MEPS Bookman WTS"/>
        </w:rPr>
        <w:t>t</w:t>
      </w:r>
      <w:r w:rsidR="00CE4983">
        <w:rPr>
          <w:rFonts w:ascii="Arial" w:eastAsia="Arial" w:hAnsi="Arial" w:cs="MEPS Bookman WTS"/>
        </w:rPr>
        <w:t>agħmlu</w:t>
      </w:r>
      <w:r w:rsidR="004738D0" w:rsidRPr="00627C70">
        <w:rPr>
          <w:rFonts w:ascii="Arial" w:eastAsia="Arial" w:hAnsi="Arial" w:cs="MEPS Bookman WTS"/>
        </w:rPr>
        <w:t xml:space="preserve"> d-dmirijiet tagħkom </w:t>
      </w:r>
      <w:r w:rsidRPr="00627C70">
        <w:rPr>
          <w:rFonts w:ascii="Arial" w:eastAsia="Arial" w:hAnsi="Arial" w:cs="MEPS Bookman WTS"/>
        </w:rPr>
        <w:t>li għand</w:t>
      </w:r>
      <w:r w:rsidR="006F4D62" w:rsidRPr="00627C70">
        <w:rPr>
          <w:rFonts w:ascii="Arial" w:eastAsia="Arial" w:hAnsi="Arial" w:cs="MEPS Bookman WTS"/>
        </w:rPr>
        <w:t>hom x’jaqs</w:t>
      </w:r>
      <w:r w:rsidRPr="00627C70">
        <w:rPr>
          <w:rFonts w:ascii="Arial" w:eastAsia="Arial" w:hAnsi="Arial" w:cs="MEPS Bookman WTS"/>
        </w:rPr>
        <w:t>m</w:t>
      </w:r>
      <w:r w:rsidR="006F4D62" w:rsidRPr="00627C70">
        <w:rPr>
          <w:rFonts w:ascii="Arial" w:eastAsia="Arial" w:hAnsi="Arial" w:cs="MEPS Bookman WTS"/>
        </w:rPr>
        <w:t>u</w:t>
      </w:r>
      <w:r w:rsidRPr="00627C70">
        <w:rPr>
          <w:rFonts w:ascii="Arial" w:eastAsia="Arial" w:hAnsi="Arial" w:cs="MEPS Bookman WTS"/>
        </w:rPr>
        <w:t xml:space="preserve"> </w:t>
      </w:r>
      <w:r w:rsidR="00D31079" w:rsidRPr="00627C70">
        <w:rPr>
          <w:rFonts w:ascii="Arial" w:eastAsia="Arial" w:hAnsi="Arial" w:cs="MEPS Bookman WTS"/>
        </w:rPr>
        <w:t>mal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artal u maʼ dak li hemm </w:t>
      </w:r>
      <w:r w:rsidR="006F4D62" w:rsidRPr="00627C70">
        <w:rPr>
          <w:rFonts w:ascii="Arial" w:eastAsia="Arial" w:hAnsi="Arial" w:cs="MEPS Bookman WTS"/>
        </w:rPr>
        <w:t>wara</w:t>
      </w:r>
      <w:r w:rsidRPr="00627C70">
        <w:rPr>
          <w:rFonts w:ascii="Arial" w:eastAsia="Arial" w:hAnsi="Arial" w:cs="MEPS Bookman WTS"/>
        </w:rPr>
        <w:t xml:space="preserve"> l</w:t>
      </w:r>
      <w:r w:rsidR="00B84340" w:rsidRPr="00627C70">
        <w:rPr>
          <w:rFonts w:ascii="Arial" w:eastAsia="Arial" w:hAnsi="Arial" w:cs="MEPS Bookman WTS"/>
        </w:rPr>
        <w:t>-</w:t>
      </w:r>
      <w:commentRangeStart w:id="0"/>
      <w:r w:rsidRPr="00627C70">
        <w:rPr>
          <w:rFonts w:ascii="Arial" w:eastAsia="Arial" w:hAnsi="Arial" w:cs="MEPS Bookman WTS"/>
        </w:rPr>
        <w:t>purtiera</w:t>
      </w:r>
      <w:commentRangeEnd w:id="0"/>
      <w:r w:rsidR="00DE5290" w:rsidRPr="00627C70">
        <w:rPr>
          <w:rStyle w:val="CommentReference"/>
        </w:rPr>
        <w:commentReference w:id="0"/>
      </w:r>
      <w:r w:rsidR="007151CE" w:rsidRPr="00627C70">
        <w:rPr>
          <w:rFonts w:ascii="Arial" w:eastAsia="Arial" w:hAnsi="Arial" w:cs="MEPS Bookman WTS"/>
        </w:rPr>
        <w:t>,</w:t>
      </w:r>
      <w:r w:rsidR="00827685" w:rsidRPr="00627C70">
        <w:rPr>
          <w:rFonts w:ascii="MEPS Bookman WTS" w:eastAsia="Arial" w:hAnsi="MEPS Bookman WTS" w:cs="MEPS Bookman WTS"/>
        </w:rPr>
        <w:t></w:t>
      </w:r>
      <w:r w:rsidRPr="00627C70">
        <w:rPr>
          <w:rFonts w:ascii="Arial" w:eastAsia="Arial" w:hAnsi="Arial" w:cs="MEPS Bookman WTS"/>
        </w:rPr>
        <w:t xml:space="preserve"> u tridu tagħtu </w:t>
      </w:r>
      <w:r w:rsidR="007151CE" w:rsidRPr="00627C70">
        <w:rPr>
          <w:rFonts w:ascii="Arial" w:eastAsia="Arial" w:hAnsi="Arial" w:cs="MEPS Bookman WTS"/>
        </w:rPr>
        <w:t>dan is-</w:t>
      </w:r>
      <w:r w:rsidRPr="00627C70">
        <w:rPr>
          <w:rFonts w:ascii="Arial" w:eastAsia="Arial" w:hAnsi="Arial" w:cs="MEPS Bookman WTS"/>
        </w:rPr>
        <w:t xml:space="preserve">servizz. </w:t>
      </w:r>
      <w:r w:rsidR="007151CE" w:rsidRPr="00627C70">
        <w:rPr>
          <w:rFonts w:ascii="Arial" w:eastAsia="Arial" w:hAnsi="Arial" w:cs="MEPS Bookman WTS"/>
        </w:rPr>
        <w:t>Jien tajtkom</w:t>
      </w:r>
      <w:r w:rsidRPr="00627C70">
        <w:rPr>
          <w:rFonts w:ascii="Arial" w:eastAsia="Arial" w:hAnsi="Arial" w:cs="MEPS Bookman WTS"/>
        </w:rPr>
        <w:t xml:space="preserve"> is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servizz tas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saċerdozju bħala </w:t>
      </w:r>
      <w:r w:rsidR="007151CE" w:rsidRPr="00627C70">
        <w:rPr>
          <w:rFonts w:ascii="Arial" w:eastAsia="Arial" w:hAnsi="Arial" w:cs="MEPS Bookman WTS"/>
        </w:rPr>
        <w:t>rigal</w:t>
      </w:r>
      <w:r w:rsidRPr="00627C70">
        <w:rPr>
          <w:rFonts w:ascii="Arial" w:eastAsia="Arial" w:hAnsi="Arial" w:cs="MEPS Bookman WTS"/>
        </w:rPr>
        <w:t xml:space="preserve">, u </w:t>
      </w:r>
      <w:r w:rsidR="007151CE" w:rsidRPr="00627C70">
        <w:rPr>
          <w:rFonts w:ascii="Arial" w:eastAsia="Arial" w:hAnsi="Arial" w:cs="MEPS Bookman WTS"/>
        </w:rPr>
        <w:t xml:space="preserve">kwalunkwe </w:t>
      </w:r>
      <w:r w:rsidRPr="00627C70">
        <w:rPr>
          <w:rFonts w:ascii="Arial" w:eastAsia="Arial" w:hAnsi="Arial" w:cs="MEPS Bookman WTS"/>
        </w:rPr>
        <w:t>individwu mhux awtorizzat</w:t>
      </w:r>
      <w:r w:rsidR="00BB296C" w:rsidRPr="00627C70">
        <w:rPr>
          <w:rFonts w:ascii="MEPS Bookman WTS" w:eastAsia="Arial" w:hAnsi="MEPS Bookman WTS" w:cs="MEPS Bookman WTS"/>
        </w:rPr>
        <w:t></w:t>
      </w:r>
      <w:r w:rsidRPr="00627C70">
        <w:rPr>
          <w:rFonts w:ascii="Arial" w:eastAsia="Arial" w:hAnsi="Arial" w:cs="MEPS Bookman WTS"/>
        </w:rPr>
        <w:t xml:space="preserve"> li jersaq qrib għandu jin</w:t>
      </w:r>
      <w:r w:rsidR="007151CE" w:rsidRPr="00627C70">
        <w:rPr>
          <w:rFonts w:ascii="Arial" w:eastAsia="Arial" w:hAnsi="Arial" w:cs="MEPS Bookman WTS"/>
        </w:rPr>
        <w:t>qatel</w:t>
      </w:r>
      <w:r w:rsidRPr="00627C70">
        <w:rPr>
          <w:rFonts w:ascii="Arial" w:eastAsia="Arial" w:hAnsi="Arial" w:cs="MEPS Bookman WTS"/>
        </w:rPr>
        <w:t>.”</w:t>
      </w:r>
    </w:p>
    <w:p w14:paraId="12C08F94" w14:textId="51A4A918" w:rsidR="005E3190" w:rsidRPr="00627C70" w:rsidRDefault="005E3190">
      <w:pPr>
        <w:rPr>
          <w:rFonts w:ascii="Arial" w:eastAsia="Arial" w:hAnsi="Arial" w:cs="MEPS Bookman WTS"/>
        </w:rPr>
      </w:pPr>
      <w:r w:rsidRPr="00627C70">
        <w:rPr>
          <w:rFonts w:ascii="Arial" w:eastAsia="Arial" w:hAnsi="Arial" w:cs="Arial"/>
          <w:b/>
        </w:rPr>
        <w:t>18:8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>Ġeħova kompla jgħid lil Aron: “</w:t>
      </w:r>
      <w:r w:rsidR="007151CE" w:rsidRPr="00627C70">
        <w:rPr>
          <w:rFonts w:ascii="Arial" w:eastAsia="Arial" w:hAnsi="Arial" w:cs="MEPS Bookman WTS"/>
        </w:rPr>
        <w:t>J</w:t>
      </w:r>
      <w:r w:rsidRPr="00627C70">
        <w:rPr>
          <w:rFonts w:ascii="Arial" w:eastAsia="Arial" w:hAnsi="Arial" w:cs="MEPS Bookman WTS"/>
        </w:rPr>
        <w:t>ien</w:t>
      </w:r>
      <w:r w:rsidR="007151CE" w:rsidRPr="00627C70">
        <w:rPr>
          <w:rFonts w:ascii="Arial" w:eastAsia="Arial" w:hAnsi="Arial" w:cs="MEPS Bookman WTS"/>
        </w:rPr>
        <w:t xml:space="preserve"> stess inkarigajtek </w:t>
      </w:r>
      <w:r w:rsidRPr="00627C70">
        <w:rPr>
          <w:rFonts w:ascii="Arial" w:eastAsia="Arial" w:hAnsi="Arial" w:cs="MEPS Bookman WTS"/>
        </w:rPr>
        <w:t>biex tieħu ħsieb il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kontribuzzjonijiet li jagħtuni. </w:t>
      </w:r>
      <w:r w:rsidR="009B70C8" w:rsidRPr="00627C70">
        <w:rPr>
          <w:rFonts w:ascii="Arial" w:eastAsia="Arial" w:hAnsi="Arial" w:cs="MEPS Bookman WTS"/>
        </w:rPr>
        <w:t>J</w:t>
      </w:r>
      <w:r w:rsidRPr="00627C70">
        <w:rPr>
          <w:rFonts w:ascii="Arial" w:eastAsia="Arial" w:hAnsi="Arial" w:cs="MEPS Bookman WTS"/>
        </w:rPr>
        <w:t>ien tajt lilek u li</w:t>
      </w:r>
      <w:r w:rsidR="004C1EAA">
        <w:rPr>
          <w:rFonts w:ascii="Arial" w:eastAsia="Arial" w:hAnsi="Arial" w:cs="Arial"/>
        </w:rPr>
        <w:t>t-tfal tiegħek</w:t>
      </w:r>
      <w:r w:rsidR="004C1EAA" w:rsidRPr="000C758F">
        <w:rPr>
          <w:rFonts w:ascii="Arial" w:eastAsia="Arial" w:hAnsi="Arial" w:cs="Arial"/>
        </w:rPr>
        <w:t xml:space="preserve"> </w:t>
      </w:r>
      <w:r w:rsidRPr="00627C70">
        <w:rPr>
          <w:rFonts w:ascii="Arial" w:eastAsia="Arial" w:hAnsi="Arial" w:cs="MEPS Bookman WTS"/>
        </w:rPr>
        <w:t>seh</w:t>
      </w:r>
      <w:r w:rsidR="009B70C8" w:rsidRPr="00627C70">
        <w:rPr>
          <w:rFonts w:ascii="Arial" w:eastAsia="Arial" w:hAnsi="Arial" w:cs="MEPS Bookman WTS"/>
        </w:rPr>
        <w:t>e</w:t>
      </w:r>
      <w:r w:rsidRPr="00627C70">
        <w:rPr>
          <w:rFonts w:ascii="Arial" w:eastAsia="Arial" w:hAnsi="Arial" w:cs="MEPS Bookman WTS"/>
        </w:rPr>
        <w:t>m</w:t>
      </w:r>
      <w:r w:rsidR="009B70C8" w:rsidRPr="00627C70">
        <w:rPr>
          <w:rFonts w:ascii="Arial" w:eastAsia="Arial" w:hAnsi="Arial" w:cs="MEPS Bookman WTS"/>
        </w:rPr>
        <w:t xml:space="preserve"> mill-affarijiet qaddisin kollha li jagħtu l-Iżraelin. Dan hu arranġament </w:t>
      </w:r>
      <w:r w:rsidRPr="00627C70">
        <w:rPr>
          <w:rFonts w:ascii="Arial" w:eastAsia="Arial" w:hAnsi="Arial" w:cs="MEPS Bookman WTS"/>
        </w:rPr>
        <w:t xml:space="preserve">għal żmien </w:t>
      </w:r>
      <w:r w:rsidR="009B70C8" w:rsidRPr="00627C70">
        <w:rPr>
          <w:rFonts w:ascii="Arial" w:eastAsia="Arial" w:hAnsi="Arial" w:cs="MEPS Bookman WTS"/>
        </w:rPr>
        <w:t>twil</w:t>
      </w:r>
      <w:r w:rsidRPr="00627C70">
        <w:rPr>
          <w:rFonts w:ascii="Arial" w:eastAsia="Arial" w:hAnsi="Arial" w:cs="MEPS Bookman WTS"/>
        </w:rPr>
        <w:t xml:space="preserve">. </w:t>
      </w:r>
      <w:r w:rsidRPr="00627C70">
        <w:rPr>
          <w:rFonts w:ascii="Arial" w:eastAsia="Arial" w:hAnsi="Arial" w:cs="Arial"/>
          <w:b/>
        </w:rPr>
        <w:t>18:9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 xml:space="preserve">Dan </w:t>
      </w:r>
      <w:r w:rsidR="009B70C8" w:rsidRPr="00627C70">
        <w:rPr>
          <w:rFonts w:ascii="Arial" w:eastAsia="Arial" w:hAnsi="Arial" w:cs="MEPS Bookman WTS"/>
        </w:rPr>
        <w:t>ikun</w:t>
      </w:r>
      <w:r w:rsidRPr="00627C70">
        <w:rPr>
          <w:rFonts w:ascii="Arial" w:eastAsia="Arial" w:hAnsi="Arial" w:cs="MEPS Bookman WTS"/>
        </w:rPr>
        <w:t xml:space="preserve"> tiegħek mill</w:t>
      </w:r>
      <w:r w:rsidR="00B84340" w:rsidRPr="00627C70">
        <w:rPr>
          <w:rFonts w:ascii="Arial" w:eastAsia="Arial" w:hAnsi="Arial" w:cs="MEPS Bookman WTS"/>
        </w:rPr>
        <w:t>-</w:t>
      </w:r>
      <w:r w:rsidR="009B70C8" w:rsidRPr="00627C70">
        <w:rPr>
          <w:rFonts w:ascii="Arial" w:eastAsia="Arial" w:hAnsi="Arial" w:cs="MEPS Bookman WTS"/>
        </w:rPr>
        <w:t>offerti</w:t>
      </w:r>
      <w:r w:rsidRPr="00627C70">
        <w:rPr>
          <w:rFonts w:ascii="Arial" w:eastAsia="Arial" w:hAnsi="Arial" w:cs="MEPS Bookman WTS"/>
        </w:rPr>
        <w:t xml:space="preserve"> 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iktar </w:t>
      </w:r>
      <w:r w:rsidR="009B70C8" w:rsidRPr="00627C70">
        <w:rPr>
          <w:rFonts w:ascii="Arial" w:eastAsia="Arial" w:hAnsi="Arial" w:cs="MEPS Bookman WTS"/>
        </w:rPr>
        <w:t>qaddisa li jiġu maħruq</w:t>
      </w:r>
      <w:r w:rsidR="001D0281" w:rsidRPr="00627C70">
        <w:rPr>
          <w:rFonts w:ascii="Arial" w:eastAsia="Arial" w:hAnsi="Arial" w:cs="MEPS Bookman WTS"/>
        </w:rPr>
        <w:t>in</w:t>
      </w:r>
      <w:r w:rsidR="009B70C8" w:rsidRPr="00627C70">
        <w:rPr>
          <w:rFonts w:ascii="Arial" w:eastAsia="Arial" w:hAnsi="Arial" w:cs="MEPS Bookman WTS"/>
        </w:rPr>
        <w:t>:</w:t>
      </w:r>
      <w:r w:rsidRPr="00627C70">
        <w:rPr>
          <w:rFonts w:ascii="Arial" w:eastAsia="Arial" w:hAnsi="Arial" w:cs="MEPS Bookman WTS"/>
        </w:rPr>
        <w:t xml:space="preserve"> kull offerta </w:t>
      </w:r>
      <w:r w:rsidR="009B70C8" w:rsidRPr="00627C70">
        <w:rPr>
          <w:rFonts w:ascii="Arial" w:eastAsia="Arial" w:hAnsi="Arial" w:cs="MEPS Bookman WTS"/>
        </w:rPr>
        <w:t>li jagħmlu, inkluż</w:t>
      </w:r>
      <w:r w:rsidRPr="00627C70">
        <w:rPr>
          <w:rFonts w:ascii="Arial" w:eastAsia="Arial" w:hAnsi="Arial" w:cs="MEPS Bookman WTS"/>
        </w:rPr>
        <w:t xml:space="preserve"> </w:t>
      </w:r>
      <w:r w:rsidR="009B70C8" w:rsidRPr="00627C70">
        <w:rPr>
          <w:rFonts w:ascii="Arial" w:eastAsia="Arial" w:hAnsi="Arial" w:cs="MEPS Bookman WTS"/>
        </w:rPr>
        <w:t>l-</w:t>
      </w:r>
      <w:r w:rsidRPr="00627C70">
        <w:rPr>
          <w:rFonts w:ascii="Arial" w:eastAsia="Arial" w:hAnsi="Arial" w:cs="MEPS Bookman WTS"/>
        </w:rPr>
        <w:t>offert</w:t>
      </w:r>
      <w:r w:rsidR="009B70C8" w:rsidRPr="00627C70">
        <w:rPr>
          <w:rFonts w:ascii="Arial" w:eastAsia="Arial" w:hAnsi="Arial" w:cs="MEPS Bookman WTS"/>
        </w:rPr>
        <w:t>i taċ-ċereali</w:t>
      </w:r>
      <w:r w:rsidR="00F83EE0" w:rsidRPr="00627C70">
        <w:rPr>
          <w:rFonts w:ascii="MEPS Bookman WTS" w:eastAsia="Arial" w:hAnsi="MEPS Bookman WTS" w:cs="MEPS Bookman WTS"/>
        </w:rPr>
        <w:t></w:t>
      </w:r>
      <w:r w:rsidR="009B70C8" w:rsidRPr="00627C70">
        <w:rPr>
          <w:rFonts w:ascii="Arial" w:eastAsia="Arial" w:hAnsi="Arial" w:cs="MEPS Bookman WTS"/>
        </w:rPr>
        <w:t xml:space="preserve"> u l-</w:t>
      </w:r>
      <w:r w:rsidRPr="00627C70">
        <w:rPr>
          <w:rFonts w:ascii="Arial" w:eastAsia="Arial" w:hAnsi="Arial" w:cs="MEPS Bookman WTS"/>
        </w:rPr>
        <w:t>offert</w:t>
      </w:r>
      <w:r w:rsidR="009B70C8" w:rsidRPr="00627C70">
        <w:rPr>
          <w:rFonts w:ascii="Arial" w:eastAsia="Arial" w:hAnsi="Arial" w:cs="MEPS Bookman WTS"/>
        </w:rPr>
        <w:t>i</w:t>
      </w:r>
      <w:r w:rsidRPr="00627C70">
        <w:rPr>
          <w:rFonts w:ascii="Arial" w:eastAsia="Arial" w:hAnsi="Arial" w:cs="MEPS Bookman WTS"/>
        </w:rPr>
        <w:t xml:space="preserve"> għad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dnub u </w:t>
      </w:r>
      <w:r w:rsidR="009B70C8" w:rsidRPr="00627C70">
        <w:rPr>
          <w:rFonts w:ascii="Arial" w:eastAsia="Arial" w:hAnsi="Arial" w:cs="MEPS Bookman WTS"/>
        </w:rPr>
        <w:t>l-</w:t>
      </w:r>
      <w:r w:rsidRPr="00627C70">
        <w:rPr>
          <w:rFonts w:ascii="Arial" w:eastAsia="Arial" w:hAnsi="Arial" w:cs="MEPS Bookman WTS"/>
        </w:rPr>
        <w:t>offert</w:t>
      </w:r>
      <w:r w:rsidR="009B70C8" w:rsidRPr="00627C70">
        <w:rPr>
          <w:rFonts w:ascii="Arial" w:eastAsia="Arial" w:hAnsi="Arial" w:cs="MEPS Bookman WTS"/>
        </w:rPr>
        <w:t>i</w:t>
      </w:r>
      <w:r w:rsidRPr="00627C70">
        <w:rPr>
          <w:rFonts w:ascii="Arial" w:eastAsia="Arial" w:hAnsi="Arial" w:cs="MEPS Bookman WTS"/>
        </w:rPr>
        <w:t xml:space="preserve"> għall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ħtija li </w:t>
      </w:r>
      <w:r w:rsidR="009B70C8" w:rsidRPr="00627C70">
        <w:rPr>
          <w:rFonts w:ascii="Arial" w:eastAsia="Arial" w:hAnsi="Arial" w:cs="MEPS Bookman WTS"/>
        </w:rPr>
        <w:t>jġibuli</w:t>
      </w:r>
      <w:r w:rsidRPr="00627C70">
        <w:rPr>
          <w:rFonts w:ascii="Arial" w:eastAsia="Arial" w:hAnsi="Arial" w:cs="MEPS Bookman WTS"/>
        </w:rPr>
        <w:t>. Din hi xi ħaġa mill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iktar qaddisa għalik u għa</w:t>
      </w:r>
      <w:r w:rsidR="004C1EAA">
        <w:rPr>
          <w:rFonts w:ascii="Arial" w:eastAsia="Arial" w:hAnsi="Arial" w:cs="Arial"/>
        </w:rPr>
        <w:t>t-tfal tiegħek</w:t>
      </w:r>
      <w:r w:rsidRPr="00627C70">
        <w:rPr>
          <w:rFonts w:ascii="Arial" w:eastAsia="Arial" w:hAnsi="Arial" w:cs="MEPS Bookman WTS"/>
        </w:rPr>
        <w:t xml:space="preserve">. </w:t>
      </w:r>
      <w:r w:rsidRPr="00627C70">
        <w:rPr>
          <w:rFonts w:ascii="Arial" w:eastAsia="Arial" w:hAnsi="Arial" w:cs="Arial"/>
          <w:b/>
        </w:rPr>
        <w:t>18:10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="00360164" w:rsidRPr="00627C70">
        <w:rPr>
          <w:rFonts w:ascii="Arial" w:eastAsia="Arial" w:hAnsi="Arial" w:cs="MEPS Bookman WTS"/>
        </w:rPr>
        <w:t>Għandek tieklu f</w:t>
      </w:r>
      <w:r w:rsidRPr="00627C70">
        <w:rPr>
          <w:rFonts w:ascii="Arial" w:eastAsia="Arial" w:hAnsi="Arial" w:cs="MEPS Bookman WTS"/>
        </w:rPr>
        <w:t>’post mill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iktar qaddis. </w:t>
      </w:r>
      <w:r w:rsidR="00360164" w:rsidRPr="00627C70">
        <w:rPr>
          <w:rFonts w:ascii="Arial" w:eastAsia="Arial" w:hAnsi="Arial" w:cs="MEPS Bookman WTS"/>
        </w:rPr>
        <w:t>Jistaʼ jieklu k</w:t>
      </w:r>
      <w:r w:rsidRPr="00627C70">
        <w:rPr>
          <w:rFonts w:ascii="Arial" w:eastAsia="Arial" w:hAnsi="Arial" w:cs="MEPS Bookman WTS"/>
        </w:rPr>
        <w:t xml:space="preserve">ull raġel. </w:t>
      </w:r>
      <w:r w:rsidR="0092664B" w:rsidRPr="00627C70">
        <w:rPr>
          <w:rFonts w:ascii="Arial" w:eastAsia="Arial" w:hAnsi="Arial" w:cs="MEPS Bookman WTS"/>
        </w:rPr>
        <w:t xml:space="preserve">Ikun </w:t>
      </w:r>
      <w:r w:rsidRPr="00627C70">
        <w:rPr>
          <w:rFonts w:ascii="Arial" w:eastAsia="Arial" w:hAnsi="Arial" w:cs="MEPS Bookman WTS"/>
        </w:rPr>
        <w:t xml:space="preserve">xi ħaġa qaddisa għalik. </w:t>
      </w:r>
      <w:r w:rsidRPr="00627C70">
        <w:rPr>
          <w:rFonts w:ascii="Arial" w:eastAsia="Arial" w:hAnsi="Arial" w:cs="Arial"/>
          <w:b/>
        </w:rPr>
        <w:t>18:11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="0092664B" w:rsidRPr="00627C70">
        <w:rPr>
          <w:rFonts w:eastAsia="Arial"/>
        </w:rPr>
        <w:t xml:space="preserve">Anki </w:t>
      </w:r>
      <w:r w:rsidRPr="00627C70">
        <w:rPr>
          <w:rFonts w:eastAsia="Arial"/>
        </w:rPr>
        <w:t>da</w:t>
      </w:r>
      <w:r w:rsidR="00920229" w:rsidRPr="00627C70">
        <w:rPr>
          <w:rFonts w:eastAsia="Arial"/>
        </w:rPr>
        <w:t>w</w:t>
      </w:r>
      <w:r w:rsidRPr="00627C70">
        <w:rPr>
          <w:rFonts w:eastAsia="Arial"/>
        </w:rPr>
        <w:t>n</w:t>
      </w:r>
      <w:r w:rsidRPr="00627C70">
        <w:rPr>
          <w:rFonts w:ascii="Arial" w:eastAsia="Arial" w:hAnsi="Arial" w:cs="MEPS Bookman WTS"/>
        </w:rPr>
        <w:t xml:space="preserve"> </w:t>
      </w:r>
      <w:r w:rsidR="00920229" w:rsidRPr="00627C70">
        <w:rPr>
          <w:rFonts w:ascii="Arial" w:eastAsia="Arial" w:hAnsi="Arial" w:cs="MEPS Bookman WTS"/>
        </w:rPr>
        <w:t>ikunu</w:t>
      </w:r>
      <w:r w:rsidRPr="00627C70">
        <w:rPr>
          <w:rFonts w:ascii="Arial" w:eastAsia="Arial" w:hAnsi="Arial" w:cs="MEPS Bookman WTS"/>
        </w:rPr>
        <w:t xml:space="preserve"> tiegħek: </w:t>
      </w:r>
      <w:r w:rsidR="0092664B" w:rsidRPr="00627C70">
        <w:rPr>
          <w:rFonts w:ascii="Arial" w:eastAsia="Arial" w:hAnsi="Arial" w:cs="MEPS Bookman WTS"/>
        </w:rPr>
        <w:t>ir-rigali li jagħtu</w:t>
      </w:r>
      <w:r w:rsidRPr="00627C70">
        <w:rPr>
          <w:rFonts w:ascii="Arial" w:eastAsia="Arial" w:hAnsi="Arial" w:cs="MEPS Bookman WTS"/>
        </w:rPr>
        <w:t xml:space="preserve"> </w:t>
      </w:r>
      <w:r w:rsidR="00920229" w:rsidRPr="00627C70">
        <w:rPr>
          <w:rFonts w:ascii="Arial" w:eastAsia="Arial" w:hAnsi="Arial" w:cs="MEPS Bookman WTS"/>
        </w:rPr>
        <w:t xml:space="preserve">l-Iżraelin </w:t>
      </w:r>
      <w:r w:rsidRPr="00627C70">
        <w:rPr>
          <w:rFonts w:ascii="Arial" w:eastAsia="Arial" w:hAnsi="Arial" w:cs="MEPS Bookman WTS"/>
        </w:rPr>
        <w:t xml:space="preserve">flimkien </w:t>
      </w:r>
      <w:r w:rsidR="00D31079" w:rsidRPr="00627C70">
        <w:rPr>
          <w:rFonts w:ascii="Arial" w:eastAsia="Arial" w:hAnsi="Arial" w:cs="MEPS Bookman WTS"/>
        </w:rPr>
        <w:t>mal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offerti </w:t>
      </w:r>
      <w:r w:rsidR="0092664B" w:rsidRPr="00627C70">
        <w:rPr>
          <w:rFonts w:ascii="Arial" w:eastAsia="Arial" w:hAnsi="Arial" w:cs="MEPS Bookman WTS"/>
        </w:rPr>
        <w:t xml:space="preserve">li jiġu </w:t>
      </w:r>
      <w:commentRangeStart w:id="1"/>
      <w:r w:rsidR="0092664B" w:rsidRPr="00627C70">
        <w:rPr>
          <w:rFonts w:ascii="Arial" w:eastAsia="Arial" w:hAnsi="Arial" w:cs="MEPS Bookman WTS"/>
        </w:rPr>
        <w:t>mxejr</w:t>
      </w:r>
      <w:r w:rsidR="00920229" w:rsidRPr="00627C70">
        <w:rPr>
          <w:rFonts w:ascii="Arial" w:eastAsia="Arial" w:hAnsi="Arial" w:cs="MEPS Bookman WTS"/>
        </w:rPr>
        <w:t>in</w:t>
      </w:r>
      <w:commentRangeEnd w:id="1"/>
      <w:r w:rsidR="000D47FA">
        <w:rPr>
          <w:rStyle w:val="CommentReference"/>
        </w:rPr>
        <w:commentReference w:id="1"/>
      </w:r>
      <w:r w:rsidRPr="00627C70">
        <w:rPr>
          <w:rFonts w:ascii="Arial" w:eastAsia="Arial" w:hAnsi="Arial" w:cs="MEPS Bookman WTS"/>
        </w:rPr>
        <w:t>. Tajthom lilek u li</w:t>
      </w:r>
      <w:r w:rsidR="004C1EAA">
        <w:rPr>
          <w:rFonts w:ascii="Arial" w:eastAsia="Arial" w:hAnsi="Arial" w:cs="Arial"/>
        </w:rPr>
        <w:t>t-tfal tiegħek</w:t>
      </w:r>
      <w:r w:rsidR="004C1EAA" w:rsidRPr="000C758F">
        <w:rPr>
          <w:rFonts w:ascii="Arial" w:eastAsia="Arial" w:hAnsi="Arial" w:cs="Arial"/>
        </w:rPr>
        <w:t xml:space="preserve"> </w:t>
      </w:r>
      <w:r w:rsidRPr="00627C70">
        <w:rPr>
          <w:rFonts w:ascii="Arial" w:eastAsia="Arial" w:hAnsi="Arial" w:cs="MEPS Bookman WTS"/>
        </w:rPr>
        <w:t xml:space="preserve">subien u bniet bħala </w:t>
      </w:r>
      <w:r w:rsidR="0092664B" w:rsidRPr="00627C70">
        <w:rPr>
          <w:rFonts w:ascii="Arial" w:eastAsia="Arial" w:hAnsi="Arial" w:cs="MEPS Bookman WTS"/>
        </w:rPr>
        <w:t>arranġament għal żmien twil</w:t>
      </w:r>
      <w:r w:rsidRPr="00627C70">
        <w:rPr>
          <w:rFonts w:ascii="Arial" w:eastAsia="Arial" w:hAnsi="Arial" w:cs="MEPS Bookman WTS"/>
        </w:rPr>
        <w:t>. Kul</w:t>
      </w:r>
      <w:r w:rsidR="0092664B" w:rsidRPr="00627C70">
        <w:rPr>
          <w:rFonts w:ascii="Arial" w:eastAsia="Arial" w:hAnsi="Arial" w:cs="MEPS Bookman WTS"/>
        </w:rPr>
        <w:t xml:space="preserve">l </w:t>
      </w:r>
      <w:r w:rsidR="00627C70" w:rsidRPr="00627C70">
        <w:rPr>
          <w:rFonts w:ascii="Arial" w:eastAsia="Arial" w:hAnsi="Arial" w:cs="MEPS Bookman WTS"/>
        </w:rPr>
        <w:t xml:space="preserve">min hu nadif f’darek jistaʼ </w:t>
      </w:r>
      <w:commentRangeStart w:id="2"/>
      <w:r w:rsidR="00627C70" w:rsidRPr="00627C70">
        <w:rPr>
          <w:rFonts w:ascii="Arial" w:eastAsia="Arial" w:hAnsi="Arial" w:cs="MEPS Bookman WTS"/>
        </w:rPr>
        <w:t>ji</w:t>
      </w:r>
      <w:r w:rsidRPr="00627C70">
        <w:rPr>
          <w:rFonts w:ascii="Arial" w:eastAsia="Arial" w:hAnsi="Arial" w:cs="MEPS Bookman WTS"/>
        </w:rPr>
        <w:t>k</w:t>
      </w:r>
      <w:r w:rsidR="00627C70" w:rsidRPr="00627C70">
        <w:rPr>
          <w:rFonts w:ascii="Arial" w:eastAsia="Arial" w:hAnsi="Arial" w:cs="MEPS Bookman WTS"/>
        </w:rPr>
        <w:t>o</w:t>
      </w:r>
      <w:r w:rsidRPr="00627C70">
        <w:rPr>
          <w:rFonts w:ascii="Arial" w:eastAsia="Arial" w:hAnsi="Arial" w:cs="MEPS Bookman WTS"/>
        </w:rPr>
        <w:t>l</w:t>
      </w:r>
      <w:r w:rsidR="00627C70" w:rsidRPr="00627C70">
        <w:rPr>
          <w:rFonts w:ascii="Arial" w:eastAsia="Arial" w:hAnsi="Arial" w:cs="MEPS Bookman WTS"/>
        </w:rPr>
        <w:t>hom</w:t>
      </w:r>
      <w:commentRangeEnd w:id="2"/>
      <w:r w:rsidR="00C40EE2">
        <w:rPr>
          <w:rStyle w:val="CommentReference"/>
        </w:rPr>
        <w:commentReference w:id="2"/>
      </w:r>
      <w:r w:rsidRPr="00627C70">
        <w:rPr>
          <w:rFonts w:ascii="Arial" w:eastAsia="Arial" w:hAnsi="Arial" w:cs="MEPS Bookman WTS"/>
        </w:rPr>
        <w:t>.</w:t>
      </w:r>
    </w:p>
    <w:p w14:paraId="0050D419" w14:textId="32DDA6EB" w:rsidR="005E3190" w:rsidRPr="00627C70" w:rsidRDefault="005E3190" w:rsidP="005E3190">
      <w:pPr>
        <w:rPr>
          <w:rFonts w:ascii="Arial" w:eastAsia="Arial" w:hAnsi="Arial" w:cs="MEPS Bookman WTS"/>
        </w:rPr>
      </w:pPr>
      <w:r w:rsidRPr="00627C70">
        <w:rPr>
          <w:rFonts w:ascii="Arial" w:eastAsia="Arial" w:hAnsi="Arial" w:cs="Arial"/>
          <w:b/>
        </w:rPr>
        <w:t>18:12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>“</w:t>
      </w:r>
      <w:r w:rsidR="00920229" w:rsidRPr="00627C70">
        <w:rPr>
          <w:rFonts w:ascii="Arial" w:eastAsia="Arial" w:hAnsi="Arial" w:cs="MEPS Bookman WTS"/>
        </w:rPr>
        <w:t>Jien nagħtik 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aħjar kollu taż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żejt</w:t>
      </w:r>
      <w:r w:rsidR="00920229" w:rsidRPr="00627C70">
        <w:rPr>
          <w:rFonts w:ascii="Arial" w:eastAsia="Arial" w:hAnsi="Arial" w:cs="MEPS Bookman WTS"/>
        </w:rPr>
        <w:t>,</w:t>
      </w:r>
      <w:r w:rsidRPr="00627C70">
        <w:rPr>
          <w:rFonts w:ascii="Arial" w:eastAsia="Arial" w:hAnsi="Arial" w:cs="MEPS Bookman WTS"/>
        </w:rPr>
        <w:t xml:space="preserve"> </w:t>
      </w:r>
      <w:r w:rsidR="00D31079" w:rsidRPr="00627C70">
        <w:rPr>
          <w:rFonts w:ascii="Arial" w:eastAsia="Arial" w:hAnsi="Arial" w:cs="MEPS Bookman WTS"/>
        </w:rPr>
        <w:t>tal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inbid ġdid</w:t>
      </w:r>
      <w:r w:rsidR="00920229" w:rsidRPr="00627C70">
        <w:rPr>
          <w:rFonts w:ascii="Arial" w:eastAsia="Arial" w:hAnsi="Arial" w:cs="MEPS Bookman WTS"/>
        </w:rPr>
        <w:t>,</w:t>
      </w:r>
      <w:r w:rsidRPr="00627C70">
        <w:rPr>
          <w:rFonts w:ascii="Arial" w:eastAsia="Arial" w:hAnsi="Arial" w:cs="MEPS Bookman WTS"/>
        </w:rPr>
        <w:t xml:space="preserve"> u ta</w:t>
      </w:r>
      <w:r w:rsidR="0092664B" w:rsidRPr="00627C70">
        <w:rPr>
          <w:rFonts w:ascii="Arial" w:eastAsia="Arial" w:hAnsi="Arial" w:cs="MEPS Bookman WTS"/>
        </w:rPr>
        <w:t>ċ-ċereali</w:t>
      </w:r>
      <w:r w:rsidRPr="00627C70">
        <w:rPr>
          <w:rFonts w:ascii="Arial" w:eastAsia="Arial" w:hAnsi="Arial" w:cs="MEPS Bookman WTS"/>
        </w:rPr>
        <w:t xml:space="preserve">, </w:t>
      </w:r>
      <w:r w:rsidR="00920229" w:rsidRPr="00627C70">
        <w:rPr>
          <w:rFonts w:ascii="Arial" w:eastAsia="Arial" w:hAnsi="Arial" w:cs="MEPS Bookman WTS"/>
        </w:rPr>
        <w:t xml:space="preserve">jiġifieri </w:t>
      </w:r>
      <w:r w:rsidRPr="00627C70">
        <w:rPr>
          <w:rFonts w:ascii="Arial" w:eastAsia="Arial" w:hAnsi="Arial" w:cs="MEPS Bookman WTS"/>
        </w:rPr>
        <w:t>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ewwel </w:t>
      </w:r>
      <w:r w:rsidR="0092664B" w:rsidRPr="00627C70">
        <w:rPr>
          <w:rFonts w:ascii="Arial" w:eastAsia="Arial" w:hAnsi="Arial" w:cs="MEPS Bookman WTS"/>
        </w:rPr>
        <w:t xml:space="preserve">prodott </w:t>
      </w:r>
      <w:r w:rsidRPr="00627C70">
        <w:rPr>
          <w:rFonts w:ascii="Arial" w:eastAsia="Arial" w:hAnsi="Arial" w:cs="MEPS Bookman WTS"/>
        </w:rPr>
        <w:t xml:space="preserve">tagħhom, li huma jagħtu lil Ġeħova. </w:t>
      </w:r>
      <w:r w:rsidRPr="00627C70">
        <w:rPr>
          <w:rFonts w:ascii="Arial" w:eastAsia="Arial" w:hAnsi="Arial" w:cs="Arial"/>
          <w:b/>
        </w:rPr>
        <w:t>18:13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 xml:space="preserve">L-ewwel </w:t>
      </w:r>
      <w:r w:rsidR="00AE0BF1" w:rsidRPr="00AE0BF1">
        <w:rPr>
          <w:rFonts w:ascii="Arial" w:eastAsia="Arial" w:hAnsi="Arial" w:cs="MEPS Bookman WTS"/>
        </w:rPr>
        <w:t>prodott</w:t>
      </w:r>
      <w:r w:rsidRPr="00627C70">
        <w:rPr>
          <w:rFonts w:ascii="Arial" w:eastAsia="Arial" w:hAnsi="Arial" w:cs="MEPS Bookman WTS"/>
        </w:rPr>
        <w:t xml:space="preserve"> minn kulma hemm f’arthom, li se jġibu lil Ġeħova, </w:t>
      </w:r>
      <w:r w:rsidR="0092664B" w:rsidRPr="00627C70">
        <w:rPr>
          <w:rFonts w:ascii="Arial" w:eastAsia="Arial" w:hAnsi="Arial" w:cs="MEPS Bookman WTS"/>
        </w:rPr>
        <w:t xml:space="preserve">isir </w:t>
      </w:r>
      <w:r w:rsidRPr="00627C70">
        <w:rPr>
          <w:rFonts w:ascii="Arial" w:eastAsia="Arial" w:hAnsi="Arial" w:cs="MEPS Bookman WTS"/>
        </w:rPr>
        <w:t>tiegħek. Kul</w:t>
      </w:r>
      <w:r w:rsidR="0092664B" w:rsidRPr="00627C70">
        <w:rPr>
          <w:rFonts w:ascii="Arial" w:eastAsia="Arial" w:hAnsi="Arial" w:cs="MEPS Bookman WTS"/>
        </w:rPr>
        <w:t xml:space="preserve">l </w:t>
      </w:r>
      <w:r w:rsidRPr="00627C70">
        <w:rPr>
          <w:rFonts w:ascii="Arial" w:eastAsia="Arial" w:hAnsi="Arial" w:cs="MEPS Bookman WTS"/>
        </w:rPr>
        <w:t xml:space="preserve">min hu nadif f’darek jistaʼ </w:t>
      </w:r>
      <w:commentRangeStart w:id="3"/>
      <w:r w:rsidRPr="00627C70">
        <w:rPr>
          <w:rFonts w:ascii="Arial" w:eastAsia="Arial" w:hAnsi="Arial" w:cs="MEPS Bookman WTS"/>
        </w:rPr>
        <w:t>jieklu</w:t>
      </w:r>
      <w:commentRangeEnd w:id="3"/>
      <w:r w:rsidR="002070B6">
        <w:rPr>
          <w:rStyle w:val="CommentReference"/>
        </w:rPr>
        <w:commentReference w:id="3"/>
      </w:r>
      <w:r w:rsidRPr="00627C70">
        <w:rPr>
          <w:rFonts w:ascii="Arial" w:eastAsia="Arial" w:hAnsi="Arial" w:cs="MEPS Bookman WTS"/>
        </w:rPr>
        <w:t>.</w:t>
      </w:r>
    </w:p>
    <w:p w14:paraId="37E56074" w14:textId="77777777" w:rsidR="005E3190" w:rsidRPr="00627C70" w:rsidRDefault="005E3190" w:rsidP="005E3190">
      <w:pPr>
        <w:rPr>
          <w:rFonts w:ascii="Arial" w:eastAsia="Arial" w:hAnsi="Arial" w:cs="MEPS Bookman WTS"/>
        </w:rPr>
      </w:pPr>
      <w:r w:rsidRPr="00627C70">
        <w:rPr>
          <w:rFonts w:ascii="Arial" w:eastAsia="Arial" w:hAnsi="Arial" w:cs="Arial"/>
          <w:b/>
        </w:rPr>
        <w:t>18:14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 xml:space="preserve">“Kull ħaġa </w:t>
      </w:r>
      <w:r w:rsidR="002661E3" w:rsidRPr="00627C70">
        <w:rPr>
          <w:rFonts w:ascii="Arial" w:eastAsia="Arial" w:hAnsi="Arial" w:cs="MEPS Bookman WTS"/>
        </w:rPr>
        <w:t>d</w:t>
      </w:r>
      <w:r w:rsidRPr="00627C70">
        <w:rPr>
          <w:rFonts w:ascii="Arial" w:eastAsia="Arial" w:hAnsi="Arial" w:cs="MEPS Bookman WTS"/>
        </w:rPr>
        <w:t>dedikata</w:t>
      </w:r>
      <w:r w:rsidR="00F94330" w:rsidRPr="00627C70">
        <w:rPr>
          <w:rFonts w:ascii="MEPS Bookman WTS" w:eastAsia="Arial" w:hAnsi="MEPS Bookman WTS" w:cs="MEPS Bookman WTS"/>
        </w:rPr>
        <w:t></w:t>
      </w:r>
      <w:r w:rsidRPr="00627C70">
        <w:rPr>
          <w:rFonts w:ascii="Arial" w:eastAsia="Arial" w:hAnsi="Arial" w:cs="MEPS Bookman WTS"/>
        </w:rPr>
        <w:t xml:space="preserve"> </w:t>
      </w:r>
      <w:r w:rsidR="0082501A" w:rsidRPr="00627C70">
        <w:rPr>
          <w:rFonts w:ascii="Arial" w:eastAsia="Arial" w:hAnsi="Arial" w:cs="MEPS Bookman WTS"/>
        </w:rPr>
        <w:t>f’Iżrael</w:t>
      </w:r>
      <w:r w:rsidRPr="00627C70">
        <w:rPr>
          <w:rFonts w:ascii="Arial" w:eastAsia="Arial" w:hAnsi="Arial" w:cs="MEPS Bookman WTS"/>
        </w:rPr>
        <w:t xml:space="preserve"> għandha ssir tiegħek.</w:t>
      </w:r>
    </w:p>
    <w:p w14:paraId="75B223C5" w14:textId="781813C4" w:rsidR="005E3190" w:rsidRPr="001277B0" w:rsidRDefault="005E3190" w:rsidP="005E3190">
      <w:pPr>
        <w:rPr>
          <w:rFonts w:ascii="Arial" w:eastAsia="Arial" w:hAnsi="Arial" w:cs="MEPS Bookman WTS"/>
        </w:rPr>
      </w:pPr>
      <w:r w:rsidRPr="00627C70">
        <w:rPr>
          <w:rFonts w:ascii="Arial" w:eastAsia="Arial" w:hAnsi="Arial" w:cs="Arial"/>
          <w:b/>
        </w:rPr>
        <w:t>18:15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>“Kul</w:t>
      </w:r>
      <w:r w:rsidR="009337A2" w:rsidRPr="00627C70">
        <w:rPr>
          <w:rFonts w:ascii="Arial" w:eastAsia="Arial" w:hAnsi="Arial" w:cs="MEPS Bookman WTS"/>
        </w:rPr>
        <w:t>l l-ewwel imwieled ta</w:t>
      </w:r>
      <w:r w:rsidR="002661E3" w:rsidRPr="00627C70">
        <w:rPr>
          <w:rFonts w:ascii="Arial" w:eastAsia="Arial" w:hAnsi="Arial" w:cs="MEPS Bookman WTS"/>
        </w:rPr>
        <w:t xml:space="preserve">ʼ bniedem jew t’annimal </w:t>
      </w:r>
      <w:r w:rsidRPr="00627C70">
        <w:rPr>
          <w:rFonts w:ascii="Arial" w:eastAsia="Arial" w:hAnsi="Arial" w:cs="MEPS Bookman WTS"/>
        </w:rPr>
        <w:t>li huma jippreżentaw lil Ġeħova, għandu jsir tiegħek. Madankollu, żgur li għandek tifdi</w:t>
      </w:r>
      <w:r w:rsidR="003E7C58" w:rsidRPr="00627C70">
        <w:rPr>
          <w:rFonts w:ascii="MEPS Bookman WTS" w:eastAsia="Arial" w:hAnsi="MEPS Bookman WTS" w:cs="MEPS Bookman WTS"/>
        </w:rPr>
        <w:t></w:t>
      </w:r>
      <w:r w:rsidRPr="00627C70">
        <w:rPr>
          <w:rFonts w:ascii="Arial" w:eastAsia="Arial" w:hAnsi="Arial" w:cs="MEPS Bookman WTS"/>
        </w:rPr>
        <w:t xml:space="preserve"> lill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ewwel imwieled tal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bn</w:t>
      </w:r>
      <w:r w:rsidR="002661E3" w:rsidRPr="00627C70">
        <w:rPr>
          <w:rFonts w:ascii="Arial" w:eastAsia="Arial" w:hAnsi="Arial" w:cs="MEPS Bookman WTS"/>
        </w:rPr>
        <w:t>i</w:t>
      </w:r>
      <w:r w:rsidRPr="00627C70">
        <w:rPr>
          <w:rFonts w:ascii="Arial" w:eastAsia="Arial" w:hAnsi="Arial" w:cs="MEPS Bookman WTS"/>
        </w:rPr>
        <w:t>ed</w:t>
      </w:r>
      <w:r w:rsidR="002661E3" w:rsidRPr="00627C70">
        <w:rPr>
          <w:rFonts w:ascii="Arial" w:eastAsia="Arial" w:hAnsi="Arial" w:cs="MEPS Bookman WTS"/>
        </w:rPr>
        <w:t>e</w:t>
      </w:r>
      <w:r w:rsidRPr="00627C70">
        <w:rPr>
          <w:rFonts w:ascii="Arial" w:eastAsia="Arial" w:hAnsi="Arial" w:cs="MEPS Bookman WTS"/>
        </w:rPr>
        <w:t>m u lill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ewwel imwieled tal</w:t>
      </w:r>
      <w:r w:rsidR="00B84340" w:rsidRPr="00627C70">
        <w:rPr>
          <w:rFonts w:ascii="Arial" w:eastAsia="Arial" w:hAnsi="Arial" w:cs="MEPS Bookman WTS"/>
        </w:rPr>
        <w:t>-</w:t>
      </w:r>
      <w:r w:rsidR="00F71E0D" w:rsidRPr="00627C70">
        <w:rPr>
          <w:rFonts w:ascii="Arial" w:eastAsia="Arial" w:hAnsi="Arial" w:cs="MEPS Bookman WTS"/>
        </w:rPr>
        <w:t>annimal</w:t>
      </w:r>
      <w:r w:rsidRPr="00627C70">
        <w:rPr>
          <w:rFonts w:ascii="Arial" w:eastAsia="Arial" w:hAnsi="Arial" w:cs="MEPS Bookman WTS"/>
        </w:rPr>
        <w:t xml:space="preserve"> mh</w:t>
      </w:r>
      <w:r w:rsidR="00F71E0D" w:rsidRPr="00627C70">
        <w:rPr>
          <w:rFonts w:ascii="Arial" w:eastAsia="Arial" w:hAnsi="Arial" w:cs="MEPS Bookman WTS"/>
        </w:rPr>
        <w:t>u</w:t>
      </w:r>
      <w:r w:rsidRPr="00627C70">
        <w:rPr>
          <w:rFonts w:ascii="Arial" w:eastAsia="Arial" w:hAnsi="Arial" w:cs="MEPS Bookman WTS"/>
        </w:rPr>
        <w:t xml:space="preserve">x nadif. </w:t>
      </w:r>
      <w:r w:rsidRPr="00627C70">
        <w:rPr>
          <w:rFonts w:ascii="Arial" w:eastAsia="Arial" w:hAnsi="Arial" w:cs="Arial"/>
          <w:b/>
        </w:rPr>
        <w:t>18:16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="0037240F" w:rsidRPr="00627C70">
        <w:rPr>
          <w:rFonts w:ascii="Arial" w:eastAsia="Arial" w:hAnsi="Arial" w:cs="MEPS Bookman WTS"/>
        </w:rPr>
        <w:t>Għandek tifdih bil-prezz tal</w:t>
      </w:r>
      <w:r w:rsidR="0037240F" w:rsidRPr="00627C70">
        <w:rPr>
          <w:rFonts w:ascii="Arial" w:eastAsia="Arial" w:hAnsi="Arial" w:cs="MEPS Bookman WTS"/>
          <w:color w:val="000000" w:themeColor="text1"/>
        </w:rPr>
        <w:t xml:space="preserve">-ħelsien </w:t>
      </w:r>
      <w:r w:rsidRPr="00627C70">
        <w:rPr>
          <w:rFonts w:ascii="Arial" w:eastAsia="Arial" w:hAnsi="Arial" w:cs="MEPS Bookman WTS"/>
          <w:color w:val="000000" w:themeColor="text1"/>
        </w:rPr>
        <w:t>meta jk</w:t>
      </w:r>
      <w:r w:rsidR="0037240F" w:rsidRPr="00627C70">
        <w:rPr>
          <w:rFonts w:ascii="Arial" w:eastAsia="Arial" w:hAnsi="Arial" w:cs="MEPS Bookman WTS"/>
          <w:color w:val="000000" w:themeColor="text1"/>
        </w:rPr>
        <w:t xml:space="preserve">ollu </w:t>
      </w:r>
      <w:r w:rsidRPr="00627C70">
        <w:rPr>
          <w:rFonts w:ascii="Arial" w:eastAsia="Arial" w:hAnsi="Arial" w:cs="MEPS Bookman WTS"/>
          <w:color w:val="000000" w:themeColor="text1"/>
        </w:rPr>
        <w:t xml:space="preserve">xahar </w:t>
      </w:r>
      <w:r w:rsidR="0024504D" w:rsidRPr="00627C70">
        <w:rPr>
          <w:rFonts w:ascii="Arial" w:eastAsia="Arial" w:hAnsi="Arial" w:cs="MEPS Bookman WTS"/>
          <w:color w:val="000000" w:themeColor="text1"/>
        </w:rPr>
        <w:t>jew iktar</w:t>
      </w:r>
      <w:r w:rsidRPr="00627C70">
        <w:rPr>
          <w:rFonts w:ascii="Arial" w:eastAsia="Arial" w:hAnsi="Arial" w:cs="MEPS Bookman WTS"/>
          <w:color w:val="000000" w:themeColor="text1"/>
        </w:rPr>
        <w:t xml:space="preserve">, </w:t>
      </w:r>
      <w:r w:rsidR="00383A6D" w:rsidRPr="00627C70">
        <w:rPr>
          <w:rFonts w:ascii="Arial" w:eastAsia="Arial" w:hAnsi="Arial" w:cs="MEPS Bookman WTS"/>
          <w:color w:val="000000" w:themeColor="text1"/>
        </w:rPr>
        <w:t>skont</w:t>
      </w:r>
      <w:r w:rsidRPr="00627C70">
        <w:rPr>
          <w:rFonts w:ascii="Arial" w:eastAsia="Arial" w:hAnsi="Arial" w:cs="MEPS Bookman WTS"/>
          <w:color w:val="000000" w:themeColor="text1"/>
        </w:rPr>
        <w:t xml:space="preserve"> il</w:t>
      </w:r>
      <w:r w:rsidR="00B84340" w:rsidRPr="00627C70">
        <w:rPr>
          <w:rFonts w:ascii="Arial" w:eastAsia="Arial" w:hAnsi="Arial" w:cs="MEPS Bookman WTS"/>
          <w:color w:val="000000" w:themeColor="text1"/>
        </w:rPr>
        <w:t>-</w:t>
      </w:r>
      <w:r w:rsidRPr="00627C70">
        <w:rPr>
          <w:rFonts w:ascii="Arial" w:eastAsia="Arial" w:hAnsi="Arial" w:cs="MEPS Bookman WTS"/>
          <w:color w:val="000000" w:themeColor="text1"/>
        </w:rPr>
        <w:t>valur stmat</w:t>
      </w:r>
      <w:r w:rsidR="0037240F" w:rsidRPr="00627C70">
        <w:rPr>
          <w:rFonts w:ascii="Arial" w:eastAsia="Arial" w:hAnsi="Arial" w:cs="MEPS Bookman WTS"/>
          <w:color w:val="000000" w:themeColor="text1"/>
        </w:rPr>
        <w:t xml:space="preserve"> taʼ</w:t>
      </w:r>
      <w:r w:rsidRPr="00627C70">
        <w:rPr>
          <w:rFonts w:ascii="Arial" w:eastAsia="Arial" w:hAnsi="Arial" w:cs="MEPS Bookman WTS"/>
          <w:color w:val="000000" w:themeColor="text1"/>
        </w:rPr>
        <w:t xml:space="preserve"> </w:t>
      </w:r>
      <w:r w:rsidR="00EA5871">
        <w:rPr>
          <w:rFonts w:ascii="Arial" w:eastAsia="Arial" w:hAnsi="Arial" w:cs="MEPS Bookman WTS"/>
          <w:color w:val="000000" w:themeColor="text1"/>
        </w:rPr>
        <w:t>5</w:t>
      </w:r>
      <w:r w:rsidRPr="00627C70">
        <w:rPr>
          <w:rFonts w:ascii="Arial" w:eastAsia="Arial" w:hAnsi="Arial" w:cs="MEPS Bookman WTS"/>
          <w:color w:val="000000" w:themeColor="text1"/>
        </w:rPr>
        <w:t xml:space="preserve"> xwiekel</w:t>
      </w:r>
      <w:r w:rsidR="00EA4889" w:rsidRPr="00627C70">
        <w:rPr>
          <w:rFonts w:ascii="MEPS Bookman WTS" w:eastAsia="Arial" w:hAnsi="MEPS Bookman WTS" w:cs="MEPS Bookman WTS"/>
          <w:color w:val="000000" w:themeColor="text1"/>
        </w:rPr>
        <w:t></w:t>
      </w:r>
      <w:r w:rsidRPr="00627C70">
        <w:rPr>
          <w:rFonts w:ascii="Arial" w:eastAsia="Arial" w:hAnsi="Arial" w:cs="MEPS Bookman WTS"/>
          <w:color w:val="000000" w:themeColor="text1"/>
        </w:rPr>
        <w:t xml:space="preserve"> fidda</w:t>
      </w:r>
      <w:r w:rsidR="0024504D" w:rsidRPr="00627C70">
        <w:rPr>
          <w:rFonts w:ascii="Arial" w:eastAsia="Arial" w:hAnsi="Arial" w:cs="MEPS Bookman WTS"/>
          <w:color w:val="000000" w:themeColor="text1"/>
        </w:rPr>
        <w:t>,</w:t>
      </w:r>
      <w:r w:rsidRPr="00627C70">
        <w:rPr>
          <w:rFonts w:ascii="Arial" w:eastAsia="Arial" w:hAnsi="Arial" w:cs="MEPS Bookman WTS"/>
          <w:color w:val="000000" w:themeColor="text1"/>
        </w:rPr>
        <w:t xml:space="preserve"> </w:t>
      </w:r>
      <w:r w:rsidR="00383A6D" w:rsidRPr="00627C70">
        <w:rPr>
          <w:rFonts w:ascii="Arial" w:eastAsia="Arial" w:hAnsi="Arial" w:cs="MEPS Bookman WTS"/>
          <w:color w:val="000000" w:themeColor="text1"/>
        </w:rPr>
        <w:t>skont</w:t>
      </w:r>
      <w:r w:rsidRPr="00627C70">
        <w:rPr>
          <w:rFonts w:ascii="Arial" w:eastAsia="Arial" w:hAnsi="Arial" w:cs="MEPS Bookman WTS"/>
          <w:color w:val="000000" w:themeColor="text1"/>
        </w:rPr>
        <w:t xml:space="preserve"> ix</w:t>
      </w:r>
      <w:r w:rsidR="00B84340" w:rsidRPr="00627C70">
        <w:rPr>
          <w:rFonts w:ascii="Arial" w:eastAsia="Arial" w:hAnsi="Arial" w:cs="MEPS Bookman WTS"/>
          <w:color w:val="000000" w:themeColor="text1"/>
        </w:rPr>
        <w:t>-</w:t>
      </w:r>
      <w:r w:rsidRPr="00627C70">
        <w:rPr>
          <w:rFonts w:ascii="Arial" w:eastAsia="Arial" w:hAnsi="Arial" w:cs="MEPS Bookman WTS"/>
          <w:color w:val="000000" w:themeColor="text1"/>
        </w:rPr>
        <w:t>xekel tal</w:t>
      </w:r>
      <w:r w:rsidR="00B84340" w:rsidRPr="00627C70">
        <w:rPr>
          <w:rFonts w:ascii="Arial" w:eastAsia="Arial" w:hAnsi="Arial" w:cs="MEPS Bookman WTS"/>
          <w:color w:val="000000" w:themeColor="text1"/>
        </w:rPr>
        <w:t>-</w:t>
      </w:r>
      <w:r w:rsidRPr="00627C70">
        <w:rPr>
          <w:rFonts w:ascii="Arial" w:eastAsia="Arial" w:hAnsi="Arial" w:cs="MEPS Bookman WTS"/>
          <w:color w:val="000000" w:themeColor="text1"/>
        </w:rPr>
        <w:t>post qaddis.</w:t>
      </w:r>
      <w:r w:rsidR="00E7358D" w:rsidRPr="00627C70">
        <w:rPr>
          <w:rFonts w:ascii="MEPS Bookman WTS" w:eastAsia="Arial" w:hAnsi="MEPS Bookman WTS" w:cs="MEPS Bookman WTS"/>
          <w:color w:val="000000" w:themeColor="text1"/>
        </w:rPr>
        <w:t></w:t>
      </w:r>
      <w:r w:rsidRPr="00627C70">
        <w:rPr>
          <w:rFonts w:ascii="Arial" w:eastAsia="Arial" w:hAnsi="Arial" w:cs="MEPS Bookman WTS"/>
          <w:color w:val="000000" w:themeColor="text1"/>
        </w:rPr>
        <w:t xml:space="preserve"> </w:t>
      </w:r>
      <w:r w:rsidR="0024504D" w:rsidRPr="00627C70">
        <w:rPr>
          <w:rFonts w:ascii="Arial" w:eastAsia="Arial" w:hAnsi="Arial" w:cs="MEPS Bookman WTS"/>
          <w:color w:val="000000" w:themeColor="text1"/>
        </w:rPr>
        <w:t>Xekel</w:t>
      </w:r>
      <w:r w:rsidR="0037240F" w:rsidRPr="00627C70">
        <w:rPr>
          <w:rFonts w:ascii="Arial" w:eastAsia="Arial" w:hAnsi="Arial" w:cs="MEPS Bookman WTS"/>
          <w:color w:val="000000" w:themeColor="text1"/>
        </w:rPr>
        <w:t xml:space="preserve"> hu</w:t>
      </w:r>
      <w:r w:rsidRPr="00627C70">
        <w:rPr>
          <w:rFonts w:ascii="Arial" w:eastAsia="Arial" w:hAnsi="Arial" w:cs="MEPS Bookman WTS"/>
          <w:color w:val="000000" w:themeColor="text1"/>
        </w:rPr>
        <w:t xml:space="preserve"> </w:t>
      </w:r>
      <w:r w:rsidR="0037240F" w:rsidRPr="00627C70">
        <w:rPr>
          <w:rFonts w:ascii="Arial" w:eastAsia="Arial" w:hAnsi="Arial" w:cs="MEPS Bookman WTS"/>
          <w:color w:val="000000" w:themeColor="text1"/>
        </w:rPr>
        <w:t>20</w:t>
      </w:r>
      <w:r w:rsidRPr="00627C70">
        <w:rPr>
          <w:rFonts w:ascii="Arial" w:eastAsia="Arial" w:hAnsi="Arial" w:cs="MEPS Bookman WTS"/>
          <w:color w:val="000000" w:themeColor="text1"/>
        </w:rPr>
        <w:t xml:space="preserve"> gera.</w:t>
      </w:r>
      <w:r w:rsidR="000E0984" w:rsidRPr="00627C70">
        <w:rPr>
          <w:rFonts w:ascii="MEPS Bookman WTS" w:eastAsia="Arial" w:hAnsi="MEPS Bookman WTS" w:cs="MEPS Bookman WTS"/>
          <w:color w:val="000000" w:themeColor="text1"/>
        </w:rPr>
        <w:t></w:t>
      </w:r>
      <w:r w:rsidRPr="00627C70">
        <w:rPr>
          <w:rFonts w:ascii="Arial" w:eastAsia="Arial" w:hAnsi="Arial" w:cs="MEPS Bookman WTS"/>
          <w:color w:val="000000" w:themeColor="text1"/>
        </w:rPr>
        <w:t xml:space="preserve"> </w:t>
      </w:r>
      <w:r w:rsidRPr="00627C70">
        <w:rPr>
          <w:rFonts w:ascii="Arial" w:eastAsia="Arial" w:hAnsi="Arial" w:cs="Arial"/>
          <w:b/>
          <w:color w:val="000000" w:themeColor="text1"/>
        </w:rPr>
        <w:t>18:17</w:t>
      </w:r>
      <w:r w:rsidR="00B84340" w:rsidRPr="00627C70">
        <w:rPr>
          <w:rFonts w:ascii="Arial" w:eastAsia="Arial" w:hAnsi="Arial" w:cs="Arial"/>
          <w:b/>
          <w:color w:val="000000" w:themeColor="text1"/>
        </w:rPr>
        <w:t xml:space="preserve"> </w:t>
      </w:r>
      <w:r w:rsidRPr="00627C70">
        <w:rPr>
          <w:rFonts w:ascii="Arial" w:eastAsia="Arial" w:hAnsi="Arial" w:cs="MEPS Bookman WTS"/>
          <w:color w:val="000000" w:themeColor="text1"/>
        </w:rPr>
        <w:t xml:space="preserve">Huwa </w:t>
      </w:r>
      <w:r w:rsidRPr="00627C70">
        <w:rPr>
          <w:rFonts w:ascii="Arial" w:eastAsia="Arial" w:hAnsi="Arial" w:cs="MEPS Bookman WTS"/>
        </w:rPr>
        <w:t>biss il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barri</w:t>
      </w:r>
      <w:r w:rsidR="00EA4E0E" w:rsidRPr="00627C70">
        <w:rPr>
          <w:rFonts w:ascii="Arial" w:eastAsia="Arial" w:hAnsi="Arial" w:cs="MEPS Bookman WTS"/>
        </w:rPr>
        <w:t>,</w:t>
      </w:r>
      <w:r w:rsidRPr="00627C70">
        <w:rPr>
          <w:rFonts w:ascii="Arial" w:eastAsia="Arial" w:hAnsi="Arial" w:cs="MEPS Bookman WTS"/>
        </w:rPr>
        <w:t xml:space="preserve"> il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ħaruf</w:t>
      </w:r>
      <w:r w:rsidR="00EA4E0E" w:rsidRPr="00627C70">
        <w:rPr>
          <w:rFonts w:ascii="Arial" w:eastAsia="Arial" w:hAnsi="Arial" w:cs="MEPS Bookman WTS"/>
        </w:rPr>
        <w:t>,</w:t>
      </w:r>
      <w:r w:rsidRPr="00627C70">
        <w:rPr>
          <w:rFonts w:ascii="Arial" w:eastAsia="Arial" w:hAnsi="Arial" w:cs="MEPS Bookman WTS"/>
        </w:rPr>
        <w:t xml:space="preserve"> </w:t>
      </w:r>
      <w:r w:rsidR="00EA4E0E" w:rsidRPr="00627C70">
        <w:rPr>
          <w:rFonts w:ascii="Arial" w:eastAsia="Arial" w:hAnsi="Arial" w:cs="MEPS Bookman WTS"/>
        </w:rPr>
        <w:t>u</w:t>
      </w:r>
      <w:r w:rsidRPr="00627C70">
        <w:rPr>
          <w:rFonts w:ascii="Arial" w:eastAsia="Arial" w:hAnsi="Arial" w:cs="MEPS Bookman WTS"/>
        </w:rPr>
        <w:t xml:space="preserve"> l</w:t>
      </w:r>
      <w:r w:rsidR="00B84340" w:rsidRPr="00627C70">
        <w:rPr>
          <w:rFonts w:ascii="Arial" w:eastAsia="Arial" w:hAnsi="Arial" w:cs="MEPS Bookman WTS"/>
        </w:rPr>
        <w:t>-</w:t>
      </w:r>
      <w:r w:rsidR="00EA4E0E" w:rsidRPr="00627C70">
        <w:rPr>
          <w:rFonts w:ascii="Arial" w:eastAsia="Arial" w:hAnsi="Arial" w:cs="MEPS Bookman WTS"/>
        </w:rPr>
        <w:t>gidi</w:t>
      </w:r>
      <w:r w:rsidRPr="00627C70">
        <w:rPr>
          <w:rFonts w:ascii="Arial" w:eastAsia="Arial" w:hAnsi="Arial" w:cs="MEPS Bookman WTS"/>
        </w:rPr>
        <w:t xml:space="preserve"> mwiel</w:t>
      </w:r>
      <w:r w:rsidR="00EA4E0E" w:rsidRPr="00627C70">
        <w:rPr>
          <w:rFonts w:ascii="Arial" w:eastAsia="Arial" w:hAnsi="Arial" w:cs="MEPS Bookman WTS"/>
        </w:rPr>
        <w:t>e</w:t>
      </w:r>
      <w:r w:rsidRPr="00627C70">
        <w:rPr>
          <w:rFonts w:ascii="Arial" w:eastAsia="Arial" w:hAnsi="Arial" w:cs="MEPS Bookman WTS"/>
        </w:rPr>
        <w:t>d 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ewwel li m’għandekx tifdi. Huma xi ħaġa qaddisa. </w:t>
      </w:r>
      <w:r w:rsidR="00EA4E0E" w:rsidRPr="00627C70">
        <w:rPr>
          <w:rFonts w:ascii="Arial" w:eastAsia="Arial" w:hAnsi="Arial" w:cs="MEPS Bookman WTS"/>
        </w:rPr>
        <w:t>Għandek troxx d</w:t>
      </w:r>
      <w:r w:rsidRPr="00627C70">
        <w:rPr>
          <w:rFonts w:ascii="Arial" w:eastAsia="Arial" w:hAnsi="Arial" w:cs="MEPS Bookman WTS"/>
        </w:rPr>
        <w:t>emmhom fuq 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artal, u x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xaħam tagħhom għandek taħarqu bħala offerta </w:t>
      </w:r>
      <w:r w:rsidR="00EA4E0E" w:rsidRPr="00627C70">
        <w:rPr>
          <w:rFonts w:ascii="Arial" w:eastAsia="Arial" w:hAnsi="Arial" w:cs="MEPS Bookman WTS"/>
        </w:rPr>
        <w:t xml:space="preserve">li tiġi maħruqa </w:t>
      </w:r>
      <w:r w:rsidRPr="00627C70">
        <w:rPr>
          <w:rFonts w:ascii="Arial" w:eastAsia="Arial" w:hAnsi="Arial" w:cs="MEPS Bookman WTS"/>
        </w:rPr>
        <w:t>b</w:t>
      </w:r>
      <w:r w:rsidR="00EA4E0E" w:rsidRPr="00627C70">
        <w:rPr>
          <w:rFonts w:ascii="Arial" w:eastAsia="Arial" w:hAnsi="Arial" w:cs="MEPS Bookman WTS"/>
        </w:rPr>
        <w:t>’</w:t>
      </w:r>
      <w:r w:rsidRPr="00627C70">
        <w:rPr>
          <w:rFonts w:ascii="Arial" w:eastAsia="Arial" w:hAnsi="Arial" w:cs="MEPS Bookman WTS"/>
        </w:rPr>
        <w:t>riħa pjaċevoli</w:t>
      </w:r>
      <w:r w:rsidR="00880789" w:rsidRPr="00627C70">
        <w:rPr>
          <w:rFonts w:ascii="MEPS Bookman WTS" w:eastAsia="Arial" w:hAnsi="MEPS Bookman WTS" w:cs="MEPS Bookman WTS"/>
        </w:rPr>
        <w:t></w:t>
      </w:r>
      <w:r w:rsidRPr="00627C70">
        <w:rPr>
          <w:rFonts w:ascii="Arial" w:eastAsia="Arial" w:hAnsi="Arial" w:cs="MEPS Bookman WTS"/>
        </w:rPr>
        <w:t xml:space="preserve"> lil Ġeħova. </w:t>
      </w:r>
      <w:r w:rsidRPr="00627C70">
        <w:rPr>
          <w:rFonts w:ascii="Arial" w:eastAsia="Arial" w:hAnsi="Arial" w:cs="Arial"/>
          <w:b/>
        </w:rPr>
        <w:t>18:18</w:t>
      </w:r>
      <w:r w:rsidR="00B84340" w:rsidRPr="00627C70">
        <w:rPr>
          <w:rFonts w:ascii="Arial" w:eastAsia="Arial" w:hAnsi="Arial" w:cs="Arial"/>
          <w:b/>
        </w:rPr>
        <w:t xml:space="preserve"> </w:t>
      </w:r>
      <w:r w:rsidRPr="00627C70">
        <w:rPr>
          <w:rFonts w:ascii="Arial" w:eastAsia="Arial" w:hAnsi="Arial" w:cs="MEPS Bookman WTS"/>
        </w:rPr>
        <w:t>U laħamhom għandu jsir tiegħek</w:t>
      </w:r>
      <w:r w:rsidR="00A03123" w:rsidRPr="00627C70">
        <w:rPr>
          <w:rFonts w:ascii="Arial" w:eastAsia="Arial" w:hAnsi="Arial" w:cs="MEPS Bookman WTS"/>
        </w:rPr>
        <w:t>,</w:t>
      </w:r>
      <w:r w:rsidRPr="00627C70">
        <w:rPr>
          <w:rFonts w:ascii="Arial" w:eastAsia="Arial" w:hAnsi="Arial" w:cs="MEPS Bookman WTS"/>
        </w:rPr>
        <w:t xml:space="preserve"> </w:t>
      </w:r>
      <w:r w:rsidR="00A03123" w:rsidRPr="00627C70">
        <w:rPr>
          <w:rFonts w:ascii="Arial" w:eastAsia="Arial" w:hAnsi="Arial" w:cs="MEPS Bookman WTS"/>
        </w:rPr>
        <w:t>b</w:t>
      </w:r>
      <w:r w:rsidRPr="00627C70">
        <w:rPr>
          <w:rFonts w:ascii="Arial" w:eastAsia="Arial" w:hAnsi="Arial" w:cs="MEPS Bookman WTS"/>
        </w:rPr>
        <w:t>ħa</w:t>
      </w:r>
      <w:r w:rsidR="00A03123" w:rsidRPr="00627C70">
        <w:rPr>
          <w:rFonts w:ascii="Arial" w:eastAsia="Arial" w:hAnsi="Arial" w:cs="MEPS Bookman WTS"/>
        </w:rPr>
        <w:t>lma jsiru tiegħek i</w:t>
      </w:r>
      <w:r w:rsidRPr="00627C70">
        <w:rPr>
          <w:rFonts w:ascii="Arial" w:eastAsia="Arial" w:hAnsi="Arial" w:cs="MEPS Bookman WTS"/>
        </w:rPr>
        <w:t>s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sidra </w:t>
      </w:r>
      <w:r w:rsidR="00D31079" w:rsidRPr="00627C70">
        <w:rPr>
          <w:rFonts w:ascii="Arial" w:eastAsia="Arial" w:hAnsi="Arial" w:cs="MEPS Bookman WTS"/>
        </w:rPr>
        <w:t>tal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offerta </w:t>
      </w:r>
      <w:r w:rsidR="00A03123" w:rsidRPr="00627C70">
        <w:rPr>
          <w:rFonts w:ascii="Arial" w:eastAsia="Arial" w:hAnsi="Arial" w:cs="MEPS Bookman WTS"/>
        </w:rPr>
        <w:t xml:space="preserve">li tiġi </w:t>
      </w:r>
      <w:commentRangeStart w:id="4"/>
      <w:r w:rsidR="00A03123" w:rsidRPr="00627C70">
        <w:rPr>
          <w:rFonts w:ascii="Arial" w:eastAsia="Arial" w:hAnsi="Arial" w:cs="MEPS Bookman WTS"/>
        </w:rPr>
        <w:t>mxejra</w:t>
      </w:r>
      <w:commentRangeEnd w:id="4"/>
      <w:r w:rsidR="004F6972">
        <w:rPr>
          <w:rStyle w:val="CommentReference"/>
        </w:rPr>
        <w:commentReference w:id="4"/>
      </w:r>
      <w:r w:rsidRPr="00627C70">
        <w:rPr>
          <w:rFonts w:ascii="Arial" w:eastAsia="Arial" w:hAnsi="Arial" w:cs="MEPS Bookman WTS"/>
        </w:rPr>
        <w:t xml:space="preserve"> u s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>sieq il</w:t>
      </w:r>
      <w:r w:rsidR="00B84340" w:rsidRPr="00627C70">
        <w:rPr>
          <w:rFonts w:ascii="Arial" w:eastAsia="Arial" w:hAnsi="Arial" w:cs="MEPS Bookman WTS"/>
        </w:rPr>
        <w:t>-</w:t>
      </w:r>
      <w:r w:rsidRPr="00627C70">
        <w:rPr>
          <w:rFonts w:ascii="Arial" w:eastAsia="Arial" w:hAnsi="Arial" w:cs="MEPS Bookman WTS"/>
        </w:rPr>
        <w:t xml:space="preserve">leminija. </w:t>
      </w:r>
      <w:r w:rsidRPr="001277B0">
        <w:rPr>
          <w:rFonts w:ascii="Arial" w:eastAsia="Arial" w:hAnsi="Arial" w:cs="Arial"/>
          <w:b/>
        </w:rPr>
        <w:t>18:19</w:t>
      </w:r>
      <w:r w:rsidR="00B84340" w:rsidRPr="001277B0">
        <w:rPr>
          <w:rFonts w:ascii="Arial" w:eastAsia="Arial" w:hAnsi="Arial" w:cs="Arial"/>
          <w:b/>
        </w:rPr>
        <w:t xml:space="preserve"> </w:t>
      </w:r>
      <w:r w:rsidRPr="001277B0">
        <w:rPr>
          <w:rFonts w:ascii="Arial" w:eastAsia="Arial" w:hAnsi="Arial" w:cs="MEPS Bookman WTS"/>
        </w:rPr>
        <w:t>Il-kontribuzzjonijiet qadd</w:t>
      </w:r>
      <w:r w:rsidR="00F61E76" w:rsidRPr="001277B0">
        <w:rPr>
          <w:rFonts w:ascii="Arial" w:eastAsia="Arial" w:hAnsi="Arial" w:cs="MEPS Bookman WTS"/>
        </w:rPr>
        <w:t>i</w:t>
      </w:r>
      <w:r w:rsidRPr="001277B0">
        <w:rPr>
          <w:rFonts w:ascii="Arial" w:eastAsia="Arial" w:hAnsi="Arial" w:cs="MEPS Bookman WTS"/>
        </w:rPr>
        <w:t xml:space="preserve">sin kollha li </w:t>
      </w:r>
      <w:r w:rsidR="00F61E76" w:rsidRPr="001277B0">
        <w:rPr>
          <w:rFonts w:ascii="Arial" w:eastAsia="Arial" w:hAnsi="Arial" w:cs="MEPS Bookman WTS"/>
        </w:rPr>
        <w:t>l-</w:t>
      </w:r>
      <w:r w:rsidR="00383A6D" w:rsidRPr="001277B0">
        <w:rPr>
          <w:rFonts w:ascii="Arial" w:eastAsia="Arial" w:hAnsi="Arial" w:cs="MEPS Bookman WTS"/>
        </w:rPr>
        <w:t>Iżrael</w:t>
      </w:r>
      <w:r w:rsidR="00F61E76" w:rsidRPr="001277B0">
        <w:rPr>
          <w:rFonts w:ascii="Arial" w:eastAsia="Arial" w:hAnsi="Arial" w:cs="MEPS Bookman WTS"/>
        </w:rPr>
        <w:t>in</w:t>
      </w:r>
      <w:r w:rsidRPr="001277B0">
        <w:rPr>
          <w:rFonts w:ascii="Arial" w:eastAsia="Arial" w:hAnsi="Arial" w:cs="MEPS Bookman WTS"/>
        </w:rPr>
        <w:t xml:space="preserve"> jagħtu lil Ġeħova, tajthom lilek u li</w:t>
      </w:r>
      <w:r w:rsidR="00D428E2">
        <w:rPr>
          <w:rFonts w:ascii="Arial" w:eastAsia="Arial" w:hAnsi="Arial" w:cs="Arial"/>
        </w:rPr>
        <w:t>t-tfal tiegħek</w:t>
      </w:r>
      <w:r w:rsidR="00D428E2" w:rsidRPr="000C758F">
        <w:rPr>
          <w:rFonts w:ascii="Arial" w:eastAsia="Arial" w:hAnsi="Arial" w:cs="Arial"/>
        </w:rPr>
        <w:t xml:space="preserve"> </w:t>
      </w:r>
      <w:r w:rsidRPr="001277B0">
        <w:rPr>
          <w:rFonts w:ascii="Arial" w:eastAsia="Arial" w:hAnsi="Arial" w:cs="MEPS Bookman WTS"/>
        </w:rPr>
        <w:t xml:space="preserve">subien u bniet, bħala </w:t>
      </w:r>
      <w:r w:rsidR="00F61E76" w:rsidRPr="001277B0">
        <w:rPr>
          <w:rFonts w:ascii="Arial" w:eastAsia="Arial" w:hAnsi="Arial" w:cs="MEPS Bookman WTS"/>
        </w:rPr>
        <w:t>arranġament</w:t>
      </w:r>
      <w:r w:rsidRPr="001277B0">
        <w:rPr>
          <w:rFonts w:ascii="Arial" w:eastAsia="Arial" w:hAnsi="Arial" w:cs="MEPS Bookman WTS"/>
        </w:rPr>
        <w:t xml:space="preserve"> għal żmien </w:t>
      </w:r>
      <w:r w:rsidR="00F61E76" w:rsidRPr="001277B0">
        <w:rPr>
          <w:rFonts w:ascii="Arial" w:eastAsia="Arial" w:hAnsi="Arial" w:cs="MEPS Bookman WTS"/>
        </w:rPr>
        <w:t>twil</w:t>
      </w:r>
      <w:r w:rsidRPr="001277B0">
        <w:rPr>
          <w:rFonts w:ascii="Arial" w:eastAsia="Arial" w:hAnsi="Arial" w:cs="MEPS Bookman WTS"/>
        </w:rPr>
        <w:t xml:space="preserve">. Dan hu patt </w:t>
      </w:r>
      <w:r w:rsidR="00C56FAE" w:rsidRPr="001277B0">
        <w:rPr>
          <w:rFonts w:ascii="Arial" w:eastAsia="Arial" w:hAnsi="Arial" w:cs="MEPS Bookman WTS"/>
        </w:rPr>
        <w:t>għal dejjem</w:t>
      </w:r>
      <w:r w:rsidR="00855DC1" w:rsidRPr="001277B0">
        <w:rPr>
          <w:rFonts w:ascii="MEPS Bookman WTS" w:eastAsia="Arial" w:hAnsi="MEPS Bookman WTS" w:cs="MEPS Bookman WTS"/>
        </w:rPr>
        <w:t></w:t>
      </w:r>
      <w:r w:rsidRPr="001277B0">
        <w:rPr>
          <w:rFonts w:ascii="Arial" w:eastAsia="Arial" w:hAnsi="Arial" w:cs="MEPS Bookman WTS"/>
        </w:rPr>
        <w:t xml:space="preserve"> quddiem Ġeħova għalik u għal nislek.”</w:t>
      </w:r>
    </w:p>
    <w:p w14:paraId="4E133ECB" w14:textId="77777777" w:rsidR="005E3190" w:rsidRPr="001277B0" w:rsidRDefault="005E3190" w:rsidP="005E3190">
      <w:pPr>
        <w:rPr>
          <w:rFonts w:ascii="Arial" w:eastAsia="Arial" w:hAnsi="Arial" w:cs="MEPS Bookman WTS"/>
        </w:rPr>
      </w:pPr>
      <w:r w:rsidRPr="001277B0">
        <w:rPr>
          <w:rFonts w:ascii="Arial" w:eastAsia="Arial" w:hAnsi="Arial" w:cs="Arial"/>
          <w:b/>
        </w:rPr>
        <w:t>18:20</w:t>
      </w:r>
      <w:r w:rsidR="00B84340" w:rsidRPr="001277B0">
        <w:rPr>
          <w:rFonts w:ascii="Arial" w:eastAsia="Arial" w:hAnsi="Arial" w:cs="Arial"/>
          <w:b/>
        </w:rPr>
        <w:t xml:space="preserve"> </w:t>
      </w:r>
      <w:r w:rsidRPr="001277B0">
        <w:rPr>
          <w:rFonts w:ascii="Arial" w:eastAsia="Arial" w:hAnsi="Arial" w:cs="MEPS Bookman WTS"/>
        </w:rPr>
        <w:t xml:space="preserve">Ġeħova </w:t>
      </w:r>
      <w:r w:rsidR="008D44EF" w:rsidRPr="001277B0">
        <w:rPr>
          <w:rFonts w:ascii="Arial" w:eastAsia="Arial" w:hAnsi="Arial" w:cs="MEPS Bookman WTS"/>
        </w:rPr>
        <w:t>kompla</w:t>
      </w:r>
      <w:r w:rsidRPr="001277B0">
        <w:rPr>
          <w:rFonts w:ascii="Arial" w:eastAsia="Arial" w:hAnsi="Arial" w:cs="MEPS Bookman WTS"/>
        </w:rPr>
        <w:t xml:space="preserve"> jgħid lil Aron: “Mhux se jkollok wirt f’arthom, u</w:t>
      </w:r>
      <w:r w:rsidR="008D44EF" w:rsidRPr="001277B0">
        <w:rPr>
          <w:rFonts w:ascii="Arial" w:eastAsia="Arial" w:hAnsi="Arial" w:cs="MEPS Bookman WTS"/>
        </w:rPr>
        <w:t xml:space="preserve"> ma jkollok</w:t>
      </w:r>
      <w:r w:rsidRPr="001277B0">
        <w:rPr>
          <w:rFonts w:ascii="Arial" w:eastAsia="Arial" w:hAnsi="Arial" w:cs="MEPS Bookman WTS"/>
        </w:rPr>
        <w:t xml:space="preserve"> ebda sehem </w:t>
      </w:r>
      <w:r w:rsidR="008D44EF" w:rsidRPr="001277B0">
        <w:rPr>
          <w:rFonts w:ascii="Arial" w:eastAsia="Arial" w:hAnsi="Arial" w:cs="MEPS Bookman WTS"/>
        </w:rPr>
        <w:t>minnha fosthom</w:t>
      </w:r>
      <w:r w:rsidRPr="001277B0">
        <w:rPr>
          <w:rFonts w:ascii="Arial" w:eastAsia="Arial" w:hAnsi="Arial" w:cs="MEPS Bookman WTS"/>
        </w:rPr>
        <w:t>. Jien is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sehem tiegħek u 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 xml:space="preserve">wirt tiegħek f’nofs </w:t>
      </w:r>
      <w:r w:rsidR="008D44EF" w:rsidRPr="001277B0">
        <w:rPr>
          <w:rFonts w:ascii="Arial" w:eastAsia="Arial" w:hAnsi="Arial" w:cs="MEPS Bookman WTS"/>
        </w:rPr>
        <w:t>l-</w:t>
      </w:r>
      <w:r w:rsidR="00383A6D" w:rsidRPr="001277B0">
        <w:rPr>
          <w:rFonts w:ascii="Arial" w:eastAsia="Arial" w:hAnsi="Arial" w:cs="MEPS Bookman WTS"/>
        </w:rPr>
        <w:t>Iżrael</w:t>
      </w:r>
      <w:r w:rsidR="008D44EF" w:rsidRPr="001277B0">
        <w:rPr>
          <w:rFonts w:ascii="Arial" w:eastAsia="Arial" w:hAnsi="Arial" w:cs="MEPS Bookman WTS"/>
        </w:rPr>
        <w:t>in</w:t>
      </w:r>
      <w:r w:rsidRPr="001277B0">
        <w:rPr>
          <w:rFonts w:ascii="Arial" w:eastAsia="Arial" w:hAnsi="Arial" w:cs="MEPS Bookman WTS"/>
        </w:rPr>
        <w:t>.</w:t>
      </w:r>
    </w:p>
    <w:p w14:paraId="535CBFE5" w14:textId="3E62B80F" w:rsidR="005E3190" w:rsidRPr="006A142F" w:rsidRDefault="005E3190" w:rsidP="005E3190">
      <w:pPr>
        <w:rPr>
          <w:rFonts w:ascii="Arial" w:eastAsia="Arial" w:hAnsi="Arial" w:cs="MEPS Bookman WTS"/>
        </w:rPr>
      </w:pPr>
      <w:r w:rsidRPr="001277B0">
        <w:rPr>
          <w:rFonts w:ascii="Arial" w:eastAsia="Arial" w:hAnsi="Arial" w:cs="Arial"/>
          <w:b/>
        </w:rPr>
        <w:t>18:21</w:t>
      </w:r>
      <w:r w:rsidR="00B84340" w:rsidRPr="001277B0">
        <w:rPr>
          <w:rFonts w:ascii="Arial" w:eastAsia="Arial" w:hAnsi="Arial" w:cs="Arial"/>
          <w:b/>
        </w:rPr>
        <w:t xml:space="preserve"> </w:t>
      </w:r>
      <w:r w:rsidRPr="001277B0">
        <w:rPr>
          <w:rFonts w:ascii="Arial" w:eastAsia="Arial" w:hAnsi="Arial" w:cs="MEPS Bookman WTS"/>
        </w:rPr>
        <w:t>“</w:t>
      </w:r>
      <w:r w:rsidR="008D44EF" w:rsidRPr="001277B0">
        <w:rPr>
          <w:rFonts w:ascii="Arial" w:eastAsia="Arial" w:hAnsi="Arial" w:cs="MEPS Bookman WTS"/>
        </w:rPr>
        <w:t xml:space="preserve">Jien </w:t>
      </w:r>
      <w:r w:rsidRPr="001277B0">
        <w:rPr>
          <w:rFonts w:ascii="Arial" w:eastAsia="Arial" w:hAnsi="Arial" w:cs="MEPS Bookman WTS"/>
        </w:rPr>
        <w:t>tajt</w:t>
      </w:r>
      <w:r w:rsidR="008D44EF" w:rsidRPr="001277B0">
        <w:rPr>
          <w:rFonts w:ascii="Arial" w:eastAsia="Arial" w:hAnsi="Arial" w:cs="MEPS Bookman WTS"/>
        </w:rPr>
        <w:t xml:space="preserve"> li</w:t>
      </w:r>
      <w:r w:rsidR="00D428E2">
        <w:rPr>
          <w:rFonts w:ascii="Arial" w:eastAsia="Arial" w:hAnsi="Arial" w:cs="MEPS Bookman WTS"/>
        </w:rPr>
        <w:t>t-tfal taʼ</w:t>
      </w:r>
      <w:r w:rsidR="008D44EF" w:rsidRPr="001277B0">
        <w:rPr>
          <w:rFonts w:ascii="Arial" w:eastAsia="Arial" w:hAnsi="Arial" w:cs="MEPS Bookman WTS"/>
        </w:rPr>
        <w:t xml:space="preserve"> Levi</w:t>
      </w:r>
      <w:r w:rsidRPr="001277B0">
        <w:rPr>
          <w:rFonts w:ascii="Arial" w:eastAsia="Arial" w:hAnsi="Arial" w:cs="MEPS Bookman WTS"/>
        </w:rPr>
        <w:t xml:space="preserve"> kull parti</w:t>
      </w:r>
      <w:r w:rsidR="00DC20C9" w:rsidRPr="001277B0">
        <w:rPr>
          <w:rFonts w:ascii="Arial" w:eastAsia="Arial" w:hAnsi="Arial" w:cs="MEPS Bookman WTS"/>
        </w:rPr>
        <w:t xml:space="preserve"> minn</w:t>
      </w:r>
      <w:r w:rsidRPr="001277B0">
        <w:rPr>
          <w:rFonts w:ascii="Arial" w:eastAsia="Arial" w:hAnsi="Arial" w:cs="MEPS Bookman WTS"/>
        </w:rPr>
        <w:t xml:space="preserve"> </w:t>
      </w:r>
      <w:r w:rsidR="008E2E0B">
        <w:rPr>
          <w:rFonts w:ascii="Arial" w:eastAsia="Arial" w:hAnsi="Arial" w:cs="MEPS Bookman WTS"/>
        </w:rPr>
        <w:t xml:space="preserve">10 </w:t>
      </w:r>
      <w:r w:rsidR="00DC20C9" w:rsidRPr="001277B0">
        <w:rPr>
          <w:rFonts w:ascii="Arial" w:eastAsia="Arial" w:hAnsi="Arial" w:cs="MEPS Bookman WTS"/>
        </w:rPr>
        <w:t xml:space="preserve">tal-prodott </w:t>
      </w:r>
      <w:r w:rsidR="0082501A" w:rsidRPr="001277B0">
        <w:rPr>
          <w:rFonts w:ascii="Arial" w:eastAsia="Arial" w:hAnsi="Arial" w:cs="MEPS Bookman WTS"/>
        </w:rPr>
        <w:t>f’Iżrael</w:t>
      </w:r>
      <w:r w:rsidRPr="001277B0">
        <w:rPr>
          <w:rFonts w:ascii="Arial" w:eastAsia="Arial" w:hAnsi="Arial" w:cs="MEPS Bookman WTS"/>
        </w:rPr>
        <w:t xml:space="preserve"> bħala wirt </w:t>
      </w:r>
      <w:r w:rsidR="008D44EF" w:rsidRPr="001277B0">
        <w:rPr>
          <w:rFonts w:ascii="Arial" w:eastAsia="Arial" w:hAnsi="Arial" w:cs="MEPS Bookman WTS"/>
        </w:rPr>
        <w:t>għa</w:t>
      </w:r>
      <w:r w:rsidRPr="001277B0">
        <w:rPr>
          <w:rFonts w:ascii="Arial" w:eastAsia="Arial" w:hAnsi="Arial" w:cs="MEPS Bookman WTS"/>
        </w:rPr>
        <w:t>s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 xml:space="preserve">servizz </w:t>
      </w:r>
      <w:r w:rsidR="008D44EF" w:rsidRPr="001277B0">
        <w:rPr>
          <w:rFonts w:ascii="Arial" w:eastAsia="Arial" w:hAnsi="Arial" w:cs="MEPS Bookman WTS"/>
        </w:rPr>
        <w:t xml:space="preserve">li qed </w:t>
      </w:r>
      <w:r w:rsidR="00CE4983">
        <w:rPr>
          <w:rFonts w:ascii="Arial" w:eastAsia="Arial" w:hAnsi="Arial" w:cs="MEPS Bookman WTS"/>
        </w:rPr>
        <w:t>jagħmlu</w:t>
      </w:r>
      <w:r w:rsidRPr="001277B0">
        <w:rPr>
          <w:rFonts w:ascii="Arial" w:eastAsia="Arial" w:hAnsi="Arial" w:cs="MEPS Bookman WTS"/>
        </w:rPr>
        <w:t>, is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servizz tat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tinda tal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 xml:space="preserve">laqgħa. </w:t>
      </w:r>
      <w:r w:rsidRPr="001277B0">
        <w:rPr>
          <w:rFonts w:ascii="Arial" w:eastAsia="Arial" w:hAnsi="Arial" w:cs="Arial"/>
          <w:b/>
        </w:rPr>
        <w:t>18:22</w:t>
      </w:r>
      <w:r w:rsidR="00B84340" w:rsidRPr="001277B0">
        <w:rPr>
          <w:rFonts w:ascii="Arial" w:eastAsia="Arial" w:hAnsi="Arial" w:cs="Arial"/>
          <w:b/>
        </w:rPr>
        <w:t xml:space="preserve"> </w:t>
      </w:r>
      <w:r w:rsidR="007B3271" w:rsidRPr="001277B0">
        <w:rPr>
          <w:rFonts w:ascii="Arial" w:eastAsia="Arial" w:hAnsi="Arial" w:cs="MEPS Bookman WTS"/>
        </w:rPr>
        <w:t>L-</w:t>
      </w:r>
      <w:r w:rsidR="00383A6D" w:rsidRPr="001277B0">
        <w:rPr>
          <w:rFonts w:ascii="Arial" w:eastAsia="Arial" w:hAnsi="Arial" w:cs="MEPS Bookman WTS"/>
        </w:rPr>
        <w:t>Iżrael</w:t>
      </w:r>
      <w:r w:rsidR="007B3271" w:rsidRPr="001277B0">
        <w:rPr>
          <w:rFonts w:ascii="Arial" w:eastAsia="Arial" w:hAnsi="Arial" w:cs="MEPS Bookman WTS"/>
        </w:rPr>
        <w:t>in</w:t>
      </w:r>
      <w:r w:rsidRPr="001277B0">
        <w:rPr>
          <w:rFonts w:ascii="Arial" w:eastAsia="Arial" w:hAnsi="Arial" w:cs="MEPS Bookman WTS"/>
        </w:rPr>
        <w:t xml:space="preserve"> m’għand</w:t>
      </w:r>
      <w:r w:rsidR="007B3271" w:rsidRPr="001277B0">
        <w:rPr>
          <w:rFonts w:ascii="Arial" w:eastAsia="Arial" w:hAnsi="Arial" w:cs="MEPS Bookman WTS"/>
        </w:rPr>
        <w:t xml:space="preserve">homx jibqgħu </w:t>
      </w:r>
      <w:r w:rsidRPr="001277B0">
        <w:rPr>
          <w:rFonts w:ascii="Arial" w:eastAsia="Arial" w:hAnsi="Arial" w:cs="MEPS Bookman WTS"/>
        </w:rPr>
        <w:t>jersq</w:t>
      </w:r>
      <w:r w:rsidR="007B3271" w:rsidRPr="001277B0">
        <w:rPr>
          <w:rFonts w:ascii="Arial" w:eastAsia="Arial" w:hAnsi="Arial" w:cs="MEPS Bookman WTS"/>
        </w:rPr>
        <w:t>u</w:t>
      </w:r>
      <w:r w:rsidRPr="001277B0">
        <w:rPr>
          <w:rFonts w:ascii="Arial" w:eastAsia="Arial" w:hAnsi="Arial" w:cs="MEPS Bookman WTS"/>
        </w:rPr>
        <w:t xml:space="preserve"> lejn it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tinda tal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laqgħa</w:t>
      </w:r>
      <w:r w:rsidR="007B3271" w:rsidRPr="001277B0">
        <w:rPr>
          <w:rFonts w:ascii="Arial" w:eastAsia="Arial" w:hAnsi="Arial" w:cs="MEPS Bookman WTS"/>
        </w:rPr>
        <w:t>,</w:t>
      </w:r>
      <w:r w:rsidRPr="001277B0">
        <w:rPr>
          <w:rFonts w:ascii="Arial" w:eastAsia="Arial" w:hAnsi="Arial" w:cs="MEPS Bookman WTS"/>
        </w:rPr>
        <w:t xml:space="preserve"> </w:t>
      </w:r>
      <w:r w:rsidR="007B3271" w:rsidRPr="001277B0">
        <w:rPr>
          <w:rFonts w:ascii="Arial" w:eastAsia="Arial" w:hAnsi="Arial" w:cs="MEPS Bookman WTS"/>
        </w:rPr>
        <w:t>inkella</w:t>
      </w:r>
      <w:r w:rsidRPr="001277B0">
        <w:rPr>
          <w:rFonts w:ascii="Arial" w:eastAsia="Arial" w:hAnsi="Arial" w:cs="MEPS Bookman WTS"/>
        </w:rPr>
        <w:t xml:space="preserve"> jagħmlu dnub u </w:t>
      </w:r>
      <w:r w:rsidR="007B3271" w:rsidRPr="001277B0">
        <w:rPr>
          <w:rFonts w:ascii="Arial" w:eastAsia="Arial" w:hAnsi="Arial" w:cs="MEPS Bookman WTS"/>
        </w:rPr>
        <w:t>j</w:t>
      </w:r>
      <w:r w:rsidRPr="001277B0">
        <w:rPr>
          <w:rFonts w:ascii="Arial" w:eastAsia="Arial" w:hAnsi="Arial" w:cs="MEPS Bookman WTS"/>
        </w:rPr>
        <w:t xml:space="preserve">mutu. </w:t>
      </w:r>
      <w:r w:rsidRPr="001277B0">
        <w:rPr>
          <w:rFonts w:ascii="Arial" w:eastAsia="Arial" w:hAnsi="Arial" w:cs="Arial"/>
          <w:b/>
        </w:rPr>
        <w:t>18:23</w:t>
      </w:r>
      <w:r w:rsidR="00B84340" w:rsidRPr="001277B0">
        <w:rPr>
          <w:rFonts w:ascii="Arial" w:eastAsia="Arial" w:hAnsi="Arial" w:cs="Arial"/>
          <w:b/>
        </w:rPr>
        <w:t xml:space="preserve"> </w:t>
      </w:r>
      <w:r w:rsidR="00E07A11" w:rsidRPr="001277B0">
        <w:rPr>
          <w:rFonts w:ascii="Arial" w:eastAsia="Arial" w:hAnsi="Arial" w:cs="MEPS Bookman WTS"/>
        </w:rPr>
        <w:t>I</w:t>
      </w:r>
      <w:r w:rsidRPr="001277B0">
        <w:rPr>
          <w:rFonts w:ascii="Arial" w:eastAsia="Arial" w:hAnsi="Arial" w:cs="MEPS Bookman WTS"/>
        </w:rPr>
        <w:t>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 xml:space="preserve">Leviti </w:t>
      </w:r>
      <w:r w:rsidR="00E07A11" w:rsidRPr="001277B0">
        <w:rPr>
          <w:rFonts w:ascii="Arial" w:eastAsia="Arial" w:hAnsi="Arial" w:cs="MEPS Bookman WTS"/>
        </w:rPr>
        <w:t>stess</w:t>
      </w:r>
      <w:r w:rsidRPr="001277B0">
        <w:rPr>
          <w:rFonts w:ascii="Arial" w:eastAsia="Arial" w:hAnsi="Arial" w:cs="MEPS Bookman WTS"/>
        </w:rPr>
        <w:t xml:space="preserve"> </w:t>
      </w:r>
      <w:r w:rsidR="0073344D">
        <w:rPr>
          <w:rFonts w:ascii="Arial" w:eastAsia="Arial" w:hAnsi="Arial" w:cs="MEPS Bookman WTS"/>
        </w:rPr>
        <w:t>jagħmlu</w:t>
      </w:r>
      <w:r w:rsidR="0073344D" w:rsidRPr="001277B0">
        <w:rPr>
          <w:rFonts w:ascii="Arial" w:eastAsia="Arial" w:hAnsi="Arial" w:cs="MEPS Bookman WTS"/>
        </w:rPr>
        <w:t xml:space="preserve"> </w:t>
      </w:r>
      <w:r w:rsidRPr="001277B0">
        <w:rPr>
          <w:rFonts w:ascii="Arial" w:eastAsia="Arial" w:hAnsi="Arial" w:cs="MEPS Bookman WTS"/>
        </w:rPr>
        <w:t>s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servizz tat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tinda tal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>laqgħa, u jkunu huma li j</w:t>
      </w:r>
      <w:r w:rsidR="00E07A11" w:rsidRPr="001277B0">
        <w:rPr>
          <w:rFonts w:ascii="Arial" w:eastAsia="Arial" w:hAnsi="Arial" w:cs="MEPS Bookman WTS"/>
        </w:rPr>
        <w:t>batu l-konsegwenzi tal-</w:t>
      </w:r>
      <w:r w:rsidR="00E936E9" w:rsidRPr="001277B0">
        <w:rPr>
          <w:rFonts w:ascii="Arial" w:eastAsia="Arial" w:hAnsi="Arial" w:cs="MEPS Bookman WTS"/>
        </w:rPr>
        <w:t>iżbalji li jagħmel il-poplu kontra l-post qaddis</w:t>
      </w:r>
      <w:r w:rsidRPr="001277B0">
        <w:rPr>
          <w:rFonts w:ascii="Arial" w:eastAsia="Arial" w:hAnsi="Arial" w:cs="MEPS Bookman WTS"/>
        </w:rPr>
        <w:t xml:space="preserve">. </w:t>
      </w:r>
      <w:r w:rsidR="00E07A11" w:rsidRPr="001277B0">
        <w:rPr>
          <w:rFonts w:ascii="Arial" w:eastAsia="Arial" w:hAnsi="Arial" w:cs="MEPS Bookman WTS"/>
        </w:rPr>
        <w:t>Huma m’għandhomx jieħdu wirt fost l-Iżraelin</w:t>
      </w:r>
      <w:r w:rsidR="002E10FE" w:rsidRPr="001277B0">
        <w:rPr>
          <w:rFonts w:ascii="Arial" w:eastAsia="Arial" w:hAnsi="Arial" w:cs="MEPS Bookman WTS"/>
        </w:rPr>
        <w:t>.</w:t>
      </w:r>
      <w:r w:rsidR="00E07A11" w:rsidRPr="001277B0">
        <w:rPr>
          <w:rFonts w:ascii="Arial" w:eastAsia="Arial" w:hAnsi="Arial" w:cs="MEPS Bookman WTS"/>
        </w:rPr>
        <w:t xml:space="preserve"> </w:t>
      </w:r>
      <w:r w:rsidR="002E10FE" w:rsidRPr="001277B0">
        <w:rPr>
          <w:rFonts w:ascii="Arial" w:eastAsia="Arial" w:hAnsi="Arial" w:cs="MEPS Bookman WTS"/>
        </w:rPr>
        <w:t xml:space="preserve">Din </w:t>
      </w:r>
      <w:r w:rsidRPr="001277B0">
        <w:rPr>
          <w:rFonts w:ascii="Arial" w:eastAsia="Arial" w:hAnsi="Arial" w:cs="MEPS Bookman WTS"/>
        </w:rPr>
        <w:t>h</w:t>
      </w:r>
      <w:r w:rsidR="00E07A11" w:rsidRPr="001277B0">
        <w:rPr>
          <w:rFonts w:ascii="Arial" w:eastAsia="Arial" w:hAnsi="Arial" w:cs="MEPS Bookman WTS"/>
        </w:rPr>
        <w:t xml:space="preserve">i liġi li tibqaʼ </w:t>
      </w:r>
      <w:r w:rsidRPr="001277B0">
        <w:rPr>
          <w:rFonts w:ascii="Arial" w:eastAsia="Arial" w:hAnsi="Arial" w:cs="MEPS Bookman WTS"/>
        </w:rPr>
        <w:t>matul il</w:t>
      </w:r>
      <w:r w:rsidR="00B84340" w:rsidRPr="001277B0">
        <w:rPr>
          <w:rFonts w:ascii="Arial" w:eastAsia="Arial" w:hAnsi="Arial" w:cs="MEPS Bookman WTS"/>
        </w:rPr>
        <w:t>-</w:t>
      </w:r>
      <w:r w:rsidRPr="001277B0">
        <w:rPr>
          <w:rFonts w:ascii="Arial" w:eastAsia="Arial" w:hAnsi="Arial" w:cs="MEPS Bookman WTS"/>
        </w:rPr>
        <w:t xml:space="preserve">ġenerazzjonijiet </w:t>
      </w:r>
      <w:r w:rsidR="00E07A11" w:rsidRPr="001277B0">
        <w:rPr>
          <w:rFonts w:ascii="Arial" w:eastAsia="Arial" w:hAnsi="Arial" w:cs="MEPS Bookman WTS"/>
        </w:rPr>
        <w:t xml:space="preserve">kollha </w:t>
      </w:r>
      <w:r w:rsidRPr="001277B0">
        <w:rPr>
          <w:rFonts w:ascii="Arial" w:eastAsia="Arial" w:hAnsi="Arial" w:cs="MEPS Bookman WTS"/>
        </w:rPr>
        <w:t>tagħ</w:t>
      </w:r>
      <w:r w:rsidR="00E07A11" w:rsidRPr="001277B0">
        <w:rPr>
          <w:rFonts w:ascii="Arial" w:eastAsia="Arial" w:hAnsi="Arial" w:cs="MEPS Bookman WTS"/>
        </w:rPr>
        <w:t>h</w:t>
      </w:r>
      <w:r w:rsidRPr="001277B0">
        <w:rPr>
          <w:rFonts w:ascii="Arial" w:eastAsia="Arial" w:hAnsi="Arial" w:cs="MEPS Bookman WTS"/>
        </w:rPr>
        <w:t xml:space="preserve">om. </w:t>
      </w:r>
      <w:r w:rsidRPr="006A142F">
        <w:rPr>
          <w:rFonts w:ascii="Arial" w:eastAsia="Arial" w:hAnsi="Arial" w:cs="Arial"/>
          <w:b/>
        </w:rPr>
        <w:t>18:24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Pr="006A142F">
        <w:rPr>
          <w:rFonts w:ascii="Arial" w:eastAsia="Arial" w:hAnsi="Arial" w:cs="MEPS Bookman WTS"/>
        </w:rPr>
        <w:t xml:space="preserve">Għax </w:t>
      </w:r>
      <w:r w:rsidR="001277B0" w:rsidRPr="006A142F">
        <w:rPr>
          <w:rFonts w:ascii="Arial" w:eastAsia="Arial" w:hAnsi="Arial" w:cs="MEPS Bookman WTS"/>
        </w:rPr>
        <w:t xml:space="preserve">bħala wirt </w:t>
      </w:r>
      <w:r w:rsidR="00BD4E2F" w:rsidRPr="006A142F">
        <w:rPr>
          <w:rFonts w:ascii="Arial" w:eastAsia="Arial" w:hAnsi="Arial" w:cs="MEPS Bookman WTS"/>
        </w:rPr>
        <w:t xml:space="preserve">jien tajt lil-Leviti </w:t>
      </w:r>
      <w:r w:rsidR="002119FA" w:rsidRPr="006A142F">
        <w:rPr>
          <w:rFonts w:ascii="Arial" w:eastAsia="Arial" w:hAnsi="Arial" w:cs="MEPS Bookman WTS"/>
        </w:rPr>
        <w:t>l-</w:t>
      </w:r>
      <w:r w:rsidR="00BD4E2F" w:rsidRPr="006A142F">
        <w:rPr>
          <w:rFonts w:ascii="Arial" w:eastAsia="Arial" w:hAnsi="Arial" w:cs="MEPS Bookman WTS"/>
        </w:rPr>
        <w:t xml:space="preserve">parti </w:t>
      </w:r>
      <w:r w:rsidR="002119FA" w:rsidRPr="006A142F">
        <w:rPr>
          <w:rFonts w:ascii="Arial" w:eastAsia="Arial" w:hAnsi="Arial" w:cs="MEPS Bookman WTS"/>
        </w:rPr>
        <w:t xml:space="preserve">minn </w:t>
      </w:r>
      <w:r w:rsidR="00124CFF">
        <w:rPr>
          <w:rFonts w:ascii="Arial" w:eastAsia="Arial" w:hAnsi="Arial" w:cs="MEPS Bookman WTS"/>
        </w:rPr>
        <w:t xml:space="preserve">10 </w:t>
      </w:r>
      <w:r w:rsidR="00BD4E2F" w:rsidRPr="006A142F">
        <w:rPr>
          <w:rFonts w:ascii="Arial" w:eastAsia="Arial" w:hAnsi="Arial" w:cs="MEPS Bookman WTS"/>
        </w:rPr>
        <w:t>li jagħtu n-nies t’</w:t>
      </w:r>
      <w:r w:rsidR="00383A6D" w:rsidRPr="006A142F">
        <w:rPr>
          <w:rFonts w:ascii="Arial" w:eastAsia="Arial" w:hAnsi="Arial" w:cs="MEPS Bookman WTS"/>
        </w:rPr>
        <w:t>Iżrael</w:t>
      </w:r>
      <w:r w:rsidRPr="006A142F">
        <w:rPr>
          <w:rFonts w:ascii="Arial" w:eastAsia="Arial" w:hAnsi="Arial" w:cs="MEPS Bookman WTS"/>
        </w:rPr>
        <w:t xml:space="preserve"> lil Ġeħova. Huwa g</w:t>
      </w:r>
      <w:r w:rsidR="00BD4E2F" w:rsidRPr="006A142F">
        <w:rPr>
          <w:rFonts w:ascii="Arial" w:eastAsia="Arial" w:hAnsi="Arial" w:cs="MEPS Bookman WTS"/>
        </w:rPr>
        <w:t>ħalhekk li għedtilhom, ‘M’għandkomx tieħdu wirt f’nofs l-Iżraelin</w:t>
      </w:r>
      <w:r w:rsidRPr="006A142F">
        <w:rPr>
          <w:rFonts w:ascii="Arial" w:eastAsia="Arial" w:hAnsi="Arial" w:cs="MEPS Bookman WTS"/>
        </w:rPr>
        <w:t>.’”</w:t>
      </w:r>
    </w:p>
    <w:p w14:paraId="283A9F57" w14:textId="77777777" w:rsidR="005E3190" w:rsidRPr="006A142F" w:rsidRDefault="005E3190" w:rsidP="005E3190">
      <w:pPr>
        <w:rPr>
          <w:rFonts w:ascii="Arial" w:eastAsia="Arial" w:hAnsi="Arial" w:cs="MEPS Bookman WTS"/>
        </w:rPr>
      </w:pPr>
      <w:r w:rsidRPr="006A142F">
        <w:rPr>
          <w:rFonts w:ascii="Arial" w:eastAsia="Arial" w:hAnsi="Arial" w:cs="Arial"/>
          <w:b/>
        </w:rPr>
        <w:t>18:25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Pr="006A142F">
        <w:rPr>
          <w:rFonts w:ascii="Arial" w:eastAsia="Arial" w:hAnsi="Arial" w:cs="MEPS Bookman WTS"/>
        </w:rPr>
        <w:t xml:space="preserve">Imbagħad Ġeħova </w:t>
      </w:r>
      <w:r w:rsidR="00DC20C9" w:rsidRPr="006A142F">
        <w:rPr>
          <w:rFonts w:ascii="Arial" w:eastAsia="Arial" w:hAnsi="Arial" w:cs="MEPS Bookman WTS"/>
        </w:rPr>
        <w:t>qal</w:t>
      </w:r>
      <w:r w:rsidRPr="006A142F">
        <w:rPr>
          <w:rFonts w:ascii="Arial" w:eastAsia="Arial" w:hAnsi="Arial" w:cs="MEPS Bookman WTS"/>
        </w:rPr>
        <w:t xml:space="preserve"> lil Mosè: </w:t>
      </w:r>
      <w:r w:rsidRPr="006A142F">
        <w:rPr>
          <w:rFonts w:ascii="Arial" w:eastAsia="Arial" w:hAnsi="Arial" w:cs="Arial"/>
          <w:b/>
        </w:rPr>
        <w:t>18:26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Pr="006A142F">
        <w:rPr>
          <w:rFonts w:ascii="Arial" w:eastAsia="Arial" w:hAnsi="Arial" w:cs="MEPS Bookman WTS"/>
        </w:rPr>
        <w:t>“</w:t>
      </w:r>
      <w:r w:rsidR="00DC20C9" w:rsidRPr="006A142F">
        <w:rPr>
          <w:rFonts w:ascii="Arial" w:eastAsia="Arial" w:hAnsi="Arial" w:cs="MEPS Bookman WTS"/>
        </w:rPr>
        <w:t>Għid</w:t>
      </w:r>
      <w:r w:rsidRPr="006A142F">
        <w:rPr>
          <w:rFonts w:ascii="Arial" w:eastAsia="Arial" w:hAnsi="Arial" w:cs="MEPS Bookman WTS"/>
        </w:rPr>
        <w:t xml:space="preserve"> lil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 xml:space="preserve">Leviti, ‘Se tirċievu mingħand </w:t>
      </w:r>
      <w:r w:rsidR="00DC20C9" w:rsidRPr="006A142F">
        <w:rPr>
          <w:rFonts w:ascii="Arial" w:eastAsia="Arial" w:hAnsi="Arial" w:cs="MEPS Bookman WTS"/>
        </w:rPr>
        <w:t>l-</w:t>
      </w:r>
      <w:r w:rsidR="00383A6D" w:rsidRPr="006A142F">
        <w:rPr>
          <w:rFonts w:ascii="Arial" w:eastAsia="Arial" w:hAnsi="Arial" w:cs="MEPS Bookman WTS"/>
        </w:rPr>
        <w:t>Iżrael</w:t>
      </w:r>
      <w:r w:rsidR="00DC20C9" w:rsidRPr="006A142F">
        <w:rPr>
          <w:rFonts w:ascii="Arial" w:eastAsia="Arial" w:hAnsi="Arial" w:cs="MEPS Bookman WTS"/>
        </w:rPr>
        <w:t>in</w:t>
      </w:r>
      <w:r w:rsidRPr="006A142F">
        <w:rPr>
          <w:rFonts w:ascii="Arial" w:eastAsia="Arial" w:hAnsi="Arial" w:cs="MEPS Bookman WTS"/>
        </w:rPr>
        <w:t xml:space="preserve"> il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 xml:space="preserve">parti minn </w:t>
      </w:r>
      <w:r w:rsidR="00E948D7">
        <w:rPr>
          <w:rFonts w:ascii="Arial" w:eastAsia="Arial" w:hAnsi="Arial" w:cs="MEPS Bookman WTS"/>
        </w:rPr>
        <w:t xml:space="preserve">10 </w:t>
      </w:r>
      <w:r w:rsidRPr="006A142F">
        <w:rPr>
          <w:rFonts w:ascii="Arial" w:eastAsia="Arial" w:hAnsi="Arial" w:cs="MEPS Bookman WTS"/>
        </w:rPr>
        <w:t xml:space="preserve">li tajtkom mingħandhom bħala wirt tagħkom, u tridu tagħtu minnha </w:t>
      </w:r>
      <w:r w:rsidR="00DC20C9" w:rsidRPr="006A142F">
        <w:rPr>
          <w:rFonts w:ascii="Arial" w:eastAsia="Arial" w:hAnsi="Arial" w:cs="MEPS Bookman WTS"/>
        </w:rPr>
        <w:t xml:space="preserve">parti minn </w:t>
      </w:r>
      <w:r w:rsidR="005C30A8">
        <w:rPr>
          <w:rFonts w:ascii="Arial" w:eastAsia="Arial" w:hAnsi="Arial" w:cs="MEPS Bookman WTS"/>
        </w:rPr>
        <w:t>10</w:t>
      </w:r>
      <w:r w:rsidR="00DC20C9" w:rsidRPr="006A142F">
        <w:rPr>
          <w:rFonts w:ascii="Arial" w:eastAsia="Arial" w:hAnsi="Arial" w:cs="MEPS Bookman WTS"/>
        </w:rPr>
        <w:t xml:space="preserve"> bħala kontribuzzjoni lil Ġeħova</w:t>
      </w:r>
      <w:r w:rsidRPr="006A142F">
        <w:rPr>
          <w:rFonts w:ascii="Arial" w:eastAsia="Arial" w:hAnsi="Arial" w:cs="MEPS Bookman WTS"/>
        </w:rPr>
        <w:t xml:space="preserve">. </w:t>
      </w:r>
      <w:r w:rsidRPr="006A142F">
        <w:rPr>
          <w:rFonts w:ascii="Arial" w:eastAsia="Arial" w:hAnsi="Arial" w:cs="Arial"/>
          <w:b/>
        </w:rPr>
        <w:t>18:27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Pr="006A142F">
        <w:rPr>
          <w:rFonts w:ascii="Arial" w:eastAsia="Arial" w:hAnsi="Arial" w:cs="MEPS Bookman WTS"/>
        </w:rPr>
        <w:t xml:space="preserve">U </w:t>
      </w:r>
      <w:r w:rsidR="002119FA" w:rsidRPr="006A142F">
        <w:rPr>
          <w:rFonts w:ascii="Arial" w:eastAsia="Arial" w:hAnsi="Arial" w:cs="MEPS Bookman WTS"/>
        </w:rPr>
        <w:t xml:space="preserve">din tkun ikkunsidrata </w:t>
      </w:r>
      <w:r w:rsidRPr="006A142F">
        <w:rPr>
          <w:rFonts w:ascii="Arial" w:eastAsia="Arial" w:hAnsi="Arial" w:cs="MEPS Bookman WTS"/>
        </w:rPr>
        <w:t>bħala 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>kontribuzzjoni tagħkom, bħal</w:t>
      </w:r>
      <w:r w:rsidR="002119FA" w:rsidRPr="006A142F">
        <w:rPr>
          <w:rFonts w:ascii="Arial" w:eastAsia="Arial" w:hAnsi="Arial" w:cs="MEPS Bookman WTS"/>
        </w:rPr>
        <w:t xml:space="preserve">likieku kienet </w:t>
      </w:r>
      <w:r w:rsidR="00032364" w:rsidRPr="006A142F">
        <w:rPr>
          <w:rFonts w:ascii="Arial" w:eastAsia="Arial" w:hAnsi="Arial" w:cs="MEPS Bookman WTS"/>
        </w:rPr>
        <w:t>m</w:t>
      </w:r>
      <w:r w:rsidR="002119FA" w:rsidRPr="006A142F">
        <w:rPr>
          <w:rFonts w:ascii="Arial" w:eastAsia="Arial" w:hAnsi="Arial" w:cs="MEPS Bookman WTS"/>
        </w:rPr>
        <w:t>iċ-ċereali</w:t>
      </w:r>
      <w:r w:rsidR="00032364" w:rsidRPr="006A142F">
        <w:rPr>
          <w:rFonts w:ascii="Arial" w:eastAsia="Arial" w:hAnsi="Arial" w:cs="MEPS Bookman WTS"/>
        </w:rPr>
        <w:t>,</w:t>
      </w:r>
      <w:r w:rsidRPr="006A142F">
        <w:rPr>
          <w:rFonts w:ascii="Arial" w:eastAsia="Arial" w:hAnsi="Arial" w:cs="MEPS Bookman WTS"/>
        </w:rPr>
        <w:t xml:space="preserve"> </w:t>
      </w:r>
      <w:r w:rsidR="00D31079" w:rsidRPr="006A142F">
        <w:rPr>
          <w:rFonts w:ascii="Arial" w:eastAsia="Arial" w:hAnsi="Arial" w:cs="MEPS Bookman WTS"/>
        </w:rPr>
        <w:t>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>inbid</w:t>
      </w:r>
      <w:r w:rsidR="00032364" w:rsidRPr="006A142F">
        <w:rPr>
          <w:rFonts w:ascii="Arial" w:eastAsia="Arial" w:hAnsi="Arial" w:cs="MEPS Bookman WTS"/>
        </w:rPr>
        <w:t>,</w:t>
      </w:r>
      <w:r w:rsidRPr="006A142F">
        <w:rPr>
          <w:rFonts w:ascii="Arial" w:eastAsia="Arial" w:hAnsi="Arial" w:cs="MEPS Bookman WTS"/>
        </w:rPr>
        <w:t xml:space="preserve"> jew </w:t>
      </w:r>
      <w:r w:rsidR="00032364" w:rsidRPr="006A142F">
        <w:rPr>
          <w:rFonts w:ascii="Arial" w:eastAsia="Arial" w:hAnsi="Arial" w:cs="MEPS Bookman WTS"/>
        </w:rPr>
        <w:t>i</w:t>
      </w:r>
      <w:r w:rsidRPr="006A142F">
        <w:rPr>
          <w:rFonts w:ascii="Arial" w:eastAsia="Arial" w:hAnsi="Arial" w:cs="MEPS Bookman WTS"/>
        </w:rPr>
        <w:t>ż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>żejt</w:t>
      </w:r>
      <w:r w:rsidR="00032364" w:rsidRPr="006A142F">
        <w:rPr>
          <w:rFonts w:ascii="Arial" w:eastAsia="Arial" w:hAnsi="Arial" w:cs="MEPS Bookman WTS"/>
        </w:rPr>
        <w:t xml:space="preserve"> tagħkom</w:t>
      </w:r>
      <w:r w:rsidRPr="006A142F">
        <w:rPr>
          <w:rFonts w:ascii="Arial" w:eastAsia="Arial" w:hAnsi="Arial" w:cs="MEPS Bookman WTS"/>
        </w:rPr>
        <w:t xml:space="preserve">. </w:t>
      </w:r>
      <w:r w:rsidRPr="006A142F">
        <w:rPr>
          <w:rFonts w:ascii="Arial" w:eastAsia="Arial" w:hAnsi="Arial" w:cs="Arial"/>
          <w:b/>
        </w:rPr>
        <w:t>18:28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Pr="006A142F">
        <w:rPr>
          <w:rFonts w:ascii="Arial" w:eastAsia="Arial" w:hAnsi="Arial" w:cs="MEPS Bookman WTS"/>
        </w:rPr>
        <w:t>B’dan il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>mod</w:t>
      </w:r>
      <w:r w:rsidR="00B808E1" w:rsidRPr="006A142F">
        <w:rPr>
          <w:rFonts w:ascii="Arial" w:eastAsia="Arial" w:hAnsi="Arial" w:cs="MEPS Bookman WTS"/>
        </w:rPr>
        <w:t>,</w:t>
      </w:r>
      <w:r w:rsidRPr="006A142F">
        <w:rPr>
          <w:rFonts w:ascii="Arial" w:eastAsia="Arial" w:hAnsi="Arial" w:cs="MEPS Bookman WTS"/>
        </w:rPr>
        <w:t xml:space="preserve"> intom </w:t>
      </w:r>
      <w:r w:rsidR="00A83778" w:rsidRPr="006A142F">
        <w:rPr>
          <w:rFonts w:ascii="Arial" w:eastAsia="Arial" w:hAnsi="Arial" w:cs="MEPS Bookman WTS"/>
        </w:rPr>
        <w:t xml:space="preserve">ukoll </w:t>
      </w:r>
      <w:r w:rsidRPr="006A142F">
        <w:rPr>
          <w:rFonts w:ascii="Arial" w:eastAsia="Arial" w:hAnsi="Arial" w:cs="MEPS Bookman WTS"/>
        </w:rPr>
        <w:t xml:space="preserve">tagħtu kontribuzzjoni lil Ġeħova minn kull parti </w:t>
      </w:r>
      <w:r w:rsidR="00A83778" w:rsidRPr="006A142F">
        <w:rPr>
          <w:rFonts w:ascii="Arial" w:eastAsia="Arial" w:hAnsi="Arial" w:cs="MEPS Bookman WTS"/>
        </w:rPr>
        <w:t xml:space="preserve">minn </w:t>
      </w:r>
      <w:r w:rsidR="00ED3B86">
        <w:rPr>
          <w:rFonts w:ascii="Arial" w:eastAsia="Arial" w:hAnsi="Arial" w:cs="MEPS Bookman WTS"/>
        </w:rPr>
        <w:t>10</w:t>
      </w:r>
      <w:r w:rsidR="00A83778" w:rsidRPr="006A142F">
        <w:rPr>
          <w:rFonts w:ascii="Arial" w:eastAsia="Arial" w:hAnsi="Arial" w:cs="MEPS Bookman WTS"/>
        </w:rPr>
        <w:t xml:space="preserve"> </w:t>
      </w:r>
      <w:r w:rsidRPr="006A142F">
        <w:rPr>
          <w:rFonts w:ascii="Arial" w:eastAsia="Arial" w:hAnsi="Arial" w:cs="MEPS Bookman WTS"/>
        </w:rPr>
        <w:t xml:space="preserve">li tirċievu mingħand </w:t>
      </w:r>
      <w:r w:rsidR="00A83778" w:rsidRPr="006A142F">
        <w:rPr>
          <w:rFonts w:ascii="Arial" w:eastAsia="Arial" w:hAnsi="Arial" w:cs="MEPS Bookman WTS"/>
        </w:rPr>
        <w:t>l-</w:t>
      </w:r>
      <w:r w:rsidR="00383A6D" w:rsidRPr="006A142F">
        <w:rPr>
          <w:rFonts w:ascii="Arial" w:eastAsia="Arial" w:hAnsi="Arial" w:cs="MEPS Bookman WTS"/>
        </w:rPr>
        <w:t>Iżrael</w:t>
      </w:r>
      <w:r w:rsidR="00A83778" w:rsidRPr="006A142F">
        <w:rPr>
          <w:rFonts w:ascii="Arial" w:eastAsia="Arial" w:hAnsi="Arial" w:cs="MEPS Bookman WTS"/>
        </w:rPr>
        <w:t>in</w:t>
      </w:r>
      <w:r w:rsidRPr="006A142F">
        <w:rPr>
          <w:rFonts w:ascii="Arial" w:eastAsia="Arial" w:hAnsi="Arial" w:cs="MEPS Bookman WTS"/>
        </w:rPr>
        <w:t xml:space="preserve">, u minnhom tridu </w:t>
      </w:r>
      <w:r w:rsidR="00A83778" w:rsidRPr="006A142F">
        <w:rPr>
          <w:rFonts w:ascii="Arial" w:eastAsia="Arial" w:hAnsi="Arial" w:cs="MEPS Bookman WTS"/>
        </w:rPr>
        <w:t>tagħtu lil Aron il-qassis il-kontribuzzjoni taʼ Ġeħova</w:t>
      </w:r>
      <w:r w:rsidRPr="006A142F">
        <w:rPr>
          <w:rFonts w:ascii="Arial" w:eastAsia="Arial" w:hAnsi="Arial" w:cs="MEPS Bookman WTS"/>
        </w:rPr>
        <w:t xml:space="preserve">. </w:t>
      </w:r>
      <w:r w:rsidRPr="006A142F">
        <w:rPr>
          <w:rFonts w:ascii="Arial" w:eastAsia="Arial" w:hAnsi="Arial" w:cs="Arial"/>
          <w:b/>
        </w:rPr>
        <w:t>18:29</w:t>
      </w:r>
      <w:r w:rsidR="00B84340" w:rsidRPr="006A142F">
        <w:rPr>
          <w:rFonts w:ascii="Arial" w:eastAsia="Arial" w:hAnsi="Arial" w:cs="Arial"/>
          <w:b/>
        </w:rPr>
        <w:t xml:space="preserve"> </w:t>
      </w:r>
      <w:r w:rsidR="00230078" w:rsidRPr="006A142F">
        <w:rPr>
          <w:rFonts w:eastAsia="Arial"/>
        </w:rPr>
        <w:t xml:space="preserve">Intom tagħtu kull tip taʼ kontribuzzjoni lil </w:t>
      </w:r>
      <w:r w:rsidRPr="006A142F">
        <w:rPr>
          <w:rFonts w:ascii="Arial" w:eastAsia="Arial" w:hAnsi="Arial" w:cs="MEPS Bookman WTS"/>
        </w:rPr>
        <w:t>Ġeħova mill</w:t>
      </w:r>
      <w:r w:rsidR="00B84340" w:rsidRPr="006A142F">
        <w:rPr>
          <w:rFonts w:ascii="Arial" w:eastAsia="Arial" w:hAnsi="Arial" w:cs="MEPS Bookman WTS"/>
        </w:rPr>
        <w:t>-</w:t>
      </w:r>
      <w:r w:rsidRPr="006A142F">
        <w:rPr>
          <w:rFonts w:ascii="Arial" w:eastAsia="Arial" w:hAnsi="Arial" w:cs="MEPS Bookman WTS"/>
        </w:rPr>
        <w:t>aqwa</w:t>
      </w:r>
      <w:r w:rsidR="00230078" w:rsidRPr="006A142F">
        <w:rPr>
          <w:rFonts w:ascii="Arial" w:eastAsia="Arial" w:hAnsi="Arial" w:cs="MEPS Bookman WTS"/>
        </w:rPr>
        <w:t xml:space="preserve"> </w:t>
      </w:r>
      <w:r w:rsidRPr="006A142F">
        <w:rPr>
          <w:rFonts w:ascii="Arial" w:eastAsia="Arial" w:hAnsi="Arial" w:cs="MEPS Bookman WTS"/>
        </w:rPr>
        <w:t>nett</w:t>
      </w:r>
      <w:r w:rsidR="00230078" w:rsidRPr="006A142F">
        <w:rPr>
          <w:rFonts w:ascii="Arial" w:eastAsia="Arial" w:hAnsi="Arial" w:cs="MEPS Bookman WTS"/>
        </w:rPr>
        <w:t xml:space="preserve"> tar-rigali </w:t>
      </w:r>
      <w:r w:rsidR="006A142F" w:rsidRPr="006A142F">
        <w:rPr>
          <w:rFonts w:ascii="Arial" w:eastAsia="Arial" w:hAnsi="Arial" w:cs="MEPS Bookman WTS"/>
        </w:rPr>
        <w:t xml:space="preserve">kollha </w:t>
      </w:r>
      <w:r w:rsidR="00230078" w:rsidRPr="006A142F">
        <w:rPr>
          <w:rFonts w:ascii="Arial" w:eastAsia="Arial" w:hAnsi="Arial" w:cs="MEPS Bookman WTS"/>
        </w:rPr>
        <w:t>li tingħataw</w:t>
      </w:r>
      <w:r w:rsidRPr="006A142F">
        <w:rPr>
          <w:rFonts w:ascii="Arial" w:eastAsia="Arial" w:hAnsi="Arial" w:cs="MEPS Bookman WTS"/>
        </w:rPr>
        <w:t xml:space="preserve"> bħala xi ħaġa qaddisa.’</w:t>
      </w:r>
    </w:p>
    <w:p w14:paraId="6BFF9CB4" w14:textId="2AFC97AA" w:rsidR="005E3190" w:rsidRPr="00D7758B" w:rsidRDefault="005E3190" w:rsidP="005E3190">
      <w:pPr>
        <w:rPr>
          <w:rFonts w:ascii="Arial" w:eastAsia="Arial" w:hAnsi="Arial" w:cs="MEPS Bookman WTS"/>
        </w:rPr>
      </w:pPr>
      <w:r w:rsidRPr="00D7758B">
        <w:rPr>
          <w:rFonts w:ascii="Arial" w:eastAsia="Arial" w:hAnsi="Arial" w:cs="Arial"/>
          <w:b/>
        </w:rPr>
        <w:t>18:30</w:t>
      </w:r>
      <w:r w:rsidR="00B84340" w:rsidRPr="00D7758B">
        <w:rPr>
          <w:rFonts w:ascii="Arial" w:eastAsia="Arial" w:hAnsi="Arial" w:cs="Arial"/>
          <w:b/>
        </w:rPr>
        <w:t xml:space="preserve"> </w:t>
      </w:r>
      <w:r w:rsidRPr="00D7758B">
        <w:rPr>
          <w:rFonts w:ascii="Arial" w:eastAsia="Arial" w:hAnsi="Arial" w:cs="MEPS Bookman WTS"/>
        </w:rPr>
        <w:t xml:space="preserve">“U għidilhom, ‘Meta </w:t>
      </w:r>
      <w:r w:rsidR="00230078" w:rsidRPr="00D7758B">
        <w:rPr>
          <w:rFonts w:ascii="Arial" w:eastAsia="Arial" w:hAnsi="Arial" w:cs="MEPS Bookman WTS"/>
        </w:rPr>
        <w:t xml:space="preserve">intom il-Leviti </w:t>
      </w:r>
      <w:r w:rsidRPr="00D7758B">
        <w:rPr>
          <w:rFonts w:ascii="Arial" w:eastAsia="Arial" w:hAnsi="Arial" w:cs="MEPS Bookman WTS"/>
        </w:rPr>
        <w:t>tagħtu l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 xml:space="preserve">aħjar minnhom, imbagħad </w:t>
      </w:r>
      <w:r w:rsidR="0028463C" w:rsidRPr="00D7758B">
        <w:rPr>
          <w:rFonts w:ascii="Arial" w:eastAsia="Arial" w:hAnsi="Arial" w:cs="MEPS Bookman WTS"/>
        </w:rPr>
        <w:t xml:space="preserve">il-kontribuzzjoni </w:t>
      </w:r>
      <w:r w:rsidR="00230078" w:rsidRPr="00D7758B">
        <w:rPr>
          <w:rFonts w:ascii="Arial" w:eastAsia="Arial" w:hAnsi="Arial" w:cs="MEPS Bookman WTS"/>
        </w:rPr>
        <w:t>tiġi kkunsidrata bħallikieku kienet miċ-ċereali, l-inbid, jew iż-żejt tagħkom</w:t>
      </w:r>
      <w:r w:rsidRPr="00D7758B">
        <w:rPr>
          <w:rFonts w:ascii="Arial" w:eastAsia="Arial" w:hAnsi="Arial" w:cs="MEPS Bookman WTS"/>
        </w:rPr>
        <w:t xml:space="preserve">. </w:t>
      </w:r>
      <w:r w:rsidRPr="00D7758B">
        <w:rPr>
          <w:rFonts w:ascii="Arial" w:eastAsia="Arial" w:hAnsi="Arial" w:cs="Arial"/>
          <w:b/>
        </w:rPr>
        <w:t>18:31</w:t>
      </w:r>
      <w:r w:rsidR="00B84340" w:rsidRPr="00D7758B">
        <w:rPr>
          <w:rFonts w:ascii="Arial" w:eastAsia="Arial" w:hAnsi="Arial" w:cs="Arial"/>
          <w:b/>
        </w:rPr>
        <w:t xml:space="preserve"> </w:t>
      </w:r>
      <w:r w:rsidR="0028463C" w:rsidRPr="00D7758B">
        <w:rPr>
          <w:rFonts w:ascii="Arial" w:eastAsia="Arial" w:hAnsi="Arial" w:cs="MEPS Bookman WTS"/>
        </w:rPr>
        <w:t xml:space="preserve">Intom u n-nies taʼ darkom tistgħu </w:t>
      </w:r>
      <w:r w:rsidR="00CE462D" w:rsidRPr="00D7758B">
        <w:rPr>
          <w:rFonts w:ascii="Arial" w:eastAsia="Arial" w:hAnsi="Arial" w:cs="MEPS Bookman WTS"/>
        </w:rPr>
        <w:t>tieklu l-</w:t>
      </w:r>
      <w:r w:rsidR="00E76F01" w:rsidRPr="00D7758B">
        <w:rPr>
          <w:rFonts w:ascii="Arial" w:eastAsia="Arial" w:hAnsi="Arial" w:cs="MEPS Bookman WTS"/>
        </w:rPr>
        <w:t xml:space="preserve">bqija </w:t>
      </w:r>
      <w:proofErr w:type="spellStart"/>
      <w:r w:rsidR="00E76F01" w:rsidRPr="00D7758B">
        <w:rPr>
          <w:rFonts w:ascii="Arial" w:eastAsia="Arial" w:hAnsi="Arial" w:cs="MEPS Bookman WTS"/>
        </w:rPr>
        <w:t>ta</w:t>
      </w:r>
      <w:proofErr w:type="spellEnd"/>
      <w:r w:rsidR="00CE462D" w:rsidRPr="00D7758B">
        <w:rPr>
          <w:rStyle w:val="CommentReference"/>
        </w:rPr>
        <w:commentReference w:id="5"/>
      </w:r>
      <w:r w:rsidR="001541D2" w:rsidRPr="001541D2">
        <w:rPr>
          <w:rFonts w:ascii="Arial" w:eastAsia="Arial" w:hAnsi="Arial" w:cs="MEPS Bookman WTS"/>
        </w:rPr>
        <w:t>’</w:t>
      </w:r>
      <w:r w:rsidR="00CE462D" w:rsidRPr="00D7758B">
        <w:rPr>
          <w:rFonts w:ascii="Arial" w:eastAsia="Arial" w:hAnsi="Arial" w:cs="MEPS Bookman WTS"/>
        </w:rPr>
        <w:t xml:space="preserve"> </w:t>
      </w:r>
      <w:r w:rsidR="001541D2" w:rsidRPr="001541D2">
        <w:rPr>
          <w:rFonts w:ascii="Arial" w:eastAsia="Arial" w:hAnsi="Arial" w:cs="MEPS Bookman WTS"/>
        </w:rPr>
        <w:t>dak li tir</w:t>
      </w:r>
      <w:r w:rsidR="001541D2">
        <w:rPr>
          <w:rFonts w:ascii="Arial" w:eastAsia="Arial" w:hAnsi="Arial" w:cs="MEPS Bookman WTS"/>
        </w:rPr>
        <w:t>ċ</w:t>
      </w:r>
      <w:r w:rsidR="001541D2" w:rsidRPr="001541D2">
        <w:rPr>
          <w:rFonts w:ascii="Arial" w:eastAsia="Arial" w:hAnsi="Arial" w:cs="MEPS Bookman WTS"/>
        </w:rPr>
        <w:t>ievu mill-I</w:t>
      </w:r>
      <w:r w:rsidR="001541D2">
        <w:rPr>
          <w:rFonts w:ascii="Arial" w:eastAsia="Arial" w:hAnsi="Arial" w:cs="MEPS Bookman WTS"/>
        </w:rPr>
        <w:t>żra</w:t>
      </w:r>
      <w:r w:rsidR="00D947F1">
        <w:rPr>
          <w:rFonts w:ascii="Arial" w:eastAsia="Arial" w:hAnsi="Arial" w:cs="MEPS Bookman WTS"/>
        </w:rPr>
        <w:t>e</w:t>
      </w:r>
      <w:r w:rsidR="001541D2">
        <w:rPr>
          <w:rFonts w:ascii="Arial" w:eastAsia="Arial" w:hAnsi="Arial" w:cs="MEPS Bookman WTS"/>
        </w:rPr>
        <w:t xml:space="preserve">lin </w:t>
      </w:r>
      <w:r w:rsidR="00CE462D" w:rsidRPr="00D7758B">
        <w:rPr>
          <w:rFonts w:ascii="Arial" w:eastAsia="Arial" w:hAnsi="Arial" w:cs="MEPS Bookman WTS"/>
        </w:rPr>
        <w:t>fi kwalunkwe</w:t>
      </w:r>
      <w:r w:rsidRPr="00D7758B">
        <w:rPr>
          <w:rFonts w:ascii="Arial" w:eastAsia="Arial" w:hAnsi="Arial" w:cs="MEPS Bookman WTS"/>
        </w:rPr>
        <w:t xml:space="preserve"> post, għaliex hu l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 xml:space="preserve">ħlas tagħkom </w:t>
      </w:r>
      <w:r w:rsidR="00E76F01" w:rsidRPr="00D7758B">
        <w:rPr>
          <w:rFonts w:ascii="Arial" w:eastAsia="Arial" w:hAnsi="Arial" w:cs="MEPS Bookman WTS"/>
        </w:rPr>
        <w:t>għa</w:t>
      </w:r>
      <w:r w:rsidRPr="00D7758B">
        <w:rPr>
          <w:rFonts w:ascii="Arial" w:eastAsia="Arial" w:hAnsi="Arial" w:cs="MEPS Bookman WTS"/>
        </w:rPr>
        <w:t>s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 xml:space="preserve">servizz </w:t>
      </w:r>
      <w:r w:rsidR="00E76F01" w:rsidRPr="00D7758B">
        <w:rPr>
          <w:rFonts w:ascii="Arial" w:eastAsia="Arial" w:hAnsi="Arial" w:cs="MEPS Bookman WTS"/>
        </w:rPr>
        <w:t xml:space="preserve">li </w:t>
      </w:r>
      <w:r w:rsidR="00F30117" w:rsidRPr="00627C70">
        <w:rPr>
          <w:rFonts w:ascii="Arial" w:eastAsia="Arial" w:hAnsi="Arial" w:cs="MEPS Bookman WTS"/>
        </w:rPr>
        <w:t>t</w:t>
      </w:r>
      <w:r w:rsidR="00F30117">
        <w:rPr>
          <w:rFonts w:ascii="Arial" w:eastAsia="Arial" w:hAnsi="Arial" w:cs="MEPS Bookman WTS"/>
        </w:rPr>
        <w:t>agħmlu</w:t>
      </w:r>
      <w:r w:rsidR="00F30117" w:rsidRPr="00D7758B">
        <w:rPr>
          <w:rFonts w:ascii="Arial" w:eastAsia="Arial" w:hAnsi="Arial" w:cs="MEPS Bookman WTS"/>
        </w:rPr>
        <w:t xml:space="preserve"> </w:t>
      </w:r>
      <w:r w:rsidRPr="00D7758B">
        <w:rPr>
          <w:rFonts w:ascii="Arial" w:eastAsia="Arial" w:hAnsi="Arial" w:cs="MEPS Bookman WTS"/>
        </w:rPr>
        <w:t>fit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>tinda tal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 xml:space="preserve">laqgħa. </w:t>
      </w:r>
      <w:r w:rsidRPr="00D7758B">
        <w:rPr>
          <w:rFonts w:ascii="Arial" w:eastAsia="Arial" w:hAnsi="Arial" w:cs="Arial"/>
          <w:b/>
        </w:rPr>
        <w:t>18:32</w:t>
      </w:r>
      <w:r w:rsidR="00B84340" w:rsidRPr="00D7758B">
        <w:rPr>
          <w:rFonts w:ascii="Arial" w:eastAsia="Arial" w:hAnsi="Arial" w:cs="Arial"/>
          <w:b/>
        </w:rPr>
        <w:t xml:space="preserve"> </w:t>
      </w:r>
      <w:r w:rsidR="00693540" w:rsidRPr="00D7758B">
        <w:rPr>
          <w:rFonts w:eastAsia="Arial"/>
        </w:rPr>
        <w:t>Sake</w:t>
      </w:r>
      <w:bookmarkStart w:id="6" w:name="_GoBack"/>
      <w:bookmarkEnd w:id="6"/>
      <w:r w:rsidR="00693540" w:rsidRPr="00D7758B">
        <w:rPr>
          <w:rFonts w:eastAsia="Arial"/>
        </w:rPr>
        <w:t xml:space="preserve">mm </w:t>
      </w:r>
      <w:r w:rsidR="00693540" w:rsidRPr="00D7758B">
        <w:rPr>
          <w:rFonts w:ascii="Arial" w:eastAsia="Arial" w:hAnsi="Arial" w:cs="MEPS Bookman WTS"/>
        </w:rPr>
        <w:t xml:space="preserve">tagħtu l-aħjar minnhom, </w:t>
      </w:r>
      <w:r w:rsidRPr="00D7758B">
        <w:rPr>
          <w:rFonts w:ascii="Arial" w:eastAsia="Arial" w:hAnsi="Arial" w:cs="MEPS Bookman WTS"/>
        </w:rPr>
        <w:t>m</w:t>
      </w:r>
      <w:r w:rsidR="00693540" w:rsidRPr="00D7758B">
        <w:rPr>
          <w:rFonts w:ascii="Arial" w:eastAsia="Arial" w:hAnsi="Arial" w:cs="MEPS Bookman WTS"/>
        </w:rPr>
        <w:t>a tagħmlux</w:t>
      </w:r>
      <w:r w:rsidRPr="00D7758B">
        <w:rPr>
          <w:rFonts w:ascii="Arial" w:eastAsia="Arial" w:hAnsi="Arial" w:cs="MEPS Bookman WTS"/>
        </w:rPr>
        <w:t xml:space="preserve"> dnub </w:t>
      </w:r>
      <w:r w:rsidR="003A5FF1" w:rsidRPr="00D7758B">
        <w:rPr>
          <w:rFonts w:ascii="Arial" w:eastAsia="Arial" w:hAnsi="Arial" w:cs="MEPS Bookman WTS"/>
        </w:rPr>
        <w:t>f’dan</w:t>
      </w:r>
      <w:r w:rsidRPr="00D7758B">
        <w:rPr>
          <w:rFonts w:ascii="Arial" w:eastAsia="Arial" w:hAnsi="Arial" w:cs="MEPS Bookman WTS"/>
        </w:rPr>
        <w:t>, u m’għandkomx tka</w:t>
      </w:r>
      <w:r w:rsidR="003A5FF1" w:rsidRPr="00D7758B">
        <w:rPr>
          <w:rFonts w:ascii="Arial" w:eastAsia="Arial" w:hAnsi="Arial" w:cs="MEPS Bookman WTS"/>
        </w:rPr>
        <w:t>ż</w:t>
      </w:r>
      <w:r w:rsidRPr="00D7758B">
        <w:rPr>
          <w:rFonts w:ascii="Arial" w:eastAsia="Arial" w:hAnsi="Arial" w:cs="MEPS Bookman WTS"/>
        </w:rPr>
        <w:t>bru l</w:t>
      </w:r>
      <w:r w:rsidR="00B84340" w:rsidRPr="00D7758B">
        <w:rPr>
          <w:rFonts w:ascii="Arial" w:eastAsia="Arial" w:hAnsi="Arial" w:cs="MEPS Bookman WTS"/>
        </w:rPr>
        <w:t>-</w:t>
      </w:r>
      <w:r w:rsidRPr="00D7758B">
        <w:rPr>
          <w:rFonts w:ascii="Arial" w:eastAsia="Arial" w:hAnsi="Arial" w:cs="MEPS Bookman WTS"/>
        </w:rPr>
        <w:t>affarijiet qadd</w:t>
      </w:r>
      <w:r w:rsidR="003A5FF1" w:rsidRPr="00D7758B">
        <w:rPr>
          <w:rFonts w:ascii="Arial" w:eastAsia="Arial" w:hAnsi="Arial" w:cs="MEPS Bookman WTS"/>
        </w:rPr>
        <w:t>i</w:t>
      </w:r>
      <w:r w:rsidRPr="00D7758B">
        <w:rPr>
          <w:rFonts w:ascii="Arial" w:eastAsia="Arial" w:hAnsi="Arial" w:cs="MEPS Bookman WTS"/>
        </w:rPr>
        <w:t>sin ta</w:t>
      </w:r>
      <w:r w:rsidR="003A5FF1" w:rsidRPr="00D7758B">
        <w:rPr>
          <w:rFonts w:ascii="Arial" w:eastAsia="Arial" w:hAnsi="Arial" w:cs="MEPS Bookman WTS"/>
        </w:rPr>
        <w:t>l-</w:t>
      </w:r>
      <w:r w:rsidR="00383A6D" w:rsidRPr="00D7758B">
        <w:rPr>
          <w:rFonts w:ascii="Arial" w:eastAsia="Arial" w:hAnsi="Arial" w:cs="MEPS Bookman WTS"/>
        </w:rPr>
        <w:t>Iżrael</w:t>
      </w:r>
      <w:r w:rsidR="003A5FF1" w:rsidRPr="00D7758B">
        <w:rPr>
          <w:rFonts w:ascii="Arial" w:eastAsia="Arial" w:hAnsi="Arial" w:cs="MEPS Bookman WTS"/>
        </w:rPr>
        <w:t>in</w:t>
      </w:r>
      <w:r w:rsidRPr="00D7758B">
        <w:rPr>
          <w:rFonts w:ascii="Arial" w:eastAsia="Arial" w:hAnsi="Arial" w:cs="MEPS Bookman WTS"/>
        </w:rPr>
        <w:t>, għax inkella tmutu.’”</w:t>
      </w:r>
    </w:p>
    <w:p w14:paraId="482B85E6" w14:textId="77777777" w:rsidR="00762BCB" w:rsidRPr="00D7758B" w:rsidRDefault="00762BCB" w:rsidP="005E3190"/>
    <w:sectPr w:rsidR="00762BCB" w:rsidRPr="00D7758B" w:rsidSect="00C56FAE">
      <w:headerReference w:type="default" r:id="rId10"/>
      <w:headerReference w:type="first" r:id="rId11"/>
      <w:pgSz w:w="11907" w:h="16840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14T08:44:00Z" w:initials="t">
    <w:p w14:paraId="0769D179" w14:textId="77777777" w:rsidR="00DE5290" w:rsidRDefault="00DE52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18:7 - purtiera</w:t>
        </w:r>
      </w:hyperlink>
    </w:p>
  </w:comment>
  <w:comment w:id="1" w:author="nwt Outside Readers Comments" w:date="2020-04-15T18:20:00Z" w:initials="r">
    <w:p w14:paraId="0195B1CE" w14:textId="77777777" w:rsidR="000D47FA" w:rsidRDefault="000D47F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18:11 - mxejrin</w:t>
        </w:r>
      </w:hyperlink>
    </w:p>
  </w:comment>
  <w:comment w:id="2" w:author="nwt Outside Readers Comments" w:date="2020-04-15T18:21:00Z" w:initials="r">
    <w:p w14:paraId="66D2CAB4" w14:textId="77777777" w:rsidR="00C40EE2" w:rsidRDefault="00C40EE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18:11 - jikolhom</w:t>
        </w:r>
      </w:hyperlink>
    </w:p>
  </w:comment>
  <w:comment w:id="3" w:author="nwt Outside Readers Comments" w:date="2020-04-15T18:22:00Z" w:initials="r">
    <w:p w14:paraId="3FB7554D" w14:textId="77777777" w:rsidR="002070B6" w:rsidRDefault="002070B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18:13 - jieklu</w:t>
        </w:r>
      </w:hyperlink>
    </w:p>
  </w:comment>
  <w:comment w:id="4" w:author="nwt Outside Readers Comments" w:date="2020-04-15T18:23:00Z" w:initials="r">
    <w:p w14:paraId="77503E37" w14:textId="77777777" w:rsidR="004F6972" w:rsidRDefault="004F697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18:18 - mxejra</w:t>
        </w:r>
      </w:hyperlink>
    </w:p>
  </w:comment>
  <w:comment w:id="5" w:author="nwt Team Comments" w:date="2020-01-14T11:28:00Z" w:initials="t">
    <w:p w14:paraId="5C6FBC9D" w14:textId="77777777" w:rsidR="00CE462D" w:rsidRDefault="00CE462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18:31 - Iżraelin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769D179" w15:done="0"/>
  <w15:commentEx w15:paraId="0195B1CE" w15:done="0"/>
  <w15:commentEx w15:paraId="66D2CAB4" w15:done="0"/>
  <w15:commentEx w15:paraId="3FB7554D" w15:done="0"/>
  <w15:commentEx w15:paraId="77503E37" w15:done="0"/>
  <w15:commentEx w15:paraId="5C6FBC9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769D179" w16cid:durableId="2395795B"/>
  <w16cid:commentId w16cid:paraId="0195B1CE" w16cid:durableId="2395795C"/>
  <w16cid:commentId w16cid:paraId="66D2CAB4" w16cid:durableId="2395795D"/>
  <w16cid:commentId w16cid:paraId="3FB7554D" w16cid:durableId="2395795E"/>
  <w16cid:commentId w16cid:paraId="77503E37" w16cid:durableId="239579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B171F" w14:textId="77777777" w:rsidR="00622D40" w:rsidRDefault="00622D40">
      <w:r>
        <w:separator/>
      </w:r>
    </w:p>
  </w:endnote>
  <w:endnote w:type="continuationSeparator" w:id="0">
    <w:p w14:paraId="2AF2E824" w14:textId="77777777" w:rsidR="00622D40" w:rsidRDefault="00622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BB4190" w14:textId="77777777" w:rsidR="00622D40" w:rsidRDefault="00622D40">
      <w:r>
        <w:separator/>
      </w:r>
    </w:p>
  </w:footnote>
  <w:footnote w:type="continuationSeparator" w:id="0">
    <w:p w14:paraId="7E060A34" w14:textId="77777777" w:rsidR="00622D40" w:rsidRDefault="00622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1B1D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7758B">
      <w:rPr>
        <w:rStyle w:val="PageNumber"/>
        <w:noProof/>
      </w:rPr>
      <w:t>3</w:t>
    </w:r>
    <w:r>
      <w:rPr>
        <w:rStyle w:val="PageNumber"/>
      </w:rPr>
      <w:fldChar w:fldCharType="end"/>
    </w:r>
  </w:p>
  <w:p w14:paraId="40FF5B0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7758B">
        <w:t>Numbers Chapter 18</w:t>
      </w:r>
    </w:fldSimple>
  </w:p>
  <w:p w14:paraId="1F539C3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7758B">
      <w:t>04-Numbers</w:t>
    </w:r>
    <w:r>
      <w:fldChar w:fldCharType="end"/>
    </w:r>
  </w:p>
  <w:p w14:paraId="659CDC2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7" w:author="Miriam Abela" w:date="2020-01-14T13:12:00Z">
      <w:r w:rsidR="00D7758B">
        <w:rPr>
          <w:noProof/>
          <w:snapToGrid w:val="0"/>
        </w:rPr>
        <w:t>Numbers 18</w:t>
      </w:r>
    </w:ins>
    <w:del w:id="8" w:author="Miriam Abela" w:date="2020-01-14T13:08:00Z">
      <w:r w:rsidR="005E3190" w:rsidDel="00D7758B">
        <w:rPr>
          <w:noProof/>
          <w:snapToGrid w:val="0"/>
        </w:rPr>
        <w:delText>Numbers 18.docx</w:delText>
      </w:r>
    </w:del>
    <w:r>
      <w:rPr>
        <w:snapToGrid w:val="0"/>
      </w:rPr>
      <w:fldChar w:fldCharType="end"/>
    </w:r>
    <w:r>
      <w:rPr>
        <w:snapToGrid w:val="0"/>
      </w:rPr>
      <w:tab/>
    </w:r>
  </w:p>
  <w:p w14:paraId="4DB756E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0F09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7758B">
        <w:t>Numbers Chapter 18</w:t>
      </w:r>
    </w:fldSimple>
  </w:p>
  <w:p w14:paraId="258B161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7758B">
      <w:t>04-Numbers</w:t>
    </w:r>
    <w:r>
      <w:fldChar w:fldCharType="end"/>
    </w:r>
  </w:p>
  <w:p w14:paraId="63DA670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9" w:author="Miriam Abela" w:date="2020-01-14T13:12:00Z">
      <w:r w:rsidR="00D7758B">
        <w:rPr>
          <w:noProof/>
          <w:snapToGrid w:val="0"/>
        </w:rPr>
        <w:t>Numbers 18</w:t>
      </w:r>
    </w:ins>
    <w:del w:id="10" w:author="Miriam Abela" w:date="2020-01-14T13:08:00Z">
      <w:r w:rsidR="005E3190" w:rsidDel="00D7758B">
        <w:rPr>
          <w:noProof/>
          <w:snapToGrid w:val="0"/>
        </w:rPr>
        <w:delText>Numbers 18.docx</w:delText>
      </w:r>
    </w:del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7758B">
      <w:t>&lt;not set&gt;</w:t>
    </w:r>
    <w:r>
      <w:fldChar w:fldCharType="end"/>
    </w:r>
  </w:p>
  <w:p w14:paraId="4CAEB9F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7758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7758B">
      <w:t>&lt;not set&gt;</w:t>
    </w:r>
    <w:r>
      <w:fldChar w:fldCharType="end"/>
    </w:r>
  </w:p>
  <w:p w14:paraId="662093A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7758B">
      <w:t>&lt;not set&gt;</w:t>
    </w:r>
    <w:r>
      <w:fldChar w:fldCharType="end"/>
    </w:r>
  </w:p>
  <w:p w14:paraId="0ACCD7C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D40"/>
    <w:rsid w:val="000212E2"/>
    <w:rsid w:val="00032364"/>
    <w:rsid w:val="000C758F"/>
    <w:rsid w:val="000D47FA"/>
    <w:rsid w:val="000E0984"/>
    <w:rsid w:val="00124CFF"/>
    <w:rsid w:val="001277B0"/>
    <w:rsid w:val="00137078"/>
    <w:rsid w:val="001541D2"/>
    <w:rsid w:val="00193A0D"/>
    <w:rsid w:val="001A1953"/>
    <w:rsid w:val="001D0281"/>
    <w:rsid w:val="001D307E"/>
    <w:rsid w:val="002070B6"/>
    <w:rsid w:val="002119FA"/>
    <w:rsid w:val="00230078"/>
    <w:rsid w:val="0024504D"/>
    <w:rsid w:val="00245EDD"/>
    <w:rsid w:val="0026230D"/>
    <w:rsid w:val="002661E3"/>
    <w:rsid w:val="0028463C"/>
    <w:rsid w:val="002B524D"/>
    <w:rsid w:val="002C5FC0"/>
    <w:rsid w:val="002D5A7F"/>
    <w:rsid w:val="002E10FE"/>
    <w:rsid w:val="002F28D6"/>
    <w:rsid w:val="00310508"/>
    <w:rsid w:val="00360164"/>
    <w:rsid w:val="0037240F"/>
    <w:rsid w:val="00383A6D"/>
    <w:rsid w:val="003A5FF1"/>
    <w:rsid w:val="003B4AD0"/>
    <w:rsid w:val="003E7C58"/>
    <w:rsid w:val="004030AC"/>
    <w:rsid w:val="0041422D"/>
    <w:rsid w:val="004500A2"/>
    <w:rsid w:val="004738D0"/>
    <w:rsid w:val="004C1EAA"/>
    <w:rsid w:val="004C5EB7"/>
    <w:rsid w:val="004F6972"/>
    <w:rsid w:val="005C30A8"/>
    <w:rsid w:val="005D4494"/>
    <w:rsid w:val="005D4FAF"/>
    <w:rsid w:val="005E3190"/>
    <w:rsid w:val="005F29B7"/>
    <w:rsid w:val="0061483E"/>
    <w:rsid w:val="00622D40"/>
    <w:rsid w:val="00627C70"/>
    <w:rsid w:val="006634F9"/>
    <w:rsid w:val="00683A19"/>
    <w:rsid w:val="006861B0"/>
    <w:rsid w:val="00693540"/>
    <w:rsid w:val="006A142F"/>
    <w:rsid w:val="006B2E68"/>
    <w:rsid w:val="006D0A9F"/>
    <w:rsid w:val="006F4D62"/>
    <w:rsid w:val="006F4E07"/>
    <w:rsid w:val="007151CE"/>
    <w:rsid w:val="00717C76"/>
    <w:rsid w:val="007252D4"/>
    <w:rsid w:val="0073344D"/>
    <w:rsid w:val="00743E15"/>
    <w:rsid w:val="0075006C"/>
    <w:rsid w:val="007602B9"/>
    <w:rsid w:val="00762BCB"/>
    <w:rsid w:val="00784C18"/>
    <w:rsid w:val="00796D66"/>
    <w:rsid w:val="007A584B"/>
    <w:rsid w:val="007B3271"/>
    <w:rsid w:val="0082501A"/>
    <w:rsid w:val="00827685"/>
    <w:rsid w:val="00855DC1"/>
    <w:rsid w:val="00863830"/>
    <w:rsid w:val="00875211"/>
    <w:rsid w:val="00880789"/>
    <w:rsid w:val="008907BB"/>
    <w:rsid w:val="008D44EF"/>
    <w:rsid w:val="008E2E0B"/>
    <w:rsid w:val="008F667F"/>
    <w:rsid w:val="00920229"/>
    <w:rsid w:val="0092664B"/>
    <w:rsid w:val="009337A2"/>
    <w:rsid w:val="00980020"/>
    <w:rsid w:val="009B70C8"/>
    <w:rsid w:val="009C7D92"/>
    <w:rsid w:val="009F528B"/>
    <w:rsid w:val="009F7FE2"/>
    <w:rsid w:val="00A03123"/>
    <w:rsid w:val="00A13B03"/>
    <w:rsid w:val="00A5335B"/>
    <w:rsid w:val="00A73FF6"/>
    <w:rsid w:val="00A83778"/>
    <w:rsid w:val="00AA09DB"/>
    <w:rsid w:val="00AB66A3"/>
    <w:rsid w:val="00AE0BF1"/>
    <w:rsid w:val="00AE53C0"/>
    <w:rsid w:val="00B30BD1"/>
    <w:rsid w:val="00B47D24"/>
    <w:rsid w:val="00B808E1"/>
    <w:rsid w:val="00B84340"/>
    <w:rsid w:val="00B87B77"/>
    <w:rsid w:val="00BB296C"/>
    <w:rsid w:val="00BB2F0E"/>
    <w:rsid w:val="00BD4E2F"/>
    <w:rsid w:val="00BD6AB0"/>
    <w:rsid w:val="00C20A9E"/>
    <w:rsid w:val="00C37E6E"/>
    <w:rsid w:val="00C40EE2"/>
    <w:rsid w:val="00C4526B"/>
    <w:rsid w:val="00C56FAE"/>
    <w:rsid w:val="00C575FD"/>
    <w:rsid w:val="00C92D5F"/>
    <w:rsid w:val="00CA2E7C"/>
    <w:rsid w:val="00CE462D"/>
    <w:rsid w:val="00CE4983"/>
    <w:rsid w:val="00D0240E"/>
    <w:rsid w:val="00D07142"/>
    <w:rsid w:val="00D31079"/>
    <w:rsid w:val="00D41195"/>
    <w:rsid w:val="00D428E2"/>
    <w:rsid w:val="00D46DA0"/>
    <w:rsid w:val="00D67FE7"/>
    <w:rsid w:val="00D73167"/>
    <w:rsid w:val="00D75449"/>
    <w:rsid w:val="00D7758B"/>
    <w:rsid w:val="00D947F1"/>
    <w:rsid w:val="00DA0FE2"/>
    <w:rsid w:val="00DC20C9"/>
    <w:rsid w:val="00DC700C"/>
    <w:rsid w:val="00DE253C"/>
    <w:rsid w:val="00DE5290"/>
    <w:rsid w:val="00E07A11"/>
    <w:rsid w:val="00E7358D"/>
    <w:rsid w:val="00E76F01"/>
    <w:rsid w:val="00E936E9"/>
    <w:rsid w:val="00E948D7"/>
    <w:rsid w:val="00EA4889"/>
    <w:rsid w:val="00EA4E0E"/>
    <w:rsid w:val="00EA5871"/>
    <w:rsid w:val="00EB4077"/>
    <w:rsid w:val="00ED3B86"/>
    <w:rsid w:val="00EF3BC1"/>
    <w:rsid w:val="00F01AD2"/>
    <w:rsid w:val="00F30117"/>
    <w:rsid w:val="00F61E76"/>
    <w:rsid w:val="00F66502"/>
    <w:rsid w:val="00F715EB"/>
    <w:rsid w:val="00F71E0D"/>
    <w:rsid w:val="00F77C66"/>
    <w:rsid w:val="00F83EE0"/>
    <w:rsid w:val="00F935DB"/>
    <w:rsid w:val="00F94330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0306279"/>
  <w15:docId w15:val="{FC60A0B3-B1AB-4ECA-A61D-D3530293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DE5290"/>
    <w:rPr>
      <w:sz w:val="16"/>
      <w:szCs w:val="16"/>
    </w:rPr>
  </w:style>
  <w:style w:type="paragraph" w:styleId="CommentText">
    <w:name w:val="annotation text"/>
    <w:basedOn w:val="Normal"/>
    <w:link w:val="CommentTextChar"/>
    <w:rsid w:val="00DE5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E529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E5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E529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E529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E0B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E0BF1"/>
    <w:rPr>
      <w:rFonts w:ascii="Segoe UI" w:eastAsia="Times New Roman" w:hAnsi="Segoe UI" w:cs="Segoe UI"/>
      <w:sz w:val="18"/>
      <w:szCs w:val="18"/>
      <w:lang w:val="mt-MT" w:eastAsia="en-US" w:bidi="ta-IN"/>
    </w:rPr>
  </w:style>
  <w:style w:type="character" w:styleId="FollowedHyperlink">
    <w:name w:val="FollowedHyperlink"/>
    <w:basedOn w:val="DefaultParagraphFont"/>
    <w:semiHidden/>
    <w:unhideWhenUsed/>
    <w:rsid w:val="001541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03&amp;book=4&amp;chapter=18&amp;verse=11" TargetMode="External"/><Relationship Id="rId2" Type="http://schemas.openxmlformats.org/officeDocument/2006/relationships/hyperlink" Target="wtsbiblecomment:refid=45&amp;biblecommentid=3302&amp;book=4&amp;chapter=18&amp;verse=11" TargetMode="External"/><Relationship Id="rId1" Type="http://schemas.openxmlformats.org/officeDocument/2006/relationships/hyperlink" Target="wtsbiblecomment:refid=44&amp;biblecommentid=2890&amp;book=4&amp;chapter=18&amp;verse=7" TargetMode="External"/><Relationship Id="rId6" Type="http://schemas.openxmlformats.org/officeDocument/2006/relationships/hyperlink" Target="wtsbiblecomment:refid=44&amp;biblecommentid=2891&amp;book=4&amp;chapter=18&amp;verse=31" TargetMode="External"/><Relationship Id="rId5" Type="http://schemas.openxmlformats.org/officeDocument/2006/relationships/hyperlink" Target="wtsbiblecomment:refid=45&amp;biblecommentid=3305&amp;book=4&amp;chapter=18&amp;verse=18" TargetMode="External"/><Relationship Id="rId4" Type="http://schemas.openxmlformats.org/officeDocument/2006/relationships/hyperlink" Target="wtsbiblecomment:refid=45&amp;biblecommentid=3304&amp;book=4&amp;chapter=18&amp;verse=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6A668-6705-4697-8CD7-18F5927CB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785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18</vt:lpstr>
    </vt:vector>
  </TitlesOfParts>
  <Company>Watchtower</Company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18</dc:title>
  <dc:subject/>
  <dc:creator>David Waterson</dc:creator>
  <cp:keywords/>
  <dc:description/>
  <cp:lastModifiedBy>Calleja, Matthew</cp:lastModifiedBy>
  <cp:revision>69</cp:revision>
  <cp:lastPrinted>2020-01-14T12:12:00Z</cp:lastPrinted>
  <dcterms:created xsi:type="dcterms:W3CDTF">2019-08-04T14:16:00Z</dcterms:created>
  <dcterms:modified xsi:type="dcterms:W3CDTF">2021-07-01T12:21:00Z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18.docx</vt:lpwstr>
  </property>
  <property fmtid="{D5CDD505-2E9C-101B-9397-08002B2CF9AE}" pid="9" name="_TranslationDocumentId">
    <vt:i4>19465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