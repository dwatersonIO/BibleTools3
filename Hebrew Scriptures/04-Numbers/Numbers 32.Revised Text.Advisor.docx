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F96" w:rsidRPr="00A620B1" w:rsidRDefault="00443F96" w:rsidP="00443F96">
      <w:pPr>
        <w:rPr>
          <w:rFonts w:ascii="Trebuchet MS" w:hAnsi="Trebuchet MS"/>
          <w:noProof/>
        </w:rPr>
      </w:pPr>
      <w:bookmarkStart w:id="0" w:name="_GoBack"/>
      <w:bookmarkEnd w:id="0"/>
      <w:r w:rsidRPr="00A620B1">
        <w:rPr>
          <w:rFonts w:ascii="Trebuchet MS" w:hAnsi="Trebuchet MS"/>
          <w:b/>
        </w:rPr>
        <w:t xml:space="preserve">32:1 </w:t>
      </w:r>
      <w:r w:rsidRPr="00A620B1">
        <w:rPr>
          <w:rFonts w:ascii="Trebuchet MS" w:hAnsi="Trebuchet MS"/>
          <w:noProof/>
        </w:rPr>
        <w:t xml:space="preserve">Now the sons of Reu′ben and the sons of Gad had </w:t>
      </w:r>
      <w:del w:id="1" w:author="Author">
        <w:r w:rsidRPr="00A620B1">
          <w:rPr>
            <w:rFonts w:ascii="Trebuchet MS" w:hAnsi="Trebuchet MS"/>
            <w:noProof/>
          </w:rPr>
          <w:delText xml:space="preserve">come to have numerous </w:delText>
        </w:r>
      </w:del>
      <w:ins w:id="2" w:author="Author">
        <w:r w:rsidRPr="00A620B1">
          <w:rPr>
            <w:rFonts w:ascii="Trebuchet MS" w:hAnsi="Trebuchet MS"/>
            <w:noProof/>
          </w:rPr>
          <w:t xml:space="preserve">very large quantities of </w:t>
        </w:r>
      </w:ins>
      <w:r w:rsidRPr="00A620B1">
        <w:rPr>
          <w:rFonts w:ascii="Trebuchet MS" w:hAnsi="Trebuchet MS"/>
          <w:noProof/>
        </w:rPr>
        <w:t xml:space="preserve">livestock, </w:t>
      </w:r>
      <w:del w:id="3" w:author="Author">
        <w:r w:rsidRPr="00A620B1">
          <w:rPr>
            <w:rFonts w:ascii="Trebuchet MS" w:hAnsi="Trebuchet MS"/>
            <w:noProof/>
          </w:rPr>
          <w:delText xml:space="preserve">very many, in fact. And </w:delText>
        </w:r>
      </w:del>
      <w:ins w:id="4" w:author="Author">
        <w:r w:rsidRPr="00A620B1">
          <w:rPr>
            <w:rFonts w:ascii="Trebuchet MS" w:hAnsi="Trebuchet MS"/>
            <w:noProof/>
          </w:rPr>
          <w:t xml:space="preserve">and </w:t>
        </w:r>
      </w:ins>
      <w:r w:rsidRPr="00A620B1">
        <w:rPr>
          <w:rFonts w:ascii="Trebuchet MS" w:hAnsi="Trebuchet MS"/>
          <w:noProof/>
        </w:rPr>
        <w:t xml:space="preserve">they </w:t>
      </w:r>
      <w:del w:id="5" w:author="Author">
        <w:r w:rsidRPr="00A620B1">
          <w:rPr>
            <w:rFonts w:ascii="Trebuchet MS" w:hAnsi="Trebuchet MS"/>
            <w:noProof/>
          </w:rPr>
          <w:delText>began to see</w:delText>
        </w:r>
      </w:del>
      <w:ins w:id="6" w:author="Author">
        <w:r w:rsidRPr="00A620B1">
          <w:rPr>
            <w:rFonts w:ascii="Trebuchet MS" w:hAnsi="Trebuchet MS"/>
            <w:noProof/>
          </w:rPr>
          <w:t>saw that</w:t>
        </w:r>
      </w:ins>
      <w:r w:rsidRPr="00A620B1">
        <w:rPr>
          <w:rFonts w:ascii="Trebuchet MS" w:hAnsi="Trebuchet MS"/>
          <w:noProof/>
        </w:rPr>
        <w:t xml:space="preserve"> the </w:t>
      </w:r>
      <w:del w:id="7" w:author="Author">
        <w:r w:rsidRPr="00A620B1">
          <w:rPr>
            <w:rFonts w:ascii="Trebuchet MS" w:hAnsi="Trebuchet MS"/>
            <w:noProof/>
          </w:rPr>
          <w:delText>land</w:delText>
        </w:r>
      </w:del>
      <w:ins w:id="8" w:author="Author">
        <w:r w:rsidRPr="00A620B1">
          <w:rPr>
            <w:rFonts w:ascii="Trebuchet MS" w:hAnsi="Trebuchet MS"/>
            <w:noProof/>
          </w:rPr>
          <w:t>lands</w:t>
        </w:r>
      </w:ins>
      <w:r w:rsidRPr="00A620B1">
        <w:rPr>
          <w:rFonts w:ascii="Trebuchet MS" w:hAnsi="Trebuchet MS"/>
          <w:noProof/>
        </w:rPr>
        <w:t xml:space="preserve"> of Ja′zer and </w:t>
      </w:r>
      <w:del w:id="9" w:author="Author">
        <w:r w:rsidRPr="00A620B1">
          <w:rPr>
            <w:rFonts w:ascii="Trebuchet MS" w:hAnsi="Trebuchet MS"/>
            <w:noProof/>
          </w:rPr>
          <w:delText xml:space="preserve">the land of </w:delText>
        </w:r>
      </w:del>
      <w:r w:rsidRPr="00A620B1">
        <w:rPr>
          <w:rFonts w:ascii="Trebuchet MS" w:hAnsi="Trebuchet MS"/>
          <w:noProof/>
        </w:rPr>
        <w:t>Gil′e·ad</w:t>
      </w:r>
      <w:del w:id="10" w:author="Author">
        <w:r w:rsidRPr="00A620B1">
          <w:rPr>
            <w:rFonts w:ascii="Trebuchet MS" w:hAnsi="Trebuchet MS"/>
            <w:noProof/>
          </w:rPr>
          <w:delText>, and, look! the place was</w:delText>
        </w:r>
      </w:del>
      <w:ins w:id="11" w:author="Author">
        <w:r w:rsidRPr="00A620B1">
          <w:rPr>
            <w:rFonts w:ascii="Trebuchet MS" w:hAnsi="Trebuchet MS"/>
            <w:noProof/>
          </w:rPr>
          <w:t xml:space="preserve"> were</w:t>
        </w:r>
      </w:ins>
      <w:r w:rsidRPr="00A620B1">
        <w:rPr>
          <w:rFonts w:ascii="Trebuchet MS" w:hAnsi="Trebuchet MS"/>
          <w:noProof/>
        </w:rPr>
        <w:t xml:space="preserve"> a </w:t>
      </w:r>
      <w:del w:id="12" w:author="Author">
        <w:r w:rsidRPr="00A620B1">
          <w:rPr>
            <w:rFonts w:ascii="Trebuchet MS" w:hAnsi="Trebuchet MS"/>
            <w:noProof/>
          </w:rPr>
          <w:delText>place</w:delText>
        </w:r>
      </w:del>
      <w:ins w:id="13" w:author="Author">
        <w:r w:rsidRPr="00A620B1">
          <w:rPr>
            <w:rFonts w:ascii="Trebuchet MS" w:hAnsi="Trebuchet MS"/>
            <w:noProof/>
          </w:rPr>
          <w:t>good region</w:t>
        </w:r>
      </w:ins>
      <w:r w:rsidRPr="00A620B1">
        <w:rPr>
          <w:rFonts w:ascii="Trebuchet MS" w:hAnsi="Trebuchet MS"/>
          <w:noProof/>
        </w:rPr>
        <w:t xml:space="preserve"> for livestock. </w:t>
      </w:r>
      <w:r w:rsidRPr="00A620B1">
        <w:rPr>
          <w:rFonts w:ascii="Trebuchet MS" w:hAnsi="Trebuchet MS"/>
          <w:b/>
          <w:noProof/>
        </w:rPr>
        <w:t xml:space="preserve">32:2 </w:t>
      </w:r>
      <w:del w:id="14" w:author="Author">
        <w:r w:rsidRPr="00A620B1">
          <w:rPr>
            <w:rFonts w:ascii="Trebuchet MS" w:hAnsi="Trebuchet MS"/>
            <w:noProof/>
          </w:rPr>
          <w:delText>Hence</w:delText>
        </w:r>
      </w:del>
      <w:ins w:id="15" w:author="Author">
        <w:r w:rsidRPr="00A620B1">
          <w:rPr>
            <w:rFonts w:ascii="Trebuchet MS" w:hAnsi="Trebuchet MS"/>
            <w:noProof/>
          </w:rPr>
          <w:t>So</w:t>
        </w:r>
      </w:ins>
      <w:r w:rsidRPr="00A620B1">
        <w:rPr>
          <w:rFonts w:ascii="Trebuchet MS" w:hAnsi="Trebuchet MS"/>
          <w:noProof/>
        </w:rPr>
        <w:t xml:space="preserve"> the sons of Gad and the sons of Reu′ben </w:t>
      </w:r>
      <w:del w:id="16" w:author="Author">
        <w:r w:rsidRPr="00A620B1">
          <w:rPr>
            <w:rFonts w:ascii="Trebuchet MS" w:hAnsi="Trebuchet MS"/>
            <w:noProof/>
          </w:rPr>
          <w:delText>came and said this to</w:delText>
        </w:r>
      </w:del>
      <w:ins w:id="17" w:author="Author">
        <w:r w:rsidRPr="00A620B1">
          <w:rPr>
            <w:rFonts w:ascii="Trebuchet MS" w:hAnsi="Trebuchet MS"/>
            <w:noProof/>
          </w:rPr>
          <w:t>approached</w:t>
        </w:r>
      </w:ins>
      <w:r w:rsidRPr="00A620B1">
        <w:rPr>
          <w:rFonts w:ascii="Trebuchet MS" w:hAnsi="Trebuchet MS"/>
          <w:noProof/>
        </w:rPr>
        <w:t xml:space="preserve"> Moses</w:t>
      </w:r>
      <w:del w:id="18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19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El·e·a′zar the priest</w:t>
      </w:r>
      <w:ins w:id="20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and </w:t>
      </w:r>
      <w:del w:id="21" w:author="Author">
        <w:r w:rsidRPr="00A620B1">
          <w:rPr>
            <w:rFonts w:ascii="Trebuchet MS" w:hAnsi="Trebuchet MS"/>
            <w:noProof/>
          </w:rPr>
          <w:delText xml:space="preserve">to </w:delText>
        </w:r>
      </w:del>
      <w:r w:rsidRPr="00A620B1">
        <w:rPr>
          <w:rFonts w:ascii="Trebuchet MS" w:hAnsi="Trebuchet MS"/>
          <w:noProof/>
        </w:rPr>
        <w:t>the chieftains of the assembly</w:t>
      </w:r>
      <w:ins w:id="22" w:author="Author">
        <w:r w:rsidRPr="00A620B1">
          <w:rPr>
            <w:rFonts w:ascii="Trebuchet MS" w:hAnsi="Trebuchet MS"/>
            <w:noProof/>
          </w:rPr>
          <w:t xml:space="preserve"> and said</w:t>
        </w:r>
      </w:ins>
      <w:r w:rsidRPr="00A620B1">
        <w:rPr>
          <w:rFonts w:ascii="Trebuchet MS" w:hAnsi="Trebuchet MS"/>
          <w:noProof/>
        </w:rPr>
        <w:t xml:space="preserve">: </w:t>
      </w:r>
      <w:r w:rsidRPr="00A620B1">
        <w:rPr>
          <w:rFonts w:ascii="Trebuchet MS" w:hAnsi="Trebuchet MS"/>
          <w:b/>
          <w:noProof/>
        </w:rPr>
        <w:t xml:space="preserve">32:3 </w:t>
      </w:r>
      <w:r w:rsidRPr="00A620B1">
        <w:rPr>
          <w:rFonts w:ascii="Trebuchet MS" w:hAnsi="Trebuchet MS"/>
          <w:noProof/>
        </w:rPr>
        <w:t>“At′a·roth</w:t>
      </w:r>
      <w:del w:id="23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24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Di′bon</w:t>
      </w:r>
      <w:del w:id="25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26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Ja′zer</w:t>
      </w:r>
      <w:del w:id="27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28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Nim′rah</w:t>
      </w:r>
      <w:del w:id="29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30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Hesh′bon</w:t>
      </w:r>
      <w:del w:id="31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32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E·le·a′leh</w:t>
      </w:r>
      <w:del w:id="33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34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Se′bam</w:t>
      </w:r>
      <w:del w:id="35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36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Ne′bo</w:t>
      </w:r>
      <w:ins w:id="37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and Be′on, </w:t>
      </w:r>
      <w:r w:rsidRPr="00A620B1">
        <w:rPr>
          <w:rFonts w:ascii="Trebuchet MS" w:hAnsi="Trebuchet MS"/>
          <w:b/>
          <w:noProof/>
        </w:rPr>
        <w:t xml:space="preserve">32:4 </w:t>
      </w:r>
      <w:r w:rsidRPr="00A620B1">
        <w:rPr>
          <w:rFonts w:ascii="Trebuchet MS" w:hAnsi="Trebuchet MS"/>
          <w:noProof/>
        </w:rPr>
        <w:t xml:space="preserve">the land that Jehovah defeated before the assembly of Israel, is a </w:t>
      </w:r>
      <w:ins w:id="38" w:author="Author">
        <w:r w:rsidRPr="00A620B1">
          <w:rPr>
            <w:rFonts w:ascii="Trebuchet MS" w:hAnsi="Trebuchet MS"/>
            <w:noProof/>
          </w:rPr>
          <w:t xml:space="preserve">good </w:t>
        </w:r>
      </w:ins>
      <w:r w:rsidRPr="00A620B1">
        <w:rPr>
          <w:rFonts w:ascii="Trebuchet MS" w:hAnsi="Trebuchet MS"/>
          <w:noProof/>
        </w:rPr>
        <w:t xml:space="preserve">land for livestock, and your servants have </w:t>
      </w:r>
      <w:ins w:id="39" w:author="Author">
        <w:r w:rsidRPr="00A620B1">
          <w:rPr>
            <w:rFonts w:ascii="Trebuchet MS" w:hAnsi="Trebuchet MS"/>
            <w:noProof/>
          </w:rPr>
          <w:t xml:space="preserve">much </w:t>
        </w:r>
      </w:ins>
      <w:r w:rsidRPr="00A620B1">
        <w:rPr>
          <w:rFonts w:ascii="Trebuchet MS" w:hAnsi="Trebuchet MS"/>
          <w:noProof/>
        </w:rPr>
        <w:t xml:space="preserve">livestock.” </w:t>
      </w:r>
      <w:r w:rsidRPr="00A620B1">
        <w:rPr>
          <w:rFonts w:ascii="Trebuchet MS" w:hAnsi="Trebuchet MS"/>
          <w:b/>
          <w:noProof/>
        </w:rPr>
        <w:t xml:space="preserve">32:5 </w:t>
      </w:r>
      <w:del w:id="40" w:author="Author">
        <w:r w:rsidRPr="00A620B1">
          <w:rPr>
            <w:rFonts w:ascii="Trebuchet MS" w:hAnsi="Trebuchet MS"/>
            <w:noProof/>
          </w:rPr>
          <w:delText>And they went on to say</w:delText>
        </w:r>
      </w:del>
      <w:ins w:id="41" w:author="Author">
        <w:r w:rsidRPr="00A620B1">
          <w:rPr>
            <w:rFonts w:ascii="Trebuchet MS" w:hAnsi="Trebuchet MS"/>
            <w:noProof/>
          </w:rPr>
          <w:t>They continued</w:t>
        </w:r>
      </w:ins>
      <w:r w:rsidRPr="00A620B1">
        <w:rPr>
          <w:rFonts w:ascii="Trebuchet MS" w:hAnsi="Trebuchet MS"/>
          <w:noProof/>
        </w:rPr>
        <w:t xml:space="preserve">: “If we have found favor in your eyes, let this </w:t>
      </w:r>
      <w:ins w:id="42" w:author="Author">
        <w:r w:rsidRPr="00A620B1">
          <w:rPr>
            <w:rFonts w:ascii="Trebuchet MS" w:hAnsi="Trebuchet MS"/>
            <w:noProof/>
          </w:rPr>
          <w:t xml:space="preserve">be the </w:t>
        </w:r>
      </w:ins>
      <w:r w:rsidRPr="00A620B1">
        <w:rPr>
          <w:rFonts w:ascii="Trebuchet MS" w:hAnsi="Trebuchet MS"/>
          <w:noProof/>
        </w:rPr>
        <w:t xml:space="preserve">land </w:t>
      </w:r>
      <w:del w:id="43" w:author="Author">
        <w:r w:rsidRPr="00A620B1">
          <w:rPr>
            <w:rFonts w:ascii="Trebuchet MS" w:hAnsi="Trebuchet MS"/>
            <w:noProof/>
          </w:rPr>
          <w:delText xml:space="preserve">be </w:delText>
        </w:r>
      </w:del>
      <w:r w:rsidRPr="00A620B1">
        <w:rPr>
          <w:rFonts w:ascii="Trebuchet MS" w:hAnsi="Trebuchet MS"/>
          <w:noProof/>
        </w:rPr>
        <w:t>given to your servants as a possession. Do not make us cross the Jordan.”</w:t>
      </w:r>
    </w:p>
    <w:p w:rsidR="00443F96" w:rsidRPr="00A620B1" w:rsidRDefault="00443F96" w:rsidP="00443F96">
      <w:pPr>
        <w:rPr>
          <w:rFonts w:ascii="Trebuchet MS" w:hAnsi="Trebuchet MS"/>
          <w:noProof/>
        </w:rPr>
      </w:pPr>
      <w:r w:rsidRPr="00A620B1">
        <w:rPr>
          <w:rFonts w:ascii="Trebuchet MS" w:hAnsi="Trebuchet MS"/>
          <w:b/>
        </w:rPr>
        <w:t xml:space="preserve">32:6 </w:t>
      </w:r>
      <w:r w:rsidRPr="00A620B1">
        <w:rPr>
          <w:rFonts w:ascii="Trebuchet MS" w:hAnsi="Trebuchet MS"/>
          <w:noProof/>
        </w:rPr>
        <w:t xml:space="preserve">Then Moses said to the sons of Gad and the sons of Reu′ben: “Are </w:t>
      </w:r>
      <w:del w:id="44" w:author="Author">
        <w:r w:rsidRPr="00A620B1">
          <w:rPr>
            <w:rFonts w:ascii="Trebuchet MS" w:hAnsi="Trebuchet MS"/>
            <w:noProof/>
            <w:u w:val="dotted"/>
          </w:rPr>
          <w:delText>YOUR</w:delText>
        </w:r>
      </w:del>
      <w:ins w:id="45" w:author="Author">
        <w:r w:rsidRPr="00A620B1">
          <w:rPr>
            <w:rFonts w:ascii="Trebuchet MS" w:hAnsi="Trebuchet MS"/>
            <w:noProof/>
          </w:rPr>
          <w:t>your</w:t>
        </w:r>
      </w:ins>
      <w:r w:rsidRPr="00A620B1">
        <w:rPr>
          <w:rFonts w:ascii="Trebuchet MS" w:hAnsi="Trebuchet MS"/>
          <w:noProof/>
        </w:rPr>
        <w:t xml:space="preserve"> brothers to go to war while </w:t>
      </w:r>
      <w:del w:id="46" w:author="Author">
        <w:r w:rsidRPr="00A620B1">
          <w:rPr>
            <w:rFonts w:ascii="Trebuchet MS" w:hAnsi="Trebuchet MS"/>
            <w:noProof/>
            <w:u w:val="dotted"/>
          </w:rPr>
          <w:delText>YOU</w:delText>
        </w:r>
      </w:del>
      <w:ins w:id="47" w:author="Author">
        <w:r w:rsidRPr="00A620B1">
          <w:rPr>
            <w:rFonts w:ascii="Trebuchet MS" w:hAnsi="Trebuchet MS"/>
            <w:noProof/>
          </w:rPr>
          <w:t>you</w:t>
        </w:r>
      </w:ins>
      <w:r w:rsidRPr="00A620B1">
        <w:rPr>
          <w:rFonts w:ascii="Trebuchet MS" w:hAnsi="Trebuchet MS"/>
          <w:noProof/>
        </w:rPr>
        <w:t xml:space="preserve"> yourselves keep dwelling here? </w:t>
      </w:r>
      <w:r w:rsidRPr="00A620B1">
        <w:rPr>
          <w:rFonts w:ascii="Trebuchet MS" w:hAnsi="Trebuchet MS"/>
          <w:b/>
          <w:noProof/>
        </w:rPr>
        <w:t xml:space="preserve">32:7 </w:t>
      </w:r>
      <w:del w:id="48" w:author="Author">
        <w:r w:rsidRPr="00A620B1">
          <w:rPr>
            <w:rFonts w:ascii="Trebuchet MS" w:hAnsi="Trebuchet MS"/>
            <w:noProof/>
          </w:rPr>
          <w:delText>And why</w:delText>
        </w:r>
      </w:del>
      <w:ins w:id="49" w:author="Author">
        <w:r w:rsidRPr="00A620B1">
          <w:rPr>
            <w:rFonts w:ascii="Trebuchet MS" w:hAnsi="Trebuchet MS"/>
            <w:noProof/>
          </w:rPr>
          <w:t>Why</w:t>
        </w:r>
      </w:ins>
      <w:r w:rsidRPr="00A620B1">
        <w:rPr>
          <w:rFonts w:ascii="Trebuchet MS" w:hAnsi="Trebuchet MS"/>
          <w:noProof/>
        </w:rPr>
        <w:t xml:space="preserve"> should </w:t>
      </w:r>
      <w:del w:id="50" w:author="Author">
        <w:r w:rsidRPr="00A620B1">
          <w:rPr>
            <w:rFonts w:ascii="Trebuchet MS" w:hAnsi="Trebuchet MS"/>
            <w:noProof/>
            <w:u w:val="dotted"/>
          </w:rPr>
          <w:delText>YOU</w:delText>
        </w:r>
        <w:r w:rsidRPr="00A620B1">
          <w:rPr>
            <w:rFonts w:ascii="Trebuchet MS" w:hAnsi="Trebuchet MS"/>
            <w:noProof/>
          </w:rPr>
          <w:delText xml:space="preserve"> dishearten</w:delText>
        </w:r>
      </w:del>
      <w:ins w:id="51" w:author="Author">
        <w:r w:rsidRPr="00A620B1">
          <w:rPr>
            <w:rFonts w:ascii="Trebuchet MS" w:hAnsi="Trebuchet MS"/>
            <w:noProof/>
          </w:rPr>
          <w:t>you discourage</w:t>
        </w:r>
      </w:ins>
      <w:r w:rsidRPr="00A620B1">
        <w:rPr>
          <w:rFonts w:ascii="Trebuchet MS" w:hAnsi="Trebuchet MS"/>
          <w:noProof/>
        </w:rPr>
        <w:t xml:space="preserve"> the </w:t>
      </w:r>
      <w:del w:id="52" w:author="Author">
        <w:r w:rsidRPr="00A620B1">
          <w:rPr>
            <w:rFonts w:ascii="Trebuchet MS" w:hAnsi="Trebuchet MS"/>
            <w:noProof/>
          </w:rPr>
          <w:delText>sons</w:delText>
        </w:r>
      </w:del>
      <w:ins w:id="53" w:author="Author">
        <w:r w:rsidRPr="00A620B1">
          <w:rPr>
            <w:rFonts w:ascii="Trebuchet MS" w:hAnsi="Trebuchet MS"/>
            <w:noProof/>
          </w:rPr>
          <w:t>people</w:t>
        </w:r>
      </w:ins>
      <w:r w:rsidRPr="00A620B1">
        <w:rPr>
          <w:rFonts w:ascii="Trebuchet MS" w:hAnsi="Trebuchet MS"/>
          <w:noProof/>
        </w:rPr>
        <w:t xml:space="preserve"> of Israel from crossing into the land that Jehovah </w:t>
      </w:r>
      <w:del w:id="54" w:author="Author">
        <w:r w:rsidRPr="00A620B1">
          <w:rPr>
            <w:rFonts w:ascii="Trebuchet MS" w:hAnsi="Trebuchet MS"/>
            <w:noProof/>
          </w:rPr>
          <w:delText>will certainly</w:delText>
        </w:r>
      </w:del>
      <w:ins w:id="55" w:author="Author">
        <w:r w:rsidRPr="00A620B1">
          <w:rPr>
            <w:rFonts w:ascii="Trebuchet MS" w:hAnsi="Trebuchet MS"/>
            <w:noProof/>
          </w:rPr>
          <w:t>is certain to</w:t>
        </w:r>
      </w:ins>
      <w:r w:rsidRPr="00A620B1">
        <w:rPr>
          <w:rFonts w:ascii="Trebuchet MS" w:hAnsi="Trebuchet MS"/>
          <w:noProof/>
        </w:rPr>
        <w:t xml:space="preserve"> give them? </w:t>
      </w:r>
      <w:r w:rsidRPr="00A620B1">
        <w:rPr>
          <w:rFonts w:ascii="Trebuchet MS" w:hAnsi="Trebuchet MS"/>
          <w:b/>
          <w:noProof/>
        </w:rPr>
        <w:t xml:space="preserve">32:8 </w:t>
      </w:r>
      <w:r w:rsidRPr="00A620B1">
        <w:rPr>
          <w:rFonts w:ascii="Trebuchet MS" w:hAnsi="Trebuchet MS"/>
          <w:noProof/>
        </w:rPr>
        <w:t xml:space="preserve">That is </w:t>
      </w:r>
      <w:del w:id="56" w:author="Author">
        <w:r w:rsidRPr="00A620B1">
          <w:rPr>
            <w:rFonts w:ascii="Trebuchet MS" w:hAnsi="Trebuchet MS"/>
            <w:noProof/>
          </w:rPr>
          <w:delText xml:space="preserve">the way </w:delText>
        </w:r>
        <w:r w:rsidRPr="00A620B1">
          <w:rPr>
            <w:rFonts w:ascii="Trebuchet MS" w:hAnsi="Trebuchet MS"/>
            <w:noProof/>
            <w:u w:val="dotted"/>
          </w:rPr>
          <w:delText>YOUR</w:delText>
        </w:r>
      </w:del>
      <w:ins w:id="57" w:author="Author">
        <w:r w:rsidRPr="00A620B1">
          <w:rPr>
            <w:rFonts w:ascii="Trebuchet MS" w:hAnsi="Trebuchet MS"/>
            <w:noProof/>
          </w:rPr>
          <w:t>what your</w:t>
        </w:r>
      </w:ins>
      <w:r w:rsidRPr="00A620B1">
        <w:rPr>
          <w:rFonts w:ascii="Trebuchet MS" w:hAnsi="Trebuchet MS"/>
          <w:noProof/>
        </w:rPr>
        <w:t xml:space="preserve"> fathers did when I sent them from Ka′desh-bar′ne·a to see the land. </w:t>
      </w:r>
      <w:r w:rsidRPr="00A620B1">
        <w:rPr>
          <w:rFonts w:ascii="Trebuchet MS" w:hAnsi="Trebuchet MS"/>
          <w:b/>
          <w:noProof/>
        </w:rPr>
        <w:t xml:space="preserve">32:9 </w:t>
      </w:r>
      <w:r w:rsidRPr="00A620B1">
        <w:rPr>
          <w:rFonts w:ascii="Trebuchet MS" w:hAnsi="Trebuchet MS"/>
          <w:noProof/>
        </w:rPr>
        <w:t xml:space="preserve">When they went up to the </w:t>
      </w:r>
      <w:del w:id="58" w:author="Author">
        <w:r w:rsidRPr="00A620B1">
          <w:rPr>
            <w:rFonts w:ascii="Trebuchet MS" w:hAnsi="Trebuchet MS"/>
            <w:noProof/>
          </w:rPr>
          <w:delText>torrent valley</w:delText>
        </w:r>
      </w:del>
      <w:ins w:id="59" w:author="Author">
        <w:r w:rsidRPr="00A620B1">
          <w:rPr>
            <w:rFonts w:ascii="Trebuchet MS" w:hAnsi="Trebuchet MS"/>
            <w:noProof/>
          </w:rPr>
          <w:t>Valley</w:t>
        </w:r>
        <w:r w:rsidRPr="00A620B1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A620B1">
        <w:rPr>
          <w:rFonts w:ascii="Trebuchet MS" w:hAnsi="Trebuchet MS"/>
          <w:noProof/>
        </w:rPr>
        <w:t xml:space="preserve"> of Esh′col and saw the land, </w:t>
      </w:r>
      <w:del w:id="62" w:author="Author">
        <w:r w:rsidRPr="00A620B1">
          <w:rPr>
            <w:rFonts w:ascii="Trebuchet MS" w:hAnsi="Trebuchet MS"/>
            <w:noProof/>
          </w:rPr>
          <w:delText xml:space="preserve">then </w:delText>
        </w:r>
      </w:del>
      <w:r w:rsidRPr="00A620B1">
        <w:rPr>
          <w:rFonts w:ascii="Trebuchet MS" w:hAnsi="Trebuchet MS"/>
          <w:noProof/>
        </w:rPr>
        <w:t xml:space="preserve">they </w:t>
      </w:r>
      <w:del w:id="63" w:author="Author">
        <w:r w:rsidRPr="00A620B1">
          <w:rPr>
            <w:rFonts w:ascii="Trebuchet MS" w:hAnsi="Trebuchet MS"/>
            <w:noProof/>
          </w:rPr>
          <w:delText>disheartened</w:delText>
        </w:r>
      </w:del>
      <w:ins w:id="64" w:author="Author">
        <w:r w:rsidRPr="00A620B1">
          <w:rPr>
            <w:rFonts w:ascii="Trebuchet MS" w:hAnsi="Trebuchet MS"/>
            <w:noProof/>
          </w:rPr>
          <w:t>discouraged</w:t>
        </w:r>
      </w:ins>
      <w:r w:rsidRPr="00A620B1">
        <w:rPr>
          <w:rFonts w:ascii="Trebuchet MS" w:hAnsi="Trebuchet MS"/>
          <w:noProof/>
        </w:rPr>
        <w:t xml:space="preserve"> the </w:t>
      </w:r>
      <w:del w:id="65" w:author="Author">
        <w:r w:rsidRPr="00A620B1">
          <w:rPr>
            <w:rFonts w:ascii="Trebuchet MS" w:hAnsi="Trebuchet MS"/>
            <w:noProof/>
          </w:rPr>
          <w:delText>sons</w:delText>
        </w:r>
      </w:del>
      <w:ins w:id="66" w:author="Author">
        <w:r w:rsidRPr="00A620B1">
          <w:rPr>
            <w:rFonts w:ascii="Trebuchet MS" w:hAnsi="Trebuchet MS"/>
            <w:noProof/>
          </w:rPr>
          <w:t>people</w:t>
        </w:r>
      </w:ins>
      <w:r w:rsidRPr="00A620B1">
        <w:rPr>
          <w:rFonts w:ascii="Trebuchet MS" w:hAnsi="Trebuchet MS"/>
          <w:noProof/>
        </w:rPr>
        <w:t xml:space="preserve"> of Israel</w:t>
      </w:r>
      <w:del w:id="67" w:author="Author">
        <w:r w:rsidRPr="00A620B1">
          <w:rPr>
            <w:rFonts w:ascii="Trebuchet MS" w:hAnsi="Trebuchet MS"/>
            <w:noProof/>
          </w:rPr>
          <w:delText>, so as not to go</w:delText>
        </w:r>
      </w:del>
      <w:ins w:id="68" w:author="Author">
        <w:r w:rsidRPr="00A620B1">
          <w:rPr>
            <w:rFonts w:ascii="Trebuchet MS" w:hAnsi="Trebuchet MS"/>
            <w:noProof/>
          </w:rPr>
          <w:t xml:space="preserve"> from going</w:t>
        </w:r>
      </w:ins>
      <w:r w:rsidRPr="00A620B1">
        <w:rPr>
          <w:rFonts w:ascii="Trebuchet MS" w:hAnsi="Trebuchet MS"/>
          <w:noProof/>
        </w:rPr>
        <w:t xml:space="preserve"> into the land that Jehovah was </w:t>
      </w:r>
      <w:del w:id="69" w:author="Author">
        <w:r w:rsidRPr="00A620B1">
          <w:rPr>
            <w:rFonts w:ascii="Trebuchet MS" w:hAnsi="Trebuchet MS"/>
            <w:noProof/>
          </w:rPr>
          <w:delText xml:space="preserve">certain </w:delText>
        </w:r>
      </w:del>
      <w:r w:rsidRPr="00A620B1">
        <w:rPr>
          <w:rFonts w:ascii="Trebuchet MS" w:hAnsi="Trebuchet MS"/>
          <w:noProof/>
        </w:rPr>
        <w:t xml:space="preserve">to give them. </w:t>
      </w:r>
      <w:r w:rsidRPr="00A620B1">
        <w:rPr>
          <w:rFonts w:ascii="Trebuchet MS" w:hAnsi="Trebuchet MS"/>
          <w:b/>
          <w:noProof/>
        </w:rPr>
        <w:t xml:space="preserve">32:10 </w:t>
      </w:r>
      <w:del w:id="70" w:author="Author">
        <w:r w:rsidRPr="00A620B1">
          <w:rPr>
            <w:rFonts w:ascii="Trebuchet MS" w:hAnsi="Trebuchet MS"/>
            <w:noProof/>
          </w:rPr>
          <w:delText xml:space="preserve">Consequently </w:delText>
        </w:r>
      </w:del>
      <w:r w:rsidRPr="00A620B1">
        <w:rPr>
          <w:rFonts w:ascii="Trebuchet MS" w:hAnsi="Trebuchet MS"/>
          <w:noProof/>
        </w:rPr>
        <w:t>Jehovah’s anger blazed on that day so that he swore</w:t>
      </w:r>
      <w:del w:id="71" w:author="Author">
        <w:r w:rsidRPr="00A620B1">
          <w:rPr>
            <w:rFonts w:ascii="Trebuchet MS" w:hAnsi="Trebuchet MS"/>
            <w:noProof/>
          </w:rPr>
          <w:delText>, saying,</w:delText>
        </w:r>
      </w:del>
      <w:ins w:id="72" w:author="Author">
        <w:r w:rsidRPr="00A620B1">
          <w:rPr>
            <w:rFonts w:ascii="Trebuchet MS" w:hAnsi="Trebuchet MS"/>
            <w:noProof/>
          </w:rPr>
          <w:t>:</w:t>
        </w:r>
      </w:ins>
      <w:r w:rsidRPr="00A620B1">
        <w:rPr>
          <w:rFonts w:ascii="Trebuchet MS" w:hAnsi="Trebuchet MS"/>
          <w:noProof/>
        </w:rPr>
        <w:t xml:space="preserve"> </w:t>
      </w:r>
      <w:r w:rsidRPr="00A620B1">
        <w:rPr>
          <w:rFonts w:ascii="Trebuchet MS" w:hAnsi="Trebuchet MS"/>
          <w:b/>
          <w:noProof/>
        </w:rPr>
        <w:t xml:space="preserve">32:11 </w:t>
      </w:r>
      <w:r w:rsidRPr="00A620B1">
        <w:rPr>
          <w:rFonts w:ascii="Trebuchet MS" w:hAnsi="Trebuchet MS"/>
          <w:noProof/>
        </w:rPr>
        <w:t xml:space="preserve">‘The men who came up out of Egypt from </w:t>
      </w:r>
      <w:del w:id="73" w:author="Author">
        <w:r w:rsidRPr="00A620B1">
          <w:rPr>
            <w:rFonts w:ascii="Trebuchet MS" w:hAnsi="Trebuchet MS"/>
            <w:noProof/>
          </w:rPr>
          <w:delText>twenty</w:delText>
        </w:r>
      </w:del>
      <w:ins w:id="74" w:author="Author">
        <w:r w:rsidRPr="00A620B1">
          <w:rPr>
            <w:rFonts w:ascii="Trebuchet MS" w:hAnsi="Trebuchet MS"/>
            <w:noProof/>
          </w:rPr>
          <w:t>20</w:t>
        </w:r>
      </w:ins>
      <w:r w:rsidRPr="00A620B1">
        <w:rPr>
          <w:rFonts w:ascii="Trebuchet MS" w:hAnsi="Trebuchet MS"/>
          <w:noProof/>
        </w:rPr>
        <w:t xml:space="preserve"> years old </w:t>
      </w:r>
      <w:del w:id="75" w:author="Author">
        <w:r w:rsidRPr="00A620B1">
          <w:rPr>
            <w:rFonts w:ascii="Trebuchet MS" w:hAnsi="Trebuchet MS"/>
            <w:noProof/>
          </w:rPr>
          <w:delText>upward</w:delText>
        </w:r>
      </w:del>
      <w:ins w:id="76" w:author="Author">
        <w:r w:rsidRPr="00A620B1">
          <w:rPr>
            <w:rFonts w:ascii="Trebuchet MS" w:hAnsi="Trebuchet MS"/>
            <w:noProof/>
          </w:rPr>
          <w:t>and up</w:t>
        </w:r>
      </w:ins>
      <w:r w:rsidRPr="00A620B1">
        <w:rPr>
          <w:rFonts w:ascii="Trebuchet MS" w:hAnsi="Trebuchet MS"/>
          <w:noProof/>
        </w:rPr>
        <w:t xml:space="preserve"> will not see the </w:t>
      </w:r>
      <w:del w:id="77" w:author="Author">
        <w:r w:rsidRPr="00A620B1">
          <w:rPr>
            <w:rFonts w:ascii="Trebuchet MS" w:hAnsi="Trebuchet MS"/>
            <w:noProof/>
          </w:rPr>
          <w:delText>soil</w:delText>
        </w:r>
      </w:del>
      <w:ins w:id="78" w:author="Author">
        <w:r w:rsidRPr="00A620B1">
          <w:rPr>
            <w:rFonts w:ascii="Trebuchet MS" w:hAnsi="Trebuchet MS"/>
            <w:noProof/>
          </w:rPr>
          <w:t>land</w:t>
        </w:r>
      </w:ins>
      <w:r w:rsidRPr="00A620B1">
        <w:rPr>
          <w:rFonts w:ascii="Trebuchet MS" w:hAnsi="Trebuchet MS"/>
          <w:noProof/>
        </w:rPr>
        <w:t xml:space="preserve"> of which I have sworn to Abraham, Isaac</w:t>
      </w:r>
      <w:ins w:id="79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and Jacob, because they have not followed me </w:t>
      </w:r>
      <w:del w:id="80" w:author="Author">
        <w:r w:rsidRPr="00A620B1">
          <w:rPr>
            <w:rFonts w:ascii="Trebuchet MS" w:hAnsi="Trebuchet MS"/>
            <w:noProof/>
          </w:rPr>
          <w:delText>wholly,</w:delText>
        </w:r>
      </w:del>
      <w:ins w:id="81" w:author="Author">
        <w:r w:rsidRPr="00A620B1">
          <w:rPr>
            <w:rFonts w:ascii="Trebuchet MS" w:hAnsi="Trebuchet MS"/>
            <w:noProof/>
          </w:rPr>
          <w:t>wholeheartedly—</w:t>
        </w:r>
      </w:ins>
      <w:r w:rsidRPr="00A620B1">
        <w:rPr>
          <w:rFonts w:ascii="Trebuchet MS" w:hAnsi="Trebuchet MS"/>
          <w:noProof/>
        </w:rPr>
        <w:t xml:space="preserve"> </w:t>
      </w:r>
      <w:r w:rsidRPr="00A620B1">
        <w:rPr>
          <w:rFonts w:ascii="Trebuchet MS" w:hAnsi="Trebuchet MS"/>
          <w:b/>
          <w:noProof/>
        </w:rPr>
        <w:t xml:space="preserve">32:12 </w:t>
      </w:r>
      <w:r w:rsidRPr="00A620B1">
        <w:rPr>
          <w:rFonts w:ascii="Trebuchet MS" w:hAnsi="Trebuchet MS"/>
          <w:noProof/>
        </w:rPr>
        <w:t xml:space="preserve">except Ca′leb the son of Je·phun′neh the Ken′iz·zite and Joshua the son of Nun, because they have followed Jehovah </w:t>
      </w:r>
      <w:del w:id="82" w:author="Author">
        <w:r w:rsidRPr="00A620B1">
          <w:rPr>
            <w:rFonts w:ascii="Trebuchet MS" w:hAnsi="Trebuchet MS"/>
            <w:noProof/>
          </w:rPr>
          <w:delText>wholly</w:delText>
        </w:r>
      </w:del>
      <w:ins w:id="83" w:author="Author">
        <w:r w:rsidRPr="00A620B1">
          <w:rPr>
            <w:rFonts w:ascii="Trebuchet MS" w:hAnsi="Trebuchet MS"/>
            <w:noProof/>
          </w:rPr>
          <w:t>wholeheartedly</w:t>
        </w:r>
      </w:ins>
      <w:r w:rsidRPr="00A620B1">
        <w:rPr>
          <w:rFonts w:ascii="Trebuchet MS" w:hAnsi="Trebuchet MS"/>
          <w:noProof/>
        </w:rPr>
        <w:t xml:space="preserve">.’ </w:t>
      </w:r>
      <w:r w:rsidRPr="00A620B1">
        <w:rPr>
          <w:rFonts w:ascii="Trebuchet MS" w:hAnsi="Trebuchet MS"/>
          <w:b/>
          <w:noProof/>
        </w:rPr>
        <w:t xml:space="preserve">32:13 </w:t>
      </w:r>
      <w:r w:rsidRPr="00A620B1">
        <w:rPr>
          <w:rFonts w:ascii="Trebuchet MS" w:hAnsi="Trebuchet MS"/>
          <w:noProof/>
        </w:rPr>
        <w:t xml:space="preserve">So Jehovah’s anger blazed against Israel and he made them wander about in the wilderness </w:t>
      </w:r>
      <w:del w:id="84" w:author="Author">
        <w:r w:rsidRPr="00A620B1">
          <w:rPr>
            <w:rFonts w:ascii="Trebuchet MS" w:hAnsi="Trebuchet MS"/>
            <w:noProof/>
          </w:rPr>
          <w:delText>forty</w:delText>
        </w:r>
      </w:del>
      <w:ins w:id="85" w:author="Author">
        <w:r w:rsidRPr="00A620B1">
          <w:rPr>
            <w:rFonts w:ascii="Trebuchet MS" w:hAnsi="Trebuchet MS"/>
            <w:noProof/>
          </w:rPr>
          <w:t>for 40</w:t>
        </w:r>
      </w:ins>
      <w:r w:rsidRPr="00A620B1">
        <w:rPr>
          <w:rFonts w:ascii="Trebuchet MS" w:hAnsi="Trebuchet MS"/>
          <w:noProof/>
        </w:rPr>
        <w:t xml:space="preserve"> years, until all the generation that was doing evil in the eyes of Jehovah came to </w:t>
      </w:r>
      <w:del w:id="86" w:author="Author">
        <w:r w:rsidRPr="00A620B1">
          <w:rPr>
            <w:rFonts w:ascii="Trebuchet MS" w:hAnsi="Trebuchet MS"/>
            <w:noProof/>
          </w:rPr>
          <w:delText>their</w:delText>
        </w:r>
      </w:del>
      <w:ins w:id="87" w:author="Author">
        <w:r w:rsidRPr="00A620B1">
          <w:rPr>
            <w:rFonts w:ascii="Trebuchet MS" w:hAnsi="Trebuchet MS"/>
            <w:noProof/>
          </w:rPr>
          <w:t>its</w:t>
        </w:r>
      </w:ins>
      <w:r w:rsidRPr="00A620B1">
        <w:rPr>
          <w:rFonts w:ascii="Trebuchet MS" w:hAnsi="Trebuchet MS"/>
          <w:noProof/>
        </w:rPr>
        <w:t xml:space="preserve"> end. </w:t>
      </w:r>
      <w:r w:rsidRPr="00A620B1">
        <w:rPr>
          <w:rFonts w:ascii="Trebuchet MS" w:hAnsi="Trebuchet MS"/>
          <w:b/>
          <w:noProof/>
        </w:rPr>
        <w:t xml:space="preserve">32:14 </w:t>
      </w:r>
      <w:del w:id="88" w:author="Author">
        <w:r w:rsidRPr="00A620B1">
          <w:rPr>
            <w:rFonts w:ascii="Trebuchet MS" w:hAnsi="Trebuchet MS"/>
            <w:noProof/>
          </w:rPr>
          <w:delText>And</w:delText>
        </w:r>
      </w:del>
      <w:ins w:id="89" w:author="Author">
        <w:r w:rsidRPr="00A620B1">
          <w:rPr>
            <w:rFonts w:ascii="Trebuchet MS" w:hAnsi="Trebuchet MS"/>
            <w:noProof/>
          </w:rPr>
          <w:t>Now</w:t>
        </w:r>
      </w:ins>
      <w:r w:rsidRPr="00A620B1">
        <w:rPr>
          <w:rFonts w:ascii="Trebuchet MS" w:hAnsi="Trebuchet MS"/>
          <w:noProof/>
        </w:rPr>
        <w:t xml:space="preserve"> here </w:t>
      </w:r>
      <w:del w:id="90" w:author="Author">
        <w:r w:rsidRPr="00A620B1">
          <w:rPr>
            <w:rFonts w:ascii="Trebuchet MS" w:hAnsi="Trebuchet MS"/>
            <w:noProof/>
            <w:u w:val="dotted"/>
          </w:rPr>
          <w:delText>YOU</w:delText>
        </w:r>
      </w:del>
      <w:ins w:id="91" w:author="Author">
        <w:r w:rsidRPr="00A620B1">
          <w:rPr>
            <w:rFonts w:ascii="Trebuchet MS" w:hAnsi="Trebuchet MS"/>
            <w:noProof/>
          </w:rPr>
          <w:t>you</w:t>
        </w:r>
      </w:ins>
      <w:r w:rsidRPr="00A620B1">
        <w:rPr>
          <w:rFonts w:ascii="Trebuchet MS" w:hAnsi="Trebuchet MS"/>
          <w:noProof/>
        </w:rPr>
        <w:t xml:space="preserve"> have risen in the place of </w:t>
      </w:r>
      <w:del w:id="92" w:author="Author">
        <w:r w:rsidRPr="00A620B1">
          <w:rPr>
            <w:rFonts w:ascii="Trebuchet MS" w:hAnsi="Trebuchet MS"/>
            <w:noProof/>
            <w:u w:val="dotted"/>
          </w:rPr>
          <w:delText>YOUR</w:delText>
        </w:r>
      </w:del>
      <w:ins w:id="93" w:author="Author">
        <w:r w:rsidRPr="00A620B1">
          <w:rPr>
            <w:rFonts w:ascii="Trebuchet MS" w:hAnsi="Trebuchet MS"/>
            <w:noProof/>
          </w:rPr>
          <w:t>your</w:t>
        </w:r>
      </w:ins>
      <w:r w:rsidRPr="00A620B1">
        <w:rPr>
          <w:rFonts w:ascii="Trebuchet MS" w:hAnsi="Trebuchet MS"/>
          <w:noProof/>
        </w:rPr>
        <w:t xml:space="preserve"> fathers as </w:t>
      </w:r>
      <w:del w:id="94" w:author="Author">
        <w:r w:rsidRPr="00A620B1">
          <w:rPr>
            <w:rFonts w:ascii="Trebuchet MS" w:hAnsi="Trebuchet MS"/>
            <w:noProof/>
          </w:rPr>
          <w:delText>the</w:delText>
        </w:r>
      </w:del>
      <w:ins w:id="95" w:author="Author">
        <w:r w:rsidRPr="00A620B1">
          <w:rPr>
            <w:rFonts w:ascii="Trebuchet MS" w:hAnsi="Trebuchet MS"/>
            <w:noProof/>
          </w:rPr>
          <w:t>a</w:t>
        </w:r>
      </w:ins>
      <w:r w:rsidRPr="00A620B1">
        <w:rPr>
          <w:rFonts w:ascii="Trebuchet MS" w:hAnsi="Trebuchet MS"/>
          <w:noProof/>
        </w:rPr>
        <w:t xml:space="preserve"> brood of sinful men </w:t>
      </w:r>
      <w:del w:id="96" w:author="Author">
        <w:r w:rsidRPr="00A620B1">
          <w:rPr>
            <w:rFonts w:ascii="Trebuchet MS" w:hAnsi="Trebuchet MS"/>
            <w:noProof/>
          </w:rPr>
          <w:delText>in order to add further to</w:delText>
        </w:r>
      </w:del>
      <w:ins w:id="97" w:author="Author">
        <w:r w:rsidRPr="00A620B1">
          <w:rPr>
            <w:rFonts w:ascii="Trebuchet MS" w:hAnsi="Trebuchet MS"/>
            <w:noProof/>
          </w:rPr>
          <w:t>who increase</w:t>
        </w:r>
      </w:ins>
      <w:r w:rsidRPr="00A620B1">
        <w:rPr>
          <w:rFonts w:ascii="Trebuchet MS" w:hAnsi="Trebuchet MS"/>
          <w:noProof/>
        </w:rPr>
        <w:t xml:space="preserve"> the burning anger of Jehovah against Israel. </w:t>
      </w:r>
      <w:r w:rsidRPr="00A620B1">
        <w:rPr>
          <w:rFonts w:ascii="Trebuchet MS" w:hAnsi="Trebuchet MS"/>
          <w:b/>
          <w:noProof/>
        </w:rPr>
        <w:t xml:space="preserve">32:15 </w:t>
      </w:r>
      <w:del w:id="98" w:author="Author">
        <w:r w:rsidRPr="00A620B1">
          <w:rPr>
            <w:rFonts w:ascii="Trebuchet MS" w:hAnsi="Trebuchet MS"/>
            <w:noProof/>
          </w:rPr>
          <w:delText xml:space="preserve">In case </w:delText>
        </w:r>
        <w:r w:rsidRPr="00A620B1">
          <w:rPr>
            <w:rFonts w:ascii="Trebuchet MS" w:hAnsi="Trebuchet MS"/>
            <w:noProof/>
            <w:u w:val="dotted"/>
          </w:rPr>
          <w:delText>YOU</w:delText>
        </w:r>
        <w:r w:rsidRPr="00A620B1">
          <w:rPr>
            <w:rFonts w:ascii="Trebuchet MS" w:hAnsi="Trebuchet MS"/>
            <w:noProof/>
          </w:rPr>
          <w:delText xml:space="preserve"> should</w:delText>
        </w:r>
      </w:del>
      <w:ins w:id="99" w:author="Author">
        <w:r w:rsidRPr="00A620B1">
          <w:rPr>
            <w:rFonts w:ascii="Trebuchet MS" w:hAnsi="Trebuchet MS"/>
            <w:noProof/>
          </w:rPr>
          <w:t>If you</w:t>
        </w:r>
      </w:ins>
      <w:r w:rsidRPr="00A620B1">
        <w:rPr>
          <w:rFonts w:ascii="Trebuchet MS" w:hAnsi="Trebuchet MS"/>
          <w:noProof/>
        </w:rPr>
        <w:t xml:space="preserve"> turn back from following him, he </w:t>
      </w:r>
      <w:del w:id="100" w:author="Author">
        <w:r w:rsidRPr="00A620B1">
          <w:rPr>
            <w:rFonts w:ascii="Trebuchet MS" w:hAnsi="Trebuchet MS"/>
            <w:noProof/>
          </w:rPr>
          <w:delText>also would</w:delText>
        </w:r>
      </w:del>
      <w:ins w:id="101" w:author="Author">
        <w:r w:rsidRPr="00A620B1">
          <w:rPr>
            <w:rFonts w:ascii="Trebuchet MS" w:hAnsi="Trebuchet MS"/>
            <w:noProof/>
          </w:rPr>
          <w:t>will</w:t>
        </w:r>
      </w:ins>
      <w:r w:rsidRPr="00A620B1">
        <w:rPr>
          <w:rFonts w:ascii="Trebuchet MS" w:hAnsi="Trebuchet MS"/>
          <w:noProof/>
        </w:rPr>
        <w:t xml:space="preserve"> certainly </w:t>
      </w:r>
      <w:del w:id="102" w:author="Author">
        <w:r w:rsidRPr="00A620B1">
          <w:rPr>
            <w:rFonts w:ascii="Trebuchet MS" w:hAnsi="Trebuchet MS"/>
            <w:noProof/>
          </w:rPr>
          <w:delText>once</w:delText>
        </w:r>
      </w:del>
      <w:ins w:id="103" w:author="Author">
        <w:r w:rsidRPr="00A620B1">
          <w:rPr>
            <w:rFonts w:ascii="Trebuchet MS" w:hAnsi="Trebuchet MS"/>
            <w:noProof/>
          </w:rPr>
          <w:t>leave them</w:t>
        </w:r>
      </w:ins>
      <w:r w:rsidRPr="00A620B1">
        <w:rPr>
          <w:rFonts w:ascii="Trebuchet MS" w:hAnsi="Trebuchet MS"/>
          <w:noProof/>
        </w:rPr>
        <w:t xml:space="preserve"> again </w:t>
      </w:r>
      <w:del w:id="104" w:author="Author">
        <w:r w:rsidRPr="00A620B1">
          <w:rPr>
            <w:rFonts w:ascii="Trebuchet MS" w:hAnsi="Trebuchet MS"/>
            <w:noProof/>
          </w:rPr>
          <w:delText xml:space="preserve">let them stay longer </w:delText>
        </w:r>
      </w:del>
      <w:r w:rsidRPr="00A620B1">
        <w:rPr>
          <w:rFonts w:ascii="Trebuchet MS" w:hAnsi="Trebuchet MS"/>
          <w:noProof/>
        </w:rPr>
        <w:t xml:space="preserve">in the wilderness, and </w:t>
      </w:r>
      <w:del w:id="105" w:author="Author">
        <w:r w:rsidRPr="00A620B1">
          <w:rPr>
            <w:rFonts w:ascii="Trebuchet MS" w:hAnsi="Trebuchet MS"/>
            <w:noProof/>
            <w:u w:val="dotted"/>
          </w:rPr>
          <w:delText>YOU</w:delText>
        </w:r>
        <w:r w:rsidRPr="00A620B1">
          <w:rPr>
            <w:rFonts w:ascii="Trebuchet MS" w:hAnsi="Trebuchet MS"/>
            <w:noProof/>
          </w:rPr>
          <w:delText xml:space="preserve"> would have acted ruinously toward</w:delText>
        </w:r>
      </w:del>
      <w:ins w:id="106" w:author="Author">
        <w:r w:rsidRPr="00A620B1">
          <w:rPr>
            <w:rFonts w:ascii="Trebuchet MS" w:hAnsi="Trebuchet MS"/>
            <w:noProof/>
          </w:rPr>
          <w:t>you will bring ruin to</w:t>
        </w:r>
      </w:ins>
      <w:r w:rsidRPr="00A620B1">
        <w:rPr>
          <w:rFonts w:ascii="Trebuchet MS" w:hAnsi="Trebuchet MS"/>
          <w:noProof/>
        </w:rPr>
        <w:t xml:space="preserve"> all this people.”</w:t>
      </w:r>
    </w:p>
    <w:p w:rsidR="00443F96" w:rsidRPr="00A620B1" w:rsidRDefault="00443F96" w:rsidP="00443F96">
      <w:pPr>
        <w:rPr>
          <w:rFonts w:ascii="Trebuchet MS" w:hAnsi="Trebuchet MS"/>
          <w:noProof/>
        </w:rPr>
      </w:pPr>
      <w:r w:rsidRPr="00A620B1">
        <w:rPr>
          <w:rFonts w:ascii="Trebuchet MS" w:hAnsi="Trebuchet MS"/>
          <w:b/>
        </w:rPr>
        <w:t xml:space="preserve">32:16 </w:t>
      </w:r>
      <w:del w:id="107" w:author="Author">
        <w:r w:rsidRPr="00A620B1">
          <w:rPr>
            <w:rFonts w:ascii="Trebuchet MS" w:hAnsi="Trebuchet MS"/>
            <w:noProof/>
          </w:rPr>
          <w:delText>Later they</w:delText>
        </w:r>
      </w:del>
      <w:ins w:id="108" w:author="Author">
        <w:r w:rsidRPr="00A620B1">
          <w:rPr>
            <w:rFonts w:ascii="Trebuchet MS" w:hAnsi="Trebuchet MS"/>
            <w:noProof/>
          </w:rPr>
          <w:t>They later</w:t>
        </w:r>
      </w:ins>
      <w:r w:rsidRPr="00A620B1">
        <w:rPr>
          <w:rFonts w:ascii="Trebuchet MS" w:hAnsi="Trebuchet MS"/>
          <w:noProof/>
        </w:rPr>
        <w:t xml:space="preserve"> approached him and said: “Let us build here stone </w:t>
      </w:r>
      <w:del w:id="109" w:author="Author">
        <w:r w:rsidRPr="00A620B1">
          <w:rPr>
            <w:rFonts w:ascii="Trebuchet MS" w:hAnsi="Trebuchet MS"/>
            <w:noProof/>
          </w:rPr>
          <w:delText xml:space="preserve">flock </w:delText>
        </w:r>
      </w:del>
      <w:r w:rsidRPr="00A620B1">
        <w:rPr>
          <w:rFonts w:ascii="Trebuchet MS" w:hAnsi="Trebuchet MS"/>
          <w:noProof/>
        </w:rPr>
        <w:t xml:space="preserve">pens for our livestock and cities for our </w:t>
      </w:r>
      <w:del w:id="110" w:author="Author">
        <w:r w:rsidRPr="00A620B1">
          <w:rPr>
            <w:rFonts w:ascii="Trebuchet MS" w:hAnsi="Trebuchet MS"/>
            <w:noProof/>
          </w:rPr>
          <w:delText>little ones</w:delText>
        </w:r>
      </w:del>
      <w:ins w:id="111" w:author="Author">
        <w:r w:rsidRPr="00A620B1">
          <w:rPr>
            <w:rFonts w:ascii="Trebuchet MS" w:hAnsi="Trebuchet MS"/>
            <w:noProof/>
          </w:rPr>
          <w:t>children</w:t>
        </w:r>
      </w:ins>
      <w:r w:rsidRPr="00A620B1">
        <w:rPr>
          <w:rFonts w:ascii="Trebuchet MS" w:hAnsi="Trebuchet MS"/>
          <w:noProof/>
        </w:rPr>
        <w:t xml:space="preserve">. </w:t>
      </w:r>
      <w:r w:rsidRPr="00A620B1">
        <w:rPr>
          <w:rFonts w:ascii="Trebuchet MS" w:hAnsi="Trebuchet MS"/>
          <w:b/>
          <w:noProof/>
        </w:rPr>
        <w:t xml:space="preserve">32:17 </w:t>
      </w:r>
      <w:r w:rsidRPr="00A620B1">
        <w:rPr>
          <w:rFonts w:ascii="Trebuchet MS" w:hAnsi="Trebuchet MS"/>
          <w:noProof/>
        </w:rPr>
        <w:t xml:space="preserve">But we </w:t>
      </w:r>
      <w:del w:id="112" w:author="Author">
        <w:r w:rsidRPr="00A620B1">
          <w:rPr>
            <w:rFonts w:ascii="Trebuchet MS" w:hAnsi="Trebuchet MS"/>
            <w:noProof/>
          </w:rPr>
          <w:delText>ourselves shall go equipped in</w:delText>
        </w:r>
      </w:del>
      <w:ins w:id="113" w:author="Author">
        <w:r w:rsidRPr="00A620B1">
          <w:rPr>
            <w:rFonts w:ascii="Trebuchet MS" w:hAnsi="Trebuchet MS"/>
            <w:noProof/>
          </w:rPr>
          <w:t>will continue ready for</w:t>
        </w:r>
      </w:ins>
      <w:r w:rsidRPr="00A620B1">
        <w:rPr>
          <w:rFonts w:ascii="Trebuchet MS" w:hAnsi="Trebuchet MS"/>
          <w:noProof/>
        </w:rPr>
        <w:t xml:space="preserve"> battle </w:t>
      </w:r>
      <w:del w:id="114" w:author="Author">
        <w:r w:rsidRPr="00A620B1">
          <w:rPr>
            <w:rFonts w:ascii="Trebuchet MS" w:hAnsi="Trebuchet MS"/>
            <w:noProof/>
          </w:rPr>
          <w:delText>formation</w:delText>
        </w:r>
      </w:del>
      <w:ins w:id="115" w:author="Author">
        <w:r w:rsidRPr="00A620B1">
          <w:rPr>
            <w:rFonts w:ascii="Trebuchet MS" w:hAnsi="Trebuchet MS"/>
            <w:noProof/>
          </w:rPr>
          <w:t>and will go</w:t>
        </w:r>
      </w:ins>
      <w:r w:rsidRPr="00A620B1">
        <w:rPr>
          <w:rFonts w:ascii="Trebuchet MS" w:hAnsi="Trebuchet MS"/>
          <w:noProof/>
        </w:rPr>
        <w:t xml:space="preserve"> before the </w:t>
      </w:r>
      <w:del w:id="116" w:author="Author">
        <w:r w:rsidRPr="00A620B1">
          <w:rPr>
            <w:rFonts w:ascii="Trebuchet MS" w:hAnsi="Trebuchet MS"/>
            <w:noProof/>
          </w:rPr>
          <w:delText>sons of Israel</w:delText>
        </w:r>
      </w:del>
      <w:ins w:id="117" w:author="Author">
        <w:r w:rsidRPr="00A620B1">
          <w:rPr>
            <w:rFonts w:ascii="Trebuchet MS" w:hAnsi="Trebuchet MS"/>
            <w:noProof/>
          </w:rPr>
          <w:t>Israelites</w:t>
        </w:r>
      </w:ins>
      <w:r w:rsidRPr="00A620B1">
        <w:rPr>
          <w:rFonts w:ascii="Trebuchet MS" w:hAnsi="Trebuchet MS"/>
          <w:noProof/>
        </w:rPr>
        <w:t xml:space="preserve"> until </w:t>
      </w:r>
      <w:del w:id="118" w:author="Author">
        <w:r w:rsidRPr="00A620B1">
          <w:rPr>
            <w:rFonts w:ascii="Trebuchet MS" w:hAnsi="Trebuchet MS"/>
            <w:noProof/>
          </w:rPr>
          <w:delText xml:space="preserve">whenever </w:delText>
        </w:r>
      </w:del>
      <w:r w:rsidRPr="00A620B1">
        <w:rPr>
          <w:rFonts w:ascii="Trebuchet MS" w:hAnsi="Trebuchet MS"/>
          <w:noProof/>
        </w:rPr>
        <w:t xml:space="preserve">we have brought them to their place, while our </w:t>
      </w:r>
      <w:del w:id="119" w:author="Author">
        <w:r w:rsidRPr="00A620B1">
          <w:rPr>
            <w:rFonts w:ascii="Trebuchet MS" w:hAnsi="Trebuchet MS"/>
            <w:noProof/>
          </w:rPr>
          <w:delText>little ones must</w:delText>
        </w:r>
      </w:del>
      <w:ins w:id="120" w:author="Author">
        <w:r w:rsidRPr="00A620B1">
          <w:rPr>
            <w:rFonts w:ascii="Trebuchet MS" w:hAnsi="Trebuchet MS"/>
            <w:noProof/>
          </w:rPr>
          <w:t>children will</w:t>
        </w:r>
      </w:ins>
      <w:r w:rsidRPr="00A620B1">
        <w:rPr>
          <w:rFonts w:ascii="Trebuchet MS" w:hAnsi="Trebuchet MS"/>
          <w:noProof/>
        </w:rPr>
        <w:t xml:space="preserve"> dwell in the </w:t>
      </w:r>
      <w:ins w:id="121" w:author="Author">
        <w:r w:rsidRPr="00A620B1">
          <w:rPr>
            <w:rFonts w:ascii="Trebuchet MS" w:hAnsi="Trebuchet MS"/>
            <w:noProof/>
          </w:rPr>
          <w:t xml:space="preserve">fortified </w:t>
        </w:r>
      </w:ins>
      <w:r w:rsidRPr="00A620B1">
        <w:rPr>
          <w:rFonts w:ascii="Trebuchet MS" w:hAnsi="Trebuchet MS"/>
          <w:noProof/>
        </w:rPr>
        <w:t>cities</w:t>
      </w:r>
      <w:del w:id="122" w:author="Author">
        <w:r w:rsidRPr="00A620B1">
          <w:rPr>
            <w:rFonts w:ascii="Trebuchet MS" w:hAnsi="Trebuchet MS"/>
            <w:noProof/>
          </w:rPr>
          <w:delText xml:space="preserve"> with fortifications away</w:delText>
        </w:r>
      </w:del>
      <w:ins w:id="123" w:author="Author">
        <w:r w:rsidRPr="00A620B1">
          <w:rPr>
            <w:rFonts w:ascii="Trebuchet MS" w:hAnsi="Trebuchet MS"/>
            <w:noProof/>
          </w:rPr>
          <w:t>, safe</w:t>
        </w:r>
      </w:ins>
      <w:r w:rsidRPr="00A620B1">
        <w:rPr>
          <w:rFonts w:ascii="Trebuchet MS" w:hAnsi="Trebuchet MS"/>
          <w:noProof/>
        </w:rPr>
        <w:t xml:space="preserve"> from the </w:t>
      </w:r>
      <w:del w:id="124" w:author="Author">
        <w:r w:rsidRPr="00A620B1">
          <w:rPr>
            <w:rFonts w:ascii="Trebuchet MS" w:hAnsi="Trebuchet MS"/>
            <w:noProof/>
          </w:rPr>
          <w:delText xml:space="preserve">face of the </w:delText>
        </w:r>
      </w:del>
      <w:r w:rsidRPr="00A620B1">
        <w:rPr>
          <w:rFonts w:ascii="Trebuchet MS" w:hAnsi="Trebuchet MS"/>
          <w:noProof/>
        </w:rPr>
        <w:t xml:space="preserve">inhabitants of the land. </w:t>
      </w:r>
      <w:r w:rsidRPr="00A620B1">
        <w:rPr>
          <w:rFonts w:ascii="Trebuchet MS" w:hAnsi="Trebuchet MS"/>
          <w:b/>
          <w:noProof/>
        </w:rPr>
        <w:t xml:space="preserve">32:18 </w:t>
      </w:r>
      <w:r w:rsidRPr="00A620B1">
        <w:rPr>
          <w:rFonts w:ascii="Trebuchet MS" w:hAnsi="Trebuchet MS"/>
          <w:noProof/>
        </w:rPr>
        <w:t xml:space="preserve">We </w:t>
      </w:r>
      <w:del w:id="125" w:author="Author">
        <w:r w:rsidRPr="00A620B1">
          <w:rPr>
            <w:rFonts w:ascii="Trebuchet MS" w:hAnsi="Trebuchet MS"/>
            <w:noProof/>
          </w:rPr>
          <w:delText>shall</w:delText>
        </w:r>
      </w:del>
      <w:ins w:id="126" w:author="Author">
        <w:r w:rsidRPr="00A620B1">
          <w:rPr>
            <w:rFonts w:ascii="Trebuchet MS" w:hAnsi="Trebuchet MS"/>
            <w:noProof/>
          </w:rPr>
          <w:t>will</w:t>
        </w:r>
      </w:ins>
      <w:r w:rsidRPr="00A620B1">
        <w:rPr>
          <w:rFonts w:ascii="Trebuchet MS" w:hAnsi="Trebuchet MS"/>
          <w:noProof/>
        </w:rPr>
        <w:t xml:space="preserve"> not return to our houses until </w:t>
      </w:r>
      <w:del w:id="127" w:author="Author">
        <w:r w:rsidRPr="00A620B1">
          <w:rPr>
            <w:rFonts w:ascii="Trebuchet MS" w:hAnsi="Trebuchet MS"/>
            <w:noProof/>
          </w:rPr>
          <w:delText xml:space="preserve">the sons of Israel have provided themselves with landed property, </w:delText>
        </w:r>
      </w:del>
      <w:r w:rsidRPr="00A620B1">
        <w:rPr>
          <w:rFonts w:ascii="Trebuchet MS" w:hAnsi="Trebuchet MS"/>
          <w:noProof/>
        </w:rPr>
        <w:t xml:space="preserve">each </w:t>
      </w:r>
      <w:del w:id="128" w:author="Author">
        <w:r w:rsidRPr="00A620B1">
          <w:rPr>
            <w:rFonts w:ascii="Trebuchet MS" w:hAnsi="Trebuchet MS"/>
            <w:noProof/>
          </w:rPr>
          <w:delText>with</w:delText>
        </w:r>
      </w:del>
      <w:ins w:id="129" w:author="Author">
        <w:r w:rsidRPr="00A620B1">
          <w:rPr>
            <w:rFonts w:ascii="Trebuchet MS" w:hAnsi="Trebuchet MS"/>
            <w:noProof/>
          </w:rPr>
          <w:t>of the Israelites has received</w:t>
        </w:r>
      </w:ins>
      <w:r w:rsidRPr="00A620B1">
        <w:rPr>
          <w:rFonts w:ascii="Trebuchet MS" w:hAnsi="Trebuchet MS"/>
          <w:noProof/>
        </w:rPr>
        <w:t xml:space="preserve"> his </w:t>
      </w:r>
      <w:del w:id="130" w:author="Author">
        <w:r w:rsidRPr="00A620B1">
          <w:rPr>
            <w:rFonts w:ascii="Trebuchet MS" w:hAnsi="Trebuchet MS"/>
            <w:noProof/>
          </w:rPr>
          <w:delText>own</w:delText>
        </w:r>
      </w:del>
      <w:ins w:id="131" w:author="Author">
        <w:r w:rsidRPr="00A620B1">
          <w:rPr>
            <w:rFonts w:ascii="Trebuchet MS" w:hAnsi="Trebuchet MS"/>
            <w:noProof/>
          </w:rPr>
          <w:t>land as an</w:t>
        </w:r>
      </w:ins>
      <w:r w:rsidRPr="00A620B1">
        <w:rPr>
          <w:rFonts w:ascii="Trebuchet MS" w:hAnsi="Trebuchet MS"/>
          <w:noProof/>
        </w:rPr>
        <w:t xml:space="preserve"> inheritance. </w:t>
      </w:r>
      <w:r w:rsidRPr="00A620B1">
        <w:rPr>
          <w:rFonts w:ascii="Trebuchet MS" w:hAnsi="Trebuchet MS"/>
          <w:b/>
          <w:noProof/>
        </w:rPr>
        <w:t xml:space="preserve">32:19 </w:t>
      </w:r>
      <w:r w:rsidRPr="00A620B1">
        <w:rPr>
          <w:rFonts w:ascii="Trebuchet MS" w:hAnsi="Trebuchet MS"/>
          <w:noProof/>
        </w:rPr>
        <w:t xml:space="preserve">For we </w:t>
      </w:r>
      <w:del w:id="132" w:author="Author">
        <w:r w:rsidRPr="00A620B1">
          <w:rPr>
            <w:rFonts w:ascii="Trebuchet MS" w:hAnsi="Trebuchet MS"/>
            <w:noProof/>
          </w:rPr>
          <w:delText>shall</w:delText>
        </w:r>
      </w:del>
      <w:ins w:id="133" w:author="Author">
        <w:r w:rsidRPr="00A620B1">
          <w:rPr>
            <w:rFonts w:ascii="Trebuchet MS" w:hAnsi="Trebuchet MS"/>
            <w:noProof/>
          </w:rPr>
          <w:t>will</w:t>
        </w:r>
      </w:ins>
      <w:r w:rsidRPr="00A620B1">
        <w:rPr>
          <w:rFonts w:ascii="Trebuchet MS" w:hAnsi="Trebuchet MS"/>
          <w:noProof/>
        </w:rPr>
        <w:t xml:space="preserve"> not </w:t>
      </w:r>
      <w:del w:id="134" w:author="Author">
        <w:r w:rsidRPr="00A620B1">
          <w:rPr>
            <w:rFonts w:ascii="Trebuchet MS" w:hAnsi="Trebuchet MS"/>
            <w:noProof/>
          </w:rPr>
          <w:delText>get</w:delText>
        </w:r>
      </w:del>
      <w:ins w:id="135" w:author="Author">
        <w:r w:rsidRPr="00A620B1">
          <w:rPr>
            <w:rFonts w:ascii="Trebuchet MS" w:hAnsi="Trebuchet MS"/>
            <w:noProof/>
          </w:rPr>
          <w:t>receive</w:t>
        </w:r>
      </w:ins>
      <w:r w:rsidRPr="00A620B1">
        <w:rPr>
          <w:rFonts w:ascii="Trebuchet MS" w:hAnsi="Trebuchet MS"/>
          <w:noProof/>
        </w:rPr>
        <w:t xml:space="preserve"> an inheritance with them </w:t>
      </w:r>
      <w:del w:id="136" w:author="Author">
        <w:r w:rsidRPr="00A620B1">
          <w:rPr>
            <w:rFonts w:ascii="Trebuchet MS" w:hAnsi="Trebuchet MS"/>
            <w:noProof/>
          </w:rPr>
          <w:delText>from</w:delText>
        </w:r>
      </w:del>
      <w:ins w:id="137" w:author="Author">
        <w:r w:rsidRPr="00A620B1">
          <w:rPr>
            <w:rFonts w:ascii="Trebuchet MS" w:hAnsi="Trebuchet MS"/>
            <w:noProof/>
          </w:rPr>
          <w:t>on</w:t>
        </w:r>
      </w:ins>
      <w:r w:rsidRPr="00A620B1">
        <w:rPr>
          <w:rFonts w:ascii="Trebuchet MS" w:hAnsi="Trebuchet MS"/>
          <w:noProof/>
        </w:rPr>
        <w:t xml:space="preserve"> the </w:t>
      </w:r>
      <w:ins w:id="138" w:author="Author">
        <w:r w:rsidRPr="00A620B1">
          <w:rPr>
            <w:rFonts w:ascii="Trebuchet MS" w:hAnsi="Trebuchet MS"/>
            <w:noProof/>
          </w:rPr>
          <w:t xml:space="preserve">other </w:t>
        </w:r>
      </w:ins>
      <w:r w:rsidRPr="00A620B1">
        <w:rPr>
          <w:rFonts w:ascii="Trebuchet MS" w:hAnsi="Trebuchet MS"/>
          <w:noProof/>
        </w:rPr>
        <w:t xml:space="preserve">side of the Jordan and beyond, because </w:t>
      </w:r>
      <w:ins w:id="139" w:author="Author">
        <w:r w:rsidRPr="00A620B1">
          <w:rPr>
            <w:rFonts w:ascii="Trebuchet MS" w:hAnsi="Trebuchet MS"/>
            <w:noProof/>
          </w:rPr>
          <w:t xml:space="preserve">we have received </w:t>
        </w:r>
      </w:ins>
      <w:r w:rsidRPr="00A620B1">
        <w:rPr>
          <w:rFonts w:ascii="Trebuchet MS" w:hAnsi="Trebuchet MS"/>
          <w:noProof/>
        </w:rPr>
        <w:t xml:space="preserve">our inheritance </w:t>
      </w:r>
      <w:del w:id="140" w:author="Author">
        <w:r w:rsidRPr="00A620B1">
          <w:rPr>
            <w:rFonts w:ascii="Trebuchet MS" w:hAnsi="Trebuchet MS"/>
            <w:noProof/>
          </w:rPr>
          <w:delText>has come to us from</w:delText>
        </w:r>
      </w:del>
      <w:ins w:id="141" w:author="Author">
        <w:r w:rsidRPr="00A620B1">
          <w:rPr>
            <w:rFonts w:ascii="Trebuchet MS" w:hAnsi="Trebuchet MS"/>
            <w:noProof/>
          </w:rPr>
          <w:t>on</w:t>
        </w:r>
      </w:ins>
      <w:r w:rsidRPr="00A620B1">
        <w:rPr>
          <w:rFonts w:ascii="Trebuchet MS" w:hAnsi="Trebuchet MS"/>
          <w:noProof/>
        </w:rPr>
        <w:t xml:space="preserve"> the </w:t>
      </w:r>
      <w:ins w:id="142" w:author="Author">
        <w:r w:rsidRPr="00A620B1">
          <w:rPr>
            <w:rFonts w:ascii="Trebuchet MS" w:hAnsi="Trebuchet MS"/>
            <w:noProof/>
          </w:rPr>
          <w:t xml:space="preserve">east </w:t>
        </w:r>
      </w:ins>
      <w:r w:rsidRPr="00A620B1">
        <w:rPr>
          <w:rFonts w:ascii="Trebuchet MS" w:hAnsi="Trebuchet MS"/>
          <w:noProof/>
        </w:rPr>
        <w:t>side of the Jordan</w:t>
      </w:r>
      <w:del w:id="143" w:author="Author">
        <w:r w:rsidRPr="00A620B1">
          <w:rPr>
            <w:rFonts w:ascii="Trebuchet MS" w:hAnsi="Trebuchet MS"/>
            <w:noProof/>
          </w:rPr>
          <w:delText xml:space="preserve"> toward the sunrising</w:delText>
        </w:r>
      </w:del>
      <w:r w:rsidRPr="00A620B1">
        <w:rPr>
          <w:rFonts w:ascii="Trebuchet MS" w:hAnsi="Trebuchet MS"/>
          <w:noProof/>
        </w:rPr>
        <w:t>.”</w:t>
      </w:r>
    </w:p>
    <w:p w:rsidR="00443F96" w:rsidRPr="00A620B1" w:rsidRDefault="00443F96" w:rsidP="00443F96">
      <w:pPr>
        <w:rPr>
          <w:rFonts w:ascii="Trebuchet MS" w:hAnsi="Trebuchet MS"/>
          <w:noProof/>
        </w:rPr>
      </w:pPr>
      <w:r w:rsidRPr="00A620B1">
        <w:rPr>
          <w:rFonts w:ascii="Trebuchet MS" w:hAnsi="Trebuchet MS"/>
          <w:b/>
        </w:rPr>
        <w:t xml:space="preserve">32:20 </w:t>
      </w:r>
      <w:del w:id="144" w:author="Author">
        <w:r w:rsidRPr="00A620B1">
          <w:rPr>
            <w:rFonts w:ascii="Trebuchet MS" w:hAnsi="Trebuchet MS"/>
            <w:noProof/>
          </w:rPr>
          <w:delText xml:space="preserve">At this </w:delText>
        </w:r>
      </w:del>
      <w:r w:rsidRPr="00A620B1">
        <w:rPr>
          <w:rFonts w:ascii="Trebuchet MS" w:hAnsi="Trebuchet MS"/>
          <w:noProof/>
        </w:rPr>
        <w:t xml:space="preserve">Moses </w:t>
      </w:r>
      <w:del w:id="145" w:author="Author">
        <w:r w:rsidRPr="00A620B1">
          <w:rPr>
            <w:rFonts w:ascii="Trebuchet MS" w:hAnsi="Trebuchet MS"/>
            <w:noProof/>
          </w:rPr>
          <w:delText>said</w:delText>
        </w:r>
      </w:del>
      <w:ins w:id="146" w:author="Author">
        <w:r w:rsidRPr="00A620B1">
          <w:rPr>
            <w:rFonts w:ascii="Trebuchet MS" w:hAnsi="Trebuchet MS"/>
            <w:noProof/>
          </w:rPr>
          <w:t>replied</w:t>
        </w:r>
      </w:ins>
      <w:r w:rsidRPr="00A620B1">
        <w:rPr>
          <w:rFonts w:ascii="Trebuchet MS" w:hAnsi="Trebuchet MS"/>
          <w:noProof/>
        </w:rPr>
        <w:t xml:space="preserve"> to them: “If </w:t>
      </w:r>
      <w:del w:id="147" w:author="Author">
        <w:r w:rsidRPr="00A620B1">
          <w:rPr>
            <w:rFonts w:ascii="Trebuchet MS" w:hAnsi="Trebuchet MS"/>
            <w:noProof/>
            <w:u w:val="dotted"/>
          </w:rPr>
          <w:delText>YOU</w:delText>
        </w:r>
      </w:del>
      <w:ins w:id="148" w:author="Author">
        <w:r w:rsidRPr="00A620B1">
          <w:rPr>
            <w:rFonts w:ascii="Trebuchet MS" w:hAnsi="Trebuchet MS"/>
            <w:noProof/>
          </w:rPr>
          <w:t>you</w:t>
        </w:r>
      </w:ins>
      <w:r w:rsidRPr="00A620B1">
        <w:rPr>
          <w:rFonts w:ascii="Trebuchet MS" w:hAnsi="Trebuchet MS"/>
          <w:noProof/>
        </w:rPr>
        <w:t xml:space="preserve"> will do this</w:t>
      </w:r>
      <w:del w:id="149" w:author="Author">
        <w:r w:rsidRPr="00A620B1">
          <w:rPr>
            <w:rFonts w:ascii="Trebuchet MS" w:hAnsi="Trebuchet MS"/>
            <w:noProof/>
          </w:rPr>
          <w:delText xml:space="preserve"> thing, if </w:delText>
        </w:r>
        <w:r w:rsidRPr="00A620B1">
          <w:rPr>
            <w:rFonts w:ascii="Trebuchet MS" w:hAnsi="Trebuchet MS"/>
            <w:noProof/>
            <w:u w:val="dotted"/>
          </w:rPr>
          <w:delText>YOU</w:delText>
        </w:r>
        <w:r w:rsidRPr="00A620B1">
          <w:rPr>
            <w:rFonts w:ascii="Trebuchet MS" w:hAnsi="Trebuchet MS"/>
            <w:noProof/>
          </w:rPr>
          <w:delText xml:space="preserve"> will equip yourselves</w:delText>
        </w:r>
      </w:del>
      <w:ins w:id="150" w:author="Author">
        <w:r w:rsidRPr="00A620B1">
          <w:rPr>
            <w:rFonts w:ascii="Trebuchet MS" w:hAnsi="Trebuchet MS"/>
            <w:noProof/>
          </w:rPr>
          <w:t>: Take up arms</w:t>
        </w:r>
      </w:ins>
      <w:r w:rsidRPr="00A620B1">
        <w:rPr>
          <w:rFonts w:ascii="Trebuchet MS" w:hAnsi="Trebuchet MS"/>
          <w:noProof/>
        </w:rPr>
        <w:t xml:space="preserve"> before Jehovah for the war</w:t>
      </w:r>
      <w:del w:id="151" w:author="Author">
        <w:r w:rsidRPr="00A620B1">
          <w:rPr>
            <w:rFonts w:ascii="Trebuchet MS" w:hAnsi="Trebuchet MS"/>
            <w:noProof/>
          </w:rPr>
          <w:delText>,</w:delText>
        </w:r>
      </w:del>
      <w:ins w:id="152" w:author="Author">
        <w:r w:rsidRPr="00A620B1">
          <w:rPr>
            <w:rFonts w:ascii="Trebuchet MS" w:hAnsi="Trebuchet MS"/>
            <w:noProof/>
          </w:rPr>
          <w:t>;</w:t>
        </w:r>
      </w:ins>
      <w:r w:rsidRPr="00A620B1">
        <w:rPr>
          <w:rFonts w:ascii="Trebuchet MS" w:hAnsi="Trebuchet MS"/>
          <w:noProof/>
        </w:rPr>
        <w:t xml:space="preserve"> </w:t>
      </w:r>
      <w:r w:rsidRPr="00A620B1">
        <w:rPr>
          <w:rFonts w:ascii="Trebuchet MS" w:hAnsi="Trebuchet MS"/>
          <w:b/>
          <w:noProof/>
        </w:rPr>
        <w:t xml:space="preserve">32:21 </w:t>
      </w:r>
      <w:r w:rsidRPr="00A620B1">
        <w:rPr>
          <w:rFonts w:ascii="Trebuchet MS" w:hAnsi="Trebuchet MS"/>
          <w:noProof/>
        </w:rPr>
        <w:t xml:space="preserve">and </w:t>
      </w:r>
      <w:ins w:id="153" w:author="Author">
        <w:r w:rsidRPr="00A620B1">
          <w:rPr>
            <w:rFonts w:ascii="Trebuchet MS" w:hAnsi="Trebuchet MS"/>
            <w:noProof/>
          </w:rPr>
          <w:t xml:space="preserve">if </w:t>
        </w:r>
      </w:ins>
      <w:r w:rsidRPr="00A620B1">
        <w:rPr>
          <w:rFonts w:ascii="Trebuchet MS" w:hAnsi="Trebuchet MS"/>
          <w:noProof/>
        </w:rPr>
        <w:t xml:space="preserve">every </w:t>
      </w:r>
      <w:del w:id="154" w:author="Author">
        <w:r w:rsidRPr="00A620B1">
          <w:rPr>
            <w:rFonts w:ascii="Trebuchet MS" w:hAnsi="Trebuchet MS"/>
            <w:noProof/>
          </w:rPr>
          <w:delText xml:space="preserve">equipped </w:delText>
        </w:r>
      </w:del>
      <w:r w:rsidRPr="00A620B1">
        <w:rPr>
          <w:rFonts w:ascii="Trebuchet MS" w:hAnsi="Trebuchet MS"/>
          <w:noProof/>
        </w:rPr>
        <w:t xml:space="preserve">one of </w:t>
      </w:r>
      <w:del w:id="155" w:author="Author">
        <w:r w:rsidRPr="00A620B1">
          <w:rPr>
            <w:rFonts w:ascii="Trebuchet MS" w:hAnsi="Trebuchet MS"/>
            <w:noProof/>
            <w:u w:val="dotted"/>
          </w:rPr>
          <w:delText>YOURS</w:delText>
        </w:r>
        <w:r w:rsidRPr="00A620B1">
          <w:rPr>
            <w:rFonts w:ascii="Trebuchet MS" w:hAnsi="Trebuchet MS"/>
            <w:noProof/>
          </w:rPr>
          <w:delText xml:space="preserve"> will actually pass over</w:delText>
        </w:r>
      </w:del>
      <w:ins w:id="156" w:author="Author">
        <w:r w:rsidRPr="00A620B1">
          <w:rPr>
            <w:rFonts w:ascii="Trebuchet MS" w:hAnsi="Trebuchet MS"/>
            <w:noProof/>
          </w:rPr>
          <w:t>you takes up arms and crosses</w:t>
        </w:r>
      </w:ins>
      <w:r w:rsidRPr="00A620B1">
        <w:rPr>
          <w:rFonts w:ascii="Trebuchet MS" w:hAnsi="Trebuchet MS"/>
          <w:noProof/>
        </w:rPr>
        <w:t xml:space="preserve"> the Jordan before Jehovah</w:t>
      </w:r>
      <w:del w:id="157" w:author="Author">
        <w:r w:rsidRPr="00A620B1">
          <w:rPr>
            <w:rFonts w:ascii="Trebuchet MS" w:hAnsi="Trebuchet MS"/>
            <w:noProof/>
          </w:rPr>
          <w:delText>, until</w:delText>
        </w:r>
      </w:del>
      <w:ins w:id="158" w:author="Author">
        <w:r w:rsidRPr="00A620B1">
          <w:rPr>
            <w:rFonts w:ascii="Trebuchet MS" w:hAnsi="Trebuchet MS"/>
            <w:noProof/>
          </w:rPr>
          <w:t xml:space="preserve"> as</w:t>
        </w:r>
      </w:ins>
      <w:r w:rsidRPr="00A620B1">
        <w:rPr>
          <w:rFonts w:ascii="Trebuchet MS" w:hAnsi="Trebuchet MS"/>
          <w:noProof/>
        </w:rPr>
        <w:t xml:space="preserve"> he drives away his enemies from before him</w:t>
      </w:r>
      <w:del w:id="159" w:author="Author">
        <w:r w:rsidRPr="00A620B1">
          <w:rPr>
            <w:rFonts w:ascii="Trebuchet MS" w:hAnsi="Trebuchet MS"/>
            <w:noProof/>
          </w:rPr>
          <w:delText>,</w:delText>
        </w:r>
      </w:del>
      <w:r w:rsidRPr="00A620B1">
        <w:rPr>
          <w:rFonts w:ascii="Trebuchet MS" w:hAnsi="Trebuchet MS"/>
          <w:noProof/>
        </w:rPr>
        <w:t xml:space="preserve"> </w:t>
      </w:r>
      <w:r w:rsidRPr="00A620B1">
        <w:rPr>
          <w:rFonts w:ascii="Trebuchet MS" w:hAnsi="Trebuchet MS"/>
          <w:b/>
          <w:noProof/>
        </w:rPr>
        <w:t xml:space="preserve">32:22 </w:t>
      </w:r>
      <w:del w:id="160" w:author="Author">
        <w:r w:rsidRPr="00A620B1">
          <w:rPr>
            <w:rFonts w:ascii="Trebuchet MS" w:hAnsi="Trebuchet MS"/>
            <w:noProof/>
          </w:rPr>
          <w:delText>and</w:delText>
        </w:r>
      </w:del>
      <w:ins w:id="161" w:author="Author">
        <w:r w:rsidRPr="00A620B1">
          <w:rPr>
            <w:rFonts w:ascii="Trebuchet MS" w:hAnsi="Trebuchet MS"/>
            <w:noProof/>
          </w:rPr>
          <w:t>until</w:t>
        </w:r>
      </w:ins>
      <w:r w:rsidRPr="00A620B1">
        <w:rPr>
          <w:rFonts w:ascii="Trebuchet MS" w:hAnsi="Trebuchet MS"/>
          <w:noProof/>
        </w:rPr>
        <w:t xml:space="preserve"> the land is </w:t>
      </w:r>
      <w:del w:id="162" w:author="Author">
        <w:r w:rsidRPr="00A620B1">
          <w:rPr>
            <w:rFonts w:ascii="Trebuchet MS" w:hAnsi="Trebuchet MS"/>
            <w:noProof/>
          </w:rPr>
          <w:delText xml:space="preserve">actually </w:delText>
        </w:r>
      </w:del>
      <w:r w:rsidRPr="00A620B1">
        <w:rPr>
          <w:rFonts w:ascii="Trebuchet MS" w:hAnsi="Trebuchet MS"/>
          <w:noProof/>
        </w:rPr>
        <w:t xml:space="preserve">subdued before Jehovah, </w:t>
      </w:r>
      <w:del w:id="163" w:author="Author">
        <w:r w:rsidRPr="00A620B1">
          <w:rPr>
            <w:rFonts w:ascii="Trebuchet MS" w:hAnsi="Trebuchet MS"/>
            <w:noProof/>
          </w:rPr>
          <w:delText xml:space="preserve">and </w:delText>
        </w:r>
      </w:del>
      <w:r w:rsidRPr="00A620B1">
        <w:rPr>
          <w:rFonts w:ascii="Trebuchet MS" w:hAnsi="Trebuchet MS"/>
          <w:noProof/>
        </w:rPr>
        <w:t xml:space="preserve">afterward </w:t>
      </w:r>
      <w:del w:id="164" w:author="Author">
        <w:r w:rsidRPr="00A620B1">
          <w:rPr>
            <w:rFonts w:ascii="Trebuchet MS" w:hAnsi="Trebuchet MS"/>
            <w:noProof/>
            <w:u w:val="dotted"/>
          </w:rPr>
          <w:delText>YOU</w:delText>
        </w:r>
      </w:del>
      <w:ins w:id="165" w:author="Author">
        <w:r w:rsidRPr="00A620B1">
          <w:rPr>
            <w:rFonts w:ascii="Trebuchet MS" w:hAnsi="Trebuchet MS"/>
            <w:noProof/>
          </w:rPr>
          <w:t>you may</w:t>
        </w:r>
      </w:ins>
      <w:r w:rsidRPr="00A620B1">
        <w:rPr>
          <w:rFonts w:ascii="Trebuchet MS" w:hAnsi="Trebuchet MS"/>
          <w:noProof/>
        </w:rPr>
        <w:t xml:space="preserve"> return</w:t>
      </w:r>
      <w:del w:id="166" w:author="Author">
        <w:r w:rsidRPr="00A620B1">
          <w:rPr>
            <w:rFonts w:ascii="Trebuchet MS" w:hAnsi="Trebuchet MS"/>
            <w:noProof/>
          </w:rPr>
          <w:delText xml:space="preserve">, </w:delText>
        </w:r>
        <w:r w:rsidRPr="00A620B1">
          <w:rPr>
            <w:rFonts w:ascii="Trebuchet MS" w:hAnsi="Trebuchet MS"/>
            <w:noProof/>
            <w:u w:val="dotted"/>
          </w:rPr>
          <w:delText>YOU</w:delText>
        </w:r>
        <w:r w:rsidRPr="00A620B1">
          <w:rPr>
            <w:rFonts w:ascii="Trebuchet MS" w:hAnsi="Trebuchet MS"/>
            <w:noProof/>
          </w:rPr>
          <w:delText xml:space="preserve"> also will indeed prove yourselves</w:delText>
        </w:r>
      </w:del>
      <w:ins w:id="167" w:author="Author">
        <w:r w:rsidRPr="00A620B1">
          <w:rPr>
            <w:rFonts w:ascii="Trebuchet MS" w:hAnsi="Trebuchet MS"/>
            <w:noProof/>
          </w:rPr>
          <w:t xml:space="preserve"> and be</w:t>
        </w:r>
      </w:ins>
      <w:r w:rsidRPr="00A620B1">
        <w:rPr>
          <w:rFonts w:ascii="Trebuchet MS" w:hAnsi="Trebuchet MS"/>
          <w:noProof/>
        </w:rPr>
        <w:t xml:space="preserve"> free from guilt </w:t>
      </w:r>
      <w:del w:id="168" w:author="Author">
        <w:r w:rsidRPr="00A620B1">
          <w:rPr>
            <w:rFonts w:ascii="Trebuchet MS" w:hAnsi="Trebuchet MS"/>
            <w:noProof/>
          </w:rPr>
          <w:delText>against</w:delText>
        </w:r>
      </w:del>
      <w:ins w:id="169" w:author="Author">
        <w:r w:rsidRPr="00A620B1">
          <w:rPr>
            <w:rFonts w:ascii="Trebuchet MS" w:hAnsi="Trebuchet MS"/>
            <w:noProof/>
          </w:rPr>
          <w:t>before</w:t>
        </w:r>
      </w:ins>
      <w:r w:rsidRPr="00A620B1">
        <w:rPr>
          <w:rFonts w:ascii="Trebuchet MS" w:hAnsi="Trebuchet MS"/>
          <w:noProof/>
        </w:rPr>
        <w:t xml:space="preserve"> Jehovah and </w:t>
      </w:r>
      <w:del w:id="170" w:author="Author">
        <w:r w:rsidRPr="00A620B1">
          <w:rPr>
            <w:rFonts w:ascii="Trebuchet MS" w:hAnsi="Trebuchet MS"/>
            <w:noProof/>
          </w:rPr>
          <w:delText xml:space="preserve">against </w:delText>
        </w:r>
      </w:del>
      <w:r w:rsidRPr="00A620B1">
        <w:rPr>
          <w:rFonts w:ascii="Trebuchet MS" w:hAnsi="Trebuchet MS"/>
          <w:noProof/>
        </w:rPr>
        <w:t>Israel</w:t>
      </w:r>
      <w:del w:id="171" w:author="Author">
        <w:r w:rsidRPr="00A620B1">
          <w:rPr>
            <w:rFonts w:ascii="Trebuchet MS" w:hAnsi="Trebuchet MS"/>
            <w:noProof/>
          </w:rPr>
          <w:delText>; and</w:delText>
        </w:r>
      </w:del>
      <w:ins w:id="172" w:author="Author">
        <w:r w:rsidRPr="00A620B1">
          <w:rPr>
            <w:rFonts w:ascii="Trebuchet MS" w:hAnsi="Trebuchet MS"/>
            <w:noProof/>
          </w:rPr>
          <w:t>. Then</w:t>
        </w:r>
      </w:ins>
      <w:r w:rsidRPr="00A620B1">
        <w:rPr>
          <w:rFonts w:ascii="Trebuchet MS" w:hAnsi="Trebuchet MS"/>
          <w:noProof/>
        </w:rPr>
        <w:t xml:space="preserve"> this land </w:t>
      </w:r>
      <w:del w:id="173" w:author="Author">
        <w:r w:rsidRPr="00A620B1">
          <w:rPr>
            <w:rFonts w:ascii="Trebuchet MS" w:hAnsi="Trebuchet MS"/>
            <w:noProof/>
          </w:rPr>
          <w:delText>must</w:delText>
        </w:r>
      </w:del>
      <w:ins w:id="174" w:author="Author">
        <w:r w:rsidRPr="00A620B1">
          <w:rPr>
            <w:rFonts w:ascii="Trebuchet MS" w:hAnsi="Trebuchet MS"/>
            <w:noProof/>
          </w:rPr>
          <w:t>will</w:t>
        </w:r>
      </w:ins>
      <w:r w:rsidRPr="00A620B1">
        <w:rPr>
          <w:rFonts w:ascii="Trebuchet MS" w:hAnsi="Trebuchet MS"/>
          <w:noProof/>
        </w:rPr>
        <w:t xml:space="preserve"> become </w:t>
      </w:r>
      <w:del w:id="175" w:author="Author">
        <w:r w:rsidRPr="00A620B1">
          <w:rPr>
            <w:rFonts w:ascii="Trebuchet MS" w:hAnsi="Trebuchet MS"/>
            <w:noProof/>
            <w:u w:val="dotted"/>
          </w:rPr>
          <w:delText>YOURS</w:delText>
        </w:r>
        <w:r w:rsidRPr="00A620B1">
          <w:rPr>
            <w:rFonts w:ascii="Trebuchet MS" w:hAnsi="Trebuchet MS"/>
            <w:noProof/>
          </w:rPr>
          <w:delText xml:space="preserve"> as a</w:delText>
        </w:r>
      </w:del>
      <w:ins w:id="176" w:author="Author">
        <w:r w:rsidRPr="00A620B1">
          <w:rPr>
            <w:rFonts w:ascii="Trebuchet MS" w:hAnsi="Trebuchet MS"/>
            <w:noProof/>
          </w:rPr>
          <w:t>your</w:t>
        </w:r>
      </w:ins>
      <w:r w:rsidRPr="00A620B1">
        <w:rPr>
          <w:rFonts w:ascii="Trebuchet MS" w:hAnsi="Trebuchet MS"/>
          <w:noProof/>
        </w:rPr>
        <w:t xml:space="preserve"> possession before Jehovah. </w:t>
      </w:r>
      <w:r w:rsidRPr="00A620B1">
        <w:rPr>
          <w:rFonts w:ascii="Trebuchet MS" w:hAnsi="Trebuchet MS"/>
          <w:b/>
          <w:noProof/>
        </w:rPr>
        <w:t xml:space="preserve">32:23 </w:t>
      </w:r>
      <w:r w:rsidRPr="00A620B1">
        <w:rPr>
          <w:rFonts w:ascii="Trebuchet MS" w:hAnsi="Trebuchet MS"/>
          <w:noProof/>
        </w:rPr>
        <w:t xml:space="preserve">But if </w:t>
      </w:r>
      <w:del w:id="177" w:author="Author">
        <w:r w:rsidRPr="00A620B1">
          <w:rPr>
            <w:rFonts w:ascii="Trebuchet MS" w:hAnsi="Trebuchet MS"/>
            <w:noProof/>
            <w:u w:val="dotted"/>
          </w:rPr>
          <w:delText>YOU</w:delText>
        </w:r>
        <w:r w:rsidRPr="00A620B1">
          <w:rPr>
            <w:rFonts w:ascii="Trebuchet MS" w:hAnsi="Trebuchet MS"/>
            <w:noProof/>
          </w:rPr>
          <w:delText xml:space="preserve"> will</w:delText>
        </w:r>
      </w:del>
      <w:ins w:id="178" w:author="Author">
        <w:r w:rsidRPr="00A620B1">
          <w:rPr>
            <w:rFonts w:ascii="Trebuchet MS" w:hAnsi="Trebuchet MS"/>
            <w:noProof/>
          </w:rPr>
          <w:t>you do</w:t>
        </w:r>
      </w:ins>
      <w:r w:rsidRPr="00A620B1">
        <w:rPr>
          <w:rFonts w:ascii="Trebuchet MS" w:hAnsi="Trebuchet MS"/>
          <w:noProof/>
        </w:rPr>
        <w:t xml:space="preserve"> not do this</w:t>
      </w:r>
      <w:del w:id="179" w:author="Author">
        <w:r w:rsidRPr="00A620B1">
          <w:rPr>
            <w:rFonts w:ascii="Trebuchet MS" w:hAnsi="Trebuchet MS"/>
            <w:noProof/>
          </w:rPr>
          <w:delText xml:space="preserve"> way, </w:delText>
        </w:r>
        <w:r w:rsidRPr="00A620B1">
          <w:rPr>
            <w:rFonts w:ascii="Trebuchet MS" w:hAnsi="Trebuchet MS"/>
            <w:noProof/>
            <w:u w:val="dotted"/>
          </w:rPr>
          <w:delText>YOU</w:delText>
        </w:r>
      </w:del>
      <w:ins w:id="180" w:author="Author">
        <w:r w:rsidRPr="00A620B1">
          <w:rPr>
            <w:rFonts w:ascii="Trebuchet MS" w:hAnsi="Trebuchet MS"/>
            <w:noProof/>
          </w:rPr>
          <w:t>, you</w:t>
        </w:r>
      </w:ins>
      <w:r w:rsidRPr="00A620B1">
        <w:rPr>
          <w:rFonts w:ascii="Trebuchet MS" w:hAnsi="Trebuchet MS"/>
          <w:noProof/>
        </w:rPr>
        <w:t xml:space="preserve"> will </w:t>
      </w:r>
      <w:del w:id="181" w:author="Author">
        <w:r w:rsidRPr="00A620B1">
          <w:rPr>
            <w:rFonts w:ascii="Trebuchet MS" w:hAnsi="Trebuchet MS"/>
            <w:noProof/>
          </w:rPr>
          <w:delText>also certainly sin</w:delText>
        </w:r>
      </w:del>
      <w:ins w:id="182" w:author="Author">
        <w:r w:rsidRPr="00A620B1">
          <w:rPr>
            <w:rFonts w:ascii="Trebuchet MS" w:hAnsi="Trebuchet MS"/>
            <w:noProof/>
          </w:rPr>
          <w:t>have sinned</w:t>
        </w:r>
      </w:ins>
      <w:r w:rsidRPr="00A620B1">
        <w:rPr>
          <w:rFonts w:ascii="Trebuchet MS" w:hAnsi="Trebuchet MS"/>
          <w:noProof/>
        </w:rPr>
        <w:t xml:space="preserve"> against Jehovah. In that case</w:t>
      </w:r>
      <w:ins w:id="183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know that </w:t>
      </w:r>
      <w:del w:id="184" w:author="Author">
        <w:r w:rsidRPr="00A620B1">
          <w:rPr>
            <w:rFonts w:ascii="Trebuchet MS" w:hAnsi="Trebuchet MS"/>
            <w:noProof/>
            <w:u w:val="dotted"/>
          </w:rPr>
          <w:delText>YOUR</w:delText>
        </w:r>
      </w:del>
      <w:ins w:id="185" w:author="Author">
        <w:r w:rsidRPr="00A620B1">
          <w:rPr>
            <w:rFonts w:ascii="Trebuchet MS" w:hAnsi="Trebuchet MS"/>
            <w:noProof/>
          </w:rPr>
          <w:t>your</w:t>
        </w:r>
      </w:ins>
      <w:r w:rsidRPr="00A620B1">
        <w:rPr>
          <w:rFonts w:ascii="Trebuchet MS" w:hAnsi="Trebuchet MS"/>
          <w:noProof/>
        </w:rPr>
        <w:t xml:space="preserve"> sin will catch up with </w:t>
      </w:r>
      <w:del w:id="186" w:author="Author">
        <w:r w:rsidRPr="00A620B1">
          <w:rPr>
            <w:rFonts w:ascii="Trebuchet MS" w:hAnsi="Trebuchet MS"/>
            <w:noProof/>
            <w:u w:val="dotted"/>
          </w:rPr>
          <w:delText>YOU</w:delText>
        </w:r>
      </w:del>
      <w:ins w:id="187" w:author="Author">
        <w:r w:rsidRPr="00A620B1">
          <w:rPr>
            <w:rFonts w:ascii="Trebuchet MS" w:hAnsi="Trebuchet MS"/>
            <w:noProof/>
          </w:rPr>
          <w:t>you</w:t>
        </w:r>
      </w:ins>
      <w:r w:rsidRPr="00A620B1">
        <w:rPr>
          <w:rFonts w:ascii="Trebuchet MS" w:hAnsi="Trebuchet MS"/>
          <w:noProof/>
        </w:rPr>
        <w:t xml:space="preserve">. </w:t>
      </w:r>
      <w:r w:rsidRPr="00A620B1">
        <w:rPr>
          <w:rFonts w:ascii="Trebuchet MS" w:hAnsi="Trebuchet MS"/>
          <w:b/>
          <w:noProof/>
        </w:rPr>
        <w:t xml:space="preserve">32:24 </w:t>
      </w:r>
      <w:del w:id="188" w:author="Author">
        <w:r w:rsidRPr="00A620B1">
          <w:rPr>
            <w:rFonts w:ascii="Trebuchet MS" w:hAnsi="Trebuchet MS"/>
            <w:noProof/>
          </w:rPr>
          <w:delText>Build for yourselves</w:delText>
        </w:r>
      </w:del>
      <w:ins w:id="189" w:author="Author">
        <w:r w:rsidRPr="00A620B1">
          <w:rPr>
            <w:rFonts w:ascii="Trebuchet MS" w:hAnsi="Trebuchet MS"/>
            <w:noProof/>
          </w:rPr>
          <w:t>So you may build</w:t>
        </w:r>
      </w:ins>
      <w:r w:rsidRPr="00A620B1">
        <w:rPr>
          <w:rFonts w:ascii="Trebuchet MS" w:hAnsi="Trebuchet MS"/>
          <w:noProof/>
        </w:rPr>
        <w:t xml:space="preserve"> cities for </w:t>
      </w:r>
      <w:del w:id="190" w:author="Author">
        <w:r w:rsidRPr="00A620B1">
          <w:rPr>
            <w:rFonts w:ascii="Trebuchet MS" w:hAnsi="Trebuchet MS"/>
            <w:noProof/>
            <w:u w:val="dotted"/>
          </w:rPr>
          <w:delText>YOUR</w:delText>
        </w:r>
        <w:r w:rsidRPr="00A620B1">
          <w:rPr>
            <w:rFonts w:ascii="Trebuchet MS" w:hAnsi="Trebuchet MS"/>
            <w:noProof/>
          </w:rPr>
          <w:delText xml:space="preserve"> little ones</w:delText>
        </w:r>
      </w:del>
      <w:ins w:id="191" w:author="Author">
        <w:r w:rsidRPr="00A620B1">
          <w:rPr>
            <w:rFonts w:ascii="Trebuchet MS" w:hAnsi="Trebuchet MS"/>
            <w:noProof/>
          </w:rPr>
          <w:t>your children</w:t>
        </w:r>
      </w:ins>
      <w:r w:rsidRPr="00A620B1">
        <w:rPr>
          <w:rFonts w:ascii="Trebuchet MS" w:hAnsi="Trebuchet MS"/>
          <w:noProof/>
        </w:rPr>
        <w:t xml:space="preserve"> and </w:t>
      </w:r>
      <w:del w:id="192" w:author="Author">
        <w:r w:rsidRPr="00A620B1">
          <w:rPr>
            <w:rFonts w:ascii="Trebuchet MS" w:hAnsi="Trebuchet MS"/>
            <w:noProof/>
          </w:rPr>
          <w:delText xml:space="preserve">stone </w:delText>
        </w:r>
      </w:del>
      <w:r w:rsidRPr="00A620B1">
        <w:rPr>
          <w:rFonts w:ascii="Trebuchet MS" w:hAnsi="Trebuchet MS"/>
          <w:noProof/>
        </w:rPr>
        <w:t xml:space="preserve">pens for </w:t>
      </w:r>
      <w:del w:id="193" w:author="Author">
        <w:r w:rsidRPr="00A620B1">
          <w:rPr>
            <w:rFonts w:ascii="Trebuchet MS" w:hAnsi="Trebuchet MS"/>
            <w:noProof/>
            <w:u w:val="dotted"/>
          </w:rPr>
          <w:delText>YOUR</w:delText>
        </w:r>
      </w:del>
      <w:ins w:id="194" w:author="Author">
        <w:r w:rsidRPr="00A620B1">
          <w:rPr>
            <w:rFonts w:ascii="Trebuchet MS" w:hAnsi="Trebuchet MS"/>
            <w:noProof/>
          </w:rPr>
          <w:t>your</w:t>
        </w:r>
      </w:ins>
      <w:r w:rsidRPr="00A620B1">
        <w:rPr>
          <w:rFonts w:ascii="Trebuchet MS" w:hAnsi="Trebuchet MS"/>
          <w:noProof/>
        </w:rPr>
        <w:t xml:space="preserve"> flocks, </w:t>
      </w:r>
      <w:del w:id="195" w:author="Author">
        <w:r w:rsidRPr="00A620B1">
          <w:rPr>
            <w:rFonts w:ascii="Trebuchet MS" w:hAnsi="Trebuchet MS"/>
            <w:noProof/>
          </w:rPr>
          <w:delText>and</w:delText>
        </w:r>
      </w:del>
      <w:ins w:id="196" w:author="Author">
        <w:r w:rsidRPr="00A620B1">
          <w:rPr>
            <w:rFonts w:ascii="Trebuchet MS" w:hAnsi="Trebuchet MS"/>
            <w:noProof/>
          </w:rPr>
          <w:t>but you must do</w:t>
        </w:r>
      </w:ins>
      <w:r w:rsidRPr="00A620B1">
        <w:rPr>
          <w:rFonts w:ascii="Trebuchet MS" w:hAnsi="Trebuchet MS"/>
          <w:noProof/>
        </w:rPr>
        <w:t xml:space="preserve"> what </w:t>
      </w:r>
      <w:del w:id="197" w:author="Author">
        <w:r w:rsidRPr="00A620B1">
          <w:rPr>
            <w:rFonts w:ascii="Trebuchet MS" w:hAnsi="Trebuchet MS"/>
            <w:noProof/>
          </w:rPr>
          <w:delText xml:space="preserve">has gone forth from </w:delText>
        </w:r>
        <w:r w:rsidRPr="00A620B1">
          <w:rPr>
            <w:rFonts w:ascii="Trebuchet MS" w:hAnsi="Trebuchet MS"/>
            <w:noProof/>
            <w:u w:val="dotted"/>
          </w:rPr>
          <w:delText>YOUR</w:delText>
        </w:r>
        <w:r w:rsidRPr="00A620B1">
          <w:rPr>
            <w:rFonts w:ascii="Trebuchet MS" w:hAnsi="Trebuchet MS"/>
            <w:noProof/>
          </w:rPr>
          <w:delText xml:space="preserve"> mouth </w:delText>
        </w:r>
        <w:r w:rsidRPr="00A620B1">
          <w:rPr>
            <w:rFonts w:ascii="Trebuchet MS" w:hAnsi="Trebuchet MS"/>
            <w:noProof/>
            <w:u w:val="dotted"/>
          </w:rPr>
          <w:delText>YOU</w:delText>
        </w:r>
        <w:r w:rsidRPr="00A620B1">
          <w:rPr>
            <w:rFonts w:ascii="Trebuchet MS" w:hAnsi="Trebuchet MS"/>
            <w:noProof/>
          </w:rPr>
          <w:delText xml:space="preserve"> should do</w:delText>
        </w:r>
      </w:del>
      <w:ins w:id="198" w:author="Author">
        <w:r w:rsidRPr="00A620B1">
          <w:rPr>
            <w:rFonts w:ascii="Trebuchet MS" w:hAnsi="Trebuchet MS"/>
            <w:noProof/>
          </w:rPr>
          <w:t>you have promised</w:t>
        </w:r>
      </w:ins>
      <w:r w:rsidRPr="00A620B1">
        <w:rPr>
          <w:rFonts w:ascii="Trebuchet MS" w:hAnsi="Trebuchet MS"/>
          <w:noProof/>
        </w:rPr>
        <w:t>.”</w:t>
      </w:r>
    </w:p>
    <w:p w:rsidR="00443F96" w:rsidRPr="00A620B1" w:rsidRDefault="00443F96" w:rsidP="00443F96">
      <w:pPr>
        <w:rPr>
          <w:rFonts w:ascii="Trebuchet MS" w:hAnsi="Trebuchet MS"/>
          <w:noProof/>
        </w:rPr>
      </w:pPr>
      <w:r w:rsidRPr="00A620B1">
        <w:rPr>
          <w:rFonts w:ascii="Trebuchet MS" w:hAnsi="Trebuchet MS"/>
          <w:b/>
        </w:rPr>
        <w:t xml:space="preserve">32:25 </w:t>
      </w:r>
      <w:del w:id="199" w:author="Author">
        <w:r w:rsidRPr="00A620B1">
          <w:rPr>
            <w:rFonts w:ascii="Trebuchet MS" w:hAnsi="Trebuchet MS"/>
            <w:noProof/>
          </w:rPr>
          <w:delText>Then the</w:delText>
        </w:r>
      </w:del>
      <w:ins w:id="200" w:author="Author">
        <w:r w:rsidRPr="00A620B1">
          <w:rPr>
            <w:rFonts w:ascii="Trebuchet MS" w:hAnsi="Trebuchet MS"/>
            <w:noProof/>
          </w:rPr>
          <w:t>The</w:t>
        </w:r>
      </w:ins>
      <w:r w:rsidRPr="00A620B1">
        <w:rPr>
          <w:rFonts w:ascii="Trebuchet MS" w:hAnsi="Trebuchet MS"/>
          <w:noProof/>
        </w:rPr>
        <w:t xml:space="preserve"> sons of Gad and the sons of Reu′ben said this to Moses: “Your servants will do just as my lord is commanding. </w:t>
      </w:r>
      <w:r w:rsidRPr="00A620B1">
        <w:rPr>
          <w:rFonts w:ascii="Trebuchet MS" w:hAnsi="Trebuchet MS"/>
          <w:b/>
          <w:noProof/>
        </w:rPr>
        <w:t xml:space="preserve">32:26 </w:t>
      </w:r>
      <w:r w:rsidRPr="00A620B1">
        <w:rPr>
          <w:rFonts w:ascii="Trebuchet MS" w:hAnsi="Trebuchet MS"/>
          <w:noProof/>
        </w:rPr>
        <w:t xml:space="preserve">Our </w:t>
      </w:r>
      <w:del w:id="201" w:author="Author">
        <w:r w:rsidRPr="00A620B1">
          <w:rPr>
            <w:rFonts w:ascii="Trebuchet MS" w:hAnsi="Trebuchet MS"/>
            <w:noProof/>
          </w:rPr>
          <w:delText>little ones</w:delText>
        </w:r>
      </w:del>
      <w:ins w:id="202" w:author="Author">
        <w:r w:rsidRPr="00A620B1">
          <w:rPr>
            <w:rFonts w:ascii="Trebuchet MS" w:hAnsi="Trebuchet MS"/>
            <w:noProof/>
          </w:rPr>
          <w:t>children</w:t>
        </w:r>
      </w:ins>
      <w:r w:rsidRPr="00A620B1">
        <w:rPr>
          <w:rFonts w:ascii="Trebuchet MS" w:hAnsi="Trebuchet MS"/>
          <w:noProof/>
        </w:rPr>
        <w:t>, our wives, our livestock</w:t>
      </w:r>
      <w:ins w:id="203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and all our domestic animals will stay there in the cities of Gil′e·ad, </w:t>
      </w:r>
      <w:r w:rsidRPr="00A620B1">
        <w:rPr>
          <w:rFonts w:ascii="Trebuchet MS" w:hAnsi="Trebuchet MS"/>
          <w:b/>
          <w:noProof/>
        </w:rPr>
        <w:t xml:space="preserve">32:27 </w:t>
      </w:r>
      <w:r w:rsidRPr="00A620B1">
        <w:rPr>
          <w:rFonts w:ascii="Trebuchet MS" w:hAnsi="Trebuchet MS"/>
          <w:noProof/>
        </w:rPr>
        <w:t xml:space="preserve">but your servants will </w:t>
      </w:r>
      <w:del w:id="204" w:author="Author">
        <w:r w:rsidRPr="00A620B1">
          <w:rPr>
            <w:rFonts w:ascii="Trebuchet MS" w:hAnsi="Trebuchet MS"/>
            <w:noProof/>
          </w:rPr>
          <w:delText>pass</w:delText>
        </w:r>
      </w:del>
      <w:ins w:id="205" w:author="Author">
        <w:r w:rsidRPr="00A620B1">
          <w:rPr>
            <w:rFonts w:ascii="Trebuchet MS" w:hAnsi="Trebuchet MS"/>
            <w:noProof/>
          </w:rPr>
          <w:t>cross</w:t>
        </w:r>
      </w:ins>
      <w:r w:rsidRPr="00A620B1">
        <w:rPr>
          <w:rFonts w:ascii="Trebuchet MS" w:hAnsi="Trebuchet MS"/>
          <w:noProof/>
        </w:rPr>
        <w:t xml:space="preserve"> over, </w:t>
      </w:r>
      <w:del w:id="206" w:author="Author">
        <w:r w:rsidRPr="00A620B1">
          <w:rPr>
            <w:rFonts w:ascii="Trebuchet MS" w:hAnsi="Trebuchet MS"/>
            <w:noProof/>
          </w:rPr>
          <w:delText>everyone equipped</w:delText>
        </w:r>
      </w:del>
      <w:ins w:id="207" w:author="Author">
        <w:r w:rsidRPr="00A620B1">
          <w:rPr>
            <w:rFonts w:ascii="Trebuchet MS" w:hAnsi="Trebuchet MS"/>
            <w:noProof/>
          </w:rPr>
          <w:t>every man armed</w:t>
        </w:r>
      </w:ins>
      <w:r w:rsidRPr="00A620B1">
        <w:rPr>
          <w:rFonts w:ascii="Trebuchet MS" w:hAnsi="Trebuchet MS"/>
          <w:noProof/>
        </w:rPr>
        <w:t xml:space="preserve"> for </w:t>
      </w:r>
      <w:del w:id="208" w:author="Author">
        <w:r w:rsidRPr="00A620B1">
          <w:rPr>
            <w:rFonts w:ascii="Trebuchet MS" w:hAnsi="Trebuchet MS"/>
            <w:noProof/>
          </w:rPr>
          <w:delText>the army,</w:delText>
        </w:r>
      </w:del>
      <w:ins w:id="209" w:author="Author">
        <w:r w:rsidRPr="00A620B1">
          <w:rPr>
            <w:rFonts w:ascii="Trebuchet MS" w:hAnsi="Trebuchet MS"/>
            <w:noProof/>
          </w:rPr>
          <w:t>battle to wage war</w:t>
        </w:r>
      </w:ins>
      <w:r w:rsidRPr="00A620B1">
        <w:rPr>
          <w:rFonts w:ascii="Trebuchet MS" w:hAnsi="Trebuchet MS"/>
          <w:noProof/>
        </w:rPr>
        <w:t xml:space="preserve"> before Jehovah</w:t>
      </w:r>
      <w:del w:id="210" w:author="Author">
        <w:r w:rsidRPr="00A620B1">
          <w:rPr>
            <w:rFonts w:ascii="Trebuchet MS" w:hAnsi="Trebuchet MS"/>
            <w:noProof/>
          </w:rPr>
          <w:delText xml:space="preserve"> for the war</w:delText>
        </w:r>
      </w:del>
      <w:r w:rsidRPr="00A620B1">
        <w:rPr>
          <w:rFonts w:ascii="Trebuchet MS" w:hAnsi="Trebuchet MS"/>
          <w:noProof/>
        </w:rPr>
        <w:t>, just as my lord is speaking.”</w:t>
      </w:r>
    </w:p>
    <w:p w:rsidR="00443F96" w:rsidRPr="00A620B1" w:rsidRDefault="00443F96" w:rsidP="00443F96">
      <w:pPr>
        <w:rPr>
          <w:rFonts w:ascii="Trebuchet MS" w:hAnsi="Trebuchet MS"/>
          <w:noProof/>
        </w:rPr>
      </w:pPr>
      <w:r w:rsidRPr="00A620B1">
        <w:rPr>
          <w:rFonts w:ascii="Trebuchet MS" w:hAnsi="Trebuchet MS"/>
          <w:b/>
        </w:rPr>
        <w:t xml:space="preserve">32:28 </w:t>
      </w:r>
      <w:del w:id="211" w:author="Author">
        <w:r w:rsidRPr="00A620B1">
          <w:rPr>
            <w:rFonts w:ascii="Trebuchet MS" w:hAnsi="Trebuchet MS"/>
            <w:noProof/>
          </w:rPr>
          <w:delText>Accordingly</w:delText>
        </w:r>
      </w:del>
      <w:ins w:id="212" w:author="Author">
        <w:r w:rsidRPr="00A620B1">
          <w:rPr>
            <w:rFonts w:ascii="Trebuchet MS" w:hAnsi="Trebuchet MS"/>
            <w:noProof/>
          </w:rPr>
          <w:t>So</w:t>
        </w:r>
      </w:ins>
      <w:r w:rsidRPr="00A620B1">
        <w:rPr>
          <w:rFonts w:ascii="Trebuchet MS" w:hAnsi="Trebuchet MS"/>
          <w:noProof/>
        </w:rPr>
        <w:t xml:space="preserve"> Moses gave a command </w:t>
      </w:r>
      <w:del w:id="213" w:author="Author">
        <w:r w:rsidRPr="00A620B1">
          <w:rPr>
            <w:rFonts w:ascii="Trebuchet MS" w:hAnsi="Trebuchet MS"/>
            <w:noProof/>
          </w:rPr>
          <w:delText>respecting</w:delText>
        </w:r>
      </w:del>
      <w:ins w:id="214" w:author="Author">
        <w:r w:rsidRPr="00A620B1">
          <w:rPr>
            <w:rFonts w:ascii="Trebuchet MS" w:hAnsi="Trebuchet MS"/>
            <w:noProof/>
          </w:rPr>
          <w:t>concerning</w:t>
        </w:r>
      </w:ins>
      <w:r w:rsidRPr="00A620B1">
        <w:rPr>
          <w:rFonts w:ascii="Trebuchet MS" w:hAnsi="Trebuchet MS"/>
          <w:noProof/>
        </w:rPr>
        <w:t xml:space="preserve"> them to El·e·a′zar the priest</w:t>
      </w:r>
      <w:del w:id="215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216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to Joshua the son of Nun</w:t>
      </w:r>
      <w:ins w:id="217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and to the heads of the </w:t>
      </w:r>
      <w:del w:id="218" w:author="Author">
        <w:r w:rsidRPr="00A620B1">
          <w:rPr>
            <w:rFonts w:ascii="Trebuchet MS" w:hAnsi="Trebuchet MS"/>
            <w:noProof/>
          </w:rPr>
          <w:delText>fathers</w:delText>
        </w:r>
      </w:del>
      <w:ins w:id="219" w:author="Author">
        <w:r w:rsidRPr="00A620B1">
          <w:rPr>
            <w:rFonts w:ascii="Trebuchet MS" w:hAnsi="Trebuchet MS"/>
            <w:noProof/>
          </w:rPr>
          <w:t>paternal houses</w:t>
        </w:r>
      </w:ins>
      <w:r w:rsidRPr="00A620B1">
        <w:rPr>
          <w:rFonts w:ascii="Trebuchet MS" w:hAnsi="Trebuchet MS"/>
          <w:noProof/>
        </w:rPr>
        <w:t xml:space="preserve"> of the tribes of </w:t>
      </w:r>
      <w:del w:id="220" w:author="Author">
        <w:r w:rsidRPr="00A620B1">
          <w:rPr>
            <w:rFonts w:ascii="Trebuchet MS" w:hAnsi="Trebuchet MS"/>
            <w:noProof/>
          </w:rPr>
          <w:delText xml:space="preserve">the sons of </w:delText>
        </w:r>
      </w:del>
      <w:r w:rsidRPr="00A620B1">
        <w:rPr>
          <w:rFonts w:ascii="Trebuchet MS" w:hAnsi="Trebuchet MS"/>
          <w:noProof/>
        </w:rPr>
        <w:t xml:space="preserve">Israel. </w:t>
      </w:r>
      <w:r w:rsidRPr="00A620B1">
        <w:rPr>
          <w:rFonts w:ascii="Trebuchet MS" w:hAnsi="Trebuchet MS"/>
          <w:b/>
          <w:noProof/>
        </w:rPr>
        <w:t xml:space="preserve">32:29 </w:t>
      </w:r>
      <w:del w:id="221" w:author="Author">
        <w:r w:rsidRPr="00A620B1">
          <w:rPr>
            <w:rFonts w:ascii="Trebuchet MS" w:hAnsi="Trebuchet MS"/>
            <w:noProof/>
          </w:rPr>
          <w:delText xml:space="preserve">So </w:delText>
        </w:r>
      </w:del>
      <w:r w:rsidRPr="00A620B1">
        <w:rPr>
          <w:rFonts w:ascii="Trebuchet MS" w:hAnsi="Trebuchet MS"/>
          <w:noProof/>
        </w:rPr>
        <w:t xml:space="preserve">Moses said to them: “If the sons of Gad and the sons of Reu′ben </w:t>
      </w:r>
      <w:del w:id="222" w:author="Author">
        <w:r w:rsidRPr="00A620B1">
          <w:rPr>
            <w:rFonts w:ascii="Trebuchet MS" w:hAnsi="Trebuchet MS"/>
            <w:noProof/>
          </w:rPr>
          <w:delText xml:space="preserve">pass with </w:delText>
        </w:r>
        <w:r w:rsidRPr="00A620B1">
          <w:rPr>
            <w:rFonts w:ascii="Trebuchet MS" w:hAnsi="Trebuchet MS"/>
            <w:noProof/>
            <w:u w:val="dotted"/>
          </w:rPr>
          <w:delText>YOU</w:delText>
        </w:r>
      </w:del>
      <w:ins w:id="223" w:author="Author">
        <w:r w:rsidRPr="00A620B1">
          <w:rPr>
            <w:rFonts w:ascii="Trebuchet MS" w:hAnsi="Trebuchet MS"/>
            <w:noProof/>
          </w:rPr>
          <w:t>cross</w:t>
        </w:r>
      </w:ins>
      <w:r w:rsidRPr="00A620B1">
        <w:rPr>
          <w:rFonts w:ascii="Trebuchet MS" w:hAnsi="Trebuchet MS"/>
          <w:noProof/>
        </w:rPr>
        <w:t xml:space="preserve"> over the Jordan</w:t>
      </w:r>
      <w:del w:id="224" w:author="Author">
        <w:r w:rsidRPr="00A620B1">
          <w:rPr>
            <w:rFonts w:ascii="Trebuchet MS" w:hAnsi="Trebuchet MS"/>
            <w:noProof/>
          </w:rPr>
          <w:delText>, everyone equipped</w:delText>
        </w:r>
      </w:del>
      <w:ins w:id="225" w:author="Author">
        <w:r w:rsidRPr="00A620B1">
          <w:rPr>
            <w:rFonts w:ascii="Trebuchet MS" w:hAnsi="Trebuchet MS"/>
            <w:noProof/>
          </w:rPr>
          <w:t xml:space="preserve"> with you, every man armed</w:t>
        </w:r>
      </w:ins>
      <w:r w:rsidRPr="00A620B1">
        <w:rPr>
          <w:rFonts w:ascii="Trebuchet MS" w:hAnsi="Trebuchet MS"/>
          <w:noProof/>
        </w:rPr>
        <w:t xml:space="preserve"> for the war</w:t>
      </w:r>
      <w:del w:id="226" w:author="Author">
        <w:r w:rsidRPr="00A620B1">
          <w:rPr>
            <w:rFonts w:ascii="Trebuchet MS" w:hAnsi="Trebuchet MS"/>
            <w:noProof/>
          </w:rPr>
          <w:delText>,</w:delText>
        </w:r>
      </w:del>
      <w:r w:rsidRPr="00A620B1">
        <w:rPr>
          <w:rFonts w:ascii="Trebuchet MS" w:hAnsi="Trebuchet MS"/>
          <w:noProof/>
        </w:rPr>
        <w:t xml:space="preserve"> before Jehovah, and the land is </w:t>
      </w:r>
      <w:del w:id="227" w:author="Author">
        <w:r w:rsidRPr="00A620B1">
          <w:rPr>
            <w:rFonts w:ascii="Trebuchet MS" w:hAnsi="Trebuchet MS"/>
            <w:noProof/>
          </w:rPr>
          <w:delText xml:space="preserve">actually </w:delText>
        </w:r>
      </w:del>
      <w:r w:rsidRPr="00A620B1">
        <w:rPr>
          <w:rFonts w:ascii="Trebuchet MS" w:hAnsi="Trebuchet MS"/>
          <w:noProof/>
        </w:rPr>
        <w:t xml:space="preserve">subdued before </w:t>
      </w:r>
      <w:del w:id="228" w:author="Author">
        <w:r w:rsidRPr="00A620B1">
          <w:rPr>
            <w:rFonts w:ascii="Trebuchet MS" w:hAnsi="Trebuchet MS"/>
            <w:noProof/>
            <w:u w:val="dotted"/>
          </w:rPr>
          <w:delText>YOU</w:delText>
        </w:r>
        <w:r w:rsidRPr="00A620B1">
          <w:rPr>
            <w:rFonts w:ascii="Trebuchet MS" w:hAnsi="Trebuchet MS"/>
            <w:noProof/>
          </w:rPr>
          <w:delText xml:space="preserve">, </w:delText>
        </w:r>
        <w:r w:rsidRPr="00A620B1">
          <w:rPr>
            <w:rFonts w:ascii="Trebuchet MS" w:hAnsi="Trebuchet MS"/>
            <w:noProof/>
            <w:u w:val="dotted"/>
          </w:rPr>
          <w:delText>YOU</w:delText>
        </w:r>
        <w:r w:rsidRPr="00A620B1">
          <w:rPr>
            <w:rFonts w:ascii="Trebuchet MS" w:hAnsi="Trebuchet MS"/>
            <w:noProof/>
          </w:rPr>
          <w:delText xml:space="preserve"> must</w:delText>
        </w:r>
      </w:del>
      <w:ins w:id="229" w:author="Author">
        <w:r w:rsidRPr="00A620B1">
          <w:rPr>
            <w:rFonts w:ascii="Trebuchet MS" w:hAnsi="Trebuchet MS"/>
            <w:noProof/>
          </w:rPr>
          <w:t>you, you will</w:t>
        </w:r>
      </w:ins>
      <w:r w:rsidRPr="00A620B1">
        <w:rPr>
          <w:rFonts w:ascii="Trebuchet MS" w:hAnsi="Trebuchet MS"/>
          <w:noProof/>
        </w:rPr>
        <w:t xml:space="preserve"> then give them the land of Gil′e·ad as a possession. </w:t>
      </w:r>
      <w:r w:rsidRPr="00A620B1">
        <w:rPr>
          <w:rFonts w:ascii="Trebuchet MS" w:hAnsi="Trebuchet MS"/>
          <w:b/>
          <w:noProof/>
        </w:rPr>
        <w:t xml:space="preserve">32:30 </w:t>
      </w:r>
      <w:r w:rsidRPr="00A620B1">
        <w:rPr>
          <w:rFonts w:ascii="Trebuchet MS" w:hAnsi="Trebuchet MS"/>
          <w:noProof/>
        </w:rPr>
        <w:t xml:space="preserve">But if they do not </w:t>
      </w:r>
      <w:del w:id="230" w:author="Author">
        <w:r w:rsidRPr="00A620B1">
          <w:rPr>
            <w:rFonts w:ascii="Trebuchet MS" w:hAnsi="Trebuchet MS"/>
            <w:noProof/>
          </w:rPr>
          <w:delText>pass</w:delText>
        </w:r>
      </w:del>
      <w:ins w:id="231" w:author="Author">
        <w:r w:rsidRPr="00A620B1">
          <w:rPr>
            <w:rFonts w:ascii="Trebuchet MS" w:hAnsi="Trebuchet MS"/>
            <w:noProof/>
          </w:rPr>
          <w:t>take up arms and cross</w:t>
        </w:r>
      </w:ins>
      <w:r w:rsidRPr="00A620B1">
        <w:rPr>
          <w:rFonts w:ascii="Trebuchet MS" w:hAnsi="Trebuchet MS"/>
          <w:noProof/>
        </w:rPr>
        <w:t xml:space="preserve"> over </w:t>
      </w:r>
      <w:del w:id="232" w:author="Author">
        <w:r w:rsidRPr="00A620B1">
          <w:rPr>
            <w:rFonts w:ascii="Trebuchet MS" w:hAnsi="Trebuchet MS"/>
            <w:noProof/>
          </w:rPr>
          <w:delText xml:space="preserve">equipped </w:delText>
        </w:r>
      </w:del>
      <w:r w:rsidRPr="00A620B1">
        <w:rPr>
          <w:rFonts w:ascii="Trebuchet MS" w:hAnsi="Trebuchet MS"/>
          <w:noProof/>
        </w:rPr>
        <w:t xml:space="preserve">with </w:t>
      </w:r>
      <w:del w:id="233" w:author="Author">
        <w:r w:rsidRPr="00A620B1">
          <w:rPr>
            <w:rFonts w:ascii="Trebuchet MS" w:hAnsi="Trebuchet MS"/>
            <w:noProof/>
            <w:u w:val="dotted"/>
          </w:rPr>
          <w:delText>YOU</w:delText>
        </w:r>
      </w:del>
      <w:ins w:id="234" w:author="Author">
        <w:r w:rsidRPr="00A620B1">
          <w:rPr>
            <w:rFonts w:ascii="Trebuchet MS" w:hAnsi="Trebuchet MS"/>
            <w:noProof/>
          </w:rPr>
          <w:t>you</w:t>
        </w:r>
      </w:ins>
      <w:r w:rsidRPr="00A620B1">
        <w:rPr>
          <w:rFonts w:ascii="Trebuchet MS" w:hAnsi="Trebuchet MS"/>
          <w:noProof/>
        </w:rPr>
        <w:t xml:space="preserve">, they </w:t>
      </w:r>
      <w:del w:id="235" w:author="Author">
        <w:r w:rsidRPr="00A620B1">
          <w:rPr>
            <w:rFonts w:ascii="Trebuchet MS" w:hAnsi="Trebuchet MS"/>
            <w:noProof/>
          </w:rPr>
          <w:delText>must</w:delText>
        </w:r>
      </w:del>
      <w:ins w:id="236" w:author="Author">
        <w:r w:rsidRPr="00A620B1">
          <w:rPr>
            <w:rFonts w:ascii="Trebuchet MS" w:hAnsi="Trebuchet MS"/>
            <w:noProof/>
          </w:rPr>
          <w:t>will</w:t>
        </w:r>
      </w:ins>
      <w:r w:rsidRPr="00A620B1">
        <w:rPr>
          <w:rFonts w:ascii="Trebuchet MS" w:hAnsi="Trebuchet MS"/>
          <w:noProof/>
        </w:rPr>
        <w:t xml:space="preserve"> then </w:t>
      </w:r>
      <w:del w:id="237" w:author="Author">
        <w:r w:rsidRPr="00A620B1">
          <w:rPr>
            <w:rFonts w:ascii="Trebuchet MS" w:hAnsi="Trebuchet MS"/>
            <w:noProof/>
          </w:rPr>
          <w:delText xml:space="preserve">be settled in </w:delText>
        </w:r>
        <w:r w:rsidRPr="00A620B1">
          <w:rPr>
            <w:rFonts w:ascii="Trebuchet MS" w:hAnsi="Trebuchet MS"/>
            <w:noProof/>
            <w:u w:val="dotted"/>
          </w:rPr>
          <w:delText>YOUR</w:delText>
        </w:r>
        <w:r w:rsidRPr="00A620B1">
          <w:rPr>
            <w:rFonts w:ascii="Trebuchet MS" w:hAnsi="Trebuchet MS"/>
            <w:noProof/>
          </w:rPr>
          <w:delText xml:space="preserve"> midst</w:delText>
        </w:r>
      </w:del>
      <w:ins w:id="238" w:author="Author">
        <w:r w:rsidRPr="00A620B1">
          <w:rPr>
            <w:rFonts w:ascii="Trebuchet MS" w:hAnsi="Trebuchet MS"/>
            <w:noProof/>
          </w:rPr>
          <w:t>settle among you</w:t>
        </w:r>
      </w:ins>
      <w:r w:rsidRPr="00A620B1">
        <w:rPr>
          <w:rFonts w:ascii="Trebuchet MS" w:hAnsi="Trebuchet MS"/>
          <w:noProof/>
        </w:rPr>
        <w:t xml:space="preserve"> in the land of Ca′naan.”</w:t>
      </w:r>
    </w:p>
    <w:p w:rsidR="00443F96" w:rsidRPr="00A620B1" w:rsidRDefault="00443F96" w:rsidP="00443F96">
      <w:pPr>
        <w:rPr>
          <w:rFonts w:ascii="Trebuchet MS" w:hAnsi="Trebuchet MS"/>
          <w:noProof/>
        </w:rPr>
      </w:pPr>
      <w:r w:rsidRPr="00A620B1">
        <w:rPr>
          <w:rFonts w:ascii="Trebuchet MS" w:hAnsi="Trebuchet MS"/>
          <w:b/>
        </w:rPr>
        <w:t xml:space="preserve">32:31 </w:t>
      </w:r>
      <w:r w:rsidRPr="00A620B1">
        <w:rPr>
          <w:rFonts w:ascii="Trebuchet MS" w:hAnsi="Trebuchet MS"/>
          <w:noProof/>
        </w:rPr>
        <w:t>To this the sons of Gad and the sons of Reu′ben answered</w:t>
      </w:r>
      <w:del w:id="239" w:author="Author">
        <w:r w:rsidRPr="00A620B1">
          <w:rPr>
            <w:rFonts w:ascii="Trebuchet MS" w:hAnsi="Trebuchet MS"/>
            <w:noProof/>
          </w:rPr>
          <w:delText>, saying</w:delText>
        </w:r>
      </w:del>
      <w:r w:rsidRPr="00A620B1">
        <w:rPr>
          <w:rFonts w:ascii="Trebuchet MS" w:hAnsi="Trebuchet MS"/>
          <w:noProof/>
        </w:rPr>
        <w:t xml:space="preserve">: “What Jehovah has spoken to your servants is </w:t>
      </w:r>
      <w:del w:id="240" w:author="Author">
        <w:r w:rsidRPr="00A620B1">
          <w:rPr>
            <w:rFonts w:ascii="Trebuchet MS" w:hAnsi="Trebuchet MS"/>
            <w:noProof/>
          </w:rPr>
          <w:delText>the way</w:delText>
        </w:r>
      </w:del>
      <w:ins w:id="241" w:author="Author">
        <w:r w:rsidRPr="00A620B1">
          <w:rPr>
            <w:rFonts w:ascii="Trebuchet MS" w:hAnsi="Trebuchet MS"/>
            <w:noProof/>
          </w:rPr>
          <w:t>what</w:t>
        </w:r>
      </w:ins>
      <w:r w:rsidRPr="00A620B1">
        <w:rPr>
          <w:rFonts w:ascii="Trebuchet MS" w:hAnsi="Trebuchet MS"/>
          <w:noProof/>
        </w:rPr>
        <w:t xml:space="preserve"> we </w:t>
      </w:r>
      <w:del w:id="242" w:author="Author">
        <w:r w:rsidRPr="00A620B1">
          <w:rPr>
            <w:rFonts w:ascii="Trebuchet MS" w:hAnsi="Trebuchet MS"/>
            <w:noProof/>
          </w:rPr>
          <w:delText>shall</w:delText>
        </w:r>
      </w:del>
      <w:ins w:id="243" w:author="Author">
        <w:r w:rsidRPr="00A620B1">
          <w:rPr>
            <w:rFonts w:ascii="Trebuchet MS" w:hAnsi="Trebuchet MS"/>
            <w:noProof/>
          </w:rPr>
          <w:t>will</w:t>
        </w:r>
      </w:ins>
      <w:r w:rsidRPr="00A620B1">
        <w:rPr>
          <w:rFonts w:ascii="Trebuchet MS" w:hAnsi="Trebuchet MS"/>
          <w:noProof/>
        </w:rPr>
        <w:t xml:space="preserve"> do. </w:t>
      </w:r>
      <w:r w:rsidRPr="00A620B1">
        <w:rPr>
          <w:rFonts w:ascii="Trebuchet MS" w:hAnsi="Trebuchet MS"/>
          <w:b/>
          <w:noProof/>
        </w:rPr>
        <w:t xml:space="preserve">32:32 </w:t>
      </w:r>
      <w:r w:rsidRPr="00A620B1">
        <w:rPr>
          <w:rFonts w:ascii="Trebuchet MS" w:hAnsi="Trebuchet MS"/>
          <w:noProof/>
        </w:rPr>
        <w:t xml:space="preserve">We </w:t>
      </w:r>
      <w:del w:id="244" w:author="Author">
        <w:r w:rsidRPr="00A620B1">
          <w:rPr>
            <w:rFonts w:ascii="Trebuchet MS" w:hAnsi="Trebuchet MS"/>
            <w:noProof/>
          </w:rPr>
          <w:delText xml:space="preserve">ourselves </w:delText>
        </w:r>
      </w:del>
      <w:r w:rsidRPr="00A620B1">
        <w:rPr>
          <w:rFonts w:ascii="Trebuchet MS" w:hAnsi="Trebuchet MS"/>
          <w:noProof/>
        </w:rPr>
        <w:t xml:space="preserve">will </w:t>
      </w:r>
      <w:del w:id="245" w:author="Author">
        <w:r w:rsidRPr="00A620B1">
          <w:rPr>
            <w:rFonts w:ascii="Trebuchet MS" w:hAnsi="Trebuchet MS"/>
            <w:noProof/>
          </w:rPr>
          <w:delText>pass</w:delText>
        </w:r>
      </w:del>
      <w:ins w:id="246" w:author="Author">
        <w:r w:rsidRPr="00A620B1">
          <w:rPr>
            <w:rFonts w:ascii="Trebuchet MS" w:hAnsi="Trebuchet MS"/>
            <w:noProof/>
          </w:rPr>
          <w:t>take up arms and cross</w:t>
        </w:r>
      </w:ins>
      <w:r w:rsidRPr="00A620B1">
        <w:rPr>
          <w:rFonts w:ascii="Trebuchet MS" w:hAnsi="Trebuchet MS"/>
          <w:noProof/>
        </w:rPr>
        <w:t xml:space="preserve"> over </w:t>
      </w:r>
      <w:del w:id="247" w:author="Author">
        <w:r w:rsidRPr="00A620B1">
          <w:rPr>
            <w:rFonts w:ascii="Trebuchet MS" w:hAnsi="Trebuchet MS"/>
            <w:noProof/>
          </w:rPr>
          <w:delText xml:space="preserve">equipped </w:delText>
        </w:r>
      </w:del>
      <w:r w:rsidRPr="00A620B1">
        <w:rPr>
          <w:rFonts w:ascii="Trebuchet MS" w:hAnsi="Trebuchet MS"/>
          <w:noProof/>
        </w:rPr>
        <w:t xml:space="preserve">before Jehovah to the land of Ca′naan, </w:t>
      </w:r>
      <w:del w:id="248" w:author="Author">
        <w:r w:rsidRPr="00A620B1">
          <w:rPr>
            <w:rFonts w:ascii="Trebuchet MS" w:hAnsi="Trebuchet MS"/>
            <w:noProof/>
          </w:rPr>
          <w:delText>and</w:delText>
        </w:r>
      </w:del>
      <w:ins w:id="249" w:author="Author">
        <w:r w:rsidRPr="00A620B1">
          <w:rPr>
            <w:rFonts w:ascii="Trebuchet MS" w:hAnsi="Trebuchet MS"/>
            <w:noProof/>
          </w:rPr>
          <w:t>but</w:t>
        </w:r>
      </w:ins>
      <w:r w:rsidRPr="00A620B1">
        <w:rPr>
          <w:rFonts w:ascii="Trebuchet MS" w:hAnsi="Trebuchet MS"/>
          <w:noProof/>
        </w:rPr>
        <w:t xml:space="preserve"> the possession </w:t>
      </w:r>
      <w:del w:id="250" w:author="Author">
        <w:r w:rsidRPr="00A620B1">
          <w:rPr>
            <w:rFonts w:ascii="Trebuchet MS" w:hAnsi="Trebuchet MS"/>
            <w:noProof/>
          </w:rPr>
          <w:delText>of our inheritance</w:delText>
        </w:r>
      </w:del>
      <w:ins w:id="251" w:author="Author">
        <w:r w:rsidRPr="00A620B1">
          <w:rPr>
            <w:rFonts w:ascii="Trebuchet MS" w:hAnsi="Trebuchet MS"/>
            <w:noProof/>
          </w:rPr>
          <w:t>we are to inherit</w:t>
        </w:r>
      </w:ins>
      <w:r w:rsidRPr="00A620B1">
        <w:rPr>
          <w:rFonts w:ascii="Trebuchet MS" w:hAnsi="Trebuchet MS"/>
          <w:noProof/>
        </w:rPr>
        <w:t xml:space="preserve"> will be </w:t>
      </w:r>
      <w:del w:id="252" w:author="Author">
        <w:r w:rsidRPr="00A620B1">
          <w:rPr>
            <w:rFonts w:ascii="Trebuchet MS" w:hAnsi="Trebuchet MS"/>
            <w:noProof/>
          </w:rPr>
          <w:delText xml:space="preserve">with us </w:delText>
        </w:r>
      </w:del>
      <w:r w:rsidRPr="00A620B1">
        <w:rPr>
          <w:rFonts w:ascii="Trebuchet MS" w:hAnsi="Trebuchet MS"/>
          <w:noProof/>
        </w:rPr>
        <w:t xml:space="preserve">on this side of the Jordan.” </w:t>
      </w:r>
      <w:r w:rsidRPr="00A620B1">
        <w:rPr>
          <w:rFonts w:ascii="Trebuchet MS" w:hAnsi="Trebuchet MS"/>
          <w:b/>
          <w:noProof/>
        </w:rPr>
        <w:t xml:space="preserve">32:33 </w:t>
      </w:r>
      <w:del w:id="253" w:author="Author">
        <w:r w:rsidRPr="00A620B1">
          <w:rPr>
            <w:rFonts w:ascii="Trebuchet MS" w:hAnsi="Trebuchet MS"/>
            <w:noProof/>
          </w:rPr>
          <w:delText>At this</w:delText>
        </w:r>
      </w:del>
      <w:ins w:id="254" w:author="Author">
        <w:r w:rsidRPr="00A620B1">
          <w:rPr>
            <w:rFonts w:ascii="Trebuchet MS" w:hAnsi="Trebuchet MS"/>
            <w:noProof/>
          </w:rPr>
          <w:t>So</w:t>
        </w:r>
      </w:ins>
      <w:r w:rsidRPr="00A620B1">
        <w:rPr>
          <w:rFonts w:ascii="Trebuchet MS" w:hAnsi="Trebuchet MS"/>
          <w:noProof/>
        </w:rPr>
        <w:t xml:space="preserve"> Moses gave to them</w:t>
      </w:r>
      <w:del w:id="255" w:author="Author">
        <w:r w:rsidRPr="00A620B1">
          <w:rPr>
            <w:rFonts w:ascii="Trebuchet MS" w:hAnsi="Trebuchet MS"/>
            <w:noProof/>
          </w:rPr>
          <w:delText xml:space="preserve">, that is, </w:delText>
        </w:r>
      </w:del>
      <w:ins w:id="256" w:author="Author">
        <w:r w:rsidRPr="00A620B1">
          <w:rPr>
            <w:rFonts w:ascii="Trebuchet MS" w:hAnsi="Trebuchet MS"/>
            <w:noProof/>
          </w:rPr>
          <w:t>—</w:t>
        </w:r>
      </w:ins>
      <w:r w:rsidRPr="00A620B1">
        <w:rPr>
          <w:rFonts w:ascii="Trebuchet MS" w:hAnsi="Trebuchet MS"/>
          <w:noProof/>
        </w:rPr>
        <w:t>to the sons of Gad</w:t>
      </w:r>
      <w:del w:id="257" w:author="Author">
        <w:r w:rsidRPr="00A620B1">
          <w:rPr>
            <w:rFonts w:ascii="Trebuchet MS" w:hAnsi="Trebuchet MS"/>
            <w:noProof/>
          </w:rPr>
          <w:delText xml:space="preserve"> and to</w:delText>
        </w:r>
      </w:del>
      <w:ins w:id="258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the sons of Reu′ben</w:t>
      </w:r>
      <w:ins w:id="259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and to </w:t>
      </w:r>
      <w:ins w:id="260" w:author="Author">
        <w:r w:rsidRPr="00A620B1">
          <w:rPr>
            <w:rFonts w:ascii="Trebuchet MS" w:hAnsi="Trebuchet MS"/>
            <w:noProof/>
          </w:rPr>
          <w:t xml:space="preserve">the </w:t>
        </w:r>
      </w:ins>
      <w:r w:rsidRPr="00A620B1">
        <w:rPr>
          <w:rFonts w:ascii="Trebuchet MS" w:hAnsi="Trebuchet MS"/>
          <w:noProof/>
        </w:rPr>
        <w:t xml:space="preserve">half </w:t>
      </w:r>
      <w:del w:id="261" w:author="Author">
        <w:r w:rsidRPr="00A620B1">
          <w:rPr>
            <w:rFonts w:ascii="Trebuchet MS" w:hAnsi="Trebuchet MS"/>
            <w:noProof/>
          </w:rPr>
          <w:delText xml:space="preserve">the </w:delText>
        </w:r>
      </w:del>
      <w:r w:rsidRPr="00A620B1">
        <w:rPr>
          <w:rFonts w:ascii="Trebuchet MS" w:hAnsi="Trebuchet MS"/>
          <w:noProof/>
        </w:rPr>
        <w:t>tribe of Ma·nas′seh the son of Joseph</w:t>
      </w:r>
      <w:del w:id="262" w:author="Author">
        <w:r w:rsidRPr="00A620B1">
          <w:rPr>
            <w:rFonts w:ascii="Trebuchet MS" w:hAnsi="Trebuchet MS"/>
            <w:noProof/>
          </w:rPr>
          <w:delText xml:space="preserve">, </w:delText>
        </w:r>
      </w:del>
      <w:ins w:id="263" w:author="Author">
        <w:r w:rsidRPr="00A620B1">
          <w:rPr>
            <w:rFonts w:ascii="Trebuchet MS" w:hAnsi="Trebuchet MS"/>
            <w:noProof/>
          </w:rPr>
          <w:t>—</w:t>
        </w:r>
      </w:ins>
      <w:r w:rsidRPr="00A620B1">
        <w:rPr>
          <w:rFonts w:ascii="Trebuchet MS" w:hAnsi="Trebuchet MS"/>
          <w:noProof/>
        </w:rPr>
        <w:t xml:space="preserve">the kingdom of Si′hon the king of the Am′or·ites and the kingdom of Og the king of Ba′shan, the land belonging to its cities in </w:t>
      </w:r>
      <w:del w:id="264" w:author="Author">
        <w:r w:rsidRPr="00A620B1">
          <w:rPr>
            <w:rFonts w:ascii="Trebuchet MS" w:hAnsi="Trebuchet MS"/>
            <w:noProof/>
          </w:rPr>
          <w:delText>the</w:delText>
        </w:r>
      </w:del>
      <w:ins w:id="265" w:author="Author">
        <w:r w:rsidRPr="00A620B1">
          <w:rPr>
            <w:rFonts w:ascii="Trebuchet MS" w:hAnsi="Trebuchet MS"/>
            <w:noProof/>
          </w:rPr>
          <w:t>those</w:t>
        </w:r>
      </w:ins>
      <w:r w:rsidRPr="00A620B1">
        <w:rPr>
          <w:rFonts w:ascii="Trebuchet MS" w:hAnsi="Trebuchet MS"/>
          <w:noProof/>
        </w:rPr>
        <w:t xml:space="preserve"> territories, and the cities of the </w:t>
      </w:r>
      <w:ins w:id="266" w:author="Author">
        <w:r w:rsidRPr="00A620B1">
          <w:rPr>
            <w:rFonts w:ascii="Trebuchet MS" w:hAnsi="Trebuchet MS"/>
            <w:noProof/>
          </w:rPr>
          <w:t xml:space="preserve">surrounding </w:t>
        </w:r>
      </w:ins>
      <w:r w:rsidRPr="00A620B1">
        <w:rPr>
          <w:rFonts w:ascii="Trebuchet MS" w:hAnsi="Trebuchet MS"/>
          <w:noProof/>
        </w:rPr>
        <w:t>land</w:t>
      </w:r>
      <w:del w:id="267" w:author="Author">
        <w:r w:rsidRPr="00A620B1">
          <w:rPr>
            <w:rFonts w:ascii="Trebuchet MS" w:hAnsi="Trebuchet MS"/>
            <w:noProof/>
          </w:rPr>
          <w:delText xml:space="preserve"> round about</w:delText>
        </w:r>
      </w:del>
      <w:r w:rsidRPr="00A620B1">
        <w:rPr>
          <w:rFonts w:ascii="Trebuchet MS" w:hAnsi="Trebuchet MS"/>
          <w:noProof/>
        </w:rPr>
        <w:t>.</w:t>
      </w:r>
    </w:p>
    <w:p w:rsidR="00443F96" w:rsidRPr="00A620B1" w:rsidRDefault="00443F96" w:rsidP="00443F96">
      <w:pPr>
        <w:rPr>
          <w:rFonts w:ascii="Trebuchet MS" w:hAnsi="Trebuchet MS"/>
          <w:noProof/>
        </w:rPr>
      </w:pPr>
      <w:r w:rsidRPr="00A620B1">
        <w:rPr>
          <w:rFonts w:ascii="Trebuchet MS" w:hAnsi="Trebuchet MS"/>
          <w:b/>
        </w:rPr>
        <w:t xml:space="preserve">32:34 </w:t>
      </w:r>
      <w:r w:rsidRPr="00A620B1">
        <w:rPr>
          <w:rFonts w:ascii="Trebuchet MS" w:hAnsi="Trebuchet MS"/>
          <w:noProof/>
        </w:rPr>
        <w:t xml:space="preserve">And the sons of Gad </w:t>
      </w:r>
      <w:del w:id="268" w:author="Author">
        <w:r w:rsidRPr="00A620B1">
          <w:rPr>
            <w:rFonts w:ascii="Trebuchet MS" w:hAnsi="Trebuchet MS"/>
            <w:noProof/>
          </w:rPr>
          <w:delText>proceeded to build</w:delText>
        </w:r>
      </w:del>
      <w:ins w:id="269" w:author="Author">
        <w:r w:rsidRPr="00A620B1">
          <w:rPr>
            <w:rFonts w:ascii="Trebuchet MS" w:hAnsi="Trebuchet MS"/>
            <w:noProof/>
          </w:rPr>
          <w:t>built</w:t>
        </w:r>
        <w:r w:rsidRPr="00A620B1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A620B1">
        <w:rPr>
          <w:rFonts w:ascii="Trebuchet MS" w:hAnsi="Trebuchet MS"/>
          <w:noProof/>
        </w:rPr>
        <w:t xml:space="preserve"> Di′bon</w:t>
      </w:r>
      <w:del w:id="272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273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At′a·roth</w:t>
      </w:r>
      <w:del w:id="274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275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A·ro′er, </w:t>
      </w:r>
      <w:r w:rsidRPr="00A620B1">
        <w:rPr>
          <w:rFonts w:ascii="Trebuchet MS" w:hAnsi="Trebuchet MS"/>
          <w:b/>
          <w:noProof/>
        </w:rPr>
        <w:t xml:space="preserve">32:35 </w:t>
      </w:r>
      <w:del w:id="276" w:author="Author">
        <w:r w:rsidRPr="00A620B1">
          <w:rPr>
            <w:rFonts w:ascii="Trebuchet MS" w:hAnsi="Trebuchet MS"/>
            <w:noProof/>
          </w:rPr>
          <w:delText xml:space="preserve">and </w:delText>
        </w:r>
      </w:del>
      <w:r w:rsidRPr="00A620B1">
        <w:rPr>
          <w:rFonts w:ascii="Trebuchet MS" w:hAnsi="Trebuchet MS"/>
          <w:noProof/>
        </w:rPr>
        <w:t>At′roth-sho′phan</w:t>
      </w:r>
      <w:del w:id="277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278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Ja′zer</w:t>
      </w:r>
      <w:del w:id="279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280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Jog′be·hah, </w:t>
      </w:r>
      <w:r w:rsidRPr="00A620B1">
        <w:rPr>
          <w:rFonts w:ascii="Trebuchet MS" w:hAnsi="Trebuchet MS"/>
          <w:b/>
          <w:noProof/>
        </w:rPr>
        <w:t xml:space="preserve">32:36 </w:t>
      </w:r>
      <w:del w:id="281" w:author="Author">
        <w:r w:rsidRPr="00A620B1">
          <w:rPr>
            <w:rFonts w:ascii="Trebuchet MS" w:hAnsi="Trebuchet MS"/>
            <w:noProof/>
          </w:rPr>
          <w:delText xml:space="preserve">and </w:delText>
        </w:r>
      </w:del>
      <w:r w:rsidRPr="00A620B1">
        <w:rPr>
          <w:rFonts w:ascii="Trebuchet MS" w:hAnsi="Trebuchet MS"/>
          <w:noProof/>
        </w:rPr>
        <w:t>Beth-nim′rah</w:t>
      </w:r>
      <w:ins w:id="282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and Beth-ha′ran, </w:t>
      </w:r>
      <w:ins w:id="283" w:author="Author">
        <w:r w:rsidRPr="00A620B1">
          <w:rPr>
            <w:rFonts w:ascii="Trebuchet MS" w:hAnsi="Trebuchet MS"/>
            <w:noProof/>
          </w:rPr>
          <w:t xml:space="preserve">fortified </w:t>
        </w:r>
      </w:ins>
      <w:r w:rsidRPr="00A620B1">
        <w:rPr>
          <w:rFonts w:ascii="Trebuchet MS" w:hAnsi="Trebuchet MS"/>
          <w:noProof/>
        </w:rPr>
        <w:t>cities</w:t>
      </w:r>
      <w:del w:id="284" w:author="Author">
        <w:r w:rsidRPr="00A620B1">
          <w:rPr>
            <w:rFonts w:ascii="Trebuchet MS" w:hAnsi="Trebuchet MS"/>
            <w:noProof/>
          </w:rPr>
          <w:delText xml:space="preserve"> with fortifications</w:delText>
        </w:r>
      </w:del>
      <w:r w:rsidRPr="00A620B1">
        <w:rPr>
          <w:rFonts w:ascii="Trebuchet MS" w:hAnsi="Trebuchet MS"/>
          <w:noProof/>
        </w:rPr>
        <w:t>, and</w:t>
      </w:r>
      <w:ins w:id="285" w:author="Author">
        <w:r w:rsidRPr="00A620B1">
          <w:rPr>
            <w:rFonts w:ascii="Trebuchet MS" w:hAnsi="Trebuchet MS"/>
            <w:noProof/>
          </w:rPr>
          <w:t xml:space="preserve"> they built</w:t>
        </w:r>
      </w:ins>
      <w:r w:rsidRPr="00A620B1">
        <w:rPr>
          <w:rFonts w:ascii="Trebuchet MS" w:hAnsi="Trebuchet MS"/>
          <w:noProof/>
        </w:rPr>
        <w:t xml:space="preserve"> stone </w:t>
      </w:r>
      <w:del w:id="286" w:author="Author">
        <w:r w:rsidRPr="00A620B1">
          <w:rPr>
            <w:rFonts w:ascii="Trebuchet MS" w:hAnsi="Trebuchet MS"/>
            <w:noProof/>
          </w:rPr>
          <w:delText xml:space="preserve">flock </w:delText>
        </w:r>
      </w:del>
      <w:r w:rsidRPr="00A620B1">
        <w:rPr>
          <w:rFonts w:ascii="Trebuchet MS" w:hAnsi="Trebuchet MS"/>
          <w:noProof/>
        </w:rPr>
        <w:t>pens</w:t>
      </w:r>
      <w:ins w:id="287" w:author="Author">
        <w:r w:rsidRPr="00A620B1">
          <w:rPr>
            <w:rFonts w:ascii="Trebuchet MS" w:hAnsi="Trebuchet MS"/>
            <w:noProof/>
          </w:rPr>
          <w:t xml:space="preserve"> for the flocks</w:t>
        </w:r>
      </w:ins>
      <w:r w:rsidRPr="00A620B1">
        <w:rPr>
          <w:rFonts w:ascii="Trebuchet MS" w:hAnsi="Trebuchet MS"/>
          <w:noProof/>
        </w:rPr>
        <w:t xml:space="preserve">. </w:t>
      </w:r>
      <w:r w:rsidRPr="00A620B1">
        <w:rPr>
          <w:rFonts w:ascii="Trebuchet MS" w:hAnsi="Trebuchet MS"/>
          <w:b/>
          <w:noProof/>
        </w:rPr>
        <w:t xml:space="preserve">32:37 </w:t>
      </w:r>
      <w:r w:rsidRPr="00A620B1">
        <w:rPr>
          <w:rFonts w:ascii="Trebuchet MS" w:hAnsi="Trebuchet MS"/>
          <w:noProof/>
        </w:rPr>
        <w:t>And the sons of Reu′ben built Hesh′bon</w:t>
      </w:r>
      <w:del w:id="288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289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E·le·a′leh</w:t>
      </w:r>
      <w:del w:id="290" w:author="Author">
        <w:r w:rsidRPr="00A620B1">
          <w:rPr>
            <w:rFonts w:ascii="Trebuchet MS" w:hAnsi="Trebuchet MS"/>
            <w:noProof/>
          </w:rPr>
          <w:delText xml:space="preserve"> and</w:delText>
        </w:r>
      </w:del>
      <w:ins w:id="291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Kir·i·a·tha′im, </w:t>
      </w:r>
      <w:r w:rsidRPr="00A620B1">
        <w:rPr>
          <w:rFonts w:ascii="Trebuchet MS" w:hAnsi="Trebuchet MS"/>
          <w:b/>
          <w:noProof/>
        </w:rPr>
        <w:t xml:space="preserve">32:38 </w:t>
      </w:r>
      <w:del w:id="292" w:author="Author">
        <w:r w:rsidRPr="00A620B1">
          <w:rPr>
            <w:rFonts w:ascii="Trebuchet MS" w:hAnsi="Trebuchet MS"/>
            <w:noProof/>
          </w:rPr>
          <w:delText xml:space="preserve">and </w:delText>
        </w:r>
      </w:del>
      <w:r w:rsidRPr="00A620B1">
        <w:rPr>
          <w:rFonts w:ascii="Trebuchet MS" w:hAnsi="Trebuchet MS"/>
          <w:noProof/>
        </w:rPr>
        <w:t>Ne′bo</w:t>
      </w:r>
      <w:ins w:id="293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and Ba′al-me′on—their names being changed—and Sib′mah; and they began to </w:t>
      </w:r>
      <w:del w:id="294" w:author="Author">
        <w:r w:rsidRPr="00A620B1">
          <w:rPr>
            <w:rFonts w:ascii="Trebuchet MS" w:hAnsi="Trebuchet MS"/>
            <w:noProof/>
          </w:rPr>
          <w:delText>call by their own names the names of</w:delText>
        </w:r>
      </w:del>
      <w:ins w:id="295" w:author="Author">
        <w:r w:rsidRPr="00A620B1">
          <w:rPr>
            <w:rFonts w:ascii="Trebuchet MS" w:hAnsi="Trebuchet MS"/>
            <w:noProof/>
          </w:rPr>
          <w:t>rename</w:t>
        </w:r>
      </w:ins>
      <w:r w:rsidRPr="00A620B1">
        <w:rPr>
          <w:rFonts w:ascii="Trebuchet MS" w:hAnsi="Trebuchet MS"/>
          <w:noProof/>
        </w:rPr>
        <w:t xml:space="preserve"> the cities that they </w:t>
      </w:r>
      <w:del w:id="296" w:author="Author">
        <w:r w:rsidRPr="00A620B1">
          <w:rPr>
            <w:rFonts w:ascii="Trebuchet MS" w:hAnsi="Trebuchet MS"/>
            <w:noProof/>
          </w:rPr>
          <w:delText>built</w:delText>
        </w:r>
      </w:del>
      <w:ins w:id="297" w:author="Author">
        <w:r w:rsidRPr="00A620B1">
          <w:rPr>
            <w:rFonts w:ascii="Trebuchet MS" w:hAnsi="Trebuchet MS"/>
            <w:noProof/>
          </w:rPr>
          <w:t>rebuilt</w:t>
        </w:r>
      </w:ins>
      <w:r w:rsidRPr="00A620B1">
        <w:rPr>
          <w:rFonts w:ascii="Trebuchet MS" w:hAnsi="Trebuchet MS"/>
          <w:noProof/>
        </w:rPr>
        <w:t>.</w:t>
      </w:r>
    </w:p>
    <w:p w:rsidR="00443F96" w:rsidRPr="00A620B1" w:rsidRDefault="00443F96" w:rsidP="00443F96">
      <w:pPr>
        <w:rPr>
          <w:rFonts w:ascii="Trebuchet MS" w:hAnsi="Trebuchet MS"/>
          <w:noProof/>
        </w:rPr>
      </w:pPr>
      <w:r w:rsidRPr="00A620B1">
        <w:rPr>
          <w:rFonts w:ascii="Trebuchet MS" w:hAnsi="Trebuchet MS"/>
          <w:b/>
        </w:rPr>
        <w:t xml:space="preserve">32:39 </w:t>
      </w:r>
      <w:del w:id="298" w:author="Author">
        <w:r w:rsidRPr="00A620B1">
          <w:rPr>
            <w:rFonts w:ascii="Trebuchet MS" w:hAnsi="Trebuchet MS"/>
            <w:noProof/>
          </w:rPr>
          <w:delText>And the</w:delText>
        </w:r>
      </w:del>
      <w:ins w:id="299" w:author="Author">
        <w:r w:rsidRPr="00A620B1">
          <w:rPr>
            <w:rFonts w:ascii="Trebuchet MS" w:hAnsi="Trebuchet MS"/>
            <w:noProof/>
          </w:rPr>
          <w:t>The</w:t>
        </w:r>
      </w:ins>
      <w:r w:rsidRPr="00A620B1">
        <w:rPr>
          <w:rFonts w:ascii="Trebuchet MS" w:hAnsi="Trebuchet MS"/>
          <w:noProof/>
        </w:rPr>
        <w:t xml:space="preserve"> sons of Ma′chir the son of Ma·nas′seh </w:t>
      </w:r>
      <w:del w:id="300" w:author="Author">
        <w:r w:rsidRPr="00A620B1">
          <w:rPr>
            <w:rFonts w:ascii="Trebuchet MS" w:hAnsi="Trebuchet MS"/>
            <w:noProof/>
          </w:rPr>
          <w:delText>proceeded to march to</w:delText>
        </w:r>
      </w:del>
      <w:ins w:id="301" w:author="Author">
        <w:r w:rsidRPr="00A620B1">
          <w:rPr>
            <w:rFonts w:ascii="Trebuchet MS" w:hAnsi="Trebuchet MS"/>
            <w:noProof/>
          </w:rPr>
          <w:t>marched against</w:t>
        </w:r>
      </w:ins>
      <w:r w:rsidRPr="00A620B1">
        <w:rPr>
          <w:rFonts w:ascii="Trebuchet MS" w:hAnsi="Trebuchet MS"/>
          <w:noProof/>
        </w:rPr>
        <w:t xml:space="preserve"> Gil′e·ad and </w:t>
      </w:r>
      <w:del w:id="302" w:author="Author">
        <w:r w:rsidRPr="00A620B1">
          <w:rPr>
            <w:rFonts w:ascii="Trebuchet MS" w:hAnsi="Trebuchet MS"/>
            <w:noProof/>
          </w:rPr>
          <w:delText>to capture</w:delText>
        </w:r>
      </w:del>
      <w:ins w:id="303" w:author="Author">
        <w:r w:rsidRPr="00A620B1">
          <w:rPr>
            <w:rFonts w:ascii="Trebuchet MS" w:hAnsi="Trebuchet MS"/>
            <w:noProof/>
          </w:rPr>
          <w:t>captured</w:t>
        </w:r>
      </w:ins>
      <w:r w:rsidRPr="00A620B1">
        <w:rPr>
          <w:rFonts w:ascii="Trebuchet MS" w:hAnsi="Trebuchet MS"/>
          <w:noProof/>
        </w:rPr>
        <w:t xml:space="preserve"> it and </w:t>
      </w:r>
      <w:del w:id="304" w:author="Author">
        <w:r w:rsidRPr="00A620B1">
          <w:rPr>
            <w:rFonts w:ascii="Trebuchet MS" w:hAnsi="Trebuchet MS"/>
            <w:noProof/>
          </w:rPr>
          <w:delText>to drive</w:delText>
        </w:r>
      </w:del>
      <w:ins w:id="305" w:author="Author">
        <w:r w:rsidRPr="00A620B1">
          <w:rPr>
            <w:rFonts w:ascii="Trebuchet MS" w:hAnsi="Trebuchet MS"/>
            <w:noProof/>
          </w:rPr>
          <w:t>drove</w:t>
        </w:r>
      </w:ins>
      <w:r w:rsidRPr="00A620B1">
        <w:rPr>
          <w:rFonts w:ascii="Trebuchet MS" w:hAnsi="Trebuchet MS"/>
          <w:noProof/>
        </w:rPr>
        <w:t xml:space="preserve"> away the Am′or·ites who were in it. </w:t>
      </w:r>
      <w:r w:rsidRPr="00A620B1">
        <w:rPr>
          <w:rFonts w:ascii="Trebuchet MS" w:hAnsi="Trebuchet MS"/>
          <w:b/>
          <w:noProof/>
        </w:rPr>
        <w:t xml:space="preserve">32:40 </w:t>
      </w:r>
      <w:r w:rsidRPr="00A620B1">
        <w:rPr>
          <w:rFonts w:ascii="Trebuchet MS" w:hAnsi="Trebuchet MS"/>
          <w:noProof/>
        </w:rPr>
        <w:t xml:space="preserve">So Moses gave Gil′e·ad to Ma′chir the son of Ma·nas′seh, and he </w:t>
      </w:r>
      <w:del w:id="306" w:author="Author">
        <w:r w:rsidRPr="00A620B1">
          <w:rPr>
            <w:rFonts w:ascii="Trebuchet MS" w:hAnsi="Trebuchet MS"/>
            <w:noProof/>
          </w:rPr>
          <w:delText>took up</w:delText>
        </w:r>
      </w:del>
      <w:ins w:id="307" w:author="Author">
        <w:r w:rsidRPr="00A620B1">
          <w:rPr>
            <w:rFonts w:ascii="Trebuchet MS" w:hAnsi="Trebuchet MS"/>
            <w:noProof/>
          </w:rPr>
          <w:t>began</w:t>
        </w:r>
      </w:ins>
      <w:r w:rsidRPr="00A620B1">
        <w:rPr>
          <w:rFonts w:ascii="Trebuchet MS" w:hAnsi="Trebuchet MS"/>
          <w:noProof/>
        </w:rPr>
        <w:t xml:space="preserve"> dwelling in it. </w:t>
      </w:r>
      <w:r w:rsidRPr="00A620B1">
        <w:rPr>
          <w:rFonts w:ascii="Trebuchet MS" w:hAnsi="Trebuchet MS"/>
          <w:b/>
          <w:noProof/>
        </w:rPr>
        <w:t xml:space="preserve">32:41 </w:t>
      </w:r>
      <w:r w:rsidRPr="00A620B1">
        <w:rPr>
          <w:rFonts w:ascii="Trebuchet MS" w:hAnsi="Trebuchet MS"/>
          <w:noProof/>
        </w:rPr>
        <w:t xml:space="preserve">And Ja′ir the son of Ma·nas′seh marched </w:t>
      </w:r>
      <w:ins w:id="308" w:author="Author">
        <w:r w:rsidRPr="00A620B1">
          <w:rPr>
            <w:rFonts w:ascii="Trebuchet MS" w:hAnsi="Trebuchet MS"/>
            <w:noProof/>
          </w:rPr>
          <w:t xml:space="preserve">against them </w:t>
        </w:r>
      </w:ins>
      <w:r w:rsidRPr="00A620B1">
        <w:rPr>
          <w:rFonts w:ascii="Trebuchet MS" w:hAnsi="Trebuchet MS"/>
          <w:noProof/>
        </w:rPr>
        <w:t xml:space="preserve">and </w:t>
      </w:r>
      <w:del w:id="309" w:author="Author">
        <w:r w:rsidRPr="00A620B1">
          <w:rPr>
            <w:rFonts w:ascii="Trebuchet MS" w:hAnsi="Trebuchet MS"/>
            <w:noProof/>
          </w:rPr>
          <w:delText>went capturing</w:delText>
        </w:r>
      </w:del>
      <w:ins w:id="310" w:author="Author">
        <w:r w:rsidRPr="00A620B1">
          <w:rPr>
            <w:rFonts w:ascii="Trebuchet MS" w:hAnsi="Trebuchet MS"/>
            <w:noProof/>
          </w:rPr>
          <w:t>captured</w:t>
        </w:r>
      </w:ins>
      <w:r w:rsidRPr="00A620B1">
        <w:rPr>
          <w:rFonts w:ascii="Trebuchet MS" w:hAnsi="Trebuchet MS"/>
          <w:noProof/>
        </w:rPr>
        <w:t xml:space="preserve"> their tent villages, and he began to call them Hav′voth-ja′ir.</w:t>
      </w:r>
      <w:ins w:id="311" w:author="Author">
        <w:r w:rsidRPr="00A620B1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A620B1">
        <w:rPr>
          <w:rFonts w:ascii="Trebuchet MS" w:hAnsi="Trebuchet MS"/>
          <w:noProof/>
        </w:rPr>
        <w:t xml:space="preserve"> </w:t>
      </w:r>
      <w:r w:rsidRPr="00A620B1">
        <w:rPr>
          <w:rFonts w:ascii="Trebuchet MS" w:hAnsi="Trebuchet MS"/>
          <w:b/>
          <w:noProof/>
        </w:rPr>
        <w:t xml:space="preserve">32:42 </w:t>
      </w:r>
      <w:r w:rsidRPr="00A620B1">
        <w:rPr>
          <w:rFonts w:ascii="Trebuchet MS" w:hAnsi="Trebuchet MS"/>
          <w:noProof/>
        </w:rPr>
        <w:t xml:space="preserve">And No′bah marched </w:t>
      </w:r>
      <w:ins w:id="314" w:author="Author">
        <w:r w:rsidRPr="00A620B1">
          <w:rPr>
            <w:rFonts w:ascii="Trebuchet MS" w:hAnsi="Trebuchet MS"/>
            <w:noProof/>
          </w:rPr>
          <w:t xml:space="preserve">against </w:t>
        </w:r>
      </w:ins>
      <w:r w:rsidRPr="00A620B1">
        <w:rPr>
          <w:rFonts w:ascii="Trebuchet MS" w:hAnsi="Trebuchet MS"/>
          <w:noProof/>
        </w:rPr>
        <w:t xml:space="preserve">and </w:t>
      </w:r>
      <w:del w:id="315" w:author="Author">
        <w:r w:rsidRPr="00A620B1">
          <w:rPr>
            <w:rFonts w:ascii="Trebuchet MS" w:hAnsi="Trebuchet MS"/>
            <w:noProof/>
          </w:rPr>
          <w:delText>went capturing</w:delText>
        </w:r>
      </w:del>
      <w:ins w:id="316" w:author="Author">
        <w:r w:rsidRPr="00A620B1">
          <w:rPr>
            <w:rFonts w:ascii="Trebuchet MS" w:hAnsi="Trebuchet MS"/>
            <w:noProof/>
          </w:rPr>
          <w:t>captured</w:t>
        </w:r>
      </w:ins>
      <w:r w:rsidRPr="00A620B1">
        <w:rPr>
          <w:rFonts w:ascii="Trebuchet MS" w:hAnsi="Trebuchet MS"/>
          <w:noProof/>
        </w:rPr>
        <w:t xml:space="preserve"> Ke′nath and its dependent</w:t>
      </w:r>
      <w:ins w:id="317" w:author="Author">
        <w:r w:rsidRPr="00A620B1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A620B1">
        <w:rPr>
          <w:rFonts w:ascii="Trebuchet MS" w:hAnsi="Trebuchet MS"/>
          <w:noProof/>
        </w:rPr>
        <w:t xml:space="preserve"> towns</w:t>
      </w:r>
      <w:del w:id="320" w:author="Author">
        <w:r w:rsidRPr="00A620B1">
          <w:rPr>
            <w:rFonts w:ascii="Trebuchet MS" w:hAnsi="Trebuchet MS"/>
            <w:noProof/>
          </w:rPr>
          <w:delText>;</w:delText>
        </w:r>
      </w:del>
      <w:ins w:id="321" w:author="Author">
        <w:r w:rsidRPr="00A620B1">
          <w:rPr>
            <w:rFonts w:ascii="Trebuchet MS" w:hAnsi="Trebuchet MS"/>
            <w:noProof/>
          </w:rPr>
          <w:t>,</w:t>
        </w:r>
      </w:ins>
      <w:r w:rsidRPr="00A620B1">
        <w:rPr>
          <w:rFonts w:ascii="Trebuchet MS" w:hAnsi="Trebuchet MS"/>
          <w:noProof/>
        </w:rPr>
        <w:t xml:space="preserve"> and he began to call it No′bah by his own name.</w:t>
      </w:r>
    </w:p>
    <w:p w:rsidR="00443F96" w:rsidRPr="00A620B1" w:rsidRDefault="00443F96" w:rsidP="00443F96">
      <w:pPr>
        <w:rPr>
          <w:rFonts w:ascii="Trebuchet MS" w:hAnsi="Trebuchet MS"/>
          <w:b/>
        </w:rPr>
      </w:pPr>
    </w:p>
    <w:p w:rsidR="00762BCB" w:rsidRPr="00443F96" w:rsidRDefault="00762BCB" w:rsidP="00443F96"/>
    <w:sectPr w:rsidR="00762BCB" w:rsidRPr="00443F96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0C07" w:rsidRDefault="008D0C07">
      <w:r>
        <w:separator/>
      </w:r>
    </w:p>
  </w:endnote>
  <w:endnote w:type="continuationSeparator" w:id="0">
    <w:p w:rsidR="008D0C07" w:rsidRDefault="008D0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0C07" w:rsidRDefault="008D0C07">
      <w:r>
        <w:separator/>
      </w:r>
    </w:p>
  </w:footnote>
  <w:footnote w:type="continuationSeparator" w:id="0">
    <w:p w:rsidR="008D0C07" w:rsidRDefault="008D0C07">
      <w:r>
        <w:continuationSeparator/>
      </w:r>
    </w:p>
  </w:footnote>
  <w:footnote w:id="1">
    <w:p w:rsidR="00443F96" w:rsidRPr="00A620B1" w:rsidRDefault="00443F96" w:rsidP="00A620B1">
      <w:pPr>
        <w:pStyle w:val="FootnoteText"/>
        <w:spacing w:after="96"/>
        <w:ind w:firstLine="288"/>
        <w:rPr>
          <w:ins w:id="60" w:author="Author"/>
        </w:rPr>
      </w:pPr>
      <w:ins w:id="61" w:author="Author">
        <w:r w:rsidRPr="00A620B1">
          <w:rPr>
            <w:rStyle w:val="FootnoteReference"/>
          </w:rPr>
          <w:footnoteRef/>
        </w:r>
        <w:r w:rsidRPr="00A620B1">
          <w:t xml:space="preserve"> </w:t>
        </w:r>
        <w:r w:rsidRPr="00A620B1">
          <w:rPr>
            <w:b/>
          </w:rPr>
          <w:t xml:space="preserve">32:9 </w:t>
        </w:r>
        <w:r w:rsidRPr="00A620B1">
          <w:t>Or “Wadi.”</w:t>
        </w:r>
      </w:ins>
    </w:p>
  </w:footnote>
  <w:footnote w:id="2">
    <w:p w:rsidR="00443F96" w:rsidRPr="00A620B1" w:rsidRDefault="00443F96" w:rsidP="00A620B1">
      <w:pPr>
        <w:pStyle w:val="FootnoteText"/>
        <w:spacing w:after="96"/>
        <w:ind w:firstLine="288"/>
        <w:rPr>
          <w:ins w:id="270" w:author="Author"/>
        </w:rPr>
      </w:pPr>
      <w:ins w:id="271" w:author="Author">
        <w:r w:rsidRPr="00A620B1">
          <w:rPr>
            <w:rStyle w:val="FootnoteReference"/>
          </w:rPr>
          <w:footnoteRef/>
        </w:r>
        <w:r w:rsidRPr="00A620B1">
          <w:t xml:space="preserve"> </w:t>
        </w:r>
        <w:r w:rsidRPr="00A620B1">
          <w:rPr>
            <w:b/>
          </w:rPr>
          <w:t xml:space="preserve">32:34 </w:t>
        </w:r>
        <w:r w:rsidRPr="00A620B1">
          <w:t>Or “rebuilt.”</w:t>
        </w:r>
      </w:ins>
    </w:p>
  </w:footnote>
  <w:footnote w:id="3">
    <w:p w:rsidR="00443F96" w:rsidRPr="00A620B1" w:rsidRDefault="00443F96" w:rsidP="00A620B1">
      <w:pPr>
        <w:pStyle w:val="FootnoteText"/>
        <w:spacing w:after="96"/>
        <w:ind w:firstLine="288"/>
        <w:rPr>
          <w:ins w:id="312" w:author="Author"/>
        </w:rPr>
      </w:pPr>
      <w:ins w:id="313" w:author="Author">
        <w:r w:rsidRPr="00A620B1">
          <w:rPr>
            <w:rStyle w:val="FootnoteReference"/>
          </w:rPr>
          <w:footnoteRef/>
        </w:r>
        <w:r w:rsidRPr="00A620B1">
          <w:t xml:space="preserve"> </w:t>
        </w:r>
        <w:r w:rsidRPr="00A620B1">
          <w:rPr>
            <w:b/>
          </w:rPr>
          <w:t xml:space="preserve">32:41 </w:t>
        </w:r>
        <w:r w:rsidRPr="00A620B1">
          <w:t>Meaning “Tent Villages of Jair.”</w:t>
        </w:r>
      </w:ins>
    </w:p>
  </w:footnote>
  <w:footnote w:id="4">
    <w:p w:rsidR="00443F96" w:rsidRPr="00A620B1" w:rsidRDefault="00443F96" w:rsidP="00A620B1">
      <w:pPr>
        <w:pStyle w:val="FootnoteText"/>
        <w:spacing w:after="96"/>
        <w:ind w:firstLine="288"/>
        <w:rPr>
          <w:ins w:id="318" w:author="Author"/>
        </w:rPr>
      </w:pPr>
      <w:ins w:id="319" w:author="Author">
        <w:r w:rsidRPr="00A620B1">
          <w:rPr>
            <w:rStyle w:val="FootnoteReference"/>
          </w:rPr>
          <w:footnoteRef/>
        </w:r>
        <w:r w:rsidRPr="00A620B1">
          <w:t xml:space="preserve"> </w:t>
        </w:r>
        <w:r w:rsidRPr="00A620B1">
          <w:rPr>
            <w:b/>
          </w:rPr>
          <w:t xml:space="preserve">32:42 </w:t>
        </w:r>
        <w:r w:rsidRPr="00A620B1">
          <w:t>Or “surrounding.”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C54CC">
        <w:t>Numbers Chapter 32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C54CC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C54CC">
      <w:rPr>
        <w:noProof/>
        <w:snapToGrid w:val="0"/>
      </w:rPr>
      <w:t>Numbers 32.Revised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FC54CC">
        <w:t>Numbers Chapter 32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C54CC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C54CC">
      <w:rPr>
        <w:noProof/>
        <w:snapToGrid w:val="0"/>
      </w:rPr>
      <w:t>Numbers 32.Revised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C54CC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C54C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C54CC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C54C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07"/>
    <w:rsid w:val="00245EDD"/>
    <w:rsid w:val="0026230D"/>
    <w:rsid w:val="002B524D"/>
    <w:rsid w:val="002C00A8"/>
    <w:rsid w:val="00310508"/>
    <w:rsid w:val="003B380B"/>
    <w:rsid w:val="00443F96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D0C07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  <w:rsid w:val="00FC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5984206-6AF8-4745-B51A-9CF0DDD011ED}"/>
  <w:attachedTemplate r:id="R0a3d8c5322b148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43F9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3F9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43F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a3d8c5322b148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1335</ap:Words>
  <ap:Characters>5986</ap:Characters>
  <ap:Application>Microsoft Office Word</ap:Application>
  <ap:DocSecurity>0</ap:DocSecurity>
  <ap:Lines>98</ap:Lines>
  <ap:Paragraphs>14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7307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32</dc:title>
  <dc:subject/>
  <dc:creator>Matthew Calleja</dc:creator>
  <cp:keywords/>
  <dc:description/>
  <cp:lastModifiedBy>Calleja, Matthew</cp:lastModifiedBy>
  <cp:revision>3</cp:revision>
  <dcterms:created xsi:type="dcterms:W3CDTF">2020-12-29T09:24:00Z</dcterms:created>
  <dcterms:modified xsi:type="dcterms:W3CDTF">2020-12-29T09:24:00Z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32.docx</vt:lpwstr>
  </property>
  <property fmtid="{D5CDD505-2E9C-101B-9397-08002B2CF9AE}" pid="9" name="_TranslationDocumentId">
    <vt:i4>19479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4032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