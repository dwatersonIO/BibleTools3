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F88" w:rsidRPr="00B20DD7" w:rsidRDefault="00C62F88" w:rsidP="00C62F88">
      <w:pPr>
        <w:rPr>
          <w:rFonts w:ascii="Trebuchet MS" w:hAnsi="Trebuchet MS"/>
          <w:noProof/>
        </w:rPr>
      </w:pPr>
      <w:bookmarkStart w:id="0" w:name="_GoBack"/>
      <w:bookmarkEnd w:id="0"/>
      <w:r w:rsidRPr="00B20DD7">
        <w:rPr>
          <w:rFonts w:ascii="Trebuchet MS" w:hAnsi="Trebuchet MS"/>
          <w:b/>
        </w:rPr>
        <w:t xml:space="preserve">34:1 </w:t>
      </w:r>
      <w:r w:rsidRPr="00B20DD7">
        <w:rPr>
          <w:rFonts w:ascii="Trebuchet MS" w:hAnsi="Trebuchet MS"/>
          <w:noProof/>
        </w:rPr>
        <w:t xml:space="preserve">And Jehovah spoke further to Moses, saying: </w:t>
      </w:r>
      <w:r w:rsidRPr="00B20DD7">
        <w:rPr>
          <w:rFonts w:ascii="Trebuchet MS" w:hAnsi="Trebuchet MS"/>
          <w:b/>
          <w:noProof/>
        </w:rPr>
        <w:t xml:space="preserve">34:2 </w:t>
      </w:r>
      <w:r w:rsidRPr="00B20DD7">
        <w:rPr>
          <w:rFonts w:ascii="Trebuchet MS" w:hAnsi="Trebuchet MS"/>
          <w:noProof/>
        </w:rPr>
        <w:t>“</w:t>
      </w:r>
      <w:del w:id="1" w:author="Author">
        <w:r w:rsidRPr="00B20DD7">
          <w:rPr>
            <w:rFonts w:ascii="Trebuchet MS" w:hAnsi="Trebuchet MS"/>
            <w:noProof/>
          </w:rPr>
          <w:delText xml:space="preserve">Command </w:delText>
        </w:r>
      </w:del>
      <w:ins w:id="2" w:author="Author">
        <w:r w:rsidRPr="00B20DD7">
          <w:rPr>
            <w:rFonts w:ascii="Trebuchet MS" w:hAnsi="Trebuchet MS"/>
            <w:noProof/>
          </w:rPr>
          <w:t xml:space="preserve">Give these instructions to </w:t>
        </w:r>
      </w:ins>
      <w:r w:rsidRPr="00B20DD7">
        <w:rPr>
          <w:rFonts w:ascii="Trebuchet MS" w:hAnsi="Trebuchet MS"/>
          <w:noProof/>
        </w:rPr>
        <w:t xml:space="preserve">the </w:t>
      </w:r>
      <w:del w:id="3" w:author="Author">
        <w:r w:rsidRPr="00B20DD7">
          <w:rPr>
            <w:rFonts w:ascii="Trebuchet MS" w:hAnsi="Trebuchet MS"/>
            <w:noProof/>
          </w:rPr>
          <w:delText>sons of Israel, and</w:delText>
        </w:r>
      </w:del>
      <w:ins w:id="4" w:author="Author">
        <w:r w:rsidRPr="00B20DD7">
          <w:rPr>
            <w:rFonts w:ascii="Trebuchet MS" w:hAnsi="Trebuchet MS"/>
            <w:noProof/>
          </w:rPr>
          <w:t>Israelites: ‘When</w:t>
        </w:r>
      </w:ins>
      <w:r w:rsidRPr="00B20DD7">
        <w:rPr>
          <w:rFonts w:ascii="Trebuchet MS" w:hAnsi="Trebuchet MS"/>
          <w:noProof/>
        </w:rPr>
        <w:t xml:space="preserve"> you </w:t>
      </w:r>
      <w:del w:id="5" w:author="Author">
        <w:r w:rsidRPr="00B20DD7">
          <w:rPr>
            <w:rFonts w:ascii="Trebuchet MS" w:hAnsi="Trebuchet MS"/>
            <w:noProof/>
          </w:rPr>
          <w:delText>must say to them, ‘Y</w:delText>
        </w:r>
        <w:r w:rsidRPr="00B20DD7">
          <w:rPr>
            <w:rFonts w:ascii="Trebuchet MS" w:hAnsi="Trebuchet MS"/>
            <w:noProof/>
            <w:u w:val="dotted"/>
          </w:rPr>
          <w:delText>OU</w:delText>
        </w:r>
        <w:r w:rsidRPr="00B20DD7">
          <w:rPr>
            <w:rFonts w:ascii="Trebuchet MS" w:hAnsi="Trebuchet MS"/>
            <w:noProof/>
          </w:rPr>
          <w:delText xml:space="preserve"> are going</w:delText>
        </w:r>
      </w:del>
      <w:ins w:id="6" w:author="Author">
        <w:r w:rsidRPr="00B20DD7">
          <w:rPr>
            <w:rFonts w:ascii="Trebuchet MS" w:hAnsi="Trebuchet MS"/>
            <w:noProof/>
          </w:rPr>
          <w:t>go</w:t>
        </w:r>
      </w:ins>
      <w:r w:rsidRPr="00B20DD7">
        <w:rPr>
          <w:rFonts w:ascii="Trebuchet MS" w:hAnsi="Trebuchet MS"/>
          <w:noProof/>
        </w:rPr>
        <w:t xml:space="preserve"> into the land of Ca′naan</w:t>
      </w:r>
      <w:del w:id="7" w:author="Author">
        <w:r w:rsidRPr="00B20DD7">
          <w:rPr>
            <w:rFonts w:ascii="Trebuchet MS" w:hAnsi="Trebuchet MS"/>
            <w:noProof/>
          </w:rPr>
          <w:delText>. This</w:delText>
        </w:r>
      </w:del>
      <w:ins w:id="8" w:author="Author">
        <w:r w:rsidRPr="00B20DD7">
          <w:rPr>
            <w:rFonts w:ascii="Trebuchet MS" w:hAnsi="Trebuchet MS"/>
            <w:noProof/>
          </w:rPr>
          <w:t>, this</w:t>
        </w:r>
      </w:ins>
      <w:r w:rsidRPr="00B20DD7">
        <w:rPr>
          <w:rFonts w:ascii="Trebuchet MS" w:hAnsi="Trebuchet MS"/>
          <w:noProof/>
        </w:rPr>
        <w:t xml:space="preserve"> is the land that will fall to </w:t>
      </w:r>
      <w:del w:id="9" w:author="Author">
        <w:r w:rsidRPr="00B20DD7">
          <w:rPr>
            <w:rFonts w:ascii="Trebuchet MS" w:hAnsi="Trebuchet MS"/>
            <w:noProof/>
            <w:u w:val="dotted"/>
          </w:rPr>
          <w:delText>YOU</w:delText>
        </w:r>
        <w:r w:rsidRPr="00B20DD7">
          <w:rPr>
            <w:rFonts w:ascii="Trebuchet MS" w:hAnsi="Trebuchet MS"/>
            <w:noProof/>
          </w:rPr>
          <w:delText xml:space="preserve"> by</w:delText>
        </w:r>
      </w:del>
      <w:ins w:id="10" w:author="Author">
        <w:r w:rsidRPr="00B20DD7">
          <w:rPr>
            <w:rFonts w:ascii="Trebuchet MS" w:hAnsi="Trebuchet MS"/>
            <w:noProof/>
          </w:rPr>
          <w:t>you as an</w:t>
        </w:r>
      </w:ins>
      <w:r w:rsidRPr="00B20DD7">
        <w:rPr>
          <w:rFonts w:ascii="Trebuchet MS" w:hAnsi="Trebuchet MS"/>
          <w:noProof/>
        </w:rPr>
        <w:t xml:space="preserve"> inheritance, the land of Ca′naan according to its boundaries.</w:t>
      </w:r>
    </w:p>
    <w:p w:rsidR="00C62F88" w:rsidRPr="00B20DD7" w:rsidRDefault="00C62F88" w:rsidP="00C62F88">
      <w:pPr>
        <w:rPr>
          <w:rFonts w:ascii="Trebuchet MS" w:hAnsi="Trebuchet MS"/>
          <w:noProof/>
        </w:rPr>
      </w:pPr>
      <w:r w:rsidRPr="00B20DD7">
        <w:rPr>
          <w:rFonts w:ascii="Trebuchet MS" w:hAnsi="Trebuchet MS"/>
          <w:b/>
        </w:rPr>
        <w:t xml:space="preserve">34:3 </w:t>
      </w:r>
      <w:r w:rsidRPr="00B20DD7">
        <w:rPr>
          <w:rFonts w:ascii="Trebuchet MS" w:hAnsi="Trebuchet MS"/>
          <w:noProof/>
        </w:rPr>
        <w:t>“‘</w:t>
      </w:r>
      <w:del w:id="11" w:author="Author">
        <w:r w:rsidRPr="00B20DD7">
          <w:rPr>
            <w:rFonts w:ascii="Trebuchet MS" w:hAnsi="Trebuchet MS"/>
            <w:noProof/>
          </w:rPr>
          <w:delText xml:space="preserve">And </w:delText>
        </w:r>
        <w:r w:rsidRPr="00B20DD7">
          <w:rPr>
            <w:rFonts w:ascii="Trebuchet MS" w:hAnsi="Trebuchet MS"/>
            <w:noProof/>
            <w:u w:val="dotted"/>
          </w:rPr>
          <w:delText>YOUR</w:delText>
        </w:r>
        <w:r w:rsidRPr="00B20DD7">
          <w:rPr>
            <w:rFonts w:ascii="Trebuchet MS" w:hAnsi="Trebuchet MS"/>
            <w:noProof/>
          </w:rPr>
          <w:delText xml:space="preserve"> south side must prove to be</w:delText>
        </w:r>
      </w:del>
      <w:ins w:id="12" w:author="Author">
        <w:r w:rsidRPr="00B20DD7">
          <w:rPr>
            <w:rFonts w:ascii="Trebuchet MS" w:hAnsi="Trebuchet MS"/>
            <w:noProof/>
          </w:rPr>
          <w:t>Your southern border will extend</w:t>
        </w:r>
      </w:ins>
      <w:r w:rsidRPr="00B20DD7">
        <w:rPr>
          <w:rFonts w:ascii="Trebuchet MS" w:hAnsi="Trebuchet MS"/>
          <w:noProof/>
        </w:rPr>
        <w:t xml:space="preserve"> from the wilderness of Zin alongside E′dom, and </w:t>
      </w:r>
      <w:del w:id="13" w:author="Author">
        <w:r w:rsidRPr="00B20DD7">
          <w:rPr>
            <w:rFonts w:ascii="Trebuchet MS" w:hAnsi="Trebuchet MS"/>
            <w:noProof/>
            <w:u w:val="dotted"/>
          </w:rPr>
          <w:delText>YOUR</w:delText>
        </w:r>
      </w:del>
      <w:ins w:id="14" w:author="Author">
        <w:r w:rsidRPr="00B20DD7">
          <w:rPr>
            <w:rFonts w:ascii="Trebuchet MS" w:hAnsi="Trebuchet MS"/>
            <w:noProof/>
          </w:rPr>
          <w:t>your</w:t>
        </w:r>
      </w:ins>
      <w:r w:rsidRPr="00B20DD7">
        <w:rPr>
          <w:rFonts w:ascii="Trebuchet MS" w:hAnsi="Trebuchet MS"/>
          <w:noProof/>
        </w:rPr>
        <w:t xml:space="preserve"> south boundary </w:t>
      </w:r>
      <w:del w:id="15" w:author="Author">
        <w:r w:rsidRPr="00B20DD7">
          <w:rPr>
            <w:rFonts w:ascii="Trebuchet MS" w:hAnsi="Trebuchet MS"/>
            <w:noProof/>
          </w:rPr>
          <w:delText>must prove to</w:delText>
        </w:r>
      </w:del>
      <w:ins w:id="16" w:author="Author">
        <w:r w:rsidRPr="00B20DD7">
          <w:rPr>
            <w:rFonts w:ascii="Trebuchet MS" w:hAnsi="Trebuchet MS"/>
            <w:noProof/>
          </w:rPr>
          <w:t>on the east will</w:t>
        </w:r>
      </w:ins>
      <w:r w:rsidRPr="00B20DD7">
        <w:rPr>
          <w:rFonts w:ascii="Trebuchet MS" w:hAnsi="Trebuchet MS"/>
          <w:noProof/>
        </w:rPr>
        <w:t xml:space="preserve"> be from the extremity of the Salt Sea</w:t>
      </w:r>
      <w:del w:id="17" w:author="Author">
        <w:r w:rsidRPr="00B20DD7">
          <w:rPr>
            <w:rFonts w:ascii="Trebuchet MS" w:hAnsi="Trebuchet MS"/>
            <w:noProof/>
          </w:rPr>
          <w:delText xml:space="preserve"> on the east</w:delText>
        </w:r>
      </w:del>
      <w:r w:rsidRPr="00B20DD7">
        <w:rPr>
          <w:rFonts w:ascii="Trebuchet MS" w:hAnsi="Trebuchet MS"/>
          <w:noProof/>
        </w:rPr>
        <w:t>.</w:t>
      </w:r>
      <w:ins w:id="18" w:author="Author">
        <w:r w:rsidRPr="00B20DD7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B20DD7">
        <w:rPr>
          <w:rFonts w:ascii="Trebuchet MS" w:hAnsi="Trebuchet MS"/>
          <w:noProof/>
        </w:rPr>
        <w:t xml:space="preserve"> </w:t>
      </w:r>
      <w:r w:rsidRPr="00B20DD7">
        <w:rPr>
          <w:rFonts w:ascii="Trebuchet MS" w:hAnsi="Trebuchet MS"/>
          <w:b/>
          <w:noProof/>
        </w:rPr>
        <w:t xml:space="preserve">34:4 </w:t>
      </w:r>
      <w:del w:id="21" w:author="Author">
        <w:r w:rsidRPr="00B20DD7">
          <w:rPr>
            <w:rFonts w:ascii="Trebuchet MS" w:hAnsi="Trebuchet MS"/>
            <w:noProof/>
          </w:rPr>
          <w:delText xml:space="preserve">And </w:delText>
        </w:r>
        <w:r w:rsidRPr="00B20DD7">
          <w:rPr>
            <w:rFonts w:ascii="Trebuchet MS" w:hAnsi="Trebuchet MS"/>
            <w:noProof/>
            <w:u w:val="dotted"/>
          </w:rPr>
          <w:delText>YOUR</w:delText>
        </w:r>
      </w:del>
      <w:ins w:id="22" w:author="Author">
        <w:r w:rsidRPr="00B20DD7">
          <w:rPr>
            <w:rFonts w:ascii="Trebuchet MS" w:hAnsi="Trebuchet MS"/>
            <w:noProof/>
          </w:rPr>
          <w:t>Your</w:t>
        </w:r>
      </w:ins>
      <w:r w:rsidRPr="00B20DD7">
        <w:rPr>
          <w:rFonts w:ascii="Trebuchet MS" w:hAnsi="Trebuchet MS"/>
          <w:noProof/>
        </w:rPr>
        <w:t xml:space="preserve"> boundary </w:t>
      </w:r>
      <w:del w:id="23" w:author="Author">
        <w:r w:rsidRPr="00B20DD7">
          <w:rPr>
            <w:rFonts w:ascii="Trebuchet MS" w:hAnsi="Trebuchet MS"/>
            <w:noProof/>
          </w:rPr>
          <w:delText>must</w:delText>
        </w:r>
      </w:del>
      <w:ins w:id="24" w:author="Author">
        <w:r w:rsidRPr="00B20DD7">
          <w:rPr>
            <w:rFonts w:ascii="Trebuchet MS" w:hAnsi="Trebuchet MS"/>
            <w:noProof/>
          </w:rPr>
          <w:t>will</w:t>
        </w:r>
      </w:ins>
      <w:r w:rsidRPr="00B20DD7">
        <w:rPr>
          <w:rFonts w:ascii="Trebuchet MS" w:hAnsi="Trebuchet MS"/>
          <w:noProof/>
        </w:rPr>
        <w:t xml:space="preserve"> change direction </w:t>
      </w:r>
      <w:del w:id="25" w:author="Author">
        <w:r w:rsidRPr="00B20DD7">
          <w:rPr>
            <w:rFonts w:ascii="Trebuchet MS" w:hAnsi="Trebuchet MS"/>
            <w:noProof/>
          </w:rPr>
          <w:delText>from the</w:delText>
        </w:r>
      </w:del>
      <w:ins w:id="26" w:author="Author">
        <w:r w:rsidRPr="00B20DD7">
          <w:rPr>
            <w:rFonts w:ascii="Trebuchet MS" w:hAnsi="Trebuchet MS"/>
            <w:noProof/>
          </w:rPr>
          <w:t>to pass</w:t>
        </w:r>
      </w:ins>
      <w:r w:rsidRPr="00B20DD7">
        <w:rPr>
          <w:rFonts w:ascii="Trebuchet MS" w:hAnsi="Trebuchet MS"/>
          <w:noProof/>
        </w:rPr>
        <w:t xml:space="preserve"> south of the ascent of A·krab′bim and </w:t>
      </w:r>
      <w:del w:id="27" w:author="Author">
        <w:r w:rsidRPr="00B20DD7">
          <w:rPr>
            <w:rFonts w:ascii="Trebuchet MS" w:hAnsi="Trebuchet MS"/>
            <w:noProof/>
          </w:rPr>
          <w:delText>cross over</w:delText>
        </w:r>
      </w:del>
      <w:ins w:id="28" w:author="Author">
        <w:r w:rsidRPr="00B20DD7">
          <w:rPr>
            <w:rFonts w:ascii="Trebuchet MS" w:hAnsi="Trebuchet MS"/>
            <w:noProof/>
          </w:rPr>
          <w:t>continue</w:t>
        </w:r>
      </w:ins>
      <w:r w:rsidRPr="00B20DD7">
        <w:rPr>
          <w:rFonts w:ascii="Trebuchet MS" w:hAnsi="Trebuchet MS"/>
          <w:noProof/>
        </w:rPr>
        <w:t xml:space="preserve"> to Zin, and its </w:t>
      </w:r>
      <w:del w:id="29" w:author="Author">
        <w:r w:rsidRPr="00B20DD7">
          <w:rPr>
            <w:rFonts w:ascii="Trebuchet MS" w:hAnsi="Trebuchet MS"/>
            <w:noProof/>
          </w:rPr>
          <w:delText>termination must prove to</w:delText>
        </w:r>
      </w:del>
      <w:ins w:id="30" w:author="Author">
        <w:r w:rsidRPr="00B20DD7">
          <w:rPr>
            <w:rFonts w:ascii="Trebuchet MS" w:hAnsi="Trebuchet MS"/>
            <w:noProof/>
          </w:rPr>
          <w:t>end will</w:t>
        </w:r>
      </w:ins>
      <w:r w:rsidRPr="00B20DD7">
        <w:rPr>
          <w:rFonts w:ascii="Trebuchet MS" w:hAnsi="Trebuchet MS"/>
          <w:noProof/>
        </w:rPr>
        <w:t xml:space="preserve"> be </w:t>
      </w:r>
      <w:del w:id="31" w:author="Author">
        <w:r w:rsidRPr="00B20DD7">
          <w:rPr>
            <w:rFonts w:ascii="Trebuchet MS" w:hAnsi="Trebuchet MS"/>
            <w:noProof/>
          </w:rPr>
          <w:delText xml:space="preserve">on the </w:delText>
        </w:r>
      </w:del>
      <w:r w:rsidRPr="00B20DD7">
        <w:rPr>
          <w:rFonts w:ascii="Trebuchet MS" w:hAnsi="Trebuchet MS"/>
          <w:noProof/>
        </w:rPr>
        <w:t>south of Ka′desh-bar′ne·a</w:t>
      </w:r>
      <w:del w:id="32" w:author="Author">
        <w:r w:rsidRPr="00B20DD7">
          <w:rPr>
            <w:rFonts w:ascii="Trebuchet MS" w:hAnsi="Trebuchet MS"/>
            <w:noProof/>
          </w:rPr>
          <w:delText>; and</w:delText>
        </w:r>
      </w:del>
      <w:ins w:id="33" w:author="Author">
        <w:r w:rsidRPr="00B20DD7">
          <w:rPr>
            <w:rFonts w:ascii="Trebuchet MS" w:hAnsi="Trebuchet MS"/>
            <w:noProof/>
          </w:rPr>
          <w:t>. Then</w:t>
        </w:r>
      </w:ins>
      <w:r w:rsidRPr="00B20DD7">
        <w:rPr>
          <w:rFonts w:ascii="Trebuchet MS" w:hAnsi="Trebuchet MS"/>
          <w:noProof/>
        </w:rPr>
        <w:t xml:space="preserve"> it </w:t>
      </w:r>
      <w:del w:id="34" w:author="Author">
        <w:r w:rsidRPr="00B20DD7">
          <w:rPr>
            <w:rFonts w:ascii="Trebuchet MS" w:hAnsi="Trebuchet MS"/>
            <w:noProof/>
          </w:rPr>
          <w:delText>must go out</w:delText>
        </w:r>
      </w:del>
      <w:ins w:id="35" w:author="Author">
        <w:r w:rsidRPr="00B20DD7">
          <w:rPr>
            <w:rFonts w:ascii="Trebuchet MS" w:hAnsi="Trebuchet MS"/>
            <w:noProof/>
          </w:rPr>
          <w:t>will extend</w:t>
        </w:r>
      </w:ins>
      <w:r w:rsidRPr="00B20DD7">
        <w:rPr>
          <w:rFonts w:ascii="Trebuchet MS" w:hAnsi="Trebuchet MS"/>
          <w:noProof/>
        </w:rPr>
        <w:t xml:space="preserve"> to Ha′zar-ad′dar and </w:t>
      </w:r>
      <w:del w:id="36" w:author="Author">
        <w:r w:rsidRPr="00B20DD7">
          <w:rPr>
            <w:rFonts w:ascii="Trebuchet MS" w:hAnsi="Trebuchet MS"/>
            <w:noProof/>
          </w:rPr>
          <w:delText>pass over</w:delText>
        </w:r>
      </w:del>
      <w:ins w:id="37" w:author="Author">
        <w:r w:rsidRPr="00B20DD7">
          <w:rPr>
            <w:rFonts w:ascii="Trebuchet MS" w:hAnsi="Trebuchet MS"/>
            <w:noProof/>
          </w:rPr>
          <w:t>continue</w:t>
        </w:r>
      </w:ins>
      <w:r w:rsidRPr="00B20DD7">
        <w:rPr>
          <w:rFonts w:ascii="Trebuchet MS" w:hAnsi="Trebuchet MS"/>
          <w:noProof/>
        </w:rPr>
        <w:t xml:space="preserve"> to Az′mon. </w:t>
      </w:r>
      <w:r w:rsidRPr="00B20DD7">
        <w:rPr>
          <w:rFonts w:ascii="Trebuchet MS" w:hAnsi="Trebuchet MS"/>
          <w:b/>
          <w:noProof/>
        </w:rPr>
        <w:t xml:space="preserve">34:5 </w:t>
      </w:r>
      <w:del w:id="38" w:author="Author">
        <w:r w:rsidRPr="00B20DD7">
          <w:rPr>
            <w:rFonts w:ascii="Trebuchet MS" w:hAnsi="Trebuchet MS"/>
            <w:noProof/>
          </w:rPr>
          <w:delText>And the</w:delText>
        </w:r>
      </w:del>
      <w:ins w:id="39" w:author="Author">
        <w:r w:rsidRPr="00B20DD7">
          <w:rPr>
            <w:rFonts w:ascii="Trebuchet MS" w:hAnsi="Trebuchet MS"/>
            <w:noProof/>
          </w:rPr>
          <w:t>The</w:t>
        </w:r>
      </w:ins>
      <w:r w:rsidRPr="00B20DD7">
        <w:rPr>
          <w:rFonts w:ascii="Trebuchet MS" w:hAnsi="Trebuchet MS"/>
          <w:noProof/>
        </w:rPr>
        <w:t xml:space="preserve"> boundary </w:t>
      </w:r>
      <w:del w:id="40" w:author="Author">
        <w:r w:rsidRPr="00B20DD7">
          <w:rPr>
            <w:rFonts w:ascii="Trebuchet MS" w:hAnsi="Trebuchet MS"/>
            <w:noProof/>
          </w:rPr>
          <w:delText>must</w:delText>
        </w:r>
      </w:del>
      <w:ins w:id="41" w:author="Author">
        <w:r w:rsidRPr="00B20DD7">
          <w:rPr>
            <w:rFonts w:ascii="Trebuchet MS" w:hAnsi="Trebuchet MS"/>
            <w:noProof/>
          </w:rPr>
          <w:t>will</w:t>
        </w:r>
      </w:ins>
      <w:r w:rsidRPr="00B20DD7">
        <w:rPr>
          <w:rFonts w:ascii="Trebuchet MS" w:hAnsi="Trebuchet MS"/>
          <w:noProof/>
        </w:rPr>
        <w:t xml:space="preserve"> change direction at Az′mon to the </w:t>
      </w:r>
      <w:del w:id="42" w:author="Author">
        <w:r w:rsidRPr="00B20DD7">
          <w:rPr>
            <w:rFonts w:ascii="Trebuchet MS" w:hAnsi="Trebuchet MS"/>
            <w:noProof/>
          </w:rPr>
          <w:delText>torrent valley</w:delText>
        </w:r>
      </w:del>
      <w:ins w:id="43" w:author="Author">
        <w:r w:rsidRPr="00B20DD7">
          <w:rPr>
            <w:rFonts w:ascii="Trebuchet MS" w:hAnsi="Trebuchet MS"/>
            <w:noProof/>
          </w:rPr>
          <w:t>Wadi</w:t>
        </w:r>
        <w:r w:rsidRPr="00B20DD7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B20DD7">
        <w:rPr>
          <w:rFonts w:ascii="Trebuchet MS" w:hAnsi="Trebuchet MS"/>
          <w:noProof/>
        </w:rPr>
        <w:t xml:space="preserve"> of Egypt, and its </w:t>
      </w:r>
      <w:del w:id="46" w:author="Author">
        <w:r w:rsidRPr="00B20DD7">
          <w:rPr>
            <w:rFonts w:ascii="Trebuchet MS" w:hAnsi="Trebuchet MS"/>
            <w:noProof/>
          </w:rPr>
          <w:delText>termination must prove to</w:delText>
        </w:r>
      </w:del>
      <w:ins w:id="47" w:author="Author">
        <w:r w:rsidRPr="00B20DD7">
          <w:rPr>
            <w:rFonts w:ascii="Trebuchet MS" w:hAnsi="Trebuchet MS"/>
            <w:noProof/>
          </w:rPr>
          <w:t>end will</w:t>
        </w:r>
      </w:ins>
      <w:r w:rsidRPr="00B20DD7">
        <w:rPr>
          <w:rFonts w:ascii="Trebuchet MS" w:hAnsi="Trebuchet MS"/>
          <w:noProof/>
        </w:rPr>
        <w:t xml:space="preserve"> be at the Sea.</w:t>
      </w:r>
      <w:ins w:id="48" w:author="Author">
        <w:r w:rsidRPr="00B20DD7">
          <w:rPr>
            <w:rStyle w:val="FootnoteReference"/>
            <w:rFonts w:ascii="Trebuchet MS" w:hAnsi="Trebuchet MS"/>
            <w:noProof/>
          </w:rPr>
          <w:footnoteReference w:id="3"/>
        </w:r>
      </w:ins>
    </w:p>
    <w:p w:rsidR="00C62F88" w:rsidRPr="00B20DD7" w:rsidRDefault="00C62F88" w:rsidP="00C62F88">
      <w:pPr>
        <w:rPr>
          <w:rFonts w:ascii="Trebuchet MS" w:hAnsi="Trebuchet MS"/>
          <w:noProof/>
        </w:rPr>
      </w:pPr>
      <w:r w:rsidRPr="00B20DD7">
        <w:rPr>
          <w:rFonts w:ascii="Trebuchet MS" w:hAnsi="Trebuchet MS"/>
          <w:b/>
        </w:rPr>
        <w:t xml:space="preserve">34:6 </w:t>
      </w:r>
      <w:r w:rsidRPr="00B20DD7">
        <w:rPr>
          <w:rFonts w:ascii="Trebuchet MS" w:hAnsi="Trebuchet MS"/>
          <w:noProof/>
        </w:rPr>
        <w:t>“‘</w:t>
      </w:r>
      <w:del w:id="51" w:author="Author">
        <w:r w:rsidRPr="00B20DD7">
          <w:rPr>
            <w:rFonts w:ascii="Trebuchet MS" w:hAnsi="Trebuchet MS"/>
            <w:noProof/>
          </w:rPr>
          <w:delText>As for a west</w:delText>
        </w:r>
      </w:del>
      <w:ins w:id="52" w:author="Author">
        <w:r w:rsidRPr="00B20DD7">
          <w:rPr>
            <w:rFonts w:ascii="Trebuchet MS" w:hAnsi="Trebuchet MS"/>
            <w:noProof/>
          </w:rPr>
          <w:t>Your western</w:t>
        </w:r>
      </w:ins>
      <w:r w:rsidRPr="00B20DD7">
        <w:rPr>
          <w:rFonts w:ascii="Trebuchet MS" w:hAnsi="Trebuchet MS"/>
          <w:noProof/>
        </w:rPr>
        <w:t xml:space="preserve"> boundary</w:t>
      </w:r>
      <w:del w:id="53" w:author="Author">
        <w:r w:rsidRPr="00B20DD7">
          <w:rPr>
            <w:rFonts w:ascii="Trebuchet MS" w:hAnsi="Trebuchet MS"/>
            <w:noProof/>
          </w:rPr>
          <w:delText>, it must prove to</w:delText>
        </w:r>
      </w:del>
      <w:r w:rsidRPr="00B20DD7">
        <w:rPr>
          <w:rFonts w:ascii="Trebuchet MS" w:hAnsi="Trebuchet MS"/>
          <w:noProof/>
        </w:rPr>
        <w:t xml:space="preserve"> </w:t>
      </w:r>
      <w:ins w:id="54" w:author="Author">
        <w:r w:rsidRPr="00B20DD7">
          <w:rPr>
            <w:rFonts w:ascii="Trebuchet MS" w:hAnsi="Trebuchet MS"/>
            <w:noProof/>
          </w:rPr>
          <w:t xml:space="preserve">will </w:t>
        </w:r>
      </w:ins>
      <w:r w:rsidRPr="00B20DD7">
        <w:rPr>
          <w:rFonts w:ascii="Trebuchet MS" w:hAnsi="Trebuchet MS"/>
          <w:noProof/>
        </w:rPr>
        <w:t xml:space="preserve">be </w:t>
      </w:r>
      <w:del w:id="55" w:author="Author">
        <w:r w:rsidRPr="00B20DD7">
          <w:rPr>
            <w:rFonts w:ascii="Trebuchet MS" w:hAnsi="Trebuchet MS"/>
            <w:noProof/>
          </w:rPr>
          <w:delText xml:space="preserve">for </w:delText>
        </w:r>
        <w:r w:rsidRPr="00B20DD7">
          <w:rPr>
            <w:rFonts w:ascii="Trebuchet MS" w:hAnsi="Trebuchet MS"/>
            <w:noProof/>
            <w:u w:val="dotted"/>
          </w:rPr>
          <w:delText>YOU</w:delText>
        </w:r>
        <w:r w:rsidRPr="00B20DD7">
          <w:rPr>
            <w:rFonts w:ascii="Trebuchet MS" w:hAnsi="Trebuchet MS"/>
            <w:noProof/>
          </w:rPr>
          <w:delText xml:space="preserve"> </w:delText>
        </w:r>
      </w:del>
      <w:r w:rsidRPr="00B20DD7">
        <w:rPr>
          <w:rFonts w:ascii="Trebuchet MS" w:hAnsi="Trebuchet MS"/>
          <w:noProof/>
        </w:rPr>
        <w:t>the Great Sea</w:t>
      </w:r>
      <w:ins w:id="56" w:author="Author">
        <w:r w:rsidRPr="00B20DD7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B20DD7">
        <w:rPr>
          <w:rFonts w:ascii="Trebuchet MS" w:hAnsi="Trebuchet MS"/>
          <w:noProof/>
        </w:rPr>
        <w:t xml:space="preserve"> and the </w:t>
      </w:r>
      <w:del w:id="59" w:author="Author">
        <w:r w:rsidRPr="00B20DD7">
          <w:rPr>
            <w:rFonts w:ascii="Trebuchet MS" w:hAnsi="Trebuchet MS"/>
            <w:noProof/>
          </w:rPr>
          <w:delText>shoreland</w:delText>
        </w:r>
      </w:del>
      <w:ins w:id="60" w:author="Author">
        <w:r w:rsidRPr="00B20DD7">
          <w:rPr>
            <w:rFonts w:ascii="Trebuchet MS" w:hAnsi="Trebuchet MS"/>
            <w:noProof/>
          </w:rPr>
          <w:t>coast</w:t>
        </w:r>
      </w:ins>
      <w:r w:rsidRPr="00B20DD7">
        <w:rPr>
          <w:rFonts w:ascii="Trebuchet MS" w:hAnsi="Trebuchet MS"/>
          <w:noProof/>
        </w:rPr>
        <w:t xml:space="preserve">. This will become </w:t>
      </w:r>
      <w:del w:id="61" w:author="Author">
        <w:r w:rsidRPr="00B20DD7">
          <w:rPr>
            <w:rFonts w:ascii="Trebuchet MS" w:hAnsi="Trebuchet MS"/>
            <w:noProof/>
            <w:u w:val="dotted"/>
          </w:rPr>
          <w:delText>YOUR</w:delText>
        </w:r>
        <w:r w:rsidRPr="00B20DD7">
          <w:rPr>
            <w:rFonts w:ascii="Trebuchet MS" w:hAnsi="Trebuchet MS"/>
            <w:noProof/>
          </w:rPr>
          <w:delText xml:space="preserve"> west</w:delText>
        </w:r>
      </w:del>
      <w:ins w:id="62" w:author="Author">
        <w:r w:rsidRPr="00B20DD7">
          <w:rPr>
            <w:rFonts w:ascii="Trebuchet MS" w:hAnsi="Trebuchet MS"/>
            <w:noProof/>
          </w:rPr>
          <w:t>your western</w:t>
        </w:r>
      </w:ins>
      <w:r w:rsidRPr="00B20DD7">
        <w:rPr>
          <w:rFonts w:ascii="Trebuchet MS" w:hAnsi="Trebuchet MS"/>
          <w:noProof/>
        </w:rPr>
        <w:t xml:space="preserve"> boundary.</w:t>
      </w:r>
    </w:p>
    <w:p w:rsidR="00C62F88" w:rsidRPr="00B20DD7" w:rsidRDefault="00C62F88" w:rsidP="00C62F88">
      <w:pPr>
        <w:rPr>
          <w:rFonts w:ascii="Trebuchet MS" w:hAnsi="Trebuchet MS"/>
          <w:noProof/>
        </w:rPr>
      </w:pPr>
      <w:r w:rsidRPr="00B20DD7">
        <w:rPr>
          <w:rFonts w:ascii="Trebuchet MS" w:hAnsi="Trebuchet MS"/>
          <w:b/>
        </w:rPr>
        <w:t xml:space="preserve">34:7 </w:t>
      </w:r>
      <w:r w:rsidRPr="00B20DD7">
        <w:rPr>
          <w:rFonts w:ascii="Trebuchet MS" w:hAnsi="Trebuchet MS"/>
          <w:noProof/>
        </w:rPr>
        <w:t xml:space="preserve">“‘Now this will </w:t>
      </w:r>
      <w:del w:id="63" w:author="Author">
        <w:r w:rsidRPr="00B20DD7">
          <w:rPr>
            <w:rFonts w:ascii="Trebuchet MS" w:hAnsi="Trebuchet MS"/>
            <w:noProof/>
          </w:rPr>
          <w:delText xml:space="preserve">become </w:delText>
        </w:r>
        <w:r w:rsidRPr="00B20DD7">
          <w:rPr>
            <w:rFonts w:ascii="Trebuchet MS" w:hAnsi="Trebuchet MS"/>
            <w:noProof/>
            <w:u w:val="dotted"/>
          </w:rPr>
          <w:delText>YOUR</w:delText>
        </w:r>
        <w:r w:rsidRPr="00B20DD7">
          <w:rPr>
            <w:rFonts w:ascii="Trebuchet MS" w:hAnsi="Trebuchet MS"/>
            <w:noProof/>
          </w:rPr>
          <w:delText xml:space="preserve"> north</w:delText>
        </w:r>
      </w:del>
      <w:ins w:id="64" w:author="Author">
        <w:r w:rsidRPr="00B20DD7">
          <w:rPr>
            <w:rFonts w:ascii="Trebuchet MS" w:hAnsi="Trebuchet MS"/>
            <w:noProof/>
          </w:rPr>
          <w:t>be your northern</w:t>
        </w:r>
      </w:ins>
      <w:r w:rsidRPr="00B20DD7">
        <w:rPr>
          <w:rFonts w:ascii="Trebuchet MS" w:hAnsi="Trebuchet MS"/>
          <w:noProof/>
        </w:rPr>
        <w:t xml:space="preserve"> boundary: From the Great Sea </w:t>
      </w:r>
      <w:del w:id="65" w:author="Author">
        <w:r w:rsidRPr="00B20DD7">
          <w:rPr>
            <w:rFonts w:ascii="Trebuchet MS" w:hAnsi="Trebuchet MS"/>
            <w:noProof/>
            <w:u w:val="dotted"/>
          </w:rPr>
          <w:delText>YOU</w:delText>
        </w:r>
      </w:del>
      <w:ins w:id="66" w:author="Author">
        <w:r w:rsidRPr="00B20DD7">
          <w:rPr>
            <w:rFonts w:ascii="Trebuchet MS" w:hAnsi="Trebuchet MS"/>
            <w:noProof/>
          </w:rPr>
          <w:t>you</w:t>
        </w:r>
      </w:ins>
      <w:r w:rsidRPr="00B20DD7">
        <w:rPr>
          <w:rFonts w:ascii="Trebuchet MS" w:hAnsi="Trebuchet MS"/>
          <w:noProof/>
        </w:rPr>
        <w:t xml:space="preserve"> will mark </w:t>
      </w:r>
      <w:ins w:id="67" w:author="Author">
        <w:r w:rsidRPr="00B20DD7">
          <w:rPr>
            <w:rFonts w:ascii="Trebuchet MS" w:hAnsi="Trebuchet MS"/>
            <w:noProof/>
          </w:rPr>
          <w:t xml:space="preserve">your boundary </w:t>
        </w:r>
      </w:ins>
      <w:r w:rsidRPr="00B20DD7">
        <w:rPr>
          <w:rFonts w:ascii="Trebuchet MS" w:hAnsi="Trebuchet MS"/>
          <w:noProof/>
        </w:rPr>
        <w:t>out to Mount Hor</w:t>
      </w:r>
      <w:del w:id="68" w:author="Author">
        <w:r w:rsidRPr="00B20DD7">
          <w:rPr>
            <w:rFonts w:ascii="Trebuchet MS" w:hAnsi="Trebuchet MS"/>
            <w:noProof/>
          </w:rPr>
          <w:delText xml:space="preserve"> as a boundary for yourselves</w:delText>
        </w:r>
      </w:del>
      <w:r w:rsidRPr="00B20DD7">
        <w:rPr>
          <w:rFonts w:ascii="Trebuchet MS" w:hAnsi="Trebuchet MS"/>
          <w:noProof/>
        </w:rPr>
        <w:t xml:space="preserve">. </w:t>
      </w:r>
      <w:r w:rsidRPr="00B20DD7">
        <w:rPr>
          <w:rFonts w:ascii="Trebuchet MS" w:hAnsi="Trebuchet MS"/>
          <w:b/>
          <w:noProof/>
        </w:rPr>
        <w:t xml:space="preserve">34:8 </w:t>
      </w:r>
      <w:r w:rsidRPr="00B20DD7">
        <w:rPr>
          <w:rFonts w:ascii="Trebuchet MS" w:hAnsi="Trebuchet MS"/>
          <w:noProof/>
        </w:rPr>
        <w:t xml:space="preserve">From Mount Hor </w:t>
      </w:r>
      <w:del w:id="69" w:author="Author">
        <w:r w:rsidRPr="00B20DD7">
          <w:rPr>
            <w:rFonts w:ascii="Trebuchet MS" w:hAnsi="Trebuchet MS"/>
            <w:noProof/>
            <w:u w:val="dotted"/>
          </w:rPr>
          <w:delText>YOU</w:delText>
        </w:r>
      </w:del>
      <w:ins w:id="70" w:author="Author">
        <w:r w:rsidRPr="00B20DD7">
          <w:rPr>
            <w:rFonts w:ascii="Trebuchet MS" w:hAnsi="Trebuchet MS"/>
            <w:noProof/>
          </w:rPr>
          <w:t>you</w:t>
        </w:r>
      </w:ins>
      <w:r w:rsidRPr="00B20DD7">
        <w:rPr>
          <w:rFonts w:ascii="Trebuchet MS" w:hAnsi="Trebuchet MS"/>
          <w:noProof/>
        </w:rPr>
        <w:t xml:space="preserve"> will mark out the boundary to </w:t>
      </w:r>
      <w:del w:id="71" w:author="Author">
        <w:r w:rsidRPr="00B20DD7">
          <w:rPr>
            <w:rFonts w:ascii="Trebuchet MS" w:hAnsi="Trebuchet MS"/>
            <w:noProof/>
          </w:rPr>
          <w:delText>the entering in of Ha</w:delText>
        </w:r>
      </w:del>
      <w:ins w:id="72" w:author="Author">
        <w:r w:rsidRPr="00B20DD7">
          <w:rPr>
            <w:rFonts w:ascii="Trebuchet MS" w:hAnsi="Trebuchet MS"/>
            <w:noProof/>
          </w:rPr>
          <w:t>Le′bo-ha</w:t>
        </w:r>
      </w:ins>
      <w:r w:rsidRPr="00B20DD7">
        <w:rPr>
          <w:rFonts w:ascii="Trebuchet MS" w:hAnsi="Trebuchet MS"/>
          <w:noProof/>
        </w:rPr>
        <w:t>′math,</w:t>
      </w:r>
      <w:ins w:id="73" w:author="Author">
        <w:r w:rsidRPr="00B20DD7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B20DD7">
        <w:rPr>
          <w:rFonts w:ascii="Trebuchet MS" w:hAnsi="Trebuchet MS"/>
          <w:noProof/>
        </w:rPr>
        <w:t xml:space="preserve"> and the </w:t>
      </w:r>
      <w:del w:id="76" w:author="Author">
        <w:r w:rsidRPr="00B20DD7">
          <w:rPr>
            <w:rFonts w:ascii="Trebuchet MS" w:hAnsi="Trebuchet MS"/>
            <w:noProof/>
          </w:rPr>
          <w:delText>termination</w:delText>
        </w:r>
      </w:del>
      <w:ins w:id="77" w:author="Author">
        <w:r w:rsidRPr="00B20DD7">
          <w:rPr>
            <w:rFonts w:ascii="Trebuchet MS" w:hAnsi="Trebuchet MS"/>
            <w:noProof/>
          </w:rPr>
          <w:t>end</w:t>
        </w:r>
      </w:ins>
      <w:r w:rsidRPr="00B20DD7">
        <w:rPr>
          <w:rFonts w:ascii="Trebuchet MS" w:hAnsi="Trebuchet MS"/>
          <w:noProof/>
        </w:rPr>
        <w:t xml:space="preserve"> of the boundary </w:t>
      </w:r>
      <w:del w:id="78" w:author="Author">
        <w:r w:rsidRPr="00B20DD7">
          <w:rPr>
            <w:rFonts w:ascii="Trebuchet MS" w:hAnsi="Trebuchet MS"/>
            <w:noProof/>
          </w:rPr>
          <w:delText>must prove to</w:delText>
        </w:r>
      </w:del>
      <w:ins w:id="79" w:author="Author">
        <w:r w:rsidRPr="00B20DD7">
          <w:rPr>
            <w:rFonts w:ascii="Trebuchet MS" w:hAnsi="Trebuchet MS"/>
            <w:noProof/>
          </w:rPr>
          <w:t>will</w:t>
        </w:r>
      </w:ins>
      <w:r w:rsidRPr="00B20DD7">
        <w:rPr>
          <w:rFonts w:ascii="Trebuchet MS" w:hAnsi="Trebuchet MS"/>
          <w:noProof/>
        </w:rPr>
        <w:t xml:space="preserve"> be at Ze′dad. </w:t>
      </w:r>
      <w:r w:rsidRPr="00B20DD7">
        <w:rPr>
          <w:rFonts w:ascii="Trebuchet MS" w:hAnsi="Trebuchet MS"/>
          <w:b/>
          <w:noProof/>
        </w:rPr>
        <w:t xml:space="preserve">34:9 </w:t>
      </w:r>
      <w:r w:rsidRPr="00B20DD7">
        <w:rPr>
          <w:rFonts w:ascii="Trebuchet MS" w:hAnsi="Trebuchet MS"/>
          <w:noProof/>
        </w:rPr>
        <w:t xml:space="preserve">And the boundary </w:t>
      </w:r>
      <w:del w:id="80" w:author="Author">
        <w:r w:rsidRPr="00B20DD7">
          <w:rPr>
            <w:rFonts w:ascii="Trebuchet MS" w:hAnsi="Trebuchet MS"/>
            <w:noProof/>
          </w:rPr>
          <w:delText>must go out</w:delText>
        </w:r>
      </w:del>
      <w:ins w:id="81" w:author="Author">
        <w:r w:rsidRPr="00B20DD7">
          <w:rPr>
            <w:rFonts w:ascii="Trebuchet MS" w:hAnsi="Trebuchet MS"/>
            <w:noProof/>
          </w:rPr>
          <w:t>will extend</w:t>
        </w:r>
      </w:ins>
      <w:r w:rsidRPr="00B20DD7">
        <w:rPr>
          <w:rFonts w:ascii="Trebuchet MS" w:hAnsi="Trebuchet MS"/>
          <w:noProof/>
        </w:rPr>
        <w:t xml:space="preserve"> to Ziph′ron, and its </w:t>
      </w:r>
      <w:del w:id="82" w:author="Author">
        <w:r w:rsidRPr="00B20DD7">
          <w:rPr>
            <w:rFonts w:ascii="Trebuchet MS" w:hAnsi="Trebuchet MS"/>
            <w:noProof/>
          </w:rPr>
          <w:delText>termination must prove to</w:delText>
        </w:r>
      </w:del>
      <w:ins w:id="83" w:author="Author">
        <w:r w:rsidRPr="00B20DD7">
          <w:rPr>
            <w:rFonts w:ascii="Trebuchet MS" w:hAnsi="Trebuchet MS"/>
            <w:noProof/>
          </w:rPr>
          <w:t>end will</w:t>
        </w:r>
      </w:ins>
      <w:r w:rsidRPr="00B20DD7">
        <w:rPr>
          <w:rFonts w:ascii="Trebuchet MS" w:hAnsi="Trebuchet MS"/>
          <w:noProof/>
        </w:rPr>
        <w:t xml:space="preserve"> be Ha′zar-e′nan. This will become </w:t>
      </w:r>
      <w:del w:id="84" w:author="Author">
        <w:r w:rsidRPr="00B20DD7">
          <w:rPr>
            <w:rFonts w:ascii="Trebuchet MS" w:hAnsi="Trebuchet MS"/>
            <w:noProof/>
            <w:u w:val="dotted"/>
          </w:rPr>
          <w:delText>YOUR</w:delText>
        </w:r>
        <w:r w:rsidRPr="00B20DD7">
          <w:rPr>
            <w:rFonts w:ascii="Trebuchet MS" w:hAnsi="Trebuchet MS"/>
            <w:noProof/>
          </w:rPr>
          <w:delText xml:space="preserve"> north</w:delText>
        </w:r>
      </w:del>
      <w:ins w:id="85" w:author="Author">
        <w:r w:rsidRPr="00B20DD7">
          <w:rPr>
            <w:rFonts w:ascii="Trebuchet MS" w:hAnsi="Trebuchet MS"/>
            <w:noProof/>
          </w:rPr>
          <w:t>your northern</w:t>
        </w:r>
      </w:ins>
      <w:r w:rsidRPr="00B20DD7">
        <w:rPr>
          <w:rFonts w:ascii="Trebuchet MS" w:hAnsi="Trebuchet MS"/>
          <w:noProof/>
        </w:rPr>
        <w:t xml:space="preserve"> boundary.</w:t>
      </w:r>
    </w:p>
    <w:p w:rsidR="00C62F88" w:rsidRPr="00B20DD7" w:rsidRDefault="00C62F88" w:rsidP="00C62F88">
      <w:pPr>
        <w:rPr>
          <w:rFonts w:ascii="Trebuchet MS" w:hAnsi="Trebuchet MS"/>
          <w:noProof/>
        </w:rPr>
      </w:pPr>
      <w:r w:rsidRPr="00B20DD7">
        <w:rPr>
          <w:rFonts w:ascii="Trebuchet MS" w:hAnsi="Trebuchet MS"/>
          <w:b/>
        </w:rPr>
        <w:t xml:space="preserve">34:10 </w:t>
      </w:r>
      <w:r w:rsidRPr="00B20DD7">
        <w:rPr>
          <w:rFonts w:ascii="Trebuchet MS" w:hAnsi="Trebuchet MS"/>
          <w:noProof/>
        </w:rPr>
        <w:t xml:space="preserve">“‘Then </w:t>
      </w:r>
      <w:del w:id="86" w:author="Author">
        <w:r w:rsidRPr="00B20DD7">
          <w:rPr>
            <w:rFonts w:ascii="Trebuchet MS" w:hAnsi="Trebuchet MS"/>
            <w:noProof/>
            <w:u w:val="dotted"/>
          </w:rPr>
          <w:delText>YOU</w:delText>
        </w:r>
        <w:r w:rsidRPr="00B20DD7">
          <w:rPr>
            <w:rFonts w:ascii="Trebuchet MS" w:hAnsi="Trebuchet MS"/>
            <w:noProof/>
          </w:rPr>
          <w:delText xml:space="preserve"> must</w:delText>
        </w:r>
      </w:del>
      <w:ins w:id="87" w:author="Author">
        <w:r w:rsidRPr="00B20DD7">
          <w:rPr>
            <w:rFonts w:ascii="Trebuchet MS" w:hAnsi="Trebuchet MS"/>
            <w:noProof/>
          </w:rPr>
          <w:t>you should</w:t>
        </w:r>
      </w:ins>
      <w:r w:rsidRPr="00B20DD7">
        <w:rPr>
          <w:rFonts w:ascii="Trebuchet MS" w:hAnsi="Trebuchet MS"/>
          <w:noProof/>
        </w:rPr>
        <w:t xml:space="preserve"> mark </w:t>
      </w:r>
      <w:del w:id="88" w:author="Author">
        <w:r w:rsidRPr="00B20DD7">
          <w:rPr>
            <w:rFonts w:ascii="Trebuchet MS" w:hAnsi="Trebuchet MS"/>
            <w:noProof/>
          </w:rPr>
          <w:delText xml:space="preserve">for yourselves </w:delText>
        </w:r>
      </w:del>
      <w:r w:rsidRPr="00B20DD7">
        <w:rPr>
          <w:rFonts w:ascii="Trebuchet MS" w:hAnsi="Trebuchet MS"/>
          <w:noProof/>
        </w:rPr>
        <w:t xml:space="preserve">as </w:t>
      </w:r>
      <w:del w:id="89" w:author="Author">
        <w:r w:rsidRPr="00B20DD7">
          <w:rPr>
            <w:rFonts w:ascii="Trebuchet MS" w:hAnsi="Trebuchet MS"/>
            <w:noProof/>
            <w:u w:val="dotted"/>
          </w:rPr>
          <w:delText>YOUR</w:delText>
        </w:r>
      </w:del>
      <w:ins w:id="90" w:author="Author">
        <w:r w:rsidRPr="00B20DD7">
          <w:rPr>
            <w:rFonts w:ascii="Trebuchet MS" w:hAnsi="Trebuchet MS"/>
            <w:noProof/>
          </w:rPr>
          <w:t>your</w:t>
        </w:r>
      </w:ins>
      <w:r w:rsidRPr="00B20DD7">
        <w:rPr>
          <w:rFonts w:ascii="Trebuchet MS" w:hAnsi="Trebuchet MS"/>
          <w:noProof/>
        </w:rPr>
        <w:t xml:space="preserve"> boundary on the east from Ha′zar-e′nan to She′pham. </w:t>
      </w:r>
      <w:r w:rsidRPr="00B20DD7">
        <w:rPr>
          <w:rFonts w:ascii="Trebuchet MS" w:hAnsi="Trebuchet MS"/>
          <w:b/>
          <w:noProof/>
        </w:rPr>
        <w:t xml:space="preserve">34:11 </w:t>
      </w:r>
      <w:del w:id="91" w:author="Author">
        <w:r w:rsidRPr="00B20DD7">
          <w:rPr>
            <w:rFonts w:ascii="Trebuchet MS" w:hAnsi="Trebuchet MS"/>
            <w:noProof/>
          </w:rPr>
          <w:delText>And the</w:delText>
        </w:r>
      </w:del>
      <w:ins w:id="92" w:author="Author">
        <w:r w:rsidRPr="00B20DD7">
          <w:rPr>
            <w:rFonts w:ascii="Trebuchet MS" w:hAnsi="Trebuchet MS"/>
            <w:noProof/>
          </w:rPr>
          <w:t>The</w:t>
        </w:r>
      </w:ins>
      <w:r w:rsidRPr="00B20DD7">
        <w:rPr>
          <w:rFonts w:ascii="Trebuchet MS" w:hAnsi="Trebuchet MS"/>
          <w:noProof/>
        </w:rPr>
        <w:t xml:space="preserve"> boundary </w:t>
      </w:r>
      <w:del w:id="93" w:author="Author">
        <w:r w:rsidRPr="00B20DD7">
          <w:rPr>
            <w:rFonts w:ascii="Trebuchet MS" w:hAnsi="Trebuchet MS"/>
            <w:noProof/>
          </w:rPr>
          <w:delText>must go down</w:delText>
        </w:r>
      </w:del>
      <w:ins w:id="94" w:author="Author">
        <w:r w:rsidRPr="00B20DD7">
          <w:rPr>
            <w:rFonts w:ascii="Trebuchet MS" w:hAnsi="Trebuchet MS"/>
            <w:noProof/>
          </w:rPr>
          <w:t>will extend</w:t>
        </w:r>
      </w:ins>
      <w:r w:rsidRPr="00B20DD7">
        <w:rPr>
          <w:rFonts w:ascii="Trebuchet MS" w:hAnsi="Trebuchet MS"/>
          <w:noProof/>
        </w:rPr>
        <w:t xml:space="preserve"> from She′pham to Rib′lah on the east of A′in, and the border </w:t>
      </w:r>
      <w:del w:id="95" w:author="Author">
        <w:r w:rsidRPr="00B20DD7">
          <w:rPr>
            <w:rFonts w:ascii="Trebuchet MS" w:hAnsi="Trebuchet MS"/>
            <w:noProof/>
          </w:rPr>
          <w:delText>must</w:delText>
        </w:r>
      </w:del>
      <w:ins w:id="96" w:author="Author">
        <w:r w:rsidRPr="00B20DD7">
          <w:rPr>
            <w:rFonts w:ascii="Trebuchet MS" w:hAnsi="Trebuchet MS"/>
            <w:noProof/>
          </w:rPr>
          <w:t>will</w:t>
        </w:r>
      </w:ins>
      <w:r w:rsidRPr="00B20DD7">
        <w:rPr>
          <w:rFonts w:ascii="Trebuchet MS" w:hAnsi="Trebuchet MS"/>
          <w:noProof/>
        </w:rPr>
        <w:t xml:space="preserve"> go down and </w:t>
      </w:r>
      <w:del w:id="97" w:author="Author">
        <w:r w:rsidRPr="00B20DD7">
          <w:rPr>
            <w:rFonts w:ascii="Trebuchet MS" w:hAnsi="Trebuchet MS"/>
            <w:noProof/>
          </w:rPr>
          <w:delText>strike upon</w:delText>
        </w:r>
      </w:del>
      <w:ins w:id="98" w:author="Author">
        <w:r w:rsidRPr="00B20DD7">
          <w:rPr>
            <w:rFonts w:ascii="Trebuchet MS" w:hAnsi="Trebuchet MS"/>
            <w:noProof/>
          </w:rPr>
          <w:t>cross</w:t>
        </w:r>
      </w:ins>
      <w:r w:rsidRPr="00B20DD7">
        <w:rPr>
          <w:rFonts w:ascii="Trebuchet MS" w:hAnsi="Trebuchet MS"/>
          <w:noProof/>
        </w:rPr>
        <w:t xml:space="preserve"> the eastern slope of the </w:t>
      </w:r>
      <w:del w:id="99" w:author="Author">
        <w:r w:rsidRPr="00B20DD7">
          <w:rPr>
            <w:rFonts w:ascii="Trebuchet MS" w:hAnsi="Trebuchet MS"/>
            <w:noProof/>
          </w:rPr>
          <w:delText>sea</w:delText>
        </w:r>
      </w:del>
      <w:ins w:id="100" w:author="Author">
        <w:r w:rsidRPr="00B20DD7">
          <w:rPr>
            <w:rFonts w:ascii="Trebuchet MS" w:hAnsi="Trebuchet MS"/>
            <w:noProof/>
          </w:rPr>
          <w:t>Sea</w:t>
        </w:r>
      </w:ins>
      <w:r w:rsidRPr="00B20DD7">
        <w:rPr>
          <w:rFonts w:ascii="Trebuchet MS" w:hAnsi="Trebuchet MS"/>
          <w:noProof/>
        </w:rPr>
        <w:t xml:space="preserve"> of Chin′ne·reth.</w:t>
      </w:r>
      <w:ins w:id="101" w:author="Author">
        <w:r w:rsidRPr="00B20DD7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B20DD7">
        <w:rPr>
          <w:rFonts w:ascii="Trebuchet MS" w:hAnsi="Trebuchet MS"/>
          <w:noProof/>
        </w:rPr>
        <w:t xml:space="preserve"> </w:t>
      </w:r>
      <w:r w:rsidRPr="00B20DD7">
        <w:rPr>
          <w:rFonts w:ascii="Trebuchet MS" w:hAnsi="Trebuchet MS"/>
          <w:b/>
          <w:noProof/>
        </w:rPr>
        <w:t xml:space="preserve">34:12 </w:t>
      </w:r>
      <w:del w:id="104" w:author="Author">
        <w:r w:rsidRPr="00B20DD7">
          <w:rPr>
            <w:rFonts w:ascii="Trebuchet MS" w:hAnsi="Trebuchet MS"/>
            <w:noProof/>
          </w:rPr>
          <w:delText>And the</w:delText>
        </w:r>
      </w:del>
      <w:ins w:id="105" w:author="Author">
        <w:r w:rsidRPr="00B20DD7">
          <w:rPr>
            <w:rFonts w:ascii="Trebuchet MS" w:hAnsi="Trebuchet MS"/>
            <w:noProof/>
          </w:rPr>
          <w:t>The</w:t>
        </w:r>
      </w:ins>
      <w:r w:rsidRPr="00B20DD7">
        <w:rPr>
          <w:rFonts w:ascii="Trebuchet MS" w:hAnsi="Trebuchet MS"/>
          <w:noProof/>
        </w:rPr>
        <w:t xml:space="preserve"> border </w:t>
      </w:r>
      <w:del w:id="106" w:author="Author">
        <w:r w:rsidRPr="00B20DD7">
          <w:rPr>
            <w:rFonts w:ascii="Trebuchet MS" w:hAnsi="Trebuchet MS"/>
            <w:noProof/>
          </w:rPr>
          <w:delText>must go down</w:delText>
        </w:r>
      </w:del>
      <w:ins w:id="107" w:author="Author">
        <w:r w:rsidRPr="00B20DD7">
          <w:rPr>
            <w:rFonts w:ascii="Trebuchet MS" w:hAnsi="Trebuchet MS"/>
            <w:noProof/>
          </w:rPr>
          <w:t>will extend</w:t>
        </w:r>
      </w:ins>
      <w:r w:rsidRPr="00B20DD7">
        <w:rPr>
          <w:rFonts w:ascii="Trebuchet MS" w:hAnsi="Trebuchet MS"/>
          <w:noProof/>
        </w:rPr>
        <w:t xml:space="preserve"> to the Jordan, and its </w:t>
      </w:r>
      <w:del w:id="108" w:author="Author">
        <w:r w:rsidRPr="00B20DD7">
          <w:rPr>
            <w:rFonts w:ascii="Trebuchet MS" w:hAnsi="Trebuchet MS"/>
            <w:noProof/>
          </w:rPr>
          <w:delText>termination must prove to</w:delText>
        </w:r>
      </w:del>
      <w:ins w:id="109" w:author="Author">
        <w:r w:rsidRPr="00B20DD7">
          <w:rPr>
            <w:rFonts w:ascii="Trebuchet MS" w:hAnsi="Trebuchet MS"/>
            <w:noProof/>
          </w:rPr>
          <w:t>end will</w:t>
        </w:r>
      </w:ins>
      <w:r w:rsidRPr="00B20DD7">
        <w:rPr>
          <w:rFonts w:ascii="Trebuchet MS" w:hAnsi="Trebuchet MS"/>
          <w:noProof/>
        </w:rPr>
        <w:t xml:space="preserve"> be the Salt Sea. This will </w:t>
      </w:r>
      <w:del w:id="110" w:author="Author">
        <w:r w:rsidRPr="00B20DD7">
          <w:rPr>
            <w:rFonts w:ascii="Trebuchet MS" w:hAnsi="Trebuchet MS"/>
            <w:noProof/>
          </w:rPr>
          <w:delText xml:space="preserve">become </w:delText>
        </w:r>
        <w:r w:rsidRPr="00B20DD7">
          <w:rPr>
            <w:rFonts w:ascii="Trebuchet MS" w:hAnsi="Trebuchet MS"/>
            <w:noProof/>
            <w:u w:val="dotted"/>
          </w:rPr>
          <w:delText>YOUR</w:delText>
        </w:r>
      </w:del>
      <w:ins w:id="111" w:author="Author">
        <w:r w:rsidRPr="00B20DD7">
          <w:rPr>
            <w:rFonts w:ascii="Trebuchet MS" w:hAnsi="Trebuchet MS"/>
            <w:noProof/>
          </w:rPr>
          <w:t>be your</w:t>
        </w:r>
      </w:ins>
      <w:r w:rsidRPr="00B20DD7">
        <w:rPr>
          <w:rFonts w:ascii="Trebuchet MS" w:hAnsi="Trebuchet MS"/>
          <w:noProof/>
        </w:rPr>
        <w:t xml:space="preserve"> land </w:t>
      </w:r>
      <w:del w:id="112" w:author="Author">
        <w:r w:rsidRPr="00B20DD7">
          <w:rPr>
            <w:rFonts w:ascii="Trebuchet MS" w:hAnsi="Trebuchet MS"/>
            <w:noProof/>
          </w:rPr>
          <w:delText xml:space="preserve">according to its </w:delText>
        </w:r>
      </w:del>
      <w:ins w:id="113" w:author="Author">
        <w:r w:rsidRPr="00B20DD7">
          <w:rPr>
            <w:rFonts w:ascii="Trebuchet MS" w:hAnsi="Trebuchet MS"/>
            <w:noProof/>
          </w:rPr>
          <w:t xml:space="preserve">and the </w:t>
        </w:r>
      </w:ins>
      <w:r w:rsidRPr="00B20DD7">
        <w:rPr>
          <w:rFonts w:ascii="Trebuchet MS" w:hAnsi="Trebuchet MS"/>
          <w:noProof/>
        </w:rPr>
        <w:t xml:space="preserve">boundaries </w:t>
      </w:r>
      <w:del w:id="114" w:author="Author">
        <w:r w:rsidRPr="00B20DD7">
          <w:rPr>
            <w:rFonts w:ascii="Trebuchet MS" w:hAnsi="Trebuchet MS"/>
            <w:noProof/>
          </w:rPr>
          <w:delText>all around</w:delText>
        </w:r>
      </w:del>
      <w:ins w:id="115" w:author="Author">
        <w:r w:rsidRPr="00B20DD7">
          <w:rPr>
            <w:rFonts w:ascii="Trebuchet MS" w:hAnsi="Trebuchet MS"/>
            <w:noProof/>
          </w:rPr>
          <w:t>surrounding it</w:t>
        </w:r>
      </w:ins>
      <w:r w:rsidRPr="00B20DD7">
        <w:rPr>
          <w:rFonts w:ascii="Trebuchet MS" w:hAnsi="Trebuchet MS"/>
          <w:noProof/>
        </w:rPr>
        <w:t>.’”</w:t>
      </w:r>
    </w:p>
    <w:p w:rsidR="00C62F88" w:rsidRPr="00B20DD7" w:rsidRDefault="00C62F88" w:rsidP="00C62F88">
      <w:pPr>
        <w:rPr>
          <w:rFonts w:ascii="Trebuchet MS" w:hAnsi="Trebuchet MS"/>
          <w:noProof/>
        </w:rPr>
      </w:pPr>
      <w:r w:rsidRPr="00B20DD7">
        <w:rPr>
          <w:rFonts w:ascii="Trebuchet MS" w:hAnsi="Trebuchet MS"/>
          <w:b/>
        </w:rPr>
        <w:t xml:space="preserve">34:13 </w:t>
      </w:r>
      <w:r w:rsidRPr="00B20DD7">
        <w:rPr>
          <w:rFonts w:ascii="Trebuchet MS" w:hAnsi="Trebuchet MS"/>
          <w:noProof/>
        </w:rPr>
        <w:t xml:space="preserve">So Moses </w:t>
      </w:r>
      <w:del w:id="116" w:author="Author">
        <w:r w:rsidRPr="00B20DD7">
          <w:rPr>
            <w:rFonts w:ascii="Trebuchet MS" w:hAnsi="Trebuchet MS"/>
            <w:noProof/>
          </w:rPr>
          <w:delText>commanded</w:delText>
        </w:r>
      </w:del>
      <w:ins w:id="117" w:author="Author">
        <w:r w:rsidRPr="00B20DD7">
          <w:rPr>
            <w:rFonts w:ascii="Trebuchet MS" w:hAnsi="Trebuchet MS"/>
            <w:noProof/>
          </w:rPr>
          <w:t>instructed</w:t>
        </w:r>
      </w:ins>
      <w:r w:rsidRPr="00B20DD7">
        <w:rPr>
          <w:rFonts w:ascii="Trebuchet MS" w:hAnsi="Trebuchet MS"/>
          <w:noProof/>
        </w:rPr>
        <w:t xml:space="preserve"> the </w:t>
      </w:r>
      <w:del w:id="118" w:author="Author">
        <w:r w:rsidRPr="00B20DD7">
          <w:rPr>
            <w:rFonts w:ascii="Trebuchet MS" w:hAnsi="Trebuchet MS"/>
            <w:noProof/>
          </w:rPr>
          <w:delText>sons of Israel</w:delText>
        </w:r>
      </w:del>
      <w:ins w:id="119" w:author="Author">
        <w:r w:rsidRPr="00B20DD7">
          <w:rPr>
            <w:rFonts w:ascii="Trebuchet MS" w:hAnsi="Trebuchet MS"/>
            <w:noProof/>
          </w:rPr>
          <w:t>Israelites</w:t>
        </w:r>
      </w:ins>
      <w:r w:rsidRPr="00B20DD7">
        <w:rPr>
          <w:rFonts w:ascii="Trebuchet MS" w:hAnsi="Trebuchet MS"/>
          <w:noProof/>
        </w:rPr>
        <w:t xml:space="preserve">, saying: “This is the land that </w:t>
      </w:r>
      <w:del w:id="120" w:author="Author">
        <w:r w:rsidRPr="00B20DD7">
          <w:rPr>
            <w:rFonts w:ascii="Trebuchet MS" w:hAnsi="Trebuchet MS"/>
            <w:noProof/>
            <w:u w:val="dotted"/>
          </w:rPr>
          <w:delText>YOU</w:delText>
        </w:r>
      </w:del>
      <w:ins w:id="121" w:author="Author">
        <w:r w:rsidRPr="00B20DD7">
          <w:rPr>
            <w:rFonts w:ascii="Trebuchet MS" w:hAnsi="Trebuchet MS"/>
            <w:noProof/>
          </w:rPr>
          <w:t>you</w:t>
        </w:r>
      </w:ins>
      <w:r w:rsidRPr="00B20DD7">
        <w:rPr>
          <w:rFonts w:ascii="Trebuchet MS" w:hAnsi="Trebuchet MS"/>
          <w:noProof/>
        </w:rPr>
        <w:t xml:space="preserve"> will apportion </w:t>
      </w:r>
      <w:del w:id="122" w:author="Author">
        <w:r w:rsidRPr="00B20DD7">
          <w:rPr>
            <w:rFonts w:ascii="Trebuchet MS" w:hAnsi="Trebuchet MS"/>
            <w:noProof/>
          </w:rPr>
          <w:delText xml:space="preserve">to yourselves </w:delText>
        </w:r>
      </w:del>
      <w:r w:rsidRPr="00B20DD7">
        <w:rPr>
          <w:rFonts w:ascii="Trebuchet MS" w:hAnsi="Trebuchet MS"/>
          <w:noProof/>
        </w:rPr>
        <w:t xml:space="preserve">as </w:t>
      </w:r>
      <w:del w:id="123" w:author="Author">
        <w:r w:rsidRPr="00B20DD7">
          <w:rPr>
            <w:rFonts w:ascii="Trebuchet MS" w:hAnsi="Trebuchet MS"/>
            <w:noProof/>
          </w:rPr>
          <w:delText>a</w:delText>
        </w:r>
      </w:del>
      <w:ins w:id="124" w:author="Author">
        <w:r w:rsidRPr="00B20DD7">
          <w:rPr>
            <w:rFonts w:ascii="Trebuchet MS" w:hAnsi="Trebuchet MS"/>
            <w:noProof/>
          </w:rPr>
          <w:t>your</w:t>
        </w:r>
      </w:ins>
      <w:r w:rsidRPr="00B20DD7">
        <w:rPr>
          <w:rFonts w:ascii="Trebuchet MS" w:hAnsi="Trebuchet MS"/>
          <w:noProof/>
        </w:rPr>
        <w:t xml:space="preserve"> possession by lot, just as Jehovah has commanded to give to the nine and a half tribes. </w:t>
      </w:r>
      <w:r w:rsidRPr="00B20DD7">
        <w:rPr>
          <w:rFonts w:ascii="Trebuchet MS" w:hAnsi="Trebuchet MS"/>
          <w:b/>
          <w:noProof/>
        </w:rPr>
        <w:t xml:space="preserve">34:14 </w:t>
      </w:r>
      <w:r w:rsidRPr="00B20DD7">
        <w:rPr>
          <w:rFonts w:ascii="Trebuchet MS" w:hAnsi="Trebuchet MS"/>
          <w:noProof/>
        </w:rPr>
        <w:t xml:space="preserve">For the tribe of the </w:t>
      </w:r>
      <w:del w:id="125" w:author="Author">
        <w:r w:rsidRPr="00B20DD7">
          <w:rPr>
            <w:rFonts w:ascii="Trebuchet MS" w:hAnsi="Trebuchet MS"/>
            <w:noProof/>
          </w:rPr>
          <w:delText xml:space="preserve">sons of the </w:delText>
        </w:r>
      </w:del>
      <w:r w:rsidRPr="00B20DD7">
        <w:rPr>
          <w:rFonts w:ascii="Trebuchet MS" w:hAnsi="Trebuchet MS"/>
          <w:noProof/>
        </w:rPr>
        <w:t xml:space="preserve">Reu′ben·ites by </w:t>
      </w:r>
      <w:del w:id="126" w:author="Author">
        <w:r w:rsidRPr="00B20DD7">
          <w:rPr>
            <w:rFonts w:ascii="Trebuchet MS" w:hAnsi="Trebuchet MS"/>
            <w:noProof/>
          </w:rPr>
          <w:delText>the</w:delText>
        </w:r>
      </w:del>
      <w:ins w:id="127" w:author="Author">
        <w:r w:rsidRPr="00B20DD7">
          <w:rPr>
            <w:rFonts w:ascii="Trebuchet MS" w:hAnsi="Trebuchet MS"/>
            <w:noProof/>
          </w:rPr>
          <w:t>their paternal</w:t>
        </w:r>
      </w:ins>
      <w:r w:rsidRPr="00B20DD7">
        <w:rPr>
          <w:rFonts w:ascii="Trebuchet MS" w:hAnsi="Trebuchet MS"/>
          <w:noProof/>
        </w:rPr>
        <w:t xml:space="preserve"> house</w:t>
      </w:r>
      <w:del w:id="128" w:author="Author">
        <w:r w:rsidRPr="00B20DD7">
          <w:rPr>
            <w:rFonts w:ascii="Trebuchet MS" w:hAnsi="Trebuchet MS"/>
            <w:noProof/>
          </w:rPr>
          <w:delText xml:space="preserve"> of their fathers and</w:delText>
        </w:r>
      </w:del>
      <w:ins w:id="129" w:author="Author">
        <w:r w:rsidRPr="00B20DD7">
          <w:rPr>
            <w:rFonts w:ascii="Trebuchet MS" w:hAnsi="Trebuchet MS"/>
            <w:noProof/>
          </w:rPr>
          <w:t>,</w:t>
        </w:r>
      </w:ins>
      <w:r w:rsidRPr="00B20DD7">
        <w:rPr>
          <w:rFonts w:ascii="Trebuchet MS" w:hAnsi="Trebuchet MS"/>
          <w:noProof/>
        </w:rPr>
        <w:t xml:space="preserve"> the tribe of the </w:t>
      </w:r>
      <w:del w:id="130" w:author="Author">
        <w:r w:rsidRPr="00B20DD7">
          <w:rPr>
            <w:rFonts w:ascii="Trebuchet MS" w:hAnsi="Trebuchet MS"/>
            <w:noProof/>
          </w:rPr>
          <w:delText xml:space="preserve">sons of the </w:delText>
        </w:r>
      </w:del>
      <w:r w:rsidRPr="00B20DD7">
        <w:rPr>
          <w:rFonts w:ascii="Trebuchet MS" w:hAnsi="Trebuchet MS"/>
          <w:noProof/>
        </w:rPr>
        <w:t xml:space="preserve">Gad′ites by </w:t>
      </w:r>
      <w:del w:id="131" w:author="Author">
        <w:r w:rsidRPr="00B20DD7">
          <w:rPr>
            <w:rFonts w:ascii="Trebuchet MS" w:hAnsi="Trebuchet MS"/>
            <w:noProof/>
          </w:rPr>
          <w:delText>the</w:delText>
        </w:r>
      </w:del>
      <w:ins w:id="132" w:author="Author">
        <w:r w:rsidRPr="00B20DD7">
          <w:rPr>
            <w:rFonts w:ascii="Trebuchet MS" w:hAnsi="Trebuchet MS"/>
            <w:noProof/>
          </w:rPr>
          <w:t>their paternal</w:t>
        </w:r>
      </w:ins>
      <w:r w:rsidRPr="00B20DD7">
        <w:rPr>
          <w:rFonts w:ascii="Trebuchet MS" w:hAnsi="Trebuchet MS"/>
          <w:noProof/>
        </w:rPr>
        <w:t xml:space="preserve"> house</w:t>
      </w:r>
      <w:del w:id="133" w:author="Author">
        <w:r w:rsidRPr="00B20DD7">
          <w:rPr>
            <w:rFonts w:ascii="Trebuchet MS" w:hAnsi="Trebuchet MS"/>
            <w:noProof/>
          </w:rPr>
          <w:delText xml:space="preserve"> of their fathers have already taken</w:delText>
        </w:r>
      </w:del>
      <w:r w:rsidRPr="00B20DD7">
        <w:rPr>
          <w:rFonts w:ascii="Trebuchet MS" w:hAnsi="Trebuchet MS"/>
          <w:noProof/>
        </w:rPr>
        <w:t xml:space="preserve">, and the half tribe of Ma·nas′seh have already taken their inheritance. </w:t>
      </w:r>
      <w:r w:rsidRPr="00B20DD7">
        <w:rPr>
          <w:rFonts w:ascii="Trebuchet MS" w:hAnsi="Trebuchet MS"/>
          <w:b/>
          <w:noProof/>
        </w:rPr>
        <w:t xml:space="preserve">34:15 </w:t>
      </w:r>
      <w:r w:rsidRPr="00B20DD7">
        <w:rPr>
          <w:rFonts w:ascii="Trebuchet MS" w:hAnsi="Trebuchet MS"/>
          <w:noProof/>
        </w:rPr>
        <w:t xml:space="preserve">The two and a half tribes have already taken their inheritance </w:t>
      </w:r>
      <w:del w:id="134" w:author="Author">
        <w:r w:rsidRPr="00B20DD7">
          <w:rPr>
            <w:rFonts w:ascii="Trebuchet MS" w:hAnsi="Trebuchet MS"/>
            <w:noProof/>
          </w:rPr>
          <w:delText>from</w:delText>
        </w:r>
      </w:del>
      <w:ins w:id="135" w:author="Author">
        <w:r w:rsidRPr="00B20DD7">
          <w:rPr>
            <w:rFonts w:ascii="Trebuchet MS" w:hAnsi="Trebuchet MS"/>
            <w:noProof/>
          </w:rPr>
          <w:t>east of</w:t>
        </w:r>
      </w:ins>
      <w:r w:rsidRPr="00B20DD7">
        <w:rPr>
          <w:rFonts w:ascii="Trebuchet MS" w:hAnsi="Trebuchet MS"/>
          <w:noProof/>
        </w:rPr>
        <w:t xml:space="preserve"> the region of the Jordan by Jer′i·cho</w:t>
      </w:r>
      <w:del w:id="136" w:author="Author">
        <w:r w:rsidRPr="00B20DD7">
          <w:rPr>
            <w:rFonts w:ascii="Trebuchet MS" w:hAnsi="Trebuchet MS"/>
            <w:noProof/>
          </w:rPr>
          <w:delText xml:space="preserve"> eastward</w:delText>
        </w:r>
      </w:del>
      <w:ins w:id="137" w:author="Author">
        <w:r w:rsidRPr="00B20DD7">
          <w:rPr>
            <w:rFonts w:ascii="Trebuchet MS" w:hAnsi="Trebuchet MS"/>
            <w:noProof/>
          </w:rPr>
          <w:t>,</w:t>
        </w:r>
      </w:ins>
      <w:r w:rsidRPr="00B20DD7">
        <w:rPr>
          <w:rFonts w:ascii="Trebuchet MS" w:hAnsi="Trebuchet MS"/>
          <w:noProof/>
        </w:rPr>
        <w:t xml:space="preserve"> toward the sunrising.”</w:t>
      </w:r>
    </w:p>
    <w:p w:rsidR="00C62F88" w:rsidRPr="00B20DD7" w:rsidRDefault="00C62F88" w:rsidP="00C62F88">
      <w:pPr>
        <w:rPr>
          <w:rFonts w:ascii="Trebuchet MS" w:hAnsi="Trebuchet MS"/>
          <w:noProof/>
        </w:rPr>
      </w:pPr>
      <w:r w:rsidRPr="00B20DD7">
        <w:rPr>
          <w:rFonts w:ascii="Trebuchet MS" w:hAnsi="Trebuchet MS"/>
          <w:b/>
        </w:rPr>
        <w:t xml:space="preserve">34:16 </w:t>
      </w:r>
      <w:del w:id="138" w:author="Author">
        <w:r w:rsidRPr="00B20DD7">
          <w:rPr>
            <w:rFonts w:ascii="Trebuchet MS" w:hAnsi="Trebuchet MS"/>
            <w:noProof/>
          </w:rPr>
          <w:delText xml:space="preserve">And </w:delText>
        </w:r>
      </w:del>
      <w:r w:rsidRPr="00B20DD7">
        <w:rPr>
          <w:rFonts w:ascii="Trebuchet MS" w:hAnsi="Trebuchet MS"/>
          <w:noProof/>
        </w:rPr>
        <w:t xml:space="preserve">Jehovah spoke further to Moses, saying: </w:t>
      </w:r>
      <w:r w:rsidRPr="00B20DD7">
        <w:rPr>
          <w:rFonts w:ascii="Trebuchet MS" w:hAnsi="Trebuchet MS"/>
          <w:b/>
          <w:noProof/>
        </w:rPr>
        <w:t xml:space="preserve">34:17 </w:t>
      </w:r>
      <w:r w:rsidRPr="00B20DD7">
        <w:rPr>
          <w:rFonts w:ascii="Trebuchet MS" w:hAnsi="Trebuchet MS"/>
          <w:noProof/>
        </w:rPr>
        <w:t xml:space="preserve">“These are the names of the men who will divide the land </w:t>
      </w:r>
      <w:del w:id="139" w:author="Author">
        <w:r w:rsidRPr="00B20DD7">
          <w:rPr>
            <w:rFonts w:ascii="Trebuchet MS" w:hAnsi="Trebuchet MS"/>
            <w:noProof/>
          </w:rPr>
          <w:delText xml:space="preserve">to </w:delText>
        </w:r>
        <w:r w:rsidRPr="00B20DD7">
          <w:rPr>
            <w:rFonts w:ascii="Trebuchet MS" w:hAnsi="Trebuchet MS"/>
            <w:noProof/>
            <w:u w:val="dotted"/>
          </w:rPr>
          <w:delText>YOU</w:delText>
        </w:r>
        <w:r w:rsidRPr="00B20DD7">
          <w:rPr>
            <w:rFonts w:ascii="Trebuchet MS" w:hAnsi="Trebuchet MS"/>
            <w:noProof/>
          </w:rPr>
          <w:delText xml:space="preserve"> people </w:delText>
        </w:r>
      </w:del>
      <w:r w:rsidRPr="00B20DD7">
        <w:rPr>
          <w:rFonts w:ascii="Trebuchet MS" w:hAnsi="Trebuchet MS"/>
          <w:noProof/>
        </w:rPr>
        <w:t xml:space="preserve">for </w:t>
      </w:r>
      <w:del w:id="140" w:author="Author">
        <w:r w:rsidRPr="00B20DD7">
          <w:rPr>
            <w:rFonts w:ascii="Trebuchet MS" w:hAnsi="Trebuchet MS"/>
            <w:noProof/>
          </w:rPr>
          <w:delText>a possession,</w:delText>
        </w:r>
      </w:del>
      <w:ins w:id="141" w:author="Author">
        <w:r w:rsidRPr="00B20DD7">
          <w:rPr>
            <w:rFonts w:ascii="Trebuchet MS" w:hAnsi="Trebuchet MS"/>
            <w:noProof/>
          </w:rPr>
          <w:t>you to possess:</w:t>
        </w:r>
      </w:ins>
      <w:r w:rsidRPr="00B20DD7">
        <w:rPr>
          <w:rFonts w:ascii="Trebuchet MS" w:hAnsi="Trebuchet MS"/>
          <w:noProof/>
        </w:rPr>
        <w:t xml:space="preserve"> El·e·a′zar the priest and Joshua the son of Nun. </w:t>
      </w:r>
      <w:r w:rsidRPr="00B20DD7">
        <w:rPr>
          <w:rFonts w:ascii="Trebuchet MS" w:hAnsi="Trebuchet MS"/>
          <w:b/>
          <w:noProof/>
        </w:rPr>
        <w:t xml:space="preserve">34:18 </w:t>
      </w:r>
      <w:r w:rsidRPr="00B20DD7">
        <w:rPr>
          <w:rFonts w:ascii="Trebuchet MS" w:hAnsi="Trebuchet MS"/>
          <w:noProof/>
        </w:rPr>
        <w:t xml:space="preserve">And </w:t>
      </w:r>
      <w:del w:id="142" w:author="Author">
        <w:r w:rsidRPr="00B20DD7">
          <w:rPr>
            <w:rFonts w:ascii="Trebuchet MS" w:hAnsi="Trebuchet MS"/>
            <w:noProof/>
            <w:u w:val="dotted"/>
          </w:rPr>
          <w:delText>YOU</w:delText>
        </w:r>
      </w:del>
      <w:ins w:id="143" w:author="Author">
        <w:r w:rsidRPr="00B20DD7">
          <w:rPr>
            <w:rFonts w:ascii="Trebuchet MS" w:hAnsi="Trebuchet MS"/>
            <w:noProof/>
          </w:rPr>
          <w:t>you</w:t>
        </w:r>
      </w:ins>
      <w:r w:rsidRPr="00B20DD7">
        <w:rPr>
          <w:rFonts w:ascii="Trebuchet MS" w:hAnsi="Trebuchet MS"/>
          <w:noProof/>
        </w:rPr>
        <w:t xml:space="preserve"> will take one chieftain out of each tribe to divide the land </w:t>
      </w:r>
      <w:del w:id="144" w:author="Author">
        <w:r w:rsidRPr="00B20DD7">
          <w:rPr>
            <w:rFonts w:ascii="Trebuchet MS" w:hAnsi="Trebuchet MS"/>
            <w:noProof/>
          </w:rPr>
          <w:delText>for a possession</w:delText>
        </w:r>
      </w:del>
      <w:ins w:id="145" w:author="Author">
        <w:r w:rsidRPr="00B20DD7">
          <w:rPr>
            <w:rFonts w:ascii="Trebuchet MS" w:hAnsi="Trebuchet MS"/>
            <w:noProof/>
          </w:rPr>
          <w:t>as your inheritance</w:t>
        </w:r>
      </w:ins>
      <w:r w:rsidRPr="00B20DD7">
        <w:rPr>
          <w:rFonts w:ascii="Trebuchet MS" w:hAnsi="Trebuchet MS"/>
          <w:noProof/>
        </w:rPr>
        <w:t xml:space="preserve">. </w:t>
      </w:r>
      <w:r w:rsidRPr="00B20DD7">
        <w:rPr>
          <w:rFonts w:ascii="Trebuchet MS" w:hAnsi="Trebuchet MS"/>
          <w:b/>
          <w:noProof/>
        </w:rPr>
        <w:t xml:space="preserve">34:19 </w:t>
      </w:r>
      <w:del w:id="146" w:author="Author">
        <w:r w:rsidRPr="00B20DD7">
          <w:rPr>
            <w:rFonts w:ascii="Trebuchet MS" w:hAnsi="Trebuchet MS"/>
            <w:noProof/>
          </w:rPr>
          <w:delText>And these</w:delText>
        </w:r>
      </w:del>
      <w:ins w:id="147" w:author="Author">
        <w:r w:rsidRPr="00B20DD7">
          <w:rPr>
            <w:rFonts w:ascii="Trebuchet MS" w:hAnsi="Trebuchet MS"/>
            <w:noProof/>
          </w:rPr>
          <w:t>These</w:t>
        </w:r>
      </w:ins>
      <w:r w:rsidRPr="00B20DD7">
        <w:rPr>
          <w:rFonts w:ascii="Trebuchet MS" w:hAnsi="Trebuchet MS"/>
          <w:noProof/>
        </w:rPr>
        <w:t xml:space="preserve"> are the names of the men: </w:t>
      </w:r>
      <w:del w:id="148" w:author="Author">
        <w:r w:rsidRPr="00B20DD7">
          <w:rPr>
            <w:rFonts w:ascii="Trebuchet MS" w:hAnsi="Trebuchet MS"/>
            <w:noProof/>
          </w:rPr>
          <w:delText>Of</w:delText>
        </w:r>
      </w:del>
      <w:ins w:id="149" w:author="Author">
        <w:r w:rsidRPr="00B20DD7">
          <w:rPr>
            <w:rFonts w:ascii="Trebuchet MS" w:hAnsi="Trebuchet MS"/>
            <w:noProof/>
          </w:rPr>
          <w:t>of</w:t>
        </w:r>
      </w:ins>
      <w:r w:rsidRPr="00B20DD7">
        <w:rPr>
          <w:rFonts w:ascii="Trebuchet MS" w:hAnsi="Trebuchet MS"/>
          <w:noProof/>
        </w:rPr>
        <w:t xml:space="preserve"> the tribe of Judah, Ca′leb the son of Je·phun′neh; </w:t>
      </w:r>
      <w:r w:rsidRPr="00B20DD7">
        <w:rPr>
          <w:rFonts w:ascii="Trebuchet MS" w:hAnsi="Trebuchet MS"/>
          <w:b/>
          <w:noProof/>
        </w:rPr>
        <w:t xml:space="preserve">34:20 </w:t>
      </w:r>
      <w:del w:id="150" w:author="Author">
        <w:r w:rsidRPr="00B20DD7">
          <w:rPr>
            <w:rFonts w:ascii="Trebuchet MS" w:hAnsi="Trebuchet MS"/>
            <w:noProof/>
          </w:rPr>
          <w:delText xml:space="preserve">and </w:delText>
        </w:r>
      </w:del>
      <w:r w:rsidRPr="00B20DD7">
        <w:rPr>
          <w:rFonts w:ascii="Trebuchet MS" w:hAnsi="Trebuchet MS"/>
          <w:noProof/>
        </w:rPr>
        <w:t xml:space="preserve">of the tribe of the sons of Sim′e·on, She·mu′el the son of Am·mi′hud; </w:t>
      </w:r>
      <w:r w:rsidRPr="00B20DD7">
        <w:rPr>
          <w:rFonts w:ascii="Trebuchet MS" w:hAnsi="Trebuchet MS"/>
          <w:b/>
          <w:noProof/>
        </w:rPr>
        <w:t xml:space="preserve">34:21 </w:t>
      </w:r>
      <w:r w:rsidRPr="00B20DD7">
        <w:rPr>
          <w:rFonts w:ascii="Trebuchet MS" w:hAnsi="Trebuchet MS"/>
          <w:noProof/>
        </w:rPr>
        <w:t xml:space="preserve">of the tribe of Benjamin, E·li′dad the son of Chis′lon; </w:t>
      </w:r>
      <w:r w:rsidRPr="00B20DD7">
        <w:rPr>
          <w:rFonts w:ascii="Trebuchet MS" w:hAnsi="Trebuchet MS"/>
          <w:b/>
          <w:noProof/>
        </w:rPr>
        <w:t xml:space="preserve">34:22 </w:t>
      </w:r>
      <w:del w:id="151" w:author="Author">
        <w:r w:rsidRPr="00B20DD7">
          <w:rPr>
            <w:rFonts w:ascii="Trebuchet MS" w:hAnsi="Trebuchet MS"/>
            <w:noProof/>
          </w:rPr>
          <w:delText xml:space="preserve">and </w:delText>
        </w:r>
      </w:del>
      <w:r w:rsidRPr="00B20DD7">
        <w:rPr>
          <w:rFonts w:ascii="Trebuchet MS" w:hAnsi="Trebuchet MS"/>
          <w:noProof/>
        </w:rPr>
        <w:t>of the tribe of the sons of Dan</w:t>
      </w:r>
      <w:ins w:id="152" w:author="Author">
        <w:r w:rsidRPr="00B20DD7">
          <w:rPr>
            <w:rFonts w:ascii="Trebuchet MS" w:hAnsi="Trebuchet MS"/>
            <w:noProof/>
          </w:rPr>
          <w:t>,</w:t>
        </w:r>
      </w:ins>
      <w:r w:rsidRPr="00B20DD7">
        <w:rPr>
          <w:rFonts w:ascii="Trebuchet MS" w:hAnsi="Trebuchet MS"/>
          <w:noProof/>
        </w:rPr>
        <w:t xml:space="preserve"> a chieftain, Buk′ki the son of Jog′li; </w:t>
      </w:r>
      <w:r w:rsidRPr="00B20DD7">
        <w:rPr>
          <w:rFonts w:ascii="Trebuchet MS" w:hAnsi="Trebuchet MS"/>
          <w:b/>
          <w:noProof/>
        </w:rPr>
        <w:t xml:space="preserve">34:23 </w:t>
      </w:r>
      <w:r w:rsidRPr="00B20DD7">
        <w:rPr>
          <w:rFonts w:ascii="Trebuchet MS" w:hAnsi="Trebuchet MS"/>
          <w:noProof/>
        </w:rPr>
        <w:t>of the sons of Joseph</w:t>
      </w:r>
      <w:del w:id="153" w:author="Author">
        <w:r w:rsidRPr="00B20DD7">
          <w:rPr>
            <w:rFonts w:ascii="Trebuchet MS" w:hAnsi="Trebuchet MS"/>
            <w:noProof/>
          </w:rPr>
          <w:delText>, of</w:delText>
        </w:r>
      </w:del>
      <w:ins w:id="154" w:author="Author">
        <w:r w:rsidRPr="00B20DD7">
          <w:rPr>
            <w:rFonts w:ascii="Trebuchet MS" w:hAnsi="Trebuchet MS"/>
            <w:noProof/>
          </w:rPr>
          <w:t xml:space="preserve"> from</w:t>
        </w:r>
      </w:ins>
      <w:r w:rsidRPr="00B20DD7">
        <w:rPr>
          <w:rFonts w:ascii="Trebuchet MS" w:hAnsi="Trebuchet MS"/>
          <w:noProof/>
        </w:rPr>
        <w:t xml:space="preserve"> the tribe of the sons of Ma·nas′seh</w:t>
      </w:r>
      <w:ins w:id="155" w:author="Author">
        <w:r w:rsidRPr="00B20DD7">
          <w:rPr>
            <w:rFonts w:ascii="Trebuchet MS" w:hAnsi="Trebuchet MS"/>
            <w:noProof/>
          </w:rPr>
          <w:t>,</w:t>
        </w:r>
      </w:ins>
      <w:r w:rsidRPr="00B20DD7">
        <w:rPr>
          <w:rFonts w:ascii="Trebuchet MS" w:hAnsi="Trebuchet MS"/>
          <w:noProof/>
        </w:rPr>
        <w:t xml:space="preserve"> a chieftain, Han′ni·el the son of E′phod; </w:t>
      </w:r>
      <w:r w:rsidRPr="00B20DD7">
        <w:rPr>
          <w:rFonts w:ascii="Trebuchet MS" w:hAnsi="Trebuchet MS"/>
          <w:b/>
          <w:noProof/>
        </w:rPr>
        <w:t xml:space="preserve">34:24 </w:t>
      </w:r>
      <w:del w:id="156" w:author="Author">
        <w:r w:rsidRPr="00B20DD7">
          <w:rPr>
            <w:rFonts w:ascii="Trebuchet MS" w:hAnsi="Trebuchet MS"/>
            <w:noProof/>
          </w:rPr>
          <w:delText>and of</w:delText>
        </w:r>
      </w:del>
      <w:ins w:id="157" w:author="Author">
        <w:r w:rsidRPr="00B20DD7">
          <w:rPr>
            <w:rFonts w:ascii="Trebuchet MS" w:hAnsi="Trebuchet MS"/>
            <w:noProof/>
          </w:rPr>
          <w:t>from</w:t>
        </w:r>
      </w:ins>
      <w:r w:rsidRPr="00B20DD7">
        <w:rPr>
          <w:rFonts w:ascii="Trebuchet MS" w:hAnsi="Trebuchet MS"/>
          <w:noProof/>
        </w:rPr>
        <w:t xml:space="preserve"> the tribe of the sons of E′phra·im</w:t>
      </w:r>
      <w:ins w:id="158" w:author="Author">
        <w:r w:rsidRPr="00B20DD7">
          <w:rPr>
            <w:rFonts w:ascii="Trebuchet MS" w:hAnsi="Trebuchet MS"/>
            <w:noProof/>
          </w:rPr>
          <w:t>,</w:t>
        </w:r>
      </w:ins>
      <w:r w:rsidRPr="00B20DD7">
        <w:rPr>
          <w:rFonts w:ascii="Trebuchet MS" w:hAnsi="Trebuchet MS"/>
          <w:noProof/>
        </w:rPr>
        <w:t xml:space="preserve"> a chieftain, Kem·u′el the son of Shiph′tan; </w:t>
      </w:r>
      <w:r w:rsidRPr="00B20DD7">
        <w:rPr>
          <w:rFonts w:ascii="Trebuchet MS" w:hAnsi="Trebuchet MS"/>
          <w:b/>
          <w:noProof/>
        </w:rPr>
        <w:t xml:space="preserve">34:25 </w:t>
      </w:r>
      <w:del w:id="159" w:author="Author">
        <w:r w:rsidRPr="00B20DD7">
          <w:rPr>
            <w:rFonts w:ascii="Trebuchet MS" w:hAnsi="Trebuchet MS"/>
            <w:noProof/>
          </w:rPr>
          <w:delText xml:space="preserve">and </w:delText>
        </w:r>
      </w:del>
      <w:r w:rsidRPr="00B20DD7">
        <w:rPr>
          <w:rFonts w:ascii="Trebuchet MS" w:hAnsi="Trebuchet MS"/>
          <w:noProof/>
        </w:rPr>
        <w:t>of the tribe of the sons of Zeb′u·lun</w:t>
      </w:r>
      <w:ins w:id="160" w:author="Author">
        <w:r w:rsidRPr="00B20DD7">
          <w:rPr>
            <w:rFonts w:ascii="Trebuchet MS" w:hAnsi="Trebuchet MS"/>
            <w:noProof/>
          </w:rPr>
          <w:t>,</w:t>
        </w:r>
      </w:ins>
      <w:r w:rsidRPr="00B20DD7">
        <w:rPr>
          <w:rFonts w:ascii="Trebuchet MS" w:hAnsi="Trebuchet MS"/>
          <w:noProof/>
        </w:rPr>
        <w:t xml:space="preserve"> a chieftain, E·li·za′phan the son of Par′nach; </w:t>
      </w:r>
      <w:r w:rsidRPr="00B20DD7">
        <w:rPr>
          <w:rFonts w:ascii="Trebuchet MS" w:hAnsi="Trebuchet MS"/>
          <w:b/>
          <w:noProof/>
        </w:rPr>
        <w:t xml:space="preserve">34:26 </w:t>
      </w:r>
      <w:del w:id="161" w:author="Author">
        <w:r w:rsidRPr="00B20DD7">
          <w:rPr>
            <w:rFonts w:ascii="Trebuchet MS" w:hAnsi="Trebuchet MS"/>
            <w:noProof/>
          </w:rPr>
          <w:delText xml:space="preserve">and </w:delText>
        </w:r>
      </w:del>
      <w:r w:rsidRPr="00B20DD7">
        <w:rPr>
          <w:rFonts w:ascii="Trebuchet MS" w:hAnsi="Trebuchet MS"/>
          <w:noProof/>
        </w:rPr>
        <w:t>of the tribe of the sons of Is′sa·char</w:t>
      </w:r>
      <w:ins w:id="162" w:author="Author">
        <w:r w:rsidRPr="00B20DD7">
          <w:rPr>
            <w:rFonts w:ascii="Trebuchet MS" w:hAnsi="Trebuchet MS"/>
            <w:noProof/>
          </w:rPr>
          <w:t>,</w:t>
        </w:r>
      </w:ins>
      <w:r w:rsidRPr="00B20DD7">
        <w:rPr>
          <w:rFonts w:ascii="Trebuchet MS" w:hAnsi="Trebuchet MS"/>
          <w:noProof/>
        </w:rPr>
        <w:t xml:space="preserve"> a chieftain, Pal′ti·el the son of Az′zan; </w:t>
      </w:r>
      <w:r w:rsidRPr="00B20DD7">
        <w:rPr>
          <w:rFonts w:ascii="Trebuchet MS" w:hAnsi="Trebuchet MS"/>
          <w:b/>
          <w:noProof/>
        </w:rPr>
        <w:t xml:space="preserve">34:27 </w:t>
      </w:r>
      <w:del w:id="163" w:author="Author">
        <w:r w:rsidRPr="00B20DD7">
          <w:rPr>
            <w:rFonts w:ascii="Trebuchet MS" w:hAnsi="Trebuchet MS"/>
            <w:noProof/>
          </w:rPr>
          <w:delText xml:space="preserve">and </w:delText>
        </w:r>
      </w:del>
      <w:r w:rsidRPr="00B20DD7">
        <w:rPr>
          <w:rFonts w:ascii="Trebuchet MS" w:hAnsi="Trebuchet MS"/>
          <w:noProof/>
        </w:rPr>
        <w:t>of the tribe of the sons of Ash′er</w:t>
      </w:r>
      <w:ins w:id="164" w:author="Author">
        <w:r w:rsidRPr="00B20DD7">
          <w:rPr>
            <w:rFonts w:ascii="Trebuchet MS" w:hAnsi="Trebuchet MS"/>
            <w:noProof/>
          </w:rPr>
          <w:t>,</w:t>
        </w:r>
      </w:ins>
      <w:r w:rsidRPr="00B20DD7">
        <w:rPr>
          <w:rFonts w:ascii="Trebuchet MS" w:hAnsi="Trebuchet MS"/>
          <w:noProof/>
        </w:rPr>
        <w:t xml:space="preserve"> a chieftain, A·hi′hud the son of She·lo′mi; </w:t>
      </w:r>
      <w:r w:rsidRPr="00B20DD7">
        <w:rPr>
          <w:rFonts w:ascii="Trebuchet MS" w:hAnsi="Trebuchet MS"/>
          <w:b/>
          <w:noProof/>
        </w:rPr>
        <w:t xml:space="preserve">34:28 </w:t>
      </w:r>
      <w:del w:id="165" w:author="Author">
        <w:r w:rsidRPr="00B20DD7">
          <w:rPr>
            <w:rFonts w:ascii="Trebuchet MS" w:hAnsi="Trebuchet MS"/>
            <w:noProof/>
          </w:rPr>
          <w:delText xml:space="preserve">and </w:delText>
        </w:r>
      </w:del>
      <w:r w:rsidRPr="00B20DD7">
        <w:rPr>
          <w:rFonts w:ascii="Trebuchet MS" w:hAnsi="Trebuchet MS"/>
          <w:noProof/>
        </w:rPr>
        <w:t>of the tribe of the sons of Naph′ta·li</w:t>
      </w:r>
      <w:ins w:id="166" w:author="Author">
        <w:r w:rsidRPr="00B20DD7">
          <w:rPr>
            <w:rFonts w:ascii="Trebuchet MS" w:hAnsi="Trebuchet MS"/>
            <w:noProof/>
          </w:rPr>
          <w:t>,</w:t>
        </w:r>
      </w:ins>
      <w:r w:rsidRPr="00B20DD7">
        <w:rPr>
          <w:rFonts w:ascii="Trebuchet MS" w:hAnsi="Trebuchet MS"/>
          <w:noProof/>
        </w:rPr>
        <w:t xml:space="preserve"> a chieftain, Ped·ah′el the son of Am·mi′hud.” </w:t>
      </w:r>
      <w:r w:rsidRPr="00B20DD7">
        <w:rPr>
          <w:rFonts w:ascii="Trebuchet MS" w:hAnsi="Trebuchet MS"/>
          <w:b/>
          <w:noProof/>
        </w:rPr>
        <w:t xml:space="preserve">34:29 </w:t>
      </w:r>
      <w:r w:rsidRPr="00B20DD7">
        <w:rPr>
          <w:rFonts w:ascii="Trebuchet MS" w:hAnsi="Trebuchet MS"/>
          <w:noProof/>
        </w:rPr>
        <w:t xml:space="preserve">These are the ones whom Jehovah commanded to </w:t>
      </w:r>
      <w:del w:id="167" w:author="Author">
        <w:r w:rsidRPr="00B20DD7">
          <w:rPr>
            <w:rFonts w:ascii="Trebuchet MS" w:hAnsi="Trebuchet MS"/>
            <w:noProof/>
          </w:rPr>
          <w:delText>make</w:delText>
        </w:r>
      </w:del>
      <w:ins w:id="168" w:author="Author">
        <w:r w:rsidRPr="00B20DD7">
          <w:rPr>
            <w:rFonts w:ascii="Trebuchet MS" w:hAnsi="Trebuchet MS"/>
            <w:noProof/>
          </w:rPr>
          <w:t>distribute</w:t>
        </w:r>
      </w:ins>
      <w:r w:rsidRPr="00B20DD7">
        <w:rPr>
          <w:rFonts w:ascii="Trebuchet MS" w:hAnsi="Trebuchet MS"/>
          <w:noProof/>
        </w:rPr>
        <w:t xml:space="preserve"> the </w:t>
      </w:r>
      <w:del w:id="169" w:author="Author">
        <w:r w:rsidRPr="00B20DD7">
          <w:rPr>
            <w:rFonts w:ascii="Trebuchet MS" w:hAnsi="Trebuchet MS"/>
            <w:noProof/>
          </w:rPr>
          <w:delText>sons of Israel landholders</w:delText>
        </w:r>
      </w:del>
      <w:ins w:id="170" w:author="Author">
        <w:r w:rsidRPr="00B20DD7">
          <w:rPr>
            <w:rFonts w:ascii="Trebuchet MS" w:hAnsi="Trebuchet MS"/>
            <w:noProof/>
          </w:rPr>
          <w:t>land to the Israelites</w:t>
        </w:r>
      </w:ins>
      <w:r w:rsidRPr="00B20DD7">
        <w:rPr>
          <w:rFonts w:ascii="Trebuchet MS" w:hAnsi="Trebuchet MS"/>
          <w:noProof/>
        </w:rPr>
        <w:t xml:space="preserve"> in the land of Ca′naan.</w:t>
      </w:r>
    </w:p>
    <w:p w:rsidR="00C62F88" w:rsidRPr="00B20DD7" w:rsidRDefault="00C62F88" w:rsidP="00C62F88">
      <w:pPr>
        <w:rPr>
          <w:rFonts w:ascii="Trebuchet MS" w:hAnsi="Trebuchet MS"/>
          <w:b/>
        </w:rPr>
      </w:pPr>
    </w:p>
    <w:p w:rsidR="00762BCB" w:rsidRPr="00C62F88" w:rsidRDefault="00762BCB" w:rsidP="00C62F88"/>
    <w:sectPr w:rsidR="00762BCB" w:rsidRPr="00C62F88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11E6" w:rsidRDefault="00E711E6">
      <w:r>
        <w:separator/>
      </w:r>
    </w:p>
  </w:endnote>
  <w:endnote w:type="continuationSeparator" w:id="0">
    <w:p w:rsidR="00E711E6" w:rsidRDefault="00E71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11E6" w:rsidRDefault="00E711E6">
      <w:r>
        <w:separator/>
      </w:r>
    </w:p>
  </w:footnote>
  <w:footnote w:type="continuationSeparator" w:id="0">
    <w:p w:rsidR="00E711E6" w:rsidRDefault="00E711E6">
      <w:r>
        <w:continuationSeparator/>
      </w:r>
    </w:p>
  </w:footnote>
  <w:footnote w:id="1">
    <w:p w:rsidR="00C62F88" w:rsidRPr="00B20DD7" w:rsidRDefault="00C62F88" w:rsidP="00B20DD7">
      <w:pPr>
        <w:pStyle w:val="FootnoteText"/>
        <w:spacing w:after="96"/>
        <w:ind w:firstLine="288"/>
        <w:rPr>
          <w:ins w:id="19" w:author="Author"/>
        </w:rPr>
      </w:pPr>
      <w:ins w:id="20" w:author="Author">
        <w:r w:rsidRPr="00B20DD7">
          <w:rPr>
            <w:rStyle w:val="FootnoteReference"/>
          </w:rPr>
          <w:footnoteRef/>
        </w:r>
        <w:r w:rsidRPr="00B20DD7">
          <w:t xml:space="preserve"> </w:t>
        </w:r>
        <w:r w:rsidRPr="00B20DD7">
          <w:rPr>
            <w:b/>
          </w:rPr>
          <w:t xml:space="preserve">34:3 </w:t>
        </w:r>
        <w:r w:rsidRPr="00B20DD7">
          <w:t>That is, the Dead Sea.</w:t>
        </w:r>
      </w:ins>
    </w:p>
  </w:footnote>
  <w:footnote w:id="2">
    <w:p w:rsidR="00C62F88" w:rsidRPr="00B20DD7" w:rsidRDefault="00C62F88" w:rsidP="00B20DD7">
      <w:pPr>
        <w:pStyle w:val="FootnoteText"/>
        <w:spacing w:after="96"/>
        <w:ind w:firstLine="288"/>
        <w:rPr>
          <w:ins w:id="44" w:author="Author"/>
        </w:rPr>
      </w:pPr>
      <w:ins w:id="45" w:author="Author">
        <w:r w:rsidRPr="00B20DD7">
          <w:rPr>
            <w:rStyle w:val="FootnoteReference"/>
          </w:rPr>
          <w:footnoteRef/>
        </w:r>
        <w:r w:rsidRPr="00B20DD7">
          <w:t xml:space="preserve"> </w:t>
        </w:r>
        <w:r w:rsidRPr="00B20DD7">
          <w:rPr>
            <w:b/>
          </w:rPr>
          <w:t xml:space="preserve">34:5 </w:t>
        </w:r>
        <w:r w:rsidRPr="00B20DD7">
          <w:t>See Glossary.</w:t>
        </w:r>
      </w:ins>
    </w:p>
  </w:footnote>
  <w:footnote w:id="3">
    <w:p w:rsidR="00C62F88" w:rsidRPr="00B20DD7" w:rsidRDefault="00C62F88" w:rsidP="00B20DD7">
      <w:pPr>
        <w:pStyle w:val="FootnoteText"/>
        <w:spacing w:after="96"/>
        <w:ind w:firstLine="288"/>
        <w:rPr>
          <w:ins w:id="49" w:author="Author"/>
        </w:rPr>
      </w:pPr>
      <w:ins w:id="50" w:author="Author">
        <w:r w:rsidRPr="00B20DD7">
          <w:rPr>
            <w:rStyle w:val="FootnoteReference"/>
          </w:rPr>
          <w:footnoteRef/>
        </w:r>
        <w:r w:rsidRPr="00B20DD7">
          <w:t xml:space="preserve"> </w:t>
        </w:r>
        <w:r w:rsidRPr="00B20DD7">
          <w:rPr>
            <w:b/>
          </w:rPr>
          <w:t xml:space="preserve">34:5 </w:t>
        </w:r>
        <w:r w:rsidRPr="00B20DD7">
          <w:t>That is, the Great Sea, the Mediterranean.</w:t>
        </w:r>
      </w:ins>
    </w:p>
  </w:footnote>
  <w:footnote w:id="4">
    <w:p w:rsidR="00C62F88" w:rsidRPr="00B20DD7" w:rsidRDefault="00C62F88" w:rsidP="00B20DD7">
      <w:pPr>
        <w:pStyle w:val="FootnoteText"/>
        <w:spacing w:after="96"/>
        <w:ind w:firstLine="288"/>
        <w:rPr>
          <w:ins w:id="57" w:author="Author"/>
        </w:rPr>
      </w:pPr>
      <w:ins w:id="58" w:author="Author">
        <w:r w:rsidRPr="00B20DD7">
          <w:rPr>
            <w:rStyle w:val="FootnoteReference"/>
          </w:rPr>
          <w:footnoteRef/>
        </w:r>
        <w:r w:rsidRPr="00B20DD7">
          <w:t xml:space="preserve"> </w:t>
        </w:r>
        <w:r w:rsidRPr="00B20DD7">
          <w:rPr>
            <w:b/>
          </w:rPr>
          <w:t xml:space="preserve">34:6 </w:t>
        </w:r>
        <w:r w:rsidRPr="00B20DD7">
          <w:t>That is, the Mediterranean.</w:t>
        </w:r>
      </w:ins>
    </w:p>
  </w:footnote>
  <w:footnote w:id="5">
    <w:p w:rsidR="00C62F88" w:rsidRPr="00B20DD7" w:rsidRDefault="00C62F88" w:rsidP="00B20DD7">
      <w:pPr>
        <w:pStyle w:val="FootnoteText"/>
        <w:spacing w:after="96"/>
        <w:ind w:firstLine="288"/>
        <w:rPr>
          <w:ins w:id="74" w:author="Author"/>
        </w:rPr>
      </w:pPr>
      <w:ins w:id="75" w:author="Author">
        <w:r w:rsidRPr="00B20DD7">
          <w:rPr>
            <w:rStyle w:val="FootnoteReference"/>
          </w:rPr>
          <w:footnoteRef/>
        </w:r>
        <w:r w:rsidRPr="00B20DD7">
          <w:t xml:space="preserve"> </w:t>
        </w:r>
        <w:r w:rsidRPr="00B20DD7">
          <w:rPr>
            <w:b/>
          </w:rPr>
          <w:t xml:space="preserve">34:8 </w:t>
        </w:r>
        <w:r w:rsidRPr="00B20DD7">
          <w:t>Or “the entrance of Hamath.”</w:t>
        </w:r>
      </w:ins>
    </w:p>
  </w:footnote>
  <w:footnote w:id="6">
    <w:p w:rsidR="00C62F88" w:rsidRPr="00B20DD7" w:rsidRDefault="00C62F88" w:rsidP="00B20DD7">
      <w:pPr>
        <w:pStyle w:val="FootnoteText"/>
        <w:spacing w:after="96"/>
        <w:ind w:firstLine="288"/>
        <w:rPr>
          <w:ins w:id="102" w:author="Author"/>
        </w:rPr>
      </w:pPr>
      <w:ins w:id="103" w:author="Author">
        <w:r w:rsidRPr="00B20DD7">
          <w:rPr>
            <w:rStyle w:val="FootnoteReference"/>
          </w:rPr>
          <w:footnoteRef/>
        </w:r>
        <w:r w:rsidRPr="00B20DD7">
          <w:t xml:space="preserve"> </w:t>
        </w:r>
        <w:r w:rsidRPr="00B20DD7">
          <w:rPr>
            <w:b/>
          </w:rPr>
          <w:t xml:space="preserve">34:11 </w:t>
        </w:r>
        <w:r w:rsidRPr="00B20DD7">
          <w:t>That is, the lake of Gennesaret, or the Sea of Galilee.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E7B0A">
        <w:t>Numbers Chapter 34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EE7B0A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E7B0A">
      <w:rPr>
        <w:noProof/>
        <w:snapToGrid w:val="0"/>
      </w:rPr>
      <w:t>Numbers 34.Revised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EE7B0A">
        <w:t>Numbers Chapter 34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EE7B0A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E7B0A">
      <w:rPr>
        <w:noProof/>
        <w:snapToGrid w:val="0"/>
      </w:rPr>
      <w:t>Numbers 34.Revised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EE7B0A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EE7B0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EE7B0A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EE7B0A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1E6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62F88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711E6"/>
    <w:rsid w:val="00EA2DE5"/>
    <w:rsid w:val="00EE7B0A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6AFA0E8-CFC0-475D-A3B7-2FED46273A97}"/>
  <w:attachedTemplate r:id="Rc3216b633e5c4d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62F88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2F88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62F8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c3216b633e5c4d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761</ap:Words>
  <ap:Characters>3471</ap:Characters>
  <ap:Application>Microsoft Office Word</ap:Application>
  <ap:DocSecurity>0</ap:DocSecurity>
  <ap:Lines>58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4222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34</dc:title>
  <dc:subject/>
  <dc:creator>Matthew Calleja</dc:creator>
  <cp:keywords/>
  <dc:description/>
  <cp:lastModifiedBy>Calleja, Matthew</cp:lastModifiedBy>
  <cp:revision>3</cp:revision>
  <dcterms:created xsi:type="dcterms:W3CDTF">2020-12-29T09:29:00Z</dcterms:created>
  <dcterms:modified xsi:type="dcterms:W3CDTF">2020-12-29T09:29:00Z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34.docx</vt:lpwstr>
  </property>
  <property fmtid="{D5CDD505-2E9C-101B-9397-08002B2CF9AE}" pid="9" name="_TranslationDocumentId">
    <vt:i4>19481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4034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34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