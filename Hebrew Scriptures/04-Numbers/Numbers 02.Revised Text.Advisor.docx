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0F6C" w:rsidRPr="006337C2" w:rsidRDefault="002E0F6C" w:rsidP="002E0F6C">
      <w:pPr>
        <w:rPr>
          <w:rFonts w:ascii="Trebuchet MS" w:hAnsi="Trebuchet MS"/>
          <w:noProof/>
        </w:rPr>
      </w:pPr>
      <w:bookmarkStart w:id="0" w:name="_GoBack"/>
      <w:bookmarkEnd w:id="0"/>
      <w:r w:rsidRPr="006337C2">
        <w:rPr>
          <w:rFonts w:ascii="Trebuchet MS" w:hAnsi="Trebuchet MS"/>
          <w:b/>
        </w:rPr>
        <w:t xml:space="preserve">2:1 </w:t>
      </w:r>
      <w:r w:rsidRPr="006337C2">
        <w:rPr>
          <w:rFonts w:ascii="Trebuchet MS" w:hAnsi="Trebuchet MS"/>
          <w:noProof/>
        </w:rPr>
        <w:t xml:space="preserve">Jehovah now spoke to Moses and Aaron, saying: </w:t>
      </w:r>
      <w:r w:rsidRPr="006337C2">
        <w:rPr>
          <w:rFonts w:ascii="Trebuchet MS" w:hAnsi="Trebuchet MS"/>
          <w:b/>
          <w:noProof/>
        </w:rPr>
        <w:t xml:space="preserve">2:2 </w:t>
      </w:r>
      <w:r w:rsidRPr="006337C2">
        <w:rPr>
          <w:rFonts w:ascii="Trebuchet MS" w:hAnsi="Trebuchet MS"/>
          <w:noProof/>
        </w:rPr>
        <w:t xml:space="preserve">“The </w:t>
      </w:r>
      <w:del w:id="1" w:author="Author">
        <w:r w:rsidRPr="006337C2">
          <w:rPr>
            <w:rFonts w:ascii="Trebuchet MS" w:hAnsi="Trebuchet MS"/>
            <w:noProof/>
          </w:rPr>
          <w:delText>sons of Israel</w:delText>
        </w:r>
      </w:del>
      <w:ins w:id="2" w:author="Author">
        <w:r w:rsidRPr="006337C2">
          <w:rPr>
            <w:rFonts w:ascii="Trebuchet MS" w:hAnsi="Trebuchet MS"/>
            <w:noProof/>
          </w:rPr>
          <w:t>Israelites</w:t>
        </w:r>
      </w:ins>
      <w:r w:rsidRPr="006337C2">
        <w:rPr>
          <w:rFonts w:ascii="Trebuchet MS" w:hAnsi="Trebuchet MS"/>
          <w:noProof/>
        </w:rPr>
        <w:t xml:space="preserve"> should encamp</w:t>
      </w:r>
      <w:del w:id="3" w:author="Author">
        <w:r w:rsidRPr="006337C2">
          <w:rPr>
            <w:rFonts w:ascii="Trebuchet MS" w:hAnsi="Trebuchet MS"/>
            <w:noProof/>
          </w:rPr>
          <w:delText>, each man by his</w:delText>
        </w:r>
      </w:del>
      <w:r w:rsidRPr="006337C2">
        <w:rPr>
          <w:rFonts w:ascii="Trebuchet MS" w:hAnsi="Trebuchet MS"/>
          <w:noProof/>
        </w:rPr>
        <w:t xml:space="preserve"> </w:t>
      </w:r>
      <w:ins w:id="4" w:author="Author">
        <w:r w:rsidRPr="006337C2">
          <w:rPr>
            <w:rFonts w:ascii="Trebuchet MS" w:hAnsi="Trebuchet MS"/>
            <w:noProof/>
          </w:rPr>
          <w:t xml:space="preserve">where their </w:t>
        </w:r>
      </w:ins>
      <w:r w:rsidRPr="006337C2">
        <w:rPr>
          <w:rFonts w:ascii="Trebuchet MS" w:hAnsi="Trebuchet MS"/>
          <w:noProof/>
        </w:rPr>
        <w:t>three-tribe division</w:t>
      </w:r>
      <w:del w:id="5" w:author="Author">
        <w:r w:rsidRPr="006337C2">
          <w:rPr>
            <w:rFonts w:ascii="Trebuchet MS" w:hAnsi="Trebuchet MS"/>
            <w:noProof/>
          </w:rPr>
          <w:delText>, by</w:delText>
        </w:r>
      </w:del>
      <w:ins w:id="6" w:author="Author">
        <w:r w:rsidRPr="006337C2">
          <w:rPr>
            <w:rFonts w:ascii="Trebuchet MS" w:hAnsi="Trebuchet MS"/>
            <w:noProof/>
          </w:rPr>
          <w:t xml:space="preserve"> is assigned, each man near</w:t>
        </w:r>
      </w:ins>
      <w:r w:rsidRPr="006337C2">
        <w:rPr>
          <w:rFonts w:ascii="Trebuchet MS" w:hAnsi="Trebuchet MS"/>
          <w:noProof/>
        </w:rPr>
        <w:t xml:space="preserve"> the </w:t>
      </w:r>
      <w:del w:id="7" w:author="Author">
        <w:r w:rsidRPr="006337C2">
          <w:rPr>
            <w:rFonts w:ascii="Trebuchet MS" w:hAnsi="Trebuchet MS"/>
            <w:noProof/>
          </w:rPr>
          <w:delText>signs for the</w:delText>
        </w:r>
      </w:del>
      <w:ins w:id="8" w:author="Author">
        <w:r w:rsidRPr="006337C2">
          <w:rPr>
            <w:rFonts w:ascii="Trebuchet MS" w:hAnsi="Trebuchet MS"/>
            <w:noProof/>
          </w:rPr>
          <w:t>banner</w:t>
        </w:r>
        <w:r w:rsidRPr="006337C2">
          <w:rPr>
            <w:rStyle w:val="FootnoteReference"/>
            <w:rFonts w:ascii="Trebuchet MS" w:hAnsi="Trebuchet MS"/>
            <w:noProof/>
          </w:rPr>
          <w:footnoteReference w:id="1"/>
        </w:r>
        <w:r w:rsidRPr="006337C2">
          <w:rPr>
            <w:rFonts w:ascii="Trebuchet MS" w:hAnsi="Trebuchet MS"/>
            <w:noProof/>
          </w:rPr>
          <w:t xml:space="preserve"> of his paternal</w:t>
        </w:r>
      </w:ins>
      <w:r w:rsidRPr="006337C2">
        <w:rPr>
          <w:rFonts w:ascii="Trebuchet MS" w:hAnsi="Trebuchet MS"/>
          <w:noProof/>
        </w:rPr>
        <w:t xml:space="preserve"> house</w:t>
      </w:r>
      <w:del w:id="11" w:author="Author">
        <w:r w:rsidRPr="006337C2">
          <w:rPr>
            <w:rFonts w:ascii="Trebuchet MS" w:hAnsi="Trebuchet MS"/>
            <w:noProof/>
          </w:rPr>
          <w:delText xml:space="preserve"> of their fathers. Round about in front of</w:delText>
        </w:r>
      </w:del>
      <w:ins w:id="12" w:author="Author">
        <w:r w:rsidRPr="006337C2">
          <w:rPr>
            <w:rFonts w:ascii="Trebuchet MS" w:hAnsi="Trebuchet MS"/>
            <w:noProof/>
          </w:rPr>
          <w:t>. They should camp facing</w:t>
        </w:r>
      </w:ins>
      <w:r w:rsidRPr="006337C2">
        <w:rPr>
          <w:rFonts w:ascii="Trebuchet MS" w:hAnsi="Trebuchet MS"/>
          <w:noProof/>
        </w:rPr>
        <w:t xml:space="preserve"> the tent of meeting</w:t>
      </w:r>
      <w:del w:id="13" w:author="Author">
        <w:r w:rsidRPr="006337C2">
          <w:rPr>
            <w:rFonts w:ascii="Trebuchet MS" w:hAnsi="Trebuchet MS"/>
            <w:noProof/>
          </w:rPr>
          <w:delText xml:space="preserve"> they should encamp</w:delText>
        </w:r>
      </w:del>
      <w:ins w:id="14" w:author="Author">
        <w:r w:rsidRPr="006337C2">
          <w:rPr>
            <w:rFonts w:ascii="Trebuchet MS" w:hAnsi="Trebuchet MS"/>
            <w:noProof/>
          </w:rPr>
          <w:t>, all around it</w:t>
        </w:r>
      </w:ins>
      <w:r w:rsidRPr="006337C2">
        <w:rPr>
          <w:rFonts w:ascii="Trebuchet MS" w:hAnsi="Trebuchet MS"/>
          <w:noProof/>
        </w:rPr>
        <w:t>.</w:t>
      </w:r>
    </w:p>
    <w:p w:rsidR="002E0F6C" w:rsidRPr="006337C2" w:rsidRDefault="002E0F6C" w:rsidP="002E0F6C">
      <w:pPr>
        <w:rPr>
          <w:rFonts w:ascii="Trebuchet MS" w:hAnsi="Trebuchet MS"/>
          <w:noProof/>
        </w:rPr>
      </w:pPr>
      <w:r w:rsidRPr="006337C2">
        <w:rPr>
          <w:rFonts w:ascii="Trebuchet MS" w:hAnsi="Trebuchet MS"/>
          <w:b/>
        </w:rPr>
        <w:t xml:space="preserve">2:3 </w:t>
      </w:r>
      <w:r w:rsidRPr="006337C2">
        <w:rPr>
          <w:rFonts w:ascii="Trebuchet MS" w:hAnsi="Trebuchet MS"/>
          <w:noProof/>
        </w:rPr>
        <w:t>“</w:t>
      </w:r>
      <w:del w:id="15" w:author="Author">
        <w:r w:rsidRPr="006337C2">
          <w:rPr>
            <w:rFonts w:ascii="Trebuchet MS" w:hAnsi="Trebuchet MS"/>
            <w:noProof/>
          </w:rPr>
          <w:delText>And those</w:delText>
        </w:r>
      </w:del>
      <w:ins w:id="16" w:author="Author">
        <w:r w:rsidRPr="006337C2">
          <w:rPr>
            <w:rFonts w:ascii="Trebuchet MS" w:hAnsi="Trebuchet MS"/>
            <w:noProof/>
          </w:rPr>
          <w:t>Those</w:t>
        </w:r>
      </w:ins>
      <w:r w:rsidRPr="006337C2">
        <w:rPr>
          <w:rFonts w:ascii="Trebuchet MS" w:hAnsi="Trebuchet MS"/>
          <w:noProof/>
        </w:rPr>
        <w:t xml:space="preserve"> camping </w:t>
      </w:r>
      <w:del w:id="17" w:author="Author">
        <w:r w:rsidRPr="006337C2">
          <w:rPr>
            <w:rFonts w:ascii="Trebuchet MS" w:hAnsi="Trebuchet MS"/>
            <w:noProof/>
          </w:rPr>
          <w:delText>eastward</w:delText>
        </w:r>
      </w:del>
      <w:ins w:id="18" w:author="Author">
        <w:r w:rsidRPr="006337C2">
          <w:rPr>
            <w:rFonts w:ascii="Trebuchet MS" w:hAnsi="Trebuchet MS"/>
            <w:noProof/>
          </w:rPr>
          <w:t>on the east side,</w:t>
        </w:r>
      </w:ins>
      <w:r w:rsidRPr="006337C2">
        <w:rPr>
          <w:rFonts w:ascii="Trebuchet MS" w:hAnsi="Trebuchet MS"/>
          <w:noProof/>
        </w:rPr>
        <w:t xml:space="preserve"> toward the </w:t>
      </w:r>
      <w:del w:id="19" w:author="Author">
        <w:r w:rsidRPr="006337C2">
          <w:rPr>
            <w:rFonts w:ascii="Trebuchet MS" w:hAnsi="Trebuchet MS"/>
            <w:noProof/>
          </w:rPr>
          <w:delText>sunrising</w:delText>
        </w:r>
      </w:del>
      <w:ins w:id="20" w:author="Author">
        <w:r w:rsidRPr="006337C2">
          <w:rPr>
            <w:rFonts w:ascii="Trebuchet MS" w:hAnsi="Trebuchet MS"/>
            <w:noProof/>
          </w:rPr>
          <w:t>sunrise,</w:t>
        </w:r>
      </w:ins>
      <w:r w:rsidRPr="006337C2">
        <w:rPr>
          <w:rFonts w:ascii="Trebuchet MS" w:hAnsi="Trebuchet MS"/>
          <w:noProof/>
        </w:rPr>
        <w:t xml:space="preserve"> will be the three-tribe division of the </w:t>
      </w:r>
      <w:del w:id="21" w:author="Author">
        <w:r w:rsidRPr="006337C2">
          <w:rPr>
            <w:rFonts w:ascii="Trebuchet MS" w:hAnsi="Trebuchet MS"/>
            <w:noProof/>
          </w:rPr>
          <w:delText>camp</w:delText>
        </w:r>
      </w:del>
      <w:ins w:id="22" w:author="Author">
        <w:r w:rsidRPr="006337C2">
          <w:rPr>
            <w:rFonts w:ascii="Trebuchet MS" w:hAnsi="Trebuchet MS"/>
            <w:noProof/>
          </w:rPr>
          <w:t>encampment</w:t>
        </w:r>
      </w:ins>
      <w:r w:rsidRPr="006337C2">
        <w:rPr>
          <w:rFonts w:ascii="Trebuchet MS" w:hAnsi="Trebuchet MS"/>
          <w:noProof/>
        </w:rPr>
        <w:t xml:space="preserve"> of Judah </w:t>
      </w:r>
      <w:del w:id="23" w:author="Author">
        <w:r w:rsidRPr="006337C2">
          <w:rPr>
            <w:rFonts w:ascii="Trebuchet MS" w:hAnsi="Trebuchet MS"/>
            <w:noProof/>
          </w:rPr>
          <w:delText>in</w:delText>
        </w:r>
      </w:del>
      <w:ins w:id="24" w:author="Author">
        <w:r w:rsidRPr="006337C2">
          <w:rPr>
            <w:rFonts w:ascii="Trebuchet MS" w:hAnsi="Trebuchet MS"/>
            <w:noProof/>
          </w:rPr>
          <w:t>by</w:t>
        </w:r>
      </w:ins>
      <w:r w:rsidRPr="006337C2">
        <w:rPr>
          <w:rFonts w:ascii="Trebuchet MS" w:hAnsi="Trebuchet MS"/>
          <w:noProof/>
        </w:rPr>
        <w:t xml:space="preserve"> their </w:t>
      </w:r>
      <w:del w:id="25" w:author="Author">
        <w:r w:rsidRPr="006337C2">
          <w:rPr>
            <w:rFonts w:ascii="Trebuchet MS" w:hAnsi="Trebuchet MS"/>
            <w:noProof/>
          </w:rPr>
          <w:delText>armies, and</w:delText>
        </w:r>
      </w:del>
      <w:ins w:id="26" w:author="Author">
        <w:r w:rsidRPr="006337C2">
          <w:rPr>
            <w:rFonts w:ascii="Trebuchet MS" w:hAnsi="Trebuchet MS"/>
            <w:noProof/>
          </w:rPr>
          <w:t>companies;</w:t>
        </w:r>
        <w:r w:rsidRPr="006337C2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6337C2">
        <w:rPr>
          <w:rFonts w:ascii="Trebuchet MS" w:hAnsi="Trebuchet MS"/>
          <w:noProof/>
        </w:rPr>
        <w:t xml:space="preserve"> the chieftain for the sons of Judah is Nah′shon the son of Am·min′a·dab. </w:t>
      </w:r>
      <w:r w:rsidRPr="006337C2">
        <w:rPr>
          <w:rFonts w:ascii="Trebuchet MS" w:hAnsi="Trebuchet MS"/>
          <w:b/>
          <w:noProof/>
        </w:rPr>
        <w:t xml:space="preserve">2:4 </w:t>
      </w:r>
      <w:del w:id="29" w:author="Author">
        <w:r w:rsidRPr="006337C2">
          <w:rPr>
            <w:rFonts w:ascii="Trebuchet MS" w:hAnsi="Trebuchet MS"/>
            <w:noProof/>
          </w:rPr>
          <w:delText>And his army and the ones</w:delText>
        </w:r>
      </w:del>
      <w:ins w:id="30" w:author="Author">
        <w:r w:rsidRPr="006337C2">
          <w:rPr>
            <w:rFonts w:ascii="Trebuchet MS" w:hAnsi="Trebuchet MS"/>
            <w:noProof/>
          </w:rPr>
          <w:t>Those</w:t>
        </w:r>
      </w:ins>
      <w:r w:rsidRPr="006337C2">
        <w:rPr>
          <w:rFonts w:ascii="Trebuchet MS" w:hAnsi="Trebuchet MS"/>
          <w:noProof/>
        </w:rPr>
        <w:t xml:space="preserve"> registered </w:t>
      </w:r>
      <w:del w:id="31" w:author="Author">
        <w:r w:rsidRPr="006337C2">
          <w:rPr>
            <w:rFonts w:ascii="Trebuchet MS" w:hAnsi="Trebuchet MS"/>
            <w:noProof/>
          </w:rPr>
          <w:delText>of them</w:delText>
        </w:r>
      </w:del>
      <w:ins w:id="32" w:author="Author">
        <w:r w:rsidRPr="006337C2">
          <w:rPr>
            <w:rFonts w:ascii="Trebuchet MS" w:hAnsi="Trebuchet MS"/>
            <w:noProof/>
          </w:rPr>
          <w:t>in his army</w:t>
        </w:r>
      </w:ins>
      <w:r w:rsidRPr="006337C2">
        <w:rPr>
          <w:rFonts w:ascii="Trebuchet MS" w:hAnsi="Trebuchet MS"/>
          <w:noProof/>
        </w:rPr>
        <w:t xml:space="preserve"> are </w:t>
      </w:r>
      <w:del w:id="33" w:author="Author">
        <w:r w:rsidRPr="006337C2">
          <w:rPr>
            <w:rFonts w:ascii="Trebuchet MS" w:hAnsi="Trebuchet MS"/>
            <w:noProof/>
          </w:rPr>
          <w:delText>seventy-four thousand six hundred</w:delText>
        </w:r>
      </w:del>
      <w:ins w:id="34" w:author="Author">
        <w:r w:rsidRPr="006337C2">
          <w:rPr>
            <w:rFonts w:ascii="Trebuchet MS" w:hAnsi="Trebuchet MS"/>
            <w:noProof/>
          </w:rPr>
          <w:t>74,600</w:t>
        </w:r>
      </w:ins>
      <w:r w:rsidRPr="006337C2">
        <w:rPr>
          <w:rFonts w:ascii="Trebuchet MS" w:hAnsi="Trebuchet MS"/>
          <w:noProof/>
        </w:rPr>
        <w:t xml:space="preserve">. </w:t>
      </w:r>
      <w:r w:rsidRPr="006337C2">
        <w:rPr>
          <w:rFonts w:ascii="Trebuchet MS" w:hAnsi="Trebuchet MS"/>
          <w:b/>
          <w:noProof/>
        </w:rPr>
        <w:t xml:space="preserve">2:5 </w:t>
      </w:r>
      <w:del w:id="35" w:author="Author">
        <w:r w:rsidRPr="006337C2">
          <w:rPr>
            <w:rFonts w:ascii="Trebuchet MS" w:hAnsi="Trebuchet MS"/>
            <w:noProof/>
          </w:rPr>
          <w:delText>And those camping</w:delText>
        </w:r>
      </w:del>
      <w:ins w:id="36" w:author="Author">
        <w:r w:rsidRPr="006337C2">
          <w:rPr>
            <w:rFonts w:ascii="Trebuchet MS" w:hAnsi="Trebuchet MS"/>
            <w:noProof/>
          </w:rPr>
          <w:t>Camping</w:t>
        </w:r>
      </w:ins>
      <w:r w:rsidRPr="006337C2">
        <w:rPr>
          <w:rFonts w:ascii="Trebuchet MS" w:hAnsi="Trebuchet MS"/>
          <w:noProof/>
        </w:rPr>
        <w:t xml:space="preserve"> alongside him will be the tribe of Is′sa·char</w:t>
      </w:r>
      <w:del w:id="37" w:author="Author">
        <w:r w:rsidRPr="006337C2">
          <w:rPr>
            <w:rFonts w:ascii="Trebuchet MS" w:hAnsi="Trebuchet MS"/>
            <w:noProof/>
          </w:rPr>
          <w:delText>, and</w:delText>
        </w:r>
      </w:del>
      <w:ins w:id="38" w:author="Author">
        <w:r w:rsidRPr="006337C2">
          <w:rPr>
            <w:rFonts w:ascii="Trebuchet MS" w:hAnsi="Trebuchet MS"/>
            <w:noProof/>
          </w:rPr>
          <w:t>;</w:t>
        </w:r>
      </w:ins>
      <w:r w:rsidRPr="006337C2">
        <w:rPr>
          <w:rFonts w:ascii="Trebuchet MS" w:hAnsi="Trebuchet MS"/>
          <w:noProof/>
        </w:rPr>
        <w:t xml:space="preserve"> the chieftain for the sons of Is′sa·char is Ne·than′el the son of Zu′ar. </w:t>
      </w:r>
      <w:r w:rsidRPr="006337C2">
        <w:rPr>
          <w:rFonts w:ascii="Trebuchet MS" w:hAnsi="Trebuchet MS"/>
          <w:b/>
          <w:noProof/>
        </w:rPr>
        <w:t xml:space="preserve">2:6 </w:t>
      </w:r>
      <w:del w:id="39" w:author="Author">
        <w:r w:rsidRPr="006337C2">
          <w:rPr>
            <w:rFonts w:ascii="Trebuchet MS" w:hAnsi="Trebuchet MS"/>
            <w:noProof/>
          </w:rPr>
          <w:delText>And his army and his</w:delText>
        </w:r>
      </w:del>
      <w:ins w:id="40" w:author="Author">
        <w:r w:rsidRPr="006337C2">
          <w:rPr>
            <w:rFonts w:ascii="Trebuchet MS" w:hAnsi="Trebuchet MS"/>
            <w:noProof/>
          </w:rPr>
          <w:t>Those</w:t>
        </w:r>
      </w:ins>
      <w:r w:rsidRPr="006337C2">
        <w:rPr>
          <w:rFonts w:ascii="Trebuchet MS" w:hAnsi="Trebuchet MS"/>
          <w:noProof/>
        </w:rPr>
        <w:t xml:space="preserve"> registered </w:t>
      </w:r>
      <w:del w:id="41" w:author="Author">
        <w:r w:rsidRPr="006337C2">
          <w:rPr>
            <w:rFonts w:ascii="Trebuchet MS" w:hAnsi="Trebuchet MS"/>
            <w:noProof/>
          </w:rPr>
          <w:delText>ones</w:delText>
        </w:r>
      </w:del>
      <w:ins w:id="42" w:author="Author">
        <w:r w:rsidRPr="006337C2">
          <w:rPr>
            <w:rFonts w:ascii="Trebuchet MS" w:hAnsi="Trebuchet MS"/>
            <w:noProof/>
          </w:rPr>
          <w:t>in his army</w:t>
        </w:r>
      </w:ins>
      <w:r w:rsidRPr="006337C2">
        <w:rPr>
          <w:rFonts w:ascii="Trebuchet MS" w:hAnsi="Trebuchet MS"/>
          <w:noProof/>
        </w:rPr>
        <w:t xml:space="preserve"> are </w:t>
      </w:r>
      <w:del w:id="43" w:author="Author">
        <w:r w:rsidRPr="006337C2">
          <w:rPr>
            <w:rFonts w:ascii="Trebuchet MS" w:hAnsi="Trebuchet MS"/>
            <w:noProof/>
          </w:rPr>
          <w:delText>fifty-four thousand four hundred</w:delText>
        </w:r>
      </w:del>
      <w:ins w:id="44" w:author="Author">
        <w:r w:rsidRPr="006337C2">
          <w:rPr>
            <w:rFonts w:ascii="Trebuchet MS" w:hAnsi="Trebuchet MS"/>
            <w:noProof/>
          </w:rPr>
          <w:t>54,400</w:t>
        </w:r>
      </w:ins>
      <w:r w:rsidRPr="006337C2">
        <w:rPr>
          <w:rFonts w:ascii="Trebuchet MS" w:hAnsi="Trebuchet MS"/>
          <w:noProof/>
        </w:rPr>
        <w:t xml:space="preserve">. </w:t>
      </w:r>
      <w:r w:rsidRPr="006337C2">
        <w:rPr>
          <w:rFonts w:ascii="Trebuchet MS" w:hAnsi="Trebuchet MS"/>
          <w:b/>
          <w:noProof/>
        </w:rPr>
        <w:t xml:space="preserve">2:7 </w:t>
      </w:r>
      <w:del w:id="45" w:author="Author">
        <w:r w:rsidRPr="006337C2">
          <w:rPr>
            <w:rFonts w:ascii="Trebuchet MS" w:hAnsi="Trebuchet MS"/>
            <w:noProof/>
          </w:rPr>
          <w:delText>And</w:delText>
        </w:r>
      </w:del>
      <w:ins w:id="46" w:author="Author">
        <w:r w:rsidRPr="006337C2">
          <w:rPr>
            <w:rFonts w:ascii="Trebuchet MS" w:hAnsi="Trebuchet MS"/>
            <w:noProof/>
          </w:rPr>
          <w:t>Next is</w:t>
        </w:r>
      </w:ins>
      <w:r w:rsidRPr="006337C2">
        <w:rPr>
          <w:rFonts w:ascii="Trebuchet MS" w:hAnsi="Trebuchet MS"/>
          <w:noProof/>
        </w:rPr>
        <w:t xml:space="preserve"> the tribe of Zeb′u·lun; </w:t>
      </w:r>
      <w:del w:id="47" w:author="Author">
        <w:r w:rsidRPr="006337C2">
          <w:rPr>
            <w:rFonts w:ascii="Trebuchet MS" w:hAnsi="Trebuchet MS"/>
            <w:noProof/>
          </w:rPr>
          <w:delText xml:space="preserve">and </w:delText>
        </w:r>
      </w:del>
      <w:r w:rsidRPr="006337C2">
        <w:rPr>
          <w:rFonts w:ascii="Trebuchet MS" w:hAnsi="Trebuchet MS"/>
          <w:noProof/>
        </w:rPr>
        <w:t xml:space="preserve">the chieftain for the sons of Zeb′u·lun is E·li′ab the son of He′lon. </w:t>
      </w:r>
      <w:r w:rsidRPr="006337C2">
        <w:rPr>
          <w:rFonts w:ascii="Trebuchet MS" w:hAnsi="Trebuchet MS"/>
          <w:b/>
          <w:noProof/>
        </w:rPr>
        <w:t xml:space="preserve">2:8 </w:t>
      </w:r>
      <w:del w:id="48" w:author="Author">
        <w:r w:rsidRPr="006337C2">
          <w:rPr>
            <w:rFonts w:ascii="Trebuchet MS" w:hAnsi="Trebuchet MS"/>
            <w:noProof/>
          </w:rPr>
          <w:delText>And his army and his</w:delText>
        </w:r>
      </w:del>
      <w:ins w:id="49" w:author="Author">
        <w:r w:rsidRPr="006337C2">
          <w:rPr>
            <w:rFonts w:ascii="Trebuchet MS" w:hAnsi="Trebuchet MS"/>
            <w:noProof/>
          </w:rPr>
          <w:t>Those</w:t>
        </w:r>
      </w:ins>
      <w:r w:rsidRPr="006337C2">
        <w:rPr>
          <w:rFonts w:ascii="Trebuchet MS" w:hAnsi="Trebuchet MS"/>
          <w:noProof/>
        </w:rPr>
        <w:t xml:space="preserve"> registered </w:t>
      </w:r>
      <w:del w:id="50" w:author="Author">
        <w:r w:rsidRPr="006337C2">
          <w:rPr>
            <w:rFonts w:ascii="Trebuchet MS" w:hAnsi="Trebuchet MS"/>
            <w:noProof/>
          </w:rPr>
          <w:delText>ones</w:delText>
        </w:r>
      </w:del>
      <w:ins w:id="51" w:author="Author">
        <w:r w:rsidRPr="006337C2">
          <w:rPr>
            <w:rFonts w:ascii="Trebuchet MS" w:hAnsi="Trebuchet MS"/>
            <w:noProof/>
          </w:rPr>
          <w:t>in his army</w:t>
        </w:r>
      </w:ins>
      <w:r w:rsidRPr="006337C2">
        <w:rPr>
          <w:rFonts w:ascii="Trebuchet MS" w:hAnsi="Trebuchet MS"/>
          <w:noProof/>
        </w:rPr>
        <w:t xml:space="preserve"> are </w:t>
      </w:r>
      <w:del w:id="52" w:author="Author">
        <w:r w:rsidRPr="006337C2">
          <w:rPr>
            <w:rFonts w:ascii="Trebuchet MS" w:hAnsi="Trebuchet MS"/>
            <w:noProof/>
          </w:rPr>
          <w:delText>fifty-seven thousand four hundred</w:delText>
        </w:r>
      </w:del>
      <w:ins w:id="53" w:author="Author">
        <w:r w:rsidRPr="006337C2">
          <w:rPr>
            <w:rFonts w:ascii="Trebuchet MS" w:hAnsi="Trebuchet MS"/>
            <w:noProof/>
          </w:rPr>
          <w:t>57,400</w:t>
        </w:r>
      </w:ins>
      <w:r w:rsidRPr="006337C2">
        <w:rPr>
          <w:rFonts w:ascii="Trebuchet MS" w:hAnsi="Trebuchet MS"/>
          <w:noProof/>
        </w:rPr>
        <w:t>.</w:t>
      </w:r>
    </w:p>
    <w:p w:rsidR="002E0F6C" w:rsidRPr="006337C2" w:rsidRDefault="002E0F6C" w:rsidP="002E0F6C">
      <w:pPr>
        <w:rPr>
          <w:rFonts w:ascii="Trebuchet MS" w:hAnsi="Trebuchet MS"/>
          <w:noProof/>
        </w:rPr>
      </w:pPr>
      <w:r w:rsidRPr="006337C2">
        <w:rPr>
          <w:rFonts w:ascii="Trebuchet MS" w:hAnsi="Trebuchet MS"/>
          <w:b/>
        </w:rPr>
        <w:t xml:space="preserve">2:9 </w:t>
      </w:r>
      <w:r w:rsidRPr="006337C2">
        <w:rPr>
          <w:rFonts w:ascii="Trebuchet MS" w:hAnsi="Trebuchet MS"/>
          <w:noProof/>
        </w:rPr>
        <w:t xml:space="preserve">“All </w:t>
      </w:r>
      <w:del w:id="54" w:author="Author">
        <w:r w:rsidRPr="006337C2">
          <w:rPr>
            <w:rFonts w:ascii="Trebuchet MS" w:hAnsi="Trebuchet MS"/>
            <w:noProof/>
          </w:rPr>
          <w:delText>the</w:delText>
        </w:r>
      </w:del>
      <w:ins w:id="55" w:author="Author">
        <w:r w:rsidRPr="006337C2">
          <w:rPr>
            <w:rFonts w:ascii="Trebuchet MS" w:hAnsi="Trebuchet MS"/>
            <w:noProof/>
          </w:rPr>
          <w:t>those</w:t>
        </w:r>
      </w:ins>
      <w:r w:rsidRPr="006337C2">
        <w:rPr>
          <w:rFonts w:ascii="Trebuchet MS" w:hAnsi="Trebuchet MS"/>
          <w:noProof/>
        </w:rPr>
        <w:t xml:space="preserve"> registered </w:t>
      </w:r>
      <w:del w:id="56" w:author="Author">
        <w:r w:rsidRPr="006337C2">
          <w:rPr>
            <w:rFonts w:ascii="Trebuchet MS" w:hAnsi="Trebuchet MS"/>
            <w:noProof/>
          </w:rPr>
          <w:delText>ones</w:delText>
        </w:r>
      </w:del>
      <w:ins w:id="57" w:author="Author">
        <w:r w:rsidRPr="006337C2">
          <w:rPr>
            <w:rFonts w:ascii="Trebuchet MS" w:hAnsi="Trebuchet MS"/>
            <w:noProof/>
          </w:rPr>
          <w:t>in the armies</w:t>
        </w:r>
      </w:ins>
      <w:r w:rsidRPr="006337C2">
        <w:rPr>
          <w:rFonts w:ascii="Trebuchet MS" w:hAnsi="Trebuchet MS"/>
          <w:noProof/>
        </w:rPr>
        <w:t xml:space="preserve"> of the camp of Judah are </w:t>
      </w:r>
      <w:del w:id="58" w:author="Author">
        <w:r w:rsidRPr="006337C2">
          <w:rPr>
            <w:rFonts w:ascii="Trebuchet MS" w:hAnsi="Trebuchet MS"/>
            <w:noProof/>
          </w:rPr>
          <w:delText>one hundred eighty-six thousand four hundred in their armies.</w:delText>
        </w:r>
      </w:del>
      <w:ins w:id="59" w:author="Author">
        <w:r w:rsidRPr="006337C2">
          <w:rPr>
            <w:rFonts w:ascii="Trebuchet MS" w:hAnsi="Trebuchet MS"/>
            <w:noProof/>
          </w:rPr>
          <w:t>186,400.</w:t>
        </w:r>
      </w:ins>
      <w:r w:rsidRPr="006337C2">
        <w:rPr>
          <w:rFonts w:ascii="Trebuchet MS" w:hAnsi="Trebuchet MS"/>
          <w:noProof/>
        </w:rPr>
        <w:t xml:space="preserve"> They should </w:t>
      </w:r>
      <w:del w:id="60" w:author="Author">
        <w:r w:rsidRPr="006337C2">
          <w:rPr>
            <w:rFonts w:ascii="Trebuchet MS" w:hAnsi="Trebuchet MS"/>
            <w:noProof/>
          </w:rPr>
          <w:delText>set out</w:delText>
        </w:r>
      </w:del>
      <w:ins w:id="61" w:author="Author">
        <w:r w:rsidRPr="006337C2">
          <w:rPr>
            <w:rFonts w:ascii="Trebuchet MS" w:hAnsi="Trebuchet MS"/>
            <w:noProof/>
          </w:rPr>
          <w:t>break camp</w:t>
        </w:r>
      </w:ins>
      <w:r w:rsidRPr="006337C2">
        <w:rPr>
          <w:rFonts w:ascii="Trebuchet MS" w:hAnsi="Trebuchet MS"/>
          <w:noProof/>
        </w:rPr>
        <w:t xml:space="preserve"> first.</w:t>
      </w:r>
    </w:p>
    <w:p w:rsidR="002E0F6C" w:rsidRPr="006337C2" w:rsidRDefault="002E0F6C" w:rsidP="002E0F6C">
      <w:pPr>
        <w:rPr>
          <w:rFonts w:ascii="Trebuchet MS" w:hAnsi="Trebuchet MS"/>
          <w:noProof/>
        </w:rPr>
      </w:pPr>
      <w:r w:rsidRPr="006337C2">
        <w:rPr>
          <w:rFonts w:ascii="Trebuchet MS" w:hAnsi="Trebuchet MS"/>
          <w:b/>
        </w:rPr>
        <w:t xml:space="preserve">2:10 </w:t>
      </w:r>
      <w:r w:rsidRPr="006337C2">
        <w:rPr>
          <w:rFonts w:ascii="Trebuchet MS" w:hAnsi="Trebuchet MS"/>
          <w:noProof/>
        </w:rPr>
        <w:t xml:space="preserve">“The three-tribe division of the </w:t>
      </w:r>
      <w:del w:id="62" w:author="Author">
        <w:r w:rsidRPr="006337C2">
          <w:rPr>
            <w:rFonts w:ascii="Trebuchet MS" w:hAnsi="Trebuchet MS"/>
            <w:noProof/>
          </w:rPr>
          <w:delText>camp</w:delText>
        </w:r>
      </w:del>
      <w:ins w:id="63" w:author="Author">
        <w:r w:rsidRPr="006337C2">
          <w:rPr>
            <w:rFonts w:ascii="Trebuchet MS" w:hAnsi="Trebuchet MS"/>
            <w:noProof/>
          </w:rPr>
          <w:t>encampment</w:t>
        </w:r>
      </w:ins>
      <w:r w:rsidRPr="006337C2">
        <w:rPr>
          <w:rFonts w:ascii="Trebuchet MS" w:hAnsi="Trebuchet MS"/>
          <w:noProof/>
        </w:rPr>
        <w:t xml:space="preserve"> of Reu′ben </w:t>
      </w:r>
      <w:ins w:id="64" w:author="Author">
        <w:r w:rsidRPr="006337C2">
          <w:rPr>
            <w:rFonts w:ascii="Trebuchet MS" w:hAnsi="Trebuchet MS"/>
            <w:noProof/>
          </w:rPr>
          <w:t>by their companies</w:t>
        </w:r>
        <w:r w:rsidRPr="006337C2">
          <w:rPr>
            <w:rStyle w:val="FootnoteReference"/>
            <w:rFonts w:ascii="Trebuchet MS" w:hAnsi="Trebuchet MS"/>
            <w:noProof/>
          </w:rPr>
          <w:footnoteReference w:id="3"/>
        </w:r>
        <w:r w:rsidRPr="006337C2">
          <w:rPr>
            <w:rFonts w:ascii="Trebuchet MS" w:hAnsi="Trebuchet MS"/>
            <w:noProof/>
          </w:rPr>
          <w:t xml:space="preserve"> </w:t>
        </w:r>
      </w:ins>
      <w:r w:rsidRPr="006337C2">
        <w:rPr>
          <w:rFonts w:ascii="Trebuchet MS" w:hAnsi="Trebuchet MS"/>
          <w:noProof/>
        </w:rPr>
        <w:t>will be toward the south</w:t>
      </w:r>
      <w:del w:id="67" w:author="Author">
        <w:r w:rsidRPr="006337C2">
          <w:rPr>
            <w:rFonts w:ascii="Trebuchet MS" w:hAnsi="Trebuchet MS"/>
            <w:noProof/>
          </w:rPr>
          <w:delText xml:space="preserve"> in their armies, and</w:delText>
        </w:r>
      </w:del>
      <w:ins w:id="68" w:author="Author">
        <w:r w:rsidRPr="006337C2">
          <w:rPr>
            <w:rFonts w:ascii="Trebuchet MS" w:hAnsi="Trebuchet MS"/>
            <w:noProof/>
          </w:rPr>
          <w:t>;</w:t>
        </w:r>
      </w:ins>
      <w:r w:rsidRPr="006337C2">
        <w:rPr>
          <w:rFonts w:ascii="Trebuchet MS" w:hAnsi="Trebuchet MS"/>
          <w:noProof/>
        </w:rPr>
        <w:t xml:space="preserve"> the chieftain for the sons of Reu′ben is E·li′zur the son of Shed′e·ur. </w:t>
      </w:r>
      <w:r w:rsidRPr="006337C2">
        <w:rPr>
          <w:rFonts w:ascii="Trebuchet MS" w:hAnsi="Trebuchet MS"/>
          <w:b/>
          <w:noProof/>
        </w:rPr>
        <w:t xml:space="preserve">2:11 </w:t>
      </w:r>
      <w:del w:id="69" w:author="Author">
        <w:r w:rsidRPr="006337C2">
          <w:rPr>
            <w:rFonts w:ascii="Trebuchet MS" w:hAnsi="Trebuchet MS"/>
            <w:noProof/>
          </w:rPr>
          <w:delText>And his army and his</w:delText>
        </w:r>
      </w:del>
      <w:ins w:id="70" w:author="Author">
        <w:r w:rsidRPr="006337C2">
          <w:rPr>
            <w:rFonts w:ascii="Trebuchet MS" w:hAnsi="Trebuchet MS"/>
            <w:noProof/>
          </w:rPr>
          <w:t>Those</w:t>
        </w:r>
      </w:ins>
      <w:r w:rsidRPr="006337C2">
        <w:rPr>
          <w:rFonts w:ascii="Trebuchet MS" w:hAnsi="Trebuchet MS"/>
          <w:noProof/>
        </w:rPr>
        <w:t xml:space="preserve"> registered </w:t>
      </w:r>
      <w:del w:id="71" w:author="Author">
        <w:r w:rsidRPr="006337C2">
          <w:rPr>
            <w:rFonts w:ascii="Trebuchet MS" w:hAnsi="Trebuchet MS"/>
            <w:noProof/>
          </w:rPr>
          <w:delText>ones</w:delText>
        </w:r>
      </w:del>
      <w:ins w:id="72" w:author="Author">
        <w:r w:rsidRPr="006337C2">
          <w:rPr>
            <w:rFonts w:ascii="Trebuchet MS" w:hAnsi="Trebuchet MS"/>
            <w:noProof/>
          </w:rPr>
          <w:t>in his army</w:t>
        </w:r>
      </w:ins>
      <w:r w:rsidRPr="006337C2">
        <w:rPr>
          <w:rFonts w:ascii="Trebuchet MS" w:hAnsi="Trebuchet MS"/>
          <w:noProof/>
        </w:rPr>
        <w:t xml:space="preserve"> are </w:t>
      </w:r>
      <w:del w:id="73" w:author="Author">
        <w:r w:rsidRPr="006337C2">
          <w:rPr>
            <w:rFonts w:ascii="Trebuchet MS" w:hAnsi="Trebuchet MS"/>
            <w:noProof/>
          </w:rPr>
          <w:delText>forty-six thousand five hundred</w:delText>
        </w:r>
      </w:del>
      <w:ins w:id="74" w:author="Author">
        <w:r w:rsidRPr="006337C2">
          <w:rPr>
            <w:rFonts w:ascii="Trebuchet MS" w:hAnsi="Trebuchet MS"/>
            <w:noProof/>
          </w:rPr>
          <w:t>46,500</w:t>
        </w:r>
      </w:ins>
      <w:r w:rsidRPr="006337C2">
        <w:rPr>
          <w:rFonts w:ascii="Trebuchet MS" w:hAnsi="Trebuchet MS"/>
          <w:noProof/>
        </w:rPr>
        <w:t xml:space="preserve">. </w:t>
      </w:r>
      <w:r w:rsidRPr="006337C2">
        <w:rPr>
          <w:rFonts w:ascii="Trebuchet MS" w:hAnsi="Trebuchet MS"/>
          <w:b/>
          <w:noProof/>
        </w:rPr>
        <w:t xml:space="preserve">2:12 </w:t>
      </w:r>
      <w:del w:id="75" w:author="Author">
        <w:r w:rsidRPr="006337C2">
          <w:rPr>
            <w:rFonts w:ascii="Trebuchet MS" w:hAnsi="Trebuchet MS"/>
            <w:noProof/>
          </w:rPr>
          <w:delText>And those camping</w:delText>
        </w:r>
      </w:del>
      <w:ins w:id="76" w:author="Author">
        <w:r w:rsidRPr="006337C2">
          <w:rPr>
            <w:rFonts w:ascii="Trebuchet MS" w:hAnsi="Trebuchet MS"/>
            <w:noProof/>
          </w:rPr>
          <w:t>Camping</w:t>
        </w:r>
      </w:ins>
      <w:r w:rsidRPr="006337C2">
        <w:rPr>
          <w:rFonts w:ascii="Trebuchet MS" w:hAnsi="Trebuchet MS"/>
          <w:noProof/>
        </w:rPr>
        <w:t xml:space="preserve"> alongside him will be the tribe of Sim′e·on</w:t>
      </w:r>
      <w:del w:id="77" w:author="Author">
        <w:r w:rsidRPr="006337C2">
          <w:rPr>
            <w:rFonts w:ascii="Trebuchet MS" w:hAnsi="Trebuchet MS"/>
            <w:noProof/>
          </w:rPr>
          <w:delText>, and</w:delText>
        </w:r>
      </w:del>
      <w:ins w:id="78" w:author="Author">
        <w:r w:rsidRPr="006337C2">
          <w:rPr>
            <w:rFonts w:ascii="Trebuchet MS" w:hAnsi="Trebuchet MS"/>
            <w:noProof/>
          </w:rPr>
          <w:t>;</w:t>
        </w:r>
      </w:ins>
      <w:r w:rsidRPr="006337C2">
        <w:rPr>
          <w:rFonts w:ascii="Trebuchet MS" w:hAnsi="Trebuchet MS"/>
          <w:noProof/>
        </w:rPr>
        <w:t xml:space="preserve"> the chieftain for the sons of Sim′e·on is She·lu′mi·el the son of Zu·ri·shad′dai. </w:t>
      </w:r>
      <w:r w:rsidRPr="006337C2">
        <w:rPr>
          <w:rFonts w:ascii="Trebuchet MS" w:hAnsi="Trebuchet MS"/>
          <w:b/>
          <w:noProof/>
        </w:rPr>
        <w:t xml:space="preserve">2:13 </w:t>
      </w:r>
      <w:del w:id="79" w:author="Author">
        <w:r w:rsidRPr="006337C2">
          <w:rPr>
            <w:rFonts w:ascii="Trebuchet MS" w:hAnsi="Trebuchet MS"/>
            <w:noProof/>
          </w:rPr>
          <w:delText>And his army and the ones</w:delText>
        </w:r>
      </w:del>
      <w:ins w:id="80" w:author="Author">
        <w:r w:rsidRPr="006337C2">
          <w:rPr>
            <w:rFonts w:ascii="Trebuchet MS" w:hAnsi="Trebuchet MS"/>
            <w:noProof/>
          </w:rPr>
          <w:t>Those</w:t>
        </w:r>
      </w:ins>
      <w:r w:rsidRPr="006337C2">
        <w:rPr>
          <w:rFonts w:ascii="Trebuchet MS" w:hAnsi="Trebuchet MS"/>
          <w:noProof/>
        </w:rPr>
        <w:t xml:space="preserve"> registered </w:t>
      </w:r>
      <w:del w:id="81" w:author="Author">
        <w:r w:rsidRPr="006337C2">
          <w:rPr>
            <w:rFonts w:ascii="Trebuchet MS" w:hAnsi="Trebuchet MS"/>
            <w:noProof/>
          </w:rPr>
          <w:delText>of them</w:delText>
        </w:r>
      </w:del>
      <w:ins w:id="82" w:author="Author">
        <w:r w:rsidRPr="006337C2">
          <w:rPr>
            <w:rFonts w:ascii="Trebuchet MS" w:hAnsi="Trebuchet MS"/>
            <w:noProof/>
          </w:rPr>
          <w:t>in his army</w:t>
        </w:r>
      </w:ins>
      <w:r w:rsidRPr="006337C2">
        <w:rPr>
          <w:rFonts w:ascii="Trebuchet MS" w:hAnsi="Trebuchet MS"/>
          <w:noProof/>
        </w:rPr>
        <w:t xml:space="preserve"> are </w:t>
      </w:r>
      <w:del w:id="83" w:author="Author">
        <w:r w:rsidRPr="006337C2">
          <w:rPr>
            <w:rFonts w:ascii="Trebuchet MS" w:hAnsi="Trebuchet MS"/>
            <w:noProof/>
          </w:rPr>
          <w:delText>fifty-nine thousand three hundred</w:delText>
        </w:r>
      </w:del>
      <w:ins w:id="84" w:author="Author">
        <w:r w:rsidRPr="006337C2">
          <w:rPr>
            <w:rFonts w:ascii="Trebuchet MS" w:hAnsi="Trebuchet MS"/>
            <w:noProof/>
          </w:rPr>
          <w:t>59,300</w:t>
        </w:r>
      </w:ins>
      <w:r w:rsidRPr="006337C2">
        <w:rPr>
          <w:rFonts w:ascii="Trebuchet MS" w:hAnsi="Trebuchet MS"/>
          <w:noProof/>
        </w:rPr>
        <w:t xml:space="preserve">. </w:t>
      </w:r>
      <w:r w:rsidRPr="006337C2">
        <w:rPr>
          <w:rFonts w:ascii="Trebuchet MS" w:hAnsi="Trebuchet MS"/>
          <w:b/>
          <w:noProof/>
        </w:rPr>
        <w:t xml:space="preserve">2:14 </w:t>
      </w:r>
      <w:del w:id="85" w:author="Author">
        <w:r w:rsidRPr="006337C2">
          <w:rPr>
            <w:rFonts w:ascii="Trebuchet MS" w:hAnsi="Trebuchet MS"/>
            <w:noProof/>
          </w:rPr>
          <w:delText>And</w:delText>
        </w:r>
      </w:del>
      <w:ins w:id="86" w:author="Author">
        <w:r w:rsidRPr="006337C2">
          <w:rPr>
            <w:rFonts w:ascii="Trebuchet MS" w:hAnsi="Trebuchet MS"/>
            <w:noProof/>
          </w:rPr>
          <w:t>Next is</w:t>
        </w:r>
      </w:ins>
      <w:r w:rsidRPr="006337C2">
        <w:rPr>
          <w:rFonts w:ascii="Trebuchet MS" w:hAnsi="Trebuchet MS"/>
          <w:noProof/>
        </w:rPr>
        <w:t xml:space="preserve"> the tribe of Gad; </w:t>
      </w:r>
      <w:del w:id="87" w:author="Author">
        <w:r w:rsidRPr="006337C2">
          <w:rPr>
            <w:rFonts w:ascii="Trebuchet MS" w:hAnsi="Trebuchet MS"/>
            <w:noProof/>
          </w:rPr>
          <w:delText xml:space="preserve">and </w:delText>
        </w:r>
      </w:del>
      <w:r w:rsidRPr="006337C2">
        <w:rPr>
          <w:rFonts w:ascii="Trebuchet MS" w:hAnsi="Trebuchet MS"/>
          <w:noProof/>
        </w:rPr>
        <w:t xml:space="preserve">the chieftain for the sons of Gad is E·li′a·saph the son of Reu′el. </w:t>
      </w:r>
      <w:r w:rsidRPr="006337C2">
        <w:rPr>
          <w:rFonts w:ascii="Trebuchet MS" w:hAnsi="Trebuchet MS"/>
          <w:b/>
          <w:noProof/>
        </w:rPr>
        <w:t xml:space="preserve">2:15 </w:t>
      </w:r>
      <w:del w:id="88" w:author="Author">
        <w:r w:rsidRPr="006337C2">
          <w:rPr>
            <w:rFonts w:ascii="Trebuchet MS" w:hAnsi="Trebuchet MS"/>
            <w:noProof/>
          </w:rPr>
          <w:delText>And his army and the ones</w:delText>
        </w:r>
      </w:del>
      <w:ins w:id="89" w:author="Author">
        <w:r w:rsidRPr="006337C2">
          <w:rPr>
            <w:rFonts w:ascii="Trebuchet MS" w:hAnsi="Trebuchet MS"/>
            <w:noProof/>
          </w:rPr>
          <w:t>Those</w:t>
        </w:r>
      </w:ins>
      <w:r w:rsidRPr="006337C2">
        <w:rPr>
          <w:rFonts w:ascii="Trebuchet MS" w:hAnsi="Trebuchet MS"/>
          <w:noProof/>
        </w:rPr>
        <w:t xml:space="preserve"> registered </w:t>
      </w:r>
      <w:del w:id="90" w:author="Author">
        <w:r w:rsidRPr="006337C2">
          <w:rPr>
            <w:rFonts w:ascii="Trebuchet MS" w:hAnsi="Trebuchet MS"/>
            <w:noProof/>
          </w:rPr>
          <w:delText>of them</w:delText>
        </w:r>
      </w:del>
      <w:ins w:id="91" w:author="Author">
        <w:r w:rsidRPr="006337C2">
          <w:rPr>
            <w:rFonts w:ascii="Trebuchet MS" w:hAnsi="Trebuchet MS"/>
            <w:noProof/>
          </w:rPr>
          <w:t>in his army</w:t>
        </w:r>
      </w:ins>
      <w:r w:rsidRPr="006337C2">
        <w:rPr>
          <w:rFonts w:ascii="Trebuchet MS" w:hAnsi="Trebuchet MS"/>
          <w:noProof/>
        </w:rPr>
        <w:t xml:space="preserve"> are </w:t>
      </w:r>
      <w:del w:id="92" w:author="Author">
        <w:r w:rsidRPr="006337C2">
          <w:rPr>
            <w:rFonts w:ascii="Trebuchet MS" w:hAnsi="Trebuchet MS"/>
            <w:noProof/>
          </w:rPr>
          <w:delText>forty-five thousand six hundred and fifty</w:delText>
        </w:r>
      </w:del>
      <w:ins w:id="93" w:author="Author">
        <w:r w:rsidRPr="006337C2">
          <w:rPr>
            <w:rFonts w:ascii="Trebuchet MS" w:hAnsi="Trebuchet MS"/>
            <w:noProof/>
          </w:rPr>
          <w:t>45,650</w:t>
        </w:r>
      </w:ins>
      <w:r w:rsidRPr="006337C2">
        <w:rPr>
          <w:rFonts w:ascii="Trebuchet MS" w:hAnsi="Trebuchet MS"/>
          <w:noProof/>
        </w:rPr>
        <w:t>.</w:t>
      </w:r>
    </w:p>
    <w:p w:rsidR="002E0F6C" w:rsidRPr="006337C2" w:rsidRDefault="002E0F6C" w:rsidP="002E0F6C">
      <w:pPr>
        <w:rPr>
          <w:rFonts w:ascii="Trebuchet MS" w:hAnsi="Trebuchet MS"/>
          <w:noProof/>
        </w:rPr>
      </w:pPr>
      <w:r w:rsidRPr="006337C2">
        <w:rPr>
          <w:rFonts w:ascii="Trebuchet MS" w:hAnsi="Trebuchet MS"/>
          <w:b/>
        </w:rPr>
        <w:t xml:space="preserve">2:16 </w:t>
      </w:r>
      <w:r w:rsidRPr="006337C2">
        <w:rPr>
          <w:rFonts w:ascii="Trebuchet MS" w:hAnsi="Trebuchet MS"/>
          <w:noProof/>
        </w:rPr>
        <w:t xml:space="preserve">“All </w:t>
      </w:r>
      <w:del w:id="94" w:author="Author">
        <w:r w:rsidRPr="006337C2">
          <w:rPr>
            <w:rFonts w:ascii="Trebuchet MS" w:hAnsi="Trebuchet MS"/>
            <w:noProof/>
          </w:rPr>
          <w:delText>the</w:delText>
        </w:r>
      </w:del>
      <w:ins w:id="95" w:author="Author">
        <w:r w:rsidRPr="006337C2">
          <w:rPr>
            <w:rFonts w:ascii="Trebuchet MS" w:hAnsi="Trebuchet MS"/>
            <w:noProof/>
          </w:rPr>
          <w:t>those</w:t>
        </w:r>
      </w:ins>
      <w:r w:rsidRPr="006337C2">
        <w:rPr>
          <w:rFonts w:ascii="Trebuchet MS" w:hAnsi="Trebuchet MS"/>
          <w:noProof/>
        </w:rPr>
        <w:t xml:space="preserve"> registered </w:t>
      </w:r>
      <w:del w:id="96" w:author="Author">
        <w:r w:rsidRPr="006337C2">
          <w:rPr>
            <w:rFonts w:ascii="Trebuchet MS" w:hAnsi="Trebuchet MS"/>
            <w:noProof/>
          </w:rPr>
          <w:delText>ones</w:delText>
        </w:r>
      </w:del>
      <w:ins w:id="97" w:author="Author">
        <w:r w:rsidRPr="006337C2">
          <w:rPr>
            <w:rFonts w:ascii="Trebuchet MS" w:hAnsi="Trebuchet MS"/>
            <w:noProof/>
          </w:rPr>
          <w:t>in the armies</w:t>
        </w:r>
      </w:ins>
      <w:r w:rsidRPr="006337C2">
        <w:rPr>
          <w:rFonts w:ascii="Trebuchet MS" w:hAnsi="Trebuchet MS"/>
          <w:noProof/>
        </w:rPr>
        <w:t xml:space="preserve"> of the camp of Reu′ben are </w:t>
      </w:r>
      <w:del w:id="98" w:author="Author">
        <w:r w:rsidRPr="006337C2">
          <w:rPr>
            <w:rFonts w:ascii="Trebuchet MS" w:hAnsi="Trebuchet MS"/>
            <w:noProof/>
          </w:rPr>
          <w:delText>one hundred and fifty-one thousand four hundred and fifty in their armies</w:delText>
        </w:r>
      </w:del>
      <w:ins w:id="99" w:author="Author">
        <w:r w:rsidRPr="006337C2">
          <w:rPr>
            <w:rFonts w:ascii="Trebuchet MS" w:hAnsi="Trebuchet MS"/>
            <w:noProof/>
          </w:rPr>
          <w:t>151,450</w:t>
        </w:r>
      </w:ins>
      <w:r w:rsidRPr="006337C2">
        <w:rPr>
          <w:rFonts w:ascii="Trebuchet MS" w:hAnsi="Trebuchet MS"/>
          <w:noProof/>
        </w:rPr>
        <w:t xml:space="preserve">, and they should </w:t>
      </w:r>
      <w:del w:id="100" w:author="Author">
        <w:r w:rsidRPr="006337C2">
          <w:rPr>
            <w:rFonts w:ascii="Trebuchet MS" w:hAnsi="Trebuchet MS"/>
            <w:noProof/>
          </w:rPr>
          <w:delText>set out</w:delText>
        </w:r>
      </w:del>
      <w:ins w:id="101" w:author="Author">
        <w:r w:rsidRPr="006337C2">
          <w:rPr>
            <w:rFonts w:ascii="Trebuchet MS" w:hAnsi="Trebuchet MS"/>
            <w:noProof/>
          </w:rPr>
          <w:t>break camp</w:t>
        </w:r>
      </w:ins>
      <w:r w:rsidRPr="006337C2">
        <w:rPr>
          <w:rFonts w:ascii="Trebuchet MS" w:hAnsi="Trebuchet MS"/>
          <w:noProof/>
        </w:rPr>
        <w:t xml:space="preserve"> second.</w:t>
      </w:r>
    </w:p>
    <w:p w:rsidR="002E0F6C" w:rsidRPr="006337C2" w:rsidRDefault="002E0F6C" w:rsidP="002E0F6C">
      <w:pPr>
        <w:rPr>
          <w:rFonts w:ascii="Trebuchet MS" w:hAnsi="Trebuchet MS"/>
          <w:noProof/>
        </w:rPr>
      </w:pPr>
      <w:r w:rsidRPr="006337C2">
        <w:rPr>
          <w:rFonts w:ascii="Trebuchet MS" w:hAnsi="Trebuchet MS"/>
          <w:b/>
        </w:rPr>
        <w:t xml:space="preserve">2:17 </w:t>
      </w:r>
      <w:r w:rsidRPr="006337C2">
        <w:rPr>
          <w:rFonts w:ascii="Trebuchet MS" w:hAnsi="Trebuchet MS"/>
          <w:noProof/>
        </w:rPr>
        <w:t xml:space="preserve">“When the tent of meeting </w:t>
      </w:r>
      <w:del w:id="102" w:author="Author">
        <w:r w:rsidRPr="006337C2">
          <w:rPr>
            <w:rFonts w:ascii="Trebuchet MS" w:hAnsi="Trebuchet MS"/>
            <w:noProof/>
          </w:rPr>
          <w:delText>must set out</w:delText>
        </w:r>
      </w:del>
      <w:ins w:id="103" w:author="Author">
        <w:r w:rsidRPr="006337C2">
          <w:rPr>
            <w:rFonts w:ascii="Trebuchet MS" w:hAnsi="Trebuchet MS"/>
            <w:noProof/>
          </w:rPr>
          <w:t>is moved</w:t>
        </w:r>
      </w:ins>
      <w:r w:rsidRPr="006337C2">
        <w:rPr>
          <w:rFonts w:ascii="Trebuchet MS" w:hAnsi="Trebuchet MS"/>
          <w:noProof/>
        </w:rPr>
        <w:t xml:space="preserve">, the camp of the Levites </w:t>
      </w:r>
      <w:del w:id="104" w:author="Author">
        <w:r w:rsidRPr="006337C2">
          <w:rPr>
            <w:rFonts w:ascii="Trebuchet MS" w:hAnsi="Trebuchet MS"/>
            <w:noProof/>
          </w:rPr>
          <w:delText>will</w:delText>
        </w:r>
      </w:del>
      <w:ins w:id="105" w:author="Author">
        <w:r w:rsidRPr="006337C2">
          <w:rPr>
            <w:rFonts w:ascii="Trebuchet MS" w:hAnsi="Trebuchet MS"/>
            <w:noProof/>
          </w:rPr>
          <w:t>should</w:t>
        </w:r>
      </w:ins>
      <w:r w:rsidRPr="006337C2">
        <w:rPr>
          <w:rFonts w:ascii="Trebuchet MS" w:hAnsi="Trebuchet MS"/>
          <w:noProof/>
        </w:rPr>
        <w:t xml:space="preserve"> be in the middle of the </w:t>
      </w:r>
      <w:ins w:id="106" w:author="Author">
        <w:r w:rsidRPr="006337C2">
          <w:rPr>
            <w:rFonts w:ascii="Trebuchet MS" w:hAnsi="Trebuchet MS"/>
            <w:noProof/>
          </w:rPr>
          <w:t xml:space="preserve">other </w:t>
        </w:r>
      </w:ins>
      <w:r w:rsidRPr="006337C2">
        <w:rPr>
          <w:rFonts w:ascii="Trebuchet MS" w:hAnsi="Trebuchet MS"/>
          <w:noProof/>
        </w:rPr>
        <w:t>camps.</w:t>
      </w:r>
    </w:p>
    <w:p w:rsidR="002E0F6C" w:rsidRPr="006337C2" w:rsidRDefault="002E0F6C" w:rsidP="002E0F6C">
      <w:pPr>
        <w:rPr>
          <w:rFonts w:ascii="Trebuchet MS" w:hAnsi="Trebuchet MS"/>
          <w:noProof/>
        </w:rPr>
      </w:pPr>
      <w:del w:id="107" w:author="Author">
        <w:r w:rsidRPr="006337C2">
          <w:rPr>
            <w:rFonts w:ascii="Trebuchet MS" w:hAnsi="Trebuchet MS"/>
            <w:noProof/>
          </w:rPr>
          <w:delText>“Just</w:delText>
        </w:r>
      </w:del>
      <w:ins w:id="108" w:author="Author">
        <w:r w:rsidRPr="006337C2">
          <w:rPr>
            <w:rFonts w:ascii="Trebuchet MS" w:hAnsi="Trebuchet MS"/>
            <w:noProof/>
          </w:rPr>
          <w:t>“They should travel in the same order</w:t>
        </w:r>
      </w:ins>
      <w:r w:rsidRPr="006337C2">
        <w:rPr>
          <w:rFonts w:ascii="Trebuchet MS" w:hAnsi="Trebuchet MS"/>
          <w:noProof/>
        </w:rPr>
        <w:t xml:space="preserve"> as they </w:t>
      </w:r>
      <w:del w:id="109" w:author="Author">
        <w:r w:rsidRPr="006337C2">
          <w:rPr>
            <w:rFonts w:ascii="Trebuchet MS" w:hAnsi="Trebuchet MS"/>
            <w:noProof/>
          </w:rPr>
          <w:delText xml:space="preserve">should </w:delText>
        </w:r>
      </w:del>
      <w:r w:rsidRPr="006337C2">
        <w:rPr>
          <w:rFonts w:ascii="Trebuchet MS" w:hAnsi="Trebuchet MS"/>
          <w:noProof/>
        </w:rPr>
        <w:t xml:space="preserve">encamp, </w:t>
      </w:r>
      <w:del w:id="110" w:author="Author">
        <w:r w:rsidRPr="006337C2">
          <w:rPr>
            <w:rFonts w:ascii="Trebuchet MS" w:hAnsi="Trebuchet MS"/>
            <w:noProof/>
          </w:rPr>
          <w:delText>so they should set out,</w:delText>
        </w:r>
      </w:del>
      <w:ins w:id="111" w:author="Author">
        <w:r w:rsidRPr="006337C2">
          <w:rPr>
            <w:rFonts w:ascii="Trebuchet MS" w:hAnsi="Trebuchet MS"/>
            <w:noProof/>
          </w:rPr>
          <w:t>with</w:t>
        </w:r>
      </w:ins>
      <w:r w:rsidRPr="006337C2">
        <w:rPr>
          <w:rFonts w:ascii="Trebuchet MS" w:hAnsi="Trebuchet MS"/>
          <w:noProof/>
        </w:rPr>
        <w:t xml:space="preserve"> each </w:t>
      </w:r>
      <w:del w:id="112" w:author="Author">
        <w:r w:rsidRPr="006337C2">
          <w:rPr>
            <w:rFonts w:ascii="Trebuchet MS" w:hAnsi="Trebuchet MS"/>
            <w:noProof/>
          </w:rPr>
          <w:delText>one at</w:delText>
        </w:r>
      </w:del>
      <w:ins w:id="113" w:author="Author">
        <w:r w:rsidRPr="006337C2">
          <w:rPr>
            <w:rFonts w:ascii="Trebuchet MS" w:hAnsi="Trebuchet MS"/>
            <w:noProof/>
          </w:rPr>
          <w:t>in</w:t>
        </w:r>
      </w:ins>
      <w:r w:rsidRPr="006337C2">
        <w:rPr>
          <w:rFonts w:ascii="Trebuchet MS" w:hAnsi="Trebuchet MS"/>
          <w:noProof/>
        </w:rPr>
        <w:t xml:space="preserve"> his place, according to their three-tribe divisions.</w:t>
      </w:r>
    </w:p>
    <w:p w:rsidR="002E0F6C" w:rsidRPr="006337C2" w:rsidRDefault="002E0F6C" w:rsidP="002E0F6C">
      <w:pPr>
        <w:rPr>
          <w:rFonts w:ascii="Trebuchet MS" w:hAnsi="Trebuchet MS"/>
          <w:noProof/>
        </w:rPr>
      </w:pPr>
      <w:r w:rsidRPr="006337C2">
        <w:rPr>
          <w:rFonts w:ascii="Trebuchet MS" w:hAnsi="Trebuchet MS"/>
          <w:b/>
        </w:rPr>
        <w:t xml:space="preserve">2:18 </w:t>
      </w:r>
      <w:r w:rsidRPr="006337C2">
        <w:rPr>
          <w:rFonts w:ascii="Trebuchet MS" w:hAnsi="Trebuchet MS"/>
          <w:noProof/>
        </w:rPr>
        <w:t xml:space="preserve">“The three-tribe division of the </w:t>
      </w:r>
      <w:del w:id="114" w:author="Author">
        <w:r w:rsidRPr="006337C2">
          <w:rPr>
            <w:rFonts w:ascii="Trebuchet MS" w:hAnsi="Trebuchet MS"/>
            <w:noProof/>
          </w:rPr>
          <w:delText>camp</w:delText>
        </w:r>
      </w:del>
      <w:ins w:id="115" w:author="Author">
        <w:r w:rsidRPr="006337C2">
          <w:rPr>
            <w:rFonts w:ascii="Trebuchet MS" w:hAnsi="Trebuchet MS"/>
            <w:noProof/>
          </w:rPr>
          <w:t>encampment</w:t>
        </w:r>
      </w:ins>
      <w:r w:rsidRPr="006337C2">
        <w:rPr>
          <w:rFonts w:ascii="Trebuchet MS" w:hAnsi="Trebuchet MS"/>
          <w:noProof/>
        </w:rPr>
        <w:t xml:space="preserve"> of E′phra·im </w:t>
      </w:r>
      <w:del w:id="116" w:author="Author">
        <w:r w:rsidRPr="006337C2">
          <w:rPr>
            <w:rFonts w:ascii="Trebuchet MS" w:hAnsi="Trebuchet MS"/>
            <w:noProof/>
          </w:rPr>
          <w:delText>in</w:delText>
        </w:r>
      </w:del>
      <w:ins w:id="117" w:author="Author">
        <w:r w:rsidRPr="006337C2">
          <w:rPr>
            <w:rFonts w:ascii="Trebuchet MS" w:hAnsi="Trebuchet MS"/>
            <w:noProof/>
          </w:rPr>
          <w:t>by</w:t>
        </w:r>
      </w:ins>
      <w:r w:rsidRPr="006337C2">
        <w:rPr>
          <w:rFonts w:ascii="Trebuchet MS" w:hAnsi="Trebuchet MS"/>
          <w:noProof/>
        </w:rPr>
        <w:t xml:space="preserve"> their </w:t>
      </w:r>
      <w:del w:id="118" w:author="Author">
        <w:r w:rsidRPr="006337C2">
          <w:rPr>
            <w:rFonts w:ascii="Trebuchet MS" w:hAnsi="Trebuchet MS"/>
            <w:noProof/>
          </w:rPr>
          <w:delText>armies</w:delText>
        </w:r>
      </w:del>
      <w:ins w:id="119" w:author="Author">
        <w:r w:rsidRPr="006337C2">
          <w:rPr>
            <w:rFonts w:ascii="Trebuchet MS" w:hAnsi="Trebuchet MS"/>
            <w:noProof/>
          </w:rPr>
          <w:t>companies</w:t>
        </w:r>
        <w:r w:rsidRPr="006337C2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6337C2">
        <w:rPr>
          <w:rFonts w:ascii="Trebuchet MS" w:hAnsi="Trebuchet MS"/>
          <w:noProof/>
        </w:rPr>
        <w:t xml:space="preserve"> will be toward the west</w:t>
      </w:r>
      <w:del w:id="122" w:author="Author">
        <w:r w:rsidRPr="006337C2">
          <w:rPr>
            <w:rFonts w:ascii="Trebuchet MS" w:hAnsi="Trebuchet MS"/>
            <w:noProof/>
          </w:rPr>
          <w:delText>, and</w:delText>
        </w:r>
      </w:del>
      <w:ins w:id="123" w:author="Author">
        <w:r w:rsidRPr="006337C2">
          <w:rPr>
            <w:rFonts w:ascii="Trebuchet MS" w:hAnsi="Trebuchet MS"/>
            <w:noProof/>
          </w:rPr>
          <w:t>;</w:t>
        </w:r>
      </w:ins>
      <w:r w:rsidRPr="006337C2">
        <w:rPr>
          <w:rFonts w:ascii="Trebuchet MS" w:hAnsi="Trebuchet MS"/>
          <w:noProof/>
        </w:rPr>
        <w:t xml:space="preserve"> the chieftain for the sons of E′phra·im is E·lish′a·ma the son of Am·mi′hud. </w:t>
      </w:r>
      <w:r w:rsidRPr="006337C2">
        <w:rPr>
          <w:rFonts w:ascii="Trebuchet MS" w:hAnsi="Trebuchet MS"/>
          <w:b/>
          <w:noProof/>
        </w:rPr>
        <w:t xml:space="preserve">2:19 </w:t>
      </w:r>
      <w:del w:id="124" w:author="Author">
        <w:r w:rsidRPr="006337C2">
          <w:rPr>
            <w:rFonts w:ascii="Trebuchet MS" w:hAnsi="Trebuchet MS"/>
            <w:noProof/>
          </w:rPr>
          <w:delText>And his army and the ones</w:delText>
        </w:r>
      </w:del>
      <w:ins w:id="125" w:author="Author">
        <w:r w:rsidRPr="006337C2">
          <w:rPr>
            <w:rFonts w:ascii="Trebuchet MS" w:hAnsi="Trebuchet MS"/>
            <w:noProof/>
          </w:rPr>
          <w:t>Those</w:t>
        </w:r>
      </w:ins>
      <w:r w:rsidRPr="006337C2">
        <w:rPr>
          <w:rFonts w:ascii="Trebuchet MS" w:hAnsi="Trebuchet MS"/>
          <w:noProof/>
        </w:rPr>
        <w:t xml:space="preserve"> registered </w:t>
      </w:r>
      <w:del w:id="126" w:author="Author">
        <w:r w:rsidRPr="006337C2">
          <w:rPr>
            <w:rFonts w:ascii="Trebuchet MS" w:hAnsi="Trebuchet MS"/>
            <w:noProof/>
          </w:rPr>
          <w:delText>of them</w:delText>
        </w:r>
      </w:del>
      <w:ins w:id="127" w:author="Author">
        <w:r w:rsidRPr="006337C2">
          <w:rPr>
            <w:rFonts w:ascii="Trebuchet MS" w:hAnsi="Trebuchet MS"/>
            <w:noProof/>
          </w:rPr>
          <w:t>in his army</w:t>
        </w:r>
      </w:ins>
      <w:r w:rsidRPr="006337C2">
        <w:rPr>
          <w:rFonts w:ascii="Trebuchet MS" w:hAnsi="Trebuchet MS"/>
          <w:noProof/>
        </w:rPr>
        <w:t xml:space="preserve"> are </w:t>
      </w:r>
      <w:del w:id="128" w:author="Author">
        <w:r w:rsidRPr="006337C2">
          <w:rPr>
            <w:rFonts w:ascii="Trebuchet MS" w:hAnsi="Trebuchet MS"/>
            <w:noProof/>
          </w:rPr>
          <w:delText>forty thousand five hundred</w:delText>
        </w:r>
      </w:del>
      <w:ins w:id="129" w:author="Author">
        <w:r w:rsidRPr="006337C2">
          <w:rPr>
            <w:rFonts w:ascii="Trebuchet MS" w:hAnsi="Trebuchet MS"/>
            <w:noProof/>
          </w:rPr>
          <w:t>40,500</w:t>
        </w:r>
      </w:ins>
      <w:r w:rsidRPr="006337C2">
        <w:rPr>
          <w:rFonts w:ascii="Trebuchet MS" w:hAnsi="Trebuchet MS"/>
          <w:noProof/>
        </w:rPr>
        <w:t xml:space="preserve">. </w:t>
      </w:r>
      <w:r w:rsidRPr="006337C2">
        <w:rPr>
          <w:rFonts w:ascii="Trebuchet MS" w:hAnsi="Trebuchet MS"/>
          <w:b/>
          <w:noProof/>
        </w:rPr>
        <w:t xml:space="preserve">2:20 </w:t>
      </w:r>
      <w:del w:id="130" w:author="Author">
        <w:r w:rsidRPr="006337C2">
          <w:rPr>
            <w:rFonts w:ascii="Trebuchet MS" w:hAnsi="Trebuchet MS"/>
            <w:noProof/>
          </w:rPr>
          <w:delText>And alongside</w:delText>
        </w:r>
      </w:del>
      <w:ins w:id="131" w:author="Author">
        <w:r w:rsidRPr="006337C2">
          <w:rPr>
            <w:rFonts w:ascii="Trebuchet MS" w:hAnsi="Trebuchet MS"/>
            <w:noProof/>
          </w:rPr>
          <w:t>Next to</w:t>
        </w:r>
      </w:ins>
      <w:r w:rsidRPr="006337C2">
        <w:rPr>
          <w:rFonts w:ascii="Trebuchet MS" w:hAnsi="Trebuchet MS"/>
          <w:noProof/>
        </w:rPr>
        <w:t xml:space="preserve"> him will be the tribe of Ma·nas′seh</w:t>
      </w:r>
      <w:del w:id="132" w:author="Author">
        <w:r w:rsidRPr="006337C2">
          <w:rPr>
            <w:rFonts w:ascii="Trebuchet MS" w:hAnsi="Trebuchet MS"/>
            <w:noProof/>
          </w:rPr>
          <w:delText>, and</w:delText>
        </w:r>
      </w:del>
      <w:ins w:id="133" w:author="Author">
        <w:r w:rsidRPr="006337C2">
          <w:rPr>
            <w:rFonts w:ascii="Trebuchet MS" w:hAnsi="Trebuchet MS"/>
            <w:noProof/>
          </w:rPr>
          <w:t>;</w:t>
        </w:r>
      </w:ins>
      <w:r w:rsidRPr="006337C2">
        <w:rPr>
          <w:rFonts w:ascii="Trebuchet MS" w:hAnsi="Trebuchet MS"/>
          <w:noProof/>
        </w:rPr>
        <w:t xml:space="preserve"> the chieftain for the sons of Ma·nas′seh is Ga·ma′li·el the son of Pe·dah′zur. </w:t>
      </w:r>
      <w:r w:rsidRPr="006337C2">
        <w:rPr>
          <w:rFonts w:ascii="Trebuchet MS" w:hAnsi="Trebuchet MS"/>
          <w:b/>
          <w:noProof/>
        </w:rPr>
        <w:t xml:space="preserve">2:21 </w:t>
      </w:r>
      <w:del w:id="134" w:author="Author">
        <w:r w:rsidRPr="006337C2">
          <w:rPr>
            <w:rFonts w:ascii="Trebuchet MS" w:hAnsi="Trebuchet MS"/>
            <w:noProof/>
          </w:rPr>
          <w:delText>And his army and the ones</w:delText>
        </w:r>
      </w:del>
      <w:ins w:id="135" w:author="Author">
        <w:r w:rsidRPr="006337C2">
          <w:rPr>
            <w:rFonts w:ascii="Trebuchet MS" w:hAnsi="Trebuchet MS"/>
            <w:noProof/>
          </w:rPr>
          <w:t>Those</w:t>
        </w:r>
      </w:ins>
      <w:r w:rsidRPr="006337C2">
        <w:rPr>
          <w:rFonts w:ascii="Trebuchet MS" w:hAnsi="Trebuchet MS"/>
          <w:noProof/>
        </w:rPr>
        <w:t xml:space="preserve"> registered </w:t>
      </w:r>
      <w:del w:id="136" w:author="Author">
        <w:r w:rsidRPr="006337C2">
          <w:rPr>
            <w:rFonts w:ascii="Trebuchet MS" w:hAnsi="Trebuchet MS"/>
            <w:noProof/>
          </w:rPr>
          <w:delText>of them</w:delText>
        </w:r>
      </w:del>
      <w:ins w:id="137" w:author="Author">
        <w:r w:rsidRPr="006337C2">
          <w:rPr>
            <w:rFonts w:ascii="Trebuchet MS" w:hAnsi="Trebuchet MS"/>
            <w:noProof/>
          </w:rPr>
          <w:t>in his army</w:t>
        </w:r>
      </w:ins>
      <w:r w:rsidRPr="006337C2">
        <w:rPr>
          <w:rFonts w:ascii="Trebuchet MS" w:hAnsi="Trebuchet MS"/>
          <w:noProof/>
        </w:rPr>
        <w:t xml:space="preserve"> are </w:t>
      </w:r>
      <w:del w:id="138" w:author="Author">
        <w:r w:rsidRPr="006337C2">
          <w:rPr>
            <w:rFonts w:ascii="Trebuchet MS" w:hAnsi="Trebuchet MS"/>
            <w:noProof/>
          </w:rPr>
          <w:delText>thirty-two thousand two hundred</w:delText>
        </w:r>
      </w:del>
      <w:ins w:id="139" w:author="Author">
        <w:r w:rsidRPr="006337C2">
          <w:rPr>
            <w:rFonts w:ascii="Trebuchet MS" w:hAnsi="Trebuchet MS"/>
            <w:noProof/>
          </w:rPr>
          <w:t>32,200</w:t>
        </w:r>
      </w:ins>
      <w:r w:rsidRPr="006337C2">
        <w:rPr>
          <w:rFonts w:ascii="Trebuchet MS" w:hAnsi="Trebuchet MS"/>
          <w:noProof/>
        </w:rPr>
        <w:t xml:space="preserve">. </w:t>
      </w:r>
      <w:r w:rsidRPr="006337C2">
        <w:rPr>
          <w:rFonts w:ascii="Trebuchet MS" w:hAnsi="Trebuchet MS"/>
          <w:b/>
          <w:noProof/>
        </w:rPr>
        <w:t xml:space="preserve">2:22 </w:t>
      </w:r>
      <w:del w:id="140" w:author="Author">
        <w:r w:rsidRPr="006337C2">
          <w:rPr>
            <w:rFonts w:ascii="Trebuchet MS" w:hAnsi="Trebuchet MS"/>
            <w:noProof/>
          </w:rPr>
          <w:delText>And</w:delText>
        </w:r>
      </w:del>
      <w:ins w:id="141" w:author="Author">
        <w:r w:rsidRPr="006337C2">
          <w:rPr>
            <w:rFonts w:ascii="Trebuchet MS" w:hAnsi="Trebuchet MS"/>
            <w:noProof/>
          </w:rPr>
          <w:t>Next is</w:t>
        </w:r>
      </w:ins>
      <w:r w:rsidRPr="006337C2">
        <w:rPr>
          <w:rFonts w:ascii="Trebuchet MS" w:hAnsi="Trebuchet MS"/>
          <w:noProof/>
        </w:rPr>
        <w:t xml:space="preserve"> the tribe of Benjamin; </w:t>
      </w:r>
      <w:del w:id="142" w:author="Author">
        <w:r w:rsidRPr="006337C2">
          <w:rPr>
            <w:rFonts w:ascii="Trebuchet MS" w:hAnsi="Trebuchet MS"/>
            <w:noProof/>
          </w:rPr>
          <w:delText xml:space="preserve">and </w:delText>
        </w:r>
      </w:del>
      <w:r w:rsidRPr="006337C2">
        <w:rPr>
          <w:rFonts w:ascii="Trebuchet MS" w:hAnsi="Trebuchet MS"/>
          <w:noProof/>
        </w:rPr>
        <w:t xml:space="preserve">the chieftain for the sons of Benjamin is Ab′i·dan the son of Gid·e·o′ni. </w:t>
      </w:r>
      <w:r w:rsidRPr="006337C2">
        <w:rPr>
          <w:rFonts w:ascii="Trebuchet MS" w:hAnsi="Trebuchet MS"/>
          <w:b/>
          <w:noProof/>
        </w:rPr>
        <w:t xml:space="preserve">2:23 </w:t>
      </w:r>
      <w:del w:id="143" w:author="Author">
        <w:r w:rsidRPr="006337C2">
          <w:rPr>
            <w:rFonts w:ascii="Trebuchet MS" w:hAnsi="Trebuchet MS"/>
            <w:noProof/>
          </w:rPr>
          <w:delText>And his army and the ones</w:delText>
        </w:r>
      </w:del>
      <w:ins w:id="144" w:author="Author">
        <w:r w:rsidRPr="006337C2">
          <w:rPr>
            <w:rFonts w:ascii="Trebuchet MS" w:hAnsi="Trebuchet MS"/>
            <w:noProof/>
          </w:rPr>
          <w:t>Those</w:t>
        </w:r>
      </w:ins>
      <w:r w:rsidRPr="006337C2">
        <w:rPr>
          <w:rFonts w:ascii="Trebuchet MS" w:hAnsi="Trebuchet MS"/>
          <w:noProof/>
        </w:rPr>
        <w:t xml:space="preserve"> registered </w:t>
      </w:r>
      <w:del w:id="145" w:author="Author">
        <w:r w:rsidRPr="006337C2">
          <w:rPr>
            <w:rFonts w:ascii="Trebuchet MS" w:hAnsi="Trebuchet MS"/>
            <w:noProof/>
          </w:rPr>
          <w:delText>of them</w:delText>
        </w:r>
      </w:del>
      <w:ins w:id="146" w:author="Author">
        <w:r w:rsidRPr="006337C2">
          <w:rPr>
            <w:rFonts w:ascii="Trebuchet MS" w:hAnsi="Trebuchet MS"/>
            <w:noProof/>
          </w:rPr>
          <w:t>in his army</w:t>
        </w:r>
      </w:ins>
      <w:r w:rsidRPr="006337C2">
        <w:rPr>
          <w:rFonts w:ascii="Trebuchet MS" w:hAnsi="Trebuchet MS"/>
          <w:noProof/>
        </w:rPr>
        <w:t xml:space="preserve"> are </w:t>
      </w:r>
      <w:del w:id="147" w:author="Author">
        <w:r w:rsidRPr="006337C2">
          <w:rPr>
            <w:rFonts w:ascii="Trebuchet MS" w:hAnsi="Trebuchet MS"/>
            <w:noProof/>
          </w:rPr>
          <w:delText>thirty-five thousand four hundred</w:delText>
        </w:r>
      </w:del>
      <w:ins w:id="148" w:author="Author">
        <w:r w:rsidRPr="006337C2">
          <w:rPr>
            <w:rFonts w:ascii="Trebuchet MS" w:hAnsi="Trebuchet MS"/>
            <w:noProof/>
          </w:rPr>
          <w:t>35,400</w:t>
        </w:r>
      </w:ins>
      <w:r w:rsidRPr="006337C2">
        <w:rPr>
          <w:rFonts w:ascii="Trebuchet MS" w:hAnsi="Trebuchet MS"/>
          <w:noProof/>
        </w:rPr>
        <w:t>.</w:t>
      </w:r>
    </w:p>
    <w:p w:rsidR="002E0F6C" w:rsidRPr="006337C2" w:rsidRDefault="002E0F6C" w:rsidP="002E0F6C">
      <w:pPr>
        <w:rPr>
          <w:rFonts w:ascii="Trebuchet MS" w:hAnsi="Trebuchet MS"/>
          <w:noProof/>
        </w:rPr>
      </w:pPr>
      <w:r w:rsidRPr="006337C2">
        <w:rPr>
          <w:rFonts w:ascii="Trebuchet MS" w:hAnsi="Trebuchet MS"/>
          <w:b/>
        </w:rPr>
        <w:t xml:space="preserve">2:24 </w:t>
      </w:r>
      <w:r w:rsidRPr="006337C2">
        <w:rPr>
          <w:rFonts w:ascii="Trebuchet MS" w:hAnsi="Trebuchet MS"/>
          <w:noProof/>
        </w:rPr>
        <w:t xml:space="preserve">“All </w:t>
      </w:r>
      <w:del w:id="149" w:author="Author">
        <w:r w:rsidRPr="006337C2">
          <w:rPr>
            <w:rFonts w:ascii="Trebuchet MS" w:hAnsi="Trebuchet MS"/>
            <w:noProof/>
          </w:rPr>
          <w:delText>the</w:delText>
        </w:r>
      </w:del>
      <w:ins w:id="150" w:author="Author">
        <w:r w:rsidRPr="006337C2">
          <w:rPr>
            <w:rFonts w:ascii="Trebuchet MS" w:hAnsi="Trebuchet MS"/>
            <w:noProof/>
          </w:rPr>
          <w:t>those</w:t>
        </w:r>
      </w:ins>
      <w:r w:rsidRPr="006337C2">
        <w:rPr>
          <w:rFonts w:ascii="Trebuchet MS" w:hAnsi="Trebuchet MS"/>
          <w:noProof/>
        </w:rPr>
        <w:t xml:space="preserve"> registered </w:t>
      </w:r>
      <w:del w:id="151" w:author="Author">
        <w:r w:rsidRPr="006337C2">
          <w:rPr>
            <w:rFonts w:ascii="Trebuchet MS" w:hAnsi="Trebuchet MS"/>
            <w:noProof/>
          </w:rPr>
          <w:delText>ones</w:delText>
        </w:r>
      </w:del>
      <w:ins w:id="152" w:author="Author">
        <w:r w:rsidRPr="006337C2">
          <w:rPr>
            <w:rFonts w:ascii="Trebuchet MS" w:hAnsi="Trebuchet MS"/>
            <w:noProof/>
          </w:rPr>
          <w:t>in the armies</w:t>
        </w:r>
      </w:ins>
      <w:r w:rsidRPr="006337C2">
        <w:rPr>
          <w:rFonts w:ascii="Trebuchet MS" w:hAnsi="Trebuchet MS"/>
          <w:noProof/>
        </w:rPr>
        <w:t xml:space="preserve"> of the camp of E′phra·im are </w:t>
      </w:r>
      <w:del w:id="153" w:author="Author">
        <w:r w:rsidRPr="006337C2">
          <w:rPr>
            <w:rFonts w:ascii="Trebuchet MS" w:hAnsi="Trebuchet MS"/>
            <w:noProof/>
          </w:rPr>
          <w:delText>one hundred and eight thousand one hundred in their armies</w:delText>
        </w:r>
      </w:del>
      <w:ins w:id="154" w:author="Author">
        <w:r w:rsidRPr="006337C2">
          <w:rPr>
            <w:rFonts w:ascii="Trebuchet MS" w:hAnsi="Trebuchet MS"/>
            <w:noProof/>
          </w:rPr>
          <w:t>108,100</w:t>
        </w:r>
      </w:ins>
      <w:r w:rsidRPr="006337C2">
        <w:rPr>
          <w:rFonts w:ascii="Trebuchet MS" w:hAnsi="Trebuchet MS"/>
          <w:noProof/>
        </w:rPr>
        <w:t xml:space="preserve">, and they should </w:t>
      </w:r>
      <w:del w:id="155" w:author="Author">
        <w:r w:rsidRPr="006337C2">
          <w:rPr>
            <w:rFonts w:ascii="Trebuchet MS" w:hAnsi="Trebuchet MS"/>
            <w:noProof/>
          </w:rPr>
          <w:delText>set out</w:delText>
        </w:r>
      </w:del>
      <w:ins w:id="156" w:author="Author">
        <w:r w:rsidRPr="006337C2">
          <w:rPr>
            <w:rFonts w:ascii="Trebuchet MS" w:hAnsi="Trebuchet MS"/>
            <w:noProof/>
          </w:rPr>
          <w:t>break camp</w:t>
        </w:r>
      </w:ins>
      <w:r w:rsidRPr="006337C2">
        <w:rPr>
          <w:rFonts w:ascii="Trebuchet MS" w:hAnsi="Trebuchet MS"/>
          <w:noProof/>
        </w:rPr>
        <w:t xml:space="preserve"> third.</w:t>
      </w:r>
    </w:p>
    <w:p w:rsidR="002E0F6C" w:rsidRPr="006337C2" w:rsidRDefault="002E0F6C" w:rsidP="002E0F6C">
      <w:pPr>
        <w:rPr>
          <w:rFonts w:ascii="Trebuchet MS" w:hAnsi="Trebuchet MS"/>
          <w:noProof/>
        </w:rPr>
      </w:pPr>
      <w:r w:rsidRPr="006337C2">
        <w:rPr>
          <w:rFonts w:ascii="Trebuchet MS" w:hAnsi="Trebuchet MS"/>
          <w:b/>
        </w:rPr>
        <w:t xml:space="preserve">2:25 </w:t>
      </w:r>
      <w:r w:rsidRPr="006337C2">
        <w:rPr>
          <w:rFonts w:ascii="Trebuchet MS" w:hAnsi="Trebuchet MS"/>
          <w:noProof/>
        </w:rPr>
        <w:t xml:space="preserve">“The three-tribe division of the </w:t>
      </w:r>
      <w:del w:id="157" w:author="Author">
        <w:r w:rsidRPr="006337C2">
          <w:rPr>
            <w:rFonts w:ascii="Trebuchet MS" w:hAnsi="Trebuchet MS"/>
            <w:noProof/>
          </w:rPr>
          <w:delText>camp</w:delText>
        </w:r>
      </w:del>
      <w:ins w:id="158" w:author="Author">
        <w:r w:rsidRPr="006337C2">
          <w:rPr>
            <w:rFonts w:ascii="Trebuchet MS" w:hAnsi="Trebuchet MS"/>
            <w:noProof/>
          </w:rPr>
          <w:t>encampment</w:t>
        </w:r>
      </w:ins>
      <w:r w:rsidRPr="006337C2">
        <w:rPr>
          <w:rFonts w:ascii="Trebuchet MS" w:hAnsi="Trebuchet MS"/>
          <w:noProof/>
        </w:rPr>
        <w:t xml:space="preserve"> of Dan </w:t>
      </w:r>
      <w:ins w:id="159" w:author="Author">
        <w:r w:rsidRPr="006337C2">
          <w:rPr>
            <w:rFonts w:ascii="Trebuchet MS" w:hAnsi="Trebuchet MS"/>
            <w:noProof/>
          </w:rPr>
          <w:t>by their companies</w:t>
        </w:r>
        <w:r w:rsidRPr="006337C2">
          <w:rPr>
            <w:rStyle w:val="FootnoteReference"/>
            <w:rFonts w:ascii="Trebuchet MS" w:hAnsi="Trebuchet MS"/>
            <w:noProof/>
          </w:rPr>
          <w:footnoteReference w:id="5"/>
        </w:r>
        <w:r w:rsidRPr="006337C2">
          <w:rPr>
            <w:rFonts w:ascii="Trebuchet MS" w:hAnsi="Trebuchet MS"/>
            <w:noProof/>
          </w:rPr>
          <w:t xml:space="preserve"> </w:t>
        </w:r>
      </w:ins>
      <w:r w:rsidRPr="006337C2">
        <w:rPr>
          <w:rFonts w:ascii="Trebuchet MS" w:hAnsi="Trebuchet MS"/>
          <w:noProof/>
        </w:rPr>
        <w:t>will be toward the north</w:t>
      </w:r>
      <w:del w:id="162" w:author="Author">
        <w:r w:rsidRPr="006337C2">
          <w:rPr>
            <w:rFonts w:ascii="Trebuchet MS" w:hAnsi="Trebuchet MS"/>
            <w:noProof/>
          </w:rPr>
          <w:delText xml:space="preserve"> in their armies, and</w:delText>
        </w:r>
      </w:del>
      <w:ins w:id="163" w:author="Author">
        <w:r w:rsidRPr="006337C2">
          <w:rPr>
            <w:rFonts w:ascii="Trebuchet MS" w:hAnsi="Trebuchet MS"/>
            <w:noProof/>
          </w:rPr>
          <w:t>;</w:t>
        </w:r>
      </w:ins>
      <w:r w:rsidRPr="006337C2">
        <w:rPr>
          <w:rFonts w:ascii="Trebuchet MS" w:hAnsi="Trebuchet MS"/>
          <w:noProof/>
        </w:rPr>
        <w:t xml:space="preserve"> the chieftain for the sons of Dan is A·hi·e′zer the son of Am·mi·shad′dai. </w:t>
      </w:r>
      <w:r w:rsidRPr="006337C2">
        <w:rPr>
          <w:rFonts w:ascii="Trebuchet MS" w:hAnsi="Trebuchet MS"/>
          <w:b/>
          <w:noProof/>
        </w:rPr>
        <w:t xml:space="preserve">2:26 </w:t>
      </w:r>
      <w:del w:id="164" w:author="Author">
        <w:r w:rsidRPr="006337C2">
          <w:rPr>
            <w:rFonts w:ascii="Trebuchet MS" w:hAnsi="Trebuchet MS"/>
            <w:noProof/>
          </w:rPr>
          <w:delText>And his army and the ones</w:delText>
        </w:r>
      </w:del>
      <w:ins w:id="165" w:author="Author">
        <w:r w:rsidRPr="006337C2">
          <w:rPr>
            <w:rFonts w:ascii="Trebuchet MS" w:hAnsi="Trebuchet MS"/>
            <w:noProof/>
          </w:rPr>
          <w:t>Those</w:t>
        </w:r>
      </w:ins>
      <w:r w:rsidRPr="006337C2">
        <w:rPr>
          <w:rFonts w:ascii="Trebuchet MS" w:hAnsi="Trebuchet MS"/>
          <w:noProof/>
        </w:rPr>
        <w:t xml:space="preserve"> registered </w:t>
      </w:r>
      <w:del w:id="166" w:author="Author">
        <w:r w:rsidRPr="006337C2">
          <w:rPr>
            <w:rFonts w:ascii="Trebuchet MS" w:hAnsi="Trebuchet MS"/>
            <w:noProof/>
          </w:rPr>
          <w:delText>of them</w:delText>
        </w:r>
      </w:del>
      <w:ins w:id="167" w:author="Author">
        <w:r w:rsidRPr="006337C2">
          <w:rPr>
            <w:rFonts w:ascii="Trebuchet MS" w:hAnsi="Trebuchet MS"/>
            <w:noProof/>
          </w:rPr>
          <w:t>in his army</w:t>
        </w:r>
      </w:ins>
      <w:r w:rsidRPr="006337C2">
        <w:rPr>
          <w:rFonts w:ascii="Trebuchet MS" w:hAnsi="Trebuchet MS"/>
          <w:noProof/>
        </w:rPr>
        <w:t xml:space="preserve"> are </w:t>
      </w:r>
      <w:del w:id="168" w:author="Author">
        <w:r w:rsidRPr="006337C2">
          <w:rPr>
            <w:rFonts w:ascii="Trebuchet MS" w:hAnsi="Trebuchet MS"/>
            <w:noProof/>
          </w:rPr>
          <w:delText>sixty-two thousand seven hundred</w:delText>
        </w:r>
      </w:del>
      <w:ins w:id="169" w:author="Author">
        <w:r w:rsidRPr="006337C2">
          <w:rPr>
            <w:rFonts w:ascii="Trebuchet MS" w:hAnsi="Trebuchet MS"/>
            <w:noProof/>
          </w:rPr>
          <w:t>62,700</w:t>
        </w:r>
      </w:ins>
      <w:r w:rsidRPr="006337C2">
        <w:rPr>
          <w:rFonts w:ascii="Trebuchet MS" w:hAnsi="Trebuchet MS"/>
          <w:noProof/>
        </w:rPr>
        <w:t xml:space="preserve">. </w:t>
      </w:r>
      <w:r w:rsidRPr="006337C2">
        <w:rPr>
          <w:rFonts w:ascii="Trebuchet MS" w:hAnsi="Trebuchet MS"/>
          <w:b/>
          <w:noProof/>
        </w:rPr>
        <w:t xml:space="preserve">2:27 </w:t>
      </w:r>
      <w:del w:id="170" w:author="Author">
        <w:r w:rsidRPr="006337C2">
          <w:rPr>
            <w:rFonts w:ascii="Trebuchet MS" w:hAnsi="Trebuchet MS"/>
            <w:noProof/>
          </w:rPr>
          <w:delText>And the ones camping</w:delText>
        </w:r>
      </w:del>
      <w:ins w:id="171" w:author="Author">
        <w:r w:rsidRPr="006337C2">
          <w:rPr>
            <w:rFonts w:ascii="Trebuchet MS" w:hAnsi="Trebuchet MS"/>
            <w:noProof/>
          </w:rPr>
          <w:t>Camping</w:t>
        </w:r>
      </w:ins>
      <w:r w:rsidRPr="006337C2">
        <w:rPr>
          <w:rFonts w:ascii="Trebuchet MS" w:hAnsi="Trebuchet MS"/>
          <w:noProof/>
        </w:rPr>
        <w:t xml:space="preserve"> alongside him will be the tribe of Ash′er</w:t>
      </w:r>
      <w:del w:id="172" w:author="Author">
        <w:r w:rsidRPr="006337C2">
          <w:rPr>
            <w:rFonts w:ascii="Trebuchet MS" w:hAnsi="Trebuchet MS"/>
            <w:noProof/>
          </w:rPr>
          <w:delText>, and</w:delText>
        </w:r>
      </w:del>
      <w:ins w:id="173" w:author="Author">
        <w:r w:rsidRPr="006337C2">
          <w:rPr>
            <w:rFonts w:ascii="Trebuchet MS" w:hAnsi="Trebuchet MS"/>
            <w:noProof/>
          </w:rPr>
          <w:t>;</w:t>
        </w:r>
      </w:ins>
      <w:r w:rsidRPr="006337C2">
        <w:rPr>
          <w:rFonts w:ascii="Trebuchet MS" w:hAnsi="Trebuchet MS"/>
          <w:noProof/>
        </w:rPr>
        <w:t xml:space="preserve"> the chieftain for the sons of Ash′er is Pa′gi·el the son of Och′ran. </w:t>
      </w:r>
      <w:r w:rsidRPr="006337C2">
        <w:rPr>
          <w:rFonts w:ascii="Trebuchet MS" w:hAnsi="Trebuchet MS"/>
          <w:b/>
          <w:noProof/>
        </w:rPr>
        <w:t xml:space="preserve">2:28 </w:t>
      </w:r>
      <w:del w:id="174" w:author="Author">
        <w:r w:rsidRPr="006337C2">
          <w:rPr>
            <w:rFonts w:ascii="Trebuchet MS" w:hAnsi="Trebuchet MS"/>
            <w:noProof/>
          </w:rPr>
          <w:delText>And his army and the ones</w:delText>
        </w:r>
      </w:del>
      <w:ins w:id="175" w:author="Author">
        <w:r w:rsidRPr="006337C2">
          <w:rPr>
            <w:rFonts w:ascii="Trebuchet MS" w:hAnsi="Trebuchet MS"/>
            <w:noProof/>
          </w:rPr>
          <w:t>Those</w:t>
        </w:r>
      </w:ins>
      <w:r w:rsidRPr="006337C2">
        <w:rPr>
          <w:rFonts w:ascii="Trebuchet MS" w:hAnsi="Trebuchet MS"/>
          <w:noProof/>
        </w:rPr>
        <w:t xml:space="preserve"> registered </w:t>
      </w:r>
      <w:del w:id="176" w:author="Author">
        <w:r w:rsidRPr="006337C2">
          <w:rPr>
            <w:rFonts w:ascii="Trebuchet MS" w:hAnsi="Trebuchet MS"/>
            <w:noProof/>
          </w:rPr>
          <w:delText>of them</w:delText>
        </w:r>
      </w:del>
      <w:ins w:id="177" w:author="Author">
        <w:r w:rsidRPr="006337C2">
          <w:rPr>
            <w:rFonts w:ascii="Trebuchet MS" w:hAnsi="Trebuchet MS"/>
            <w:noProof/>
          </w:rPr>
          <w:t>in his army</w:t>
        </w:r>
      </w:ins>
      <w:r w:rsidRPr="006337C2">
        <w:rPr>
          <w:rFonts w:ascii="Trebuchet MS" w:hAnsi="Trebuchet MS"/>
          <w:noProof/>
        </w:rPr>
        <w:t xml:space="preserve"> are </w:t>
      </w:r>
      <w:del w:id="178" w:author="Author">
        <w:r w:rsidRPr="006337C2">
          <w:rPr>
            <w:rFonts w:ascii="Trebuchet MS" w:hAnsi="Trebuchet MS"/>
            <w:noProof/>
          </w:rPr>
          <w:delText>forty-one thousand five hundred</w:delText>
        </w:r>
      </w:del>
      <w:ins w:id="179" w:author="Author">
        <w:r w:rsidRPr="006337C2">
          <w:rPr>
            <w:rFonts w:ascii="Trebuchet MS" w:hAnsi="Trebuchet MS"/>
            <w:noProof/>
          </w:rPr>
          <w:t>41,500</w:t>
        </w:r>
      </w:ins>
      <w:r w:rsidRPr="006337C2">
        <w:rPr>
          <w:rFonts w:ascii="Trebuchet MS" w:hAnsi="Trebuchet MS"/>
          <w:noProof/>
        </w:rPr>
        <w:t xml:space="preserve">. </w:t>
      </w:r>
      <w:r w:rsidRPr="006337C2">
        <w:rPr>
          <w:rFonts w:ascii="Trebuchet MS" w:hAnsi="Trebuchet MS"/>
          <w:b/>
          <w:noProof/>
        </w:rPr>
        <w:t xml:space="preserve">2:29 </w:t>
      </w:r>
      <w:del w:id="180" w:author="Author">
        <w:r w:rsidRPr="006337C2">
          <w:rPr>
            <w:rFonts w:ascii="Trebuchet MS" w:hAnsi="Trebuchet MS"/>
            <w:noProof/>
          </w:rPr>
          <w:delText>And</w:delText>
        </w:r>
      </w:del>
      <w:ins w:id="181" w:author="Author">
        <w:r w:rsidRPr="006337C2">
          <w:rPr>
            <w:rFonts w:ascii="Trebuchet MS" w:hAnsi="Trebuchet MS"/>
            <w:noProof/>
          </w:rPr>
          <w:t>Next is</w:t>
        </w:r>
      </w:ins>
      <w:r w:rsidRPr="006337C2">
        <w:rPr>
          <w:rFonts w:ascii="Trebuchet MS" w:hAnsi="Trebuchet MS"/>
          <w:noProof/>
        </w:rPr>
        <w:t xml:space="preserve"> the tribe of Naph′ta·li; </w:t>
      </w:r>
      <w:del w:id="182" w:author="Author">
        <w:r w:rsidRPr="006337C2">
          <w:rPr>
            <w:rFonts w:ascii="Trebuchet MS" w:hAnsi="Trebuchet MS"/>
            <w:noProof/>
          </w:rPr>
          <w:delText xml:space="preserve">and </w:delText>
        </w:r>
      </w:del>
      <w:r w:rsidRPr="006337C2">
        <w:rPr>
          <w:rFonts w:ascii="Trebuchet MS" w:hAnsi="Trebuchet MS"/>
          <w:noProof/>
        </w:rPr>
        <w:t xml:space="preserve">the chieftain for the sons of Naph′ta·li is A·hi′ra the son of E′nan. </w:t>
      </w:r>
      <w:r w:rsidRPr="006337C2">
        <w:rPr>
          <w:rFonts w:ascii="Trebuchet MS" w:hAnsi="Trebuchet MS"/>
          <w:b/>
          <w:noProof/>
        </w:rPr>
        <w:t xml:space="preserve">2:30 </w:t>
      </w:r>
      <w:del w:id="183" w:author="Author">
        <w:r w:rsidRPr="006337C2">
          <w:rPr>
            <w:rFonts w:ascii="Trebuchet MS" w:hAnsi="Trebuchet MS"/>
            <w:noProof/>
          </w:rPr>
          <w:delText>And his army and the ones</w:delText>
        </w:r>
      </w:del>
      <w:ins w:id="184" w:author="Author">
        <w:r w:rsidRPr="006337C2">
          <w:rPr>
            <w:rFonts w:ascii="Trebuchet MS" w:hAnsi="Trebuchet MS"/>
            <w:noProof/>
          </w:rPr>
          <w:t>Those</w:t>
        </w:r>
      </w:ins>
      <w:r w:rsidRPr="006337C2">
        <w:rPr>
          <w:rFonts w:ascii="Trebuchet MS" w:hAnsi="Trebuchet MS"/>
          <w:noProof/>
        </w:rPr>
        <w:t xml:space="preserve"> registered </w:t>
      </w:r>
      <w:del w:id="185" w:author="Author">
        <w:r w:rsidRPr="006337C2">
          <w:rPr>
            <w:rFonts w:ascii="Trebuchet MS" w:hAnsi="Trebuchet MS"/>
            <w:noProof/>
          </w:rPr>
          <w:delText>of them</w:delText>
        </w:r>
      </w:del>
      <w:ins w:id="186" w:author="Author">
        <w:r w:rsidRPr="006337C2">
          <w:rPr>
            <w:rFonts w:ascii="Trebuchet MS" w:hAnsi="Trebuchet MS"/>
            <w:noProof/>
          </w:rPr>
          <w:t>in his army</w:t>
        </w:r>
      </w:ins>
      <w:r w:rsidRPr="006337C2">
        <w:rPr>
          <w:rFonts w:ascii="Trebuchet MS" w:hAnsi="Trebuchet MS"/>
          <w:noProof/>
        </w:rPr>
        <w:t xml:space="preserve"> are </w:t>
      </w:r>
      <w:del w:id="187" w:author="Author">
        <w:r w:rsidRPr="006337C2">
          <w:rPr>
            <w:rFonts w:ascii="Trebuchet MS" w:hAnsi="Trebuchet MS"/>
            <w:noProof/>
          </w:rPr>
          <w:delText>fifty-three thousand four hundred</w:delText>
        </w:r>
      </w:del>
      <w:ins w:id="188" w:author="Author">
        <w:r w:rsidRPr="006337C2">
          <w:rPr>
            <w:rFonts w:ascii="Trebuchet MS" w:hAnsi="Trebuchet MS"/>
            <w:noProof/>
          </w:rPr>
          <w:t>53,400</w:t>
        </w:r>
      </w:ins>
      <w:r w:rsidRPr="006337C2">
        <w:rPr>
          <w:rFonts w:ascii="Trebuchet MS" w:hAnsi="Trebuchet MS"/>
          <w:noProof/>
        </w:rPr>
        <w:t>.</w:t>
      </w:r>
    </w:p>
    <w:p w:rsidR="002E0F6C" w:rsidRPr="006337C2" w:rsidRDefault="002E0F6C" w:rsidP="002E0F6C">
      <w:pPr>
        <w:rPr>
          <w:rFonts w:ascii="Trebuchet MS" w:hAnsi="Trebuchet MS"/>
          <w:noProof/>
        </w:rPr>
      </w:pPr>
      <w:r w:rsidRPr="006337C2">
        <w:rPr>
          <w:rFonts w:ascii="Trebuchet MS" w:hAnsi="Trebuchet MS"/>
          <w:b/>
        </w:rPr>
        <w:t xml:space="preserve">2:31 </w:t>
      </w:r>
      <w:r w:rsidRPr="006337C2">
        <w:rPr>
          <w:rFonts w:ascii="Trebuchet MS" w:hAnsi="Trebuchet MS"/>
          <w:noProof/>
        </w:rPr>
        <w:t xml:space="preserve">“All </w:t>
      </w:r>
      <w:del w:id="189" w:author="Author">
        <w:r w:rsidRPr="006337C2">
          <w:rPr>
            <w:rFonts w:ascii="Trebuchet MS" w:hAnsi="Trebuchet MS"/>
            <w:noProof/>
          </w:rPr>
          <w:delText>the</w:delText>
        </w:r>
      </w:del>
      <w:ins w:id="190" w:author="Author">
        <w:r w:rsidRPr="006337C2">
          <w:rPr>
            <w:rFonts w:ascii="Trebuchet MS" w:hAnsi="Trebuchet MS"/>
            <w:noProof/>
          </w:rPr>
          <w:t>those</w:t>
        </w:r>
      </w:ins>
      <w:r w:rsidRPr="006337C2">
        <w:rPr>
          <w:rFonts w:ascii="Trebuchet MS" w:hAnsi="Trebuchet MS"/>
          <w:noProof/>
        </w:rPr>
        <w:t xml:space="preserve"> registered </w:t>
      </w:r>
      <w:del w:id="191" w:author="Author">
        <w:r w:rsidRPr="006337C2">
          <w:rPr>
            <w:rFonts w:ascii="Trebuchet MS" w:hAnsi="Trebuchet MS"/>
            <w:noProof/>
          </w:rPr>
          <w:delText>ones of</w:delText>
        </w:r>
      </w:del>
      <w:ins w:id="192" w:author="Author">
        <w:r w:rsidRPr="006337C2">
          <w:rPr>
            <w:rFonts w:ascii="Trebuchet MS" w:hAnsi="Trebuchet MS"/>
            <w:noProof/>
          </w:rPr>
          <w:t>in</w:t>
        </w:r>
      </w:ins>
      <w:r w:rsidRPr="006337C2">
        <w:rPr>
          <w:rFonts w:ascii="Trebuchet MS" w:hAnsi="Trebuchet MS"/>
          <w:noProof/>
        </w:rPr>
        <w:t xml:space="preserve"> the camp of Dan are </w:t>
      </w:r>
      <w:del w:id="193" w:author="Author">
        <w:r w:rsidRPr="006337C2">
          <w:rPr>
            <w:rFonts w:ascii="Trebuchet MS" w:hAnsi="Trebuchet MS"/>
            <w:noProof/>
          </w:rPr>
          <w:delText>one hundred fifty-seven thousand six hundred.</w:delText>
        </w:r>
      </w:del>
      <w:ins w:id="194" w:author="Author">
        <w:r w:rsidRPr="006337C2">
          <w:rPr>
            <w:rFonts w:ascii="Trebuchet MS" w:hAnsi="Trebuchet MS"/>
            <w:noProof/>
          </w:rPr>
          <w:t>157,600.</w:t>
        </w:r>
      </w:ins>
      <w:r w:rsidRPr="006337C2">
        <w:rPr>
          <w:rFonts w:ascii="Trebuchet MS" w:hAnsi="Trebuchet MS"/>
          <w:noProof/>
        </w:rPr>
        <w:t xml:space="preserve"> They should </w:t>
      </w:r>
      <w:del w:id="195" w:author="Author">
        <w:r w:rsidRPr="006337C2">
          <w:rPr>
            <w:rFonts w:ascii="Trebuchet MS" w:hAnsi="Trebuchet MS"/>
            <w:noProof/>
          </w:rPr>
          <w:delText>set out</w:delText>
        </w:r>
      </w:del>
      <w:ins w:id="196" w:author="Author">
        <w:r w:rsidRPr="006337C2">
          <w:rPr>
            <w:rFonts w:ascii="Trebuchet MS" w:hAnsi="Trebuchet MS"/>
            <w:noProof/>
          </w:rPr>
          <w:t>break camp</w:t>
        </w:r>
      </w:ins>
      <w:r w:rsidRPr="006337C2">
        <w:rPr>
          <w:rFonts w:ascii="Trebuchet MS" w:hAnsi="Trebuchet MS"/>
          <w:noProof/>
        </w:rPr>
        <w:t xml:space="preserve"> last</w:t>
      </w:r>
      <w:del w:id="197" w:author="Author">
        <w:r w:rsidRPr="006337C2">
          <w:rPr>
            <w:rFonts w:ascii="Trebuchet MS" w:hAnsi="Trebuchet MS"/>
            <w:noProof/>
          </w:rPr>
          <w:delText>—</w:delText>
        </w:r>
      </w:del>
      <w:ins w:id="198" w:author="Author">
        <w:r w:rsidRPr="006337C2">
          <w:rPr>
            <w:rFonts w:ascii="Trebuchet MS" w:hAnsi="Trebuchet MS"/>
            <w:noProof/>
          </w:rPr>
          <w:t xml:space="preserve">, </w:t>
        </w:r>
      </w:ins>
      <w:r w:rsidRPr="006337C2">
        <w:rPr>
          <w:rFonts w:ascii="Trebuchet MS" w:hAnsi="Trebuchet MS"/>
          <w:noProof/>
        </w:rPr>
        <w:t>according to their three-tribe divisions.”</w:t>
      </w:r>
    </w:p>
    <w:p w:rsidR="002E0F6C" w:rsidRPr="006337C2" w:rsidRDefault="002E0F6C" w:rsidP="002E0F6C">
      <w:pPr>
        <w:rPr>
          <w:rFonts w:ascii="Trebuchet MS" w:hAnsi="Trebuchet MS"/>
          <w:noProof/>
        </w:rPr>
      </w:pPr>
      <w:r w:rsidRPr="006337C2">
        <w:rPr>
          <w:rFonts w:ascii="Trebuchet MS" w:hAnsi="Trebuchet MS"/>
          <w:b/>
        </w:rPr>
        <w:t xml:space="preserve">2:32 </w:t>
      </w:r>
      <w:r w:rsidRPr="006337C2">
        <w:rPr>
          <w:rFonts w:ascii="Trebuchet MS" w:hAnsi="Trebuchet MS"/>
          <w:noProof/>
        </w:rPr>
        <w:t xml:space="preserve">These were the </w:t>
      </w:r>
      <w:ins w:id="199" w:author="Author">
        <w:r w:rsidRPr="006337C2">
          <w:rPr>
            <w:rFonts w:ascii="Trebuchet MS" w:hAnsi="Trebuchet MS"/>
            <w:noProof/>
          </w:rPr>
          <w:t xml:space="preserve">Israelites who were </w:t>
        </w:r>
      </w:ins>
      <w:r w:rsidRPr="006337C2">
        <w:rPr>
          <w:rFonts w:ascii="Trebuchet MS" w:hAnsi="Trebuchet MS"/>
          <w:noProof/>
        </w:rPr>
        <w:t xml:space="preserve">registered </w:t>
      </w:r>
      <w:del w:id="200" w:author="Author">
        <w:r w:rsidRPr="006337C2">
          <w:rPr>
            <w:rFonts w:ascii="Trebuchet MS" w:hAnsi="Trebuchet MS"/>
            <w:noProof/>
          </w:rPr>
          <w:delText xml:space="preserve">ones of the sons of Israel </w:delText>
        </w:r>
      </w:del>
      <w:r w:rsidRPr="006337C2">
        <w:rPr>
          <w:rFonts w:ascii="Trebuchet MS" w:hAnsi="Trebuchet MS"/>
          <w:noProof/>
        </w:rPr>
        <w:t xml:space="preserve">according to </w:t>
      </w:r>
      <w:del w:id="201" w:author="Author">
        <w:r w:rsidRPr="006337C2">
          <w:rPr>
            <w:rFonts w:ascii="Trebuchet MS" w:hAnsi="Trebuchet MS"/>
            <w:noProof/>
          </w:rPr>
          <w:delText xml:space="preserve">the house of </w:delText>
        </w:r>
      </w:del>
      <w:r w:rsidRPr="006337C2">
        <w:rPr>
          <w:rFonts w:ascii="Trebuchet MS" w:hAnsi="Trebuchet MS"/>
          <w:noProof/>
        </w:rPr>
        <w:t xml:space="preserve">their </w:t>
      </w:r>
      <w:del w:id="202" w:author="Author">
        <w:r w:rsidRPr="006337C2">
          <w:rPr>
            <w:rFonts w:ascii="Trebuchet MS" w:hAnsi="Trebuchet MS"/>
            <w:noProof/>
          </w:rPr>
          <w:delText xml:space="preserve">fathers; all the </w:delText>
        </w:r>
      </w:del>
      <w:ins w:id="203" w:author="Author">
        <w:r w:rsidRPr="006337C2">
          <w:rPr>
            <w:rFonts w:ascii="Trebuchet MS" w:hAnsi="Trebuchet MS"/>
            <w:noProof/>
          </w:rPr>
          <w:t xml:space="preserve">paternal houses; the total of those in the camps </w:t>
        </w:r>
      </w:ins>
      <w:r w:rsidRPr="006337C2">
        <w:rPr>
          <w:rFonts w:ascii="Trebuchet MS" w:hAnsi="Trebuchet MS"/>
          <w:noProof/>
        </w:rPr>
        <w:t xml:space="preserve">registered </w:t>
      </w:r>
      <w:del w:id="204" w:author="Author">
        <w:r w:rsidRPr="006337C2">
          <w:rPr>
            <w:rFonts w:ascii="Trebuchet MS" w:hAnsi="Trebuchet MS"/>
            <w:noProof/>
          </w:rPr>
          <w:delText>ones of the camps in their armies were six hundred and three thousand five hundred and fifty</w:delText>
        </w:r>
      </w:del>
      <w:ins w:id="205" w:author="Author">
        <w:r w:rsidRPr="006337C2">
          <w:rPr>
            <w:rFonts w:ascii="Trebuchet MS" w:hAnsi="Trebuchet MS"/>
            <w:noProof/>
          </w:rPr>
          <w:t>for the army was 603,550</w:t>
        </w:r>
      </w:ins>
      <w:r w:rsidRPr="006337C2">
        <w:rPr>
          <w:rFonts w:ascii="Trebuchet MS" w:hAnsi="Trebuchet MS"/>
          <w:noProof/>
        </w:rPr>
        <w:t xml:space="preserve">. </w:t>
      </w:r>
      <w:r w:rsidRPr="006337C2">
        <w:rPr>
          <w:rFonts w:ascii="Trebuchet MS" w:hAnsi="Trebuchet MS"/>
          <w:b/>
          <w:noProof/>
        </w:rPr>
        <w:t xml:space="preserve">2:33 </w:t>
      </w:r>
      <w:r w:rsidRPr="006337C2">
        <w:rPr>
          <w:rFonts w:ascii="Trebuchet MS" w:hAnsi="Trebuchet MS"/>
          <w:noProof/>
        </w:rPr>
        <w:t xml:space="preserve">But the Levites did not get registered </w:t>
      </w:r>
      <w:del w:id="206" w:author="Author">
        <w:r w:rsidRPr="006337C2">
          <w:rPr>
            <w:rFonts w:ascii="Trebuchet MS" w:hAnsi="Trebuchet MS"/>
            <w:noProof/>
          </w:rPr>
          <w:delText>in among</w:delText>
        </w:r>
      </w:del>
      <w:ins w:id="207" w:author="Author">
        <w:r w:rsidRPr="006337C2">
          <w:rPr>
            <w:rFonts w:ascii="Trebuchet MS" w:hAnsi="Trebuchet MS"/>
            <w:noProof/>
          </w:rPr>
          <w:t>along with</w:t>
        </w:r>
      </w:ins>
      <w:r w:rsidRPr="006337C2">
        <w:rPr>
          <w:rFonts w:ascii="Trebuchet MS" w:hAnsi="Trebuchet MS"/>
          <w:noProof/>
        </w:rPr>
        <w:t xml:space="preserve"> the </w:t>
      </w:r>
      <w:del w:id="208" w:author="Author">
        <w:r w:rsidRPr="006337C2">
          <w:rPr>
            <w:rFonts w:ascii="Trebuchet MS" w:hAnsi="Trebuchet MS"/>
            <w:noProof/>
          </w:rPr>
          <w:delText>sons of Israel</w:delText>
        </w:r>
      </w:del>
      <w:ins w:id="209" w:author="Author">
        <w:r w:rsidRPr="006337C2">
          <w:rPr>
            <w:rFonts w:ascii="Trebuchet MS" w:hAnsi="Trebuchet MS"/>
            <w:noProof/>
          </w:rPr>
          <w:t>other Israelites</w:t>
        </w:r>
      </w:ins>
      <w:r w:rsidRPr="006337C2">
        <w:rPr>
          <w:rFonts w:ascii="Trebuchet MS" w:hAnsi="Trebuchet MS"/>
          <w:noProof/>
        </w:rPr>
        <w:t xml:space="preserve">, just as Jehovah had commanded Moses. </w:t>
      </w:r>
      <w:r w:rsidRPr="006337C2">
        <w:rPr>
          <w:rFonts w:ascii="Trebuchet MS" w:hAnsi="Trebuchet MS"/>
          <w:b/>
          <w:noProof/>
        </w:rPr>
        <w:t xml:space="preserve">2:34 </w:t>
      </w:r>
      <w:del w:id="210" w:author="Author">
        <w:r w:rsidRPr="006337C2">
          <w:rPr>
            <w:rFonts w:ascii="Trebuchet MS" w:hAnsi="Trebuchet MS"/>
            <w:noProof/>
          </w:rPr>
          <w:delText>And the sons of Israel proceeded to do according to all</w:delText>
        </w:r>
      </w:del>
      <w:ins w:id="211" w:author="Author">
        <w:r w:rsidRPr="006337C2">
          <w:rPr>
            <w:rFonts w:ascii="Trebuchet MS" w:hAnsi="Trebuchet MS"/>
            <w:noProof/>
          </w:rPr>
          <w:t>The Israelites did everything</w:t>
        </w:r>
      </w:ins>
      <w:r w:rsidRPr="006337C2">
        <w:rPr>
          <w:rFonts w:ascii="Trebuchet MS" w:hAnsi="Trebuchet MS"/>
          <w:noProof/>
        </w:rPr>
        <w:t xml:space="preserve"> that Jehovah had commanded Moses. </w:t>
      </w:r>
      <w:del w:id="212" w:author="Author">
        <w:r w:rsidRPr="006337C2">
          <w:rPr>
            <w:rFonts w:ascii="Trebuchet MS" w:hAnsi="Trebuchet MS"/>
            <w:noProof/>
          </w:rPr>
          <w:delText>That</w:delText>
        </w:r>
      </w:del>
      <w:ins w:id="213" w:author="Author">
        <w:r w:rsidRPr="006337C2">
          <w:rPr>
            <w:rFonts w:ascii="Trebuchet MS" w:hAnsi="Trebuchet MS"/>
            <w:noProof/>
          </w:rPr>
          <w:t>This</w:t>
        </w:r>
      </w:ins>
      <w:r w:rsidRPr="006337C2">
        <w:rPr>
          <w:rFonts w:ascii="Trebuchet MS" w:hAnsi="Trebuchet MS"/>
          <w:noProof/>
        </w:rPr>
        <w:t xml:space="preserve"> is </w:t>
      </w:r>
      <w:del w:id="214" w:author="Author">
        <w:r w:rsidRPr="006337C2">
          <w:rPr>
            <w:rFonts w:ascii="Trebuchet MS" w:hAnsi="Trebuchet MS"/>
            <w:noProof/>
          </w:rPr>
          <w:delText>the way</w:delText>
        </w:r>
      </w:del>
      <w:ins w:id="215" w:author="Author">
        <w:r w:rsidRPr="006337C2">
          <w:rPr>
            <w:rFonts w:ascii="Trebuchet MS" w:hAnsi="Trebuchet MS"/>
            <w:noProof/>
          </w:rPr>
          <w:t>how</w:t>
        </w:r>
      </w:ins>
      <w:r w:rsidRPr="006337C2">
        <w:rPr>
          <w:rFonts w:ascii="Trebuchet MS" w:hAnsi="Trebuchet MS"/>
          <w:noProof/>
        </w:rPr>
        <w:t xml:space="preserve"> they encamped </w:t>
      </w:r>
      <w:del w:id="216" w:author="Author">
        <w:r w:rsidRPr="006337C2">
          <w:rPr>
            <w:rFonts w:ascii="Trebuchet MS" w:hAnsi="Trebuchet MS"/>
            <w:noProof/>
          </w:rPr>
          <w:delText>in</w:delText>
        </w:r>
      </w:del>
      <w:ins w:id="217" w:author="Author">
        <w:r w:rsidRPr="006337C2">
          <w:rPr>
            <w:rFonts w:ascii="Trebuchet MS" w:hAnsi="Trebuchet MS"/>
            <w:noProof/>
          </w:rPr>
          <w:t>by</w:t>
        </w:r>
      </w:ins>
      <w:r w:rsidRPr="006337C2">
        <w:rPr>
          <w:rFonts w:ascii="Trebuchet MS" w:hAnsi="Trebuchet MS"/>
          <w:noProof/>
        </w:rPr>
        <w:t xml:space="preserve"> their three-tribe divisions</w:t>
      </w:r>
      <w:del w:id="218" w:author="Author">
        <w:r w:rsidRPr="006337C2">
          <w:rPr>
            <w:rFonts w:ascii="Trebuchet MS" w:hAnsi="Trebuchet MS"/>
            <w:noProof/>
          </w:rPr>
          <w:delText>,</w:delText>
        </w:r>
      </w:del>
      <w:r w:rsidRPr="006337C2">
        <w:rPr>
          <w:rFonts w:ascii="Trebuchet MS" w:hAnsi="Trebuchet MS"/>
          <w:noProof/>
        </w:rPr>
        <w:t xml:space="preserve"> and </w:t>
      </w:r>
      <w:del w:id="219" w:author="Author">
        <w:r w:rsidRPr="006337C2">
          <w:rPr>
            <w:rFonts w:ascii="Trebuchet MS" w:hAnsi="Trebuchet MS"/>
            <w:noProof/>
          </w:rPr>
          <w:delText>that is the way</w:delText>
        </w:r>
      </w:del>
      <w:ins w:id="220" w:author="Author">
        <w:r w:rsidRPr="006337C2">
          <w:rPr>
            <w:rFonts w:ascii="Trebuchet MS" w:hAnsi="Trebuchet MS"/>
            <w:noProof/>
          </w:rPr>
          <w:t>how</w:t>
        </w:r>
      </w:ins>
      <w:r w:rsidRPr="006337C2">
        <w:rPr>
          <w:rFonts w:ascii="Trebuchet MS" w:hAnsi="Trebuchet MS"/>
          <w:noProof/>
        </w:rPr>
        <w:t xml:space="preserve"> they </w:t>
      </w:r>
      <w:del w:id="221" w:author="Author">
        <w:r w:rsidRPr="006337C2">
          <w:rPr>
            <w:rFonts w:ascii="Trebuchet MS" w:hAnsi="Trebuchet MS"/>
            <w:noProof/>
          </w:rPr>
          <w:delText>set out</w:delText>
        </w:r>
      </w:del>
      <w:ins w:id="222" w:author="Author">
        <w:r w:rsidRPr="006337C2">
          <w:rPr>
            <w:rFonts w:ascii="Trebuchet MS" w:hAnsi="Trebuchet MS"/>
            <w:noProof/>
          </w:rPr>
          <w:t>broke camp</w:t>
        </w:r>
      </w:ins>
      <w:r w:rsidRPr="006337C2">
        <w:rPr>
          <w:rFonts w:ascii="Trebuchet MS" w:hAnsi="Trebuchet MS"/>
          <w:noProof/>
        </w:rPr>
        <w:t xml:space="preserve">, each </w:t>
      </w:r>
      <w:del w:id="223" w:author="Author">
        <w:r w:rsidRPr="006337C2">
          <w:rPr>
            <w:rFonts w:ascii="Trebuchet MS" w:hAnsi="Trebuchet MS"/>
            <w:noProof/>
          </w:rPr>
          <w:delText>one in his families with regard to the house of his fathers</w:delText>
        </w:r>
      </w:del>
      <w:ins w:id="224" w:author="Author">
        <w:r w:rsidRPr="006337C2">
          <w:rPr>
            <w:rFonts w:ascii="Trebuchet MS" w:hAnsi="Trebuchet MS"/>
            <w:noProof/>
          </w:rPr>
          <w:t>by family and according to their paternal houses</w:t>
        </w:r>
      </w:ins>
      <w:r w:rsidRPr="006337C2">
        <w:rPr>
          <w:rFonts w:ascii="Trebuchet MS" w:hAnsi="Trebuchet MS"/>
          <w:noProof/>
        </w:rPr>
        <w:t>.</w:t>
      </w:r>
    </w:p>
    <w:p w:rsidR="002E0F6C" w:rsidRPr="006337C2" w:rsidRDefault="002E0F6C" w:rsidP="002E0F6C">
      <w:pPr>
        <w:rPr>
          <w:rFonts w:ascii="Trebuchet MS" w:hAnsi="Trebuchet MS"/>
          <w:b/>
        </w:rPr>
      </w:pPr>
    </w:p>
    <w:p w:rsidR="00762BCB" w:rsidRPr="002E0F6C" w:rsidRDefault="00762BCB" w:rsidP="002E0F6C"/>
    <w:sectPr w:rsidR="00762BCB" w:rsidRPr="002E0F6C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8156F" w:rsidRDefault="0068156F">
      <w:r>
        <w:separator/>
      </w:r>
    </w:p>
  </w:endnote>
  <w:endnote w:type="continuationSeparator" w:id="0">
    <w:p w:rsidR="0068156F" w:rsidRDefault="00681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8156F" w:rsidRDefault="0068156F">
      <w:r>
        <w:separator/>
      </w:r>
    </w:p>
  </w:footnote>
  <w:footnote w:type="continuationSeparator" w:id="0">
    <w:p w:rsidR="0068156F" w:rsidRDefault="0068156F">
      <w:r>
        <w:continuationSeparator/>
      </w:r>
    </w:p>
  </w:footnote>
  <w:footnote w:id="1">
    <w:p w:rsidR="002E0F6C" w:rsidRPr="006337C2" w:rsidRDefault="002E0F6C" w:rsidP="006337C2">
      <w:pPr>
        <w:pStyle w:val="FootnoteText"/>
        <w:spacing w:after="96"/>
        <w:ind w:firstLine="288"/>
        <w:rPr>
          <w:ins w:id="9" w:author="Author"/>
        </w:rPr>
      </w:pPr>
      <w:ins w:id="10" w:author="Author">
        <w:r w:rsidRPr="006337C2">
          <w:rPr>
            <w:rStyle w:val="FootnoteReference"/>
          </w:rPr>
          <w:footnoteRef/>
        </w:r>
        <w:r w:rsidRPr="006337C2">
          <w:t xml:space="preserve"> </w:t>
        </w:r>
        <w:r w:rsidRPr="006337C2">
          <w:rPr>
            <w:b/>
          </w:rPr>
          <w:t xml:space="preserve">2:2 </w:t>
        </w:r>
        <w:r w:rsidRPr="006337C2">
          <w:t>Or “sign.”</w:t>
        </w:r>
      </w:ins>
    </w:p>
  </w:footnote>
  <w:footnote w:id="2">
    <w:p w:rsidR="002E0F6C" w:rsidRPr="006337C2" w:rsidRDefault="002E0F6C" w:rsidP="006337C2">
      <w:pPr>
        <w:pStyle w:val="FootnoteText"/>
        <w:spacing w:after="96"/>
        <w:ind w:firstLine="288"/>
        <w:rPr>
          <w:ins w:id="27" w:author="Author"/>
        </w:rPr>
      </w:pPr>
      <w:ins w:id="28" w:author="Author">
        <w:r w:rsidRPr="006337C2">
          <w:rPr>
            <w:rStyle w:val="FootnoteReference"/>
          </w:rPr>
          <w:footnoteRef/>
        </w:r>
        <w:r w:rsidRPr="006337C2">
          <w:t xml:space="preserve"> </w:t>
        </w:r>
        <w:r w:rsidRPr="006337C2">
          <w:rPr>
            <w:b/>
          </w:rPr>
          <w:t xml:space="preserve">2:3 </w:t>
        </w:r>
        <w:r w:rsidRPr="006337C2">
          <w:t>Lit., “according to their armies.”</w:t>
        </w:r>
      </w:ins>
    </w:p>
  </w:footnote>
  <w:footnote w:id="3">
    <w:p w:rsidR="002E0F6C" w:rsidRPr="006337C2" w:rsidRDefault="002E0F6C" w:rsidP="006337C2">
      <w:pPr>
        <w:pStyle w:val="FootnoteText"/>
        <w:spacing w:after="96"/>
        <w:ind w:firstLine="288"/>
        <w:rPr>
          <w:ins w:id="65" w:author="Author"/>
        </w:rPr>
      </w:pPr>
      <w:ins w:id="66" w:author="Author">
        <w:r w:rsidRPr="006337C2">
          <w:rPr>
            <w:rStyle w:val="FootnoteReference"/>
          </w:rPr>
          <w:footnoteRef/>
        </w:r>
        <w:r w:rsidRPr="006337C2">
          <w:t xml:space="preserve"> </w:t>
        </w:r>
        <w:r w:rsidRPr="006337C2">
          <w:rPr>
            <w:b/>
          </w:rPr>
          <w:t xml:space="preserve">2:10 </w:t>
        </w:r>
        <w:r w:rsidRPr="006337C2">
          <w:t>Lit., “according to their armies.”</w:t>
        </w:r>
      </w:ins>
    </w:p>
  </w:footnote>
  <w:footnote w:id="4">
    <w:p w:rsidR="002E0F6C" w:rsidRPr="006337C2" w:rsidRDefault="002E0F6C" w:rsidP="006337C2">
      <w:pPr>
        <w:pStyle w:val="FootnoteText"/>
        <w:spacing w:after="96"/>
        <w:ind w:firstLine="288"/>
        <w:rPr>
          <w:ins w:id="120" w:author="Author"/>
        </w:rPr>
      </w:pPr>
      <w:ins w:id="121" w:author="Author">
        <w:r w:rsidRPr="006337C2">
          <w:rPr>
            <w:rStyle w:val="FootnoteReference"/>
          </w:rPr>
          <w:footnoteRef/>
        </w:r>
        <w:r w:rsidRPr="006337C2">
          <w:t xml:space="preserve"> </w:t>
        </w:r>
        <w:r w:rsidRPr="006337C2">
          <w:rPr>
            <w:b/>
          </w:rPr>
          <w:t xml:space="preserve">2:18 </w:t>
        </w:r>
        <w:r w:rsidRPr="006337C2">
          <w:t>Lit., “according to their armies.”</w:t>
        </w:r>
      </w:ins>
    </w:p>
  </w:footnote>
  <w:footnote w:id="5">
    <w:p w:rsidR="002E0F6C" w:rsidRPr="006337C2" w:rsidRDefault="002E0F6C" w:rsidP="006337C2">
      <w:pPr>
        <w:pStyle w:val="FootnoteText"/>
        <w:spacing w:after="96"/>
        <w:ind w:firstLine="288"/>
        <w:rPr>
          <w:ins w:id="160" w:author="Author"/>
        </w:rPr>
      </w:pPr>
      <w:ins w:id="161" w:author="Author">
        <w:r w:rsidRPr="006337C2">
          <w:rPr>
            <w:rStyle w:val="FootnoteReference"/>
          </w:rPr>
          <w:footnoteRef/>
        </w:r>
        <w:r w:rsidRPr="006337C2">
          <w:t xml:space="preserve"> </w:t>
        </w:r>
        <w:r w:rsidRPr="006337C2">
          <w:rPr>
            <w:b/>
          </w:rPr>
          <w:t xml:space="preserve">2:25 </w:t>
        </w:r>
        <w:r w:rsidRPr="006337C2">
          <w:t>Lit., “according to their armies.”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A4031D">
        <w:t>Numbers Chapter 2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A4031D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4031D">
      <w:rPr>
        <w:noProof/>
        <w:snapToGrid w:val="0"/>
      </w:rPr>
      <w:t>Numbers 02.Revised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A4031D">
        <w:t>Numbers Chapter 2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A4031D">
      <w:t>04-Numbers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4031D">
      <w:rPr>
        <w:noProof/>
        <w:snapToGrid w:val="0"/>
      </w:rPr>
      <w:t>Numbers 02.Revised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A4031D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A4031D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A4031D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A4031D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56F"/>
    <w:rsid w:val="00245EDD"/>
    <w:rsid w:val="0026230D"/>
    <w:rsid w:val="002B524D"/>
    <w:rsid w:val="002C00A8"/>
    <w:rsid w:val="002E0F6C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8156F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4031D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BF25B0E-E46C-4EB6-8813-A99266E349C5}"/>
  <w:attachedTemplate r:id="R014da59c23b843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2E0F6C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E0F6C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2E0F6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014da59c23b8432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939</ap:Words>
  <ap:Characters>4474</ap:Characters>
  <ap:Application>Microsoft Office Word</ap:Application>
  <ap:DocSecurity>0</ap:DocSecurity>
  <ap:Lines>81</ap:Lines>
  <ap:Paragraphs>21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5392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2</dc:title>
  <dc:subject/>
  <dc:creator>Matthew Calleja</dc:creator>
  <cp:keywords/>
  <dc:description/>
  <cp:lastModifiedBy>Calleja, Matthew</cp:lastModifiedBy>
  <cp:revision>3</cp:revision>
  <dcterms:created xsi:type="dcterms:W3CDTF">2020-12-29T08:11:00Z</dcterms:created>
  <dcterms:modified xsi:type="dcterms:W3CDTF">2020-12-29T08:11:00Z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02.docx</vt:lpwstr>
  </property>
  <property fmtid="{D5CDD505-2E9C-101B-9397-08002B2CF9AE}" pid="9" name="_TranslationDocumentId">
    <vt:i4>19449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4002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2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