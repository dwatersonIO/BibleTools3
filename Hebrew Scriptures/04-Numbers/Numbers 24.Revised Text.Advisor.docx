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2596" w:rsidRPr="003E2270" w:rsidRDefault="00F92596" w:rsidP="00F92596">
      <w:pPr>
        <w:rPr>
          <w:rFonts w:ascii="Trebuchet MS" w:hAnsi="Trebuchet MS"/>
          <w:noProof/>
        </w:rPr>
      </w:pPr>
      <w:bookmarkStart w:id="0" w:name="_GoBack"/>
      <w:bookmarkEnd w:id="0"/>
      <w:r w:rsidRPr="003E2270">
        <w:rPr>
          <w:rFonts w:ascii="Trebuchet MS" w:hAnsi="Trebuchet MS"/>
          <w:b/>
        </w:rPr>
        <w:t xml:space="preserve">24:1 </w:t>
      </w:r>
      <w:r w:rsidRPr="003E2270">
        <w:rPr>
          <w:rFonts w:ascii="Trebuchet MS" w:hAnsi="Trebuchet MS"/>
          <w:noProof/>
        </w:rPr>
        <w:t xml:space="preserve">When Ba′laam </w:t>
      </w:r>
      <w:del w:id="1" w:author="Author">
        <w:r w:rsidRPr="003E2270">
          <w:rPr>
            <w:rFonts w:ascii="Trebuchet MS" w:hAnsi="Trebuchet MS"/>
            <w:noProof/>
          </w:rPr>
          <w:delText>got to see</w:delText>
        </w:r>
      </w:del>
      <w:ins w:id="2" w:author="Author">
        <w:r w:rsidRPr="003E2270">
          <w:rPr>
            <w:rFonts w:ascii="Trebuchet MS" w:hAnsi="Trebuchet MS"/>
            <w:noProof/>
          </w:rPr>
          <w:t>saw</w:t>
        </w:r>
      </w:ins>
      <w:r w:rsidRPr="003E2270">
        <w:rPr>
          <w:rFonts w:ascii="Trebuchet MS" w:hAnsi="Trebuchet MS"/>
          <w:noProof/>
        </w:rPr>
        <w:t xml:space="preserve"> that it </w:t>
      </w:r>
      <w:del w:id="3" w:author="Author">
        <w:r w:rsidRPr="003E2270">
          <w:rPr>
            <w:rFonts w:ascii="Trebuchet MS" w:hAnsi="Trebuchet MS"/>
            <w:noProof/>
          </w:rPr>
          <w:delText>was good in the eyes of</w:delText>
        </w:r>
      </w:del>
      <w:ins w:id="4" w:author="Author">
        <w:r w:rsidRPr="003E2270">
          <w:rPr>
            <w:rFonts w:ascii="Trebuchet MS" w:hAnsi="Trebuchet MS"/>
            <w:noProof/>
          </w:rPr>
          <w:t>pleased</w:t>
        </w:r>
        <w:r w:rsidRPr="003E227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3E2270">
        <w:rPr>
          <w:rFonts w:ascii="Trebuchet MS" w:hAnsi="Trebuchet MS"/>
          <w:noProof/>
        </w:rPr>
        <w:t xml:space="preserve"> Jehovah to bless Israel, he did not go away </w:t>
      </w:r>
      <w:del w:id="7" w:author="Author">
        <w:r w:rsidRPr="003E2270">
          <w:rPr>
            <w:rFonts w:ascii="Trebuchet MS" w:hAnsi="Trebuchet MS"/>
            <w:noProof/>
          </w:rPr>
          <w:delText>as at the other times to come upon any unlucky</w:delText>
        </w:r>
      </w:del>
      <w:ins w:id="8" w:author="Author">
        <w:r w:rsidRPr="003E2270">
          <w:rPr>
            <w:rFonts w:ascii="Trebuchet MS" w:hAnsi="Trebuchet MS"/>
            <w:noProof/>
          </w:rPr>
          <w:t>again to search for</w:t>
        </w:r>
      </w:ins>
      <w:r w:rsidRPr="003E2270">
        <w:rPr>
          <w:rFonts w:ascii="Trebuchet MS" w:hAnsi="Trebuchet MS"/>
          <w:noProof/>
        </w:rPr>
        <w:t xml:space="preserve"> omens</w:t>
      </w:r>
      <w:ins w:id="9" w:author="Author">
        <w:r w:rsidRPr="003E2270">
          <w:rPr>
            <w:rFonts w:ascii="Trebuchet MS" w:hAnsi="Trebuchet MS"/>
            <w:noProof/>
          </w:rPr>
          <w:t xml:space="preserve"> of doom</w:t>
        </w:r>
      </w:ins>
      <w:r w:rsidRPr="003E2270">
        <w:rPr>
          <w:rFonts w:ascii="Trebuchet MS" w:hAnsi="Trebuchet MS"/>
          <w:noProof/>
        </w:rPr>
        <w:t xml:space="preserve">, but he </w:t>
      </w:r>
      <w:del w:id="10" w:author="Author">
        <w:r w:rsidRPr="003E2270">
          <w:rPr>
            <w:rFonts w:ascii="Trebuchet MS" w:hAnsi="Trebuchet MS"/>
            <w:noProof/>
          </w:rPr>
          <w:delText>directed</w:delText>
        </w:r>
      </w:del>
      <w:ins w:id="11" w:author="Author">
        <w:r w:rsidRPr="003E2270">
          <w:rPr>
            <w:rFonts w:ascii="Trebuchet MS" w:hAnsi="Trebuchet MS"/>
            <w:noProof/>
          </w:rPr>
          <w:t>turned</w:t>
        </w:r>
      </w:ins>
      <w:r w:rsidRPr="003E2270">
        <w:rPr>
          <w:rFonts w:ascii="Trebuchet MS" w:hAnsi="Trebuchet MS"/>
          <w:noProof/>
        </w:rPr>
        <w:t xml:space="preserve"> his face to the wilderness. </w:t>
      </w:r>
      <w:r w:rsidRPr="003E2270">
        <w:rPr>
          <w:rFonts w:ascii="Trebuchet MS" w:hAnsi="Trebuchet MS"/>
          <w:b/>
          <w:noProof/>
        </w:rPr>
        <w:t xml:space="preserve">24:2 </w:t>
      </w:r>
      <w:r w:rsidRPr="003E2270">
        <w:rPr>
          <w:rFonts w:ascii="Trebuchet MS" w:hAnsi="Trebuchet MS"/>
          <w:noProof/>
        </w:rPr>
        <w:t xml:space="preserve">When Ba′laam raised his eyes and saw Israel </w:t>
      </w:r>
      <w:del w:id="12" w:author="Author">
        <w:r w:rsidRPr="003E2270">
          <w:rPr>
            <w:rFonts w:ascii="Trebuchet MS" w:hAnsi="Trebuchet MS"/>
            <w:noProof/>
          </w:rPr>
          <w:delText>tabernacling</w:delText>
        </w:r>
      </w:del>
      <w:ins w:id="13" w:author="Author">
        <w:r w:rsidRPr="003E2270">
          <w:rPr>
            <w:rFonts w:ascii="Trebuchet MS" w:hAnsi="Trebuchet MS"/>
            <w:noProof/>
          </w:rPr>
          <w:t>encamped</w:t>
        </w:r>
      </w:ins>
      <w:r w:rsidRPr="003E2270">
        <w:rPr>
          <w:rFonts w:ascii="Trebuchet MS" w:hAnsi="Trebuchet MS"/>
          <w:noProof/>
        </w:rPr>
        <w:t xml:space="preserve"> by his tribes, then the spirit of God came </w:t>
      </w:r>
      <w:del w:id="14" w:author="Author">
        <w:r w:rsidRPr="003E2270">
          <w:rPr>
            <w:rFonts w:ascii="Trebuchet MS" w:hAnsi="Trebuchet MS"/>
            <w:noProof/>
          </w:rPr>
          <w:delText xml:space="preserve">to be </w:delText>
        </w:r>
      </w:del>
      <w:r w:rsidRPr="003E2270">
        <w:rPr>
          <w:rFonts w:ascii="Trebuchet MS" w:hAnsi="Trebuchet MS"/>
          <w:noProof/>
        </w:rPr>
        <w:t xml:space="preserve">upon him. </w:t>
      </w:r>
      <w:r w:rsidRPr="003E2270">
        <w:rPr>
          <w:rFonts w:ascii="Trebuchet MS" w:hAnsi="Trebuchet MS"/>
          <w:b/>
          <w:noProof/>
        </w:rPr>
        <w:t xml:space="preserve">24:3 </w:t>
      </w:r>
      <w:del w:id="15" w:author="Author">
        <w:r w:rsidRPr="003E2270">
          <w:rPr>
            <w:rFonts w:ascii="Trebuchet MS" w:hAnsi="Trebuchet MS"/>
            <w:noProof/>
          </w:rPr>
          <w:delText>Hence he took up his</w:delText>
        </w:r>
      </w:del>
      <w:ins w:id="16" w:author="Author">
        <w:r w:rsidRPr="003E2270">
          <w:rPr>
            <w:rFonts w:ascii="Trebuchet MS" w:hAnsi="Trebuchet MS"/>
            <w:noProof/>
          </w:rPr>
          <w:t>He then spoke this</w:t>
        </w:r>
      </w:ins>
      <w:r w:rsidRPr="003E2270">
        <w:rPr>
          <w:rFonts w:ascii="Trebuchet MS" w:hAnsi="Trebuchet MS"/>
          <w:noProof/>
        </w:rPr>
        <w:t xml:space="preserve"> proverbial </w:t>
      </w:r>
      <w:del w:id="17" w:author="Author">
        <w:r w:rsidRPr="003E2270">
          <w:rPr>
            <w:rFonts w:ascii="Trebuchet MS" w:hAnsi="Trebuchet MS"/>
            <w:noProof/>
          </w:rPr>
          <w:delText>utterance and said</w:delText>
        </w:r>
      </w:del>
      <w:ins w:id="18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>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“The </w:t>
      </w:r>
      <w:del w:id="19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20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Ba′laam the son of Be′or,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 </w:t>
      </w:r>
      <w:del w:id="21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22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</w:t>
      </w:r>
      <w:del w:id="23" w:author="Author">
        <w:r w:rsidRPr="003E2270">
          <w:rPr>
            <w:rFonts w:ascii="Trebuchet MS" w:hAnsi="Trebuchet MS"/>
            <w:noProof/>
          </w:rPr>
          <w:delText>the able-bodied</w:delText>
        </w:r>
      </w:del>
      <w:ins w:id="24" w:author="Author">
        <w:r w:rsidRPr="003E2270">
          <w:rPr>
            <w:rFonts w:ascii="Trebuchet MS" w:hAnsi="Trebuchet MS"/>
            <w:noProof/>
          </w:rPr>
          <w:t>a</w:t>
        </w:r>
      </w:ins>
      <w:r w:rsidRPr="003E2270">
        <w:rPr>
          <w:rFonts w:ascii="Trebuchet MS" w:hAnsi="Trebuchet MS"/>
          <w:noProof/>
        </w:rPr>
        <w:t xml:space="preserve"> man </w:t>
      </w:r>
      <w:del w:id="25" w:author="Author">
        <w:r w:rsidRPr="003E2270">
          <w:rPr>
            <w:rFonts w:ascii="Trebuchet MS" w:hAnsi="Trebuchet MS"/>
            <w:noProof/>
          </w:rPr>
          <w:delText>with the eye unsealed</w:delText>
        </w:r>
      </w:del>
      <w:ins w:id="26" w:author="Author">
        <w:r w:rsidRPr="003E2270">
          <w:rPr>
            <w:rFonts w:ascii="Trebuchet MS" w:hAnsi="Trebuchet MS"/>
            <w:noProof/>
          </w:rPr>
          <w:t>whose eyes have been opened</w:t>
        </w:r>
      </w:ins>
      <w:r w:rsidRPr="003E2270">
        <w:rPr>
          <w:rFonts w:ascii="Trebuchet MS" w:hAnsi="Trebuchet MS"/>
          <w:noProof/>
        </w:rPr>
        <w:t>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24:4 </w:t>
      </w:r>
      <w:r w:rsidRPr="003E2270">
        <w:rPr>
          <w:rFonts w:ascii="Trebuchet MS" w:hAnsi="Trebuchet MS"/>
          <w:noProof/>
        </w:rPr>
        <w:t xml:space="preserve">The </w:t>
      </w:r>
      <w:del w:id="27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28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the one hearing the </w:t>
      </w:r>
      <w:del w:id="29" w:author="Author">
        <w:r w:rsidRPr="003E2270">
          <w:rPr>
            <w:rFonts w:ascii="Trebuchet MS" w:hAnsi="Trebuchet MS"/>
            <w:noProof/>
          </w:rPr>
          <w:delText>sayings</w:delText>
        </w:r>
      </w:del>
      <w:ins w:id="30" w:author="Author">
        <w:r w:rsidRPr="003E2270">
          <w:rPr>
            <w:rFonts w:ascii="Trebuchet MS" w:hAnsi="Trebuchet MS"/>
            <w:noProof/>
          </w:rPr>
          <w:t>word</w:t>
        </w:r>
      </w:ins>
      <w:r w:rsidRPr="003E2270">
        <w:rPr>
          <w:rFonts w:ascii="Trebuchet MS" w:hAnsi="Trebuchet MS"/>
          <w:noProof/>
        </w:rPr>
        <w:t xml:space="preserve"> of God,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Who </w:t>
      </w:r>
      <w:del w:id="31" w:author="Author">
        <w:r w:rsidRPr="003E2270">
          <w:rPr>
            <w:rFonts w:ascii="Trebuchet MS" w:hAnsi="Trebuchet MS"/>
            <w:noProof/>
          </w:rPr>
          <w:delText>got to see</w:delText>
        </w:r>
      </w:del>
      <w:ins w:id="32" w:author="Author">
        <w:r w:rsidRPr="003E2270">
          <w:rPr>
            <w:rFonts w:ascii="Trebuchet MS" w:hAnsi="Trebuchet MS"/>
            <w:noProof/>
          </w:rPr>
          <w:t>saw</w:t>
        </w:r>
      </w:ins>
      <w:r w:rsidRPr="003E2270">
        <w:rPr>
          <w:rFonts w:ascii="Trebuchet MS" w:hAnsi="Trebuchet MS"/>
          <w:noProof/>
        </w:rPr>
        <w:t xml:space="preserve"> a vision of the Almighty</w:t>
      </w:r>
      <w:ins w:id="33" w:author="Author">
        <w:r w:rsidRPr="003E2270">
          <w:rPr>
            <w:rFonts w:ascii="Trebuchet MS" w:hAnsi="Trebuchet MS"/>
            <w:noProof/>
          </w:rPr>
          <w:t>,</w:t>
        </w:r>
      </w:ins>
    </w:p>
    <w:p w:rsidR="00F92596" w:rsidRPr="003E2270" w:rsidRDefault="00F92596" w:rsidP="00F92596">
      <w:pPr>
        <w:rPr>
          <w:rFonts w:ascii="Trebuchet MS" w:hAnsi="Trebuchet MS"/>
          <w:noProof/>
        </w:rPr>
      </w:pPr>
      <w:del w:id="34" w:author="Author">
        <w:r w:rsidRPr="003E2270">
          <w:rPr>
            <w:rFonts w:ascii="Trebuchet MS" w:hAnsi="Trebuchet MS"/>
            <w:noProof/>
          </w:rPr>
          <w:delText>While falling</w:delText>
        </w:r>
      </w:del>
      <w:ins w:id="35" w:author="Author">
        <w:r w:rsidRPr="003E2270">
          <w:rPr>
            <w:rFonts w:ascii="Trebuchet MS" w:hAnsi="Trebuchet MS"/>
            <w:noProof/>
          </w:rPr>
          <w:t>Who has bowed</w:t>
        </w:r>
      </w:ins>
      <w:r w:rsidRPr="003E2270">
        <w:rPr>
          <w:rFonts w:ascii="Trebuchet MS" w:hAnsi="Trebuchet MS"/>
          <w:noProof/>
        </w:rPr>
        <w:t xml:space="preserve"> down with </w:t>
      </w:r>
      <w:del w:id="36" w:author="Author">
        <w:r w:rsidRPr="003E2270">
          <w:rPr>
            <w:rFonts w:ascii="Trebuchet MS" w:hAnsi="Trebuchet MS"/>
            <w:noProof/>
          </w:rPr>
          <w:delText>the</w:delText>
        </w:r>
      </w:del>
      <w:ins w:id="37" w:author="Author">
        <w:r w:rsidRPr="003E2270">
          <w:rPr>
            <w:rFonts w:ascii="Trebuchet MS" w:hAnsi="Trebuchet MS"/>
            <w:noProof/>
          </w:rPr>
          <w:t>his</w:t>
        </w:r>
      </w:ins>
      <w:r w:rsidRPr="003E2270">
        <w:rPr>
          <w:rFonts w:ascii="Trebuchet MS" w:hAnsi="Trebuchet MS"/>
          <w:noProof/>
        </w:rPr>
        <w:t xml:space="preserve"> eyes uncovered:</w:t>
      </w:r>
    </w:p>
    <w:p w:rsidR="00F92596" w:rsidRPr="003E2270" w:rsidRDefault="00F92596" w:rsidP="00F92596">
      <w:pPr>
        <w:rPr>
          <w:ins w:id="38" w:author="Author"/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24:5 </w:t>
      </w:r>
      <w:r w:rsidRPr="003E2270">
        <w:rPr>
          <w:rFonts w:ascii="Trebuchet MS" w:hAnsi="Trebuchet MS"/>
          <w:noProof/>
        </w:rPr>
        <w:t xml:space="preserve">How </w:t>
      </w:r>
      <w:del w:id="39" w:author="Author">
        <w:r w:rsidRPr="003E2270">
          <w:rPr>
            <w:rFonts w:ascii="Trebuchet MS" w:hAnsi="Trebuchet MS"/>
            <w:noProof/>
          </w:rPr>
          <w:delText>good-looking</w:delText>
        </w:r>
      </w:del>
      <w:ins w:id="40" w:author="Author">
        <w:r w:rsidRPr="003E2270">
          <w:rPr>
            <w:rFonts w:ascii="Trebuchet MS" w:hAnsi="Trebuchet MS"/>
            <w:noProof/>
          </w:rPr>
          <w:t>beautiful</w:t>
        </w:r>
      </w:ins>
      <w:r w:rsidRPr="003E2270">
        <w:rPr>
          <w:rFonts w:ascii="Trebuchet MS" w:hAnsi="Trebuchet MS"/>
          <w:noProof/>
        </w:rPr>
        <w:t xml:space="preserve"> are your tents, O Jacob,</w:t>
      </w:r>
      <w:del w:id="41" w:author="Author">
        <w:r w:rsidRPr="003E2270">
          <w:rPr>
            <w:rFonts w:ascii="Trebuchet MS" w:hAnsi="Trebuchet MS"/>
            <w:noProof/>
          </w:rPr>
          <w:delText xml:space="preserve"> your</w:delText>
        </w:r>
      </w:del>
    </w:p>
    <w:p w:rsidR="00F92596" w:rsidRPr="003E2270" w:rsidRDefault="00F92596" w:rsidP="00F92596">
      <w:pPr>
        <w:rPr>
          <w:rFonts w:ascii="Trebuchet MS" w:hAnsi="Trebuchet MS"/>
          <w:noProof/>
        </w:rPr>
      </w:pPr>
      <w:ins w:id="42" w:author="Author">
        <w:r w:rsidRPr="003E2270">
          <w:rPr>
            <w:rFonts w:ascii="Trebuchet MS" w:hAnsi="Trebuchet MS"/>
            <w:noProof/>
          </w:rPr>
          <w:t>Your</w:t>
        </w:r>
      </w:ins>
      <w:r w:rsidRPr="003E2270">
        <w:rPr>
          <w:rFonts w:ascii="Trebuchet MS" w:hAnsi="Trebuchet MS"/>
          <w:noProof/>
        </w:rPr>
        <w:t xml:space="preserve"> tabernacles, O Israel!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24:6 </w:t>
      </w:r>
      <w:r w:rsidRPr="003E2270">
        <w:rPr>
          <w:rFonts w:ascii="Trebuchet MS" w:hAnsi="Trebuchet MS"/>
          <w:noProof/>
        </w:rPr>
        <w:t xml:space="preserve">Like </w:t>
      </w:r>
      <w:del w:id="43" w:author="Author">
        <w:r w:rsidRPr="003E2270">
          <w:rPr>
            <w:rFonts w:ascii="Trebuchet MS" w:hAnsi="Trebuchet MS"/>
            <w:noProof/>
          </w:rPr>
          <w:delText>torrent</w:delText>
        </w:r>
      </w:del>
      <w:ins w:id="44" w:author="Author">
        <w:r w:rsidRPr="003E2270">
          <w:rPr>
            <w:rFonts w:ascii="Trebuchet MS" w:hAnsi="Trebuchet MS"/>
            <w:noProof/>
          </w:rPr>
          <w:t>the</w:t>
        </w:r>
      </w:ins>
      <w:r w:rsidRPr="003E2270">
        <w:rPr>
          <w:rFonts w:ascii="Trebuchet MS" w:hAnsi="Trebuchet MS"/>
          <w:noProof/>
        </w:rPr>
        <w:t xml:space="preserve"> valleys</w:t>
      </w:r>
      <w:ins w:id="45" w:author="Author">
        <w:r w:rsidRPr="003E2270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3E2270">
        <w:rPr>
          <w:rFonts w:ascii="Trebuchet MS" w:hAnsi="Trebuchet MS"/>
          <w:noProof/>
        </w:rPr>
        <w:t xml:space="preserve"> they have extended a long way,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Like gardens by the river</w:t>
      </w:r>
      <w:del w:id="48" w:author="Author">
        <w:r w:rsidRPr="003E2270">
          <w:rPr>
            <w:rFonts w:ascii="Trebuchet MS" w:hAnsi="Trebuchet MS"/>
            <w:noProof/>
          </w:rPr>
          <w:delText>.</w:delText>
        </w:r>
      </w:del>
      <w:ins w:id="49" w:author="Author">
        <w:r w:rsidRPr="003E2270">
          <w:rPr>
            <w:rFonts w:ascii="Trebuchet MS" w:hAnsi="Trebuchet MS"/>
            <w:noProof/>
          </w:rPr>
          <w:t>,</w:t>
        </w:r>
      </w:ins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Like </w:t>
      </w:r>
      <w:del w:id="50" w:author="Author">
        <w:r w:rsidRPr="003E2270">
          <w:rPr>
            <w:rFonts w:ascii="Trebuchet MS" w:hAnsi="Trebuchet MS"/>
            <w:noProof/>
          </w:rPr>
          <w:delText>aloe plants</w:delText>
        </w:r>
      </w:del>
      <w:ins w:id="51" w:author="Author">
        <w:r w:rsidRPr="003E2270">
          <w:rPr>
            <w:rFonts w:ascii="Trebuchet MS" w:hAnsi="Trebuchet MS"/>
            <w:noProof/>
          </w:rPr>
          <w:t>aloes</w:t>
        </w:r>
      </w:ins>
      <w:r w:rsidRPr="003E2270">
        <w:rPr>
          <w:rFonts w:ascii="Trebuchet MS" w:hAnsi="Trebuchet MS"/>
          <w:noProof/>
        </w:rPr>
        <w:t xml:space="preserve"> that Jehovah has planted,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Like cedars by the waters.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24:7 </w:t>
      </w:r>
      <w:r w:rsidRPr="003E2270">
        <w:rPr>
          <w:rFonts w:ascii="Trebuchet MS" w:hAnsi="Trebuchet MS"/>
          <w:noProof/>
        </w:rPr>
        <w:t>Water keeps trickling from his two leather buckets,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And his seed</w:t>
      </w:r>
      <w:ins w:id="52" w:author="Author">
        <w:r w:rsidRPr="003E2270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3E2270">
        <w:rPr>
          <w:rFonts w:ascii="Trebuchet MS" w:hAnsi="Trebuchet MS"/>
          <w:noProof/>
        </w:rPr>
        <w:t xml:space="preserve"> is </w:t>
      </w:r>
      <w:ins w:id="55" w:author="Author">
        <w:r w:rsidRPr="003E2270">
          <w:rPr>
            <w:rFonts w:ascii="Trebuchet MS" w:hAnsi="Trebuchet MS"/>
            <w:noProof/>
          </w:rPr>
          <w:t xml:space="preserve">sown </w:t>
        </w:r>
      </w:ins>
      <w:r w:rsidRPr="003E2270">
        <w:rPr>
          <w:rFonts w:ascii="Trebuchet MS" w:hAnsi="Trebuchet MS"/>
          <w:noProof/>
        </w:rPr>
        <w:t>by many waters.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His king also will be </w:t>
      </w:r>
      <w:del w:id="56" w:author="Author">
        <w:r w:rsidRPr="003E2270">
          <w:rPr>
            <w:rFonts w:ascii="Trebuchet MS" w:hAnsi="Trebuchet MS"/>
            <w:noProof/>
          </w:rPr>
          <w:delText>higher</w:delText>
        </w:r>
      </w:del>
      <w:ins w:id="57" w:author="Author">
        <w:r w:rsidRPr="003E2270">
          <w:rPr>
            <w:rFonts w:ascii="Trebuchet MS" w:hAnsi="Trebuchet MS"/>
            <w:noProof/>
          </w:rPr>
          <w:t>greater</w:t>
        </w:r>
      </w:ins>
      <w:r w:rsidRPr="003E2270">
        <w:rPr>
          <w:rFonts w:ascii="Trebuchet MS" w:hAnsi="Trebuchet MS"/>
          <w:noProof/>
        </w:rPr>
        <w:t xml:space="preserve"> than A′gag,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his kingdom will be </w:t>
      </w:r>
      <w:del w:id="58" w:author="Author">
        <w:r w:rsidRPr="003E2270">
          <w:rPr>
            <w:rFonts w:ascii="Trebuchet MS" w:hAnsi="Trebuchet MS"/>
            <w:noProof/>
          </w:rPr>
          <w:delText>lifted up</w:delText>
        </w:r>
      </w:del>
      <w:ins w:id="59" w:author="Author">
        <w:r w:rsidRPr="003E2270">
          <w:rPr>
            <w:rFonts w:ascii="Trebuchet MS" w:hAnsi="Trebuchet MS"/>
            <w:noProof/>
          </w:rPr>
          <w:t>exalted</w:t>
        </w:r>
      </w:ins>
      <w:r w:rsidRPr="003E2270">
        <w:rPr>
          <w:rFonts w:ascii="Trebuchet MS" w:hAnsi="Trebuchet MS"/>
          <w:noProof/>
        </w:rPr>
        <w:t>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24:8 </w:t>
      </w:r>
      <w:r w:rsidRPr="003E2270">
        <w:rPr>
          <w:rFonts w:ascii="Trebuchet MS" w:hAnsi="Trebuchet MS"/>
          <w:noProof/>
        </w:rPr>
        <w:t>God is bringing him out of Egypt;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del w:id="60" w:author="Author">
        <w:r w:rsidRPr="003E2270">
          <w:rPr>
            <w:rFonts w:ascii="Trebuchet MS" w:hAnsi="Trebuchet MS"/>
            <w:noProof/>
          </w:rPr>
          <w:delText>The swift course</w:delText>
        </w:r>
      </w:del>
      <w:ins w:id="61" w:author="Author">
        <w:r w:rsidRPr="003E2270">
          <w:rPr>
            <w:rFonts w:ascii="Trebuchet MS" w:hAnsi="Trebuchet MS"/>
            <w:noProof/>
          </w:rPr>
          <w:t>He is like the horns</w:t>
        </w:r>
      </w:ins>
      <w:r w:rsidRPr="003E2270">
        <w:rPr>
          <w:rFonts w:ascii="Trebuchet MS" w:hAnsi="Trebuchet MS"/>
          <w:noProof/>
        </w:rPr>
        <w:t xml:space="preserve"> of a wild bull </w:t>
      </w:r>
      <w:del w:id="62" w:author="Author">
        <w:r w:rsidRPr="003E2270">
          <w:rPr>
            <w:rFonts w:ascii="Trebuchet MS" w:hAnsi="Trebuchet MS"/>
            <w:noProof/>
          </w:rPr>
          <w:delText>is his</w:delText>
        </w:r>
      </w:del>
      <w:ins w:id="63" w:author="Author">
        <w:r w:rsidRPr="003E2270">
          <w:rPr>
            <w:rFonts w:ascii="Trebuchet MS" w:hAnsi="Trebuchet MS"/>
            <w:noProof/>
          </w:rPr>
          <w:t>for them</w:t>
        </w:r>
      </w:ins>
      <w:r w:rsidRPr="003E2270">
        <w:rPr>
          <w:rFonts w:ascii="Trebuchet MS" w:hAnsi="Trebuchet MS"/>
          <w:noProof/>
        </w:rPr>
        <w:t>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He will consume the nations, his oppressors,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their bones he will gnaw, and he will </w:t>
      </w:r>
      <w:del w:id="64" w:author="Author">
        <w:r w:rsidRPr="003E2270">
          <w:rPr>
            <w:rFonts w:ascii="Trebuchet MS" w:hAnsi="Trebuchet MS"/>
            <w:noProof/>
          </w:rPr>
          <w:delText>break</w:delText>
        </w:r>
      </w:del>
      <w:ins w:id="65" w:author="Author">
        <w:r w:rsidRPr="003E2270">
          <w:rPr>
            <w:rFonts w:ascii="Trebuchet MS" w:hAnsi="Trebuchet MS"/>
            <w:noProof/>
          </w:rPr>
          <w:t>shatter</w:t>
        </w:r>
      </w:ins>
      <w:r w:rsidRPr="003E2270">
        <w:rPr>
          <w:rFonts w:ascii="Trebuchet MS" w:hAnsi="Trebuchet MS"/>
          <w:noProof/>
        </w:rPr>
        <w:t xml:space="preserve"> them </w:t>
      </w:r>
      <w:del w:id="66" w:author="Author">
        <w:r w:rsidRPr="003E2270">
          <w:rPr>
            <w:rFonts w:ascii="Trebuchet MS" w:hAnsi="Trebuchet MS"/>
            <w:noProof/>
          </w:rPr>
          <w:delText xml:space="preserve">to pieces </w:delText>
        </w:r>
      </w:del>
      <w:r w:rsidRPr="003E2270">
        <w:rPr>
          <w:rFonts w:ascii="Trebuchet MS" w:hAnsi="Trebuchet MS"/>
          <w:noProof/>
        </w:rPr>
        <w:t>with his arrows.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24:9 </w:t>
      </w:r>
      <w:r w:rsidRPr="003E2270">
        <w:rPr>
          <w:rFonts w:ascii="Trebuchet MS" w:hAnsi="Trebuchet MS"/>
          <w:noProof/>
        </w:rPr>
        <w:t xml:space="preserve">He </w:t>
      </w:r>
      <w:del w:id="67" w:author="Author">
        <w:r w:rsidRPr="003E2270">
          <w:rPr>
            <w:rFonts w:ascii="Trebuchet MS" w:hAnsi="Trebuchet MS"/>
            <w:noProof/>
          </w:rPr>
          <w:delText>bowed</w:delText>
        </w:r>
      </w:del>
      <w:ins w:id="68" w:author="Author">
        <w:r w:rsidRPr="003E2270">
          <w:rPr>
            <w:rFonts w:ascii="Trebuchet MS" w:hAnsi="Trebuchet MS"/>
            <w:noProof/>
          </w:rPr>
          <w:t>has crouched</w:t>
        </w:r>
      </w:ins>
      <w:r w:rsidRPr="003E2270">
        <w:rPr>
          <w:rFonts w:ascii="Trebuchet MS" w:hAnsi="Trebuchet MS"/>
          <w:noProof/>
        </w:rPr>
        <w:t xml:space="preserve"> down, he </w:t>
      </w:r>
      <w:del w:id="69" w:author="Author">
        <w:r w:rsidRPr="003E2270">
          <w:rPr>
            <w:rFonts w:ascii="Trebuchet MS" w:hAnsi="Trebuchet MS"/>
            <w:noProof/>
          </w:rPr>
          <w:delText>lay</w:delText>
        </w:r>
      </w:del>
      <w:ins w:id="70" w:author="Author">
        <w:r w:rsidRPr="003E2270">
          <w:rPr>
            <w:rFonts w:ascii="Trebuchet MS" w:hAnsi="Trebuchet MS"/>
            <w:noProof/>
          </w:rPr>
          <w:t>has lain</w:t>
        </w:r>
      </w:ins>
      <w:r w:rsidRPr="003E2270">
        <w:rPr>
          <w:rFonts w:ascii="Trebuchet MS" w:hAnsi="Trebuchet MS"/>
          <w:noProof/>
        </w:rPr>
        <w:t xml:space="preserve"> down like the lion,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And</w:t>
      </w:r>
      <w:del w:id="71" w:author="Author">
        <w:r w:rsidRPr="003E2270">
          <w:rPr>
            <w:rFonts w:ascii="Trebuchet MS" w:hAnsi="Trebuchet MS"/>
            <w:noProof/>
          </w:rPr>
          <w:delText>,</w:delText>
        </w:r>
      </w:del>
      <w:r w:rsidRPr="003E2270">
        <w:rPr>
          <w:rFonts w:ascii="Trebuchet MS" w:hAnsi="Trebuchet MS"/>
          <w:noProof/>
        </w:rPr>
        <w:t xml:space="preserve"> like a lion, who dares rouse him?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Those blessing you are </w:t>
      </w:r>
      <w:del w:id="72" w:author="Author">
        <w:r w:rsidRPr="003E2270">
          <w:rPr>
            <w:rFonts w:ascii="Trebuchet MS" w:hAnsi="Trebuchet MS"/>
            <w:noProof/>
          </w:rPr>
          <w:delText xml:space="preserve">the ones </w:delText>
        </w:r>
      </w:del>
      <w:r w:rsidRPr="003E2270">
        <w:rPr>
          <w:rFonts w:ascii="Trebuchet MS" w:hAnsi="Trebuchet MS"/>
          <w:noProof/>
        </w:rPr>
        <w:t>blessed,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those cursing you are </w:t>
      </w:r>
      <w:del w:id="73" w:author="Author">
        <w:r w:rsidRPr="003E2270">
          <w:rPr>
            <w:rFonts w:ascii="Trebuchet MS" w:hAnsi="Trebuchet MS"/>
            <w:noProof/>
          </w:rPr>
          <w:delText xml:space="preserve">the ones </w:delText>
        </w:r>
      </w:del>
      <w:r w:rsidRPr="003E2270">
        <w:rPr>
          <w:rFonts w:ascii="Trebuchet MS" w:hAnsi="Trebuchet MS"/>
          <w:noProof/>
        </w:rPr>
        <w:t>cursed.”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24:10 </w:t>
      </w:r>
      <w:del w:id="74" w:author="Author">
        <w:r w:rsidRPr="003E2270">
          <w:rPr>
            <w:rFonts w:ascii="Trebuchet MS" w:hAnsi="Trebuchet MS"/>
            <w:noProof/>
          </w:rPr>
          <w:delText>At that Ba′lak’s anger blazed against</w:delText>
        </w:r>
      </w:del>
      <w:ins w:id="75" w:author="Author">
        <w:r w:rsidRPr="003E2270">
          <w:rPr>
            <w:rFonts w:ascii="Trebuchet MS" w:hAnsi="Trebuchet MS"/>
            <w:noProof/>
          </w:rPr>
          <w:t>Then Ba′lak became furious with</w:t>
        </w:r>
      </w:ins>
      <w:r w:rsidRPr="003E2270">
        <w:rPr>
          <w:rFonts w:ascii="Trebuchet MS" w:hAnsi="Trebuchet MS"/>
          <w:noProof/>
        </w:rPr>
        <w:t xml:space="preserve"> Ba′laam</w:t>
      </w:r>
      <w:del w:id="76" w:author="Author">
        <w:r w:rsidRPr="003E2270">
          <w:rPr>
            <w:rFonts w:ascii="Trebuchet MS" w:hAnsi="Trebuchet MS"/>
            <w:noProof/>
          </w:rPr>
          <w:delText xml:space="preserve"> and he</w:delText>
        </w:r>
      </w:del>
      <w:ins w:id="77" w:author="Author">
        <w:r w:rsidRPr="003E2270">
          <w:rPr>
            <w:rFonts w:ascii="Trebuchet MS" w:hAnsi="Trebuchet MS"/>
            <w:noProof/>
          </w:rPr>
          <w:t>. Ba′lak scornfully</w:t>
        </w:r>
      </w:ins>
      <w:r w:rsidRPr="003E2270">
        <w:rPr>
          <w:rFonts w:ascii="Trebuchet MS" w:hAnsi="Trebuchet MS"/>
          <w:noProof/>
        </w:rPr>
        <w:t xml:space="preserve"> clapped his hands</w:t>
      </w:r>
      <w:del w:id="78" w:author="Author">
        <w:r w:rsidRPr="003E2270">
          <w:rPr>
            <w:rFonts w:ascii="Trebuchet MS" w:hAnsi="Trebuchet MS"/>
            <w:noProof/>
          </w:rPr>
          <w:delText>,</w:delText>
        </w:r>
      </w:del>
      <w:ins w:id="79" w:author="Author">
        <w:r w:rsidRPr="003E2270">
          <w:rPr>
            <w:rFonts w:ascii="Trebuchet MS" w:hAnsi="Trebuchet MS"/>
            <w:noProof/>
          </w:rPr>
          <w:t xml:space="preserve"> together</w:t>
        </w:r>
      </w:ins>
      <w:r w:rsidRPr="003E2270">
        <w:rPr>
          <w:rFonts w:ascii="Trebuchet MS" w:hAnsi="Trebuchet MS"/>
          <w:noProof/>
        </w:rPr>
        <w:t xml:space="preserve"> and </w:t>
      </w:r>
      <w:del w:id="80" w:author="Author">
        <w:r w:rsidRPr="003E2270">
          <w:rPr>
            <w:rFonts w:ascii="Trebuchet MS" w:hAnsi="Trebuchet MS"/>
            <w:noProof/>
          </w:rPr>
          <w:delText>Ba′lak went on to say</w:delText>
        </w:r>
      </w:del>
      <w:ins w:id="81" w:author="Author">
        <w:r w:rsidRPr="003E2270">
          <w:rPr>
            <w:rFonts w:ascii="Trebuchet MS" w:hAnsi="Trebuchet MS"/>
            <w:noProof/>
          </w:rPr>
          <w:t>said</w:t>
        </w:r>
      </w:ins>
      <w:r w:rsidRPr="003E2270">
        <w:rPr>
          <w:rFonts w:ascii="Trebuchet MS" w:hAnsi="Trebuchet MS"/>
          <w:noProof/>
        </w:rPr>
        <w:t xml:space="preserve"> to Ba′laam: “It was to </w:t>
      </w:r>
      <w:del w:id="82" w:author="Author">
        <w:r w:rsidRPr="003E2270">
          <w:rPr>
            <w:rFonts w:ascii="Trebuchet MS" w:hAnsi="Trebuchet MS"/>
            <w:noProof/>
          </w:rPr>
          <w:delText xml:space="preserve">execrate </w:delText>
        </w:r>
      </w:del>
      <w:ins w:id="83" w:author="Author">
        <w:r w:rsidRPr="003E2270">
          <w:rPr>
            <w:rFonts w:ascii="Trebuchet MS" w:hAnsi="Trebuchet MS"/>
            <w:noProof/>
          </w:rPr>
          <w:t xml:space="preserve">put a curse on </w:t>
        </w:r>
      </w:ins>
      <w:r w:rsidRPr="003E2270">
        <w:rPr>
          <w:rFonts w:ascii="Trebuchet MS" w:hAnsi="Trebuchet MS"/>
          <w:noProof/>
        </w:rPr>
        <w:t xml:space="preserve">my enemies that I called you, </w:t>
      </w:r>
      <w:del w:id="84" w:author="Author">
        <w:r w:rsidRPr="003E2270">
          <w:rPr>
            <w:rFonts w:ascii="Trebuchet MS" w:hAnsi="Trebuchet MS"/>
            <w:noProof/>
          </w:rPr>
          <w:delText>and, look!</w:delText>
        </w:r>
      </w:del>
      <w:ins w:id="85" w:author="Author">
        <w:r w:rsidRPr="003E2270">
          <w:rPr>
            <w:rFonts w:ascii="Trebuchet MS" w:hAnsi="Trebuchet MS"/>
            <w:noProof/>
          </w:rPr>
          <w:t>but now</w:t>
        </w:r>
      </w:ins>
      <w:r w:rsidRPr="003E2270">
        <w:rPr>
          <w:rFonts w:ascii="Trebuchet MS" w:hAnsi="Trebuchet MS"/>
          <w:noProof/>
        </w:rPr>
        <w:t xml:space="preserve"> you have </w:t>
      </w:r>
      <w:del w:id="86" w:author="Author">
        <w:r w:rsidRPr="003E2270">
          <w:rPr>
            <w:rFonts w:ascii="Trebuchet MS" w:hAnsi="Trebuchet MS"/>
            <w:noProof/>
          </w:rPr>
          <w:delText>blessed</w:delText>
        </w:r>
      </w:del>
      <w:ins w:id="87" w:author="Author">
        <w:r w:rsidRPr="003E2270">
          <w:rPr>
            <w:rFonts w:ascii="Trebuchet MS" w:hAnsi="Trebuchet MS"/>
            <w:noProof/>
          </w:rPr>
          <w:t>done nothing but bless</w:t>
        </w:r>
      </w:ins>
      <w:r w:rsidRPr="003E2270">
        <w:rPr>
          <w:rFonts w:ascii="Trebuchet MS" w:hAnsi="Trebuchet MS"/>
          <w:noProof/>
        </w:rPr>
        <w:t xml:space="preserve"> them </w:t>
      </w:r>
      <w:del w:id="88" w:author="Author">
        <w:r w:rsidRPr="003E2270">
          <w:rPr>
            <w:rFonts w:ascii="Trebuchet MS" w:hAnsi="Trebuchet MS"/>
            <w:noProof/>
          </w:rPr>
          <w:delText xml:space="preserve">to the limit </w:delText>
        </w:r>
      </w:del>
      <w:r w:rsidRPr="003E2270">
        <w:rPr>
          <w:rFonts w:ascii="Trebuchet MS" w:hAnsi="Trebuchet MS"/>
          <w:noProof/>
        </w:rPr>
        <w:t xml:space="preserve">these three times. </w:t>
      </w:r>
      <w:r w:rsidRPr="003E2270">
        <w:rPr>
          <w:rFonts w:ascii="Trebuchet MS" w:hAnsi="Trebuchet MS"/>
          <w:b/>
          <w:noProof/>
        </w:rPr>
        <w:t xml:space="preserve">24:11 </w:t>
      </w:r>
      <w:del w:id="89" w:author="Author">
        <w:r w:rsidRPr="003E2270">
          <w:rPr>
            <w:rFonts w:ascii="Trebuchet MS" w:hAnsi="Trebuchet MS"/>
            <w:noProof/>
          </w:rPr>
          <w:delText>And now run your way off to your place.</w:delText>
        </w:r>
      </w:del>
      <w:ins w:id="90" w:author="Author">
        <w:r w:rsidRPr="003E2270">
          <w:rPr>
            <w:rFonts w:ascii="Trebuchet MS" w:hAnsi="Trebuchet MS"/>
            <w:noProof/>
          </w:rPr>
          <w:t>Now go home immediately.</w:t>
        </w:r>
      </w:ins>
      <w:r w:rsidRPr="003E2270">
        <w:rPr>
          <w:rFonts w:ascii="Trebuchet MS" w:hAnsi="Trebuchet MS"/>
          <w:noProof/>
        </w:rPr>
        <w:t xml:space="preserve"> I </w:t>
      </w:r>
      <w:del w:id="91" w:author="Author">
        <w:r w:rsidRPr="003E2270">
          <w:rPr>
            <w:rFonts w:ascii="Trebuchet MS" w:hAnsi="Trebuchet MS"/>
            <w:noProof/>
          </w:rPr>
          <w:delText>had said to myself I was without fail going</w:delText>
        </w:r>
      </w:del>
      <w:ins w:id="92" w:author="Author">
        <w:r w:rsidRPr="003E2270">
          <w:rPr>
            <w:rFonts w:ascii="Trebuchet MS" w:hAnsi="Trebuchet MS"/>
            <w:noProof/>
          </w:rPr>
          <w:t>intended</w:t>
        </w:r>
      </w:ins>
      <w:r w:rsidRPr="003E2270">
        <w:rPr>
          <w:rFonts w:ascii="Trebuchet MS" w:hAnsi="Trebuchet MS"/>
          <w:noProof/>
        </w:rPr>
        <w:t xml:space="preserve"> to honor you</w:t>
      </w:r>
      <w:ins w:id="93" w:author="Author">
        <w:r w:rsidRPr="003E2270">
          <w:rPr>
            <w:rFonts w:ascii="Trebuchet MS" w:hAnsi="Trebuchet MS"/>
            <w:noProof/>
          </w:rPr>
          <w:t xml:space="preserve"> greatly</w:t>
        </w:r>
      </w:ins>
      <w:r w:rsidRPr="003E2270">
        <w:rPr>
          <w:rFonts w:ascii="Trebuchet MS" w:hAnsi="Trebuchet MS"/>
          <w:noProof/>
        </w:rPr>
        <w:t>, but</w:t>
      </w:r>
      <w:del w:id="94" w:author="Author">
        <w:r w:rsidRPr="003E2270">
          <w:rPr>
            <w:rFonts w:ascii="Trebuchet MS" w:hAnsi="Trebuchet MS"/>
            <w:noProof/>
          </w:rPr>
          <w:delText>,</w:delText>
        </w:r>
      </w:del>
      <w:r w:rsidRPr="003E2270">
        <w:rPr>
          <w:rFonts w:ascii="Trebuchet MS" w:hAnsi="Trebuchet MS"/>
          <w:noProof/>
        </w:rPr>
        <w:t xml:space="preserve"> look! Jehovah has </w:t>
      </w:r>
      <w:del w:id="95" w:author="Author">
        <w:r w:rsidRPr="003E2270">
          <w:rPr>
            <w:rFonts w:ascii="Trebuchet MS" w:hAnsi="Trebuchet MS"/>
            <w:noProof/>
          </w:rPr>
          <w:delText>held</w:delText>
        </w:r>
      </w:del>
      <w:ins w:id="96" w:author="Author">
        <w:r w:rsidRPr="003E2270">
          <w:rPr>
            <w:rFonts w:ascii="Trebuchet MS" w:hAnsi="Trebuchet MS"/>
            <w:noProof/>
          </w:rPr>
          <w:t>deprived</w:t>
        </w:r>
      </w:ins>
      <w:r w:rsidRPr="003E2270">
        <w:rPr>
          <w:rFonts w:ascii="Trebuchet MS" w:hAnsi="Trebuchet MS"/>
          <w:noProof/>
        </w:rPr>
        <w:t xml:space="preserve"> you </w:t>
      </w:r>
      <w:del w:id="97" w:author="Author">
        <w:r w:rsidRPr="003E2270">
          <w:rPr>
            <w:rFonts w:ascii="Trebuchet MS" w:hAnsi="Trebuchet MS"/>
            <w:noProof/>
          </w:rPr>
          <w:delText>back from</w:delText>
        </w:r>
      </w:del>
      <w:ins w:id="98" w:author="Author">
        <w:r w:rsidRPr="003E2270">
          <w:rPr>
            <w:rFonts w:ascii="Trebuchet MS" w:hAnsi="Trebuchet MS"/>
            <w:noProof/>
          </w:rPr>
          <w:t>of</w:t>
        </w:r>
      </w:ins>
      <w:r w:rsidRPr="003E2270">
        <w:rPr>
          <w:rFonts w:ascii="Trebuchet MS" w:hAnsi="Trebuchet MS"/>
          <w:noProof/>
        </w:rPr>
        <w:t xml:space="preserve"> honor.”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24:12 </w:t>
      </w:r>
      <w:del w:id="99" w:author="Author">
        <w:r w:rsidRPr="003E2270">
          <w:rPr>
            <w:rFonts w:ascii="Trebuchet MS" w:hAnsi="Trebuchet MS"/>
            <w:noProof/>
          </w:rPr>
          <w:delText xml:space="preserve">In turn </w:delText>
        </w:r>
      </w:del>
      <w:r w:rsidRPr="003E2270">
        <w:rPr>
          <w:rFonts w:ascii="Trebuchet MS" w:hAnsi="Trebuchet MS"/>
          <w:noProof/>
        </w:rPr>
        <w:t xml:space="preserve">Ba′laam </w:t>
      </w:r>
      <w:del w:id="100" w:author="Author">
        <w:r w:rsidRPr="003E2270">
          <w:rPr>
            <w:rFonts w:ascii="Trebuchet MS" w:hAnsi="Trebuchet MS"/>
            <w:noProof/>
          </w:rPr>
          <w:delText>said</w:delText>
        </w:r>
      </w:del>
      <w:ins w:id="101" w:author="Author">
        <w:r w:rsidRPr="003E2270">
          <w:rPr>
            <w:rFonts w:ascii="Trebuchet MS" w:hAnsi="Trebuchet MS"/>
            <w:noProof/>
          </w:rPr>
          <w:t>replied</w:t>
        </w:r>
      </w:ins>
      <w:r w:rsidRPr="003E2270">
        <w:rPr>
          <w:rFonts w:ascii="Trebuchet MS" w:hAnsi="Trebuchet MS"/>
          <w:noProof/>
        </w:rPr>
        <w:t xml:space="preserve"> to Ba′lak: “</w:t>
      </w:r>
      <w:del w:id="102" w:author="Author">
        <w:r w:rsidRPr="003E2270">
          <w:rPr>
            <w:rFonts w:ascii="Trebuchet MS" w:hAnsi="Trebuchet MS"/>
            <w:noProof/>
          </w:rPr>
          <w:delText>Was it</w:delText>
        </w:r>
      </w:del>
      <w:ins w:id="103" w:author="Author">
        <w:r w:rsidRPr="003E2270">
          <w:rPr>
            <w:rFonts w:ascii="Trebuchet MS" w:hAnsi="Trebuchet MS"/>
            <w:noProof/>
          </w:rPr>
          <w:t>Did I</w:t>
        </w:r>
      </w:ins>
      <w:r w:rsidRPr="003E2270">
        <w:rPr>
          <w:rFonts w:ascii="Trebuchet MS" w:hAnsi="Trebuchet MS"/>
          <w:noProof/>
        </w:rPr>
        <w:t xml:space="preserve"> not </w:t>
      </w:r>
      <w:del w:id="104" w:author="Author">
        <w:r w:rsidRPr="003E2270">
          <w:rPr>
            <w:rFonts w:ascii="Trebuchet MS" w:hAnsi="Trebuchet MS"/>
            <w:noProof/>
          </w:rPr>
          <w:delText>also</w:delText>
        </w:r>
      </w:del>
      <w:ins w:id="105" w:author="Author">
        <w:r w:rsidRPr="003E2270">
          <w:rPr>
            <w:rFonts w:ascii="Trebuchet MS" w:hAnsi="Trebuchet MS"/>
            <w:noProof/>
          </w:rPr>
          <w:t>say</w:t>
        </w:r>
      </w:ins>
      <w:r w:rsidRPr="003E2270">
        <w:rPr>
          <w:rFonts w:ascii="Trebuchet MS" w:hAnsi="Trebuchet MS"/>
          <w:noProof/>
        </w:rPr>
        <w:t xml:space="preserve"> to </w:t>
      </w:r>
      <w:del w:id="106" w:author="Author">
        <w:r w:rsidRPr="003E2270">
          <w:rPr>
            <w:rFonts w:ascii="Trebuchet MS" w:hAnsi="Trebuchet MS"/>
            <w:noProof/>
          </w:rPr>
          <w:delText>your</w:delText>
        </w:r>
      </w:del>
      <w:ins w:id="107" w:author="Author">
        <w:r w:rsidRPr="003E2270">
          <w:rPr>
            <w:rFonts w:ascii="Trebuchet MS" w:hAnsi="Trebuchet MS"/>
            <w:noProof/>
          </w:rPr>
          <w:t>the</w:t>
        </w:r>
      </w:ins>
      <w:r w:rsidRPr="003E2270">
        <w:rPr>
          <w:rFonts w:ascii="Trebuchet MS" w:hAnsi="Trebuchet MS"/>
          <w:noProof/>
        </w:rPr>
        <w:t xml:space="preserve"> messengers </w:t>
      </w:r>
      <w:del w:id="108" w:author="Author">
        <w:r w:rsidRPr="003E2270">
          <w:rPr>
            <w:rFonts w:ascii="Trebuchet MS" w:hAnsi="Trebuchet MS"/>
            <w:noProof/>
          </w:rPr>
          <w:delText xml:space="preserve">whom </w:delText>
        </w:r>
      </w:del>
      <w:r w:rsidRPr="003E2270">
        <w:rPr>
          <w:rFonts w:ascii="Trebuchet MS" w:hAnsi="Trebuchet MS"/>
          <w:noProof/>
        </w:rPr>
        <w:t>you sent</w:t>
      </w:r>
      <w:del w:id="109" w:author="Author">
        <w:r w:rsidRPr="003E2270">
          <w:rPr>
            <w:rFonts w:ascii="Trebuchet MS" w:hAnsi="Trebuchet MS"/>
            <w:noProof/>
          </w:rPr>
          <w:delText xml:space="preserve"> to me that I spoke, saying</w:delText>
        </w:r>
      </w:del>
      <w:r w:rsidRPr="003E2270">
        <w:rPr>
          <w:rFonts w:ascii="Trebuchet MS" w:hAnsi="Trebuchet MS"/>
          <w:noProof/>
        </w:rPr>
        <w:t xml:space="preserve">, </w:t>
      </w:r>
      <w:r w:rsidRPr="003E2270">
        <w:rPr>
          <w:rFonts w:ascii="Trebuchet MS" w:hAnsi="Trebuchet MS"/>
          <w:b/>
          <w:noProof/>
        </w:rPr>
        <w:t xml:space="preserve">24:13 </w:t>
      </w:r>
      <w:r w:rsidRPr="003E2270">
        <w:rPr>
          <w:rFonts w:ascii="Trebuchet MS" w:hAnsi="Trebuchet MS"/>
          <w:noProof/>
        </w:rPr>
        <w:t xml:space="preserve">‘If Ba′lak were to give me his house full of silver and gold, I </w:t>
      </w:r>
      <w:del w:id="110" w:author="Author">
        <w:r w:rsidRPr="003E2270">
          <w:rPr>
            <w:rFonts w:ascii="Trebuchet MS" w:hAnsi="Trebuchet MS"/>
            <w:noProof/>
          </w:rPr>
          <w:delText>should</w:delText>
        </w:r>
      </w:del>
      <w:ins w:id="111" w:author="Author">
        <w:r w:rsidRPr="003E2270">
          <w:rPr>
            <w:rFonts w:ascii="Trebuchet MS" w:hAnsi="Trebuchet MS"/>
            <w:noProof/>
          </w:rPr>
          <w:t>could</w:t>
        </w:r>
      </w:ins>
      <w:r w:rsidRPr="003E2270">
        <w:rPr>
          <w:rFonts w:ascii="Trebuchet MS" w:hAnsi="Trebuchet MS"/>
          <w:noProof/>
        </w:rPr>
        <w:t xml:space="preserve"> not </w:t>
      </w:r>
      <w:del w:id="112" w:author="Author">
        <w:r w:rsidRPr="003E2270">
          <w:rPr>
            <w:rFonts w:ascii="Trebuchet MS" w:hAnsi="Trebuchet MS"/>
            <w:noProof/>
          </w:rPr>
          <w:delText>be able to pass</w:delText>
        </w:r>
      </w:del>
      <w:ins w:id="113" w:author="Author">
        <w:r w:rsidRPr="003E2270">
          <w:rPr>
            <w:rFonts w:ascii="Trebuchet MS" w:hAnsi="Trebuchet MS"/>
            <w:noProof/>
          </w:rPr>
          <w:t>of my own will</w:t>
        </w:r>
        <w:r w:rsidRPr="003E2270">
          <w:rPr>
            <w:rStyle w:val="FootnoteReference"/>
            <w:rFonts w:ascii="Trebuchet MS" w:hAnsi="Trebuchet MS"/>
            <w:noProof/>
          </w:rPr>
          <w:footnoteReference w:id="4"/>
        </w:r>
        <w:r w:rsidRPr="003E2270">
          <w:rPr>
            <w:rFonts w:ascii="Trebuchet MS" w:hAnsi="Trebuchet MS"/>
            <w:noProof/>
          </w:rPr>
          <w:t xml:space="preserve"> do anything</w:t>
        </w:r>
      </w:ins>
      <w:r w:rsidRPr="003E2270">
        <w:rPr>
          <w:rFonts w:ascii="Trebuchet MS" w:hAnsi="Trebuchet MS"/>
          <w:noProof/>
        </w:rPr>
        <w:t xml:space="preserve"> beyond the order of Jehovah</w:t>
      </w:r>
      <w:del w:id="116" w:author="Author">
        <w:r w:rsidRPr="003E2270">
          <w:rPr>
            <w:rFonts w:ascii="Trebuchet MS" w:hAnsi="Trebuchet MS"/>
            <w:noProof/>
          </w:rPr>
          <w:delText xml:space="preserve"> so as to do something</w:delText>
        </w:r>
      </w:del>
      <w:ins w:id="117" w:author="Author">
        <w:r w:rsidRPr="003E2270">
          <w:rPr>
            <w:rFonts w:ascii="Trebuchet MS" w:hAnsi="Trebuchet MS"/>
            <w:noProof/>
          </w:rPr>
          <w:t>, whether</w:t>
        </w:r>
      </w:ins>
      <w:r w:rsidRPr="003E2270">
        <w:rPr>
          <w:rFonts w:ascii="Trebuchet MS" w:hAnsi="Trebuchet MS"/>
          <w:noProof/>
        </w:rPr>
        <w:t xml:space="preserve"> good or bad</w:t>
      </w:r>
      <w:del w:id="118" w:author="Author">
        <w:r w:rsidRPr="003E2270">
          <w:rPr>
            <w:rFonts w:ascii="Trebuchet MS" w:hAnsi="Trebuchet MS"/>
            <w:noProof/>
          </w:rPr>
          <w:delText xml:space="preserve"> out of my own heart. Whatever Jehovah may</w:delText>
        </w:r>
      </w:del>
      <w:ins w:id="119" w:author="Author">
        <w:r w:rsidRPr="003E2270">
          <w:rPr>
            <w:rFonts w:ascii="Trebuchet MS" w:hAnsi="Trebuchet MS"/>
            <w:noProof/>
          </w:rPr>
          <w:t>. I will only</w:t>
        </w:r>
      </w:ins>
      <w:r w:rsidRPr="003E2270">
        <w:rPr>
          <w:rFonts w:ascii="Trebuchet MS" w:hAnsi="Trebuchet MS"/>
          <w:noProof/>
        </w:rPr>
        <w:t xml:space="preserve"> speak </w:t>
      </w:r>
      <w:del w:id="120" w:author="Author">
        <w:r w:rsidRPr="003E2270">
          <w:rPr>
            <w:rFonts w:ascii="Trebuchet MS" w:hAnsi="Trebuchet MS"/>
            <w:noProof/>
          </w:rPr>
          <w:delText xml:space="preserve">is </w:delText>
        </w:r>
      </w:del>
      <w:r w:rsidRPr="003E2270">
        <w:rPr>
          <w:rFonts w:ascii="Trebuchet MS" w:hAnsi="Trebuchet MS"/>
          <w:noProof/>
        </w:rPr>
        <w:t xml:space="preserve">what </w:t>
      </w:r>
      <w:del w:id="121" w:author="Author">
        <w:r w:rsidRPr="003E2270">
          <w:rPr>
            <w:rFonts w:ascii="Trebuchet MS" w:hAnsi="Trebuchet MS"/>
            <w:noProof/>
          </w:rPr>
          <w:delText>I shall speak’</w:delText>
        </w:r>
      </w:del>
      <w:ins w:id="122" w:author="Author">
        <w:r w:rsidRPr="003E2270">
          <w:rPr>
            <w:rFonts w:ascii="Trebuchet MS" w:hAnsi="Trebuchet MS"/>
            <w:noProof/>
          </w:rPr>
          <w:t>Jehovah will tell me’</w:t>
        </w:r>
      </w:ins>
      <w:r w:rsidRPr="003E2270">
        <w:rPr>
          <w:rFonts w:ascii="Trebuchet MS" w:hAnsi="Trebuchet MS"/>
          <w:noProof/>
        </w:rPr>
        <w:t xml:space="preserve">? </w:t>
      </w:r>
      <w:r w:rsidRPr="003E2270">
        <w:rPr>
          <w:rFonts w:ascii="Trebuchet MS" w:hAnsi="Trebuchet MS"/>
          <w:b/>
          <w:noProof/>
        </w:rPr>
        <w:t xml:space="preserve">24:14 </w:t>
      </w:r>
      <w:r w:rsidRPr="003E2270">
        <w:rPr>
          <w:rFonts w:ascii="Trebuchet MS" w:hAnsi="Trebuchet MS"/>
          <w:noProof/>
        </w:rPr>
        <w:t xml:space="preserve">And now </w:t>
      </w:r>
      <w:del w:id="123" w:author="Author">
        <w:r w:rsidRPr="003E2270">
          <w:rPr>
            <w:rFonts w:ascii="Trebuchet MS" w:hAnsi="Trebuchet MS"/>
            <w:noProof/>
          </w:rPr>
          <w:delText xml:space="preserve">here </w:delText>
        </w:r>
      </w:del>
      <w:r w:rsidRPr="003E2270">
        <w:rPr>
          <w:rFonts w:ascii="Trebuchet MS" w:hAnsi="Trebuchet MS"/>
          <w:noProof/>
        </w:rPr>
        <w:t xml:space="preserve">I am going away to my people. </w:t>
      </w:r>
      <w:del w:id="124" w:author="Author">
        <w:r w:rsidRPr="003E2270">
          <w:rPr>
            <w:rFonts w:ascii="Trebuchet MS" w:hAnsi="Trebuchet MS"/>
            <w:noProof/>
          </w:rPr>
          <w:delText>Do come,</w:delText>
        </w:r>
      </w:del>
      <w:ins w:id="125" w:author="Author">
        <w:r w:rsidRPr="003E2270">
          <w:rPr>
            <w:rFonts w:ascii="Trebuchet MS" w:hAnsi="Trebuchet MS"/>
            <w:noProof/>
          </w:rPr>
          <w:t>Come and</w:t>
        </w:r>
      </w:ins>
      <w:r w:rsidRPr="003E2270">
        <w:rPr>
          <w:rFonts w:ascii="Trebuchet MS" w:hAnsi="Trebuchet MS"/>
          <w:noProof/>
        </w:rPr>
        <w:t xml:space="preserve"> let me advise you what this people will do to your people </w:t>
      </w:r>
      <w:del w:id="126" w:author="Author">
        <w:r w:rsidRPr="003E2270">
          <w:rPr>
            <w:rFonts w:ascii="Trebuchet MS" w:hAnsi="Trebuchet MS"/>
            <w:noProof/>
          </w:rPr>
          <w:delText xml:space="preserve">afterward </w:delText>
        </w:r>
      </w:del>
      <w:r w:rsidRPr="003E2270">
        <w:rPr>
          <w:rFonts w:ascii="Trebuchet MS" w:hAnsi="Trebuchet MS"/>
          <w:noProof/>
        </w:rPr>
        <w:t xml:space="preserve">in the </w:t>
      </w:r>
      <w:del w:id="127" w:author="Author">
        <w:r w:rsidRPr="003E2270">
          <w:rPr>
            <w:rFonts w:ascii="Trebuchet MS" w:hAnsi="Trebuchet MS"/>
            <w:noProof/>
          </w:rPr>
          <w:delText>end of the days.”</w:delText>
        </w:r>
      </w:del>
      <w:ins w:id="128" w:author="Author">
        <w:r w:rsidRPr="003E2270">
          <w:rPr>
            <w:rFonts w:ascii="Trebuchet MS" w:hAnsi="Trebuchet MS"/>
            <w:noProof/>
          </w:rPr>
          <w:t>future.”</w:t>
        </w:r>
        <w:r w:rsidRPr="003E2270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3E2270">
        <w:rPr>
          <w:rFonts w:ascii="Trebuchet MS" w:hAnsi="Trebuchet MS"/>
          <w:noProof/>
        </w:rPr>
        <w:t xml:space="preserve"> </w:t>
      </w:r>
      <w:r w:rsidRPr="003E2270">
        <w:rPr>
          <w:rFonts w:ascii="Trebuchet MS" w:hAnsi="Trebuchet MS"/>
          <w:b/>
          <w:noProof/>
        </w:rPr>
        <w:t xml:space="preserve">24:15 </w:t>
      </w:r>
      <w:r w:rsidRPr="003E2270">
        <w:rPr>
          <w:rFonts w:ascii="Trebuchet MS" w:hAnsi="Trebuchet MS"/>
          <w:noProof/>
        </w:rPr>
        <w:t xml:space="preserve">So he </w:t>
      </w:r>
      <w:del w:id="131" w:author="Author">
        <w:r w:rsidRPr="003E2270">
          <w:rPr>
            <w:rFonts w:ascii="Trebuchet MS" w:hAnsi="Trebuchet MS"/>
            <w:noProof/>
          </w:rPr>
          <w:delText>took up his</w:delText>
        </w:r>
      </w:del>
      <w:ins w:id="132" w:author="Author">
        <w:r w:rsidRPr="003E2270">
          <w:rPr>
            <w:rFonts w:ascii="Trebuchet MS" w:hAnsi="Trebuchet MS"/>
            <w:noProof/>
          </w:rPr>
          <w:t>spoke this</w:t>
        </w:r>
      </w:ins>
      <w:r w:rsidRPr="003E2270">
        <w:rPr>
          <w:rFonts w:ascii="Trebuchet MS" w:hAnsi="Trebuchet MS"/>
          <w:noProof/>
        </w:rPr>
        <w:t xml:space="preserve"> proverbial </w:t>
      </w:r>
      <w:del w:id="133" w:author="Author">
        <w:r w:rsidRPr="003E2270">
          <w:rPr>
            <w:rFonts w:ascii="Trebuchet MS" w:hAnsi="Trebuchet MS"/>
            <w:noProof/>
          </w:rPr>
          <w:delText>utterance and said</w:delText>
        </w:r>
      </w:del>
      <w:ins w:id="134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>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“The </w:t>
      </w:r>
      <w:del w:id="135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136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Ba′laam the son of Be′or,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 </w:t>
      </w:r>
      <w:del w:id="137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138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</w:t>
      </w:r>
      <w:del w:id="139" w:author="Author">
        <w:r w:rsidRPr="003E2270">
          <w:rPr>
            <w:rFonts w:ascii="Trebuchet MS" w:hAnsi="Trebuchet MS"/>
            <w:noProof/>
          </w:rPr>
          <w:delText>the able-bodied</w:delText>
        </w:r>
      </w:del>
      <w:ins w:id="140" w:author="Author">
        <w:r w:rsidRPr="003E2270">
          <w:rPr>
            <w:rFonts w:ascii="Trebuchet MS" w:hAnsi="Trebuchet MS"/>
            <w:noProof/>
          </w:rPr>
          <w:t>a</w:t>
        </w:r>
      </w:ins>
      <w:r w:rsidRPr="003E2270">
        <w:rPr>
          <w:rFonts w:ascii="Trebuchet MS" w:hAnsi="Trebuchet MS"/>
          <w:noProof/>
        </w:rPr>
        <w:t xml:space="preserve"> man </w:t>
      </w:r>
      <w:del w:id="141" w:author="Author">
        <w:r w:rsidRPr="003E2270">
          <w:rPr>
            <w:rFonts w:ascii="Trebuchet MS" w:hAnsi="Trebuchet MS"/>
            <w:noProof/>
          </w:rPr>
          <w:delText>with the eye unsealed</w:delText>
        </w:r>
      </w:del>
      <w:ins w:id="142" w:author="Author">
        <w:r w:rsidRPr="003E2270">
          <w:rPr>
            <w:rFonts w:ascii="Trebuchet MS" w:hAnsi="Trebuchet MS"/>
            <w:noProof/>
          </w:rPr>
          <w:t>whose eyes have been opened</w:t>
        </w:r>
      </w:ins>
      <w:r w:rsidRPr="003E2270">
        <w:rPr>
          <w:rFonts w:ascii="Trebuchet MS" w:hAnsi="Trebuchet MS"/>
          <w:noProof/>
        </w:rPr>
        <w:t>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24:16 </w:t>
      </w:r>
      <w:r w:rsidRPr="003E2270">
        <w:rPr>
          <w:rFonts w:ascii="Trebuchet MS" w:hAnsi="Trebuchet MS"/>
          <w:noProof/>
        </w:rPr>
        <w:t xml:space="preserve">The </w:t>
      </w:r>
      <w:del w:id="143" w:author="Author">
        <w:r w:rsidRPr="003E2270">
          <w:rPr>
            <w:rFonts w:ascii="Trebuchet MS" w:hAnsi="Trebuchet MS"/>
            <w:noProof/>
          </w:rPr>
          <w:delText>utterance</w:delText>
        </w:r>
      </w:del>
      <w:ins w:id="144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 xml:space="preserve"> of the one hearing the </w:t>
      </w:r>
      <w:del w:id="145" w:author="Author">
        <w:r w:rsidRPr="003E2270">
          <w:rPr>
            <w:rFonts w:ascii="Trebuchet MS" w:hAnsi="Trebuchet MS"/>
            <w:noProof/>
          </w:rPr>
          <w:delText>sayings</w:delText>
        </w:r>
      </w:del>
      <w:ins w:id="146" w:author="Author">
        <w:r w:rsidRPr="003E2270">
          <w:rPr>
            <w:rFonts w:ascii="Trebuchet MS" w:hAnsi="Trebuchet MS"/>
            <w:noProof/>
          </w:rPr>
          <w:t>word</w:t>
        </w:r>
      </w:ins>
      <w:r w:rsidRPr="003E2270">
        <w:rPr>
          <w:rFonts w:ascii="Trebuchet MS" w:hAnsi="Trebuchet MS"/>
          <w:noProof/>
        </w:rPr>
        <w:t xml:space="preserve"> of God,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 one </w:t>
      </w:r>
      <w:del w:id="147" w:author="Author">
        <w:r w:rsidRPr="003E2270">
          <w:rPr>
            <w:rFonts w:ascii="Trebuchet MS" w:hAnsi="Trebuchet MS"/>
            <w:noProof/>
          </w:rPr>
          <w:delText>knowing</w:delText>
        </w:r>
      </w:del>
      <w:ins w:id="148" w:author="Author">
        <w:r w:rsidRPr="003E2270">
          <w:rPr>
            <w:rFonts w:ascii="Trebuchet MS" w:hAnsi="Trebuchet MS"/>
            <w:noProof/>
          </w:rPr>
          <w:t>having</w:t>
        </w:r>
      </w:ins>
      <w:r w:rsidRPr="003E2270">
        <w:rPr>
          <w:rFonts w:ascii="Trebuchet MS" w:hAnsi="Trebuchet MS"/>
          <w:noProof/>
        </w:rPr>
        <w:t xml:space="preserve"> the knowledge of the Most High</w:t>
      </w:r>
      <w:del w:id="149" w:author="Author">
        <w:r w:rsidRPr="003E2270">
          <w:rPr>
            <w:rFonts w:ascii="Trebuchet MS" w:hAnsi="Trebuchet MS"/>
            <w:noProof/>
          </w:rPr>
          <w:delText>—</w:delText>
        </w:r>
      </w:del>
      <w:ins w:id="150" w:author="Author">
        <w:r w:rsidRPr="003E2270">
          <w:rPr>
            <w:rFonts w:ascii="Trebuchet MS" w:hAnsi="Trebuchet MS"/>
            <w:noProof/>
          </w:rPr>
          <w:t>,</w:t>
        </w:r>
      </w:ins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 vision of the Almighty he </w:t>
      </w:r>
      <w:del w:id="151" w:author="Author">
        <w:r w:rsidRPr="003E2270">
          <w:rPr>
            <w:rFonts w:ascii="Trebuchet MS" w:hAnsi="Trebuchet MS"/>
            <w:noProof/>
          </w:rPr>
          <w:delText>got to see</w:delText>
        </w:r>
      </w:del>
      <w:ins w:id="152" w:author="Author">
        <w:r w:rsidRPr="003E2270">
          <w:rPr>
            <w:rFonts w:ascii="Trebuchet MS" w:hAnsi="Trebuchet MS"/>
            <w:noProof/>
          </w:rPr>
          <w:t>saw</w:t>
        </w:r>
      </w:ins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While </w:t>
      </w:r>
      <w:del w:id="153" w:author="Author">
        <w:r w:rsidRPr="003E2270">
          <w:rPr>
            <w:rFonts w:ascii="Trebuchet MS" w:hAnsi="Trebuchet MS"/>
            <w:noProof/>
          </w:rPr>
          <w:delText>falling</w:delText>
        </w:r>
      </w:del>
      <w:ins w:id="154" w:author="Author">
        <w:r w:rsidRPr="003E2270">
          <w:rPr>
            <w:rFonts w:ascii="Trebuchet MS" w:hAnsi="Trebuchet MS"/>
            <w:noProof/>
          </w:rPr>
          <w:t>bowing</w:t>
        </w:r>
      </w:ins>
      <w:r w:rsidRPr="003E2270">
        <w:rPr>
          <w:rFonts w:ascii="Trebuchet MS" w:hAnsi="Trebuchet MS"/>
          <w:noProof/>
        </w:rPr>
        <w:t xml:space="preserve"> down with </w:t>
      </w:r>
      <w:del w:id="155" w:author="Author">
        <w:r w:rsidRPr="003E2270">
          <w:rPr>
            <w:rFonts w:ascii="Trebuchet MS" w:hAnsi="Trebuchet MS"/>
            <w:noProof/>
          </w:rPr>
          <w:delText>the</w:delText>
        </w:r>
      </w:del>
      <w:ins w:id="156" w:author="Author">
        <w:r w:rsidRPr="003E2270">
          <w:rPr>
            <w:rFonts w:ascii="Trebuchet MS" w:hAnsi="Trebuchet MS"/>
            <w:noProof/>
          </w:rPr>
          <w:t>his</w:t>
        </w:r>
      </w:ins>
      <w:r w:rsidRPr="003E2270">
        <w:rPr>
          <w:rFonts w:ascii="Trebuchet MS" w:hAnsi="Trebuchet MS"/>
          <w:noProof/>
        </w:rPr>
        <w:t xml:space="preserve"> eyes uncovered: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24:17 </w:t>
      </w:r>
      <w:r w:rsidRPr="003E2270">
        <w:rPr>
          <w:rFonts w:ascii="Trebuchet MS" w:hAnsi="Trebuchet MS"/>
          <w:noProof/>
        </w:rPr>
        <w:t xml:space="preserve">I </w:t>
      </w:r>
      <w:del w:id="157" w:author="Author">
        <w:r w:rsidRPr="003E2270">
          <w:rPr>
            <w:rFonts w:ascii="Trebuchet MS" w:hAnsi="Trebuchet MS"/>
            <w:noProof/>
          </w:rPr>
          <w:delText>shall</w:delText>
        </w:r>
      </w:del>
      <w:ins w:id="158" w:author="Author">
        <w:r w:rsidRPr="003E2270">
          <w:rPr>
            <w:rFonts w:ascii="Trebuchet MS" w:hAnsi="Trebuchet MS"/>
            <w:noProof/>
          </w:rPr>
          <w:t>will</w:t>
        </w:r>
      </w:ins>
      <w:r w:rsidRPr="003E2270">
        <w:rPr>
          <w:rFonts w:ascii="Trebuchet MS" w:hAnsi="Trebuchet MS"/>
          <w:noProof/>
        </w:rPr>
        <w:t xml:space="preserve"> see him, but not now;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I </w:t>
      </w:r>
      <w:del w:id="159" w:author="Author">
        <w:r w:rsidRPr="003E2270">
          <w:rPr>
            <w:rFonts w:ascii="Trebuchet MS" w:hAnsi="Trebuchet MS"/>
            <w:noProof/>
          </w:rPr>
          <w:delText>shall</w:delText>
        </w:r>
      </w:del>
      <w:ins w:id="160" w:author="Author">
        <w:r w:rsidRPr="003E2270">
          <w:rPr>
            <w:rFonts w:ascii="Trebuchet MS" w:hAnsi="Trebuchet MS"/>
            <w:noProof/>
          </w:rPr>
          <w:t>will</w:t>
        </w:r>
      </w:ins>
      <w:r w:rsidRPr="003E2270">
        <w:rPr>
          <w:rFonts w:ascii="Trebuchet MS" w:hAnsi="Trebuchet MS"/>
          <w:noProof/>
        </w:rPr>
        <w:t xml:space="preserve"> behold him, but not </w:t>
      </w:r>
      <w:del w:id="161" w:author="Author">
        <w:r w:rsidRPr="003E2270">
          <w:rPr>
            <w:rFonts w:ascii="Trebuchet MS" w:hAnsi="Trebuchet MS"/>
            <w:noProof/>
          </w:rPr>
          <w:delText>near</w:delText>
        </w:r>
      </w:del>
      <w:ins w:id="162" w:author="Author">
        <w:r w:rsidRPr="003E2270">
          <w:rPr>
            <w:rFonts w:ascii="Trebuchet MS" w:hAnsi="Trebuchet MS"/>
            <w:noProof/>
          </w:rPr>
          <w:t>soon</w:t>
        </w:r>
      </w:ins>
      <w:r w:rsidRPr="003E2270">
        <w:rPr>
          <w:rFonts w:ascii="Trebuchet MS" w:hAnsi="Trebuchet MS"/>
          <w:noProof/>
        </w:rPr>
        <w:t>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 star will </w:t>
      </w:r>
      <w:del w:id="163" w:author="Author">
        <w:r w:rsidRPr="003E2270">
          <w:rPr>
            <w:rFonts w:ascii="Trebuchet MS" w:hAnsi="Trebuchet MS"/>
            <w:noProof/>
          </w:rPr>
          <w:delText>certainly step forth</w:delText>
        </w:r>
      </w:del>
      <w:ins w:id="164" w:author="Author">
        <w:r w:rsidRPr="003E2270">
          <w:rPr>
            <w:rFonts w:ascii="Trebuchet MS" w:hAnsi="Trebuchet MS"/>
            <w:noProof/>
          </w:rPr>
          <w:t>come</w:t>
        </w:r>
      </w:ins>
      <w:r w:rsidRPr="003E2270">
        <w:rPr>
          <w:rFonts w:ascii="Trebuchet MS" w:hAnsi="Trebuchet MS"/>
          <w:noProof/>
        </w:rPr>
        <w:t xml:space="preserve"> out of Jacob,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a scepter will </w:t>
      </w:r>
      <w:del w:id="165" w:author="Author">
        <w:r w:rsidRPr="003E2270">
          <w:rPr>
            <w:rFonts w:ascii="Trebuchet MS" w:hAnsi="Trebuchet MS"/>
            <w:noProof/>
          </w:rPr>
          <w:delText xml:space="preserve">indeed </w:delText>
        </w:r>
      </w:del>
      <w:r w:rsidRPr="003E2270">
        <w:rPr>
          <w:rFonts w:ascii="Trebuchet MS" w:hAnsi="Trebuchet MS"/>
          <w:noProof/>
        </w:rPr>
        <w:t>rise out of Israel.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he will certainly break apart the </w:t>
      </w:r>
      <w:del w:id="166" w:author="Author">
        <w:r w:rsidRPr="003E2270">
          <w:rPr>
            <w:rFonts w:ascii="Trebuchet MS" w:hAnsi="Trebuchet MS"/>
            <w:noProof/>
          </w:rPr>
          <w:delText>temples</w:delText>
        </w:r>
      </w:del>
      <w:ins w:id="167" w:author="Author">
        <w:r w:rsidRPr="003E2270">
          <w:rPr>
            <w:rFonts w:ascii="Trebuchet MS" w:hAnsi="Trebuchet MS"/>
            <w:noProof/>
          </w:rPr>
          <w:t>forehead</w:t>
        </w:r>
      </w:ins>
      <w:r w:rsidRPr="003E2270">
        <w:rPr>
          <w:rFonts w:ascii="Trebuchet MS" w:hAnsi="Trebuchet MS"/>
          <w:noProof/>
        </w:rPr>
        <w:t xml:space="preserve"> of Mo′</w:t>
      </w:r>
      <w:del w:id="168" w:author="Author">
        <w:r w:rsidRPr="003E2270">
          <w:rPr>
            <w:rFonts w:ascii="Trebuchet MS" w:hAnsi="Trebuchet MS"/>
            <w:noProof/>
          </w:rPr>
          <w:delText>ab’s head</w:delText>
        </w:r>
      </w:del>
      <w:ins w:id="169" w:author="Author">
        <w:r w:rsidRPr="003E2270">
          <w:rPr>
            <w:rFonts w:ascii="Trebuchet MS" w:hAnsi="Trebuchet MS"/>
            <w:noProof/>
          </w:rPr>
          <w:t>ab</w:t>
        </w:r>
        <w:r w:rsidRPr="003E2270">
          <w:rPr>
            <w:rStyle w:val="FootnoteReference"/>
            <w:rFonts w:ascii="Trebuchet MS" w:hAnsi="Trebuchet MS"/>
            <w:noProof/>
          </w:rPr>
          <w:footnoteReference w:id="6"/>
        </w:r>
      </w:ins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 </w:t>
      </w:r>
      <w:del w:id="172" w:author="Author">
        <w:r w:rsidRPr="003E2270">
          <w:rPr>
            <w:rFonts w:ascii="Trebuchet MS" w:hAnsi="Trebuchet MS"/>
            <w:noProof/>
          </w:rPr>
          <w:delText>cranium</w:delText>
        </w:r>
      </w:del>
      <w:ins w:id="173" w:author="Author">
        <w:r w:rsidRPr="003E2270">
          <w:rPr>
            <w:rFonts w:ascii="Trebuchet MS" w:hAnsi="Trebuchet MS"/>
            <w:noProof/>
          </w:rPr>
          <w:t>skull</w:t>
        </w:r>
      </w:ins>
      <w:r w:rsidRPr="003E2270">
        <w:rPr>
          <w:rFonts w:ascii="Trebuchet MS" w:hAnsi="Trebuchet MS"/>
          <w:noProof/>
        </w:rPr>
        <w:t xml:space="preserve"> of all the sons of tumult</w:t>
      </w:r>
      <w:del w:id="174" w:author="Author">
        <w:r w:rsidRPr="003E2270">
          <w:rPr>
            <w:rFonts w:ascii="Trebuchet MS" w:hAnsi="Trebuchet MS"/>
            <w:noProof/>
          </w:rPr>
          <w:delText xml:space="preserve"> of war</w:delText>
        </w:r>
      </w:del>
      <w:r w:rsidRPr="003E2270">
        <w:rPr>
          <w:rFonts w:ascii="Trebuchet MS" w:hAnsi="Trebuchet MS"/>
          <w:noProof/>
        </w:rPr>
        <w:t>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24:18 </w:t>
      </w:r>
      <w:r w:rsidRPr="003E2270">
        <w:rPr>
          <w:rFonts w:ascii="Trebuchet MS" w:hAnsi="Trebuchet MS"/>
          <w:noProof/>
        </w:rPr>
        <w:t xml:space="preserve">And E′dom </w:t>
      </w:r>
      <w:del w:id="175" w:author="Author">
        <w:r w:rsidRPr="003E2270">
          <w:rPr>
            <w:rFonts w:ascii="Trebuchet MS" w:hAnsi="Trebuchet MS"/>
            <w:noProof/>
          </w:rPr>
          <w:delText>must</w:delText>
        </w:r>
      </w:del>
      <w:ins w:id="176" w:author="Author">
        <w:r w:rsidRPr="003E2270">
          <w:rPr>
            <w:rFonts w:ascii="Trebuchet MS" w:hAnsi="Trebuchet MS"/>
            <w:noProof/>
          </w:rPr>
          <w:t>will</w:t>
        </w:r>
      </w:ins>
      <w:r w:rsidRPr="003E2270">
        <w:rPr>
          <w:rFonts w:ascii="Trebuchet MS" w:hAnsi="Trebuchet MS"/>
          <w:noProof/>
        </w:rPr>
        <w:t xml:space="preserve"> become a possession,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Yes, Se′ir </w:t>
      </w:r>
      <w:del w:id="177" w:author="Author">
        <w:r w:rsidRPr="003E2270">
          <w:rPr>
            <w:rFonts w:ascii="Trebuchet MS" w:hAnsi="Trebuchet MS"/>
            <w:noProof/>
          </w:rPr>
          <w:delText xml:space="preserve">must become </w:delText>
        </w:r>
      </w:del>
      <w:r w:rsidRPr="003E2270">
        <w:rPr>
          <w:rFonts w:ascii="Trebuchet MS" w:hAnsi="Trebuchet MS"/>
          <w:noProof/>
        </w:rPr>
        <w:t>the possession of his enemies,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While Israel is displaying his courage.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24:19 </w:t>
      </w:r>
      <w:r w:rsidRPr="003E2270">
        <w:rPr>
          <w:rFonts w:ascii="Trebuchet MS" w:hAnsi="Trebuchet MS"/>
          <w:noProof/>
        </w:rPr>
        <w:t xml:space="preserve">And out of Jacob one will </w:t>
      </w:r>
      <w:del w:id="178" w:author="Author">
        <w:r w:rsidRPr="003E2270">
          <w:rPr>
            <w:rFonts w:ascii="Trebuchet MS" w:hAnsi="Trebuchet MS"/>
            <w:noProof/>
          </w:rPr>
          <w:delText>go</w:delText>
        </w:r>
      </w:del>
      <w:ins w:id="179" w:author="Author">
        <w:r w:rsidRPr="003E2270">
          <w:rPr>
            <w:rFonts w:ascii="Trebuchet MS" w:hAnsi="Trebuchet MS"/>
            <w:noProof/>
          </w:rPr>
          <w:t>be</w:t>
        </w:r>
      </w:ins>
      <w:r w:rsidRPr="003E2270">
        <w:rPr>
          <w:rFonts w:ascii="Trebuchet MS" w:hAnsi="Trebuchet MS"/>
          <w:noProof/>
        </w:rPr>
        <w:t xml:space="preserve"> subduing,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he </w:t>
      </w:r>
      <w:del w:id="180" w:author="Author">
        <w:r w:rsidRPr="003E2270">
          <w:rPr>
            <w:rFonts w:ascii="Trebuchet MS" w:hAnsi="Trebuchet MS"/>
            <w:noProof/>
          </w:rPr>
          <w:delText>must</w:delText>
        </w:r>
      </w:del>
      <w:ins w:id="181" w:author="Author">
        <w:r w:rsidRPr="003E2270">
          <w:rPr>
            <w:rFonts w:ascii="Trebuchet MS" w:hAnsi="Trebuchet MS"/>
            <w:noProof/>
          </w:rPr>
          <w:t>will</w:t>
        </w:r>
      </w:ins>
      <w:r w:rsidRPr="003E2270">
        <w:rPr>
          <w:rFonts w:ascii="Trebuchet MS" w:hAnsi="Trebuchet MS"/>
          <w:noProof/>
        </w:rPr>
        <w:t xml:space="preserve"> destroy any survivor from the city.”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24:20 </w:t>
      </w:r>
      <w:r w:rsidRPr="003E2270">
        <w:rPr>
          <w:rFonts w:ascii="Trebuchet MS" w:hAnsi="Trebuchet MS"/>
          <w:noProof/>
        </w:rPr>
        <w:t xml:space="preserve">When he </w:t>
      </w:r>
      <w:del w:id="182" w:author="Author">
        <w:r w:rsidRPr="003E2270">
          <w:rPr>
            <w:rFonts w:ascii="Trebuchet MS" w:hAnsi="Trebuchet MS"/>
            <w:noProof/>
          </w:rPr>
          <w:delText>got to see</w:delText>
        </w:r>
      </w:del>
      <w:ins w:id="183" w:author="Author">
        <w:r w:rsidRPr="003E2270">
          <w:rPr>
            <w:rFonts w:ascii="Trebuchet MS" w:hAnsi="Trebuchet MS"/>
            <w:noProof/>
          </w:rPr>
          <w:t>saw</w:t>
        </w:r>
      </w:ins>
      <w:r w:rsidRPr="003E2270">
        <w:rPr>
          <w:rFonts w:ascii="Trebuchet MS" w:hAnsi="Trebuchet MS"/>
          <w:noProof/>
        </w:rPr>
        <w:t xml:space="preserve"> Am′a·lek, he </w:t>
      </w:r>
      <w:del w:id="184" w:author="Author">
        <w:r w:rsidRPr="003E2270">
          <w:rPr>
            <w:rFonts w:ascii="Trebuchet MS" w:hAnsi="Trebuchet MS"/>
            <w:noProof/>
          </w:rPr>
          <w:delText>carried further</w:delText>
        </w:r>
      </w:del>
      <w:ins w:id="185" w:author="Author">
        <w:r w:rsidRPr="003E2270">
          <w:rPr>
            <w:rFonts w:ascii="Trebuchet MS" w:hAnsi="Trebuchet MS"/>
            <w:noProof/>
          </w:rPr>
          <w:t>continued</w:t>
        </w:r>
      </w:ins>
      <w:r w:rsidRPr="003E2270">
        <w:rPr>
          <w:rFonts w:ascii="Trebuchet MS" w:hAnsi="Trebuchet MS"/>
          <w:noProof/>
        </w:rPr>
        <w:t xml:space="preserve"> his proverbial </w:t>
      </w:r>
      <w:del w:id="186" w:author="Author">
        <w:r w:rsidRPr="003E2270">
          <w:rPr>
            <w:rFonts w:ascii="Trebuchet MS" w:hAnsi="Trebuchet MS"/>
            <w:noProof/>
          </w:rPr>
          <w:delText>utterance and went on to say</w:delText>
        </w:r>
      </w:del>
      <w:ins w:id="187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>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“Am′a·lek was the first </w:t>
      </w:r>
      <w:del w:id="188" w:author="Author">
        <w:r w:rsidRPr="003E2270">
          <w:rPr>
            <w:rFonts w:ascii="Trebuchet MS" w:hAnsi="Trebuchet MS"/>
            <w:noProof/>
          </w:rPr>
          <w:delText xml:space="preserve">one </w:delText>
        </w:r>
      </w:del>
      <w:r w:rsidRPr="003E2270">
        <w:rPr>
          <w:rFonts w:ascii="Trebuchet MS" w:hAnsi="Trebuchet MS"/>
          <w:noProof/>
        </w:rPr>
        <w:t>of the nations,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But </w:t>
      </w:r>
      <w:del w:id="189" w:author="Author">
        <w:r w:rsidRPr="003E2270">
          <w:rPr>
            <w:rFonts w:ascii="Trebuchet MS" w:hAnsi="Trebuchet MS"/>
            <w:noProof/>
          </w:rPr>
          <w:delText>his</w:delText>
        </w:r>
      </w:del>
      <w:ins w:id="190" w:author="Author">
        <w:r w:rsidRPr="003E2270">
          <w:rPr>
            <w:rFonts w:ascii="Trebuchet MS" w:hAnsi="Trebuchet MS"/>
            <w:noProof/>
          </w:rPr>
          <w:t>in the</w:t>
        </w:r>
      </w:ins>
      <w:r w:rsidRPr="003E2270">
        <w:rPr>
          <w:rFonts w:ascii="Trebuchet MS" w:hAnsi="Trebuchet MS"/>
          <w:noProof/>
        </w:rPr>
        <w:t xml:space="preserve"> end </w:t>
      </w:r>
      <w:del w:id="191" w:author="Author">
        <w:r w:rsidRPr="003E2270">
          <w:rPr>
            <w:rFonts w:ascii="Trebuchet MS" w:hAnsi="Trebuchet MS"/>
            <w:noProof/>
          </w:rPr>
          <w:delText>afterward</w:delText>
        </w:r>
      </w:del>
      <w:ins w:id="192" w:author="Author">
        <w:r w:rsidRPr="003E2270">
          <w:rPr>
            <w:rFonts w:ascii="Trebuchet MS" w:hAnsi="Trebuchet MS"/>
            <w:noProof/>
          </w:rPr>
          <w:t>he</w:t>
        </w:r>
      </w:ins>
      <w:r w:rsidRPr="003E2270">
        <w:rPr>
          <w:rFonts w:ascii="Trebuchet MS" w:hAnsi="Trebuchet MS"/>
          <w:noProof/>
        </w:rPr>
        <w:t xml:space="preserve"> will </w:t>
      </w:r>
      <w:del w:id="193" w:author="Author">
        <w:r w:rsidRPr="003E2270">
          <w:rPr>
            <w:rFonts w:ascii="Trebuchet MS" w:hAnsi="Trebuchet MS"/>
            <w:noProof/>
          </w:rPr>
          <w:delText>be even his perishing</w:delText>
        </w:r>
      </w:del>
      <w:ins w:id="194" w:author="Author">
        <w:r w:rsidRPr="003E2270">
          <w:rPr>
            <w:rFonts w:ascii="Trebuchet MS" w:hAnsi="Trebuchet MS"/>
            <w:noProof/>
          </w:rPr>
          <w:t>perish</w:t>
        </w:r>
      </w:ins>
      <w:r w:rsidRPr="003E2270">
        <w:rPr>
          <w:rFonts w:ascii="Trebuchet MS" w:hAnsi="Trebuchet MS"/>
          <w:noProof/>
        </w:rPr>
        <w:t>.”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24:21 </w:t>
      </w:r>
      <w:r w:rsidRPr="003E2270">
        <w:rPr>
          <w:rFonts w:ascii="Trebuchet MS" w:hAnsi="Trebuchet MS"/>
          <w:noProof/>
        </w:rPr>
        <w:t xml:space="preserve">When he </w:t>
      </w:r>
      <w:del w:id="195" w:author="Author">
        <w:r w:rsidRPr="003E2270">
          <w:rPr>
            <w:rFonts w:ascii="Trebuchet MS" w:hAnsi="Trebuchet MS"/>
            <w:noProof/>
          </w:rPr>
          <w:delText>got to see</w:delText>
        </w:r>
      </w:del>
      <w:ins w:id="196" w:author="Author">
        <w:r w:rsidRPr="003E2270">
          <w:rPr>
            <w:rFonts w:ascii="Trebuchet MS" w:hAnsi="Trebuchet MS"/>
            <w:noProof/>
          </w:rPr>
          <w:t>saw</w:t>
        </w:r>
      </w:ins>
      <w:r w:rsidRPr="003E2270">
        <w:rPr>
          <w:rFonts w:ascii="Trebuchet MS" w:hAnsi="Trebuchet MS"/>
          <w:noProof/>
        </w:rPr>
        <w:t xml:space="preserve"> the Ken′ites, he </w:t>
      </w:r>
      <w:del w:id="197" w:author="Author">
        <w:r w:rsidRPr="003E2270">
          <w:rPr>
            <w:rFonts w:ascii="Trebuchet MS" w:hAnsi="Trebuchet MS"/>
            <w:noProof/>
          </w:rPr>
          <w:delText>carried further</w:delText>
        </w:r>
      </w:del>
      <w:ins w:id="198" w:author="Author">
        <w:r w:rsidRPr="003E2270">
          <w:rPr>
            <w:rFonts w:ascii="Trebuchet MS" w:hAnsi="Trebuchet MS"/>
            <w:noProof/>
          </w:rPr>
          <w:t>continued</w:t>
        </w:r>
      </w:ins>
      <w:r w:rsidRPr="003E2270">
        <w:rPr>
          <w:rFonts w:ascii="Trebuchet MS" w:hAnsi="Trebuchet MS"/>
          <w:noProof/>
        </w:rPr>
        <w:t xml:space="preserve"> his proverbial </w:t>
      </w:r>
      <w:del w:id="199" w:author="Author">
        <w:r w:rsidRPr="003E2270">
          <w:rPr>
            <w:rFonts w:ascii="Trebuchet MS" w:hAnsi="Trebuchet MS"/>
            <w:noProof/>
          </w:rPr>
          <w:delText>utterance and went on to say</w:delText>
        </w:r>
      </w:del>
      <w:ins w:id="200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>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>“</w:t>
      </w:r>
      <w:del w:id="201" w:author="Author">
        <w:r w:rsidRPr="003E2270">
          <w:rPr>
            <w:rFonts w:ascii="Trebuchet MS" w:hAnsi="Trebuchet MS"/>
            <w:noProof/>
          </w:rPr>
          <w:delText>Durable</w:delText>
        </w:r>
      </w:del>
      <w:ins w:id="202" w:author="Author">
        <w:r w:rsidRPr="003E2270">
          <w:rPr>
            <w:rFonts w:ascii="Trebuchet MS" w:hAnsi="Trebuchet MS"/>
            <w:noProof/>
          </w:rPr>
          <w:t>Secure</w:t>
        </w:r>
      </w:ins>
      <w:r w:rsidRPr="003E2270">
        <w:rPr>
          <w:rFonts w:ascii="Trebuchet MS" w:hAnsi="Trebuchet MS"/>
          <w:noProof/>
        </w:rPr>
        <w:t xml:space="preserve"> is your dwelling, and set on the crag is your abode.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24:22 </w:t>
      </w:r>
      <w:r w:rsidRPr="003E2270">
        <w:rPr>
          <w:rFonts w:ascii="Trebuchet MS" w:hAnsi="Trebuchet MS"/>
          <w:noProof/>
        </w:rPr>
        <w:t xml:space="preserve">But </w:t>
      </w:r>
      <w:del w:id="203" w:author="Author">
        <w:r w:rsidRPr="003E2270">
          <w:rPr>
            <w:rFonts w:ascii="Trebuchet MS" w:hAnsi="Trebuchet MS"/>
            <w:noProof/>
          </w:rPr>
          <w:delText>there</w:delText>
        </w:r>
      </w:del>
      <w:ins w:id="204" w:author="Author">
        <w:r w:rsidRPr="003E2270">
          <w:rPr>
            <w:rFonts w:ascii="Trebuchet MS" w:hAnsi="Trebuchet MS"/>
            <w:noProof/>
          </w:rPr>
          <w:t>someone</w:t>
        </w:r>
      </w:ins>
      <w:r w:rsidRPr="003E2270">
        <w:rPr>
          <w:rFonts w:ascii="Trebuchet MS" w:hAnsi="Trebuchet MS"/>
          <w:noProof/>
        </w:rPr>
        <w:t xml:space="preserve"> will </w:t>
      </w:r>
      <w:del w:id="205" w:author="Author">
        <w:r w:rsidRPr="003E2270">
          <w:rPr>
            <w:rFonts w:ascii="Trebuchet MS" w:hAnsi="Trebuchet MS"/>
            <w:noProof/>
          </w:rPr>
          <w:delText xml:space="preserve">come to be one to </w:delText>
        </w:r>
      </w:del>
      <w:r w:rsidRPr="003E2270">
        <w:rPr>
          <w:rFonts w:ascii="Trebuchet MS" w:hAnsi="Trebuchet MS"/>
          <w:noProof/>
        </w:rPr>
        <w:t>burn Ka′in down.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How long </w:t>
      </w:r>
      <w:del w:id="206" w:author="Author">
        <w:r w:rsidRPr="003E2270">
          <w:rPr>
            <w:rFonts w:ascii="Trebuchet MS" w:hAnsi="Trebuchet MS"/>
            <w:noProof/>
          </w:rPr>
          <w:delText>will it be till</w:delText>
        </w:r>
      </w:del>
      <w:ins w:id="207" w:author="Author">
        <w:r w:rsidRPr="003E2270">
          <w:rPr>
            <w:rFonts w:ascii="Trebuchet MS" w:hAnsi="Trebuchet MS"/>
            <w:noProof/>
          </w:rPr>
          <w:t>before</w:t>
        </w:r>
      </w:ins>
      <w:r w:rsidRPr="003E2270">
        <w:rPr>
          <w:rFonts w:ascii="Trebuchet MS" w:hAnsi="Trebuchet MS"/>
          <w:noProof/>
        </w:rPr>
        <w:t xml:space="preserve"> As·syr′i·a </w:t>
      </w:r>
      <w:del w:id="208" w:author="Author">
        <w:r w:rsidRPr="003E2270">
          <w:rPr>
            <w:rFonts w:ascii="Trebuchet MS" w:hAnsi="Trebuchet MS"/>
            <w:noProof/>
          </w:rPr>
          <w:delText>will carry</w:delText>
        </w:r>
      </w:del>
      <w:ins w:id="209" w:author="Author">
        <w:r w:rsidRPr="003E2270">
          <w:rPr>
            <w:rFonts w:ascii="Trebuchet MS" w:hAnsi="Trebuchet MS"/>
            <w:noProof/>
          </w:rPr>
          <w:t>carries</w:t>
        </w:r>
      </w:ins>
      <w:r w:rsidRPr="003E2270">
        <w:rPr>
          <w:rFonts w:ascii="Trebuchet MS" w:hAnsi="Trebuchet MS"/>
          <w:noProof/>
        </w:rPr>
        <w:t xml:space="preserve"> you away captive?”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24:23 </w:t>
      </w:r>
      <w:r w:rsidRPr="003E2270">
        <w:rPr>
          <w:rFonts w:ascii="Trebuchet MS" w:hAnsi="Trebuchet MS"/>
          <w:noProof/>
        </w:rPr>
        <w:t xml:space="preserve">And he </w:t>
      </w:r>
      <w:del w:id="210" w:author="Author">
        <w:r w:rsidRPr="003E2270">
          <w:rPr>
            <w:rFonts w:ascii="Trebuchet MS" w:hAnsi="Trebuchet MS"/>
            <w:noProof/>
          </w:rPr>
          <w:delText>carried further</w:delText>
        </w:r>
      </w:del>
      <w:ins w:id="211" w:author="Author">
        <w:r w:rsidRPr="003E2270">
          <w:rPr>
            <w:rFonts w:ascii="Trebuchet MS" w:hAnsi="Trebuchet MS"/>
            <w:noProof/>
          </w:rPr>
          <w:t>continued</w:t>
        </w:r>
      </w:ins>
      <w:r w:rsidRPr="003E2270">
        <w:rPr>
          <w:rFonts w:ascii="Trebuchet MS" w:hAnsi="Trebuchet MS"/>
          <w:noProof/>
        </w:rPr>
        <w:t xml:space="preserve"> his proverbial </w:t>
      </w:r>
      <w:del w:id="212" w:author="Author">
        <w:r w:rsidRPr="003E2270">
          <w:rPr>
            <w:rFonts w:ascii="Trebuchet MS" w:hAnsi="Trebuchet MS"/>
            <w:noProof/>
          </w:rPr>
          <w:delText>utterance and went on to say</w:delText>
        </w:r>
      </w:del>
      <w:ins w:id="213" w:author="Author">
        <w:r w:rsidRPr="003E2270">
          <w:rPr>
            <w:rFonts w:ascii="Trebuchet MS" w:hAnsi="Trebuchet MS"/>
            <w:noProof/>
          </w:rPr>
          <w:t>saying</w:t>
        </w:r>
      </w:ins>
      <w:r w:rsidRPr="003E2270">
        <w:rPr>
          <w:rFonts w:ascii="Trebuchet MS" w:hAnsi="Trebuchet MS"/>
          <w:noProof/>
        </w:rPr>
        <w:t>: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“Woe! Who will survive when God </w:t>
      </w:r>
      <w:del w:id="214" w:author="Author">
        <w:r w:rsidRPr="003E2270">
          <w:rPr>
            <w:rFonts w:ascii="Trebuchet MS" w:hAnsi="Trebuchet MS"/>
            <w:noProof/>
          </w:rPr>
          <w:delText>causes it</w:delText>
        </w:r>
      </w:del>
      <w:ins w:id="215" w:author="Author">
        <w:r w:rsidRPr="003E2270">
          <w:rPr>
            <w:rFonts w:ascii="Trebuchet MS" w:hAnsi="Trebuchet MS"/>
            <w:noProof/>
          </w:rPr>
          <w:t>does this</w:t>
        </w:r>
      </w:ins>
      <w:r w:rsidRPr="003E2270">
        <w:rPr>
          <w:rFonts w:ascii="Trebuchet MS" w:hAnsi="Trebuchet MS"/>
          <w:noProof/>
        </w:rPr>
        <w:t>?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24:24 </w:t>
      </w:r>
      <w:del w:id="216" w:author="Author">
        <w:r w:rsidRPr="003E2270">
          <w:rPr>
            <w:rFonts w:ascii="Trebuchet MS" w:hAnsi="Trebuchet MS"/>
            <w:noProof/>
          </w:rPr>
          <w:delText>And there</w:delText>
        </w:r>
      </w:del>
      <w:ins w:id="217" w:author="Author">
        <w:r w:rsidRPr="003E2270">
          <w:rPr>
            <w:rFonts w:ascii="Trebuchet MS" w:hAnsi="Trebuchet MS"/>
            <w:noProof/>
          </w:rPr>
          <w:t>Ships</w:t>
        </w:r>
      </w:ins>
      <w:r w:rsidRPr="003E2270">
        <w:rPr>
          <w:rFonts w:ascii="Trebuchet MS" w:hAnsi="Trebuchet MS"/>
          <w:noProof/>
        </w:rPr>
        <w:t xml:space="preserve"> will </w:t>
      </w:r>
      <w:del w:id="218" w:author="Author">
        <w:r w:rsidRPr="003E2270">
          <w:rPr>
            <w:rFonts w:ascii="Trebuchet MS" w:hAnsi="Trebuchet MS"/>
            <w:noProof/>
          </w:rPr>
          <w:delText>be ships</w:delText>
        </w:r>
      </w:del>
      <w:ins w:id="219" w:author="Author">
        <w:r w:rsidRPr="003E2270">
          <w:rPr>
            <w:rFonts w:ascii="Trebuchet MS" w:hAnsi="Trebuchet MS"/>
            <w:noProof/>
          </w:rPr>
          <w:t>come</w:t>
        </w:r>
      </w:ins>
      <w:r w:rsidRPr="003E2270">
        <w:rPr>
          <w:rFonts w:ascii="Trebuchet MS" w:hAnsi="Trebuchet MS"/>
          <w:noProof/>
        </w:rPr>
        <w:t xml:space="preserve"> from the coast of Kit′tim,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they will </w:t>
      </w:r>
      <w:del w:id="220" w:author="Author">
        <w:r w:rsidRPr="003E2270">
          <w:rPr>
            <w:rFonts w:ascii="Trebuchet MS" w:hAnsi="Trebuchet MS"/>
            <w:noProof/>
          </w:rPr>
          <w:delText xml:space="preserve">certainly </w:delText>
        </w:r>
      </w:del>
      <w:r w:rsidRPr="003E2270">
        <w:rPr>
          <w:rFonts w:ascii="Trebuchet MS" w:hAnsi="Trebuchet MS"/>
          <w:noProof/>
        </w:rPr>
        <w:t>afflict As·syr′i·a,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And they will </w:t>
      </w:r>
      <w:del w:id="221" w:author="Author">
        <w:r w:rsidRPr="003E2270">
          <w:rPr>
            <w:rFonts w:ascii="Trebuchet MS" w:hAnsi="Trebuchet MS"/>
            <w:noProof/>
          </w:rPr>
          <w:delText xml:space="preserve">indeed </w:delText>
        </w:r>
      </w:del>
      <w:r w:rsidRPr="003E2270">
        <w:rPr>
          <w:rFonts w:ascii="Trebuchet MS" w:hAnsi="Trebuchet MS"/>
          <w:noProof/>
        </w:rPr>
        <w:t>afflict E′ber.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noProof/>
        </w:rPr>
        <w:t xml:space="preserve">But he too will </w:t>
      </w:r>
      <w:del w:id="222" w:author="Author">
        <w:r w:rsidRPr="003E2270">
          <w:rPr>
            <w:rFonts w:ascii="Trebuchet MS" w:hAnsi="Trebuchet MS"/>
            <w:noProof/>
          </w:rPr>
          <w:delText>eventually</w:delText>
        </w:r>
      </w:del>
      <w:ins w:id="223" w:author="Author">
        <w:r w:rsidRPr="003E2270">
          <w:rPr>
            <w:rFonts w:ascii="Trebuchet MS" w:hAnsi="Trebuchet MS"/>
            <w:noProof/>
          </w:rPr>
          <w:t>utterly</w:t>
        </w:r>
      </w:ins>
      <w:r w:rsidRPr="003E2270">
        <w:rPr>
          <w:rFonts w:ascii="Trebuchet MS" w:hAnsi="Trebuchet MS"/>
          <w:noProof/>
        </w:rPr>
        <w:t xml:space="preserve"> perish.”</w:t>
      </w:r>
    </w:p>
    <w:p w:rsidR="00F92596" w:rsidRPr="003E2270" w:rsidRDefault="00F92596" w:rsidP="00F92596">
      <w:pPr>
        <w:rPr>
          <w:rFonts w:ascii="Trebuchet MS" w:hAnsi="Trebuchet MS"/>
          <w:noProof/>
        </w:rPr>
      </w:pPr>
      <w:r w:rsidRPr="003E2270">
        <w:rPr>
          <w:rFonts w:ascii="Trebuchet MS" w:hAnsi="Trebuchet MS"/>
          <w:b/>
        </w:rPr>
        <w:t xml:space="preserve">24:25 </w:t>
      </w:r>
      <w:del w:id="224" w:author="Author">
        <w:r w:rsidRPr="003E2270">
          <w:rPr>
            <w:rFonts w:ascii="Trebuchet MS" w:hAnsi="Trebuchet MS"/>
            <w:noProof/>
          </w:rPr>
          <w:delText>After that</w:delText>
        </w:r>
      </w:del>
      <w:ins w:id="225" w:author="Author">
        <w:r w:rsidRPr="003E2270">
          <w:rPr>
            <w:rFonts w:ascii="Trebuchet MS" w:hAnsi="Trebuchet MS"/>
            <w:noProof/>
          </w:rPr>
          <w:t>Then</w:t>
        </w:r>
      </w:ins>
      <w:r w:rsidRPr="003E2270">
        <w:rPr>
          <w:rFonts w:ascii="Trebuchet MS" w:hAnsi="Trebuchet MS"/>
          <w:noProof/>
        </w:rPr>
        <w:t xml:space="preserve"> Ba′laam got up and went and returned to his place. </w:t>
      </w:r>
      <w:del w:id="226" w:author="Author">
        <w:r w:rsidRPr="003E2270">
          <w:rPr>
            <w:rFonts w:ascii="Trebuchet MS" w:hAnsi="Trebuchet MS"/>
            <w:noProof/>
          </w:rPr>
          <w:delText xml:space="preserve">And </w:delText>
        </w:r>
      </w:del>
      <w:r w:rsidRPr="003E2270">
        <w:rPr>
          <w:rFonts w:ascii="Trebuchet MS" w:hAnsi="Trebuchet MS"/>
          <w:noProof/>
        </w:rPr>
        <w:t>Ba′lak also went his own way.</w:t>
      </w:r>
    </w:p>
    <w:p w:rsidR="00F92596" w:rsidRPr="003E2270" w:rsidRDefault="00F92596" w:rsidP="00F92596">
      <w:pPr>
        <w:rPr>
          <w:rFonts w:ascii="Trebuchet MS" w:hAnsi="Trebuchet MS"/>
          <w:b/>
        </w:rPr>
      </w:pPr>
    </w:p>
    <w:p w:rsidR="00762BCB" w:rsidRPr="00F92596" w:rsidRDefault="00762BCB" w:rsidP="00F92596"/>
    <w:sectPr w:rsidR="00762BCB" w:rsidRPr="00F92596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6AA6" w:rsidRDefault="00736AA6">
      <w:r>
        <w:separator/>
      </w:r>
    </w:p>
  </w:endnote>
  <w:endnote w:type="continuationSeparator" w:id="0">
    <w:p w:rsidR="00736AA6" w:rsidRDefault="0073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6AA6" w:rsidRDefault="00736AA6">
      <w:r>
        <w:separator/>
      </w:r>
    </w:p>
  </w:footnote>
  <w:footnote w:type="continuationSeparator" w:id="0">
    <w:p w:rsidR="00736AA6" w:rsidRDefault="00736AA6">
      <w:r>
        <w:continuationSeparator/>
      </w:r>
    </w:p>
  </w:footnote>
  <w:footnote w:id="1">
    <w:p w:rsidR="00F92596" w:rsidRPr="003E2270" w:rsidRDefault="00F92596" w:rsidP="003E2270">
      <w:pPr>
        <w:pStyle w:val="FootnoteText"/>
        <w:spacing w:after="96"/>
        <w:ind w:firstLine="288"/>
        <w:rPr>
          <w:ins w:id="5" w:author="Author"/>
        </w:rPr>
      </w:pPr>
      <w:ins w:id="6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24:1 </w:t>
        </w:r>
        <w:r w:rsidRPr="003E2270">
          <w:t>Lit., “was good in the eyes of.”</w:t>
        </w:r>
      </w:ins>
    </w:p>
  </w:footnote>
  <w:footnote w:id="2">
    <w:p w:rsidR="00F92596" w:rsidRPr="003E2270" w:rsidRDefault="00F92596" w:rsidP="003E2270">
      <w:pPr>
        <w:pStyle w:val="FootnoteText"/>
        <w:spacing w:after="96"/>
        <w:ind w:firstLine="288"/>
        <w:rPr>
          <w:ins w:id="46" w:author="Author"/>
        </w:rPr>
      </w:pPr>
      <w:ins w:id="47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24:6 </w:t>
        </w:r>
        <w:r w:rsidRPr="003E2270">
          <w:t>Or “wadis.”</w:t>
        </w:r>
      </w:ins>
    </w:p>
  </w:footnote>
  <w:footnote w:id="3">
    <w:p w:rsidR="00F92596" w:rsidRPr="003E2270" w:rsidRDefault="00F92596" w:rsidP="003E2270">
      <w:pPr>
        <w:pStyle w:val="FootnoteText"/>
        <w:spacing w:after="96"/>
        <w:ind w:firstLine="288"/>
        <w:rPr>
          <w:ins w:id="53" w:author="Author"/>
        </w:rPr>
      </w:pPr>
      <w:ins w:id="54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24:7 </w:t>
        </w:r>
        <w:r w:rsidRPr="003E2270">
          <w:t>Or “offspring.”</w:t>
        </w:r>
      </w:ins>
    </w:p>
  </w:footnote>
  <w:footnote w:id="4">
    <w:p w:rsidR="00F92596" w:rsidRPr="003E2270" w:rsidRDefault="00F92596" w:rsidP="003E2270">
      <w:pPr>
        <w:pStyle w:val="FootnoteText"/>
        <w:spacing w:after="96"/>
        <w:ind w:firstLine="288"/>
        <w:rPr>
          <w:ins w:id="114" w:author="Author"/>
        </w:rPr>
      </w:pPr>
      <w:ins w:id="115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24:13 </w:t>
        </w:r>
        <w:r w:rsidRPr="003E2270">
          <w:t>Lit., “from my heart.”</w:t>
        </w:r>
      </w:ins>
    </w:p>
  </w:footnote>
  <w:footnote w:id="5">
    <w:p w:rsidR="00F92596" w:rsidRPr="003E2270" w:rsidRDefault="00F92596" w:rsidP="003E2270">
      <w:pPr>
        <w:pStyle w:val="FootnoteText"/>
        <w:spacing w:after="96"/>
        <w:ind w:firstLine="288"/>
        <w:rPr>
          <w:ins w:id="129" w:author="Author"/>
        </w:rPr>
      </w:pPr>
      <w:ins w:id="130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24:14 </w:t>
        </w:r>
        <w:r w:rsidRPr="003E2270">
          <w:t>Or “in the end of the days.”</w:t>
        </w:r>
      </w:ins>
    </w:p>
  </w:footnote>
  <w:footnote w:id="6">
    <w:p w:rsidR="00F92596" w:rsidRPr="003E2270" w:rsidRDefault="00F92596" w:rsidP="003E2270">
      <w:pPr>
        <w:pStyle w:val="FootnoteText"/>
        <w:spacing w:after="96"/>
        <w:ind w:firstLine="288"/>
        <w:rPr>
          <w:ins w:id="170" w:author="Author"/>
        </w:rPr>
      </w:pPr>
      <w:ins w:id="171" w:author="Author">
        <w:r w:rsidRPr="003E2270">
          <w:rPr>
            <w:rStyle w:val="FootnoteReference"/>
          </w:rPr>
          <w:footnoteRef/>
        </w:r>
        <w:r w:rsidRPr="003E2270">
          <w:t xml:space="preserve"> </w:t>
        </w:r>
        <w:r w:rsidRPr="003E2270">
          <w:rPr>
            <w:b/>
          </w:rPr>
          <w:t xml:space="preserve">24:17 </w:t>
        </w:r>
        <w:r w:rsidRPr="003E2270">
          <w:t>Or “the temples of Moab’s head.”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02535">
        <w:t>Numbers Chapter 24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02535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02535">
      <w:rPr>
        <w:noProof/>
        <w:snapToGrid w:val="0"/>
      </w:rPr>
      <w:t>Numbers 24.Revised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B02535">
        <w:t>Numbers Chapter 24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02535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02535">
      <w:rPr>
        <w:noProof/>
        <w:snapToGrid w:val="0"/>
      </w:rPr>
      <w:t>Numbers 24.Revised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02535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0253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02535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02535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A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36AA6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02535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2596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8F5CF41-3310-4318-938F-7FC7A8E39074}"/>
  <w:attachedTemplate r:id="R619c4f8aef9c4b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92596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92596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925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619c4f8aef9c4b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896</ap:Words>
  <ap:Characters>3885</ap:Characters>
  <ap:Application>Microsoft Office Word</ap:Application>
  <ap:DocSecurity>0</ap:DocSecurity>
  <ap:Lines>99</ap:Lines>
  <ap:Paragraphs>95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4686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24</dc:title>
  <dc:subject/>
  <dc:creator>Matthew Calleja</dc:creator>
  <cp:keywords/>
  <dc:description/>
  <cp:lastModifiedBy>Calleja, Matthew</cp:lastModifiedBy>
  <cp:revision>3</cp:revision>
  <dcterms:created xsi:type="dcterms:W3CDTF">2020-11-30T15:10:00Z</dcterms:created>
  <dcterms:modified xsi:type="dcterms:W3CDTF">2020-11-30T15:10:00Z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24.docx</vt:lpwstr>
  </property>
  <property fmtid="{D5CDD505-2E9C-101B-9397-08002B2CF9AE}" pid="9" name="_TranslationDocumentId">
    <vt:i4>19471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4024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