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85B04" w:rsidRPr="006B1799" w:rsidRDefault="00B85B04" w:rsidP="00B85B04">
      <w:pPr>
        <w:rPr>
          <w:rFonts w:ascii="Trebuchet MS" w:hAnsi="Trebuchet MS"/>
          <w:noProof/>
        </w:rPr>
      </w:pPr>
      <w:bookmarkStart w:id="0" w:name="_GoBack"/>
      <w:bookmarkEnd w:id="0"/>
      <w:r w:rsidRPr="006B1799">
        <w:rPr>
          <w:rFonts w:ascii="Trebuchet MS" w:hAnsi="Trebuchet MS"/>
          <w:b/>
        </w:rPr>
        <w:t xml:space="preserve">22:1 </w:t>
      </w:r>
      <w:r w:rsidRPr="006B1799">
        <w:rPr>
          <w:rFonts w:ascii="Trebuchet MS" w:hAnsi="Trebuchet MS"/>
          <w:noProof/>
        </w:rPr>
        <w:t xml:space="preserve">Then the </w:t>
      </w:r>
      <w:del w:id="1" w:author="Author">
        <w:r w:rsidRPr="006B1799">
          <w:rPr>
            <w:rFonts w:ascii="Trebuchet MS" w:hAnsi="Trebuchet MS"/>
            <w:noProof/>
          </w:rPr>
          <w:delText>sons of Israel pulled away</w:delText>
        </w:r>
      </w:del>
      <w:ins w:id="2" w:author="Author">
        <w:r w:rsidRPr="006B1799">
          <w:rPr>
            <w:rFonts w:ascii="Trebuchet MS" w:hAnsi="Trebuchet MS"/>
            <w:noProof/>
          </w:rPr>
          <w:t>Israelites departed</w:t>
        </w:r>
      </w:ins>
      <w:r w:rsidRPr="006B1799">
        <w:rPr>
          <w:rFonts w:ascii="Trebuchet MS" w:hAnsi="Trebuchet MS"/>
          <w:noProof/>
        </w:rPr>
        <w:t xml:space="preserve"> and </w:t>
      </w:r>
      <w:del w:id="3" w:author="Author">
        <w:r w:rsidRPr="006B1799">
          <w:rPr>
            <w:rFonts w:ascii="Trebuchet MS" w:hAnsi="Trebuchet MS"/>
            <w:noProof/>
          </w:rPr>
          <w:delText>encamped</w:delText>
        </w:r>
      </w:del>
      <w:ins w:id="4" w:author="Author">
        <w:r w:rsidRPr="006B1799">
          <w:rPr>
            <w:rFonts w:ascii="Trebuchet MS" w:hAnsi="Trebuchet MS"/>
            <w:noProof/>
          </w:rPr>
          <w:t>camped</w:t>
        </w:r>
      </w:ins>
      <w:r w:rsidRPr="006B1799">
        <w:rPr>
          <w:rFonts w:ascii="Trebuchet MS" w:hAnsi="Trebuchet MS"/>
          <w:noProof/>
        </w:rPr>
        <w:t xml:space="preserve"> on the desert plains of Mo′ab across the Jordan from Jer′i·cho. </w:t>
      </w:r>
      <w:r w:rsidRPr="006B1799">
        <w:rPr>
          <w:rFonts w:ascii="Trebuchet MS" w:hAnsi="Trebuchet MS"/>
          <w:b/>
          <w:noProof/>
        </w:rPr>
        <w:t xml:space="preserve">22:2 </w:t>
      </w:r>
      <w:del w:id="5" w:author="Author">
        <w:r w:rsidRPr="006B1799">
          <w:rPr>
            <w:rFonts w:ascii="Trebuchet MS" w:hAnsi="Trebuchet MS"/>
            <w:noProof/>
          </w:rPr>
          <w:delText>And</w:delText>
        </w:r>
      </w:del>
      <w:ins w:id="6" w:author="Author">
        <w:r w:rsidRPr="006B1799">
          <w:rPr>
            <w:rFonts w:ascii="Trebuchet MS" w:hAnsi="Trebuchet MS"/>
            <w:noProof/>
          </w:rPr>
          <w:t>Now</w:t>
        </w:r>
      </w:ins>
      <w:r w:rsidRPr="006B1799">
        <w:rPr>
          <w:rFonts w:ascii="Trebuchet MS" w:hAnsi="Trebuchet MS"/>
          <w:noProof/>
        </w:rPr>
        <w:t xml:space="preserve"> Ba′lak the son of Zip′por </w:t>
      </w:r>
      <w:del w:id="7" w:author="Author">
        <w:r w:rsidRPr="006B1799">
          <w:rPr>
            <w:rFonts w:ascii="Trebuchet MS" w:hAnsi="Trebuchet MS"/>
            <w:noProof/>
          </w:rPr>
          <w:delText>got to see</w:delText>
        </w:r>
      </w:del>
      <w:ins w:id="8" w:author="Author">
        <w:r w:rsidRPr="006B1799">
          <w:rPr>
            <w:rFonts w:ascii="Trebuchet MS" w:hAnsi="Trebuchet MS"/>
            <w:noProof/>
          </w:rPr>
          <w:t>saw</w:t>
        </w:r>
      </w:ins>
      <w:r w:rsidRPr="006B1799">
        <w:rPr>
          <w:rFonts w:ascii="Trebuchet MS" w:hAnsi="Trebuchet MS"/>
          <w:noProof/>
        </w:rPr>
        <w:t xml:space="preserve"> all that Israel had done to the Am′or·ites</w:t>
      </w:r>
      <w:del w:id="9" w:author="Author">
        <w:r w:rsidRPr="006B1799">
          <w:rPr>
            <w:rFonts w:ascii="Trebuchet MS" w:hAnsi="Trebuchet MS"/>
            <w:noProof/>
          </w:rPr>
          <w:delText>.</w:delText>
        </w:r>
      </w:del>
      <w:ins w:id="10" w:author="Author">
        <w:r w:rsidRPr="006B1799">
          <w:rPr>
            <w:rFonts w:ascii="Trebuchet MS" w:hAnsi="Trebuchet MS"/>
            <w:noProof/>
          </w:rPr>
          <w:t>,</w:t>
        </w:r>
      </w:ins>
      <w:r w:rsidRPr="006B1799">
        <w:rPr>
          <w:rFonts w:ascii="Trebuchet MS" w:hAnsi="Trebuchet MS"/>
          <w:noProof/>
        </w:rPr>
        <w:t xml:space="preserve"> </w:t>
      </w:r>
      <w:r w:rsidRPr="006B1799">
        <w:rPr>
          <w:rFonts w:ascii="Trebuchet MS" w:hAnsi="Trebuchet MS"/>
          <w:b/>
          <w:noProof/>
        </w:rPr>
        <w:t xml:space="preserve">22:3 </w:t>
      </w:r>
      <w:del w:id="11" w:author="Author">
        <w:r w:rsidRPr="006B1799">
          <w:rPr>
            <w:rFonts w:ascii="Trebuchet MS" w:hAnsi="Trebuchet MS"/>
            <w:noProof/>
          </w:rPr>
          <w:delText>And</w:delText>
        </w:r>
      </w:del>
      <w:ins w:id="12" w:author="Author">
        <w:r w:rsidRPr="006B1799">
          <w:rPr>
            <w:rFonts w:ascii="Trebuchet MS" w:hAnsi="Trebuchet MS"/>
            <w:noProof/>
          </w:rPr>
          <w:t>and</w:t>
        </w:r>
      </w:ins>
      <w:r w:rsidRPr="006B1799">
        <w:rPr>
          <w:rFonts w:ascii="Trebuchet MS" w:hAnsi="Trebuchet MS"/>
          <w:noProof/>
        </w:rPr>
        <w:t xml:space="preserve"> Mo′ab became very frightened </w:t>
      </w:r>
      <w:del w:id="13" w:author="Author">
        <w:r w:rsidRPr="006B1799">
          <w:rPr>
            <w:rFonts w:ascii="Trebuchet MS" w:hAnsi="Trebuchet MS"/>
            <w:noProof/>
          </w:rPr>
          <w:delText>at</w:delText>
        </w:r>
      </w:del>
      <w:ins w:id="14" w:author="Author">
        <w:r w:rsidRPr="006B1799">
          <w:rPr>
            <w:rFonts w:ascii="Trebuchet MS" w:hAnsi="Trebuchet MS"/>
            <w:noProof/>
          </w:rPr>
          <w:t>of</w:t>
        </w:r>
      </w:ins>
      <w:r w:rsidRPr="006B1799">
        <w:rPr>
          <w:rFonts w:ascii="Trebuchet MS" w:hAnsi="Trebuchet MS"/>
          <w:noProof/>
        </w:rPr>
        <w:t xml:space="preserve"> the people, because they were </w:t>
      </w:r>
      <w:ins w:id="15" w:author="Author">
        <w:r w:rsidRPr="006B1799">
          <w:rPr>
            <w:rFonts w:ascii="Trebuchet MS" w:hAnsi="Trebuchet MS"/>
            <w:noProof/>
          </w:rPr>
          <w:t xml:space="preserve">so </w:t>
        </w:r>
      </w:ins>
      <w:r w:rsidRPr="006B1799">
        <w:rPr>
          <w:rFonts w:ascii="Trebuchet MS" w:hAnsi="Trebuchet MS"/>
          <w:noProof/>
        </w:rPr>
        <w:t xml:space="preserve">many; </w:t>
      </w:r>
      <w:del w:id="16" w:author="Author">
        <w:r w:rsidRPr="006B1799">
          <w:rPr>
            <w:rFonts w:ascii="Trebuchet MS" w:hAnsi="Trebuchet MS"/>
            <w:noProof/>
          </w:rPr>
          <w:delText>and</w:delText>
        </w:r>
      </w:del>
      <w:ins w:id="17" w:author="Author">
        <w:r w:rsidRPr="006B1799">
          <w:rPr>
            <w:rFonts w:ascii="Trebuchet MS" w:hAnsi="Trebuchet MS"/>
            <w:noProof/>
          </w:rPr>
          <w:t>indeed,</w:t>
        </w:r>
      </w:ins>
      <w:r w:rsidRPr="006B1799">
        <w:rPr>
          <w:rFonts w:ascii="Trebuchet MS" w:hAnsi="Trebuchet MS"/>
          <w:noProof/>
        </w:rPr>
        <w:t xml:space="preserve"> Mo′ab </w:t>
      </w:r>
      <w:del w:id="18" w:author="Author">
        <w:r w:rsidRPr="006B1799">
          <w:rPr>
            <w:rFonts w:ascii="Trebuchet MS" w:hAnsi="Trebuchet MS"/>
            <w:noProof/>
          </w:rPr>
          <w:delText>began to feel a sickening dread</w:delText>
        </w:r>
      </w:del>
      <w:ins w:id="19" w:author="Author">
        <w:r w:rsidRPr="006B1799">
          <w:rPr>
            <w:rFonts w:ascii="Trebuchet MS" w:hAnsi="Trebuchet MS"/>
            <w:noProof/>
          </w:rPr>
          <w:t>felt sick with fear because</w:t>
        </w:r>
      </w:ins>
      <w:r w:rsidRPr="006B1799">
        <w:rPr>
          <w:rFonts w:ascii="Trebuchet MS" w:hAnsi="Trebuchet MS"/>
          <w:noProof/>
        </w:rPr>
        <w:t xml:space="preserve"> of the </w:t>
      </w:r>
      <w:del w:id="20" w:author="Author">
        <w:r w:rsidRPr="006B1799">
          <w:rPr>
            <w:rFonts w:ascii="Trebuchet MS" w:hAnsi="Trebuchet MS"/>
            <w:noProof/>
          </w:rPr>
          <w:delText>sons of Israel</w:delText>
        </w:r>
      </w:del>
      <w:ins w:id="21" w:author="Author">
        <w:r w:rsidRPr="006B1799">
          <w:rPr>
            <w:rFonts w:ascii="Trebuchet MS" w:hAnsi="Trebuchet MS"/>
            <w:noProof/>
          </w:rPr>
          <w:t>Israelites</w:t>
        </w:r>
      </w:ins>
      <w:r w:rsidRPr="006B1799">
        <w:rPr>
          <w:rFonts w:ascii="Trebuchet MS" w:hAnsi="Trebuchet MS"/>
          <w:noProof/>
        </w:rPr>
        <w:t xml:space="preserve">. </w:t>
      </w:r>
      <w:r w:rsidRPr="006B1799">
        <w:rPr>
          <w:rFonts w:ascii="Trebuchet MS" w:hAnsi="Trebuchet MS"/>
          <w:b/>
          <w:noProof/>
        </w:rPr>
        <w:t xml:space="preserve">22:4 </w:t>
      </w:r>
      <w:del w:id="22" w:author="Author">
        <w:r w:rsidRPr="006B1799">
          <w:rPr>
            <w:rFonts w:ascii="Trebuchet MS" w:hAnsi="Trebuchet MS"/>
            <w:noProof/>
          </w:rPr>
          <w:delText>And</w:delText>
        </w:r>
      </w:del>
      <w:ins w:id="23" w:author="Author">
        <w:r w:rsidRPr="006B1799">
          <w:rPr>
            <w:rFonts w:ascii="Trebuchet MS" w:hAnsi="Trebuchet MS"/>
            <w:noProof/>
          </w:rPr>
          <w:t>So</w:t>
        </w:r>
      </w:ins>
      <w:r w:rsidRPr="006B1799">
        <w:rPr>
          <w:rFonts w:ascii="Trebuchet MS" w:hAnsi="Trebuchet MS"/>
          <w:noProof/>
        </w:rPr>
        <w:t xml:space="preserve"> Mo′ab </w:t>
      </w:r>
      <w:del w:id="24" w:author="Author">
        <w:r w:rsidRPr="006B1799">
          <w:rPr>
            <w:rFonts w:ascii="Trebuchet MS" w:hAnsi="Trebuchet MS"/>
            <w:noProof/>
          </w:rPr>
          <w:delText>proceeded to say</w:delText>
        </w:r>
      </w:del>
      <w:ins w:id="25" w:author="Author">
        <w:r w:rsidRPr="006B1799">
          <w:rPr>
            <w:rFonts w:ascii="Trebuchet MS" w:hAnsi="Trebuchet MS"/>
            <w:noProof/>
          </w:rPr>
          <w:t>said</w:t>
        </w:r>
      </w:ins>
      <w:r w:rsidRPr="006B1799">
        <w:rPr>
          <w:rFonts w:ascii="Trebuchet MS" w:hAnsi="Trebuchet MS"/>
          <w:noProof/>
        </w:rPr>
        <w:t xml:space="preserve"> to the </w:t>
      </w:r>
      <w:del w:id="26" w:author="Author">
        <w:r w:rsidRPr="006B1799">
          <w:rPr>
            <w:rFonts w:ascii="Trebuchet MS" w:hAnsi="Trebuchet MS"/>
            <w:noProof/>
          </w:rPr>
          <w:delText>older men</w:delText>
        </w:r>
      </w:del>
      <w:ins w:id="27" w:author="Author">
        <w:r w:rsidRPr="006B1799">
          <w:rPr>
            <w:rFonts w:ascii="Trebuchet MS" w:hAnsi="Trebuchet MS"/>
            <w:noProof/>
          </w:rPr>
          <w:t>elders</w:t>
        </w:r>
      </w:ins>
      <w:r w:rsidRPr="006B1799">
        <w:rPr>
          <w:rFonts w:ascii="Trebuchet MS" w:hAnsi="Trebuchet MS"/>
          <w:noProof/>
        </w:rPr>
        <w:t xml:space="preserve"> of Mid′i·an: “Now this congregation will </w:t>
      </w:r>
      <w:del w:id="28" w:author="Author">
        <w:r w:rsidRPr="006B1799">
          <w:rPr>
            <w:rFonts w:ascii="Trebuchet MS" w:hAnsi="Trebuchet MS"/>
            <w:noProof/>
          </w:rPr>
          <w:delText>lick up</w:delText>
        </w:r>
      </w:del>
      <w:ins w:id="29" w:author="Author">
        <w:r w:rsidRPr="006B1799">
          <w:rPr>
            <w:rFonts w:ascii="Trebuchet MS" w:hAnsi="Trebuchet MS"/>
            <w:noProof/>
          </w:rPr>
          <w:t>devour</w:t>
        </w:r>
      </w:ins>
      <w:r w:rsidRPr="006B1799">
        <w:rPr>
          <w:rFonts w:ascii="Trebuchet MS" w:hAnsi="Trebuchet MS"/>
          <w:noProof/>
        </w:rPr>
        <w:t xml:space="preserve"> all our surroundings</w:t>
      </w:r>
      <w:del w:id="30" w:author="Author">
        <w:r w:rsidRPr="006B1799">
          <w:rPr>
            <w:rFonts w:ascii="Trebuchet MS" w:hAnsi="Trebuchet MS"/>
            <w:noProof/>
          </w:rPr>
          <w:delText xml:space="preserve"> like</w:delText>
        </w:r>
      </w:del>
      <w:ins w:id="31" w:author="Author">
        <w:r w:rsidRPr="006B1799">
          <w:rPr>
            <w:rFonts w:ascii="Trebuchet MS" w:hAnsi="Trebuchet MS"/>
            <w:noProof/>
          </w:rPr>
          <w:t>, just as a bull devours</w:t>
        </w:r>
      </w:ins>
      <w:r w:rsidRPr="006B1799">
        <w:rPr>
          <w:rFonts w:ascii="Trebuchet MS" w:hAnsi="Trebuchet MS"/>
          <w:noProof/>
        </w:rPr>
        <w:t xml:space="preserve"> the </w:t>
      </w:r>
      <w:del w:id="32" w:author="Author">
        <w:r w:rsidRPr="006B1799">
          <w:rPr>
            <w:rFonts w:ascii="Trebuchet MS" w:hAnsi="Trebuchet MS"/>
            <w:noProof/>
          </w:rPr>
          <w:delText>bull licking up the green growth of</w:delText>
        </w:r>
      </w:del>
      <w:ins w:id="33" w:author="Author">
        <w:r w:rsidRPr="006B1799">
          <w:rPr>
            <w:rFonts w:ascii="Trebuchet MS" w:hAnsi="Trebuchet MS"/>
            <w:noProof/>
          </w:rPr>
          <w:t>grass in</w:t>
        </w:r>
      </w:ins>
      <w:r w:rsidRPr="006B1799">
        <w:rPr>
          <w:rFonts w:ascii="Trebuchet MS" w:hAnsi="Trebuchet MS"/>
          <w:noProof/>
        </w:rPr>
        <w:t xml:space="preserve"> the field.”</w:t>
      </w:r>
    </w:p>
    <w:p w:rsidR="00B85B04" w:rsidRPr="006B1799" w:rsidRDefault="00B85B04" w:rsidP="00B85B04">
      <w:pPr>
        <w:rPr>
          <w:rFonts w:ascii="Trebuchet MS" w:hAnsi="Trebuchet MS"/>
          <w:noProof/>
        </w:rPr>
      </w:pPr>
      <w:del w:id="34" w:author="Author">
        <w:r w:rsidRPr="006B1799">
          <w:rPr>
            <w:rFonts w:ascii="Trebuchet MS" w:hAnsi="Trebuchet MS"/>
            <w:noProof/>
          </w:rPr>
          <w:delText xml:space="preserve">And </w:delText>
        </w:r>
      </w:del>
      <w:r w:rsidRPr="006B1799">
        <w:rPr>
          <w:rFonts w:ascii="Trebuchet MS" w:hAnsi="Trebuchet MS"/>
          <w:noProof/>
        </w:rPr>
        <w:t xml:space="preserve">Ba′lak the son of Zip′por was king of Mo′ab at that </w:t>
      </w:r>
      <w:del w:id="35" w:author="Author">
        <w:r w:rsidRPr="006B1799">
          <w:rPr>
            <w:rFonts w:ascii="Trebuchet MS" w:hAnsi="Trebuchet MS"/>
            <w:noProof/>
          </w:rPr>
          <w:delText xml:space="preserve">particular </w:delText>
        </w:r>
      </w:del>
      <w:r w:rsidRPr="006B1799">
        <w:rPr>
          <w:rFonts w:ascii="Trebuchet MS" w:hAnsi="Trebuchet MS"/>
          <w:noProof/>
        </w:rPr>
        <w:t xml:space="preserve">time. </w:t>
      </w:r>
      <w:r w:rsidRPr="006B1799">
        <w:rPr>
          <w:rFonts w:ascii="Trebuchet MS" w:hAnsi="Trebuchet MS"/>
          <w:b/>
          <w:noProof/>
        </w:rPr>
        <w:t xml:space="preserve">22:5 </w:t>
      </w:r>
      <w:r w:rsidRPr="006B1799">
        <w:rPr>
          <w:rFonts w:ascii="Trebuchet MS" w:hAnsi="Trebuchet MS"/>
          <w:noProof/>
        </w:rPr>
        <w:t>He</w:t>
      </w:r>
      <w:del w:id="36" w:author="Author">
        <w:r w:rsidRPr="006B1799">
          <w:rPr>
            <w:rFonts w:ascii="Trebuchet MS" w:hAnsi="Trebuchet MS"/>
            <w:noProof/>
          </w:rPr>
          <w:delText xml:space="preserve"> now</w:delText>
        </w:r>
      </w:del>
      <w:r w:rsidRPr="006B1799">
        <w:rPr>
          <w:rFonts w:ascii="Trebuchet MS" w:hAnsi="Trebuchet MS"/>
          <w:noProof/>
        </w:rPr>
        <w:t xml:space="preserve"> sent messengers to Ba′laam the son of Be′or at Pe′thor, which is by the River</w:t>
      </w:r>
      <w:del w:id="37" w:author="Author">
        <w:r w:rsidRPr="006B1799">
          <w:rPr>
            <w:rFonts w:ascii="Trebuchet MS" w:hAnsi="Trebuchet MS"/>
            <w:noProof/>
          </w:rPr>
          <w:delText xml:space="preserve"> of the</w:delText>
        </w:r>
      </w:del>
      <w:ins w:id="38" w:author="Author">
        <w:r w:rsidRPr="006B1799">
          <w:rPr>
            <w:rStyle w:val="FootnoteReference"/>
            <w:rFonts w:ascii="Trebuchet MS" w:hAnsi="Trebuchet MS"/>
            <w:noProof/>
          </w:rPr>
          <w:footnoteReference w:id="1"/>
        </w:r>
        <w:r w:rsidRPr="006B1799">
          <w:rPr>
            <w:rFonts w:ascii="Trebuchet MS" w:hAnsi="Trebuchet MS"/>
            <w:noProof/>
          </w:rPr>
          <w:t xml:space="preserve"> in his native</w:t>
        </w:r>
      </w:ins>
      <w:r w:rsidRPr="006B1799">
        <w:rPr>
          <w:rFonts w:ascii="Trebuchet MS" w:hAnsi="Trebuchet MS"/>
          <w:noProof/>
        </w:rPr>
        <w:t xml:space="preserve"> land</w:t>
      </w:r>
      <w:del w:id="41" w:author="Author">
        <w:r w:rsidRPr="006B1799">
          <w:rPr>
            <w:rFonts w:ascii="Trebuchet MS" w:hAnsi="Trebuchet MS"/>
            <w:noProof/>
          </w:rPr>
          <w:delText xml:space="preserve"> of the sons of his people, to call</w:delText>
        </w:r>
      </w:del>
      <w:ins w:id="42" w:author="Author">
        <w:r w:rsidRPr="006B1799">
          <w:rPr>
            <w:rFonts w:ascii="Trebuchet MS" w:hAnsi="Trebuchet MS"/>
            <w:noProof/>
          </w:rPr>
          <w:t>. He summoned</w:t>
        </w:r>
      </w:ins>
      <w:r w:rsidRPr="006B1799">
        <w:rPr>
          <w:rFonts w:ascii="Trebuchet MS" w:hAnsi="Trebuchet MS"/>
          <w:noProof/>
        </w:rPr>
        <w:t xml:space="preserve"> him, saying: “Look! A people has come out of Egypt. Look! They have covered the </w:t>
      </w:r>
      <w:ins w:id="43" w:author="Author">
        <w:r w:rsidRPr="006B1799">
          <w:rPr>
            <w:rFonts w:ascii="Trebuchet MS" w:hAnsi="Trebuchet MS"/>
            <w:noProof/>
          </w:rPr>
          <w:t>face</w:t>
        </w:r>
        <w:r w:rsidRPr="006B1799">
          <w:rPr>
            <w:rStyle w:val="FootnoteReference"/>
            <w:rFonts w:ascii="Trebuchet MS" w:hAnsi="Trebuchet MS"/>
            <w:noProof/>
          </w:rPr>
          <w:footnoteReference w:id="2"/>
        </w:r>
        <w:r w:rsidRPr="006B1799">
          <w:rPr>
            <w:rFonts w:ascii="Trebuchet MS" w:hAnsi="Trebuchet MS"/>
            <w:noProof/>
          </w:rPr>
          <w:t xml:space="preserve"> of the </w:t>
        </w:r>
      </w:ins>
      <w:r w:rsidRPr="006B1799">
        <w:rPr>
          <w:rFonts w:ascii="Trebuchet MS" w:hAnsi="Trebuchet MS"/>
          <w:noProof/>
        </w:rPr>
        <w:t>earth</w:t>
      </w:r>
      <w:del w:id="46" w:author="Author">
        <w:r w:rsidRPr="006B1799">
          <w:rPr>
            <w:rFonts w:ascii="Trebuchet MS" w:hAnsi="Trebuchet MS"/>
            <w:noProof/>
          </w:rPr>
          <w:delText xml:space="preserve"> as far as one can see</w:delText>
        </w:r>
      </w:del>
      <w:r w:rsidRPr="006B1799">
        <w:rPr>
          <w:rFonts w:ascii="Trebuchet MS" w:hAnsi="Trebuchet MS"/>
          <w:noProof/>
        </w:rPr>
        <w:t>,</w:t>
      </w:r>
      <w:ins w:id="47" w:author="Author">
        <w:r w:rsidRPr="006B1799">
          <w:rPr>
            <w:rStyle w:val="FootnoteReference"/>
            <w:rFonts w:ascii="Trebuchet MS" w:hAnsi="Trebuchet MS"/>
            <w:noProof/>
          </w:rPr>
          <w:footnoteReference w:id="3"/>
        </w:r>
      </w:ins>
      <w:r w:rsidRPr="006B1799">
        <w:rPr>
          <w:rFonts w:ascii="Trebuchet MS" w:hAnsi="Trebuchet MS"/>
          <w:noProof/>
        </w:rPr>
        <w:t xml:space="preserve"> and they are dwelling right in front of me. </w:t>
      </w:r>
      <w:r w:rsidRPr="006B1799">
        <w:rPr>
          <w:rFonts w:ascii="Trebuchet MS" w:hAnsi="Trebuchet MS"/>
          <w:b/>
          <w:noProof/>
        </w:rPr>
        <w:t xml:space="preserve">22:6 </w:t>
      </w:r>
      <w:del w:id="50" w:author="Author">
        <w:r w:rsidRPr="006B1799">
          <w:rPr>
            <w:rFonts w:ascii="Trebuchet MS" w:hAnsi="Trebuchet MS"/>
            <w:noProof/>
          </w:rPr>
          <w:delText>And now do come</w:delText>
        </w:r>
      </w:del>
      <w:ins w:id="51" w:author="Author">
        <w:r w:rsidRPr="006B1799">
          <w:rPr>
            <w:rFonts w:ascii="Trebuchet MS" w:hAnsi="Trebuchet MS"/>
            <w:noProof/>
          </w:rPr>
          <w:t>Now</w:t>
        </w:r>
      </w:ins>
      <w:r w:rsidRPr="006B1799">
        <w:rPr>
          <w:rFonts w:ascii="Trebuchet MS" w:hAnsi="Trebuchet MS"/>
          <w:noProof/>
        </w:rPr>
        <w:t>, please</w:t>
      </w:r>
      <w:del w:id="52" w:author="Author">
        <w:r w:rsidRPr="006B1799">
          <w:rPr>
            <w:rFonts w:ascii="Trebuchet MS" w:hAnsi="Trebuchet MS"/>
            <w:noProof/>
          </w:rPr>
          <w:delText>; do</w:delText>
        </w:r>
      </w:del>
      <w:ins w:id="53" w:author="Author">
        <w:r w:rsidRPr="006B1799">
          <w:rPr>
            <w:rFonts w:ascii="Trebuchet MS" w:hAnsi="Trebuchet MS"/>
            <w:noProof/>
          </w:rPr>
          <w:t>, come and</w:t>
        </w:r>
      </w:ins>
      <w:r w:rsidRPr="006B1799">
        <w:rPr>
          <w:rFonts w:ascii="Trebuchet MS" w:hAnsi="Trebuchet MS"/>
          <w:noProof/>
        </w:rPr>
        <w:t xml:space="preserve"> curse this people for me, for they are mightier than I am. Perhaps I </w:t>
      </w:r>
      <w:del w:id="54" w:author="Author">
        <w:r w:rsidRPr="006B1799">
          <w:rPr>
            <w:rFonts w:ascii="Trebuchet MS" w:hAnsi="Trebuchet MS"/>
            <w:noProof/>
          </w:rPr>
          <w:delText>may be able to strike</w:delText>
        </w:r>
      </w:del>
      <w:ins w:id="55" w:author="Author">
        <w:r w:rsidRPr="006B1799">
          <w:rPr>
            <w:rFonts w:ascii="Trebuchet MS" w:hAnsi="Trebuchet MS"/>
            <w:noProof/>
          </w:rPr>
          <w:t>can defeat</w:t>
        </w:r>
      </w:ins>
      <w:r w:rsidRPr="006B1799">
        <w:rPr>
          <w:rFonts w:ascii="Trebuchet MS" w:hAnsi="Trebuchet MS"/>
          <w:noProof/>
        </w:rPr>
        <w:t xml:space="preserve"> them and </w:t>
      </w:r>
      <w:del w:id="56" w:author="Author">
        <w:r w:rsidRPr="006B1799">
          <w:rPr>
            <w:rFonts w:ascii="Trebuchet MS" w:hAnsi="Trebuchet MS"/>
            <w:noProof/>
          </w:rPr>
          <w:delText xml:space="preserve">I may </w:delText>
        </w:r>
      </w:del>
      <w:r w:rsidRPr="006B1799">
        <w:rPr>
          <w:rFonts w:ascii="Trebuchet MS" w:hAnsi="Trebuchet MS"/>
          <w:noProof/>
        </w:rPr>
        <w:t>drive them out of the land</w:t>
      </w:r>
      <w:del w:id="57" w:author="Author">
        <w:r w:rsidRPr="006B1799">
          <w:rPr>
            <w:rFonts w:ascii="Trebuchet MS" w:hAnsi="Trebuchet MS"/>
            <w:noProof/>
          </w:rPr>
          <w:delText>;</w:delText>
        </w:r>
      </w:del>
      <w:ins w:id="58" w:author="Author">
        <w:r w:rsidRPr="006B1799">
          <w:rPr>
            <w:rFonts w:ascii="Trebuchet MS" w:hAnsi="Trebuchet MS"/>
            <w:noProof/>
          </w:rPr>
          <w:t>,</w:t>
        </w:r>
      </w:ins>
      <w:r w:rsidRPr="006B1799">
        <w:rPr>
          <w:rFonts w:ascii="Trebuchet MS" w:hAnsi="Trebuchet MS"/>
          <w:noProof/>
        </w:rPr>
        <w:t xml:space="preserve"> for I well know that the one whom you bless is </w:t>
      </w:r>
      <w:del w:id="59" w:author="Author">
        <w:r w:rsidRPr="006B1799">
          <w:rPr>
            <w:rFonts w:ascii="Trebuchet MS" w:hAnsi="Trebuchet MS"/>
            <w:noProof/>
          </w:rPr>
          <w:delText xml:space="preserve">a </w:delText>
        </w:r>
      </w:del>
      <w:r w:rsidRPr="006B1799">
        <w:rPr>
          <w:rFonts w:ascii="Trebuchet MS" w:hAnsi="Trebuchet MS"/>
          <w:noProof/>
        </w:rPr>
        <w:t xml:space="preserve">blessed </w:t>
      </w:r>
      <w:del w:id="60" w:author="Author">
        <w:r w:rsidRPr="006B1799">
          <w:rPr>
            <w:rFonts w:ascii="Trebuchet MS" w:hAnsi="Trebuchet MS"/>
            <w:noProof/>
          </w:rPr>
          <w:delText xml:space="preserve">one </w:delText>
        </w:r>
      </w:del>
      <w:r w:rsidRPr="006B1799">
        <w:rPr>
          <w:rFonts w:ascii="Trebuchet MS" w:hAnsi="Trebuchet MS"/>
          <w:noProof/>
        </w:rPr>
        <w:t>and the one whom you curse is cursed.”</w:t>
      </w:r>
    </w:p>
    <w:p w:rsidR="00B85B04" w:rsidRPr="006B1799" w:rsidRDefault="00B85B04" w:rsidP="00B85B04">
      <w:pPr>
        <w:rPr>
          <w:rFonts w:ascii="Trebuchet MS" w:hAnsi="Trebuchet MS"/>
          <w:noProof/>
        </w:rPr>
      </w:pPr>
      <w:r w:rsidRPr="006B1799">
        <w:rPr>
          <w:rFonts w:ascii="Trebuchet MS" w:hAnsi="Trebuchet MS"/>
          <w:b/>
        </w:rPr>
        <w:t xml:space="preserve">22:7 </w:t>
      </w:r>
      <w:r w:rsidRPr="006B1799">
        <w:rPr>
          <w:rFonts w:ascii="Trebuchet MS" w:hAnsi="Trebuchet MS"/>
          <w:noProof/>
        </w:rPr>
        <w:t xml:space="preserve">So the </w:t>
      </w:r>
      <w:del w:id="61" w:author="Author">
        <w:r w:rsidRPr="006B1799">
          <w:rPr>
            <w:rFonts w:ascii="Trebuchet MS" w:hAnsi="Trebuchet MS"/>
            <w:noProof/>
          </w:rPr>
          <w:delText>older men</w:delText>
        </w:r>
      </w:del>
      <w:ins w:id="62" w:author="Author">
        <w:r w:rsidRPr="006B1799">
          <w:rPr>
            <w:rFonts w:ascii="Trebuchet MS" w:hAnsi="Trebuchet MS"/>
            <w:noProof/>
          </w:rPr>
          <w:t>elders</w:t>
        </w:r>
      </w:ins>
      <w:r w:rsidRPr="006B1799">
        <w:rPr>
          <w:rFonts w:ascii="Trebuchet MS" w:hAnsi="Trebuchet MS"/>
          <w:noProof/>
        </w:rPr>
        <w:t xml:space="preserve"> of Mo′ab and the </w:t>
      </w:r>
      <w:del w:id="63" w:author="Author">
        <w:r w:rsidRPr="006B1799">
          <w:rPr>
            <w:rFonts w:ascii="Trebuchet MS" w:hAnsi="Trebuchet MS"/>
            <w:noProof/>
          </w:rPr>
          <w:delText>older men</w:delText>
        </w:r>
      </w:del>
      <w:ins w:id="64" w:author="Author">
        <w:r w:rsidRPr="006B1799">
          <w:rPr>
            <w:rFonts w:ascii="Trebuchet MS" w:hAnsi="Trebuchet MS"/>
            <w:noProof/>
          </w:rPr>
          <w:t>elders</w:t>
        </w:r>
      </w:ins>
      <w:r w:rsidRPr="006B1799">
        <w:rPr>
          <w:rFonts w:ascii="Trebuchet MS" w:hAnsi="Trebuchet MS"/>
          <w:noProof/>
        </w:rPr>
        <w:t xml:space="preserve"> of Mid′i·an traveled with the </w:t>
      </w:r>
      <w:del w:id="65" w:author="Author">
        <w:r w:rsidRPr="006B1799">
          <w:rPr>
            <w:rFonts w:ascii="Trebuchet MS" w:hAnsi="Trebuchet MS"/>
            <w:noProof/>
          </w:rPr>
          <w:delText>payments</w:delText>
        </w:r>
      </w:del>
      <w:ins w:id="66" w:author="Author">
        <w:r w:rsidRPr="006B1799">
          <w:rPr>
            <w:rFonts w:ascii="Trebuchet MS" w:hAnsi="Trebuchet MS"/>
            <w:noProof/>
          </w:rPr>
          <w:t>fee</w:t>
        </w:r>
      </w:ins>
      <w:r w:rsidRPr="006B1799">
        <w:rPr>
          <w:rFonts w:ascii="Trebuchet MS" w:hAnsi="Trebuchet MS"/>
          <w:noProof/>
        </w:rPr>
        <w:t xml:space="preserve"> for divination in their hands and went to Ba′laam and </w:t>
      </w:r>
      <w:del w:id="67" w:author="Author">
        <w:r w:rsidRPr="006B1799">
          <w:rPr>
            <w:rFonts w:ascii="Trebuchet MS" w:hAnsi="Trebuchet MS"/>
            <w:noProof/>
          </w:rPr>
          <w:delText>spoke</w:delText>
        </w:r>
      </w:del>
      <w:ins w:id="68" w:author="Author">
        <w:r w:rsidRPr="006B1799">
          <w:rPr>
            <w:rFonts w:ascii="Trebuchet MS" w:hAnsi="Trebuchet MS"/>
            <w:noProof/>
          </w:rPr>
          <w:t>conveyed</w:t>
        </w:r>
      </w:ins>
      <w:r w:rsidRPr="006B1799">
        <w:rPr>
          <w:rFonts w:ascii="Trebuchet MS" w:hAnsi="Trebuchet MS"/>
          <w:noProof/>
        </w:rPr>
        <w:t xml:space="preserve"> to him Ba′lak’s </w:t>
      </w:r>
      <w:del w:id="69" w:author="Author">
        <w:r w:rsidRPr="006B1799">
          <w:rPr>
            <w:rFonts w:ascii="Trebuchet MS" w:hAnsi="Trebuchet MS"/>
            <w:noProof/>
          </w:rPr>
          <w:delText>words</w:delText>
        </w:r>
      </w:del>
      <w:ins w:id="70" w:author="Author">
        <w:r w:rsidRPr="006B1799">
          <w:rPr>
            <w:rFonts w:ascii="Trebuchet MS" w:hAnsi="Trebuchet MS"/>
            <w:noProof/>
          </w:rPr>
          <w:t>message</w:t>
        </w:r>
      </w:ins>
      <w:r w:rsidRPr="006B1799">
        <w:rPr>
          <w:rFonts w:ascii="Trebuchet MS" w:hAnsi="Trebuchet MS"/>
          <w:noProof/>
        </w:rPr>
        <w:t xml:space="preserve">. </w:t>
      </w:r>
      <w:r w:rsidRPr="006B1799">
        <w:rPr>
          <w:rFonts w:ascii="Trebuchet MS" w:hAnsi="Trebuchet MS"/>
          <w:b/>
          <w:noProof/>
        </w:rPr>
        <w:t xml:space="preserve">22:8 </w:t>
      </w:r>
      <w:r w:rsidRPr="006B1799">
        <w:rPr>
          <w:rFonts w:ascii="Trebuchet MS" w:hAnsi="Trebuchet MS"/>
          <w:noProof/>
        </w:rPr>
        <w:t>At that he said to them: “</w:t>
      </w:r>
      <w:del w:id="71" w:author="Author">
        <w:r w:rsidRPr="006B1799">
          <w:rPr>
            <w:rFonts w:ascii="Trebuchet MS" w:hAnsi="Trebuchet MS"/>
            <w:noProof/>
          </w:rPr>
          <w:delText>Lodge</w:delText>
        </w:r>
      </w:del>
      <w:ins w:id="72" w:author="Author">
        <w:r w:rsidRPr="006B1799">
          <w:rPr>
            <w:rFonts w:ascii="Trebuchet MS" w:hAnsi="Trebuchet MS"/>
            <w:noProof/>
          </w:rPr>
          <w:t>Spend the night</w:t>
        </w:r>
      </w:ins>
      <w:r w:rsidRPr="006B1799">
        <w:rPr>
          <w:rFonts w:ascii="Trebuchet MS" w:hAnsi="Trebuchet MS"/>
          <w:noProof/>
        </w:rPr>
        <w:t xml:space="preserve"> here</w:t>
      </w:r>
      <w:del w:id="73" w:author="Author">
        <w:r w:rsidRPr="006B1799">
          <w:rPr>
            <w:rFonts w:ascii="Trebuchet MS" w:hAnsi="Trebuchet MS"/>
            <w:noProof/>
          </w:rPr>
          <w:delText xml:space="preserve"> tonight</w:delText>
        </w:r>
      </w:del>
      <w:r w:rsidRPr="006B1799">
        <w:rPr>
          <w:rFonts w:ascii="Trebuchet MS" w:hAnsi="Trebuchet MS"/>
          <w:noProof/>
        </w:rPr>
        <w:t xml:space="preserve">, and I </w:t>
      </w:r>
      <w:del w:id="74" w:author="Author">
        <w:r w:rsidRPr="006B1799">
          <w:rPr>
            <w:rFonts w:ascii="Trebuchet MS" w:hAnsi="Trebuchet MS"/>
            <w:noProof/>
          </w:rPr>
          <w:delText xml:space="preserve">shall certainly return </w:delText>
        </w:r>
        <w:r w:rsidRPr="006B1799">
          <w:rPr>
            <w:rFonts w:ascii="Trebuchet MS" w:hAnsi="Trebuchet MS"/>
            <w:noProof/>
            <w:u w:val="dotted"/>
          </w:rPr>
          <w:delText>YOU</w:delText>
        </w:r>
      </w:del>
      <w:ins w:id="75" w:author="Author">
        <w:r w:rsidRPr="006B1799">
          <w:rPr>
            <w:rFonts w:ascii="Trebuchet MS" w:hAnsi="Trebuchet MS"/>
            <w:noProof/>
          </w:rPr>
          <w:t>will bring back to you whatever</w:t>
        </w:r>
      </w:ins>
      <w:r w:rsidRPr="006B1799">
        <w:rPr>
          <w:rFonts w:ascii="Trebuchet MS" w:hAnsi="Trebuchet MS"/>
          <w:noProof/>
        </w:rPr>
        <w:t xml:space="preserve"> word </w:t>
      </w:r>
      <w:del w:id="76" w:author="Author">
        <w:r w:rsidRPr="006B1799">
          <w:rPr>
            <w:rFonts w:ascii="Trebuchet MS" w:hAnsi="Trebuchet MS"/>
            <w:noProof/>
          </w:rPr>
          <w:delText xml:space="preserve">just as </w:delText>
        </w:r>
      </w:del>
      <w:r w:rsidRPr="006B1799">
        <w:rPr>
          <w:rFonts w:ascii="Trebuchet MS" w:hAnsi="Trebuchet MS"/>
          <w:noProof/>
        </w:rPr>
        <w:t xml:space="preserve">Jehovah </w:t>
      </w:r>
      <w:del w:id="77" w:author="Author">
        <w:r w:rsidRPr="006B1799">
          <w:rPr>
            <w:rFonts w:ascii="Trebuchet MS" w:hAnsi="Trebuchet MS"/>
            <w:noProof/>
          </w:rPr>
          <w:delText>may speak</w:delText>
        </w:r>
      </w:del>
      <w:ins w:id="78" w:author="Author">
        <w:r w:rsidRPr="006B1799">
          <w:rPr>
            <w:rFonts w:ascii="Trebuchet MS" w:hAnsi="Trebuchet MS"/>
            <w:noProof/>
          </w:rPr>
          <w:t>speaks</w:t>
        </w:r>
      </w:ins>
      <w:r w:rsidRPr="006B1799">
        <w:rPr>
          <w:rFonts w:ascii="Trebuchet MS" w:hAnsi="Trebuchet MS"/>
          <w:noProof/>
        </w:rPr>
        <w:t xml:space="preserve"> to me.” </w:t>
      </w:r>
      <w:del w:id="79" w:author="Author">
        <w:r w:rsidRPr="006B1799">
          <w:rPr>
            <w:rFonts w:ascii="Trebuchet MS" w:hAnsi="Trebuchet MS"/>
            <w:noProof/>
          </w:rPr>
          <w:delText>Accordingly</w:delText>
        </w:r>
      </w:del>
      <w:ins w:id="80" w:author="Author">
        <w:r w:rsidRPr="006B1799">
          <w:rPr>
            <w:rFonts w:ascii="Trebuchet MS" w:hAnsi="Trebuchet MS"/>
            <w:noProof/>
          </w:rPr>
          <w:t>So</w:t>
        </w:r>
      </w:ins>
      <w:r w:rsidRPr="006B1799">
        <w:rPr>
          <w:rFonts w:ascii="Trebuchet MS" w:hAnsi="Trebuchet MS"/>
          <w:noProof/>
        </w:rPr>
        <w:t xml:space="preserve"> the princes of Mo′ab stayed with Ba′laam.</w:t>
      </w:r>
    </w:p>
    <w:p w:rsidR="00B85B04" w:rsidRPr="006B1799" w:rsidRDefault="00B85B04" w:rsidP="00B85B04">
      <w:pPr>
        <w:rPr>
          <w:rFonts w:ascii="Trebuchet MS" w:hAnsi="Trebuchet MS"/>
          <w:noProof/>
        </w:rPr>
      </w:pPr>
      <w:r w:rsidRPr="006B1799">
        <w:rPr>
          <w:rFonts w:ascii="Trebuchet MS" w:hAnsi="Trebuchet MS"/>
          <w:b/>
        </w:rPr>
        <w:t xml:space="preserve">22:9 </w:t>
      </w:r>
      <w:r w:rsidRPr="006B1799">
        <w:rPr>
          <w:rFonts w:ascii="Trebuchet MS" w:hAnsi="Trebuchet MS"/>
          <w:noProof/>
        </w:rPr>
        <w:t xml:space="preserve">Then God came to Ba′laam and said: “Who are these men with you?” </w:t>
      </w:r>
      <w:r w:rsidRPr="006B1799">
        <w:rPr>
          <w:rFonts w:ascii="Trebuchet MS" w:hAnsi="Trebuchet MS"/>
          <w:b/>
          <w:noProof/>
        </w:rPr>
        <w:t xml:space="preserve">22:10 </w:t>
      </w:r>
      <w:del w:id="81" w:author="Author">
        <w:r w:rsidRPr="006B1799">
          <w:rPr>
            <w:rFonts w:ascii="Trebuchet MS" w:hAnsi="Trebuchet MS"/>
            <w:noProof/>
          </w:rPr>
          <w:delText xml:space="preserve">So </w:delText>
        </w:r>
      </w:del>
      <w:r w:rsidRPr="006B1799">
        <w:rPr>
          <w:rFonts w:ascii="Trebuchet MS" w:hAnsi="Trebuchet MS"/>
          <w:noProof/>
        </w:rPr>
        <w:t xml:space="preserve">Ba′laam said to the true God: “Ba′lak the son of Zip′por, the king of Mo′ab, has sent </w:t>
      </w:r>
      <w:del w:id="82" w:author="Author">
        <w:r w:rsidRPr="006B1799">
          <w:rPr>
            <w:rFonts w:ascii="Trebuchet MS" w:hAnsi="Trebuchet MS"/>
            <w:noProof/>
          </w:rPr>
          <w:delText xml:space="preserve">to </w:delText>
        </w:r>
      </w:del>
      <w:r w:rsidRPr="006B1799">
        <w:rPr>
          <w:rFonts w:ascii="Trebuchet MS" w:hAnsi="Trebuchet MS"/>
          <w:noProof/>
        </w:rPr>
        <w:t>me</w:t>
      </w:r>
      <w:ins w:id="83" w:author="Author">
        <w:r w:rsidRPr="006B1799">
          <w:rPr>
            <w:rFonts w:ascii="Trebuchet MS" w:hAnsi="Trebuchet MS"/>
            <w:noProof/>
          </w:rPr>
          <w:t xml:space="preserve"> a message</w:t>
        </w:r>
      </w:ins>
      <w:r w:rsidRPr="006B1799">
        <w:rPr>
          <w:rFonts w:ascii="Trebuchet MS" w:hAnsi="Trebuchet MS"/>
          <w:noProof/>
        </w:rPr>
        <w:t xml:space="preserve">, saying, </w:t>
      </w:r>
      <w:r w:rsidRPr="006B1799">
        <w:rPr>
          <w:rFonts w:ascii="Trebuchet MS" w:hAnsi="Trebuchet MS"/>
          <w:b/>
          <w:noProof/>
        </w:rPr>
        <w:t xml:space="preserve">22:11 </w:t>
      </w:r>
      <w:r w:rsidRPr="006B1799">
        <w:rPr>
          <w:rFonts w:ascii="Trebuchet MS" w:hAnsi="Trebuchet MS"/>
          <w:noProof/>
        </w:rPr>
        <w:t>‘Look! The people who are coming out of Egypt</w:t>
      </w:r>
      <w:del w:id="84" w:author="Author">
        <w:r w:rsidRPr="006B1799">
          <w:rPr>
            <w:rFonts w:ascii="Trebuchet MS" w:hAnsi="Trebuchet MS"/>
            <w:noProof/>
          </w:rPr>
          <w:delText>, and they go</w:delText>
        </w:r>
      </w:del>
      <w:ins w:id="85" w:author="Author">
        <w:r w:rsidRPr="006B1799">
          <w:rPr>
            <w:rFonts w:ascii="Trebuchet MS" w:hAnsi="Trebuchet MS"/>
            <w:noProof/>
          </w:rPr>
          <w:t xml:space="preserve"> are</w:t>
        </w:r>
      </w:ins>
      <w:r w:rsidRPr="006B1799">
        <w:rPr>
          <w:rFonts w:ascii="Trebuchet MS" w:hAnsi="Trebuchet MS"/>
          <w:noProof/>
        </w:rPr>
        <w:t xml:space="preserve"> covering the </w:t>
      </w:r>
      <w:ins w:id="86" w:author="Author">
        <w:r w:rsidRPr="006B1799">
          <w:rPr>
            <w:rFonts w:ascii="Trebuchet MS" w:hAnsi="Trebuchet MS"/>
            <w:noProof/>
          </w:rPr>
          <w:t>face</w:t>
        </w:r>
        <w:r w:rsidRPr="006B1799">
          <w:rPr>
            <w:rStyle w:val="FootnoteReference"/>
            <w:rFonts w:ascii="Trebuchet MS" w:hAnsi="Trebuchet MS"/>
            <w:noProof/>
          </w:rPr>
          <w:footnoteReference w:id="4"/>
        </w:r>
        <w:r w:rsidRPr="006B1799">
          <w:rPr>
            <w:rFonts w:ascii="Trebuchet MS" w:hAnsi="Trebuchet MS"/>
            <w:noProof/>
          </w:rPr>
          <w:t xml:space="preserve"> of the </w:t>
        </w:r>
      </w:ins>
      <w:r w:rsidRPr="006B1799">
        <w:rPr>
          <w:rFonts w:ascii="Trebuchet MS" w:hAnsi="Trebuchet MS"/>
          <w:noProof/>
        </w:rPr>
        <w:t>earth</w:t>
      </w:r>
      <w:del w:id="89" w:author="Author">
        <w:r w:rsidRPr="006B1799">
          <w:rPr>
            <w:rFonts w:ascii="Trebuchet MS" w:hAnsi="Trebuchet MS"/>
            <w:noProof/>
          </w:rPr>
          <w:delText xml:space="preserve"> as far as the eye can see</w:delText>
        </w:r>
      </w:del>
      <w:r w:rsidRPr="006B1799">
        <w:rPr>
          <w:rFonts w:ascii="Trebuchet MS" w:hAnsi="Trebuchet MS"/>
          <w:noProof/>
        </w:rPr>
        <w:t>.</w:t>
      </w:r>
      <w:ins w:id="90" w:author="Author">
        <w:r w:rsidRPr="006B1799">
          <w:rPr>
            <w:rStyle w:val="FootnoteReference"/>
            <w:rFonts w:ascii="Trebuchet MS" w:hAnsi="Trebuchet MS"/>
            <w:noProof/>
          </w:rPr>
          <w:footnoteReference w:id="5"/>
        </w:r>
      </w:ins>
      <w:r w:rsidRPr="006B1799">
        <w:rPr>
          <w:rFonts w:ascii="Trebuchet MS" w:hAnsi="Trebuchet MS"/>
          <w:noProof/>
        </w:rPr>
        <w:t xml:space="preserve"> Now </w:t>
      </w:r>
      <w:del w:id="93" w:author="Author">
        <w:r w:rsidRPr="006B1799">
          <w:rPr>
            <w:rFonts w:ascii="Trebuchet MS" w:hAnsi="Trebuchet MS"/>
            <w:noProof/>
          </w:rPr>
          <w:delText xml:space="preserve">do </w:delText>
        </w:r>
      </w:del>
      <w:r w:rsidRPr="006B1799">
        <w:rPr>
          <w:rFonts w:ascii="Trebuchet MS" w:hAnsi="Trebuchet MS"/>
          <w:noProof/>
        </w:rPr>
        <w:t>come</w:t>
      </w:r>
      <w:del w:id="94" w:author="Author">
        <w:r w:rsidRPr="006B1799">
          <w:rPr>
            <w:rFonts w:ascii="Trebuchet MS" w:hAnsi="Trebuchet MS"/>
            <w:noProof/>
          </w:rPr>
          <w:delText>, do execrate</w:delText>
        </w:r>
      </w:del>
      <w:ins w:id="95" w:author="Author">
        <w:r w:rsidRPr="006B1799">
          <w:rPr>
            <w:rFonts w:ascii="Trebuchet MS" w:hAnsi="Trebuchet MS"/>
            <w:noProof/>
          </w:rPr>
          <w:t xml:space="preserve"> and put a curse on</w:t>
        </w:r>
      </w:ins>
      <w:r w:rsidRPr="006B1799">
        <w:rPr>
          <w:rFonts w:ascii="Trebuchet MS" w:hAnsi="Trebuchet MS"/>
          <w:noProof/>
        </w:rPr>
        <w:t xml:space="preserve"> them for me. Perhaps I may be able to fight against them and </w:t>
      </w:r>
      <w:del w:id="96" w:author="Author">
        <w:r w:rsidRPr="006B1799">
          <w:rPr>
            <w:rFonts w:ascii="Trebuchet MS" w:hAnsi="Trebuchet MS"/>
            <w:noProof/>
          </w:rPr>
          <w:delText xml:space="preserve">I shall actually </w:delText>
        </w:r>
      </w:del>
      <w:r w:rsidRPr="006B1799">
        <w:rPr>
          <w:rFonts w:ascii="Trebuchet MS" w:hAnsi="Trebuchet MS"/>
          <w:noProof/>
        </w:rPr>
        <w:t xml:space="preserve">drive them out.’” </w:t>
      </w:r>
      <w:r w:rsidRPr="006B1799">
        <w:rPr>
          <w:rFonts w:ascii="Trebuchet MS" w:hAnsi="Trebuchet MS"/>
          <w:b/>
          <w:noProof/>
        </w:rPr>
        <w:t xml:space="preserve">22:12 </w:t>
      </w:r>
      <w:r w:rsidRPr="006B1799">
        <w:rPr>
          <w:rFonts w:ascii="Trebuchet MS" w:hAnsi="Trebuchet MS"/>
          <w:noProof/>
        </w:rPr>
        <w:t>But God said to Ba′laam: “You must not go with them. You must not curse the people, for they are blessed.”</w:t>
      </w:r>
    </w:p>
    <w:p w:rsidR="00B85B04" w:rsidRPr="006B1799" w:rsidRDefault="00B85B04" w:rsidP="00B85B04">
      <w:pPr>
        <w:rPr>
          <w:rFonts w:ascii="Trebuchet MS" w:hAnsi="Trebuchet MS"/>
          <w:noProof/>
        </w:rPr>
      </w:pPr>
      <w:r w:rsidRPr="006B1799">
        <w:rPr>
          <w:rFonts w:ascii="Trebuchet MS" w:hAnsi="Trebuchet MS"/>
          <w:b/>
        </w:rPr>
        <w:t xml:space="preserve">22:13 </w:t>
      </w:r>
      <w:del w:id="97" w:author="Author">
        <w:r w:rsidRPr="006B1799">
          <w:rPr>
            <w:rFonts w:ascii="Trebuchet MS" w:hAnsi="Trebuchet MS"/>
            <w:noProof/>
          </w:rPr>
          <w:delText xml:space="preserve">After that </w:delText>
        </w:r>
      </w:del>
      <w:r w:rsidRPr="006B1799">
        <w:rPr>
          <w:rFonts w:ascii="Trebuchet MS" w:hAnsi="Trebuchet MS"/>
          <w:noProof/>
        </w:rPr>
        <w:t xml:space="preserve">Ba′laam got up in the morning and said to the princes of Ba′lak: “Go to </w:t>
      </w:r>
      <w:del w:id="98" w:author="Author">
        <w:r w:rsidRPr="006B1799">
          <w:rPr>
            <w:rFonts w:ascii="Trebuchet MS" w:hAnsi="Trebuchet MS"/>
            <w:noProof/>
            <w:u w:val="dotted"/>
          </w:rPr>
          <w:delText>YOUR</w:delText>
        </w:r>
        <w:r w:rsidRPr="006B1799">
          <w:rPr>
            <w:rFonts w:ascii="Trebuchet MS" w:hAnsi="Trebuchet MS"/>
            <w:noProof/>
          </w:rPr>
          <w:delText xml:space="preserve"> country, because</w:delText>
        </w:r>
      </w:del>
      <w:ins w:id="99" w:author="Author">
        <w:r w:rsidRPr="006B1799">
          <w:rPr>
            <w:rFonts w:ascii="Trebuchet MS" w:hAnsi="Trebuchet MS"/>
            <w:noProof/>
          </w:rPr>
          <w:t>your land, for</w:t>
        </w:r>
      </w:ins>
      <w:r w:rsidRPr="006B1799">
        <w:rPr>
          <w:rFonts w:ascii="Trebuchet MS" w:hAnsi="Trebuchet MS"/>
          <w:noProof/>
        </w:rPr>
        <w:t xml:space="preserve"> Jehovah has refused to let me go with </w:t>
      </w:r>
      <w:del w:id="100" w:author="Author">
        <w:r w:rsidRPr="006B1799">
          <w:rPr>
            <w:rFonts w:ascii="Trebuchet MS" w:hAnsi="Trebuchet MS"/>
            <w:noProof/>
            <w:u w:val="dotted"/>
          </w:rPr>
          <w:delText>YOU</w:delText>
        </w:r>
      </w:del>
      <w:ins w:id="101" w:author="Author">
        <w:r w:rsidRPr="006B1799">
          <w:rPr>
            <w:rFonts w:ascii="Trebuchet MS" w:hAnsi="Trebuchet MS"/>
            <w:noProof/>
          </w:rPr>
          <w:t>you</w:t>
        </w:r>
      </w:ins>
      <w:r w:rsidRPr="006B1799">
        <w:rPr>
          <w:rFonts w:ascii="Trebuchet MS" w:hAnsi="Trebuchet MS"/>
          <w:noProof/>
        </w:rPr>
        <w:t xml:space="preserve">.” </w:t>
      </w:r>
      <w:r w:rsidRPr="006B1799">
        <w:rPr>
          <w:rFonts w:ascii="Trebuchet MS" w:hAnsi="Trebuchet MS"/>
          <w:b/>
          <w:noProof/>
        </w:rPr>
        <w:t xml:space="preserve">22:14 </w:t>
      </w:r>
      <w:r w:rsidRPr="006B1799">
        <w:rPr>
          <w:rFonts w:ascii="Trebuchet MS" w:hAnsi="Trebuchet MS"/>
          <w:noProof/>
        </w:rPr>
        <w:t xml:space="preserve">So the princes of Mo′ab </w:t>
      </w:r>
      <w:del w:id="102" w:author="Author">
        <w:r w:rsidRPr="006B1799">
          <w:rPr>
            <w:rFonts w:ascii="Trebuchet MS" w:hAnsi="Trebuchet MS"/>
            <w:noProof/>
          </w:rPr>
          <w:delText>got up</w:delText>
        </w:r>
      </w:del>
      <w:ins w:id="103" w:author="Author">
        <w:r w:rsidRPr="006B1799">
          <w:rPr>
            <w:rFonts w:ascii="Trebuchet MS" w:hAnsi="Trebuchet MS"/>
            <w:noProof/>
          </w:rPr>
          <w:t>departed</w:t>
        </w:r>
      </w:ins>
      <w:r w:rsidRPr="006B1799">
        <w:rPr>
          <w:rFonts w:ascii="Trebuchet MS" w:hAnsi="Trebuchet MS"/>
          <w:noProof/>
        </w:rPr>
        <w:t xml:space="preserve"> and </w:t>
      </w:r>
      <w:del w:id="104" w:author="Author">
        <w:r w:rsidRPr="006B1799">
          <w:rPr>
            <w:rFonts w:ascii="Trebuchet MS" w:hAnsi="Trebuchet MS"/>
            <w:noProof/>
          </w:rPr>
          <w:delText>came</w:delText>
        </w:r>
      </w:del>
      <w:ins w:id="105" w:author="Author">
        <w:r w:rsidRPr="006B1799">
          <w:rPr>
            <w:rFonts w:ascii="Trebuchet MS" w:hAnsi="Trebuchet MS"/>
            <w:noProof/>
          </w:rPr>
          <w:t>returned</w:t>
        </w:r>
      </w:ins>
      <w:r w:rsidRPr="006B1799">
        <w:rPr>
          <w:rFonts w:ascii="Trebuchet MS" w:hAnsi="Trebuchet MS"/>
          <w:noProof/>
        </w:rPr>
        <w:t xml:space="preserve"> to Ba′lak and said: “Ba′laam has refused to come with us.”</w:t>
      </w:r>
    </w:p>
    <w:p w:rsidR="00B85B04" w:rsidRPr="006B1799" w:rsidRDefault="00B85B04" w:rsidP="00B85B04">
      <w:pPr>
        <w:rPr>
          <w:rFonts w:ascii="Trebuchet MS" w:hAnsi="Trebuchet MS"/>
          <w:noProof/>
        </w:rPr>
      </w:pPr>
      <w:r w:rsidRPr="006B1799">
        <w:rPr>
          <w:rFonts w:ascii="Trebuchet MS" w:hAnsi="Trebuchet MS"/>
          <w:b/>
        </w:rPr>
        <w:t xml:space="preserve">22:15 </w:t>
      </w:r>
      <w:r w:rsidRPr="006B1799">
        <w:rPr>
          <w:rFonts w:ascii="Trebuchet MS" w:hAnsi="Trebuchet MS"/>
          <w:noProof/>
        </w:rPr>
        <w:t xml:space="preserve">However, Ba′lak </w:t>
      </w:r>
      <w:del w:id="106" w:author="Author">
        <w:r w:rsidRPr="006B1799">
          <w:rPr>
            <w:rFonts w:ascii="Trebuchet MS" w:hAnsi="Trebuchet MS"/>
            <w:noProof/>
          </w:rPr>
          <w:delText xml:space="preserve">sent </w:delText>
        </w:r>
      </w:del>
      <w:r w:rsidRPr="006B1799">
        <w:rPr>
          <w:rFonts w:ascii="Trebuchet MS" w:hAnsi="Trebuchet MS"/>
          <w:noProof/>
        </w:rPr>
        <w:t xml:space="preserve">again </w:t>
      </w:r>
      <w:del w:id="107" w:author="Author">
        <w:r w:rsidRPr="006B1799">
          <w:rPr>
            <w:rFonts w:ascii="Trebuchet MS" w:hAnsi="Trebuchet MS"/>
            <w:noProof/>
          </w:rPr>
          <w:delText>other</w:delText>
        </w:r>
      </w:del>
      <w:ins w:id="108" w:author="Author">
        <w:r w:rsidRPr="006B1799">
          <w:rPr>
            <w:rFonts w:ascii="Trebuchet MS" w:hAnsi="Trebuchet MS"/>
            <w:noProof/>
          </w:rPr>
          <w:t>sent</w:t>
        </w:r>
      </w:ins>
      <w:r w:rsidRPr="006B1799">
        <w:rPr>
          <w:rFonts w:ascii="Trebuchet MS" w:hAnsi="Trebuchet MS"/>
          <w:noProof/>
        </w:rPr>
        <w:t xml:space="preserve"> princes</w:t>
      </w:r>
      <w:del w:id="109" w:author="Author">
        <w:r w:rsidRPr="006B1799">
          <w:rPr>
            <w:rFonts w:ascii="Trebuchet MS" w:hAnsi="Trebuchet MS"/>
            <w:noProof/>
          </w:rPr>
          <w:delText xml:space="preserve"> in greater number</w:delText>
        </w:r>
      </w:del>
      <w:ins w:id="110" w:author="Author">
        <w:r w:rsidRPr="006B1799">
          <w:rPr>
            <w:rFonts w:ascii="Trebuchet MS" w:hAnsi="Trebuchet MS"/>
            <w:noProof/>
          </w:rPr>
          <w:t>, more numerous</w:t>
        </w:r>
      </w:ins>
      <w:r w:rsidRPr="006B1799">
        <w:rPr>
          <w:rFonts w:ascii="Trebuchet MS" w:hAnsi="Trebuchet MS"/>
          <w:noProof/>
        </w:rPr>
        <w:t xml:space="preserve"> and more </w:t>
      </w:r>
      <w:del w:id="111" w:author="Author">
        <w:r w:rsidRPr="006B1799">
          <w:rPr>
            <w:rFonts w:ascii="Trebuchet MS" w:hAnsi="Trebuchet MS"/>
            <w:noProof/>
          </w:rPr>
          <w:delText>honorable</w:delText>
        </w:r>
      </w:del>
      <w:ins w:id="112" w:author="Author">
        <w:r w:rsidRPr="006B1799">
          <w:rPr>
            <w:rFonts w:ascii="Trebuchet MS" w:hAnsi="Trebuchet MS"/>
            <w:noProof/>
          </w:rPr>
          <w:t>distinguished</w:t>
        </w:r>
      </w:ins>
      <w:r w:rsidRPr="006B1799">
        <w:rPr>
          <w:rFonts w:ascii="Trebuchet MS" w:hAnsi="Trebuchet MS"/>
          <w:noProof/>
        </w:rPr>
        <w:t xml:space="preserve"> than the </w:t>
      </w:r>
      <w:del w:id="113" w:author="Author">
        <w:r w:rsidRPr="006B1799">
          <w:rPr>
            <w:rFonts w:ascii="Trebuchet MS" w:hAnsi="Trebuchet MS"/>
            <w:noProof/>
          </w:rPr>
          <w:delText>former</w:delText>
        </w:r>
      </w:del>
      <w:ins w:id="114" w:author="Author">
        <w:r w:rsidRPr="006B1799">
          <w:rPr>
            <w:rFonts w:ascii="Trebuchet MS" w:hAnsi="Trebuchet MS"/>
            <w:noProof/>
          </w:rPr>
          <w:t>first group</w:t>
        </w:r>
      </w:ins>
      <w:r w:rsidRPr="006B1799">
        <w:rPr>
          <w:rFonts w:ascii="Trebuchet MS" w:hAnsi="Trebuchet MS"/>
          <w:noProof/>
        </w:rPr>
        <w:t xml:space="preserve">. </w:t>
      </w:r>
      <w:r w:rsidRPr="006B1799">
        <w:rPr>
          <w:rFonts w:ascii="Trebuchet MS" w:hAnsi="Trebuchet MS"/>
          <w:b/>
          <w:noProof/>
        </w:rPr>
        <w:t xml:space="preserve">22:16 </w:t>
      </w:r>
      <w:del w:id="115" w:author="Author">
        <w:r w:rsidRPr="006B1799">
          <w:rPr>
            <w:rFonts w:ascii="Trebuchet MS" w:hAnsi="Trebuchet MS"/>
            <w:noProof/>
          </w:rPr>
          <w:delText>In turn they</w:delText>
        </w:r>
      </w:del>
      <w:ins w:id="116" w:author="Author">
        <w:r w:rsidRPr="006B1799">
          <w:rPr>
            <w:rFonts w:ascii="Trebuchet MS" w:hAnsi="Trebuchet MS"/>
            <w:noProof/>
          </w:rPr>
          <w:t>They</w:t>
        </w:r>
      </w:ins>
      <w:r w:rsidRPr="006B1799">
        <w:rPr>
          <w:rFonts w:ascii="Trebuchet MS" w:hAnsi="Trebuchet MS"/>
          <w:noProof/>
        </w:rPr>
        <w:t xml:space="preserve"> came to Ba′laam and said to him: “This is what Ba′lak the son of Zip′por has said, ‘</w:t>
      </w:r>
      <w:del w:id="117" w:author="Author">
        <w:r w:rsidRPr="006B1799">
          <w:rPr>
            <w:rFonts w:ascii="Trebuchet MS" w:hAnsi="Trebuchet MS"/>
            <w:noProof/>
          </w:rPr>
          <w:delText>Do</w:delText>
        </w:r>
      </w:del>
      <w:ins w:id="118" w:author="Author">
        <w:r w:rsidRPr="006B1799">
          <w:rPr>
            <w:rFonts w:ascii="Trebuchet MS" w:hAnsi="Trebuchet MS"/>
            <w:noProof/>
          </w:rPr>
          <w:t>Please do</w:t>
        </w:r>
      </w:ins>
      <w:r w:rsidRPr="006B1799">
        <w:rPr>
          <w:rFonts w:ascii="Trebuchet MS" w:hAnsi="Trebuchet MS"/>
          <w:noProof/>
        </w:rPr>
        <w:t xml:space="preserve"> not </w:t>
      </w:r>
      <w:del w:id="119" w:author="Author">
        <w:r w:rsidRPr="006B1799">
          <w:rPr>
            <w:rFonts w:ascii="Trebuchet MS" w:hAnsi="Trebuchet MS"/>
            <w:noProof/>
          </w:rPr>
          <w:delText>be detained, please,</w:delText>
        </w:r>
      </w:del>
      <w:ins w:id="120" w:author="Author">
        <w:r w:rsidRPr="006B1799">
          <w:rPr>
            <w:rFonts w:ascii="Trebuchet MS" w:hAnsi="Trebuchet MS"/>
            <w:noProof/>
          </w:rPr>
          <w:t>let anything hinder you</w:t>
        </w:r>
      </w:ins>
      <w:r w:rsidRPr="006B1799">
        <w:rPr>
          <w:rFonts w:ascii="Trebuchet MS" w:hAnsi="Trebuchet MS"/>
          <w:noProof/>
        </w:rPr>
        <w:t xml:space="preserve"> from coming to me</w:t>
      </w:r>
      <w:del w:id="121" w:author="Author">
        <w:r w:rsidRPr="006B1799">
          <w:rPr>
            <w:rFonts w:ascii="Trebuchet MS" w:hAnsi="Trebuchet MS"/>
            <w:noProof/>
          </w:rPr>
          <w:delText>.</w:delText>
        </w:r>
      </w:del>
      <w:ins w:id="122" w:author="Author">
        <w:r w:rsidRPr="006B1799">
          <w:rPr>
            <w:rFonts w:ascii="Trebuchet MS" w:hAnsi="Trebuchet MS"/>
            <w:noProof/>
          </w:rPr>
          <w:t>,</w:t>
        </w:r>
      </w:ins>
      <w:r w:rsidRPr="006B1799">
        <w:rPr>
          <w:rFonts w:ascii="Trebuchet MS" w:hAnsi="Trebuchet MS"/>
          <w:noProof/>
        </w:rPr>
        <w:t xml:space="preserve"> </w:t>
      </w:r>
      <w:r w:rsidRPr="006B1799">
        <w:rPr>
          <w:rFonts w:ascii="Trebuchet MS" w:hAnsi="Trebuchet MS"/>
          <w:b/>
          <w:noProof/>
        </w:rPr>
        <w:t xml:space="preserve">22:17 </w:t>
      </w:r>
      <w:del w:id="123" w:author="Author">
        <w:r w:rsidRPr="006B1799">
          <w:rPr>
            <w:rFonts w:ascii="Trebuchet MS" w:hAnsi="Trebuchet MS"/>
            <w:noProof/>
          </w:rPr>
          <w:delText>For</w:delText>
        </w:r>
      </w:del>
      <w:ins w:id="124" w:author="Author">
        <w:r w:rsidRPr="006B1799">
          <w:rPr>
            <w:rFonts w:ascii="Trebuchet MS" w:hAnsi="Trebuchet MS"/>
            <w:noProof/>
          </w:rPr>
          <w:t>for</w:t>
        </w:r>
      </w:ins>
      <w:r w:rsidRPr="006B1799">
        <w:rPr>
          <w:rFonts w:ascii="Trebuchet MS" w:hAnsi="Trebuchet MS"/>
          <w:noProof/>
        </w:rPr>
        <w:t xml:space="preserve"> I </w:t>
      </w:r>
      <w:del w:id="125" w:author="Author">
        <w:r w:rsidRPr="006B1799">
          <w:rPr>
            <w:rFonts w:ascii="Trebuchet MS" w:hAnsi="Trebuchet MS"/>
            <w:noProof/>
          </w:rPr>
          <w:delText>shall without fail</w:delText>
        </w:r>
      </w:del>
      <w:ins w:id="126" w:author="Author">
        <w:r w:rsidRPr="006B1799">
          <w:rPr>
            <w:rFonts w:ascii="Trebuchet MS" w:hAnsi="Trebuchet MS"/>
            <w:noProof/>
          </w:rPr>
          <w:t>will</w:t>
        </w:r>
      </w:ins>
      <w:r w:rsidRPr="006B1799">
        <w:rPr>
          <w:rFonts w:ascii="Trebuchet MS" w:hAnsi="Trebuchet MS"/>
          <w:noProof/>
        </w:rPr>
        <w:t xml:space="preserve"> honor you greatly</w:t>
      </w:r>
      <w:del w:id="127" w:author="Author">
        <w:r w:rsidRPr="006B1799">
          <w:rPr>
            <w:rFonts w:ascii="Trebuchet MS" w:hAnsi="Trebuchet MS"/>
            <w:noProof/>
          </w:rPr>
          <w:delText>,</w:delText>
        </w:r>
      </w:del>
      <w:r w:rsidRPr="006B1799">
        <w:rPr>
          <w:rFonts w:ascii="Trebuchet MS" w:hAnsi="Trebuchet MS"/>
          <w:noProof/>
        </w:rPr>
        <w:t xml:space="preserve"> and </w:t>
      </w:r>
      <w:del w:id="128" w:author="Author">
        <w:r w:rsidRPr="006B1799">
          <w:rPr>
            <w:rFonts w:ascii="Trebuchet MS" w:hAnsi="Trebuchet MS"/>
            <w:noProof/>
          </w:rPr>
          <w:delText>everything</w:delText>
        </w:r>
      </w:del>
      <w:ins w:id="129" w:author="Author">
        <w:r w:rsidRPr="006B1799">
          <w:rPr>
            <w:rFonts w:ascii="Trebuchet MS" w:hAnsi="Trebuchet MS"/>
            <w:noProof/>
          </w:rPr>
          <w:t>I will do anything</w:t>
        </w:r>
      </w:ins>
      <w:r w:rsidRPr="006B1799">
        <w:rPr>
          <w:rFonts w:ascii="Trebuchet MS" w:hAnsi="Trebuchet MS"/>
          <w:noProof/>
        </w:rPr>
        <w:t xml:space="preserve"> you </w:t>
      </w:r>
      <w:del w:id="130" w:author="Author">
        <w:r w:rsidRPr="006B1799">
          <w:rPr>
            <w:rFonts w:ascii="Trebuchet MS" w:hAnsi="Trebuchet MS"/>
            <w:noProof/>
          </w:rPr>
          <w:delText>may say</w:delText>
        </w:r>
      </w:del>
      <w:ins w:id="131" w:author="Author">
        <w:r w:rsidRPr="006B1799">
          <w:rPr>
            <w:rFonts w:ascii="Trebuchet MS" w:hAnsi="Trebuchet MS"/>
            <w:noProof/>
          </w:rPr>
          <w:t>tell me</w:t>
        </w:r>
      </w:ins>
      <w:r w:rsidRPr="006B1799">
        <w:rPr>
          <w:rFonts w:ascii="Trebuchet MS" w:hAnsi="Trebuchet MS"/>
          <w:noProof/>
        </w:rPr>
        <w:t xml:space="preserve"> to </w:t>
      </w:r>
      <w:del w:id="132" w:author="Author">
        <w:r w:rsidRPr="006B1799">
          <w:rPr>
            <w:rFonts w:ascii="Trebuchet MS" w:hAnsi="Trebuchet MS"/>
            <w:noProof/>
          </w:rPr>
          <w:delText xml:space="preserve">me I shall </w:delText>
        </w:r>
      </w:del>
      <w:r w:rsidRPr="006B1799">
        <w:rPr>
          <w:rFonts w:ascii="Trebuchet MS" w:hAnsi="Trebuchet MS"/>
          <w:noProof/>
        </w:rPr>
        <w:t xml:space="preserve">do. So </w:t>
      </w:r>
      <w:del w:id="133" w:author="Author">
        <w:r w:rsidRPr="006B1799">
          <w:rPr>
            <w:rFonts w:ascii="Trebuchet MS" w:hAnsi="Trebuchet MS"/>
            <w:noProof/>
          </w:rPr>
          <w:delText xml:space="preserve">do </w:delText>
        </w:r>
      </w:del>
      <w:r w:rsidRPr="006B1799">
        <w:rPr>
          <w:rFonts w:ascii="Trebuchet MS" w:hAnsi="Trebuchet MS"/>
          <w:noProof/>
        </w:rPr>
        <w:t>come, please</w:t>
      </w:r>
      <w:del w:id="134" w:author="Author">
        <w:r w:rsidRPr="006B1799">
          <w:rPr>
            <w:rFonts w:ascii="Trebuchet MS" w:hAnsi="Trebuchet MS"/>
            <w:noProof/>
          </w:rPr>
          <w:delText>. Do execrate</w:delText>
        </w:r>
      </w:del>
      <w:ins w:id="135" w:author="Author">
        <w:r w:rsidRPr="006B1799">
          <w:rPr>
            <w:rFonts w:ascii="Trebuchet MS" w:hAnsi="Trebuchet MS"/>
            <w:noProof/>
          </w:rPr>
          <w:t>, and curse</w:t>
        </w:r>
      </w:ins>
      <w:r w:rsidRPr="006B1799">
        <w:rPr>
          <w:rFonts w:ascii="Trebuchet MS" w:hAnsi="Trebuchet MS"/>
          <w:noProof/>
        </w:rPr>
        <w:t xml:space="preserve"> this people for me.’” </w:t>
      </w:r>
      <w:r w:rsidRPr="006B1799">
        <w:rPr>
          <w:rFonts w:ascii="Trebuchet MS" w:hAnsi="Trebuchet MS"/>
          <w:b/>
          <w:noProof/>
        </w:rPr>
        <w:t xml:space="preserve">22:18 </w:t>
      </w:r>
      <w:r w:rsidRPr="006B1799">
        <w:rPr>
          <w:rFonts w:ascii="Trebuchet MS" w:hAnsi="Trebuchet MS"/>
          <w:noProof/>
        </w:rPr>
        <w:t xml:space="preserve">But Ba′laam answered </w:t>
      </w:r>
      <w:del w:id="136" w:author="Author">
        <w:r w:rsidRPr="006B1799">
          <w:rPr>
            <w:rFonts w:ascii="Trebuchet MS" w:hAnsi="Trebuchet MS"/>
            <w:noProof/>
          </w:rPr>
          <w:delText xml:space="preserve">and said to </w:delText>
        </w:r>
      </w:del>
      <w:r w:rsidRPr="006B1799">
        <w:rPr>
          <w:rFonts w:ascii="Trebuchet MS" w:hAnsi="Trebuchet MS"/>
          <w:noProof/>
        </w:rPr>
        <w:t xml:space="preserve">the servants of Ba′lak: “If Ba′lak were to give me his </w:t>
      </w:r>
      <w:ins w:id="137" w:author="Author">
        <w:r w:rsidRPr="006B1799">
          <w:rPr>
            <w:rFonts w:ascii="Trebuchet MS" w:hAnsi="Trebuchet MS"/>
            <w:noProof/>
          </w:rPr>
          <w:t xml:space="preserve">own </w:t>
        </w:r>
      </w:ins>
      <w:r w:rsidRPr="006B1799">
        <w:rPr>
          <w:rFonts w:ascii="Trebuchet MS" w:hAnsi="Trebuchet MS"/>
          <w:noProof/>
        </w:rPr>
        <w:t xml:space="preserve">house full of silver and gold, I </w:t>
      </w:r>
      <w:del w:id="138" w:author="Author">
        <w:r w:rsidRPr="006B1799">
          <w:rPr>
            <w:rFonts w:ascii="Trebuchet MS" w:hAnsi="Trebuchet MS"/>
            <w:noProof/>
          </w:rPr>
          <w:delText>should</w:delText>
        </w:r>
      </w:del>
      <w:ins w:id="139" w:author="Author">
        <w:r w:rsidRPr="006B1799">
          <w:rPr>
            <w:rFonts w:ascii="Trebuchet MS" w:hAnsi="Trebuchet MS"/>
            <w:noProof/>
          </w:rPr>
          <w:t>could</w:t>
        </w:r>
      </w:ins>
      <w:r w:rsidRPr="006B1799">
        <w:rPr>
          <w:rFonts w:ascii="Trebuchet MS" w:hAnsi="Trebuchet MS"/>
          <w:noProof/>
        </w:rPr>
        <w:t xml:space="preserve"> not </w:t>
      </w:r>
      <w:del w:id="140" w:author="Author">
        <w:r w:rsidRPr="006B1799">
          <w:rPr>
            <w:rFonts w:ascii="Trebuchet MS" w:hAnsi="Trebuchet MS"/>
            <w:noProof/>
          </w:rPr>
          <w:delText>be able to pass</w:delText>
        </w:r>
      </w:del>
      <w:ins w:id="141" w:author="Author">
        <w:r w:rsidRPr="006B1799">
          <w:rPr>
            <w:rFonts w:ascii="Trebuchet MS" w:hAnsi="Trebuchet MS"/>
            <w:noProof/>
          </w:rPr>
          <w:t>do anything</w:t>
        </w:r>
      </w:ins>
      <w:r w:rsidRPr="006B1799">
        <w:rPr>
          <w:rFonts w:ascii="Trebuchet MS" w:hAnsi="Trebuchet MS"/>
          <w:noProof/>
        </w:rPr>
        <w:t xml:space="preserve"> beyond the order of Jehovah my God, </w:t>
      </w:r>
      <w:del w:id="142" w:author="Author">
        <w:r w:rsidRPr="006B1799">
          <w:rPr>
            <w:rFonts w:ascii="Trebuchet MS" w:hAnsi="Trebuchet MS"/>
            <w:noProof/>
          </w:rPr>
          <w:delText>so as to do something</w:delText>
        </w:r>
      </w:del>
      <w:ins w:id="143" w:author="Author">
        <w:r w:rsidRPr="006B1799">
          <w:rPr>
            <w:rFonts w:ascii="Trebuchet MS" w:hAnsi="Trebuchet MS"/>
            <w:noProof/>
          </w:rPr>
          <w:t>whether</w:t>
        </w:r>
      </w:ins>
      <w:r w:rsidRPr="006B1799">
        <w:rPr>
          <w:rFonts w:ascii="Trebuchet MS" w:hAnsi="Trebuchet MS"/>
          <w:noProof/>
        </w:rPr>
        <w:t xml:space="preserve"> small or great. </w:t>
      </w:r>
      <w:r w:rsidRPr="006B1799">
        <w:rPr>
          <w:rFonts w:ascii="Trebuchet MS" w:hAnsi="Trebuchet MS"/>
          <w:b/>
          <w:noProof/>
        </w:rPr>
        <w:t xml:space="preserve">22:19 </w:t>
      </w:r>
      <w:del w:id="144" w:author="Author">
        <w:r w:rsidRPr="006B1799">
          <w:rPr>
            <w:rFonts w:ascii="Trebuchet MS" w:hAnsi="Trebuchet MS"/>
            <w:noProof/>
          </w:rPr>
          <w:delText xml:space="preserve">And now </w:delText>
        </w:r>
        <w:r w:rsidRPr="006B1799">
          <w:rPr>
            <w:rFonts w:ascii="Trebuchet MS" w:hAnsi="Trebuchet MS"/>
            <w:noProof/>
            <w:u w:val="dotted"/>
          </w:rPr>
          <w:delText>YOU</w:delText>
        </w:r>
        <w:r w:rsidRPr="006B1799">
          <w:rPr>
            <w:rFonts w:ascii="Trebuchet MS" w:hAnsi="Trebuchet MS"/>
            <w:noProof/>
          </w:rPr>
          <w:delText xml:space="preserve"> men also</w:delText>
        </w:r>
      </w:del>
      <w:ins w:id="145" w:author="Author">
        <w:r w:rsidRPr="006B1799">
          <w:rPr>
            <w:rFonts w:ascii="Trebuchet MS" w:hAnsi="Trebuchet MS"/>
            <w:noProof/>
          </w:rPr>
          <w:t>But please</w:t>
        </w:r>
      </w:ins>
      <w:r w:rsidRPr="006B1799">
        <w:rPr>
          <w:rFonts w:ascii="Trebuchet MS" w:hAnsi="Trebuchet MS"/>
          <w:noProof/>
        </w:rPr>
        <w:t xml:space="preserve"> stay here</w:t>
      </w:r>
      <w:del w:id="146" w:author="Author">
        <w:r w:rsidRPr="006B1799">
          <w:rPr>
            <w:rFonts w:ascii="Trebuchet MS" w:hAnsi="Trebuchet MS"/>
            <w:noProof/>
          </w:rPr>
          <w:delText>, please,</w:delText>
        </w:r>
      </w:del>
      <w:r w:rsidRPr="006B1799">
        <w:rPr>
          <w:rFonts w:ascii="Trebuchet MS" w:hAnsi="Trebuchet MS"/>
          <w:noProof/>
        </w:rPr>
        <w:t xml:space="preserve"> tonight </w:t>
      </w:r>
      <w:ins w:id="147" w:author="Author">
        <w:r w:rsidRPr="006B1799">
          <w:rPr>
            <w:rFonts w:ascii="Trebuchet MS" w:hAnsi="Trebuchet MS"/>
            <w:noProof/>
          </w:rPr>
          <w:t xml:space="preserve">also, so </w:t>
        </w:r>
      </w:ins>
      <w:r w:rsidRPr="006B1799">
        <w:rPr>
          <w:rFonts w:ascii="Trebuchet MS" w:hAnsi="Trebuchet MS"/>
          <w:noProof/>
        </w:rPr>
        <w:t xml:space="preserve">that I may </w:t>
      </w:r>
      <w:del w:id="148" w:author="Author">
        <w:r w:rsidRPr="006B1799">
          <w:rPr>
            <w:rFonts w:ascii="Trebuchet MS" w:hAnsi="Trebuchet MS"/>
            <w:noProof/>
          </w:rPr>
          <w:delText>know</w:delText>
        </w:r>
      </w:del>
      <w:ins w:id="149" w:author="Author">
        <w:r w:rsidRPr="006B1799">
          <w:rPr>
            <w:rFonts w:ascii="Trebuchet MS" w:hAnsi="Trebuchet MS"/>
            <w:noProof/>
          </w:rPr>
          <w:t>learn</w:t>
        </w:r>
      </w:ins>
      <w:r w:rsidRPr="006B1799">
        <w:rPr>
          <w:rFonts w:ascii="Trebuchet MS" w:hAnsi="Trebuchet MS"/>
          <w:noProof/>
        </w:rPr>
        <w:t xml:space="preserve"> what </w:t>
      </w:r>
      <w:del w:id="150" w:author="Author">
        <w:r w:rsidRPr="006B1799">
          <w:rPr>
            <w:rFonts w:ascii="Trebuchet MS" w:hAnsi="Trebuchet MS"/>
            <w:noProof/>
          </w:rPr>
          <w:delText>further</w:delText>
        </w:r>
      </w:del>
      <w:ins w:id="151" w:author="Author">
        <w:r w:rsidRPr="006B1799">
          <w:rPr>
            <w:rFonts w:ascii="Trebuchet MS" w:hAnsi="Trebuchet MS"/>
            <w:noProof/>
          </w:rPr>
          <w:t>else</w:t>
        </w:r>
      </w:ins>
      <w:r w:rsidRPr="006B1799">
        <w:rPr>
          <w:rFonts w:ascii="Trebuchet MS" w:hAnsi="Trebuchet MS"/>
          <w:noProof/>
        </w:rPr>
        <w:t xml:space="preserve"> Jehovah will </w:t>
      </w:r>
      <w:del w:id="152" w:author="Author">
        <w:r w:rsidRPr="006B1799">
          <w:rPr>
            <w:rFonts w:ascii="Trebuchet MS" w:hAnsi="Trebuchet MS"/>
            <w:noProof/>
          </w:rPr>
          <w:delText>speak with</w:delText>
        </w:r>
      </w:del>
      <w:ins w:id="153" w:author="Author">
        <w:r w:rsidRPr="006B1799">
          <w:rPr>
            <w:rFonts w:ascii="Trebuchet MS" w:hAnsi="Trebuchet MS"/>
            <w:noProof/>
          </w:rPr>
          <w:t>tell</w:t>
        </w:r>
      </w:ins>
      <w:r w:rsidRPr="006B1799">
        <w:rPr>
          <w:rFonts w:ascii="Trebuchet MS" w:hAnsi="Trebuchet MS"/>
          <w:noProof/>
        </w:rPr>
        <w:t xml:space="preserve"> me.”</w:t>
      </w:r>
    </w:p>
    <w:p w:rsidR="00B85B04" w:rsidRPr="006B1799" w:rsidRDefault="00B85B04" w:rsidP="00B85B04">
      <w:pPr>
        <w:rPr>
          <w:rFonts w:ascii="Trebuchet MS" w:hAnsi="Trebuchet MS"/>
          <w:noProof/>
        </w:rPr>
      </w:pPr>
      <w:r w:rsidRPr="006B1799">
        <w:rPr>
          <w:rFonts w:ascii="Trebuchet MS" w:hAnsi="Trebuchet MS"/>
          <w:b/>
        </w:rPr>
        <w:t xml:space="preserve">22:20 </w:t>
      </w:r>
      <w:r w:rsidRPr="006B1799">
        <w:rPr>
          <w:rFonts w:ascii="Trebuchet MS" w:hAnsi="Trebuchet MS"/>
          <w:noProof/>
        </w:rPr>
        <w:t xml:space="preserve">Then God came to Ba′laam by night and said to him: “If </w:t>
      </w:r>
      <w:del w:id="154" w:author="Author">
        <w:r w:rsidRPr="006B1799">
          <w:rPr>
            <w:rFonts w:ascii="Trebuchet MS" w:hAnsi="Trebuchet MS"/>
            <w:noProof/>
          </w:rPr>
          <w:delText>it is to call you that the</w:delText>
        </w:r>
      </w:del>
      <w:ins w:id="155" w:author="Author">
        <w:r w:rsidRPr="006B1799">
          <w:rPr>
            <w:rFonts w:ascii="Trebuchet MS" w:hAnsi="Trebuchet MS"/>
            <w:noProof/>
          </w:rPr>
          <w:t>these</w:t>
        </w:r>
      </w:ins>
      <w:r w:rsidRPr="006B1799">
        <w:rPr>
          <w:rFonts w:ascii="Trebuchet MS" w:hAnsi="Trebuchet MS"/>
          <w:noProof/>
        </w:rPr>
        <w:t xml:space="preserve"> men have come</w:t>
      </w:r>
      <w:del w:id="156" w:author="Author">
        <w:r w:rsidRPr="006B1799">
          <w:rPr>
            <w:rFonts w:ascii="Trebuchet MS" w:hAnsi="Trebuchet MS"/>
            <w:noProof/>
          </w:rPr>
          <w:delText>, get up</w:delText>
        </w:r>
      </w:del>
      <w:ins w:id="157" w:author="Author">
        <w:r w:rsidRPr="006B1799">
          <w:rPr>
            <w:rFonts w:ascii="Trebuchet MS" w:hAnsi="Trebuchet MS"/>
            <w:noProof/>
          </w:rPr>
          <w:t xml:space="preserve"> to summon you</w:t>
        </w:r>
      </w:ins>
      <w:r w:rsidRPr="006B1799">
        <w:rPr>
          <w:rFonts w:ascii="Trebuchet MS" w:hAnsi="Trebuchet MS"/>
          <w:noProof/>
        </w:rPr>
        <w:t xml:space="preserve">, go </w:t>
      </w:r>
      <w:ins w:id="158" w:author="Author">
        <w:r w:rsidRPr="006B1799">
          <w:rPr>
            <w:rFonts w:ascii="Trebuchet MS" w:hAnsi="Trebuchet MS"/>
            <w:noProof/>
          </w:rPr>
          <w:t xml:space="preserve">along </w:t>
        </w:r>
      </w:ins>
      <w:r w:rsidRPr="006B1799">
        <w:rPr>
          <w:rFonts w:ascii="Trebuchet MS" w:hAnsi="Trebuchet MS"/>
          <w:noProof/>
        </w:rPr>
        <w:t xml:space="preserve">with them. But </w:t>
      </w:r>
      <w:ins w:id="159" w:author="Author">
        <w:r w:rsidRPr="006B1799">
          <w:rPr>
            <w:rFonts w:ascii="Trebuchet MS" w:hAnsi="Trebuchet MS"/>
            <w:noProof/>
          </w:rPr>
          <w:t xml:space="preserve">you may speak </w:t>
        </w:r>
      </w:ins>
      <w:r w:rsidRPr="006B1799">
        <w:rPr>
          <w:rFonts w:ascii="Trebuchet MS" w:hAnsi="Trebuchet MS"/>
          <w:noProof/>
        </w:rPr>
        <w:t xml:space="preserve">only the </w:t>
      </w:r>
      <w:del w:id="160" w:author="Author">
        <w:r w:rsidRPr="006B1799">
          <w:rPr>
            <w:rFonts w:ascii="Trebuchet MS" w:hAnsi="Trebuchet MS"/>
            <w:noProof/>
          </w:rPr>
          <w:delText>word</w:delText>
        </w:r>
      </w:del>
      <w:ins w:id="161" w:author="Author">
        <w:r w:rsidRPr="006B1799">
          <w:rPr>
            <w:rFonts w:ascii="Trebuchet MS" w:hAnsi="Trebuchet MS"/>
            <w:noProof/>
          </w:rPr>
          <w:t>words</w:t>
        </w:r>
      </w:ins>
      <w:r w:rsidRPr="006B1799">
        <w:rPr>
          <w:rFonts w:ascii="Trebuchet MS" w:hAnsi="Trebuchet MS"/>
          <w:noProof/>
        </w:rPr>
        <w:t xml:space="preserve"> that I </w:t>
      </w:r>
      <w:del w:id="162" w:author="Author">
        <w:r w:rsidRPr="006B1799">
          <w:rPr>
            <w:rFonts w:ascii="Trebuchet MS" w:hAnsi="Trebuchet MS"/>
            <w:noProof/>
          </w:rPr>
          <w:delText>shall speak to you is what</w:delText>
        </w:r>
      </w:del>
      <w:ins w:id="163" w:author="Author">
        <w:r w:rsidRPr="006B1799">
          <w:rPr>
            <w:rFonts w:ascii="Trebuchet MS" w:hAnsi="Trebuchet MS"/>
            <w:noProof/>
          </w:rPr>
          <w:t>tell</w:t>
        </w:r>
      </w:ins>
      <w:r w:rsidRPr="006B1799">
        <w:rPr>
          <w:rFonts w:ascii="Trebuchet MS" w:hAnsi="Trebuchet MS"/>
          <w:noProof/>
        </w:rPr>
        <w:t xml:space="preserve"> you </w:t>
      </w:r>
      <w:del w:id="164" w:author="Author">
        <w:r w:rsidRPr="006B1799">
          <w:rPr>
            <w:rFonts w:ascii="Trebuchet MS" w:hAnsi="Trebuchet MS"/>
            <w:noProof/>
          </w:rPr>
          <w:delText>may speak</w:delText>
        </w:r>
      </w:del>
      <w:ins w:id="165" w:author="Author">
        <w:r w:rsidRPr="006B1799">
          <w:rPr>
            <w:rFonts w:ascii="Trebuchet MS" w:hAnsi="Trebuchet MS"/>
            <w:noProof/>
          </w:rPr>
          <w:t>to say</w:t>
        </w:r>
      </w:ins>
      <w:r w:rsidRPr="006B1799">
        <w:rPr>
          <w:rFonts w:ascii="Trebuchet MS" w:hAnsi="Trebuchet MS"/>
          <w:noProof/>
        </w:rPr>
        <w:t xml:space="preserve">.” </w:t>
      </w:r>
      <w:r w:rsidRPr="006B1799">
        <w:rPr>
          <w:rFonts w:ascii="Trebuchet MS" w:hAnsi="Trebuchet MS"/>
          <w:b/>
          <w:noProof/>
        </w:rPr>
        <w:t xml:space="preserve">22:21 </w:t>
      </w:r>
      <w:del w:id="166" w:author="Author">
        <w:r w:rsidRPr="006B1799">
          <w:rPr>
            <w:rFonts w:ascii="Trebuchet MS" w:hAnsi="Trebuchet MS"/>
            <w:noProof/>
          </w:rPr>
          <w:delText>After that</w:delText>
        </w:r>
      </w:del>
      <w:ins w:id="167" w:author="Author">
        <w:r w:rsidRPr="006B1799">
          <w:rPr>
            <w:rFonts w:ascii="Trebuchet MS" w:hAnsi="Trebuchet MS"/>
            <w:noProof/>
          </w:rPr>
          <w:t>So</w:t>
        </w:r>
      </w:ins>
      <w:r w:rsidRPr="006B1799">
        <w:rPr>
          <w:rFonts w:ascii="Trebuchet MS" w:hAnsi="Trebuchet MS"/>
          <w:noProof/>
        </w:rPr>
        <w:t xml:space="preserve"> Ba′laam got up in the morning and saddled his </w:t>
      </w:r>
      <w:del w:id="168" w:author="Author">
        <w:r w:rsidRPr="006B1799">
          <w:rPr>
            <w:rFonts w:ascii="Trebuchet MS" w:hAnsi="Trebuchet MS"/>
            <w:noProof/>
          </w:rPr>
          <w:delText>she-ass</w:delText>
        </w:r>
      </w:del>
      <w:ins w:id="169" w:author="Author">
        <w:r w:rsidRPr="006B1799">
          <w:rPr>
            <w:rFonts w:ascii="Trebuchet MS" w:hAnsi="Trebuchet MS"/>
            <w:noProof/>
          </w:rPr>
          <w:t>donkey</w:t>
        </w:r>
        <w:r w:rsidRPr="006B1799">
          <w:rPr>
            <w:rStyle w:val="FootnoteReference"/>
            <w:rFonts w:ascii="Trebuchet MS" w:hAnsi="Trebuchet MS"/>
            <w:noProof/>
          </w:rPr>
          <w:footnoteReference w:id="6"/>
        </w:r>
      </w:ins>
      <w:r w:rsidRPr="006B1799">
        <w:rPr>
          <w:rFonts w:ascii="Trebuchet MS" w:hAnsi="Trebuchet MS"/>
          <w:noProof/>
        </w:rPr>
        <w:t xml:space="preserve"> and went with the princes of Mo′ab.</w:t>
      </w:r>
    </w:p>
    <w:p w:rsidR="00B85B04" w:rsidRPr="006B1799" w:rsidRDefault="00B85B04" w:rsidP="00B85B04">
      <w:pPr>
        <w:rPr>
          <w:rFonts w:ascii="Trebuchet MS" w:hAnsi="Trebuchet MS"/>
          <w:noProof/>
        </w:rPr>
      </w:pPr>
      <w:r w:rsidRPr="006B1799">
        <w:rPr>
          <w:rFonts w:ascii="Trebuchet MS" w:hAnsi="Trebuchet MS"/>
          <w:b/>
        </w:rPr>
        <w:t xml:space="preserve">22:22 </w:t>
      </w:r>
      <w:del w:id="172" w:author="Author">
        <w:r w:rsidRPr="006B1799">
          <w:rPr>
            <w:rFonts w:ascii="Trebuchet MS" w:hAnsi="Trebuchet MS"/>
            <w:noProof/>
          </w:rPr>
          <w:delText>And the</w:delText>
        </w:r>
      </w:del>
      <w:ins w:id="173" w:author="Author">
        <w:r w:rsidRPr="006B1799">
          <w:rPr>
            <w:rFonts w:ascii="Trebuchet MS" w:hAnsi="Trebuchet MS"/>
            <w:noProof/>
          </w:rPr>
          <w:t>But God’s</w:t>
        </w:r>
      </w:ins>
      <w:r w:rsidRPr="006B1799">
        <w:rPr>
          <w:rFonts w:ascii="Trebuchet MS" w:hAnsi="Trebuchet MS"/>
          <w:noProof/>
        </w:rPr>
        <w:t xml:space="preserve"> anger </w:t>
      </w:r>
      <w:del w:id="174" w:author="Author">
        <w:r w:rsidRPr="006B1799">
          <w:rPr>
            <w:rFonts w:ascii="Trebuchet MS" w:hAnsi="Trebuchet MS"/>
            <w:noProof/>
          </w:rPr>
          <w:delText>of God began to blaze</w:delText>
        </w:r>
      </w:del>
      <w:ins w:id="175" w:author="Author">
        <w:r w:rsidRPr="006B1799">
          <w:rPr>
            <w:rFonts w:ascii="Trebuchet MS" w:hAnsi="Trebuchet MS"/>
            <w:noProof/>
          </w:rPr>
          <w:t>blazed</w:t>
        </w:r>
      </w:ins>
      <w:r w:rsidRPr="006B1799">
        <w:rPr>
          <w:rFonts w:ascii="Trebuchet MS" w:hAnsi="Trebuchet MS"/>
          <w:noProof/>
        </w:rPr>
        <w:t xml:space="preserve"> because he was going</w:t>
      </w:r>
      <w:del w:id="176" w:author="Author">
        <w:r w:rsidRPr="006B1799">
          <w:rPr>
            <w:rFonts w:ascii="Trebuchet MS" w:hAnsi="Trebuchet MS"/>
            <w:noProof/>
          </w:rPr>
          <w:delText>;</w:delText>
        </w:r>
      </w:del>
      <w:ins w:id="177" w:author="Author">
        <w:r w:rsidRPr="006B1799">
          <w:rPr>
            <w:rFonts w:ascii="Trebuchet MS" w:hAnsi="Trebuchet MS"/>
            <w:noProof/>
          </w:rPr>
          <w:t>,</w:t>
        </w:r>
      </w:ins>
      <w:r w:rsidRPr="006B1799">
        <w:rPr>
          <w:rFonts w:ascii="Trebuchet MS" w:hAnsi="Trebuchet MS"/>
          <w:noProof/>
        </w:rPr>
        <w:t xml:space="preserve"> and Jehovah’s angel </w:t>
      </w:r>
      <w:del w:id="178" w:author="Author">
        <w:r w:rsidRPr="006B1799">
          <w:rPr>
            <w:rFonts w:ascii="Trebuchet MS" w:hAnsi="Trebuchet MS"/>
            <w:noProof/>
          </w:rPr>
          <w:delText>proceeded to station</w:delText>
        </w:r>
      </w:del>
      <w:ins w:id="179" w:author="Author">
        <w:r w:rsidRPr="006B1799">
          <w:rPr>
            <w:rFonts w:ascii="Trebuchet MS" w:hAnsi="Trebuchet MS"/>
            <w:noProof/>
          </w:rPr>
          <w:t>stationed</w:t>
        </w:r>
      </w:ins>
      <w:r w:rsidRPr="006B1799">
        <w:rPr>
          <w:rFonts w:ascii="Trebuchet MS" w:hAnsi="Trebuchet MS"/>
          <w:noProof/>
        </w:rPr>
        <w:t xml:space="preserve"> himself in the road to resist him. </w:t>
      </w:r>
      <w:del w:id="180" w:author="Author">
        <w:r w:rsidRPr="006B1799">
          <w:rPr>
            <w:rFonts w:ascii="Trebuchet MS" w:hAnsi="Trebuchet MS"/>
            <w:noProof/>
          </w:rPr>
          <w:delText>And he</w:delText>
        </w:r>
      </w:del>
      <w:ins w:id="181" w:author="Author">
        <w:r w:rsidRPr="006B1799">
          <w:rPr>
            <w:rFonts w:ascii="Trebuchet MS" w:hAnsi="Trebuchet MS"/>
            <w:noProof/>
          </w:rPr>
          <w:t>Now Ba′laam</w:t>
        </w:r>
      </w:ins>
      <w:r w:rsidRPr="006B1799">
        <w:rPr>
          <w:rFonts w:ascii="Trebuchet MS" w:hAnsi="Trebuchet MS"/>
          <w:noProof/>
        </w:rPr>
        <w:t xml:space="preserve"> was riding </w:t>
      </w:r>
      <w:del w:id="182" w:author="Author">
        <w:r w:rsidRPr="006B1799">
          <w:rPr>
            <w:rFonts w:ascii="Trebuchet MS" w:hAnsi="Trebuchet MS"/>
            <w:noProof/>
          </w:rPr>
          <w:delText>upon</w:delText>
        </w:r>
      </w:del>
      <w:ins w:id="183" w:author="Author">
        <w:r w:rsidRPr="006B1799">
          <w:rPr>
            <w:rFonts w:ascii="Trebuchet MS" w:hAnsi="Trebuchet MS"/>
            <w:noProof/>
          </w:rPr>
          <w:t>on</w:t>
        </w:r>
      </w:ins>
      <w:r w:rsidRPr="006B1799">
        <w:rPr>
          <w:rFonts w:ascii="Trebuchet MS" w:hAnsi="Trebuchet MS"/>
          <w:noProof/>
        </w:rPr>
        <w:t xml:space="preserve"> his </w:t>
      </w:r>
      <w:del w:id="184" w:author="Author">
        <w:r w:rsidRPr="006B1799">
          <w:rPr>
            <w:rFonts w:ascii="Trebuchet MS" w:hAnsi="Trebuchet MS"/>
            <w:noProof/>
          </w:rPr>
          <w:delText>she-ass</w:delText>
        </w:r>
      </w:del>
      <w:ins w:id="185" w:author="Author">
        <w:r w:rsidRPr="006B1799">
          <w:rPr>
            <w:rFonts w:ascii="Trebuchet MS" w:hAnsi="Trebuchet MS"/>
            <w:noProof/>
          </w:rPr>
          <w:t>donkey</w:t>
        </w:r>
      </w:ins>
      <w:r w:rsidRPr="006B1799">
        <w:rPr>
          <w:rFonts w:ascii="Trebuchet MS" w:hAnsi="Trebuchet MS"/>
          <w:noProof/>
        </w:rPr>
        <w:t xml:space="preserve">, and two </w:t>
      </w:r>
      <w:ins w:id="186" w:author="Author">
        <w:r w:rsidRPr="006B1799">
          <w:rPr>
            <w:rFonts w:ascii="Trebuchet MS" w:hAnsi="Trebuchet MS"/>
            <w:noProof/>
          </w:rPr>
          <w:t xml:space="preserve">of his </w:t>
        </w:r>
      </w:ins>
      <w:r w:rsidRPr="006B1799">
        <w:rPr>
          <w:rFonts w:ascii="Trebuchet MS" w:hAnsi="Trebuchet MS"/>
          <w:noProof/>
        </w:rPr>
        <w:t xml:space="preserve">attendants </w:t>
      </w:r>
      <w:del w:id="187" w:author="Author">
        <w:r w:rsidRPr="006B1799">
          <w:rPr>
            <w:rFonts w:ascii="Trebuchet MS" w:hAnsi="Trebuchet MS"/>
            <w:noProof/>
          </w:rPr>
          <w:delText xml:space="preserve">of his </w:delText>
        </w:r>
      </w:del>
      <w:r w:rsidRPr="006B1799">
        <w:rPr>
          <w:rFonts w:ascii="Trebuchet MS" w:hAnsi="Trebuchet MS"/>
          <w:noProof/>
        </w:rPr>
        <w:t xml:space="preserve">were with him. </w:t>
      </w:r>
      <w:r w:rsidRPr="006B1799">
        <w:rPr>
          <w:rFonts w:ascii="Trebuchet MS" w:hAnsi="Trebuchet MS"/>
          <w:b/>
          <w:noProof/>
        </w:rPr>
        <w:t xml:space="preserve">22:23 </w:t>
      </w:r>
      <w:r w:rsidRPr="006B1799">
        <w:rPr>
          <w:rFonts w:ascii="Trebuchet MS" w:hAnsi="Trebuchet MS"/>
          <w:noProof/>
        </w:rPr>
        <w:t xml:space="preserve">And </w:t>
      </w:r>
      <w:ins w:id="188" w:author="Author">
        <w:r w:rsidRPr="006B1799">
          <w:rPr>
            <w:rFonts w:ascii="Trebuchet MS" w:hAnsi="Trebuchet MS"/>
            <w:noProof/>
          </w:rPr>
          <w:t xml:space="preserve">when </w:t>
        </w:r>
      </w:ins>
      <w:r w:rsidRPr="006B1799">
        <w:rPr>
          <w:rFonts w:ascii="Trebuchet MS" w:hAnsi="Trebuchet MS"/>
          <w:noProof/>
        </w:rPr>
        <w:t xml:space="preserve">the </w:t>
      </w:r>
      <w:del w:id="189" w:author="Author">
        <w:r w:rsidRPr="006B1799">
          <w:rPr>
            <w:rFonts w:ascii="Trebuchet MS" w:hAnsi="Trebuchet MS"/>
            <w:noProof/>
          </w:rPr>
          <w:delText>ass got to see</w:delText>
        </w:r>
      </w:del>
      <w:ins w:id="190" w:author="Author">
        <w:r w:rsidRPr="006B1799">
          <w:rPr>
            <w:rFonts w:ascii="Trebuchet MS" w:hAnsi="Trebuchet MS"/>
            <w:noProof/>
          </w:rPr>
          <w:t>donkey saw</w:t>
        </w:r>
      </w:ins>
      <w:r w:rsidRPr="006B1799">
        <w:rPr>
          <w:rFonts w:ascii="Trebuchet MS" w:hAnsi="Trebuchet MS"/>
          <w:noProof/>
        </w:rPr>
        <w:t xml:space="preserve"> Jehovah’s angel </w:t>
      </w:r>
      <w:del w:id="191" w:author="Author">
        <w:r w:rsidRPr="006B1799">
          <w:rPr>
            <w:rFonts w:ascii="Trebuchet MS" w:hAnsi="Trebuchet MS"/>
            <w:noProof/>
          </w:rPr>
          <w:delText>stationed</w:delText>
        </w:r>
      </w:del>
      <w:ins w:id="192" w:author="Author">
        <w:r w:rsidRPr="006B1799">
          <w:rPr>
            <w:rFonts w:ascii="Trebuchet MS" w:hAnsi="Trebuchet MS"/>
            <w:noProof/>
          </w:rPr>
          <w:t>standing</w:t>
        </w:r>
      </w:ins>
      <w:r w:rsidRPr="006B1799">
        <w:rPr>
          <w:rFonts w:ascii="Trebuchet MS" w:hAnsi="Trebuchet MS"/>
          <w:noProof/>
        </w:rPr>
        <w:t xml:space="preserve"> in the road with </w:t>
      </w:r>
      <w:del w:id="193" w:author="Author">
        <w:r w:rsidRPr="006B1799">
          <w:rPr>
            <w:rFonts w:ascii="Trebuchet MS" w:hAnsi="Trebuchet MS"/>
            <w:noProof/>
          </w:rPr>
          <w:delText>his</w:delText>
        </w:r>
      </w:del>
      <w:ins w:id="194" w:author="Author">
        <w:r w:rsidRPr="006B1799">
          <w:rPr>
            <w:rFonts w:ascii="Trebuchet MS" w:hAnsi="Trebuchet MS"/>
            <w:noProof/>
          </w:rPr>
          <w:t>a</w:t>
        </w:r>
      </w:ins>
      <w:r w:rsidRPr="006B1799">
        <w:rPr>
          <w:rFonts w:ascii="Trebuchet MS" w:hAnsi="Trebuchet MS"/>
          <w:noProof/>
        </w:rPr>
        <w:t xml:space="preserve"> drawn sword in his hand</w:t>
      </w:r>
      <w:del w:id="195" w:author="Author">
        <w:r w:rsidRPr="006B1799">
          <w:rPr>
            <w:rFonts w:ascii="Trebuchet MS" w:hAnsi="Trebuchet MS"/>
            <w:noProof/>
          </w:rPr>
          <w:delText>; and the ass</w:delText>
        </w:r>
      </w:del>
      <w:ins w:id="196" w:author="Author">
        <w:r w:rsidRPr="006B1799">
          <w:rPr>
            <w:rFonts w:ascii="Trebuchet MS" w:hAnsi="Trebuchet MS"/>
            <w:noProof/>
          </w:rPr>
          <w:t>, it</w:t>
        </w:r>
      </w:ins>
      <w:r w:rsidRPr="006B1799">
        <w:rPr>
          <w:rFonts w:ascii="Trebuchet MS" w:hAnsi="Trebuchet MS"/>
          <w:noProof/>
        </w:rPr>
        <w:t xml:space="preserve"> tried to turn </w:t>
      </w:r>
      <w:del w:id="197" w:author="Author">
        <w:r w:rsidRPr="006B1799">
          <w:rPr>
            <w:rFonts w:ascii="Trebuchet MS" w:hAnsi="Trebuchet MS"/>
            <w:noProof/>
          </w:rPr>
          <w:delText>aside from</w:delText>
        </w:r>
      </w:del>
      <w:ins w:id="198" w:author="Author">
        <w:r w:rsidRPr="006B1799">
          <w:rPr>
            <w:rFonts w:ascii="Trebuchet MS" w:hAnsi="Trebuchet MS"/>
            <w:noProof/>
          </w:rPr>
          <w:t>off</w:t>
        </w:r>
      </w:ins>
      <w:r w:rsidRPr="006B1799">
        <w:rPr>
          <w:rFonts w:ascii="Trebuchet MS" w:hAnsi="Trebuchet MS"/>
          <w:noProof/>
        </w:rPr>
        <w:t xml:space="preserve"> the road </w:t>
      </w:r>
      <w:del w:id="199" w:author="Author">
        <w:r w:rsidRPr="006B1799">
          <w:rPr>
            <w:rFonts w:ascii="Trebuchet MS" w:hAnsi="Trebuchet MS"/>
            <w:noProof/>
          </w:rPr>
          <w:delText xml:space="preserve">that she might go </w:delText>
        </w:r>
      </w:del>
      <w:r w:rsidRPr="006B1799">
        <w:rPr>
          <w:rFonts w:ascii="Trebuchet MS" w:hAnsi="Trebuchet MS"/>
          <w:noProof/>
        </w:rPr>
        <w:t>into the field</w:t>
      </w:r>
      <w:del w:id="200" w:author="Author">
        <w:r w:rsidRPr="006B1799">
          <w:rPr>
            <w:rFonts w:ascii="Trebuchet MS" w:hAnsi="Trebuchet MS"/>
            <w:noProof/>
          </w:rPr>
          <w:delText>, but</w:delText>
        </w:r>
      </w:del>
      <w:ins w:id="201" w:author="Author">
        <w:r w:rsidRPr="006B1799">
          <w:rPr>
            <w:rFonts w:ascii="Trebuchet MS" w:hAnsi="Trebuchet MS"/>
            <w:noProof/>
          </w:rPr>
          <w:t>. But</w:t>
        </w:r>
      </w:ins>
      <w:r w:rsidRPr="006B1799">
        <w:rPr>
          <w:rFonts w:ascii="Trebuchet MS" w:hAnsi="Trebuchet MS"/>
          <w:noProof/>
        </w:rPr>
        <w:t xml:space="preserve"> Ba′laam began to </w:t>
      </w:r>
      <w:del w:id="202" w:author="Author">
        <w:r w:rsidRPr="006B1799">
          <w:rPr>
            <w:rFonts w:ascii="Trebuchet MS" w:hAnsi="Trebuchet MS"/>
            <w:noProof/>
          </w:rPr>
          <w:delText>strike</w:delText>
        </w:r>
      </w:del>
      <w:ins w:id="203" w:author="Author">
        <w:r w:rsidRPr="006B1799">
          <w:rPr>
            <w:rFonts w:ascii="Trebuchet MS" w:hAnsi="Trebuchet MS"/>
            <w:noProof/>
          </w:rPr>
          <w:t>beat</w:t>
        </w:r>
      </w:ins>
      <w:r w:rsidRPr="006B1799">
        <w:rPr>
          <w:rFonts w:ascii="Trebuchet MS" w:hAnsi="Trebuchet MS"/>
          <w:noProof/>
        </w:rPr>
        <w:t xml:space="preserve"> the </w:t>
      </w:r>
      <w:del w:id="204" w:author="Author">
        <w:r w:rsidRPr="006B1799">
          <w:rPr>
            <w:rFonts w:ascii="Trebuchet MS" w:hAnsi="Trebuchet MS"/>
            <w:noProof/>
          </w:rPr>
          <w:delText>ass in order</w:delText>
        </w:r>
      </w:del>
      <w:ins w:id="205" w:author="Author">
        <w:r w:rsidRPr="006B1799">
          <w:rPr>
            <w:rFonts w:ascii="Trebuchet MS" w:hAnsi="Trebuchet MS"/>
            <w:noProof/>
          </w:rPr>
          <w:t>donkey</w:t>
        </w:r>
      </w:ins>
      <w:r w:rsidRPr="006B1799">
        <w:rPr>
          <w:rFonts w:ascii="Trebuchet MS" w:hAnsi="Trebuchet MS"/>
          <w:noProof/>
        </w:rPr>
        <w:t xml:space="preserve"> to </w:t>
      </w:r>
      <w:del w:id="206" w:author="Author">
        <w:r w:rsidRPr="006B1799">
          <w:rPr>
            <w:rFonts w:ascii="Trebuchet MS" w:hAnsi="Trebuchet MS"/>
            <w:noProof/>
          </w:rPr>
          <w:delText>turn her aside</w:delText>
        </w:r>
      </w:del>
      <w:ins w:id="207" w:author="Author">
        <w:r w:rsidRPr="006B1799">
          <w:rPr>
            <w:rFonts w:ascii="Trebuchet MS" w:hAnsi="Trebuchet MS"/>
            <w:noProof/>
          </w:rPr>
          <w:t>make it return</w:t>
        </w:r>
      </w:ins>
      <w:r w:rsidRPr="006B1799">
        <w:rPr>
          <w:rFonts w:ascii="Trebuchet MS" w:hAnsi="Trebuchet MS"/>
          <w:noProof/>
        </w:rPr>
        <w:t xml:space="preserve"> to the road. </w:t>
      </w:r>
      <w:r w:rsidRPr="006B1799">
        <w:rPr>
          <w:rFonts w:ascii="Trebuchet MS" w:hAnsi="Trebuchet MS"/>
          <w:b/>
          <w:noProof/>
        </w:rPr>
        <w:t xml:space="preserve">22:24 </w:t>
      </w:r>
      <w:del w:id="208" w:author="Author">
        <w:r w:rsidRPr="006B1799">
          <w:rPr>
            <w:rFonts w:ascii="Trebuchet MS" w:hAnsi="Trebuchet MS"/>
            <w:noProof/>
          </w:rPr>
          <w:delText>And</w:delText>
        </w:r>
      </w:del>
      <w:ins w:id="209" w:author="Author">
        <w:r w:rsidRPr="006B1799">
          <w:rPr>
            <w:rFonts w:ascii="Trebuchet MS" w:hAnsi="Trebuchet MS"/>
            <w:noProof/>
          </w:rPr>
          <w:t>Then</w:t>
        </w:r>
      </w:ins>
      <w:r w:rsidRPr="006B1799">
        <w:rPr>
          <w:rFonts w:ascii="Trebuchet MS" w:hAnsi="Trebuchet MS"/>
          <w:noProof/>
        </w:rPr>
        <w:t xml:space="preserve"> Jehovah’s angel </w:t>
      </w:r>
      <w:del w:id="210" w:author="Author">
        <w:r w:rsidRPr="006B1799">
          <w:rPr>
            <w:rFonts w:ascii="Trebuchet MS" w:hAnsi="Trebuchet MS"/>
            <w:noProof/>
          </w:rPr>
          <w:delText>kept standing</w:delText>
        </w:r>
      </w:del>
      <w:ins w:id="211" w:author="Author">
        <w:r w:rsidRPr="006B1799">
          <w:rPr>
            <w:rFonts w:ascii="Trebuchet MS" w:hAnsi="Trebuchet MS"/>
            <w:noProof/>
          </w:rPr>
          <w:t>stood</w:t>
        </w:r>
      </w:ins>
      <w:r w:rsidRPr="006B1799">
        <w:rPr>
          <w:rFonts w:ascii="Trebuchet MS" w:hAnsi="Trebuchet MS"/>
          <w:noProof/>
        </w:rPr>
        <w:t xml:space="preserve"> in </w:t>
      </w:r>
      <w:del w:id="212" w:author="Author">
        <w:r w:rsidRPr="006B1799">
          <w:rPr>
            <w:rFonts w:ascii="Trebuchet MS" w:hAnsi="Trebuchet MS"/>
            <w:noProof/>
          </w:rPr>
          <w:delText>the</w:delText>
        </w:r>
      </w:del>
      <w:ins w:id="213" w:author="Author">
        <w:r w:rsidRPr="006B1799">
          <w:rPr>
            <w:rFonts w:ascii="Trebuchet MS" w:hAnsi="Trebuchet MS"/>
            <w:noProof/>
          </w:rPr>
          <w:t>a</w:t>
        </w:r>
      </w:ins>
      <w:r w:rsidRPr="006B1799">
        <w:rPr>
          <w:rFonts w:ascii="Trebuchet MS" w:hAnsi="Trebuchet MS"/>
          <w:noProof/>
        </w:rPr>
        <w:t xml:space="preserve"> narrow </w:t>
      </w:r>
      <w:del w:id="214" w:author="Author">
        <w:r w:rsidRPr="006B1799">
          <w:rPr>
            <w:rFonts w:ascii="Trebuchet MS" w:hAnsi="Trebuchet MS"/>
            <w:noProof/>
          </w:rPr>
          <w:delText>way</w:delText>
        </w:r>
      </w:del>
      <w:ins w:id="215" w:author="Author">
        <w:r w:rsidRPr="006B1799">
          <w:rPr>
            <w:rFonts w:ascii="Trebuchet MS" w:hAnsi="Trebuchet MS"/>
            <w:noProof/>
          </w:rPr>
          <w:t>path</w:t>
        </w:r>
      </w:ins>
      <w:r w:rsidRPr="006B1799">
        <w:rPr>
          <w:rFonts w:ascii="Trebuchet MS" w:hAnsi="Trebuchet MS"/>
          <w:noProof/>
        </w:rPr>
        <w:t xml:space="preserve"> between </w:t>
      </w:r>
      <w:del w:id="216" w:author="Author">
        <w:r w:rsidRPr="006B1799">
          <w:rPr>
            <w:rFonts w:ascii="Trebuchet MS" w:hAnsi="Trebuchet MS"/>
            <w:noProof/>
          </w:rPr>
          <w:delText>the</w:delText>
        </w:r>
      </w:del>
      <w:ins w:id="217" w:author="Author">
        <w:r w:rsidRPr="006B1799">
          <w:rPr>
            <w:rFonts w:ascii="Trebuchet MS" w:hAnsi="Trebuchet MS"/>
            <w:noProof/>
          </w:rPr>
          <w:t>two</w:t>
        </w:r>
      </w:ins>
      <w:r w:rsidRPr="006B1799">
        <w:rPr>
          <w:rFonts w:ascii="Trebuchet MS" w:hAnsi="Trebuchet MS"/>
          <w:noProof/>
        </w:rPr>
        <w:t xml:space="preserve"> vineyards, with </w:t>
      </w:r>
      <w:del w:id="218" w:author="Author">
        <w:r w:rsidRPr="006B1799">
          <w:rPr>
            <w:rFonts w:ascii="Trebuchet MS" w:hAnsi="Trebuchet MS"/>
            <w:noProof/>
          </w:rPr>
          <w:delText xml:space="preserve">a </w:delText>
        </w:r>
      </w:del>
      <w:r w:rsidRPr="006B1799">
        <w:rPr>
          <w:rFonts w:ascii="Trebuchet MS" w:hAnsi="Trebuchet MS"/>
          <w:noProof/>
        </w:rPr>
        <w:t xml:space="preserve">stone </w:t>
      </w:r>
      <w:del w:id="219" w:author="Author">
        <w:r w:rsidRPr="006B1799">
          <w:rPr>
            <w:rFonts w:ascii="Trebuchet MS" w:hAnsi="Trebuchet MS"/>
            <w:noProof/>
          </w:rPr>
          <w:delText>wall</w:delText>
        </w:r>
      </w:del>
      <w:ins w:id="220" w:author="Author">
        <w:r w:rsidRPr="006B1799">
          <w:rPr>
            <w:rFonts w:ascii="Trebuchet MS" w:hAnsi="Trebuchet MS"/>
            <w:noProof/>
          </w:rPr>
          <w:t>walls</w:t>
        </w:r>
      </w:ins>
      <w:r w:rsidRPr="006B1799">
        <w:rPr>
          <w:rFonts w:ascii="Trebuchet MS" w:hAnsi="Trebuchet MS"/>
          <w:noProof/>
        </w:rPr>
        <w:t xml:space="preserve"> on </w:t>
      </w:r>
      <w:del w:id="221" w:author="Author">
        <w:r w:rsidRPr="006B1799">
          <w:rPr>
            <w:rFonts w:ascii="Trebuchet MS" w:hAnsi="Trebuchet MS"/>
            <w:noProof/>
          </w:rPr>
          <w:delText>this side and a stone wall on that side</w:delText>
        </w:r>
      </w:del>
      <w:ins w:id="222" w:author="Author">
        <w:r w:rsidRPr="006B1799">
          <w:rPr>
            <w:rFonts w:ascii="Trebuchet MS" w:hAnsi="Trebuchet MS"/>
            <w:noProof/>
          </w:rPr>
          <w:t>both sides</w:t>
        </w:r>
      </w:ins>
      <w:r w:rsidRPr="006B1799">
        <w:rPr>
          <w:rFonts w:ascii="Trebuchet MS" w:hAnsi="Trebuchet MS"/>
          <w:noProof/>
        </w:rPr>
        <w:t xml:space="preserve">. </w:t>
      </w:r>
      <w:r w:rsidRPr="006B1799">
        <w:rPr>
          <w:rFonts w:ascii="Trebuchet MS" w:hAnsi="Trebuchet MS"/>
          <w:b/>
          <w:noProof/>
        </w:rPr>
        <w:t xml:space="preserve">22:25 </w:t>
      </w:r>
      <w:del w:id="223" w:author="Author">
        <w:r w:rsidRPr="006B1799">
          <w:rPr>
            <w:rFonts w:ascii="Trebuchet MS" w:hAnsi="Trebuchet MS"/>
            <w:noProof/>
          </w:rPr>
          <w:delText>And</w:delText>
        </w:r>
      </w:del>
      <w:ins w:id="224" w:author="Author">
        <w:r w:rsidRPr="006B1799">
          <w:rPr>
            <w:rFonts w:ascii="Trebuchet MS" w:hAnsi="Trebuchet MS"/>
            <w:noProof/>
          </w:rPr>
          <w:t>When</w:t>
        </w:r>
      </w:ins>
      <w:r w:rsidRPr="006B1799">
        <w:rPr>
          <w:rFonts w:ascii="Trebuchet MS" w:hAnsi="Trebuchet MS"/>
          <w:noProof/>
        </w:rPr>
        <w:t xml:space="preserve"> the </w:t>
      </w:r>
      <w:del w:id="225" w:author="Author">
        <w:r w:rsidRPr="006B1799">
          <w:rPr>
            <w:rFonts w:ascii="Trebuchet MS" w:hAnsi="Trebuchet MS"/>
            <w:noProof/>
          </w:rPr>
          <w:delText>she-ass kept seeing</w:delText>
        </w:r>
      </w:del>
      <w:ins w:id="226" w:author="Author">
        <w:r w:rsidRPr="006B1799">
          <w:rPr>
            <w:rFonts w:ascii="Trebuchet MS" w:hAnsi="Trebuchet MS"/>
            <w:noProof/>
          </w:rPr>
          <w:t>donkey saw</w:t>
        </w:r>
      </w:ins>
      <w:r w:rsidRPr="006B1799">
        <w:rPr>
          <w:rFonts w:ascii="Trebuchet MS" w:hAnsi="Trebuchet MS"/>
          <w:noProof/>
        </w:rPr>
        <w:t xml:space="preserve"> Jehovah’s angel</w:t>
      </w:r>
      <w:del w:id="227" w:author="Author">
        <w:r w:rsidRPr="006B1799">
          <w:rPr>
            <w:rFonts w:ascii="Trebuchet MS" w:hAnsi="Trebuchet MS"/>
            <w:noProof/>
          </w:rPr>
          <w:delText xml:space="preserve"> and</w:delText>
        </w:r>
      </w:del>
      <w:ins w:id="228" w:author="Author">
        <w:r w:rsidRPr="006B1799">
          <w:rPr>
            <w:rFonts w:ascii="Trebuchet MS" w:hAnsi="Trebuchet MS"/>
            <w:noProof/>
          </w:rPr>
          <w:t>, it</w:t>
        </w:r>
      </w:ins>
      <w:r w:rsidRPr="006B1799">
        <w:rPr>
          <w:rFonts w:ascii="Trebuchet MS" w:hAnsi="Trebuchet MS"/>
          <w:noProof/>
        </w:rPr>
        <w:t xml:space="preserve"> began to squeeze </w:t>
      </w:r>
      <w:del w:id="229" w:author="Author">
        <w:r w:rsidRPr="006B1799">
          <w:rPr>
            <w:rFonts w:ascii="Trebuchet MS" w:hAnsi="Trebuchet MS"/>
            <w:noProof/>
          </w:rPr>
          <w:delText>herself</w:delText>
        </w:r>
      </w:del>
      <w:ins w:id="230" w:author="Author">
        <w:r w:rsidRPr="006B1799">
          <w:rPr>
            <w:rFonts w:ascii="Trebuchet MS" w:hAnsi="Trebuchet MS"/>
            <w:noProof/>
          </w:rPr>
          <w:t>itself</w:t>
        </w:r>
      </w:ins>
      <w:r w:rsidRPr="006B1799">
        <w:rPr>
          <w:rFonts w:ascii="Trebuchet MS" w:hAnsi="Trebuchet MS"/>
          <w:noProof/>
        </w:rPr>
        <w:t xml:space="preserve"> against the wall and </w:t>
      </w:r>
      <w:del w:id="231" w:author="Author">
        <w:r w:rsidRPr="006B1799">
          <w:rPr>
            <w:rFonts w:ascii="Trebuchet MS" w:hAnsi="Trebuchet MS"/>
            <w:noProof/>
          </w:rPr>
          <w:delText>so to squeeze</w:delText>
        </w:r>
      </w:del>
      <w:ins w:id="232" w:author="Author">
        <w:r w:rsidRPr="006B1799">
          <w:rPr>
            <w:rFonts w:ascii="Trebuchet MS" w:hAnsi="Trebuchet MS"/>
            <w:noProof/>
          </w:rPr>
          <w:t>it jammed</w:t>
        </w:r>
      </w:ins>
      <w:r w:rsidRPr="006B1799">
        <w:rPr>
          <w:rFonts w:ascii="Trebuchet MS" w:hAnsi="Trebuchet MS"/>
          <w:noProof/>
        </w:rPr>
        <w:t xml:space="preserve"> Ba′laam’s foot against the wall</w:t>
      </w:r>
      <w:del w:id="233" w:author="Author">
        <w:r w:rsidRPr="006B1799">
          <w:rPr>
            <w:rFonts w:ascii="Trebuchet MS" w:hAnsi="Trebuchet MS"/>
            <w:noProof/>
          </w:rPr>
          <w:delText>;</w:delText>
        </w:r>
      </w:del>
      <w:ins w:id="234" w:author="Author">
        <w:r w:rsidRPr="006B1799">
          <w:rPr>
            <w:rFonts w:ascii="Trebuchet MS" w:hAnsi="Trebuchet MS"/>
            <w:noProof/>
          </w:rPr>
          <w:t>,</w:t>
        </w:r>
      </w:ins>
      <w:r w:rsidRPr="006B1799">
        <w:rPr>
          <w:rFonts w:ascii="Trebuchet MS" w:hAnsi="Trebuchet MS"/>
          <w:noProof/>
        </w:rPr>
        <w:t xml:space="preserve"> and </w:t>
      </w:r>
      <w:del w:id="235" w:author="Author">
        <w:r w:rsidRPr="006B1799">
          <w:rPr>
            <w:rFonts w:ascii="Trebuchet MS" w:hAnsi="Trebuchet MS"/>
            <w:noProof/>
          </w:rPr>
          <w:delText>he went</w:delText>
        </w:r>
      </w:del>
      <w:ins w:id="236" w:author="Author">
        <w:r w:rsidRPr="006B1799">
          <w:rPr>
            <w:rFonts w:ascii="Trebuchet MS" w:hAnsi="Trebuchet MS"/>
            <w:noProof/>
          </w:rPr>
          <w:t>Ba′laam began</w:t>
        </w:r>
      </w:ins>
      <w:r w:rsidRPr="006B1799">
        <w:rPr>
          <w:rFonts w:ascii="Trebuchet MS" w:hAnsi="Trebuchet MS"/>
          <w:noProof/>
        </w:rPr>
        <w:t xml:space="preserve"> beating </w:t>
      </w:r>
      <w:del w:id="237" w:author="Author">
        <w:r w:rsidRPr="006B1799">
          <w:rPr>
            <w:rFonts w:ascii="Trebuchet MS" w:hAnsi="Trebuchet MS"/>
            <w:noProof/>
          </w:rPr>
          <w:delText>her some more</w:delText>
        </w:r>
      </w:del>
      <w:ins w:id="238" w:author="Author">
        <w:r w:rsidRPr="006B1799">
          <w:rPr>
            <w:rFonts w:ascii="Trebuchet MS" w:hAnsi="Trebuchet MS"/>
            <w:noProof/>
          </w:rPr>
          <w:t>it again</w:t>
        </w:r>
      </w:ins>
      <w:r w:rsidRPr="006B1799">
        <w:rPr>
          <w:rFonts w:ascii="Trebuchet MS" w:hAnsi="Trebuchet MS"/>
          <w:noProof/>
        </w:rPr>
        <w:t>.</w:t>
      </w:r>
    </w:p>
    <w:p w:rsidR="00B85B04" w:rsidRPr="006B1799" w:rsidRDefault="00B85B04" w:rsidP="00B85B04">
      <w:pPr>
        <w:rPr>
          <w:rFonts w:ascii="Trebuchet MS" w:hAnsi="Trebuchet MS"/>
          <w:noProof/>
        </w:rPr>
      </w:pPr>
      <w:r w:rsidRPr="006B1799">
        <w:rPr>
          <w:rFonts w:ascii="Trebuchet MS" w:hAnsi="Trebuchet MS"/>
          <w:b/>
        </w:rPr>
        <w:t xml:space="preserve">22:26 </w:t>
      </w:r>
      <w:r w:rsidRPr="006B1799">
        <w:rPr>
          <w:rFonts w:ascii="Trebuchet MS" w:hAnsi="Trebuchet MS"/>
          <w:noProof/>
        </w:rPr>
        <w:t>Jehovah’s angel now passed by again and stood in a narrow place</w:t>
      </w:r>
      <w:del w:id="239" w:author="Author">
        <w:r w:rsidRPr="006B1799">
          <w:rPr>
            <w:rFonts w:ascii="Trebuchet MS" w:hAnsi="Trebuchet MS"/>
            <w:noProof/>
          </w:rPr>
          <w:delText>,</w:delText>
        </w:r>
      </w:del>
      <w:r w:rsidRPr="006B1799">
        <w:rPr>
          <w:rFonts w:ascii="Trebuchet MS" w:hAnsi="Trebuchet MS"/>
          <w:noProof/>
        </w:rPr>
        <w:t xml:space="preserve"> where there was no way to turn </w:t>
      </w:r>
      <w:del w:id="240" w:author="Author">
        <w:r w:rsidRPr="006B1799">
          <w:rPr>
            <w:rFonts w:ascii="Trebuchet MS" w:hAnsi="Trebuchet MS"/>
            <w:noProof/>
          </w:rPr>
          <w:delText xml:space="preserve">aside </w:delText>
        </w:r>
      </w:del>
      <w:r w:rsidRPr="006B1799">
        <w:rPr>
          <w:rFonts w:ascii="Trebuchet MS" w:hAnsi="Trebuchet MS"/>
          <w:noProof/>
        </w:rPr>
        <w:t xml:space="preserve">to the right or </w:t>
      </w:r>
      <w:ins w:id="241" w:author="Author">
        <w:r w:rsidRPr="006B1799">
          <w:rPr>
            <w:rFonts w:ascii="Trebuchet MS" w:hAnsi="Trebuchet MS"/>
            <w:noProof/>
          </w:rPr>
          <w:t xml:space="preserve">to </w:t>
        </w:r>
      </w:ins>
      <w:r w:rsidRPr="006B1799">
        <w:rPr>
          <w:rFonts w:ascii="Trebuchet MS" w:hAnsi="Trebuchet MS"/>
          <w:noProof/>
        </w:rPr>
        <w:t xml:space="preserve">the left. </w:t>
      </w:r>
      <w:r w:rsidRPr="006B1799">
        <w:rPr>
          <w:rFonts w:ascii="Trebuchet MS" w:hAnsi="Trebuchet MS"/>
          <w:b/>
          <w:noProof/>
        </w:rPr>
        <w:t xml:space="preserve">22:27 </w:t>
      </w:r>
      <w:r w:rsidRPr="006B1799">
        <w:rPr>
          <w:rFonts w:ascii="Trebuchet MS" w:hAnsi="Trebuchet MS"/>
          <w:noProof/>
        </w:rPr>
        <w:t xml:space="preserve">When the </w:t>
      </w:r>
      <w:del w:id="242" w:author="Author">
        <w:r w:rsidRPr="006B1799">
          <w:rPr>
            <w:rFonts w:ascii="Trebuchet MS" w:hAnsi="Trebuchet MS"/>
            <w:noProof/>
          </w:rPr>
          <w:delText>ass got to see</w:delText>
        </w:r>
      </w:del>
      <w:ins w:id="243" w:author="Author">
        <w:r w:rsidRPr="006B1799">
          <w:rPr>
            <w:rFonts w:ascii="Trebuchet MS" w:hAnsi="Trebuchet MS"/>
            <w:noProof/>
          </w:rPr>
          <w:t>donkey saw</w:t>
        </w:r>
      </w:ins>
      <w:r w:rsidRPr="006B1799">
        <w:rPr>
          <w:rFonts w:ascii="Trebuchet MS" w:hAnsi="Trebuchet MS"/>
          <w:noProof/>
        </w:rPr>
        <w:t xml:space="preserve"> Jehovah’s angel</w:t>
      </w:r>
      <w:del w:id="244" w:author="Author">
        <w:r w:rsidRPr="006B1799">
          <w:rPr>
            <w:rFonts w:ascii="Trebuchet MS" w:hAnsi="Trebuchet MS"/>
            <w:noProof/>
          </w:rPr>
          <w:delText xml:space="preserve"> she now</w:delText>
        </w:r>
      </w:del>
      <w:ins w:id="245" w:author="Author">
        <w:r w:rsidRPr="006B1799">
          <w:rPr>
            <w:rFonts w:ascii="Trebuchet MS" w:hAnsi="Trebuchet MS"/>
            <w:noProof/>
          </w:rPr>
          <w:t>, it</w:t>
        </w:r>
      </w:ins>
      <w:r w:rsidRPr="006B1799">
        <w:rPr>
          <w:rFonts w:ascii="Trebuchet MS" w:hAnsi="Trebuchet MS"/>
          <w:noProof/>
        </w:rPr>
        <w:t xml:space="preserve"> lay down under Ba′laam</w:t>
      </w:r>
      <w:del w:id="246" w:author="Author">
        <w:r w:rsidRPr="006B1799">
          <w:rPr>
            <w:rFonts w:ascii="Trebuchet MS" w:hAnsi="Trebuchet MS"/>
            <w:noProof/>
          </w:rPr>
          <w:delText>;</w:delText>
        </w:r>
      </w:del>
      <w:ins w:id="247" w:author="Author">
        <w:r w:rsidRPr="006B1799">
          <w:rPr>
            <w:rFonts w:ascii="Trebuchet MS" w:hAnsi="Trebuchet MS"/>
            <w:noProof/>
          </w:rPr>
          <w:t>,</w:t>
        </w:r>
      </w:ins>
      <w:r w:rsidRPr="006B1799">
        <w:rPr>
          <w:rFonts w:ascii="Trebuchet MS" w:hAnsi="Trebuchet MS"/>
          <w:noProof/>
        </w:rPr>
        <w:t xml:space="preserve"> so </w:t>
      </w:r>
      <w:del w:id="248" w:author="Author">
        <w:r w:rsidRPr="006B1799">
          <w:rPr>
            <w:rFonts w:ascii="Trebuchet MS" w:hAnsi="Trebuchet MS"/>
            <w:noProof/>
          </w:rPr>
          <w:delText xml:space="preserve">that </w:delText>
        </w:r>
      </w:del>
      <w:r w:rsidRPr="006B1799">
        <w:rPr>
          <w:rFonts w:ascii="Trebuchet MS" w:hAnsi="Trebuchet MS"/>
          <w:noProof/>
        </w:rPr>
        <w:t>Ba′</w:t>
      </w:r>
      <w:del w:id="249" w:author="Author">
        <w:r w:rsidRPr="006B1799">
          <w:rPr>
            <w:rFonts w:ascii="Trebuchet MS" w:hAnsi="Trebuchet MS"/>
            <w:noProof/>
          </w:rPr>
          <w:delText>laam’s anger blazed,</w:delText>
        </w:r>
      </w:del>
      <w:ins w:id="250" w:author="Author">
        <w:r w:rsidRPr="006B1799">
          <w:rPr>
            <w:rFonts w:ascii="Trebuchet MS" w:hAnsi="Trebuchet MS"/>
            <w:noProof/>
          </w:rPr>
          <w:t>laam became furious</w:t>
        </w:r>
      </w:ins>
      <w:r w:rsidRPr="006B1799">
        <w:rPr>
          <w:rFonts w:ascii="Trebuchet MS" w:hAnsi="Trebuchet MS"/>
          <w:noProof/>
        </w:rPr>
        <w:t xml:space="preserve"> and </w:t>
      </w:r>
      <w:del w:id="251" w:author="Author">
        <w:r w:rsidRPr="006B1799">
          <w:rPr>
            <w:rFonts w:ascii="Trebuchet MS" w:hAnsi="Trebuchet MS"/>
            <w:noProof/>
          </w:rPr>
          <w:delText xml:space="preserve">he </w:delText>
        </w:r>
      </w:del>
      <w:r w:rsidRPr="006B1799">
        <w:rPr>
          <w:rFonts w:ascii="Trebuchet MS" w:hAnsi="Trebuchet MS"/>
          <w:noProof/>
        </w:rPr>
        <w:t xml:space="preserve">kept beating the </w:t>
      </w:r>
      <w:del w:id="252" w:author="Author">
        <w:r w:rsidRPr="006B1799">
          <w:rPr>
            <w:rFonts w:ascii="Trebuchet MS" w:hAnsi="Trebuchet MS"/>
            <w:noProof/>
          </w:rPr>
          <w:delText>ass</w:delText>
        </w:r>
      </w:del>
      <w:ins w:id="253" w:author="Author">
        <w:r w:rsidRPr="006B1799">
          <w:rPr>
            <w:rFonts w:ascii="Trebuchet MS" w:hAnsi="Trebuchet MS"/>
            <w:noProof/>
          </w:rPr>
          <w:t>donkey</w:t>
        </w:r>
      </w:ins>
      <w:r w:rsidRPr="006B1799">
        <w:rPr>
          <w:rFonts w:ascii="Trebuchet MS" w:hAnsi="Trebuchet MS"/>
          <w:noProof/>
        </w:rPr>
        <w:t xml:space="preserve"> with his staff. </w:t>
      </w:r>
      <w:r w:rsidRPr="006B1799">
        <w:rPr>
          <w:rFonts w:ascii="Trebuchet MS" w:hAnsi="Trebuchet MS"/>
          <w:b/>
          <w:noProof/>
        </w:rPr>
        <w:t xml:space="preserve">22:28 </w:t>
      </w:r>
      <w:r w:rsidRPr="006B1799">
        <w:rPr>
          <w:rFonts w:ascii="Trebuchet MS" w:hAnsi="Trebuchet MS"/>
          <w:noProof/>
        </w:rPr>
        <w:t xml:space="preserve">Finally Jehovah </w:t>
      </w:r>
      <w:del w:id="254" w:author="Author">
        <w:r w:rsidRPr="006B1799">
          <w:rPr>
            <w:rFonts w:ascii="Trebuchet MS" w:hAnsi="Trebuchet MS"/>
            <w:noProof/>
          </w:rPr>
          <w:delText>opened</w:delText>
        </w:r>
      </w:del>
      <w:ins w:id="255" w:author="Author">
        <w:r w:rsidRPr="006B1799">
          <w:rPr>
            <w:rFonts w:ascii="Trebuchet MS" w:hAnsi="Trebuchet MS"/>
            <w:noProof/>
          </w:rPr>
          <w:t>caused</w:t>
        </w:r>
      </w:ins>
      <w:r w:rsidRPr="006B1799">
        <w:rPr>
          <w:rFonts w:ascii="Trebuchet MS" w:hAnsi="Trebuchet MS"/>
          <w:noProof/>
        </w:rPr>
        <w:t xml:space="preserve"> the </w:t>
      </w:r>
      <w:del w:id="256" w:author="Author">
        <w:r w:rsidRPr="006B1799">
          <w:rPr>
            <w:rFonts w:ascii="Trebuchet MS" w:hAnsi="Trebuchet MS"/>
            <w:noProof/>
          </w:rPr>
          <w:delText>mouth of the ass</w:delText>
        </w:r>
      </w:del>
      <w:ins w:id="257" w:author="Author">
        <w:r w:rsidRPr="006B1799">
          <w:rPr>
            <w:rFonts w:ascii="Trebuchet MS" w:hAnsi="Trebuchet MS"/>
            <w:noProof/>
          </w:rPr>
          <w:t>donkey to speak,</w:t>
        </w:r>
        <w:r w:rsidRPr="006B1799">
          <w:rPr>
            <w:rStyle w:val="FootnoteReference"/>
            <w:rFonts w:ascii="Trebuchet MS" w:hAnsi="Trebuchet MS"/>
            <w:noProof/>
          </w:rPr>
          <w:footnoteReference w:id="7"/>
        </w:r>
      </w:ins>
      <w:r w:rsidRPr="006B1799">
        <w:rPr>
          <w:rFonts w:ascii="Trebuchet MS" w:hAnsi="Trebuchet MS"/>
          <w:noProof/>
        </w:rPr>
        <w:t xml:space="preserve"> and </w:t>
      </w:r>
      <w:del w:id="260" w:author="Author">
        <w:r w:rsidRPr="006B1799">
          <w:rPr>
            <w:rFonts w:ascii="Trebuchet MS" w:hAnsi="Trebuchet MS"/>
            <w:noProof/>
          </w:rPr>
          <w:delText>she</w:delText>
        </w:r>
      </w:del>
      <w:ins w:id="261" w:author="Author">
        <w:r w:rsidRPr="006B1799">
          <w:rPr>
            <w:rFonts w:ascii="Trebuchet MS" w:hAnsi="Trebuchet MS"/>
            <w:noProof/>
          </w:rPr>
          <w:t>it</w:t>
        </w:r>
      </w:ins>
      <w:r w:rsidRPr="006B1799">
        <w:rPr>
          <w:rFonts w:ascii="Trebuchet MS" w:hAnsi="Trebuchet MS"/>
          <w:noProof/>
        </w:rPr>
        <w:t xml:space="preserve"> said to Ba′laam: “What have I done to you </w:t>
      </w:r>
      <w:del w:id="262" w:author="Author">
        <w:r w:rsidRPr="006B1799">
          <w:rPr>
            <w:rFonts w:ascii="Trebuchet MS" w:hAnsi="Trebuchet MS"/>
            <w:noProof/>
          </w:rPr>
          <w:delText>so that</w:delText>
        </w:r>
      </w:del>
      <w:ins w:id="263" w:author="Author">
        <w:r w:rsidRPr="006B1799">
          <w:rPr>
            <w:rFonts w:ascii="Trebuchet MS" w:hAnsi="Trebuchet MS"/>
            <w:noProof/>
          </w:rPr>
          <w:t>to make</w:t>
        </w:r>
      </w:ins>
      <w:r w:rsidRPr="006B1799">
        <w:rPr>
          <w:rFonts w:ascii="Trebuchet MS" w:hAnsi="Trebuchet MS"/>
          <w:noProof/>
        </w:rPr>
        <w:t xml:space="preserve"> you </w:t>
      </w:r>
      <w:del w:id="264" w:author="Author">
        <w:r w:rsidRPr="006B1799">
          <w:rPr>
            <w:rFonts w:ascii="Trebuchet MS" w:hAnsi="Trebuchet MS"/>
            <w:noProof/>
          </w:rPr>
          <w:delText>have beaten</w:delText>
        </w:r>
      </w:del>
      <w:ins w:id="265" w:author="Author">
        <w:r w:rsidRPr="006B1799">
          <w:rPr>
            <w:rFonts w:ascii="Trebuchet MS" w:hAnsi="Trebuchet MS"/>
            <w:noProof/>
          </w:rPr>
          <w:t>beat</w:t>
        </w:r>
      </w:ins>
      <w:r w:rsidRPr="006B1799">
        <w:rPr>
          <w:rFonts w:ascii="Trebuchet MS" w:hAnsi="Trebuchet MS"/>
          <w:noProof/>
        </w:rPr>
        <w:t xml:space="preserve"> me these three times?” </w:t>
      </w:r>
      <w:r w:rsidRPr="006B1799">
        <w:rPr>
          <w:rFonts w:ascii="Trebuchet MS" w:hAnsi="Trebuchet MS"/>
          <w:b/>
          <w:noProof/>
        </w:rPr>
        <w:t xml:space="preserve">22:29 </w:t>
      </w:r>
      <w:del w:id="266" w:author="Author">
        <w:r w:rsidRPr="006B1799">
          <w:rPr>
            <w:rFonts w:ascii="Trebuchet MS" w:hAnsi="Trebuchet MS"/>
            <w:noProof/>
          </w:rPr>
          <w:delText xml:space="preserve">At this </w:delText>
        </w:r>
      </w:del>
      <w:r w:rsidRPr="006B1799">
        <w:rPr>
          <w:rFonts w:ascii="Trebuchet MS" w:hAnsi="Trebuchet MS"/>
          <w:noProof/>
        </w:rPr>
        <w:t xml:space="preserve">Ba′laam </w:t>
      </w:r>
      <w:del w:id="267" w:author="Author">
        <w:r w:rsidRPr="006B1799">
          <w:rPr>
            <w:rFonts w:ascii="Trebuchet MS" w:hAnsi="Trebuchet MS"/>
            <w:noProof/>
          </w:rPr>
          <w:delText>said</w:delText>
        </w:r>
      </w:del>
      <w:ins w:id="268" w:author="Author">
        <w:r w:rsidRPr="006B1799">
          <w:rPr>
            <w:rFonts w:ascii="Trebuchet MS" w:hAnsi="Trebuchet MS"/>
            <w:noProof/>
          </w:rPr>
          <w:t>replied</w:t>
        </w:r>
      </w:ins>
      <w:r w:rsidRPr="006B1799">
        <w:rPr>
          <w:rFonts w:ascii="Trebuchet MS" w:hAnsi="Trebuchet MS"/>
          <w:noProof/>
        </w:rPr>
        <w:t xml:space="preserve"> to the </w:t>
      </w:r>
      <w:del w:id="269" w:author="Author">
        <w:r w:rsidRPr="006B1799">
          <w:rPr>
            <w:rFonts w:ascii="Trebuchet MS" w:hAnsi="Trebuchet MS"/>
            <w:noProof/>
          </w:rPr>
          <w:delText>ass</w:delText>
        </w:r>
      </w:del>
      <w:ins w:id="270" w:author="Author">
        <w:r w:rsidRPr="006B1799">
          <w:rPr>
            <w:rFonts w:ascii="Trebuchet MS" w:hAnsi="Trebuchet MS"/>
            <w:noProof/>
          </w:rPr>
          <w:t>donkey</w:t>
        </w:r>
      </w:ins>
      <w:r w:rsidRPr="006B1799">
        <w:rPr>
          <w:rFonts w:ascii="Trebuchet MS" w:hAnsi="Trebuchet MS"/>
          <w:noProof/>
        </w:rPr>
        <w:t xml:space="preserve">: “It is because you have </w:t>
      </w:r>
      <w:del w:id="271" w:author="Author">
        <w:r w:rsidRPr="006B1799">
          <w:rPr>
            <w:rFonts w:ascii="Trebuchet MS" w:hAnsi="Trebuchet MS"/>
            <w:noProof/>
          </w:rPr>
          <w:delText>dealt ruthlessly with</w:delText>
        </w:r>
      </w:del>
      <w:ins w:id="272" w:author="Author">
        <w:r w:rsidRPr="006B1799">
          <w:rPr>
            <w:rFonts w:ascii="Trebuchet MS" w:hAnsi="Trebuchet MS"/>
            <w:noProof/>
          </w:rPr>
          <w:t>made a fool of</w:t>
        </w:r>
      </w:ins>
      <w:r w:rsidRPr="006B1799">
        <w:rPr>
          <w:rFonts w:ascii="Trebuchet MS" w:hAnsi="Trebuchet MS"/>
          <w:noProof/>
        </w:rPr>
        <w:t xml:space="preserve"> me. If only </w:t>
      </w:r>
      <w:del w:id="273" w:author="Author">
        <w:r w:rsidRPr="006B1799">
          <w:rPr>
            <w:rFonts w:ascii="Trebuchet MS" w:hAnsi="Trebuchet MS"/>
            <w:noProof/>
          </w:rPr>
          <w:delText>there were</w:delText>
        </w:r>
      </w:del>
      <w:ins w:id="274" w:author="Author">
        <w:r w:rsidRPr="006B1799">
          <w:rPr>
            <w:rFonts w:ascii="Trebuchet MS" w:hAnsi="Trebuchet MS"/>
            <w:noProof/>
          </w:rPr>
          <w:t>I had</w:t>
        </w:r>
      </w:ins>
      <w:r w:rsidRPr="006B1799">
        <w:rPr>
          <w:rFonts w:ascii="Trebuchet MS" w:hAnsi="Trebuchet MS"/>
          <w:noProof/>
        </w:rPr>
        <w:t xml:space="preserve"> a sword in my hand, </w:t>
      </w:r>
      <w:del w:id="275" w:author="Author">
        <w:r w:rsidRPr="006B1799">
          <w:rPr>
            <w:rFonts w:ascii="Trebuchet MS" w:hAnsi="Trebuchet MS"/>
            <w:noProof/>
          </w:rPr>
          <w:delText>for now I should have killed</w:delText>
        </w:r>
      </w:del>
      <w:ins w:id="276" w:author="Author">
        <w:r w:rsidRPr="006B1799">
          <w:rPr>
            <w:rFonts w:ascii="Trebuchet MS" w:hAnsi="Trebuchet MS"/>
            <w:noProof/>
          </w:rPr>
          <w:t>I would kill</w:t>
        </w:r>
      </w:ins>
      <w:r w:rsidRPr="006B1799">
        <w:rPr>
          <w:rFonts w:ascii="Trebuchet MS" w:hAnsi="Trebuchet MS"/>
          <w:noProof/>
        </w:rPr>
        <w:t xml:space="preserve"> you!” </w:t>
      </w:r>
      <w:r w:rsidRPr="006B1799">
        <w:rPr>
          <w:rFonts w:ascii="Trebuchet MS" w:hAnsi="Trebuchet MS"/>
          <w:b/>
          <w:noProof/>
        </w:rPr>
        <w:t xml:space="preserve">22:30 </w:t>
      </w:r>
      <w:r w:rsidRPr="006B1799">
        <w:rPr>
          <w:rFonts w:ascii="Trebuchet MS" w:hAnsi="Trebuchet MS"/>
          <w:noProof/>
        </w:rPr>
        <w:t xml:space="preserve">Then the </w:t>
      </w:r>
      <w:del w:id="277" w:author="Author">
        <w:r w:rsidRPr="006B1799">
          <w:rPr>
            <w:rFonts w:ascii="Trebuchet MS" w:hAnsi="Trebuchet MS"/>
            <w:noProof/>
          </w:rPr>
          <w:delText>she-ass</w:delText>
        </w:r>
      </w:del>
      <w:ins w:id="278" w:author="Author">
        <w:r w:rsidRPr="006B1799">
          <w:rPr>
            <w:rFonts w:ascii="Trebuchet MS" w:hAnsi="Trebuchet MS"/>
            <w:noProof/>
          </w:rPr>
          <w:t>donkey</w:t>
        </w:r>
      </w:ins>
      <w:r w:rsidRPr="006B1799">
        <w:rPr>
          <w:rFonts w:ascii="Trebuchet MS" w:hAnsi="Trebuchet MS"/>
          <w:noProof/>
        </w:rPr>
        <w:t xml:space="preserve"> said to Ba′laam: “Am I not your </w:t>
      </w:r>
      <w:del w:id="279" w:author="Author">
        <w:r w:rsidRPr="006B1799">
          <w:rPr>
            <w:rFonts w:ascii="Trebuchet MS" w:hAnsi="Trebuchet MS"/>
            <w:noProof/>
          </w:rPr>
          <w:delText>she-ass</w:delText>
        </w:r>
      </w:del>
      <w:ins w:id="280" w:author="Author">
        <w:r w:rsidRPr="006B1799">
          <w:rPr>
            <w:rFonts w:ascii="Trebuchet MS" w:hAnsi="Trebuchet MS"/>
            <w:noProof/>
          </w:rPr>
          <w:t>donkey</w:t>
        </w:r>
      </w:ins>
      <w:r w:rsidRPr="006B1799">
        <w:rPr>
          <w:rFonts w:ascii="Trebuchet MS" w:hAnsi="Trebuchet MS"/>
          <w:noProof/>
        </w:rPr>
        <w:t xml:space="preserve"> that you have ridden </w:t>
      </w:r>
      <w:del w:id="281" w:author="Author">
        <w:r w:rsidRPr="006B1799">
          <w:rPr>
            <w:rFonts w:ascii="Trebuchet MS" w:hAnsi="Trebuchet MS"/>
            <w:noProof/>
          </w:rPr>
          <w:delText>upon</w:delText>
        </w:r>
      </w:del>
      <w:ins w:id="282" w:author="Author">
        <w:r w:rsidRPr="006B1799">
          <w:rPr>
            <w:rFonts w:ascii="Trebuchet MS" w:hAnsi="Trebuchet MS"/>
            <w:noProof/>
          </w:rPr>
          <w:t>on</w:t>
        </w:r>
      </w:ins>
      <w:r w:rsidRPr="006B1799">
        <w:rPr>
          <w:rFonts w:ascii="Trebuchet MS" w:hAnsi="Trebuchet MS"/>
          <w:noProof/>
        </w:rPr>
        <w:t xml:space="preserve"> all your life </w:t>
      </w:r>
      <w:del w:id="283" w:author="Author">
        <w:r w:rsidRPr="006B1799">
          <w:rPr>
            <w:rFonts w:ascii="Trebuchet MS" w:hAnsi="Trebuchet MS"/>
            <w:noProof/>
          </w:rPr>
          <w:delText xml:space="preserve">long </w:delText>
        </w:r>
      </w:del>
      <w:r w:rsidRPr="006B1799">
        <w:rPr>
          <w:rFonts w:ascii="Trebuchet MS" w:hAnsi="Trebuchet MS"/>
          <w:noProof/>
        </w:rPr>
        <w:t xml:space="preserve">until </w:t>
      </w:r>
      <w:del w:id="284" w:author="Author">
        <w:r w:rsidRPr="006B1799">
          <w:rPr>
            <w:rFonts w:ascii="Trebuchet MS" w:hAnsi="Trebuchet MS"/>
            <w:noProof/>
          </w:rPr>
          <w:delText>this day</w:delText>
        </w:r>
      </w:del>
      <w:ins w:id="285" w:author="Author">
        <w:r w:rsidRPr="006B1799">
          <w:rPr>
            <w:rFonts w:ascii="Trebuchet MS" w:hAnsi="Trebuchet MS"/>
            <w:noProof/>
          </w:rPr>
          <w:t>today</w:t>
        </w:r>
      </w:ins>
      <w:r w:rsidRPr="006B1799">
        <w:rPr>
          <w:rFonts w:ascii="Trebuchet MS" w:hAnsi="Trebuchet MS"/>
          <w:noProof/>
        </w:rPr>
        <w:t xml:space="preserve">? Have I ever </w:t>
      </w:r>
      <w:del w:id="286" w:author="Author">
        <w:r w:rsidRPr="006B1799">
          <w:rPr>
            <w:rFonts w:ascii="Trebuchet MS" w:hAnsi="Trebuchet MS"/>
            <w:noProof/>
          </w:rPr>
          <w:delText>been used to do to</w:delText>
        </w:r>
      </w:del>
      <w:ins w:id="287" w:author="Author">
        <w:r w:rsidRPr="006B1799">
          <w:rPr>
            <w:rFonts w:ascii="Trebuchet MS" w:hAnsi="Trebuchet MS"/>
            <w:noProof/>
          </w:rPr>
          <w:t>treated</w:t>
        </w:r>
      </w:ins>
      <w:r w:rsidRPr="006B1799">
        <w:rPr>
          <w:rFonts w:ascii="Trebuchet MS" w:hAnsi="Trebuchet MS"/>
          <w:noProof/>
        </w:rPr>
        <w:t xml:space="preserve"> you this way</w:t>
      </w:r>
      <w:del w:id="288" w:author="Author">
        <w:r w:rsidRPr="006B1799">
          <w:rPr>
            <w:rFonts w:ascii="Trebuchet MS" w:hAnsi="Trebuchet MS"/>
            <w:noProof/>
          </w:rPr>
          <w:delText>?” To which he said</w:delText>
        </w:r>
      </w:del>
      <w:ins w:id="289" w:author="Author">
        <w:r w:rsidRPr="006B1799">
          <w:rPr>
            <w:rFonts w:ascii="Trebuchet MS" w:hAnsi="Trebuchet MS"/>
            <w:noProof/>
          </w:rPr>
          <w:t xml:space="preserve"> before?” He replied</w:t>
        </w:r>
      </w:ins>
      <w:r w:rsidRPr="006B1799">
        <w:rPr>
          <w:rFonts w:ascii="Trebuchet MS" w:hAnsi="Trebuchet MS"/>
          <w:noProof/>
        </w:rPr>
        <w:t xml:space="preserve">: “No!” </w:t>
      </w:r>
      <w:r w:rsidRPr="006B1799">
        <w:rPr>
          <w:rFonts w:ascii="Trebuchet MS" w:hAnsi="Trebuchet MS"/>
          <w:b/>
          <w:noProof/>
        </w:rPr>
        <w:t xml:space="preserve">22:31 </w:t>
      </w:r>
      <w:del w:id="290" w:author="Author">
        <w:r w:rsidRPr="006B1799">
          <w:rPr>
            <w:rFonts w:ascii="Trebuchet MS" w:hAnsi="Trebuchet MS"/>
            <w:noProof/>
          </w:rPr>
          <w:delText>And</w:delText>
        </w:r>
      </w:del>
      <w:ins w:id="291" w:author="Author">
        <w:r w:rsidRPr="006B1799">
          <w:rPr>
            <w:rFonts w:ascii="Trebuchet MS" w:hAnsi="Trebuchet MS"/>
            <w:noProof/>
          </w:rPr>
          <w:t>Then</w:t>
        </w:r>
      </w:ins>
      <w:r w:rsidRPr="006B1799">
        <w:rPr>
          <w:rFonts w:ascii="Trebuchet MS" w:hAnsi="Trebuchet MS"/>
          <w:noProof/>
        </w:rPr>
        <w:t xml:space="preserve"> Jehovah </w:t>
      </w:r>
      <w:del w:id="292" w:author="Author">
        <w:r w:rsidRPr="006B1799">
          <w:rPr>
            <w:rFonts w:ascii="Trebuchet MS" w:hAnsi="Trebuchet MS"/>
            <w:noProof/>
          </w:rPr>
          <w:delText>proceeded to uncover</w:delText>
        </w:r>
      </w:del>
      <w:ins w:id="293" w:author="Author">
        <w:r w:rsidRPr="006B1799">
          <w:rPr>
            <w:rFonts w:ascii="Trebuchet MS" w:hAnsi="Trebuchet MS"/>
            <w:noProof/>
          </w:rPr>
          <w:t>uncovered</w:t>
        </w:r>
      </w:ins>
      <w:r w:rsidRPr="006B1799">
        <w:rPr>
          <w:rFonts w:ascii="Trebuchet MS" w:hAnsi="Trebuchet MS"/>
          <w:noProof/>
        </w:rPr>
        <w:t xml:space="preserve"> Ba′laam’s eyes, </w:t>
      </w:r>
      <w:del w:id="294" w:author="Author">
        <w:r w:rsidRPr="006B1799">
          <w:rPr>
            <w:rFonts w:ascii="Trebuchet MS" w:hAnsi="Trebuchet MS"/>
            <w:noProof/>
          </w:rPr>
          <w:delText>so that</w:delText>
        </w:r>
      </w:del>
      <w:ins w:id="295" w:author="Author">
        <w:r w:rsidRPr="006B1799">
          <w:rPr>
            <w:rFonts w:ascii="Trebuchet MS" w:hAnsi="Trebuchet MS"/>
            <w:noProof/>
          </w:rPr>
          <w:t>and</w:t>
        </w:r>
      </w:ins>
      <w:r w:rsidRPr="006B1799">
        <w:rPr>
          <w:rFonts w:ascii="Trebuchet MS" w:hAnsi="Trebuchet MS"/>
          <w:noProof/>
        </w:rPr>
        <w:t xml:space="preserve"> he saw Jehovah’s angel </w:t>
      </w:r>
      <w:del w:id="296" w:author="Author">
        <w:r w:rsidRPr="006B1799">
          <w:rPr>
            <w:rFonts w:ascii="Trebuchet MS" w:hAnsi="Trebuchet MS"/>
            <w:noProof/>
          </w:rPr>
          <w:delText>stationed</w:delText>
        </w:r>
      </w:del>
      <w:ins w:id="297" w:author="Author">
        <w:r w:rsidRPr="006B1799">
          <w:rPr>
            <w:rFonts w:ascii="Trebuchet MS" w:hAnsi="Trebuchet MS"/>
            <w:noProof/>
          </w:rPr>
          <w:t>standing</w:t>
        </w:r>
      </w:ins>
      <w:r w:rsidRPr="006B1799">
        <w:rPr>
          <w:rFonts w:ascii="Trebuchet MS" w:hAnsi="Trebuchet MS"/>
          <w:noProof/>
        </w:rPr>
        <w:t xml:space="preserve"> in the road with </w:t>
      </w:r>
      <w:del w:id="298" w:author="Author">
        <w:r w:rsidRPr="006B1799">
          <w:rPr>
            <w:rFonts w:ascii="Trebuchet MS" w:hAnsi="Trebuchet MS"/>
            <w:noProof/>
          </w:rPr>
          <w:delText>his</w:delText>
        </w:r>
      </w:del>
      <w:ins w:id="299" w:author="Author">
        <w:r w:rsidRPr="006B1799">
          <w:rPr>
            <w:rFonts w:ascii="Trebuchet MS" w:hAnsi="Trebuchet MS"/>
            <w:noProof/>
          </w:rPr>
          <w:t>a</w:t>
        </w:r>
      </w:ins>
      <w:r w:rsidRPr="006B1799">
        <w:rPr>
          <w:rFonts w:ascii="Trebuchet MS" w:hAnsi="Trebuchet MS"/>
          <w:noProof/>
        </w:rPr>
        <w:t xml:space="preserve"> drawn sword in his hand. At once he bowed low and prostrated himself on his face.</w:t>
      </w:r>
    </w:p>
    <w:p w:rsidR="00B85B04" w:rsidRPr="006B1799" w:rsidRDefault="00B85B04" w:rsidP="00B85B04">
      <w:pPr>
        <w:rPr>
          <w:rFonts w:ascii="Trebuchet MS" w:hAnsi="Trebuchet MS"/>
          <w:noProof/>
        </w:rPr>
      </w:pPr>
      <w:r w:rsidRPr="006B1799">
        <w:rPr>
          <w:rFonts w:ascii="Trebuchet MS" w:hAnsi="Trebuchet MS"/>
          <w:b/>
        </w:rPr>
        <w:t xml:space="preserve">22:32 </w:t>
      </w:r>
      <w:r w:rsidRPr="006B1799">
        <w:rPr>
          <w:rFonts w:ascii="Trebuchet MS" w:hAnsi="Trebuchet MS"/>
          <w:noProof/>
        </w:rPr>
        <w:t xml:space="preserve">Then Jehovah’s angel said to him: “Why have you beaten your </w:t>
      </w:r>
      <w:del w:id="300" w:author="Author">
        <w:r w:rsidRPr="006B1799">
          <w:rPr>
            <w:rFonts w:ascii="Trebuchet MS" w:hAnsi="Trebuchet MS"/>
            <w:noProof/>
          </w:rPr>
          <w:delText>she-ass</w:delText>
        </w:r>
      </w:del>
      <w:ins w:id="301" w:author="Author">
        <w:r w:rsidRPr="006B1799">
          <w:rPr>
            <w:rFonts w:ascii="Trebuchet MS" w:hAnsi="Trebuchet MS"/>
            <w:noProof/>
          </w:rPr>
          <w:t>donkey</w:t>
        </w:r>
      </w:ins>
      <w:r w:rsidRPr="006B1799">
        <w:rPr>
          <w:rFonts w:ascii="Trebuchet MS" w:hAnsi="Trebuchet MS"/>
          <w:noProof/>
        </w:rPr>
        <w:t xml:space="preserve"> these three times? Look! I</w:t>
      </w:r>
      <w:del w:id="302" w:author="Author">
        <w:r w:rsidRPr="006B1799">
          <w:rPr>
            <w:rFonts w:ascii="Trebuchet MS" w:hAnsi="Trebuchet MS"/>
            <w:noProof/>
          </w:rPr>
          <w:delText>—I have come</w:delText>
        </w:r>
      </w:del>
      <w:ins w:id="303" w:author="Author">
        <w:r w:rsidRPr="006B1799">
          <w:rPr>
            <w:rFonts w:ascii="Trebuchet MS" w:hAnsi="Trebuchet MS"/>
            <w:noProof/>
          </w:rPr>
          <w:t xml:space="preserve"> myself came</w:t>
        </w:r>
      </w:ins>
      <w:r w:rsidRPr="006B1799">
        <w:rPr>
          <w:rFonts w:ascii="Trebuchet MS" w:hAnsi="Trebuchet MS"/>
          <w:noProof/>
        </w:rPr>
        <w:t xml:space="preserve"> out to offer resistance, because your way </w:t>
      </w:r>
      <w:del w:id="304" w:author="Author">
        <w:r w:rsidRPr="006B1799">
          <w:rPr>
            <w:rFonts w:ascii="Trebuchet MS" w:hAnsi="Trebuchet MS"/>
            <w:noProof/>
          </w:rPr>
          <w:delText>has been headlong against</w:delText>
        </w:r>
      </w:del>
      <w:ins w:id="305" w:author="Author">
        <w:r w:rsidRPr="006B1799">
          <w:rPr>
            <w:rFonts w:ascii="Trebuchet MS" w:hAnsi="Trebuchet MS"/>
            <w:noProof/>
          </w:rPr>
          <w:t>is in defiance of</w:t>
        </w:r>
      </w:ins>
      <w:r w:rsidRPr="006B1799">
        <w:rPr>
          <w:rFonts w:ascii="Trebuchet MS" w:hAnsi="Trebuchet MS"/>
          <w:noProof/>
        </w:rPr>
        <w:t xml:space="preserve"> my will. </w:t>
      </w:r>
      <w:r w:rsidRPr="006B1799">
        <w:rPr>
          <w:rFonts w:ascii="Trebuchet MS" w:hAnsi="Trebuchet MS"/>
          <w:b/>
          <w:noProof/>
        </w:rPr>
        <w:t xml:space="preserve">22:33 </w:t>
      </w:r>
      <w:del w:id="306" w:author="Author">
        <w:r w:rsidRPr="006B1799">
          <w:rPr>
            <w:rFonts w:ascii="Trebuchet MS" w:hAnsi="Trebuchet MS"/>
            <w:noProof/>
          </w:rPr>
          <w:delText>And the she-ass got to see</w:delText>
        </w:r>
      </w:del>
      <w:ins w:id="307" w:author="Author">
        <w:r w:rsidRPr="006B1799">
          <w:rPr>
            <w:rFonts w:ascii="Trebuchet MS" w:hAnsi="Trebuchet MS"/>
            <w:noProof/>
          </w:rPr>
          <w:t>The donkey saw</w:t>
        </w:r>
      </w:ins>
      <w:r w:rsidRPr="006B1799">
        <w:rPr>
          <w:rFonts w:ascii="Trebuchet MS" w:hAnsi="Trebuchet MS"/>
          <w:noProof/>
        </w:rPr>
        <w:t xml:space="preserve"> me and tried to turn </w:t>
      </w:r>
      <w:del w:id="308" w:author="Author">
        <w:r w:rsidRPr="006B1799">
          <w:rPr>
            <w:rFonts w:ascii="Trebuchet MS" w:hAnsi="Trebuchet MS"/>
            <w:noProof/>
          </w:rPr>
          <w:delText>aside before</w:delText>
        </w:r>
      </w:del>
      <w:ins w:id="309" w:author="Author">
        <w:r w:rsidRPr="006B1799">
          <w:rPr>
            <w:rFonts w:ascii="Trebuchet MS" w:hAnsi="Trebuchet MS"/>
            <w:noProof/>
          </w:rPr>
          <w:t>away from</w:t>
        </w:r>
      </w:ins>
      <w:r w:rsidRPr="006B1799">
        <w:rPr>
          <w:rFonts w:ascii="Trebuchet MS" w:hAnsi="Trebuchet MS"/>
          <w:noProof/>
        </w:rPr>
        <w:t xml:space="preserve"> me these three times. Supposing </w:t>
      </w:r>
      <w:del w:id="310" w:author="Author">
        <w:r w:rsidRPr="006B1799">
          <w:rPr>
            <w:rFonts w:ascii="Trebuchet MS" w:hAnsi="Trebuchet MS"/>
            <w:noProof/>
          </w:rPr>
          <w:delText>she</w:delText>
        </w:r>
      </w:del>
      <w:ins w:id="311" w:author="Author">
        <w:r w:rsidRPr="006B1799">
          <w:rPr>
            <w:rFonts w:ascii="Trebuchet MS" w:hAnsi="Trebuchet MS"/>
            <w:noProof/>
          </w:rPr>
          <w:t>it</w:t>
        </w:r>
      </w:ins>
      <w:r w:rsidRPr="006B1799">
        <w:rPr>
          <w:rFonts w:ascii="Trebuchet MS" w:hAnsi="Trebuchet MS"/>
          <w:noProof/>
        </w:rPr>
        <w:t xml:space="preserve"> had not turned </w:t>
      </w:r>
      <w:del w:id="312" w:author="Author">
        <w:r w:rsidRPr="006B1799">
          <w:rPr>
            <w:rFonts w:ascii="Trebuchet MS" w:hAnsi="Trebuchet MS"/>
            <w:noProof/>
          </w:rPr>
          <w:delText>aside</w:delText>
        </w:r>
      </w:del>
      <w:ins w:id="313" w:author="Author">
        <w:r w:rsidRPr="006B1799">
          <w:rPr>
            <w:rFonts w:ascii="Trebuchet MS" w:hAnsi="Trebuchet MS"/>
            <w:noProof/>
          </w:rPr>
          <w:t>away</w:t>
        </w:r>
      </w:ins>
      <w:r w:rsidRPr="006B1799">
        <w:rPr>
          <w:rFonts w:ascii="Trebuchet MS" w:hAnsi="Trebuchet MS"/>
          <w:noProof/>
        </w:rPr>
        <w:t xml:space="preserve"> from</w:t>
      </w:r>
      <w:del w:id="314" w:author="Author">
        <w:r w:rsidRPr="006B1799">
          <w:rPr>
            <w:rFonts w:ascii="Trebuchet MS" w:hAnsi="Trebuchet MS"/>
            <w:noProof/>
          </w:rPr>
          <w:delText xml:space="preserve"> before</w:delText>
        </w:r>
      </w:del>
      <w:r w:rsidRPr="006B1799">
        <w:rPr>
          <w:rFonts w:ascii="Trebuchet MS" w:hAnsi="Trebuchet MS"/>
          <w:noProof/>
        </w:rPr>
        <w:t xml:space="preserve"> me! </w:t>
      </w:r>
      <w:del w:id="315" w:author="Author">
        <w:r w:rsidRPr="006B1799">
          <w:rPr>
            <w:rFonts w:ascii="Trebuchet MS" w:hAnsi="Trebuchet MS"/>
            <w:noProof/>
          </w:rPr>
          <w:delText>For by</w:delText>
        </w:r>
      </w:del>
      <w:ins w:id="316" w:author="Author">
        <w:r w:rsidRPr="006B1799">
          <w:rPr>
            <w:rFonts w:ascii="Trebuchet MS" w:hAnsi="Trebuchet MS"/>
            <w:noProof/>
          </w:rPr>
          <w:t>By</w:t>
        </w:r>
      </w:ins>
      <w:r w:rsidRPr="006B1799">
        <w:rPr>
          <w:rFonts w:ascii="Trebuchet MS" w:hAnsi="Trebuchet MS"/>
          <w:noProof/>
        </w:rPr>
        <w:t xml:space="preserve"> now </w:t>
      </w:r>
      <w:del w:id="317" w:author="Author">
        <w:r w:rsidRPr="006B1799">
          <w:rPr>
            <w:rFonts w:ascii="Trebuchet MS" w:hAnsi="Trebuchet MS"/>
            <w:noProof/>
          </w:rPr>
          <w:delText xml:space="preserve">even you </w:delText>
        </w:r>
      </w:del>
      <w:r w:rsidRPr="006B1799">
        <w:rPr>
          <w:rFonts w:ascii="Trebuchet MS" w:hAnsi="Trebuchet MS"/>
          <w:noProof/>
        </w:rPr>
        <w:t xml:space="preserve">I </w:t>
      </w:r>
      <w:del w:id="318" w:author="Author">
        <w:r w:rsidRPr="006B1799">
          <w:rPr>
            <w:rFonts w:ascii="Trebuchet MS" w:hAnsi="Trebuchet MS"/>
            <w:noProof/>
          </w:rPr>
          <w:delText>should</w:delText>
        </w:r>
      </w:del>
      <w:ins w:id="319" w:author="Author">
        <w:r w:rsidRPr="006B1799">
          <w:rPr>
            <w:rFonts w:ascii="Trebuchet MS" w:hAnsi="Trebuchet MS"/>
            <w:noProof/>
          </w:rPr>
          <w:t>would</w:t>
        </w:r>
      </w:ins>
      <w:r w:rsidRPr="006B1799">
        <w:rPr>
          <w:rFonts w:ascii="Trebuchet MS" w:hAnsi="Trebuchet MS"/>
          <w:noProof/>
        </w:rPr>
        <w:t xml:space="preserve"> have killed</w:t>
      </w:r>
      <w:del w:id="320" w:author="Author">
        <w:r w:rsidRPr="006B1799">
          <w:rPr>
            <w:rFonts w:ascii="Trebuchet MS" w:hAnsi="Trebuchet MS"/>
            <w:noProof/>
          </w:rPr>
          <w:delText>, but her I should have preserved alive</w:delText>
        </w:r>
      </w:del>
      <w:ins w:id="321" w:author="Author">
        <w:r w:rsidRPr="006B1799">
          <w:rPr>
            <w:rFonts w:ascii="Trebuchet MS" w:hAnsi="Trebuchet MS"/>
            <w:noProof/>
          </w:rPr>
          <w:t xml:space="preserve"> you and let the donkey live</w:t>
        </w:r>
      </w:ins>
      <w:r w:rsidRPr="006B1799">
        <w:rPr>
          <w:rFonts w:ascii="Trebuchet MS" w:hAnsi="Trebuchet MS"/>
          <w:noProof/>
        </w:rPr>
        <w:t xml:space="preserve">.” </w:t>
      </w:r>
      <w:r w:rsidRPr="006B1799">
        <w:rPr>
          <w:rFonts w:ascii="Trebuchet MS" w:hAnsi="Trebuchet MS"/>
          <w:b/>
          <w:noProof/>
        </w:rPr>
        <w:t xml:space="preserve">22:34 </w:t>
      </w:r>
      <w:del w:id="322" w:author="Author">
        <w:r w:rsidRPr="006B1799">
          <w:rPr>
            <w:rFonts w:ascii="Trebuchet MS" w:hAnsi="Trebuchet MS"/>
            <w:noProof/>
          </w:rPr>
          <w:delText xml:space="preserve">At this </w:delText>
        </w:r>
      </w:del>
      <w:r w:rsidRPr="006B1799">
        <w:rPr>
          <w:rFonts w:ascii="Trebuchet MS" w:hAnsi="Trebuchet MS"/>
          <w:noProof/>
        </w:rPr>
        <w:t xml:space="preserve">Ba′laam said to Jehovah’s angel: “I have sinned, because I did not know that it was you </w:t>
      </w:r>
      <w:del w:id="323" w:author="Author">
        <w:r w:rsidRPr="006B1799">
          <w:rPr>
            <w:rFonts w:ascii="Trebuchet MS" w:hAnsi="Trebuchet MS"/>
            <w:noProof/>
          </w:rPr>
          <w:delText>stationed</w:delText>
        </w:r>
      </w:del>
      <w:ins w:id="324" w:author="Author">
        <w:r w:rsidRPr="006B1799">
          <w:rPr>
            <w:rFonts w:ascii="Trebuchet MS" w:hAnsi="Trebuchet MS"/>
            <w:noProof/>
          </w:rPr>
          <w:t>standing</w:t>
        </w:r>
      </w:ins>
      <w:r w:rsidRPr="006B1799">
        <w:rPr>
          <w:rFonts w:ascii="Trebuchet MS" w:hAnsi="Trebuchet MS"/>
          <w:noProof/>
        </w:rPr>
        <w:t xml:space="preserve"> in the road to meet me. And now</w:t>
      </w:r>
      <w:del w:id="325" w:author="Author">
        <w:r w:rsidRPr="006B1799">
          <w:rPr>
            <w:rFonts w:ascii="Trebuchet MS" w:hAnsi="Trebuchet MS"/>
            <w:noProof/>
          </w:rPr>
          <w:delText>,</w:delText>
        </w:r>
      </w:del>
      <w:r w:rsidRPr="006B1799">
        <w:rPr>
          <w:rFonts w:ascii="Trebuchet MS" w:hAnsi="Trebuchet MS"/>
          <w:noProof/>
        </w:rPr>
        <w:t xml:space="preserve"> if it is bad in your eyes, </w:t>
      </w:r>
      <w:del w:id="326" w:author="Author">
        <w:r w:rsidRPr="006B1799">
          <w:rPr>
            <w:rFonts w:ascii="Trebuchet MS" w:hAnsi="Trebuchet MS"/>
            <w:noProof/>
          </w:rPr>
          <w:delText>let me</w:delText>
        </w:r>
      </w:del>
      <w:ins w:id="327" w:author="Author">
        <w:r w:rsidRPr="006B1799">
          <w:rPr>
            <w:rFonts w:ascii="Trebuchet MS" w:hAnsi="Trebuchet MS"/>
            <w:noProof/>
          </w:rPr>
          <w:t>I will</w:t>
        </w:r>
      </w:ins>
      <w:r w:rsidRPr="006B1799">
        <w:rPr>
          <w:rFonts w:ascii="Trebuchet MS" w:hAnsi="Trebuchet MS"/>
          <w:noProof/>
        </w:rPr>
        <w:t xml:space="preserve"> go </w:t>
      </w:r>
      <w:del w:id="328" w:author="Author">
        <w:r w:rsidRPr="006B1799">
          <w:rPr>
            <w:rFonts w:ascii="Trebuchet MS" w:hAnsi="Trebuchet MS"/>
            <w:noProof/>
          </w:rPr>
          <w:delText xml:space="preserve">my way </w:delText>
        </w:r>
      </w:del>
      <w:r w:rsidRPr="006B1799">
        <w:rPr>
          <w:rFonts w:ascii="Trebuchet MS" w:hAnsi="Trebuchet MS"/>
          <w:noProof/>
        </w:rPr>
        <w:t xml:space="preserve">back.” </w:t>
      </w:r>
      <w:r w:rsidRPr="006B1799">
        <w:rPr>
          <w:rFonts w:ascii="Trebuchet MS" w:hAnsi="Trebuchet MS"/>
          <w:b/>
          <w:noProof/>
        </w:rPr>
        <w:t xml:space="preserve">22:35 </w:t>
      </w:r>
      <w:r w:rsidRPr="006B1799">
        <w:rPr>
          <w:rFonts w:ascii="Trebuchet MS" w:hAnsi="Trebuchet MS"/>
          <w:noProof/>
        </w:rPr>
        <w:t>But Jehovah’s angel said to Ba′laam: “Go with the men</w:t>
      </w:r>
      <w:del w:id="329" w:author="Author">
        <w:r w:rsidRPr="006B1799">
          <w:rPr>
            <w:rFonts w:ascii="Trebuchet MS" w:hAnsi="Trebuchet MS"/>
            <w:noProof/>
          </w:rPr>
          <w:delText>; and nothing</w:delText>
        </w:r>
      </w:del>
      <w:ins w:id="330" w:author="Author">
        <w:r w:rsidRPr="006B1799">
          <w:rPr>
            <w:rFonts w:ascii="Trebuchet MS" w:hAnsi="Trebuchet MS"/>
            <w:noProof/>
          </w:rPr>
          <w:t>,</w:t>
        </w:r>
      </w:ins>
      <w:r w:rsidRPr="006B1799">
        <w:rPr>
          <w:rFonts w:ascii="Trebuchet MS" w:hAnsi="Trebuchet MS"/>
          <w:noProof/>
        </w:rPr>
        <w:t xml:space="preserve"> but </w:t>
      </w:r>
      <w:ins w:id="331" w:author="Author">
        <w:r w:rsidRPr="006B1799">
          <w:rPr>
            <w:rFonts w:ascii="Trebuchet MS" w:hAnsi="Trebuchet MS"/>
            <w:noProof/>
          </w:rPr>
          <w:t xml:space="preserve">you may speak only </w:t>
        </w:r>
      </w:ins>
      <w:r w:rsidRPr="006B1799">
        <w:rPr>
          <w:rFonts w:ascii="Trebuchet MS" w:hAnsi="Trebuchet MS"/>
          <w:noProof/>
        </w:rPr>
        <w:t xml:space="preserve">the </w:t>
      </w:r>
      <w:del w:id="332" w:author="Author">
        <w:r w:rsidRPr="006B1799">
          <w:rPr>
            <w:rFonts w:ascii="Trebuchet MS" w:hAnsi="Trebuchet MS"/>
            <w:noProof/>
          </w:rPr>
          <w:delText>word</w:delText>
        </w:r>
      </w:del>
      <w:ins w:id="333" w:author="Author">
        <w:r w:rsidRPr="006B1799">
          <w:rPr>
            <w:rFonts w:ascii="Trebuchet MS" w:hAnsi="Trebuchet MS"/>
            <w:noProof/>
          </w:rPr>
          <w:t>words</w:t>
        </w:r>
      </w:ins>
      <w:r w:rsidRPr="006B1799">
        <w:rPr>
          <w:rFonts w:ascii="Trebuchet MS" w:hAnsi="Trebuchet MS"/>
          <w:noProof/>
        </w:rPr>
        <w:t xml:space="preserve"> that I </w:t>
      </w:r>
      <w:del w:id="334" w:author="Author">
        <w:r w:rsidRPr="006B1799">
          <w:rPr>
            <w:rFonts w:ascii="Trebuchet MS" w:hAnsi="Trebuchet MS"/>
            <w:noProof/>
          </w:rPr>
          <w:delText>shall speak to you is what</w:delText>
        </w:r>
      </w:del>
      <w:ins w:id="335" w:author="Author">
        <w:r w:rsidRPr="006B1799">
          <w:rPr>
            <w:rFonts w:ascii="Trebuchet MS" w:hAnsi="Trebuchet MS"/>
            <w:noProof/>
          </w:rPr>
          <w:t>tell</w:t>
        </w:r>
      </w:ins>
      <w:r w:rsidRPr="006B1799">
        <w:rPr>
          <w:rFonts w:ascii="Trebuchet MS" w:hAnsi="Trebuchet MS"/>
          <w:noProof/>
        </w:rPr>
        <w:t xml:space="preserve"> you</w:t>
      </w:r>
      <w:del w:id="336" w:author="Author">
        <w:r w:rsidRPr="006B1799">
          <w:rPr>
            <w:rFonts w:ascii="Trebuchet MS" w:hAnsi="Trebuchet MS"/>
            <w:noProof/>
          </w:rPr>
          <w:delText xml:space="preserve"> may speak.” And</w:delText>
        </w:r>
      </w:del>
      <w:ins w:id="337" w:author="Author">
        <w:r w:rsidRPr="006B1799">
          <w:rPr>
            <w:rFonts w:ascii="Trebuchet MS" w:hAnsi="Trebuchet MS"/>
            <w:noProof/>
          </w:rPr>
          <w:t>.” So</w:t>
        </w:r>
      </w:ins>
      <w:r w:rsidRPr="006B1799">
        <w:rPr>
          <w:rFonts w:ascii="Trebuchet MS" w:hAnsi="Trebuchet MS"/>
          <w:noProof/>
        </w:rPr>
        <w:t xml:space="preserve"> Ba′laam continued going with the princes of Ba′lak.</w:t>
      </w:r>
    </w:p>
    <w:p w:rsidR="00B85B04" w:rsidRPr="006B1799" w:rsidRDefault="00B85B04" w:rsidP="00B85B04">
      <w:pPr>
        <w:rPr>
          <w:rFonts w:ascii="Trebuchet MS" w:hAnsi="Trebuchet MS"/>
          <w:noProof/>
        </w:rPr>
      </w:pPr>
      <w:r w:rsidRPr="006B1799">
        <w:rPr>
          <w:rFonts w:ascii="Trebuchet MS" w:hAnsi="Trebuchet MS"/>
          <w:b/>
        </w:rPr>
        <w:t xml:space="preserve">22:36 </w:t>
      </w:r>
      <w:r w:rsidRPr="006B1799">
        <w:rPr>
          <w:rFonts w:ascii="Trebuchet MS" w:hAnsi="Trebuchet MS"/>
          <w:noProof/>
        </w:rPr>
        <w:t xml:space="preserve">When Ba′lak </w:t>
      </w:r>
      <w:del w:id="338" w:author="Author">
        <w:r w:rsidRPr="006B1799">
          <w:rPr>
            <w:rFonts w:ascii="Trebuchet MS" w:hAnsi="Trebuchet MS"/>
            <w:noProof/>
          </w:rPr>
          <w:delText>got to hear</w:delText>
        </w:r>
      </w:del>
      <w:ins w:id="339" w:author="Author">
        <w:r w:rsidRPr="006B1799">
          <w:rPr>
            <w:rFonts w:ascii="Trebuchet MS" w:hAnsi="Trebuchet MS"/>
            <w:noProof/>
          </w:rPr>
          <w:t>heard</w:t>
        </w:r>
      </w:ins>
      <w:r w:rsidRPr="006B1799">
        <w:rPr>
          <w:rFonts w:ascii="Trebuchet MS" w:hAnsi="Trebuchet MS"/>
          <w:noProof/>
        </w:rPr>
        <w:t xml:space="preserve"> that Ba′laam had come, he </w:t>
      </w:r>
      <w:del w:id="340" w:author="Author">
        <w:r w:rsidRPr="006B1799">
          <w:rPr>
            <w:rFonts w:ascii="Trebuchet MS" w:hAnsi="Trebuchet MS"/>
            <w:noProof/>
          </w:rPr>
          <w:delText>at once</w:delText>
        </w:r>
      </w:del>
      <w:ins w:id="341" w:author="Author">
        <w:r w:rsidRPr="006B1799">
          <w:rPr>
            <w:rFonts w:ascii="Trebuchet MS" w:hAnsi="Trebuchet MS"/>
            <w:noProof/>
          </w:rPr>
          <w:t>immediately</w:t>
        </w:r>
      </w:ins>
      <w:r w:rsidRPr="006B1799">
        <w:rPr>
          <w:rFonts w:ascii="Trebuchet MS" w:hAnsi="Trebuchet MS"/>
          <w:noProof/>
        </w:rPr>
        <w:t xml:space="preserve"> went out to meet him at the city of Mo′ab, which is on the bank of the Ar′non</w:t>
      </w:r>
      <w:del w:id="342" w:author="Author">
        <w:r w:rsidRPr="006B1799">
          <w:rPr>
            <w:rFonts w:ascii="Trebuchet MS" w:hAnsi="Trebuchet MS"/>
            <w:noProof/>
          </w:rPr>
          <w:delText>, which is</w:delText>
        </w:r>
      </w:del>
      <w:r w:rsidRPr="006B1799">
        <w:rPr>
          <w:rFonts w:ascii="Trebuchet MS" w:hAnsi="Trebuchet MS"/>
          <w:noProof/>
        </w:rPr>
        <w:t xml:space="preserve"> on the </w:t>
      </w:r>
      <w:del w:id="343" w:author="Author">
        <w:r w:rsidRPr="006B1799">
          <w:rPr>
            <w:rFonts w:ascii="Trebuchet MS" w:hAnsi="Trebuchet MS"/>
            <w:noProof/>
          </w:rPr>
          <w:delText>extremity</w:delText>
        </w:r>
      </w:del>
      <w:ins w:id="344" w:author="Author">
        <w:r w:rsidRPr="006B1799">
          <w:rPr>
            <w:rFonts w:ascii="Trebuchet MS" w:hAnsi="Trebuchet MS"/>
            <w:noProof/>
          </w:rPr>
          <w:t>border</w:t>
        </w:r>
      </w:ins>
      <w:r w:rsidRPr="006B1799">
        <w:rPr>
          <w:rFonts w:ascii="Trebuchet MS" w:hAnsi="Trebuchet MS"/>
          <w:noProof/>
        </w:rPr>
        <w:t xml:space="preserve"> of the territory. </w:t>
      </w:r>
      <w:r w:rsidRPr="006B1799">
        <w:rPr>
          <w:rFonts w:ascii="Trebuchet MS" w:hAnsi="Trebuchet MS"/>
          <w:b/>
          <w:noProof/>
        </w:rPr>
        <w:t xml:space="preserve">22:37 </w:t>
      </w:r>
      <w:del w:id="345" w:author="Author">
        <w:r w:rsidRPr="006B1799">
          <w:rPr>
            <w:rFonts w:ascii="Trebuchet MS" w:hAnsi="Trebuchet MS"/>
            <w:noProof/>
          </w:rPr>
          <w:delText xml:space="preserve">Then </w:delText>
        </w:r>
      </w:del>
      <w:r w:rsidRPr="006B1799">
        <w:rPr>
          <w:rFonts w:ascii="Trebuchet MS" w:hAnsi="Trebuchet MS"/>
          <w:noProof/>
        </w:rPr>
        <w:t>Ba′lak said to Ba′laam: “</w:t>
      </w:r>
      <w:del w:id="346" w:author="Author">
        <w:r w:rsidRPr="006B1799">
          <w:rPr>
            <w:rFonts w:ascii="Trebuchet MS" w:hAnsi="Trebuchet MS"/>
            <w:noProof/>
          </w:rPr>
          <w:delText>Have</w:delText>
        </w:r>
      </w:del>
      <w:ins w:id="347" w:author="Author">
        <w:r w:rsidRPr="006B1799">
          <w:rPr>
            <w:rFonts w:ascii="Trebuchet MS" w:hAnsi="Trebuchet MS"/>
            <w:noProof/>
          </w:rPr>
          <w:t>Did</w:t>
        </w:r>
      </w:ins>
      <w:r w:rsidRPr="006B1799">
        <w:rPr>
          <w:rFonts w:ascii="Trebuchet MS" w:hAnsi="Trebuchet MS"/>
          <w:noProof/>
        </w:rPr>
        <w:t xml:space="preserve"> I not </w:t>
      </w:r>
      <w:ins w:id="348" w:author="Author">
        <w:r w:rsidRPr="006B1799">
          <w:rPr>
            <w:rFonts w:ascii="Trebuchet MS" w:hAnsi="Trebuchet MS"/>
            <w:noProof/>
          </w:rPr>
          <w:t xml:space="preserve">send </w:t>
        </w:r>
      </w:ins>
      <w:r w:rsidRPr="006B1799">
        <w:rPr>
          <w:rFonts w:ascii="Trebuchet MS" w:hAnsi="Trebuchet MS"/>
          <w:noProof/>
        </w:rPr>
        <w:t xml:space="preserve">for </w:t>
      </w:r>
      <w:del w:id="349" w:author="Author">
        <w:r w:rsidRPr="006B1799">
          <w:rPr>
            <w:rFonts w:ascii="Trebuchet MS" w:hAnsi="Trebuchet MS"/>
            <w:noProof/>
          </w:rPr>
          <w:delText xml:space="preserve">a fact sent to </w:delText>
        </w:r>
      </w:del>
      <w:r w:rsidRPr="006B1799">
        <w:rPr>
          <w:rFonts w:ascii="Trebuchet MS" w:hAnsi="Trebuchet MS"/>
          <w:noProof/>
        </w:rPr>
        <w:t>you</w:t>
      </w:r>
      <w:del w:id="350" w:author="Author">
        <w:r w:rsidRPr="006B1799">
          <w:rPr>
            <w:rFonts w:ascii="Trebuchet MS" w:hAnsi="Trebuchet MS"/>
            <w:noProof/>
          </w:rPr>
          <w:delText xml:space="preserve"> to call you</w:delText>
        </w:r>
      </w:del>
      <w:r w:rsidRPr="006B1799">
        <w:rPr>
          <w:rFonts w:ascii="Trebuchet MS" w:hAnsi="Trebuchet MS"/>
          <w:noProof/>
        </w:rPr>
        <w:t xml:space="preserve">? Why did you not come to me? </w:t>
      </w:r>
      <w:del w:id="351" w:author="Author">
        <w:r w:rsidRPr="006B1799">
          <w:rPr>
            <w:rFonts w:ascii="Trebuchet MS" w:hAnsi="Trebuchet MS"/>
            <w:noProof/>
          </w:rPr>
          <w:delText>Am</w:delText>
        </w:r>
      </w:del>
      <w:ins w:id="352" w:author="Author">
        <w:r w:rsidRPr="006B1799">
          <w:rPr>
            <w:rFonts w:ascii="Trebuchet MS" w:hAnsi="Trebuchet MS"/>
            <w:noProof/>
          </w:rPr>
          <w:t>Did you think</w:t>
        </w:r>
      </w:ins>
      <w:r w:rsidRPr="006B1799">
        <w:rPr>
          <w:rFonts w:ascii="Trebuchet MS" w:hAnsi="Trebuchet MS"/>
          <w:noProof/>
        </w:rPr>
        <w:t xml:space="preserve"> I </w:t>
      </w:r>
      <w:ins w:id="353" w:author="Author">
        <w:r w:rsidRPr="006B1799">
          <w:rPr>
            <w:rFonts w:ascii="Trebuchet MS" w:hAnsi="Trebuchet MS"/>
            <w:noProof/>
          </w:rPr>
          <w:t xml:space="preserve">am </w:t>
        </w:r>
      </w:ins>
      <w:r w:rsidRPr="006B1799">
        <w:rPr>
          <w:rFonts w:ascii="Trebuchet MS" w:hAnsi="Trebuchet MS"/>
          <w:noProof/>
        </w:rPr>
        <w:t xml:space="preserve">not </w:t>
      </w:r>
      <w:del w:id="354" w:author="Author">
        <w:r w:rsidRPr="006B1799">
          <w:rPr>
            <w:rFonts w:ascii="Trebuchet MS" w:hAnsi="Trebuchet MS"/>
            <w:noProof/>
          </w:rPr>
          <w:delText xml:space="preserve">really and truly </w:delText>
        </w:r>
      </w:del>
      <w:r w:rsidRPr="006B1799">
        <w:rPr>
          <w:rFonts w:ascii="Trebuchet MS" w:hAnsi="Trebuchet MS"/>
          <w:noProof/>
        </w:rPr>
        <w:t>able to honor you</w:t>
      </w:r>
      <w:ins w:id="355" w:author="Author">
        <w:r w:rsidRPr="006B1799">
          <w:rPr>
            <w:rFonts w:ascii="Trebuchet MS" w:hAnsi="Trebuchet MS"/>
            <w:noProof/>
          </w:rPr>
          <w:t xml:space="preserve"> greatly</w:t>
        </w:r>
      </w:ins>
      <w:r w:rsidRPr="006B1799">
        <w:rPr>
          <w:rFonts w:ascii="Trebuchet MS" w:hAnsi="Trebuchet MS"/>
          <w:noProof/>
        </w:rPr>
        <w:t xml:space="preserve">?” </w:t>
      </w:r>
      <w:r w:rsidRPr="006B1799">
        <w:rPr>
          <w:rFonts w:ascii="Trebuchet MS" w:hAnsi="Trebuchet MS"/>
          <w:b/>
          <w:noProof/>
        </w:rPr>
        <w:t xml:space="preserve">22:38 </w:t>
      </w:r>
      <w:del w:id="356" w:author="Author">
        <w:r w:rsidRPr="006B1799">
          <w:rPr>
            <w:rFonts w:ascii="Trebuchet MS" w:hAnsi="Trebuchet MS"/>
            <w:noProof/>
          </w:rPr>
          <w:delText xml:space="preserve">At this </w:delText>
        </w:r>
      </w:del>
      <w:r w:rsidRPr="006B1799">
        <w:rPr>
          <w:rFonts w:ascii="Trebuchet MS" w:hAnsi="Trebuchet MS"/>
          <w:noProof/>
        </w:rPr>
        <w:t xml:space="preserve">Ba′laam </w:t>
      </w:r>
      <w:del w:id="357" w:author="Author">
        <w:r w:rsidRPr="006B1799">
          <w:rPr>
            <w:rFonts w:ascii="Trebuchet MS" w:hAnsi="Trebuchet MS"/>
            <w:noProof/>
          </w:rPr>
          <w:delText>said</w:delText>
        </w:r>
      </w:del>
      <w:ins w:id="358" w:author="Author">
        <w:r w:rsidRPr="006B1799">
          <w:rPr>
            <w:rFonts w:ascii="Trebuchet MS" w:hAnsi="Trebuchet MS"/>
            <w:noProof/>
          </w:rPr>
          <w:t>replied</w:t>
        </w:r>
      </w:ins>
      <w:r w:rsidRPr="006B1799">
        <w:rPr>
          <w:rFonts w:ascii="Trebuchet MS" w:hAnsi="Trebuchet MS"/>
          <w:noProof/>
        </w:rPr>
        <w:t xml:space="preserve"> to Ba′lak: “</w:t>
      </w:r>
      <w:del w:id="359" w:author="Author">
        <w:r w:rsidRPr="006B1799">
          <w:rPr>
            <w:rFonts w:ascii="Trebuchet MS" w:hAnsi="Trebuchet MS"/>
            <w:noProof/>
          </w:rPr>
          <w:delText>Here</w:delText>
        </w:r>
      </w:del>
      <w:ins w:id="360" w:author="Author">
        <w:r w:rsidRPr="006B1799">
          <w:rPr>
            <w:rFonts w:ascii="Trebuchet MS" w:hAnsi="Trebuchet MS"/>
            <w:noProof/>
          </w:rPr>
          <w:t>Well,</w:t>
        </w:r>
      </w:ins>
      <w:r w:rsidRPr="006B1799">
        <w:rPr>
          <w:rFonts w:ascii="Trebuchet MS" w:hAnsi="Trebuchet MS"/>
          <w:noProof/>
        </w:rPr>
        <w:t xml:space="preserve"> I have come to you now. </w:t>
      </w:r>
      <w:del w:id="361" w:author="Author">
        <w:r w:rsidRPr="006B1799">
          <w:rPr>
            <w:rFonts w:ascii="Trebuchet MS" w:hAnsi="Trebuchet MS"/>
            <w:noProof/>
          </w:rPr>
          <w:delText>Shall</w:delText>
        </w:r>
      </w:del>
      <w:ins w:id="362" w:author="Author">
        <w:r w:rsidRPr="006B1799">
          <w:rPr>
            <w:rFonts w:ascii="Trebuchet MS" w:hAnsi="Trebuchet MS"/>
            <w:noProof/>
          </w:rPr>
          <w:t>But will</w:t>
        </w:r>
      </w:ins>
      <w:r w:rsidRPr="006B1799">
        <w:rPr>
          <w:rFonts w:ascii="Trebuchet MS" w:hAnsi="Trebuchet MS"/>
          <w:noProof/>
        </w:rPr>
        <w:t xml:space="preserve"> I be </w:t>
      </w:r>
      <w:del w:id="363" w:author="Author">
        <w:r w:rsidRPr="006B1799">
          <w:rPr>
            <w:rFonts w:ascii="Trebuchet MS" w:hAnsi="Trebuchet MS"/>
            <w:noProof/>
          </w:rPr>
          <w:delText>able at all</w:delText>
        </w:r>
      </w:del>
      <w:ins w:id="364" w:author="Author">
        <w:r w:rsidRPr="006B1799">
          <w:rPr>
            <w:rFonts w:ascii="Trebuchet MS" w:hAnsi="Trebuchet MS"/>
            <w:noProof/>
          </w:rPr>
          <w:t>allowed</w:t>
        </w:r>
      </w:ins>
      <w:r w:rsidRPr="006B1799">
        <w:rPr>
          <w:rFonts w:ascii="Trebuchet MS" w:hAnsi="Trebuchet MS"/>
          <w:noProof/>
        </w:rPr>
        <w:t xml:space="preserve"> to </w:t>
      </w:r>
      <w:ins w:id="365" w:author="Author">
        <w:r w:rsidRPr="006B1799">
          <w:rPr>
            <w:rFonts w:ascii="Trebuchet MS" w:hAnsi="Trebuchet MS"/>
            <w:noProof/>
          </w:rPr>
          <w:t xml:space="preserve">say anything? I can only </w:t>
        </w:r>
      </w:ins>
      <w:r w:rsidRPr="006B1799">
        <w:rPr>
          <w:rFonts w:ascii="Trebuchet MS" w:hAnsi="Trebuchet MS"/>
          <w:noProof/>
        </w:rPr>
        <w:t xml:space="preserve">speak </w:t>
      </w:r>
      <w:del w:id="366" w:author="Author">
        <w:r w:rsidRPr="006B1799">
          <w:rPr>
            <w:rFonts w:ascii="Trebuchet MS" w:hAnsi="Trebuchet MS"/>
            <w:noProof/>
          </w:rPr>
          <w:delText>something? The word</w:delText>
        </w:r>
      </w:del>
      <w:ins w:id="367" w:author="Author">
        <w:r w:rsidRPr="006B1799">
          <w:rPr>
            <w:rFonts w:ascii="Trebuchet MS" w:hAnsi="Trebuchet MS"/>
            <w:noProof/>
          </w:rPr>
          <w:t>words</w:t>
        </w:r>
      </w:ins>
      <w:r w:rsidRPr="006B1799">
        <w:rPr>
          <w:rFonts w:ascii="Trebuchet MS" w:hAnsi="Trebuchet MS"/>
          <w:noProof/>
        </w:rPr>
        <w:t xml:space="preserve"> that God </w:t>
      </w:r>
      <w:del w:id="368" w:author="Author">
        <w:r w:rsidRPr="006B1799">
          <w:rPr>
            <w:rFonts w:ascii="Trebuchet MS" w:hAnsi="Trebuchet MS"/>
            <w:noProof/>
          </w:rPr>
          <w:delText>will place</w:delText>
        </w:r>
      </w:del>
      <w:ins w:id="369" w:author="Author">
        <w:r w:rsidRPr="006B1799">
          <w:rPr>
            <w:rFonts w:ascii="Trebuchet MS" w:hAnsi="Trebuchet MS"/>
            <w:noProof/>
          </w:rPr>
          <w:t>puts</w:t>
        </w:r>
      </w:ins>
      <w:r w:rsidRPr="006B1799">
        <w:rPr>
          <w:rFonts w:ascii="Trebuchet MS" w:hAnsi="Trebuchet MS"/>
          <w:noProof/>
        </w:rPr>
        <w:t xml:space="preserve"> in my mouth</w:t>
      </w:r>
      <w:del w:id="370" w:author="Author">
        <w:r w:rsidRPr="006B1799">
          <w:rPr>
            <w:rFonts w:ascii="Trebuchet MS" w:hAnsi="Trebuchet MS"/>
            <w:noProof/>
          </w:rPr>
          <w:delText xml:space="preserve"> is what I shall speak</w:delText>
        </w:r>
      </w:del>
      <w:r w:rsidRPr="006B1799">
        <w:rPr>
          <w:rFonts w:ascii="Trebuchet MS" w:hAnsi="Trebuchet MS"/>
          <w:noProof/>
        </w:rPr>
        <w:t>.”</w:t>
      </w:r>
    </w:p>
    <w:p w:rsidR="00B85B04" w:rsidRPr="006B1799" w:rsidRDefault="00B85B04" w:rsidP="00B85B04">
      <w:pPr>
        <w:rPr>
          <w:rFonts w:ascii="Trebuchet MS" w:hAnsi="Trebuchet MS"/>
          <w:noProof/>
        </w:rPr>
      </w:pPr>
      <w:r w:rsidRPr="006B1799">
        <w:rPr>
          <w:rFonts w:ascii="Trebuchet MS" w:hAnsi="Trebuchet MS"/>
          <w:b/>
        </w:rPr>
        <w:t xml:space="preserve">22:39 </w:t>
      </w:r>
      <w:r w:rsidRPr="006B1799">
        <w:rPr>
          <w:rFonts w:ascii="Trebuchet MS" w:hAnsi="Trebuchet MS"/>
          <w:noProof/>
        </w:rPr>
        <w:t>So Ba′laam went with Ba′lak</w:t>
      </w:r>
      <w:ins w:id="371" w:author="Author">
        <w:r w:rsidRPr="006B1799">
          <w:rPr>
            <w:rFonts w:ascii="Trebuchet MS" w:hAnsi="Trebuchet MS"/>
            <w:noProof/>
          </w:rPr>
          <w:t>,</w:t>
        </w:r>
      </w:ins>
      <w:r w:rsidRPr="006B1799">
        <w:rPr>
          <w:rFonts w:ascii="Trebuchet MS" w:hAnsi="Trebuchet MS"/>
          <w:noProof/>
        </w:rPr>
        <w:t xml:space="preserve"> and they came to Kir′i·ath-hu′zoth. </w:t>
      </w:r>
      <w:r w:rsidRPr="006B1799">
        <w:rPr>
          <w:rFonts w:ascii="Trebuchet MS" w:hAnsi="Trebuchet MS"/>
          <w:b/>
          <w:noProof/>
        </w:rPr>
        <w:t xml:space="preserve">22:40 </w:t>
      </w:r>
      <w:del w:id="372" w:author="Author">
        <w:r w:rsidRPr="006B1799">
          <w:rPr>
            <w:rFonts w:ascii="Trebuchet MS" w:hAnsi="Trebuchet MS"/>
            <w:noProof/>
          </w:rPr>
          <w:delText xml:space="preserve">And </w:delText>
        </w:r>
      </w:del>
      <w:r w:rsidRPr="006B1799">
        <w:rPr>
          <w:rFonts w:ascii="Trebuchet MS" w:hAnsi="Trebuchet MS"/>
          <w:noProof/>
        </w:rPr>
        <w:t xml:space="preserve">Ba′lak </w:t>
      </w:r>
      <w:del w:id="373" w:author="Author">
        <w:r w:rsidRPr="006B1799">
          <w:rPr>
            <w:rFonts w:ascii="Trebuchet MS" w:hAnsi="Trebuchet MS"/>
            <w:noProof/>
          </w:rPr>
          <w:delText>proceeded to sacrifice</w:delText>
        </w:r>
      </w:del>
      <w:ins w:id="374" w:author="Author">
        <w:r w:rsidRPr="006B1799">
          <w:rPr>
            <w:rFonts w:ascii="Trebuchet MS" w:hAnsi="Trebuchet MS"/>
            <w:noProof/>
          </w:rPr>
          <w:t>sacrificed</w:t>
        </w:r>
      </w:ins>
      <w:r w:rsidRPr="006B1799">
        <w:rPr>
          <w:rFonts w:ascii="Trebuchet MS" w:hAnsi="Trebuchet MS"/>
          <w:noProof/>
        </w:rPr>
        <w:t xml:space="preserve"> cattle and sheep and </w:t>
      </w:r>
      <w:del w:id="375" w:author="Author">
        <w:r w:rsidRPr="006B1799">
          <w:rPr>
            <w:rFonts w:ascii="Trebuchet MS" w:hAnsi="Trebuchet MS"/>
            <w:noProof/>
          </w:rPr>
          <w:delText>to send</w:delText>
        </w:r>
      </w:del>
      <w:ins w:id="376" w:author="Author">
        <w:r w:rsidRPr="006B1799">
          <w:rPr>
            <w:rFonts w:ascii="Trebuchet MS" w:hAnsi="Trebuchet MS"/>
            <w:noProof/>
          </w:rPr>
          <w:t>sent</w:t>
        </w:r>
      </w:ins>
      <w:r w:rsidRPr="006B1799">
        <w:rPr>
          <w:rFonts w:ascii="Trebuchet MS" w:hAnsi="Trebuchet MS"/>
          <w:noProof/>
        </w:rPr>
        <w:t xml:space="preserve"> some to Ba′laam and the princes who were with him. </w:t>
      </w:r>
      <w:r w:rsidRPr="006B1799">
        <w:rPr>
          <w:rFonts w:ascii="Trebuchet MS" w:hAnsi="Trebuchet MS"/>
          <w:b/>
          <w:noProof/>
        </w:rPr>
        <w:t xml:space="preserve">22:41 </w:t>
      </w:r>
      <w:del w:id="377" w:author="Author">
        <w:r w:rsidRPr="006B1799">
          <w:rPr>
            <w:rFonts w:ascii="Trebuchet MS" w:hAnsi="Trebuchet MS"/>
            <w:noProof/>
          </w:rPr>
          <w:delText>And it came about in</w:delText>
        </w:r>
      </w:del>
      <w:ins w:id="378" w:author="Author">
        <w:r w:rsidRPr="006B1799">
          <w:rPr>
            <w:rFonts w:ascii="Trebuchet MS" w:hAnsi="Trebuchet MS"/>
            <w:noProof/>
          </w:rPr>
          <w:t>In</w:t>
        </w:r>
      </w:ins>
      <w:r w:rsidRPr="006B1799">
        <w:rPr>
          <w:rFonts w:ascii="Trebuchet MS" w:hAnsi="Trebuchet MS"/>
          <w:noProof/>
        </w:rPr>
        <w:t xml:space="preserve"> the morning </w:t>
      </w:r>
      <w:del w:id="379" w:author="Author">
        <w:r w:rsidRPr="006B1799">
          <w:rPr>
            <w:rFonts w:ascii="Trebuchet MS" w:hAnsi="Trebuchet MS"/>
            <w:noProof/>
          </w:rPr>
          <w:delText xml:space="preserve">that </w:delText>
        </w:r>
      </w:del>
      <w:r w:rsidRPr="006B1799">
        <w:rPr>
          <w:rFonts w:ascii="Trebuchet MS" w:hAnsi="Trebuchet MS"/>
          <w:noProof/>
        </w:rPr>
        <w:t xml:space="preserve">Ba′lak </w:t>
      </w:r>
      <w:del w:id="380" w:author="Author">
        <w:r w:rsidRPr="006B1799">
          <w:rPr>
            <w:rFonts w:ascii="Trebuchet MS" w:hAnsi="Trebuchet MS"/>
            <w:noProof/>
          </w:rPr>
          <w:delText>went taking</w:delText>
        </w:r>
      </w:del>
      <w:ins w:id="381" w:author="Author">
        <w:r w:rsidRPr="006B1799">
          <w:rPr>
            <w:rFonts w:ascii="Trebuchet MS" w:hAnsi="Trebuchet MS"/>
            <w:noProof/>
          </w:rPr>
          <w:t>took</w:t>
        </w:r>
      </w:ins>
      <w:r w:rsidRPr="006B1799">
        <w:rPr>
          <w:rFonts w:ascii="Trebuchet MS" w:hAnsi="Trebuchet MS"/>
          <w:noProof/>
        </w:rPr>
        <w:t xml:space="preserve"> Ba′laam and </w:t>
      </w:r>
      <w:del w:id="382" w:author="Author">
        <w:r w:rsidRPr="006B1799">
          <w:rPr>
            <w:rFonts w:ascii="Trebuchet MS" w:hAnsi="Trebuchet MS"/>
            <w:noProof/>
          </w:rPr>
          <w:delText>bringing</w:delText>
        </w:r>
      </w:del>
      <w:ins w:id="383" w:author="Author">
        <w:r w:rsidRPr="006B1799">
          <w:rPr>
            <w:rFonts w:ascii="Trebuchet MS" w:hAnsi="Trebuchet MS"/>
            <w:noProof/>
          </w:rPr>
          <w:t>brought</w:t>
        </w:r>
      </w:ins>
      <w:r w:rsidRPr="006B1799">
        <w:rPr>
          <w:rFonts w:ascii="Trebuchet MS" w:hAnsi="Trebuchet MS"/>
          <w:noProof/>
        </w:rPr>
        <w:t xml:space="preserve"> him up to Ba′moth-ba′al</w:t>
      </w:r>
      <w:del w:id="384" w:author="Author">
        <w:r w:rsidRPr="006B1799">
          <w:rPr>
            <w:rFonts w:ascii="Trebuchet MS" w:hAnsi="Trebuchet MS"/>
            <w:noProof/>
          </w:rPr>
          <w:delText xml:space="preserve">, that he might see </w:delText>
        </w:r>
      </w:del>
      <w:ins w:id="385" w:author="Author">
        <w:r w:rsidRPr="006B1799">
          <w:rPr>
            <w:rFonts w:ascii="Trebuchet MS" w:hAnsi="Trebuchet MS"/>
            <w:noProof/>
          </w:rPr>
          <w:t xml:space="preserve">; </w:t>
        </w:r>
      </w:ins>
      <w:r w:rsidRPr="006B1799">
        <w:rPr>
          <w:rFonts w:ascii="Trebuchet MS" w:hAnsi="Trebuchet MS"/>
          <w:noProof/>
        </w:rPr>
        <w:t xml:space="preserve">from there </w:t>
      </w:r>
      <w:del w:id="386" w:author="Author">
        <w:r w:rsidRPr="006B1799">
          <w:rPr>
            <w:rFonts w:ascii="Trebuchet MS" w:hAnsi="Trebuchet MS"/>
            <w:noProof/>
          </w:rPr>
          <w:delText>the whole of</w:delText>
        </w:r>
      </w:del>
      <w:ins w:id="387" w:author="Author">
        <w:r w:rsidRPr="006B1799">
          <w:rPr>
            <w:rFonts w:ascii="Trebuchet MS" w:hAnsi="Trebuchet MS"/>
            <w:noProof/>
          </w:rPr>
          <w:t>he could see all</w:t>
        </w:r>
      </w:ins>
      <w:r w:rsidRPr="006B1799">
        <w:rPr>
          <w:rFonts w:ascii="Trebuchet MS" w:hAnsi="Trebuchet MS"/>
          <w:noProof/>
        </w:rPr>
        <w:t xml:space="preserve"> the people.</w:t>
      </w:r>
    </w:p>
    <w:p w:rsidR="00B85B04" w:rsidRPr="006B1799" w:rsidRDefault="00B85B04" w:rsidP="00B85B04">
      <w:pPr>
        <w:rPr>
          <w:rFonts w:ascii="Trebuchet MS" w:hAnsi="Trebuchet MS"/>
          <w:b/>
        </w:rPr>
      </w:pPr>
    </w:p>
    <w:p w:rsidR="00762BCB" w:rsidRPr="00B85B04" w:rsidRDefault="00762BCB" w:rsidP="00B85B04"/>
    <w:sectPr w:rsidR="00762BCB" w:rsidRPr="00B85B04" w:rsidSect="00CA2E7C">
      <w:headerReference w:type="default" r:id="rId8"/>
      <w:headerReference w:type="first" r:id="rId9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5581A" w:rsidRDefault="00F5581A">
      <w:r>
        <w:separator/>
      </w:r>
    </w:p>
  </w:endnote>
  <w:endnote w:type="continuationSeparator" w:id="0">
    <w:p w:rsidR="00F5581A" w:rsidRDefault="00F558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Latha">
    <w:panose1 w:val="020B0604020202020204"/>
    <w:charset w:val="01"/>
    <w:family w:val="roman"/>
    <w:notTrueType/>
    <w:pitch w:val="variable"/>
    <w:sig w:usb0="00040000" w:usb1="00000000" w:usb2="00000000" w:usb3="00000000" w:csb0="0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5581A" w:rsidRDefault="00F5581A">
      <w:r>
        <w:separator/>
      </w:r>
    </w:p>
  </w:footnote>
  <w:footnote w:type="continuationSeparator" w:id="0">
    <w:p w:rsidR="00F5581A" w:rsidRDefault="00F5581A">
      <w:r>
        <w:continuationSeparator/>
      </w:r>
    </w:p>
  </w:footnote>
  <w:footnote w:id="1">
    <w:p w:rsidR="00B85B04" w:rsidRPr="006B1799" w:rsidRDefault="00B85B04" w:rsidP="006B1799">
      <w:pPr>
        <w:pStyle w:val="FootnoteText"/>
        <w:spacing w:after="96"/>
        <w:ind w:firstLine="288"/>
        <w:rPr>
          <w:ins w:id="39" w:author="Author"/>
        </w:rPr>
      </w:pPr>
      <w:ins w:id="40" w:author="Author">
        <w:r w:rsidRPr="006B1799">
          <w:rPr>
            <w:rStyle w:val="FootnoteReference"/>
          </w:rPr>
          <w:footnoteRef/>
        </w:r>
        <w:r w:rsidRPr="006B1799">
          <w:t xml:space="preserve"> </w:t>
        </w:r>
        <w:r w:rsidRPr="006B1799">
          <w:rPr>
            <w:b/>
          </w:rPr>
          <w:t xml:space="preserve">22:5 </w:t>
        </w:r>
        <w:r w:rsidRPr="006B1799">
          <w:t>Evidently, the Euphrates.</w:t>
        </w:r>
      </w:ins>
    </w:p>
  </w:footnote>
  <w:footnote w:id="2">
    <w:p w:rsidR="00B85B04" w:rsidRPr="006B1799" w:rsidRDefault="00B85B04" w:rsidP="006B1799">
      <w:pPr>
        <w:pStyle w:val="FootnoteText"/>
        <w:spacing w:after="96"/>
        <w:ind w:firstLine="288"/>
        <w:rPr>
          <w:ins w:id="44" w:author="Author"/>
        </w:rPr>
      </w:pPr>
      <w:ins w:id="45" w:author="Author">
        <w:r w:rsidRPr="006B1799">
          <w:rPr>
            <w:rStyle w:val="FootnoteReference"/>
          </w:rPr>
          <w:footnoteRef/>
        </w:r>
        <w:r w:rsidRPr="006B1799">
          <w:t xml:space="preserve"> </w:t>
        </w:r>
        <w:r w:rsidRPr="006B1799">
          <w:rPr>
            <w:b/>
          </w:rPr>
          <w:t xml:space="preserve">22:5 </w:t>
        </w:r>
        <w:r w:rsidRPr="006B1799">
          <w:t>Lit., “eye.”</w:t>
        </w:r>
      </w:ins>
    </w:p>
  </w:footnote>
  <w:footnote w:id="3">
    <w:p w:rsidR="00B85B04" w:rsidRPr="006B1799" w:rsidRDefault="00B85B04" w:rsidP="006B1799">
      <w:pPr>
        <w:pStyle w:val="FootnoteText"/>
        <w:spacing w:after="96"/>
        <w:ind w:firstLine="288"/>
        <w:rPr>
          <w:ins w:id="48" w:author="Author"/>
        </w:rPr>
      </w:pPr>
      <w:ins w:id="49" w:author="Author">
        <w:r w:rsidRPr="006B1799">
          <w:rPr>
            <w:rStyle w:val="FootnoteReference"/>
          </w:rPr>
          <w:footnoteRef/>
        </w:r>
        <w:r w:rsidRPr="006B1799">
          <w:t xml:space="preserve"> </w:t>
        </w:r>
        <w:r w:rsidRPr="006B1799">
          <w:rPr>
            <w:b/>
          </w:rPr>
          <w:t xml:space="preserve">22:5 </w:t>
        </w:r>
        <w:r w:rsidRPr="006B1799">
          <w:t>Or “land.”</w:t>
        </w:r>
      </w:ins>
    </w:p>
  </w:footnote>
  <w:footnote w:id="4">
    <w:p w:rsidR="00B85B04" w:rsidRPr="006B1799" w:rsidRDefault="00B85B04" w:rsidP="006B1799">
      <w:pPr>
        <w:pStyle w:val="FootnoteText"/>
        <w:spacing w:after="96"/>
        <w:ind w:firstLine="288"/>
        <w:rPr>
          <w:ins w:id="87" w:author="Author"/>
        </w:rPr>
      </w:pPr>
      <w:ins w:id="88" w:author="Author">
        <w:r w:rsidRPr="006B1799">
          <w:rPr>
            <w:rStyle w:val="FootnoteReference"/>
          </w:rPr>
          <w:footnoteRef/>
        </w:r>
        <w:r w:rsidRPr="006B1799">
          <w:t xml:space="preserve"> </w:t>
        </w:r>
        <w:r w:rsidRPr="006B1799">
          <w:rPr>
            <w:b/>
          </w:rPr>
          <w:t xml:space="preserve">22:11 </w:t>
        </w:r>
        <w:r w:rsidRPr="006B1799">
          <w:t>Lit., “eye.”</w:t>
        </w:r>
      </w:ins>
    </w:p>
  </w:footnote>
  <w:footnote w:id="5">
    <w:p w:rsidR="00B85B04" w:rsidRPr="006B1799" w:rsidRDefault="00B85B04" w:rsidP="006B1799">
      <w:pPr>
        <w:pStyle w:val="FootnoteText"/>
        <w:spacing w:after="96"/>
        <w:ind w:firstLine="288"/>
        <w:rPr>
          <w:ins w:id="91" w:author="Author"/>
        </w:rPr>
      </w:pPr>
      <w:ins w:id="92" w:author="Author">
        <w:r w:rsidRPr="006B1799">
          <w:rPr>
            <w:rStyle w:val="FootnoteReference"/>
          </w:rPr>
          <w:footnoteRef/>
        </w:r>
        <w:r w:rsidRPr="006B1799">
          <w:t xml:space="preserve"> </w:t>
        </w:r>
        <w:r w:rsidRPr="006B1799">
          <w:rPr>
            <w:b/>
          </w:rPr>
          <w:t xml:space="preserve">22:11 </w:t>
        </w:r>
        <w:r w:rsidRPr="006B1799">
          <w:t>Or “land.”</w:t>
        </w:r>
      </w:ins>
    </w:p>
  </w:footnote>
  <w:footnote w:id="6">
    <w:p w:rsidR="00B85B04" w:rsidRPr="006B1799" w:rsidRDefault="00B85B04" w:rsidP="006B1799">
      <w:pPr>
        <w:pStyle w:val="FootnoteText"/>
        <w:spacing w:after="96"/>
        <w:ind w:firstLine="288"/>
        <w:rPr>
          <w:ins w:id="170" w:author="Author"/>
        </w:rPr>
      </w:pPr>
      <w:ins w:id="171" w:author="Author">
        <w:r w:rsidRPr="006B1799">
          <w:rPr>
            <w:rStyle w:val="FootnoteReference"/>
          </w:rPr>
          <w:footnoteRef/>
        </w:r>
        <w:r w:rsidRPr="006B1799">
          <w:t xml:space="preserve"> </w:t>
        </w:r>
        <w:r w:rsidRPr="006B1799">
          <w:rPr>
            <w:b/>
          </w:rPr>
          <w:t xml:space="preserve">22:21 </w:t>
        </w:r>
        <w:r w:rsidRPr="006B1799">
          <w:t>Lit., “female donkey.”</w:t>
        </w:r>
      </w:ins>
    </w:p>
  </w:footnote>
  <w:footnote w:id="7">
    <w:p w:rsidR="00B85B04" w:rsidRPr="006B1799" w:rsidRDefault="00B85B04" w:rsidP="006B1799">
      <w:pPr>
        <w:pStyle w:val="FootnoteText"/>
        <w:spacing w:after="96"/>
        <w:ind w:firstLine="288"/>
        <w:rPr>
          <w:ins w:id="258" w:author="Author"/>
        </w:rPr>
      </w:pPr>
      <w:ins w:id="259" w:author="Author">
        <w:r w:rsidRPr="006B1799">
          <w:rPr>
            <w:rStyle w:val="FootnoteReference"/>
          </w:rPr>
          <w:footnoteRef/>
        </w:r>
        <w:r w:rsidRPr="006B1799">
          <w:t xml:space="preserve"> </w:t>
        </w:r>
        <w:r w:rsidRPr="006B1799">
          <w:rPr>
            <w:b/>
          </w:rPr>
          <w:t xml:space="preserve">22:28 </w:t>
        </w:r>
        <w:r w:rsidRPr="006B1799">
          <w:t>Lit., “opened the mouth of the female donkey.”</w:t>
        </w:r>
      </w:ins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C823D4">
      <w:rPr>
        <w:rStyle w:val="PageNumber"/>
        <w:noProof/>
      </w:rPr>
      <w:t>1</w:t>
    </w:r>
    <w:r>
      <w:rPr>
        <w:rStyle w:val="PageNumber"/>
      </w:rP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C823D4">
        <w:t>Numbers Chapter 22</w:t>
      </w:r>
    </w:fldSimple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C823D4">
      <w:t>04-Numbers</w:t>
    </w:r>
    <w: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C823D4">
      <w:rPr>
        <w:noProof/>
        <w:snapToGrid w:val="0"/>
      </w:rPr>
      <w:t>Numbers 22.Revised Text.Advisor.docx</w:t>
    </w:r>
    <w:r>
      <w:rPr>
        <w:snapToGrid w:val="0"/>
      </w:rPr>
      <w:fldChar w:fldCharType="end"/>
    </w:r>
    <w:r>
      <w:rPr>
        <w:snapToGrid w:val="0"/>
      </w:rPr>
      <w:tab/>
    </w:r>
  </w:p>
  <w:p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C823D4">
        <w:t>Numbers Chapter 22</w:t>
      </w:r>
    </w:fldSimple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C823D4">
      <w:t>04-Numbers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C823D4">
      <w:rPr>
        <w:noProof/>
        <w:snapToGrid w:val="0"/>
      </w:rPr>
      <w:t>Numbers 22.Revised Text.Advisor.docx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C823D4">
      <w:t>&lt;not set&gt;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C823D4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C823D4">
      <w:t>&lt;not set&gt;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C823D4">
      <w:t>&lt;not set&gt;</w:t>
    </w:r>
    <w:r>
      <w:fldChar w:fldCharType="end"/>
    </w:r>
  </w:p>
  <w:p w:rsidR="00FB6530" w:rsidRPr="00875211" w:rsidRDefault="00FB6530" w:rsidP="0087521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4912B6C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8DC2C6E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8D22D9B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2A66E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FFCAAE3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7EE76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A0509E4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50B2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02025B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349242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581A"/>
    <w:rsid w:val="00245EDD"/>
    <w:rsid w:val="0026230D"/>
    <w:rsid w:val="002B524D"/>
    <w:rsid w:val="002C00A8"/>
    <w:rsid w:val="00310508"/>
    <w:rsid w:val="003B380B"/>
    <w:rsid w:val="004500A2"/>
    <w:rsid w:val="004B7393"/>
    <w:rsid w:val="004C5EB7"/>
    <w:rsid w:val="005D4494"/>
    <w:rsid w:val="005F29B7"/>
    <w:rsid w:val="006634F9"/>
    <w:rsid w:val="00683A19"/>
    <w:rsid w:val="006B2E68"/>
    <w:rsid w:val="006D0A9F"/>
    <w:rsid w:val="006E0169"/>
    <w:rsid w:val="0075006C"/>
    <w:rsid w:val="00762BCB"/>
    <w:rsid w:val="00796D66"/>
    <w:rsid w:val="007A584B"/>
    <w:rsid w:val="00875211"/>
    <w:rsid w:val="008F667F"/>
    <w:rsid w:val="00980020"/>
    <w:rsid w:val="0098685D"/>
    <w:rsid w:val="009C7D92"/>
    <w:rsid w:val="00A13B03"/>
    <w:rsid w:val="00A73FF6"/>
    <w:rsid w:val="00A86CA5"/>
    <w:rsid w:val="00AA09DB"/>
    <w:rsid w:val="00B85B04"/>
    <w:rsid w:val="00B87B77"/>
    <w:rsid w:val="00BC4A6C"/>
    <w:rsid w:val="00BD6AB0"/>
    <w:rsid w:val="00C37E6E"/>
    <w:rsid w:val="00C810DC"/>
    <w:rsid w:val="00C823D4"/>
    <w:rsid w:val="00C92D5F"/>
    <w:rsid w:val="00CA2E7C"/>
    <w:rsid w:val="00D066FD"/>
    <w:rsid w:val="00D36E44"/>
    <w:rsid w:val="00D41195"/>
    <w:rsid w:val="00D67FE7"/>
    <w:rsid w:val="00D75449"/>
    <w:rsid w:val="00DA0FE2"/>
    <w:rsid w:val="00DE253C"/>
    <w:rsid w:val="00EA2DE5"/>
    <w:rsid w:val="00F5581A"/>
    <w:rsid w:val="00F63146"/>
    <w:rsid w:val="00F66502"/>
    <w:rsid w:val="00F935DB"/>
    <w:rsid w:val="00FB6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:attachedTemplate r:id="R831a18cdcbfb4fc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uiPriority="99"/>
    <w:lsdException w:name="caption" w:semiHidden="1" w:unhideWhenUsed="1" w:qFormat="1"/>
    <w:lsdException w:name="footnote reference" w:uiPriority="99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B380B"/>
    <w:pPr>
      <w:spacing w:line="360" w:lineRule="auto"/>
      <w:ind w:firstLine="720"/>
    </w:pPr>
    <w:rPr>
      <w:rFonts w:ascii="Arial" w:eastAsia="Times New Roman" w:hAnsi="Arial" w:cs="Latha"/>
      <w:sz w:val="24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styleId="FootnoteText">
    <w:name w:val="footnote text"/>
    <w:basedOn w:val="Normal"/>
    <w:link w:val="FootnoteTextChar"/>
    <w:uiPriority w:val="99"/>
    <w:unhideWhenUsed/>
    <w:rsid w:val="00B85B04"/>
    <w:pPr>
      <w:spacing w:line="240" w:lineRule="auto"/>
      <w:ind w:firstLine="0"/>
    </w:pPr>
    <w:rPr>
      <w:rFonts w:ascii="Trebuchet MS" w:eastAsiaTheme="minorHAnsi" w:hAnsi="Trebuchet MS" w:cs="Trebuchet MS"/>
      <w:sz w:val="20"/>
      <w:szCs w:val="20"/>
      <w:lang w:bidi="ar-SA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B85B04"/>
    <w:rPr>
      <w:rFonts w:ascii="Trebuchet MS" w:eastAsiaTheme="minorHAnsi" w:hAnsi="Trebuchet MS" w:cs="Trebuchet MS"/>
      <w:lang w:val="en-US" w:eastAsia="en-US"/>
    </w:rPr>
  </w:style>
  <w:style w:type="character" w:styleId="FootnoteReference">
    <w:name w:val="footnote reference"/>
    <w:basedOn w:val="DefaultParagraphFont"/>
    <w:uiPriority w:val="99"/>
    <w:unhideWhenUsed/>
    <w:rsid w:val="00B85B04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uiPriority="99"/>
    <w:lsdException w:name="caption" w:semiHidden="1" w:unhideWhenUsed="1" w:qFormat="1"/>
    <w:lsdException w:name="footnote reference" w:uiPriority="99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B380B"/>
    <w:pPr>
      <w:spacing w:line="360" w:lineRule="auto"/>
      <w:ind w:firstLine="720"/>
    </w:pPr>
    <w:rPr>
      <w:rFonts w:ascii="Arial" w:eastAsia="Times New Roman" w:hAnsi="Arial" w:cs="Latha"/>
      <w:sz w:val="24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styleId="FootnoteText">
    <w:name w:val="footnote text"/>
    <w:basedOn w:val="Normal"/>
    <w:link w:val="FootnoteTextChar"/>
    <w:uiPriority w:val="99"/>
    <w:unhideWhenUsed/>
    <w:rsid w:val="00B85B04"/>
    <w:pPr>
      <w:spacing w:line="240" w:lineRule="auto"/>
      <w:ind w:firstLine="0"/>
    </w:pPr>
    <w:rPr>
      <w:rFonts w:ascii="Trebuchet MS" w:eastAsiaTheme="minorHAnsi" w:hAnsi="Trebuchet MS" w:cs="Trebuchet MS"/>
      <w:sz w:val="20"/>
      <w:szCs w:val="20"/>
      <w:lang w:bidi="ar-SA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B85B04"/>
    <w:rPr>
      <w:rFonts w:ascii="Trebuchet MS" w:eastAsiaTheme="minorHAnsi" w:hAnsi="Trebuchet MS" w:cs="Trebuchet MS"/>
      <w:lang w:val="en-US" w:eastAsia="en-US"/>
    </w:rPr>
  </w:style>
  <w:style w:type="character" w:styleId="FootnoteReference">
    <w:name w:val="footnote reference"/>
    <w:basedOn w:val="DefaultParagraphFont"/>
    <w:uiPriority w:val="99"/>
    <w:unhideWhenUsed/>
    <w:rsid w:val="00B85B0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file:///H:\TRANS\Maltese\Templates\BibleAdvisorDocument.dotm" TargetMode="External" Id="R831a18cdcbfb4fc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otalTime>0</ap:TotalTime>
  <ap:Pages>1</ap:Pages>
  <ap:Words>1552</ap:Words>
  <ap:Characters>6551</ap:Characters>
  <ap:Application>Microsoft Office Word</ap:Application>
  <ap:DocSecurity>0</ap:DocSecurity>
  <ap:Lines>112</ap:Lines>
  <ap:Paragraphs>19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>Watchtower</ap:Company>
  <ap:LinksUpToDate>false</ap:LinksUpToDate>
  <ap:CharactersWithSpaces>8084</ap:CharactersWithSpaces>
  <ap:SharedDoc>false</ap:SharedDoc>
  <ap:HyperlinksChanged>false</ap:HyperlinksChanged>
  <ap:AppVersion>14.0000</ap:AppVersion>
  <ap:Template>BibleAdvisorDocument.dotm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Numbers Chapter 22</dc:title>
  <dc:subject/>
  <dc:creator>Ruth Farrugia</dc:creator>
  <cp:keywords/>
  <dc:description/>
  <cp:lastModifiedBy>Ruth Farrugia</cp:lastModifiedBy>
  <cp:revision>3</cp:revision>
  <dcterms:created xsi:type="dcterms:W3CDTF">2020-08-26T14:37:00Z</dcterms:created>
  <dcterms:modified xsi:type="dcterms:W3CDTF">2020-08-26T14:37:00Z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Numbers 22.docx</vt:lpwstr>
  </property>
  <property fmtid="{D5CDD505-2E9C-101B-9397-08002B2CF9AE}" pid="9" name="_TranslationDocumentId">
    <vt:i4>19469</vt:i4>
  </property>
  <property fmtid="{D5CDD505-2E9C-101B-9397-08002B2CF9AE}" pid="10" name="_ParentPublicationName">
    <vt:lpwstr>04-Numbers</vt:lpwstr>
  </property>
  <property fmtid="{D5CDD505-2E9C-101B-9397-08002B2CF9AE}" pid="11" name="_TranslationDocumentType">
    <vt:i4>8193</vt:i4>
  </property>
  <property fmtid="{D5CDD505-2E9C-101B-9397-08002B2CF9AE}" pid="12" name="_StudyBible">
    <vt:bool>false</vt:bool>
  </property>
  <property fmtid="{D5CDD505-2E9C-101B-9397-08002B2CF9AE}" pid="13" name="_MepsLanguageNumber">
    <vt:i4>0</vt:i4>
  </property>
  <property fmtid="{D5CDD505-2E9C-101B-9397-08002B2CF9AE}" pid="14" name="_ResearchArticleNumber">
    <vt:i4>4022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4</vt:i4>
  </property>
  <property fmtid="{D5CDD505-2E9C-101B-9397-08002B2CF9AE}" pid="18" name="_ChapterNumber">
    <vt:i4>22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1</vt:i4>
  </property>
  <property fmtid="{D5CDD505-2E9C-101B-9397-08002B2CF9AE}" pid="23" name="_TrackRevisions">
    <vt:bool>true</vt:bool>
  </property>
  <property fmtid="{D5CDD505-2E9C-101B-9397-08002B2CF9AE}" pid="24" name="_AdditionalAdvisor">
    <vt:bool>true</vt:bool>
  </property>
  <property fmtid="{D5CDD505-2E9C-101B-9397-08002B2CF9AE}" pid="25" name="_SignLanguage">
    <vt:bool>false</vt:bool>
  </property>
</Properties>
</file>