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3BF9" w:rsidRPr="00AA4C77" w:rsidRDefault="00213BF9" w:rsidP="00213BF9">
      <w:pPr>
        <w:rPr>
          <w:rFonts w:ascii="Trebuchet MS" w:hAnsi="Trebuchet MS"/>
          <w:noProof/>
        </w:rPr>
      </w:pPr>
      <w:bookmarkStart w:id="0" w:name="_GoBack"/>
      <w:bookmarkEnd w:id="0"/>
      <w:r w:rsidRPr="00AA4C77">
        <w:rPr>
          <w:rFonts w:ascii="Trebuchet MS" w:hAnsi="Trebuchet MS"/>
          <w:b/>
        </w:rPr>
        <w:t xml:space="preserve">27:1 </w:t>
      </w:r>
      <w:r w:rsidRPr="00AA4C77">
        <w:rPr>
          <w:rFonts w:ascii="Trebuchet MS" w:hAnsi="Trebuchet MS"/>
          <w:noProof/>
        </w:rPr>
        <w:t>Then the daughters of Ze·lo′phe·had</w:t>
      </w:r>
      <w:ins w:id="1" w:author="Author">
        <w:r w:rsidRPr="00AA4C77">
          <w:rPr>
            <w:rFonts w:ascii="Trebuchet MS" w:hAnsi="Trebuchet MS"/>
            <w:noProof/>
          </w:rPr>
          <w:t>,</w:t>
        </w:r>
      </w:ins>
      <w:r w:rsidRPr="00AA4C77">
        <w:rPr>
          <w:rFonts w:ascii="Trebuchet MS" w:hAnsi="Trebuchet MS"/>
          <w:noProof/>
        </w:rPr>
        <w:t xml:space="preserve"> the son of He′pher</w:t>
      </w:r>
      <w:ins w:id="2" w:author="Author">
        <w:r w:rsidRPr="00AA4C77">
          <w:rPr>
            <w:rFonts w:ascii="Trebuchet MS" w:hAnsi="Trebuchet MS"/>
            <w:noProof/>
          </w:rPr>
          <w:t>,</w:t>
        </w:r>
      </w:ins>
      <w:r w:rsidRPr="00AA4C77">
        <w:rPr>
          <w:rFonts w:ascii="Trebuchet MS" w:hAnsi="Trebuchet MS"/>
          <w:noProof/>
        </w:rPr>
        <w:t xml:space="preserve"> the son of Gil′e·ad</w:t>
      </w:r>
      <w:ins w:id="3" w:author="Author">
        <w:r w:rsidRPr="00AA4C77">
          <w:rPr>
            <w:rFonts w:ascii="Trebuchet MS" w:hAnsi="Trebuchet MS"/>
            <w:noProof/>
          </w:rPr>
          <w:t>,</w:t>
        </w:r>
      </w:ins>
      <w:r w:rsidRPr="00AA4C77">
        <w:rPr>
          <w:rFonts w:ascii="Trebuchet MS" w:hAnsi="Trebuchet MS"/>
          <w:noProof/>
        </w:rPr>
        <w:t xml:space="preserve"> the son of Ma′chir</w:t>
      </w:r>
      <w:ins w:id="4" w:author="Author">
        <w:r w:rsidRPr="00AA4C77">
          <w:rPr>
            <w:rFonts w:ascii="Trebuchet MS" w:hAnsi="Trebuchet MS"/>
            <w:noProof/>
          </w:rPr>
          <w:t>,</w:t>
        </w:r>
      </w:ins>
      <w:r w:rsidRPr="00AA4C77">
        <w:rPr>
          <w:rFonts w:ascii="Trebuchet MS" w:hAnsi="Trebuchet MS"/>
          <w:noProof/>
        </w:rPr>
        <w:t xml:space="preserve"> the son of Ma·nas′seh, of the families of Ma·nas′seh the son of Joseph, </w:t>
      </w:r>
      <w:del w:id="5" w:author="Author">
        <w:r w:rsidRPr="00AA4C77">
          <w:rPr>
            <w:rFonts w:ascii="Trebuchet MS" w:hAnsi="Trebuchet MS"/>
            <w:noProof/>
          </w:rPr>
          <w:delText>came near. And these were the</w:delText>
        </w:r>
      </w:del>
      <w:ins w:id="6" w:author="Author">
        <w:r w:rsidRPr="00AA4C77">
          <w:rPr>
            <w:rFonts w:ascii="Trebuchet MS" w:hAnsi="Trebuchet MS"/>
            <w:noProof/>
          </w:rPr>
          <w:t>approached. The</w:t>
        </w:r>
      </w:ins>
      <w:r w:rsidRPr="00AA4C77">
        <w:rPr>
          <w:rFonts w:ascii="Trebuchet MS" w:hAnsi="Trebuchet MS"/>
          <w:noProof/>
        </w:rPr>
        <w:t xml:space="preserve"> names of his daughters</w:t>
      </w:r>
      <w:del w:id="7" w:author="Author">
        <w:r w:rsidRPr="00AA4C77">
          <w:rPr>
            <w:rFonts w:ascii="Trebuchet MS" w:hAnsi="Trebuchet MS"/>
            <w:noProof/>
          </w:rPr>
          <w:delText>:</w:delText>
        </w:r>
      </w:del>
      <w:ins w:id="8" w:author="Author">
        <w:r w:rsidRPr="00AA4C77">
          <w:rPr>
            <w:rFonts w:ascii="Trebuchet MS" w:hAnsi="Trebuchet MS"/>
            <w:noProof/>
          </w:rPr>
          <w:t xml:space="preserve"> were</w:t>
        </w:r>
      </w:ins>
      <w:r w:rsidRPr="00AA4C77">
        <w:rPr>
          <w:rFonts w:ascii="Trebuchet MS" w:hAnsi="Trebuchet MS"/>
          <w:noProof/>
        </w:rPr>
        <w:t xml:space="preserve"> Mah′lah, Noah</w:t>
      </w:r>
      <w:del w:id="9" w:author="Author">
        <w:r w:rsidRPr="00AA4C77">
          <w:rPr>
            <w:rFonts w:ascii="Trebuchet MS" w:hAnsi="Trebuchet MS"/>
            <w:noProof/>
          </w:rPr>
          <w:delText xml:space="preserve"> and</w:delText>
        </w:r>
      </w:del>
      <w:ins w:id="10" w:author="Author">
        <w:r w:rsidRPr="00AA4C77">
          <w:rPr>
            <w:rFonts w:ascii="Trebuchet MS" w:hAnsi="Trebuchet MS"/>
            <w:noProof/>
          </w:rPr>
          <w:t>,</w:t>
        </w:r>
      </w:ins>
      <w:r w:rsidRPr="00AA4C77">
        <w:rPr>
          <w:rFonts w:ascii="Trebuchet MS" w:hAnsi="Trebuchet MS"/>
          <w:noProof/>
        </w:rPr>
        <w:t xml:space="preserve"> Hog′lah</w:t>
      </w:r>
      <w:del w:id="11" w:author="Author">
        <w:r w:rsidRPr="00AA4C77">
          <w:rPr>
            <w:rFonts w:ascii="Trebuchet MS" w:hAnsi="Trebuchet MS"/>
            <w:noProof/>
          </w:rPr>
          <w:delText xml:space="preserve"> and</w:delText>
        </w:r>
      </w:del>
      <w:ins w:id="12" w:author="Author">
        <w:r w:rsidRPr="00AA4C77">
          <w:rPr>
            <w:rFonts w:ascii="Trebuchet MS" w:hAnsi="Trebuchet MS"/>
            <w:noProof/>
          </w:rPr>
          <w:t>,</w:t>
        </w:r>
      </w:ins>
      <w:r w:rsidRPr="00AA4C77">
        <w:rPr>
          <w:rFonts w:ascii="Trebuchet MS" w:hAnsi="Trebuchet MS"/>
          <w:noProof/>
        </w:rPr>
        <w:t xml:space="preserve"> Mil′cah</w:t>
      </w:r>
      <w:ins w:id="13" w:author="Author">
        <w:r w:rsidRPr="00AA4C77">
          <w:rPr>
            <w:rFonts w:ascii="Trebuchet MS" w:hAnsi="Trebuchet MS"/>
            <w:noProof/>
          </w:rPr>
          <w:t>,</w:t>
        </w:r>
      </w:ins>
      <w:r w:rsidRPr="00AA4C77">
        <w:rPr>
          <w:rFonts w:ascii="Trebuchet MS" w:hAnsi="Trebuchet MS"/>
          <w:noProof/>
        </w:rPr>
        <w:t xml:space="preserve"> and Tir′zah. </w:t>
      </w:r>
      <w:r w:rsidRPr="00AA4C77">
        <w:rPr>
          <w:rFonts w:ascii="Trebuchet MS" w:hAnsi="Trebuchet MS"/>
          <w:b/>
          <w:noProof/>
        </w:rPr>
        <w:t xml:space="preserve">27:2 </w:t>
      </w:r>
      <w:del w:id="14" w:author="Author">
        <w:r w:rsidRPr="00AA4C77">
          <w:rPr>
            <w:rFonts w:ascii="Trebuchet MS" w:hAnsi="Trebuchet MS"/>
            <w:noProof/>
          </w:rPr>
          <w:delText>And they proceeded to stand</w:delText>
        </w:r>
      </w:del>
      <w:ins w:id="15" w:author="Author">
        <w:r w:rsidRPr="00AA4C77">
          <w:rPr>
            <w:rFonts w:ascii="Trebuchet MS" w:hAnsi="Trebuchet MS"/>
            <w:noProof/>
          </w:rPr>
          <w:t>They stood</w:t>
        </w:r>
      </w:ins>
      <w:r w:rsidRPr="00AA4C77">
        <w:rPr>
          <w:rFonts w:ascii="Trebuchet MS" w:hAnsi="Trebuchet MS"/>
          <w:noProof/>
        </w:rPr>
        <w:t xml:space="preserve"> before Moses</w:t>
      </w:r>
      <w:del w:id="16" w:author="Author">
        <w:r w:rsidRPr="00AA4C77">
          <w:rPr>
            <w:rFonts w:ascii="Trebuchet MS" w:hAnsi="Trebuchet MS"/>
            <w:noProof/>
          </w:rPr>
          <w:delText xml:space="preserve"> and before</w:delText>
        </w:r>
      </w:del>
      <w:ins w:id="17" w:author="Author">
        <w:r w:rsidRPr="00AA4C77">
          <w:rPr>
            <w:rFonts w:ascii="Trebuchet MS" w:hAnsi="Trebuchet MS"/>
            <w:noProof/>
          </w:rPr>
          <w:t>,</w:t>
        </w:r>
      </w:ins>
      <w:r w:rsidRPr="00AA4C77">
        <w:rPr>
          <w:rFonts w:ascii="Trebuchet MS" w:hAnsi="Trebuchet MS"/>
          <w:noProof/>
        </w:rPr>
        <w:t xml:space="preserve"> El·e·a′zar the priest</w:t>
      </w:r>
      <w:del w:id="18" w:author="Author">
        <w:r w:rsidRPr="00AA4C77">
          <w:rPr>
            <w:rFonts w:ascii="Trebuchet MS" w:hAnsi="Trebuchet MS"/>
            <w:noProof/>
          </w:rPr>
          <w:delText xml:space="preserve"> and before</w:delText>
        </w:r>
      </w:del>
      <w:ins w:id="19" w:author="Author">
        <w:r w:rsidRPr="00AA4C77">
          <w:rPr>
            <w:rFonts w:ascii="Trebuchet MS" w:hAnsi="Trebuchet MS"/>
            <w:noProof/>
          </w:rPr>
          <w:t>,</w:t>
        </w:r>
      </w:ins>
      <w:r w:rsidRPr="00AA4C77">
        <w:rPr>
          <w:rFonts w:ascii="Trebuchet MS" w:hAnsi="Trebuchet MS"/>
          <w:noProof/>
        </w:rPr>
        <w:t xml:space="preserve"> the chieftains</w:t>
      </w:r>
      <w:ins w:id="20" w:author="Author">
        <w:r w:rsidRPr="00AA4C77">
          <w:rPr>
            <w:rFonts w:ascii="Trebuchet MS" w:hAnsi="Trebuchet MS"/>
            <w:noProof/>
          </w:rPr>
          <w:t>,</w:t>
        </w:r>
      </w:ins>
      <w:r w:rsidRPr="00AA4C77">
        <w:rPr>
          <w:rFonts w:ascii="Trebuchet MS" w:hAnsi="Trebuchet MS"/>
          <w:noProof/>
        </w:rPr>
        <w:t xml:space="preserve"> and all the assembly at the entrance of the tent of meeting</w:t>
      </w:r>
      <w:del w:id="21" w:author="Author">
        <w:r w:rsidRPr="00AA4C77">
          <w:rPr>
            <w:rFonts w:ascii="Trebuchet MS" w:hAnsi="Trebuchet MS"/>
            <w:noProof/>
          </w:rPr>
          <w:delText>, saying</w:delText>
        </w:r>
      </w:del>
      <w:ins w:id="22" w:author="Author">
        <w:r w:rsidRPr="00AA4C77">
          <w:rPr>
            <w:rFonts w:ascii="Trebuchet MS" w:hAnsi="Trebuchet MS"/>
            <w:noProof/>
          </w:rPr>
          <w:t xml:space="preserve"> and said</w:t>
        </w:r>
      </w:ins>
      <w:r w:rsidRPr="00AA4C77">
        <w:rPr>
          <w:rFonts w:ascii="Trebuchet MS" w:hAnsi="Trebuchet MS"/>
          <w:noProof/>
        </w:rPr>
        <w:t xml:space="preserve">: </w:t>
      </w:r>
      <w:r w:rsidRPr="00AA4C77">
        <w:rPr>
          <w:rFonts w:ascii="Trebuchet MS" w:hAnsi="Trebuchet MS"/>
          <w:b/>
          <w:noProof/>
        </w:rPr>
        <w:t xml:space="preserve">27:3 </w:t>
      </w:r>
      <w:r w:rsidRPr="00AA4C77">
        <w:rPr>
          <w:rFonts w:ascii="Trebuchet MS" w:hAnsi="Trebuchet MS"/>
          <w:noProof/>
        </w:rPr>
        <w:t xml:space="preserve">“Our father </w:t>
      </w:r>
      <w:del w:id="23" w:author="Author">
        <w:r w:rsidRPr="00AA4C77">
          <w:rPr>
            <w:rFonts w:ascii="Trebuchet MS" w:hAnsi="Trebuchet MS"/>
            <w:noProof/>
          </w:rPr>
          <w:delText xml:space="preserve">has </w:delText>
        </w:r>
      </w:del>
      <w:r w:rsidRPr="00AA4C77">
        <w:rPr>
          <w:rFonts w:ascii="Trebuchet MS" w:hAnsi="Trebuchet MS"/>
          <w:noProof/>
        </w:rPr>
        <w:t xml:space="preserve">died in the wilderness, </w:t>
      </w:r>
      <w:del w:id="24" w:author="Author">
        <w:r w:rsidRPr="00AA4C77">
          <w:rPr>
            <w:rFonts w:ascii="Trebuchet MS" w:hAnsi="Trebuchet MS"/>
            <w:noProof/>
          </w:rPr>
          <w:delText>and yet</w:delText>
        </w:r>
      </w:del>
      <w:ins w:id="25" w:author="Author">
        <w:r w:rsidRPr="00AA4C77">
          <w:rPr>
            <w:rFonts w:ascii="Trebuchet MS" w:hAnsi="Trebuchet MS"/>
            <w:noProof/>
          </w:rPr>
          <w:t>but</w:t>
        </w:r>
      </w:ins>
      <w:r w:rsidRPr="00AA4C77">
        <w:rPr>
          <w:rFonts w:ascii="Trebuchet MS" w:hAnsi="Trebuchet MS"/>
          <w:noProof/>
        </w:rPr>
        <w:t xml:space="preserve"> he </w:t>
      </w:r>
      <w:del w:id="26" w:author="Author">
        <w:r w:rsidRPr="00AA4C77">
          <w:rPr>
            <w:rFonts w:ascii="Trebuchet MS" w:hAnsi="Trebuchet MS"/>
            <w:noProof/>
          </w:rPr>
          <w:delText>did</w:delText>
        </w:r>
      </w:del>
      <w:ins w:id="27" w:author="Author">
        <w:r w:rsidRPr="00AA4C77">
          <w:rPr>
            <w:rFonts w:ascii="Trebuchet MS" w:hAnsi="Trebuchet MS"/>
            <w:noProof/>
          </w:rPr>
          <w:t>was</w:t>
        </w:r>
      </w:ins>
      <w:r w:rsidRPr="00AA4C77">
        <w:rPr>
          <w:rFonts w:ascii="Trebuchet MS" w:hAnsi="Trebuchet MS"/>
          <w:noProof/>
        </w:rPr>
        <w:t xml:space="preserve"> not </w:t>
      </w:r>
      <w:del w:id="28" w:author="Author">
        <w:r w:rsidRPr="00AA4C77">
          <w:rPr>
            <w:rFonts w:ascii="Trebuchet MS" w:hAnsi="Trebuchet MS"/>
            <w:noProof/>
          </w:rPr>
          <w:delText xml:space="preserve">prove to be in </w:delText>
        </w:r>
      </w:del>
      <w:r w:rsidRPr="00AA4C77">
        <w:rPr>
          <w:rFonts w:ascii="Trebuchet MS" w:hAnsi="Trebuchet MS"/>
          <w:noProof/>
        </w:rPr>
        <w:t xml:space="preserve">among the </w:t>
      </w:r>
      <w:del w:id="29" w:author="Author">
        <w:r w:rsidRPr="00AA4C77">
          <w:rPr>
            <w:rFonts w:ascii="Trebuchet MS" w:hAnsi="Trebuchet MS"/>
            <w:noProof/>
          </w:rPr>
          <w:delText>assembly, that is, those</w:delText>
        </w:r>
      </w:del>
      <w:ins w:id="30" w:author="Author">
        <w:r w:rsidRPr="00AA4C77">
          <w:rPr>
            <w:rFonts w:ascii="Trebuchet MS" w:hAnsi="Trebuchet MS"/>
            <w:noProof/>
          </w:rPr>
          <w:t>group</w:t>
        </w:r>
      </w:ins>
      <w:r w:rsidRPr="00AA4C77">
        <w:rPr>
          <w:rFonts w:ascii="Trebuchet MS" w:hAnsi="Trebuchet MS"/>
          <w:noProof/>
        </w:rPr>
        <w:t xml:space="preserve"> who </w:t>
      </w:r>
      <w:del w:id="31" w:author="Author">
        <w:r w:rsidRPr="00AA4C77">
          <w:rPr>
            <w:rFonts w:ascii="Trebuchet MS" w:hAnsi="Trebuchet MS"/>
            <w:noProof/>
          </w:rPr>
          <w:delText>ranged themselves</w:delText>
        </w:r>
      </w:del>
      <w:ins w:id="32" w:author="Author">
        <w:r w:rsidRPr="00AA4C77">
          <w:rPr>
            <w:rFonts w:ascii="Trebuchet MS" w:hAnsi="Trebuchet MS"/>
            <w:noProof/>
          </w:rPr>
          <w:t>banded together</w:t>
        </w:r>
      </w:ins>
      <w:r w:rsidRPr="00AA4C77">
        <w:rPr>
          <w:rFonts w:ascii="Trebuchet MS" w:hAnsi="Trebuchet MS"/>
          <w:noProof/>
        </w:rPr>
        <w:t xml:space="preserve"> against Jehovah</w:t>
      </w:r>
      <w:del w:id="33" w:author="Author">
        <w:r w:rsidRPr="00AA4C77">
          <w:rPr>
            <w:rFonts w:ascii="Trebuchet MS" w:hAnsi="Trebuchet MS"/>
            <w:noProof/>
          </w:rPr>
          <w:delText xml:space="preserve"> in</w:delText>
        </w:r>
      </w:del>
      <w:ins w:id="34" w:author="Author">
        <w:r w:rsidRPr="00AA4C77">
          <w:rPr>
            <w:rFonts w:ascii="Trebuchet MS" w:hAnsi="Trebuchet MS"/>
            <w:noProof/>
          </w:rPr>
          <w:t>,</w:t>
        </w:r>
      </w:ins>
      <w:r w:rsidRPr="00AA4C77">
        <w:rPr>
          <w:rFonts w:ascii="Trebuchet MS" w:hAnsi="Trebuchet MS"/>
          <w:noProof/>
        </w:rPr>
        <w:t xml:space="preserve"> the </w:t>
      </w:r>
      <w:del w:id="35" w:author="Author">
        <w:r w:rsidRPr="00AA4C77">
          <w:rPr>
            <w:rFonts w:ascii="Trebuchet MS" w:hAnsi="Trebuchet MS"/>
            <w:noProof/>
          </w:rPr>
          <w:delText>assembly</w:delText>
        </w:r>
      </w:del>
      <w:ins w:id="36" w:author="Author">
        <w:r w:rsidRPr="00AA4C77">
          <w:rPr>
            <w:rFonts w:ascii="Trebuchet MS" w:hAnsi="Trebuchet MS"/>
            <w:noProof/>
          </w:rPr>
          <w:t>supporters</w:t>
        </w:r>
      </w:ins>
      <w:r w:rsidRPr="00AA4C77">
        <w:rPr>
          <w:rFonts w:ascii="Trebuchet MS" w:hAnsi="Trebuchet MS"/>
          <w:noProof/>
        </w:rPr>
        <w:t xml:space="preserve"> of </w:t>
      </w:r>
      <w:del w:id="37" w:author="Author">
        <w:r w:rsidRPr="00AA4C77">
          <w:rPr>
            <w:rFonts w:ascii="Trebuchet MS" w:hAnsi="Trebuchet MS"/>
            <w:noProof/>
          </w:rPr>
          <w:delText>Ko′rah</w:delText>
        </w:r>
      </w:del>
      <w:ins w:id="38" w:author="Author">
        <w:r w:rsidRPr="00AA4C77">
          <w:rPr>
            <w:rFonts w:ascii="Trebuchet MS" w:hAnsi="Trebuchet MS"/>
            <w:noProof/>
          </w:rPr>
          <w:t>Kor′ah</w:t>
        </w:r>
      </w:ins>
      <w:r w:rsidRPr="00AA4C77">
        <w:rPr>
          <w:rFonts w:ascii="Trebuchet MS" w:hAnsi="Trebuchet MS"/>
          <w:noProof/>
        </w:rPr>
        <w:t xml:space="preserve">, but </w:t>
      </w:r>
      <w:ins w:id="39" w:author="Author">
        <w:r w:rsidRPr="00AA4C77">
          <w:rPr>
            <w:rFonts w:ascii="Trebuchet MS" w:hAnsi="Trebuchet MS"/>
            <w:noProof/>
          </w:rPr>
          <w:t xml:space="preserve">he died </w:t>
        </w:r>
      </w:ins>
      <w:r w:rsidRPr="00AA4C77">
        <w:rPr>
          <w:rFonts w:ascii="Trebuchet MS" w:hAnsi="Trebuchet MS"/>
          <w:noProof/>
        </w:rPr>
        <w:t xml:space="preserve">for his own sin </w:t>
      </w:r>
      <w:del w:id="40" w:author="Author">
        <w:r w:rsidRPr="00AA4C77">
          <w:rPr>
            <w:rFonts w:ascii="Trebuchet MS" w:hAnsi="Trebuchet MS"/>
            <w:noProof/>
          </w:rPr>
          <w:delText xml:space="preserve">he has died; </w:delText>
        </w:r>
      </w:del>
      <w:r w:rsidRPr="00AA4C77">
        <w:rPr>
          <w:rFonts w:ascii="Trebuchet MS" w:hAnsi="Trebuchet MS"/>
          <w:noProof/>
        </w:rPr>
        <w:t xml:space="preserve">and he did not </w:t>
      </w:r>
      <w:del w:id="41" w:author="Author">
        <w:r w:rsidRPr="00AA4C77">
          <w:rPr>
            <w:rFonts w:ascii="Trebuchet MS" w:hAnsi="Trebuchet MS"/>
            <w:noProof/>
          </w:rPr>
          <w:delText xml:space="preserve">get to </w:delText>
        </w:r>
      </w:del>
      <w:r w:rsidRPr="00AA4C77">
        <w:rPr>
          <w:rFonts w:ascii="Trebuchet MS" w:hAnsi="Trebuchet MS"/>
          <w:noProof/>
        </w:rPr>
        <w:t xml:space="preserve">have any sons. </w:t>
      </w:r>
      <w:r w:rsidRPr="00AA4C77">
        <w:rPr>
          <w:rFonts w:ascii="Trebuchet MS" w:hAnsi="Trebuchet MS"/>
          <w:b/>
          <w:noProof/>
        </w:rPr>
        <w:t xml:space="preserve">27:4 </w:t>
      </w:r>
      <w:r w:rsidRPr="00AA4C77">
        <w:rPr>
          <w:rFonts w:ascii="Trebuchet MS" w:hAnsi="Trebuchet MS"/>
          <w:noProof/>
        </w:rPr>
        <w:t xml:space="preserve">Why should the name of our father be </w:t>
      </w:r>
      <w:del w:id="42" w:author="Author">
        <w:r w:rsidRPr="00AA4C77">
          <w:rPr>
            <w:rFonts w:ascii="Trebuchet MS" w:hAnsi="Trebuchet MS"/>
            <w:noProof/>
          </w:rPr>
          <w:delText>taken away</w:delText>
        </w:r>
      </w:del>
      <w:ins w:id="43" w:author="Author">
        <w:r w:rsidRPr="00AA4C77">
          <w:rPr>
            <w:rFonts w:ascii="Trebuchet MS" w:hAnsi="Trebuchet MS"/>
            <w:noProof/>
          </w:rPr>
          <w:t>lost</w:t>
        </w:r>
      </w:ins>
      <w:r w:rsidRPr="00AA4C77">
        <w:rPr>
          <w:rFonts w:ascii="Trebuchet MS" w:hAnsi="Trebuchet MS"/>
          <w:noProof/>
        </w:rPr>
        <w:t xml:space="preserve"> from </w:t>
      </w:r>
      <w:del w:id="44" w:author="Author">
        <w:r w:rsidRPr="00AA4C77">
          <w:rPr>
            <w:rFonts w:ascii="Trebuchet MS" w:hAnsi="Trebuchet MS"/>
            <w:noProof/>
          </w:rPr>
          <w:delText xml:space="preserve">the midst of </w:delText>
        </w:r>
      </w:del>
      <w:r w:rsidRPr="00AA4C77">
        <w:rPr>
          <w:rFonts w:ascii="Trebuchet MS" w:hAnsi="Trebuchet MS"/>
          <w:noProof/>
        </w:rPr>
        <w:t xml:space="preserve">his family because he had no son? </w:t>
      </w:r>
      <w:del w:id="45" w:author="Author">
        <w:r w:rsidRPr="00AA4C77">
          <w:rPr>
            <w:rFonts w:ascii="Trebuchet MS" w:hAnsi="Trebuchet MS"/>
            <w:noProof/>
          </w:rPr>
          <w:delText>O give</w:delText>
        </w:r>
      </w:del>
      <w:ins w:id="46" w:author="Author">
        <w:r w:rsidRPr="00AA4C77">
          <w:rPr>
            <w:rFonts w:ascii="Trebuchet MS" w:hAnsi="Trebuchet MS"/>
            <w:noProof/>
          </w:rPr>
          <w:t>Give</w:t>
        </w:r>
      </w:ins>
      <w:r w:rsidRPr="00AA4C77">
        <w:rPr>
          <w:rFonts w:ascii="Trebuchet MS" w:hAnsi="Trebuchet MS"/>
          <w:noProof/>
        </w:rPr>
        <w:t xml:space="preserve"> us a possession </w:t>
      </w:r>
      <w:del w:id="47" w:author="Author">
        <w:r w:rsidRPr="00AA4C77">
          <w:rPr>
            <w:rFonts w:ascii="Trebuchet MS" w:hAnsi="Trebuchet MS"/>
            <w:noProof/>
          </w:rPr>
          <w:delText>in the midst of</w:delText>
        </w:r>
      </w:del>
      <w:ins w:id="48" w:author="Author">
        <w:r w:rsidRPr="00AA4C77">
          <w:rPr>
            <w:rFonts w:ascii="Trebuchet MS" w:hAnsi="Trebuchet MS"/>
            <w:noProof/>
          </w:rPr>
          <w:t>among</w:t>
        </w:r>
      </w:ins>
      <w:r w:rsidRPr="00AA4C77">
        <w:rPr>
          <w:rFonts w:ascii="Trebuchet MS" w:hAnsi="Trebuchet MS"/>
          <w:noProof/>
        </w:rPr>
        <w:t xml:space="preserve"> our father’s brothers.” </w:t>
      </w:r>
      <w:r w:rsidRPr="00AA4C77">
        <w:rPr>
          <w:rFonts w:ascii="Trebuchet MS" w:hAnsi="Trebuchet MS"/>
          <w:b/>
          <w:noProof/>
        </w:rPr>
        <w:t xml:space="preserve">27:5 </w:t>
      </w:r>
      <w:del w:id="49" w:author="Author">
        <w:r w:rsidRPr="00AA4C77">
          <w:rPr>
            <w:rFonts w:ascii="Trebuchet MS" w:hAnsi="Trebuchet MS"/>
            <w:noProof/>
          </w:rPr>
          <w:delText>At that</w:delText>
        </w:r>
      </w:del>
      <w:ins w:id="50" w:author="Author">
        <w:r w:rsidRPr="00AA4C77">
          <w:rPr>
            <w:rFonts w:ascii="Trebuchet MS" w:hAnsi="Trebuchet MS"/>
            <w:noProof/>
          </w:rPr>
          <w:t>So</w:t>
        </w:r>
      </w:ins>
      <w:r w:rsidRPr="00AA4C77">
        <w:rPr>
          <w:rFonts w:ascii="Trebuchet MS" w:hAnsi="Trebuchet MS"/>
          <w:noProof/>
        </w:rPr>
        <w:t xml:space="preserve"> Moses presented their case before Jehovah.</w:t>
      </w:r>
    </w:p>
    <w:p w:rsidR="00213BF9" w:rsidRPr="00AA4C77" w:rsidRDefault="00213BF9" w:rsidP="00213BF9">
      <w:pPr>
        <w:rPr>
          <w:rFonts w:ascii="Trebuchet MS" w:hAnsi="Trebuchet MS"/>
          <w:noProof/>
        </w:rPr>
      </w:pPr>
      <w:r w:rsidRPr="00AA4C77">
        <w:rPr>
          <w:rFonts w:ascii="Trebuchet MS" w:hAnsi="Trebuchet MS"/>
          <w:b/>
        </w:rPr>
        <w:t xml:space="preserve">27:6 </w:t>
      </w:r>
      <w:r w:rsidRPr="00AA4C77">
        <w:rPr>
          <w:rFonts w:ascii="Trebuchet MS" w:hAnsi="Trebuchet MS"/>
          <w:noProof/>
        </w:rPr>
        <w:t xml:space="preserve">Jehovah then said this to Moses: </w:t>
      </w:r>
      <w:r w:rsidRPr="00AA4C77">
        <w:rPr>
          <w:rFonts w:ascii="Trebuchet MS" w:hAnsi="Trebuchet MS"/>
          <w:b/>
          <w:noProof/>
        </w:rPr>
        <w:t xml:space="preserve">27:7 </w:t>
      </w:r>
      <w:r w:rsidRPr="00AA4C77">
        <w:rPr>
          <w:rFonts w:ascii="Trebuchet MS" w:hAnsi="Trebuchet MS"/>
          <w:noProof/>
        </w:rPr>
        <w:t xml:space="preserve">“The daughters of Ze·lo′phe·had are </w:t>
      </w:r>
      <w:del w:id="51" w:author="Author">
        <w:r w:rsidRPr="00AA4C77">
          <w:rPr>
            <w:rFonts w:ascii="Trebuchet MS" w:hAnsi="Trebuchet MS"/>
            <w:noProof/>
          </w:rPr>
          <w:delText>speaking right. By</w:delText>
        </w:r>
      </w:del>
      <w:ins w:id="52" w:author="Author">
        <w:r w:rsidRPr="00AA4C77">
          <w:rPr>
            <w:rFonts w:ascii="Trebuchet MS" w:hAnsi="Trebuchet MS"/>
            <w:noProof/>
          </w:rPr>
          <w:t>correct. You should by</w:t>
        </w:r>
      </w:ins>
      <w:r w:rsidRPr="00AA4C77">
        <w:rPr>
          <w:rFonts w:ascii="Trebuchet MS" w:hAnsi="Trebuchet MS"/>
          <w:noProof/>
        </w:rPr>
        <w:t xml:space="preserve"> all means </w:t>
      </w:r>
      <w:del w:id="53" w:author="Author">
        <w:r w:rsidRPr="00AA4C77">
          <w:rPr>
            <w:rFonts w:ascii="Trebuchet MS" w:hAnsi="Trebuchet MS"/>
            <w:noProof/>
          </w:rPr>
          <w:delText xml:space="preserve">you should </w:delText>
        </w:r>
      </w:del>
      <w:r w:rsidRPr="00AA4C77">
        <w:rPr>
          <w:rFonts w:ascii="Trebuchet MS" w:hAnsi="Trebuchet MS"/>
          <w:noProof/>
        </w:rPr>
        <w:t xml:space="preserve">give them the possession </w:t>
      </w:r>
      <w:del w:id="54" w:author="Author">
        <w:r w:rsidRPr="00AA4C77">
          <w:rPr>
            <w:rFonts w:ascii="Trebuchet MS" w:hAnsi="Trebuchet MS"/>
            <w:noProof/>
          </w:rPr>
          <w:delText>of</w:delText>
        </w:r>
      </w:del>
      <w:ins w:id="55" w:author="Author">
        <w:r w:rsidRPr="00AA4C77">
          <w:rPr>
            <w:rFonts w:ascii="Trebuchet MS" w:hAnsi="Trebuchet MS"/>
            <w:noProof/>
          </w:rPr>
          <w:t>as</w:t>
        </w:r>
      </w:ins>
      <w:r w:rsidRPr="00AA4C77">
        <w:rPr>
          <w:rFonts w:ascii="Trebuchet MS" w:hAnsi="Trebuchet MS"/>
          <w:noProof/>
        </w:rPr>
        <w:t xml:space="preserve"> an inheritance </w:t>
      </w:r>
      <w:del w:id="56" w:author="Author">
        <w:r w:rsidRPr="00AA4C77">
          <w:rPr>
            <w:rFonts w:ascii="Trebuchet MS" w:hAnsi="Trebuchet MS"/>
            <w:noProof/>
          </w:rPr>
          <w:delText>in the midst of</w:delText>
        </w:r>
      </w:del>
      <w:ins w:id="57" w:author="Author">
        <w:r w:rsidRPr="00AA4C77">
          <w:rPr>
            <w:rFonts w:ascii="Trebuchet MS" w:hAnsi="Trebuchet MS"/>
            <w:noProof/>
          </w:rPr>
          <w:t>among</w:t>
        </w:r>
      </w:ins>
      <w:r w:rsidRPr="00AA4C77">
        <w:rPr>
          <w:rFonts w:ascii="Trebuchet MS" w:hAnsi="Trebuchet MS"/>
          <w:noProof/>
        </w:rPr>
        <w:t xml:space="preserve"> their father’s brothers</w:t>
      </w:r>
      <w:del w:id="58" w:author="Author">
        <w:r w:rsidRPr="00AA4C77">
          <w:rPr>
            <w:rFonts w:ascii="Trebuchet MS" w:hAnsi="Trebuchet MS"/>
            <w:noProof/>
          </w:rPr>
          <w:delText>,</w:delText>
        </w:r>
      </w:del>
      <w:r w:rsidRPr="00AA4C77">
        <w:rPr>
          <w:rFonts w:ascii="Trebuchet MS" w:hAnsi="Trebuchet MS"/>
          <w:noProof/>
        </w:rPr>
        <w:t xml:space="preserve"> and </w:t>
      </w:r>
      <w:del w:id="59" w:author="Author">
        <w:r w:rsidRPr="00AA4C77">
          <w:rPr>
            <w:rFonts w:ascii="Trebuchet MS" w:hAnsi="Trebuchet MS"/>
            <w:noProof/>
          </w:rPr>
          <w:delText>you must cause</w:delText>
        </w:r>
      </w:del>
      <w:ins w:id="60" w:author="Author">
        <w:r w:rsidRPr="00AA4C77">
          <w:rPr>
            <w:rFonts w:ascii="Trebuchet MS" w:hAnsi="Trebuchet MS"/>
            <w:noProof/>
          </w:rPr>
          <w:t>transfer</w:t>
        </w:r>
      </w:ins>
      <w:r w:rsidRPr="00AA4C77">
        <w:rPr>
          <w:rFonts w:ascii="Trebuchet MS" w:hAnsi="Trebuchet MS"/>
          <w:noProof/>
        </w:rPr>
        <w:t xml:space="preserve"> their father’s inheritance to </w:t>
      </w:r>
      <w:del w:id="61" w:author="Author">
        <w:r w:rsidRPr="00AA4C77">
          <w:rPr>
            <w:rFonts w:ascii="Trebuchet MS" w:hAnsi="Trebuchet MS"/>
            <w:noProof/>
          </w:rPr>
          <w:delText xml:space="preserve">pass to </w:delText>
        </w:r>
      </w:del>
      <w:r w:rsidRPr="00AA4C77">
        <w:rPr>
          <w:rFonts w:ascii="Trebuchet MS" w:hAnsi="Trebuchet MS"/>
          <w:noProof/>
        </w:rPr>
        <w:t xml:space="preserve">them. </w:t>
      </w:r>
      <w:r w:rsidRPr="00AA4C77">
        <w:rPr>
          <w:rFonts w:ascii="Trebuchet MS" w:hAnsi="Trebuchet MS"/>
          <w:b/>
          <w:noProof/>
        </w:rPr>
        <w:t xml:space="preserve">27:8 </w:t>
      </w:r>
      <w:r w:rsidRPr="00AA4C77">
        <w:rPr>
          <w:rFonts w:ascii="Trebuchet MS" w:hAnsi="Trebuchet MS"/>
          <w:noProof/>
        </w:rPr>
        <w:t xml:space="preserve">And </w:t>
      </w:r>
      <w:del w:id="62" w:author="Author">
        <w:r w:rsidRPr="00AA4C77">
          <w:rPr>
            <w:rFonts w:ascii="Trebuchet MS" w:hAnsi="Trebuchet MS"/>
            <w:noProof/>
          </w:rPr>
          <w:delText>to</w:delText>
        </w:r>
      </w:del>
      <w:ins w:id="63" w:author="Author">
        <w:r w:rsidRPr="00AA4C77">
          <w:rPr>
            <w:rFonts w:ascii="Trebuchet MS" w:hAnsi="Trebuchet MS"/>
            <w:noProof/>
          </w:rPr>
          <w:t>tell</w:t>
        </w:r>
      </w:ins>
      <w:r w:rsidRPr="00AA4C77">
        <w:rPr>
          <w:rFonts w:ascii="Trebuchet MS" w:hAnsi="Trebuchet MS"/>
          <w:noProof/>
        </w:rPr>
        <w:t xml:space="preserve"> the </w:t>
      </w:r>
      <w:del w:id="64" w:author="Author">
        <w:r w:rsidRPr="00AA4C77">
          <w:rPr>
            <w:rFonts w:ascii="Trebuchet MS" w:hAnsi="Trebuchet MS"/>
            <w:noProof/>
          </w:rPr>
          <w:delText xml:space="preserve">sons of Israel you should speak, saying, ‘In case any </w:delText>
        </w:r>
      </w:del>
      <w:ins w:id="65" w:author="Author">
        <w:r w:rsidRPr="00AA4C77">
          <w:rPr>
            <w:rFonts w:ascii="Trebuchet MS" w:hAnsi="Trebuchet MS"/>
            <w:noProof/>
          </w:rPr>
          <w:t xml:space="preserve">Israelites, ‘If a </w:t>
        </w:r>
      </w:ins>
      <w:r w:rsidRPr="00AA4C77">
        <w:rPr>
          <w:rFonts w:ascii="Trebuchet MS" w:hAnsi="Trebuchet MS"/>
          <w:noProof/>
        </w:rPr>
        <w:t xml:space="preserve">man </w:t>
      </w:r>
      <w:del w:id="66" w:author="Author">
        <w:r w:rsidRPr="00AA4C77">
          <w:rPr>
            <w:rFonts w:ascii="Trebuchet MS" w:hAnsi="Trebuchet MS"/>
            <w:noProof/>
          </w:rPr>
          <w:delText>should die</w:delText>
        </w:r>
      </w:del>
      <w:ins w:id="67" w:author="Author">
        <w:r w:rsidRPr="00AA4C77">
          <w:rPr>
            <w:rFonts w:ascii="Trebuchet MS" w:hAnsi="Trebuchet MS"/>
            <w:noProof/>
          </w:rPr>
          <w:t>dies</w:t>
        </w:r>
      </w:ins>
      <w:r w:rsidRPr="00AA4C77">
        <w:rPr>
          <w:rFonts w:ascii="Trebuchet MS" w:hAnsi="Trebuchet MS"/>
          <w:noProof/>
        </w:rPr>
        <w:t xml:space="preserve"> without </w:t>
      </w:r>
      <w:del w:id="68" w:author="Author">
        <w:r w:rsidRPr="00AA4C77">
          <w:rPr>
            <w:rFonts w:ascii="Trebuchet MS" w:hAnsi="Trebuchet MS"/>
            <w:noProof/>
          </w:rPr>
          <w:delText xml:space="preserve">his </w:delText>
        </w:r>
      </w:del>
      <w:r w:rsidRPr="00AA4C77">
        <w:rPr>
          <w:rFonts w:ascii="Trebuchet MS" w:hAnsi="Trebuchet MS"/>
          <w:noProof/>
        </w:rPr>
        <w:t xml:space="preserve">having a son, </w:t>
      </w:r>
      <w:del w:id="69" w:author="Author">
        <w:r w:rsidRPr="00AA4C77">
          <w:rPr>
            <w:rFonts w:ascii="Trebuchet MS" w:hAnsi="Trebuchet MS"/>
            <w:noProof/>
            <w:u w:val="dotted"/>
          </w:rPr>
          <w:delText>YOU</w:delText>
        </w:r>
      </w:del>
      <w:ins w:id="70" w:author="Author">
        <w:r w:rsidRPr="00AA4C77">
          <w:rPr>
            <w:rFonts w:ascii="Trebuchet MS" w:hAnsi="Trebuchet MS"/>
            <w:noProof/>
          </w:rPr>
          <w:t>you</w:t>
        </w:r>
      </w:ins>
      <w:r w:rsidRPr="00AA4C77">
        <w:rPr>
          <w:rFonts w:ascii="Trebuchet MS" w:hAnsi="Trebuchet MS"/>
          <w:noProof/>
        </w:rPr>
        <w:t xml:space="preserve"> must then cause his inheritance to pass to his daughter. </w:t>
      </w:r>
      <w:r w:rsidRPr="00AA4C77">
        <w:rPr>
          <w:rFonts w:ascii="Trebuchet MS" w:hAnsi="Trebuchet MS"/>
          <w:b/>
          <w:noProof/>
        </w:rPr>
        <w:t xml:space="preserve">27:9 </w:t>
      </w:r>
      <w:r w:rsidRPr="00AA4C77">
        <w:rPr>
          <w:rFonts w:ascii="Trebuchet MS" w:hAnsi="Trebuchet MS"/>
          <w:noProof/>
        </w:rPr>
        <w:t xml:space="preserve">And if he has no daughter, </w:t>
      </w:r>
      <w:del w:id="71" w:author="Author">
        <w:r w:rsidRPr="00AA4C77">
          <w:rPr>
            <w:rFonts w:ascii="Trebuchet MS" w:hAnsi="Trebuchet MS"/>
            <w:noProof/>
            <w:u w:val="dotted"/>
          </w:rPr>
          <w:delText>YOU</w:delText>
        </w:r>
        <w:r w:rsidRPr="00AA4C77">
          <w:rPr>
            <w:rFonts w:ascii="Trebuchet MS" w:hAnsi="Trebuchet MS"/>
            <w:noProof/>
          </w:rPr>
          <w:delText xml:space="preserve"> must then</w:delText>
        </w:r>
      </w:del>
      <w:ins w:id="72" w:author="Author">
        <w:r w:rsidRPr="00AA4C77">
          <w:rPr>
            <w:rFonts w:ascii="Trebuchet MS" w:hAnsi="Trebuchet MS"/>
            <w:noProof/>
          </w:rPr>
          <w:t>you will</w:t>
        </w:r>
      </w:ins>
      <w:r w:rsidRPr="00AA4C77">
        <w:rPr>
          <w:rFonts w:ascii="Trebuchet MS" w:hAnsi="Trebuchet MS"/>
          <w:noProof/>
        </w:rPr>
        <w:t xml:space="preserve"> give his inheritance to his brothers. </w:t>
      </w:r>
      <w:r w:rsidRPr="00AA4C77">
        <w:rPr>
          <w:rFonts w:ascii="Trebuchet MS" w:hAnsi="Trebuchet MS"/>
          <w:b/>
          <w:noProof/>
        </w:rPr>
        <w:t xml:space="preserve">27:10 </w:t>
      </w:r>
      <w:r w:rsidRPr="00AA4C77">
        <w:rPr>
          <w:rFonts w:ascii="Trebuchet MS" w:hAnsi="Trebuchet MS"/>
          <w:noProof/>
        </w:rPr>
        <w:t xml:space="preserve">And if he has no brothers, </w:t>
      </w:r>
      <w:del w:id="73" w:author="Author">
        <w:r w:rsidRPr="00AA4C77">
          <w:rPr>
            <w:rFonts w:ascii="Trebuchet MS" w:hAnsi="Trebuchet MS"/>
            <w:noProof/>
            <w:u w:val="dotted"/>
          </w:rPr>
          <w:delText>YOU</w:delText>
        </w:r>
        <w:r w:rsidRPr="00AA4C77">
          <w:rPr>
            <w:rFonts w:ascii="Trebuchet MS" w:hAnsi="Trebuchet MS"/>
            <w:noProof/>
          </w:rPr>
          <w:delText xml:space="preserve"> must then</w:delText>
        </w:r>
      </w:del>
      <w:ins w:id="74" w:author="Author">
        <w:r w:rsidRPr="00AA4C77">
          <w:rPr>
            <w:rFonts w:ascii="Trebuchet MS" w:hAnsi="Trebuchet MS"/>
            <w:noProof/>
          </w:rPr>
          <w:t>you will</w:t>
        </w:r>
      </w:ins>
      <w:r w:rsidRPr="00AA4C77">
        <w:rPr>
          <w:rFonts w:ascii="Trebuchet MS" w:hAnsi="Trebuchet MS"/>
          <w:noProof/>
        </w:rPr>
        <w:t xml:space="preserve"> give his inheritance to his father’s brothers. </w:t>
      </w:r>
      <w:r w:rsidRPr="00AA4C77">
        <w:rPr>
          <w:rFonts w:ascii="Trebuchet MS" w:hAnsi="Trebuchet MS"/>
          <w:b/>
          <w:noProof/>
        </w:rPr>
        <w:t xml:space="preserve">27:11 </w:t>
      </w:r>
      <w:r w:rsidRPr="00AA4C77">
        <w:rPr>
          <w:rFonts w:ascii="Trebuchet MS" w:hAnsi="Trebuchet MS"/>
          <w:noProof/>
        </w:rPr>
        <w:t xml:space="preserve">And if his father has no brothers, </w:t>
      </w:r>
      <w:del w:id="75" w:author="Author">
        <w:r w:rsidRPr="00AA4C77">
          <w:rPr>
            <w:rFonts w:ascii="Trebuchet MS" w:hAnsi="Trebuchet MS"/>
            <w:noProof/>
            <w:u w:val="dotted"/>
          </w:rPr>
          <w:delText>YOU</w:delText>
        </w:r>
        <w:r w:rsidRPr="00AA4C77">
          <w:rPr>
            <w:rFonts w:ascii="Trebuchet MS" w:hAnsi="Trebuchet MS"/>
            <w:noProof/>
          </w:rPr>
          <w:delText xml:space="preserve"> must then</w:delText>
        </w:r>
      </w:del>
      <w:ins w:id="76" w:author="Author">
        <w:r w:rsidRPr="00AA4C77">
          <w:rPr>
            <w:rFonts w:ascii="Trebuchet MS" w:hAnsi="Trebuchet MS"/>
            <w:noProof/>
          </w:rPr>
          <w:t>you will</w:t>
        </w:r>
      </w:ins>
      <w:r w:rsidRPr="00AA4C77">
        <w:rPr>
          <w:rFonts w:ascii="Trebuchet MS" w:hAnsi="Trebuchet MS"/>
          <w:noProof/>
        </w:rPr>
        <w:t xml:space="preserve"> give his inheritance to </w:t>
      </w:r>
      <w:del w:id="77" w:author="Author">
        <w:r w:rsidRPr="00AA4C77">
          <w:rPr>
            <w:rFonts w:ascii="Trebuchet MS" w:hAnsi="Trebuchet MS"/>
            <w:noProof/>
          </w:rPr>
          <w:delText xml:space="preserve">his blood relation who is </w:delText>
        </w:r>
      </w:del>
      <w:ins w:id="78" w:author="Author">
        <w:r w:rsidRPr="00AA4C77">
          <w:rPr>
            <w:rFonts w:ascii="Trebuchet MS" w:hAnsi="Trebuchet MS"/>
            <w:noProof/>
          </w:rPr>
          <w:t xml:space="preserve">the </w:t>
        </w:r>
      </w:ins>
      <w:r w:rsidRPr="00AA4C77">
        <w:rPr>
          <w:rFonts w:ascii="Trebuchet MS" w:hAnsi="Trebuchet MS"/>
          <w:noProof/>
        </w:rPr>
        <w:t xml:space="preserve">closest </w:t>
      </w:r>
      <w:del w:id="79" w:author="Author">
        <w:r w:rsidRPr="00AA4C77">
          <w:rPr>
            <w:rFonts w:ascii="Trebuchet MS" w:hAnsi="Trebuchet MS"/>
            <w:noProof/>
          </w:rPr>
          <w:delText>to him of</w:delText>
        </w:r>
      </w:del>
      <w:ins w:id="80" w:author="Author">
        <w:r w:rsidRPr="00AA4C77">
          <w:rPr>
            <w:rFonts w:ascii="Trebuchet MS" w:hAnsi="Trebuchet MS"/>
            <w:noProof/>
          </w:rPr>
          <w:t>blood relative in</w:t>
        </w:r>
      </w:ins>
      <w:r w:rsidRPr="00AA4C77">
        <w:rPr>
          <w:rFonts w:ascii="Trebuchet MS" w:hAnsi="Trebuchet MS"/>
          <w:noProof/>
        </w:rPr>
        <w:t xml:space="preserve"> his family, and he </w:t>
      </w:r>
      <w:del w:id="81" w:author="Author">
        <w:r w:rsidRPr="00AA4C77">
          <w:rPr>
            <w:rFonts w:ascii="Trebuchet MS" w:hAnsi="Trebuchet MS"/>
            <w:noProof/>
          </w:rPr>
          <w:delText>must</w:delText>
        </w:r>
      </w:del>
      <w:ins w:id="82" w:author="Author">
        <w:r w:rsidRPr="00AA4C77">
          <w:rPr>
            <w:rFonts w:ascii="Trebuchet MS" w:hAnsi="Trebuchet MS"/>
            <w:noProof/>
          </w:rPr>
          <w:t>will</w:t>
        </w:r>
      </w:ins>
      <w:r w:rsidRPr="00AA4C77">
        <w:rPr>
          <w:rFonts w:ascii="Trebuchet MS" w:hAnsi="Trebuchet MS"/>
          <w:noProof/>
        </w:rPr>
        <w:t xml:space="preserve"> take possession of it. </w:t>
      </w:r>
      <w:del w:id="83" w:author="Author">
        <w:r w:rsidRPr="00AA4C77">
          <w:rPr>
            <w:rFonts w:ascii="Trebuchet MS" w:hAnsi="Trebuchet MS"/>
            <w:noProof/>
          </w:rPr>
          <w:delText>And it must</w:delText>
        </w:r>
      </w:del>
      <w:ins w:id="84" w:author="Author">
        <w:r w:rsidRPr="00AA4C77">
          <w:rPr>
            <w:rFonts w:ascii="Trebuchet MS" w:hAnsi="Trebuchet MS"/>
            <w:noProof/>
          </w:rPr>
          <w:t>This will</w:t>
        </w:r>
      </w:ins>
      <w:r w:rsidRPr="00AA4C77">
        <w:rPr>
          <w:rFonts w:ascii="Trebuchet MS" w:hAnsi="Trebuchet MS"/>
          <w:noProof/>
        </w:rPr>
        <w:t xml:space="preserve"> serve as a statute by judicial decision for the </w:t>
      </w:r>
      <w:del w:id="85" w:author="Author">
        <w:r w:rsidRPr="00AA4C77">
          <w:rPr>
            <w:rFonts w:ascii="Trebuchet MS" w:hAnsi="Trebuchet MS"/>
            <w:noProof/>
          </w:rPr>
          <w:delText>sons of Israel</w:delText>
        </w:r>
      </w:del>
      <w:ins w:id="86" w:author="Author">
        <w:r w:rsidRPr="00AA4C77">
          <w:rPr>
            <w:rFonts w:ascii="Trebuchet MS" w:hAnsi="Trebuchet MS"/>
            <w:noProof/>
          </w:rPr>
          <w:t>Israelites</w:t>
        </w:r>
      </w:ins>
      <w:r w:rsidRPr="00AA4C77">
        <w:rPr>
          <w:rFonts w:ascii="Trebuchet MS" w:hAnsi="Trebuchet MS"/>
          <w:noProof/>
        </w:rPr>
        <w:t>, just as Jehovah has commanded Moses.’”</w:t>
      </w:r>
    </w:p>
    <w:p w:rsidR="00213BF9" w:rsidRPr="00AA4C77" w:rsidRDefault="00213BF9" w:rsidP="00213BF9">
      <w:pPr>
        <w:rPr>
          <w:rFonts w:ascii="Trebuchet MS" w:hAnsi="Trebuchet MS"/>
          <w:noProof/>
        </w:rPr>
      </w:pPr>
      <w:r w:rsidRPr="00AA4C77">
        <w:rPr>
          <w:rFonts w:ascii="Trebuchet MS" w:hAnsi="Trebuchet MS"/>
          <w:b/>
        </w:rPr>
        <w:t xml:space="preserve">27:12 </w:t>
      </w:r>
      <w:del w:id="87" w:author="Author">
        <w:r w:rsidRPr="00AA4C77">
          <w:rPr>
            <w:rFonts w:ascii="Trebuchet MS" w:hAnsi="Trebuchet MS"/>
            <w:noProof/>
          </w:rPr>
          <w:delText>Subsequently</w:delText>
        </w:r>
      </w:del>
      <w:ins w:id="88" w:author="Author">
        <w:r w:rsidRPr="00AA4C77">
          <w:rPr>
            <w:rFonts w:ascii="Trebuchet MS" w:hAnsi="Trebuchet MS"/>
            <w:noProof/>
          </w:rPr>
          <w:t>Then</w:t>
        </w:r>
      </w:ins>
      <w:r w:rsidRPr="00AA4C77">
        <w:rPr>
          <w:rFonts w:ascii="Trebuchet MS" w:hAnsi="Trebuchet MS"/>
          <w:noProof/>
        </w:rPr>
        <w:t xml:space="preserve"> Jehovah said to Moses: “Go up into this mountain of Ab′a·rim</w:t>
      </w:r>
      <w:ins w:id="89" w:author="Author">
        <w:r w:rsidRPr="00AA4C77">
          <w:rPr>
            <w:rFonts w:ascii="Trebuchet MS" w:hAnsi="Trebuchet MS"/>
            <w:noProof/>
          </w:rPr>
          <w:t>,</w:t>
        </w:r>
      </w:ins>
      <w:r w:rsidRPr="00AA4C77">
        <w:rPr>
          <w:rFonts w:ascii="Trebuchet MS" w:hAnsi="Trebuchet MS"/>
          <w:noProof/>
        </w:rPr>
        <w:t xml:space="preserve"> and </w:t>
      </w:r>
      <w:del w:id="90" w:author="Author">
        <w:r w:rsidRPr="00AA4C77">
          <w:rPr>
            <w:rFonts w:ascii="Trebuchet MS" w:hAnsi="Trebuchet MS"/>
            <w:noProof/>
          </w:rPr>
          <w:delText>see</w:delText>
        </w:r>
      </w:del>
      <w:ins w:id="91" w:author="Author">
        <w:r w:rsidRPr="00AA4C77">
          <w:rPr>
            <w:rFonts w:ascii="Trebuchet MS" w:hAnsi="Trebuchet MS"/>
            <w:noProof/>
          </w:rPr>
          <w:t>view</w:t>
        </w:r>
      </w:ins>
      <w:r w:rsidRPr="00AA4C77">
        <w:rPr>
          <w:rFonts w:ascii="Trebuchet MS" w:hAnsi="Trebuchet MS"/>
          <w:noProof/>
        </w:rPr>
        <w:t xml:space="preserve"> the land that I </w:t>
      </w:r>
      <w:del w:id="92" w:author="Author">
        <w:r w:rsidRPr="00AA4C77">
          <w:rPr>
            <w:rFonts w:ascii="Trebuchet MS" w:hAnsi="Trebuchet MS"/>
            <w:noProof/>
          </w:rPr>
          <w:delText>shall certainly</w:delText>
        </w:r>
      </w:del>
      <w:ins w:id="93" w:author="Author">
        <w:r w:rsidRPr="00AA4C77">
          <w:rPr>
            <w:rFonts w:ascii="Trebuchet MS" w:hAnsi="Trebuchet MS"/>
            <w:noProof/>
          </w:rPr>
          <w:t>will</w:t>
        </w:r>
      </w:ins>
      <w:r w:rsidRPr="00AA4C77">
        <w:rPr>
          <w:rFonts w:ascii="Trebuchet MS" w:hAnsi="Trebuchet MS"/>
          <w:noProof/>
        </w:rPr>
        <w:t xml:space="preserve"> give the </w:t>
      </w:r>
      <w:del w:id="94" w:author="Author">
        <w:r w:rsidRPr="00AA4C77">
          <w:rPr>
            <w:rFonts w:ascii="Trebuchet MS" w:hAnsi="Trebuchet MS"/>
            <w:noProof/>
          </w:rPr>
          <w:delText>sons of Israel</w:delText>
        </w:r>
      </w:del>
      <w:ins w:id="95" w:author="Author">
        <w:r w:rsidRPr="00AA4C77">
          <w:rPr>
            <w:rFonts w:ascii="Trebuchet MS" w:hAnsi="Trebuchet MS"/>
            <w:noProof/>
          </w:rPr>
          <w:t>Israelites</w:t>
        </w:r>
      </w:ins>
      <w:r w:rsidRPr="00AA4C77">
        <w:rPr>
          <w:rFonts w:ascii="Trebuchet MS" w:hAnsi="Trebuchet MS"/>
          <w:noProof/>
        </w:rPr>
        <w:t xml:space="preserve">. </w:t>
      </w:r>
      <w:r w:rsidRPr="00AA4C77">
        <w:rPr>
          <w:rFonts w:ascii="Trebuchet MS" w:hAnsi="Trebuchet MS"/>
          <w:b/>
          <w:noProof/>
        </w:rPr>
        <w:t xml:space="preserve">27:13 </w:t>
      </w:r>
      <w:r w:rsidRPr="00AA4C77">
        <w:rPr>
          <w:rFonts w:ascii="Trebuchet MS" w:hAnsi="Trebuchet MS"/>
          <w:noProof/>
        </w:rPr>
        <w:t xml:space="preserve">When you have seen it, </w:t>
      </w:r>
      <w:del w:id="96" w:author="Author">
        <w:r w:rsidRPr="00AA4C77">
          <w:rPr>
            <w:rFonts w:ascii="Trebuchet MS" w:hAnsi="Trebuchet MS"/>
            <w:noProof/>
          </w:rPr>
          <w:delText xml:space="preserve">then </w:delText>
        </w:r>
      </w:del>
      <w:r w:rsidRPr="00AA4C77">
        <w:rPr>
          <w:rFonts w:ascii="Trebuchet MS" w:hAnsi="Trebuchet MS"/>
          <w:noProof/>
        </w:rPr>
        <w:t xml:space="preserve">you </w:t>
      </w:r>
      <w:del w:id="97" w:author="Author">
        <w:r w:rsidRPr="00AA4C77">
          <w:rPr>
            <w:rFonts w:ascii="Trebuchet MS" w:hAnsi="Trebuchet MS"/>
            <w:noProof/>
          </w:rPr>
          <w:delText>must</w:delText>
        </w:r>
      </w:del>
      <w:ins w:id="98" w:author="Author">
        <w:r w:rsidRPr="00AA4C77">
          <w:rPr>
            <w:rFonts w:ascii="Trebuchet MS" w:hAnsi="Trebuchet MS"/>
            <w:noProof/>
          </w:rPr>
          <w:t>will also</w:t>
        </w:r>
      </w:ins>
      <w:r w:rsidRPr="00AA4C77">
        <w:rPr>
          <w:rFonts w:ascii="Trebuchet MS" w:hAnsi="Trebuchet MS"/>
          <w:noProof/>
        </w:rPr>
        <w:t xml:space="preserve"> be gathered to your people,</w:t>
      </w:r>
      <w:del w:id="99" w:author="Author">
        <w:r w:rsidRPr="00AA4C77">
          <w:rPr>
            <w:rFonts w:ascii="Trebuchet MS" w:hAnsi="Trebuchet MS"/>
            <w:noProof/>
          </w:rPr>
          <w:delText xml:space="preserve"> yes, you,</w:delText>
        </w:r>
      </w:del>
      <w:ins w:id="100" w:author="Author">
        <w:r w:rsidRPr="00AA4C77">
          <w:rPr>
            <w:rStyle w:val="FootnoteReference"/>
            <w:rFonts w:ascii="Trebuchet MS" w:hAnsi="Trebuchet MS"/>
            <w:noProof/>
          </w:rPr>
          <w:footnoteReference w:id="1"/>
        </w:r>
      </w:ins>
      <w:r w:rsidRPr="00AA4C77">
        <w:rPr>
          <w:rFonts w:ascii="Trebuchet MS" w:hAnsi="Trebuchet MS"/>
          <w:noProof/>
        </w:rPr>
        <w:t xml:space="preserve"> just as Aaron your brother was</w:t>
      </w:r>
      <w:del w:id="103" w:author="Author">
        <w:r w:rsidRPr="00AA4C77">
          <w:rPr>
            <w:rFonts w:ascii="Trebuchet MS" w:hAnsi="Trebuchet MS"/>
            <w:noProof/>
          </w:rPr>
          <w:delText xml:space="preserve"> gathered</w:delText>
        </w:r>
      </w:del>
      <w:r w:rsidRPr="00AA4C77">
        <w:rPr>
          <w:rFonts w:ascii="Trebuchet MS" w:hAnsi="Trebuchet MS"/>
          <w:noProof/>
        </w:rPr>
        <w:t xml:space="preserve">, </w:t>
      </w:r>
      <w:r w:rsidRPr="00AA4C77">
        <w:rPr>
          <w:rFonts w:ascii="Trebuchet MS" w:hAnsi="Trebuchet MS"/>
          <w:b/>
          <w:noProof/>
        </w:rPr>
        <w:t xml:space="preserve">27:14 </w:t>
      </w:r>
      <w:del w:id="104" w:author="Author">
        <w:r w:rsidRPr="00AA4C77">
          <w:rPr>
            <w:rFonts w:ascii="Trebuchet MS" w:hAnsi="Trebuchet MS"/>
            <w:noProof/>
          </w:rPr>
          <w:delText xml:space="preserve">inasmuch as </w:delText>
        </w:r>
        <w:r w:rsidRPr="00AA4C77">
          <w:rPr>
            <w:rFonts w:ascii="Trebuchet MS" w:hAnsi="Trebuchet MS"/>
            <w:noProof/>
            <w:u w:val="dotted"/>
          </w:rPr>
          <w:delText>YOU</w:delText>
        </w:r>
        <w:r w:rsidRPr="00AA4C77">
          <w:rPr>
            <w:rFonts w:ascii="Trebuchet MS" w:hAnsi="Trebuchet MS"/>
            <w:noProof/>
          </w:rPr>
          <w:delText xml:space="preserve"> men</w:delText>
        </w:r>
      </w:del>
      <w:ins w:id="105" w:author="Author">
        <w:r w:rsidRPr="00AA4C77">
          <w:rPr>
            <w:rFonts w:ascii="Trebuchet MS" w:hAnsi="Trebuchet MS"/>
            <w:noProof/>
          </w:rPr>
          <w:t>because when the assembly was quarreling with me in the wilderness of Zin, you</w:t>
        </w:r>
      </w:ins>
      <w:r w:rsidRPr="00AA4C77">
        <w:rPr>
          <w:rFonts w:ascii="Trebuchet MS" w:hAnsi="Trebuchet MS"/>
          <w:noProof/>
        </w:rPr>
        <w:t xml:space="preserve"> rebelled against my order </w:t>
      </w:r>
      <w:del w:id="106" w:author="Author">
        <w:r w:rsidRPr="00AA4C77">
          <w:rPr>
            <w:rFonts w:ascii="Trebuchet MS" w:hAnsi="Trebuchet MS"/>
            <w:noProof/>
          </w:rPr>
          <w:delText xml:space="preserve">in the wilderness of Zin at the quarreling </w:delText>
        </w:r>
      </w:del>
      <w:ins w:id="107" w:author="Author">
        <w:r w:rsidRPr="00AA4C77">
          <w:rPr>
            <w:rFonts w:ascii="Trebuchet MS" w:hAnsi="Trebuchet MS"/>
            <w:noProof/>
          </w:rPr>
          <w:t xml:space="preserve">to sanctify me before them by means </w:t>
        </w:r>
      </w:ins>
      <w:r w:rsidRPr="00AA4C77">
        <w:rPr>
          <w:rFonts w:ascii="Trebuchet MS" w:hAnsi="Trebuchet MS"/>
          <w:noProof/>
        </w:rPr>
        <w:t xml:space="preserve">of the </w:t>
      </w:r>
      <w:del w:id="108" w:author="Author">
        <w:r w:rsidRPr="00AA4C77">
          <w:rPr>
            <w:rFonts w:ascii="Trebuchet MS" w:hAnsi="Trebuchet MS"/>
            <w:noProof/>
          </w:rPr>
          <w:delText xml:space="preserve">assembly, in relation to sanctifying me by the </w:delText>
        </w:r>
      </w:del>
      <w:r w:rsidRPr="00AA4C77">
        <w:rPr>
          <w:rFonts w:ascii="Trebuchet MS" w:hAnsi="Trebuchet MS"/>
          <w:noProof/>
        </w:rPr>
        <w:t>waters</w:t>
      </w:r>
      <w:del w:id="109" w:author="Author">
        <w:r w:rsidRPr="00AA4C77">
          <w:rPr>
            <w:rFonts w:ascii="Trebuchet MS" w:hAnsi="Trebuchet MS"/>
            <w:noProof/>
          </w:rPr>
          <w:delText xml:space="preserve"> before their eyes</w:delText>
        </w:r>
      </w:del>
      <w:r w:rsidRPr="00AA4C77">
        <w:rPr>
          <w:rFonts w:ascii="Trebuchet MS" w:hAnsi="Trebuchet MS"/>
          <w:noProof/>
        </w:rPr>
        <w:t>. These are the waters of Mer′i·bah at Ka′desh in the wilderness of Zin.”</w:t>
      </w:r>
    </w:p>
    <w:p w:rsidR="00213BF9" w:rsidRPr="00AA4C77" w:rsidRDefault="00213BF9" w:rsidP="00213BF9">
      <w:pPr>
        <w:rPr>
          <w:rFonts w:ascii="Trebuchet MS" w:hAnsi="Trebuchet MS"/>
          <w:noProof/>
        </w:rPr>
      </w:pPr>
      <w:r w:rsidRPr="00AA4C77">
        <w:rPr>
          <w:rFonts w:ascii="Trebuchet MS" w:hAnsi="Trebuchet MS"/>
          <w:b/>
        </w:rPr>
        <w:t xml:space="preserve">27:15 </w:t>
      </w:r>
      <w:r w:rsidRPr="00AA4C77">
        <w:rPr>
          <w:rFonts w:ascii="Trebuchet MS" w:hAnsi="Trebuchet MS"/>
          <w:noProof/>
        </w:rPr>
        <w:t xml:space="preserve">Then Moses </w:t>
      </w:r>
      <w:del w:id="110" w:author="Author">
        <w:r w:rsidRPr="00AA4C77">
          <w:rPr>
            <w:rFonts w:ascii="Trebuchet MS" w:hAnsi="Trebuchet MS"/>
            <w:noProof/>
          </w:rPr>
          <w:delText>spoke</w:delText>
        </w:r>
      </w:del>
      <w:ins w:id="111" w:author="Author">
        <w:r w:rsidRPr="00AA4C77">
          <w:rPr>
            <w:rFonts w:ascii="Trebuchet MS" w:hAnsi="Trebuchet MS"/>
            <w:noProof/>
          </w:rPr>
          <w:t>said</w:t>
        </w:r>
      </w:ins>
      <w:r w:rsidRPr="00AA4C77">
        <w:rPr>
          <w:rFonts w:ascii="Trebuchet MS" w:hAnsi="Trebuchet MS"/>
          <w:noProof/>
        </w:rPr>
        <w:t xml:space="preserve"> to Jehovah</w:t>
      </w:r>
      <w:del w:id="112" w:author="Author">
        <w:r w:rsidRPr="00AA4C77">
          <w:rPr>
            <w:rFonts w:ascii="Trebuchet MS" w:hAnsi="Trebuchet MS"/>
            <w:noProof/>
          </w:rPr>
          <w:delText>, saying</w:delText>
        </w:r>
      </w:del>
      <w:r w:rsidRPr="00AA4C77">
        <w:rPr>
          <w:rFonts w:ascii="Trebuchet MS" w:hAnsi="Trebuchet MS"/>
          <w:noProof/>
        </w:rPr>
        <w:t xml:space="preserve">: </w:t>
      </w:r>
      <w:r w:rsidRPr="00AA4C77">
        <w:rPr>
          <w:rFonts w:ascii="Trebuchet MS" w:hAnsi="Trebuchet MS"/>
          <w:b/>
          <w:noProof/>
        </w:rPr>
        <w:t xml:space="preserve">27:16 </w:t>
      </w:r>
      <w:r w:rsidRPr="00AA4C77">
        <w:rPr>
          <w:rFonts w:ascii="Trebuchet MS" w:hAnsi="Trebuchet MS"/>
          <w:noProof/>
        </w:rPr>
        <w:t>“Let Jehovah</w:t>
      </w:r>
      <w:ins w:id="113" w:author="Author">
        <w:r w:rsidRPr="00AA4C77">
          <w:rPr>
            <w:rFonts w:ascii="Trebuchet MS" w:hAnsi="Trebuchet MS"/>
            <w:noProof/>
          </w:rPr>
          <w:t>,</w:t>
        </w:r>
      </w:ins>
      <w:r w:rsidRPr="00AA4C77">
        <w:rPr>
          <w:rFonts w:ascii="Trebuchet MS" w:hAnsi="Trebuchet MS"/>
          <w:noProof/>
        </w:rPr>
        <w:t xml:space="preserve"> the God of the </w:t>
      </w:r>
      <w:del w:id="114" w:author="Author">
        <w:r w:rsidRPr="00AA4C77">
          <w:rPr>
            <w:rFonts w:ascii="Trebuchet MS" w:hAnsi="Trebuchet MS"/>
            <w:noProof/>
          </w:rPr>
          <w:delText>spirits</w:delText>
        </w:r>
      </w:del>
      <w:ins w:id="115" w:author="Author">
        <w:r w:rsidRPr="00AA4C77">
          <w:rPr>
            <w:rFonts w:ascii="Trebuchet MS" w:hAnsi="Trebuchet MS"/>
            <w:noProof/>
          </w:rPr>
          <w:t>spirit</w:t>
        </w:r>
      </w:ins>
      <w:r w:rsidRPr="00AA4C77">
        <w:rPr>
          <w:rFonts w:ascii="Trebuchet MS" w:hAnsi="Trebuchet MS"/>
          <w:noProof/>
        </w:rPr>
        <w:t xml:space="preserve"> of all </w:t>
      </w:r>
      <w:del w:id="116" w:author="Author">
        <w:r w:rsidRPr="00AA4C77">
          <w:rPr>
            <w:rFonts w:ascii="Trebuchet MS" w:hAnsi="Trebuchet MS"/>
            <w:noProof/>
          </w:rPr>
          <w:delText>sorts of flesh</w:delText>
        </w:r>
      </w:del>
      <w:ins w:id="117" w:author="Author">
        <w:r w:rsidRPr="00AA4C77">
          <w:rPr>
            <w:rFonts w:ascii="Trebuchet MS" w:hAnsi="Trebuchet MS"/>
            <w:noProof/>
          </w:rPr>
          <w:t>people,</w:t>
        </w:r>
        <w:r w:rsidRPr="00AA4C77">
          <w:rPr>
            <w:rStyle w:val="FootnoteReference"/>
            <w:rFonts w:ascii="Trebuchet MS" w:hAnsi="Trebuchet MS"/>
            <w:noProof/>
          </w:rPr>
          <w:footnoteReference w:id="2"/>
        </w:r>
      </w:ins>
      <w:r w:rsidRPr="00AA4C77">
        <w:rPr>
          <w:rFonts w:ascii="Trebuchet MS" w:hAnsi="Trebuchet MS"/>
          <w:noProof/>
        </w:rPr>
        <w:t xml:space="preserve"> appoint over the assembly a man </w:t>
      </w:r>
      <w:r w:rsidRPr="00AA4C77">
        <w:rPr>
          <w:rFonts w:ascii="Trebuchet MS" w:hAnsi="Trebuchet MS"/>
          <w:b/>
          <w:noProof/>
        </w:rPr>
        <w:t xml:space="preserve">27:17 </w:t>
      </w:r>
      <w:r w:rsidRPr="00AA4C77">
        <w:rPr>
          <w:rFonts w:ascii="Trebuchet MS" w:hAnsi="Trebuchet MS"/>
          <w:noProof/>
        </w:rPr>
        <w:t xml:space="preserve">who will go out </w:t>
      </w:r>
      <w:del w:id="120" w:author="Author">
        <w:r w:rsidRPr="00AA4C77">
          <w:rPr>
            <w:rFonts w:ascii="Trebuchet MS" w:hAnsi="Trebuchet MS"/>
            <w:noProof/>
          </w:rPr>
          <w:delText xml:space="preserve">before them </w:delText>
        </w:r>
      </w:del>
      <w:r w:rsidRPr="00AA4C77">
        <w:rPr>
          <w:rFonts w:ascii="Trebuchet MS" w:hAnsi="Trebuchet MS"/>
          <w:noProof/>
        </w:rPr>
        <w:t xml:space="preserve">and </w:t>
      </w:r>
      <w:del w:id="121" w:author="Author">
        <w:r w:rsidRPr="00AA4C77">
          <w:rPr>
            <w:rFonts w:ascii="Trebuchet MS" w:hAnsi="Trebuchet MS"/>
            <w:noProof/>
          </w:rPr>
          <w:delText xml:space="preserve">who will </w:delText>
        </w:r>
      </w:del>
      <w:r w:rsidRPr="00AA4C77">
        <w:rPr>
          <w:rFonts w:ascii="Trebuchet MS" w:hAnsi="Trebuchet MS"/>
          <w:noProof/>
        </w:rPr>
        <w:t xml:space="preserve">come in before them and who will </w:t>
      </w:r>
      <w:del w:id="122" w:author="Author">
        <w:r w:rsidRPr="00AA4C77">
          <w:rPr>
            <w:rFonts w:ascii="Trebuchet MS" w:hAnsi="Trebuchet MS"/>
            <w:noProof/>
          </w:rPr>
          <w:delText>bring</w:delText>
        </w:r>
      </w:del>
      <w:ins w:id="123" w:author="Author">
        <w:r w:rsidRPr="00AA4C77">
          <w:rPr>
            <w:rFonts w:ascii="Trebuchet MS" w:hAnsi="Trebuchet MS"/>
            <w:noProof/>
          </w:rPr>
          <w:t>lead</w:t>
        </w:r>
      </w:ins>
      <w:r w:rsidRPr="00AA4C77">
        <w:rPr>
          <w:rFonts w:ascii="Trebuchet MS" w:hAnsi="Trebuchet MS"/>
          <w:noProof/>
        </w:rPr>
        <w:t xml:space="preserve"> them out and </w:t>
      </w:r>
      <w:del w:id="124" w:author="Author">
        <w:r w:rsidRPr="00AA4C77">
          <w:rPr>
            <w:rFonts w:ascii="Trebuchet MS" w:hAnsi="Trebuchet MS"/>
            <w:noProof/>
          </w:rPr>
          <w:delText xml:space="preserve">who will </w:delText>
        </w:r>
      </w:del>
      <w:r w:rsidRPr="00AA4C77">
        <w:rPr>
          <w:rFonts w:ascii="Trebuchet MS" w:hAnsi="Trebuchet MS"/>
          <w:noProof/>
        </w:rPr>
        <w:t xml:space="preserve">bring them in, </w:t>
      </w:r>
      <w:ins w:id="125" w:author="Author">
        <w:r w:rsidRPr="00AA4C77">
          <w:rPr>
            <w:rFonts w:ascii="Trebuchet MS" w:hAnsi="Trebuchet MS"/>
            <w:noProof/>
          </w:rPr>
          <w:t xml:space="preserve">so </w:t>
        </w:r>
      </w:ins>
      <w:r w:rsidRPr="00AA4C77">
        <w:rPr>
          <w:rFonts w:ascii="Trebuchet MS" w:hAnsi="Trebuchet MS"/>
          <w:noProof/>
        </w:rPr>
        <w:t xml:space="preserve">that Jehovah’s assembly may not become like sheep that have no shepherd.” </w:t>
      </w:r>
      <w:r w:rsidRPr="00AA4C77">
        <w:rPr>
          <w:rFonts w:ascii="Trebuchet MS" w:hAnsi="Trebuchet MS"/>
          <w:b/>
          <w:noProof/>
        </w:rPr>
        <w:t xml:space="preserve">27:18 </w:t>
      </w:r>
      <w:r w:rsidRPr="00AA4C77">
        <w:rPr>
          <w:rFonts w:ascii="Trebuchet MS" w:hAnsi="Trebuchet MS"/>
          <w:noProof/>
        </w:rPr>
        <w:t xml:space="preserve">So Jehovah said to Moses: “Take </w:t>
      </w:r>
      <w:del w:id="126" w:author="Author">
        <w:r w:rsidRPr="00AA4C77">
          <w:rPr>
            <w:rFonts w:ascii="Trebuchet MS" w:hAnsi="Trebuchet MS"/>
            <w:noProof/>
          </w:rPr>
          <w:delText xml:space="preserve">for yourself </w:delText>
        </w:r>
      </w:del>
      <w:r w:rsidRPr="00AA4C77">
        <w:rPr>
          <w:rFonts w:ascii="Trebuchet MS" w:hAnsi="Trebuchet MS"/>
          <w:noProof/>
        </w:rPr>
        <w:t xml:space="preserve">Joshua the son of Nun, a man in whom there is spirit, and </w:t>
      </w:r>
      <w:del w:id="127" w:author="Author">
        <w:r w:rsidRPr="00AA4C77">
          <w:rPr>
            <w:rFonts w:ascii="Trebuchet MS" w:hAnsi="Trebuchet MS"/>
            <w:noProof/>
          </w:rPr>
          <w:delText xml:space="preserve">you must </w:delText>
        </w:r>
      </w:del>
      <w:r w:rsidRPr="00AA4C77">
        <w:rPr>
          <w:rFonts w:ascii="Trebuchet MS" w:hAnsi="Trebuchet MS"/>
          <w:noProof/>
        </w:rPr>
        <w:t xml:space="preserve">lay your hand </w:t>
      </w:r>
      <w:del w:id="128" w:author="Author">
        <w:r w:rsidRPr="00AA4C77">
          <w:rPr>
            <w:rFonts w:ascii="Trebuchet MS" w:hAnsi="Trebuchet MS"/>
            <w:noProof/>
          </w:rPr>
          <w:delText>upon</w:delText>
        </w:r>
      </w:del>
      <w:ins w:id="129" w:author="Author">
        <w:r w:rsidRPr="00AA4C77">
          <w:rPr>
            <w:rFonts w:ascii="Trebuchet MS" w:hAnsi="Trebuchet MS"/>
            <w:noProof/>
          </w:rPr>
          <w:t>on</w:t>
        </w:r>
      </w:ins>
      <w:r w:rsidRPr="00AA4C77">
        <w:rPr>
          <w:rFonts w:ascii="Trebuchet MS" w:hAnsi="Trebuchet MS"/>
          <w:noProof/>
        </w:rPr>
        <w:t xml:space="preserve"> him</w:t>
      </w:r>
      <w:del w:id="130" w:author="Author">
        <w:r w:rsidRPr="00AA4C77">
          <w:rPr>
            <w:rFonts w:ascii="Trebuchet MS" w:hAnsi="Trebuchet MS"/>
            <w:noProof/>
          </w:rPr>
          <w:delText>;</w:delText>
        </w:r>
      </w:del>
      <w:ins w:id="131" w:author="Author">
        <w:r w:rsidRPr="00AA4C77">
          <w:rPr>
            <w:rFonts w:ascii="Trebuchet MS" w:hAnsi="Trebuchet MS"/>
            <w:noProof/>
          </w:rPr>
          <w:t>.</w:t>
        </w:r>
      </w:ins>
      <w:r w:rsidRPr="00AA4C77">
        <w:rPr>
          <w:rFonts w:ascii="Trebuchet MS" w:hAnsi="Trebuchet MS"/>
          <w:noProof/>
        </w:rPr>
        <w:t xml:space="preserve"> </w:t>
      </w:r>
      <w:r w:rsidRPr="00AA4C77">
        <w:rPr>
          <w:rFonts w:ascii="Trebuchet MS" w:hAnsi="Trebuchet MS"/>
          <w:b/>
          <w:noProof/>
        </w:rPr>
        <w:t xml:space="preserve">27:19 </w:t>
      </w:r>
      <w:del w:id="132" w:author="Author">
        <w:r w:rsidRPr="00AA4C77">
          <w:rPr>
            <w:rFonts w:ascii="Trebuchet MS" w:hAnsi="Trebuchet MS"/>
            <w:noProof/>
          </w:rPr>
          <w:delText>and you must</w:delText>
        </w:r>
      </w:del>
      <w:ins w:id="133" w:author="Author">
        <w:r w:rsidRPr="00AA4C77">
          <w:rPr>
            <w:rFonts w:ascii="Trebuchet MS" w:hAnsi="Trebuchet MS"/>
            <w:noProof/>
          </w:rPr>
          <w:t>Then</w:t>
        </w:r>
      </w:ins>
      <w:r w:rsidRPr="00AA4C77">
        <w:rPr>
          <w:rFonts w:ascii="Trebuchet MS" w:hAnsi="Trebuchet MS"/>
          <w:noProof/>
        </w:rPr>
        <w:t xml:space="preserve"> stand him before El·e·a′zar the priest and before all the assembly, and you must commission him before their eyes. </w:t>
      </w:r>
      <w:r w:rsidRPr="00AA4C77">
        <w:rPr>
          <w:rFonts w:ascii="Trebuchet MS" w:hAnsi="Trebuchet MS"/>
          <w:b/>
          <w:noProof/>
        </w:rPr>
        <w:t xml:space="preserve">27:20 </w:t>
      </w:r>
      <w:del w:id="134" w:author="Author">
        <w:r w:rsidRPr="00AA4C77">
          <w:rPr>
            <w:rFonts w:ascii="Trebuchet MS" w:hAnsi="Trebuchet MS"/>
            <w:noProof/>
          </w:rPr>
          <w:delText>And you must put</w:delText>
        </w:r>
      </w:del>
      <w:ins w:id="135" w:author="Author">
        <w:r w:rsidRPr="00AA4C77">
          <w:rPr>
            <w:rFonts w:ascii="Trebuchet MS" w:hAnsi="Trebuchet MS"/>
            <w:noProof/>
          </w:rPr>
          <w:t>You are to confer</w:t>
        </w:r>
      </w:ins>
      <w:r w:rsidRPr="00AA4C77">
        <w:rPr>
          <w:rFonts w:ascii="Trebuchet MS" w:hAnsi="Trebuchet MS"/>
          <w:noProof/>
        </w:rPr>
        <w:t xml:space="preserve"> some of your </w:t>
      </w:r>
      <w:del w:id="136" w:author="Author">
        <w:r w:rsidRPr="00AA4C77">
          <w:rPr>
            <w:rFonts w:ascii="Trebuchet MS" w:hAnsi="Trebuchet MS"/>
            <w:noProof/>
          </w:rPr>
          <w:delText>dignity upon</w:delText>
        </w:r>
      </w:del>
      <w:ins w:id="137" w:author="Author">
        <w:r w:rsidRPr="00AA4C77">
          <w:rPr>
            <w:rFonts w:ascii="Trebuchet MS" w:hAnsi="Trebuchet MS"/>
            <w:noProof/>
          </w:rPr>
          <w:t>authority</w:t>
        </w:r>
        <w:r w:rsidRPr="00AA4C77">
          <w:rPr>
            <w:rStyle w:val="FootnoteReference"/>
            <w:rFonts w:ascii="Trebuchet MS" w:hAnsi="Trebuchet MS"/>
            <w:noProof/>
          </w:rPr>
          <w:footnoteReference w:id="3"/>
        </w:r>
        <w:r w:rsidRPr="00AA4C77">
          <w:rPr>
            <w:rFonts w:ascii="Trebuchet MS" w:hAnsi="Trebuchet MS"/>
            <w:noProof/>
          </w:rPr>
          <w:t xml:space="preserve"> on</w:t>
        </w:r>
      </w:ins>
      <w:r w:rsidRPr="00AA4C77">
        <w:rPr>
          <w:rFonts w:ascii="Trebuchet MS" w:hAnsi="Trebuchet MS"/>
          <w:noProof/>
        </w:rPr>
        <w:t xml:space="preserve"> him, </w:t>
      </w:r>
      <w:del w:id="140" w:author="Author">
        <w:r w:rsidRPr="00AA4C77">
          <w:rPr>
            <w:rFonts w:ascii="Trebuchet MS" w:hAnsi="Trebuchet MS"/>
            <w:noProof/>
          </w:rPr>
          <w:delText>in order</w:delText>
        </w:r>
      </w:del>
      <w:ins w:id="141" w:author="Author">
        <w:r w:rsidRPr="00AA4C77">
          <w:rPr>
            <w:rFonts w:ascii="Trebuchet MS" w:hAnsi="Trebuchet MS"/>
            <w:noProof/>
          </w:rPr>
          <w:t>so</w:t>
        </w:r>
      </w:ins>
      <w:r w:rsidRPr="00AA4C77">
        <w:rPr>
          <w:rFonts w:ascii="Trebuchet MS" w:hAnsi="Trebuchet MS"/>
          <w:noProof/>
        </w:rPr>
        <w:t xml:space="preserve"> that all the assembly of the </w:t>
      </w:r>
      <w:del w:id="142" w:author="Author">
        <w:r w:rsidRPr="00AA4C77">
          <w:rPr>
            <w:rFonts w:ascii="Trebuchet MS" w:hAnsi="Trebuchet MS"/>
            <w:noProof/>
          </w:rPr>
          <w:delText>sons of Israel</w:delText>
        </w:r>
      </w:del>
      <w:ins w:id="143" w:author="Author">
        <w:r w:rsidRPr="00AA4C77">
          <w:rPr>
            <w:rFonts w:ascii="Trebuchet MS" w:hAnsi="Trebuchet MS"/>
            <w:noProof/>
          </w:rPr>
          <w:t>Israelites</w:t>
        </w:r>
      </w:ins>
      <w:r w:rsidRPr="00AA4C77">
        <w:rPr>
          <w:rFonts w:ascii="Trebuchet MS" w:hAnsi="Trebuchet MS"/>
          <w:noProof/>
        </w:rPr>
        <w:t xml:space="preserve"> may listen to him. </w:t>
      </w:r>
      <w:r w:rsidRPr="00AA4C77">
        <w:rPr>
          <w:rFonts w:ascii="Trebuchet MS" w:hAnsi="Trebuchet MS"/>
          <w:b/>
          <w:noProof/>
        </w:rPr>
        <w:t xml:space="preserve">27:21 </w:t>
      </w:r>
      <w:del w:id="144" w:author="Author">
        <w:r w:rsidRPr="00AA4C77">
          <w:rPr>
            <w:rFonts w:ascii="Trebuchet MS" w:hAnsi="Trebuchet MS"/>
            <w:noProof/>
          </w:rPr>
          <w:delText>And it is</w:delText>
        </w:r>
      </w:del>
      <w:ins w:id="145" w:author="Author">
        <w:r w:rsidRPr="00AA4C77">
          <w:rPr>
            <w:rFonts w:ascii="Trebuchet MS" w:hAnsi="Trebuchet MS"/>
            <w:noProof/>
          </w:rPr>
          <w:t>He will stand</w:t>
        </w:r>
      </w:ins>
      <w:r w:rsidRPr="00AA4C77">
        <w:rPr>
          <w:rFonts w:ascii="Trebuchet MS" w:hAnsi="Trebuchet MS"/>
          <w:noProof/>
        </w:rPr>
        <w:t xml:space="preserve"> before El·e·a′zar the priest</w:t>
      </w:r>
      <w:del w:id="146" w:author="Author">
        <w:r w:rsidRPr="00AA4C77">
          <w:rPr>
            <w:rFonts w:ascii="Trebuchet MS" w:hAnsi="Trebuchet MS"/>
            <w:noProof/>
          </w:rPr>
          <w:delText xml:space="preserve"> that he</w:delText>
        </w:r>
      </w:del>
      <w:ins w:id="147" w:author="Author">
        <w:r w:rsidRPr="00AA4C77">
          <w:rPr>
            <w:rFonts w:ascii="Trebuchet MS" w:hAnsi="Trebuchet MS"/>
            <w:noProof/>
          </w:rPr>
          <w:t>, who</w:t>
        </w:r>
      </w:ins>
      <w:r w:rsidRPr="00AA4C77">
        <w:rPr>
          <w:rFonts w:ascii="Trebuchet MS" w:hAnsi="Trebuchet MS"/>
          <w:noProof/>
        </w:rPr>
        <w:t xml:space="preserve"> will</w:t>
      </w:r>
      <w:del w:id="148" w:author="Author">
        <w:r w:rsidRPr="00AA4C77">
          <w:rPr>
            <w:rFonts w:ascii="Trebuchet MS" w:hAnsi="Trebuchet MS"/>
            <w:noProof/>
          </w:rPr>
          <w:delText xml:space="preserve"> stand, and he must</w:delText>
        </w:r>
      </w:del>
      <w:r w:rsidRPr="00AA4C77">
        <w:rPr>
          <w:rFonts w:ascii="Trebuchet MS" w:hAnsi="Trebuchet MS"/>
          <w:noProof/>
        </w:rPr>
        <w:t xml:space="preserve"> inquire in his behalf by the judgment of the U′rim before Jehovah. At his order they will go out and at his order they will come in, he and all the </w:t>
      </w:r>
      <w:del w:id="149" w:author="Author">
        <w:r w:rsidRPr="00AA4C77">
          <w:rPr>
            <w:rFonts w:ascii="Trebuchet MS" w:hAnsi="Trebuchet MS"/>
            <w:noProof/>
          </w:rPr>
          <w:delText>sons of Israel</w:delText>
        </w:r>
      </w:del>
      <w:ins w:id="150" w:author="Author">
        <w:r w:rsidRPr="00AA4C77">
          <w:rPr>
            <w:rFonts w:ascii="Trebuchet MS" w:hAnsi="Trebuchet MS"/>
            <w:noProof/>
          </w:rPr>
          <w:t>Israelites</w:t>
        </w:r>
      </w:ins>
      <w:r w:rsidRPr="00AA4C77">
        <w:rPr>
          <w:rFonts w:ascii="Trebuchet MS" w:hAnsi="Trebuchet MS"/>
          <w:noProof/>
        </w:rPr>
        <w:t xml:space="preserve"> with him and all the assembly.”</w:t>
      </w:r>
    </w:p>
    <w:p w:rsidR="00213BF9" w:rsidRPr="00AA4C77" w:rsidRDefault="00213BF9" w:rsidP="00213BF9">
      <w:pPr>
        <w:rPr>
          <w:rFonts w:ascii="Trebuchet MS" w:hAnsi="Trebuchet MS"/>
          <w:noProof/>
        </w:rPr>
      </w:pPr>
      <w:r w:rsidRPr="00AA4C77">
        <w:rPr>
          <w:rFonts w:ascii="Trebuchet MS" w:hAnsi="Trebuchet MS"/>
          <w:b/>
        </w:rPr>
        <w:t xml:space="preserve">27:22 </w:t>
      </w:r>
      <w:del w:id="151" w:author="Author">
        <w:r w:rsidRPr="00AA4C77">
          <w:rPr>
            <w:rFonts w:ascii="Trebuchet MS" w:hAnsi="Trebuchet MS"/>
            <w:noProof/>
          </w:rPr>
          <w:delText>And</w:delText>
        </w:r>
      </w:del>
      <w:ins w:id="152" w:author="Author">
        <w:r w:rsidRPr="00AA4C77">
          <w:rPr>
            <w:rFonts w:ascii="Trebuchet MS" w:hAnsi="Trebuchet MS"/>
            <w:noProof/>
          </w:rPr>
          <w:t>So</w:t>
        </w:r>
      </w:ins>
      <w:r w:rsidRPr="00AA4C77">
        <w:rPr>
          <w:rFonts w:ascii="Trebuchet MS" w:hAnsi="Trebuchet MS"/>
          <w:noProof/>
        </w:rPr>
        <w:t xml:space="preserve"> Moses </w:t>
      </w:r>
      <w:del w:id="153" w:author="Author">
        <w:r w:rsidRPr="00AA4C77">
          <w:rPr>
            <w:rFonts w:ascii="Trebuchet MS" w:hAnsi="Trebuchet MS"/>
            <w:noProof/>
          </w:rPr>
          <w:delText>proceeded to do</w:delText>
        </w:r>
      </w:del>
      <w:ins w:id="154" w:author="Author">
        <w:r w:rsidRPr="00AA4C77">
          <w:rPr>
            <w:rFonts w:ascii="Trebuchet MS" w:hAnsi="Trebuchet MS"/>
            <w:noProof/>
          </w:rPr>
          <w:t>did</w:t>
        </w:r>
      </w:ins>
      <w:r w:rsidRPr="00AA4C77">
        <w:rPr>
          <w:rFonts w:ascii="Trebuchet MS" w:hAnsi="Trebuchet MS"/>
          <w:noProof/>
        </w:rPr>
        <w:t xml:space="preserve"> just as Jehovah had commanded him. </w:t>
      </w:r>
      <w:del w:id="155" w:author="Author">
        <w:r w:rsidRPr="00AA4C77">
          <w:rPr>
            <w:rFonts w:ascii="Trebuchet MS" w:hAnsi="Trebuchet MS"/>
            <w:noProof/>
          </w:rPr>
          <w:delText>Accordingly he</w:delText>
        </w:r>
      </w:del>
      <w:ins w:id="156" w:author="Author">
        <w:r w:rsidRPr="00AA4C77">
          <w:rPr>
            <w:rFonts w:ascii="Trebuchet MS" w:hAnsi="Trebuchet MS"/>
            <w:noProof/>
          </w:rPr>
          <w:t>He</w:t>
        </w:r>
      </w:ins>
      <w:r w:rsidRPr="00AA4C77">
        <w:rPr>
          <w:rFonts w:ascii="Trebuchet MS" w:hAnsi="Trebuchet MS"/>
          <w:noProof/>
        </w:rPr>
        <w:t xml:space="preserve"> took Joshua and stood him before El·e·a′zar the priest and before all the assembly</w:t>
      </w:r>
      <w:ins w:id="157" w:author="Author">
        <w:r w:rsidRPr="00AA4C77">
          <w:rPr>
            <w:rFonts w:ascii="Trebuchet MS" w:hAnsi="Trebuchet MS"/>
            <w:noProof/>
          </w:rPr>
          <w:t>,</w:t>
        </w:r>
      </w:ins>
      <w:r w:rsidRPr="00AA4C77">
        <w:rPr>
          <w:rFonts w:ascii="Trebuchet MS" w:hAnsi="Trebuchet MS"/>
          <w:noProof/>
        </w:rPr>
        <w:t xml:space="preserve"> </w:t>
      </w:r>
      <w:r w:rsidRPr="00AA4C77">
        <w:rPr>
          <w:rFonts w:ascii="Trebuchet MS" w:hAnsi="Trebuchet MS"/>
          <w:b/>
          <w:noProof/>
        </w:rPr>
        <w:t xml:space="preserve">27:23 </w:t>
      </w:r>
      <w:r w:rsidRPr="00AA4C77">
        <w:rPr>
          <w:rFonts w:ascii="Trebuchet MS" w:hAnsi="Trebuchet MS"/>
          <w:noProof/>
        </w:rPr>
        <w:t xml:space="preserve">and </w:t>
      </w:r>
      <w:ins w:id="158" w:author="Author">
        <w:r w:rsidRPr="00AA4C77">
          <w:rPr>
            <w:rFonts w:ascii="Trebuchet MS" w:hAnsi="Trebuchet MS"/>
            <w:noProof/>
          </w:rPr>
          <w:t xml:space="preserve">he </w:t>
        </w:r>
      </w:ins>
      <w:r w:rsidRPr="00AA4C77">
        <w:rPr>
          <w:rFonts w:ascii="Trebuchet MS" w:hAnsi="Trebuchet MS"/>
          <w:noProof/>
        </w:rPr>
        <w:t xml:space="preserve">laid his hands </w:t>
      </w:r>
      <w:del w:id="159" w:author="Author">
        <w:r w:rsidRPr="00AA4C77">
          <w:rPr>
            <w:rFonts w:ascii="Trebuchet MS" w:hAnsi="Trebuchet MS"/>
            <w:noProof/>
          </w:rPr>
          <w:delText>upon</w:delText>
        </w:r>
      </w:del>
      <w:ins w:id="160" w:author="Author">
        <w:r w:rsidRPr="00AA4C77">
          <w:rPr>
            <w:rFonts w:ascii="Trebuchet MS" w:hAnsi="Trebuchet MS"/>
            <w:noProof/>
          </w:rPr>
          <w:t>on</w:t>
        </w:r>
      </w:ins>
      <w:r w:rsidRPr="00AA4C77">
        <w:rPr>
          <w:rFonts w:ascii="Trebuchet MS" w:hAnsi="Trebuchet MS"/>
          <w:noProof/>
        </w:rPr>
        <w:t xml:space="preserve"> him and commissioned him, just as Jehovah had spoken </w:t>
      </w:r>
      <w:del w:id="161" w:author="Author">
        <w:r w:rsidRPr="00AA4C77">
          <w:rPr>
            <w:rFonts w:ascii="Trebuchet MS" w:hAnsi="Trebuchet MS"/>
            <w:noProof/>
          </w:rPr>
          <w:delText>by means of</w:delText>
        </w:r>
      </w:del>
      <w:ins w:id="162" w:author="Author">
        <w:r w:rsidRPr="00AA4C77">
          <w:rPr>
            <w:rFonts w:ascii="Trebuchet MS" w:hAnsi="Trebuchet MS"/>
            <w:noProof/>
          </w:rPr>
          <w:t>through</w:t>
        </w:r>
      </w:ins>
      <w:r w:rsidRPr="00AA4C77">
        <w:rPr>
          <w:rFonts w:ascii="Trebuchet MS" w:hAnsi="Trebuchet MS"/>
          <w:noProof/>
        </w:rPr>
        <w:t xml:space="preserve"> Moses.</w:t>
      </w:r>
    </w:p>
    <w:p w:rsidR="00213BF9" w:rsidRPr="00AA4C77" w:rsidRDefault="00213BF9" w:rsidP="00213BF9">
      <w:pPr>
        <w:rPr>
          <w:rFonts w:ascii="Trebuchet MS" w:hAnsi="Trebuchet MS"/>
          <w:b/>
        </w:rPr>
      </w:pPr>
    </w:p>
    <w:p w:rsidR="00762BCB" w:rsidRPr="00213BF9" w:rsidRDefault="00762BCB" w:rsidP="00213BF9"/>
    <w:sectPr w:rsidR="00762BCB" w:rsidRPr="00213BF9" w:rsidSect="00CA2E7C">
      <w:headerReference w:type="default" r:id="rId7"/>
      <w:headerReference w:type="first" r:id="rId8"/>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19C6" w:rsidRDefault="00D819C6">
      <w:r>
        <w:separator/>
      </w:r>
    </w:p>
  </w:endnote>
  <w:endnote w:type="continuationSeparator" w:id="0">
    <w:p w:rsidR="00D819C6" w:rsidRDefault="00D81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19C6" w:rsidRDefault="00D819C6">
      <w:r>
        <w:separator/>
      </w:r>
    </w:p>
  </w:footnote>
  <w:footnote w:type="continuationSeparator" w:id="0">
    <w:p w:rsidR="00D819C6" w:rsidRDefault="00D819C6">
      <w:r>
        <w:continuationSeparator/>
      </w:r>
    </w:p>
  </w:footnote>
  <w:footnote w:id="1">
    <w:p w:rsidR="00213BF9" w:rsidRPr="00AA4C77" w:rsidRDefault="00213BF9" w:rsidP="00AA4C77">
      <w:pPr>
        <w:pStyle w:val="FootnoteText"/>
        <w:spacing w:after="96"/>
        <w:ind w:firstLine="288"/>
        <w:rPr>
          <w:ins w:id="101" w:author="Author"/>
        </w:rPr>
      </w:pPr>
      <w:ins w:id="102" w:author="Author">
        <w:r w:rsidRPr="00AA4C77">
          <w:rPr>
            <w:rStyle w:val="FootnoteReference"/>
          </w:rPr>
          <w:footnoteRef/>
        </w:r>
        <w:r w:rsidRPr="00AA4C77">
          <w:t xml:space="preserve"> </w:t>
        </w:r>
        <w:r w:rsidRPr="00AA4C77">
          <w:rPr>
            <w:b/>
          </w:rPr>
          <w:t xml:space="preserve">27:13 </w:t>
        </w:r>
        <w:r w:rsidRPr="00AA4C77">
          <w:t>This is a poetic expression for death.</w:t>
        </w:r>
      </w:ins>
    </w:p>
  </w:footnote>
  <w:footnote w:id="2">
    <w:p w:rsidR="00213BF9" w:rsidRPr="00AA4C77" w:rsidRDefault="00213BF9" w:rsidP="00AA4C77">
      <w:pPr>
        <w:pStyle w:val="FootnoteText"/>
        <w:spacing w:after="96"/>
        <w:ind w:firstLine="288"/>
        <w:rPr>
          <w:ins w:id="118" w:author="Author"/>
        </w:rPr>
      </w:pPr>
      <w:ins w:id="119" w:author="Author">
        <w:r w:rsidRPr="00AA4C77">
          <w:rPr>
            <w:rStyle w:val="FootnoteReference"/>
          </w:rPr>
          <w:footnoteRef/>
        </w:r>
        <w:r w:rsidRPr="00AA4C77">
          <w:t xml:space="preserve"> </w:t>
        </w:r>
        <w:r w:rsidRPr="00AA4C77">
          <w:rPr>
            <w:b/>
          </w:rPr>
          <w:t xml:space="preserve">27:16 </w:t>
        </w:r>
        <w:r w:rsidRPr="00AA4C77">
          <w:t>Lit., “the spirits of all flesh.”</w:t>
        </w:r>
      </w:ins>
    </w:p>
  </w:footnote>
  <w:footnote w:id="3">
    <w:p w:rsidR="00213BF9" w:rsidRPr="00AA4C77" w:rsidRDefault="00213BF9" w:rsidP="00AA4C77">
      <w:pPr>
        <w:pStyle w:val="FootnoteText"/>
        <w:spacing w:after="96"/>
        <w:ind w:firstLine="288"/>
        <w:rPr>
          <w:ins w:id="138" w:author="Author"/>
        </w:rPr>
      </w:pPr>
      <w:ins w:id="139" w:author="Author">
        <w:r w:rsidRPr="00AA4C77">
          <w:rPr>
            <w:rStyle w:val="FootnoteReference"/>
          </w:rPr>
          <w:footnoteRef/>
        </w:r>
        <w:r w:rsidRPr="00AA4C77">
          <w:t xml:space="preserve"> </w:t>
        </w:r>
        <w:r w:rsidRPr="00AA4C77">
          <w:rPr>
            <w:b/>
          </w:rPr>
          <w:t xml:space="preserve">27:20 </w:t>
        </w:r>
        <w:r w:rsidRPr="00AA4C77">
          <w:t>Or “dignity.”</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5A0026">
        <w:t>Numbers Chapter 27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5A0026">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A0026">
      <w:rPr>
        <w:noProof/>
        <w:snapToGrid w:val="0"/>
      </w:rPr>
      <w:t>Numbers 27.Revised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5D65DB">
    <w:pPr>
      <w:pStyle w:val="Style3"/>
    </w:pPr>
    <w:r>
      <w:t xml:space="preserve">English Title: </w:t>
    </w:r>
    <w:fldSimple w:instr=" TITLE  \* MERGEFORMAT ">
      <w:r w:rsidR="005A0026">
        <w:t>Numbers Chapter 27</w:t>
      </w:r>
    </w:fldSimple>
  </w:p>
  <w:p w:rsidR="00FB6530" w:rsidRDefault="00FB6530" w:rsidP="005D65DB">
    <w:pPr>
      <w:pStyle w:val="Style4"/>
    </w:pPr>
    <w:r>
      <w:t xml:space="preserve">Publication: </w:t>
    </w:r>
    <w:r>
      <w:fldChar w:fldCharType="begin"/>
    </w:r>
    <w:r>
      <w:instrText xml:space="preserve"> DOCPROPERTY "_ParentPublicationName"</w:instrText>
    </w:r>
    <w:r>
      <w:fldChar w:fldCharType="separate"/>
    </w:r>
    <w:r w:rsidR="005A0026">
      <w:t>04-Numbers</w:t>
    </w:r>
    <w:r>
      <w:fldChar w:fldCharType="end"/>
    </w:r>
  </w:p>
  <w:p w:rsidR="00FB6530" w:rsidRDefault="00FB6530" w:rsidP="005D65DB">
    <w:pPr>
      <w:pStyle w:val="Style2"/>
    </w:pPr>
    <w:r w:rsidRPr="005D65DB">
      <w:t>Document</w:t>
    </w:r>
    <w:r>
      <w:t xml:space="preserve">: </w:t>
    </w:r>
    <w:r>
      <w:rPr>
        <w:snapToGrid w:val="0"/>
      </w:rPr>
      <w:fldChar w:fldCharType="begin"/>
    </w:r>
    <w:r>
      <w:rPr>
        <w:snapToGrid w:val="0"/>
      </w:rPr>
      <w:instrText xml:space="preserve"> FILENAME </w:instrText>
    </w:r>
    <w:r>
      <w:rPr>
        <w:snapToGrid w:val="0"/>
      </w:rPr>
      <w:fldChar w:fldCharType="separate"/>
    </w:r>
    <w:r w:rsidR="005A0026">
      <w:rPr>
        <w:noProof/>
        <w:snapToGrid w:val="0"/>
      </w:rPr>
      <w:t>Numbers 27.Revised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5A0026">
      <w:t>&lt;not set&gt;</w:t>
    </w:r>
    <w:r>
      <w:fldChar w:fldCharType="end"/>
    </w:r>
  </w:p>
  <w:p w:rsidR="00FB6530" w:rsidRDefault="00FB6530" w:rsidP="005D65DB">
    <w:pPr>
      <w:pStyle w:val="Style5"/>
    </w:pPr>
    <w:r>
      <w:t xml:space="preserve">Translator: </w:t>
    </w:r>
    <w:r>
      <w:fldChar w:fldCharType="begin"/>
    </w:r>
    <w:r>
      <w:instrText xml:space="preserve"> DOCPROPERTY "_RoleTranslator"</w:instrText>
    </w:r>
    <w:r>
      <w:fldChar w:fldCharType="separate"/>
    </w:r>
    <w:r w:rsidR="005A0026">
      <w:t>&lt;not set&gt;</w:t>
    </w:r>
    <w:r>
      <w:fldChar w:fldCharType="end"/>
    </w:r>
    <w:r>
      <w:tab/>
      <w:t xml:space="preserve">Checker: </w:t>
    </w:r>
    <w:r>
      <w:fldChar w:fldCharType="begin"/>
    </w:r>
    <w:r>
      <w:instrText xml:space="preserve"> DOCPROPERTY "_RoleChecker" </w:instrText>
    </w:r>
    <w:r>
      <w:fldChar w:fldCharType="separate"/>
    </w:r>
    <w:r w:rsidR="005A0026">
      <w:t>&lt;not set&gt;</w:t>
    </w:r>
    <w:r>
      <w:fldChar w:fldCharType="end"/>
    </w:r>
  </w:p>
  <w:p w:rsidR="00FB6530" w:rsidRDefault="00FB6530" w:rsidP="005D65DB">
    <w:pPr>
      <w:pStyle w:val="Style6"/>
    </w:pPr>
    <w:r>
      <w:t xml:space="preserve">Proofreader: </w:t>
    </w:r>
    <w:r>
      <w:fldChar w:fldCharType="begin"/>
    </w:r>
    <w:r>
      <w:instrText xml:space="preserve"> DOCPROPERTY "_RoleProofreader"</w:instrText>
    </w:r>
    <w:r>
      <w:fldChar w:fldCharType="separate"/>
    </w:r>
    <w:r w:rsidR="005A002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12B6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DC2C6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22D9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66EC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025B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C6"/>
    <w:rsid w:val="00213BF9"/>
    <w:rsid w:val="00245EDD"/>
    <w:rsid w:val="0026230D"/>
    <w:rsid w:val="002B524D"/>
    <w:rsid w:val="002C00A8"/>
    <w:rsid w:val="00310508"/>
    <w:rsid w:val="003B380B"/>
    <w:rsid w:val="004500A2"/>
    <w:rsid w:val="004B7393"/>
    <w:rsid w:val="004C5EB7"/>
    <w:rsid w:val="005A0026"/>
    <w:rsid w:val="005D4494"/>
    <w:rsid w:val="005D65DB"/>
    <w:rsid w:val="005F29B7"/>
    <w:rsid w:val="006634F9"/>
    <w:rsid w:val="00683A19"/>
    <w:rsid w:val="006B2E68"/>
    <w:rsid w:val="006D0A9F"/>
    <w:rsid w:val="006E0169"/>
    <w:rsid w:val="0075006C"/>
    <w:rsid w:val="00762BCB"/>
    <w:rsid w:val="00796D66"/>
    <w:rsid w:val="007A584B"/>
    <w:rsid w:val="0085190A"/>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819C6"/>
    <w:rsid w:val="00DA0FE2"/>
    <w:rsid w:val="00DE253C"/>
    <w:rsid w:val="00EA2DE5"/>
    <w:rsid w:val="00F30C4C"/>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BFBAE34-DE86-4283-8CAC-FC40F09DA541}"/>
  <w:attachedTemplate r:id="Rb2ea6b09cbe4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65D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customStyle="1" w:styleId="Style1">
    <w:name w:val="Style1"/>
    <w:basedOn w:val="Normal"/>
    <w:qFormat/>
    <w:rsid w:val="005D65DB"/>
  </w:style>
  <w:style w:type="paragraph" w:customStyle="1" w:styleId="Style2">
    <w:name w:val="Style2"/>
    <w:basedOn w:val="Header"/>
    <w:qFormat/>
    <w:rsid w:val="005D65DB"/>
  </w:style>
  <w:style w:type="paragraph" w:customStyle="1" w:styleId="Style3">
    <w:name w:val="Style3"/>
    <w:basedOn w:val="Header"/>
    <w:qFormat/>
    <w:rsid w:val="005D65DB"/>
    <w:pPr>
      <w:tabs>
        <w:tab w:val="center" w:pos="4200"/>
        <w:tab w:val="right" w:pos="8280"/>
      </w:tabs>
    </w:pPr>
  </w:style>
  <w:style w:type="paragraph" w:customStyle="1" w:styleId="Style4">
    <w:name w:val="Style4"/>
    <w:basedOn w:val="Header"/>
    <w:qFormat/>
    <w:rsid w:val="005D65DB"/>
    <w:pPr>
      <w:tabs>
        <w:tab w:val="left" w:pos="4200"/>
        <w:tab w:val="right" w:pos="8280"/>
      </w:tabs>
    </w:pPr>
  </w:style>
  <w:style w:type="paragraph" w:customStyle="1" w:styleId="Style5">
    <w:name w:val="Style5"/>
    <w:basedOn w:val="Header"/>
    <w:qFormat/>
    <w:rsid w:val="005D65DB"/>
    <w:pPr>
      <w:tabs>
        <w:tab w:val="left" w:pos="4200"/>
        <w:tab w:val="right" w:pos="8280"/>
      </w:tabs>
    </w:pPr>
  </w:style>
  <w:style w:type="paragraph" w:customStyle="1" w:styleId="Style6">
    <w:name w:val="Style6"/>
    <w:basedOn w:val="Header"/>
    <w:qFormat/>
    <w:rsid w:val="005D65DB"/>
    <w:pPr>
      <w:tabs>
        <w:tab w:val="left" w:pos="4200"/>
        <w:tab w:val="right" w:pos="8280"/>
      </w:tabs>
    </w:pPr>
  </w:style>
  <w:style w:type="paragraph" w:styleId="FootnoteText">
    <w:name w:val="footnote text"/>
    <w:basedOn w:val="Normal"/>
    <w:link w:val="FootnoteTextChar"/>
    <w:uiPriority w:val="99"/>
    <w:semiHidden/>
    <w:unhideWhenUsed/>
    <w:rsid w:val="00213BF9"/>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semiHidden/>
    <w:rsid w:val="00213BF9"/>
    <w:rPr>
      <w:rFonts w:ascii="Trebuchet MS" w:eastAsiaTheme="minorHAnsi" w:hAnsi="Trebuchet MS" w:cs="Trebuchet MS"/>
      <w:lang w:val="en-US" w:eastAsia="en-US"/>
    </w:rPr>
  </w:style>
  <w:style w:type="character" w:styleId="FootnoteReference">
    <w:name w:val="footnote reference"/>
    <w:basedOn w:val="DefaultParagraphFont"/>
    <w:uiPriority w:val="99"/>
    <w:semiHidden/>
    <w:unhideWhenUsed/>
    <w:rsid w:val="00213B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2ea6b09cbe441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752</ap:Words>
  <ap:Characters>3384</ap:Characters>
  <ap:Application>Microsoft Office Word</ap:Application>
  <ap:DocSecurity>0</ap:DocSecurity>
  <ap:Lines>56</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4129</ap:CharactersWithSpaces>
  <ap:SharedDoc>false</ap:SharedDoc>
  <ap:HyperlinksChanged>false</ap:HyperlinksChanged>
  <ap:AppVersion>16.0000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27</dc:title>
  <dc:subject/>
  <dc:creator>Matthew Calleja</dc:creator>
  <cp:keywords/>
  <dc:description/>
  <cp:lastModifiedBy>Calleja, Matthew</cp:lastModifiedBy>
  <cp:revision>3</cp:revision>
  <dcterms:created xsi:type="dcterms:W3CDTF">2020-12-29T09:23:00Z</dcterms:created>
  <dcterms:modified xsi:type="dcterms:W3CDTF">2020-12-29T09:23:00Z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27.docx</vt:lpwstr>
  </property>
  <property fmtid="{D5CDD505-2E9C-101B-9397-08002B2CF9AE}" pid="9" name="_TranslationDocumentId">
    <vt:i4>19474</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4027</vt:i4>
  </property>
  <property fmtid="{D5CDD505-2E9C-101B-9397-08002B2CF9AE}" pid="15" name="_PublicationDate">
    <vt:filetime>1899-12-29T23:00:00Z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27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