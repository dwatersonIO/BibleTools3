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018" w:rsidRPr="00985887" w:rsidRDefault="00243018" w:rsidP="00243018">
      <w:pPr>
        <w:rPr>
          <w:rFonts w:ascii="Trebuchet MS" w:hAnsi="Trebuchet MS"/>
          <w:noProof/>
        </w:rPr>
      </w:pPr>
      <w:bookmarkStart w:id="0" w:name="_GoBack"/>
      <w:bookmarkEnd w:id="0"/>
      <w:r w:rsidRPr="00985887">
        <w:rPr>
          <w:rFonts w:ascii="Trebuchet MS" w:hAnsi="Trebuchet MS"/>
          <w:b/>
        </w:rPr>
        <w:t xml:space="preserve">23:1 </w:t>
      </w:r>
      <w:r w:rsidRPr="00985887">
        <w:rPr>
          <w:rFonts w:ascii="Trebuchet MS" w:hAnsi="Trebuchet MS"/>
          <w:noProof/>
        </w:rPr>
        <w:t xml:space="preserve">Then Ba′laam said to Ba′lak: “Build </w:t>
      </w:r>
      <w:del w:id="1" w:author="Author">
        <w:r w:rsidRPr="00985887">
          <w:rPr>
            <w:rFonts w:ascii="Trebuchet MS" w:hAnsi="Trebuchet MS"/>
            <w:noProof/>
          </w:rPr>
          <w:delText xml:space="preserve">for me </w:delText>
        </w:r>
      </w:del>
      <w:r w:rsidRPr="00985887">
        <w:rPr>
          <w:rFonts w:ascii="Trebuchet MS" w:hAnsi="Trebuchet MS"/>
          <w:noProof/>
        </w:rPr>
        <w:t>on this spot seven altars</w:t>
      </w:r>
      <w:ins w:id="2" w:author="Author">
        <w:r w:rsidRPr="00985887">
          <w:rPr>
            <w:rFonts w:ascii="Trebuchet MS" w:hAnsi="Trebuchet MS"/>
            <w:noProof/>
          </w:rPr>
          <w:t>,</w:t>
        </w:r>
      </w:ins>
      <w:r w:rsidRPr="00985887">
        <w:rPr>
          <w:rFonts w:ascii="Trebuchet MS" w:hAnsi="Trebuchet MS"/>
          <w:noProof/>
        </w:rPr>
        <w:t xml:space="preserve"> and </w:t>
      </w:r>
      <w:del w:id="3" w:author="Author">
        <w:r w:rsidRPr="00985887">
          <w:rPr>
            <w:rFonts w:ascii="Trebuchet MS" w:hAnsi="Trebuchet MS"/>
            <w:noProof/>
          </w:rPr>
          <w:delText>make ready for me on this spot</w:delText>
        </w:r>
      </w:del>
      <w:ins w:id="4" w:author="Author">
        <w:r w:rsidRPr="00985887">
          <w:rPr>
            <w:rFonts w:ascii="Trebuchet MS" w:hAnsi="Trebuchet MS"/>
            <w:noProof/>
          </w:rPr>
          <w:t>prepare</w:t>
        </w:r>
      </w:ins>
      <w:r w:rsidRPr="00985887">
        <w:rPr>
          <w:rFonts w:ascii="Trebuchet MS" w:hAnsi="Trebuchet MS"/>
          <w:noProof/>
        </w:rPr>
        <w:t xml:space="preserve"> seven bulls and seven rams</w:t>
      </w:r>
      <w:ins w:id="5" w:author="Author">
        <w:r w:rsidRPr="00985887">
          <w:rPr>
            <w:rFonts w:ascii="Trebuchet MS" w:hAnsi="Trebuchet MS"/>
            <w:noProof/>
          </w:rPr>
          <w:t xml:space="preserve"> for me</w:t>
        </w:r>
      </w:ins>
      <w:r w:rsidRPr="00985887">
        <w:rPr>
          <w:rFonts w:ascii="Trebuchet MS" w:hAnsi="Trebuchet MS"/>
          <w:noProof/>
        </w:rPr>
        <w:t xml:space="preserve">.” </w:t>
      </w:r>
      <w:r w:rsidRPr="00985887">
        <w:rPr>
          <w:rFonts w:ascii="Trebuchet MS" w:hAnsi="Trebuchet MS"/>
          <w:b/>
          <w:noProof/>
        </w:rPr>
        <w:t xml:space="preserve">23:2 </w:t>
      </w:r>
      <w:r w:rsidRPr="00985887">
        <w:rPr>
          <w:rFonts w:ascii="Trebuchet MS" w:hAnsi="Trebuchet MS"/>
          <w:noProof/>
        </w:rPr>
        <w:t xml:space="preserve">Ba′lak immediately did just as Ba′laam had </w:t>
      </w:r>
      <w:del w:id="6" w:author="Author">
        <w:r w:rsidRPr="00985887">
          <w:rPr>
            <w:rFonts w:ascii="Trebuchet MS" w:hAnsi="Trebuchet MS"/>
            <w:noProof/>
          </w:rPr>
          <w:delText>spoken. After that</w:delText>
        </w:r>
      </w:del>
      <w:ins w:id="7" w:author="Author">
        <w:r w:rsidRPr="00985887">
          <w:rPr>
            <w:rFonts w:ascii="Trebuchet MS" w:hAnsi="Trebuchet MS"/>
            <w:noProof/>
          </w:rPr>
          <w:t>said. And</w:t>
        </w:r>
      </w:ins>
      <w:r w:rsidRPr="00985887">
        <w:rPr>
          <w:rFonts w:ascii="Trebuchet MS" w:hAnsi="Trebuchet MS"/>
          <w:noProof/>
        </w:rPr>
        <w:t xml:space="preserve"> Ba′lak and Ba′laam offered up a bull and a ram on each altar. </w:t>
      </w:r>
      <w:r w:rsidRPr="00985887">
        <w:rPr>
          <w:rFonts w:ascii="Trebuchet MS" w:hAnsi="Trebuchet MS"/>
          <w:b/>
          <w:noProof/>
        </w:rPr>
        <w:t xml:space="preserve">23:3 </w:t>
      </w:r>
      <w:del w:id="8" w:author="Author">
        <w:r w:rsidRPr="00985887">
          <w:rPr>
            <w:rFonts w:ascii="Trebuchet MS" w:hAnsi="Trebuchet MS"/>
            <w:noProof/>
          </w:rPr>
          <w:delText xml:space="preserve">And </w:delText>
        </w:r>
      </w:del>
      <w:r w:rsidRPr="00985887">
        <w:rPr>
          <w:rFonts w:ascii="Trebuchet MS" w:hAnsi="Trebuchet MS"/>
          <w:noProof/>
        </w:rPr>
        <w:t xml:space="preserve">Ba′laam </w:t>
      </w:r>
      <w:del w:id="9" w:author="Author">
        <w:r w:rsidRPr="00985887">
          <w:rPr>
            <w:rFonts w:ascii="Trebuchet MS" w:hAnsi="Trebuchet MS"/>
            <w:noProof/>
          </w:rPr>
          <w:delText>went on to say</w:delText>
        </w:r>
      </w:del>
      <w:ins w:id="10" w:author="Author">
        <w:r w:rsidRPr="00985887">
          <w:rPr>
            <w:rFonts w:ascii="Trebuchet MS" w:hAnsi="Trebuchet MS"/>
            <w:noProof/>
          </w:rPr>
          <w:t>then said</w:t>
        </w:r>
      </w:ins>
      <w:r w:rsidRPr="00985887">
        <w:rPr>
          <w:rFonts w:ascii="Trebuchet MS" w:hAnsi="Trebuchet MS"/>
          <w:noProof/>
        </w:rPr>
        <w:t xml:space="preserve"> to Ba′lak: “</w:t>
      </w:r>
      <w:del w:id="11" w:author="Author">
        <w:r w:rsidRPr="00985887">
          <w:rPr>
            <w:rFonts w:ascii="Trebuchet MS" w:hAnsi="Trebuchet MS"/>
            <w:noProof/>
          </w:rPr>
          <w:delText>Station yourself</w:delText>
        </w:r>
      </w:del>
      <w:ins w:id="12" w:author="Author">
        <w:r w:rsidRPr="00985887">
          <w:rPr>
            <w:rFonts w:ascii="Trebuchet MS" w:hAnsi="Trebuchet MS"/>
            <w:noProof/>
          </w:rPr>
          <w:t>Stay here</w:t>
        </w:r>
      </w:ins>
      <w:r w:rsidRPr="00985887">
        <w:rPr>
          <w:rFonts w:ascii="Trebuchet MS" w:hAnsi="Trebuchet MS"/>
          <w:noProof/>
        </w:rPr>
        <w:t xml:space="preserve"> by your burnt offering, and </w:t>
      </w:r>
      <w:del w:id="13" w:author="Author">
        <w:r w:rsidRPr="00985887">
          <w:rPr>
            <w:rFonts w:ascii="Trebuchet MS" w:hAnsi="Trebuchet MS"/>
            <w:noProof/>
          </w:rPr>
          <w:delText>let me</w:delText>
        </w:r>
      </w:del>
      <w:ins w:id="14" w:author="Author">
        <w:r w:rsidRPr="00985887">
          <w:rPr>
            <w:rFonts w:ascii="Trebuchet MS" w:hAnsi="Trebuchet MS"/>
            <w:noProof/>
          </w:rPr>
          <w:t>I will</w:t>
        </w:r>
      </w:ins>
      <w:r w:rsidRPr="00985887">
        <w:rPr>
          <w:rFonts w:ascii="Trebuchet MS" w:hAnsi="Trebuchet MS"/>
          <w:noProof/>
        </w:rPr>
        <w:t xml:space="preserve"> go. Perhaps Jehovah will get in touch </w:t>
      </w:r>
      <w:del w:id="15" w:author="Author">
        <w:r w:rsidRPr="00985887">
          <w:rPr>
            <w:rFonts w:ascii="Trebuchet MS" w:hAnsi="Trebuchet MS"/>
            <w:noProof/>
          </w:rPr>
          <w:delText xml:space="preserve">and meet </w:delText>
        </w:r>
      </w:del>
      <w:r w:rsidRPr="00985887">
        <w:rPr>
          <w:rFonts w:ascii="Trebuchet MS" w:hAnsi="Trebuchet MS"/>
          <w:noProof/>
        </w:rPr>
        <w:t xml:space="preserve">with me. </w:t>
      </w:r>
      <w:del w:id="16" w:author="Author">
        <w:r w:rsidRPr="00985887">
          <w:rPr>
            <w:rFonts w:ascii="Trebuchet MS" w:hAnsi="Trebuchet MS"/>
            <w:noProof/>
          </w:rPr>
          <w:delText>In that case whatever</w:delText>
        </w:r>
      </w:del>
      <w:ins w:id="17" w:author="Author">
        <w:r w:rsidRPr="00985887">
          <w:rPr>
            <w:rFonts w:ascii="Trebuchet MS" w:hAnsi="Trebuchet MS"/>
            <w:noProof/>
          </w:rPr>
          <w:t>Whatever</w:t>
        </w:r>
      </w:ins>
      <w:r w:rsidRPr="00985887">
        <w:rPr>
          <w:rFonts w:ascii="Trebuchet MS" w:hAnsi="Trebuchet MS"/>
          <w:noProof/>
        </w:rPr>
        <w:t xml:space="preserve"> he </w:t>
      </w:r>
      <w:del w:id="18" w:author="Author">
        <w:r w:rsidRPr="00985887">
          <w:rPr>
            <w:rFonts w:ascii="Trebuchet MS" w:hAnsi="Trebuchet MS"/>
            <w:noProof/>
          </w:rPr>
          <w:delText>will show</w:delText>
        </w:r>
      </w:del>
      <w:ins w:id="19" w:author="Author">
        <w:r w:rsidRPr="00985887">
          <w:rPr>
            <w:rFonts w:ascii="Trebuchet MS" w:hAnsi="Trebuchet MS"/>
            <w:noProof/>
          </w:rPr>
          <w:t>reveals to</w:t>
        </w:r>
      </w:ins>
      <w:r w:rsidRPr="00985887">
        <w:rPr>
          <w:rFonts w:ascii="Trebuchet MS" w:hAnsi="Trebuchet MS"/>
          <w:noProof/>
        </w:rPr>
        <w:t xml:space="preserve"> me, I </w:t>
      </w:r>
      <w:del w:id="20" w:author="Author">
        <w:r w:rsidRPr="00985887">
          <w:rPr>
            <w:rFonts w:ascii="Trebuchet MS" w:hAnsi="Trebuchet MS"/>
            <w:noProof/>
          </w:rPr>
          <w:delText>shall certainly</w:delText>
        </w:r>
      </w:del>
      <w:ins w:id="21" w:author="Author">
        <w:r w:rsidRPr="00985887">
          <w:rPr>
            <w:rFonts w:ascii="Trebuchet MS" w:hAnsi="Trebuchet MS"/>
            <w:noProof/>
          </w:rPr>
          <w:t>will</w:t>
        </w:r>
      </w:ins>
      <w:r w:rsidRPr="00985887">
        <w:rPr>
          <w:rFonts w:ascii="Trebuchet MS" w:hAnsi="Trebuchet MS"/>
          <w:noProof/>
        </w:rPr>
        <w:t xml:space="preserve"> tell you.” So he went to a </w:t>
      </w:r>
      <w:del w:id="22" w:author="Author">
        <w:r w:rsidRPr="00985887">
          <w:rPr>
            <w:rFonts w:ascii="Trebuchet MS" w:hAnsi="Trebuchet MS"/>
            <w:noProof/>
          </w:rPr>
          <w:delText>bare</w:delText>
        </w:r>
      </w:del>
      <w:ins w:id="23" w:author="Author">
        <w:r w:rsidRPr="00985887">
          <w:rPr>
            <w:rFonts w:ascii="Trebuchet MS" w:hAnsi="Trebuchet MS"/>
            <w:noProof/>
          </w:rPr>
          <w:t>barren</w:t>
        </w:r>
      </w:ins>
      <w:r w:rsidRPr="00985887">
        <w:rPr>
          <w:rFonts w:ascii="Trebuchet MS" w:hAnsi="Trebuchet MS"/>
          <w:noProof/>
        </w:rPr>
        <w:t xml:space="preserve"> hill.</w:t>
      </w:r>
    </w:p>
    <w:p w:rsidR="00243018" w:rsidRPr="00985887" w:rsidRDefault="00243018" w:rsidP="00243018">
      <w:pPr>
        <w:rPr>
          <w:rFonts w:ascii="Trebuchet MS" w:hAnsi="Trebuchet MS"/>
          <w:noProof/>
        </w:rPr>
      </w:pPr>
      <w:r w:rsidRPr="00985887">
        <w:rPr>
          <w:rFonts w:ascii="Trebuchet MS" w:hAnsi="Trebuchet MS"/>
          <w:b/>
        </w:rPr>
        <w:t xml:space="preserve">23:4 </w:t>
      </w:r>
      <w:del w:id="24" w:author="Author">
        <w:r w:rsidRPr="00985887">
          <w:rPr>
            <w:rFonts w:ascii="Trebuchet MS" w:hAnsi="Trebuchet MS"/>
            <w:noProof/>
          </w:rPr>
          <w:delText>When</w:delText>
        </w:r>
      </w:del>
      <w:ins w:id="25" w:author="Author">
        <w:r w:rsidRPr="00985887">
          <w:rPr>
            <w:rFonts w:ascii="Trebuchet MS" w:hAnsi="Trebuchet MS"/>
            <w:noProof/>
          </w:rPr>
          <w:t>Then</w:t>
        </w:r>
      </w:ins>
      <w:r w:rsidRPr="00985887">
        <w:rPr>
          <w:rFonts w:ascii="Trebuchet MS" w:hAnsi="Trebuchet MS"/>
          <w:noProof/>
        </w:rPr>
        <w:t xml:space="preserve"> God got in touch with Ba′laam, </w:t>
      </w:r>
      <w:del w:id="26" w:author="Author">
        <w:r w:rsidRPr="00985887">
          <w:rPr>
            <w:rFonts w:ascii="Trebuchet MS" w:hAnsi="Trebuchet MS"/>
            <w:noProof/>
          </w:rPr>
          <w:delText>he then</w:delText>
        </w:r>
      </w:del>
      <w:ins w:id="27" w:author="Author">
        <w:r w:rsidRPr="00985887">
          <w:rPr>
            <w:rFonts w:ascii="Trebuchet MS" w:hAnsi="Trebuchet MS"/>
            <w:noProof/>
          </w:rPr>
          <w:t>who</w:t>
        </w:r>
      </w:ins>
      <w:r w:rsidRPr="00985887">
        <w:rPr>
          <w:rFonts w:ascii="Trebuchet MS" w:hAnsi="Trebuchet MS"/>
          <w:noProof/>
        </w:rPr>
        <w:t xml:space="preserve"> said to Him: “I set the seven altars in rows, and I </w:t>
      </w:r>
      <w:del w:id="28" w:author="Author">
        <w:r w:rsidRPr="00985887">
          <w:rPr>
            <w:rFonts w:ascii="Trebuchet MS" w:hAnsi="Trebuchet MS"/>
            <w:noProof/>
          </w:rPr>
          <w:delText>proceeded to offer</w:delText>
        </w:r>
      </w:del>
      <w:ins w:id="29" w:author="Author">
        <w:r w:rsidRPr="00985887">
          <w:rPr>
            <w:rFonts w:ascii="Trebuchet MS" w:hAnsi="Trebuchet MS"/>
            <w:noProof/>
          </w:rPr>
          <w:t>offered</w:t>
        </w:r>
      </w:ins>
      <w:r w:rsidRPr="00985887">
        <w:rPr>
          <w:rFonts w:ascii="Trebuchet MS" w:hAnsi="Trebuchet MS"/>
          <w:noProof/>
        </w:rPr>
        <w:t xml:space="preserve"> up a bull and a ram on each altar.” </w:t>
      </w:r>
      <w:r w:rsidRPr="00985887">
        <w:rPr>
          <w:rFonts w:ascii="Trebuchet MS" w:hAnsi="Trebuchet MS"/>
          <w:b/>
          <w:noProof/>
        </w:rPr>
        <w:t xml:space="preserve">23:5 </w:t>
      </w:r>
      <w:del w:id="30" w:author="Author">
        <w:r w:rsidRPr="00985887">
          <w:rPr>
            <w:rFonts w:ascii="Trebuchet MS" w:hAnsi="Trebuchet MS"/>
            <w:noProof/>
          </w:rPr>
          <w:delText xml:space="preserve">Accordingly </w:delText>
        </w:r>
      </w:del>
      <w:r w:rsidRPr="00985887">
        <w:rPr>
          <w:rFonts w:ascii="Trebuchet MS" w:hAnsi="Trebuchet MS"/>
          <w:noProof/>
        </w:rPr>
        <w:t xml:space="preserve">Jehovah put </w:t>
      </w:r>
      <w:del w:id="31" w:author="Author">
        <w:r w:rsidRPr="00985887">
          <w:rPr>
            <w:rFonts w:ascii="Trebuchet MS" w:hAnsi="Trebuchet MS"/>
            <w:noProof/>
          </w:rPr>
          <w:delText>a</w:delText>
        </w:r>
      </w:del>
      <w:ins w:id="32" w:author="Author">
        <w:r w:rsidRPr="00985887">
          <w:rPr>
            <w:rFonts w:ascii="Trebuchet MS" w:hAnsi="Trebuchet MS"/>
            <w:noProof/>
          </w:rPr>
          <w:t>this</w:t>
        </w:r>
      </w:ins>
      <w:r w:rsidRPr="00985887">
        <w:rPr>
          <w:rFonts w:ascii="Trebuchet MS" w:hAnsi="Trebuchet MS"/>
          <w:noProof/>
        </w:rPr>
        <w:t xml:space="preserve"> word in the mouth of Ba′laam</w:t>
      </w:r>
      <w:del w:id="33" w:author="Author">
        <w:r w:rsidRPr="00985887">
          <w:rPr>
            <w:rFonts w:ascii="Trebuchet MS" w:hAnsi="Trebuchet MS"/>
            <w:noProof/>
          </w:rPr>
          <w:delText xml:space="preserve"> and said</w:delText>
        </w:r>
      </w:del>
      <w:r w:rsidRPr="00985887">
        <w:rPr>
          <w:rFonts w:ascii="Trebuchet MS" w:hAnsi="Trebuchet MS"/>
          <w:noProof/>
        </w:rPr>
        <w:t xml:space="preserve">: “Return to Ba′lak, and this is what you </w:t>
      </w:r>
      <w:del w:id="34" w:author="Author">
        <w:r w:rsidRPr="00985887">
          <w:rPr>
            <w:rFonts w:ascii="Trebuchet MS" w:hAnsi="Trebuchet MS"/>
            <w:noProof/>
          </w:rPr>
          <w:delText>will speak</w:delText>
        </w:r>
      </w:del>
      <w:ins w:id="35" w:author="Author">
        <w:r w:rsidRPr="00985887">
          <w:rPr>
            <w:rFonts w:ascii="Trebuchet MS" w:hAnsi="Trebuchet MS"/>
            <w:noProof/>
          </w:rPr>
          <w:t>are to say</w:t>
        </w:r>
      </w:ins>
      <w:r w:rsidRPr="00985887">
        <w:rPr>
          <w:rFonts w:ascii="Trebuchet MS" w:hAnsi="Trebuchet MS"/>
          <w:noProof/>
        </w:rPr>
        <w:t xml:space="preserve">.” </w:t>
      </w:r>
      <w:r w:rsidRPr="00985887">
        <w:rPr>
          <w:rFonts w:ascii="Trebuchet MS" w:hAnsi="Trebuchet MS"/>
          <w:b/>
          <w:noProof/>
        </w:rPr>
        <w:t xml:space="preserve">23:6 </w:t>
      </w:r>
      <w:r w:rsidRPr="00985887">
        <w:rPr>
          <w:rFonts w:ascii="Trebuchet MS" w:hAnsi="Trebuchet MS"/>
          <w:noProof/>
        </w:rPr>
        <w:t xml:space="preserve">So he returned </w:t>
      </w:r>
      <w:del w:id="36" w:author="Author">
        <w:r w:rsidRPr="00985887">
          <w:rPr>
            <w:rFonts w:ascii="Trebuchet MS" w:hAnsi="Trebuchet MS"/>
            <w:noProof/>
          </w:rPr>
          <w:delText xml:space="preserve">to him, </w:delText>
        </w:r>
      </w:del>
      <w:r w:rsidRPr="00985887">
        <w:rPr>
          <w:rFonts w:ascii="Trebuchet MS" w:hAnsi="Trebuchet MS"/>
          <w:noProof/>
        </w:rPr>
        <w:t>and</w:t>
      </w:r>
      <w:del w:id="37" w:author="Author">
        <w:r w:rsidRPr="00985887">
          <w:rPr>
            <w:rFonts w:ascii="Trebuchet MS" w:hAnsi="Trebuchet MS"/>
            <w:noProof/>
          </w:rPr>
          <w:delText>, look! he</w:delText>
        </w:r>
      </w:del>
      <w:ins w:id="38" w:author="Author">
        <w:r w:rsidRPr="00985887">
          <w:rPr>
            <w:rFonts w:ascii="Trebuchet MS" w:hAnsi="Trebuchet MS"/>
            <w:noProof/>
          </w:rPr>
          <w:t xml:space="preserve"> saw that Ba′lak</w:t>
        </w:r>
      </w:ins>
      <w:r w:rsidRPr="00985887">
        <w:rPr>
          <w:rFonts w:ascii="Trebuchet MS" w:hAnsi="Trebuchet MS"/>
          <w:noProof/>
        </w:rPr>
        <w:t xml:space="preserve"> and all the princes of Mo′ab were </w:t>
      </w:r>
      <w:del w:id="39" w:author="Author">
        <w:r w:rsidRPr="00985887">
          <w:rPr>
            <w:rFonts w:ascii="Trebuchet MS" w:hAnsi="Trebuchet MS"/>
            <w:noProof/>
          </w:rPr>
          <w:delText>stationed</w:delText>
        </w:r>
      </w:del>
      <w:ins w:id="40" w:author="Author">
        <w:r w:rsidRPr="00985887">
          <w:rPr>
            <w:rFonts w:ascii="Trebuchet MS" w:hAnsi="Trebuchet MS"/>
            <w:noProof/>
          </w:rPr>
          <w:t>standing</w:t>
        </w:r>
      </w:ins>
      <w:r w:rsidRPr="00985887">
        <w:rPr>
          <w:rFonts w:ascii="Trebuchet MS" w:hAnsi="Trebuchet MS"/>
          <w:noProof/>
        </w:rPr>
        <w:t xml:space="preserve"> by his burnt offering. </w:t>
      </w:r>
      <w:r w:rsidRPr="00985887">
        <w:rPr>
          <w:rFonts w:ascii="Trebuchet MS" w:hAnsi="Trebuchet MS"/>
          <w:b/>
          <w:noProof/>
        </w:rPr>
        <w:t xml:space="preserve">23:7 </w:t>
      </w:r>
      <w:r w:rsidRPr="00985887">
        <w:rPr>
          <w:rFonts w:ascii="Trebuchet MS" w:hAnsi="Trebuchet MS"/>
          <w:noProof/>
        </w:rPr>
        <w:t xml:space="preserve">Then he </w:t>
      </w:r>
      <w:del w:id="41" w:author="Author">
        <w:r w:rsidRPr="00985887">
          <w:rPr>
            <w:rFonts w:ascii="Trebuchet MS" w:hAnsi="Trebuchet MS"/>
            <w:noProof/>
          </w:rPr>
          <w:delText>took up his</w:delText>
        </w:r>
      </w:del>
      <w:ins w:id="42" w:author="Author">
        <w:r w:rsidRPr="00985887">
          <w:rPr>
            <w:rFonts w:ascii="Trebuchet MS" w:hAnsi="Trebuchet MS"/>
            <w:noProof/>
          </w:rPr>
          <w:t>spoke this</w:t>
        </w:r>
      </w:ins>
      <w:r w:rsidRPr="00985887">
        <w:rPr>
          <w:rFonts w:ascii="Trebuchet MS" w:hAnsi="Trebuchet MS"/>
          <w:noProof/>
        </w:rPr>
        <w:t xml:space="preserve"> proverbial </w:t>
      </w:r>
      <w:del w:id="43" w:author="Author">
        <w:r w:rsidRPr="00985887">
          <w:rPr>
            <w:rFonts w:ascii="Trebuchet MS" w:hAnsi="Trebuchet MS"/>
            <w:noProof/>
          </w:rPr>
          <w:delText>utterance and said</w:delText>
        </w:r>
      </w:del>
      <w:ins w:id="44" w:author="Author">
        <w:r w:rsidRPr="00985887">
          <w:rPr>
            <w:rFonts w:ascii="Trebuchet MS" w:hAnsi="Trebuchet MS"/>
            <w:noProof/>
          </w:rPr>
          <w:t>saying</w:t>
        </w:r>
      </w:ins>
      <w:r w:rsidRPr="00985887">
        <w:rPr>
          <w:rFonts w:ascii="Trebuchet MS" w:hAnsi="Trebuchet MS"/>
          <w:noProof/>
        </w:rPr>
        <w:t>:</w:t>
      </w:r>
    </w:p>
    <w:p w:rsidR="00243018" w:rsidRPr="00985887" w:rsidRDefault="00243018" w:rsidP="00243018">
      <w:pPr>
        <w:rPr>
          <w:rFonts w:ascii="Trebuchet MS" w:hAnsi="Trebuchet MS"/>
          <w:noProof/>
        </w:rPr>
      </w:pPr>
      <w:r w:rsidRPr="00985887">
        <w:rPr>
          <w:rFonts w:ascii="Trebuchet MS" w:hAnsi="Trebuchet MS"/>
          <w:noProof/>
        </w:rPr>
        <w:t>“</w:t>
      </w:r>
      <w:del w:id="45" w:author="Author">
        <w:r w:rsidRPr="00985887">
          <w:rPr>
            <w:rFonts w:ascii="Trebuchet MS" w:hAnsi="Trebuchet MS"/>
            <w:noProof/>
          </w:rPr>
          <w:delText xml:space="preserve">From A′ram </w:delText>
        </w:r>
      </w:del>
      <w:r w:rsidRPr="00985887">
        <w:rPr>
          <w:rFonts w:ascii="Trebuchet MS" w:hAnsi="Trebuchet MS"/>
          <w:noProof/>
        </w:rPr>
        <w:t xml:space="preserve">Ba′lak the king of Mo′ab </w:t>
      </w:r>
      <w:del w:id="46" w:author="Author">
        <w:r w:rsidRPr="00985887">
          <w:rPr>
            <w:rFonts w:ascii="Trebuchet MS" w:hAnsi="Trebuchet MS"/>
            <w:noProof/>
          </w:rPr>
          <w:delText>tried to conduct</w:delText>
        </w:r>
      </w:del>
      <w:ins w:id="47" w:author="Author">
        <w:r w:rsidRPr="00985887">
          <w:rPr>
            <w:rFonts w:ascii="Trebuchet MS" w:hAnsi="Trebuchet MS"/>
            <w:noProof/>
          </w:rPr>
          <w:t>has brought</w:t>
        </w:r>
      </w:ins>
      <w:r w:rsidRPr="00985887">
        <w:rPr>
          <w:rFonts w:ascii="Trebuchet MS" w:hAnsi="Trebuchet MS"/>
          <w:noProof/>
        </w:rPr>
        <w:t xml:space="preserve"> me</w:t>
      </w:r>
      <w:ins w:id="48" w:author="Author">
        <w:r w:rsidRPr="00985887">
          <w:rPr>
            <w:rFonts w:ascii="Trebuchet MS" w:hAnsi="Trebuchet MS"/>
            <w:noProof/>
          </w:rPr>
          <w:t xml:space="preserve"> from A′ram</w:t>
        </w:r>
      </w:ins>
      <w:r w:rsidRPr="00985887">
        <w:rPr>
          <w:rFonts w:ascii="Trebuchet MS" w:hAnsi="Trebuchet MS"/>
          <w:noProof/>
        </w:rPr>
        <w:t>,</w:t>
      </w:r>
    </w:p>
    <w:p w:rsidR="00243018" w:rsidRPr="00985887" w:rsidRDefault="00243018" w:rsidP="00243018">
      <w:pPr>
        <w:rPr>
          <w:rFonts w:ascii="Trebuchet MS" w:hAnsi="Trebuchet MS"/>
          <w:noProof/>
        </w:rPr>
      </w:pPr>
      <w:r w:rsidRPr="00985887">
        <w:rPr>
          <w:rFonts w:ascii="Trebuchet MS" w:hAnsi="Trebuchet MS"/>
          <w:noProof/>
        </w:rPr>
        <w:t>From the mountains of the east:</w:t>
      </w:r>
    </w:p>
    <w:p w:rsidR="00243018" w:rsidRPr="00985887" w:rsidRDefault="00243018" w:rsidP="00243018">
      <w:pPr>
        <w:rPr>
          <w:rFonts w:ascii="Trebuchet MS" w:hAnsi="Trebuchet MS"/>
          <w:noProof/>
        </w:rPr>
      </w:pPr>
      <w:r w:rsidRPr="00985887">
        <w:rPr>
          <w:rFonts w:ascii="Trebuchet MS" w:hAnsi="Trebuchet MS"/>
          <w:noProof/>
        </w:rPr>
        <w:t>‘Do come</w:t>
      </w:r>
      <w:del w:id="49" w:author="Author">
        <w:r w:rsidRPr="00985887">
          <w:rPr>
            <w:rFonts w:ascii="Trebuchet MS" w:hAnsi="Trebuchet MS"/>
            <w:noProof/>
          </w:rPr>
          <w:delText>, do</w:delText>
        </w:r>
      </w:del>
      <w:ins w:id="50" w:author="Author">
        <w:r w:rsidRPr="00985887">
          <w:rPr>
            <w:rFonts w:ascii="Trebuchet MS" w:hAnsi="Trebuchet MS"/>
            <w:noProof/>
          </w:rPr>
          <w:t xml:space="preserve"> to</w:t>
        </w:r>
      </w:ins>
      <w:r w:rsidRPr="00985887">
        <w:rPr>
          <w:rFonts w:ascii="Trebuchet MS" w:hAnsi="Trebuchet MS"/>
          <w:noProof/>
        </w:rPr>
        <w:t xml:space="preserve"> curse Jacob for me.</w:t>
      </w:r>
    </w:p>
    <w:p w:rsidR="00243018" w:rsidRPr="00985887" w:rsidRDefault="00243018" w:rsidP="00243018">
      <w:pPr>
        <w:rPr>
          <w:rFonts w:ascii="Trebuchet MS" w:hAnsi="Trebuchet MS"/>
          <w:noProof/>
        </w:rPr>
      </w:pPr>
      <w:r w:rsidRPr="00985887">
        <w:rPr>
          <w:rFonts w:ascii="Trebuchet MS" w:hAnsi="Trebuchet MS"/>
          <w:noProof/>
        </w:rPr>
        <w:t xml:space="preserve">Yes, </w:t>
      </w:r>
      <w:del w:id="51" w:author="Author">
        <w:r w:rsidRPr="00985887">
          <w:rPr>
            <w:rFonts w:ascii="Trebuchet MS" w:hAnsi="Trebuchet MS"/>
            <w:noProof/>
          </w:rPr>
          <w:delText xml:space="preserve">do </w:delText>
        </w:r>
      </w:del>
      <w:r w:rsidRPr="00985887">
        <w:rPr>
          <w:rFonts w:ascii="Trebuchet MS" w:hAnsi="Trebuchet MS"/>
          <w:noProof/>
        </w:rPr>
        <w:t>come</w:t>
      </w:r>
      <w:del w:id="52" w:author="Author">
        <w:r w:rsidRPr="00985887">
          <w:rPr>
            <w:rFonts w:ascii="Trebuchet MS" w:hAnsi="Trebuchet MS"/>
            <w:noProof/>
          </w:rPr>
          <w:delText>, do</w:delText>
        </w:r>
      </w:del>
      <w:ins w:id="53" w:author="Author">
        <w:r w:rsidRPr="00985887">
          <w:rPr>
            <w:rFonts w:ascii="Trebuchet MS" w:hAnsi="Trebuchet MS"/>
            <w:noProof/>
          </w:rPr>
          <w:t xml:space="preserve"> to</w:t>
        </w:r>
      </w:ins>
      <w:r w:rsidRPr="00985887">
        <w:rPr>
          <w:rFonts w:ascii="Trebuchet MS" w:hAnsi="Trebuchet MS"/>
          <w:noProof/>
        </w:rPr>
        <w:t xml:space="preserve"> denounce Israel.’</w:t>
      </w:r>
    </w:p>
    <w:p w:rsidR="00243018" w:rsidRPr="00985887" w:rsidRDefault="00243018" w:rsidP="00243018">
      <w:pPr>
        <w:rPr>
          <w:rFonts w:ascii="Trebuchet MS" w:hAnsi="Trebuchet MS"/>
          <w:noProof/>
        </w:rPr>
      </w:pPr>
      <w:r w:rsidRPr="00985887">
        <w:rPr>
          <w:rFonts w:ascii="Trebuchet MS" w:hAnsi="Trebuchet MS"/>
          <w:b/>
        </w:rPr>
        <w:t xml:space="preserve">23:8 </w:t>
      </w:r>
      <w:r w:rsidRPr="00985887">
        <w:rPr>
          <w:rFonts w:ascii="Trebuchet MS" w:hAnsi="Trebuchet MS"/>
          <w:noProof/>
        </w:rPr>
        <w:t xml:space="preserve">How could I </w:t>
      </w:r>
      <w:del w:id="54" w:author="Author">
        <w:r w:rsidRPr="00985887">
          <w:rPr>
            <w:rFonts w:ascii="Trebuchet MS" w:hAnsi="Trebuchet MS"/>
            <w:noProof/>
          </w:rPr>
          <w:delText>execrate</w:delText>
        </w:r>
      </w:del>
      <w:ins w:id="55" w:author="Author">
        <w:r w:rsidRPr="00985887">
          <w:rPr>
            <w:rFonts w:ascii="Trebuchet MS" w:hAnsi="Trebuchet MS"/>
            <w:noProof/>
          </w:rPr>
          <w:t>put a curse on</w:t>
        </w:r>
      </w:ins>
      <w:r w:rsidRPr="00985887">
        <w:rPr>
          <w:rFonts w:ascii="Trebuchet MS" w:hAnsi="Trebuchet MS"/>
          <w:noProof/>
        </w:rPr>
        <w:t xml:space="preserve"> those whom God has not </w:t>
      </w:r>
      <w:del w:id="56" w:author="Author">
        <w:r w:rsidRPr="00985887">
          <w:rPr>
            <w:rFonts w:ascii="Trebuchet MS" w:hAnsi="Trebuchet MS"/>
            <w:noProof/>
          </w:rPr>
          <w:delText>execrated</w:delText>
        </w:r>
      </w:del>
      <w:ins w:id="57" w:author="Author">
        <w:r w:rsidRPr="00985887">
          <w:rPr>
            <w:rFonts w:ascii="Trebuchet MS" w:hAnsi="Trebuchet MS"/>
            <w:noProof/>
          </w:rPr>
          <w:t>cursed</w:t>
        </w:r>
      </w:ins>
      <w:r w:rsidRPr="00985887">
        <w:rPr>
          <w:rFonts w:ascii="Trebuchet MS" w:hAnsi="Trebuchet MS"/>
          <w:noProof/>
        </w:rPr>
        <w:t>?</w:t>
      </w:r>
    </w:p>
    <w:p w:rsidR="00243018" w:rsidRPr="00985887" w:rsidRDefault="00243018" w:rsidP="00243018">
      <w:pPr>
        <w:rPr>
          <w:rFonts w:ascii="Trebuchet MS" w:hAnsi="Trebuchet MS"/>
          <w:noProof/>
        </w:rPr>
      </w:pPr>
      <w:r w:rsidRPr="00985887">
        <w:rPr>
          <w:rFonts w:ascii="Trebuchet MS" w:hAnsi="Trebuchet MS"/>
          <w:noProof/>
        </w:rPr>
        <w:t>And how could I denounce those whom Jehovah has not denounced?</w:t>
      </w:r>
    </w:p>
    <w:p w:rsidR="00243018" w:rsidRPr="00985887" w:rsidRDefault="00243018" w:rsidP="00243018">
      <w:pPr>
        <w:rPr>
          <w:rFonts w:ascii="Trebuchet MS" w:hAnsi="Trebuchet MS"/>
          <w:noProof/>
        </w:rPr>
      </w:pPr>
      <w:r w:rsidRPr="00985887">
        <w:rPr>
          <w:rFonts w:ascii="Trebuchet MS" w:hAnsi="Trebuchet MS"/>
          <w:b/>
        </w:rPr>
        <w:t xml:space="preserve">23:9 </w:t>
      </w:r>
      <w:del w:id="58" w:author="Author">
        <w:r w:rsidRPr="00985887">
          <w:rPr>
            <w:rFonts w:ascii="Trebuchet MS" w:hAnsi="Trebuchet MS"/>
            <w:noProof/>
          </w:rPr>
          <w:delText>For from</w:delText>
        </w:r>
      </w:del>
      <w:ins w:id="59" w:author="Author">
        <w:r w:rsidRPr="00985887">
          <w:rPr>
            <w:rFonts w:ascii="Trebuchet MS" w:hAnsi="Trebuchet MS"/>
            <w:noProof/>
          </w:rPr>
          <w:t>From</w:t>
        </w:r>
      </w:ins>
      <w:r w:rsidRPr="00985887">
        <w:rPr>
          <w:rFonts w:ascii="Trebuchet MS" w:hAnsi="Trebuchet MS"/>
          <w:noProof/>
        </w:rPr>
        <w:t xml:space="preserve"> the top of the rocks I see them,</w:t>
      </w:r>
    </w:p>
    <w:p w:rsidR="00243018" w:rsidRPr="00985887" w:rsidRDefault="00243018" w:rsidP="00243018">
      <w:pPr>
        <w:rPr>
          <w:rFonts w:ascii="Trebuchet MS" w:hAnsi="Trebuchet MS"/>
          <w:noProof/>
        </w:rPr>
      </w:pPr>
      <w:r w:rsidRPr="00985887">
        <w:rPr>
          <w:rFonts w:ascii="Trebuchet MS" w:hAnsi="Trebuchet MS"/>
          <w:noProof/>
        </w:rPr>
        <w:t xml:space="preserve">And from the hills I </w:t>
      </w:r>
      <w:del w:id="60" w:author="Author">
        <w:r w:rsidRPr="00985887">
          <w:rPr>
            <w:rFonts w:ascii="Trebuchet MS" w:hAnsi="Trebuchet MS"/>
            <w:noProof/>
          </w:rPr>
          <w:delText>behold</w:delText>
        </w:r>
      </w:del>
      <w:ins w:id="61" w:author="Author">
        <w:r w:rsidRPr="00985887">
          <w:rPr>
            <w:rFonts w:ascii="Trebuchet MS" w:hAnsi="Trebuchet MS"/>
            <w:noProof/>
          </w:rPr>
          <w:t>see</w:t>
        </w:r>
      </w:ins>
      <w:r w:rsidRPr="00985887">
        <w:rPr>
          <w:rFonts w:ascii="Trebuchet MS" w:hAnsi="Trebuchet MS"/>
          <w:noProof/>
        </w:rPr>
        <w:t xml:space="preserve"> them.</w:t>
      </w:r>
    </w:p>
    <w:p w:rsidR="00243018" w:rsidRPr="00985887" w:rsidRDefault="00243018" w:rsidP="00243018">
      <w:pPr>
        <w:rPr>
          <w:rFonts w:ascii="Trebuchet MS" w:hAnsi="Trebuchet MS"/>
          <w:noProof/>
        </w:rPr>
      </w:pPr>
      <w:del w:id="62" w:author="Author">
        <w:r w:rsidRPr="00985887">
          <w:rPr>
            <w:rFonts w:ascii="Trebuchet MS" w:hAnsi="Trebuchet MS"/>
            <w:noProof/>
          </w:rPr>
          <w:delText>There as</w:delText>
        </w:r>
      </w:del>
      <w:ins w:id="63" w:author="Author">
        <w:r w:rsidRPr="00985887">
          <w:rPr>
            <w:rFonts w:ascii="Trebuchet MS" w:hAnsi="Trebuchet MS"/>
            <w:noProof/>
          </w:rPr>
          <w:t>As</w:t>
        </w:r>
      </w:ins>
      <w:r w:rsidRPr="00985887">
        <w:rPr>
          <w:rFonts w:ascii="Trebuchet MS" w:hAnsi="Trebuchet MS"/>
          <w:noProof/>
        </w:rPr>
        <w:t xml:space="preserve"> a people they </w:t>
      </w:r>
      <w:del w:id="64" w:author="Author">
        <w:r w:rsidRPr="00985887">
          <w:rPr>
            <w:rFonts w:ascii="Trebuchet MS" w:hAnsi="Trebuchet MS"/>
            <w:noProof/>
          </w:rPr>
          <w:delText>keep tabernacling isolated,</w:delText>
        </w:r>
      </w:del>
      <w:ins w:id="65" w:author="Author">
        <w:r w:rsidRPr="00985887">
          <w:rPr>
            <w:rFonts w:ascii="Trebuchet MS" w:hAnsi="Trebuchet MS"/>
            <w:noProof/>
          </w:rPr>
          <w:t>dwell there alone;</w:t>
        </w:r>
      </w:ins>
    </w:p>
    <w:p w:rsidR="00243018" w:rsidRPr="00985887" w:rsidRDefault="00243018" w:rsidP="00243018">
      <w:pPr>
        <w:rPr>
          <w:rFonts w:ascii="Trebuchet MS" w:hAnsi="Trebuchet MS"/>
          <w:noProof/>
        </w:rPr>
      </w:pPr>
      <w:del w:id="66" w:author="Author">
        <w:r w:rsidRPr="00985887">
          <w:rPr>
            <w:rFonts w:ascii="Trebuchet MS" w:hAnsi="Trebuchet MS"/>
            <w:noProof/>
          </w:rPr>
          <w:delText>And among the nations they</w:delText>
        </w:r>
      </w:del>
      <w:ins w:id="67" w:author="Author">
        <w:r w:rsidRPr="00985887">
          <w:rPr>
            <w:rFonts w:ascii="Trebuchet MS" w:hAnsi="Trebuchet MS"/>
            <w:noProof/>
          </w:rPr>
          <w:t>They</w:t>
        </w:r>
      </w:ins>
      <w:r w:rsidRPr="00985887">
        <w:rPr>
          <w:rFonts w:ascii="Trebuchet MS" w:hAnsi="Trebuchet MS"/>
          <w:noProof/>
        </w:rPr>
        <w:t xml:space="preserve"> do not </w:t>
      </w:r>
      <w:del w:id="68" w:author="Author">
        <w:r w:rsidRPr="00985887">
          <w:rPr>
            <w:rFonts w:ascii="Trebuchet MS" w:hAnsi="Trebuchet MS"/>
            <w:noProof/>
          </w:rPr>
          <w:delText>reckon</w:delText>
        </w:r>
      </w:del>
      <w:ins w:id="69" w:author="Author">
        <w:r w:rsidRPr="00985887">
          <w:rPr>
            <w:rFonts w:ascii="Trebuchet MS" w:hAnsi="Trebuchet MS"/>
            <w:noProof/>
          </w:rPr>
          <w:t>count</w:t>
        </w:r>
      </w:ins>
      <w:r w:rsidRPr="00985887">
        <w:rPr>
          <w:rFonts w:ascii="Trebuchet MS" w:hAnsi="Trebuchet MS"/>
          <w:noProof/>
        </w:rPr>
        <w:t xml:space="preserve"> themselves</w:t>
      </w:r>
      <w:ins w:id="70" w:author="Author">
        <w:r w:rsidRPr="00985887">
          <w:rPr>
            <w:rFonts w:ascii="Trebuchet MS" w:hAnsi="Trebuchet MS"/>
            <w:noProof/>
          </w:rPr>
          <w:t xml:space="preserve"> among the nations</w:t>
        </w:r>
      </w:ins>
      <w:r w:rsidRPr="00985887">
        <w:rPr>
          <w:rFonts w:ascii="Trebuchet MS" w:hAnsi="Trebuchet MS"/>
          <w:noProof/>
        </w:rPr>
        <w:t>.</w:t>
      </w:r>
    </w:p>
    <w:p w:rsidR="00243018" w:rsidRPr="00985887" w:rsidRDefault="00243018" w:rsidP="00243018">
      <w:pPr>
        <w:rPr>
          <w:rFonts w:ascii="Trebuchet MS" w:hAnsi="Trebuchet MS"/>
          <w:noProof/>
        </w:rPr>
      </w:pPr>
      <w:r w:rsidRPr="00985887">
        <w:rPr>
          <w:rFonts w:ascii="Trebuchet MS" w:hAnsi="Trebuchet MS"/>
          <w:b/>
        </w:rPr>
        <w:t xml:space="preserve">23:10 </w:t>
      </w:r>
      <w:r w:rsidRPr="00985887">
        <w:rPr>
          <w:rFonts w:ascii="Trebuchet MS" w:hAnsi="Trebuchet MS"/>
          <w:noProof/>
        </w:rPr>
        <w:t xml:space="preserve">Who </w:t>
      </w:r>
      <w:del w:id="71" w:author="Author">
        <w:r w:rsidRPr="00985887">
          <w:rPr>
            <w:rFonts w:ascii="Trebuchet MS" w:hAnsi="Trebuchet MS"/>
            <w:noProof/>
          </w:rPr>
          <w:delText>has numbered</w:delText>
        </w:r>
      </w:del>
      <w:ins w:id="72" w:author="Author">
        <w:r w:rsidRPr="00985887">
          <w:rPr>
            <w:rFonts w:ascii="Trebuchet MS" w:hAnsi="Trebuchet MS"/>
            <w:noProof/>
          </w:rPr>
          <w:t>can number</w:t>
        </w:r>
      </w:ins>
      <w:r w:rsidRPr="00985887">
        <w:rPr>
          <w:rFonts w:ascii="Trebuchet MS" w:hAnsi="Trebuchet MS"/>
          <w:noProof/>
        </w:rPr>
        <w:t xml:space="preserve"> the dust particles of Jacob</w:t>
      </w:r>
      <w:del w:id="73" w:author="Author">
        <w:r w:rsidRPr="00985887">
          <w:rPr>
            <w:rFonts w:ascii="Trebuchet MS" w:hAnsi="Trebuchet MS"/>
            <w:noProof/>
          </w:rPr>
          <w:delText>,</w:delText>
        </w:r>
      </w:del>
    </w:p>
    <w:p w:rsidR="00243018" w:rsidRPr="00985887" w:rsidRDefault="00243018" w:rsidP="00243018">
      <w:pPr>
        <w:rPr>
          <w:rFonts w:ascii="Trebuchet MS" w:hAnsi="Trebuchet MS"/>
          <w:noProof/>
        </w:rPr>
      </w:pPr>
      <w:del w:id="74" w:author="Author">
        <w:r w:rsidRPr="00985887">
          <w:rPr>
            <w:rFonts w:ascii="Trebuchet MS" w:hAnsi="Trebuchet MS"/>
            <w:noProof/>
          </w:rPr>
          <w:delText>And who has counted</w:delText>
        </w:r>
      </w:del>
      <w:ins w:id="75" w:author="Author">
        <w:r w:rsidRPr="00985887">
          <w:rPr>
            <w:rFonts w:ascii="Trebuchet MS" w:hAnsi="Trebuchet MS"/>
            <w:noProof/>
          </w:rPr>
          <w:t>Or count even</w:t>
        </w:r>
      </w:ins>
      <w:r w:rsidRPr="00985887">
        <w:rPr>
          <w:rFonts w:ascii="Trebuchet MS" w:hAnsi="Trebuchet MS"/>
          <w:noProof/>
        </w:rPr>
        <w:t xml:space="preserve"> the fourth part of Israel?</w:t>
      </w:r>
    </w:p>
    <w:p w:rsidR="00243018" w:rsidRPr="00985887" w:rsidRDefault="00243018" w:rsidP="00243018">
      <w:pPr>
        <w:rPr>
          <w:rFonts w:ascii="Trebuchet MS" w:hAnsi="Trebuchet MS"/>
          <w:noProof/>
        </w:rPr>
      </w:pPr>
      <w:r w:rsidRPr="00985887">
        <w:rPr>
          <w:rFonts w:ascii="Trebuchet MS" w:hAnsi="Trebuchet MS"/>
          <w:noProof/>
        </w:rPr>
        <w:t xml:space="preserve">Let </w:t>
      </w:r>
      <w:del w:id="76" w:author="Author">
        <w:r w:rsidRPr="00985887">
          <w:rPr>
            <w:rFonts w:ascii="Trebuchet MS" w:hAnsi="Trebuchet MS"/>
            <w:noProof/>
          </w:rPr>
          <w:delText>my soul</w:delText>
        </w:r>
      </w:del>
      <w:ins w:id="77" w:author="Author">
        <w:r w:rsidRPr="00985887">
          <w:rPr>
            <w:rFonts w:ascii="Trebuchet MS" w:hAnsi="Trebuchet MS"/>
            <w:noProof/>
          </w:rPr>
          <w:t>me</w:t>
        </w:r>
        <w:r w:rsidRPr="00985887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985887">
        <w:rPr>
          <w:rFonts w:ascii="Trebuchet MS" w:hAnsi="Trebuchet MS"/>
          <w:noProof/>
        </w:rPr>
        <w:t xml:space="preserve"> die the death of the upright</w:t>
      </w:r>
      <w:del w:id="80" w:author="Author">
        <w:r w:rsidRPr="00985887">
          <w:rPr>
            <w:rFonts w:ascii="Trebuchet MS" w:hAnsi="Trebuchet MS"/>
            <w:noProof/>
          </w:rPr>
          <w:delText xml:space="preserve"> ones</w:delText>
        </w:r>
      </w:del>
      <w:r w:rsidRPr="00985887">
        <w:rPr>
          <w:rFonts w:ascii="Trebuchet MS" w:hAnsi="Trebuchet MS"/>
          <w:noProof/>
        </w:rPr>
        <w:t>,</w:t>
      </w:r>
    </w:p>
    <w:p w:rsidR="00243018" w:rsidRPr="00985887" w:rsidRDefault="00243018" w:rsidP="00243018">
      <w:pPr>
        <w:rPr>
          <w:rFonts w:ascii="Trebuchet MS" w:hAnsi="Trebuchet MS"/>
          <w:noProof/>
        </w:rPr>
      </w:pPr>
      <w:r w:rsidRPr="00985887">
        <w:rPr>
          <w:rFonts w:ascii="Trebuchet MS" w:hAnsi="Trebuchet MS"/>
          <w:noProof/>
        </w:rPr>
        <w:t xml:space="preserve">And let my end </w:t>
      </w:r>
      <w:del w:id="81" w:author="Author">
        <w:r w:rsidRPr="00985887">
          <w:rPr>
            <w:rFonts w:ascii="Trebuchet MS" w:hAnsi="Trebuchet MS"/>
            <w:noProof/>
          </w:rPr>
          <w:delText>turn out afterward</w:delText>
        </w:r>
      </w:del>
      <w:ins w:id="82" w:author="Author">
        <w:r w:rsidRPr="00985887">
          <w:rPr>
            <w:rFonts w:ascii="Trebuchet MS" w:hAnsi="Trebuchet MS"/>
            <w:noProof/>
          </w:rPr>
          <w:t>be</w:t>
        </w:r>
      </w:ins>
      <w:r w:rsidRPr="00985887">
        <w:rPr>
          <w:rFonts w:ascii="Trebuchet MS" w:hAnsi="Trebuchet MS"/>
          <w:noProof/>
        </w:rPr>
        <w:t xml:space="preserve"> like theirs.”</w:t>
      </w:r>
    </w:p>
    <w:p w:rsidR="00243018" w:rsidRPr="00985887" w:rsidRDefault="00243018" w:rsidP="00243018">
      <w:pPr>
        <w:rPr>
          <w:rFonts w:ascii="Trebuchet MS" w:hAnsi="Trebuchet MS"/>
          <w:noProof/>
        </w:rPr>
      </w:pPr>
      <w:r w:rsidRPr="00985887">
        <w:rPr>
          <w:rFonts w:ascii="Trebuchet MS" w:hAnsi="Trebuchet MS"/>
          <w:b/>
        </w:rPr>
        <w:t xml:space="preserve">23:11 </w:t>
      </w:r>
      <w:del w:id="83" w:author="Author">
        <w:r w:rsidRPr="00985887">
          <w:rPr>
            <w:rFonts w:ascii="Trebuchet MS" w:hAnsi="Trebuchet MS"/>
            <w:noProof/>
          </w:rPr>
          <w:delText xml:space="preserve">At this </w:delText>
        </w:r>
      </w:del>
      <w:r w:rsidRPr="00985887">
        <w:rPr>
          <w:rFonts w:ascii="Trebuchet MS" w:hAnsi="Trebuchet MS"/>
          <w:noProof/>
        </w:rPr>
        <w:t xml:space="preserve">Ba′lak </w:t>
      </w:r>
      <w:ins w:id="84" w:author="Author">
        <w:r w:rsidRPr="00985887">
          <w:rPr>
            <w:rFonts w:ascii="Trebuchet MS" w:hAnsi="Trebuchet MS"/>
            <w:noProof/>
          </w:rPr>
          <w:t xml:space="preserve">then </w:t>
        </w:r>
      </w:ins>
      <w:r w:rsidRPr="00985887">
        <w:rPr>
          <w:rFonts w:ascii="Trebuchet MS" w:hAnsi="Trebuchet MS"/>
          <w:noProof/>
        </w:rPr>
        <w:t xml:space="preserve">said to Ba′laam: “What have you done to me? </w:t>
      </w:r>
      <w:del w:id="85" w:author="Author">
        <w:r w:rsidRPr="00985887">
          <w:rPr>
            <w:rFonts w:ascii="Trebuchet MS" w:hAnsi="Trebuchet MS"/>
            <w:noProof/>
          </w:rPr>
          <w:delText>It was in order</w:delText>
        </w:r>
      </w:del>
      <w:ins w:id="86" w:author="Author">
        <w:r w:rsidRPr="00985887">
          <w:rPr>
            <w:rFonts w:ascii="Trebuchet MS" w:hAnsi="Trebuchet MS"/>
            <w:noProof/>
          </w:rPr>
          <w:t>I brought you</w:t>
        </w:r>
      </w:ins>
      <w:r w:rsidRPr="00985887">
        <w:rPr>
          <w:rFonts w:ascii="Trebuchet MS" w:hAnsi="Trebuchet MS"/>
          <w:noProof/>
        </w:rPr>
        <w:t xml:space="preserve"> to </w:t>
      </w:r>
      <w:del w:id="87" w:author="Author">
        <w:r w:rsidRPr="00985887">
          <w:rPr>
            <w:rFonts w:ascii="Trebuchet MS" w:hAnsi="Trebuchet MS"/>
            <w:noProof/>
          </w:rPr>
          <w:delText>execrate</w:delText>
        </w:r>
      </w:del>
      <w:ins w:id="88" w:author="Author">
        <w:r w:rsidRPr="00985887">
          <w:rPr>
            <w:rFonts w:ascii="Trebuchet MS" w:hAnsi="Trebuchet MS"/>
            <w:noProof/>
          </w:rPr>
          <w:t>put a curse on</w:t>
        </w:r>
      </w:ins>
      <w:r w:rsidRPr="00985887">
        <w:rPr>
          <w:rFonts w:ascii="Trebuchet MS" w:hAnsi="Trebuchet MS"/>
          <w:noProof/>
        </w:rPr>
        <w:t xml:space="preserve"> my enemies</w:t>
      </w:r>
      <w:del w:id="89" w:author="Author">
        <w:r w:rsidRPr="00985887">
          <w:rPr>
            <w:rFonts w:ascii="Trebuchet MS" w:hAnsi="Trebuchet MS"/>
            <w:noProof/>
          </w:rPr>
          <w:delText xml:space="preserve"> that I took you</w:delText>
        </w:r>
      </w:del>
      <w:r w:rsidRPr="00985887">
        <w:rPr>
          <w:rFonts w:ascii="Trebuchet MS" w:hAnsi="Trebuchet MS"/>
          <w:noProof/>
        </w:rPr>
        <w:t xml:space="preserve">, and here you have </w:t>
      </w:r>
      <w:del w:id="90" w:author="Author">
        <w:r w:rsidRPr="00985887">
          <w:rPr>
            <w:rFonts w:ascii="Trebuchet MS" w:hAnsi="Trebuchet MS"/>
            <w:noProof/>
          </w:rPr>
          <w:delText>blessed</w:delText>
        </w:r>
      </w:del>
      <w:ins w:id="91" w:author="Author">
        <w:r w:rsidRPr="00985887">
          <w:rPr>
            <w:rFonts w:ascii="Trebuchet MS" w:hAnsi="Trebuchet MS"/>
            <w:noProof/>
          </w:rPr>
          <w:t>done nothing but bless</w:t>
        </w:r>
      </w:ins>
      <w:r w:rsidRPr="00985887">
        <w:rPr>
          <w:rFonts w:ascii="Trebuchet MS" w:hAnsi="Trebuchet MS"/>
          <w:noProof/>
        </w:rPr>
        <w:t xml:space="preserve"> them</w:t>
      </w:r>
      <w:del w:id="92" w:author="Author">
        <w:r w:rsidRPr="00985887">
          <w:rPr>
            <w:rFonts w:ascii="Trebuchet MS" w:hAnsi="Trebuchet MS"/>
            <w:noProof/>
          </w:rPr>
          <w:delText xml:space="preserve"> to the limit</w:delText>
        </w:r>
      </w:del>
      <w:r w:rsidRPr="00985887">
        <w:rPr>
          <w:rFonts w:ascii="Trebuchet MS" w:hAnsi="Trebuchet MS"/>
          <w:noProof/>
        </w:rPr>
        <w:t xml:space="preserve">.” </w:t>
      </w:r>
      <w:r w:rsidRPr="00985887">
        <w:rPr>
          <w:rFonts w:ascii="Trebuchet MS" w:hAnsi="Trebuchet MS"/>
          <w:b/>
          <w:noProof/>
        </w:rPr>
        <w:t xml:space="preserve">23:12 </w:t>
      </w:r>
      <w:del w:id="93" w:author="Author">
        <w:r w:rsidRPr="00985887">
          <w:rPr>
            <w:rFonts w:ascii="Trebuchet MS" w:hAnsi="Trebuchet MS"/>
            <w:noProof/>
          </w:rPr>
          <w:delText>In turn he</w:delText>
        </w:r>
      </w:del>
      <w:ins w:id="94" w:author="Author">
        <w:r w:rsidRPr="00985887">
          <w:rPr>
            <w:rFonts w:ascii="Trebuchet MS" w:hAnsi="Trebuchet MS"/>
            <w:noProof/>
          </w:rPr>
          <w:t>He</w:t>
        </w:r>
      </w:ins>
      <w:r w:rsidRPr="00985887">
        <w:rPr>
          <w:rFonts w:ascii="Trebuchet MS" w:hAnsi="Trebuchet MS"/>
          <w:noProof/>
        </w:rPr>
        <w:t xml:space="preserve"> answered</w:t>
      </w:r>
      <w:del w:id="95" w:author="Author">
        <w:r w:rsidRPr="00985887">
          <w:rPr>
            <w:rFonts w:ascii="Trebuchet MS" w:hAnsi="Trebuchet MS"/>
            <w:noProof/>
          </w:rPr>
          <w:delText xml:space="preserve"> and said: “Is it </w:delText>
        </w:r>
      </w:del>
      <w:ins w:id="96" w:author="Author">
        <w:r w:rsidRPr="00985887">
          <w:rPr>
            <w:rFonts w:ascii="Trebuchet MS" w:hAnsi="Trebuchet MS"/>
            <w:noProof/>
          </w:rPr>
          <w:t xml:space="preserve">: “Must I </w:t>
        </w:r>
      </w:ins>
      <w:r w:rsidRPr="00985887">
        <w:rPr>
          <w:rFonts w:ascii="Trebuchet MS" w:hAnsi="Trebuchet MS"/>
          <w:noProof/>
        </w:rPr>
        <w:t xml:space="preserve">not </w:t>
      </w:r>
      <w:ins w:id="97" w:author="Author">
        <w:r w:rsidRPr="00985887">
          <w:rPr>
            <w:rFonts w:ascii="Trebuchet MS" w:hAnsi="Trebuchet MS"/>
            <w:noProof/>
          </w:rPr>
          <w:t xml:space="preserve">speak </w:t>
        </w:r>
      </w:ins>
      <w:r w:rsidRPr="00985887">
        <w:rPr>
          <w:rFonts w:ascii="Trebuchet MS" w:hAnsi="Trebuchet MS"/>
          <w:noProof/>
        </w:rPr>
        <w:t xml:space="preserve">whatever Jehovah </w:t>
      </w:r>
      <w:del w:id="98" w:author="Author">
        <w:r w:rsidRPr="00985887">
          <w:rPr>
            <w:rFonts w:ascii="Trebuchet MS" w:hAnsi="Trebuchet MS"/>
            <w:noProof/>
          </w:rPr>
          <w:delText>may put</w:delText>
        </w:r>
      </w:del>
      <w:ins w:id="99" w:author="Author">
        <w:r w:rsidRPr="00985887">
          <w:rPr>
            <w:rFonts w:ascii="Trebuchet MS" w:hAnsi="Trebuchet MS"/>
            <w:noProof/>
          </w:rPr>
          <w:t>puts</w:t>
        </w:r>
      </w:ins>
      <w:r w:rsidRPr="00985887">
        <w:rPr>
          <w:rFonts w:ascii="Trebuchet MS" w:hAnsi="Trebuchet MS"/>
          <w:noProof/>
        </w:rPr>
        <w:t xml:space="preserve"> in my mouth</w:t>
      </w:r>
      <w:del w:id="100" w:author="Author">
        <w:r w:rsidRPr="00985887">
          <w:rPr>
            <w:rFonts w:ascii="Trebuchet MS" w:hAnsi="Trebuchet MS"/>
            <w:noProof/>
          </w:rPr>
          <w:delText xml:space="preserve"> that I should take care to speak</w:delText>
        </w:r>
      </w:del>
      <w:r w:rsidRPr="00985887">
        <w:rPr>
          <w:rFonts w:ascii="Trebuchet MS" w:hAnsi="Trebuchet MS"/>
          <w:noProof/>
        </w:rPr>
        <w:t>?”</w:t>
      </w:r>
    </w:p>
    <w:p w:rsidR="00243018" w:rsidRPr="00985887" w:rsidRDefault="00243018" w:rsidP="00243018">
      <w:pPr>
        <w:rPr>
          <w:rFonts w:ascii="Trebuchet MS" w:hAnsi="Trebuchet MS"/>
          <w:noProof/>
        </w:rPr>
      </w:pPr>
      <w:r w:rsidRPr="00985887">
        <w:rPr>
          <w:rFonts w:ascii="Trebuchet MS" w:hAnsi="Trebuchet MS"/>
          <w:b/>
        </w:rPr>
        <w:t xml:space="preserve">23:13 </w:t>
      </w:r>
      <w:del w:id="101" w:author="Author">
        <w:r w:rsidRPr="00985887">
          <w:rPr>
            <w:rFonts w:ascii="Trebuchet MS" w:hAnsi="Trebuchet MS"/>
            <w:noProof/>
          </w:rPr>
          <w:delText xml:space="preserve">Then </w:delText>
        </w:r>
      </w:del>
      <w:r w:rsidRPr="00985887">
        <w:rPr>
          <w:rFonts w:ascii="Trebuchet MS" w:hAnsi="Trebuchet MS"/>
          <w:noProof/>
        </w:rPr>
        <w:t>Ba′lak said to him: “</w:t>
      </w:r>
      <w:del w:id="102" w:author="Author">
        <w:r w:rsidRPr="00985887">
          <w:rPr>
            <w:rFonts w:ascii="Trebuchet MS" w:hAnsi="Trebuchet MS"/>
            <w:noProof/>
          </w:rPr>
          <w:delText>Do</w:delText>
        </w:r>
      </w:del>
      <w:ins w:id="103" w:author="Author">
        <w:r w:rsidRPr="00985887">
          <w:rPr>
            <w:rFonts w:ascii="Trebuchet MS" w:hAnsi="Trebuchet MS"/>
            <w:noProof/>
          </w:rPr>
          <w:t>Please</w:t>
        </w:r>
      </w:ins>
      <w:r w:rsidRPr="00985887">
        <w:rPr>
          <w:rFonts w:ascii="Trebuchet MS" w:hAnsi="Trebuchet MS"/>
          <w:noProof/>
        </w:rPr>
        <w:t xml:space="preserve"> come</w:t>
      </w:r>
      <w:del w:id="104" w:author="Author">
        <w:r w:rsidRPr="00985887">
          <w:rPr>
            <w:rFonts w:ascii="Trebuchet MS" w:hAnsi="Trebuchet MS"/>
            <w:noProof/>
          </w:rPr>
          <w:delText>, please,</w:delText>
        </w:r>
      </w:del>
      <w:r w:rsidRPr="00985887">
        <w:rPr>
          <w:rFonts w:ascii="Trebuchet MS" w:hAnsi="Trebuchet MS"/>
          <w:noProof/>
        </w:rPr>
        <w:t xml:space="preserve"> with me to another place from which you can see them. </w:t>
      </w:r>
      <w:del w:id="105" w:author="Author">
        <w:r w:rsidRPr="00985887">
          <w:rPr>
            <w:rFonts w:ascii="Trebuchet MS" w:hAnsi="Trebuchet MS"/>
            <w:noProof/>
          </w:rPr>
          <w:delText>Only the extremity of them you</w:delText>
        </w:r>
      </w:del>
      <w:ins w:id="106" w:author="Author">
        <w:r w:rsidRPr="00985887">
          <w:rPr>
            <w:rFonts w:ascii="Trebuchet MS" w:hAnsi="Trebuchet MS"/>
            <w:noProof/>
          </w:rPr>
          <w:t>You</w:t>
        </w:r>
      </w:ins>
      <w:r w:rsidRPr="00985887">
        <w:rPr>
          <w:rFonts w:ascii="Trebuchet MS" w:hAnsi="Trebuchet MS"/>
          <w:noProof/>
        </w:rPr>
        <w:t xml:space="preserve"> will see</w:t>
      </w:r>
      <w:del w:id="107" w:author="Author">
        <w:r w:rsidRPr="00985887">
          <w:rPr>
            <w:rFonts w:ascii="Trebuchet MS" w:hAnsi="Trebuchet MS"/>
            <w:noProof/>
          </w:rPr>
          <w:delText>, and</w:delText>
        </w:r>
      </w:del>
      <w:ins w:id="108" w:author="Author">
        <w:r w:rsidRPr="00985887">
          <w:rPr>
            <w:rFonts w:ascii="Trebuchet MS" w:hAnsi="Trebuchet MS"/>
            <w:noProof/>
          </w:rPr>
          <w:t xml:space="preserve"> only a part of them;</w:t>
        </w:r>
      </w:ins>
      <w:r w:rsidRPr="00985887">
        <w:rPr>
          <w:rFonts w:ascii="Trebuchet MS" w:hAnsi="Trebuchet MS"/>
          <w:noProof/>
        </w:rPr>
        <w:t xml:space="preserve"> you will not see </w:t>
      </w:r>
      <w:del w:id="109" w:author="Author">
        <w:r w:rsidRPr="00985887">
          <w:rPr>
            <w:rFonts w:ascii="Trebuchet MS" w:hAnsi="Trebuchet MS"/>
            <w:noProof/>
          </w:rPr>
          <w:delText xml:space="preserve">all of </w:delText>
        </w:r>
      </w:del>
      <w:r w:rsidRPr="00985887">
        <w:rPr>
          <w:rFonts w:ascii="Trebuchet MS" w:hAnsi="Trebuchet MS"/>
          <w:noProof/>
        </w:rPr>
        <w:t>them</w:t>
      </w:r>
      <w:del w:id="110" w:author="Author">
        <w:r w:rsidRPr="00985887">
          <w:rPr>
            <w:rFonts w:ascii="Trebuchet MS" w:hAnsi="Trebuchet MS"/>
            <w:noProof/>
          </w:rPr>
          <w:delText>. And execrate</w:delText>
        </w:r>
      </w:del>
      <w:ins w:id="111" w:author="Author">
        <w:r w:rsidRPr="00985887">
          <w:rPr>
            <w:rFonts w:ascii="Trebuchet MS" w:hAnsi="Trebuchet MS"/>
            <w:noProof/>
          </w:rPr>
          <w:t xml:space="preserve"> all. Put a curse on</w:t>
        </w:r>
      </w:ins>
      <w:r w:rsidRPr="00985887">
        <w:rPr>
          <w:rFonts w:ascii="Trebuchet MS" w:hAnsi="Trebuchet MS"/>
          <w:noProof/>
        </w:rPr>
        <w:t xml:space="preserve"> them for me from there.” </w:t>
      </w:r>
      <w:r w:rsidRPr="00985887">
        <w:rPr>
          <w:rFonts w:ascii="Trebuchet MS" w:hAnsi="Trebuchet MS"/>
          <w:b/>
          <w:noProof/>
        </w:rPr>
        <w:t xml:space="preserve">23:14 </w:t>
      </w:r>
      <w:r w:rsidRPr="00985887">
        <w:rPr>
          <w:rFonts w:ascii="Trebuchet MS" w:hAnsi="Trebuchet MS"/>
          <w:noProof/>
        </w:rPr>
        <w:t xml:space="preserve">So he took him to the field of Zo′phim, to the top of Pis′gah, and </w:t>
      </w:r>
      <w:del w:id="112" w:author="Author">
        <w:r w:rsidRPr="00985887">
          <w:rPr>
            <w:rFonts w:ascii="Trebuchet MS" w:hAnsi="Trebuchet MS"/>
            <w:noProof/>
          </w:rPr>
          <w:delText>proceeded to build</w:delText>
        </w:r>
      </w:del>
      <w:ins w:id="113" w:author="Author">
        <w:r w:rsidRPr="00985887">
          <w:rPr>
            <w:rFonts w:ascii="Trebuchet MS" w:hAnsi="Trebuchet MS"/>
            <w:noProof/>
          </w:rPr>
          <w:t>built</w:t>
        </w:r>
      </w:ins>
      <w:r w:rsidRPr="00985887">
        <w:rPr>
          <w:rFonts w:ascii="Trebuchet MS" w:hAnsi="Trebuchet MS"/>
          <w:noProof/>
        </w:rPr>
        <w:t xml:space="preserve"> seven altars and </w:t>
      </w:r>
      <w:del w:id="114" w:author="Author">
        <w:r w:rsidRPr="00985887">
          <w:rPr>
            <w:rFonts w:ascii="Trebuchet MS" w:hAnsi="Trebuchet MS"/>
            <w:noProof/>
          </w:rPr>
          <w:delText>to offer</w:delText>
        </w:r>
      </w:del>
      <w:ins w:id="115" w:author="Author">
        <w:r w:rsidRPr="00985887">
          <w:rPr>
            <w:rFonts w:ascii="Trebuchet MS" w:hAnsi="Trebuchet MS"/>
            <w:noProof/>
          </w:rPr>
          <w:t>offered</w:t>
        </w:r>
      </w:ins>
      <w:r w:rsidRPr="00985887">
        <w:rPr>
          <w:rFonts w:ascii="Trebuchet MS" w:hAnsi="Trebuchet MS"/>
          <w:noProof/>
        </w:rPr>
        <w:t xml:space="preserve"> up a bull and a ram on each altar. </w:t>
      </w:r>
      <w:r w:rsidRPr="00985887">
        <w:rPr>
          <w:rFonts w:ascii="Trebuchet MS" w:hAnsi="Trebuchet MS"/>
          <w:b/>
          <w:noProof/>
        </w:rPr>
        <w:t xml:space="preserve">23:15 </w:t>
      </w:r>
      <w:del w:id="116" w:author="Author">
        <w:r w:rsidRPr="00985887">
          <w:rPr>
            <w:rFonts w:ascii="Trebuchet MS" w:hAnsi="Trebuchet MS"/>
            <w:noProof/>
          </w:rPr>
          <w:delText>After that he</w:delText>
        </w:r>
      </w:del>
      <w:ins w:id="117" w:author="Author">
        <w:r w:rsidRPr="00985887">
          <w:rPr>
            <w:rFonts w:ascii="Trebuchet MS" w:hAnsi="Trebuchet MS"/>
            <w:noProof/>
          </w:rPr>
          <w:t>So Ba′laam</w:t>
        </w:r>
      </w:ins>
      <w:r w:rsidRPr="00985887">
        <w:rPr>
          <w:rFonts w:ascii="Trebuchet MS" w:hAnsi="Trebuchet MS"/>
          <w:noProof/>
        </w:rPr>
        <w:t xml:space="preserve"> said to Ba′lak: “</w:t>
      </w:r>
      <w:del w:id="118" w:author="Author">
        <w:r w:rsidRPr="00985887">
          <w:rPr>
            <w:rFonts w:ascii="Trebuchet MS" w:hAnsi="Trebuchet MS"/>
            <w:noProof/>
          </w:rPr>
          <w:delText>Station yourself</w:delText>
        </w:r>
      </w:del>
      <w:ins w:id="119" w:author="Author">
        <w:r w:rsidRPr="00985887">
          <w:rPr>
            <w:rFonts w:ascii="Trebuchet MS" w:hAnsi="Trebuchet MS"/>
            <w:noProof/>
          </w:rPr>
          <w:t>Stay</w:t>
        </w:r>
      </w:ins>
      <w:r w:rsidRPr="00985887">
        <w:rPr>
          <w:rFonts w:ascii="Trebuchet MS" w:hAnsi="Trebuchet MS"/>
          <w:noProof/>
        </w:rPr>
        <w:t xml:space="preserve"> here by your burnt offering</w:t>
      </w:r>
      <w:del w:id="120" w:author="Author">
        <w:r w:rsidRPr="00985887">
          <w:rPr>
            <w:rFonts w:ascii="Trebuchet MS" w:hAnsi="Trebuchet MS"/>
            <w:noProof/>
          </w:rPr>
          <w:delText>, and, as for me, let me</w:delText>
        </w:r>
      </w:del>
      <w:ins w:id="121" w:author="Author">
        <w:r w:rsidRPr="00985887">
          <w:rPr>
            <w:rFonts w:ascii="Trebuchet MS" w:hAnsi="Trebuchet MS"/>
            <w:noProof/>
          </w:rPr>
          <w:t xml:space="preserve"> while I</w:t>
        </w:r>
      </w:ins>
      <w:r w:rsidRPr="00985887">
        <w:rPr>
          <w:rFonts w:ascii="Trebuchet MS" w:hAnsi="Trebuchet MS"/>
          <w:noProof/>
        </w:rPr>
        <w:t xml:space="preserve"> get in touch with </w:t>
      </w:r>
      <w:del w:id="122" w:author="Author">
        <w:r w:rsidRPr="00985887">
          <w:rPr>
            <w:rFonts w:ascii="Trebuchet MS" w:hAnsi="Trebuchet MS"/>
            <w:noProof/>
          </w:rPr>
          <w:delText>him</w:delText>
        </w:r>
      </w:del>
      <w:ins w:id="123" w:author="Author">
        <w:r w:rsidRPr="00985887">
          <w:rPr>
            <w:rFonts w:ascii="Trebuchet MS" w:hAnsi="Trebuchet MS"/>
            <w:noProof/>
          </w:rPr>
          <w:t>Him over</w:t>
        </w:r>
      </w:ins>
      <w:r w:rsidRPr="00985887">
        <w:rPr>
          <w:rFonts w:ascii="Trebuchet MS" w:hAnsi="Trebuchet MS"/>
          <w:noProof/>
        </w:rPr>
        <w:t xml:space="preserve"> there.” </w:t>
      </w:r>
      <w:r w:rsidRPr="00985887">
        <w:rPr>
          <w:rFonts w:ascii="Trebuchet MS" w:hAnsi="Trebuchet MS"/>
          <w:b/>
          <w:noProof/>
        </w:rPr>
        <w:t xml:space="preserve">23:16 </w:t>
      </w:r>
      <w:del w:id="124" w:author="Author">
        <w:r w:rsidRPr="00985887">
          <w:rPr>
            <w:rFonts w:ascii="Trebuchet MS" w:hAnsi="Trebuchet MS"/>
            <w:noProof/>
          </w:rPr>
          <w:delText>Subsequently</w:delText>
        </w:r>
      </w:del>
      <w:ins w:id="125" w:author="Author">
        <w:r w:rsidRPr="00985887">
          <w:rPr>
            <w:rFonts w:ascii="Trebuchet MS" w:hAnsi="Trebuchet MS"/>
            <w:noProof/>
          </w:rPr>
          <w:t>And</w:t>
        </w:r>
      </w:ins>
      <w:r w:rsidRPr="00985887">
        <w:rPr>
          <w:rFonts w:ascii="Trebuchet MS" w:hAnsi="Trebuchet MS"/>
          <w:noProof/>
        </w:rPr>
        <w:t xml:space="preserve"> Jehovah got in touch with Ba′laam and put </w:t>
      </w:r>
      <w:del w:id="126" w:author="Author">
        <w:r w:rsidRPr="00985887">
          <w:rPr>
            <w:rFonts w:ascii="Trebuchet MS" w:hAnsi="Trebuchet MS"/>
            <w:noProof/>
          </w:rPr>
          <w:delText>a</w:delText>
        </w:r>
      </w:del>
      <w:ins w:id="127" w:author="Author">
        <w:r w:rsidRPr="00985887">
          <w:rPr>
            <w:rFonts w:ascii="Trebuchet MS" w:hAnsi="Trebuchet MS"/>
            <w:noProof/>
          </w:rPr>
          <w:t>this</w:t>
        </w:r>
      </w:ins>
      <w:r w:rsidRPr="00985887">
        <w:rPr>
          <w:rFonts w:ascii="Trebuchet MS" w:hAnsi="Trebuchet MS"/>
          <w:noProof/>
        </w:rPr>
        <w:t xml:space="preserve"> word in his mouth</w:t>
      </w:r>
      <w:del w:id="128" w:author="Author">
        <w:r w:rsidRPr="00985887">
          <w:rPr>
            <w:rFonts w:ascii="Trebuchet MS" w:hAnsi="Trebuchet MS"/>
            <w:noProof/>
          </w:rPr>
          <w:delText xml:space="preserve"> and said</w:delText>
        </w:r>
      </w:del>
      <w:r w:rsidRPr="00985887">
        <w:rPr>
          <w:rFonts w:ascii="Trebuchet MS" w:hAnsi="Trebuchet MS"/>
          <w:noProof/>
        </w:rPr>
        <w:t xml:space="preserve">: “Return to Ba′lak, and this is what you </w:t>
      </w:r>
      <w:del w:id="129" w:author="Author">
        <w:r w:rsidRPr="00985887">
          <w:rPr>
            <w:rFonts w:ascii="Trebuchet MS" w:hAnsi="Trebuchet MS"/>
            <w:noProof/>
          </w:rPr>
          <w:delText>will speak</w:delText>
        </w:r>
      </w:del>
      <w:ins w:id="130" w:author="Author">
        <w:r w:rsidRPr="00985887">
          <w:rPr>
            <w:rFonts w:ascii="Trebuchet MS" w:hAnsi="Trebuchet MS"/>
            <w:noProof/>
          </w:rPr>
          <w:t>are to say</w:t>
        </w:r>
      </w:ins>
      <w:r w:rsidRPr="00985887">
        <w:rPr>
          <w:rFonts w:ascii="Trebuchet MS" w:hAnsi="Trebuchet MS"/>
          <w:noProof/>
        </w:rPr>
        <w:t xml:space="preserve">.” </w:t>
      </w:r>
      <w:r w:rsidRPr="00985887">
        <w:rPr>
          <w:rFonts w:ascii="Trebuchet MS" w:hAnsi="Trebuchet MS"/>
          <w:b/>
          <w:noProof/>
        </w:rPr>
        <w:t xml:space="preserve">23:17 </w:t>
      </w:r>
      <w:r w:rsidRPr="00985887">
        <w:rPr>
          <w:rFonts w:ascii="Trebuchet MS" w:hAnsi="Trebuchet MS"/>
          <w:noProof/>
        </w:rPr>
        <w:t>So he came to him</w:t>
      </w:r>
      <w:del w:id="131" w:author="Author">
        <w:r w:rsidRPr="00985887">
          <w:rPr>
            <w:rFonts w:ascii="Trebuchet MS" w:hAnsi="Trebuchet MS"/>
            <w:noProof/>
          </w:rPr>
          <w:delText>,</w:delText>
        </w:r>
      </w:del>
      <w:r w:rsidRPr="00985887">
        <w:rPr>
          <w:rFonts w:ascii="Trebuchet MS" w:hAnsi="Trebuchet MS"/>
          <w:noProof/>
        </w:rPr>
        <w:t xml:space="preserve"> and</w:t>
      </w:r>
      <w:del w:id="132" w:author="Author">
        <w:r w:rsidRPr="00985887">
          <w:rPr>
            <w:rFonts w:ascii="Trebuchet MS" w:hAnsi="Trebuchet MS"/>
            <w:noProof/>
          </w:rPr>
          <w:delText>, look!</w:delText>
        </w:r>
      </w:del>
      <w:ins w:id="133" w:author="Author">
        <w:r w:rsidRPr="00985887">
          <w:rPr>
            <w:rFonts w:ascii="Trebuchet MS" w:hAnsi="Trebuchet MS"/>
            <w:noProof/>
          </w:rPr>
          <w:t xml:space="preserve"> saw that</w:t>
        </w:r>
      </w:ins>
      <w:r w:rsidRPr="00985887">
        <w:rPr>
          <w:rFonts w:ascii="Trebuchet MS" w:hAnsi="Trebuchet MS"/>
          <w:noProof/>
        </w:rPr>
        <w:t xml:space="preserve"> he was </w:t>
      </w:r>
      <w:del w:id="134" w:author="Author">
        <w:r w:rsidRPr="00985887">
          <w:rPr>
            <w:rFonts w:ascii="Trebuchet MS" w:hAnsi="Trebuchet MS"/>
            <w:noProof/>
          </w:rPr>
          <w:delText>stationed</w:delText>
        </w:r>
      </w:del>
      <w:ins w:id="135" w:author="Author">
        <w:r w:rsidRPr="00985887">
          <w:rPr>
            <w:rFonts w:ascii="Trebuchet MS" w:hAnsi="Trebuchet MS"/>
            <w:noProof/>
          </w:rPr>
          <w:t>waiting</w:t>
        </w:r>
      </w:ins>
      <w:r w:rsidRPr="00985887">
        <w:rPr>
          <w:rFonts w:ascii="Trebuchet MS" w:hAnsi="Trebuchet MS"/>
          <w:noProof/>
        </w:rPr>
        <w:t xml:space="preserve"> by his burnt offering, and the princes of Mo′ab </w:t>
      </w:r>
      <w:ins w:id="136" w:author="Author">
        <w:r w:rsidRPr="00985887">
          <w:rPr>
            <w:rFonts w:ascii="Trebuchet MS" w:hAnsi="Trebuchet MS"/>
            <w:noProof/>
          </w:rPr>
          <w:t xml:space="preserve">were </w:t>
        </w:r>
      </w:ins>
      <w:r w:rsidRPr="00985887">
        <w:rPr>
          <w:rFonts w:ascii="Trebuchet MS" w:hAnsi="Trebuchet MS"/>
          <w:noProof/>
        </w:rPr>
        <w:t xml:space="preserve">with him. </w:t>
      </w:r>
      <w:del w:id="137" w:author="Author">
        <w:r w:rsidRPr="00985887">
          <w:rPr>
            <w:rFonts w:ascii="Trebuchet MS" w:hAnsi="Trebuchet MS"/>
            <w:noProof/>
          </w:rPr>
          <w:delText xml:space="preserve">Then </w:delText>
        </w:r>
      </w:del>
      <w:r w:rsidRPr="00985887">
        <w:rPr>
          <w:rFonts w:ascii="Trebuchet MS" w:hAnsi="Trebuchet MS"/>
          <w:noProof/>
        </w:rPr>
        <w:t xml:space="preserve">Ba′lak </w:t>
      </w:r>
      <w:del w:id="138" w:author="Author">
        <w:r w:rsidRPr="00985887">
          <w:rPr>
            <w:rFonts w:ascii="Trebuchet MS" w:hAnsi="Trebuchet MS"/>
            <w:noProof/>
          </w:rPr>
          <w:delText>said to</w:delText>
        </w:r>
      </w:del>
      <w:ins w:id="139" w:author="Author">
        <w:r w:rsidRPr="00985887">
          <w:rPr>
            <w:rFonts w:ascii="Trebuchet MS" w:hAnsi="Trebuchet MS"/>
            <w:noProof/>
          </w:rPr>
          <w:t>asked</w:t>
        </w:r>
      </w:ins>
      <w:r w:rsidRPr="00985887">
        <w:rPr>
          <w:rFonts w:ascii="Trebuchet MS" w:hAnsi="Trebuchet MS"/>
          <w:noProof/>
        </w:rPr>
        <w:t xml:space="preserve"> him: “What has Jehovah </w:t>
      </w:r>
      <w:del w:id="140" w:author="Author">
        <w:r w:rsidRPr="00985887">
          <w:rPr>
            <w:rFonts w:ascii="Trebuchet MS" w:hAnsi="Trebuchet MS"/>
            <w:noProof/>
          </w:rPr>
          <w:delText>spoken</w:delText>
        </w:r>
      </w:del>
      <w:ins w:id="141" w:author="Author">
        <w:r w:rsidRPr="00985887">
          <w:rPr>
            <w:rFonts w:ascii="Trebuchet MS" w:hAnsi="Trebuchet MS"/>
            <w:noProof/>
          </w:rPr>
          <w:t>said</w:t>
        </w:r>
      </w:ins>
      <w:r w:rsidRPr="00985887">
        <w:rPr>
          <w:rFonts w:ascii="Trebuchet MS" w:hAnsi="Trebuchet MS"/>
          <w:noProof/>
        </w:rPr>
        <w:t xml:space="preserve">?” </w:t>
      </w:r>
      <w:r w:rsidRPr="00985887">
        <w:rPr>
          <w:rFonts w:ascii="Trebuchet MS" w:hAnsi="Trebuchet MS"/>
          <w:b/>
          <w:noProof/>
        </w:rPr>
        <w:t xml:space="preserve">23:18 </w:t>
      </w:r>
      <w:del w:id="142" w:author="Author">
        <w:r w:rsidRPr="00985887">
          <w:rPr>
            <w:rFonts w:ascii="Trebuchet MS" w:hAnsi="Trebuchet MS"/>
            <w:noProof/>
          </w:rPr>
          <w:delText>At</w:delText>
        </w:r>
      </w:del>
      <w:ins w:id="143" w:author="Author">
        <w:r w:rsidRPr="00985887">
          <w:rPr>
            <w:rFonts w:ascii="Trebuchet MS" w:hAnsi="Trebuchet MS"/>
            <w:noProof/>
          </w:rPr>
          <w:t>Then he spoke</w:t>
        </w:r>
      </w:ins>
      <w:r w:rsidRPr="00985887">
        <w:rPr>
          <w:rFonts w:ascii="Trebuchet MS" w:hAnsi="Trebuchet MS"/>
          <w:noProof/>
        </w:rPr>
        <w:t xml:space="preserve"> this </w:t>
      </w:r>
      <w:del w:id="144" w:author="Author">
        <w:r w:rsidRPr="00985887">
          <w:rPr>
            <w:rFonts w:ascii="Trebuchet MS" w:hAnsi="Trebuchet MS"/>
            <w:noProof/>
          </w:rPr>
          <w:delText xml:space="preserve">he took up his </w:delText>
        </w:r>
      </w:del>
      <w:r w:rsidRPr="00985887">
        <w:rPr>
          <w:rFonts w:ascii="Trebuchet MS" w:hAnsi="Trebuchet MS"/>
          <w:noProof/>
        </w:rPr>
        <w:t xml:space="preserve">proverbial </w:t>
      </w:r>
      <w:del w:id="145" w:author="Author">
        <w:r w:rsidRPr="00985887">
          <w:rPr>
            <w:rFonts w:ascii="Trebuchet MS" w:hAnsi="Trebuchet MS"/>
            <w:noProof/>
          </w:rPr>
          <w:delText>utterance and said</w:delText>
        </w:r>
      </w:del>
      <w:ins w:id="146" w:author="Author">
        <w:r w:rsidRPr="00985887">
          <w:rPr>
            <w:rFonts w:ascii="Trebuchet MS" w:hAnsi="Trebuchet MS"/>
            <w:noProof/>
          </w:rPr>
          <w:t>saying</w:t>
        </w:r>
      </w:ins>
      <w:r w:rsidRPr="00985887">
        <w:rPr>
          <w:rFonts w:ascii="Trebuchet MS" w:hAnsi="Trebuchet MS"/>
          <w:noProof/>
        </w:rPr>
        <w:t>:</w:t>
      </w:r>
    </w:p>
    <w:p w:rsidR="00243018" w:rsidRPr="00985887" w:rsidRDefault="00243018" w:rsidP="00243018">
      <w:pPr>
        <w:rPr>
          <w:rFonts w:ascii="Trebuchet MS" w:hAnsi="Trebuchet MS"/>
          <w:noProof/>
        </w:rPr>
      </w:pPr>
      <w:r w:rsidRPr="00985887">
        <w:rPr>
          <w:rFonts w:ascii="Trebuchet MS" w:hAnsi="Trebuchet MS"/>
          <w:noProof/>
        </w:rPr>
        <w:t>“Get up, Ba′lak, and listen.</w:t>
      </w:r>
    </w:p>
    <w:p w:rsidR="00243018" w:rsidRPr="00985887" w:rsidRDefault="00243018" w:rsidP="00243018">
      <w:pPr>
        <w:rPr>
          <w:rFonts w:ascii="Trebuchet MS" w:hAnsi="Trebuchet MS"/>
          <w:noProof/>
        </w:rPr>
      </w:pPr>
      <w:del w:id="147" w:author="Author">
        <w:r w:rsidRPr="00985887">
          <w:rPr>
            <w:rFonts w:ascii="Trebuchet MS" w:hAnsi="Trebuchet MS"/>
            <w:noProof/>
          </w:rPr>
          <w:delText>Do give ear to</w:delText>
        </w:r>
      </w:del>
      <w:ins w:id="148" w:author="Author">
        <w:r w:rsidRPr="00985887">
          <w:rPr>
            <w:rFonts w:ascii="Trebuchet MS" w:hAnsi="Trebuchet MS"/>
            <w:noProof/>
          </w:rPr>
          <w:t>Hear</w:t>
        </w:r>
      </w:ins>
      <w:r w:rsidRPr="00985887">
        <w:rPr>
          <w:rFonts w:ascii="Trebuchet MS" w:hAnsi="Trebuchet MS"/>
          <w:noProof/>
        </w:rPr>
        <w:t xml:space="preserve"> me, O son of Zip′por.</w:t>
      </w:r>
    </w:p>
    <w:p w:rsidR="00243018" w:rsidRPr="00985887" w:rsidRDefault="00243018" w:rsidP="00243018">
      <w:pPr>
        <w:rPr>
          <w:rFonts w:ascii="Trebuchet MS" w:hAnsi="Trebuchet MS"/>
          <w:noProof/>
        </w:rPr>
      </w:pPr>
      <w:r w:rsidRPr="00985887">
        <w:rPr>
          <w:rFonts w:ascii="Trebuchet MS" w:hAnsi="Trebuchet MS"/>
          <w:b/>
        </w:rPr>
        <w:t xml:space="preserve">23:19 </w:t>
      </w:r>
      <w:r w:rsidRPr="00985887">
        <w:rPr>
          <w:rFonts w:ascii="Trebuchet MS" w:hAnsi="Trebuchet MS"/>
          <w:noProof/>
        </w:rPr>
        <w:t xml:space="preserve">God is not a </w:t>
      </w:r>
      <w:ins w:id="149" w:author="Author">
        <w:r w:rsidRPr="00985887">
          <w:rPr>
            <w:rFonts w:ascii="Trebuchet MS" w:hAnsi="Trebuchet MS"/>
            <w:noProof/>
          </w:rPr>
          <w:t xml:space="preserve">mere </w:t>
        </w:r>
      </w:ins>
      <w:r w:rsidRPr="00985887">
        <w:rPr>
          <w:rFonts w:ascii="Trebuchet MS" w:hAnsi="Trebuchet MS"/>
          <w:noProof/>
        </w:rPr>
        <w:t xml:space="preserve">man </w:t>
      </w:r>
      <w:del w:id="150" w:author="Author">
        <w:r w:rsidRPr="00985887">
          <w:rPr>
            <w:rFonts w:ascii="Trebuchet MS" w:hAnsi="Trebuchet MS"/>
            <w:noProof/>
          </w:rPr>
          <w:delText>that he should tell</w:delText>
        </w:r>
      </w:del>
      <w:ins w:id="151" w:author="Author">
        <w:r w:rsidRPr="00985887">
          <w:rPr>
            <w:rFonts w:ascii="Trebuchet MS" w:hAnsi="Trebuchet MS"/>
            <w:noProof/>
          </w:rPr>
          <w:t>who tells</w:t>
        </w:r>
      </w:ins>
      <w:r w:rsidRPr="00985887">
        <w:rPr>
          <w:rFonts w:ascii="Trebuchet MS" w:hAnsi="Trebuchet MS"/>
          <w:noProof/>
        </w:rPr>
        <w:t xml:space="preserve"> lies,</w:t>
      </w:r>
    </w:p>
    <w:p w:rsidR="00243018" w:rsidRPr="00985887" w:rsidRDefault="00243018" w:rsidP="00243018">
      <w:pPr>
        <w:rPr>
          <w:rFonts w:ascii="Trebuchet MS" w:hAnsi="Trebuchet MS"/>
          <w:noProof/>
        </w:rPr>
      </w:pPr>
      <w:del w:id="152" w:author="Author">
        <w:r w:rsidRPr="00985887">
          <w:rPr>
            <w:rFonts w:ascii="Trebuchet MS" w:hAnsi="Trebuchet MS"/>
            <w:noProof/>
          </w:rPr>
          <w:delText>Neither</w:delText>
        </w:r>
      </w:del>
      <w:ins w:id="153" w:author="Author">
        <w:r w:rsidRPr="00985887">
          <w:rPr>
            <w:rFonts w:ascii="Trebuchet MS" w:hAnsi="Trebuchet MS"/>
            <w:noProof/>
          </w:rPr>
          <w:t>Nor</w:t>
        </w:r>
      </w:ins>
      <w:r w:rsidRPr="00985887">
        <w:rPr>
          <w:rFonts w:ascii="Trebuchet MS" w:hAnsi="Trebuchet MS"/>
          <w:noProof/>
        </w:rPr>
        <w:t xml:space="preserve"> a son of </w:t>
      </w:r>
      <w:del w:id="154" w:author="Author">
        <w:r w:rsidRPr="00985887">
          <w:rPr>
            <w:rFonts w:ascii="Trebuchet MS" w:hAnsi="Trebuchet MS"/>
            <w:noProof/>
          </w:rPr>
          <w:delText>mankind that he should feel regret.</w:delText>
        </w:r>
      </w:del>
      <w:ins w:id="155" w:author="Author">
        <w:r w:rsidRPr="00985887">
          <w:rPr>
            <w:rFonts w:ascii="Trebuchet MS" w:hAnsi="Trebuchet MS"/>
            <w:noProof/>
          </w:rPr>
          <w:t>man who changes his mind.</w:t>
        </w:r>
        <w:r w:rsidRPr="00985887">
          <w:rPr>
            <w:rStyle w:val="FootnoteReference"/>
            <w:rFonts w:ascii="Trebuchet MS" w:hAnsi="Trebuchet MS"/>
            <w:noProof/>
          </w:rPr>
          <w:footnoteReference w:id="2"/>
        </w:r>
      </w:ins>
    </w:p>
    <w:p w:rsidR="00243018" w:rsidRPr="00985887" w:rsidRDefault="00243018" w:rsidP="00243018">
      <w:pPr>
        <w:rPr>
          <w:rFonts w:ascii="Trebuchet MS" w:hAnsi="Trebuchet MS"/>
          <w:noProof/>
        </w:rPr>
      </w:pPr>
      <w:del w:id="158" w:author="Author">
        <w:r w:rsidRPr="00985887">
          <w:rPr>
            <w:rFonts w:ascii="Trebuchet MS" w:hAnsi="Trebuchet MS"/>
            <w:noProof/>
          </w:rPr>
          <w:delText>Has</w:delText>
        </w:r>
      </w:del>
      <w:ins w:id="159" w:author="Author">
        <w:r w:rsidRPr="00985887">
          <w:rPr>
            <w:rFonts w:ascii="Trebuchet MS" w:hAnsi="Trebuchet MS"/>
            <w:noProof/>
          </w:rPr>
          <w:t>When</w:t>
        </w:r>
      </w:ins>
      <w:r w:rsidRPr="00985887">
        <w:rPr>
          <w:rFonts w:ascii="Trebuchet MS" w:hAnsi="Trebuchet MS"/>
          <w:noProof/>
        </w:rPr>
        <w:t xml:space="preserve"> he </w:t>
      </w:r>
      <w:del w:id="160" w:author="Author">
        <w:r w:rsidRPr="00985887">
          <w:rPr>
            <w:rFonts w:ascii="Trebuchet MS" w:hAnsi="Trebuchet MS"/>
            <w:noProof/>
          </w:rPr>
          <w:delText>himself said it and</w:delText>
        </w:r>
      </w:del>
      <w:ins w:id="161" w:author="Author">
        <w:r w:rsidRPr="00985887">
          <w:rPr>
            <w:rFonts w:ascii="Trebuchet MS" w:hAnsi="Trebuchet MS"/>
            <w:noProof/>
          </w:rPr>
          <w:t>says something,</w:t>
        </w:r>
      </w:ins>
      <w:r w:rsidRPr="00985887">
        <w:rPr>
          <w:rFonts w:ascii="Trebuchet MS" w:hAnsi="Trebuchet MS"/>
          <w:noProof/>
        </w:rPr>
        <w:t xml:space="preserve"> will he not do it</w:t>
      </w:r>
      <w:del w:id="162" w:author="Author">
        <w:r w:rsidRPr="00985887">
          <w:rPr>
            <w:rFonts w:ascii="Trebuchet MS" w:hAnsi="Trebuchet MS"/>
            <w:noProof/>
          </w:rPr>
          <w:delText>,</w:delText>
        </w:r>
      </w:del>
      <w:ins w:id="163" w:author="Author">
        <w:r w:rsidRPr="00985887">
          <w:rPr>
            <w:rFonts w:ascii="Trebuchet MS" w:hAnsi="Trebuchet MS"/>
            <w:noProof/>
          </w:rPr>
          <w:t>?</w:t>
        </w:r>
      </w:ins>
    </w:p>
    <w:p w:rsidR="00243018" w:rsidRPr="00985887" w:rsidRDefault="00243018" w:rsidP="00243018">
      <w:pPr>
        <w:rPr>
          <w:rFonts w:ascii="Trebuchet MS" w:hAnsi="Trebuchet MS"/>
          <w:noProof/>
        </w:rPr>
      </w:pPr>
      <w:del w:id="164" w:author="Author">
        <w:r w:rsidRPr="00985887">
          <w:rPr>
            <w:rFonts w:ascii="Trebuchet MS" w:hAnsi="Trebuchet MS"/>
            <w:noProof/>
          </w:rPr>
          <w:delText>And has</w:delText>
        </w:r>
      </w:del>
      <w:ins w:id="165" w:author="Author">
        <w:r w:rsidRPr="00985887">
          <w:rPr>
            <w:rFonts w:ascii="Trebuchet MS" w:hAnsi="Trebuchet MS"/>
            <w:noProof/>
          </w:rPr>
          <w:t>When</w:t>
        </w:r>
      </w:ins>
      <w:r w:rsidRPr="00985887">
        <w:rPr>
          <w:rFonts w:ascii="Trebuchet MS" w:hAnsi="Trebuchet MS"/>
          <w:noProof/>
        </w:rPr>
        <w:t xml:space="preserve"> he </w:t>
      </w:r>
      <w:del w:id="166" w:author="Author">
        <w:r w:rsidRPr="00985887">
          <w:rPr>
            <w:rFonts w:ascii="Trebuchet MS" w:hAnsi="Trebuchet MS"/>
            <w:noProof/>
          </w:rPr>
          <w:delText>spoken and</w:delText>
        </w:r>
      </w:del>
      <w:ins w:id="167" w:author="Author">
        <w:r w:rsidRPr="00985887">
          <w:rPr>
            <w:rFonts w:ascii="Trebuchet MS" w:hAnsi="Trebuchet MS"/>
            <w:noProof/>
          </w:rPr>
          <w:t>speaks,</w:t>
        </w:r>
      </w:ins>
      <w:r w:rsidRPr="00985887">
        <w:rPr>
          <w:rFonts w:ascii="Trebuchet MS" w:hAnsi="Trebuchet MS"/>
          <w:noProof/>
        </w:rPr>
        <w:t xml:space="preserve"> will he not carry it out?</w:t>
      </w:r>
    </w:p>
    <w:p w:rsidR="00243018" w:rsidRPr="00985887" w:rsidRDefault="00243018" w:rsidP="00243018">
      <w:pPr>
        <w:rPr>
          <w:rFonts w:ascii="Trebuchet MS" w:hAnsi="Trebuchet MS"/>
          <w:noProof/>
        </w:rPr>
      </w:pPr>
      <w:r w:rsidRPr="00985887">
        <w:rPr>
          <w:rFonts w:ascii="Trebuchet MS" w:hAnsi="Trebuchet MS"/>
          <w:b/>
        </w:rPr>
        <w:t xml:space="preserve">23:20 </w:t>
      </w:r>
      <w:r w:rsidRPr="00985887">
        <w:rPr>
          <w:rFonts w:ascii="Trebuchet MS" w:hAnsi="Trebuchet MS"/>
          <w:noProof/>
        </w:rPr>
        <w:t>Look! I have been taken to bless</w:t>
      </w:r>
      <w:del w:id="168" w:author="Author">
        <w:r w:rsidRPr="00985887">
          <w:rPr>
            <w:rFonts w:ascii="Trebuchet MS" w:hAnsi="Trebuchet MS"/>
            <w:noProof/>
          </w:rPr>
          <w:delText>,</w:delText>
        </w:r>
      </w:del>
      <w:ins w:id="169" w:author="Author">
        <w:r w:rsidRPr="00985887">
          <w:rPr>
            <w:rFonts w:ascii="Trebuchet MS" w:hAnsi="Trebuchet MS"/>
            <w:noProof/>
          </w:rPr>
          <w:t>;</w:t>
        </w:r>
      </w:ins>
    </w:p>
    <w:p w:rsidR="00243018" w:rsidRPr="00985887" w:rsidRDefault="00243018" w:rsidP="00243018">
      <w:pPr>
        <w:rPr>
          <w:rFonts w:ascii="Trebuchet MS" w:hAnsi="Trebuchet MS"/>
          <w:noProof/>
        </w:rPr>
      </w:pPr>
      <w:del w:id="170" w:author="Author">
        <w:r w:rsidRPr="00985887">
          <w:rPr>
            <w:rFonts w:ascii="Trebuchet MS" w:hAnsi="Trebuchet MS"/>
            <w:noProof/>
          </w:rPr>
          <w:delText>And</w:delText>
        </w:r>
      </w:del>
      <w:ins w:id="171" w:author="Author">
        <w:r w:rsidRPr="00985887">
          <w:rPr>
            <w:rFonts w:ascii="Trebuchet MS" w:hAnsi="Trebuchet MS"/>
            <w:noProof/>
          </w:rPr>
          <w:t>Now</w:t>
        </w:r>
      </w:ins>
      <w:r w:rsidRPr="00985887">
        <w:rPr>
          <w:rFonts w:ascii="Trebuchet MS" w:hAnsi="Trebuchet MS"/>
          <w:noProof/>
        </w:rPr>
        <w:t xml:space="preserve"> He has blessed, and I </w:t>
      </w:r>
      <w:del w:id="172" w:author="Author">
        <w:r w:rsidRPr="00985887">
          <w:rPr>
            <w:rFonts w:ascii="Trebuchet MS" w:hAnsi="Trebuchet MS"/>
            <w:noProof/>
          </w:rPr>
          <w:delText>shall not</w:delText>
        </w:r>
      </w:del>
      <w:ins w:id="173" w:author="Author">
        <w:r w:rsidRPr="00985887">
          <w:rPr>
            <w:rFonts w:ascii="Trebuchet MS" w:hAnsi="Trebuchet MS"/>
            <w:noProof/>
          </w:rPr>
          <w:t>cannot</w:t>
        </w:r>
      </w:ins>
      <w:r w:rsidRPr="00985887">
        <w:rPr>
          <w:rFonts w:ascii="Trebuchet MS" w:hAnsi="Trebuchet MS"/>
          <w:noProof/>
        </w:rPr>
        <w:t xml:space="preserve"> reverse it.</w:t>
      </w:r>
    </w:p>
    <w:p w:rsidR="00243018" w:rsidRPr="00985887" w:rsidRDefault="00243018" w:rsidP="00243018">
      <w:pPr>
        <w:rPr>
          <w:rFonts w:ascii="Trebuchet MS" w:hAnsi="Trebuchet MS"/>
          <w:noProof/>
        </w:rPr>
      </w:pPr>
      <w:r w:rsidRPr="00985887">
        <w:rPr>
          <w:rFonts w:ascii="Trebuchet MS" w:hAnsi="Trebuchet MS"/>
          <w:b/>
        </w:rPr>
        <w:t xml:space="preserve">23:21 </w:t>
      </w:r>
      <w:r w:rsidRPr="00985887">
        <w:rPr>
          <w:rFonts w:ascii="Trebuchet MS" w:hAnsi="Trebuchet MS"/>
          <w:noProof/>
        </w:rPr>
        <w:t xml:space="preserve">He </w:t>
      </w:r>
      <w:del w:id="174" w:author="Author">
        <w:r w:rsidRPr="00985887">
          <w:rPr>
            <w:rFonts w:ascii="Trebuchet MS" w:hAnsi="Trebuchet MS"/>
            <w:noProof/>
          </w:rPr>
          <w:delText>has</w:delText>
        </w:r>
      </w:del>
      <w:ins w:id="175" w:author="Author">
        <w:r w:rsidRPr="00985887">
          <w:rPr>
            <w:rFonts w:ascii="Trebuchet MS" w:hAnsi="Trebuchet MS"/>
            <w:noProof/>
          </w:rPr>
          <w:t>does</w:t>
        </w:r>
      </w:ins>
      <w:r w:rsidRPr="00985887">
        <w:rPr>
          <w:rFonts w:ascii="Trebuchet MS" w:hAnsi="Trebuchet MS"/>
          <w:noProof/>
        </w:rPr>
        <w:t xml:space="preserve"> not </w:t>
      </w:r>
      <w:del w:id="176" w:author="Author">
        <w:r w:rsidRPr="00985887">
          <w:rPr>
            <w:rFonts w:ascii="Trebuchet MS" w:hAnsi="Trebuchet MS"/>
            <w:noProof/>
          </w:rPr>
          <w:delText>looked upon</w:delText>
        </w:r>
      </w:del>
      <w:ins w:id="177" w:author="Author">
        <w:r w:rsidRPr="00985887">
          <w:rPr>
            <w:rFonts w:ascii="Trebuchet MS" w:hAnsi="Trebuchet MS"/>
            <w:noProof/>
          </w:rPr>
          <w:t>tolerate</w:t>
        </w:r>
      </w:ins>
      <w:r w:rsidRPr="00985887">
        <w:rPr>
          <w:rFonts w:ascii="Trebuchet MS" w:hAnsi="Trebuchet MS"/>
          <w:noProof/>
        </w:rPr>
        <w:t xml:space="preserve"> any </w:t>
      </w:r>
      <w:del w:id="178" w:author="Author">
        <w:r w:rsidRPr="00985887">
          <w:rPr>
            <w:rFonts w:ascii="Trebuchet MS" w:hAnsi="Trebuchet MS"/>
            <w:noProof/>
          </w:rPr>
          <w:delText>uncanny</w:delText>
        </w:r>
      </w:del>
      <w:ins w:id="179" w:author="Author">
        <w:r w:rsidRPr="00985887">
          <w:rPr>
            <w:rFonts w:ascii="Trebuchet MS" w:hAnsi="Trebuchet MS"/>
            <w:noProof/>
          </w:rPr>
          <w:t>magical</w:t>
        </w:r>
      </w:ins>
      <w:r w:rsidRPr="00985887">
        <w:rPr>
          <w:rFonts w:ascii="Trebuchet MS" w:hAnsi="Trebuchet MS"/>
          <w:noProof/>
        </w:rPr>
        <w:t xml:space="preserve"> power against Jacob,</w:t>
      </w:r>
    </w:p>
    <w:p w:rsidR="00243018" w:rsidRPr="00985887" w:rsidRDefault="00243018" w:rsidP="00243018">
      <w:pPr>
        <w:rPr>
          <w:rFonts w:ascii="Trebuchet MS" w:hAnsi="Trebuchet MS"/>
          <w:noProof/>
        </w:rPr>
      </w:pPr>
      <w:r w:rsidRPr="00985887">
        <w:rPr>
          <w:rFonts w:ascii="Trebuchet MS" w:hAnsi="Trebuchet MS"/>
          <w:noProof/>
        </w:rPr>
        <w:t xml:space="preserve">And </w:t>
      </w:r>
      <w:del w:id="180" w:author="Author">
        <w:r w:rsidRPr="00985887">
          <w:rPr>
            <w:rFonts w:ascii="Trebuchet MS" w:hAnsi="Trebuchet MS"/>
            <w:noProof/>
          </w:rPr>
          <w:delText>no</w:delText>
        </w:r>
      </w:del>
      <w:ins w:id="181" w:author="Author">
        <w:r w:rsidRPr="00985887">
          <w:rPr>
            <w:rFonts w:ascii="Trebuchet MS" w:hAnsi="Trebuchet MS"/>
            <w:noProof/>
          </w:rPr>
          <w:t>he does not allow any</w:t>
        </w:r>
      </w:ins>
      <w:r w:rsidRPr="00985887">
        <w:rPr>
          <w:rFonts w:ascii="Trebuchet MS" w:hAnsi="Trebuchet MS"/>
          <w:noProof/>
        </w:rPr>
        <w:t xml:space="preserve"> trouble </w:t>
      </w:r>
      <w:del w:id="182" w:author="Author">
        <w:r w:rsidRPr="00985887">
          <w:rPr>
            <w:rFonts w:ascii="Trebuchet MS" w:hAnsi="Trebuchet MS"/>
            <w:noProof/>
          </w:rPr>
          <w:delText xml:space="preserve">has he seen </w:delText>
        </w:r>
      </w:del>
      <w:r w:rsidRPr="00985887">
        <w:rPr>
          <w:rFonts w:ascii="Trebuchet MS" w:hAnsi="Trebuchet MS"/>
          <w:noProof/>
        </w:rPr>
        <w:t>against Israel.</w:t>
      </w:r>
    </w:p>
    <w:p w:rsidR="00243018" w:rsidRPr="00985887" w:rsidRDefault="00243018" w:rsidP="00243018">
      <w:pPr>
        <w:rPr>
          <w:rFonts w:ascii="Trebuchet MS" w:hAnsi="Trebuchet MS"/>
          <w:noProof/>
        </w:rPr>
      </w:pPr>
      <w:r w:rsidRPr="00985887">
        <w:rPr>
          <w:rFonts w:ascii="Trebuchet MS" w:hAnsi="Trebuchet MS"/>
          <w:noProof/>
        </w:rPr>
        <w:t xml:space="preserve">Jehovah his God is with </w:t>
      </w:r>
      <w:del w:id="183" w:author="Author">
        <w:r w:rsidRPr="00985887">
          <w:rPr>
            <w:rFonts w:ascii="Trebuchet MS" w:hAnsi="Trebuchet MS"/>
            <w:noProof/>
          </w:rPr>
          <w:delText>him</w:delText>
        </w:r>
      </w:del>
      <w:ins w:id="184" w:author="Author">
        <w:r w:rsidRPr="00985887">
          <w:rPr>
            <w:rFonts w:ascii="Trebuchet MS" w:hAnsi="Trebuchet MS"/>
            <w:noProof/>
          </w:rPr>
          <w:t>them</w:t>
        </w:r>
      </w:ins>
      <w:r w:rsidRPr="00985887">
        <w:rPr>
          <w:rFonts w:ascii="Trebuchet MS" w:hAnsi="Trebuchet MS"/>
          <w:noProof/>
        </w:rPr>
        <w:t>,</w:t>
      </w:r>
    </w:p>
    <w:p w:rsidR="00243018" w:rsidRPr="00985887" w:rsidRDefault="00243018" w:rsidP="00243018">
      <w:pPr>
        <w:rPr>
          <w:rFonts w:ascii="Trebuchet MS" w:hAnsi="Trebuchet MS"/>
          <w:noProof/>
        </w:rPr>
      </w:pPr>
      <w:r w:rsidRPr="00985887">
        <w:rPr>
          <w:rFonts w:ascii="Trebuchet MS" w:hAnsi="Trebuchet MS"/>
          <w:noProof/>
        </w:rPr>
        <w:t xml:space="preserve">And </w:t>
      </w:r>
      <w:del w:id="185" w:author="Author">
        <w:r w:rsidRPr="00985887">
          <w:rPr>
            <w:rFonts w:ascii="Trebuchet MS" w:hAnsi="Trebuchet MS"/>
            <w:noProof/>
          </w:rPr>
          <w:delText>the loud hailing of a</w:delText>
        </w:r>
      </w:del>
      <w:ins w:id="186" w:author="Author">
        <w:r w:rsidRPr="00985887">
          <w:rPr>
            <w:rFonts w:ascii="Trebuchet MS" w:hAnsi="Trebuchet MS"/>
            <w:noProof/>
          </w:rPr>
          <w:t>he is loudly hailed as</w:t>
        </w:r>
      </w:ins>
      <w:r w:rsidRPr="00985887">
        <w:rPr>
          <w:rFonts w:ascii="Trebuchet MS" w:hAnsi="Trebuchet MS"/>
          <w:noProof/>
        </w:rPr>
        <w:t xml:space="preserve"> king </w:t>
      </w:r>
      <w:del w:id="187" w:author="Author">
        <w:r w:rsidRPr="00985887">
          <w:rPr>
            <w:rFonts w:ascii="Trebuchet MS" w:hAnsi="Trebuchet MS"/>
            <w:noProof/>
          </w:rPr>
          <w:delText>is in his midst</w:delText>
        </w:r>
      </w:del>
      <w:ins w:id="188" w:author="Author">
        <w:r w:rsidRPr="00985887">
          <w:rPr>
            <w:rFonts w:ascii="Trebuchet MS" w:hAnsi="Trebuchet MS"/>
            <w:noProof/>
          </w:rPr>
          <w:t>among them</w:t>
        </w:r>
      </w:ins>
      <w:r w:rsidRPr="00985887">
        <w:rPr>
          <w:rFonts w:ascii="Trebuchet MS" w:hAnsi="Trebuchet MS"/>
          <w:noProof/>
        </w:rPr>
        <w:t>.</w:t>
      </w:r>
    </w:p>
    <w:p w:rsidR="00243018" w:rsidRPr="00985887" w:rsidRDefault="00243018" w:rsidP="00243018">
      <w:pPr>
        <w:rPr>
          <w:rFonts w:ascii="Trebuchet MS" w:hAnsi="Trebuchet MS"/>
          <w:noProof/>
        </w:rPr>
      </w:pPr>
      <w:r w:rsidRPr="00985887">
        <w:rPr>
          <w:rFonts w:ascii="Trebuchet MS" w:hAnsi="Trebuchet MS"/>
          <w:b/>
        </w:rPr>
        <w:t xml:space="preserve">23:22 </w:t>
      </w:r>
      <w:r w:rsidRPr="00985887">
        <w:rPr>
          <w:rFonts w:ascii="Trebuchet MS" w:hAnsi="Trebuchet MS"/>
          <w:noProof/>
        </w:rPr>
        <w:t>God is bringing them out of Egypt.</w:t>
      </w:r>
    </w:p>
    <w:p w:rsidR="00243018" w:rsidRPr="00985887" w:rsidRDefault="00243018" w:rsidP="00243018">
      <w:pPr>
        <w:rPr>
          <w:rFonts w:ascii="Trebuchet MS" w:hAnsi="Trebuchet MS"/>
          <w:noProof/>
        </w:rPr>
      </w:pPr>
      <w:del w:id="189" w:author="Author">
        <w:r w:rsidRPr="00985887">
          <w:rPr>
            <w:rFonts w:ascii="Trebuchet MS" w:hAnsi="Trebuchet MS"/>
            <w:noProof/>
          </w:rPr>
          <w:delText xml:space="preserve">The swift course </w:delText>
        </w:r>
      </w:del>
      <w:ins w:id="190" w:author="Author">
        <w:r w:rsidRPr="00985887">
          <w:rPr>
            <w:rFonts w:ascii="Trebuchet MS" w:hAnsi="Trebuchet MS"/>
            <w:noProof/>
          </w:rPr>
          <w:t xml:space="preserve">He is </w:t>
        </w:r>
      </w:ins>
      <w:r w:rsidRPr="00985887">
        <w:rPr>
          <w:rFonts w:ascii="Trebuchet MS" w:hAnsi="Trebuchet MS"/>
          <w:noProof/>
        </w:rPr>
        <w:t xml:space="preserve">like </w:t>
      </w:r>
      <w:del w:id="191" w:author="Author">
        <w:r w:rsidRPr="00985887">
          <w:rPr>
            <w:rFonts w:ascii="Trebuchet MS" w:hAnsi="Trebuchet MS"/>
            <w:noProof/>
          </w:rPr>
          <w:delText>that</w:delText>
        </w:r>
      </w:del>
      <w:ins w:id="192" w:author="Author">
        <w:r w:rsidRPr="00985887">
          <w:rPr>
            <w:rFonts w:ascii="Trebuchet MS" w:hAnsi="Trebuchet MS"/>
            <w:noProof/>
          </w:rPr>
          <w:t>the horns</w:t>
        </w:r>
      </w:ins>
      <w:r w:rsidRPr="00985887">
        <w:rPr>
          <w:rFonts w:ascii="Trebuchet MS" w:hAnsi="Trebuchet MS"/>
          <w:noProof/>
        </w:rPr>
        <w:t xml:space="preserve"> of a wild bull </w:t>
      </w:r>
      <w:del w:id="193" w:author="Author">
        <w:r w:rsidRPr="00985887">
          <w:rPr>
            <w:rFonts w:ascii="Trebuchet MS" w:hAnsi="Trebuchet MS"/>
            <w:noProof/>
          </w:rPr>
          <w:delText>is his</w:delText>
        </w:r>
      </w:del>
      <w:ins w:id="194" w:author="Author">
        <w:r w:rsidRPr="00985887">
          <w:rPr>
            <w:rFonts w:ascii="Trebuchet MS" w:hAnsi="Trebuchet MS"/>
            <w:noProof/>
          </w:rPr>
          <w:t>for them</w:t>
        </w:r>
      </w:ins>
      <w:r w:rsidRPr="00985887">
        <w:rPr>
          <w:rFonts w:ascii="Trebuchet MS" w:hAnsi="Trebuchet MS"/>
          <w:noProof/>
        </w:rPr>
        <w:t>.</w:t>
      </w:r>
    </w:p>
    <w:p w:rsidR="00243018" w:rsidRPr="00985887" w:rsidRDefault="00243018" w:rsidP="00243018">
      <w:pPr>
        <w:rPr>
          <w:rFonts w:ascii="Trebuchet MS" w:hAnsi="Trebuchet MS"/>
          <w:noProof/>
        </w:rPr>
      </w:pPr>
      <w:r w:rsidRPr="00985887">
        <w:rPr>
          <w:rFonts w:ascii="Trebuchet MS" w:hAnsi="Trebuchet MS"/>
          <w:b/>
        </w:rPr>
        <w:t xml:space="preserve">23:23 </w:t>
      </w:r>
      <w:r w:rsidRPr="00985887">
        <w:rPr>
          <w:rFonts w:ascii="Trebuchet MS" w:hAnsi="Trebuchet MS"/>
          <w:noProof/>
        </w:rPr>
        <w:t xml:space="preserve">For there </w:t>
      </w:r>
      <w:del w:id="195" w:author="Author">
        <w:r w:rsidRPr="00985887">
          <w:rPr>
            <w:rFonts w:ascii="Trebuchet MS" w:hAnsi="Trebuchet MS"/>
            <w:noProof/>
          </w:rPr>
          <w:delText>is</w:delText>
        </w:r>
      </w:del>
      <w:ins w:id="196" w:author="Author">
        <w:r w:rsidRPr="00985887">
          <w:rPr>
            <w:rFonts w:ascii="Trebuchet MS" w:hAnsi="Trebuchet MS"/>
            <w:noProof/>
          </w:rPr>
          <w:t>are</w:t>
        </w:r>
      </w:ins>
      <w:r w:rsidRPr="00985887">
        <w:rPr>
          <w:rFonts w:ascii="Trebuchet MS" w:hAnsi="Trebuchet MS"/>
          <w:noProof/>
        </w:rPr>
        <w:t xml:space="preserve"> no </w:t>
      </w:r>
      <w:del w:id="197" w:author="Author">
        <w:r w:rsidRPr="00985887">
          <w:rPr>
            <w:rFonts w:ascii="Trebuchet MS" w:hAnsi="Trebuchet MS"/>
            <w:noProof/>
          </w:rPr>
          <w:delText>unlucky spell</w:delText>
        </w:r>
      </w:del>
      <w:ins w:id="198" w:author="Author">
        <w:r w:rsidRPr="00985887">
          <w:rPr>
            <w:rFonts w:ascii="Trebuchet MS" w:hAnsi="Trebuchet MS"/>
            <w:noProof/>
          </w:rPr>
          <w:t>omens of doom</w:t>
        </w:r>
      </w:ins>
      <w:r w:rsidRPr="00985887">
        <w:rPr>
          <w:rFonts w:ascii="Trebuchet MS" w:hAnsi="Trebuchet MS"/>
          <w:noProof/>
        </w:rPr>
        <w:t xml:space="preserve"> against Jacob,</w:t>
      </w:r>
    </w:p>
    <w:p w:rsidR="00243018" w:rsidRPr="00985887" w:rsidRDefault="00243018" w:rsidP="00243018">
      <w:pPr>
        <w:rPr>
          <w:rFonts w:ascii="Trebuchet MS" w:hAnsi="Trebuchet MS"/>
          <w:noProof/>
        </w:rPr>
      </w:pPr>
      <w:r w:rsidRPr="00985887">
        <w:rPr>
          <w:rFonts w:ascii="Trebuchet MS" w:hAnsi="Trebuchet MS"/>
          <w:noProof/>
        </w:rPr>
        <w:t>Nor any divination against Israel.</w:t>
      </w:r>
    </w:p>
    <w:p w:rsidR="00243018" w:rsidRPr="00985887" w:rsidRDefault="00243018" w:rsidP="00243018">
      <w:pPr>
        <w:rPr>
          <w:rFonts w:ascii="Trebuchet MS" w:hAnsi="Trebuchet MS"/>
          <w:noProof/>
        </w:rPr>
      </w:pPr>
      <w:r w:rsidRPr="00985887">
        <w:rPr>
          <w:rFonts w:ascii="Trebuchet MS" w:hAnsi="Trebuchet MS"/>
          <w:noProof/>
        </w:rPr>
        <w:t xml:space="preserve">At this time it may be said </w:t>
      </w:r>
      <w:del w:id="199" w:author="Author">
        <w:r w:rsidRPr="00985887">
          <w:rPr>
            <w:rFonts w:ascii="Trebuchet MS" w:hAnsi="Trebuchet MS"/>
            <w:noProof/>
          </w:rPr>
          <w:delText>respecting</w:delText>
        </w:r>
      </w:del>
      <w:ins w:id="200" w:author="Author">
        <w:r w:rsidRPr="00985887">
          <w:rPr>
            <w:rFonts w:ascii="Trebuchet MS" w:hAnsi="Trebuchet MS"/>
            <w:noProof/>
          </w:rPr>
          <w:t>about</w:t>
        </w:r>
      </w:ins>
      <w:r w:rsidRPr="00985887">
        <w:rPr>
          <w:rFonts w:ascii="Trebuchet MS" w:hAnsi="Trebuchet MS"/>
          <w:noProof/>
        </w:rPr>
        <w:t xml:space="preserve"> Jacob and Israel</w:t>
      </w:r>
      <w:del w:id="201" w:author="Author">
        <w:r w:rsidRPr="00985887">
          <w:rPr>
            <w:rFonts w:ascii="Trebuchet MS" w:hAnsi="Trebuchet MS"/>
            <w:noProof/>
          </w:rPr>
          <w:delText>,</w:delText>
        </w:r>
      </w:del>
      <w:ins w:id="202" w:author="Author">
        <w:r w:rsidRPr="00985887">
          <w:rPr>
            <w:rFonts w:ascii="Trebuchet MS" w:hAnsi="Trebuchet MS"/>
            <w:noProof/>
          </w:rPr>
          <w:t>:</w:t>
        </w:r>
      </w:ins>
    </w:p>
    <w:p w:rsidR="00243018" w:rsidRPr="00985887" w:rsidRDefault="00243018" w:rsidP="00243018">
      <w:pPr>
        <w:rPr>
          <w:rFonts w:ascii="Trebuchet MS" w:hAnsi="Trebuchet MS"/>
          <w:noProof/>
        </w:rPr>
      </w:pPr>
      <w:r w:rsidRPr="00985887">
        <w:rPr>
          <w:rFonts w:ascii="Trebuchet MS" w:hAnsi="Trebuchet MS"/>
          <w:noProof/>
        </w:rPr>
        <w:t>‘</w:t>
      </w:r>
      <w:del w:id="203" w:author="Author">
        <w:r w:rsidRPr="00985887">
          <w:rPr>
            <w:rFonts w:ascii="Trebuchet MS" w:hAnsi="Trebuchet MS"/>
            <w:noProof/>
          </w:rPr>
          <w:delText>What</w:delText>
        </w:r>
      </w:del>
      <w:ins w:id="204" w:author="Author">
        <w:r w:rsidRPr="00985887">
          <w:rPr>
            <w:rFonts w:ascii="Trebuchet MS" w:hAnsi="Trebuchet MS"/>
            <w:noProof/>
          </w:rPr>
          <w:t>Look at what God</w:t>
        </w:r>
      </w:ins>
      <w:r w:rsidRPr="00985887">
        <w:rPr>
          <w:rFonts w:ascii="Trebuchet MS" w:hAnsi="Trebuchet MS"/>
          <w:noProof/>
        </w:rPr>
        <w:t xml:space="preserve"> has </w:t>
      </w:r>
      <w:del w:id="205" w:author="Author">
        <w:r w:rsidRPr="00985887">
          <w:rPr>
            <w:rFonts w:ascii="Trebuchet MS" w:hAnsi="Trebuchet MS"/>
            <w:noProof/>
          </w:rPr>
          <w:delText>God worked out</w:delText>
        </w:r>
      </w:del>
      <w:ins w:id="206" w:author="Author">
        <w:r w:rsidRPr="00985887">
          <w:rPr>
            <w:rFonts w:ascii="Trebuchet MS" w:hAnsi="Trebuchet MS"/>
            <w:noProof/>
          </w:rPr>
          <w:t>done</w:t>
        </w:r>
      </w:ins>
      <w:r w:rsidRPr="00985887">
        <w:rPr>
          <w:rFonts w:ascii="Trebuchet MS" w:hAnsi="Trebuchet MS"/>
          <w:noProof/>
        </w:rPr>
        <w:t>!’</w:t>
      </w:r>
    </w:p>
    <w:p w:rsidR="00243018" w:rsidRPr="00985887" w:rsidRDefault="00243018" w:rsidP="00243018">
      <w:pPr>
        <w:rPr>
          <w:rFonts w:ascii="Trebuchet MS" w:hAnsi="Trebuchet MS"/>
          <w:noProof/>
        </w:rPr>
      </w:pPr>
      <w:r w:rsidRPr="00985887">
        <w:rPr>
          <w:rFonts w:ascii="Trebuchet MS" w:hAnsi="Trebuchet MS"/>
          <w:b/>
        </w:rPr>
        <w:t xml:space="preserve">23:24 </w:t>
      </w:r>
      <w:del w:id="207" w:author="Author">
        <w:r w:rsidRPr="00985887">
          <w:rPr>
            <w:rFonts w:ascii="Trebuchet MS" w:hAnsi="Trebuchet MS"/>
            <w:noProof/>
          </w:rPr>
          <w:delText>Behold,</w:delText>
        </w:r>
      </w:del>
      <w:ins w:id="208" w:author="Author">
        <w:r w:rsidRPr="00985887">
          <w:rPr>
            <w:rFonts w:ascii="Trebuchet MS" w:hAnsi="Trebuchet MS"/>
            <w:noProof/>
          </w:rPr>
          <w:t>Here is</w:t>
        </w:r>
      </w:ins>
      <w:r w:rsidRPr="00985887">
        <w:rPr>
          <w:rFonts w:ascii="Trebuchet MS" w:hAnsi="Trebuchet MS"/>
          <w:noProof/>
        </w:rPr>
        <w:t xml:space="preserve"> a people </w:t>
      </w:r>
      <w:ins w:id="209" w:author="Author">
        <w:r w:rsidRPr="00985887">
          <w:rPr>
            <w:rFonts w:ascii="Trebuchet MS" w:hAnsi="Trebuchet MS"/>
            <w:noProof/>
          </w:rPr>
          <w:t xml:space="preserve">who </w:t>
        </w:r>
      </w:ins>
      <w:r w:rsidRPr="00985887">
        <w:rPr>
          <w:rFonts w:ascii="Trebuchet MS" w:hAnsi="Trebuchet MS"/>
          <w:noProof/>
        </w:rPr>
        <w:t xml:space="preserve">will </w:t>
      </w:r>
      <w:del w:id="210" w:author="Author">
        <w:r w:rsidRPr="00985887">
          <w:rPr>
            <w:rFonts w:ascii="Trebuchet MS" w:hAnsi="Trebuchet MS"/>
            <w:noProof/>
          </w:rPr>
          <w:delText>get</w:delText>
        </w:r>
      </w:del>
      <w:ins w:id="211" w:author="Author">
        <w:r w:rsidRPr="00985887">
          <w:rPr>
            <w:rFonts w:ascii="Trebuchet MS" w:hAnsi="Trebuchet MS"/>
            <w:noProof/>
          </w:rPr>
          <w:t>rise</w:t>
        </w:r>
      </w:ins>
      <w:r w:rsidRPr="00985887">
        <w:rPr>
          <w:rFonts w:ascii="Trebuchet MS" w:hAnsi="Trebuchet MS"/>
          <w:noProof/>
        </w:rPr>
        <w:t xml:space="preserve"> up like a lion,</w:t>
      </w:r>
    </w:p>
    <w:p w:rsidR="00243018" w:rsidRPr="00985887" w:rsidRDefault="00243018" w:rsidP="00243018">
      <w:pPr>
        <w:rPr>
          <w:rFonts w:ascii="Trebuchet MS" w:hAnsi="Trebuchet MS"/>
          <w:noProof/>
        </w:rPr>
      </w:pPr>
      <w:r w:rsidRPr="00985887">
        <w:rPr>
          <w:rFonts w:ascii="Trebuchet MS" w:hAnsi="Trebuchet MS"/>
          <w:noProof/>
        </w:rPr>
        <w:t>And like the lion</w:t>
      </w:r>
      <w:ins w:id="212" w:author="Author">
        <w:r w:rsidRPr="00985887">
          <w:rPr>
            <w:rFonts w:ascii="Trebuchet MS" w:hAnsi="Trebuchet MS"/>
            <w:noProof/>
          </w:rPr>
          <w:t>,</w:t>
        </w:r>
      </w:ins>
      <w:r w:rsidRPr="00985887">
        <w:rPr>
          <w:rFonts w:ascii="Trebuchet MS" w:hAnsi="Trebuchet MS"/>
          <w:noProof/>
        </w:rPr>
        <w:t xml:space="preserve"> it will </w:t>
      </w:r>
      <w:del w:id="213" w:author="Author">
        <w:r w:rsidRPr="00985887">
          <w:rPr>
            <w:rFonts w:ascii="Trebuchet MS" w:hAnsi="Trebuchet MS"/>
            <w:noProof/>
          </w:rPr>
          <w:delText>lift</w:delText>
        </w:r>
      </w:del>
      <w:ins w:id="214" w:author="Author">
        <w:r w:rsidRPr="00985887">
          <w:rPr>
            <w:rFonts w:ascii="Trebuchet MS" w:hAnsi="Trebuchet MS"/>
            <w:noProof/>
          </w:rPr>
          <w:t>raise</w:t>
        </w:r>
      </w:ins>
      <w:r w:rsidRPr="00985887">
        <w:rPr>
          <w:rFonts w:ascii="Trebuchet MS" w:hAnsi="Trebuchet MS"/>
          <w:noProof/>
        </w:rPr>
        <w:t xml:space="preserve"> itself up.</w:t>
      </w:r>
    </w:p>
    <w:p w:rsidR="00243018" w:rsidRPr="00985887" w:rsidRDefault="00243018" w:rsidP="00243018">
      <w:pPr>
        <w:rPr>
          <w:rFonts w:ascii="Trebuchet MS" w:hAnsi="Trebuchet MS"/>
          <w:noProof/>
        </w:rPr>
      </w:pPr>
      <w:r w:rsidRPr="00985887">
        <w:rPr>
          <w:rFonts w:ascii="Trebuchet MS" w:hAnsi="Trebuchet MS"/>
          <w:noProof/>
        </w:rPr>
        <w:t xml:space="preserve">It will not lie down until it </w:t>
      </w:r>
      <w:del w:id="215" w:author="Author">
        <w:r w:rsidRPr="00985887">
          <w:rPr>
            <w:rFonts w:ascii="Trebuchet MS" w:hAnsi="Trebuchet MS"/>
            <w:noProof/>
          </w:rPr>
          <w:delText>may eat</w:delText>
        </w:r>
      </w:del>
      <w:ins w:id="216" w:author="Author">
        <w:r w:rsidRPr="00985887">
          <w:rPr>
            <w:rFonts w:ascii="Trebuchet MS" w:hAnsi="Trebuchet MS"/>
            <w:noProof/>
          </w:rPr>
          <w:t>eats</w:t>
        </w:r>
      </w:ins>
      <w:r w:rsidRPr="00985887">
        <w:rPr>
          <w:rFonts w:ascii="Trebuchet MS" w:hAnsi="Trebuchet MS"/>
          <w:noProof/>
        </w:rPr>
        <w:t xml:space="preserve"> prey</w:t>
      </w:r>
      <w:del w:id="217" w:author="Author">
        <w:r w:rsidRPr="00985887">
          <w:rPr>
            <w:rFonts w:ascii="Trebuchet MS" w:hAnsi="Trebuchet MS"/>
            <w:noProof/>
          </w:rPr>
          <w:delText>,</w:delText>
        </w:r>
      </w:del>
    </w:p>
    <w:p w:rsidR="00243018" w:rsidRPr="00985887" w:rsidRDefault="00243018" w:rsidP="00243018">
      <w:pPr>
        <w:rPr>
          <w:rFonts w:ascii="Trebuchet MS" w:hAnsi="Trebuchet MS"/>
          <w:noProof/>
        </w:rPr>
      </w:pPr>
      <w:r w:rsidRPr="00985887">
        <w:rPr>
          <w:rFonts w:ascii="Trebuchet MS" w:hAnsi="Trebuchet MS"/>
          <w:noProof/>
        </w:rPr>
        <w:t xml:space="preserve">And </w:t>
      </w:r>
      <w:ins w:id="218" w:author="Author">
        <w:r w:rsidRPr="00985887">
          <w:rPr>
            <w:rFonts w:ascii="Trebuchet MS" w:hAnsi="Trebuchet MS"/>
            <w:noProof/>
          </w:rPr>
          <w:t xml:space="preserve">drinks </w:t>
        </w:r>
      </w:ins>
      <w:r w:rsidRPr="00985887">
        <w:rPr>
          <w:rFonts w:ascii="Trebuchet MS" w:hAnsi="Trebuchet MS"/>
          <w:noProof/>
        </w:rPr>
        <w:t xml:space="preserve">the blood of </w:t>
      </w:r>
      <w:ins w:id="219" w:author="Author">
        <w:r w:rsidRPr="00985887">
          <w:rPr>
            <w:rFonts w:ascii="Trebuchet MS" w:hAnsi="Trebuchet MS"/>
            <w:noProof/>
          </w:rPr>
          <w:t xml:space="preserve">the </w:t>
        </w:r>
      </w:ins>
      <w:r w:rsidRPr="00985887">
        <w:rPr>
          <w:rFonts w:ascii="Trebuchet MS" w:hAnsi="Trebuchet MS"/>
          <w:noProof/>
        </w:rPr>
        <w:t>slain ones</w:t>
      </w:r>
      <w:del w:id="220" w:author="Author">
        <w:r w:rsidRPr="00985887">
          <w:rPr>
            <w:rFonts w:ascii="Trebuchet MS" w:hAnsi="Trebuchet MS"/>
            <w:noProof/>
          </w:rPr>
          <w:delText xml:space="preserve"> it will drink</w:delText>
        </w:r>
      </w:del>
      <w:r w:rsidRPr="00985887">
        <w:rPr>
          <w:rFonts w:ascii="Trebuchet MS" w:hAnsi="Trebuchet MS"/>
          <w:noProof/>
        </w:rPr>
        <w:t>.”</w:t>
      </w:r>
    </w:p>
    <w:p w:rsidR="00243018" w:rsidRPr="00985887" w:rsidRDefault="00243018" w:rsidP="00243018">
      <w:pPr>
        <w:rPr>
          <w:rFonts w:ascii="Trebuchet MS" w:hAnsi="Trebuchet MS"/>
          <w:noProof/>
        </w:rPr>
      </w:pPr>
      <w:r w:rsidRPr="00985887">
        <w:rPr>
          <w:rFonts w:ascii="Trebuchet MS" w:hAnsi="Trebuchet MS"/>
          <w:b/>
        </w:rPr>
        <w:t xml:space="preserve">23:25 </w:t>
      </w:r>
      <w:del w:id="221" w:author="Author">
        <w:r w:rsidRPr="00985887">
          <w:rPr>
            <w:rFonts w:ascii="Trebuchet MS" w:hAnsi="Trebuchet MS"/>
            <w:noProof/>
          </w:rPr>
          <w:delText xml:space="preserve">At this </w:delText>
        </w:r>
      </w:del>
      <w:r w:rsidRPr="00985887">
        <w:rPr>
          <w:rFonts w:ascii="Trebuchet MS" w:hAnsi="Trebuchet MS"/>
          <w:noProof/>
        </w:rPr>
        <w:t xml:space="preserve">Ba′lak </w:t>
      </w:r>
      <w:ins w:id="222" w:author="Author">
        <w:r w:rsidRPr="00985887">
          <w:rPr>
            <w:rFonts w:ascii="Trebuchet MS" w:hAnsi="Trebuchet MS"/>
            <w:noProof/>
          </w:rPr>
          <w:t xml:space="preserve">then </w:t>
        </w:r>
      </w:ins>
      <w:r w:rsidRPr="00985887">
        <w:rPr>
          <w:rFonts w:ascii="Trebuchet MS" w:hAnsi="Trebuchet MS"/>
          <w:noProof/>
        </w:rPr>
        <w:t>said to Ba′laam: “If</w:t>
      </w:r>
      <w:del w:id="223" w:author="Author">
        <w:r w:rsidRPr="00985887">
          <w:rPr>
            <w:rFonts w:ascii="Trebuchet MS" w:hAnsi="Trebuchet MS"/>
            <w:noProof/>
          </w:rPr>
          <w:delText>,</w:delText>
        </w:r>
      </w:del>
      <w:r w:rsidRPr="00985887">
        <w:rPr>
          <w:rFonts w:ascii="Trebuchet MS" w:hAnsi="Trebuchet MS"/>
          <w:noProof/>
        </w:rPr>
        <w:t xml:space="preserve"> on the one hand</w:t>
      </w:r>
      <w:del w:id="224" w:author="Author">
        <w:r w:rsidRPr="00985887">
          <w:rPr>
            <w:rFonts w:ascii="Trebuchet MS" w:hAnsi="Trebuchet MS"/>
            <w:noProof/>
          </w:rPr>
          <w:delText>,</w:delText>
        </w:r>
      </w:del>
      <w:r w:rsidRPr="00985887">
        <w:rPr>
          <w:rFonts w:ascii="Trebuchet MS" w:hAnsi="Trebuchet MS"/>
          <w:noProof/>
        </w:rPr>
        <w:t xml:space="preserve"> you cannot </w:t>
      </w:r>
      <w:del w:id="225" w:author="Author">
        <w:r w:rsidRPr="00985887">
          <w:rPr>
            <w:rFonts w:ascii="Trebuchet MS" w:hAnsi="Trebuchet MS"/>
            <w:noProof/>
          </w:rPr>
          <w:delText xml:space="preserve">execrate </w:delText>
        </w:r>
      </w:del>
      <w:ins w:id="226" w:author="Author">
        <w:r w:rsidRPr="00985887">
          <w:rPr>
            <w:rFonts w:ascii="Trebuchet MS" w:hAnsi="Trebuchet MS"/>
            <w:noProof/>
          </w:rPr>
          <w:t xml:space="preserve">put any curse on </w:t>
        </w:r>
      </w:ins>
      <w:r w:rsidRPr="00985887">
        <w:rPr>
          <w:rFonts w:ascii="Trebuchet MS" w:hAnsi="Trebuchet MS"/>
          <w:noProof/>
        </w:rPr>
        <w:t>him</w:t>
      </w:r>
      <w:del w:id="227" w:author="Author">
        <w:r w:rsidRPr="00985887">
          <w:rPr>
            <w:rFonts w:ascii="Trebuchet MS" w:hAnsi="Trebuchet MS"/>
            <w:noProof/>
          </w:rPr>
          <w:delText xml:space="preserve"> at all</w:delText>
        </w:r>
      </w:del>
      <w:r w:rsidRPr="00985887">
        <w:rPr>
          <w:rFonts w:ascii="Trebuchet MS" w:hAnsi="Trebuchet MS"/>
          <w:noProof/>
        </w:rPr>
        <w:t>, then</w:t>
      </w:r>
      <w:del w:id="228" w:author="Author">
        <w:r w:rsidRPr="00985887">
          <w:rPr>
            <w:rFonts w:ascii="Trebuchet MS" w:hAnsi="Trebuchet MS"/>
            <w:noProof/>
          </w:rPr>
          <w:delText>,</w:delText>
        </w:r>
      </w:del>
      <w:r w:rsidRPr="00985887">
        <w:rPr>
          <w:rFonts w:ascii="Trebuchet MS" w:hAnsi="Trebuchet MS"/>
          <w:noProof/>
        </w:rPr>
        <w:t xml:space="preserve"> on the other hand</w:t>
      </w:r>
      <w:del w:id="229" w:author="Author">
        <w:r w:rsidRPr="00985887">
          <w:rPr>
            <w:rFonts w:ascii="Trebuchet MS" w:hAnsi="Trebuchet MS"/>
            <w:noProof/>
          </w:rPr>
          <w:delText>,</w:delText>
        </w:r>
      </w:del>
      <w:r w:rsidRPr="00985887">
        <w:rPr>
          <w:rFonts w:ascii="Trebuchet MS" w:hAnsi="Trebuchet MS"/>
          <w:noProof/>
        </w:rPr>
        <w:t xml:space="preserve"> you should not bless him </w:t>
      </w:r>
      <w:del w:id="230" w:author="Author">
        <w:r w:rsidRPr="00985887">
          <w:rPr>
            <w:rFonts w:ascii="Trebuchet MS" w:hAnsi="Trebuchet MS"/>
            <w:noProof/>
          </w:rPr>
          <w:delText>at all</w:delText>
        </w:r>
      </w:del>
      <w:ins w:id="231" w:author="Author">
        <w:r w:rsidRPr="00985887">
          <w:rPr>
            <w:rFonts w:ascii="Trebuchet MS" w:hAnsi="Trebuchet MS"/>
            <w:noProof/>
          </w:rPr>
          <w:t>either</w:t>
        </w:r>
      </w:ins>
      <w:r w:rsidRPr="00985887">
        <w:rPr>
          <w:rFonts w:ascii="Trebuchet MS" w:hAnsi="Trebuchet MS"/>
          <w:noProof/>
        </w:rPr>
        <w:t xml:space="preserve">.” </w:t>
      </w:r>
      <w:r w:rsidRPr="00985887">
        <w:rPr>
          <w:rFonts w:ascii="Trebuchet MS" w:hAnsi="Trebuchet MS"/>
          <w:b/>
          <w:noProof/>
        </w:rPr>
        <w:t xml:space="preserve">23:26 </w:t>
      </w:r>
      <w:del w:id="232" w:author="Author">
        <w:r w:rsidRPr="00985887">
          <w:rPr>
            <w:rFonts w:ascii="Trebuchet MS" w:hAnsi="Trebuchet MS"/>
            <w:noProof/>
          </w:rPr>
          <w:delText xml:space="preserve">In turn </w:delText>
        </w:r>
      </w:del>
      <w:r w:rsidRPr="00985887">
        <w:rPr>
          <w:rFonts w:ascii="Trebuchet MS" w:hAnsi="Trebuchet MS"/>
          <w:noProof/>
        </w:rPr>
        <w:t xml:space="preserve">Ba′laam answered </w:t>
      </w:r>
      <w:del w:id="233" w:author="Author">
        <w:r w:rsidRPr="00985887">
          <w:rPr>
            <w:rFonts w:ascii="Trebuchet MS" w:hAnsi="Trebuchet MS"/>
            <w:noProof/>
          </w:rPr>
          <w:delText xml:space="preserve">and said to </w:delText>
        </w:r>
      </w:del>
      <w:r w:rsidRPr="00985887">
        <w:rPr>
          <w:rFonts w:ascii="Trebuchet MS" w:hAnsi="Trebuchet MS"/>
          <w:noProof/>
        </w:rPr>
        <w:t xml:space="preserve">Ba′lak: “Did I not </w:t>
      </w:r>
      <w:del w:id="234" w:author="Author">
        <w:r w:rsidRPr="00985887">
          <w:rPr>
            <w:rFonts w:ascii="Trebuchet MS" w:hAnsi="Trebuchet MS"/>
            <w:noProof/>
          </w:rPr>
          <w:delText>speak</w:delText>
        </w:r>
      </w:del>
      <w:ins w:id="235" w:author="Author">
        <w:r w:rsidRPr="00985887">
          <w:rPr>
            <w:rFonts w:ascii="Trebuchet MS" w:hAnsi="Trebuchet MS"/>
            <w:noProof/>
          </w:rPr>
          <w:t>say</w:t>
        </w:r>
      </w:ins>
      <w:r w:rsidRPr="00985887">
        <w:rPr>
          <w:rFonts w:ascii="Trebuchet MS" w:hAnsi="Trebuchet MS"/>
          <w:noProof/>
        </w:rPr>
        <w:t xml:space="preserve"> to you, </w:t>
      </w:r>
      <w:del w:id="236" w:author="Author">
        <w:r w:rsidRPr="00985887">
          <w:rPr>
            <w:rFonts w:ascii="Trebuchet MS" w:hAnsi="Trebuchet MS"/>
            <w:noProof/>
          </w:rPr>
          <w:delText>saying, ‘All</w:delText>
        </w:r>
      </w:del>
      <w:ins w:id="237" w:author="Author">
        <w:r w:rsidRPr="00985887">
          <w:rPr>
            <w:rFonts w:ascii="Trebuchet MS" w:hAnsi="Trebuchet MS"/>
            <w:noProof/>
          </w:rPr>
          <w:t>‘I will do all</w:t>
        </w:r>
      </w:ins>
      <w:r w:rsidRPr="00985887">
        <w:rPr>
          <w:rFonts w:ascii="Trebuchet MS" w:hAnsi="Trebuchet MS"/>
          <w:noProof/>
        </w:rPr>
        <w:t xml:space="preserve"> that Jehovah </w:t>
      </w:r>
      <w:del w:id="238" w:author="Author">
        <w:r w:rsidRPr="00985887">
          <w:rPr>
            <w:rFonts w:ascii="Trebuchet MS" w:hAnsi="Trebuchet MS"/>
            <w:noProof/>
          </w:rPr>
          <w:delText>will speak is what I shall do’</w:delText>
        </w:r>
      </w:del>
      <w:ins w:id="239" w:author="Author">
        <w:r w:rsidRPr="00985887">
          <w:rPr>
            <w:rFonts w:ascii="Trebuchet MS" w:hAnsi="Trebuchet MS"/>
            <w:noProof/>
          </w:rPr>
          <w:t>says’</w:t>
        </w:r>
      </w:ins>
      <w:r w:rsidRPr="00985887">
        <w:rPr>
          <w:rFonts w:ascii="Trebuchet MS" w:hAnsi="Trebuchet MS"/>
          <w:noProof/>
        </w:rPr>
        <w:t>?”</w:t>
      </w:r>
    </w:p>
    <w:p w:rsidR="00243018" w:rsidRPr="00985887" w:rsidRDefault="00243018" w:rsidP="00243018">
      <w:pPr>
        <w:rPr>
          <w:rFonts w:ascii="Trebuchet MS" w:hAnsi="Trebuchet MS"/>
          <w:noProof/>
        </w:rPr>
      </w:pPr>
      <w:r w:rsidRPr="00985887">
        <w:rPr>
          <w:rFonts w:ascii="Trebuchet MS" w:hAnsi="Trebuchet MS"/>
          <w:b/>
        </w:rPr>
        <w:t xml:space="preserve">23:27 </w:t>
      </w:r>
      <w:del w:id="240" w:author="Author">
        <w:r w:rsidRPr="00985887">
          <w:rPr>
            <w:rFonts w:ascii="Trebuchet MS" w:hAnsi="Trebuchet MS"/>
            <w:noProof/>
          </w:rPr>
          <w:delText xml:space="preserve">Then </w:delText>
        </w:r>
      </w:del>
      <w:r w:rsidRPr="00985887">
        <w:rPr>
          <w:rFonts w:ascii="Trebuchet MS" w:hAnsi="Trebuchet MS"/>
          <w:noProof/>
        </w:rPr>
        <w:t>Ba′lak said to Ba′laam: “</w:t>
      </w:r>
      <w:del w:id="241" w:author="Author">
        <w:r w:rsidRPr="00985887">
          <w:rPr>
            <w:rFonts w:ascii="Trebuchet MS" w:hAnsi="Trebuchet MS"/>
            <w:noProof/>
          </w:rPr>
          <w:delText>O</w:delText>
        </w:r>
      </w:del>
      <w:ins w:id="242" w:author="Author">
        <w:r w:rsidRPr="00985887">
          <w:rPr>
            <w:rFonts w:ascii="Trebuchet MS" w:hAnsi="Trebuchet MS"/>
            <w:noProof/>
          </w:rPr>
          <w:t>Please</w:t>
        </w:r>
      </w:ins>
      <w:r w:rsidRPr="00985887">
        <w:rPr>
          <w:rFonts w:ascii="Trebuchet MS" w:hAnsi="Trebuchet MS"/>
          <w:noProof/>
        </w:rPr>
        <w:t xml:space="preserve"> come</w:t>
      </w:r>
      <w:del w:id="243" w:author="Author">
        <w:r w:rsidRPr="00985887">
          <w:rPr>
            <w:rFonts w:ascii="Trebuchet MS" w:hAnsi="Trebuchet MS"/>
            <w:noProof/>
          </w:rPr>
          <w:delText>, please. Let</w:delText>
        </w:r>
      </w:del>
      <w:ins w:id="244" w:author="Author">
        <w:r w:rsidRPr="00985887">
          <w:rPr>
            <w:rFonts w:ascii="Trebuchet MS" w:hAnsi="Trebuchet MS"/>
            <w:noProof/>
          </w:rPr>
          <w:t xml:space="preserve"> and let</w:t>
        </w:r>
      </w:ins>
      <w:r w:rsidRPr="00985887">
        <w:rPr>
          <w:rFonts w:ascii="Trebuchet MS" w:hAnsi="Trebuchet MS"/>
          <w:noProof/>
        </w:rPr>
        <w:t xml:space="preserve"> me take you to </w:t>
      </w:r>
      <w:del w:id="245" w:author="Author">
        <w:r w:rsidRPr="00985887">
          <w:rPr>
            <w:rFonts w:ascii="Trebuchet MS" w:hAnsi="Trebuchet MS"/>
            <w:noProof/>
          </w:rPr>
          <w:delText>still</w:delText>
        </w:r>
      </w:del>
      <w:ins w:id="246" w:author="Author">
        <w:r w:rsidRPr="00985887">
          <w:rPr>
            <w:rFonts w:ascii="Trebuchet MS" w:hAnsi="Trebuchet MS"/>
            <w:noProof/>
          </w:rPr>
          <w:t>yet</w:t>
        </w:r>
      </w:ins>
      <w:r w:rsidRPr="00985887">
        <w:rPr>
          <w:rFonts w:ascii="Trebuchet MS" w:hAnsi="Trebuchet MS"/>
          <w:noProof/>
        </w:rPr>
        <w:t xml:space="preserve"> another place. Perhaps it will be right in the eyes of the true God </w:t>
      </w:r>
      <w:del w:id="247" w:author="Author">
        <w:r w:rsidRPr="00985887">
          <w:rPr>
            <w:rFonts w:ascii="Trebuchet MS" w:hAnsi="Trebuchet MS"/>
            <w:noProof/>
          </w:rPr>
          <w:delText>so that</w:delText>
        </w:r>
      </w:del>
      <w:ins w:id="248" w:author="Author">
        <w:r w:rsidRPr="00985887">
          <w:rPr>
            <w:rFonts w:ascii="Trebuchet MS" w:hAnsi="Trebuchet MS"/>
            <w:noProof/>
          </w:rPr>
          <w:t>for</w:t>
        </w:r>
      </w:ins>
      <w:r w:rsidRPr="00985887">
        <w:rPr>
          <w:rFonts w:ascii="Trebuchet MS" w:hAnsi="Trebuchet MS"/>
          <w:noProof/>
        </w:rPr>
        <w:t xml:space="preserve"> you </w:t>
      </w:r>
      <w:del w:id="249" w:author="Author">
        <w:r w:rsidRPr="00985887">
          <w:rPr>
            <w:rFonts w:ascii="Trebuchet MS" w:hAnsi="Trebuchet MS"/>
            <w:noProof/>
          </w:rPr>
          <w:delText>will certainly execrate</w:delText>
        </w:r>
      </w:del>
      <w:ins w:id="250" w:author="Author">
        <w:r w:rsidRPr="00985887">
          <w:rPr>
            <w:rFonts w:ascii="Trebuchet MS" w:hAnsi="Trebuchet MS"/>
            <w:noProof/>
          </w:rPr>
          <w:t>to put a curse on</w:t>
        </w:r>
      </w:ins>
      <w:r w:rsidRPr="00985887">
        <w:rPr>
          <w:rFonts w:ascii="Trebuchet MS" w:hAnsi="Trebuchet MS"/>
          <w:noProof/>
        </w:rPr>
        <w:t xml:space="preserve"> him for me from there.” </w:t>
      </w:r>
      <w:r w:rsidRPr="00985887">
        <w:rPr>
          <w:rFonts w:ascii="Trebuchet MS" w:hAnsi="Trebuchet MS"/>
          <w:b/>
          <w:noProof/>
        </w:rPr>
        <w:t xml:space="preserve">23:28 </w:t>
      </w:r>
      <w:del w:id="251" w:author="Author">
        <w:r w:rsidRPr="00985887">
          <w:rPr>
            <w:rFonts w:ascii="Trebuchet MS" w:hAnsi="Trebuchet MS"/>
            <w:noProof/>
          </w:rPr>
          <w:delText>With that</w:delText>
        </w:r>
      </w:del>
      <w:ins w:id="252" w:author="Author">
        <w:r w:rsidRPr="00985887">
          <w:rPr>
            <w:rFonts w:ascii="Trebuchet MS" w:hAnsi="Trebuchet MS"/>
            <w:noProof/>
          </w:rPr>
          <w:t>So</w:t>
        </w:r>
      </w:ins>
      <w:r w:rsidRPr="00985887">
        <w:rPr>
          <w:rFonts w:ascii="Trebuchet MS" w:hAnsi="Trebuchet MS"/>
          <w:noProof/>
        </w:rPr>
        <w:t xml:space="preserve"> Ba′lak took Ba′laam to the top of Pe′or, which looks toward Je·shi′mon.</w:t>
      </w:r>
      <w:ins w:id="253" w:author="Author">
        <w:r w:rsidRPr="00985887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985887">
        <w:rPr>
          <w:rFonts w:ascii="Trebuchet MS" w:hAnsi="Trebuchet MS"/>
          <w:noProof/>
        </w:rPr>
        <w:t xml:space="preserve"> </w:t>
      </w:r>
      <w:r w:rsidRPr="00985887">
        <w:rPr>
          <w:rFonts w:ascii="Trebuchet MS" w:hAnsi="Trebuchet MS"/>
          <w:b/>
          <w:noProof/>
        </w:rPr>
        <w:t xml:space="preserve">23:29 </w:t>
      </w:r>
      <w:r w:rsidRPr="00985887">
        <w:rPr>
          <w:rFonts w:ascii="Trebuchet MS" w:hAnsi="Trebuchet MS"/>
          <w:noProof/>
        </w:rPr>
        <w:t xml:space="preserve">Then Ba′laam said to Ba′lak: “Build </w:t>
      </w:r>
      <w:del w:id="256" w:author="Author">
        <w:r w:rsidRPr="00985887">
          <w:rPr>
            <w:rFonts w:ascii="Trebuchet MS" w:hAnsi="Trebuchet MS"/>
            <w:noProof/>
          </w:rPr>
          <w:delText xml:space="preserve">for me on this spot </w:delText>
        </w:r>
      </w:del>
      <w:r w:rsidRPr="00985887">
        <w:rPr>
          <w:rFonts w:ascii="Trebuchet MS" w:hAnsi="Trebuchet MS"/>
          <w:noProof/>
        </w:rPr>
        <w:t xml:space="preserve">seven altars </w:t>
      </w:r>
      <w:ins w:id="257" w:author="Author">
        <w:r w:rsidRPr="00985887">
          <w:rPr>
            <w:rFonts w:ascii="Trebuchet MS" w:hAnsi="Trebuchet MS"/>
            <w:noProof/>
          </w:rPr>
          <w:t xml:space="preserve">on this spot, </w:t>
        </w:r>
      </w:ins>
      <w:r w:rsidRPr="00985887">
        <w:rPr>
          <w:rFonts w:ascii="Trebuchet MS" w:hAnsi="Trebuchet MS"/>
          <w:noProof/>
        </w:rPr>
        <w:t xml:space="preserve">and </w:t>
      </w:r>
      <w:del w:id="258" w:author="Author">
        <w:r w:rsidRPr="00985887">
          <w:rPr>
            <w:rFonts w:ascii="Trebuchet MS" w:hAnsi="Trebuchet MS"/>
            <w:noProof/>
          </w:rPr>
          <w:delText>make ready for me on this spot</w:delText>
        </w:r>
      </w:del>
      <w:ins w:id="259" w:author="Author">
        <w:r w:rsidRPr="00985887">
          <w:rPr>
            <w:rFonts w:ascii="Trebuchet MS" w:hAnsi="Trebuchet MS"/>
            <w:noProof/>
          </w:rPr>
          <w:t>prepare</w:t>
        </w:r>
      </w:ins>
      <w:r w:rsidRPr="00985887">
        <w:rPr>
          <w:rFonts w:ascii="Trebuchet MS" w:hAnsi="Trebuchet MS"/>
          <w:noProof/>
        </w:rPr>
        <w:t xml:space="preserve"> seven bulls and seven rams</w:t>
      </w:r>
      <w:ins w:id="260" w:author="Author">
        <w:r w:rsidRPr="00985887">
          <w:rPr>
            <w:rFonts w:ascii="Trebuchet MS" w:hAnsi="Trebuchet MS"/>
            <w:noProof/>
          </w:rPr>
          <w:t xml:space="preserve"> for me</w:t>
        </w:r>
      </w:ins>
      <w:r w:rsidRPr="00985887">
        <w:rPr>
          <w:rFonts w:ascii="Trebuchet MS" w:hAnsi="Trebuchet MS"/>
          <w:noProof/>
        </w:rPr>
        <w:t xml:space="preserve">.” </w:t>
      </w:r>
      <w:r w:rsidRPr="00985887">
        <w:rPr>
          <w:rFonts w:ascii="Trebuchet MS" w:hAnsi="Trebuchet MS"/>
          <w:b/>
          <w:noProof/>
        </w:rPr>
        <w:t xml:space="preserve">23:30 </w:t>
      </w:r>
      <w:r w:rsidRPr="00985887">
        <w:rPr>
          <w:rFonts w:ascii="Trebuchet MS" w:hAnsi="Trebuchet MS"/>
          <w:noProof/>
        </w:rPr>
        <w:t xml:space="preserve">So Ba′lak did just as Ba′laam had said, and he </w:t>
      </w:r>
      <w:del w:id="261" w:author="Author">
        <w:r w:rsidRPr="00985887">
          <w:rPr>
            <w:rFonts w:ascii="Trebuchet MS" w:hAnsi="Trebuchet MS"/>
            <w:noProof/>
          </w:rPr>
          <w:delText>went offering</w:delText>
        </w:r>
      </w:del>
      <w:ins w:id="262" w:author="Author">
        <w:r w:rsidRPr="00985887">
          <w:rPr>
            <w:rFonts w:ascii="Trebuchet MS" w:hAnsi="Trebuchet MS"/>
            <w:noProof/>
          </w:rPr>
          <w:t>offered</w:t>
        </w:r>
      </w:ins>
      <w:r w:rsidRPr="00985887">
        <w:rPr>
          <w:rFonts w:ascii="Trebuchet MS" w:hAnsi="Trebuchet MS"/>
          <w:noProof/>
        </w:rPr>
        <w:t xml:space="preserve"> up a bull and a ram on each altar.</w:t>
      </w:r>
    </w:p>
    <w:p w:rsidR="00243018" w:rsidRPr="00985887" w:rsidRDefault="00243018" w:rsidP="00243018">
      <w:pPr>
        <w:rPr>
          <w:rFonts w:ascii="Trebuchet MS" w:hAnsi="Trebuchet MS"/>
          <w:b/>
        </w:rPr>
      </w:pPr>
    </w:p>
    <w:p w:rsidR="00762BCB" w:rsidRPr="00243018" w:rsidRDefault="00762BCB" w:rsidP="00243018"/>
    <w:sectPr w:rsidR="00762BCB" w:rsidRPr="00243018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489B" w:rsidRDefault="003F489B">
      <w:r>
        <w:separator/>
      </w:r>
    </w:p>
  </w:endnote>
  <w:endnote w:type="continuationSeparator" w:id="0">
    <w:p w:rsidR="003F489B" w:rsidRDefault="003F4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489B" w:rsidRDefault="003F489B">
      <w:r>
        <w:separator/>
      </w:r>
    </w:p>
  </w:footnote>
  <w:footnote w:type="continuationSeparator" w:id="0">
    <w:p w:rsidR="003F489B" w:rsidRDefault="003F489B">
      <w:r>
        <w:continuationSeparator/>
      </w:r>
    </w:p>
  </w:footnote>
  <w:footnote w:id="1">
    <w:p w:rsidR="00243018" w:rsidRPr="00985887" w:rsidRDefault="00243018" w:rsidP="00985887">
      <w:pPr>
        <w:pStyle w:val="FootnoteText"/>
        <w:spacing w:after="96"/>
        <w:ind w:firstLine="288"/>
        <w:rPr>
          <w:ins w:id="78" w:author="Author"/>
        </w:rPr>
      </w:pPr>
      <w:ins w:id="79" w:author="Author">
        <w:r w:rsidRPr="00985887">
          <w:rPr>
            <w:rStyle w:val="FootnoteReference"/>
          </w:rPr>
          <w:footnoteRef/>
        </w:r>
        <w:r w:rsidRPr="00985887">
          <w:t xml:space="preserve"> </w:t>
        </w:r>
        <w:r w:rsidRPr="00985887">
          <w:rPr>
            <w:b/>
          </w:rPr>
          <w:t xml:space="preserve">23:10 </w:t>
        </w:r>
        <w:r w:rsidRPr="00985887">
          <w:t>Or “my soul.”</w:t>
        </w:r>
      </w:ins>
    </w:p>
  </w:footnote>
  <w:footnote w:id="2">
    <w:p w:rsidR="00243018" w:rsidRPr="00985887" w:rsidRDefault="00243018" w:rsidP="00985887">
      <w:pPr>
        <w:pStyle w:val="FootnoteText"/>
        <w:spacing w:after="96"/>
        <w:ind w:firstLine="288"/>
        <w:rPr>
          <w:ins w:id="156" w:author="Author"/>
        </w:rPr>
      </w:pPr>
      <w:ins w:id="157" w:author="Author">
        <w:r w:rsidRPr="00985887">
          <w:rPr>
            <w:rStyle w:val="FootnoteReference"/>
          </w:rPr>
          <w:footnoteRef/>
        </w:r>
        <w:r w:rsidRPr="00985887">
          <w:t xml:space="preserve"> </w:t>
        </w:r>
        <w:r w:rsidRPr="00985887">
          <w:rPr>
            <w:b/>
          </w:rPr>
          <w:t xml:space="preserve">23:19 </w:t>
        </w:r>
        <w:r w:rsidRPr="00985887">
          <w:t>Or “who feels regret.”</w:t>
        </w:r>
      </w:ins>
    </w:p>
  </w:footnote>
  <w:footnote w:id="3">
    <w:p w:rsidR="00243018" w:rsidRPr="00985887" w:rsidRDefault="00243018" w:rsidP="00985887">
      <w:pPr>
        <w:pStyle w:val="FootnoteText"/>
        <w:spacing w:after="96"/>
        <w:ind w:firstLine="288"/>
        <w:rPr>
          <w:ins w:id="254" w:author="Author"/>
        </w:rPr>
      </w:pPr>
      <w:ins w:id="255" w:author="Author">
        <w:r w:rsidRPr="00985887">
          <w:rPr>
            <w:rStyle w:val="FootnoteReference"/>
          </w:rPr>
          <w:footnoteRef/>
        </w:r>
        <w:r w:rsidRPr="00985887">
          <w:t xml:space="preserve"> </w:t>
        </w:r>
        <w:r w:rsidRPr="00985887">
          <w:rPr>
            <w:b/>
          </w:rPr>
          <w:t xml:space="preserve">23:28 </w:t>
        </w:r>
        <w:r w:rsidRPr="00985887">
          <w:t>Or possibly, “the desert; the wilderness.”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F560A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3F560A">
        <w:t>Numbers Chapter 23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3F560A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F560A">
      <w:rPr>
        <w:noProof/>
        <w:snapToGrid w:val="0"/>
      </w:rPr>
      <w:t>Numbers 23.Revised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3F560A">
        <w:t>Numbers Chapter 23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3F560A">
      <w:t>04-Numbers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F560A">
      <w:rPr>
        <w:noProof/>
        <w:snapToGrid w:val="0"/>
      </w:rPr>
      <w:t>Numbers 23.Revised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3F560A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3F560A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3F560A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3F560A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489B"/>
    <w:rsid w:val="00243018"/>
    <w:rsid w:val="00245EDD"/>
    <w:rsid w:val="0026230D"/>
    <w:rsid w:val="002B524D"/>
    <w:rsid w:val="002C00A8"/>
    <w:rsid w:val="00310508"/>
    <w:rsid w:val="003B380B"/>
    <w:rsid w:val="003F489B"/>
    <w:rsid w:val="003F560A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42099ec4808d46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243018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43018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243018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243018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43018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24301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42099ec4808d46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1</ap:TotalTime>
  <ap:Pages>1</ap:Pages>
  <ap:Words>1089</ap:Words>
  <ap:Characters>4378</ap:Characters>
  <ap:Application>Microsoft Office Word</ap:Application>
  <ap:DocSecurity>0</ap:DocSecurity>
  <ap:Lines>97</ap:Lines>
  <ap:Paragraphs>70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5397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23</dc:title>
  <dc:subject/>
  <dc:creator>Matthew Calleja</dc:creator>
  <cp:keywords/>
  <dc:description/>
  <cp:lastModifiedBy>Matthew Calleja</cp:lastModifiedBy>
  <cp:revision>3</cp:revision>
  <dcterms:created xsi:type="dcterms:W3CDTF">2020-08-27T14:05:00Z</dcterms:created>
  <dcterms:modified xsi:type="dcterms:W3CDTF">2020-08-27T14:06:00Z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23.docx</vt:lpwstr>
  </property>
  <property fmtid="{D5CDD505-2E9C-101B-9397-08002B2CF9AE}" pid="9" name="_TranslationDocumentId">
    <vt:i4>19470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4023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23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