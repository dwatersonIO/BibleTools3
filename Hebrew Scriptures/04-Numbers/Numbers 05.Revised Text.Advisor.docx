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77F9" w:rsidRPr="00BC4838" w:rsidRDefault="002577F9" w:rsidP="002577F9">
      <w:pPr>
        <w:rPr>
          <w:rFonts w:ascii="Trebuchet MS" w:hAnsi="Trebuchet MS"/>
          <w:noProof/>
        </w:rPr>
      </w:pPr>
      <w:r w:rsidRPr="00BC4838">
        <w:rPr>
          <w:rFonts w:ascii="Trebuchet MS" w:hAnsi="Trebuchet MS"/>
          <w:b/>
        </w:rPr>
        <w:t xml:space="preserve">5:1 </w:t>
      </w:r>
      <w:del w:id="0" w:author="Author">
        <w:r w:rsidRPr="00BC4838">
          <w:rPr>
            <w:rFonts w:ascii="Trebuchet MS" w:hAnsi="Trebuchet MS"/>
            <w:noProof/>
          </w:rPr>
          <w:delText xml:space="preserve">And </w:delText>
        </w:r>
      </w:del>
      <w:r w:rsidRPr="00BC4838">
        <w:rPr>
          <w:rFonts w:ascii="Trebuchet MS" w:hAnsi="Trebuchet MS"/>
          <w:noProof/>
        </w:rPr>
        <w:t xml:space="preserve">Jehovah spoke further to Moses, saying: </w:t>
      </w:r>
      <w:r w:rsidRPr="00BC4838">
        <w:rPr>
          <w:rFonts w:ascii="Trebuchet MS" w:hAnsi="Trebuchet MS"/>
          <w:b/>
          <w:noProof/>
        </w:rPr>
        <w:t xml:space="preserve">5:2 </w:t>
      </w:r>
      <w:r w:rsidRPr="00BC4838">
        <w:rPr>
          <w:rFonts w:ascii="Trebuchet MS" w:hAnsi="Trebuchet MS"/>
          <w:noProof/>
        </w:rPr>
        <w:t xml:space="preserve">“Command the </w:t>
      </w:r>
      <w:del w:id="1" w:author="Author">
        <w:r w:rsidRPr="00BC4838">
          <w:rPr>
            <w:rFonts w:ascii="Trebuchet MS" w:hAnsi="Trebuchet MS"/>
            <w:noProof/>
          </w:rPr>
          <w:delText>sons of Israel that they</w:delText>
        </w:r>
      </w:del>
      <w:ins w:id="2" w:author="Author">
        <w:r w:rsidRPr="00BC4838">
          <w:rPr>
            <w:rFonts w:ascii="Trebuchet MS" w:hAnsi="Trebuchet MS"/>
            <w:noProof/>
          </w:rPr>
          <w:t>Israelites to</w:t>
        </w:r>
      </w:ins>
      <w:r w:rsidRPr="00BC4838">
        <w:rPr>
          <w:rFonts w:ascii="Trebuchet MS" w:hAnsi="Trebuchet MS"/>
          <w:noProof/>
        </w:rPr>
        <w:t xml:space="preserve"> send out of the camp every leprous person and everyone having a </w:t>
      </w:r>
      <w:del w:id="3" w:author="Author">
        <w:r w:rsidRPr="00BC4838">
          <w:rPr>
            <w:rFonts w:ascii="Trebuchet MS" w:hAnsi="Trebuchet MS"/>
            <w:noProof/>
          </w:rPr>
          <w:delText xml:space="preserve">running </w:delText>
        </w:r>
      </w:del>
      <w:r w:rsidRPr="00BC4838">
        <w:rPr>
          <w:rFonts w:ascii="Trebuchet MS" w:hAnsi="Trebuchet MS"/>
          <w:noProof/>
        </w:rPr>
        <w:t xml:space="preserve">discharge and everyone unclean by a </w:t>
      </w:r>
      <w:del w:id="4" w:author="Author">
        <w:r w:rsidRPr="00BC4838">
          <w:rPr>
            <w:rFonts w:ascii="Trebuchet MS" w:hAnsi="Trebuchet MS"/>
            <w:noProof/>
          </w:rPr>
          <w:delText>deceased soul.</w:delText>
        </w:r>
      </w:del>
      <w:ins w:id="5" w:author="Author">
        <w:r w:rsidRPr="00BC4838">
          <w:rPr>
            <w:rFonts w:ascii="Trebuchet MS" w:hAnsi="Trebuchet MS"/>
            <w:noProof/>
          </w:rPr>
          <w:t>dead person.</w:t>
        </w:r>
        <w:r w:rsidRPr="00BC4838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BC4838">
        <w:rPr>
          <w:rFonts w:ascii="Trebuchet MS" w:hAnsi="Trebuchet MS"/>
          <w:noProof/>
        </w:rPr>
        <w:t xml:space="preserve"> </w:t>
      </w:r>
      <w:r w:rsidRPr="00BC4838">
        <w:rPr>
          <w:rFonts w:ascii="Trebuchet MS" w:hAnsi="Trebuchet MS"/>
          <w:b/>
          <w:noProof/>
        </w:rPr>
        <w:t xml:space="preserve">5:3 </w:t>
      </w:r>
      <w:r w:rsidRPr="00BC4838">
        <w:rPr>
          <w:rFonts w:ascii="Trebuchet MS" w:hAnsi="Trebuchet MS"/>
          <w:noProof/>
        </w:rPr>
        <w:t>Whether a male or a female</w:t>
      </w:r>
      <w:del w:id="8" w:author="Author">
        <w:r w:rsidRPr="00BC4838">
          <w:rPr>
            <w:rFonts w:ascii="Trebuchet MS" w:hAnsi="Trebuchet MS"/>
            <w:noProof/>
          </w:rPr>
          <w:delText xml:space="preserve"> </w:delText>
        </w:r>
        <w:r w:rsidRPr="00BC4838">
          <w:rPr>
            <w:rFonts w:ascii="Trebuchet MS" w:hAnsi="Trebuchet MS"/>
            <w:noProof/>
            <w:u w:val="dotted"/>
          </w:rPr>
          <w:delText>YOU</w:delText>
        </w:r>
      </w:del>
      <w:ins w:id="9" w:author="Author">
        <w:r w:rsidRPr="00BC4838">
          <w:rPr>
            <w:rFonts w:ascii="Trebuchet MS" w:hAnsi="Trebuchet MS"/>
            <w:noProof/>
          </w:rPr>
          <w:t>, you</w:t>
        </w:r>
      </w:ins>
      <w:r w:rsidRPr="00BC4838">
        <w:rPr>
          <w:rFonts w:ascii="Trebuchet MS" w:hAnsi="Trebuchet MS"/>
          <w:noProof/>
        </w:rPr>
        <w:t xml:space="preserve"> should send them out. </w:t>
      </w:r>
      <w:del w:id="10" w:author="Author">
        <w:r w:rsidRPr="00BC4838">
          <w:rPr>
            <w:rFonts w:ascii="Trebuchet MS" w:hAnsi="Trebuchet MS"/>
            <w:noProof/>
          </w:rPr>
          <w:delText>Y</w:delText>
        </w:r>
        <w:r w:rsidRPr="00BC4838">
          <w:rPr>
            <w:rFonts w:ascii="Trebuchet MS" w:hAnsi="Trebuchet MS"/>
            <w:noProof/>
            <w:u w:val="dotted"/>
          </w:rPr>
          <w:delText>OU</w:delText>
        </w:r>
      </w:del>
      <w:ins w:id="11" w:author="Author">
        <w:r w:rsidRPr="00BC4838">
          <w:rPr>
            <w:rFonts w:ascii="Trebuchet MS" w:hAnsi="Trebuchet MS"/>
            <w:noProof/>
          </w:rPr>
          <w:t>You</w:t>
        </w:r>
      </w:ins>
      <w:r w:rsidRPr="00BC4838">
        <w:rPr>
          <w:rFonts w:ascii="Trebuchet MS" w:hAnsi="Trebuchet MS"/>
          <w:noProof/>
        </w:rPr>
        <w:t xml:space="preserve"> should send them outside the camp, </w:t>
      </w:r>
      <w:ins w:id="12" w:author="Author">
        <w:r w:rsidRPr="00BC4838">
          <w:rPr>
            <w:rFonts w:ascii="Trebuchet MS" w:hAnsi="Trebuchet MS"/>
            <w:noProof/>
          </w:rPr>
          <w:t xml:space="preserve">so </w:t>
        </w:r>
      </w:ins>
      <w:r w:rsidRPr="00BC4838">
        <w:rPr>
          <w:rFonts w:ascii="Trebuchet MS" w:hAnsi="Trebuchet MS"/>
          <w:noProof/>
        </w:rPr>
        <w:t xml:space="preserve">that they may not contaminate the camps of those in </w:t>
      </w:r>
      <w:del w:id="13" w:author="Author">
        <w:r w:rsidRPr="00BC4838">
          <w:rPr>
            <w:rFonts w:ascii="Trebuchet MS" w:hAnsi="Trebuchet MS"/>
            <w:noProof/>
          </w:rPr>
          <w:delText>the</w:delText>
        </w:r>
      </w:del>
      <w:ins w:id="14" w:author="Author">
        <w:r w:rsidRPr="00BC4838">
          <w:rPr>
            <w:rFonts w:ascii="Trebuchet MS" w:hAnsi="Trebuchet MS"/>
            <w:noProof/>
          </w:rPr>
          <w:t>whose</w:t>
        </w:r>
      </w:ins>
      <w:r w:rsidRPr="00BC4838">
        <w:rPr>
          <w:rFonts w:ascii="Trebuchet MS" w:hAnsi="Trebuchet MS"/>
          <w:noProof/>
        </w:rPr>
        <w:t xml:space="preserve"> midst </w:t>
      </w:r>
      <w:del w:id="15" w:author="Author">
        <w:r w:rsidRPr="00BC4838">
          <w:rPr>
            <w:rFonts w:ascii="Trebuchet MS" w:hAnsi="Trebuchet MS"/>
            <w:noProof/>
          </w:rPr>
          <w:delText xml:space="preserve">of whom </w:delText>
        </w:r>
      </w:del>
      <w:r w:rsidRPr="00BC4838">
        <w:rPr>
          <w:rFonts w:ascii="Trebuchet MS" w:hAnsi="Trebuchet MS"/>
          <w:noProof/>
        </w:rPr>
        <w:t xml:space="preserve">I am </w:t>
      </w:r>
      <w:del w:id="16" w:author="Author">
        <w:r w:rsidRPr="00BC4838">
          <w:rPr>
            <w:rFonts w:ascii="Trebuchet MS" w:hAnsi="Trebuchet MS"/>
            <w:noProof/>
          </w:rPr>
          <w:delText>tabernacling.”</w:delText>
        </w:r>
      </w:del>
      <w:ins w:id="17" w:author="Author">
        <w:r w:rsidRPr="00BC4838">
          <w:rPr>
            <w:rFonts w:ascii="Trebuchet MS" w:hAnsi="Trebuchet MS"/>
            <w:noProof/>
          </w:rPr>
          <w:t>dwelling.”</w:t>
        </w:r>
        <w:r w:rsidRPr="00BC4838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BC4838">
        <w:rPr>
          <w:rFonts w:ascii="Trebuchet MS" w:hAnsi="Trebuchet MS"/>
          <w:noProof/>
        </w:rPr>
        <w:t xml:space="preserve"> </w:t>
      </w:r>
      <w:r w:rsidRPr="00BC4838">
        <w:rPr>
          <w:rFonts w:ascii="Trebuchet MS" w:hAnsi="Trebuchet MS"/>
          <w:b/>
          <w:noProof/>
        </w:rPr>
        <w:t xml:space="preserve">5:4 </w:t>
      </w:r>
      <w:del w:id="20" w:author="Author">
        <w:r w:rsidRPr="00BC4838">
          <w:rPr>
            <w:rFonts w:ascii="Trebuchet MS" w:hAnsi="Trebuchet MS"/>
            <w:noProof/>
          </w:rPr>
          <w:delText>And</w:delText>
        </w:r>
      </w:del>
      <w:ins w:id="21" w:author="Author">
        <w:r w:rsidRPr="00BC4838">
          <w:rPr>
            <w:rFonts w:ascii="Trebuchet MS" w:hAnsi="Trebuchet MS"/>
            <w:noProof/>
          </w:rPr>
          <w:t>Therefore,</w:t>
        </w:r>
      </w:ins>
      <w:r w:rsidRPr="00BC4838">
        <w:rPr>
          <w:rFonts w:ascii="Trebuchet MS" w:hAnsi="Trebuchet MS"/>
          <w:noProof/>
        </w:rPr>
        <w:t xml:space="preserve"> the </w:t>
      </w:r>
      <w:del w:id="22" w:author="Author">
        <w:r w:rsidRPr="00BC4838">
          <w:rPr>
            <w:rFonts w:ascii="Trebuchet MS" w:hAnsi="Trebuchet MS"/>
            <w:noProof/>
          </w:rPr>
          <w:delText>sons of Israel proceeded to do</w:delText>
        </w:r>
      </w:del>
      <w:ins w:id="23" w:author="Author">
        <w:r w:rsidRPr="00BC4838">
          <w:rPr>
            <w:rFonts w:ascii="Trebuchet MS" w:hAnsi="Trebuchet MS"/>
            <w:noProof/>
          </w:rPr>
          <w:t>Israelites did</w:t>
        </w:r>
      </w:ins>
      <w:r w:rsidRPr="00BC4838">
        <w:rPr>
          <w:rFonts w:ascii="Trebuchet MS" w:hAnsi="Trebuchet MS"/>
          <w:noProof/>
        </w:rPr>
        <w:t xml:space="preserve"> so</w:t>
      </w:r>
      <w:del w:id="24" w:author="Author">
        <w:r w:rsidRPr="00BC4838">
          <w:rPr>
            <w:rFonts w:ascii="Trebuchet MS" w:hAnsi="Trebuchet MS"/>
            <w:noProof/>
          </w:rPr>
          <w:delText>, even to send</w:delText>
        </w:r>
      </w:del>
      <w:ins w:id="25" w:author="Author">
        <w:r w:rsidRPr="00BC4838">
          <w:rPr>
            <w:rFonts w:ascii="Trebuchet MS" w:hAnsi="Trebuchet MS"/>
            <w:noProof/>
          </w:rPr>
          <w:t xml:space="preserve"> and sent</w:t>
        </w:r>
      </w:ins>
      <w:r w:rsidRPr="00BC4838">
        <w:rPr>
          <w:rFonts w:ascii="Trebuchet MS" w:hAnsi="Trebuchet MS"/>
          <w:noProof/>
        </w:rPr>
        <w:t xml:space="preserve"> them outside the camp. Just as Jehovah </w:t>
      </w:r>
      <w:del w:id="26" w:author="Author">
        <w:r w:rsidRPr="00BC4838">
          <w:rPr>
            <w:rFonts w:ascii="Trebuchet MS" w:hAnsi="Trebuchet MS"/>
            <w:noProof/>
          </w:rPr>
          <w:delText>had spoken to</w:delText>
        </w:r>
      </w:del>
      <w:ins w:id="27" w:author="Author">
        <w:r w:rsidRPr="00BC4838">
          <w:rPr>
            <w:rFonts w:ascii="Trebuchet MS" w:hAnsi="Trebuchet MS"/>
            <w:noProof/>
          </w:rPr>
          <w:t>told</w:t>
        </w:r>
      </w:ins>
      <w:r w:rsidRPr="00BC4838">
        <w:rPr>
          <w:rFonts w:ascii="Trebuchet MS" w:hAnsi="Trebuchet MS"/>
          <w:noProof/>
        </w:rPr>
        <w:t xml:space="preserve"> Moses, so the </w:t>
      </w:r>
      <w:del w:id="28" w:author="Author">
        <w:r w:rsidRPr="00BC4838">
          <w:rPr>
            <w:rFonts w:ascii="Trebuchet MS" w:hAnsi="Trebuchet MS"/>
            <w:noProof/>
          </w:rPr>
          <w:delText>sons of Israel</w:delText>
        </w:r>
      </w:del>
      <w:ins w:id="29" w:author="Author">
        <w:r w:rsidRPr="00BC4838">
          <w:rPr>
            <w:rFonts w:ascii="Trebuchet MS" w:hAnsi="Trebuchet MS"/>
            <w:noProof/>
          </w:rPr>
          <w:t>Israelites</w:t>
        </w:r>
      </w:ins>
      <w:r w:rsidRPr="00BC4838">
        <w:rPr>
          <w:rFonts w:ascii="Trebuchet MS" w:hAnsi="Trebuchet MS"/>
          <w:noProof/>
        </w:rPr>
        <w:t xml:space="preserve"> did.</w:t>
      </w:r>
    </w:p>
    <w:p w:rsidR="002577F9" w:rsidRPr="00BC4838" w:rsidRDefault="002577F9" w:rsidP="002577F9">
      <w:pPr>
        <w:rPr>
          <w:rFonts w:ascii="Trebuchet MS" w:hAnsi="Trebuchet MS"/>
          <w:noProof/>
        </w:rPr>
      </w:pPr>
      <w:r w:rsidRPr="00BC4838">
        <w:rPr>
          <w:rFonts w:ascii="Trebuchet MS" w:hAnsi="Trebuchet MS"/>
          <w:b/>
        </w:rPr>
        <w:t xml:space="preserve">5:5 </w:t>
      </w:r>
      <w:del w:id="30" w:author="Author">
        <w:r w:rsidRPr="00BC4838">
          <w:rPr>
            <w:rFonts w:ascii="Trebuchet MS" w:hAnsi="Trebuchet MS"/>
            <w:noProof/>
          </w:rPr>
          <w:delText xml:space="preserve">And </w:delText>
        </w:r>
      </w:del>
      <w:r w:rsidRPr="00BC4838">
        <w:rPr>
          <w:rFonts w:ascii="Trebuchet MS" w:hAnsi="Trebuchet MS"/>
          <w:noProof/>
        </w:rPr>
        <w:t xml:space="preserve">Jehovah continued speaking to Moses, saying: </w:t>
      </w:r>
      <w:r w:rsidRPr="00BC4838">
        <w:rPr>
          <w:rFonts w:ascii="Trebuchet MS" w:hAnsi="Trebuchet MS"/>
          <w:b/>
          <w:noProof/>
        </w:rPr>
        <w:t xml:space="preserve">5:6 </w:t>
      </w:r>
      <w:r w:rsidRPr="00BC4838">
        <w:rPr>
          <w:rFonts w:ascii="Trebuchet MS" w:hAnsi="Trebuchet MS"/>
          <w:noProof/>
        </w:rPr>
        <w:t>“</w:t>
      </w:r>
      <w:del w:id="31" w:author="Author">
        <w:r w:rsidRPr="00BC4838">
          <w:rPr>
            <w:rFonts w:ascii="Trebuchet MS" w:hAnsi="Trebuchet MS"/>
            <w:noProof/>
          </w:rPr>
          <w:delText>Speak to</w:delText>
        </w:r>
      </w:del>
      <w:ins w:id="32" w:author="Author">
        <w:r w:rsidRPr="00BC4838">
          <w:rPr>
            <w:rFonts w:ascii="Trebuchet MS" w:hAnsi="Trebuchet MS"/>
            <w:noProof/>
          </w:rPr>
          <w:t>Tell</w:t>
        </w:r>
      </w:ins>
      <w:r w:rsidRPr="00BC4838">
        <w:rPr>
          <w:rFonts w:ascii="Trebuchet MS" w:hAnsi="Trebuchet MS"/>
          <w:noProof/>
        </w:rPr>
        <w:t xml:space="preserve"> the </w:t>
      </w:r>
      <w:del w:id="33" w:author="Author">
        <w:r w:rsidRPr="00BC4838">
          <w:rPr>
            <w:rFonts w:ascii="Trebuchet MS" w:hAnsi="Trebuchet MS"/>
            <w:noProof/>
          </w:rPr>
          <w:delText>sons of Israel, ‘As for</w:delText>
        </w:r>
      </w:del>
      <w:ins w:id="34" w:author="Author">
        <w:r w:rsidRPr="00BC4838">
          <w:rPr>
            <w:rFonts w:ascii="Trebuchet MS" w:hAnsi="Trebuchet MS"/>
            <w:noProof/>
          </w:rPr>
          <w:t>Israelites, ‘If</w:t>
        </w:r>
      </w:ins>
      <w:r w:rsidRPr="00BC4838">
        <w:rPr>
          <w:rFonts w:ascii="Trebuchet MS" w:hAnsi="Trebuchet MS"/>
          <w:noProof/>
        </w:rPr>
        <w:t xml:space="preserve"> a man or a woman</w:t>
      </w:r>
      <w:del w:id="35" w:author="Author">
        <w:r w:rsidRPr="00BC4838">
          <w:rPr>
            <w:rFonts w:ascii="Trebuchet MS" w:hAnsi="Trebuchet MS"/>
            <w:noProof/>
          </w:rPr>
          <w:delText>, in case they do</w:delText>
        </w:r>
      </w:del>
      <w:ins w:id="36" w:author="Author">
        <w:r w:rsidRPr="00BC4838">
          <w:rPr>
            <w:rFonts w:ascii="Trebuchet MS" w:hAnsi="Trebuchet MS"/>
            <w:noProof/>
          </w:rPr>
          <w:t xml:space="preserve"> commits</w:t>
        </w:r>
      </w:ins>
      <w:r w:rsidRPr="00BC4838">
        <w:rPr>
          <w:rFonts w:ascii="Trebuchet MS" w:hAnsi="Trebuchet MS"/>
          <w:noProof/>
        </w:rPr>
        <w:t xml:space="preserve"> any of </w:t>
      </w:r>
      <w:del w:id="37" w:author="Author">
        <w:r w:rsidRPr="00BC4838">
          <w:rPr>
            <w:rFonts w:ascii="Trebuchet MS" w:hAnsi="Trebuchet MS"/>
            <w:noProof/>
          </w:rPr>
          <w:delText xml:space="preserve">all </w:delText>
        </w:r>
      </w:del>
      <w:r w:rsidRPr="00BC4838">
        <w:rPr>
          <w:rFonts w:ascii="Trebuchet MS" w:hAnsi="Trebuchet MS"/>
          <w:noProof/>
        </w:rPr>
        <w:t xml:space="preserve">the sins of mankind </w:t>
      </w:r>
      <w:del w:id="38" w:author="Author">
        <w:r w:rsidRPr="00BC4838">
          <w:rPr>
            <w:rFonts w:ascii="Trebuchet MS" w:hAnsi="Trebuchet MS"/>
            <w:noProof/>
          </w:rPr>
          <w:delText>in committing an act of unfaithfulness against</w:delText>
        </w:r>
      </w:del>
      <w:ins w:id="39" w:author="Author">
        <w:r w:rsidRPr="00BC4838">
          <w:rPr>
            <w:rFonts w:ascii="Trebuchet MS" w:hAnsi="Trebuchet MS"/>
            <w:noProof/>
          </w:rPr>
          <w:t>and acts unfaithfully toward</w:t>
        </w:r>
      </w:ins>
      <w:r w:rsidRPr="00BC4838">
        <w:rPr>
          <w:rFonts w:ascii="Trebuchet MS" w:hAnsi="Trebuchet MS"/>
          <w:noProof/>
        </w:rPr>
        <w:t xml:space="preserve"> Jehovah, that </w:t>
      </w:r>
      <w:del w:id="40" w:author="Author">
        <w:r w:rsidRPr="00BC4838">
          <w:rPr>
            <w:rFonts w:ascii="Trebuchet MS" w:hAnsi="Trebuchet MS"/>
            <w:noProof/>
          </w:rPr>
          <w:delText>soul</w:delText>
        </w:r>
      </w:del>
      <w:ins w:id="41" w:author="Author">
        <w:r w:rsidRPr="00BC4838">
          <w:rPr>
            <w:rFonts w:ascii="Trebuchet MS" w:hAnsi="Trebuchet MS"/>
            <w:noProof/>
          </w:rPr>
          <w:t>person</w:t>
        </w:r>
        <w:r w:rsidRPr="00BC4838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BC4838">
        <w:rPr>
          <w:rFonts w:ascii="Trebuchet MS" w:hAnsi="Trebuchet MS"/>
          <w:noProof/>
        </w:rPr>
        <w:t xml:space="preserve"> has </w:t>
      </w:r>
      <w:del w:id="44" w:author="Author">
        <w:r w:rsidRPr="00BC4838">
          <w:rPr>
            <w:rFonts w:ascii="Trebuchet MS" w:hAnsi="Trebuchet MS"/>
            <w:noProof/>
          </w:rPr>
          <w:delText xml:space="preserve">also </w:delText>
        </w:r>
      </w:del>
      <w:r w:rsidRPr="00BC4838">
        <w:rPr>
          <w:rFonts w:ascii="Trebuchet MS" w:hAnsi="Trebuchet MS"/>
          <w:noProof/>
        </w:rPr>
        <w:t xml:space="preserve">become guilty. </w:t>
      </w:r>
      <w:r w:rsidRPr="00BC4838">
        <w:rPr>
          <w:rFonts w:ascii="Trebuchet MS" w:hAnsi="Trebuchet MS"/>
          <w:b/>
          <w:noProof/>
        </w:rPr>
        <w:t xml:space="preserve">5:7 </w:t>
      </w:r>
      <w:del w:id="45" w:author="Author">
        <w:r w:rsidRPr="00BC4838">
          <w:rPr>
            <w:rFonts w:ascii="Trebuchet MS" w:hAnsi="Trebuchet MS"/>
            <w:noProof/>
          </w:rPr>
          <w:delText>And they</w:delText>
        </w:r>
      </w:del>
      <w:ins w:id="46" w:author="Author">
        <w:r w:rsidRPr="00BC4838">
          <w:rPr>
            <w:rFonts w:ascii="Trebuchet MS" w:hAnsi="Trebuchet MS"/>
            <w:noProof/>
          </w:rPr>
          <w:t>He</w:t>
        </w:r>
        <w:r w:rsidRPr="00BC4838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BC4838">
        <w:rPr>
          <w:rFonts w:ascii="Trebuchet MS" w:hAnsi="Trebuchet MS"/>
          <w:noProof/>
        </w:rPr>
        <w:t xml:space="preserve"> must confess </w:t>
      </w:r>
      <w:del w:id="49" w:author="Author">
        <w:r w:rsidRPr="00BC4838">
          <w:rPr>
            <w:rFonts w:ascii="Trebuchet MS" w:hAnsi="Trebuchet MS"/>
            <w:noProof/>
          </w:rPr>
          <w:delText>their</w:delText>
        </w:r>
      </w:del>
      <w:ins w:id="50" w:author="Author">
        <w:r w:rsidRPr="00BC4838">
          <w:rPr>
            <w:rFonts w:ascii="Trebuchet MS" w:hAnsi="Trebuchet MS"/>
            <w:noProof/>
          </w:rPr>
          <w:t>the</w:t>
        </w:r>
      </w:ins>
      <w:r w:rsidRPr="00BC4838">
        <w:rPr>
          <w:rFonts w:ascii="Trebuchet MS" w:hAnsi="Trebuchet MS"/>
          <w:noProof/>
        </w:rPr>
        <w:t xml:space="preserve"> sin that </w:t>
      </w:r>
      <w:del w:id="51" w:author="Author">
        <w:r w:rsidRPr="00BC4838">
          <w:rPr>
            <w:rFonts w:ascii="Trebuchet MS" w:hAnsi="Trebuchet MS"/>
            <w:noProof/>
          </w:rPr>
          <w:delText>they have done,</w:delText>
        </w:r>
      </w:del>
      <w:ins w:id="52" w:author="Author">
        <w:r w:rsidRPr="00BC4838">
          <w:rPr>
            <w:rFonts w:ascii="Trebuchet MS" w:hAnsi="Trebuchet MS"/>
            <w:noProof/>
          </w:rPr>
          <w:t>he has</w:t>
        </w:r>
        <w:r w:rsidRPr="00BC4838">
          <w:rPr>
            <w:rStyle w:val="FootnoteReference"/>
            <w:rFonts w:ascii="Trebuchet MS" w:hAnsi="Trebuchet MS"/>
            <w:noProof/>
          </w:rPr>
          <w:footnoteReference w:id="5"/>
        </w:r>
        <w:r w:rsidRPr="00BC4838">
          <w:rPr>
            <w:rFonts w:ascii="Trebuchet MS" w:hAnsi="Trebuchet MS"/>
            <w:noProof/>
          </w:rPr>
          <w:t xml:space="preserve"> committed</w:t>
        </w:r>
      </w:ins>
      <w:r w:rsidRPr="00BC4838">
        <w:rPr>
          <w:rFonts w:ascii="Trebuchet MS" w:hAnsi="Trebuchet MS"/>
          <w:noProof/>
        </w:rPr>
        <w:t xml:space="preserve"> and </w:t>
      </w:r>
      <w:del w:id="55" w:author="Author">
        <w:r w:rsidRPr="00BC4838">
          <w:rPr>
            <w:rFonts w:ascii="Trebuchet MS" w:hAnsi="Trebuchet MS"/>
            <w:noProof/>
          </w:rPr>
          <w:delText xml:space="preserve">he must </w:delText>
        </w:r>
      </w:del>
      <w:r w:rsidRPr="00BC4838">
        <w:rPr>
          <w:rFonts w:ascii="Trebuchet MS" w:hAnsi="Trebuchet MS"/>
          <w:noProof/>
        </w:rPr>
        <w:t xml:space="preserve">return the </w:t>
      </w:r>
      <w:ins w:id="56" w:author="Author">
        <w:r w:rsidRPr="00BC4838">
          <w:rPr>
            <w:rFonts w:ascii="Trebuchet MS" w:hAnsi="Trebuchet MS"/>
            <w:noProof/>
          </w:rPr>
          <w:t xml:space="preserve">full </w:t>
        </w:r>
      </w:ins>
      <w:r w:rsidRPr="00BC4838">
        <w:rPr>
          <w:rFonts w:ascii="Trebuchet MS" w:hAnsi="Trebuchet MS"/>
          <w:noProof/>
        </w:rPr>
        <w:t xml:space="preserve">amount </w:t>
      </w:r>
      <w:del w:id="57" w:author="Author">
        <w:r w:rsidRPr="00BC4838">
          <w:rPr>
            <w:rFonts w:ascii="Trebuchet MS" w:hAnsi="Trebuchet MS"/>
            <w:noProof/>
          </w:rPr>
          <w:delText>of</w:delText>
        </w:r>
      </w:del>
      <w:ins w:id="58" w:author="Author">
        <w:r w:rsidRPr="00BC4838">
          <w:rPr>
            <w:rFonts w:ascii="Trebuchet MS" w:hAnsi="Trebuchet MS"/>
            <w:noProof/>
          </w:rPr>
          <w:t>as compensation for</w:t>
        </w:r>
      </w:ins>
      <w:r w:rsidRPr="00BC4838">
        <w:rPr>
          <w:rFonts w:ascii="Trebuchet MS" w:hAnsi="Trebuchet MS"/>
          <w:noProof/>
        </w:rPr>
        <w:t xml:space="preserve"> his guilt </w:t>
      </w:r>
      <w:del w:id="59" w:author="Author">
        <w:r w:rsidRPr="00BC4838">
          <w:rPr>
            <w:rFonts w:ascii="Trebuchet MS" w:hAnsi="Trebuchet MS"/>
            <w:noProof/>
          </w:rPr>
          <w:delText xml:space="preserve">in its principal, </w:delText>
        </w:r>
      </w:del>
      <w:ins w:id="60" w:author="Author">
        <w:r w:rsidRPr="00BC4838">
          <w:rPr>
            <w:rFonts w:ascii="Trebuchet MS" w:hAnsi="Trebuchet MS"/>
            <w:noProof/>
          </w:rPr>
          <w:t xml:space="preserve">and </w:t>
        </w:r>
      </w:ins>
      <w:r w:rsidRPr="00BC4838">
        <w:rPr>
          <w:rFonts w:ascii="Trebuchet MS" w:hAnsi="Trebuchet MS"/>
          <w:noProof/>
        </w:rPr>
        <w:t xml:space="preserve">also </w:t>
      </w:r>
      <w:del w:id="61" w:author="Author">
        <w:r w:rsidRPr="00BC4838">
          <w:rPr>
            <w:rFonts w:ascii="Trebuchet MS" w:hAnsi="Trebuchet MS"/>
            <w:noProof/>
          </w:rPr>
          <w:delText>adding</w:delText>
        </w:r>
      </w:del>
      <w:ins w:id="62" w:author="Author">
        <w:r w:rsidRPr="00BC4838">
          <w:rPr>
            <w:rFonts w:ascii="Trebuchet MS" w:hAnsi="Trebuchet MS"/>
            <w:noProof/>
          </w:rPr>
          <w:t>add</w:t>
        </w:r>
      </w:ins>
      <w:r w:rsidRPr="00BC4838">
        <w:rPr>
          <w:rFonts w:ascii="Trebuchet MS" w:hAnsi="Trebuchet MS"/>
          <w:noProof/>
        </w:rPr>
        <w:t xml:space="preserve"> a fifth of </w:t>
      </w:r>
      <w:del w:id="63" w:author="Author">
        <w:r w:rsidRPr="00BC4838">
          <w:rPr>
            <w:rFonts w:ascii="Trebuchet MS" w:hAnsi="Trebuchet MS"/>
            <w:noProof/>
          </w:rPr>
          <w:delText>it</w:delText>
        </w:r>
      </w:del>
      <w:ins w:id="64" w:author="Author">
        <w:r w:rsidRPr="00BC4838">
          <w:rPr>
            <w:rFonts w:ascii="Trebuchet MS" w:hAnsi="Trebuchet MS"/>
            <w:noProof/>
          </w:rPr>
          <w:t>its value; he is</w:t>
        </w:r>
      </w:ins>
      <w:r w:rsidRPr="00BC4838">
        <w:rPr>
          <w:rFonts w:ascii="Trebuchet MS" w:hAnsi="Trebuchet MS"/>
          <w:noProof/>
        </w:rPr>
        <w:t xml:space="preserve"> to </w:t>
      </w:r>
      <w:del w:id="65" w:author="Author">
        <w:r w:rsidRPr="00BC4838">
          <w:rPr>
            <w:rFonts w:ascii="Trebuchet MS" w:hAnsi="Trebuchet MS"/>
            <w:noProof/>
          </w:rPr>
          <w:delText xml:space="preserve">it, and he must </w:delText>
        </w:r>
      </w:del>
      <w:r w:rsidRPr="00BC4838">
        <w:rPr>
          <w:rFonts w:ascii="Trebuchet MS" w:hAnsi="Trebuchet MS"/>
          <w:noProof/>
        </w:rPr>
        <w:t xml:space="preserve">give it to the one </w:t>
      </w:r>
      <w:del w:id="66" w:author="Author">
        <w:r w:rsidRPr="00BC4838">
          <w:rPr>
            <w:rFonts w:ascii="Trebuchet MS" w:hAnsi="Trebuchet MS"/>
            <w:noProof/>
          </w:rPr>
          <w:delText xml:space="preserve">against whom </w:delText>
        </w:r>
      </w:del>
      <w:r w:rsidRPr="00BC4838">
        <w:rPr>
          <w:rFonts w:ascii="Trebuchet MS" w:hAnsi="Trebuchet MS"/>
          <w:noProof/>
        </w:rPr>
        <w:t xml:space="preserve">he </w:t>
      </w:r>
      <w:del w:id="67" w:author="Author">
        <w:r w:rsidRPr="00BC4838">
          <w:rPr>
            <w:rFonts w:ascii="Trebuchet MS" w:hAnsi="Trebuchet MS"/>
            <w:noProof/>
          </w:rPr>
          <w:delText>did wrong</w:delText>
        </w:r>
      </w:del>
      <w:ins w:id="68" w:author="Author">
        <w:r w:rsidRPr="00BC4838">
          <w:rPr>
            <w:rFonts w:ascii="Trebuchet MS" w:hAnsi="Trebuchet MS"/>
            <w:noProof/>
          </w:rPr>
          <w:t>wronged</w:t>
        </w:r>
      </w:ins>
      <w:r w:rsidRPr="00BC4838">
        <w:rPr>
          <w:rFonts w:ascii="Trebuchet MS" w:hAnsi="Trebuchet MS"/>
          <w:noProof/>
        </w:rPr>
        <w:t xml:space="preserve">. </w:t>
      </w:r>
      <w:r w:rsidRPr="00BC4838">
        <w:rPr>
          <w:rFonts w:ascii="Trebuchet MS" w:hAnsi="Trebuchet MS"/>
          <w:b/>
          <w:noProof/>
        </w:rPr>
        <w:t xml:space="preserve">5:8 </w:t>
      </w:r>
      <w:r w:rsidRPr="00BC4838">
        <w:rPr>
          <w:rFonts w:ascii="Trebuchet MS" w:hAnsi="Trebuchet MS"/>
          <w:noProof/>
        </w:rPr>
        <w:t xml:space="preserve">But if the </w:t>
      </w:r>
      <w:del w:id="69" w:author="Author">
        <w:r w:rsidRPr="00BC4838">
          <w:rPr>
            <w:rFonts w:ascii="Trebuchet MS" w:hAnsi="Trebuchet MS"/>
            <w:noProof/>
          </w:rPr>
          <w:delText>latter has no near</w:delText>
        </w:r>
      </w:del>
      <w:ins w:id="70" w:author="Author">
        <w:r w:rsidRPr="00BC4838">
          <w:rPr>
            <w:rFonts w:ascii="Trebuchet MS" w:hAnsi="Trebuchet MS"/>
            <w:noProof/>
          </w:rPr>
          <w:t>victim does not have a close</w:t>
        </w:r>
      </w:ins>
      <w:r w:rsidRPr="00BC4838">
        <w:rPr>
          <w:rFonts w:ascii="Trebuchet MS" w:hAnsi="Trebuchet MS"/>
          <w:noProof/>
        </w:rPr>
        <w:t xml:space="preserve"> relative to </w:t>
      </w:r>
      <w:del w:id="71" w:author="Author">
        <w:r w:rsidRPr="00BC4838">
          <w:rPr>
            <w:rFonts w:ascii="Trebuchet MS" w:hAnsi="Trebuchet MS"/>
            <w:noProof/>
          </w:rPr>
          <w:delText>whom to return</w:delText>
        </w:r>
      </w:del>
      <w:ins w:id="72" w:author="Author">
        <w:r w:rsidRPr="00BC4838">
          <w:rPr>
            <w:rFonts w:ascii="Trebuchet MS" w:hAnsi="Trebuchet MS"/>
            <w:noProof/>
          </w:rPr>
          <w:t>receive</w:t>
        </w:r>
      </w:ins>
      <w:r w:rsidRPr="00BC4838">
        <w:rPr>
          <w:rFonts w:ascii="Trebuchet MS" w:hAnsi="Trebuchet MS"/>
          <w:noProof/>
        </w:rPr>
        <w:t xml:space="preserve"> the </w:t>
      </w:r>
      <w:del w:id="73" w:author="Author">
        <w:r w:rsidRPr="00BC4838">
          <w:rPr>
            <w:rFonts w:ascii="Trebuchet MS" w:hAnsi="Trebuchet MS"/>
            <w:noProof/>
          </w:rPr>
          <w:delText>amount of the guilt, the amount of the guilt that is being</w:delText>
        </w:r>
      </w:del>
      <w:ins w:id="74" w:author="Author">
        <w:r w:rsidRPr="00BC4838">
          <w:rPr>
            <w:rFonts w:ascii="Trebuchet MS" w:hAnsi="Trebuchet MS"/>
            <w:noProof/>
          </w:rPr>
          <w:t>compensation, it should be</w:t>
        </w:r>
      </w:ins>
      <w:r w:rsidRPr="00BC4838">
        <w:rPr>
          <w:rFonts w:ascii="Trebuchet MS" w:hAnsi="Trebuchet MS"/>
          <w:noProof/>
        </w:rPr>
        <w:t xml:space="preserve"> returned to Jehovah </w:t>
      </w:r>
      <w:del w:id="75" w:author="Author">
        <w:r w:rsidRPr="00BC4838">
          <w:rPr>
            <w:rFonts w:ascii="Trebuchet MS" w:hAnsi="Trebuchet MS"/>
            <w:noProof/>
          </w:rPr>
          <w:delText>belongs</w:delText>
        </w:r>
      </w:del>
      <w:ins w:id="76" w:author="Author">
        <w:r w:rsidRPr="00BC4838">
          <w:rPr>
            <w:rFonts w:ascii="Trebuchet MS" w:hAnsi="Trebuchet MS"/>
            <w:noProof/>
          </w:rPr>
          <w:t>and will belong</w:t>
        </w:r>
      </w:ins>
      <w:r w:rsidRPr="00BC4838">
        <w:rPr>
          <w:rFonts w:ascii="Trebuchet MS" w:hAnsi="Trebuchet MS"/>
          <w:noProof/>
        </w:rPr>
        <w:t xml:space="preserve"> to the priest, </w:t>
      </w:r>
      <w:del w:id="77" w:author="Author">
        <w:r w:rsidRPr="00BC4838">
          <w:rPr>
            <w:rFonts w:ascii="Trebuchet MS" w:hAnsi="Trebuchet MS"/>
            <w:noProof/>
          </w:rPr>
          <w:delText>except</w:delText>
        </w:r>
      </w:del>
      <w:ins w:id="78" w:author="Author">
        <w:r w:rsidRPr="00BC4838">
          <w:rPr>
            <w:rFonts w:ascii="Trebuchet MS" w:hAnsi="Trebuchet MS"/>
            <w:noProof/>
          </w:rPr>
          <w:t>apart from</w:t>
        </w:r>
      </w:ins>
      <w:r w:rsidRPr="00BC4838">
        <w:rPr>
          <w:rFonts w:ascii="Trebuchet MS" w:hAnsi="Trebuchet MS"/>
          <w:noProof/>
        </w:rPr>
        <w:t xml:space="preserve"> the ram of atonement with which he will make atonement for him.</w:t>
      </w:r>
    </w:p>
    <w:p w:rsidR="002577F9" w:rsidRPr="00BC4838" w:rsidRDefault="002577F9" w:rsidP="002577F9">
      <w:pPr>
        <w:rPr>
          <w:rFonts w:ascii="Trebuchet MS" w:hAnsi="Trebuchet MS"/>
          <w:noProof/>
        </w:rPr>
      </w:pPr>
      <w:r w:rsidRPr="00BC4838">
        <w:rPr>
          <w:rFonts w:ascii="Trebuchet MS" w:hAnsi="Trebuchet MS"/>
          <w:b/>
        </w:rPr>
        <w:t xml:space="preserve">5:9 </w:t>
      </w:r>
      <w:r w:rsidRPr="00BC4838">
        <w:rPr>
          <w:rFonts w:ascii="Trebuchet MS" w:hAnsi="Trebuchet MS"/>
          <w:noProof/>
        </w:rPr>
        <w:t>“‘</w:t>
      </w:r>
      <w:del w:id="79" w:author="Author">
        <w:r w:rsidRPr="00BC4838">
          <w:rPr>
            <w:rFonts w:ascii="Trebuchet MS" w:hAnsi="Trebuchet MS"/>
            <w:noProof/>
          </w:rPr>
          <w:delText>And every</w:delText>
        </w:r>
      </w:del>
      <w:ins w:id="80" w:author="Author">
        <w:r w:rsidRPr="00BC4838">
          <w:rPr>
            <w:rFonts w:ascii="Trebuchet MS" w:hAnsi="Trebuchet MS"/>
            <w:noProof/>
          </w:rPr>
          <w:t>Every holy</w:t>
        </w:r>
      </w:ins>
      <w:r w:rsidRPr="00BC4838">
        <w:rPr>
          <w:rFonts w:ascii="Trebuchet MS" w:hAnsi="Trebuchet MS"/>
          <w:noProof/>
        </w:rPr>
        <w:t xml:space="preserve"> contribution </w:t>
      </w:r>
      <w:del w:id="81" w:author="Author">
        <w:r w:rsidRPr="00BC4838">
          <w:rPr>
            <w:rFonts w:ascii="Trebuchet MS" w:hAnsi="Trebuchet MS"/>
            <w:noProof/>
          </w:rPr>
          <w:delText>of all</w:delText>
        </w:r>
      </w:del>
      <w:ins w:id="82" w:author="Author">
        <w:r w:rsidRPr="00BC4838">
          <w:rPr>
            <w:rFonts w:ascii="Trebuchet MS" w:hAnsi="Trebuchet MS"/>
            <w:noProof/>
          </w:rPr>
          <w:t>from</w:t>
        </w:r>
      </w:ins>
      <w:r w:rsidRPr="00BC4838">
        <w:rPr>
          <w:rFonts w:ascii="Trebuchet MS" w:hAnsi="Trebuchet MS"/>
          <w:noProof/>
        </w:rPr>
        <w:t xml:space="preserve"> the </w:t>
      </w:r>
      <w:del w:id="83" w:author="Author">
        <w:r w:rsidRPr="00BC4838">
          <w:rPr>
            <w:rFonts w:ascii="Trebuchet MS" w:hAnsi="Trebuchet MS"/>
            <w:noProof/>
          </w:rPr>
          <w:delText>holy things of the sons of Israel, which they will present</w:delText>
        </w:r>
      </w:del>
      <w:ins w:id="84" w:author="Author">
        <w:r w:rsidRPr="00BC4838">
          <w:rPr>
            <w:rFonts w:ascii="Trebuchet MS" w:hAnsi="Trebuchet MS"/>
            <w:noProof/>
          </w:rPr>
          <w:t>Israelites that is presented</w:t>
        </w:r>
      </w:ins>
      <w:r w:rsidRPr="00BC4838">
        <w:rPr>
          <w:rFonts w:ascii="Trebuchet MS" w:hAnsi="Trebuchet MS"/>
          <w:noProof/>
        </w:rPr>
        <w:t xml:space="preserve"> to the priest</w:t>
      </w:r>
      <w:del w:id="85" w:author="Author">
        <w:r w:rsidRPr="00BC4838">
          <w:rPr>
            <w:rFonts w:ascii="Trebuchet MS" w:hAnsi="Trebuchet MS"/>
            <w:noProof/>
          </w:rPr>
          <w:delText>,</w:delText>
        </w:r>
      </w:del>
      <w:r w:rsidRPr="00BC4838">
        <w:rPr>
          <w:rFonts w:ascii="Trebuchet MS" w:hAnsi="Trebuchet MS"/>
          <w:noProof/>
        </w:rPr>
        <w:t xml:space="preserve"> should become his. </w:t>
      </w:r>
      <w:r w:rsidRPr="00BC4838">
        <w:rPr>
          <w:rFonts w:ascii="Trebuchet MS" w:hAnsi="Trebuchet MS"/>
          <w:b/>
          <w:noProof/>
        </w:rPr>
        <w:t xml:space="preserve">5:10 </w:t>
      </w:r>
      <w:del w:id="86" w:author="Author">
        <w:r w:rsidRPr="00BC4838">
          <w:rPr>
            <w:rFonts w:ascii="Trebuchet MS" w:hAnsi="Trebuchet MS"/>
            <w:noProof/>
          </w:rPr>
          <w:delText>And the</w:delText>
        </w:r>
      </w:del>
      <w:ins w:id="87" w:author="Author">
        <w:r w:rsidRPr="00BC4838">
          <w:rPr>
            <w:rFonts w:ascii="Trebuchet MS" w:hAnsi="Trebuchet MS"/>
            <w:noProof/>
          </w:rPr>
          <w:t>The</w:t>
        </w:r>
      </w:ins>
      <w:r w:rsidRPr="00BC4838">
        <w:rPr>
          <w:rFonts w:ascii="Trebuchet MS" w:hAnsi="Trebuchet MS"/>
          <w:noProof/>
        </w:rPr>
        <w:t xml:space="preserve"> holy things of each </w:t>
      </w:r>
      <w:del w:id="88" w:author="Author">
        <w:r w:rsidRPr="00BC4838">
          <w:rPr>
            <w:rFonts w:ascii="Trebuchet MS" w:hAnsi="Trebuchet MS"/>
            <w:noProof/>
          </w:rPr>
          <w:delText>one</w:delText>
        </w:r>
      </w:del>
      <w:ins w:id="89" w:author="Author">
        <w:r w:rsidRPr="00BC4838">
          <w:rPr>
            <w:rFonts w:ascii="Trebuchet MS" w:hAnsi="Trebuchet MS"/>
            <w:noProof/>
          </w:rPr>
          <w:t>person</w:t>
        </w:r>
      </w:ins>
      <w:r w:rsidRPr="00BC4838">
        <w:rPr>
          <w:rFonts w:ascii="Trebuchet MS" w:hAnsi="Trebuchet MS"/>
          <w:noProof/>
        </w:rPr>
        <w:t xml:space="preserve"> will remain his own. Whatever each one </w:t>
      </w:r>
      <w:del w:id="90" w:author="Author">
        <w:r w:rsidRPr="00BC4838">
          <w:rPr>
            <w:rFonts w:ascii="Trebuchet MS" w:hAnsi="Trebuchet MS"/>
            <w:noProof/>
          </w:rPr>
          <w:delText>may give</w:delText>
        </w:r>
      </w:del>
      <w:ins w:id="91" w:author="Author">
        <w:r w:rsidRPr="00BC4838">
          <w:rPr>
            <w:rFonts w:ascii="Trebuchet MS" w:hAnsi="Trebuchet MS"/>
            <w:noProof/>
          </w:rPr>
          <w:t>gives</w:t>
        </w:r>
      </w:ins>
      <w:r w:rsidRPr="00BC4838">
        <w:rPr>
          <w:rFonts w:ascii="Trebuchet MS" w:hAnsi="Trebuchet MS"/>
          <w:noProof/>
        </w:rPr>
        <w:t xml:space="preserve"> to the priest, that will </w:t>
      </w:r>
      <w:del w:id="92" w:author="Author">
        <w:r w:rsidRPr="00BC4838">
          <w:rPr>
            <w:rFonts w:ascii="Trebuchet MS" w:hAnsi="Trebuchet MS"/>
            <w:noProof/>
          </w:rPr>
          <w:delText>become his</w:delText>
        </w:r>
      </w:del>
      <w:ins w:id="93" w:author="Author">
        <w:r w:rsidRPr="00BC4838">
          <w:rPr>
            <w:rFonts w:ascii="Trebuchet MS" w:hAnsi="Trebuchet MS"/>
            <w:noProof/>
          </w:rPr>
          <w:t>belong to the priest</w:t>
        </w:r>
      </w:ins>
      <w:r w:rsidRPr="00BC4838">
        <w:rPr>
          <w:rFonts w:ascii="Trebuchet MS" w:hAnsi="Trebuchet MS"/>
          <w:noProof/>
        </w:rPr>
        <w:t>.’”</w:t>
      </w:r>
    </w:p>
    <w:p w:rsidR="002577F9" w:rsidRPr="00BC4838" w:rsidRDefault="002577F9" w:rsidP="002577F9">
      <w:pPr>
        <w:rPr>
          <w:rFonts w:ascii="Trebuchet MS" w:hAnsi="Trebuchet MS"/>
          <w:noProof/>
        </w:rPr>
      </w:pPr>
      <w:r w:rsidRPr="00BC4838">
        <w:rPr>
          <w:rFonts w:ascii="Trebuchet MS" w:hAnsi="Trebuchet MS"/>
          <w:b/>
        </w:rPr>
        <w:t xml:space="preserve">5:11 </w:t>
      </w:r>
      <w:del w:id="94" w:author="Author">
        <w:r w:rsidRPr="00BC4838">
          <w:rPr>
            <w:rFonts w:ascii="Trebuchet MS" w:hAnsi="Trebuchet MS"/>
            <w:noProof/>
          </w:rPr>
          <w:delText xml:space="preserve">And </w:delText>
        </w:r>
      </w:del>
      <w:r w:rsidRPr="00BC4838">
        <w:rPr>
          <w:rFonts w:ascii="Trebuchet MS" w:hAnsi="Trebuchet MS"/>
          <w:noProof/>
        </w:rPr>
        <w:t xml:space="preserve">Jehovah went on to speak to Moses, saying: </w:t>
      </w:r>
      <w:r w:rsidRPr="00BC4838">
        <w:rPr>
          <w:rFonts w:ascii="Trebuchet MS" w:hAnsi="Trebuchet MS"/>
          <w:b/>
          <w:noProof/>
        </w:rPr>
        <w:t xml:space="preserve">5:12 </w:t>
      </w:r>
      <w:r w:rsidRPr="00BC4838">
        <w:rPr>
          <w:rFonts w:ascii="Trebuchet MS" w:hAnsi="Trebuchet MS"/>
          <w:noProof/>
        </w:rPr>
        <w:t xml:space="preserve">“Speak to the </w:t>
      </w:r>
      <w:del w:id="95" w:author="Author">
        <w:r w:rsidRPr="00BC4838">
          <w:rPr>
            <w:rFonts w:ascii="Trebuchet MS" w:hAnsi="Trebuchet MS"/>
            <w:noProof/>
          </w:rPr>
          <w:delText>sons of Israel,</w:delText>
        </w:r>
      </w:del>
      <w:ins w:id="96" w:author="Author">
        <w:r w:rsidRPr="00BC4838">
          <w:rPr>
            <w:rFonts w:ascii="Trebuchet MS" w:hAnsi="Trebuchet MS"/>
            <w:noProof/>
          </w:rPr>
          <w:t>Israelites</w:t>
        </w:r>
      </w:ins>
      <w:r w:rsidRPr="00BC4838">
        <w:rPr>
          <w:rFonts w:ascii="Trebuchet MS" w:hAnsi="Trebuchet MS"/>
          <w:noProof/>
        </w:rPr>
        <w:t xml:space="preserve"> and </w:t>
      </w:r>
      <w:del w:id="97" w:author="Author">
        <w:r w:rsidRPr="00BC4838">
          <w:rPr>
            <w:rFonts w:ascii="Trebuchet MS" w:hAnsi="Trebuchet MS"/>
            <w:noProof/>
          </w:rPr>
          <w:delText xml:space="preserve">you must say to </w:delText>
        </w:r>
      </w:del>
      <w:ins w:id="98" w:author="Author">
        <w:r w:rsidRPr="00BC4838">
          <w:rPr>
            <w:rFonts w:ascii="Trebuchet MS" w:hAnsi="Trebuchet MS"/>
            <w:noProof/>
          </w:rPr>
          <w:t xml:space="preserve">tell </w:t>
        </w:r>
      </w:ins>
      <w:r w:rsidRPr="00BC4838">
        <w:rPr>
          <w:rFonts w:ascii="Trebuchet MS" w:hAnsi="Trebuchet MS"/>
          <w:noProof/>
        </w:rPr>
        <w:t>them, ‘</w:t>
      </w:r>
      <w:del w:id="99" w:author="Author">
        <w:r w:rsidRPr="00BC4838">
          <w:rPr>
            <w:rFonts w:ascii="Trebuchet MS" w:hAnsi="Trebuchet MS"/>
            <w:noProof/>
          </w:rPr>
          <w:delText>In case any</w:delText>
        </w:r>
      </w:del>
      <w:ins w:id="100" w:author="Author">
        <w:r w:rsidRPr="00BC4838">
          <w:rPr>
            <w:rFonts w:ascii="Trebuchet MS" w:hAnsi="Trebuchet MS"/>
            <w:noProof/>
          </w:rPr>
          <w:t>This is what should be done if a</w:t>
        </w:r>
      </w:ins>
      <w:r w:rsidRPr="00BC4838">
        <w:rPr>
          <w:rFonts w:ascii="Trebuchet MS" w:hAnsi="Trebuchet MS"/>
          <w:noProof/>
        </w:rPr>
        <w:t xml:space="preserve"> man’s wife </w:t>
      </w:r>
      <w:del w:id="101" w:author="Author">
        <w:r w:rsidRPr="00BC4838">
          <w:rPr>
            <w:rFonts w:ascii="Trebuchet MS" w:hAnsi="Trebuchet MS"/>
            <w:noProof/>
          </w:rPr>
          <w:delText xml:space="preserve">turns aside in that she does commit an act of unfaithfulness against </w:delText>
        </w:r>
      </w:del>
      <w:ins w:id="102" w:author="Author">
        <w:r w:rsidRPr="00BC4838">
          <w:rPr>
            <w:rFonts w:ascii="Trebuchet MS" w:hAnsi="Trebuchet MS"/>
            <w:noProof/>
          </w:rPr>
          <w:t xml:space="preserve">goes astray and is unfaithful to </w:t>
        </w:r>
      </w:ins>
      <w:r w:rsidRPr="00BC4838">
        <w:rPr>
          <w:rFonts w:ascii="Trebuchet MS" w:hAnsi="Trebuchet MS"/>
          <w:noProof/>
        </w:rPr>
        <w:t>him</w:t>
      </w:r>
      <w:del w:id="103" w:author="Author">
        <w:r w:rsidRPr="00BC4838">
          <w:rPr>
            <w:rFonts w:ascii="Trebuchet MS" w:hAnsi="Trebuchet MS"/>
            <w:noProof/>
          </w:rPr>
          <w:delText>,</w:delText>
        </w:r>
      </w:del>
      <w:r w:rsidRPr="00BC4838">
        <w:rPr>
          <w:rFonts w:ascii="Trebuchet MS" w:hAnsi="Trebuchet MS"/>
          <w:noProof/>
        </w:rPr>
        <w:t xml:space="preserve"> </w:t>
      </w:r>
      <w:r w:rsidRPr="00BC4838">
        <w:rPr>
          <w:rFonts w:ascii="Trebuchet MS" w:hAnsi="Trebuchet MS"/>
          <w:b/>
          <w:noProof/>
        </w:rPr>
        <w:t xml:space="preserve">5:13 </w:t>
      </w:r>
      <w:r w:rsidRPr="00BC4838">
        <w:rPr>
          <w:rFonts w:ascii="Trebuchet MS" w:hAnsi="Trebuchet MS"/>
          <w:noProof/>
        </w:rPr>
        <w:t xml:space="preserve">and another man </w:t>
      </w:r>
      <w:del w:id="104" w:author="Author">
        <w:r w:rsidRPr="00BC4838">
          <w:rPr>
            <w:rFonts w:ascii="Trebuchet MS" w:hAnsi="Trebuchet MS"/>
            <w:noProof/>
          </w:rPr>
          <w:delText>actually lies down</w:delText>
        </w:r>
      </w:del>
      <w:ins w:id="105" w:author="Author">
        <w:r w:rsidRPr="00BC4838">
          <w:rPr>
            <w:rFonts w:ascii="Trebuchet MS" w:hAnsi="Trebuchet MS"/>
            <w:noProof/>
          </w:rPr>
          <w:t>has sexual relations</w:t>
        </w:r>
      </w:ins>
      <w:r w:rsidRPr="00BC4838">
        <w:rPr>
          <w:rFonts w:ascii="Trebuchet MS" w:hAnsi="Trebuchet MS"/>
          <w:noProof/>
        </w:rPr>
        <w:t xml:space="preserve"> with her</w:t>
      </w:r>
      <w:del w:id="106" w:author="Author">
        <w:r w:rsidRPr="00BC4838">
          <w:rPr>
            <w:rFonts w:ascii="Trebuchet MS" w:hAnsi="Trebuchet MS"/>
            <w:noProof/>
          </w:rPr>
          <w:delText xml:space="preserve"> and has an emission of semen, and </w:delText>
        </w:r>
      </w:del>
      <w:ins w:id="107" w:author="Author">
        <w:r w:rsidRPr="00BC4838">
          <w:rPr>
            <w:rFonts w:ascii="Trebuchet MS" w:hAnsi="Trebuchet MS"/>
            <w:noProof/>
          </w:rPr>
          <w:t xml:space="preserve">, but </w:t>
        </w:r>
      </w:ins>
      <w:r w:rsidRPr="00BC4838">
        <w:rPr>
          <w:rFonts w:ascii="Trebuchet MS" w:hAnsi="Trebuchet MS"/>
          <w:noProof/>
        </w:rPr>
        <w:t xml:space="preserve">it </w:t>
      </w:r>
      <w:del w:id="108" w:author="Author">
        <w:r w:rsidRPr="00BC4838">
          <w:rPr>
            <w:rFonts w:ascii="Trebuchet MS" w:hAnsi="Trebuchet MS"/>
            <w:noProof/>
          </w:rPr>
          <w:delText>has been hidden from the eyes of</w:delText>
        </w:r>
      </w:del>
      <w:ins w:id="109" w:author="Author">
        <w:r w:rsidRPr="00BC4838">
          <w:rPr>
            <w:rFonts w:ascii="Trebuchet MS" w:hAnsi="Trebuchet MS"/>
            <w:noProof/>
          </w:rPr>
          <w:t>was unknown to</w:t>
        </w:r>
      </w:ins>
      <w:r w:rsidRPr="00BC4838">
        <w:rPr>
          <w:rFonts w:ascii="Trebuchet MS" w:hAnsi="Trebuchet MS"/>
          <w:noProof/>
        </w:rPr>
        <w:t xml:space="preserve"> her husband and </w:t>
      </w:r>
      <w:del w:id="110" w:author="Author">
        <w:r w:rsidRPr="00BC4838">
          <w:rPr>
            <w:rFonts w:ascii="Trebuchet MS" w:hAnsi="Trebuchet MS"/>
            <w:noProof/>
          </w:rPr>
          <w:delText>has remained</w:delText>
        </w:r>
      </w:del>
      <w:ins w:id="111" w:author="Author">
        <w:r w:rsidRPr="00BC4838">
          <w:rPr>
            <w:rFonts w:ascii="Trebuchet MS" w:hAnsi="Trebuchet MS"/>
            <w:noProof/>
          </w:rPr>
          <w:t>remains</w:t>
        </w:r>
      </w:ins>
      <w:r w:rsidRPr="00BC4838">
        <w:rPr>
          <w:rFonts w:ascii="Trebuchet MS" w:hAnsi="Trebuchet MS"/>
          <w:noProof/>
        </w:rPr>
        <w:t xml:space="preserve"> undiscovered, </w:t>
      </w:r>
      <w:del w:id="112" w:author="Author">
        <w:r w:rsidRPr="00BC4838">
          <w:rPr>
            <w:rFonts w:ascii="Trebuchet MS" w:hAnsi="Trebuchet MS"/>
            <w:noProof/>
          </w:rPr>
          <w:delText>and</w:delText>
        </w:r>
      </w:del>
      <w:ins w:id="113" w:author="Author">
        <w:r w:rsidRPr="00BC4838">
          <w:rPr>
            <w:rFonts w:ascii="Trebuchet MS" w:hAnsi="Trebuchet MS"/>
            <w:noProof/>
          </w:rPr>
          <w:t>so that</w:t>
        </w:r>
      </w:ins>
      <w:r w:rsidRPr="00BC4838">
        <w:rPr>
          <w:rFonts w:ascii="Trebuchet MS" w:hAnsi="Trebuchet MS"/>
          <w:noProof/>
        </w:rPr>
        <w:t xml:space="preserve"> she</w:t>
      </w:r>
      <w:del w:id="114" w:author="Author">
        <w:r w:rsidRPr="00BC4838">
          <w:rPr>
            <w:rFonts w:ascii="Trebuchet MS" w:hAnsi="Trebuchet MS"/>
            <w:noProof/>
          </w:rPr>
          <w:delText>, on her part,</w:delText>
        </w:r>
      </w:del>
      <w:r w:rsidRPr="00BC4838">
        <w:rPr>
          <w:rFonts w:ascii="Trebuchet MS" w:hAnsi="Trebuchet MS"/>
          <w:noProof/>
        </w:rPr>
        <w:t xml:space="preserve"> has defiled herself but there is no witness against her</w:t>
      </w:r>
      <w:del w:id="115" w:author="Author">
        <w:r w:rsidRPr="00BC4838">
          <w:rPr>
            <w:rFonts w:ascii="Trebuchet MS" w:hAnsi="Trebuchet MS"/>
            <w:noProof/>
          </w:rPr>
          <w:delText>,</w:delText>
        </w:r>
      </w:del>
      <w:r w:rsidRPr="00BC4838">
        <w:rPr>
          <w:rFonts w:ascii="Trebuchet MS" w:hAnsi="Trebuchet MS"/>
          <w:noProof/>
        </w:rPr>
        <w:t xml:space="preserve"> and she </w:t>
      </w:r>
      <w:del w:id="116" w:author="Author">
        <w:r w:rsidRPr="00BC4838">
          <w:rPr>
            <w:rFonts w:ascii="Trebuchet MS" w:hAnsi="Trebuchet MS"/>
            <w:noProof/>
          </w:rPr>
          <w:delText xml:space="preserve">herself </w:delText>
        </w:r>
      </w:del>
      <w:r w:rsidRPr="00BC4838">
        <w:rPr>
          <w:rFonts w:ascii="Trebuchet MS" w:hAnsi="Trebuchet MS"/>
          <w:noProof/>
        </w:rPr>
        <w:t>has not been caught</w:t>
      </w:r>
      <w:del w:id="117" w:author="Author">
        <w:r w:rsidRPr="00BC4838">
          <w:rPr>
            <w:rFonts w:ascii="Trebuchet MS" w:hAnsi="Trebuchet MS"/>
            <w:noProof/>
          </w:rPr>
          <w:delText>;</w:delText>
        </w:r>
      </w:del>
      <w:ins w:id="118" w:author="Author">
        <w:r w:rsidRPr="00BC4838">
          <w:rPr>
            <w:rFonts w:ascii="Trebuchet MS" w:hAnsi="Trebuchet MS"/>
            <w:noProof/>
          </w:rPr>
          <w:t>:</w:t>
        </w:r>
      </w:ins>
      <w:r w:rsidRPr="00BC4838">
        <w:rPr>
          <w:rFonts w:ascii="Trebuchet MS" w:hAnsi="Trebuchet MS"/>
          <w:noProof/>
        </w:rPr>
        <w:t xml:space="preserve"> </w:t>
      </w:r>
      <w:r w:rsidRPr="00BC4838">
        <w:rPr>
          <w:rFonts w:ascii="Trebuchet MS" w:hAnsi="Trebuchet MS"/>
          <w:b/>
          <w:noProof/>
        </w:rPr>
        <w:t xml:space="preserve">5:14 </w:t>
      </w:r>
      <w:ins w:id="119" w:author="Author">
        <w:r w:rsidRPr="00BC4838">
          <w:rPr>
            <w:rFonts w:ascii="Trebuchet MS" w:hAnsi="Trebuchet MS"/>
            <w:noProof/>
          </w:rPr>
          <w:t xml:space="preserve">Whether the husband becomes jealous </w:t>
        </w:r>
      </w:ins>
      <w:r w:rsidRPr="00BC4838">
        <w:rPr>
          <w:rFonts w:ascii="Trebuchet MS" w:hAnsi="Trebuchet MS"/>
          <w:noProof/>
        </w:rPr>
        <w:t xml:space="preserve">and </w:t>
      </w:r>
      <w:del w:id="120" w:author="Author">
        <w:r w:rsidRPr="00BC4838">
          <w:rPr>
            <w:rFonts w:ascii="Trebuchet MS" w:hAnsi="Trebuchet MS"/>
            <w:noProof/>
          </w:rPr>
          <w:delText xml:space="preserve">the spirit of jealousy has passed upon him, and he has become </w:delText>
        </w:r>
      </w:del>
      <w:r w:rsidRPr="00BC4838">
        <w:rPr>
          <w:rFonts w:ascii="Trebuchet MS" w:hAnsi="Trebuchet MS"/>
          <w:noProof/>
        </w:rPr>
        <w:t>suspicious of his wife’s faithfulness</w:t>
      </w:r>
      <w:del w:id="121" w:author="Author">
        <w:r w:rsidRPr="00BC4838">
          <w:rPr>
            <w:rFonts w:ascii="Trebuchet MS" w:hAnsi="Trebuchet MS"/>
            <w:noProof/>
          </w:rPr>
          <w:delText>, and</w:delText>
        </w:r>
      </w:del>
      <w:ins w:id="122" w:author="Author">
        <w:r w:rsidRPr="00BC4838">
          <w:rPr>
            <w:rFonts w:ascii="Trebuchet MS" w:hAnsi="Trebuchet MS"/>
            <w:noProof/>
          </w:rPr>
          <w:t xml:space="preserve"> when</w:t>
        </w:r>
      </w:ins>
      <w:r w:rsidRPr="00BC4838">
        <w:rPr>
          <w:rFonts w:ascii="Trebuchet MS" w:hAnsi="Trebuchet MS"/>
          <w:noProof/>
        </w:rPr>
        <w:t xml:space="preserve"> she </w:t>
      </w:r>
      <w:del w:id="123" w:author="Author">
        <w:r w:rsidRPr="00BC4838">
          <w:rPr>
            <w:rFonts w:ascii="Trebuchet MS" w:hAnsi="Trebuchet MS"/>
            <w:noProof/>
          </w:rPr>
          <w:delText xml:space="preserve">in fact </w:delText>
        </w:r>
      </w:del>
      <w:r w:rsidRPr="00BC4838">
        <w:rPr>
          <w:rFonts w:ascii="Trebuchet MS" w:hAnsi="Trebuchet MS"/>
          <w:noProof/>
        </w:rPr>
        <w:t xml:space="preserve">has defiled herself, or </w:t>
      </w:r>
      <w:del w:id="124" w:author="Author">
        <w:r w:rsidRPr="00BC4838">
          <w:rPr>
            <w:rFonts w:ascii="Trebuchet MS" w:hAnsi="Trebuchet MS"/>
            <w:noProof/>
          </w:rPr>
          <w:delText xml:space="preserve">the spirit of jealousy has passed upon him, and he has become </w:delText>
        </w:r>
      </w:del>
      <w:ins w:id="125" w:author="Author">
        <w:r w:rsidRPr="00BC4838">
          <w:rPr>
            <w:rFonts w:ascii="Trebuchet MS" w:hAnsi="Trebuchet MS"/>
            <w:noProof/>
          </w:rPr>
          <w:t xml:space="preserve">whether he is jealous and </w:t>
        </w:r>
      </w:ins>
      <w:r w:rsidRPr="00BC4838">
        <w:rPr>
          <w:rFonts w:ascii="Trebuchet MS" w:hAnsi="Trebuchet MS"/>
          <w:noProof/>
        </w:rPr>
        <w:t>suspicious of his wife’s faithfulness</w:t>
      </w:r>
      <w:del w:id="126" w:author="Author">
        <w:r w:rsidRPr="00BC4838">
          <w:rPr>
            <w:rFonts w:ascii="Trebuchet MS" w:hAnsi="Trebuchet MS"/>
            <w:noProof/>
          </w:rPr>
          <w:delText>, but</w:delText>
        </w:r>
      </w:del>
      <w:ins w:id="127" w:author="Author">
        <w:r w:rsidRPr="00BC4838">
          <w:rPr>
            <w:rFonts w:ascii="Trebuchet MS" w:hAnsi="Trebuchet MS"/>
            <w:noProof/>
          </w:rPr>
          <w:t xml:space="preserve"> when</w:t>
        </w:r>
      </w:ins>
      <w:r w:rsidRPr="00BC4838">
        <w:rPr>
          <w:rFonts w:ascii="Trebuchet MS" w:hAnsi="Trebuchet MS"/>
          <w:noProof/>
        </w:rPr>
        <w:t xml:space="preserve"> she </w:t>
      </w:r>
      <w:del w:id="128" w:author="Author">
        <w:r w:rsidRPr="00BC4838">
          <w:rPr>
            <w:rFonts w:ascii="Trebuchet MS" w:hAnsi="Trebuchet MS"/>
            <w:noProof/>
          </w:rPr>
          <w:delText xml:space="preserve">in fact </w:delText>
        </w:r>
      </w:del>
      <w:r w:rsidRPr="00BC4838">
        <w:rPr>
          <w:rFonts w:ascii="Trebuchet MS" w:hAnsi="Trebuchet MS"/>
          <w:noProof/>
        </w:rPr>
        <w:t>has not defiled herself</w:t>
      </w:r>
      <w:del w:id="129" w:author="Author">
        <w:r w:rsidRPr="00BC4838">
          <w:rPr>
            <w:rFonts w:ascii="Trebuchet MS" w:hAnsi="Trebuchet MS"/>
            <w:noProof/>
          </w:rPr>
          <w:delText>;</w:delText>
        </w:r>
      </w:del>
      <w:ins w:id="130" w:author="Author">
        <w:r w:rsidRPr="00BC4838">
          <w:rPr>
            <w:rFonts w:ascii="Trebuchet MS" w:hAnsi="Trebuchet MS"/>
            <w:noProof/>
          </w:rPr>
          <w:t>,</w:t>
        </w:r>
      </w:ins>
      <w:r w:rsidRPr="00BC4838">
        <w:rPr>
          <w:rFonts w:ascii="Trebuchet MS" w:hAnsi="Trebuchet MS"/>
          <w:noProof/>
        </w:rPr>
        <w:t xml:space="preserve"> </w:t>
      </w:r>
      <w:r w:rsidRPr="00BC4838">
        <w:rPr>
          <w:rFonts w:ascii="Trebuchet MS" w:hAnsi="Trebuchet MS"/>
          <w:b/>
          <w:noProof/>
        </w:rPr>
        <w:t xml:space="preserve">5:15 </w:t>
      </w:r>
      <w:del w:id="131" w:author="Author">
        <w:r w:rsidRPr="00BC4838">
          <w:rPr>
            <w:rFonts w:ascii="Trebuchet MS" w:hAnsi="Trebuchet MS"/>
            <w:noProof/>
          </w:rPr>
          <w:delText xml:space="preserve">then </w:delText>
        </w:r>
      </w:del>
      <w:r w:rsidRPr="00BC4838">
        <w:rPr>
          <w:rFonts w:ascii="Trebuchet MS" w:hAnsi="Trebuchet MS"/>
          <w:noProof/>
        </w:rPr>
        <w:t xml:space="preserve">the man must bring his wife to </w:t>
      </w:r>
      <w:bookmarkStart w:id="132" w:name="_GoBack"/>
      <w:bookmarkEnd w:id="132"/>
      <w:r w:rsidRPr="00BC4838">
        <w:rPr>
          <w:rFonts w:ascii="Trebuchet MS" w:hAnsi="Trebuchet MS"/>
          <w:noProof/>
        </w:rPr>
        <w:lastRenderedPageBreak/>
        <w:t>the priest</w:t>
      </w:r>
      <w:del w:id="133" w:author="Author">
        <w:r w:rsidRPr="00BC4838">
          <w:rPr>
            <w:rFonts w:ascii="Trebuchet MS" w:hAnsi="Trebuchet MS"/>
            <w:noProof/>
          </w:rPr>
          <w:delText xml:space="preserve"> and bring her offering </w:delText>
        </w:r>
      </w:del>
      <w:ins w:id="134" w:author="Author">
        <w:r w:rsidRPr="00BC4838">
          <w:rPr>
            <w:rFonts w:ascii="Trebuchet MS" w:hAnsi="Trebuchet MS"/>
            <w:noProof/>
          </w:rPr>
          <w:t xml:space="preserve">, </w:t>
        </w:r>
      </w:ins>
      <w:r w:rsidRPr="00BC4838">
        <w:rPr>
          <w:rFonts w:ascii="Trebuchet MS" w:hAnsi="Trebuchet MS"/>
          <w:noProof/>
        </w:rPr>
        <w:t xml:space="preserve">along with </w:t>
      </w:r>
      <w:ins w:id="135" w:author="Author">
        <w:r w:rsidRPr="00BC4838">
          <w:rPr>
            <w:rFonts w:ascii="Trebuchet MS" w:hAnsi="Trebuchet MS"/>
            <w:noProof/>
          </w:rPr>
          <w:t xml:space="preserve">an offering for </w:t>
        </w:r>
      </w:ins>
      <w:r w:rsidRPr="00BC4838">
        <w:rPr>
          <w:rFonts w:ascii="Trebuchet MS" w:hAnsi="Trebuchet MS"/>
          <w:noProof/>
        </w:rPr>
        <w:t>her, a tenth of an e′phah</w:t>
      </w:r>
      <w:ins w:id="136" w:author="Author">
        <w:r w:rsidRPr="00BC4838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BC4838">
        <w:rPr>
          <w:rFonts w:ascii="Trebuchet MS" w:hAnsi="Trebuchet MS"/>
          <w:noProof/>
        </w:rPr>
        <w:t xml:space="preserve"> of barley flour. He must not pour oil </w:t>
      </w:r>
      <w:del w:id="139" w:author="Author">
        <w:r w:rsidRPr="00BC4838">
          <w:rPr>
            <w:rFonts w:ascii="Trebuchet MS" w:hAnsi="Trebuchet MS"/>
            <w:noProof/>
          </w:rPr>
          <w:delText>upon</w:delText>
        </w:r>
      </w:del>
      <w:ins w:id="140" w:author="Author">
        <w:r w:rsidRPr="00BC4838">
          <w:rPr>
            <w:rFonts w:ascii="Trebuchet MS" w:hAnsi="Trebuchet MS"/>
            <w:noProof/>
          </w:rPr>
          <w:t>on</w:t>
        </w:r>
      </w:ins>
      <w:r w:rsidRPr="00BC4838">
        <w:rPr>
          <w:rFonts w:ascii="Trebuchet MS" w:hAnsi="Trebuchet MS"/>
          <w:noProof/>
        </w:rPr>
        <w:t xml:space="preserve"> it nor put frankincense </w:t>
      </w:r>
      <w:del w:id="141" w:author="Author">
        <w:r w:rsidRPr="00BC4838">
          <w:rPr>
            <w:rFonts w:ascii="Trebuchet MS" w:hAnsi="Trebuchet MS"/>
            <w:noProof/>
          </w:rPr>
          <w:delText>upon</w:delText>
        </w:r>
      </w:del>
      <w:ins w:id="142" w:author="Author">
        <w:r w:rsidRPr="00BC4838">
          <w:rPr>
            <w:rFonts w:ascii="Trebuchet MS" w:hAnsi="Trebuchet MS"/>
            <w:noProof/>
          </w:rPr>
          <w:t>on</w:t>
        </w:r>
      </w:ins>
      <w:r w:rsidRPr="00BC4838">
        <w:rPr>
          <w:rFonts w:ascii="Trebuchet MS" w:hAnsi="Trebuchet MS"/>
          <w:noProof/>
        </w:rPr>
        <w:t xml:space="preserve"> it, because it is a grain offering of jealousy, a </w:t>
      </w:r>
      <w:del w:id="143" w:author="Author">
        <w:r w:rsidRPr="00BC4838">
          <w:rPr>
            <w:rFonts w:ascii="Trebuchet MS" w:hAnsi="Trebuchet MS"/>
            <w:noProof/>
          </w:rPr>
          <w:delText xml:space="preserve">memorial </w:delText>
        </w:r>
      </w:del>
      <w:r w:rsidRPr="00BC4838">
        <w:rPr>
          <w:rFonts w:ascii="Trebuchet MS" w:hAnsi="Trebuchet MS"/>
          <w:noProof/>
        </w:rPr>
        <w:t xml:space="preserve">grain offering bringing </w:t>
      </w:r>
      <w:del w:id="144" w:author="Author">
        <w:r w:rsidRPr="00BC4838">
          <w:rPr>
            <w:rFonts w:ascii="Trebuchet MS" w:hAnsi="Trebuchet MS"/>
            <w:noProof/>
          </w:rPr>
          <w:delText>error</w:delText>
        </w:r>
      </w:del>
      <w:ins w:id="145" w:author="Author">
        <w:r w:rsidRPr="00BC4838">
          <w:rPr>
            <w:rFonts w:ascii="Trebuchet MS" w:hAnsi="Trebuchet MS"/>
            <w:noProof/>
          </w:rPr>
          <w:t>guilt</w:t>
        </w:r>
      </w:ins>
      <w:r w:rsidRPr="00BC4838">
        <w:rPr>
          <w:rFonts w:ascii="Trebuchet MS" w:hAnsi="Trebuchet MS"/>
          <w:noProof/>
        </w:rPr>
        <w:t xml:space="preserve"> to </w:t>
      </w:r>
      <w:del w:id="146" w:author="Author">
        <w:r w:rsidRPr="00BC4838">
          <w:rPr>
            <w:rFonts w:ascii="Trebuchet MS" w:hAnsi="Trebuchet MS"/>
            <w:noProof/>
          </w:rPr>
          <w:delText>remembrance</w:delText>
        </w:r>
      </w:del>
      <w:ins w:id="147" w:author="Author">
        <w:r w:rsidRPr="00BC4838">
          <w:rPr>
            <w:rFonts w:ascii="Trebuchet MS" w:hAnsi="Trebuchet MS"/>
            <w:noProof/>
          </w:rPr>
          <w:t>mind</w:t>
        </w:r>
      </w:ins>
      <w:r w:rsidRPr="00BC4838">
        <w:rPr>
          <w:rFonts w:ascii="Trebuchet MS" w:hAnsi="Trebuchet MS"/>
          <w:noProof/>
        </w:rPr>
        <w:t>.</w:t>
      </w:r>
    </w:p>
    <w:p w:rsidR="002577F9" w:rsidRPr="00BC4838" w:rsidRDefault="002577F9" w:rsidP="002577F9">
      <w:pPr>
        <w:rPr>
          <w:rFonts w:ascii="Trebuchet MS" w:hAnsi="Trebuchet MS"/>
          <w:noProof/>
        </w:rPr>
      </w:pPr>
      <w:r w:rsidRPr="00BC4838">
        <w:rPr>
          <w:rFonts w:ascii="Trebuchet MS" w:hAnsi="Trebuchet MS"/>
          <w:b/>
        </w:rPr>
        <w:t xml:space="preserve">5:16 </w:t>
      </w:r>
      <w:r w:rsidRPr="00BC4838">
        <w:rPr>
          <w:rFonts w:ascii="Trebuchet MS" w:hAnsi="Trebuchet MS"/>
          <w:noProof/>
        </w:rPr>
        <w:t>“‘</w:t>
      </w:r>
      <w:del w:id="148" w:author="Author">
        <w:r w:rsidRPr="00BC4838">
          <w:rPr>
            <w:rFonts w:ascii="Trebuchet MS" w:hAnsi="Trebuchet MS"/>
            <w:noProof/>
          </w:rPr>
          <w:delText>And the</w:delText>
        </w:r>
      </w:del>
      <w:ins w:id="149" w:author="Author">
        <w:r w:rsidRPr="00BC4838">
          <w:rPr>
            <w:rFonts w:ascii="Trebuchet MS" w:hAnsi="Trebuchet MS"/>
            <w:noProof/>
          </w:rPr>
          <w:t>The</w:t>
        </w:r>
      </w:ins>
      <w:r w:rsidRPr="00BC4838">
        <w:rPr>
          <w:rFonts w:ascii="Trebuchet MS" w:hAnsi="Trebuchet MS"/>
          <w:noProof/>
        </w:rPr>
        <w:t xml:space="preserve"> priest </w:t>
      </w:r>
      <w:del w:id="150" w:author="Author">
        <w:r w:rsidRPr="00BC4838">
          <w:rPr>
            <w:rFonts w:ascii="Trebuchet MS" w:hAnsi="Trebuchet MS"/>
            <w:noProof/>
          </w:rPr>
          <w:delText>must</w:delText>
        </w:r>
      </w:del>
      <w:ins w:id="151" w:author="Author">
        <w:r w:rsidRPr="00BC4838">
          <w:rPr>
            <w:rFonts w:ascii="Trebuchet MS" w:hAnsi="Trebuchet MS"/>
            <w:noProof/>
          </w:rPr>
          <w:t>will</w:t>
        </w:r>
      </w:ins>
      <w:r w:rsidRPr="00BC4838">
        <w:rPr>
          <w:rFonts w:ascii="Trebuchet MS" w:hAnsi="Trebuchet MS"/>
          <w:noProof/>
        </w:rPr>
        <w:t xml:space="preserve"> bring her forward and make her stand before Jehovah. </w:t>
      </w:r>
      <w:r w:rsidRPr="00BC4838">
        <w:rPr>
          <w:rFonts w:ascii="Trebuchet MS" w:hAnsi="Trebuchet MS"/>
          <w:b/>
          <w:noProof/>
        </w:rPr>
        <w:t xml:space="preserve">5:17 </w:t>
      </w:r>
      <w:del w:id="152" w:author="Author">
        <w:r w:rsidRPr="00BC4838">
          <w:rPr>
            <w:rFonts w:ascii="Trebuchet MS" w:hAnsi="Trebuchet MS"/>
            <w:noProof/>
          </w:rPr>
          <w:delText>And the</w:delText>
        </w:r>
      </w:del>
      <w:ins w:id="153" w:author="Author">
        <w:r w:rsidRPr="00BC4838">
          <w:rPr>
            <w:rFonts w:ascii="Trebuchet MS" w:hAnsi="Trebuchet MS"/>
            <w:noProof/>
          </w:rPr>
          <w:t>The</w:t>
        </w:r>
      </w:ins>
      <w:r w:rsidRPr="00BC4838">
        <w:rPr>
          <w:rFonts w:ascii="Trebuchet MS" w:hAnsi="Trebuchet MS"/>
          <w:noProof/>
        </w:rPr>
        <w:t xml:space="preserve"> priest </w:t>
      </w:r>
      <w:del w:id="154" w:author="Author">
        <w:r w:rsidRPr="00BC4838">
          <w:rPr>
            <w:rFonts w:ascii="Trebuchet MS" w:hAnsi="Trebuchet MS"/>
            <w:noProof/>
          </w:rPr>
          <w:delText>must</w:delText>
        </w:r>
      </w:del>
      <w:ins w:id="155" w:author="Author">
        <w:r w:rsidRPr="00BC4838">
          <w:rPr>
            <w:rFonts w:ascii="Trebuchet MS" w:hAnsi="Trebuchet MS"/>
            <w:noProof/>
          </w:rPr>
          <w:t>will</w:t>
        </w:r>
      </w:ins>
      <w:r w:rsidRPr="00BC4838">
        <w:rPr>
          <w:rFonts w:ascii="Trebuchet MS" w:hAnsi="Trebuchet MS"/>
          <w:noProof/>
        </w:rPr>
        <w:t xml:space="preserve"> take holy water in an earthenware vessel, and the priest will take some of the dust </w:t>
      </w:r>
      <w:del w:id="156" w:author="Author">
        <w:r w:rsidRPr="00BC4838">
          <w:rPr>
            <w:rFonts w:ascii="Trebuchet MS" w:hAnsi="Trebuchet MS"/>
            <w:noProof/>
          </w:rPr>
          <w:delText>that happens to be on</w:delText>
        </w:r>
      </w:del>
      <w:ins w:id="157" w:author="Author">
        <w:r w:rsidRPr="00BC4838">
          <w:rPr>
            <w:rFonts w:ascii="Trebuchet MS" w:hAnsi="Trebuchet MS"/>
            <w:noProof/>
          </w:rPr>
          <w:t>from</w:t>
        </w:r>
      </w:ins>
      <w:r w:rsidRPr="00BC4838">
        <w:rPr>
          <w:rFonts w:ascii="Trebuchet MS" w:hAnsi="Trebuchet MS"/>
          <w:noProof/>
        </w:rPr>
        <w:t xml:space="preserve"> the floor of the tabernacle</w:t>
      </w:r>
      <w:del w:id="158" w:author="Author">
        <w:r w:rsidRPr="00BC4838">
          <w:rPr>
            <w:rFonts w:ascii="Trebuchet MS" w:hAnsi="Trebuchet MS"/>
            <w:noProof/>
          </w:rPr>
          <w:delText>,</w:delText>
        </w:r>
      </w:del>
      <w:r w:rsidRPr="00BC4838">
        <w:rPr>
          <w:rFonts w:ascii="Trebuchet MS" w:hAnsi="Trebuchet MS"/>
          <w:noProof/>
        </w:rPr>
        <w:t xml:space="preserve"> and </w:t>
      </w:r>
      <w:del w:id="159" w:author="Author">
        <w:r w:rsidRPr="00BC4838">
          <w:rPr>
            <w:rFonts w:ascii="Trebuchet MS" w:hAnsi="Trebuchet MS"/>
            <w:noProof/>
          </w:rPr>
          <w:delText xml:space="preserve">he must </w:delText>
        </w:r>
      </w:del>
      <w:r w:rsidRPr="00BC4838">
        <w:rPr>
          <w:rFonts w:ascii="Trebuchet MS" w:hAnsi="Trebuchet MS"/>
          <w:noProof/>
        </w:rPr>
        <w:t xml:space="preserve">put it in the water. </w:t>
      </w:r>
      <w:r w:rsidRPr="00BC4838">
        <w:rPr>
          <w:rFonts w:ascii="Trebuchet MS" w:hAnsi="Trebuchet MS"/>
          <w:b/>
          <w:noProof/>
        </w:rPr>
        <w:t xml:space="preserve">5:18 </w:t>
      </w:r>
      <w:r w:rsidRPr="00BC4838">
        <w:rPr>
          <w:rFonts w:ascii="Trebuchet MS" w:hAnsi="Trebuchet MS"/>
          <w:noProof/>
        </w:rPr>
        <w:t xml:space="preserve">And the priest </w:t>
      </w:r>
      <w:del w:id="160" w:author="Author">
        <w:r w:rsidRPr="00BC4838">
          <w:rPr>
            <w:rFonts w:ascii="Trebuchet MS" w:hAnsi="Trebuchet MS"/>
            <w:noProof/>
          </w:rPr>
          <w:delText>must</w:delText>
        </w:r>
      </w:del>
      <w:ins w:id="161" w:author="Author">
        <w:r w:rsidRPr="00BC4838">
          <w:rPr>
            <w:rFonts w:ascii="Trebuchet MS" w:hAnsi="Trebuchet MS"/>
            <w:noProof/>
          </w:rPr>
          <w:t>will</w:t>
        </w:r>
      </w:ins>
      <w:r w:rsidRPr="00BC4838">
        <w:rPr>
          <w:rFonts w:ascii="Trebuchet MS" w:hAnsi="Trebuchet MS"/>
          <w:noProof/>
        </w:rPr>
        <w:t xml:space="preserve"> make the woman stand before Jehovah and </w:t>
      </w:r>
      <w:del w:id="162" w:author="Author">
        <w:r w:rsidRPr="00BC4838">
          <w:rPr>
            <w:rFonts w:ascii="Trebuchet MS" w:hAnsi="Trebuchet MS"/>
            <w:noProof/>
          </w:rPr>
          <w:delText>loosen the hair of</w:delText>
        </w:r>
      </w:del>
      <w:ins w:id="163" w:author="Author">
        <w:r w:rsidRPr="00BC4838">
          <w:rPr>
            <w:rFonts w:ascii="Trebuchet MS" w:hAnsi="Trebuchet MS"/>
            <w:noProof/>
          </w:rPr>
          <w:t>unbind</w:t>
        </w:r>
      </w:ins>
      <w:r w:rsidRPr="00BC4838">
        <w:rPr>
          <w:rFonts w:ascii="Trebuchet MS" w:hAnsi="Trebuchet MS"/>
          <w:noProof/>
        </w:rPr>
        <w:t xml:space="preserve"> the woman’s </w:t>
      </w:r>
      <w:del w:id="164" w:author="Author">
        <w:r w:rsidRPr="00BC4838">
          <w:rPr>
            <w:rFonts w:ascii="Trebuchet MS" w:hAnsi="Trebuchet MS"/>
            <w:noProof/>
          </w:rPr>
          <w:delText>head</w:delText>
        </w:r>
      </w:del>
      <w:ins w:id="165" w:author="Author">
        <w:r w:rsidRPr="00BC4838">
          <w:rPr>
            <w:rFonts w:ascii="Trebuchet MS" w:hAnsi="Trebuchet MS"/>
            <w:noProof/>
          </w:rPr>
          <w:t>hair</w:t>
        </w:r>
      </w:ins>
      <w:r w:rsidRPr="00BC4838">
        <w:rPr>
          <w:rFonts w:ascii="Trebuchet MS" w:hAnsi="Trebuchet MS"/>
          <w:noProof/>
        </w:rPr>
        <w:t xml:space="preserve"> and put </w:t>
      </w:r>
      <w:del w:id="166" w:author="Author">
        <w:r w:rsidRPr="00BC4838">
          <w:rPr>
            <w:rFonts w:ascii="Trebuchet MS" w:hAnsi="Trebuchet MS"/>
            <w:noProof/>
          </w:rPr>
          <w:delText>upon</w:delText>
        </w:r>
      </w:del>
      <w:ins w:id="167" w:author="Author">
        <w:r w:rsidRPr="00BC4838">
          <w:rPr>
            <w:rFonts w:ascii="Trebuchet MS" w:hAnsi="Trebuchet MS"/>
            <w:noProof/>
          </w:rPr>
          <w:t>in</w:t>
        </w:r>
      </w:ins>
      <w:r w:rsidRPr="00BC4838">
        <w:rPr>
          <w:rFonts w:ascii="Trebuchet MS" w:hAnsi="Trebuchet MS"/>
          <w:noProof/>
        </w:rPr>
        <w:t xml:space="preserve"> her palms the </w:t>
      </w:r>
      <w:del w:id="168" w:author="Author">
        <w:r w:rsidRPr="00BC4838">
          <w:rPr>
            <w:rFonts w:ascii="Trebuchet MS" w:hAnsi="Trebuchet MS"/>
            <w:noProof/>
          </w:rPr>
          <w:delText xml:space="preserve">memorial </w:delText>
        </w:r>
      </w:del>
      <w:r w:rsidRPr="00BC4838">
        <w:rPr>
          <w:rFonts w:ascii="Trebuchet MS" w:hAnsi="Trebuchet MS"/>
          <w:noProof/>
        </w:rPr>
        <w:t>grain offering</w:t>
      </w:r>
      <w:ins w:id="169" w:author="Author">
        <w:r w:rsidRPr="00BC4838">
          <w:rPr>
            <w:rFonts w:ascii="Trebuchet MS" w:hAnsi="Trebuchet MS"/>
            <w:noProof/>
          </w:rPr>
          <w:t xml:space="preserve"> for a reminder</w:t>
        </w:r>
      </w:ins>
      <w:r w:rsidRPr="00BC4838">
        <w:rPr>
          <w:rFonts w:ascii="Trebuchet MS" w:hAnsi="Trebuchet MS"/>
          <w:noProof/>
        </w:rPr>
        <w:t xml:space="preserve">, that is, the grain offering of jealousy, and </w:t>
      </w:r>
      <w:del w:id="170" w:author="Author">
        <w:r w:rsidRPr="00BC4838">
          <w:rPr>
            <w:rFonts w:ascii="Trebuchet MS" w:hAnsi="Trebuchet MS"/>
            <w:noProof/>
          </w:rPr>
          <w:delText xml:space="preserve">in the hand of </w:delText>
        </w:r>
      </w:del>
      <w:r w:rsidRPr="00BC4838">
        <w:rPr>
          <w:rFonts w:ascii="Trebuchet MS" w:hAnsi="Trebuchet MS"/>
          <w:noProof/>
        </w:rPr>
        <w:t xml:space="preserve">the priest </w:t>
      </w:r>
      <w:del w:id="171" w:author="Author">
        <w:r w:rsidRPr="00BC4838">
          <w:rPr>
            <w:rFonts w:ascii="Trebuchet MS" w:hAnsi="Trebuchet MS"/>
            <w:noProof/>
          </w:rPr>
          <w:delText xml:space="preserve">there should be </w:delText>
        </w:r>
      </w:del>
      <w:ins w:id="172" w:author="Author">
        <w:r w:rsidRPr="00BC4838">
          <w:rPr>
            <w:rFonts w:ascii="Trebuchet MS" w:hAnsi="Trebuchet MS"/>
            <w:noProof/>
          </w:rPr>
          <w:t xml:space="preserve">will have in his hand </w:t>
        </w:r>
      </w:ins>
      <w:r w:rsidRPr="00BC4838">
        <w:rPr>
          <w:rFonts w:ascii="Trebuchet MS" w:hAnsi="Trebuchet MS"/>
          <w:noProof/>
        </w:rPr>
        <w:t>the bitter water that brings a curse.</w:t>
      </w:r>
    </w:p>
    <w:p w:rsidR="002577F9" w:rsidRPr="00BC4838" w:rsidRDefault="002577F9" w:rsidP="002577F9">
      <w:pPr>
        <w:rPr>
          <w:rFonts w:ascii="Trebuchet MS" w:hAnsi="Trebuchet MS"/>
          <w:noProof/>
        </w:rPr>
      </w:pPr>
      <w:r w:rsidRPr="00BC4838">
        <w:rPr>
          <w:rFonts w:ascii="Trebuchet MS" w:hAnsi="Trebuchet MS"/>
          <w:b/>
        </w:rPr>
        <w:t xml:space="preserve">5:19 </w:t>
      </w:r>
      <w:r w:rsidRPr="00BC4838">
        <w:rPr>
          <w:rFonts w:ascii="Trebuchet MS" w:hAnsi="Trebuchet MS"/>
          <w:noProof/>
        </w:rPr>
        <w:t>“‘</w:t>
      </w:r>
      <w:del w:id="173" w:author="Author">
        <w:r w:rsidRPr="00BC4838">
          <w:rPr>
            <w:rFonts w:ascii="Trebuchet MS" w:hAnsi="Trebuchet MS"/>
            <w:noProof/>
          </w:rPr>
          <w:delText>And the</w:delText>
        </w:r>
      </w:del>
      <w:ins w:id="174" w:author="Author">
        <w:r w:rsidRPr="00BC4838">
          <w:rPr>
            <w:rFonts w:ascii="Trebuchet MS" w:hAnsi="Trebuchet MS"/>
            <w:noProof/>
          </w:rPr>
          <w:t>The</w:t>
        </w:r>
      </w:ins>
      <w:r w:rsidRPr="00BC4838">
        <w:rPr>
          <w:rFonts w:ascii="Trebuchet MS" w:hAnsi="Trebuchet MS"/>
          <w:noProof/>
        </w:rPr>
        <w:t xml:space="preserve"> priest </w:t>
      </w:r>
      <w:del w:id="175" w:author="Author">
        <w:r w:rsidRPr="00BC4838">
          <w:rPr>
            <w:rFonts w:ascii="Trebuchet MS" w:hAnsi="Trebuchet MS"/>
            <w:noProof/>
          </w:rPr>
          <w:delText>must</w:delText>
        </w:r>
      </w:del>
      <w:ins w:id="176" w:author="Author">
        <w:r w:rsidRPr="00BC4838">
          <w:rPr>
            <w:rFonts w:ascii="Trebuchet MS" w:hAnsi="Trebuchet MS"/>
            <w:noProof/>
          </w:rPr>
          <w:t>will then</w:t>
        </w:r>
      </w:ins>
      <w:r w:rsidRPr="00BC4838">
        <w:rPr>
          <w:rFonts w:ascii="Trebuchet MS" w:hAnsi="Trebuchet MS"/>
          <w:noProof/>
        </w:rPr>
        <w:t xml:space="preserve"> make her swear, </w:t>
      </w:r>
      <w:del w:id="177" w:author="Author">
        <w:r w:rsidRPr="00BC4838">
          <w:rPr>
            <w:rFonts w:ascii="Trebuchet MS" w:hAnsi="Trebuchet MS"/>
            <w:noProof/>
          </w:rPr>
          <w:delText>and he must say</w:delText>
        </w:r>
      </w:del>
      <w:ins w:id="178" w:author="Author">
        <w:r w:rsidRPr="00BC4838">
          <w:rPr>
            <w:rFonts w:ascii="Trebuchet MS" w:hAnsi="Trebuchet MS"/>
            <w:noProof/>
          </w:rPr>
          <w:t>saying</w:t>
        </w:r>
      </w:ins>
      <w:r w:rsidRPr="00BC4838">
        <w:rPr>
          <w:rFonts w:ascii="Trebuchet MS" w:hAnsi="Trebuchet MS"/>
          <w:noProof/>
        </w:rPr>
        <w:t xml:space="preserve"> to the woman: “If no </w:t>
      </w:r>
      <w:ins w:id="179" w:author="Author">
        <w:r w:rsidRPr="00BC4838">
          <w:rPr>
            <w:rFonts w:ascii="Trebuchet MS" w:hAnsi="Trebuchet MS"/>
            <w:noProof/>
          </w:rPr>
          <w:t xml:space="preserve">other </w:t>
        </w:r>
      </w:ins>
      <w:r w:rsidRPr="00BC4838">
        <w:rPr>
          <w:rFonts w:ascii="Trebuchet MS" w:hAnsi="Trebuchet MS"/>
          <w:noProof/>
        </w:rPr>
        <w:t xml:space="preserve">man </w:t>
      </w:r>
      <w:del w:id="180" w:author="Author">
        <w:r w:rsidRPr="00BC4838">
          <w:rPr>
            <w:rFonts w:ascii="Trebuchet MS" w:hAnsi="Trebuchet MS"/>
            <w:noProof/>
          </w:rPr>
          <w:delText>has lain down</w:delText>
        </w:r>
      </w:del>
      <w:ins w:id="181" w:author="Author">
        <w:r w:rsidRPr="00BC4838">
          <w:rPr>
            <w:rFonts w:ascii="Trebuchet MS" w:hAnsi="Trebuchet MS"/>
            <w:noProof/>
          </w:rPr>
          <w:t>had sexual relations</w:t>
        </w:r>
      </w:ins>
      <w:r w:rsidRPr="00BC4838">
        <w:rPr>
          <w:rFonts w:ascii="Trebuchet MS" w:hAnsi="Trebuchet MS"/>
          <w:noProof/>
        </w:rPr>
        <w:t xml:space="preserve"> with you </w:t>
      </w:r>
      <w:del w:id="182" w:author="Author">
        <w:r w:rsidRPr="00BC4838">
          <w:rPr>
            <w:rFonts w:ascii="Trebuchet MS" w:hAnsi="Trebuchet MS"/>
            <w:noProof/>
          </w:rPr>
          <w:delText xml:space="preserve">and if </w:delText>
        </w:r>
      </w:del>
      <w:r w:rsidRPr="00BC4838">
        <w:rPr>
          <w:rFonts w:ascii="Trebuchet MS" w:hAnsi="Trebuchet MS"/>
          <w:noProof/>
        </w:rPr>
        <w:t xml:space="preserve">while </w:t>
      </w:r>
      <w:ins w:id="183" w:author="Author">
        <w:r w:rsidRPr="00BC4838">
          <w:rPr>
            <w:rFonts w:ascii="Trebuchet MS" w:hAnsi="Trebuchet MS"/>
            <w:noProof/>
          </w:rPr>
          <w:t xml:space="preserve">you were </w:t>
        </w:r>
      </w:ins>
      <w:r w:rsidRPr="00BC4838">
        <w:rPr>
          <w:rFonts w:ascii="Trebuchet MS" w:hAnsi="Trebuchet MS"/>
          <w:noProof/>
        </w:rPr>
        <w:t xml:space="preserve">under your </w:t>
      </w:r>
      <w:del w:id="184" w:author="Author">
        <w:r w:rsidRPr="00BC4838">
          <w:rPr>
            <w:rFonts w:ascii="Trebuchet MS" w:hAnsi="Trebuchet MS"/>
            <w:noProof/>
          </w:rPr>
          <w:delText xml:space="preserve">husband </w:delText>
        </w:r>
      </w:del>
      <w:ins w:id="185" w:author="Author">
        <w:r w:rsidRPr="00BC4838">
          <w:rPr>
            <w:rFonts w:ascii="Trebuchet MS" w:hAnsi="Trebuchet MS"/>
            <w:noProof/>
          </w:rPr>
          <w:t xml:space="preserve">husband’s authority and </w:t>
        </w:r>
      </w:ins>
      <w:r w:rsidRPr="00BC4838">
        <w:rPr>
          <w:rFonts w:ascii="Trebuchet MS" w:hAnsi="Trebuchet MS"/>
          <w:noProof/>
        </w:rPr>
        <w:t xml:space="preserve">you have not </w:t>
      </w:r>
      <w:del w:id="186" w:author="Author">
        <w:r w:rsidRPr="00BC4838">
          <w:rPr>
            <w:rFonts w:ascii="Trebuchet MS" w:hAnsi="Trebuchet MS"/>
            <w:noProof/>
          </w:rPr>
          <w:delText>turned aside in any uncleanness,</w:delText>
        </w:r>
      </w:del>
      <w:ins w:id="187" w:author="Author">
        <w:r w:rsidRPr="00BC4838">
          <w:rPr>
            <w:rFonts w:ascii="Trebuchet MS" w:hAnsi="Trebuchet MS"/>
            <w:noProof/>
          </w:rPr>
          <w:t>gone astray and become defiled, may you</w:t>
        </w:r>
      </w:ins>
      <w:r w:rsidRPr="00BC4838">
        <w:rPr>
          <w:rFonts w:ascii="Trebuchet MS" w:hAnsi="Trebuchet MS"/>
          <w:noProof/>
        </w:rPr>
        <w:t xml:space="preserve"> be free of the effect of this bitter water that brings a curse. </w:t>
      </w:r>
      <w:r w:rsidRPr="00BC4838">
        <w:rPr>
          <w:rFonts w:ascii="Trebuchet MS" w:hAnsi="Trebuchet MS"/>
          <w:b/>
          <w:noProof/>
        </w:rPr>
        <w:t xml:space="preserve">5:20 </w:t>
      </w:r>
      <w:r w:rsidRPr="00BC4838">
        <w:rPr>
          <w:rFonts w:ascii="Trebuchet MS" w:hAnsi="Trebuchet MS"/>
          <w:noProof/>
        </w:rPr>
        <w:t xml:space="preserve">But </w:t>
      </w:r>
      <w:del w:id="188" w:author="Author">
        <w:r w:rsidRPr="00BC4838">
          <w:rPr>
            <w:rFonts w:ascii="Trebuchet MS" w:hAnsi="Trebuchet MS"/>
            <w:noProof/>
          </w:rPr>
          <w:delText>you, in case</w:delText>
        </w:r>
      </w:del>
      <w:ins w:id="189" w:author="Author">
        <w:r w:rsidRPr="00BC4838">
          <w:rPr>
            <w:rFonts w:ascii="Trebuchet MS" w:hAnsi="Trebuchet MS"/>
            <w:noProof/>
          </w:rPr>
          <w:t>if</w:t>
        </w:r>
      </w:ins>
      <w:r w:rsidRPr="00BC4838">
        <w:rPr>
          <w:rFonts w:ascii="Trebuchet MS" w:hAnsi="Trebuchet MS"/>
          <w:noProof/>
        </w:rPr>
        <w:t xml:space="preserve"> you have </w:t>
      </w:r>
      <w:del w:id="190" w:author="Author">
        <w:r w:rsidRPr="00BC4838">
          <w:rPr>
            <w:rFonts w:ascii="Trebuchet MS" w:hAnsi="Trebuchet MS"/>
            <w:noProof/>
          </w:rPr>
          <w:delText>turned aside</w:delText>
        </w:r>
      </w:del>
      <w:ins w:id="191" w:author="Author">
        <w:r w:rsidRPr="00BC4838">
          <w:rPr>
            <w:rFonts w:ascii="Trebuchet MS" w:hAnsi="Trebuchet MS"/>
            <w:noProof/>
          </w:rPr>
          <w:t>gone astray</w:t>
        </w:r>
      </w:ins>
      <w:r w:rsidRPr="00BC4838">
        <w:rPr>
          <w:rFonts w:ascii="Trebuchet MS" w:hAnsi="Trebuchet MS"/>
          <w:noProof/>
        </w:rPr>
        <w:t xml:space="preserve"> while under your </w:t>
      </w:r>
      <w:del w:id="192" w:author="Author">
        <w:r w:rsidRPr="00BC4838">
          <w:rPr>
            <w:rFonts w:ascii="Trebuchet MS" w:hAnsi="Trebuchet MS"/>
            <w:noProof/>
          </w:rPr>
          <w:delText>husband</w:delText>
        </w:r>
      </w:del>
      <w:ins w:id="193" w:author="Author">
        <w:r w:rsidRPr="00BC4838">
          <w:rPr>
            <w:rFonts w:ascii="Trebuchet MS" w:hAnsi="Trebuchet MS"/>
            <w:noProof/>
          </w:rPr>
          <w:t>husband’s authority by defiling yourself,</w:t>
        </w:r>
      </w:ins>
      <w:r w:rsidRPr="00BC4838">
        <w:rPr>
          <w:rFonts w:ascii="Trebuchet MS" w:hAnsi="Trebuchet MS"/>
          <w:noProof/>
        </w:rPr>
        <w:t xml:space="preserve"> and </w:t>
      </w:r>
      <w:del w:id="194" w:author="Author">
        <w:r w:rsidRPr="00BC4838">
          <w:rPr>
            <w:rFonts w:ascii="Trebuchet MS" w:hAnsi="Trebuchet MS"/>
            <w:noProof/>
          </w:rPr>
          <w:delText xml:space="preserve">in case </w:delText>
        </w:r>
      </w:del>
      <w:r w:rsidRPr="00BC4838">
        <w:rPr>
          <w:rFonts w:ascii="Trebuchet MS" w:hAnsi="Trebuchet MS"/>
          <w:noProof/>
        </w:rPr>
        <w:t xml:space="preserve">you have </w:t>
      </w:r>
      <w:del w:id="195" w:author="Author">
        <w:r w:rsidRPr="00BC4838">
          <w:rPr>
            <w:rFonts w:ascii="Trebuchet MS" w:hAnsi="Trebuchet MS"/>
            <w:noProof/>
          </w:rPr>
          <w:delText>defiled yourself and some</w:delText>
        </w:r>
      </w:del>
      <w:ins w:id="196" w:author="Author">
        <w:r w:rsidRPr="00BC4838">
          <w:rPr>
            <w:rFonts w:ascii="Trebuchet MS" w:hAnsi="Trebuchet MS"/>
            <w:noProof/>
          </w:rPr>
          <w:t>had sexual relations with another</w:t>
        </w:r>
      </w:ins>
      <w:r w:rsidRPr="00BC4838">
        <w:rPr>
          <w:rFonts w:ascii="Trebuchet MS" w:hAnsi="Trebuchet MS"/>
          <w:noProof/>
        </w:rPr>
        <w:t xml:space="preserve"> man </w:t>
      </w:r>
      <w:del w:id="197" w:author="Author">
        <w:r w:rsidRPr="00BC4838">
          <w:rPr>
            <w:rFonts w:ascii="Trebuchet MS" w:hAnsi="Trebuchet MS"/>
            <w:noProof/>
          </w:rPr>
          <w:delText xml:space="preserve">has put in you his seminal emission, </w:delText>
        </w:r>
      </w:del>
      <w:r w:rsidRPr="00BC4838">
        <w:rPr>
          <w:rFonts w:ascii="Trebuchet MS" w:hAnsi="Trebuchet MS"/>
          <w:noProof/>
        </w:rPr>
        <w:t>besides your husband</w:t>
      </w:r>
      <w:del w:id="198" w:author="Author">
        <w:r w:rsidRPr="00BC4838">
          <w:rPr>
            <w:rFonts w:ascii="Trebuchet MS" w:hAnsi="Trebuchet MS"/>
            <w:noProof/>
          </w:rPr>
          <w:delText>,—”</w:delText>
        </w:r>
      </w:del>
      <w:ins w:id="199" w:author="Author">
        <w:r w:rsidRPr="00BC4838">
          <w:rPr>
            <w:rFonts w:ascii="Trebuchet MS" w:hAnsi="Trebuchet MS"/>
            <w:noProof/>
          </w:rPr>
          <w:t>—”</w:t>
        </w:r>
      </w:ins>
      <w:r w:rsidRPr="00BC4838">
        <w:rPr>
          <w:rFonts w:ascii="Trebuchet MS" w:hAnsi="Trebuchet MS"/>
          <w:noProof/>
        </w:rPr>
        <w:t xml:space="preserve"> </w:t>
      </w:r>
      <w:r w:rsidRPr="00BC4838">
        <w:rPr>
          <w:rFonts w:ascii="Trebuchet MS" w:hAnsi="Trebuchet MS"/>
          <w:b/>
          <w:noProof/>
        </w:rPr>
        <w:t xml:space="preserve">5:21 </w:t>
      </w:r>
      <w:r w:rsidRPr="00BC4838">
        <w:rPr>
          <w:rFonts w:ascii="Trebuchet MS" w:hAnsi="Trebuchet MS"/>
          <w:noProof/>
        </w:rPr>
        <w:t xml:space="preserve">The priest </w:t>
      </w:r>
      <w:del w:id="200" w:author="Author">
        <w:r w:rsidRPr="00BC4838">
          <w:rPr>
            <w:rFonts w:ascii="Trebuchet MS" w:hAnsi="Trebuchet MS"/>
            <w:noProof/>
          </w:rPr>
          <w:delText>must now</w:delText>
        </w:r>
      </w:del>
      <w:ins w:id="201" w:author="Author">
        <w:r w:rsidRPr="00BC4838">
          <w:rPr>
            <w:rFonts w:ascii="Trebuchet MS" w:hAnsi="Trebuchet MS"/>
            <w:noProof/>
          </w:rPr>
          <w:t>will then</w:t>
        </w:r>
      </w:ins>
      <w:r w:rsidRPr="00BC4838">
        <w:rPr>
          <w:rFonts w:ascii="Trebuchet MS" w:hAnsi="Trebuchet MS"/>
          <w:noProof/>
        </w:rPr>
        <w:t xml:space="preserve"> make the woman swear </w:t>
      </w:r>
      <w:del w:id="202" w:author="Author">
        <w:r w:rsidRPr="00BC4838">
          <w:rPr>
            <w:rFonts w:ascii="Trebuchet MS" w:hAnsi="Trebuchet MS"/>
            <w:noProof/>
          </w:rPr>
          <w:delText xml:space="preserve">with </w:delText>
        </w:r>
      </w:del>
      <w:r w:rsidRPr="00BC4838">
        <w:rPr>
          <w:rFonts w:ascii="Trebuchet MS" w:hAnsi="Trebuchet MS"/>
          <w:noProof/>
        </w:rPr>
        <w:t xml:space="preserve">an oath </w:t>
      </w:r>
      <w:del w:id="203" w:author="Author">
        <w:r w:rsidRPr="00BC4838">
          <w:rPr>
            <w:rFonts w:ascii="Trebuchet MS" w:hAnsi="Trebuchet MS"/>
            <w:noProof/>
          </w:rPr>
          <w:delText>involving cursing</w:delText>
        </w:r>
      </w:del>
      <w:ins w:id="204" w:author="Author">
        <w:r w:rsidRPr="00BC4838">
          <w:rPr>
            <w:rFonts w:ascii="Trebuchet MS" w:hAnsi="Trebuchet MS"/>
            <w:noProof/>
          </w:rPr>
          <w:t>that includes a curse</w:t>
        </w:r>
      </w:ins>
      <w:r w:rsidRPr="00BC4838">
        <w:rPr>
          <w:rFonts w:ascii="Trebuchet MS" w:hAnsi="Trebuchet MS"/>
          <w:noProof/>
        </w:rPr>
        <w:t xml:space="preserve">, and the priest </w:t>
      </w:r>
      <w:del w:id="205" w:author="Author">
        <w:r w:rsidRPr="00BC4838">
          <w:rPr>
            <w:rFonts w:ascii="Trebuchet MS" w:hAnsi="Trebuchet MS"/>
            <w:noProof/>
          </w:rPr>
          <w:delText>must</w:delText>
        </w:r>
      </w:del>
      <w:ins w:id="206" w:author="Author">
        <w:r w:rsidRPr="00BC4838">
          <w:rPr>
            <w:rFonts w:ascii="Trebuchet MS" w:hAnsi="Trebuchet MS"/>
            <w:noProof/>
          </w:rPr>
          <w:t>will</w:t>
        </w:r>
      </w:ins>
      <w:r w:rsidRPr="00BC4838">
        <w:rPr>
          <w:rFonts w:ascii="Trebuchet MS" w:hAnsi="Trebuchet MS"/>
          <w:noProof/>
        </w:rPr>
        <w:t xml:space="preserve"> say to the woman: “May Jehovah </w:t>
      </w:r>
      <w:del w:id="207" w:author="Author">
        <w:r w:rsidRPr="00BC4838">
          <w:rPr>
            <w:rFonts w:ascii="Trebuchet MS" w:hAnsi="Trebuchet MS"/>
            <w:noProof/>
          </w:rPr>
          <w:delText>set</w:delText>
        </w:r>
      </w:del>
      <w:ins w:id="208" w:author="Author">
        <w:r w:rsidRPr="00BC4838">
          <w:rPr>
            <w:rFonts w:ascii="Trebuchet MS" w:hAnsi="Trebuchet MS"/>
            <w:noProof/>
          </w:rPr>
          <w:t>make</w:t>
        </w:r>
      </w:ins>
      <w:r w:rsidRPr="00BC4838">
        <w:rPr>
          <w:rFonts w:ascii="Trebuchet MS" w:hAnsi="Trebuchet MS"/>
          <w:noProof/>
        </w:rPr>
        <w:t xml:space="preserve"> you </w:t>
      </w:r>
      <w:ins w:id="209" w:author="Author">
        <w:r w:rsidRPr="00BC4838">
          <w:rPr>
            <w:rFonts w:ascii="Trebuchet MS" w:hAnsi="Trebuchet MS"/>
            <w:noProof/>
          </w:rPr>
          <w:t xml:space="preserve">an object </w:t>
        </w:r>
      </w:ins>
      <w:r w:rsidRPr="00BC4838">
        <w:rPr>
          <w:rFonts w:ascii="Trebuchet MS" w:hAnsi="Trebuchet MS"/>
          <w:noProof/>
        </w:rPr>
        <w:t xml:space="preserve">for </w:t>
      </w:r>
      <w:del w:id="210" w:author="Author">
        <w:r w:rsidRPr="00BC4838">
          <w:rPr>
            <w:rFonts w:ascii="Trebuchet MS" w:hAnsi="Trebuchet MS"/>
            <w:noProof/>
          </w:rPr>
          <w:delText xml:space="preserve">a </w:delText>
        </w:r>
      </w:del>
      <w:r w:rsidRPr="00BC4838">
        <w:rPr>
          <w:rFonts w:ascii="Trebuchet MS" w:hAnsi="Trebuchet MS"/>
          <w:noProof/>
        </w:rPr>
        <w:t xml:space="preserve">cursing and </w:t>
      </w:r>
      <w:ins w:id="211" w:author="Author">
        <w:r w:rsidRPr="00BC4838">
          <w:rPr>
            <w:rFonts w:ascii="Trebuchet MS" w:hAnsi="Trebuchet MS"/>
            <w:noProof/>
          </w:rPr>
          <w:t xml:space="preserve">for </w:t>
        </w:r>
      </w:ins>
      <w:r w:rsidRPr="00BC4838">
        <w:rPr>
          <w:rFonts w:ascii="Trebuchet MS" w:hAnsi="Trebuchet MS"/>
          <w:noProof/>
        </w:rPr>
        <w:t xml:space="preserve">an oath </w:t>
      </w:r>
      <w:del w:id="212" w:author="Author">
        <w:r w:rsidRPr="00BC4838">
          <w:rPr>
            <w:rFonts w:ascii="Trebuchet MS" w:hAnsi="Trebuchet MS"/>
            <w:noProof/>
          </w:rPr>
          <w:delText>in the midst of</w:delText>
        </w:r>
      </w:del>
      <w:ins w:id="213" w:author="Author">
        <w:r w:rsidRPr="00BC4838">
          <w:rPr>
            <w:rFonts w:ascii="Trebuchet MS" w:hAnsi="Trebuchet MS"/>
            <w:noProof/>
          </w:rPr>
          <w:t>among</w:t>
        </w:r>
      </w:ins>
      <w:r w:rsidRPr="00BC4838">
        <w:rPr>
          <w:rFonts w:ascii="Trebuchet MS" w:hAnsi="Trebuchet MS"/>
          <w:noProof/>
        </w:rPr>
        <w:t xml:space="preserve"> your people</w:t>
      </w:r>
      <w:del w:id="214" w:author="Author">
        <w:r w:rsidRPr="00BC4838">
          <w:rPr>
            <w:rFonts w:ascii="Trebuchet MS" w:hAnsi="Trebuchet MS"/>
            <w:noProof/>
          </w:rPr>
          <w:delText xml:space="preserve"> by Jehovah’s letting</w:delText>
        </w:r>
      </w:del>
      <w:ins w:id="215" w:author="Author">
        <w:r w:rsidRPr="00BC4838">
          <w:rPr>
            <w:rFonts w:ascii="Trebuchet MS" w:hAnsi="Trebuchet MS"/>
            <w:noProof/>
          </w:rPr>
          <w:t>, as Jehovah makes</w:t>
        </w:r>
      </w:ins>
      <w:r w:rsidRPr="00BC4838">
        <w:rPr>
          <w:rFonts w:ascii="Trebuchet MS" w:hAnsi="Trebuchet MS"/>
          <w:noProof/>
        </w:rPr>
        <w:t xml:space="preserve"> your thigh</w:t>
      </w:r>
      <w:ins w:id="216" w:author="Author">
        <w:r w:rsidRPr="00BC4838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BC4838">
        <w:rPr>
          <w:rFonts w:ascii="Trebuchet MS" w:hAnsi="Trebuchet MS"/>
          <w:noProof/>
        </w:rPr>
        <w:t xml:space="preserve"> fall away</w:t>
      </w:r>
      <w:del w:id="219" w:author="Author">
        <w:r w:rsidRPr="00BC4838">
          <w:rPr>
            <w:rFonts w:ascii="Trebuchet MS" w:hAnsi="Trebuchet MS"/>
            <w:noProof/>
          </w:rPr>
          <w:delText>,</w:delText>
        </w:r>
      </w:del>
      <w:ins w:id="220" w:author="Author">
        <w:r w:rsidRPr="00BC4838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BC4838">
        <w:rPr>
          <w:rFonts w:ascii="Trebuchet MS" w:hAnsi="Trebuchet MS"/>
          <w:noProof/>
        </w:rPr>
        <w:t xml:space="preserve"> and </w:t>
      </w:r>
      <w:ins w:id="223" w:author="Author">
        <w:r w:rsidRPr="00BC4838">
          <w:rPr>
            <w:rFonts w:ascii="Trebuchet MS" w:hAnsi="Trebuchet MS"/>
            <w:noProof/>
          </w:rPr>
          <w:t xml:space="preserve">causes </w:t>
        </w:r>
      </w:ins>
      <w:r w:rsidRPr="00BC4838">
        <w:rPr>
          <w:rFonts w:ascii="Trebuchet MS" w:hAnsi="Trebuchet MS"/>
          <w:noProof/>
        </w:rPr>
        <w:t xml:space="preserve">your </w:t>
      </w:r>
      <w:del w:id="224" w:author="Author">
        <w:r w:rsidRPr="00BC4838">
          <w:rPr>
            <w:rFonts w:ascii="Trebuchet MS" w:hAnsi="Trebuchet MS"/>
            <w:noProof/>
          </w:rPr>
          <w:delText>belly</w:delText>
        </w:r>
      </w:del>
      <w:ins w:id="225" w:author="Author">
        <w:r w:rsidRPr="00BC4838">
          <w:rPr>
            <w:rFonts w:ascii="Trebuchet MS" w:hAnsi="Trebuchet MS"/>
            <w:noProof/>
          </w:rPr>
          <w:t>abdomen to</w:t>
        </w:r>
      </w:ins>
      <w:r w:rsidRPr="00BC4838">
        <w:rPr>
          <w:rFonts w:ascii="Trebuchet MS" w:hAnsi="Trebuchet MS"/>
          <w:noProof/>
        </w:rPr>
        <w:t xml:space="preserve"> swell. </w:t>
      </w:r>
      <w:r w:rsidRPr="00BC4838">
        <w:rPr>
          <w:rFonts w:ascii="Trebuchet MS" w:hAnsi="Trebuchet MS"/>
          <w:b/>
          <w:noProof/>
        </w:rPr>
        <w:t xml:space="preserve">5:22 </w:t>
      </w:r>
      <w:del w:id="226" w:author="Author">
        <w:r w:rsidRPr="00BC4838">
          <w:rPr>
            <w:rFonts w:ascii="Trebuchet MS" w:hAnsi="Trebuchet MS"/>
            <w:noProof/>
          </w:rPr>
          <w:delText>And this</w:delText>
        </w:r>
      </w:del>
      <w:ins w:id="227" w:author="Author">
        <w:r w:rsidRPr="00BC4838">
          <w:rPr>
            <w:rFonts w:ascii="Trebuchet MS" w:hAnsi="Trebuchet MS"/>
            <w:noProof/>
          </w:rPr>
          <w:t>This</w:t>
        </w:r>
      </w:ins>
      <w:r w:rsidRPr="00BC4838">
        <w:rPr>
          <w:rFonts w:ascii="Trebuchet MS" w:hAnsi="Trebuchet MS"/>
          <w:noProof/>
        </w:rPr>
        <w:t xml:space="preserve"> water that brings a curse </w:t>
      </w:r>
      <w:del w:id="228" w:author="Author">
        <w:r w:rsidRPr="00BC4838">
          <w:rPr>
            <w:rFonts w:ascii="Trebuchet MS" w:hAnsi="Trebuchet MS"/>
            <w:noProof/>
          </w:rPr>
          <w:delText>must</w:delText>
        </w:r>
      </w:del>
      <w:ins w:id="229" w:author="Author">
        <w:r w:rsidRPr="00BC4838">
          <w:rPr>
            <w:rFonts w:ascii="Trebuchet MS" w:hAnsi="Trebuchet MS"/>
            <w:noProof/>
          </w:rPr>
          <w:t>will</w:t>
        </w:r>
      </w:ins>
      <w:r w:rsidRPr="00BC4838">
        <w:rPr>
          <w:rFonts w:ascii="Trebuchet MS" w:hAnsi="Trebuchet MS"/>
          <w:noProof/>
        </w:rPr>
        <w:t xml:space="preserve"> enter into your intestines to cause your </w:t>
      </w:r>
      <w:del w:id="230" w:author="Author">
        <w:r w:rsidRPr="00BC4838">
          <w:rPr>
            <w:rFonts w:ascii="Trebuchet MS" w:hAnsi="Trebuchet MS"/>
            <w:noProof/>
          </w:rPr>
          <w:delText>belly</w:delText>
        </w:r>
      </w:del>
      <w:ins w:id="231" w:author="Author">
        <w:r w:rsidRPr="00BC4838">
          <w:rPr>
            <w:rFonts w:ascii="Trebuchet MS" w:hAnsi="Trebuchet MS"/>
            <w:noProof/>
          </w:rPr>
          <w:t>abdomen</w:t>
        </w:r>
      </w:ins>
      <w:r w:rsidRPr="00BC4838">
        <w:rPr>
          <w:rFonts w:ascii="Trebuchet MS" w:hAnsi="Trebuchet MS"/>
          <w:noProof/>
        </w:rPr>
        <w:t xml:space="preserve"> to swell and </w:t>
      </w:r>
      <w:del w:id="232" w:author="Author">
        <w:r w:rsidRPr="00BC4838">
          <w:rPr>
            <w:rFonts w:ascii="Trebuchet MS" w:hAnsi="Trebuchet MS"/>
            <w:noProof/>
          </w:rPr>
          <w:delText>the</w:delText>
        </w:r>
      </w:del>
      <w:ins w:id="233" w:author="Author">
        <w:r w:rsidRPr="00BC4838">
          <w:rPr>
            <w:rFonts w:ascii="Trebuchet MS" w:hAnsi="Trebuchet MS"/>
            <w:noProof/>
          </w:rPr>
          <w:t>make your</w:t>
        </w:r>
      </w:ins>
      <w:r w:rsidRPr="00BC4838">
        <w:rPr>
          <w:rFonts w:ascii="Trebuchet MS" w:hAnsi="Trebuchet MS"/>
          <w:noProof/>
        </w:rPr>
        <w:t xml:space="preserve"> thigh</w:t>
      </w:r>
      <w:del w:id="234" w:author="Author">
        <w:r w:rsidRPr="00BC4838">
          <w:rPr>
            <w:rFonts w:ascii="Trebuchet MS" w:hAnsi="Trebuchet MS"/>
            <w:noProof/>
          </w:rPr>
          <w:delText xml:space="preserve"> to</w:delText>
        </w:r>
      </w:del>
      <w:ins w:id="235" w:author="Author">
        <w:r w:rsidRPr="00BC4838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BC4838">
        <w:rPr>
          <w:rFonts w:ascii="Trebuchet MS" w:hAnsi="Trebuchet MS"/>
          <w:noProof/>
        </w:rPr>
        <w:t xml:space="preserve"> fall away.”</w:t>
      </w:r>
      <w:ins w:id="238" w:author="Author">
        <w:r w:rsidRPr="00BC4838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BC4838">
        <w:rPr>
          <w:rFonts w:ascii="Trebuchet MS" w:hAnsi="Trebuchet MS"/>
          <w:noProof/>
        </w:rPr>
        <w:t xml:space="preserve"> To this the woman </w:t>
      </w:r>
      <w:del w:id="241" w:author="Author">
        <w:r w:rsidRPr="00BC4838">
          <w:rPr>
            <w:rFonts w:ascii="Trebuchet MS" w:hAnsi="Trebuchet MS"/>
            <w:noProof/>
          </w:rPr>
          <w:delText>must</w:delText>
        </w:r>
      </w:del>
      <w:ins w:id="242" w:author="Author">
        <w:r w:rsidRPr="00BC4838">
          <w:rPr>
            <w:rFonts w:ascii="Trebuchet MS" w:hAnsi="Trebuchet MS"/>
            <w:noProof/>
          </w:rPr>
          <w:t>should</w:t>
        </w:r>
      </w:ins>
      <w:r w:rsidRPr="00BC4838">
        <w:rPr>
          <w:rFonts w:ascii="Trebuchet MS" w:hAnsi="Trebuchet MS"/>
          <w:noProof/>
        </w:rPr>
        <w:t xml:space="preserve"> say: “Amen! Amen!”</w:t>
      </w:r>
      <w:ins w:id="243" w:author="Author">
        <w:r w:rsidRPr="00BC4838">
          <w:rPr>
            <w:rStyle w:val="FootnoteReference"/>
            <w:rFonts w:ascii="Trebuchet MS" w:hAnsi="Trebuchet MS"/>
            <w:noProof/>
          </w:rPr>
          <w:footnoteReference w:id="11"/>
        </w:r>
      </w:ins>
    </w:p>
    <w:p w:rsidR="002577F9" w:rsidRPr="00BC4838" w:rsidRDefault="002577F9" w:rsidP="002577F9">
      <w:pPr>
        <w:rPr>
          <w:rFonts w:ascii="Trebuchet MS" w:hAnsi="Trebuchet MS"/>
          <w:noProof/>
        </w:rPr>
      </w:pPr>
      <w:r w:rsidRPr="00BC4838">
        <w:rPr>
          <w:rFonts w:ascii="Trebuchet MS" w:hAnsi="Trebuchet MS"/>
          <w:b/>
        </w:rPr>
        <w:t xml:space="preserve">5:23 </w:t>
      </w:r>
      <w:r w:rsidRPr="00BC4838">
        <w:rPr>
          <w:rFonts w:ascii="Trebuchet MS" w:hAnsi="Trebuchet MS"/>
          <w:noProof/>
        </w:rPr>
        <w:t>“‘</w:t>
      </w:r>
      <w:del w:id="246" w:author="Author">
        <w:r w:rsidRPr="00BC4838">
          <w:rPr>
            <w:rFonts w:ascii="Trebuchet MS" w:hAnsi="Trebuchet MS"/>
            <w:noProof/>
          </w:rPr>
          <w:delText>And</w:delText>
        </w:r>
      </w:del>
      <w:ins w:id="247" w:author="Author">
        <w:r w:rsidRPr="00BC4838">
          <w:rPr>
            <w:rFonts w:ascii="Trebuchet MS" w:hAnsi="Trebuchet MS"/>
            <w:noProof/>
          </w:rPr>
          <w:t>Then</w:t>
        </w:r>
      </w:ins>
      <w:r w:rsidRPr="00BC4838">
        <w:rPr>
          <w:rFonts w:ascii="Trebuchet MS" w:hAnsi="Trebuchet MS"/>
          <w:noProof/>
        </w:rPr>
        <w:t xml:space="preserve"> the priest </w:t>
      </w:r>
      <w:del w:id="248" w:author="Author">
        <w:r w:rsidRPr="00BC4838">
          <w:rPr>
            <w:rFonts w:ascii="Trebuchet MS" w:hAnsi="Trebuchet MS"/>
            <w:noProof/>
          </w:rPr>
          <w:delText>must</w:delText>
        </w:r>
      </w:del>
      <w:ins w:id="249" w:author="Author">
        <w:r w:rsidRPr="00BC4838">
          <w:rPr>
            <w:rFonts w:ascii="Trebuchet MS" w:hAnsi="Trebuchet MS"/>
            <w:noProof/>
          </w:rPr>
          <w:t>should</w:t>
        </w:r>
      </w:ins>
      <w:r w:rsidRPr="00BC4838">
        <w:rPr>
          <w:rFonts w:ascii="Trebuchet MS" w:hAnsi="Trebuchet MS"/>
          <w:noProof/>
        </w:rPr>
        <w:t xml:space="preserve"> write these </w:t>
      </w:r>
      <w:del w:id="250" w:author="Author">
        <w:r w:rsidRPr="00BC4838">
          <w:rPr>
            <w:rFonts w:ascii="Trebuchet MS" w:hAnsi="Trebuchet MS"/>
            <w:noProof/>
          </w:rPr>
          <w:delText>cursings</w:delText>
        </w:r>
      </w:del>
      <w:ins w:id="251" w:author="Author">
        <w:r w:rsidRPr="00BC4838">
          <w:rPr>
            <w:rFonts w:ascii="Trebuchet MS" w:hAnsi="Trebuchet MS"/>
            <w:noProof/>
          </w:rPr>
          <w:t>curses</w:t>
        </w:r>
      </w:ins>
      <w:r w:rsidRPr="00BC4838">
        <w:rPr>
          <w:rFonts w:ascii="Trebuchet MS" w:hAnsi="Trebuchet MS"/>
          <w:noProof/>
        </w:rPr>
        <w:t xml:space="preserve"> in the book and </w:t>
      </w:r>
      <w:del w:id="252" w:author="Author">
        <w:r w:rsidRPr="00BC4838">
          <w:rPr>
            <w:rFonts w:ascii="Trebuchet MS" w:hAnsi="Trebuchet MS"/>
            <w:noProof/>
          </w:rPr>
          <w:delText>must wipe</w:delText>
        </w:r>
      </w:del>
      <w:ins w:id="253" w:author="Author">
        <w:r w:rsidRPr="00BC4838">
          <w:rPr>
            <w:rFonts w:ascii="Trebuchet MS" w:hAnsi="Trebuchet MS"/>
            <w:noProof/>
          </w:rPr>
          <w:t>wash</w:t>
        </w:r>
      </w:ins>
      <w:r w:rsidRPr="00BC4838">
        <w:rPr>
          <w:rFonts w:ascii="Trebuchet MS" w:hAnsi="Trebuchet MS"/>
          <w:noProof/>
        </w:rPr>
        <w:t xml:space="preserve"> them </w:t>
      </w:r>
      <w:del w:id="254" w:author="Author">
        <w:r w:rsidRPr="00BC4838">
          <w:rPr>
            <w:rFonts w:ascii="Trebuchet MS" w:hAnsi="Trebuchet MS"/>
            <w:noProof/>
          </w:rPr>
          <w:delText>out</w:delText>
        </w:r>
      </w:del>
      <w:ins w:id="255" w:author="Author">
        <w:r w:rsidRPr="00BC4838">
          <w:rPr>
            <w:rFonts w:ascii="Trebuchet MS" w:hAnsi="Trebuchet MS"/>
            <w:noProof/>
          </w:rPr>
          <w:t>off</w:t>
        </w:r>
      </w:ins>
      <w:r w:rsidRPr="00BC4838">
        <w:rPr>
          <w:rFonts w:ascii="Trebuchet MS" w:hAnsi="Trebuchet MS"/>
          <w:noProof/>
        </w:rPr>
        <w:t xml:space="preserve"> into the bitter water. </w:t>
      </w:r>
      <w:r w:rsidRPr="00BC4838">
        <w:rPr>
          <w:rFonts w:ascii="Trebuchet MS" w:hAnsi="Trebuchet MS"/>
          <w:b/>
          <w:noProof/>
        </w:rPr>
        <w:t xml:space="preserve">5:24 </w:t>
      </w:r>
      <w:del w:id="256" w:author="Author">
        <w:r w:rsidRPr="00BC4838">
          <w:rPr>
            <w:rFonts w:ascii="Trebuchet MS" w:hAnsi="Trebuchet MS"/>
            <w:noProof/>
          </w:rPr>
          <w:delText>And he must</w:delText>
        </w:r>
      </w:del>
      <w:ins w:id="257" w:author="Author">
        <w:r w:rsidRPr="00BC4838">
          <w:rPr>
            <w:rFonts w:ascii="Trebuchet MS" w:hAnsi="Trebuchet MS"/>
            <w:noProof/>
          </w:rPr>
          <w:t>He will then</w:t>
        </w:r>
      </w:ins>
      <w:r w:rsidRPr="00BC4838">
        <w:rPr>
          <w:rFonts w:ascii="Trebuchet MS" w:hAnsi="Trebuchet MS"/>
          <w:noProof/>
        </w:rPr>
        <w:t xml:space="preserve"> make the woman drink the bitter water that brings a curse, and the water that brings a curse </w:t>
      </w:r>
      <w:del w:id="258" w:author="Author">
        <w:r w:rsidRPr="00BC4838">
          <w:rPr>
            <w:rFonts w:ascii="Trebuchet MS" w:hAnsi="Trebuchet MS"/>
            <w:noProof/>
          </w:rPr>
          <w:delText>must</w:delText>
        </w:r>
      </w:del>
      <w:ins w:id="259" w:author="Author">
        <w:r w:rsidRPr="00BC4838">
          <w:rPr>
            <w:rFonts w:ascii="Trebuchet MS" w:hAnsi="Trebuchet MS"/>
            <w:noProof/>
          </w:rPr>
          <w:t>will</w:t>
        </w:r>
      </w:ins>
      <w:r w:rsidRPr="00BC4838">
        <w:rPr>
          <w:rFonts w:ascii="Trebuchet MS" w:hAnsi="Trebuchet MS"/>
          <w:noProof/>
        </w:rPr>
        <w:t xml:space="preserve"> enter into her </w:t>
      </w:r>
      <w:del w:id="260" w:author="Author">
        <w:r w:rsidRPr="00BC4838">
          <w:rPr>
            <w:rFonts w:ascii="Trebuchet MS" w:hAnsi="Trebuchet MS"/>
            <w:noProof/>
          </w:rPr>
          <w:delText>as something bitter</w:delText>
        </w:r>
      </w:del>
      <w:ins w:id="261" w:author="Author">
        <w:r w:rsidRPr="00BC4838">
          <w:rPr>
            <w:rFonts w:ascii="Trebuchet MS" w:hAnsi="Trebuchet MS"/>
            <w:noProof/>
          </w:rPr>
          <w:t>and produce bitterness</w:t>
        </w:r>
      </w:ins>
      <w:r w:rsidRPr="00BC4838">
        <w:rPr>
          <w:rFonts w:ascii="Trebuchet MS" w:hAnsi="Trebuchet MS"/>
          <w:noProof/>
        </w:rPr>
        <w:t xml:space="preserve">. </w:t>
      </w:r>
      <w:r w:rsidRPr="00BC4838">
        <w:rPr>
          <w:rFonts w:ascii="Trebuchet MS" w:hAnsi="Trebuchet MS"/>
          <w:b/>
          <w:noProof/>
        </w:rPr>
        <w:t xml:space="preserve">5:25 </w:t>
      </w:r>
      <w:r w:rsidRPr="00BC4838">
        <w:rPr>
          <w:rFonts w:ascii="Trebuchet MS" w:hAnsi="Trebuchet MS"/>
          <w:noProof/>
        </w:rPr>
        <w:t xml:space="preserve">And the priest </w:t>
      </w:r>
      <w:del w:id="262" w:author="Author">
        <w:r w:rsidRPr="00BC4838">
          <w:rPr>
            <w:rFonts w:ascii="Trebuchet MS" w:hAnsi="Trebuchet MS"/>
            <w:noProof/>
          </w:rPr>
          <w:delText>must</w:delText>
        </w:r>
      </w:del>
      <w:ins w:id="263" w:author="Author">
        <w:r w:rsidRPr="00BC4838">
          <w:rPr>
            <w:rFonts w:ascii="Trebuchet MS" w:hAnsi="Trebuchet MS"/>
            <w:noProof/>
          </w:rPr>
          <w:t>should</w:t>
        </w:r>
      </w:ins>
      <w:r w:rsidRPr="00BC4838">
        <w:rPr>
          <w:rFonts w:ascii="Trebuchet MS" w:hAnsi="Trebuchet MS"/>
          <w:noProof/>
        </w:rPr>
        <w:t xml:space="preserve"> take the grain offering of jealousy </w:t>
      </w:r>
      <w:r w:rsidRPr="00BC4838">
        <w:rPr>
          <w:rFonts w:ascii="Trebuchet MS" w:hAnsi="Trebuchet MS"/>
          <w:noProof/>
        </w:rPr>
        <w:lastRenderedPageBreak/>
        <w:t xml:space="preserve">from the woman’s hand and wave the grain offering </w:t>
      </w:r>
      <w:del w:id="264" w:author="Author">
        <w:r w:rsidRPr="00BC4838">
          <w:rPr>
            <w:rFonts w:ascii="Trebuchet MS" w:hAnsi="Trebuchet MS"/>
            <w:noProof/>
          </w:rPr>
          <w:delText>to</w:delText>
        </w:r>
      </w:del>
      <w:ins w:id="265" w:author="Author">
        <w:r w:rsidRPr="00BC4838">
          <w:rPr>
            <w:rFonts w:ascii="Trebuchet MS" w:hAnsi="Trebuchet MS"/>
            <w:noProof/>
          </w:rPr>
          <w:t>back</w:t>
        </w:r>
      </w:ins>
      <w:r w:rsidRPr="00BC4838">
        <w:rPr>
          <w:rFonts w:ascii="Trebuchet MS" w:hAnsi="Trebuchet MS"/>
          <w:noProof/>
        </w:rPr>
        <w:t xml:space="preserve"> and </w:t>
      </w:r>
      <w:del w:id="266" w:author="Author">
        <w:r w:rsidRPr="00BC4838">
          <w:rPr>
            <w:rFonts w:ascii="Trebuchet MS" w:hAnsi="Trebuchet MS"/>
            <w:noProof/>
          </w:rPr>
          <w:delText>fro</w:delText>
        </w:r>
      </w:del>
      <w:ins w:id="267" w:author="Author">
        <w:r w:rsidRPr="00BC4838">
          <w:rPr>
            <w:rFonts w:ascii="Trebuchet MS" w:hAnsi="Trebuchet MS"/>
            <w:noProof/>
          </w:rPr>
          <w:t>forth</w:t>
        </w:r>
      </w:ins>
      <w:r w:rsidRPr="00BC4838">
        <w:rPr>
          <w:rFonts w:ascii="Trebuchet MS" w:hAnsi="Trebuchet MS"/>
          <w:noProof/>
        </w:rPr>
        <w:t xml:space="preserve"> before Jehovah, and he </w:t>
      </w:r>
      <w:del w:id="268" w:author="Author">
        <w:r w:rsidRPr="00BC4838">
          <w:rPr>
            <w:rFonts w:ascii="Trebuchet MS" w:hAnsi="Trebuchet MS"/>
            <w:noProof/>
          </w:rPr>
          <w:delText>must</w:delText>
        </w:r>
      </w:del>
      <w:ins w:id="269" w:author="Author">
        <w:r w:rsidRPr="00BC4838">
          <w:rPr>
            <w:rFonts w:ascii="Trebuchet MS" w:hAnsi="Trebuchet MS"/>
            <w:noProof/>
          </w:rPr>
          <w:t>will</w:t>
        </w:r>
      </w:ins>
      <w:r w:rsidRPr="00BC4838">
        <w:rPr>
          <w:rFonts w:ascii="Trebuchet MS" w:hAnsi="Trebuchet MS"/>
          <w:noProof/>
        </w:rPr>
        <w:t xml:space="preserve"> bring it near the altar. </w:t>
      </w:r>
      <w:r w:rsidRPr="00BC4838">
        <w:rPr>
          <w:rFonts w:ascii="Trebuchet MS" w:hAnsi="Trebuchet MS"/>
          <w:b/>
          <w:noProof/>
        </w:rPr>
        <w:t xml:space="preserve">5:26 </w:t>
      </w:r>
      <w:del w:id="270" w:author="Author">
        <w:r w:rsidRPr="00BC4838">
          <w:rPr>
            <w:rFonts w:ascii="Trebuchet MS" w:hAnsi="Trebuchet MS"/>
            <w:noProof/>
          </w:rPr>
          <w:delText>And the</w:delText>
        </w:r>
      </w:del>
      <w:ins w:id="271" w:author="Author">
        <w:r w:rsidRPr="00BC4838">
          <w:rPr>
            <w:rFonts w:ascii="Trebuchet MS" w:hAnsi="Trebuchet MS"/>
            <w:noProof/>
          </w:rPr>
          <w:t>The</w:t>
        </w:r>
      </w:ins>
      <w:r w:rsidRPr="00BC4838">
        <w:rPr>
          <w:rFonts w:ascii="Trebuchet MS" w:hAnsi="Trebuchet MS"/>
          <w:noProof/>
        </w:rPr>
        <w:t xml:space="preserve"> priest </w:t>
      </w:r>
      <w:del w:id="272" w:author="Author">
        <w:r w:rsidRPr="00BC4838">
          <w:rPr>
            <w:rFonts w:ascii="Trebuchet MS" w:hAnsi="Trebuchet MS"/>
            <w:noProof/>
          </w:rPr>
          <w:delText>must grasp some</w:delText>
        </w:r>
      </w:del>
      <w:ins w:id="273" w:author="Author">
        <w:r w:rsidRPr="00BC4838">
          <w:rPr>
            <w:rFonts w:ascii="Trebuchet MS" w:hAnsi="Trebuchet MS"/>
            <w:noProof/>
          </w:rPr>
          <w:t>will take a handful</w:t>
        </w:r>
      </w:ins>
      <w:r w:rsidRPr="00BC4838">
        <w:rPr>
          <w:rFonts w:ascii="Trebuchet MS" w:hAnsi="Trebuchet MS"/>
          <w:noProof/>
        </w:rPr>
        <w:t xml:space="preserve"> of the grain offering as a </w:t>
      </w:r>
      <w:del w:id="274" w:author="Author">
        <w:r w:rsidRPr="00BC4838">
          <w:rPr>
            <w:rFonts w:ascii="Trebuchet MS" w:hAnsi="Trebuchet MS"/>
            <w:noProof/>
          </w:rPr>
          <w:delText>remembrancer of it</w:delText>
        </w:r>
      </w:del>
      <w:ins w:id="275" w:author="Author">
        <w:r w:rsidRPr="00BC4838">
          <w:rPr>
            <w:rFonts w:ascii="Trebuchet MS" w:hAnsi="Trebuchet MS"/>
            <w:noProof/>
          </w:rPr>
          <w:t>token offering</w:t>
        </w:r>
      </w:ins>
      <w:r w:rsidRPr="00BC4838">
        <w:rPr>
          <w:rFonts w:ascii="Trebuchet MS" w:hAnsi="Trebuchet MS"/>
          <w:noProof/>
        </w:rPr>
        <w:t xml:space="preserve"> and </w:t>
      </w:r>
      <w:del w:id="276" w:author="Author">
        <w:r w:rsidRPr="00BC4838">
          <w:rPr>
            <w:rFonts w:ascii="Trebuchet MS" w:hAnsi="Trebuchet MS"/>
            <w:noProof/>
          </w:rPr>
          <w:delText xml:space="preserve">must </w:delText>
        </w:r>
      </w:del>
      <w:r w:rsidRPr="00BC4838">
        <w:rPr>
          <w:rFonts w:ascii="Trebuchet MS" w:hAnsi="Trebuchet MS"/>
          <w:noProof/>
        </w:rPr>
        <w:t xml:space="preserve">make it smoke </w:t>
      </w:r>
      <w:del w:id="277" w:author="Author">
        <w:r w:rsidRPr="00BC4838">
          <w:rPr>
            <w:rFonts w:ascii="Trebuchet MS" w:hAnsi="Trebuchet MS"/>
            <w:noProof/>
          </w:rPr>
          <w:delText>upon</w:delText>
        </w:r>
      </w:del>
      <w:ins w:id="278" w:author="Author">
        <w:r w:rsidRPr="00BC4838">
          <w:rPr>
            <w:rFonts w:ascii="Trebuchet MS" w:hAnsi="Trebuchet MS"/>
            <w:noProof/>
          </w:rPr>
          <w:t>on</w:t>
        </w:r>
      </w:ins>
      <w:r w:rsidRPr="00BC4838">
        <w:rPr>
          <w:rFonts w:ascii="Trebuchet MS" w:hAnsi="Trebuchet MS"/>
          <w:noProof/>
        </w:rPr>
        <w:t xml:space="preserve"> the altar, and afterward he will make the woman drink the water. </w:t>
      </w:r>
      <w:r w:rsidRPr="00BC4838">
        <w:rPr>
          <w:rFonts w:ascii="Trebuchet MS" w:hAnsi="Trebuchet MS"/>
          <w:b/>
          <w:noProof/>
        </w:rPr>
        <w:t xml:space="preserve">5:27 </w:t>
      </w:r>
      <w:r w:rsidRPr="00BC4838">
        <w:rPr>
          <w:rFonts w:ascii="Trebuchet MS" w:hAnsi="Trebuchet MS"/>
          <w:noProof/>
        </w:rPr>
        <w:t xml:space="preserve">When he </w:t>
      </w:r>
      <w:del w:id="279" w:author="Author">
        <w:r w:rsidRPr="00BC4838">
          <w:rPr>
            <w:rFonts w:ascii="Trebuchet MS" w:hAnsi="Trebuchet MS"/>
            <w:noProof/>
          </w:rPr>
          <w:delText>has made</w:delText>
        </w:r>
      </w:del>
      <w:ins w:id="280" w:author="Author">
        <w:r w:rsidRPr="00BC4838">
          <w:rPr>
            <w:rFonts w:ascii="Trebuchet MS" w:hAnsi="Trebuchet MS"/>
            <w:noProof/>
          </w:rPr>
          <w:t>makes</w:t>
        </w:r>
      </w:ins>
      <w:r w:rsidRPr="00BC4838">
        <w:rPr>
          <w:rFonts w:ascii="Trebuchet MS" w:hAnsi="Trebuchet MS"/>
          <w:noProof/>
        </w:rPr>
        <w:t xml:space="preserve"> her drink the water, </w:t>
      </w:r>
      <w:del w:id="281" w:author="Author">
        <w:r w:rsidRPr="00BC4838">
          <w:rPr>
            <w:rFonts w:ascii="Trebuchet MS" w:hAnsi="Trebuchet MS"/>
            <w:noProof/>
          </w:rPr>
          <w:delText xml:space="preserve">it must also occur that </w:delText>
        </w:r>
      </w:del>
      <w:r w:rsidRPr="00BC4838">
        <w:rPr>
          <w:rFonts w:ascii="Trebuchet MS" w:hAnsi="Trebuchet MS"/>
          <w:noProof/>
        </w:rPr>
        <w:t xml:space="preserve">if she has defiled herself </w:t>
      </w:r>
      <w:del w:id="282" w:author="Author">
        <w:r w:rsidRPr="00BC4838">
          <w:rPr>
            <w:rFonts w:ascii="Trebuchet MS" w:hAnsi="Trebuchet MS"/>
            <w:noProof/>
          </w:rPr>
          <w:delText>in that she</w:delText>
        </w:r>
      </w:del>
      <w:ins w:id="283" w:author="Author">
        <w:r w:rsidRPr="00BC4838">
          <w:rPr>
            <w:rFonts w:ascii="Trebuchet MS" w:hAnsi="Trebuchet MS"/>
            <w:noProof/>
          </w:rPr>
          <w:t>and</w:t>
        </w:r>
      </w:ins>
      <w:r w:rsidRPr="00BC4838">
        <w:rPr>
          <w:rFonts w:ascii="Trebuchet MS" w:hAnsi="Trebuchet MS"/>
          <w:noProof/>
        </w:rPr>
        <w:t xml:space="preserve"> committed an act of unfaithfulness toward her husband, the water that brings a curse </w:t>
      </w:r>
      <w:del w:id="284" w:author="Author">
        <w:r w:rsidRPr="00BC4838">
          <w:rPr>
            <w:rFonts w:ascii="Trebuchet MS" w:hAnsi="Trebuchet MS"/>
            <w:noProof/>
          </w:rPr>
          <w:delText>must</w:delText>
        </w:r>
      </w:del>
      <w:ins w:id="285" w:author="Author">
        <w:r w:rsidRPr="00BC4838">
          <w:rPr>
            <w:rFonts w:ascii="Trebuchet MS" w:hAnsi="Trebuchet MS"/>
            <w:noProof/>
          </w:rPr>
          <w:t>will</w:t>
        </w:r>
      </w:ins>
      <w:r w:rsidRPr="00BC4838">
        <w:rPr>
          <w:rFonts w:ascii="Trebuchet MS" w:hAnsi="Trebuchet MS"/>
          <w:noProof/>
        </w:rPr>
        <w:t xml:space="preserve"> then enter into her </w:t>
      </w:r>
      <w:del w:id="286" w:author="Author">
        <w:r w:rsidRPr="00BC4838">
          <w:rPr>
            <w:rFonts w:ascii="Trebuchet MS" w:hAnsi="Trebuchet MS"/>
            <w:noProof/>
          </w:rPr>
          <w:delText>as</w:delText>
        </w:r>
      </w:del>
      <w:ins w:id="287" w:author="Author">
        <w:r w:rsidRPr="00BC4838">
          <w:rPr>
            <w:rFonts w:ascii="Trebuchet MS" w:hAnsi="Trebuchet MS"/>
            <w:noProof/>
          </w:rPr>
          <w:t>and become</w:t>
        </w:r>
      </w:ins>
      <w:r w:rsidRPr="00BC4838">
        <w:rPr>
          <w:rFonts w:ascii="Trebuchet MS" w:hAnsi="Trebuchet MS"/>
          <w:noProof/>
        </w:rPr>
        <w:t xml:space="preserve"> something bitter, and her </w:t>
      </w:r>
      <w:del w:id="288" w:author="Author">
        <w:r w:rsidRPr="00BC4838">
          <w:rPr>
            <w:rFonts w:ascii="Trebuchet MS" w:hAnsi="Trebuchet MS"/>
            <w:noProof/>
          </w:rPr>
          <w:delText>belly must</w:delText>
        </w:r>
      </w:del>
      <w:ins w:id="289" w:author="Author">
        <w:r w:rsidRPr="00BC4838">
          <w:rPr>
            <w:rFonts w:ascii="Trebuchet MS" w:hAnsi="Trebuchet MS"/>
            <w:noProof/>
          </w:rPr>
          <w:t>abdomen will</w:t>
        </w:r>
      </w:ins>
      <w:r w:rsidRPr="00BC4838">
        <w:rPr>
          <w:rFonts w:ascii="Trebuchet MS" w:hAnsi="Trebuchet MS"/>
          <w:noProof/>
        </w:rPr>
        <w:t xml:space="preserve"> swell, and her thigh</w:t>
      </w:r>
      <w:del w:id="290" w:author="Author">
        <w:r w:rsidRPr="00BC4838">
          <w:rPr>
            <w:rFonts w:ascii="Trebuchet MS" w:hAnsi="Trebuchet MS"/>
            <w:noProof/>
          </w:rPr>
          <w:delText xml:space="preserve"> must</w:delText>
        </w:r>
      </w:del>
      <w:ins w:id="291" w:author="Author">
        <w:r w:rsidRPr="00BC4838">
          <w:rPr>
            <w:rStyle w:val="FootnoteReference"/>
            <w:rFonts w:ascii="Trebuchet MS" w:hAnsi="Trebuchet MS"/>
            <w:noProof/>
          </w:rPr>
          <w:footnoteReference w:id="12"/>
        </w:r>
        <w:r w:rsidRPr="00BC4838">
          <w:rPr>
            <w:rFonts w:ascii="Trebuchet MS" w:hAnsi="Trebuchet MS"/>
            <w:noProof/>
          </w:rPr>
          <w:t xml:space="preserve"> will</w:t>
        </w:r>
      </w:ins>
      <w:r w:rsidRPr="00BC4838">
        <w:rPr>
          <w:rFonts w:ascii="Trebuchet MS" w:hAnsi="Trebuchet MS"/>
          <w:noProof/>
        </w:rPr>
        <w:t xml:space="preserve"> fall away,</w:t>
      </w:r>
      <w:ins w:id="294" w:author="Author">
        <w:r w:rsidRPr="00BC4838">
          <w:rPr>
            <w:rStyle w:val="FootnoteReference"/>
            <w:rFonts w:ascii="Trebuchet MS" w:hAnsi="Trebuchet MS"/>
            <w:noProof/>
          </w:rPr>
          <w:footnoteReference w:id="13"/>
        </w:r>
      </w:ins>
      <w:r w:rsidRPr="00BC4838">
        <w:rPr>
          <w:rFonts w:ascii="Trebuchet MS" w:hAnsi="Trebuchet MS"/>
          <w:noProof/>
        </w:rPr>
        <w:t xml:space="preserve"> and the woman </w:t>
      </w:r>
      <w:del w:id="297" w:author="Author">
        <w:r w:rsidRPr="00BC4838">
          <w:rPr>
            <w:rFonts w:ascii="Trebuchet MS" w:hAnsi="Trebuchet MS"/>
            <w:noProof/>
          </w:rPr>
          <w:delText>must</w:delText>
        </w:r>
      </w:del>
      <w:ins w:id="298" w:author="Author">
        <w:r w:rsidRPr="00BC4838">
          <w:rPr>
            <w:rFonts w:ascii="Trebuchet MS" w:hAnsi="Trebuchet MS"/>
            <w:noProof/>
          </w:rPr>
          <w:t>will</w:t>
        </w:r>
      </w:ins>
      <w:r w:rsidRPr="00BC4838">
        <w:rPr>
          <w:rFonts w:ascii="Trebuchet MS" w:hAnsi="Trebuchet MS"/>
          <w:noProof/>
        </w:rPr>
        <w:t xml:space="preserve"> become </w:t>
      </w:r>
      <w:del w:id="299" w:author="Author">
        <w:r w:rsidRPr="00BC4838">
          <w:rPr>
            <w:rFonts w:ascii="Trebuchet MS" w:hAnsi="Trebuchet MS"/>
            <w:noProof/>
          </w:rPr>
          <w:delText>a</w:delText>
        </w:r>
      </w:del>
      <w:ins w:id="300" w:author="Author">
        <w:r w:rsidRPr="00BC4838">
          <w:rPr>
            <w:rFonts w:ascii="Trebuchet MS" w:hAnsi="Trebuchet MS"/>
            <w:noProof/>
          </w:rPr>
          <w:t>an object of</w:t>
        </w:r>
      </w:ins>
      <w:r w:rsidRPr="00BC4838">
        <w:rPr>
          <w:rFonts w:ascii="Trebuchet MS" w:hAnsi="Trebuchet MS"/>
          <w:noProof/>
        </w:rPr>
        <w:t xml:space="preserve"> cursing </w:t>
      </w:r>
      <w:del w:id="301" w:author="Author">
        <w:r w:rsidRPr="00BC4838">
          <w:rPr>
            <w:rFonts w:ascii="Trebuchet MS" w:hAnsi="Trebuchet MS"/>
            <w:noProof/>
          </w:rPr>
          <w:delText xml:space="preserve">in </w:delText>
        </w:r>
      </w:del>
      <w:r w:rsidRPr="00BC4838">
        <w:rPr>
          <w:rFonts w:ascii="Trebuchet MS" w:hAnsi="Trebuchet MS"/>
          <w:noProof/>
        </w:rPr>
        <w:t xml:space="preserve">among her people. </w:t>
      </w:r>
      <w:r w:rsidRPr="00BC4838">
        <w:rPr>
          <w:rFonts w:ascii="Trebuchet MS" w:hAnsi="Trebuchet MS"/>
          <w:b/>
          <w:noProof/>
        </w:rPr>
        <w:t xml:space="preserve">5:28 </w:t>
      </w:r>
      <w:r w:rsidRPr="00BC4838">
        <w:rPr>
          <w:rFonts w:ascii="Trebuchet MS" w:hAnsi="Trebuchet MS"/>
          <w:noProof/>
        </w:rPr>
        <w:t xml:space="preserve">However, if the woman has not defiled herself </w:t>
      </w:r>
      <w:del w:id="302" w:author="Author">
        <w:r w:rsidRPr="00BC4838">
          <w:rPr>
            <w:rFonts w:ascii="Trebuchet MS" w:hAnsi="Trebuchet MS"/>
            <w:noProof/>
          </w:rPr>
          <w:delText>but she</w:delText>
        </w:r>
      </w:del>
      <w:ins w:id="303" w:author="Author">
        <w:r w:rsidRPr="00BC4838">
          <w:rPr>
            <w:rFonts w:ascii="Trebuchet MS" w:hAnsi="Trebuchet MS"/>
            <w:noProof/>
          </w:rPr>
          <w:t>and</w:t>
        </w:r>
      </w:ins>
      <w:r w:rsidRPr="00BC4838">
        <w:rPr>
          <w:rFonts w:ascii="Trebuchet MS" w:hAnsi="Trebuchet MS"/>
          <w:noProof/>
        </w:rPr>
        <w:t xml:space="preserve"> is clean, she </w:t>
      </w:r>
      <w:del w:id="304" w:author="Author">
        <w:r w:rsidRPr="00BC4838">
          <w:rPr>
            <w:rFonts w:ascii="Trebuchet MS" w:hAnsi="Trebuchet MS"/>
            <w:noProof/>
          </w:rPr>
          <w:delText>must</w:delText>
        </w:r>
      </w:del>
      <w:ins w:id="305" w:author="Author">
        <w:r w:rsidRPr="00BC4838">
          <w:rPr>
            <w:rFonts w:ascii="Trebuchet MS" w:hAnsi="Trebuchet MS"/>
            <w:noProof/>
          </w:rPr>
          <w:t>will</w:t>
        </w:r>
      </w:ins>
      <w:r w:rsidRPr="00BC4838">
        <w:rPr>
          <w:rFonts w:ascii="Trebuchet MS" w:hAnsi="Trebuchet MS"/>
          <w:noProof/>
        </w:rPr>
        <w:t xml:space="preserve"> then be free from such punishment</w:t>
      </w:r>
      <w:del w:id="306" w:author="Author">
        <w:r w:rsidRPr="00BC4838">
          <w:rPr>
            <w:rFonts w:ascii="Trebuchet MS" w:hAnsi="Trebuchet MS"/>
            <w:noProof/>
          </w:rPr>
          <w:delText>;</w:delText>
        </w:r>
      </w:del>
      <w:ins w:id="307" w:author="Author">
        <w:r w:rsidRPr="00BC4838">
          <w:rPr>
            <w:rFonts w:ascii="Trebuchet MS" w:hAnsi="Trebuchet MS"/>
            <w:noProof/>
          </w:rPr>
          <w:t>,</w:t>
        </w:r>
      </w:ins>
      <w:r w:rsidRPr="00BC4838">
        <w:rPr>
          <w:rFonts w:ascii="Trebuchet MS" w:hAnsi="Trebuchet MS"/>
          <w:noProof/>
        </w:rPr>
        <w:t xml:space="preserve"> and she </w:t>
      </w:r>
      <w:del w:id="308" w:author="Author">
        <w:r w:rsidRPr="00BC4838">
          <w:rPr>
            <w:rFonts w:ascii="Trebuchet MS" w:hAnsi="Trebuchet MS"/>
            <w:noProof/>
          </w:rPr>
          <w:delText>must</w:delText>
        </w:r>
      </w:del>
      <w:ins w:id="309" w:author="Author">
        <w:r w:rsidRPr="00BC4838">
          <w:rPr>
            <w:rFonts w:ascii="Trebuchet MS" w:hAnsi="Trebuchet MS"/>
            <w:noProof/>
          </w:rPr>
          <w:t>will</w:t>
        </w:r>
      </w:ins>
      <w:r w:rsidRPr="00BC4838">
        <w:rPr>
          <w:rFonts w:ascii="Trebuchet MS" w:hAnsi="Trebuchet MS"/>
          <w:noProof/>
        </w:rPr>
        <w:t xml:space="preserve"> be </w:t>
      </w:r>
      <w:del w:id="310" w:author="Author">
        <w:r w:rsidRPr="00BC4838">
          <w:rPr>
            <w:rFonts w:ascii="Trebuchet MS" w:hAnsi="Trebuchet MS"/>
            <w:noProof/>
          </w:rPr>
          <w:delText>made pregnant with semen</w:delText>
        </w:r>
      </w:del>
      <w:ins w:id="311" w:author="Author">
        <w:r w:rsidRPr="00BC4838">
          <w:rPr>
            <w:rFonts w:ascii="Trebuchet MS" w:hAnsi="Trebuchet MS"/>
            <w:noProof/>
          </w:rPr>
          <w:t>able to conceive and produce offspring</w:t>
        </w:r>
      </w:ins>
      <w:r w:rsidRPr="00BC4838">
        <w:rPr>
          <w:rFonts w:ascii="Trebuchet MS" w:hAnsi="Trebuchet MS"/>
          <w:noProof/>
        </w:rPr>
        <w:t>.</w:t>
      </w:r>
    </w:p>
    <w:p w:rsidR="002577F9" w:rsidRPr="00BC4838" w:rsidRDefault="002577F9" w:rsidP="002577F9">
      <w:pPr>
        <w:rPr>
          <w:rFonts w:ascii="Trebuchet MS" w:hAnsi="Trebuchet MS"/>
          <w:noProof/>
        </w:rPr>
      </w:pPr>
      <w:r w:rsidRPr="00BC4838">
        <w:rPr>
          <w:rFonts w:ascii="Trebuchet MS" w:hAnsi="Trebuchet MS"/>
          <w:b/>
        </w:rPr>
        <w:t xml:space="preserve">5:29 </w:t>
      </w:r>
      <w:r w:rsidRPr="00BC4838">
        <w:rPr>
          <w:rFonts w:ascii="Trebuchet MS" w:hAnsi="Trebuchet MS"/>
          <w:noProof/>
        </w:rPr>
        <w:t xml:space="preserve">“‘This is the law about jealousy, </w:t>
      </w:r>
      <w:del w:id="312" w:author="Author">
        <w:r w:rsidRPr="00BC4838">
          <w:rPr>
            <w:rFonts w:ascii="Trebuchet MS" w:hAnsi="Trebuchet MS"/>
            <w:noProof/>
          </w:rPr>
          <w:delText>where</w:delText>
        </w:r>
      </w:del>
      <w:ins w:id="313" w:author="Author">
        <w:r w:rsidRPr="00BC4838">
          <w:rPr>
            <w:rFonts w:ascii="Trebuchet MS" w:hAnsi="Trebuchet MS"/>
            <w:noProof/>
          </w:rPr>
          <w:t>when</w:t>
        </w:r>
      </w:ins>
      <w:r w:rsidRPr="00BC4838">
        <w:rPr>
          <w:rFonts w:ascii="Trebuchet MS" w:hAnsi="Trebuchet MS"/>
          <w:noProof/>
        </w:rPr>
        <w:t xml:space="preserve"> a woman may </w:t>
      </w:r>
      <w:del w:id="314" w:author="Author">
        <w:r w:rsidRPr="00BC4838">
          <w:rPr>
            <w:rFonts w:ascii="Trebuchet MS" w:hAnsi="Trebuchet MS"/>
            <w:noProof/>
          </w:rPr>
          <w:delText>turn aside while under her husband,</w:delText>
        </w:r>
      </w:del>
      <w:ins w:id="315" w:author="Author">
        <w:r w:rsidRPr="00BC4838">
          <w:rPr>
            <w:rFonts w:ascii="Trebuchet MS" w:hAnsi="Trebuchet MS"/>
            <w:noProof/>
          </w:rPr>
          <w:t>go astray</w:t>
        </w:r>
      </w:ins>
      <w:r w:rsidRPr="00BC4838">
        <w:rPr>
          <w:rFonts w:ascii="Trebuchet MS" w:hAnsi="Trebuchet MS"/>
          <w:noProof/>
        </w:rPr>
        <w:t xml:space="preserve"> and </w:t>
      </w:r>
      <w:del w:id="316" w:author="Author">
        <w:r w:rsidRPr="00BC4838">
          <w:rPr>
            <w:rFonts w:ascii="Trebuchet MS" w:hAnsi="Trebuchet MS"/>
            <w:noProof/>
          </w:rPr>
          <w:delText xml:space="preserve">she does </w:delText>
        </w:r>
      </w:del>
      <w:r w:rsidRPr="00BC4838">
        <w:rPr>
          <w:rFonts w:ascii="Trebuchet MS" w:hAnsi="Trebuchet MS"/>
          <w:noProof/>
        </w:rPr>
        <w:t>defile herself</w:t>
      </w:r>
      <w:ins w:id="317" w:author="Author">
        <w:r w:rsidRPr="00BC4838">
          <w:rPr>
            <w:rFonts w:ascii="Trebuchet MS" w:hAnsi="Trebuchet MS"/>
            <w:noProof/>
          </w:rPr>
          <w:t xml:space="preserve"> while under her husband’s authority</w:t>
        </w:r>
      </w:ins>
      <w:r w:rsidRPr="00BC4838">
        <w:rPr>
          <w:rFonts w:ascii="Trebuchet MS" w:hAnsi="Trebuchet MS"/>
          <w:noProof/>
        </w:rPr>
        <w:t xml:space="preserve">, </w:t>
      </w:r>
      <w:r w:rsidRPr="00BC4838">
        <w:rPr>
          <w:rFonts w:ascii="Trebuchet MS" w:hAnsi="Trebuchet MS"/>
          <w:b/>
          <w:noProof/>
        </w:rPr>
        <w:t xml:space="preserve">5:30 </w:t>
      </w:r>
      <w:r w:rsidRPr="00BC4838">
        <w:rPr>
          <w:rFonts w:ascii="Trebuchet MS" w:hAnsi="Trebuchet MS"/>
          <w:noProof/>
        </w:rPr>
        <w:t xml:space="preserve">or in the case of a man </w:t>
      </w:r>
      <w:del w:id="318" w:author="Author">
        <w:r w:rsidRPr="00BC4838">
          <w:rPr>
            <w:rFonts w:ascii="Trebuchet MS" w:hAnsi="Trebuchet MS"/>
            <w:noProof/>
          </w:rPr>
          <w:delText>where the spirit of jealousy may pass upon him,</w:delText>
        </w:r>
      </w:del>
      <w:ins w:id="319" w:author="Author">
        <w:r w:rsidRPr="00BC4838">
          <w:rPr>
            <w:rFonts w:ascii="Trebuchet MS" w:hAnsi="Trebuchet MS"/>
            <w:noProof/>
          </w:rPr>
          <w:t>who becomes jealous</w:t>
        </w:r>
      </w:ins>
      <w:r w:rsidRPr="00BC4838">
        <w:rPr>
          <w:rFonts w:ascii="Trebuchet MS" w:hAnsi="Trebuchet MS"/>
          <w:noProof/>
        </w:rPr>
        <w:t xml:space="preserve"> and </w:t>
      </w:r>
      <w:del w:id="320" w:author="Author">
        <w:r w:rsidRPr="00BC4838">
          <w:rPr>
            <w:rFonts w:ascii="Trebuchet MS" w:hAnsi="Trebuchet MS"/>
            <w:noProof/>
          </w:rPr>
          <w:delText>he does suspect</w:delText>
        </w:r>
      </w:del>
      <w:ins w:id="321" w:author="Author">
        <w:r w:rsidRPr="00BC4838">
          <w:rPr>
            <w:rFonts w:ascii="Trebuchet MS" w:hAnsi="Trebuchet MS"/>
            <w:noProof/>
          </w:rPr>
          <w:t>suspects</w:t>
        </w:r>
      </w:ins>
      <w:r w:rsidRPr="00BC4838">
        <w:rPr>
          <w:rFonts w:ascii="Trebuchet MS" w:hAnsi="Trebuchet MS"/>
          <w:noProof/>
        </w:rPr>
        <w:t xml:space="preserve"> his wife of unfaithfulness; </w:t>
      </w:r>
      <w:del w:id="322" w:author="Author">
        <w:r w:rsidRPr="00BC4838">
          <w:rPr>
            <w:rFonts w:ascii="Trebuchet MS" w:hAnsi="Trebuchet MS"/>
            <w:noProof/>
          </w:rPr>
          <w:delText xml:space="preserve">and </w:delText>
        </w:r>
      </w:del>
      <w:r w:rsidRPr="00BC4838">
        <w:rPr>
          <w:rFonts w:ascii="Trebuchet MS" w:hAnsi="Trebuchet MS"/>
          <w:noProof/>
        </w:rPr>
        <w:t xml:space="preserve">he </w:t>
      </w:r>
      <w:del w:id="323" w:author="Author">
        <w:r w:rsidRPr="00BC4838">
          <w:rPr>
            <w:rFonts w:ascii="Trebuchet MS" w:hAnsi="Trebuchet MS"/>
            <w:noProof/>
          </w:rPr>
          <w:delText>must</w:delText>
        </w:r>
      </w:del>
      <w:ins w:id="324" w:author="Author">
        <w:r w:rsidRPr="00BC4838">
          <w:rPr>
            <w:rFonts w:ascii="Trebuchet MS" w:hAnsi="Trebuchet MS"/>
            <w:noProof/>
          </w:rPr>
          <w:t>should</w:t>
        </w:r>
      </w:ins>
      <w:r w:rsidRPr="00BC4838">
        <w:rPr>
          <w:rFonts w:ascii="Trebuchet MS" w:hAnsi="Trebuchet MS"/>
          <w:noProof/>
        </w:rPr>
        <w:t xml:space="preserve"> make </w:t>
      </w:r>
      <w:del w:id="325" w:author="Author">
        <w:r w:rsidRPr="00BC4838">
          <w:rPr>
            <w:rFonts w:ascii="Trebuchet MS" w:hAnsi="Trebuchet MS"/>
            <w:noProof/>
          </w:rPr>
          <w:delText>the</w:delText>
        </w:r>
      </w:del>
      <w:ins w:id="326" w:author="Author">
        <w:r w:rsidRPr="00BC4838">
          <w:rPr>
            <w:rFonts w:ascii="Trebuchet MS" w:hAnsi="Trebuchet MS"/>
            <w:noProof/>
          </w:rPr>
          <w:t>his</w:t>
        </w:r>
      </w:ins>
      <w:r w:rsidRPr="00BC4838">
        <w:rPr>
          <w:rFonts w:ascii="Trebuchet MS" w:hAnsi="Trebuchet MS"/>
          <w:noProof/>
        </w:rPr>
        <w:t xml:space="preserve"> wife stand before Jehovah, and the priest must carry out toward her all this law. </w:t>
      </w:r>
      <w:r w:rsidRPr="00BC4838">
        <w:rPr>
          <w:rFonts w:ascii="Trebuchet MS" w:hAnsi="Trebuchet MS"/>
          <w:b/>
          <w:noProof/>
        </w:rPr>
        <w:t xml:space="preserve">5:31 </w:t>
      </w:r>
      <w:del w:id="327" w:author="Author">
        <w:r w:rsidRPr="00BC4838">
          <w:rPr>
            <w:rFonts w:ascii="Trebuchet MS" w:hAnsi="Trebuchet MS"/>
            <w:noProof/>
          </w:rPr>
          <w:delText>And the</w:delText>
        </w:r>
      </w:del>
      <w:ins w:id="328" w:author="Author">
        <w:r w:rsidRPr="00BC4838">
          <w:rPr>
            <w:rFonts w:ascii="Trebuchet MS" w:hAnsi="Trebuchet MS"/>
            <w:noProof/>
          </w:rPr>
          <w:t>The</w:t>
        </w:r>
      </w:ins>
      <w:r w:rsidRPr="00BC4838">
        <w:rPr>
          <w:rFonts w:ascii="Trebuchet MS" w:hAnsi="Trebuchet MS"/>
          <w:noProof/>
        </w:rPr>
        <w:t xml:space="preserve"> man </w:t>
      </w:r>
      <w:del w:id="329" w:author="Author">
        <w:r w:rsidRPr="00BC4838">
          <w:rPr>
            <w:rFonts w:ascii="Trebuchet MS" w:hAnsi="Trebuchet MS"/>
            <w:noProof/>
          </w:rPr>
          <w:delText>must</w:delText>
        </w:r>
      </w:del>
      <w:ins w:id="330" w:author="Author">
        <w:r w:rsidRPr="00BC4838">
          <w:rPr>
            <w:rFonts w:ascii="Trebuchet MS" w:hAnsi="Trebuchet MS"/>
            <w:noProof/>
          </w:rPr>
          <w:t>will</w:t>
        </w:r>
      </w:ins>
      <w:r w:rsidRPr="00BC4838">
        <w:rPr>
          <w:rFonts w:ascii="Trebuchet MS" w:hAnsi="Trebuchet MS"/>
          <w:noProof/>
        </w:rPr>
        <w:t xml:space="preserve"> be </w:t>
      </w:r>
      <w:del w:id="331" w:author="Author">
        <w:r w:rsidRPr="00BC4838">
          <w:rPr>
            <w:rFonts w:ascii="Trebuchet MS" w:hAnsi="Trebuchet MS"/>
            <w:noProof/>
          </w:rPr>
          <w:delText>innocent of error</w:delText>
        </w:r>
      </w:del>
      <w:ins w:id="332" w:author="Author">
        <w:r w:rsidRPr="00BC4838">
          <w:rPr>
            <w:rFonts w:ascii="Trebuchet MS" w:hAnsi="Trebuchet MS"/>
            <w:noProof/>
          </w:rPr>
          <w:t>free from guilt</w:t>
        </w:r>
      </w:ins>
      <w:r w:rsidRPr="00BC4838">
        <w:rPr>
          <w:rFonts w:ascii="Trebuchet MS" w:hAnsi="Trebuchet MS"/>
          <w:noProof/>
        </w:rPr>
        <w:t xml:space="preserve">, but </w:t>
      </w:r>
      <w:del w:id="333" w:author="Author">
        <w:r w:rsidRPr="00BC4838">
          <w:rPr>
            <w:rFonts w:ascii="Trebuchet MS" w:hAnsi="Trebuchet MS"/>
            <w:noProof/>
          </w:rPr>
          <w:delText>that</w:delText>
        </w:r>
      </w:del>
      <w:ins w:id="334" w:author="Author">
        <w:r w:rsidRPr="00BC4838">
          <w:rPr>
            <w:rFonts w:ascii="Trebuchet MS" w:hAnsi="Trebuchet MS"/>
            <w:noProof/>
          </w:rPr>
          <w:t>his</w:t>
        </w:r>
      </w:ins>
      <w:r w:rsidRPr="00BC4838">
        <w:rPr>
          <w:rFonts w:ascii="Trebuchet MS" w:hAnsi="Trebuchet MS"/>
          <w:noProof/>
        </w:rPr>
        <w:t xml:space="preserve"> wife will answer for her </w:t>
      </w:r>
      <w:del w:id="335" w:author="Author">
        <w:r w:rsidRPr="00BC4838">
          <w:rPr>
            <w:rFonts w:ascii="Trebuchet MS" w:hAnsi="Trebuchet MS"/>
            <w:noProof/>
          </w:rPr>
          <w:delText>error</w:delText>
        </w:r>
      </w:del>
      <w:ins w:id="336" w:author="Author">
        <w:r w:rsidRPr="00BC4838">
          <w:rPr>
            <w:rFonts w:ascii="Trebuchet MS" w:hAnsi="Trebuchet MS"/>
            <w:noProof/>
          </w:rPr>
          <w:t>guilt</w:t>
        </w:r>
      </w:ins>
      <w:r w:rsidRPr="00BC4838">
        <w:rPr>
          <w:rFonts w:ascii="Trebuchet MS" w:hAnsi="Trebuchet MS"/>
          <w:noProof/>
        </w:rPr>
        <w:t>.’”</w:t>
      </w:r>
    </w:p>
    <w:p w:rsidR="002577F9" w:rsidRPr="00BC4838" w:rsidRDefault="002577F9" w:rsidP="002577F9">
      <w:pPr>
        <w:rPr>
          <w:rFonts w:ascii="Trebuchet MS" w:hAnsi="Trebuchet MS"/>
          <w:b/>
        </w:rPr>
      </w:pPr>
    </w:p>
    <w:p w:rsidR="00762BCB" w:rsidRPr="002577F9" w:rsidRDefault="00762BCB" w:rsidP="002577F9"/>
    <w:sectPr w:rsidR="00762BCB" w:rsidRPr="002577F9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1C8E" w:rsidRDefault="007A1C8E">
      <w:r>
        <w:separator/>
      </w:r>
    </w:p>
  </w:endnote>
  <w:endnote w:type="continuationSeparator" w:id="0">
    <w:p w:rsidR="007A1C8E" w:rsidRDefault="007A1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1C8E" w:rsidRDefault="007A1C8E">
      <w:r>
        <w:separator/>
      </w:r>
    </w:p>
  </w:footnote>
  <w:footnote w:type="continuationSeparator" w:id="0">
    <w:p w:rsidR="007A1C8E" w:rsidRDefault="007A1C8E">
      <w:r>
        <w:continuationSeparator/>
      </w:r>
    </w:p>
  </w:footnote>
  <w:footnote w:id="1">
    <w:p w:rsidR="002577F9" w:rsidRPr="00BC4838" w:rsidRDefault="002577F9" w:rsidP="00BC4838">
      <w:pPr>
        <w:pStyle w:val="FootnoteText"/>
        <w:spacing w:after="96"/>
        <w:ind w:firstLine="288"/>
        <w:rPr>
          <w:ins w:id="6" w:author="Author"/>
        </w:rPr>
      </w:pPr>
      <w:ins w:id="7" w:author="Author">
        <w:r w:rsidRPr="00BC4838">
          <w:rPr>
            <w:rStyle w:val="FootnoteReference"/>
          </w:rPr>
          <w:footnoteRef/>
        </w:r>
        <w:r w:rsidRPr="00BC4838">
          <w:t xml:space="preserve"> </w:t>
        </w:r>
        <w:r w:rsidRPr="00BC4838">
          <w:rPr>
            <w:b/>
          </w:rPr>
          <w:t xml:space="preserve">5:2 </w:t>
        </w:r>
        <w:r w:rsidRPr="00BC4838">
          <w:t>Or “by a soul.” See Glossary.</w:t>
        </w:r>
      </w:ins>
    </w:p>
  </w:footnote>
  <w:footnote w:id="2">
    <w:p w:rsidR="002577F9" w:rsidRPr="00BC4838" w:rsidRDefault="002577F9" w:rsidP="00BC4838">
      <w:pPr>
        <w:pStyle w:val="FootnoteText"/>
        <w:spacing w:after="96"/>
        <w:ind w:firstLine="288"/>
        <w:rPr>
          <w:ins w:id="18" w:author="Author"/>
        </w:rPr>
      </w:pPr>
      <w:ins w:id="19" w:author="Author">
        <w:r w:rsidRPr="00BC4838">
          <w:rPr>
            <w:rStyle w:val="FootnoteReference"/>
          </w:rPr>
          <w:footnoteRef/>
        </w:r>
        <w:r w:rsidRPr="00BC4838">
          <w:t xml:space="preserve"> </w:t>
        </w:r>
        <w:r w:rsidRPr="00BC4838">
          <w:rPr>
            <w:b/>
          </w:rPr>
          <w:t xml:space="preserve">5:3 </w:t>
        </w:r>
        <w:r w:rsidRPr="00BC4838">
          <w:t>Or “tabernacling.”</w:t>
        </w:r>
      </w:ins>
    </w:p>
  </w:footnote>
  <w:footnote w:id="3">
    <w:p w:rsidR="002577F9" w:rsidRPr="00BC4838" w:rsidRDefault="002577F9" w:rsidP="00BC4838">
      <w:pPr>
        <w:pStyle w:val="FootnoteText"/>
        <w:spacing w:after="96"/>
        <w:ind w:firstLine="288"/>
        <w:rPr>
          <w:ins w:id="42" w:author="Author"/>
        </w:rPr>
      </w:pPr>
      <w:ins w:id="43" w:author="Author">
        <w:r w:rsidRPr="00BC4838">
          <w:rPr>
            <w:rStyle w:val="FootnoteReference"/>
          </w:rPr>
          <w:footnoteRef/>
        </w:r>
        <w:r w:rsidRPr="00BC4838">
          <w:t xml:space="preserve"> </w:t>
        </w:r>
        <w:r w:rsidRPr="00BC4838">
          <w:rPr>
            <w:b/>
          </w:rPr>
          <w:t xml:space="preserve">5:6 </w:t>
        </w:r>
        <w:r w:rsidRPr="00BC4838">
          <w:t>Or “soul.”</w:t>
        </w:r>
      </w:ins>
    </w:p>
  </w:footnote>
  <w:footnote w:id="4">
    <w:p w:rsidR="002577F9" w:rsidRPr="00BC4838" w:rsidRDefault="002577F9" w:rsidP="00BC4838">
      <w:pPr>
        <w:pStyle w:val="FootnoteText"/>
        <w:spacing w:after="96"/>
        <w:ind w:firstLine="288"/>
        <w:rPr>
          <w:ins w:id="47" w:author="Author"/>
        </w:rPr>
      </w:pPr>
      <w:ins w:id="48" w:author="Author">
        <w:r w:rsidRPr="00BC4838">
          <w:rPr>
            <w:rStyle w:val="FootnoteReference"/>
          </w:rPr>
          <w:footnoteRef/>
        </w:r>
        <w:r w:rsidRPr="00BC4838">
          <w:t xml:space="preserve"> </w:t>
        </w:r>
        <w:r w:rsidRPr="00BC4838">
          <w:rPr>
            <w:b/>
          </w:rPr>
          <w:t xml:space="preserve">5:7 </w:t>
        </w:r>
        <w:r w:rsidRPr="00BC4838">
          <w:t>Lit., “They.”</w:t>
        </w:r>
      </w:ins>
    </w:p>
  </w:footnote>
  <w:footnote w:id="5">
    <w:p w:rsidR="002577F9" w:rsidRPr="00BC4838" w:rsidRDefault="002577F9" w:rsidP="00BC4838">
      <w:pPr>
        <w:pStyle w:val="FootnoteText"/>
        <w:spacing w:after="96"/>
        <w:ind w:firstLine="288"/>
        <w:rPr>
          <w:ins w:id="53" w:author="Author"/>
        </w:rPr>
      </w:pPr>
      <w:ins w:id="54" w:author="Author">
        <w:r w:rsidRPr="00BC4838">
          <w:rPr>
            <w:rStyle w:val="FootnoteReference"/>
          </w:rPr>
          <w:footnoteRef/>
        </w:r>
        <w:r w:rsidRPr="00BC4838">
          <w:t xml:space="preserve"> </w:t>
        </w:r>
        <w:r w:rsidRPr="00BC4838">
          <w:rPr>
            <w:b/>
          </w:rPr>
          <w:t xml:space="preserve">5:7 </w:t>
        </w:r>
        <w:r w:rsidRPr="00BC4838">
          <w:t>Lit., “they have.”</w:t>
        </w:r>
      </w:ins>
    </w:p>
  </w:footnote>
  <w:footnote w:id="6">
    <w:p w:rsidR="002577F9" w:rsidRPr="00BC4838" w:rsidRDefault="002577F9" w:rsidP="00BC4838">
      <w:pPr>
        <w:pStyle w:val="FootnoteText"/>
        <w:spacing w:after="96"/>
        <w:ind w:firstLine="288"/>
        <w:rPr>
          <w:ins w:id="137" w:author="Author"/>
        </w:rPr>
      </w:pPr>
      <w:ins w:id="138" w:author="Author">
        <w:r w:rsidRPr="00BC4838">
          <w:rPr>
            <w:rStyle w:val="FootnoteReference"/>
          </w:rPr>
          <w:footnoteRef/>
        </w:r>
        <w:r w:rsidRPr="00BC4838">
          <w:t xml:space="preserve"> </w:t>
        </w:r>
        <w:r w:rsidRPr="00BC4838">
          <w:rPr>
            <w:b/>
          </w:rPr>
          <w:t xml:space="preserve">5:15 </w:t>
        </w:r>
        <w:r w:rsidRPr="00BC4838">
          <w:t>A tenth of an ephah equaled 2.2 L (2 dry qt). See App. B14.</w:t>
        </w:r>
      </w:ins>
    </w:p>
  </w:footnote>
  <w:footnote w:id="7">
    <w:p w:rsidR="002577F9" w:rsidRPr="00BC4838" w:rsidRDefault="002577F9" w:rsidP="00BC4838">
      <w:pPr>
        <w:pStyle w:val="FootnoteText"/>
        <w:spacing w:after="96"/>
        <w:ind w:firstLine="288"/>
        <w:rPr>
          <w:ins w:id="217" w:author="Author"/>
        </w:rPr>
      </w:pPr>
      <w:ins w:id="218" w:author="Author">
        <w:r w:rsidRPr="00BC4838">
          <w:rPr>
            <w:rStyle w:val="FootnoteReference"/>
          </w:rPr>
          <w:footnoteRef/>
        </w:r>
        <w:r w:rsidRPr="00BC4838">
          <w:t xml:space="preserve"> </w:t>
        </w:r>
        <w:r w:rsidRPr="00BC4838">
          <w:rPr>
            <w:b/>
          </w:rPr>
          <w:t xml:space="preserve">5:21 </w:t>
        </w:r>
        <w:r w:rsidRPr="00BC4838">
          <w:t>Evidently referring to the reproductive organs.</w:t>
        </w:r>
      </w:ins>
    </w:p>
  </w:footnote>
  <w:footnote w:id="8">
    <w:p w:rsidR="002577F9" w:rsidRPr="00BC4838" w:rsidRDefault="002577F9" w:rsidP="00BC4838">
      <w:pPr>
        <w:pStyle w:val="FootnoteText"/>
        <w:spacing w:after="96"/>
        <w:ind w:firstLine="288"/>
        <w:rPr>
          <w:ins w:id="221" w:author="Author"/>
        </w:rPr>
      </w:pPr>
      <w:ins w:id="222" w:author="Author">
        <w:r w:rsidRPr="00BC4838">
          <w:rPr>
            <w:rStyle w:val="FootnoteReference"/>
          </w:rPr>
          <w:footnoteRef/>
        </w:r>
        <w:r w:rsidRPr="00BC4838">
          <w:t xml:space="preserve"> </w:t>
        </w:r>
        <w:r w:rsidRPr="00BC4838">
          <w:rPr>
            <w:b/>
          </w:rPr>
          <w:t xml:space="preserve">5:21 </w:t>
        </w:r>
        <w:r w:rsidRPr="00BC4838">
          <w:t>Or “waste away.” This may suggest loss of fertility.</w:t>
        </w:r>
      </w:ins>
    </w:p>
  </w:footnote>
  <w:footnote w:id="9">
    <w:p w:rsidR="002577F9" w:rsidRPr="00BC4838" w:rsidRDefault="002577F9" w:rsidP="00BC4838">
      <w:pPr>
        <w:pStyle w:val="FootnoteText"/>
        <w:spacing w:after="96"/>
        <w:ind w:firstLine="288"/>
        <w:rPr>
          <w:ins w:id="236" w:author="Author"/>
        </w:rPr>
      </w:pPr>
      <w:ins w:id="237" w:author="Author">
        <w:r w:rsidRPr="00BC4838">
          <w:rPr>
            <w:rStyle w:val="FootnoteReference"/>
          </w:rPr>
          <w:footnoteRef/>
        </w:r>
        <w:r w:rsidRPr="00BC4838">
          <w:t xml:space="preserve"> </w:t>
        </w:r>
        <w:r w:rsidRPr="00BC4838">
          <w:rPr>
            <w:b/>
          </w:rPr>
          <w:t xml:space="preserve">5:22 </w:t>
        </w:r>
        <w:r w:rsidRPr="00BC4838">
          <w:t>Evidently referring to the reproductive organs.</w:t>
        </w:r>
      </w:ins>
    </w:p>
  </w:footnote>
  <w:footnote w:id="10">
    <w:p w:rsidR="002577F9" w:rsidRPr="00BC4838" w:rsidRDefault="002577F9" w:rsidP="00BC4838">
      <w:pPr>
        <w:pStyle w:val="FootnoteText"/>
        <w:spacing w:after="96"/>
        <w:ind w:firstLine="288"/>
        <w:rPr>
          <w:ins w:id="239" w:author="Author"/>
        </w:rPr>
      </w:pPr>
      <w:ins w:id="240" w:author="Author">
        <w:r w:rsidRPr="00BC4838">
          <w:rPr>
            <w:rStyle w:val="FootnoteReference"/>
          </w:rPr>
          <w:footnoteRef/>
        </w:r>
        <w:r w:rsidRPr="00BC4838">
          <w:t xml:space="preserve"> </w:t>
        </w:r>
        <w:r w:rsidRPr="00BC4838">
          <w:rPr>
            <w:b/>
          </w:rPr>
          <w:t xml:space="preserve">5:22 </w:t>
        </w:r>
        <w:r w:rsidRPr="00BC4838">
          <w:t>Or “waste away.” This may suggest loss of fertility.</w:t>
        </w:r>
      </w:ins>
    </w:p>
  </w:footnote>
  <w:footnote w:id="11">
    <w:p w:rsidR="002577F9" w:rsidRPr="00BC4838" w:rsidRDefault="002577F9" w:rsidP="00BC4838">
      <w:pPr>
        <w:pStyle w:val="FootnoteText"/>
        <w:spacing w:after="96"/>
        <w:ind w:firstLine="288"/>
        <w:rPr>
          <w:ins w:id="244" w:author="Author"/>
        </w:rPr>
      </w:pPr>
      <w:ins w:id="245" w:author="Author">
        <w:r w:rsidRPr="00BC4838">
          <w:rPr>
            <w:rStyle w:val="FootnoteReference"/>
          </w:rPr>
          <w:footnoteRef/>
        </w:r>
        <w:r w:rsidRPr="00BC4838">
          <w:t xml:space="preserve"> </w:t>
        </w:r>
        <w:r w:rsidRPr="00BC4838">
          <w:rPr>
            <w:b/>
          </w:rPr>
          <w:t xml:space="preserve">5:22 </w:t>
        </w:r>
        <w:r w:rsidRPr="00BC4838">
          <w:t>Or “So be it! So be it!”</w:t>
        </w:r>
      </w:ins>
    </w:p>
  </w:footnote>
  <w:footnote w:id="12">
    <w:p w:rsidR="002577F9" w:rsidRPr="00BC4838" w:rsidRDefault="002577F9" w:rsidP="00BC4838">
      <w:pPr>
        <w:pStyle w:val="FootnoteText"/>
        <w:spacing w:after="96"/>
        <w:ind w:firstLine="288"/>
        <w:rPr>
          <w:ins w:id="292" w:author="Author"/>
        </w:rPr>
      </w:pPr>
      <w:ins w:id="293" w:author="Author">
        <w:r w:rsidRPr="00BC4838">
          <w:rPr>
            <w:rStyle w:val="FootnoteReference"/>
          </w:rPr>
          <w:footnoteRef/>
        </w:r>
        <w:r w:rsidRPr="00BC4838">
          <w:t xml:space="preserve"> </w:t>
        </w:r>
        <w:r w:rsidRPr="00BC4838">
          <w:rPr>
            <w:b/>
          </w:rPr>
          <w:t xml:space="preserve">5:27 </w:t>
        </w:r>
        <w:r w:rsidRPr="00BC4838">
          <w:t>Evidently referring to the reproductive organs.</w:t>
        </w:r>
      </w:ins>
    </w:p>
  </w:footnote>
  <w:footnote w:id="13">
    <w:p w:rsidR="002577F9" w:rsidRPr="00BC4838" w:rsidRDefault="002577F9" w:rsidP="00BC4838">
      <w:pPr>
        <w:pStyle w:val="FootnoteText"/>
        <w:spacing w:after="96"/>
        <w:ind w:firstLine="288"/>
        <w:rPr>
          <w:ins w:id="295" w:author="Author"/>
        </w:rPr>
      </w:pPr>
      <w:ins w:id="296" w:author="Author">
        <w:r w:rsidRPr="00BC4838">
          <w:rPr>
            <w:rStyle w:val="FootnoteReference"/>
          </w:rPr>
          <w:footnoteRef/>
        </w:r>
        <w:r w:rsidRPr="00BC4838">
          <w:t xml:space="preserve"> </w:t>
        </w:r>
        <w:r w:rsidRPr="00BC4838">
          <w:rPr>
            <w:b/>
          </w:rPr>
          <w:t xml:space="preserve">5:27 </w:t>
        </w:r>
        <w:r w:rsidRPr="00BC4838">
          <w:t>Or “waste away.” This may suggest loss of fertility.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036B5">
        <w:t>Numbers Chapter 5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D036B5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036B5">
      <w:rPr>
        <w:noProof/>
        <w:snapToGrid w:val="0"/>
      </w:rPr>
      <w:t>Numbers 05.Revised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D036B5">
        <w:t>Numbers Chapter 5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D036B5">
      <w:t>04-Numbers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036B5">
      <w:rPr>
        <w:noProof/>
        <w:snapToGrid w:val="0"/>
      </w:rPr>
      <w:t>Numbers 05.Revised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D036B5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D036B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D036B5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D036B5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C8E"/>
    <w:rsid w:val="00245EDD"/>
    <w:rsid w:val="002577F9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1C8E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36B5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392D9E3-EB0F-42DE-BA7D-968D84204168}"/>
  <w:attachedTemplate r:id="R0623595d66dd46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577F9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577F9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2577F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0623595d66dd46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1270</ap:Words>
  <ap:Characters>5644</ap:Characters>
  <ap:Application>Microsoft Office Word</ap:Application>
  <ap:DocSecurity>0</ap:DocSecurity>
  <ap:Lines>94</ap:Lines>
  <ap:Paragraphs>13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6901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5</dc:title>
  <dc:subject/>
  <dc:creator>Matthew Calleja</dc:creator>
  <cp:keywords/>
  <dc:description/>
  <cp:lastModifiedBy>Calleja, Matthew</cp:lastModifiedBy>
  <cp:revision>3</cp:revision>
  <dcterms:created xsi:type="dcterms:W3CDTF">2021-03-04T15:40:00Z</dcterms:created>
  <dcterms:modified xsi:type="dcterms:W3CDTF">2021-03-04T15:40:00Z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05.docx</vt:lpwstr>
  </property>
  <property fmtid="{D5CDD505-2E9C-101B-9397-08002B2CF9AE}" pid="9" name="_TranslationDocumentId">
    <vt:i4>19452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4005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