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008B" w:rsidRPr="00E6329B" w:rsidRDefault="00CA008B" w:rsidP="00CA008B">
      <w:pPr>
        <w:rPr>
          <w:rFonts w:ascii="Trebuchet MS" w:hAnsi="Trebuchet MS"/>
          <w:noProof/>
        </w:rPr>
      </w:pPr>
      <w:bookmarkStart w:id="0" w:name="_GoBack"/>
      <w:bookmarkEnd w:id="0"/>
      <w:r w:rsidRPr="00E6329B">
        <w:rPr>
          <w:rFonts w:ascii="Trebuchet MS" w:hAnsi="Trebuchet MS"/>
          <w:b/>
        </w:rPr>
        <w:t xml:space="preserve">15:1 </w:t>
      </w:r>
      <w:del w:id="1" w:author="Author">
        <w:r w:rsidRPr="00E6329B">
          <w:rPr>
            <w:rFonts w:ascii="Trebuchet MS" w:hAnsi="Trebuchet MS"/>
            <w:noProof/>
          </w:rPr>
          <w:delText xml:space="preserve">And </w:delText>
        </w:r>
      </w:del>
      <w:r w:rsidRPr="00E6329B">
        <w:rPr>
          <w:rFonts w:ascii="Trebuchet MS" w:hAnsi="Trebuchet MS"/>
          <w:noProof/>
        </w:rPr>
        <w:t xml:space="preserve">Jehovah spoke further to Moses, saying: </w:t>
      </w:r>
      <w:r w:rsidRPr="00E6329B">
        <w:rPr>
          <w:rFonts w:ascii="Trebuchet MS" w:hAnsi="Trebuchet MS"/>
          <w:b/>
          <w:noProof/>
        </w:rPr>
        <w:t xml:space="preserve">15:2 </w:t>
      </w:r>
      <w:r w:rsidRPr="00E6329B">
        <w:rPr>
          <w:rFonts w:ascii="Trebuchet MS" w:hAnsi="Trebuchet MS"/>
          <w:noProof/>
        </w:rPr>
        <w:t xml:space="preserve">“Speak to the </w:t>
      </w:r>
      <w:del w:id="2" w:author="Author">
        <w:r w:rsidRPr="00E6329B">
          <w:rPr>
            <w:rFonts w:ascii="Trebuchet MS" w:hAnsi="Trebuchet MS"/>
            <w:noProof/>
          </w:rPr>
          <w:delText>sons of Israel,</w:delText>
        </w:r>
      </w:del>
      <w:ins w:id="3" w:author="Author">
        <w:r w:rsidRPr="00E6329B">
          <w:rPr>
            <w:rFonts w:ascii="Trebuchet MS" w:hAnsi="Trebuchet MS"/>
            <w:noProof/>
          </w:rPr>
          <w:t>Israelites</w:t>
        </w:r>
      </w:ins>
      <w:r w:rsidRPr="00E6329B">
        <w:rPr>
          <w:rFonts w:ascii="Trebuchet MS" w:hAnsi="Trebuchet MS"/>
          <w:noProof/>
        </w:rPr>
        <w:t xml:space="preserve"> and </w:t>
      </w:r>
      <w:del w:id="4" w:author="Author">
        <w:r w:rsidRPr="00E6329B">
          <w:rPr>
            <w:rFonts w:ascii="Trebuchet MS" w:hAnsi="Trebuchet MS"/>
            <w:noProof/>
          </w:rPr>
          <w:delText xml:space="preserve">you must </w:delText>
        </w:r>
      </w:del>
      <w:r w:rsidRPr="00E6329B">
        <w:rPr>
          <w:rFonts w:ascii="Trebuchet MS" w:hAnsi="Trebuchet MS"/>
          <w:noProof/>
        </w:rPr>
        <w:t xml:space="preserve">say to them, ‘When </w:t>
      </w:r>
      <w:del w:id="5" w:author="Author">
        <w:r w:rsidRPr="00E6329B">
          <w:rPr>
            <w:rFonts w:ascii="Trebuchet MS" w:hAnsi="Trebuchet MS"/>
            <w:noProof/>
            <w:u w:val="dotted"/>
          </w:rPr>
          <w:delText>YOU</w:delText>
        </w:r>
      </w:del>
      <w:ins w:id="6" w:author="Author">
        <w:r w:rsidRPr="00E6329B">
          <w:rPr>
            <w:rFonts w:ascii="Trebuchet MS" w:hAnsi="Trebuchet MS"/>
            <w:noProof/>
          </w:rPr>
          <w:t>you</w:t>
        </w:r>
      </w:ins>
      <w:r w:rsidRPr="00E6329B">
        <w:rPr>
          <w:rFonts w:ascii="Trebuchet MS" w:hAnsi="Trebuchet MS"/>
          <w:noProof/>
        </w:rPr>
        <w:t xml:space="preserve"> eventually come into the land </w:t>
      </w:r>
      <w:del w:id="7" w:author="Author">
        <w:r w:rsidRPr="00E6329B">
          <w:rPr>
            <w:rFonts w:ascii="Trebuchet MS" w:hAnsi="Trebuchet MS"/>
            <w:noProof/>
          </w:rPr>
          <w:delText xml:space="preserve">of </w:delText>
        </w:r>
        <w:r w:rsidRPr="00E6329B">
          <w:rPr>
            <w:rFonts w:ascii="Trebuchet MS" w:hAnsi="Trebuchet MS"/>
            <w:noProof/>
            <w:u w:val="dotted"/>
          </w:rPr>
          <w:delText>YOUR</w:delText>
        </w:r>
        <w:r w:rsidRPr="00E6329B">
          <w:rPr>
            <w:rFonts w:ascii="Trebuchet MS" w:hAnsi="Trebuchet MS"/>
            <w:noProof/>
          </w:rPr>
          <w:delText xml:space="preserve"> dwelling places, which</w:delText>
        </w:r>
      </w:del>
      <w:ins w:id="8" w:author="Author">
        <w:r w:rsidRPr="00E6329B">
          <w:rPr>
            <w:rFonts w:ascii="Trebuchet MS" w:hAnsi="Trebuchet MS"/>
            <w:noProof/>
          </w:rPr>
          <w:t>that</w:t>
        </w:r>
      </w:ins>
      <w:r w:rsidRPr="00E6329B">
        <w:rPr>
          <w:rFonts w:ascii="Trebuchet MS" w:hAnsi="Trebuchet MS"/>
          <w:noProof/>
        </w:rPr>
        <w:t xml:space="preserve"> I am giving </w:t>
      </w:r>
      <w:del w:id="9" w:author="Author">
        <w:r w:rsidRPr="00E6329B">
          <w:rPr>
            <w:rFonts w:ascii="Trebuchet MS" w:hAnsi="Trebuchet MS"/>
            <w:noProof/>
            <w:u w:val="dotted"/>
          </w:rPr>
          <w:delText>YOU</w:delText>
        </w:r>
        <w:r w:rsidRPr="00E6329B">
          <w:rPr>
            <w:rFonts w:ascii="Trebuchet MS" w:hAnsi="Trebuchet MS"/>
            <w:noProof/>
          </w:rPr>
          <w:delText>,</w:delText>
        </w:r>
      </w:del>
      <w:ins w:id="10" w:author="Author">
        <w:r w:rsidRPr="00E6329B">
          <w:rPr>
            <w:rFonts w:ascii="Trebuchet MS" w:hAnsi="Trebuchet MS"/>
            <w:noProof/>
          </w:rPr>
          <w:t>you to dwell in</w:t>
        </w:r>
      </w:ins>
      <w:r w:rsidRPr="00E6329B">
        <w:rPr>
          <w:rFonts w:ascii="Trebuchet MS" w:hAnsi="Trebuchet MS"/>
          <w:noProof/>
        </w:rPr>
        <w:t xml:space="preserve"> </w:t>
      </w:r>
      <w:r w:rsidRPr="00E6329B">
        <w:rPr>
          <w:rFonts w:ascii="Trebuchet MS" w:hAnsi="Trebuchet MS"/>
          <w:b/>
          <w:noProof/>
        </w:rPr>
        <w:t xml:space="preserve">15:3 </w:t>
      </w:r>
      <w:r w:rsidRPr="00E6329B">
        <w:rPr>
          <w:rFonts w:ascii="Trebuchet MS" w:hAnsi="Trebuchet MS"/>
          <w:noProof/>
        </w:rPr>
        <w:t xml:space="preserve">and </w:t>
      </w:r>
      <w:del w:id="11" w:author="Author">
        <w:r w:rsidRPr="00E6329B">
          <w:rPr>
            <w:rFonts w:ascii="Trebuchet MS" w:hAnsi="Trebuchet MS"/>
            <w:noProof/>
            <w:u w:val="dotted"/>
          </w:rPr>
          <w:delText>YOU</w:delText>
        </w:r>
        <w:r w:rsidRPr="00E6329B">
          <w:rPr>
            <w:rFonts w:ascii="Trebuchet MS" w:hAnsi="Trebuchet MS"/>
            <w:noProof/>
          </w:rPr>
          <w:delText xml:space="preserve"> must render up </w:delText>
        </w:r>
      </w:del>
      <w:ins w:id="12" w:author="Author">
        <w:r w:rsidRPr="00E6329B">
          <w:rPr>
            <w:rFonts w:ascii="Trebuchet MS" w:hAnsi="Trebuchet MS"/>
            <w:noProof/>
          </w:rPr>
          <w:t xml:space="preserve">you make </w:t>
        </w:r>
      </w:ins>
      <w:r w:rsidRPr="00E6329B">
        <w:rPr>
          <w:rFonts w:ascii="Trebuchet MS" w:hAnsi="Trebuchet MS"/>
          <w:noProof/>
        </w:rPr>
        <w:t xml:space="preserve">an offering </w:t>
      </w:r>
      <w:del w:id="13" w:author="Author">
        <w:r w:rsidRPr="00E6329B">
          <w:rPr>
            <w:rFonts w:ascii="Trebuchet MS" w:hAnsi="Trebuchet MS"/>
            <w:noProof/>
          </w:rPr>
          <w:delText xml:space="preserve">made </w:delText>
        </w:r>
      </w:del>
      <w:r w:rsidRPr="00E6329B">
        <w:rPr>
          <w:rFonts w:ascii="Trebuchet MS" w:hAnsi="Trebuchet MS"/>
          <w:noProof/>
        </w:rPr>
        <w:t>by fire to Jehovah</w:t>
      </w:r>
      <w:del w:id="14" w:author="Author">
        <w:r w:rsidRPr="00E6329B">
          <w:rPr>
            <w:rFonts w:ascii="Trebuchet MS" w:hAnsi="Trebuchet MS"/>
            <w:noProof/>
          </w:rPr>
          <w:delText>,</w:delText>
        </w:r>
      </w:del>
      <w:ins w:id="15" w:author="Author">
        <w:r w:rsidRPr="00E6329B">
          <w:rPr>
            <w:rFonts w:ascii="Trebuchet MS" w:hAnsi="Trebuchet MS"/>
            <w:noProof/>
          </w:rPr>
          <w:t xml:space="preserve"> from the herd or from the flock—whether</w:t>
        </w:r>
      </w:ins>
      <w:r w:rsidRPr="00E6329B">
        <w:rPr>
          <w:rFonts w:ascii="Trebuchet MS" w:hAnsi="Trebuchet MS"/>
          <w:noProof/>
        </w:rPr>
        <w:t xml:space="preserve"> a burnt offering or a sacrifice to perform a special vow or </w:t>
      </w:r>
      <w:del w:id="16" w:author="Author">
        <w:r w:rsidRPr="00E6329B">
          <w:rPr>
            <w:rFonts w:ascii="Trebuchet MS" w:hAnsi="Trebuchet MS"/>
            <w:noProof/>
          </w:rPr>
          <w:delText>voluntarily or</w:delText>
        </w:r>
      </w:del>
      <w:ins w:id="17" w:author="Author">
        <w:r w:rsidRPr="00E6329B">
          <w:rPr>
            <w:rFonts w:ascii="Trebuchet MS" w:hAnsi="Trebuchet MS"/>
            <w:noProof/>
          </w:rPr>
          <w:t>a voluntary offering or an offering</w:t>
        </w:r>
      </w:ins>
      <w:r w:rsidRPr="00E6329B">
        <w:rPr>
          <w:rFonts w:ascii="Trebuchet MS" w:hAnsi="Trebuchet MS"/>
          <w:noProof/>
        </w:rPr>
        <w:t xml:space="preserve"> during </w:t>
      </w:r>
      <w:del w:id="18" w:author="Author">
        <w:r w:rsidRPr="00E6329B">
          <w:rPr>
            <w:rFonts w:ascii="Trebuchet MS" w:hAnsi="Trebuchet MS"/>
            <w:noProof/>
            <w:u w:val="dotted"/>
          </w:rPr>
          <w:delText>YOUR</w:delText>
        </w:r>
      </w:del>
      <w:ins w:id="19" w:author="Author">
        <w:r w:rsidRPr="00E6329B">
          <w:rPr>
            <w:rFonts w:ascii="Trebuchet MS" w:hAnsi="Trebuchet MS"/>
            <w:noProof/>
          </w:rPr>
          <w:t>your</w:t>
        </w:r>
      </w:ins>
      <w:r w:rsidRPr="00E6329B">
        <w:rPr>
          <w:rFonts w:ascii="Trebuchet MS" w:hAnsi="Trebuchet MS"/>
          <w:noProof/>
        </w:rPr>
        <w:t xml:space="preserve"> seasonal festivals, in order to make a </w:t>
      </w:r>
      <w:del w:id="20" w:author="Author">
        <w:r w:rsidRPr="00E6329B">
          <w:rPr>
            <w:rFonts w:ascii="Trebuchet MS" w:hAnsi="Trebuchet MS"/>
            <w:noProof/>
          </w:rPr>
          <w:delText>restful odor</w:delText>
        </w:r>
      </w:del>
      <w:ins w:id="21" w:author="Author">
        <w:r w:rsidRPr="00E6329B">
          <w:rPr>
            <w:rFonts w:ascii="Trebuchet MS" w:hAnsi="Trebuchet MS"/>
            <w:noProof/>
          </w:rPr>
          <w:t>pleasing</w:t>
        </w:r>
        <w:r w:rsidRPr="00E6329B">
          <w:rPr>
            <w:rStyle w:val="FootnoteReference"/>
            <w:rFonts w:ascii="Trebuchet MS" w:hAnsi="Trebuchet MS"/>
            <w:noProof/>
          </w:rPr>
          <w:footnoteReference w:id="1"/>
        </w:r>
        <w:r w:rsidRPr="00E6329B">
          <w:rPr>
            <w:rFonts w:ascii="Trebuchet MS" w:hAnsi="Trebuchet MS"/>
            <w:noProof/>
          </w:rPr>
          <w:t xml:space="preserve"> aroma</w:t>
        </w:r>
      </w:ins>
      <w:r w:rsidRPr="00E6329B">
        <w:rPr>
          <w:rFonts w:ascii="Trebuchet MS" w:hAnsi="Trebuchet MS"/>
          <w:noProof/>
        </w:rPr>
        <w:t xml:space="preserve"> to Jehovah</w:t>
      </w:r>
      <w:del w:id="24" w:author="Author">
        <w:r w:rsidRPr="00E6329B">
          <w:rPr>
            <w:rFonts w:ascii="Trebuchet MS" w:hAnsi="Trebuchet MS"/>
            <w:noProof/>
          </w:rPr>
          <w:delText>, from the herd or from the flock;</w:delText>
        </w:r>
      </w:del>
      <w:ins w:id="25" w:author="Author">
        <w:r w:rsidRPr="00E6329B">
          <w:rPr>
            <w:rFonts w:ascii="Trebuchet MS" w:hAnsi="Trebuchet MS"/>
            <w:noProof/>
          </w:rPr>
          <w:t>—</w:t>
        </w:r>
      </w:ins>
      <w:r w:rsidRPr="00E6329B">
        <w:rPr>
          <w:rFonts w:ascii="Trebuchet MS" w:hAnsi="Trebuchet MS"/>
          <w:noProof/>
        </w:rPr>
        <w:t xml:space="preserve"> </w:t>
      </w:r>
      <w:r w:rsidRPr="00E6329B">
        <w:rPr>
          <w:rFonts w:ascii="Trebuchet MS" w:hAnsi="Trebuchet MS"/>
          <w:b/>
          <w:noProof/>
        </w:rPr>
        <w:t xml:space="preserve">15:4 </w:t>
      </w:r>
      <w:r w:rsidRPr="00E6329B">
        <w:rPr>
          <w:rFonts w:ascii="Trebuchet MS" w:hAnsi="Trebuchet MS"/>
          <w:noProof/>
        </w:rPr>
        <w:t>the one presenting his offering must also present to Jehovah a grain offering of fine flour, a tenth of an e′phah,</w:t>
      </w:r>
      <w:del w:id="26" w:author="Author">
        <w:r w:rsidRPr="00E6329B">
          <w:rPr>
            <w:rFonts w:ascii="Trebuchet MS" w:hAnsi="Trebuchet MS"/>
            <w:noProof/>
          </w:rPr>
          <w:delText xml:space="preserve"> moistened</w:delText>
        </w:r>
      </w:del>
      <w:ins w:id="27" w:author="Author">
        <w:r w:rsidRPr="00E6329B">
          <w:rPr>
            <w:rStyle w:val="FootnoteReference"/>
            <w:rFonts w:ascii="Trebuchet MS" w:hAnsi="Trebuchet MS"/>
            <w:noProof/>
          </w:rPr>
          <w:footnoteReference w:id="2"/>
        </w:r>
        <w:r w:rsidRPr="00E6329B">
          <w:rPr>
            <w:rFonts w:ascii="Trebuchet MS" w:hAnsi="Trebuchet MS"/>
            <w:noProof/>
          </w:rPr>
          <w:t xml:space="preserve"> mixed</w:t>
        </w:r>
      </w:ins>
      <w:r w:rsidRPr="00E6329B">
        <w:rPr>
          <w:rFonts w:ascii="Trebuchet MS" w:hAnsi="Trebuchet MS"/>
          <w:noProof/>
        </w:rPr>
        <w:t xml:space="preserve"> with a fourth of a hin</w:t>
      </w:r>
      <w:ins w:id="30" w:author="Author">
        <w:r w:rsidRPr="00E6329B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E6329B">
        <w:rPr>
          <w:rFonts w:ascii="Trebuchet MS" w:hAnsi="Trebuchet MS"/>
          <w:noProof/>
        </w:rPr>
        <w:t xml:space="preserve"> of oil. </w:t>
      </w:r>
      <w:r w:rsidRPr="00E6329B">
        <w:rPr>
          <w:rFonts w:ascii="Trebuchet MS" w:hAnsi="Trebuchet MS"/>
          <w:b/>
          <w:noProof/>
        </w:rPr>
        <w:t xml:space="preserve">15:5 </w:t>
      </w:r>
      <w:del w:id="33" w:author="Author">
        <w:r w:rsidRPr="00E6329B">
          <w:rPr>
            <w:rFonts w:ascii="Trebuchet MS" w:hAnsi="Trebuchet MS"/>
            <w:noProof/>
          </w:rPr>
          <w:delText>And you</w:delText>
        </w:r>
      </w:del>
      <w:ins w:id="34" w:author="Author">
        <w:r w:rsidRPr="00E6329B">
          <w:rPr>
            <w:rFonts w:ascii="Trebuchet MS" w:hAnsi="Trebuchet MS"/>
            <w:noProof/>
          </w:rPr>
          <w:t>You</w:t>
        </w:r>
      </w:ins>
      <w:r w:rsidRPr="00E6329B">
        <w:rPr>
          <w:rFonts w:ascii="Trebuchet MS" w:hAnsi="Trebuchet MS"/>
          <w:noProof/>
        </w:rPr>
        <w:t xml:space="preserve"> should </w:t>
      </w:r>
      <w:del w:id="35" w:author="Author">
        <w:r w:rsidRPr="00E6329B">
          <w:rPr>
            <w:rFonts w:ascii="Trebuchet MS" w:hAnsi="Trebuchet MS"/>
            <w:noProof/>
          </w:rPr>
          <w:delText>render up</w:delText>
        </w:r>
      </w:del>
      <w:ins w:id="36" w:author="Author">
        <w:r w:rsidRPr="00E6329B">
          <w:rPr>
            <w:rFonts w:ascii="Trebuchet MS" w:hAnsi="Trebuchet MS"/>
            <w:noProof/>
          </w:rPr>
          <w:t>also offer</w:t>
        </w:r>
      </w:ins>
      <w:r w:rsidRPr="00E6329B">
        <w:rPr>
          <w:rFonts w:ascii="Trebuchet MS" w:hAnsi="Trebuchet MS"/>
          <w:noProof/>
        </w:rPr>
        <w:t xml:space="preserve"> wine as a drink offering, </w:t>
      </w:r>
      <w:del w:id="37" w:author="Author">
        <w:r w:rsidRPr="00E6329B">
          <w:rPr>
            <w:rFonts w:ascii="Trebuchet MS" w:hAnsi="Trebuchet MS"/>
            <w:noProof/>
          </w:rPr>
          <w:delText>the</w:delText>
        </w:r>
      </w:del>
      <w:ins w:id="38" w:author="Author">
        <w:r w:rsidRPr="00E6329B">
          <w:rPr>
            <w:rFonts w:ascii="Trebuchet MS" w:hAnsi="Trebuchet MS"/>
            <w:noProof/>
          </w:rPr>
          <w:t>a</w:t>
        </w:r>
      </w:ins>
      <w:r w:rsidRPr="00E6329B">
        <w:rPr>
          <w:rFonts w:ascii="Trebuchet MS" w:hAnsi="Trebuchet MS"/>
          <w:noProof/>
        </w:rPr>
        <w:t xml:space="preserve"> fourth of a hin, together with the burnt offering or for the sacrifice of each male lamb. </w:t>
      </w:r>
      <w:r w:rsidRPr="00E6329B">
        <w:rPr>
          <w:rFonts w:ascii="Trebuchet MS" w:hAnsi="Trebuchet MS"/>
          <w:b/>
          <w:noProof/>
        </w:rPr>
        <w:t xml:space="preserve">15:6 </w:t>
      </w:r>
      <w:r w:rsidRPr="00E6329B">
        <w:rPr>
          <w:rFonts w:ascii="Trebuchet MS" w:hAnsi="Trebuchet MS"/>
          <w:noProof/>
        </w:rPr>
        <w:t>Or for a ram</w:t>
      </w:r>
      <w:ins w:id="39" w:author="Author">
        <w:r w:rsidRPr="00E6329B">
          <w:rPr>
            <w:rFonts w:ascii="Trebuchet MS" w:hAnsi="Trebuchet MS"/>
            <w:noProof/>
          </w:rPr>
          <w:t>,</w:t>
        </w:r>
      </w:ins>
      <w:r w:rsidRPr="00E6329B">
        <w:rPr>
          <w:rFonts w:ascii="Trebuchet MS" w:hAnsi="Trebuchet MS"/>
          <w:noProof/>
        </w:rPr>
        <w:t xml:space="preserve"> you should </w:t>
      </w:r>
      <w:del w:id="40" w:author="Author">
        <w:r w:rsidRPr="00E6329B">
          <w:rPr>
            <w:rFonts w:ascii="Trebuchet MS" w:hAnsi="Trebuchet MS"/>
            <w:noProof/>
          </w:rPr>
          <w:delText>render up</w:delText>
        </w:r>
      </w:del>
      <w:ins w:id="41" w:author="Author">
        <w:r w:rsidRPr="00E6329B">
          <w:rPr>
            <w:rFonts w:ascii="Trebuchet MS" w:hAnsi="Trebuchet MS"/>
            <w:noProof/>
          </w:rPr>
          <w:t>make</w:t>
        </w:r>
      </w:ins>
      <w:r w:rsidRPr="00E6329B">
        <w:rPr>
          <w:rFonts w:ascii="Trebuchet MS" w:hAnsi="Trebuchet MS"/>
          <w:noProof/>
        </w:rPr>
        <w:t xml:space="preserve"> a grain offering of two tenths of </w:t>
      </w:r>
      <w:ins w:id="42" w:author="Author">
        <w:r w:rsidRPr="00E6329B">
          <w:rPr>
            <w:rFonts w:ascii="Trebuchet MS" w:hAnsi="Trebuchet MS"/>
            <w:noProof/>
          </w:rPr>
          <w:t xml:space="preserve">an e′phah measure of </w:t>
        </w:r>
      </w:ins>
      <w:r w:rsidRPr="00E6329B">
        <w:rPr>
          <w:rFonts w:ascii="Trebuchet MS" w:hAnsi="Trebuchet MS"/>
          <w:noProof/>
        </w:rPr>
        <w:t>fine flour</w:t>
      </w:r>
      <w:del w:id="43" w:author="Author">
        <w:r w:rsidRPr="00E6329B">
          <w:rPr>
            <w:rFonts w:ascii="Trebuchet MS" w:hAnsi="Trebuchet MS"/>
            <w:noProof/>
          </w:rPr>
          <w:delText>, moistened</w:delText>
        </w:r>
      </w:del>
      <w:ins w:id="44" w:author="Author">
        <w:r w:rsidRPr="00E6329B">
          <w:rPr>
            <w:rFonts w:ascii="Trebuchet MS" w:hAnsi="Trebuchet MS"/>
            <w:noProof/>
          </w:rPr>
          <w:t xml:space="preserve"> mixed</w:t>
        </w:r>
      </w:ins>
      <w:r w:rsidRPr="00E6329B">
        <w:rPr>
          <w:rFonts w:ascii="Trebuchet MS" w:hAnsi="Trebuchet MS"/>
          <w:noProof/>
        </w:rPr>
        <w:t xml:space="preserve"> with a third of a hin of oil. </w:t>
      </w:r>
      <w:r w:rsidRPr="00E6329B">
        <w:rPr>
          <w:rFonts w:ascii="Trebuchet MS" w:hAnsi="Trebuchet MS"/>
          <w:b/>
          <w:noProof/>
        </w:rPr>
        <w:t xml:space="preserve">15:7 </w:t>
      </w:r>
      <w:r w:rsidRPr="00E6329B">
        <w:rPr>
          <w:rFonts w:ascii="Trebuchet MS" w:hAnsi="Trebuchet MS"/>
          <w:noProof/>
        </w:rPr>
        <w:t xml:space="preserve">And you should present wine as a drink offering, a third of a hin, as a </w:t>
      </w:r>
      <w:del w:id="45" w:author="Author">
        <w:r w:rsidRPr="00E6329B">
          <w:rPr>
            <w:rFonts w:ascii="Trebuchet MS" w:hAnsi="Trebuchet MS"/>
            <w:noProof/>
          </w:rPr>
          <w:delText>restful odor</w:delText>
        </w:r>
      </w:del>
      <w:ins w:id="46" w:author="Author">
        <w:r w:rsidRPr="00E6329B">
          <w:rPr>
            <w:rFonts w:ascii="Trebuchet MS" w:hAnsi="Trebuchet MS"/>
            <w:noProof/>
          </w:rPr>
          <w:t>pleasing</w:t>
        </w:r>
        <w:r w:rsidRPr="00E6329B">
          <w:rPr>
            <w:rStyle w:val="FootnoteReference"/>
            <w:rFonts w:ascii="Trebuchet MS" w:hAnsi="Trebuchet MS"/>
            <w:noProof/>
          </w:rPr>
          <w:footnoteReference w:id="4"/>
        </w:r>
        <w:r w:rsidRPr="00E6329B">
          <w:rPr>
            <w:rFonts w:ascii="Trebuchet MS" w:hAnsi="Trebuchet MS"/>
            <w:noProof/>
          </w:rPr>
          <w:t xml:space="preserve"> aroma</w:t>
        </w:r>
      </w:ins>
      <w:r w:rsidRPr="00E6329B">
        <w:rPr>
          <w:rFonts w:ascii="Trebuchet MS" w:hAnsi="Trebuchet MS"/>
          <w:noProof/>
        </w:rPr>
        <w:t xml:space="preserve"> to Jehovah.</w:t>
      </w:r>
    </w:p>
    <w:p w:rsidR="00CA008B" w:rsidRPr="00E6329B" w:rsidRDefault="00CA008B" w:rsidP="00CA008B">
      <w:pPr>
        <w:rPr>
          <w:rFonts w:ascii="Trebuchet MS" w:hAnsi="Trebuchet MS"/>
          <w:noProof/>
        </w:rPr>
      </w:pPr>
      <w:r w:rsidRPr="00E6329B">
        <w:rPr>
          <w:rFonts w:ascii="Trebuchet MS" w:hAnsi="Trebuchet MS"/>
          <w:b/>
        </w:rPr>
        <w:t xml:space="preserve">15:8 </w:t>
      </w:r>
      <w:r w:rsidRPr="00E6329B">
        <w:rPr>
          <w:rFonts w:ascii="Trebuchet MS" w:hAnsi="Trebuchet MS"/>
          <w:noProof/>
        </w:rPr>
        <w:t xml:space="preserve">“‘But </w:t>
      </w:r>
      <w:del w:id="49" w:author="Author">
        <w:r w:rsidRPr="00E6329B">
          <w:rPr>
            <w:rFonts w:ascii="Trebuchet MS" w:hAnsi="Trebuchet MS"/>
            <w:noProof/>
          </w:rPr>
          <w:delText>in case</w:delText>
        </w:r>
      </w:del>
      <w:ins w:id="50" w:author="Author">
        <w:r w:rsidRPr="00E6329B">
          <w:rPr>
            <w:rFonts w:ascii="Trebuchet MS" w:hAnsi="Trebuchet MS"/>
            <w:noProof/>
          </w:rPr>
          <w:t>if</w:t>
        </w:r>
      </w:ins>
      <w:r w:rsidRPr="00E6329B">
        <w:rPr>
          <w:rFonts w:ascii="Trebuchet MS" w:hAnsi="Trebuchet MS"/>
          <w:noProof/>
        </w:rPr>
        <w:t xml:space="preserve"> you should </w:t>
      </w:r>
      <w:del w:id="51" w:author="Author">
        <w:r w:rsidRPr="00E6329B">
          <w:rPr>
            <w:rFonts w:ascii="Trebuchet MS" w:hAnsi="Trebuchet MS"/>
            <w:noProof/>
          </w:rPr>
          <w:delText>render up</w:delText>
        </w:r>
      </w:del>
      <w:ins w:id="52" w:author="Author">
        <w:r w:rsidRPr="00E6329B">
          <w:rPr>
            <w:rFonts w:ascii="Trebuchet MS" w:hAnsi="Trebuchet MS"/>
            <w:noProof/>
          </w:rPr>
          <w:t>offer</w:t>
        </w:r>
      </w:ins>
      <w:r w:rsidRPr="00E6329B">
        <w:rPr>
          <w:rFonts w:ascii="Trebuchet MS" w:hAnsi="Trebuchet MS"/>
          <w:noProof/>
        </w:rPr>
        <w:t xml:space="preserve"> a male of the herd as a burnt offering or a sacrifice to perform a special vow or communion sacrifices to Jehovah, </w:t>
      </w:r>
      <w:r w:rsidRPr="00E6329B">
        <w:rPr>
          <w:rFonts w:ascii="Trebuchet MS" w:hAnsi="Trebuchet MS"/>
          <w:b/>
          <w:noProof/>
        </w:rPr>
        <w:t xml:space="preserve">15:9 </w:t>
      </w:r>
      <w:del w:id="53" w:author="Author">
        <w:r w:rsidRPr="00E6329B">
          <w:rPr>
            <w:rFonts w:ascii="Trebuchet MS" w:hAnsi="Trebuchet MS"/>
            <w:noProof/>
          </w:rPr>
          <w:delText>one must</w:delText>
        </w:r>
      </w:del>
      <w:ins w:id="54" w:author="Author">
        <w:r w:rsidRPr="00E6329B">
          <w:rPr>
            <w:rFonts w:ascii="Trebuchet MS" w:hAnsi="Trebuchet MS"/>
            <w:noProof/>
          </w:rPr>
          <w:t>you should</w:t>
        </w:r>
      </w:ins>
      <w:r w:rsidRPr="00E6329B">
        <w:rPr>
          <w:rFonts w:ascii="Trebuchet MS" w:hAnsi="Trebuchet MS"/>
          <w:noProof/>
        </w:rPr>
        <w:t xml:space="preserve"> also present together with the male of the herd a grain offering of three tenths of </w:t>
      </w:r>
      <w:ins w:id="55" w:author="Author">
        <w:r w:rsidRPr="00E6329B">
          <w:rPr>
            <w:rFonts w:ascii="Trebuchet MS" w:hAnsi="Trebuchet MS"/>
            <w:noProof/>
          </w:rPr>
          <w:t xml:space="preserve">an e′phah measure of </w:t>
        </w:r>
      </w:ins>
      <w:r w:rsidRPr="00E6329B">
        <w:rPr>
          <w:rFonts w:ascii="Trebuchet MS" w:hAnsi="Trebuchet MS"/>
          <w:noProof/>
        </w:rPr>
        <w:t>fine flour</w:t>
      </w:r>
      <w:del w:id="56" w:author="Author">
        <w:r w:rsidRPr="00E6329B">
          <w:rPr>
            <w:rFonts w:ascii="Trebuchet MS" w:hAnsi="Trebuchet MS"/>
            <w:noProof/>
          </w:rPr>
          <w:delText>, moistened</w:delText>
        </w:r>
      </w:del>
      <w:ins w:id="57" w:author="Author">
        <w:r w:rsidRPr="00E6329B">
          <w:rPr>
            <w:rFonts w:ascii="Trebuchet MS" w:hAnsi="Trebuchet MS"/>
            <w:noProof/>
          </w:rPr>
          <w:t xml:space="preserve"> mixed</w:t>
        </w:r>
      </w:ins>
      <w:r w:rsidRPr="00E6329B">
        <w:rPr>
          <w:rFonts w:ascii="Trebuchet MS" w:hAnsi="Trebuchet MS"/>
          <w:noProof/>
        </w:rPr>
        <w:t xml:space="preserve"> with half a hin of oil. </w:t>
      </w:r>
      <w:r w:rsidRPr="00E6329B">
        <w:rPr>
          <w:rFonts w:ascii="Trebuchet MS" w:hAnsi="Trebuchet MS"/>
          <w:b/>
          <w:noProof/>
        </w:rPr>
        <w:t xml:space="preserve">15:10 </w:t>
      </w:r>
      <w:del w:id="58" w:author="Author">
        <w:r w:rsidRPr="00E6329B">
          <w:rPr>
            <w:rFonts w:ascii="Trebuchet MS" w:hAnsi="Trebuchet MS"/>
            <w:noProof/>
          </w:rPr>
          <w:delText>And you</w:delText>
        </w:r>
      </w:del>
      <w:ins w:id="59" w:author="Author">
        <w:r w:rsidRPr="00E6329B">
          <w:rPr>
            <w:rFonts w:ascii="Trebuchet MS" w:hAnsi="Trebuchet MS"/>
            <w:noProof/>
          </w:rPr>
          <w:t>You</w:t>
        </w:r>
      </w:ins>
      <w:r w:rsidRPr="00E6329B">
        <w:rPr>
          <w:rFonts w:ascii="Trebuchet MS" w:hAnsi="Trebuchet MS"/>
          <w:noProof/>
        </w:rPr>
        <w:t xml:space="preserve"> should </w:t>
      </w:r>
      <w:ins w:id="60" w:author="Author">
        <w:r w:rsidRPr="00E6329B">
          <w:rPr>
            <w:rFonts w:ascii="Trebuchet MS" w:hAnsi="Trebuchet MS"/>
            <w:noProof/>
          </w:rPr>
          <w:t xml:space="preserve">also </w:t>
        </w:r>
      </w:ins>
      <w:r w:rsidRPr="00E6329B">
        <w:rPr>
          <w:rFonts w:ascii="Trebuchet MS" w:hAnsi="Trebuchet MS"/>
          <w:noProof/>
        </w:rPr>
        <w:t xml:space="preserve">present wine as a drink offering, half a hin, as an offering made by fire, </w:t>
      </w:r>
      <w:del w:id="61" w:author="Author">
        <w:r w:rsidRPr="00E6329B">
          <w:rPr>
            <w:rFonts w:ascii="Trebuchet MS" w:hAnsi="Trebuchet MS"/>
            <w:noProof/>
          </w:rPr>
          <w:delText>of</w:delText>
        </w:r>
      </w:del>
      <w:ins w:id="62" w:author="Author">
        <w:r w:rsidRPr="00E6329B">
          <w:rPr>
            <w:rFonts w:ascii="Trebuchet MS" w:hAnsi="Trebuchet MS"/>
            <w:noProof/>
          </w:rPr>
          <w:t>as</w:t>
        </w:r>
      </w:ins>
      <w:r w:rsidRPr="00E6329B">
        <w:rPr>
          <w:rFonts w:ascii="Trebuchet MS" w:hAnsi="Trebuchet MS"/>
          <w:noProof/>
        </w:rPr>
        <w:t xml:space="preserve"> a </w:t>
      </w:r>
      <w:del w:id="63" w:author="Author">
        <w:r w:rsidRPr="00E6329B">
          <w:rPr>
            <w:rFonts w:ascii="Trebuchet MS" w:hAnsi="Trebuchet MS"/>
            <w:noProof/>
          </w:rPr>
          <w:delText>restful odor</w:delText>
        </w:r>
      </w:del>
      <w:ins w:id="64" w:author="Author">
        <w:r w:rsidRPr="00E6329B">
          <w:rPr>
            <w:rFonts w:ascii="Trebuchet MS" w:hAnsi="Trebuchet MS"/>
            <w:noProof/>
          </w:rPr>
          <w:t>pleasing</w:t>
        </w:r>
        <w:r w:rsidRPr="00E6329B">
          <w:rPr>
            <w:rStyle w:val="FootnoteReference"/>
            <w:rFonts w:ascii="Trebuchet MS" w:hAnsi="Trebuchet MS"/>
            <w:noProof/>
          </w:rPr>
          <w:footnoteReference w:id="5"/>
        </w:r>
        <w:r w:rsidRPr="00E6329B">
          <w:rPr>
            <w:rFonts w:ascii="Trebuchet MS" w:hAnsi="Trebuchet MS"/>
            <w:noProof/>
          </w:rPr>
          <w:t xml:space="preserve"> aroma</w:t>
        </w:r>
      </w:ins>
      <w:r w:rsidRPr="00E6329B">
        <w:rPr>
          <w:rFonts w:ascii="Trebuchet MS" w:hAnsi="Trebuchet MS"/>
          <w:noProof/>
        </w:rPr>
        <w:t xml:space="preserve"> to Jehovah. </w:t>
      </w:r>
      <w:r w:rsidRPr="00E6329B">
        <w:rPr>
          <w:rFonts w:ascii="Trebuchet MS" w:hAnsi="Trebuchet MS"/>
          <w:b/>
          <w:noProof/>
        </w:rPr>
        <w:t xml:space="preserve">15:11 </w:t>
      </w:r>
      <w:r w:rsidRPr="00E6329B">
        <w:rPr>
          <w:rFonts w:ascii="Trebuchet MS" w:hAnsi="Trebuchet MS"/>
          <w:noProof/>
        </w:rPr>
        <w:t xml:space="preserve">This is </w:t>
      </w:r>
      <w:del w:id="67" w:author="Author">
        <w:r w:rsidRPr="00E6329B">
          <w:rPr>
            <w:rFonts w:ascii="Trebuchet MS" w:hAnsi="Trebuchet MS"/>
            <w:noProof/>
          </w:rPr>
          <w:delText>the way it</w:delText>
        </w:r>
      </w:del>
      <w:ins w:id="68" w:author="Author">
        <w:r w:rsidRPr="00E6329B">
          <w:rPr>
            <w:rFonts w:ascii="Trebuchet MS" w:hAnsi="Trebuchet MS"/>
            <w:noProof/>
          </w:rPr>
          <w:t>what</w:t>
        </w:r>
      </w:ins>
      <w:r w:rsidRPr="00E6329B">
        <w:rPr>
          <w:rFonts w:ascii="Trebuchet MS" w:hAnsi="Trebuchet MS"/>
          <w:noProof/>
        </w:rPr>
        <w:t xml:space="preserve"> should be done for each bull or for each ram or for </w:t>
      </w:r>
      <w:del w:id="69" w:author="Author">
        <w:r w:rsidRPr="00E6329B">
          <w:rPr>
            <w:rFonts w:ascii="Trebuchet MS" w:hAnsi="Trebuchet MS"/>
            <w:noProof/>
          </w:rPr>
          <w:delText>one head among</w:delText>
        </w:r>
      </w:del>
      <w:ins w:id="70" w:author="Author">
        <w:r w:rsidRPr="00E6329B">
          <w:rPr>
            <w:rFonts w:ascii="Trebuchet MS" w:hAnsi="Trebuchet MS"/>
            <w:noProof/>
          </w:rPr>
          <w:t>each of</w:t>
        </w:r>
      </w:ins>
      <w:r w:rsidRPr="00E6329B">
        <w:rPr>
          <w:rFonts w:ascii="Trebuchet MS" w:hAnsi="Trebuchet MS"/>
          <w:noProof/>
        </w:rPr>
        <w:t xml:space="preserve"> the male lambs or </w:t>
      </w:r>
      <w:del w:id="71" w:author="Author">
        <w:r w:rsidRPr="00E6329B">
          <w:rPr>
            <w:rFonts w:ascii="Trebuchet MS" w:hAnsi="Trebuchet MS"/>
            <w:noProof/>
          </w:rPr>
          <w:delText>among</w:delText>
        </w:r>
      </w:del>
      <w:ins w:id="72" w:author="Author">
        <w:r w:rsidRPr="00E6329B">
          <w:rPr>
            <w:rFonts w:ascii="Trebuchet MS" w:hAnsi="Trebuchet MS"/>
            <w:noProof/>
          </w:rPr>
          <w:t>of</w:t>
        </w:r>
      </w:ins>
      <w:r w:rsidRPr="00E6329B">
        <w:rPr>
          <w:rFonts w:ascii="Trebuchet MS" w:hAnsi="Trebuchet MS"/>
          <w:noProof/>
        </w:rPr>
        <w:t xml:space="preserve"> the goats. </w:t>
      </w:r>
      <w:r w:rsidRPr="00E6329B">
        <w:rPr>
          <w:rFonts w:ascii="Trebuchet MS" w:hAnsi="Trebuchet MS"/>
          <w:b/>
          <w:noProof/>
        </w:rPr>
        <w:t xml:space="preserve">15:12 </w:t>
      </w:r>
      <w:r w:rsidRPr="00E6329B">
        <w:rPr>
          <w:rFonts w:ascii="Trebuchet MS" w:hAnsi="Trebuchet MS"/>
          <w:noProof/>
        </w:rPr>
        <w:t xml:space="preserve">Whatever may be the number that </w:t>
      </w:r>
      <w:del w:id="73" w:author="Author">
        <w:r w:rsidRPr="00E6329B">
          <w:rPr>
            <w:rFonts w:ascii="Trebuchet MS" w:hAnsi="Trebuchet MS"/>
            <w:noProof/>
            <w:u w:val="dotted"/>
          </w:rPr>
          <w:delText>YOU</w:delText>
        </w:r>
        <w:r w:rsidRPr="00E6329B">
          <w:rPr>
            <w:rFonts w:ascii="Trebuchet MS" w:hAnsi="Trebuchet MS"/>
            <w:noProof/>
          </w:rPr>
          <w:delText xml:space="preserve"> may render up</w:delText>
        </w:r>
      </w:del>
      <w:ins w:id="74" w:author="Author">
        <w:r w:rsidRPr="00E6329B">
          <w:rPr>
            <w:rFonts w:ascii="Trebuchet MS" w:hAnsi="Trebuchet MS"/>
            <w:noProof/>
          </w:rPr>
          <w:t>you offer</w:t>
        </w:r>
      </w:ins>
      <w:r w:rsidRPr="00E6329B">
        <w:rPr>
          <w:rFonts w:ascii="Trebuchet MS" w:hAnsi="Trebuchet MS"/>
          <w:noProof/>
        </w:rPr>
        <w:t xml:space="preserve">, that is </w:t>
      </w:r>
      <w:del w:id="75" w:author="Author">
        <w:r w:rsidRPr="00E6329B">
          <w:rPr>
            <w:rFonts w:ascii="Trebuchet MS" w:hAnsi="Trebuchet MS"/>
            <w:noProof/>
          </w:rPr>
          <w:delText xml:space="preserve">the way </w:delText>
        </w:r>
        <w:r w:rsidRPr="00E6329B">
          <w:rPr>
            <w:rFonts w:ascii="Trebuchet MS" w:hAnsi="Trebuchet MS"/>
            <w:noProof/>
            <w:u w:val="dotted"/>
          </w:rPr>
          <w:delText>YOU</w:delText>
        </w:r>
      </w:del>
      <w:ins w:id="76" w:author="Author">
        <w:r w:rsidRPr="00E6329B">
          <w:rPr>
            <w:rFonts w:ascii="Trebuchet MS" w:hAnsi="Trebuchet MS"/>
            <w:noProof/>
          </w:rPr>
          <w:t>what you</w:t>
        </w:r>
      </w:ins>
      <w:r w:rsidRPr="00E6329B">
        <w:rPr>
          <w:rFonts w:ascii="Trebuchet MS" w:hAnsi="Trebuchet MS"/>
          <w:noProof/>
        </w:rPr>
        <w:t xml:space="preserve"> should do for each one</w:t>
      </w:r>
      <w:ins w:id="77" w:author="Author">
        <w:r w:rsidRPr="00E6329B">
          <w:rPr>
            <w:rFonts w:ascii="Trebuchet MS" w:hAnsi="Trebuchet MS"/>
            <w:noProof/>
          </w:rPr>
          <w:t>,</w:t>
        </w:r>
      </w:ins>
      <w:r w:rsidRPr="00E6329B">
        <w:rPr>
          <w:rFonts w:ascii="Trebuchet MS" w:hAnsi="Trebuchet MS"/>
          <w:noProof/>
        </w:rPr>
        <w:t xml:space="preserve"> according to </w:t>
      </w:r>
      <w:del w:id="78" w:author="Author">
        <w:r w:rsidRPr="00E6329B">
          <w:rPr>
            <w:rFonts w:ascii="Trebuchet MS" w:hAnsi="Trebuchet MS"/>
            <w:noProof/>
          </w:rPr>
          <w:delText>the</w:delText>
        </w:r>
      </w:del>
      <w:ins w:id="79" w:author="Author">
        <w:r w:rsidRPr="00E6329B">
          <w:rPr>
            <w:rFonts w:ascii="Trebuchet MS" w:hAnsi="Trebuchet MS"/>
            <w:noProof/>
          </w:rPr>
          <w:t>their</w:t>
        </w:r>
      </w:ins>
      <w:r w:rsidRPr="00E6329B">
        <w:rPr>
          <w:rFonts w:ascii="Trebuchet MS" w:hAnsi="Trebuchet MS"/>
          <w:noProof/>
        </w:rPr>
        <w:t xml:space="preserve"> number</w:t>
      </w:r>
      <w:del w:id="80" w:author="Author">
        <w:r w:rsidRPr="00E6329B">
          <w:rPr>
            <w:rFonts w:ascii="Trebuchet MS" w:hAnsi="Trebuchet MS"/>
            <w:noProof/>
          </w:rPr>
          <w:delText xml:space="preserve"> of them</w:delText>
        </w:r>
      </w:del>
      <w:r w:rsidRPr="00E6329B">
        <w:rPr>
          <w:rFonts w:ascii="Trebuchet MS" w:hAnsi="Trebuchet MS"/>
          <w:noProof/>
        </w:rPr>
        <w:t xml:space="preserve">. </w:t>
      </w:r>
      <w:r w:rsidRPr="00E6329B">
        <w:rPr>
          <w:rFonts w:ascii="Trebuchet MS" w:hAnsi="Trebuchet MS"/>
          <w:b/>
          <w:noProof/>
        </w:rPr>
        <w:t xml:space="preserve">15:13 </w:t>
      </w:r>
      <w:del w:id="81" w:author="Author">
        <w:r w:rsidRPr="00E6329B">
          <w:rPr>
            <w:rFonts w:ascii="Trebuchet MS" w:hAnsi="Trebuchet MS"/>
            <w:noProof/>
          </w:rPr>
          <w:delText>Every</w:delText>
        </w:r>
      </w:del>
      <w:ins w:id="82" w:author="Author">
        <w:r w:rsidRPr="00E6329B">
          <w:rPr>
            <w:rFonts w:ascii="Trebuchet MS" w:hAnsi="Trebuchet MS"/>
            <w:noProof/>
          </w:rPr>
          <w:t>This is how every</w:t>
        </w:r>
      </w:ins>
      <w:r w:rsidRPr="00E6329B">
        <w:rPr>
          <w:rFonts w:ascii="Trebuchet MS" w:hAnsi="Trebuchet MS"/>
          <w:noProof/>
        </w:rPr>
        <w:t xml:space="preserve"> native</w:t>
      </w:r>
      <w:ins w:id="83" w:author="Author">
        <w:r w:rsidRPr="00E6329B">
          <w:rPr>
            <w:rFonts w:ascii="Trebuchet MS" w:hAnsi="Trebuchet MS"/>
            <w:noProof/>
          </w:rPr>
          <w:t>-born Israelite</w:t>
        </w:r>
      </w:ins>
      <w:r w:rsidRPr="00E6329B">
        <w:rPr>
          <w:rFonts w:ascii="Trebuchet MS" w:hAnsi="Trebuchet MS"/>
          <w:noProof/>
        </w:rPr>
        <w:t xml:space="preserve"> should </w:t>
      </w:r>
      <w:del w:id="84" w:author="Author">
        <w:r w:rsidRPr="00E6329B">
          <w:rPr>
            <w:rFonts w:ascii="Trebuchet MS" w:hAnsi="Trebuchet MS"/>
            <w:noProof/>
          </w:rPr>
          <w:delText>render up these in this way in presenting</w:delText>
        </w:r>
      </w:del>
      <w:ins w:id="85" w:author="Author">
        <w:r w:rsidRPr="00E6329B">
          <w:rPr>
            <w:rFonts w:ascii="Trebuchet MS" w:hAnsi="Trebuchet MS"/>
            <w:noProof/>
          </w:rPr>
          <w:t>present</w:t>
        </w:r>
      </w:ins>
      <w:r w:rsidRPr="00E6329B">
        <w:rPr>
          <w:rFonts w:ascii="Trebuchet MS" w:hAnsi="Trebuchet MS"/>
          <w:noProof/>
        </w:rPr>
        <w:t xml:space="preserve"> an offering made by fire, </w:t>
      </w:r>
      <w:del w:id="86" w:author="Author">
        <w:r w:rsidRPr="00E6329B">
          <w:rPr>
            <w:rFonts w:ascii="Trebuchet MS" w:hAnsi="Trebuchet MS"/>
            <w:noProof/>
          </w:rPr>
          <w:delText>of</w:delText>
        </w:r>
      </w:del>
      <w:ins w:id="87" w:author="Author">
        <w:r w:rsidRPr="00E6329B">
          <w:rPr>
            <w:rFonts w:ascii="Trebuchet MS" w:hAnsi="Trebuchet MS"/>
            <w:noProof/>
          </w:rPr>
          <w:t>as</w:t>
        </w:r>
      </w:ins>
      <w:r w:rsidRPr="00E6329B">
        <w:rPr>
          <w:rFonts w:ascii="Trebuchet MS" w:hAnsi="Trebuchet MS"/>
          <w:noProof/>
        </w:rPr>
        <w:t xml:space="preserve"> a </w:t>
      </w:r>
      <w:del w:id="88" w:author="Author">
        <w:r w:rsidRPr="00E6329B">
          <w:rPr>
            <w:rFonts w:ascii="Trebuchet MS" w:hAnsi="Trebuchet MS"/>
            <w:noProof/>
          </w:rPr>
          <w:delText>restful odor</w:delText>
        </w:r>
      </w:del>
      <w:ins w:id="89" w:author="Author">
        <w:r w:rsidRPr="00E6329B">
          <w:rPr>
            <w:rFonts w:ascii="Trebuchet MS" w:hAnsi="Trebuchet MS"/>
            <w:noProof/>
          </w:rPr>
          <w:t>pleasing</w:t>
        </w:r>
        <w:r w:rsidRPr="00E6329B">
          <w:rPr>
            <w:rStyle w:val="FootnoteReference"/>
            <w:rFonts w:ascii="Trebuchet MS" w:hAnsi="Trebuchet MS"/>
            <w:noProof/>
          </w:rPr>
          <w:footnoteReference w:id="6"/>
        </w:r>
        <w:r w:rsidRPr="00E6329B">
          <w:rPr>
            <w:rFonts w:ascii="Trebuchet MS" w:hAnsi="Trebuchet MS"/>
            <w:noProof/>
          </w:rPr>
          <w:t xml:space="preserve"> aroma</w:t>
        </w:r>
      </w:ins>
      <w:r w:rsidRPr="00E6329B">
        <w:rPr>
          <w:rFonts w:ascii="Trebuchet MS" w:hAnsi="Trebuchet MS"/>
          <w:noProof/>
        </w:rPr>
        <w:t xml:space="preserve"> to Jehovah.</w:t>
      </w:r>
    </w:p>
    <w:p w:rsidR="00CA008B" w:rsidRPr="00E6329B" w:rsidRDefault="00CA008B" w:rsidP="00CA008B">
      <w:pPr>
        <w:rPr>
          <w:rFonts w:ascii="Trebuchet MS" w:hAnsi="Trebuchet MS"/>
          <w:noProof/>
        </w:rPr>
      </w:pPr>
      <w:r w:rsidRPr="00E6329B">
        <w:rPr>
          <w:rFonts w:ascii="Trebuchet MS" w:hAnsi="Trebuchet MS"/>
          <w:b/>
        </w:rPr>
        <w:t xml:space="preserve">15:14 </w:t>
      </w:r>
      <w:r w:rsidRPr="00E6329B">
        <w:rPr>
          <w:rFonts w:ascii="Trebuchet MS" w:hAnsi="Trebuchet MS"/>
          <w:noProof/>
        </w:rPr>
        <w:t>“‘</w:t>
      </w:r>
      <w:del w:id="92" w:author="Author">
        <w:r w:rsidRPr="00E6329B">
          <w:rPr>
            <w:rFonts w:ascii="Trebuchet MS" w:hAnsi="Trebuchet MS"/>
            <w:noProof/>
          </w:rPr>
          <w:delText xml:space="preserve">And in case there should be </w:delText>
        </w:r>
      </w:del>
      <w:ins w:id="93" w:author="Author">
        <w:r w:rsidRPr="00E6329B">
          <w:rPr>
            <w:rFonts w:ascii="Trebuchet MS" w:hAnsi="Trebuchet MS"/>
            <w:noProof/>
          </w:rPr>
          <w:t xml:space="preserve">If a foreigner who is </w:t>
        </w:r>
      </w:ins>
      <w:r w:rsidRPr="00E6329B">
        <w:rPr>
          <w:rFonts w:ascii="Trebuchet MS" w:hAnsi="Trebuchet MS"/>
          <w:noProof/>
        </w:rPr>
        <w:t xml:space="preserve">residing </w:t>
      </w:r>
      <w:del w:id="94" w:author="Author">
        <w:r w:rsidRPr="00E6329B">
          <w:rPr>
            <w:rFonts w:ascii="Trebuchet MS" w:hAnsi="Trebuchet MS"/>
            <w:noProof/>
          </w:rPr>
          <w:delText xml:space="preserve">as an alien </w:delText>
        </w:r>
      </w:del>
      <w:r w:rsidRPr="00E6329B">
        <w:rPr>
          <w:rFonts w:ascii="Trebuchet MS" w:hAnsi="Trebuchet MS"/>
          <w:noProof/>
        </w:rPr>
        <w:t xml:space="preserve">with </w:t>
      </w:r>
      <w:del w:id="95" w:author="Author">
        <w:r w:rsidRPr="00E6329B">
          <w:rPr>
            <w:rFonts w:ascii="Trebuchet MS" w:hAnsi="Trebuchet MS"/>
            <w:noProof/>
            <w:u w:val="dotted"/>
          </w:rPr>
          <w:delText>YOU</w:delText>
        </w:r>
        <w:r w:rsidRPr="00E6329B">
          <w:rPr>
            <w:rFonts w:ascii="Trebuchet MS" w:hAnsi="Trebuchet MS"/>
            <w:noProof/>
          </w:rPr>
          <w:delText xml:space="preserve"> an alien resident</w:delText>
        </w:r>
      </w:del>
      <w:ins w:id="96" w:author="Author">
        <w:r w:rsidRPr="00E6329B">
          <w:rPr>
            <w:rFonts w:ascii="Trebuchet MS" w:hAnsi="Trebuchet MS"/>
            <w:noProof/>
          </w:rPr>
          <w:t>you</w:t>
        </w:r>
      </w:ins>
      <w:r w:rsidRPr="00E6329B">
        <w:rPr>
          <w:rFonts w:ascii="Trebuchet MS" w:hAnsi="Trebuchet MS"/>
          <w:noProof/>
        </w:rPr>
        <w:t xml:space="preserve"> or one who </w:t>
      </w:r>
      <w:del w:id="97" w:author="Author">
        <w:r w:rsidRPr="00E6329B">
          <w:rPr>
            <w:rFonts w:ascii="Trebuchet MS" w:hAnsi="Trebuchet MS"/>
            <w:noProof/>
          </w:rPr>
          <w:delText>is</w:delText>
        </w:r>
      </w:del>
      <w:ins w:id="98" w:author="Author">
        <w:r w:rsidRPr="00E6329B">
          <w:rPr>
            <w:rFonts w:ascii="Trebuchet MS" w:hAnsi="Trebuchet MS"/>
            <w:noProof/>
          </w:rPr>
          <w:t>has been</w:t>
        </w:r>
      </w:ins>
      <w:r w:rsidRPr="00E6329B">
        <w:rPr>
          <w:rFonts w:ascii="Trebuchet MS" w:hAnsi="Trebuchet MS"/>
          <w:noProof/>
        </w:rPr>
        <w:t xml:space="preserve"> in </w:t>
      </w:r>
      <w:del w:id="99" w:author="Author">
        <w:r w:rsidRPr="00E6329B">
          <w:rPr>
            <w:rFonts w:ascii="Trebuchet MS" w:hAnsi="Trebuchet MS"/>
            <w:noProof/>
            <w:u w:val="dotted"/>
          </w:rPr>
          <w:delText>YOUR</w:delText>
        </w:r>
      </w:del>
      <w:ins w:id="100" w:author="Author">
        <w:r w:rsidRPr="00E6329B">
          <w:rPr>
            <w:rFonts w:ascii="Trebuchet MS" w:hAnsi="Trebuchet MS"/>
            <w:noProof/>
          </w:rPr>
          <w:t>your</w:t>
        </w:r>
      </w:ins>
      <w:r w:rsidRPr="00E6329B">
        <w:rPr>
          <w:rFonts w:ascii="Trebuchet MS" w:hAnsi="Trebuchet MS"/>
          <w:noProof/>
        </w:rPr>
        <w:t xml:space="preserve"> midst for </w:t>
      </w:r>
      <w:ins w:id="101" w:author="Author">
        <w:r w:rsidRPr="00E6329B">
          <w:rPr>
            <w:rFonts w:ascii="Trebuchet MS" w:hAnsi="Trebuchet MS"/>
            <w:noProof/>
          </w:rPr>
          <w:t xml:space="preserve">many of your </w:t>
        </w:r>
      </w:ins>
      <w:r w:rsidRPr="00E6329B">
        <w:rPr>
          <w:rFonts w:ascii="Trebuchet MS" w:hAnsi="Trebuchet MS"/>
          <w:noProof/>
        </w:rPr>
        <w:t xml:space="preserve">generations </w:t>
      </w:r>
      <w:del w:id="102" w:author="Author">
        <w:r w:rsidRPr="00E6329B">
          <w:rPr>
            <w:rFonts w:ascii="Trebuchet MS" w:hAnsi="Trebuchet MS"/>
            <w:noProof/>
          </w:rPr>
          <w:delText xml:space="preserve">of </w:delText>
        </w:r>
        <w:r w:rsidRPr="00E6329B">
          <w:rPr>
            <w:rFonts w:ascii="Trebuchet MS" w:hAnsi="Trebuchet MS"/>
            <w:noProof/>
            <w:u w:val="dotted"/>
          </w:rPr>
          <w:delText>YOU</w:delText>
        </w:r>
        <w:r w:rsidRPr="00E6329B">
          <w:rPr>
            <w:rFonts w:ascii="Trebuchet MS" w:hAnsi="Trebuchet MS"/>
            <w:noProof/>
          </w:rPr>
          <w:delText>, and he must render up</w:delText>
        </w:r>
      </w:del>
      <w:ins w:id="103" w:author="Author">
        <w:r w:rsidRPr="00E6329B">
          <w:rPr>
            <w:rFonts w:ascii="Trebuchet MS" w:hAnsi="Trebuchet MS"/>
            <w:noProof/>
          </w:rPr>
          <w:t>should also make</w:t>
        </w:r>
      </w:ins>
      <w:r w:rsidRPr="00E6329B">
        <w:rPr>
          <w:rFonts w:ascii="Trebuchet MS" w:hAnsi="Trebuchet MS"/>
          <w:noProof/>
        </w:rPr>
        <w:t xml:space="preserve"> an offering </w:t>
      </w:r>
      <w:del w:id="104" w:author="Author">
        <w:r w:rsidRPr="00E6329B">
          <w:rPr>
            <w:rFonts w:ascii="Trebuchet MS" w:hAnsi="Trebuchet MS"/>
            <w:noProof/>
          </w:rPr>
          <w:delText xml:space="preserve">made </w:delText>
        </w:r>
      </w:del>
      <w:r w:rsidRPr="00E6329B">
        <w:rPr>
          <w:rFonts w:ascii="Trebuchet MS" w:hAnsi="Trebuchet MS"/>
          <w:noProof/>
        </w:rPr>
        <w:t xml:space="preserve">by fire, </w:t>
      </w:r>
      <w:del w:id="105" w:author="Author">
        <w:r w:rsidRPr="00E6329B">
          <w:rPr>
            <w:rFonts w:ascii="Trebuchet MS" w:hAnsi="Trebuchet MS"/>
            <w:noProof/>
          </w:rPr>
          <w:delText>of</w:delText>
        </w:r>
      </w:del>
      <w:ins w:id="106" w:author="Author">
        <w:r w:rsidRPr="00E6329B">
          <w:rPr>
            <w:rFonts w:ascii="Trebuchet MS" w:hAnsi="Trebuchet MS"/>
            <w:noProof/>
          </w:rPr>
          <w:t>as</w:t>
        </w:r>
      </w:ins>
      <w:r w:rsidRPr="00E6329B">
        <w:rPr>
          <w:rFonts w:ascii="Trebuchet MS" w:hAnsi="Trebuchet MS"/>
          <w:noProof/>
        </w:rPr>
        <w:t xml:space="preserve"> a </w:t>
      </w:r>
      <w:del w:id="107" w:author="Author">
        <w:r w:rsidRPr="00E6329B">
          <w:rPr>
            <w:rFonts w:ascii="Trebuchet MS" w:hAnsi="Trebuchet MS"/>
            <w:noProof/>
          </w:rPr>
          <w:delText>restful odor</w:delText>
        </w:r>
      </w:del>
      <w:ins w:id="108" w:author="Author">
        <w:r w:rsidRPr="00E6329B">
          <w:rPr>
            <w:rFonts w:ascii="Trebuchet MS" w:hAnsi="Trebuchet MS"/>
            <w:noProof/>
          </w:rPr>
          <w:t>pleasing</w:t>
        </w:r>
        <w:r w:rsidRPr="00E6329B">
          <w:rPr>
            <w:rStyle w:val="FootnoteReference"/>
            <w:rFonts w:ascii="Trebuchet MS" w:hAnsi="Trebuchet MS"/>
            <w:noProof/>
          </w:rPr>
          <w:footnoteReference w:id="7"/>
        </w:r>
        <w:r w:rsidRPr="00E6329B">
          <w:rPr>
            <w:rFonts w:ascii="Trebuchet MS" w:hAnsi="Trebuchet MS"/>
            <w:noProof/>
          </w:rPr>
          <w:t xml:space="preserve"> aroma</w:t>
        </w:r>
      </w:ins>
      <w:r w:rsidRPr="00E6329B">
        <w:rPr>
          <w:rFonts w:ascii="Trebuchet MS" w:hAnsi="Trebuchet MS"/>
          <w:noProof/>
        </w:rPr>
        <w:t xml:space="preserve"> to Jehovah, </w:t>
      </w:r>
      <w:del w:id="111" w:author="Author">
        <w:r w:rsidRPr="00E6329B">
          <w:rPr>
            <w:rFonts w:ascii="Trebuchet MS" w:hAnsi="Trebuchet MS"/>
            <w:noProof/>
          </w:rPr>
          <w:delText xml:space="preserve">just as </w:delText>
        </w:r>
        <w:r w:rsidRPr="00E6329B">
          <w:rPr>
            <w:rFonts w:ascii="Trebuchet MS" w:hAnsi="Trebuchet MS"/>
            <w:noProof/>
            <w:u w:val="dotted"/>
          </w:rPr>
          <w:delText>YOU</w:delText>
        </w:r>
      </w:del>
      <w:ins w:id="112" w:author="Author">
        <w:r w:rsidRPr="00E6329B">
          <w:rPr>
            <w:rFonts w:ascii="Trebuchet MS" w:hAnsi="Trebuchet MS"/>
            <w:noProof/>
          </w:rPr>
          <w:t>he</w:t>
        </w:r>
      </w:ins>
      <w:r w:rsidRPr="00E6329B">
        <w:rPr>
          <w:rFonts w:ascii="Trebuchet MS" w:hAnsi="Trebuchet MS"/>
          <w:noProof/>
        </w:rPr>
        <w:t xml:space="preserve"> should do</w:t>
      </w:r>
      <w:del w:id="113" w:author="Author">
        <w:r w:rsidRPr="00E6329B">
          <w:rPr>
            <w:rFonts w:ascii="Trebuchet MS" w:hAnsi="Trebuchet MS"/>
            <w:noProof/>
          </w:rPr>
          <w:delText>, so he should</w:delText>
        </w:r>
      </w:del>
      <w:ins w:id="114" w:author="Author">
        <w:r w:rsidRPr="00E6329B">
          <w:rPr>
            <w:rFonts w:ascii="Trebuchet MS" w:hAnsi="Trebuchet MS"/>
            <w:noProof/>
          </w:rPr>
          <w:t xml:space="preserve"> just as you</w:t>
        </w:r>
      </w:ins>
      <w:r w:rsidRPr="00E6329B">
        <w:rPr>
          <w:rFonts w:ascii="Trebuchet MS" w:hAnsi="Trebuchet MS"/>
          <w:noProof/>
        </w:rPr>
        <w:t xml:space="preserve"> do. </w:t>
      </w:r>
      <w:r w:rsidRPr="00E6329B">
        <w:rPr>
          <w:rFonts w:ascii="Trebuchet MS" w:hAnsi="Trebuchet MS"/>
          <w:b/>
          <w:noProof/>
        </w:rPr>
        <w:t xml:space="preserve">15:15 </w:t>
      </w:r>
      <w:del w:id="115" w:author="Author">
        <w:r w:rsidRPr="00E6329B">
          <w:rPr>
            <w:rFonts w:ascii="Trebuchet MS" w:hAnsi="Trebuchet MS"/>
            <w:noProof/>
          </w:rPr>
          <w:delText>Y</w:delText>
        </w:r>
        <w:r w:rsidRPr="00E6329B">
          <w:rPr>
            <w:rFonts w:ascii="Trebuchet MS" w:hAnsi="Trebuchet MS"/>
            <w:noProof/>
            <w:u w:val="dotted"/>
          </w:rPr>
          <w:delText>OU</w:delText>
        </w:r>
      </w:del>
      <w:ins w:id="116" w:author="Author">
        <w:r w:rsidRPr="00E6329B">
          <w:rPr>
            <w:rFonts w:ascii="Trebuchet MS" w:hAnsi="Trebuchet MS"/>
            <w:noProof/>
          </w:rPr>
          <w:t>You</w:t>
        </w:r>
      </w:ins>
      <w:r w:rsidRPr="00E6329B">
        <w:rPr>
          <w:rFonts w:ascii="Trebuchet MS" w:hAnsi="Trebuchet MS"/>
          <w:noProof/>
        </w:rPr>
        <w:t xml:space="preserve"> who are of the congregation and the </w:t>
      </w:r>
      <w:del w:id="117" w:author="Author">
        <w:r w:rsidRPr="00E6329B">
          <w:rPr>
            <w:rFonts w:ascii="Trebuchet MS" w:hAnsi="Trebuchet MS"/>
            <w:noProof/>
          </w:rPr>
          <w:delText>alien resident</w:delText>
        </w:r>
      </w:del>
      <w:ins w:id="118" w:author="Author">
        <w:r w:rsidRPr="00E6329B">
          <w:rPr>
            <w:rFonts w:ascii="Trebuchet MS" w:hAnsi="Trebuchet MS"/>
            <w:noProof/>
          </w:rPr>
          <w:t>foreigner</w:t>
        </w:r>
      </w:ins>
      <w:r w:rsidRPr="00E6329B">
        <w:rPr>
          <w:rFonts w:ascii="Trebuchet MS" w:hAnsi="Trebuchet MS"/>
          <w:noProof/>
        </w:rPr>
        <w:t xml:space="preserve"> who is residing </w:t>
      </w:r>
      <w:del w:id="119" w:author="Author">
        <w:r w:rsidRPr="00E6329B">
          <w:rPr>
            <w:rFonts w:ascii="Trebuchet MS" w:hAnsi="Trebuchet MS"/>
            <w:noProof/>
          </w:rPr>
          <w:delText>as an alien</w:delText>
        </w:r>
      </w:del>
      <w:ins w:id="120" w:author="Author">
        <w:r w:rsidRPr="00E6329B">
          <w:rPr>
            <w:rFonts w:ascii="Trebuchet MS" w:hAnsi="Trebuchet MS"/>
            <w:noProof/>
          </w:rPr>
          <w:t>with you</w:t>
        </w:r>
      </w:ins>
      <w:r w:rsidRPr="00E6329B">
        <w:rPr>
          <w:rFonts w:ascii="Trebuchet MS" w:hAnsi="Trebuchet MS"/>
          <w:noProof/>
        </w:rPr>
        <w:t xml:space="preserve"> will have one statute. It will be a </w:t>
      </w:r>
      <w:ins w:id="121" w:author="Author">
        <w:r w:rsidRPr="00E6329B">
          <w:rPr>
            <w:rFonts w:ascii="Trebuchet MS" w:hAnsi="Trebuchet MS"/>
            <w:noProof/>
          </w:rPr>
          <w:t xml:space="preserve">lasting </w:t>
        </w:r>
      </w:ins>
      <w:r w:rsidRPr="00E6329B">
        <w:rPr>
          <w:rFonts w:ascii="Trebuchet MS" w:hAnsi="Trebuchet MS"/>
          <w:noProof/>
        </w:rPr>
        <w:t xml:space="preserve">statute </w:t>
      </w:r>
      <w:del w:id="122" w:author="Author">
        <w:r w:rsidRPr="00E6329B">
          <w:rPr>
            <w:rFonts w:ascii="Trebuchet MS" w:hAnsi="Trebuchet MS"/>
            <w:noProof/>
          </w:rPr>
          <w:delText xml:space="preserve">to time indefinite </w:delText>
        </w:r>
      </w:del>
      <w:r w:rsidRPr="00E6329B">
        <w:rPr>
          <w:rFonts w:ascii="Trebuchet MS" w:hAnsi="Trebuchet MS"/>
          <w:noProof/>
        </w:rPr>
        <w:t xml:space="preserve">for </w:t>
      </w:r>
      <w:del w:id="123" w:author="Author">
        <w:r w:rsidRPr="00E6329B">
          <w:rPr>
            <w:rFonts w:ascii="Trebuchet MS" w:hAnsi="Trebuchet MS"/>
            <w:noProof/>
            <w:u w:val="dotted"/>
          </w:rPr>
          <w:delText>YOUR</w:delText>
        </w:r>
      </w:del>
      <w:ins w:id="124" w:author="Author">
        <w:r w:rsidRPr="00E6329B">
          <w:rPr>
            <w:rFonts w:ascii="Trebuchet MS" w:hAnsi="Trebuchet MS"/>
            <w:noProof/>
          </w:rPr>
          <w:t>all your</w:t>
        </w:r>
      </w:ins>
      <w:r w:rsidRPr="00E6329B">
        <w:rPr>
          <w:rFonts w:ascii="Trebuchet MS" w:hAnsi="Trebuchet MS"/>
          <w:noProof/>
        </w:rPr>
        <w:t xml:space="preserve"> generations. The </w:t>
      </w:r>
      <w:del w:id="125" w:author="Author">
        <w:r w:rsidRPr="00E6329B">
          <w:rPr>
            <w:rFonts w:ascii="Trebuchet MS" w:hAnsi="Trebuchet MS"/>
            <w:noProof/>
          </w:rPr>
          <w:delText>alien</w:delText>
        </w:r>
      </w:del>
      <w:ins w:id="126" w:author="Author">
        <w:r w:rsidRPr="00E6329B">
          <w:rPr>
            <w:rFonts w:ascii="Trebuchet MS" w:hAnsi="Trebuchet MS"/>
            <w:noProof/>
          </w:rPr>
          <w:t>foreign</w:t>
        </w:r>
      </w:ins>
      <w:r w:rsidRPr="00E6329B">
        <w:rPr>
          <w:rFonts w:ascii="Trebuchet MS" w:hAnsi="Trebuchet MS"/>
          <w:noProof/>
        </w:rPr>
        <w:t xml:space="preserve"> resident should </w:t>
      </w:r>
      <w:del w:id="127" w:author="Author">
        <w:r w:rsidRPr="00E6329B">
          <w:rPr>
            <w:rFonts w:ascii="Trebuchet MS" w:hAnsi="Trebuchet MS"/>
            <w:noProof/>
          </w:rPr>
          <w:delText xml:space="preserve">prove to </w:delText>
        </w:r>
      </w:del>
      <w:r w:rsidRPr="00E6329B">
        <w:rPr>
          <w:rFonts w:ascii="Trebuchet MS" w:hAnsi="Trebuchet MS"/>
          <w:noProof/>
        </w:rPr>
        <w:t xml:space="preserve">be the same as </w:t>
      </w:r>
      <w:del w:id="128" w:author="Author">
        <w:r w:rsidRPr="00E6329B">
          <w:rPr>
            <w:rFonts w:ascii="Trebuchet MS" w:hAnsi="Trebuchet MS"/>
            <w:noProof/>
            <w:u w:val="dotted"/>
          </w:rPr>
          <w:delText>YOU</w:delText>
        </w:r>
      </w:del>
      <w:ins w:id="129" w:author="Author">
        <w:r w:rsidRPr="00E6329B">
          <w:rPr>
            <w:rFonts w:ascii="Trebuchet MS" w:hAnsi="Trebuchet MS"/>
            <w:noProof/>
          </w:rPr>
          <w:t>you</w:t>
        </w:r>
      </w:ins>
      <w:r w:rsidRPr="00E6329B">
        <w:rPr>
          <w:rFonts w:ascii="Trebuchet MS" w:hAnsi="Trebuchet MS"/>
          <w:noProof/>
        </w:rPr>
        <w:t xml:space="preserve"> before Jehovah. </w:t>
      </w:r>
      <w:r w:rsidRPr="00E6329B">
        <w:rPr>
          <w:rFonts w:ascii="Trebuchet MS" w:hAnsi="Trebuchet MS"/>
          <w:b/>
          <w:noProof/>
        </w:rPr>
        <w:t xml:space="preserve">15:16 </w:t>
      </w:r>
      <w:r w:rsidRPr="00E6329B">
        <w:rPr>
          <w:rFonts w:ascii="Trebuchet MS" w:hAnsi="Trebuchet MS"/>
          <w:noProof/>
        </w:rPr>
        <w:t xml:space="preserve">There should </w:t>
      </w:r>
      <w:del w:id="130" w:author="Author">
        <w:r w:rsidRPr="00E6329B">
          <w:rPr>
            <w:rFonts w:ascii="Trebuchet MS" w:hAnsi="Trebuchet MS"/>
            <w:noProof/>
          </w:rPr>
          <w:delText xml:space="preserve">prove to </w:delText>
        </w:r>
      </w:del>
      <w:r w:rsidRPr="00E6329B">
        <w:rPr>
          <w:rFonts w:ascii="Trebuchet MS" w:hAnsi="Trebuchet MS"/>
          <w:noProof/>
        </w:rPr>
        <w:t xml:space="preserve">be one law and one judicial decision for </w:t>
      </w:r>
      <w:del w:id="131" w:author="Author">
        <w:r w:rsidRPr="00E6329B">
          <w:rPr>
            <w:rFonts w:ascii="Trebuchet MS" w:hAnsi="Trebuchet MS"/>
            <w:noProof/>
            <w:u w:val="dotted"/>
          </w:rPr>
          <w:delText>YOU</w:delText>
        </w:r>
      </w:del>
      <w:ins w:id="132" w:author="Author">
        <w:r w:rsidRPr="00E6329B">
          <w:rPr>
            <w:rFonts w:ascii="Trebuchet MS" w:hAnsi="Trebuchet MS"/>
            <w:noProof/>
          </w:rPr>
          <w:t>you</w:t>
        </w:r>
      </w:ins>
      <w:r w:rsidRPr="00E6329B">
        <w:rPr>
          <w:rFonts w:ascii="Trebuchet MS" w:hAnsi="Trebuchet MS"/>
          <w:noProof/>
        </w:rPr>
        <w:t xml:space="preserve"> and for the </w:t>
      </w:r>
      <w:del w:id="133" w:author="Author">
        <w:r w:rsidRPr="00E6329B">
          <w:rPr>
            <w:rFonts w:ascii="Trebuchet MS" w:hAnsi="Trebuchet MS"/>
            <w:noProof/>
          </w:rPr>
          <w:delText>alien resident</w:delText>
        </w:r>
      </w:del>
      <w:ins w:id="134" w:author="Author">
        <w:r w:rsidRPr="00E6329B">
          <w:rPr>
            <w:rFonts w:ascii="Trebuchet MS" w:hAnsi="Trebuchet MS"/>
            <w:noProof/>
          </w:rPr>
          <w:t>foreigner</w:t>
        </w:r>
      </w:ins>
      <w:r w:rsidRPr="00E6329B">
        <w:rPr>
          <w:rFonts w:ascii="Trebuchet MS" w:hAnsi="Trebuchet MS"/>
          <w:noProof/>
        </w:rPr>
        <w:t xml:space="preserve"> who is residing </w:t>
      </w:r>
      <w:del w:id="135" w:author="Author">
        <w:r w:rsidRPr="00E6329B">
          <w:rPr>
            <w:rFonts w:ascii="Trebuchet MS" w:hAnsi="Trebuchet MS"/>
            <w:noProof/>
          </w:rPr>
          <w:delText xml:space="preserve">as an alien </w:delText>
        </w:r>
      </w:del>
      <w:r w:rsidRPr="00E6329B">
        <w:rPr>
          <w:rFonts w:ascii="Trebuchet MS" w:hAnsi="Trebuchet MS"/>
          <w:noProof/>
        </w:rPr>
        <w:t xml:space="preserve">with </w:t>
      </w:r>
      <w:del w:id="136" w:author="Author">
        <w:r w:rsidRPr="00E6329B">
          <w:rPr>
            <w:rFonts w:ascii="Trebuchet MS" w:hAnsi="Trebuchet MS"/>
            <w:noProof/>
            <w:u w:val="dotted"/>
          </w:rPr>
          <w:delText>YOU</w:delText>
        </w:r>
      </w:del>
      <w:ins w:id="137" w:author="Author">
        <w:r w:rsidRPr="00E6329B">
          <w:rPr>
            <w:rFonts w:ascii="Trebuchet MS" w:hAnsi="Trebuchet MS"/>
            <w:noProof/>
          </w:rPr>
          <w:t>you</w:t>
        </w:r>
      </w:ins>
      <w:r w:rsidRPr="00E6329B">
        <w:rPr>
          <w:rFonts w:ascii="Trebuchet MS" w:hAnsi="Trebuchet MS"/>
          <w:noProof/>
        </w:rPr>
        <w:t>.’”</w:t>
      </w:r>
    </w:p>
    <w:p w:rsidR="00CA008B" w:rsidRPr="00E6329B" w:rsidRDefault="00CA008B" w:rsidP="00CA008B">
      <w:pPr>
        <w:rPr>
          <w:rFonts w:ascii="Trebuchet MS" w:hAnsi="Trebuchet MS"/>
          <w:noProof/>
        </w:rPr>
      </w:pPr>
      <w:r w:rsidRPr="00E6329B">
        <w:rPr>
          <w:rFonts w:ascii="Trebuchet MS" w:hAnsi="Trebuchet MS"/>
          <w:b/>
        </w:rPr>
        <w:t xml:space="preserve">15:17 </w:t>
      </w:r>
      <w:del w:id="138" w:author="Author">
        <w:r w:rsidRPr="00E6329B">
          <w:rPr>
            <w:rFonts w:ascii="Trebuchet MS" w:hAnsi="Trebuchet MS"/>
            <w:noProof/>
          </w:rPr>
          <w:delText xml:space="preserve">And </w:delText>
        </w:r>
      </w:del>
      <w:r w:rsidRPr="00E6329B">
        <w:rPr>
          <w:rFonts w:ascii="Trebuchet MS" w:hAnsi="Trebuchet MS"/>
          <w:noProof/>
        </w:rPr>
        <w:t xml:space="preserve">Jehovah went on to </w:t>
      </w:r>
      <w:del w:id="139" w:author="Author">
        <w:r w:rsidRPr="00E6329B">
          <w:rPr>
            <w:rFonts w:ascii="Trebuchet MS" w:hAnsi="Trebuchet MS"/>
            <w:noProof/>
          </w:rPr>
          <w:delText>speak</w:delText>
        </w:r>
      </w:del>
      <w:ins w:id="140" w:author="Author">
        <w:r w:rsidRPr="00E6329B">
          <w:rPr>
            <w:rFonts w:ascii="Trebuchet MS" w:hAnsi="Trebuchet MS"/>
            <w:noProof/>
          </w:rPr>
          <w:t>say</w:t>
        </w:r>
      </w:ins>
      <w:r w:rsidRPr="00E6329B">
        <w:rPr>
          <w:rFonts w:ascii="Trebuchet MS" w:hAnsi="Trebuchet MS"/>
          <w:noProof/>
        </w:rPr>
        <w:t xml:space="preserve"> to Moses</w:t>
      </w:r>
      <w:del w:id="141" w:author="Author">
        <w:r w:rsidRPr="00E6329B">
          <w:rPr>
            <w:rFonts w:ascii="Trebuchet MS" w:hAnsi="Trebuchet MS"/>
            <w:noProof/>
          </w:rPr>
          <w:delText>, saying</w:delText>
        </w:r>
      </w:del>
      <w:r w:rsidRPr="00E6329B">
        <w:rPr>
          <w:rFonts w:ascii="Trebuchet MS" w:hAnsi="Trebuchet MS"/>
          <w:noProof/>
        </w:rPr>
        <w:t xml:space="preserve">: </w:t>
      </w:r>
      <w:r w:rsidRPr="00E6329B">
        <w:rPr>
          <w:rFonts w:ascii="Trebuchet MS" w:hAnsi="Trebuchet MS"/>
          <w:b/>
          <w:noProof/>
        </w:rPr>
        <w:t xml:space="preserve">15:18 </w:t>
      </w:r>
      <w:r w:rsidRPr="00E6329B">
        <w:rPr>
          <w:rFonts w:ascii="Trebuchet MS" w:hAnsi="Trebuchet MS"/>
          <w:noProof/>
        </w:rPr>
        <w:t xml:space="preserve">“Speak to the </w:t>
      </w:r>
      <w:del w:id="142" w:author="Author">
        <w:r w:rsidRPr="00E6329B">
          <w:rPr>
            <w:rFonts w:ascii="Trebuchet MS" w:hAnsi="Trebuchet MS"/>
            <w:noProof/>
          </w:rPr>
          <w:delText>sons of Israel,</w:delText>
        </w:r>
      </w:del>
      <w:ins w:id="143" w:author="Author">
        <w:r w:rsidRPr="00E6329B">
          <w:rPr>
            <w:rFonts w:ascii="Trebuchet MS" w:hAnsi="Trebuchet MS"/>
            <w:noProof/>
          </w:rPr>
          <w:t>Israelites</w:t>
        </w:r>
      </w:ins>
      <w:r w:rsidRPr="00E6329B">
        <w:rPr>
          <w:rFonts w:ascii="Trebuchet MS" w:hAnsi="Trebuchet MS"/>
          <w:noProof/>
        </w:rPr>
        <w:t xml:space="preserve"> and </w:t>
      </w:r>
      <w:del w:id="144" w:author="Author">
        <w:r w:rsidRPr="00E6329B">
          <w:rPr>
            <w:rFonts w:ascii="Trebuchet MS" w:hAnsi="Trebuchet MS"/>
            <w:noProof/>
          </w:rPr>
          <w:delText>you must say to</w:delText>
        </w:r>
      </w:del>
      <w:ins w:id="145" w:author="Author">
        <w:r w:rsidRPr="00E6329B">
          <w:rPr>
            <w:rFonts w:ascii="Trebuchet MS" w:hAnsi="Trebuchet MS"/>
            <w:noProof/>
          </w:rPr>
          <w:t>tell</w:t>
        </w:r>
      </w:ins>
      <w:r w:rsidRPr="00E6329B">
        <w:rPr>
          <w:rFonts w:ascii="Trebuchet MS" w:hAnsi="Trebuchet MS"/>
          <w:noProof/>
        </w:rPr>
        <w:t xml:space="preserve"> them, ‘</w:t>
      </w:r>
      <w:del w:id="146" w:author="Author">
        <w:r w:rsidRPr="00E6329B">
          <w:rPr>
            <w:rFonts w:ascii="Trebuchet MS" w:hAnsi="Trebuchet MS"/>
            <w:noProof/>
          </w:rPr>
          <w:delText xml:space="preserve">On </w:delText>
        </w:r>
        <w:r w:rsidRPr="00E6329B">
          <w:rPr>
            <w:rFonts w:ascii="Trebuchet MS" w:hAnsi="Trebuchet MS"/>
            <w:noProof/>
            <w:u w:val="dotted"/>
          </w:rPr>
          <w:delText>YOUR</w:delText>
        </w:r>
        <w:r w:rsidRPr="00E6329B">
          <w:rPr>
            <w:rFonts w:ascii="Trebuchet MS" w:hAnsi="Trebuchet MS"/>
            <w:noProof/>
          </w:rPr>
          <w:delText xml:space="preserve"> coming</w:delText>
        </w:r>
      </w:del>
      <w:ins w:id="147" w:author="Author">
        <w:r w:rsidRPr="00E6329B">
          <w:rPr>
            <w:rFonts w:ascii="Trebuchet MS" w:hAnsi="Trebuchet MS"/>
            <w:noProof/>
          </w:rPr>
          <w:t>When you come</w:t>
        </w:r>
      </w:ins>
      <w:r w:rsidRPr="00E6329B">
        <w:rPr>
          <w:rFonts w:ascii="Trebuchet MS" w:hAnsi="Trebuchet MS"/>
          <w:noProof/>
        </w:rPr>
        <w:t xml:space="preserve"> into the land where I am bringing </w:t>
      </w:r>
      <w:del w:id="148" w:author="Author">
        <w:r w:rsidRPr="00E6329B">
          <w:rPr>
            <w:rFonts w:ascii="Trebuchet MS" w:hAnsi="Trebuchet MS"/>
            <w:noProof/>
            <w:u w:val="dotted"/>
          </w:rPr>
          <w:delText>YOU</w:delText>
        </w:r>
        <w:r w:rsidRPr="00E6329B">
          <w:rPr>
            <w:rFonts w:ascii="Trebuchet MS" w:hAnsi="Trebuchet MS"/>
            <w:noProof/>
          </w:rPr>
          <w:delText>,</w:delText>
        </w:r>
      </w:del>
      <w:ins w:id="149" w:author="Author">
        <w:r w:rsidRPr="00E6329B">
          <w:rPr>
            <w:rFonts w:ascii="Trebuchet MS" w:hAnsi="Trebuchet MS"/>
            <w:noProof/>
          </w:rPr>
          <w:t>you</w:t>
        </w:r>
      </w:ins>
      <w:r w:rsidRPr="00E6329B">
        <w:rPr>
          <w:rFonts w:ascii="Trebuchet MS" w:hAnsi="Trebuchet MS"/>
          <w:noProof/>
        </w:rPr>
        <w:t xml:space="preserve"> </w:t>
      </w:r>
      <w:r w:rsidRPr="00E6329B">
        <w:rPr>
          <w:rFonts w:ascii="Trebuchet MS" w:hAnsi="Trebuchet MS"/>
          <w:b/>
          <w:noProof/>
        </w:rPr>
        <w:t xml:space="preserve">15:19 </w:t>
      </w:r>
      <w:del w:id="150" w:author="Author">
        <w:r w:rsidRPr="00E6329B">
          <w:rPr>
            <w:rFonts w:ascii="Trebuchet MS" w:hAnsi="Trebuchet MS"/>
            <w:noProof/>
          </w:rPr>
          <w:delText xml:space="preserve">it must also occur that when </w:delText>
        </w:r>
        <w:r w:rsidRPr="00E6329B">
          <w:rPr>
            <w:rFonts w:ascii="Trebuchet MS" w:hAnsi="Trebuchet MS"/>
            <w:noProof/>
            <w:u w:val="dotted"/>
          </w:rPr>
          <w:delText>YOU</w:delText>
        </w:r>
      </w:del>
      <w:ins w:id="151" w:author="Author">
        <w:r w:rsidRPr="00E6329B">
          <w:rPr>
            <w:rFonts w:ascii="Trebuchet MS" w:hAnsi="Trebuchet MS"/>
            <w:noProof/>
          </w:rPr>
          <w:t>and you</w:t>
        </w:r>
      </w:ins>
      <w:r w:rsidRPr="00E6329B">
        <w:rPr>
          <w:rFonts w:ascii="Trebuchet MS" w:hAnsi="Trebuchet MS"/>
          <w:noProof/>
        </w:rPr>
        <w:t xml:space="preserve"> eat any of the bread</w:t>
      </w:r>
      <w:ins w:id="152" w:author="Author">
        <w:r w:rsidRPr="00E6329B">
          <w:rPr>
            <w:rStyle w:val="FootnoteReference"/>
            <w:rFonts w:ascii="Trebuchet MS" w:hAnsi="Trebuchet MS"/>
            <w:noProof/>
          </w:rPr>
          <w:footnoteReference w:id="8"/>
        </w:r>
      </w:ins>
      <w:r w:rsidRPr="00E6329B">
        <w:rPr>
          <w:rFonts w:ascii="Trebuchet MS" w:hAnsi="Trebuchet MS"/>
          <w:noProof/>
        </w:rPr>
        <w:t xml:space="preserve"> of the land, </w:t>
      </w:r>
      <w:del w:id="155" w:author="Author">
        <w:r w:rsidRPr="00E6329B">
          <w:rPr>
            <w:rFonts w:ascii="Trebuchet MS" w:hAnsi="Trebuchet MS"/>
            <w:noProof/>
            <w:u w:val="dotted"/>
          </w:rPr>
          <w:delText>YOU</w:delText>
        </w:r>
      </w:del>
      <w:ins w:id="156" w:author="Author">
        <w:r w:rsidRPr="00E6329B">
          <w:rPr>
            <w:rFonts w:ascii="Trebuchet MS" w:hAnsi="Trebuchet MS"/>
            <w:noProof/>
          </w:rPr>
          <w:t>you</w:t>
        </w:r>
      </w:ins>
      <w:r w:rsidRPr="00E6329B">
        <w:rPr>
          <w:rFonts w:ascii="Trebuchet MS" w:hAnsi="Trebuchet MS"/>
          <w:noProof/>
        </w:rPr>
        <w:t xml:space="preserve"> should make a contribution to Jehovah. </w:t>
      </w:r>
      <w:r w:rsidRPr="00E6329B">
        <w:rPr>
          <w:rFonts w:ascii="Trebuchet MS" w:hAnsi="Trebuchet MS"/>
          <w:b/>
          <w:noProof/>
        </w:rPr>
        <w:t xml:space="preserve">15:20 </w:t>
      </w:r>
      <w:del w:id="157" w:author="Author">
        <w:r w:rsidRPr="00E6329B">
          <w:rPr>
            <w:rFonts w:ascii="Trebuchet MS" w:hAnsi="Trebuchet MS"/>
            <w:noProof/>
          </w:rPr>
          <w:delText>Y</w:delText>
        </w:r>
        <w:r w:rsidRPr="00E6329B">
          <w:rPr>
            <w:rFonts w:ascii="Trebuchet MS" w:hAnsi="Trebuchet MS"/>
            <w:noProof/>
            <w:u w:val="dotted"/>
          </w:rPr>
          <w:delText>OU</w:delText>
        </w:r>
      </w:del>
      <w:ins w:id="158" w:author="Author">
        <w:r w:rsidRPr="00E6329B">
          <w:rPr>
            <w:rFonts w:ascii="Trebuchet MS" w:hAnsi="Trebuchet MS"/>
            <w:noProof/>
          </w:rPr>
          <w:t>You</w:t>
        </w:r>
      </w:ins>
      <w:r w:rsidRPr="00E6329B">
        <w:rPr>
          <w:rFonts w:ascii="Trebuchet MS" w:hAnsi="Trebuchet MS"/>
          <w:noProof/>
        </w:rPr>
        <w:t xml:space="preserve"> should make a contribution of the firstfruits of </w:t>
      </w:r>
      <w:del w:id="159" w:author="Author">
        <w:r w:rsidRPr="00E6329B">
          <w:rPr>
            <w:rFonts w:ascii="Trebuchet MS" w:hAnsi="Trebuchet MS"/>
            <w:noProof/>
            <w:u w:val="dotted"/>
          </w:rPr>
          <w:delText>YOUR</w:delText>
        </w:r>
      </w:del>
      <w:ins w:id="160" w:author="Author">
        <w:r w:rsidRPr="00E6329B">
          <w:rPr>
            <w:rFonts w:ascii="Trebuchet MS" w:hAnsi="Trebuchet MS"/>
            <w:noProof/>
          </w:rPr>
          <w:t>your</w:t>
        </w:r>
      </w:ins>
      <w:r w:rsidRPr="00E6329B">
        <w:rPr>
          <w:rFonts w:ascii="Trebuchet MS" w:hAnsi="Trebuchet MS"/>
          <w:noProof/>
        </w:rPr>
        <w:t xml:space="preserve"> coarse meal as ring-shaped </w:t>
      </w:r>
      <w:del w:id="161" w:author="Author">
        <w:r w:rsidRPr="00E6329B">
          <w:rPr>
            <w:rFonts w:ascii="Trebuchet MS" w:hAnsi="Trebuchet MS"/>
            <w:noProof/>
          </w:rPr>
          <w:delText>cakes</w:delText>
        </w:r>
      </w:del>
      <w:ins w:id="162" w:author="Author">
        <w:r w:rsidRPr="00E6329B">
          <w:rPr>
            <w:rFonts w:ascii="Trebuchet MS" w:hAnsi="Trebuchet MS"/>
            <w:noProof/>
          </w:rPr>
          <w:t>loaves</w:t>
        </w:r>
      </w:ins>
      <w:r w:rsidRPr="00E6329B">
        <w:rPr>
          <w:rFonts w:ascii="Trebuchet MS" w:hAnsi="Trebuchet MS"/>
          <w:noProof/>
        </w:rPr>
        <w:t xml:space="preserve">. Like the contribution of a threshing floor is the way </w:t>
      </w:r>
      <w:del w:id="163" w:author="Author">
        <w:r w:rsidRPr="00E6329B">
          <w:rPr>
            <w:rFonts w:ascii="Trebuchet MS" w:hAnsi="Trebuchet MS"/>
            <w:noProof/>
            <w:u w:val="dotted"/>
          </w:rPr>
          <w:delText>YOU</w:delText>
        </w:r>
      </w:del>
      <w:ins w:id="164" w:author="Author">
        <w:r w:rsidRPr="00E6329B">
          <w:rPr>
            <w:rFonts w:ascii="Trebuchet MS" w:hAnsi="Trebuchet MS"/>
            <w:noProof/>
          </w:rPr>
          <w:t>you</w:t>
        </w:r>
      </w:ins>
      <w:r w:rsidRPr="00E6329B">
        <w:rPr>
          <w:rFonts w:ascii="Trebuchet MS" w:hAnsi="Trebuchet MS"/>
          <w:noProof/>
        </w:rPr>
        <w:t xml:space="preserve"> should contribute it. </w:t>
      </w:r>
      <w:r w:rsidRPr="00E6329B">
        <w:rPr>
          <w:rFonts w:ascii="Trebuchet MS" w:hAnsi="Trebuchet MS"/>
          <w:b/>
          <w:noProof/>
        </w:rPr>
        <w:t xml:space="preserve">15:21 </w:t>
      </w:r>
      <w:r w:rsidRPr="00E6329B">
        <w:rPr>
          <w:rFonts w:ascii="Trebuchet MS" w:hAnsi="Trebuchet MS"/>
          <w:noProof/>
        </w:rPr>
        <w:t xml:space="preserve">Some of the firstfruits of </w:t>
      </w:r>
      <w:del w:id="165" w:author="Author">
        <w:r w:rsidRPr="00E6329B">
          <w:rPr>
            <w:rFonts w:ascii="Trebuchet MS" w:hAnsi="Trebuchet MS"/>
            <w:noProof/>
            <w:u w:val="dotted"/>
          </w:rPr>
          <w:delText>YOUR</w:delText>
        </w:r>
      </w:del>
      <w:ins w:id="166" w:author="Author">
        <w:r w:rsidRPr="00E6329B">
          <w:rPr>
            <w:rFonts w:ascii="Trebuchet MS" w:hAnsi="Trebuchet MS"/>
            <w:noProof/>
          </w:rPr>
          <w:t>your</w:t>
        </w:r>
      </w:ins>
      <w:r w:rsidRPr="00E6329B">
        <w:rPr>
          <w:rFonts w:ascii="Trebuchet MS" w:hAnsi="Trebuchet MS"/>
          <w:noProof/>
        </w:rPr>
        <w:t xml:space="preserve"> coarse meal </w:t>
      </w:r>
      <w:del w:id="167" w:author="Author">
        <w:r w:rsidRPr="00E6329B">
          <w:rPr>
            <w:rFonts w:ascii="Trebuchet MS" w:hAnsi="Trebuchet MS"/>
            <w:noProof/>
            <w:u w:val="dotted"/>
          </w:rPr>
          <w:delText>YOU</w:delText>
        </w:r>
      </w:del>
      <w:ins w:id="168" w:author="Author">
        <w:r w:rsidRPr="00E6329B">
          <w:rPr>
            <w:rFonts w:ascii="Trebuchet MS" w:hAnsi="Trebuchet MS"/>
            <w:noProof/>
          </w:rPr>
          <w:t>you</w:t>
        </w:r>
      </w:ins>
      <w:r w:rsidRPr="00E6329B">
        <w:rPr>
          <w:rFonts w:ascii="Trebuchet MS" w:hAnsi="Trebuchet MS"/>
          <w:noProof/>
        </w:rPr>
        <w:t xml:space="preserve"> should give as a contribution to Jehovah throughout </w:t>
      </w:r>
      <w:del w:id="169" w:author="Author">
        <w:r w:rsidRPr="00E6329B">
          <w:rPr>
            <w:rFonts w:ascii="Trebuchet MS" w:hAnsi="Trebuchet MS"/>
            <w:noProof/>
            <w:u w:val="dotted"/>
          </w:rPr>
          <w:delText>YOUR</w:delText>
        </w:r>
      </w:del>
      <w:ins w:id="170" w:author="Author">
        <w:r w:rsidRPr="00E6329B">
          <w:rPr>
            <w:rFonts w:ascii="Trebuchet MS" w:hAnsi="Trebuchet MS"/>
            <w:noProof/>
          </w:rPr>
          <w:t>your</w:t>
        </w:r>
      </w:ins>
      <w:r w:rsidRPr="00E6329B">
        <w:rPr>
          <w:rFonts w:ascii="Trebuchet MS" w:hAnsi="Trebuchet MS"/>
          <w:noProof/>
        </w:rPr>
        <w:t xml:space="preserve"> generations.</w:t>
      </w:r>
    </w:p>
    <w:p w:rsidR="00CA008B" w:rsidRPr="00E6329B" w:rsidRDefault="00CA008B" w:rsidP="00CA008B">
      <w:pPr>
        <w:rPr>
          <w:rFonts w:ascii="Trebuchet MS" w:hAnsi="Trebuchet MS"/>
          <w:noProof/>
        </w:rPr>
      </w:pPr>
      <w:r w:rsidRPr="00E6329B">
        <w:rPr>
          <w:rFonts w:ascii="Trebuchet MS" w:hAnsi="Trebuchet MS"/>
          <w:b/>
        </w:rPr>
        <w:t xml:space="preserve">15:22 </w:t>
      </w:r>
      <w:r w:rsidRPr="00E6329B">
        <w:rPr>
          <w:rFonts w:ascii="Trebuchet MS" w:hAnsi="Trebuchet MS"/>
          <w:noProof/>
        </w:rPr>
        <w:t xml:space="preserve">“‘Now </w:t>
      </w:r>
      <w:del w:id="171" w:author="Author">
        <w:r w:rsidRPr="00E6329B">
          <w:rPr>
            <w:rFonts w:ascii="Trebuchet MS" w:hAnsi="Trebuchet MS"/>
            <w:noProof/>
          </w:rPr>
          <w:delText xml:space="preserve">in case </w:delText>
        </w:r>
        <w:r w:rsidRPr="00E6329B">
          <w:rPr>
            <w:rFonts w:ascii="Trebuchet MS" w:hAnsi="Trebuchet MS"/>
            <w:noProof/>
            <w:u w:val="dotted"/>
          </w:rPr>
          <w:delText>YOU</w:delText>
        </w:r>
        <w:r w:rsidRPr="00E6329B">
          <w:rPr>
            <w:rFonts w:ascii="Trebuchet MS" w:hAnsi="Trebuchet MS"/>
            <w:noProof/>
          </w:rPr>
          <w:delText xml:space="preserve"> should</w:delText>
        </w:r>
      </w:del>
      <w:ins w:id="172" w:author="Author">
        <w:r w:rsidRPr="00E6329B">
          <w:rPr>
            <w:rFonts w:ascii="Trebuchet MS" w:hAnsi="Trebuchet MS"/>
            <w:noProof/>
          </w:rPr>
          <w:t>if you</w:t>
        </w:r>
      </w:ins>
      <w:r w:rsidRPr="00E6329B">
        <w:rPr>
          <w:rFonts w:ascii="Trebuchet MS" w:hAnsi="Trebuchet MS"/>
          <w:noProof/>
        </w:rPr>
        <w:t xml:space="preserve"> make a mistake and </w:t>
      </w:r>
      <w:del w:id="173" w:author="Author">
        <w:r w:rsidRPr="00E6329B">
          <w:rPr>
            <w:rFonts w:ascii="Trebuchet MS" w:hAnsi="Trebuchet MS"/>
            <w:noProof/>
          </w:rPr>
          <w:delText>not do</w:delText>
        </w:r>
      </w:del>
      <w:ins w:id="174" w:author="Author">
        <w:r w:rsidRPr="00E6329B">
          <w:rPr>
            <w:rFonts w:ascii="Trebuchet MS" w:hAnsi="Trebuchet MS"/>
            <w:noProof/>
          </w:rPr>
          <w:t>fail to observe</w:t>
        </w:r>
      </w:ins>
      <w:r w:rsidRPr="00E6329B">
        <w:rPr>
          <w:rFonts w:ascii="Trebuchet MS" w:hAnsi="Trebuchet MS"/>
          <w:noProof/>
        </w:rPr>
        <w:t xml:space="preserve"> all these commandments</w:t>
      </w:r>
      <w:del w:id="175" w:author="Author">
        <w:r w:rsidRPr="00E6329B">
          <w:rPr>
            <w:rFonts w:ascii="Trebuchet MS" w:hAnsi="Trebuchet MS"/>
            <w:noProof/>
          </w:rPr>
          <w:delText>, which</w:delText>
        </w:r>
      </w:del>
      <w:ins w:id="176" w:author="Author">
        <w:r w:rsidRPr="00E6329B">
          <w:rPr>
            <w:rFonts w:ascii="Trebuchet MS" w:hAnsi="Trebuchet MS"/>
            <w:noProof/>
          </w:rPr>
          <w:t xml:space="preserve"> that</w:t>
        </w:r>
      </w:ins>
      <w:r w:rsidRPr="00E6329B">
        <w:rPr>
          <w:rFonts w:ascii="Trebuchet MS" w:hAnsi="Trebuchet MS"/>
          <w:noProof/>
        </w:rPr>
        <w:t xml:space="preserve"> Jehovah has spoken to Moses, </w:t>
      </w:r>
      <w:r w:rsidRPr="00E6329B">
        <w:rPr>
          <w:rFonts w:ascii="Trebuchet MS" w:hAnsi="Trebuchet MS"/>
          <w:b/>
          <w:noProof/>
        </w:rPr>
        <w:t xml:space="preserve">15:23 </w:t>
      </w:r>
      <w:r w:rsidRPr="00E6329B">
        <w:rPr>
          <w:rFonts w:ascii="Trebuchet MS" w:hAnsi="Trebuchet MS"/>
          <w:noProof/>
        </w:rPr>
        <w:t xml:space="preserve">all that Jehovah has commanded </w:t>
      </w:r>
      <w:del w:id="177" w:author="Author">
        <w:r w:rsidRPr="00E6329B">
          <w:rPr>
            <w:rFonts w:ascii="Trebuchet MS" w:hAnsi="Trebuchet MS"/>
            <w:noProof/>
            <w:u w:val="dotted"/>
          </w:rPr>
          <w:delText>YOU</w:delText>
        </w:r>
        <w:r w:rsidRPr="00E6329B">
          <w:rPr>
            <w:rFonts w:ascii="Trebuchet MS" w:hAnsi="Trebuchet MS"/>
            <w:noProof/>
          </w:rPr>
          <w:delText xml:space="preserve"> by means of</w:delText>
        </w:r>
      </w:del>
      <w:ins w:id="178" w:author="Author">
        <w:r w:rsidRPr="00E6329B">
          <w:rPr>
            <w:rFonts w:ascii="Trebuchet MS" w:hAnsi="Trebuchet MS"/>
            <w:noProof/>
          </w:rPr>
          <w:t>you through</w:t>
        </w:r>
      </w:ins>
      <w:r w:rsidRPr="00E6329B">
        <w:rPr>
          <w:rFonts w:ascii="Trebuchet MS" w:hAnsi="Trebuchet MS"/>
          <w:noProof/>
        </w:rPr>
        <w:t xml:space="preserve"> Moses from the day that Jehovah commanded and onward for </w:t>
      </w:r>
      <w:del w:id="179" w:author="Author">
        <w:r w:rsidRPr="00E6329B">
          <w:rPr>
            <w:rFonts w:ascii="Trebuchet MS" w:hAnsi="Trebuchet MS"/>
            <w:noProof/>
            <w:u w:val="dotted"/>
          </w:rPr>
          <w:delText>YOUR</w:delText>
        </w:r>
      </w:del>
      <w:ins w:id="180" w:author="Author">
        <w:r w:rsidRPr="00E6329B">
          <w:rPr>
            <w:rFonts w:ascii="Trebuchet MS" w:hAnsi="Trebuchet MS"/>
            <w:noProof/>
          </w:rPr>
          <w:t>your</w:t>
        </w:r>
      </w:ins>
      <w:r w:rsidRPr="00E6329B">
        <w:rPr>
          <w:rFonts w:ascii="Trebuchet MS" w:hAnsi="Trebuchet MS"/>
          <w:noProof/>
        </w:rPr>
        <w:t xml:space="preserve"> generations, </w:t>
      </w:r>
      <w:r w:rsidRPr="00E6329B">
        <w:rPr>
          <w:rFonts w:ascii="Trebuchet MS" w:hAnsi="Trebuchet MS"/>
          <w:b/>
          <w:noProof/>
        </w:rPr>
        <w:t xml:space="preserve">15:24 </w:t>
      </w:r>
      <w:del w:id="181" w:author="Author">
        <w:r w:rsidRPr="00E6329B">
          <w:rPr>
            <w:rFonts w:ascii="Trebuchet MS" w:hAnsi="Trebuchet MS"/>
            <w:noProof/>
          </w:rPr>
          <w:delText xml:space="preserve">it must then occur that </w:delText>
        </w:r>
      </w:del>
      <w:ins w:id="182" w:author="Author">
        <w:r w:rsidRPr="00E6329B">
          <w:rPr>
            <w:rFonts w:ascii="Trebuchet MS" w:hAnsi="Trebuchet MS"/>
            <w:noProof/>
          </w:rPr>
          <w:t xml:space="preserve">and </w:t>
        </w:r>
      </w:ins>
      <w:r w:rsidRPr="00E6329B">
        <w:rPr>
          <w:rFonts w:ascii="Trebuchet MS" w:hAnsi="Trebuchet MS"/>
          <w:noProof/>
        </w:rPr>
        <w:t xml:space="preserve">if it </w:t>
      </w:r>
      <w:del w:id="183" w:author="Author">
        <w:r w:rsidRPr="00E6329B">
          <w:rPr>
            <w:rFonts w:ascii="Trebuchet MS" w:hAnsi="Trebuchet MS"/>
            <w:noProof/>
          </w:rPr>
          <w:delText>has been</w:delText>
        </w:r>
      </w:del>
      <w:ins w:id="184" w:author="Author">
        <w:r w:rsidRPr="00E6329B">
          <w:rPr>
            <w:rFonts w:ascii="Trebuchet MS" w:hAnsi="Trebuchet MS"/>
            <w:noProof/>
          </w:rPr>
          <w:t>was</w:t>
        </w:r>
      </w:ins>
      <w:r w:rsidRPr="00E6329B">
        <w:rPr>
          <w:rFonts w:ascii="Trebuchet MS" w:hAnsi="Trebuchet MS"/>
          <w:noProof/>
        </w:rPr>
        <w:t xml:space="preserve"> done </w:t>
      </w:r>
      <w:del w:id="185" w:author="Author">
        <w:r w:rsidRPr="00E6329B">
          <w:rPr>
            <w:rFonts w:ascii="Trebuchet MS" w:hAnsi="Trebuchet MS"/>
            <w:noProof/>
          </w:rPr>
          <w:delText>far from</w:delText>
        </w:r>
      </w:del>
      <w:ins w:id="186" w:author="Author">
        <w:r w:rsidRPr="00E6329B">
          <w:rPr>
            <w:rFonts w:ascii="Trebuchet MS" w:hAnsi="Trebuchet MS"/>
            <w:noProof/>
          </w:rPr>
          <w:t>by mistake and without</w:t>
        </w:r>
      </w:ins>
      <w:r w:rsidRPr="00E6329B">
        <w:rPr>
          <w:rFonts w:ascii="Trebuchet MS" w:hAnsi="Trebuchet MS"/>
          <w:noProof/>
        </w:rPr>
        <w:t xml:space="preserve"> the </w:t>
      </w:r>
      <w:del w:id="187" w:author="Author">
        <w:r w:rsidRPr="00E6329B">
          <w:rPr>
            <w:rFonts w:ascii="Trebuchet MS" w:hAnsi="Trebuchet MS"/>
            <w:noProof/>
          </w:rPr>
          <w:delText>eyes</w:delText>
        </w:r>
      </w:del>
      <w:ins w:id="188" w:author="Author">
        <w:r w:rsidRPr="00E6329B">
          <w:rPr>
            <w:rFonts w:ascii="Trebuchet MS" w:hAnsi="Trebuchet MS"/>
            <w:noProof/>
          </w:rPr>
          <w:t>knowledge</w:t>
        </w:r>
      </w:ins>
      <w:r w:rsidRPr="00E6329B">
        <w:rPr>
          <w:rFonts w:ascii="Trebuchet MS" w:hAnsi="Trebuchet MS"/>
          <w:noProof/>
        </w:rPr>
        <w:t xml:space="preserve"> of the assembly</w:t>
      </w:r>
      <w:del w:id="189" w:author="Author">
        <w:r w:rsidRPr="00E6329B">
          <w:rPr>
            <w:rFonts w:ascii="Trebuchet MS" w:hAnsi="Trebuchet MS"/>
            <w:noProof/>
          </w:rPr>
          <w:delText xml:space="preserve"> by mistake</w:delText>
        </w:r>
      </w:del>
      <w:r w:rsidRPr="00E6329B">
        <w:rPr>
          <w:rFonts w:ascii="Trebuchet MS" w:hAnsi="Trebuchet MS"/>
          <w:noProof/>
        </w:rPr>
        <w:t xml:space="preserve">, the whole assembly must </w:t>
      </w:r>
      <w:del w:id="190" w:author="Author">
        <w:r w:rsidRPr="00E6329B">
          <w:rPr>
            <w:rFonts w:ascii="Trebuchet MS" w:hAnsi="Trebuchet MS"/>
            <w:noProof/>
          </w:rPr>
          <w:delText>then render up</w:delText>
        </w:r>
      </w:del>
      <w:ins w:id="191" w:author="Author">
        <w:r w:rsidRPr="00E6329B">
          <w:rPr>
            <w:rFonts w:ascii="Trebuchet MS" w:hAnsi="Trebuchet MS"/>
            <w:noProof/>
          </w:rPr>
          <w:t>offer</w:t>
        </w:r>
      </w:ins>
      <w:r w:rsidRPr="00E6329B">
        <w:rPr>
          <w:rFonts w:ascii="Trebuchet MS" w:hAnsi="Trebuchet MS"/>
          <w:noProof/>
        </w:rPr>
        <w:t xml:space="preserve"> one young bull as a burnt offering for a </w:t>
      </w:r>
      <w:del w:id="192" w:author="Author">
        <w:r w:rsidRPr="00E6329B">
          <w:rPr>
            <w:rFonts w:ascii="Trebuchet MS" w:hAnsi="Trebuchet MS"/>
            <w:noProof/>
          </w:rPr>
          <w:delText>restful odor</w:delText>
        </w:r>
      </w:del>
      <w:ins w:id="193" w:author="Author">
        <w:r w:rsidRPr="00E6329B">
          <w:rPr>
            <w:rFonts w:ascii="Trebuchet MS" w:hAnsi="Trebuchet MS"/>
            <w:noProof/>
          </w:rPr>
          <w:t>pleasing</w:t>
        </w:r>
        <w:r w:rsidRPr="00E6329B">
          <w:rPr>
            <w:rStyle w:val="FootnoteReference"/>
            <w:rFonts w:ascii="Trebuchet MS" w:hAnsi="Trebuchet MS"/>
            <w:noProof/>
          </w:rPr>
          <w:footnoteReference w:id="9"/>
        </w:r>
        <w:r w:rsidRPr="00E6329B">
          <w:rPr>
            <w:rFonts w:ascii="Trebuchet MS" w:hAnsi="Trebuchet MS"/>
            <w:noProof/>
          </w:rPr>
          <w:t xml:space="preserve"> aroma</w:t>
        </w:r>
      </w:ins>
      <w:r w:rsidRPr="00E6329B">
        <w:rPr>
          <w:rFonts w:ascii="Trebuchet MS" w:hAnsi="Trebuchet MS"/>
          <w:noProof/>
        </w:rPr>
        <w:t xml:space="preserve"> to Jehovah, </w:t>
      </w:r>
      <w:del w:id="196" w:author="Author">
        <w:r w:rsidRPr="00E6329B">
          <w:rPr>
            <w:rFonts w:ascii="Trebuchet MS" w:hAnsi="Trebuchet MS"/>
            <w:noProof/>
          </w:rPr>
          <w:delText>and</w:delText>
        </w:r>
      </w:del>
      <w:ins w:id="197" w:author="Author">
        <w:r w:rsidRPr="00E6329B">
          <w:rPr>
            <w:rFonts w:ascii="Trebuchet MS" w:hAnsi="Trebuchet MS"/>
            <w:noProof/>
          </w:rPr>
          <w:t>together with</w:t>
        </w:r>
      </w:ins>
      <w:r w:rsidRPr="00E6329B">
        <w:rPr>
          <w:rFonts w:ascii="Trebuchet MS" w:hAnsi="Trebuchet MS"/>
          <w:noProof/>
        </w:rPr>
        <w:t xml:space="preserve"> its grain offering and its drink offering according to the regular procedure, and one </w:t>
      </w:r>
      <w:del w:id="198" w:author="Author">
        <w:r w:rsidRPr="00E6329B">
          <w:rPr>
            <w:rFonts w:ascii="Trebuchet MS" w:hAnsi="Trebuchet MS"/>
            <w:noProof/>
          </w:rPr>
          <w:delText>kid of the goats</w:delText>
        </w:r>
      </w:del>
      <w:ins w:id="199" w:author="Author">
        <w:r w:rsidRPr="00E6329B">
          <w:rPr>
            <w:rFonts w:ascii="Trebuchet MS" w:hAnsi="Trebuchet MS"/>
            <w:noProof/>
          </w:rPr>
          <w:t>young goat</w:t>
        </w:r>
      </w:ins>
      <w:r w:rsidRPr="00E6329B">
        <w:rPr>
          <w:rFonts w:ascii="Trebuchet MS" w:hAnsi="Trebuchet MS"/>
          <w:noProof/>
        </w:rPr>
        <w:t xml:space="preserve"> as a sin offering. </w:t>
      </w:r>
      <w:r w:rsidRPr="00E6329B">
        <w:rPr>
          <w:rFonts w:ascii="Trebuchet MS" w:hAnsi="Trebuchet MS"/>
          <w:b/>
          <w:noProof/>
        </w:rPr>
        <w:t xml:space="preserve">15:25 </w:t>
      </w:r>
      <w:del w:id="200" w:author="Author">
        <w:r w:rsidRPr="00E6329B">
          <w:rPr>
            <w:rFonts w:ascii="Trebuchet MS" w:hAnsi="Trebuchet MS"/>
            <w:noProof/>
          </w:rPr>
          <w:delText>And the</w:delText>
        </w:r>
      </w:del>
      <w:ins w:id="201" w:author="Author">
        <w:r w:rsidRPr="00E6329B">
          <w:rPr>
            <w:rFonts w:ascii="Trebuchet MS" w:hAnsi="Trebuchet MS"/>
            <w:noProof/>
          </w:rPr>
          <w:t>The</w:t>
        </w:r>
      </w:ins>
      <w:r w:rsidRPr="00E6329B">
        <w:rPr>
          <w:rFonts w:ascii="Trebuchet MS" w:hAnsi="Trebuchet MS"/>
          <w:noProof/>
        </w:rPr>
        <w:t xml:space="preserve"> priest </w:t>
      </w:r>
      <w:del w:id="202" w:author="Author">
        <w:r w:rsidRPr="00E6329B">
          <w:rPr>
            <w:rFonts w:ascii="Trebuchet MS" w:hAnsi="Trebuchet MS"/>
            <w:noProof/>
          </w:rPr>
          <w:delText>must</w:delText>
        </w:r>
      </w:del>
      <w:ins w:id="203" w:author="Author">
        <w:r w:rsidRPr="00E6329B">
          <w:rPr>
            <w:rFonts w:ascii="Trebuchet MS" w:hAnsi="Trebuchet MS"/>
            <w:noProof/>
          </w:rPr>
          <w:t>will</w:t>
        </w:r>
      </w:ins>
      <w:r w:rsidRPr="00E6329B">
        <w:rPr>
          <w:rFonts w:ascii="Trebuchet MS" w:hAnsi="Trebuchet MS"/>
          <w:noProof/>
        </w:rPr>
        <w:t xml:space="preserve"> make atonement for the whole assembly of the </w:t>
      </w:r>
      <w:del w:id="204" w:author="Author">
        <w:r w:rsidRPr="00E6329B">
          <w:rPr>
            <w:rFonts w:ascii="Trebuchet MS" w:hAnsi="Trebuchet MS"/>
            <w:noProof/>
          </w:rPr>
          <w:delText>sons of Israel</w:delText>
        </w:r>
      </w:del>
      <w:ins w:id="205" w:author="Author">
        <w:r w:rsidRPr="00E6329B">
          <w:rPr>
            <w:rFonts w:ascii="Trebuchet MS" w:hAnsi="Trebuchet MS"/>
            <w:noProof/>
          </w:rPr>
          <w:t>Israelites</w:t>
        </w:r>
      </w:ins>
      <w:r w:rsidRPr="00E6329B">
        <w:rPr>
          <w:rFonts w:ascii="Trebuchet MS" w:hAnsi="Trebuchet MS"/>
          <w:noProof/>
        </w:rPr>
        <w:t xml:space="preserve">, and it </w:t>
      </w:r>
      <w:del w:id="206" w:author="Author">
        <w:r w:rsidRPr="00E6329B">
          <w:rPr>
            <w:rFonts w:ascii="Trebuchet MS" w:hAnsi="Trebuchet MS"/>
            <w:noProof/>
          </w:rPr>
          <w:delText>must</w:delText>
        </w:r>
      </w:del>
      <w:ins w:id="207" w:author="Author">
        <w:r w:rsidRPr="00E6329B">
          <w:rPr>
            <w:rFonts w:ascii="Trebuchet MS" w:hAnsi="Trebuchet MS"/>
            <w:noProof/>
          </w:rPr>
          <w:t>will</w:t>
        </w:r>
      </w:ins>
      <w:r w:rsidRPr="00E6329B">
        <w:rPr>
          <w:rFonts w:ascii="Trebuchet MS" w:hAnsi="Trebuchet MS"/>
          <w:noProof/>
        </w:rPr>
        <w:t xml:space="preserve"> be forgiven them</w:t>
      </w:r>
      <w:del w:id="208" w:author="Author">
        <w:r w:rsidRPr="00E6329B">
          <w:rPr>
            <w:rFonts w:ascii="Trebuchet MS" w:hAnsi="Trebuchet MS"/>
            <w:noProof/>
          </w:rPr>
          <w:delText>;</w:delText>
        </w:r>
      </w:del>
      <w:ins w:id="209" w:author="Author">
        <w:r w:rsidRPr="00E6329B">
          <w:rPr>
            <w:rFonts w:ascii="Trebuchet MS" w:hAnsi="Trebuchet MS"/>
            <w:noProof/>
          </w:rPr>
          <w:t>,</w:t>
        </w:r>
      </w:ins>
      <w:r w:rsidRPr="00E6329B">
        <w:rPr>
          <w:rFonts w:ascii="Trebuchet MS" w:hAnsi="Trebuchet MS"/>
          <w:noProof/>
        </w:rPr>
        <w:t xml:space="preserve"> because it was a mistake, and they</w:t>
      </w:r>
      <w:del w:id="210" w:author="Author">
        <w:r w:rsidRPr="00E6329B">
          <w:rPr>
            <w:rFonts w:ascii="Trebuchet MS" w:hAnsi="Trebuchet MS"/>
            <w:noProof/>
          </w:rPr>
          <w:delText>, for their part,</w:delText>
        </w:r>
      </w:del>
      <w:r w:rsidRPr="00E6329B">
        <w:rPr>
          <w:rFonts w:ascii="Trebuchet MS" w:hAnsi="Trebuchet MS"/>
          <w:noProof/>
        </w:rPr>
        <w:t xml:space="preserve"> brought as their offering an offering made by fire to Jehovah and their sin offering before Jehovah for their mistake. </w:t>
      </w:r>
      <w:r w:rsidRPr="00E6329B">
        <w:rPr>
          <w:rFonts w:ascii="Trebuchet MS" w:hAnsi="Trebuchet MS"/>
          <w:b/>
          <w:noProof/>
        </w:rPr>
        <w:t xml:space="preserve">15:26 </w:t>
      </w:r>
      <w:del w:id="211" w:author="Author">
        <w:r w:rsidRPr="00E6329B">
          <w:rPr>
            <w:rFonts w:ascii="Trebuchet MS" w:hAnsi="Trebuchet MS"/>
            <w:noProof/>
          </w:rPr>
          <w:delText>And it must</w:delText>
        </w:r>
      </w:del>
      <w:ins w:id="212" w:author="Author">
        <w:r w:rsidRPr="00E6329B">
          <w:rPr>
            <w:rFonts w:ascii="Trebuchet MS" w:hAnsi="Trebuchet MS"/>
            <w:noProof/>
          </w:rPr>
          <w:t>It will</w:t>
        </w:r>
      </w:ins>
      <w:r w:rsidRPr="00E6329B">
        <w:rPr>
          <w:rFonts w:ascii="Trebuchet MS" w:hAnsi="Trebuchet MS"/>
          <w:noProof/>
        </w:rPr>
        <w:t xml:space="preserve"> be forgiven the whole assembly of the </w:t>
      </w:r>
      <w:del w:id="213" w:author="Author">
        <w:r w:rsidRPr="00E6329B">
          <w:rPr>
            <w:rFonts w:ascii="Trebuchet MS" w:hAnsi="Trebuchet MS"/>
            <w:noProof/>
          </w:rPr>
          <w:delText>sons of Israel</w:delText>
        </w:r>
      </w:del>
      <w:ins w:id="214" w:author="Author">
        <w:r w:rsidRPr="00E6329B">
          <w:rPr>
            <w:rFonts w:ascii="Trebuchet MS" w:hAnsi="Trebuchet MS"/>
            <w:noProof/>
          </w:rPr>
          <w:t>Israelites</w:t>
        </w:r>
      </w:ins>
      <w:r w:rsidRPr="00E6329B">
        <w:rPr>
          <w:rFonts w:ascii="Trebuchet MS" w:hAnsi="Trebuchet MS"/>
          <w:noProof/>
        </w:rPr>
        <w:t xml:space="preserve"> and the </w:t>
      </w:r>
      <w:del w:id="215" w:author="Author">
        <w:r w:rsidRPr="00E6329B">
          <w:rPr>
            <w:rFonts w:ascii="Trebuchet MS" w:hAnsi="Trebuchet MS"/>
            <w:noProof/>
          </w:rPr>
          <w:delText>alien resident</w:delText>
        </w:r>
      </w:del>
      <w:ins w:id="216" w:author="Author">
        <w:r w:rsidRPr="00E6329B">
          <w:rPr>
            <w:rFonts w:ascii="Trebuchet MS" w:hAnsi="Trebuchet MS"/>
            <w:noProof/>
          </w:rPr>
          <w:t>foreigner</w:t>
        </w:r>
      </w:ins>
      <w:r w:rsidRPr="00E6329B">
        <w:rPr>
          <w:rFonts w:ascii="Trebuchet MS" w:hAnsi="Trebuchet MS"/>
          <w:noProof/>
        </w:rPr>
        <w:t xml:space="preserve"> who is residing </w:t>
      </w:r>
      <w:del w:id="217" w:author="Author">
        <w:r w:rsidRPr="00E6329B">
          <w:rPr>
            <w:rFonts w:ascii="Trebuchet MS" w:hAnsi="Trebuchet MS"/>
            <w:noProof/>
          </w:rPr>
          <w:delText xml:space="preserve">as an alien </w:delText>
        </w:r>
      </w:del>
      <w:r w:rsidRPr="00E6329B">
        <w:rPr>
          <w:rFonts w:ascii="Trebuchet MS" w:hAnsi="Trebuchet MS"/>
          <w:noProof/>
        </w:rPr>
        <w:t>in their midst, because it was by mistake on the part of all the people.</w:t>
      </w:r>
    </w:p>
    <w:p w:rsidR="00CA008B" w:rsidRPr="00E6329B" w:rsidRDefault="00CA008B" w:rsidP="00CA008B">
      <w:pPr>
        <w:rPr>
          <w:rFonts w:ascii="Trebuchet MS" w:hAnsi="Trebuchet MS"/>
          <w:noProof/>
        </w:rPr>
      </w:pPr>
      <w:r w:rsidRPr="00E6329B">
        <w:rPr>
          <w:rFonts w:ascii="Trebuchet MS" w:hAnsi="Trebuchet MS"/>
          <w:b/>
        </w:rPr>
        <w:t xml:space="preserve">15:27 </w:t>
      </w:r>
      <w:r w:rsidRPr="00E6329B">
        <w:rPr>
          <w:rFonts w:ascii="Trebuchet MS" w:hAnsi="Trebuchet MS"/>
          <w:noProof/>
        </w:rPr>
        <w:t>“‘</w:t>
      </w:r>
      <w:del w:id="218" w:author="Author">
        <w:r w:rsidRPr="00E6329B">
          <w:rPr>
            <w:rFonts w:ascii="Trebuchet MS" w:hAnsi="Trebuchet MS"/>
            <w:noProof/>
          </w:rPr>
          <w:delText>And if</w:delText>
        </w:r>
      </w:del>
      <w:ins w:id="219" w:author="Author">
        <w:r w:rsidRPr="00E6329B">
          <w:rPr>
            <w:rFonts w:ascii="Trebuchet MS" w:hAnsi="Trebuchet MS"/>
            <w:noProof/>
          </w:rPr>
          <w:t>If</w:t>
        </w:r>
      </w:ins>
      <w:r w:rsidRPr="00E6329B">
        <w:rPr>
          <w:rFonts w:ascii="Trebuchet MS" w:hAnsi="Trebuchet MS"/>
          <w:noProof/>
        </w:rPr>
        <w:t xml:space="preserve"> any </w:t>
      </w:r>
      <w:del w:id="220" w:author="Author">
        <w:r w:rsidRPr="00E6329B">
          <w:rPr>
            <w:rFonts w:ascii="Trebuchet MS" w:hAnsi="Trebuchet MS"/>
            <w:noProof/>
          </w:rPr>
          <w:delText>soul</w:delText>
        </w:r>
      </w:del>
      <w:ins w:id="221" w:author="Author">
        <w:r w:rsidRPr="00E6329B">
          <w:rPr>
            <w:rFonts w:ascii="Trebuchet MS" w:hAnsi="Trebuchet MS"/>
            <w:noProof/>
          </w:rPr>
          <w:t>person</w:t>
        </w:r>
        <w:r w:rsidRPr="00E6329B">
          <w:rPr>
            <w:rStyle w:val="FootnoteReference"/>
            <w:rFonts w:ascii="Trebuchet MS" w:hAnsi="Trebuchet MS"/>
            <w:noProof/>
          </w:rPr>
          <w:footnoteReference w:id="10"/>
        </w:r>
      </w:ins>
      <w:r w:rsidRPr="00E6329B">
        <w:rPr>
          <w:rFonts w:ascii="Trebuchet MS" w:hAnsi="Trebuchet MS"/>
          <w:noProof/>
        </w:rPr>
        <w:t xml:space="preserve"> should sin by mistake, then he must present a female goat in its first year for a sin offering. </w:t>
      </w:r>
      <w:r w:rsidRPr="00E6329B">
        <w:rPr>
          <w:rFonts w:ascii="Trebuchet MS" w:hAnsi="Trebuchet MS"/>
          <w:b/>
          <w:noProof/>
        </w:rPr>
        <w:t xml:space="preserve">15:28 </w:t>
      </w:r>
      <w:r w:rsidRPr="00E6329B">
        <w:rPr>
          <w:rFonts w:ascii="Trebuchet MS" w:hAnsi="Trebuchet MS"/>
          <w:noProof/>
        </w:rPr>
        <w:t xml:space="preserve">And the priest </w:t>
      </w:r>
      <w:del w:id="224" w:author="Author">
        <w:r w:rsidRPr="00E6329B">
          <w:rPr>
            <w:rFonts w:ascii="Trebuchet MS" w:hAnsi="Trebuchet MS"/>
            <w:noProof/>
          </w:rPr>
          <w:delText>must</w:delText>
        </w:r>
      </w:del>
      <w:ins w:id="225" w:author="Author">
        <w:r w:rsidRPr="00E6329B">
          <w:rPr>
            <w:rFonts w:ascii="Trebuchet MS" w:hAnsi="Trebuchet MS"/>
            <w:noProof/>
          </w:rPr>
          <w:t>will</w:t>
        </w:r>
      </w:ins>
      <w:r w:rsidRPr="00E6329B">
        <w:rPr>
          <w:rFonts w:ascii="Trebuchet MS" w:hAnsi="Trebuchet MS"/>
          <w:noProof/>
        </w:rPr>
        <w:t xml:space="preserve"> make atonement for the </w:t>
      </w:r>
      <w:del w:id="226" w:author="Author">
        <w:r w:rsidRPr="00E6329B">
          <w:rPr>
            <w:rFonts w:ascii="Trebuchet MS" w:hAnsi="Trebuchet MS"/>
            <w:noProof/>
          </w:rPr>
          <w:delText>soul</w:delText>
        </w:r>
      </w:del>
      <w:ins w:id="227" w:author="Author">
        <w:r w:rsidRPr="00E6329B">
          <w:rPr>
            <w:rFonts w:ascii="Trebuchet MS" w:hAnsi="Trebuchet MS"/>
            <w:noProof/>
          </w:rPr>
          <w:t>person</w:t>
        </w:r>
        <w:r w:rsidRPr="00E6329B">
          <w:rPr>
            <w:rStyle w:val="FootnoteReference"/>
            <w:rFonts w:ascii="Trebuchet MS" w:hAnsi="Trebuchet MS"/>
            <w:noProof/>
          </w:rPr>
          <w:footnoteReference w:id="11"/>
        </w:r>
      </w:ins>
      <w:r w:rsidRPr="00E6329B">
        <w:rPr>
          <w:rFonts w:ascii="Trebuchet MS" w:hAnsi="Trebuchet MS"/>
          <w:noProof/>
        </w:rPr>
        <w:t xml:space="preserve"> who made a mistake by </w:t>
      </w:r>
      <w:del w:id="230" w:author="Author">
        <w:r w:rsidRPr="00E6329B">
          <w:rPr>
            <w:rFonts w:ascii="Trebuchet MS" w:hAnsi="Trebuchet MS"/>
            <w:noProof/>
          </w:rPr>
          <w:delText>a</w:delText>
        </w:r>
      </w:del>
      <w:ins w:id="231" w:author="Author">
        <w:r w:rsidRPr="00E6329B">
          <w:rPr>
            <w:rFonts w:ascii="Trebuchet MS" w:hAnsi="Trebuchet MS"/>
            <w:noProof/>
          </w:rPr>
          <w:t>an unintentional</w:t>
        </w:r>
      </w:ins>
      <w:r w:rsidRPr="00E6329B">
        <w:rPr>
          <w:rFonts w:ascii="Trebuchet MS" w:hAnsi="Trebuchet MS"/>
          <w:noProof/>
        </w:rPr>
        <w:t xml:space="preserve"> sin</w:t>
      </w:r>
      <w:del w:id="232" w:author="Author">
        <w:r w:rsidRPr="00E6329B">
          <w:rPr>
            <w:rFonts w:ascii="Trebuchet MS" w:hAnsi="Trebuchet MS"/>
            <w:noProof/>
          </w:rPr>
          <w:delText xml:space="preserve"> unintentionally</w:delText>
        </w:r>
      </w:del>
      <w:r w:rsidRPr="00E6329B">
        <w:rPr>
          <w:rFonts w:ascii="Trebuchet MS" w:hAnsi="Trebuchet MS"/>
          <w:noProof/>
        </w:rPr>
        <w:t xml:space="preserve"> before Jehovah, so as to make atonement for it, and it </w:t>
      </w:r>
      <w:del w:id="233" w:author="Author">
        <w:r w:rsidRPr="00E6329B">
          <w:rPr>
            <w:rFonts w:ascii="Trebuchet MS" w:hAnsi="Trebuchet MS"/>
            <w:noProof/>
          </w:rPr>
          <w:delText>must</w:delText>
        </w:r>
      </w:del>
      <w:ins w:id="234" w:author="Author">
        <w:r w:rsidRPr="00E6329B">
          <w:rPr>
            <w:rFonts w:ascii="Trebuchet MS" w:hAnsi="Trebuchet MS"/>
            <w:noProof/>
          </w:rPr>
          <w:t>will</w:t>
        </w:r>
      </w:ins>
      <w:r w:rsidRPr="00E6329B">
        <w:rPr>
          <w:rFonts w:ascii="Trebuchet MS" w:hAnsi="Trebuchet MS"/>
          <w:noProof/>
        </w:rPr>
        <w:t xml:space="preserve"> be forgiven him. </w:t>
      </w:r>
      <w:r w:rsidRPr="00E6329B">
        <w:rPr>
          <w:rFonts w:ascii="Trebuchet MS" w:hAnsi="Trebuchet MS"/>
          <w:b/>
          <w:noProof/>
        </w:rPr>
        <w:t xml:space="preserve">15:29 </w:t>
      </w:r>
      <w:r w:rsidRPr="00E6329B">
        <w:rPr>
          <w:rFonts w:ascii="Trebuchet MS" w:hAnsi="Trebuchet MS"/>
          <w:noProof/>
        </w:rPr>
        <w:t xml:space="preserve">As </w:t>
      </w:r>
      <w:del w:id="235" w:author="Author">
        <w:r w:rsidRPr="00E6329B">
          <w:rPr>
            <w:rFonts w:ascii="Trebuchet MS" w:hAnsi="Trebuchet MS"/>
            <w:noProof/>
          </w:rPr>
          <w:delText>to</w:delText>
        </w:r>
      </w:del>
      <w:ins w:id="236" w:author="Author">
        <w:r w:rsidRPr="00E6329B">
          <w:rPr>
            <w:rFonts w:ascii="Trebuchet MS" w:hAnsi="Trebuchet MS"/>
            <w:noProof/>
          </w:rPr>
          <w:t>for</w:t>
        </w:r>
      </w:ins>
      <w:r w:rsidRPr="00E6329B">
        <w:rPr>
          <w:rFonts w:ascii="Trebuchet MS" w:hAnsi="Trebuchet MS"/>
          <w:noProof/>
        </w:rPr>
        <w:t xml:space="preserve"> the native</w:t>
      </w:r>
      <w:ins w:id="237" w:author="Author">
        <w:r w:rsidRPr="00E6329B">
          <w:rPr>
            <w:rFonts w:ascii="Trebuchet MS" w:hAnsi="Trebuchet MS"/>
            <w:noProof/>
          </w:rPr>
          <w:t>-born</w:t>
        </w:r>
      </w:ins>
      <w:r w:rsidRPr="00E6329B">
        <w:rPr>
          <w:rFonts w:ascii="Trebuchet MS" w:hAnsi="Trebuchet MS"/>
          <w:noProof/>
        </w:rPr>
        <w:t xml:space="preserve"> among the </w:t>
      </w:r>
      <w:del w:id="238" w:author="Author">
        <w:r w:rsidRPr="00E6329B">
          <w:rPr>
            <w:rFonts w:ascii="Trebuchet MS" w:hAnsi="Trebuchet MS"/>
            <w:noProof/>
          </w:rPr>
          <w:delText>sons of Israel</w:delText>
        </w:r>
      </w:del>
      <w:ins w:id="239" w:author="Author">
        <w:r w:rsidRPr="00E6329B">
          <w:rPr>
            <w:rFonts w:ascii="Trebuchet MS" w:hAnsi="Trebuchet MS"/>
            <w:noProof/>
          </w:rPr>
          <w:t>Israelites</w:t>
        </w:r>
      </w:ins>
      <w:r w:rsidRPr="00E6329B">
        <w:rPr>
          <w:rFonts w:ascii="Trebuchet MS" w:hAnsi="Trebuchet MS"/>
          <w:noProof/>
        </w:rPr>
        <w:t xml:space="preserve"> and the </w:t>
      </w:r>
      <w:del w:id="240" w:author="Author">
        <w:r w:rsidRPr="00E6329B">
          <w:rPr>
            <w:rFonts w:ascii="Trebuchet MS" w:hAnsi="Trebuchet MS"/>
            <w:noProof/>
          </w:rPr>
          <w:delText>alien resident</w:delText>
        </w:r>
      </w:del>
      <w:ins w:id="241" w:author="Author">
        <w:r w:rsidRPr="00E6329B">
          <w:rPr>
            <w:rFonts w:ascii="Trebuchet MS" w:hAnsi="Trebuchet MS"/>
            <w:noProof/>
          </w:rPr>
          <w:t>foreigner</w:t>
        </w:r>
      </w:ins>
      <w:r w:rsidRPr="00E6329B">
        <w:rPr>
          <w:rFonts w:ascii="Trebuchet MS" w:hAnsi="Trebuchet MS"/>
          <w:noProof/>
        </w:rPr>
        <w:t xml:space="preserve"> who is residing </w:t>
      </w:r>
      <w:del w:id="242" w:author="Author">
        <w:r w:rsidRPr="00E6329B">
          <w:rPr>
            <w:rFonts w:ascii="Trebuchet MS" w:hAnsi="Trebuchet MS"/>
            <w:noProof/>
          </w:rPr>
          <w:delText xml:space="preserve">as an alien </w:delText>
        </w:r>
      </w:del>
      <w:r w:rsidRPr="00E6329B">
        <w:rPr>
          <w:rFonts w:ascii="Trebuchet MS" w:hAnsi="Trebuchet MS"/>
          <w:noProof/>
        </w:rPr>
        <w:t xml:space="preserve">in their midst, there should </w:t>
      </w:r>
      <w:del w:id="243" w:author="Author">
        <w:r w:rsidRPr="00E6329B">
          <w:rPr>
            <w:rFonts w:ascii="Trebuchet MS" w:hAnsi="Trebuchet MS"/>
            <w:noProof/>
          </w:rPr>
          <w:delText xml:space="preserve">prove to </w:delText>
        </w:r>
      </w:del>
      <w:r w:rsidRPr="00E6329B">
        <w:rPr>
          <w:rFonts w:ascii="Trebuchet MS" w:hAnsi="Trebuchet MS"/>
          <w:noProof/>
        </w:rPr>
        <w:t xml:space="preserve">be one law for </w:t>
      </w:r>
      <w:del w:id="244" w:author="Author">
        <w:r w:rsidRPr="00E6329B">
          <w:rPr>
            <w:rFonts w:ascii="Trebuchet MS" w:hAnsi="Trebuchet MS"/>
            <w:noProof/>
            <w:u w:val="dotted"/>
          </w:rPr>
          <w:delText>YOU</w:delText>
        </w:r>
        <w:r w:rsidRPr="00E6329B">
          <w:rPr>
            <w:rFonts w:ascii="Trebuchet MS" w:hAnsi="Trebuchet MS"/>
            <w:noProof/>
          </w:rPr>
          <w:delText xml:space="preserve"> as respects </w:delText>
        </w:r>
      </w:del>
      <w:ins w:id="245" w:author="Author">
        <w:r w:rsidRPr="00E6329B">
          <w:rPr>
            <w:rFonts w:ascii="Trebuchet MS" w:hAnsi="Trebuchet MS"/>
            <w:noProof/>
          </w:rPr>
          <w:t xml:space="preserve">you in the matter of </w:t>
        </w:r>
      </w:ins>
      <w:r w:rsidRPr="00E6329B">
        <w:rPr>
          <w:rFonts w:ascii="Trebuchet MS" w:hAnsi="Trebuchet MS"/>
          <w:noProof/>
        </w:rPr>
        <w:t>doing something unintentionally.</w:t>
      </w:r>
    </w:p>
    <w:p w:rsidR="00CA008B" w:rsidRPr="00E6329B" w:rsidRDefault="00CA008B" w:rsidP="00CA008B">
      <w:pPr>
        <w:rPr>
          <w:rFonts w:ascii="Trebuchet MS" w:hAnsi="Trebuchet MS"/>
          <w:noProof/>
        </w:rPr>
      </w:pPr>
      <w:r w:rsidRPr="00E6329B">
        <w:rPr>
          <w:rFonts w:ascii="Trebuchet MS" w:hAnsi="Trebuchet MS"/>
          <w:b/>
        </w:rPr>
        <w:t xml:space="preserve">15:30 </w:t>
      </w:r>
      <w:r w:rsidRPr="00E6329B">
        <w:rPr>
          <w:rFonts w:ascii="Trebuchet MS" w:hAnsi="Trebuchet MS"/>
          <w:noProof/>
        </w:rPr>
        <w:t xml:space="preserve">“‘But the </w:t>
      </w:r>
      <w:del w:id="246" w:author="Author">
        <w:r w:rsidRPr="00E6329B">
          <w:rPr>
            <w:rFonts w:ascii="Trebuchet MS" w:hAnsi="Trebuchet MS"/>
            <w:noProof/>
          </w:rPr>
          <w:delText>soul that</w:delText>
        </w:r>
      </w:del>
      <w:ins w:id="247" w:author="Author">
        <w:r w:rsidRPr="00E6329B">
          <w:rPr>
            <w:rFonts w:ascii="Trebuchet MS" w:hAnsi="Trebuchet MS"/>
            <w:noProof/>
          </w:rPr>
          <w:t>person</w:t>
        </w:r>
        <w:r w:rsidRPr="00E6329B">
          <w:rPr>
            <w:rStyle w:val="FootnoteReference"/>
            <w:rFonts w:ascii="Trebuchet MS" w:hAnsi="Trebuchet MS"/>
            <w:noProof/>
          </w:rPr>
          <w:footnoteReference w:id="12"/>
        </w:r>
        <w:r w:rsidRPr="00E6329B">
          <w:rPr>
            <w:rFonts w:ascii="Trebuchet MS" w:hAnsi="Trebuchet MS"/>
            <w:noProof/>
          </w:rPr>
          <w:t xml:space="preserve"> who</w:t>
        </w:r>
      </w:ins>
      <w:r w:rsidRPr="00E6329B">
        <w:rPr>
          <w:rFonts w:ascii="Trebuchet MS" w:hAnsi="Trebuchet MS"/>
          <w:noProof/>
        </w:rPr>
        <w:t xml:space="preserve"> does something deliberately, whether he is </w:t>
      </w:r>
      <w:del w:id="250" w:author="Author">
        <w:r w:rsidRPr="00E6329B">
          <w:rPr>
            <w:rFonts w:ascii="Trebuchet MS" w:hAnsi="Trebuchet MS"/>
            <w:noProof/>
          </w:rPr>
          <w:delText xml:space="preserve">a </w:delText>
        </w:r>
      </w:del>
      <w:r w:rsidRPr="00E6329B">
        <w:rPr>
          <w:rFonts w:ascii="Trebuchet MS" w:hAnsi="Trebuchet MS"/>
          <w:noProof/>
        </w:rPr>
        <w:t>native</w:t>
      </w:r>
      <w:ins w:id="251" w:author="Author">
        <w:r w:rsidRPr="00E6329B">
          <w:rPr>
            <w:rFonts w:ascii="Trebuchet MS" w:hAnsi="Trebuchet MS"/>
            <w:noProof/>
          </w:rPr>
          <w:t>-born</w:t>
        </w:r>
      </w:ins>
      <w:r w:rsidRPr="00E6329B">
        <w:rPr>
          <w:rFonts w:ascii="Trebuchet MS" w:hAnsi="Trebuchet MS"/>
          <w:noProof/>
        </w:rPr>
        <w:t xml:space="preserve"> or </w:t>
      </w:r>
      <w:del w:id="252" w:author="Author">
        <w:r w:rsidRPr="00E6329B">
          <w:rPr>
            <w:rFonts w:ascii="Trebuchet MS" w:hAnsi="Trebuchet MS"/>
            <w:noProof/>
          </w:rPr>
          <w:delText>an alien</w:delText>
        </w:r>
      </w:del>
      <w:ins w:id="253" w:author="Author">
        <w:r w:rsidRPr="00E6329B">
          <w:rPr>
            <w:rFonts w:ascii="Trebuchet MS" w:hAnsi="Trebuchet MS"/>
            <w:noProof/>
          </w:rPr>
          <w:t>a foreign</w:t>
        </w:r>
      </w:ins>
      <w:r w:rsidRPr="00E6329B">
        <w:rPr>
          <w:rFonts w:ascii="Trebuchet MS" w:hAnsi="Trebuchet MS"/>
          <w:noProof/>
        </w:rPr>
        <w:t xml:space="preserve"> resident, </w:t>
      </w:r>
      <w:del w:id="254" w:author="Author">
        <w:r w:rsidRPr="00E6329B">
          <w:rPr>
            <w:rFonts w:ascii="Trebuchet MS" w:hAnsi="Trebuchet MS"/>
            <w:noProof/>
          </w:rPr>
          <w:delText>he speaking abusively of</w:delText>
        </w:r>
      </w:del>
      <w:ins w:id="255" w:author="Author">
        <w:r w:rsidRPr="00E6329B">
          <w:rPr>
            <w:rFonts w:ascii="Trebuchet MS" w:hAnsi="Trebuchet MS"/>
            <w:noProof/>
          </w:rPr>
          <w:t>is blaspheming</w:t>
        </w:r>
      </w:ins>
      <w:r w:rsidRPr="00E6329B">
        <w:rPr>
          <w:rFonts w:ascii="Trebuchet MS" w:hAnsi="Trebuchet MS"/>
          <w:noProof/>
        </w:rPr>
        <w:t xml:space="preserve"> Jehovah</w:t>
      </w:r>
      <w:del w:id="256" w:author="Author">
        <w:r w:rsidRPr="00E6329B">
          <w:rPr>
            <w:rFonts w:ascii="Trebuchet MS" w:hAnsi="Trebuchet MS"/>
            <w:noProof/>
          </w:rPr>
          <w:delText>, in that case that soul</w:delText>
        </w:r>
      </w:del>
      <w:ins w:id="257" w:author="Author">
        <w:r w:rsidRPr="00E6329B">
          <w:rPr>
            <w:rFonts w:ascii="Trebuchet MS" w:hAnsi="Trebuchet MS"/>
            <w:noProof/>
          </w:rPr>
          <w:t xml:space="preserve"> and</w:t>
        </w:r>
      </w:ins>
      <w:r w:rsidRPr="00E6329B">
        <w:rPr>
          <w:rFonts w:ascii="Trebuchet MS" w:hAnsi="Trebuchet MS"/>
          <w:noProof/>
        </w:rPr>
        <w:t xml:space="preserve"> must be cut off</w:t>
      </w:r>
      <w:ins w:id="258" w:author="Author">
        <w:r w:rsidRPr="00E6329B">
          <w:rPr>
            <w:rStyle w:val="FootnoteReference"/>
            <w:rFonts w:ascii="Trebuchet MS" w:hAnsi="Trebuchet MS"/>
            <w:noProof/>
          </w:rPr>
          <w:footnoteReference w:id="13"/>
        </w:r>
      </w:ins>
      <w:r w:rsidRPr="00E6329B">
        <w:rPr>
          <w:rFonts w:ascii="Trebuchet MS" w:hAnsi="Trebuchet MS"/>
          <w:noProof/>
        </w:rPr>
        <w:t xml:space="preserve"> from among his people. </w:t>
      </w:r>
      <w:r w:rsidRPr="00E6329B">
        <w:rPr>
          <w:rFonts w:ascii="Trebuchet MS" w:hAnsi="Trebuchet MS"/>
          <w:b/>
          <w:noProof/>
        </w:rPr>
        <w:t xml:space="preserve">15:31 </w:t>
      </w:r>
      <w:r w:rsidRPr="00E6329B">
        <w:rPr>
          <w:rFonts w:ascii="Trebuchet MS" w:hAnsi="Trebuchet MS"/>
          <w:noProof/>
        </w:rPr>
        <w:t xml:space="preserve">Because </w:t>
      </w:r>
      <w:del w:id="261" w:author="Author">
        <w:r w:rsidRPr="00E6329B">
          <w:rPr>
            <w:rFonts w:ascii="Trebuchet MS" w:hAnsi="Trebuchet MS"/>
            <w:noProof/>
          </w:rPr>
          <w:delText xml:space="preserve">it is Jehovah’s word that </w:delText>
        </w:r>
      </w:del>
      <w:r w:rsidRPr="00E6329B">
        <w:rPr>
          <w:rFonts w:ascii="Trebuchet MS" w:hAnsi="Trebuchet MS"/>
          <w:noProof/>
        </w:rPr>
        <w:t xml:space="preserve">he has despised </w:t>
      </w:r>
      <w:ins w:id="262" w:author="Author">
        <w:r w:rsidRPr="00E6329B">
          <w:rPr>
            <w:rFonts w:ascii="Trebuchet MS" w:hAnsi="Trebuchet MS"/>
            <w:noProof/>
          </w:rPr>
          <w:t xml:space="preserve">Jehovah’s word </w:t>
        </w:r>
      </w:ins>
      <w:r w:rsidRPr="00E6329B">
        <w:rPr>
          <w:rFonts w:ascii="Trebuchet MS" w:hAnsi="Trebuchet MS"/>
          <w:noProof/>
        </w:rPr>
        <w:t xml:space="preserve">and </w:t>
      </w:r>
      <w:ins w:id="263" w:author="Author">
        <w:r w:rsidRPr="00E6329B">
          <w:rPr>
            <w:rFonts w:ascii="Trebuchet MS" w:hAnsi="Trebuchet MS"/>
            <w:noProof/>
          </w:rPr>
          <w:t xml:space="preserve">broken </w:t>
        </w:r>
      </w:ins>
      <w:r w:rsidRPr="00E6329B">
        <w:rPr>
          <w:rFonts w:ascii="Trebuchet MS" w:hAnsi="Trebuchet MS"/>
          <w:noProof/>
        </w:rPr>
        <w:t>his commandment</w:t>
      </w:r>
      <w:ins w:id="264" w:author="Author">
        <w:r w:rsidRPr="00E6329B">
          <w:rPr>
            <w:rFonts w:ascii="Trebuchet MS" w:hAnsi="Trebuchet MS"/>
            <w:noProof/>
          </w:rPr>
          <w:t>,</w:t>
        </w:r>
      </w:ins>
      <w:r w:rsidRPr="00E6329B">
        <w:rPr>
          <w:rFonts w:ascii="Trebuchet MS" w:hAnsi="Trebuchet MS"/>
          <w:noProof/>
        </w:rPr>
        <w:t xml:space="preserve"> that </w:t>
      </w:r>
      <w:del w:id="265" w:author="Author">
        <w:r w:rsidRPr="00E6329B">
          <w:rPr>
            <w:rFonts w:ascii="Trebuchet MS" w:hAnsi="Trebuchet MS"/>
            <w:noProof/>
          </w:rPr>
          <w:delText>he has broken, that soul</w:delText>
        </w:r>
      </w:del>
      <w:ins w:id="266" w:author="Author">
        <w:r w:rsidRPr="00E6329B">
          <w:rPr>
            <w:rFonts w:ascii="Trebuchet MS" w:hAnsi="Trebuchet MS"/>
            <w:noProof/>
          </w:rPr>
          <w:t>person</w:t>
        </w:r>
        <w:r w:rsidRPr="00E6329B">
          <w:rPr>
            <w:rStyle w:val="FootnoteReference"/>
            <w:rFonts w:ascii="Trebuchet MS" w:hAnsi="Trebuchet MS"/>
            <w:noProof/>
          </w:rPr>
          <w:footnoteReference w:id="14"/>
        </w:r>
      </w:ins>
      <w:r w:rsidRPr="00E6329B">
        <w:rPr>
          <w:rFonts w:ascii="Trebuchet MS" w:hAnsi="Trebuchet MS"/>
          <w:noProof/>
        </w:rPr>
        <w:t xml:space="preserve"> should be cut off without fail. His own error is upon him.’”</w:t>
      </w:r>
    </w:p>
    <w:p w:rsidR="00CA008B" w:rsidRPr="00E6329B" w:rsidRDefault="00CA008B" w:rsidP="00CA008B">
      <w:pPr>
        <w:rPr>
          <w:rFonts w:ascii="Trebuchet MS" w:hAnsi="Trebuchet MS"/>
          <w:noProof/>
        </w:rPr>
      </w:pPr>
      <w:r w:rsidRPr="00E6329B">
        <w:rPr>
          <w:rFonts w:ascii="Trebuchet MS" w:hAnsi="Trebuchet MS"/>
          <w:b/>
        </w:rPr>
        <w:t xml:space="preserve">15:32 </w:t>
      </w:r>
      <w:r w:rsidRPr="00E6329B">
        <w:rPr>
          <w:rFonts w:ascii="Trebuchet MS" w:hAnsi="Trebuchet MS"/>
          <w:noProof/>
        </w:rPr>
        <w:t xml:space="preserve">While the </w:t>
      </w:r>
      <w:del w:id="269" w:author="Author">
        <w:r w:rsidRPr="00E6329B">
          <w:rPr>
            <w:rFonts w:ascii="Trebuchet MS" w:hAnsi="Trebuchet MS"/>
            <w:noProof/>
          </w:rPr>
          <w:delText>sons of Israel</w:delText>
        </w:r>
      </w:del>
      <w:ins w:id="270" w:author="Author">
        <w:r w:rsidRPr="00E6329B">
          <w:rPr>
            <w:rFonts w:ascii="Trebuchet MS" w:hAnsi="Trebuchet MS"/>
            <w:noProof/>
          </w:rPr>
          <w:t>Israelites</w:t>
        </w:r>
      </w:ins>
      <w:r w:rsidRPr="00E6329B">
        <w:rPr>
          <w:rFonts w:ascii="Trebuchet MS" w:hAnsi="Trebuchet MS"/>
          <w:noProof/>
        </w:rPr>
        <w:t xml:space="preserve"> were </w:t>
      </w:r>
      <w:del w:id="271" w:author="Author">
        <w:r w:rsidRPr="00E6329B">
          <w:rPr>
            <w:rFonts w:ascii="Trebuchet MS" w:hAnsi="Trebuchet MS"/>
            <w:noProof/>
          </w:rPr>
          <w:delText xml:space="preserve">continuing </w:delText>
        </w:r>
      </w:del>
      <w:r w:rsidRPr="00E6329B">
        <w:rPr>
          <w:rFonts w:ascii="Trebuchet MS" w:hAnsi="Trebuchet MS"/>
          <w:noProof/>
        </w:rPr>
        <w:t xml:space="preserve">in the wilderness, they </w:t>
      </w:r>
      <w:del w:id="272" w:author="Author">
        <w:r w:rsidRPr="00E6329B">
          <w:rPr>
            <w:rFonts w:ascii="Trebuchet MS" w:hAnsi="Trebuchet MS"/>
            <w:noProof/>
          </w:rPr>
          <w:delText xml:space="preserve">once </w:delText>
        </w:r>
      </w:del>
      <w:r w:rsidRPr="00E6329B">
        <w:rPr>
          <w:rFonts w:ascii="Trebuchet MS" w:hAnsi="Trebuchet MS"/>
          <w:noProof/>
        </w:rPr>
        <w:t xml:space="preserve">found a man collecting pieces of wood on the </w:t>
      </w:r>
      <w:del w:id="273" w:author="Author">
        <w:r w:rsidRPr="00E6329B">
          <w:rPr>
            <w:rFonts w:ascii="Trebuchet MS" w:hAnsi="Trebuchet MS"/>
            <w:noProof/>
          </w:rPr>
          <w:delText>sabbath</w:delText>
        </w:r>
      </w:del>
      <w:ins w:id="274" w:author="Author">
        <w:r w:rsidRPr="00E6329B">
          <w:rPr>
            <w:rFonts w:ascii="Trebuchet MS" w:hAnsi="Trebuchet MS"/>
            <w:noProof/>
          </w:rPr>
          <w:t>Sabbath</w:t>
        </w:r>
      </w:ins>
      <w:r w:rsidRPr="00E6329B">
        <w:rPr>
          <w:rFonts w:ascii="Trebuchet MS" w:hAnsi="Trebuchet MS"/>
          <w:noProof/>
        </w:rPr>
        <w:t xml:space="preserve"> day. </w:t>
      </w:r>
      <w:r w:rsidRPr="00E6329B">
        <w:rPr>
          <w:rFonts w:ascii="Trebuchet MS" w:hAnsi="Trebuchet MS"/>
          <w:b/>
          <w:noProof/>
        </w:rPr>
        <w:t xml:space="preserve">15:33 </w:t>
      </w:r>
      <w:del w:id="275" w:author="Author">
        <w:r w:rsidRPr="00E6329B">
          <w:rPr>
            <w:rFonts w:ascii="Trebuchet MS" w:hAnsi="Trebuchet MS"/>
            <w:noProof/>
          </w:rPr>
          <w:delText>Then those</w:delText>
        </w:r>
      </w:del>
      <w:ins w:id="276" w:author="Author">
        <w:r w:rsidRPr="00E6329B">
          <w:rPr>
            <w:rFonts w:ascii="Trebuchet MS" w:hAnsi="Trebuchet MS"/>
            <w:noProof/>
          </w:rPr>
          <w:t>Those</w:t>
        </w:r>
      </w:ins>
      <w:r w:rsidRPr="00E6329B">
        <w:rPr>
          <w:rFonts w:ascii="Trebuchet MS" w:hAnsi="Trebuchet MS"/>
          <w:noProof/>
        </w:rPr>
        <w:t xml:space="preserve"> who found him collecting </w:t>
      </w:r>
      <w:del w:id="277" w:author="Author">
        <w:r w:rsidRPr="00E6329B">
          <w:rPr>
            <w:rFonts w:ascii="Trebuchet MS" w:hAnsi="Trebuchet MS"/>
            <w:noProof/>
          </w:rPr>
          <w:delText xml:space="preserve">pieces of </w:delText>
        </w:r>
      </w:del>
      <w:r w:rsidRPr="00E6329B">
        <w:rPr>
          <w:rFonts w:ascii="Trebuchet MS" w:hAnsi="Trebuchet MS"/>
          <w:noProof/>
        </w:rPr>
        <w:t xml:space="preserve">wood brought him up to Moses and Aaron and the whole assembly. </w:t>
      </w:r>
      <w:r w:rsidRPr="00E6329B">
        <w:rPr>
          <w:rFonts w:ascii="Trebuchet MS" w:hAnsi="Trebuchet MS"/>
          <w:b/>
          <w:noProof/>
        </w:rPr>
        <w:t xml:space="preserve">15:34 </w:t>
      </w:r>
      <w:del w:id="278" w:author="Author">
        <w:r w:rsidRPr="00E6329B">
          <w:rPr>
            <w:rFonts w:ascii="Trebuchet MS" w:hAnsi="Trebuchet MS"/>
            <w:noProof/>
          </w:rPr>
          <w:delText>So they</w:delText>
        </w:r>
      </w:del>
      <w:ins w:id="279" w:author="Author">
        <w:r w:rsidRPr="00E6329B">
          <w:rPr>
            <w:rFonts w:ascii="Trebuchet MS" w:hAnsi="Trebuchet MS"/>
            <w:noProof/>
          </w:rPr>
          <w:t>They</w:t>
        </w:r>
      </w:ins>
      <w:r w:rsidRPr="00E6329B">
        <w:rPr>
          <w:rFonts w:ascii="Trebuchet MS" w:hAnsi="Trebuchet MS"/>
          <w:noProof/>
        </w:rPr>
        <w:t xml:space="preserve"> committed him into custody</w:t>
      </w:r>
      <w:del w:id="280" w:author="Author">
        <w:r w:rsidRPr="00E6329B">
          <w:rPr>
            <w:rFonts w:ascii="Trebuchet MS" w:hAnsi="Trebuchet MS"/>
            <w:noProof/>
          </w:rPr>
          <w:delText>,</w:delText>
        </w:r>
      </w:del>
      <w:r w:rsidRPr="00E6329B">
        <w:rPr>
          <w:rFonts w:ascii="Trebuchet MS" w:hAnsi="Trebuchet MS"/>
          <w:noProof/>
        </w:rPr>
        <w:t xml:space="preserve"> because it had not been </w:t>
      </w:r>
      <w:del w:id="281" w:author="Author">
        <w:r w:rsidRPr="00E6329B">
          <w:rPr>
            <w:rFonts w:ascii="Trebuchet MS" w:hAnsi="Trebuchet MS"/>
            <w:noProof/>
          </w:rPr>
          <w:delText>distinctly stated</w:delText>
        </w:r>
      </w:del>
      <w:ins w:id="282" w:author="Author">
        <w:r w:rsidRPr="00E6329B">
          <w:rPr>
            <w:rFonts w:ascii="Trebuchet MS" w:hAnsi="Trebuchet MS"/>
            <w:noProof/>
          </w:rPr>
          <w:t>specified</w:t>
        </w:r>
      </w:ins>
      <w:r w:rsidRPr="00E6329B">
        <w:rPr>
          <w:rFonts w:ascii="Trebuchet MS" w:hAnsi="Trebuchet MS"/>
          <w:noProof/>
        </w:rPr>
        <w:t xml:space="preserve"> what should be done to him.</w:t>
      </w:r>
    </w:p>
    <w:p w:rsidR="00CA008B" w:rsidRPr="00E6329B" w:rsidRDefault="00CA008B" w:rsidP="00CA008B">
      <w:pPr>
        <w:rPr>
          <w:rFonts w:ascii="Trebuchet MS" w:hAnsi="Trebuchet MS"/>
          <w:noProof/>
        </w:rPr>
      </w:pPr>
      <w:r w:rsidRPr="00E6329B">
        <w:rPr>
          <w:rFonts w:ascii="Trebuchet MS" w:hAnsi="Trebuchet MS"/>
          <w:b/>
        </w:rPr>
        <w:t xml:space="preserve">15:35 </w:t>
      </w:r>
      <w:del w:id="283" w:author="Author">
        <w:r w:rsidRPr="00E6329B">
          <w:rPr>
            <w:rFonts w:ascii="Trebuchet MS" w:hAnsi="Trebuchet MS"/>
            <w:noProof/>
          </w:rPr>
          <w:delText>In time</w:delText>
        </w:r>
      </w:del>
      <w:ins w:id="284" w:author="Author">
        <w:r w:rsidRPr="00E6329B">
          <w:rPr>
            <w:rFonts w:ascii="Trebuchet MS" w:hAnsi="Trebuchet MS"/>
            <w:noProof/>
          </w:rPr>
          <w:t>And</w:t>
        </w:r>
      </w:ins>
      <w:r w:rsidRPr="00E6329B">
        <w:rPr>
          <w:rFonts w:ascii="Trebuchet MS" w:hAnsi="Trebuchet MS"/>
          <w:noProof/>
        </w:rPr>
        <w:t xml:space="preserve"> Jehovah said to Moses: “</w:t>
      </w:r>
      <w:del w:id="285" w:author="Author">
        <w:r w:rsidRPr="00E6329B">
          <w:rPr>
            <w:rFonts w:ascii="Trebuchet MS" w:hAnsi="Trebuchet MS"/>
            <w:noProof/>
          </w:rPr>
          <w:delText>Without fail the</w:delText>
        </w:r>
      </w:del>
      <w:ins w:id="286" w:author="Author">
        <w:r w:rsidRPr="00E6329B">
          <w:rPr>
            <w:rFonts w:ascii="Trebuchet MS" w:hAnsi="Trebuchet MS"/>
            <w:noProof/>
          </w:rPr>
          <w:t>The</w:t>
        </w:r>
      </w:ins>
      <w:r w:rsidRPr="00E6329B">
        <w:rPr>
          <w:rFonts w:ascii="Trebuchet MS" w:hAnsi="Trebuchet MS"/>
          <w:noProof/>
        </w:rPr>
        <w:t xml:space="preserve"> man should be put to death</w:t>
      </w:r>
      <w:del w:id="287" w:author="Author">
        <w:r w:rsidRPr="00E6329B">
          <w:rPr>
            <w:rFonts w:ascii="Trebuchet MS" w:hAnsi="Trebuchet MS"/>
            <w:noProof/>
          </w:rPr>
          <w:delText>,</w:delText>
        </w:r>
      </w:del>
      <w:ins w:id="288" w:author="Author">
        <w:r w:rsidRPr="00E6329B">
          <w:rPr>
            <w:rFonts w:ascii="Trebuchet MS" w:hAnsi="Trebuchet MS"/>
            <w:noProof/>
          </w:rPr>
          <w:t xml:space="preserve"> without fail, and</w:t>
        </w:r>
      </w:ins>
      <w:r w:rsidRPr="00E6329B">
        <w:rPr>
          <w:rFonts w:ascii="Trebuchet MS" w:hAnsi="Trebuchet MS"/>
          <w:noProof/>
        </w:rPr>
        <w:t xml:space="preserve"> the whole assembly </w:t>
      </w:r>
      <w:del w:id="289" w:author="Author">
        <w:r w:rsidRPr="00E6329B">
          <w:rPr>
            <w:rFonts w:ascii="Trebuchet MS" w:hAnsi="Trebuchet MS"/>
            <w:noProof/>
          </w:rPr>
          <w:delText>pelting</w:delText>
        </w:r>
      </w:del>
      <w:ins w:id="290" w:author="Author">
        <w:r w:rsidRPr="00E6329B">
          <w:rPr>
            <w:rFonts w:ascii="Trebuchet MS" w:hAnsi="Trebuchet MS"/>
            <w:noProof/>
          </w:rPr>
          <w:t>should stone</w:t>
        </w:r>
      </w:ins>
      <w:r w:rsidRPr="00E6329B">
        <w:rPr>
          <w:rFonts w:ascii="Trebuchet MS" w:hAnsi="Trebuchet MS"/>
          <w:noProof/>
        </w:rPr>
        <w:t xml:space="preserve"> him </w:t>
      </w:r>
      <w:del w:id="291" w:author="Author">
        <w:r w:rsidRPr="00E6329B">
          <w:rPr>
            <w:rFonts w:ascii="Trebuchet MS" w:hAnsi="Trebuchet MS"/>
            <w:noProof/>
          </w:rPr>
          <w:delText xml:space="preserve">with stones </w:delText>
        </w:r>
      </w:del>
      <w:r w:rsidRPr="00E6329B">
        <w:rPr>
          <w:rFonts w:ascii="Trebuchet MS" w:hAnsi="Trebuchet MS"/>
          <w:noProof/>
        </w:rPr>
        <w:t xml:space="preserve">outside the camp.” </w:t>
      </w:r>
      <w:r w:rsidRPr="00E6329B">
        <w:rPr>
          <w:rFonts w:ascii="Trebuchet MS" w:hAnsi="Trebuchet MS"/>
          <w:b/>
          <w:noProof/>
        </w:rPr>
        <w:t xml:space="preserve">15:36 </w:t>
      </w:r>
      <w:del w:id="292" w:author="Author">
        <w:r w:rsidRPr="00E6329B">
          <w:rPr>
            <w:rFonts w:ascii="Trebuchet MS" w:hAnsi="Trebuchet MS"/>
            <w:noProof/>
          </w:rPr>
          <w:delText>Accordingly</w:delText>
        </w:r>
      </w:del>
      <w:ins w:id="293" w:author="Author">
        <w:r w:rsidRPr="00E6329B">
          <w:rPr>
            <w:rFonts w:ascii="Trebuchet MS" w:hAnsi="Trebuchet MS"/>
            <w:noProof/>
          </w:rPr>
          <w:t>So</w:t>
        </w:r>
      </w:ins>
      <w:r w:rsidRPr="00E6329B">
        <w:rPr>
          <w:rFonts w:ascii="Trebuchet MS" w:hAnsi="Trebuchet MS"/>
          <w:noProof/>
        </w:rPr>
        <w:t xml:space="preserve"> the whole assembly brought him </w:t>
      </w:r>
      <w:del w:id="294" w:author="Author">
        <w:r w:rsidRPr="00E6329B">
          <w:rPr>
            <w:rFonts w:ascii="Trebuchet MS" w:hAnsi="Trebuchet MS"/>
            <w:noProof/>
          </w:rPr>
          <w:delText xml:space="preserve">forth </w:delText>
        </w:r>
      </w:del>
      <w:r w:rsidRPr="00E6329B">
        <w:rPr>
          <w:rFonts w:ascii="Trebuchet MS" w:hAnsi="Trebuchet MS"/>
          <w:noProof/>
        </w:rPr>
        <w:t xml:space="preserve">outside the camp and </w:t>
      </w:r>
      <w:del w:id="295" w:author="Author">
        <w:r w:rsidRPr="00E6329B">
          <w:rPr>
            <w:rFonts w:ascii="Trebuchet MS" w:hAnsi="Trebuchet MS"/>
            <w:noProof/>
          </w:rPr>
          <w:delText>pelted</w:delText>
        </w:r>
      </w:del>
      <w:ins w:id="296" w:author="Author">
        <w:r w:rsidRPr="00E6329B">
          <w:rPr>
            <w:rFonts w:ascii="Trebuchet MS" w:hAnsi="Trebuchet MS"/>
            <w:noProof/>
          </w:rPr>
          <w:t>stoned</w:t>
        </w:r>
      </w:ins>
      <w:r w:rsidRPr="00E6329B">
        <w:rPr>
          <w:rFonts w:ascii="Trebuchet MS" w:hAnsi="Trebuchet MS"/>
          <w:noProof/>
        </w:rPr>
        <w:t xml:space="preserve"> him</w:t>
      </w:r>
      <w:del w:id="297" w:author="Author">
        <w:r w:rsidRPr="00E6329B">
          <w:rPr>
            <w:rFonts w:ascii="Trebuchet MS" w:hAnsi="Trebuchet MS"/>
            <w:noProof/>
          </w:rPr>
          <w:delText xml:space="preserve"> with stones</w:delText>
        </w:r>
      </w:del>
      <w:r w:rsidRPr="00E6329B">
        <w:rPr>
          <w:rFonts w:ascii="Trebuchet MS" w:hAnsi="Trebuchet MS"/>
          <w:noProof/>
        </w:rPr>
        <w:t xml:space="preserve"> so that he died, just as Jehovah had commanded Moses.</w:t>
      </w:r>
    </w:p>
    <w:p w:rsidR="00CA008B" w:rsidRPr="00E6329B" w:rsidRDefault="00CA008B" w:rsidP="00CA008B">
      <w:pPr>
        <w:rPr>
          <w:rFonts w:ascii="Trebuchet MS" w:hAnsi="Trebuchet MS"/>
          <w:noProof/>
        </w:rPr>
      </w:pPr>
      <w:r w:rsidRPr="00E6329B">
        <w:rPr>
          <w:rFonts w:ascii="Trebuchet MS" w:hAnsi="Trebuchet MS"/>
          <w:b/>
        </w:rPr>
        <w:t xml:space="preserve">15:37 </w:t>
      </w:r>
      <w:del w:id="298" w:author="Author">
        <w:r w:rsidRPr="00E6329B">
          <w:rPr>
            <w:rFonts w:ascii="Trebuchet MS" w:hAnsi="Trebuchet MS"/>
            <w:noProof/>
          </w:rPr>
          <w:delText xml:space="preserve">And </w:delText>
        </w:r>
      </w:del>
      <w:r w:rsidRPr="00E6329B">
        <w:rPr>
          <w:rFonts w:ascii="Trebuchet MS" w:hAnsi="Trebuchet MS"/>
          <w:noProof/>
        </w:rPr>
        <w:t xml:space="preserve">Jehovah went on to say this to Moses: </w:t>
      </w:r>
      <w:r w:rsidRPr="00E6329B">
        <w:rPr>
          <w:rFonts w:ascii="Trebuchet MS" w:hAnsi="Trebuchet MS"/>
          <w:b/>
          <w:noProof/>
        </w:rPr>
        <w:t xml:space="preserve">15:38 </w:t>
      </w:r>
      <w:r w:rsidRPr="00E6329B">
        <w:rPr>
          <w:rFonts w:ascii="Trebuchet MS" w:hAnsi="Trebuchet MS"/>
          <w:noProof/>
        </w:rPr>
        <w:t xml:space="preserve">“Speak to the </w:t>
      </w:r>
      <w:del w:id="299" w:author="Author">
        <w:r w:rsidRPr="00E6329B">
          <w:rPr>
            <w:rFonts w:ascii="Trebuchet MS" w:hAnsi="Trebuchet MS"/>
            <w:noProof/>
          </w:rPr>
          <w:delText>sons of Israel,</w:delText>
        </w:r>
      </w:del>
      <w:ins w:id="300" w:author="Author">
        <w:r w:rsidRPr="00E6329B">
          <w:rPr>
            <w:rFonts w:ascii="Trebuchet MS" w:hAnsi="Trebuchet MS"/>
            <w:noProof/>
          </w:rPr>
          <w:t>Israelites</w:t>
        </w:r>
      </w:ins>
      <w:r w:rsidRPr="00E6329B">
        <w:rPr>
          <w:rFonts w:ascii="Trebuchet MS" w:hAnsi="Trebuchet MS"/>
          <w:noProof/>
        </w:rPr>
        <w:t xml:space="preserve"> and </w:t>
      </w:r>
      <w:del w:id="301" w:author="Author">
        <w:r w:rsidRPr="00E6329B">
          <w:rPr>
            <w:rFonts w:ascii="Trebuchet MS" w:hAnsi="Trebuchet MS"/>
            <w:noProof/>
          </w:rPr>
          <w:delText>you must say to</w:delText>
        </w:r>
      </w:del>
      <w:ins w:id="302" w:author="Author">
        <w:r w:rsidRPr="00E6329B">
          <w:rPr>
            <w:rFonts w:ascii="Trebuchet MS" w:hAnsi="Trebuchet MS"/>
            <w:noProof/>
          </w:rPr>
          <w:t>tell</w:t>
        </w:r>
      </w:ins>
      <w:r w:rsidRPr="00E6329B">
        <w:rPr>
          <w:rFonts w:ascii="Trebuchet MS" w:hAnsi="Trebuchet MS"/>
          <w:noProof/>
        </w:rPr>
        <w:t xml:space="preserve"> them that they must make for themselves fringed edges </w:t>
      </w:r>
      <w:del w:id="303" w:author="Author">
        <w:r w:rsidRPr="00E6329B">
          <w:rPr>
            <w:rFonts w:ascii="Trebuchet MS" w:hAnsi="Trebuchet MS"/>
            <w:noProof/>
          </w:rPr>
          <w:delText>upon</w:delText>
        </w:r>
      </w:del>
      <w:ins w:id="304" w:author="Author">
        <w:r w:rsidRPr="00E6329B">
          <w:rPr>
            <w:rFonts w:ascii="Trebuchet MS" w:hAnsi="Trebuchet MS"/>
            <w:noProof/>
          </w:rPr>
          <w:t>on</w:t>
        </w:r>
      </w:ins>
      <w:r w:rsidRPr="00E6329B">
        <w:rPr>
          <w:rFonts w:ascii="Trebuchet MS" w:hAnsi="Trebuchet MS"/>
          <w:noProof/>
        </w:rPr>
        <w:t xml:space="preserve"> the skirts of their garments throughout their generations, and they </w:t>
      </w:r>
      <w:del w:id="305" w:author="Author">
        <w:r w:rsidRPr="00E6329B">
          <w:rPr>
            <w:rFonts w:ascii="Trebuchet MS" w:hAnsi="Trebuchet MS"/>
            <w:noProof/>
          </w:rPr>
          <w:delText>must</w:delText>
        </w:r>
      </w:del>
      <w:ins w:id="306" w:author="Author">
        <w:r w:rsidRPr="00E6329B">
          <w:rPr>
            <w:rFonts w:ascii="Trebuchet MS" w:hAnsi="Trebuchet MS"/>
            <w:noProof/>
          </w:rPr>
          <w:t>are to</w:t>
        </w:r>
      </w:ins>
      <w:r w:rsidRPr="00E6329B">
        <w:rPr>
          <w:rFonts w:ascii="Trebuchet MS" w:hAnsi="Trebuchet MS"/>
          <w:noProof/>
        </w:rPr>
        <w:t xml:space="preserve"> put a blue string above the fringed edge of the skirt</w:t>
      </w:r>
      <w:del w:id="307" w:author="Author">
        <w:r w:rsidRPr="00E6329B">
          <w:rPr>
            <w:rFonts w:ascii="Trebuchet MS" w:hAnsi="Trebuchet MS"/>
            <w:noProof/>
          </w:rPr>
          <w:delText>,</w:delText>
        </w:r>
      </w:del>
      <w:ins w:id="308" w:author="Author">
        <w:r w:rsidRPr="00E6329B">
          <w:rPr>
            <w:rFonts w:ascii="Trebuchet MS" w:hAnsi="Trebuchet MS"/>
            <w:noProof/>
          </w:rPr>
          <w:t>.</w:t>
        </w:r>
      </w:ins>
      <w:r w:rsidRPr="00E6329B">
        <w:rPr>
          <w:rFonts w:ascii="Trebuchet MS" w:hAnsi="Trebuchet MS"/>
          <w:noProof/>
        </w:rPr>
        <w:t xml:space="preserve"> </w:t>
      </w:r>
      <w:r w:rsidRPr="00E6329B">
        <w:rPr>
          <w:rFonts w:ascii="Trebuchet MS" w:hAnsi="Trebuchet MS"/>
          <w:b/>
          <w:noProof/>
        </w:rPr>
        <w:t xml:space="preserve">15:39 </w:t>
      </w:r>
      <w:r w:rsidRPr="00E6329B">
        <w:rPr>
          <w:rFonts w:ascii="Trebuchet MS" w:hAnsi="Trebuchet MS"/>
          <w:noProof/>
        </w:rPr>
        <w:t>‘</w:t>
      </w:r>
      <w:del w:id="309" w:author="Author">
        <w:r w:rsidRPr="00E6329B">
          <w:rPr>
            <w:rFonts w:ascii="Trebuchet MS" w:hAnsi="Trebuchet MS"/>
            <w:noProof/>
          </w:rPr>
          <w:delText>And it</w:delText>
        </w:r>
      </w:del>
      <w:ins w:id="310" w:author="Author">
        <w:r w:rsidRPr="00E6329B">
          <w:rPr>
            <w:rFonts w:ascii="Trebuchet MS" w:hAnsi="Trebuchet MS"/>
            <w:noProof/>
          </w:rPr>
          <w:t>You</w:t>
        </w:r>
      </w:ins>
      <w:r w:rsidRPr="00E6329B">
        <w:rPr>
          <w:rFonts w:ascii="Trebuchet MS" w:hAnsi="Trebuchet MS"/>
          <w:noProof/>
        </w:rPr>
        <w:t xml:space="preserve"> must </w:t>
      </w:r>
      <w:del w:id="311" w:author="Author">
        <w:r w:rsidRPr="00E6329B">
          <w:rPr>
            <w:rFonts w:ascii="Trebuchet MS" w:hAnsi="Trebuchet MS"/>
            <w:noProof/>
          </w:rPr>
          <w:delText>serve as a</w:delText>
        </w:r>
      </w:del>
      <w:ins w:id="312" w:author="Author">
        <w:r w:rsidRPr="00E6329B">
          <w:rPr>
            <w:rFonts w:ascii="Trebuchet MS" w:hAnsi="Trebuchet MS"/>
            <w:noProof/>
          </w:rPr>
          <w:t>have this</w:t>
        </w:r>
      </w:ins>
      <w:r w:rsidRPr="00E6329B">
        <w:rPr>
          <w:rFonts w:ascii="Trebuchet MS" w:hAnsi="Trebuchet MS"/>
          <w:noProof/>
        </w:rPr>
        <w:t xml:space="preserve"> fringed edge </w:t>
      </w:r>
      <w:del w:id="313" w:author="Author">
        <w:r w:rsidRPr="00E6329B">
          <w:rPr>
            <w:rFonts w:ascii="Trebuchet MS" w:hAnsi="Trebuchet MS"/>
            <w:noProof/>
          </w:rPr>
          <w:delText xml:space="preserve">for </w:delText>
        </w:r>
        <w:r w:rsidRPr="00E6329B">
          <w:rPr>
            <w:rFonts w:ascii="Trebuchet MS" w:hAnsi="Trebuchet MS"/>
            <w:noProof/>
            <w:u w:val="dotted"/>
          </w:rPr>
          <w:delText>YOU</w:delText>
        </w:r>
        <w:r w:rsidRPr="00E6329B">
          <w:rPr>
            <w:rFonts w:ascii="Trebuchet MS" w:hAnsi="Trebuchet MS"/>
            <w:noProof/>
          </w:rPr>
          <w:delText xml:space="preserve">, and </w:delText>
        </w:r>
        <w:r w:rsidRPr="00E6329B">
          <w:rPr>
            <w:rFonts w:ascii="Trebuchet MS" w:hAnsi="Trebuchet MS"/>
            <w:noProof/>
            <w:u w:val="dotted"/>
          </w:rPr>
          <w:delText>YOU</w:delText>
        </w:r>
        <w:r w:rsidRPr="00E6329B">
          <w:rPr>
            <w:rFonts w:ascii="Trebuchet MS" w:hAnsi="Trebuchet MS"/>
            <w:noProof/>
          </w:rPr>
          <w:delText xml:space="preserve"> must</w:delText>
        </w:r>
      </w:del>
      <w:ins w:id="314" w:author="Author">
        <w:r w:rsidRPr="00E6329B">
          <w:rPr>
            <w:rFonts w:ascii="Trebuchet MS" w:hAnsi="Trebuchet MS"/>
            <w:noProof/>
          </w:rPr>
          <w:t>so that you will</w:t>
        </w:r>
      </w:ins>
      <w:r w:rsidRPr="00E6329B">
        <w:rPr>
          <w:rFonts w:ascii="Trebuchet MS" w:hAnsi="Trebuchet MS"/>
          <w:noProof/>
        </w:rPr>
        <w:t xml:space="preserve"> see it and remember all the commandments of Jehovah and </w:t>
      </w:r>
      <w:del w:id="315" w:author="Author">
        <w:r w:rsidRPr="00E6329B">
          <w:rPr>
            <w:rFonts w:ascii="Trebuchet MS" w:hAnsi="Trebuchet MS"/>
            <w:noProof/>
          </w:rPr>
          <w:delText>do</w:delText>
        </w:r>
      </w:del>
      <w:ins w:id="316" w:author="Author">
        <w:r w:rsidRPr="00E6329B">
          <w:rPr>
            <w:rFonts w:ascii="Trebuchet MS" w:hAnsi="Trebuchet MS"/>
            <w:noProof/>
          </w:rPr>
          <w:t>observe</w:t>
        </w:r>
      </w:ins>
      <w:r w:rsidRPr="00E6329B">
        <w:rPr>
          <w:rFonts w:ascii="Trebuchet MS" w:hAnsi="Trebuchet MS"/>
          <w:noProof/>
        </w:rPr>
        <w:t xml:space="preserve"> them</w:t>
      </w:r>
      <w:del w:id="317" w:author="Author">
        <w:r w:rsidRPr="00E6329B">
          <w:rPr>
            <w:rFonts w:ascii="Trebuchet MS" w:hAnsi="Trebuchet MS"/>
            <w:noProof/>
          </w:rPr>
          <w:delText xml:space="preserve">, and </w:delText>
        </w:r>
        <w:r w:rsidRPr="00E6329B">
          <w:rPr>
            <w:rFonts w:ascii="Trebuchet MS" w:hAnsi="Trebuchet MS"/>
            <w:noProof/>
            <w:u w:val="dotted"/>
          </w:rPr>
          <w:delText>YOU</w:delText>
        </w:r>
      </w:del>
      <w:ins w:id="318" w:author="Author">
        <w:r w:rsidRPr="00E6329B">
          <w:rPr>
            <w:rFonts w:ascii="Trebuchet MS" w:hAnsi="Trebuchet MS"/>
            <w:noProof/>
          </w:rPr>
          <w:t>. You</w:t>
        </w:r>
      </w:ins>
      <w:r w:rsidRPr="00E6329B">
        <w:rPr>
          <w:rFonts w:ascii="Trebuchet MS" w:hAnsi="Trebuchet MS"/>
          <w:noProof/>
        </w:rPr>
        <w:t xml:space="preserve"> must not </w:t>
      </w:r>
      <w:del w:id="319" w:author="Author">
        <w:r w:rsidRPr="00E6329B">
          <w:rPr>
            <w:rFonts w:ascii="Trebuchet MS" w:hAnsi="Trebuchet MS"/>
            <w:noProof/>
          </w:rPr>
          <w:delText xml:space="preserve">go about following </w:delText>
        </w:r>
        <w:r w:rsidRPr="00E6329B">
          <w:rPr>
            <w:rFonts w:ascii="Trebuchet MS" w:hAnsi="Trebuchet MS"/>
            <w:noProof/>
            <w:u w:val="dotted"/>
          </w:rPr>
          <w:delText>YOUR</w:delText>
        </w:r>
      </w:del>
      <w:ins w:id="320" w:author="Author">
        <w:r w:rsidRPr="00E6329B">
          <w:rPr>
            <w:rFonts w:ascii="Trebuchet MS" w:hAnsi="Trebuchet MS"/>
            <w:noProof/>
          </w:rPr>
          <w:t>follow your own</w:t>
        </w:r>
      </w:ins>
      <w:r w:rsidRPr="00E6329B">
        <w:rPr>
          <w:rFonts w:ascii="Trebuchet MS" w:hAnsi="Trebuchet MS"/>
          <w:noProof/>
        </w:rPr>
        <w:t xml:space="preserve"> hearts and </w:t>
      </w:r>
      <w:del w:id="321" w:author="Author">
        <w:r w:rsidRPr="00E6329B">
          <w:rPr>
            <w:rFonts w:ascii="Trebuchet MS" w:hAnsi="Trebuchet MS"/>
            <w:noProof/>
            <w:u w:val="dotted"/>
          </w:rPr>
          <w:delText>YOUR</w:delText>
        </w:r>
        <w:r w:rsidRPr="00E6329B">
          <w:rPr>
            <w:rFonts w:ascii="Trebuchet MS" w:hAnsi="Trebuchet MS"/>
            <w:noProof/>
          </w:rPr>
          <w:delText xml:space="preserve"> </w:delText>
        </w:r>
      </w:del>
      <w:r w:rsidRPr="00E6329B">
        <w:rPr>
          <w:rFonts w:ascii="Trebuchet MS" w:hAnsi="Trebuchet MS"/>
          <w:noProof/>
        </w:rPr>
        <w:t xml:space="preserve">eyes, which </w:t>
      </w:r>
      <w:del w:id="322" w:author="Author">
        <w:r w:rsidRPr="00E6329B">
          <w:rPr>
            <w:rFonts w:ascii="Trebuchet MS" w:hAnsi="Trebuchet MS"/>
            <w:noProof/>
            <w:u w:val="dotted"/>
          </w:rPr>
          <w:delText>YOU</w:delText>
        </w:r>
        <w:r w:rsidRPr="00E6329B">
          <w:rPr>
            <w:rFonts w:ascii="Trebuchet MS" w:hAnsi="Trebuchet MS"/>
            <w:noProof/>
          </w:rPr>
          <w:delText xml:space="preserve"> </w:delText>
        </w:r>
      </w:del>
      <w:r w:rsidRPr="00E6329B">
        <w:rPr>
          <w:rFonts w:ascii="Trebuchet MS" w:hAnsi="Trebuchet MS"/>
          <w:noProof/>
        </w:rPr>
        <w:t xml:space="preserve">are </w:t>
      </w:r>
      <w:del w:id="323" w:author="Author">
        <w:r w:rsidRPr="00E6329B">
          <w:rPr>
            <w:rFonts w:ascii="Trebuchet MS" w:hAnsi="Trebuchet MS"/>
            <w:noProof/>
          </w:rPr>
          <w:delText>following in immoral intercourse</w:delText>
        </w:r>
      </w:del>
      <w:ins w:id="324" w:author="Author">
        <w:r w:rsidRPr="00E6329B">
          <w:rPr>
            <w:rFonts w:ascii="Trebuchet MS" w:hAnsi="Trebuchet MS"/>
            <w:noProof/>
          </w:rPr>
          <w:t>leading you to spiritual prostitution</w:t>
        </w:r>
      </w:ins>
      <w:r w:rsidRPr="00E6329B">
        <w:rPr>
          <w:rFonts w:ascii="Trebuchet MS" w:hAnsi="Trebuchet MS"/>
          <w:noProof/>
        </w:rPr>
        <w:t xml:space="preserve">. </w:t>
      </w:r>
      <w:r w:rsidRPr="00E6329B">
        <w:rPr>
          <w:rFonts w:ascii="Trebuchet MS" w:hAnsi="Trebuchet MS"/>
          <w:b/>
          <w:noProof/>
        </w:rPr>
        <w:t xml:space="preserve">15:40 </w:t>
      </w:r>
      <w:del w:id="325" w:author="Author">
        <w:r w:rsidRPr="00E6329B">
          <w:rPr>
            <w:rFonts w:ascii="Trebuchet MS" w:hAnsi="Trebuchet MS"/>
            <w:noProof/>
          </w:rPr>
          <w:delText xml:space="preserve">The purpose is that </w:delText>
        </w:r>
        <w:r w:rsidRPr="00E6329B">
          <w:rPr>
            <w:rFonts w:ascii="Trebuchet MS" w:hAnsi="Trebuchet MS"/>
            <w:noProof/>
            <w:u w:val="dotted"/>
          </w:rPr>
          <w:delText>YOU</w:delText>
        </w:r>
        <w:r w:rsidRPr="00E6329B">
          <w:rPr>
            <w:rFonts w:ascii="Trebuchet MS" w:hAnsi="Trebuchet MS"/>
            <w:noProof/>
          </w:rPr>
          <w:delText xml:space="preserve"> may</w:delText>
        </w:r>
      </w:del>
      <w:ins w:id="326" w:author="Author">
        <w:r w:rsidRPr="00E6329B">
          <w:rPr>
            <w:rFonts w:ascii="Trebuchet MS" w:hAnsi="Trebuchet MS"/>
            <w:noProof/>
          </w:rPr>
          <w:t>This will help you</w:t>
        </w:r>
      </w:ins>
      <w:r w:rsidRPr="00E6329B">
        <w:rPr>
          <w:rFonts w:ascii="Trebuchet MS" w:hAnsi="Trebuchet MS"/>
          <w:noProof/>
        </w:rPr>
        <w:t xml:space="preserve"> remember</w:t>
      </w:r>
      <w:ins w:id="327" w:author="Author">
        <w:r w:rsidRPr="00E6329B">
          <w:rPr>
            <w:rFonts w:ascii="Trebuchet MS" w:hAnsi="Trebuchet MS"/>
            <w:noProof/>
          </w:rPr>
          <w:t>,</w:t>
        </w:r>
      </w:ins>
      <w:r w:rsidRPr="00E6329B">
        <w:rPr>
          <w:rFonts w:ascii="Trebuchet MS" w:hAnsi="Trebuchet MS"/>
          <w:noProof/>
        </w:rPr>
        <w:t xml:space="preserve"> and </w:t>
      </w:r>
      <w:del w:id="328" w:author="Author">
        <w:r w:rsidRPr="00E6329B">
          <w:rPr>
            <w:rFonts w:ascii="Trebuchet MS" w:hAnsi="Trebuchet MS"/>
            <w:noProof/>
          </w:rPr>
          <w:delText>may certainly do</w:delText>
        </w:r>
      </w:del>
      <w:ins w:id="329" w:author="Author">
        <w:r w:rsidRPr="00E6329B">
          <w:rPr>
            <w:rFonts w:ascii="Trebuchet MS" w:hAnsi="Trebuchet MS"/>
            <w:noProof/>
          </w:rPr>
          <w:t>you will observe</w:t>
        </w:r>
      </w:ins>
      <w:r w:rsidRPr="00E6329B">
        <w:rPr>
          <w:rFonts w:ascii="Trebuchet MS" w:hAnsi="Trebuchet MS"/>
          <w:noProof/>
        </w:rPr>
        <w:t xml:space="preserve"> all my commandments and </w:t>
      </w:r>
      <w:del w:id="330" w:author="Author">
        <w:r w:rsidRPr="00E6329B">
          <w:rPr>
            <w:rFonts w:ascii="Trebuchet MS" w:hAnsi="Trebuchet MS"/>
            <w:noProof/>
          </w:rPr>
          <w:delText xml:space="preserve">indeed prove to </w:delText>
        </w:r>
      </w:del>
      <w:r w:rsidRPr="00E6329B">
        <w:rPr>
          <w:rFonts w:ascii="Trebuchet MS" w:hAnsi="Trebuchet MS"/>
          <w:noProof/>
        </w:rPr>
        <w:t xml:space="preserve">be holy to </w:t>
      </w:r>
      <w:del w:id="331" w:author="Author">
        <w:r w:rsidRPr="00E6329B">
          <w:rPr>
            <w:rFonts w:ascii="Trebuchet MS" w:hAnsi="Trebuchet MS"/>
            <w:noProof/>
            <w:u w:val="dotted"/>
          </w:rPr>
          <w:delText>YOUR</w:delText>
        </w:r>
      </w:del>
      <w:ins w:id="332" w:author="Author">
        <w:r w:rsidRPr="00E6329B">
          <w:rPr>
            <w:rFonts w:ascii="Trebuchet MS" w:hAnsi="Trebuchet MS"/>
            <w:noProof/>
          </w:rPr>
          <w:t>your</w:t>
        </w:r>
      </w:ins>
      <w:r w:rsidRPr="00E6329B">
        <w:rPr>
          <w:rFonts w:ascii="Trebuchet MS" w:hAnsi="Trebuchet MS"/>
          <w:noProof/>
        </w:rPr>
        <w:t xml:space="preserve"> God. </w:t>
      </w:r>
      <w:r w:rsidRPr="00E6329B">
        <w:rPr>
          <w:rFonts w:ascii="Trebuchet MS" w:hAnsi="Trebuchet MS"/>
          <w:b/>
          <w:noProof/>
        </w:rPr>
        <w:t xml:space="preserve">15:41 </w:t>
      </w:r>
      <w:r w:rsidRPr="00E6329B">
        <w:rPr>
          <w:rFonts w:ascii="Trebuchet MS" w:hAnsi="Trebuchet MS"/>
          <w:noProof/>
        </w:rPr>
        <w:t xml:space="preserve">I am Jehovah </w:t>
      </w:r>
      <w:del w:id="333" w:author="Author">
        <w:r w:rsidRPr="00E6329B">
          <w:rPr>
            <w:rFonts w:ascii="Trebuchet MS" w:hAnsi="Trebuchet MS"/>
            <w:noProof/>
            <w:u w:val="dotted"/>
          </w:rPr>
          <w:delText>YOUR</w:delText>
        </w:r>
      </w:del>
      <w:ins w:id="334" w:author="Author">
        <w:r w:rsidRPr="00E6329B">
          <w:rPr>
            <w:rFonts w:ascii="Trebuchet MS" w:hAnsi="Trebuchet MS"/>
            <w:noProof/>
          </w:rPr>
          <w:t>your</w:t>
        </w:r>
      </w:ins>
      <w:r w:rsidRPr="00E6329B">
        <w:rPr>
          <w:rFonts w:ascii="Trebuchet MS" w:hAnsi="Trebuchet MS"/>
          <w:noProof/>
        </w:rPr>
        <w:t xml:space="preserve"> God, who </w:t>
      </w:r>
      <w:del w:id="335" w:author="Author">
        <w:r w:rsidRPr="00E6329B">
          <w:rPr>
            <w:rFonts w:ascii="Trebuchet MS" w:hAnsi="Trebuchet MS"/>
            <w:noProof/>
          </w:rPr>
          <w:delText xml:space="preserve">have </w:delText>
        </w:r>
      </w:del>
      <w:r w:rsidRPr="00E6329B">
        <w:rPr>
          <w:rFonts w:ascii="Trebuchet MS" w:hAnsi="Trebuchet MS"/>
          <w:noProof/>
        </w:rPr>
        <w:t xml:space="preserve">brought </w:t>
      </w:r>
      <w:del w:id="336" w:author="Author">
        <w:r w:rsidRPr="00E6329B">
          <w:rPr>
            <w:rFonts w:ascii="Trebuchet MS" w:hAnsi="Trebuchet MS"/>
            <w:noProof/>
            <w:u w:val="dotted"/>
          </w:rPr>
          <w:delText>YOU</w:delText>
        </w:r>
      </w:del>
      <w:ins w:id="337" w:author="Author">
        <w:r w:rsidRPr="00E6329B">
          <w:rPr>
            <w:rFonts w:ascii="Trebuchet MS" w:hAnsi="Trebuchet MS"/>
            <w:noProof/>
          </w:rPr>
          <w:t>you</w:t>
        </w:r>
      </w:ins>
      <w:r w:rsidRPr="00E6329B">
        <w:rPr>
          <w:rFonts w:ascii="Trebuchet MS" w:hAnsi="Trebuchet MS"/>
          <w:noProof/>
        </w:rPr>
        <w:t xml:space="preserve"> out of the land of Egypt in order to prove myself </w:t>
      </w:r>
      <w:del w:id="338" w:author="Author">
        <w:r w:rsidRPr="00E6329B">
          <w:rPr>
            <w:rFonts w:ascii="Trebuchet MS" w:hAnsi="Trebuchet MS"/>
            <w:noProof/>
            <w:u w:val="dotted"/>
          </w:rPr>
          <w:delText>YOUR</w:delText>
        </w:r>
      </w:del>
      <w:ins w:id="339" w:author="Author">
        <w:r w:rsidRPr="00E6329B">
          <w:rPr>
            <w:rFonts w:ascii="Trebuchet MS" w:hAnsi="Trebuchet MS"/>
            <w:noProof/>
          </w:rPr>
          <w:t>your</w:t>
        </w:r>
      </w:ins>
      <w:r w:rsidRPr="00E6329B">
        <w:rPr>
          <w:rFonts w:ascii="Trebuchet MS" w:hAnsi="Trebuchet MS"/>
          <w:noProof/>
        </w:rPr>
        <w:t xml:space="preserve"> God. I am Jehovah </w:t>
      </w:r>
      <w:del w:id="340" w:author="Author">
        <w:r w:rsidRPr="00E6329B">
          <w:rPr>
            <w:rFonts w:ascii="Trebuchet MS" w:hAnsi="Trebuchet MS"/>
            <w:noProof/>
            <w:u w:val="dotted"/>
          </w:rPr>
          <w:delText>YOUR</w:delText>
        </w:r>
      </w:del>
      <w:ins w:id="341" w:author="Author">
        <w:r w:rsidRPr="00E6329B">
          <w:rPr>
            <w:rFonts w:ascii="Trebuchet MS" w:hAnsi="Trebuchet MS"/>
            <w:noProof/>
          </w:rPr>
          <w:t>your</w:t>
        </w:r>
      </w:ins>
      <w:r w:rsidRPr="00E6329B">
        <w:rPr>
          <w:rFonts w:ascii="Trebuchet MS" w:hAnsi="Trebuchet MS"/>
          <w:noProof/>
        </w:rPr>
        <w:t xml:space="preserve"> God.’”</w:t>
      </w:r>
    </w:p>
    <w:p w:rsidR="00CA008B" w:rsidRPr="00E6329B" w:rsidRDefault="00CA008B" w:rsidP="00CA008B">
      <w:pPr>
        <w:rPr>
          <w:rFonts w:ascii="Trebuchet MS" w:hAnsi="Trebuchet MS"/>
          <w:b/>
        </w:rPr>
      </w:pPr>
    </w:p>
    <w:p w:rsidR="00762BCB" w:rsidRPr="00CA008B" w:rsidRDefault="00762BCB" w:rsidP="00CA008B"/>
    <w:sectPr w:rsidR="00762BCB" w:rsidRPr="00CA008B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05F58" w:rsidRDefault="00F05F58">
      <w:r>
        <w:separator/>
      </w:r>
    </w:p>
  </w:endnote>
  <w:endnote w:type="continuationSeparator" w:id="0">
    <w:p w:rsidR="00F05F58" w:rsidRDefault="00F05F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05F58" w:rsidRDefault="00F05F58">
      <w:r>
        <w:separator/>
      </w:r>
    </w:p>
  </w:footnote>
  <w:footnote w:type="continuationSeparator" w:id="0">
    <w:p w:rsidR="00F05F58" w:rsidRDefault="00F05F58">
      <w:r>
        <w:continuationSeparator/>
      </w:r>
    </w:p>
  </w:footnote>
  <w:footnote w:id="1">
    <w:p w:rsidR="00CA008B" w:rsidRPr="00E6329B" w:rsidRDefault="00CA008B" w:rsidP="00E6329B">
      <w:pPr>
        <w:pStyle w:val="FootnoteText"/>
        <w:spacing w:after="96"/>
        <w:ind w:firstLine="288"/>
        <w:rPr>
          <w:ins w:id="22" w:author="Author"/>
        </w:rPr>
      </w:pPr>
      <w:ins w:id="23" w:author="Author">
        <w:r w:rsidRPr="00E6329B">
          <w:rPr>
            <w:rStyle w:val="FootnoteReference"/>
          </w:rPr>
          <w:footnoteRef/>
        </w:r>
        <w:r w:rsidRPr="00E6329B">
          <w:t xml:space="preserve"> </w:t>
        </w:r>
        <w:r w:rsidRPr="00E6329B">
          <w:rPr>
            <w:b/>
          </w:rPr>
          <w:t xml:space="preserve">15:3 </w:t>
        </w:r>
        <w:r w:rsidRPr="00E6329B">
          <w:t>Or “appeasing; soothing.” Lit., “restful.”</w:t>
        </w:r>
      </w:ins>
    </w:p>
  </w:footnote>
  <w:footnote w:id="2">
    <w:p w:rsidR="00CA008B" w:rsidRPr="00E6329B" w:rsidRDefault="00CA008B" w:rsidP="00E6329B">
      <w:pPr>
        <w:pStyle w:val="FootnoteText"/>
        <w:spacing w:after="96"/>
        <w:ind w:firstLine="288"/>
        <w:rPr>
          <w:ins w:id="28" w:author="Author"/>
        </w:rPr>
      </w:pPr>
      <w:ins w:id="29" w:author="Author">
        <w:r w:rsidRPr="00E6329B">
          <w:rPr>
            <w:rStyle w:val="FootnoteReference"/>
          </w:rPr>
          <w:footnoteRef/>
        </w:r>
        <w:r w:rsidRPr="00E6329B">
          <w:t xml:space="preserve"> </w:t>
        </w:r>
        <w:r w:rsidRPr="00E6329B">
          <w:rPr>
            <w:b/>
          </w:rPr>
          <w:t xml:space="preserve">15:4 </w:t>
        </w:r>
        <w:r w:rsidRPr="00E6329B">
          <w:t>A tenth of an ephah equaled 2.2 L (2 dry qt). See App. B14.</w:t>
        </w:r>
      </w:ins>
    </w:p>
  </w:footnote>
  <w:footnote w:id="3">
    <w:p w:rsidR="00CA008B" w:rsidRPr="00E6329B" w:rsidRDefault="00CA008B" w:rsidP="00E6329B">
      <w:pPr>
        <w:pStyle w:val="FootnoteText"/>
        <w:spacing w:after="96"/>
        <w:ind w:firstLine="288"/>
        <w:rPr>
          <w:ins w:id="31" w:author="Author"/>
        </w:rPr>
      </w:pPr>
      <w:ins w:id="32" w:author="Author">
        <w:r w:rsidRPr="00E6329B">
          <w:rPr>
            <w:rStyle w:val="FootnoteReference"/>
          </w:rPr>
          <w:footnoteRef/>
        </w:r>
        <w:r w:rsidRPr="00E6329B">
          <w:t xml:space="preserve"> </w:t>
        </w:r>
        <w:r w:rsidRPr="00E6329B">
          <w:rPr>
            <w:b/>
          </w:rPr>
          <w:t xml:space="preserve">15:4 </w:t>
        </w:r>
        <w:r w:rsidRPr="00E6329B">
          <w:t>A hin equaled 3.67 L (7.75 pt). See App. B14.</w:t>
        </w:r>
      </w:ins>
    </w:p>
  </w:footnote>
  <w:footnote w:id="4">
    <w:p w:rsidR="00CA008B" w:rsidRPr="00E6329B" w:rsidRDefault="00CA008B" w:rsidP="00E6329B">
      <w:pPr>
        <w:pStyle w:val="FootnoteText"/>
        <w:spacing w:after="96"/>
        <w:ind w:firstLine="288"/>
        <w:rPr>
          <w:ins w:id="47" w:author="Author"/>
        </w:rPr>
      </w:pPr>
      <w:ins w:id="48" w:author="Author">
        <w:r w:rsidRPr="00E6329B">
          <w:rPr>
            <w:rStyle w:val="FootnoteReference"/>
          </w:rPr>
          <w:footnoteRef/>
        </w:r>
        <w:r w:rsidRPr="00E6329B">
          <w:t xml:space="preserve"> </w:t>
        </w:r>
        <w:r w:rsidRPr="00E6329B">
          <w:rPr>
            <w:b/>
          </w:rPr>
          <w:t xml:space="preserve">15:7 </w:t>
        </w:r>
        <w:r w:rsidRPr="00E6329B">
          <w:t>Or “appeasing; soothing.” Lit., “restful.”</w:t>
        </w:r>
      </w:ins>
    </w:p>
  </w:footnote>
  <w:footnote w:id="5">
    <w:p w:rsidR="00CA008B" w:rsidRPr="00E6329B" w:rsidRDefault="00CA008B" w:rsidP="00E6329B">
      <w:pPr>
        <w:pStyle w:val="FootnoteText"/>
        <w:spacing w:after="96"/>
        <w:ind w:firstLine="288"/>
        <w:rPr>
          <w:ins w:id="65" w:author="Author"/>
        </w:rPr>
      </w:pPr>
      <w:ins w:id="66" w:author="Author">
        <w:r w:rsidRPr="00E6329B">
          <w:rPr>
            <w:rStyle w:val="FootnoteReference"/>
          </w:rPr>
          <w:footnoteRef/>
        </w:r>
        <w:r w:rsidRPr="00E6329B">
          <w:t xml:space="preserve"> </w:t>
        </w:r>
        <w:r w:rsidRPr="00E6329B">
          <w:rPr>
            <w:b/>
          </w:rPr>
          <w:t xml:space="preserve">15:10 </w:t>
        </w:r>
        <w:r w:rsidRPr="00E6329B">
          <w:t>Or “appeasing; soothing.” Lit., “restful.”</w:t>
        </w:r>
      </w:ins>
    </w:p>
  </w:footnote>
  <w:footnote w:id="6">
    <w:p w:rsidR="00CA008B" w:rsidRPr="00E6329B" w:rsidRDefault="00CA008B" w:rsidP="00E6329B">
      <w:pPr>
        <w:pStyle w:val="FootnoteText"/>
        <w:spacing w:after="96"/>
        <w:ind w:firstLine="288"/>
        <w:rPr>
          <w:ins w:id="90" w:author="Author"/>
        </w:rPr>
      </w:pPr>
      <w:ins w:id="91" w:author="Author">
        <w:r w:rsidRPr="00E6329B">
          <w:rPr>
            <w:rStyle w:val="FootnoteReference"/>
          </w:rPr>
          <w:footnoteRef/>
        </w:r>
        <w:r w:rsidRPr="00E6329B">
          <w:t xml:space="preserve"> </w:t>
        </w:r>
        <w:r w:rsidRPr="00E6329B">
          <w:rPr>
            <w:b/>
          </w:rPr>
          <w:t xml:space="preserve">15:13 </w:t>
        </w:r>
        <w:r w:rsidRPr="00E6329B">
          <w:t>Or “appeasing; soothing.” Lit., “restful.”</w:t>
        </w:r>
      </w:ins>
    </w:p>
  </w:footnote>
  <w:footnote w:id="7">
    <w:p w:rsidR="00CA008B" w:rsidRPr="00E6329B" w:rsidRDefault="00CA008B" w:rsidP="00E6329B">
      <w:pPr>
        <w:pStyle w:val="FootnoteText"/>
        <w:spacing w:after="96"/>
        <w:ind w:firstLine="288"/>
        <w:rPr>
          <w:ins w:id="109" w:author="Author"/>
        </w:rPr>
      </w:pPr>
      <w:ins w:id="110" w:author="Author">
        <w:r w:rsidRPr="00E6329B">
          <w:rPr>
            <w:rStyle w:val="FootnoteReference"/>
          </w:rPr>
          <w:footnoteRef/>
        </w:r>
        <w:r w:rsidRPr="00E6329B">
          <w:t xml:space="preserve"> </w:t>
        </w:r>
        <w:r w:rsidRPr="00E6329B">
          <w:rPr>
            <w:b/>
          </w:rPr>
          <w:t xml:space="preserve">15:14 </w:t>
        </w:r>
        <w:r w:rsidRPr="00E6329B">
          <w:t>Or “appeasing; soothing.” Lit., “restful.”</w:t>
        </w:r>
      </w:ins>
    </w:p>
  </w:footnote>
  <w:footnote w:id="8">
    <w:p w:rsidR="00CA008B" w:rsidRPr="00E6329B" w:rsidRDefault="00CA008B" w:rsidP="00E6329B">
      <w:pPr>
        <w:pStyle w:val="FootnoteText"/>
        <w:spacing w:after="96"/>
        <w:ind w:firstLine="288"/>
        <w:rPr>
          <w:ins w:id="153" w:author="Author"/>
        </w:rPr>
      </w:pPr>
      <w:ins w:id="154" w:author="Author">
        <w:r w:rsidRPr="00E6329B">
          <w:rPr>
            <w:rStyle w:val="FootnoteReference"/>
          </w:rPr>
          <w:footnoteRef/>
        </w:r>
        <w:r w:rsidRPr="00E6329B">
          <w:t xml:space="preserve"> </w:t>
        </w:r>
        <w:r w:rsidRPr="00E6329B">
          <w:rPr>
            <w:b/>
          </w:rPr>
          <w:t xml:space="preserve">15:19 </w:t>
        </w:r>
        <w:r w:rsidRPr="00E6329B">
          <w:t>Or “food.”</w:t>
        </w:r>
      </w:ins>
    </w:p>
  </w:footnote>
  <w:footnote w:id="9">
    <w:p w:rsidR="00CA008B" w:rsidRPr="00E6329B" w:rsidRDefault="00CA008B" w:rsidP="00E6329B">
      <w:pPr>
        <w:pStyle w:val="FootnoteText"/>
        <w:spacing w:after="96"/>
        <w:ind w:firstLine="288"/>
        <w:rPr>
          <w:ins w:id="194" w:author="Author"/>
        </w:rPr>
      </w:pPr>
      <w:ins w:id="195" w:author="Author">
        <w:r w:rsidRPr="00E6329B">
          <w:rPr>
            <w:rStyle w:val="FootnoteReference"/>
          </w:rPr>
          <w:footnoteRef/>
        </w:r>
        <w:r w:rsidRPr="00E6329B">
          <w:t xml:space="preserve"> </w:t>
        </w:r>
        <w:r w:rsidRPr="00E6329B">
          <w:rPr>
            <w:b/>
          </w:rPr>
          <w:t xml:space="preserve">15:24 </w:t>
        </w:r>
        <w:r w:rsidRPr="00E6329B">
          <w:t>Or “appeasing; soothing.” Lit., “restful.”</w:t>
        </w:r>
      </w:ins>
    </w:p>
  </w:footnote>
  <w:footnote w:id="10">
    <w:p w:rsidR="00CA008B" w:rsidRPr="00E6329B" w:rsidRDefault="00CA008B" w:rsidP="00E6329B">
      <w:pPr>
        <w:pStyle w:val="FootnoteText"/>
        <w:spacing w:after="96"/>
        <w:ind w:firstLine="288"/>
        <w:rPr>
          <w:ins w:id="222" w:author="Author"/>
        </w:rPr>
      </w:pPr>
      <w:ins w:id="223" w:author="Author">
        <w:r w:rsidRPr="00E6329B">
          <w:rPr>
            <w:rStyle w:val="FootnoteReference"/>
          </w:rPr>
          <w:footnoteRef/>
        </w:r>
        <w:r w:rsidRPr="00E6329B">
          <w:t xml:space="preserve"> </w:t>
        </w:r>
        <w:r w:rsidRPr="00E6329B">
          <w:rPr>
            <w:b/>
          </w:rPr>
          <w:t xml:space="preserve">15:27 </w:t>
        </w:r>
        <w:r w:rsidRPr="00E6329B">
          <w:t>Or “soul.”</w:t>
        </w:r>
      </w:ins>
    </w:p>
  </w:footnote>
  <w:footnote w:id="11">
    <w:p w:rsidR="00CA008B" w:rsidRPr="00E6329B" w:rsidRDefault="00CA008B" w:rsidP="00E6329B">
      <w:pPr>
        <w:pStyle w:val="FootnoteText"/>
        <w:spacing w:after="96"/>
        <w:ind w:firstLine="288"/>
        <w:rPr>
          <w:ins w:id="228" w:author="Author"/>
        </w:rPr>
      </w:pPr>
      <w:ins w:id="229" w:author="Author">
        <w:r w:rsidRPr="00E6329B">
          <w:rPr>
            <w:rStyle w:val="FootnoteReference"/>
          </w:rPr>
          <w:footnoteRef/>
        </w:r>
        <w:r w:rsidRPr="00E6329B">
          <w:t xml:space="preserve"> </w:t>
        </w:r>
        <w:r w:rsidRPr="00E6329B">
          <w:rPr>
            <w:b/>
          </w:rPr>
          <w:t xml:space="preserve">15:28 </w:t>
        </w:r>
        <w:r w:rsidRPr="00E6329B">
          <w:t>Or “soul.”</w:t>
        </w:r>
      </w:ins>
    </w:p>
  </w:footnote>
  <w:footnote w:id="12">
    <w:p w:rsidR="00CA008B" w:rsidRPr="00E6329B" w:rsidRDefault="00CA008B" w:rsidP="00E6329B">
      <w:pPr>
        <w:pStyle w:val="FootnoteText"/>
        <w:spacing w:after="96"/>
        <w:ind w:firstLine="288"/>
        <w:rPr>
          <w:ins w:id="248" w:author="Author"/>
        </w:rPr>
      </w:pPr>
      <w:ins w:id="249" w:author="Author">
        <w:r w:rsidRPr="00E6329B">
          <w:rPr>
            <w:rStyle w:val="FootnoteReference"/>
          </w:rPr>
          <w:footnoteRef/>
        </w:r>
        <w:r w:rsidRPr="00E6329B">
          <w:t xml:space="preserve"> </w:t>
        </w:r>
        <w:r w:rsidRPr="00E6329B">
          <w:rPr>
            <w:b/>
          </w:rPr>
          <w:t xml:space="preserve">15:30 </w:t>
        </w:r>
        <w:r w:rsidRPr="00E6329B">
          <w:t>Or “soul.”</w:t>
        </w:r>
      </w:ins>
    </w:p>
  </w:footnote>
  <w:footnote w:id="13">
    <w:p w:rsidR="00CA008B" w:rsidRPr="00E6329B" w:rsidRDefault="00CA008B" w:rsidP="00E6329B">
      <w:pPr>
        <w:pStyle w:val="FootnoteText"/>
        <w:spacing w:after="96"/>
        <w:ind w:firstLine="288"/>
        <w:rPr>
          <w:ins w:id="259" w:author="Author"/>
        </w:rPr>
      </w:pPr>
      <w:ins w:id="260" w:author="Author">
        <w:r w:rsidRPr="00E6329B">
          <w:rPr>
            <w:rStyle w:val="FootnoteReference"/>
          </w:rPr>
          <w:footnoteRef/>
        </w:r>
        <w:r w:rsidRPr="00E6329B">
          <w:t xml:space="preserve"> </w:t>
        </w:r>
        <w:r w:rsidRPr="00E6329B">
          <w:rPr>
            <w:b/>
          </w:rPr>
          <w:t xml:space="preserve">15:30 </w:t>
        </w:r>
        <w:r w:rsidRPr="00E6329B">
          <w:t>Or “put to death.”</w:t>
        </w:r>
      </w:ins>
    </w:p>
  </w:footnote>
  <w:footnote w:id="14">
    <w:p w:rsidR="00CA008B" w:rsidRPr="00E6329B" w:rsidRDefault="00CA008B" w:rsidP="00E6329B">
      <w:pPr>
        <w:pStyle w:val="FootnoteText"/>
        <w:spacing w:after="96"/>
        <w:ind w:firstLine="288"/>
        <w:rPr>
          <w:ins w:id="267" w:author="Author"/>
        </w:rPr>
      </w:pPr>
      <w:ins w:id="268" w:author="Author">
        <w:r w:rsidRPr="00E6329B">
          <w:rPr>
            <w:rStyle w:val="FootnoteReference"/>
          </w:rPr>
          <w:footnoteRef/>
        </w:r>
        <w:r w:rsidRPr="00E6329B">
          <w:t xml:space="preserve"> </w:t>
        </w:r>
        <w:r w:rsidRPr="00E6329B">
          <w:rPr>
            <w:b/>
          </w:rPr>
          <w:t xml:space="preserve">15:31 </w:t>
        </w:r>
        <w:r w:rsidRPr="00E6329B">
          <w:t>Or “soul.”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022B6A">
        <w:t>Numbers Chapter 15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022B6A">
      <w:t>04-Numbers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022B6A">
      <w:rPr>
        <w:noProof/>
        <w:snapToGrid w:val="0"/>
      </w:rPr>
      <w:t>Numbers 15.Revised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022B6A">
        <w:t>Numbers Chapter 15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022B6A">
      <w:t>04-Numbers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022B6A">
      <w:rPr>
        <w:noProof/>
        <w:snapToGrid w:val="0"/>
      </w:rPr>
      <w:t>Numbers 15.Revised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022B6A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022B6A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022B6A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022B6A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F58"/>
    <w:rsid w:val="00022B6A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008B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05F58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7D478600-385C-4182-969B-C32E672D8B62}"/>
  <w:attachedTemplate r:id="Rd4be00318871468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CA008B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A008B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CA008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d4be00318871468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1395</ap:Words>
  <ap:Characters>6166</ap:Characters>
  <ap:Application>Microsoft Office Word</ap:Application>
  <ap:DocSecurity>0</ap:DocSecurity>
  <ap:Lines>102</ap:Lines>
  <ap:Paragraphs>15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7546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15</dc:title>
  <dc:subject/>
  <dc:creator>Matthew Calleja</dc:creator>
  <cp:keywords/>
  <dc:description/>
  <cp:lastModifiedBy>Calleja, Matthew</cp:lastModifiedBy>
  <cp:revision>3</cp:revision>
  <dcterms:created xsi:type="dcterms:W3CDTF">2020-11-30T15:04:00Z</dcterms:created>
  <dcterms:modified xsi:type="dcterms:W3CDTF">2020-11-30T15:04:00Z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15.docx</vt:lpwstr>
  </property>
  <property fmtid="{D5CDD505-2E9C-101B-9397-08002B2CF9AE}" pid="9" name="_TranslationDocumentId">
    <vt:i4>19462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4015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15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