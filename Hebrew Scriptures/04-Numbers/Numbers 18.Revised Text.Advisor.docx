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515C48">
        <w:rPr>
          <w:rFonts w:ascii="Trebuchet MS" w:hAnsi="Trebuchet MS"/>
          <w:b/>
          <w:sz w:val="24"/>
        </w:rPr>
        <w:t xml:space="preserve">18:1 </w:t>
      </w:r>
      <w:del w:id="1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</w:del>
      <w:r w:rsidRPr="00515C48">
        <w:rPr>
          <w:rFonts w:ascii="Trebuchet MS" w:hAnsi="Trebuchet MS"/>
          <w:noProof/>
          <w:sz w:val="24"/>
        </w:rPr>
        <w:t xml:space="preserve">Jehovah </w:t>
      </w:r>
      <w:del w:id="2" w:author="Author">
        <w:r w:rsidRPr="00515C48">
          <w:rPr>
            <w:rFonts w:ascii="Trebuchet MS" w:hAnsi="Trebuchet MS"/>
            <w:noProof/>
            <w:sz w:val="24"/>
          </w:rPr>
          <w:delText>proceeded to say</w:delText>
        </w:r>
      </w:del>
      <w:ins w:id="3" w:author="Author">
        <w:r w:rsidRPr="00515C48">
          <w:rPr>
            <w:rFonts w:ascii="Trebuchet MS" w:hAnsi="Trebuchet MS"/>
            <w:noProof/>
            <w:sz w:val="24"/>
          </w:rPr>
          <w:t>then said</w:t>
        </w:r>
      </w:ins>
      <w:r w:rsidRPr="00515C48">
        <w:rPr>
          <w:rFonts w:ascii="Trebuchet MS" w:hAnsi="Trebuchet MS"/>
          <w:noProof/>
          <w:sz w:val="24"/>
        </w:rPr>
        <w:t xml:space="preserve"> to Aaron: “You and your sons and </w:t>
      </w:r>
      <w:del w:id="4" w:author="Author">
        <w:r w:rsidRPr="00515C48">
          <w:rPr>
            <w:rFonts w:ascii="Trebuchet MS" w:hAnsi="Trebuchet MS"/>
            <w:noProof/>
            <w:sz w:val="24"/>
          </w:rPr>
          <w:delText>the</w:delText>
        </w:r>
      </w:del>
      <w:ins w:id="5" w:author="Author">
        <w:r w:rsidRPr="00515C48">
          <w:rPr>
            <w:rFonts w:ascii="Trebuchet MS" w:hAnsi="Trebuchet MS"/>
            <w:noProof/>
            <w:sz w:val="24"/>
          </w:rPr>
          <w:t>your paternal</w:t>
        </w:r>
      </w:ins>
      <w:r w:rsidRPr="00515C48">
        <w:rPr>
          <w:rFonts w:ascii="Trebuchet MS" w:hAnsi="Trebuchet MS"/>
          <w:noProof/>
          <w:sz w:val="24"/>
        </w:rPr>
        <w:t xml:space="preserve"> house </w:t>
      </w:r>
      <w:del w:id="6" w:author="Author">
        <w:r w:rsidRPr="00515C48">
          <w:rPr>
            <w:rFonts w:ascii="Trebuchet MS" w:hAnsi="Trebuchet MS"/>
            <w:noProof/>
            <w:sz w:val="24"/>
          </w:rPr>
          <w:delText xml:space="preserve">of your father </w:delText>
        </w:r>
      </w:del>
      <w:r w:rsidRPr="00515C48">
        <w:rPr>
          <w:rFonts w:ascii="Trebuchet MS" w:hAnsi="Trebuchet MS"/>
          <w:noProof/>
          <w:sz w:val="24"/>
        </w:rPr>
        <w:t xml:space="preserve">with you will </w:t>
      </w:r>
      <w:del w:id="7" w:author="Author">
        <w:r w:rsidRPr="00515C48">
          <w:rPr>
            <w:rFonts w:ascii="Trebuchet MS" w:hAnsi="Trebuchet MS"/>
            <w:noProof/>
            <w:sz w:val="24"/>
          </w:rPr>
          <w:delText>answer</w:delText>
        </w:r>
      </w:del>
      <w:ins w:id="8" w:author="Author">
        <w:r w:rsidRPr="00515C48">
          <w:rPr>
            <w:rFonts w:ascii="Trebuchet MS" w:hAnsi="Trebuchet MS"/>
            <w:noProof/>
            <w:sz w:val="24"/>
          </w:rPr>
          <w:t>be answerable</w:t>
        </w:r>
      </w:ins>
      <w:r w:rsidRPr="00515C48">
        <w:rPr>
          <w:rFonts w:ascii="Trebuchet MS" w:hAnsi="Trebuchet MS"/>
          <w:noProof/>
          <w:sz w:val="24"/>
        </w:rPr>
        <w:t xml:space="preserve"> for</w:t>
      </w:r>
      <w:ins w:id="9" w:author="Author">
        <w:r w:rsidRPr="00515C48">
          <w:rPr>
            <w:rFonts w:ascii="Trebuchet MS" w:hAnsi="Trebuchet MS"/>
            <w:noProof/>
            <w:sz w:val="24"/>
          </w:rPr>
          <w:t xml:space="preserve"> any</w:t>
        </w:r>
      </w:ins>
      <w:r w:rsidRPr="00515C48">
        <w:rPr>
          <w:rFonts w:ascii="Trebuchet MS" w:hAnsi="Trebuchet MS"/>
          <w:noProof/>
          <w:sz w:val="24"/>
        </w:rPr>
        <w:t xml:space="preserve"> error against the sanctuary, and you and your sons with you will </w:t>
      </w:r>
      <w:del w:id="10" w:author="Author">
        <w:r w:rsidRPr="00515C48">
          <w:rPr>
            <w:rFonts w:ascii="Trebuchet MS" w:hAnsi="Trebuchet MS"/>
            <w:noProof/>
            <w:sz w:val="24"/>
          </w:rPr>
          <w:delText>answer</w:delText>
        </w:r>
      </w:del>
      <w:ins w:id="11" w:author="Author">
        <w:r w:rsidRPr="00515C48">
          <w:rPr>
            <w:rFonts w:ascii="Trebuchet MS" w:hAnsi="Trebuchet MS"/>
            <w:noProof/>
            <w:sz w:val="24"/>
          </w:rPr>
          <w:t>be answerable</w:t>
        </w:r>
      </w:ins>
      <w:r w:rsidRPr="00515C48">
        <w:rPr>
          <w:rFonts w:ascii="Trebuchet MS" w:hAnsi="Trebuchet MS"/>
          <w:noProof/>
          <w:sz w:val="24"/>
        </w:rPr>
        <w:t xml:space="preserve"> for </w:t>
      </w:r>
      <w:ins w:id="12" w:author="Author">
        <w:r w:rsidRPr="00515C48">
          <w:rPr>
            <w:rFonts w:ascii="Trebuchet MS" w:hAnsi="Trebuchet MS"/>
            <w:noProof/>
            <w:sz w:val="24"/>
          </w:rPr>
          <w:t xml:space="preserve">any </w:t>
        </w:r>
      </w:ins>
      <w:r w:rsidRPr="00515C48">
        <w:rPr>
          <w:rFonts w:ascii="Trebuchet MS" w:hAnsi="Trebuchet MS"/>
          <w:noProof/>
          <w:sz w:val="24"/>
        </w:rPr>
        <w:t xml:space="preserve">error against </w:t>
      </w:r>
      <w:del w:id="13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4" w:author="Author">
        <w:r w:rsidRPr="00515C48">
          <w:rPr>
            <w:rFonts w:ascii="Trebuchet MS" w:hAnsi="Trebuchet MS"/>
            <w:noProof/>
            <w:sz w:val="24"/>
          </w:rPr>
          <w:t>your</w:t>
        </w:r>
      </w:ins>
      <w:r w:rsidRPr="00515C48">
        <w:rPr>
          <w:rFonts w:ascii="Trebuchet MS" w:hAnsi="Trebuchet MS"/>
          <w:noProof/>
          <w:sz w:val="24"/>
        </w:rPr>
        <w:t xml:space="preserve"> priesthood. </w:t>
      </w:r>
      <w:r w:rsidRPr="00515C48">
        <w:rPr>
          <w:rFonts w:ascii="Trebuchet MS" w:hAnsi="Trebuchet MS"/>
          <w:b/>
          <w:noProof/>
          <w:sz w:val="24"/>
        </w:rPr>
        <w:t xml:space="preserve">18:2 </w:t>
      </w:r>
      <w:del w:id="15" w:author="Author">
        <w:r w:rsidRPr="00515C48">
          <w:rPr>
            <w:rFonts w:ascii="Trebuchet MS" w:hAnsi="Trebuchet MS"/>
            <w:noProof/>
            <w:sz w:val="24"/>
          </w:rPr>
          <w:delText>And</w:delText>
        </w:r>
      </w:del>
      <w:ins w:id="16" w:author="Author">
        <w:r w:rsidRPr="00515C48">
          <w:rPr>
            <w:rFonts w:ascii="Trebuchet MS" w:hAnsi="Trebuchet MS"/>
            <w:noProof/>
            <w:sz w:val="24"/>
          </w:rPr>
          <w:t>Also</w:t>
        </w:r>
      </w:ins>
      <w:r w:rsidRPr="00515C48">
        <w:rPr>
          <w:rFonts w:ascii="Trebuchet MS" w:hAnsi="Trebuchet MS"/>
          <w:noProof/>
          <w:sz w:val="24"/>
        </w:rPr>
        <w:t xml:space="preserve"> bring near</w:t>
      </w:r>
      <w:del w:id="17" w:author="Author">
        <w:r w:rsidRPr="00515C48">
          <w:rPr>
            <w:rFonts w:ascii="Trebuchet MS" w:hAnsi="Trebuchet MS"/>
            <w:noProof/>
            <w:sz w:val="24"/>
          </w:rPr>
          <w:delText>, also,</w:delText>
        </w:r>
      </w:del>
      <w:r w:rsidRPr="00515C48">
        <w:rPr>
          <w:rFonts w:ascii="Trebuchet MS" w:hAnsi="Trebuchet MS"/>
          <w:noProof/>
          <w:sz w:val="24"/>
        </w:rPr>
        <w:t xml:space="preserve"> your brothers of the tribe of Le′vi, </w:t>
      </w:r>
      <w:del w:id="18" w:author="Author">
        <w:r w:rsidRPr="00515C48">
          <w:rPr>
            <w:rFonts w:ascii="Trebuchet MS" w:hAnsi="Trebuchet MS"/>
            <w:noProof/>
            <w:sz w:val="24"/>
          </w:rPr>
          <w:delText xml:space="preserve">the clan of </w:delText>
        </w:r>
      </w:del>
      <w:r w:rsidRPr="00515C48">
        <w:rPr>
          <w:rFonts w:ascii="Trebuchet MS" w:hAnsi="Trebuchet MS"/>
          <w:noProof/>
          <w:sz w:val="24"/>
        </w:rPr>
        <w:t xml:space="preserve">your </w:t>
      </w:r>
      <w:del w:id="19" w:author="Author">
        <w:r w:rsidRPr="00515C48">
          <w:rPr>
            <w:rFonts w:ascii="Trebuchet MS" w:hAnsi="Trebuchet MS"/>
            <w:noProof/>
            <w:sz w:val="24"/>
          </w:rPr>
          <w:delText>father, with you,</w:delText>
        </w:r>
      </w:del>
      <w:ins w:id="20" w:author="Author">
        <w:r w:rsidRPr="00515C48">
          <w:rPr>
            <w:rFonts w:ascii="Trebuchet MS" w:hAnsi="Trebuchet MS"/>
            <w:noProof/>
            <w:sz w:val="24"/>
          </w:rPr>
          <w:t>ancestral tribe, so</w:t>
        </w:r>
      </w:ins>
      <w:r w:rsidRPr="00515C48">
        <w:rPr>
          <w:rFonts w:ascii="Trebuchet MS" w:hAnsi="Trebuchet MS"/>
          <w:noProof/>
          <w:sz w:val="24"/>
        </w:rPr>
        <w:t xml:space="preserve"> that they may </w:t>
      </w:r>
      <w:del w:id="21" w:author="Author">
        <w:r w:rsidRPr="00515C48">
          <w:rPr>
            <w:rFonts w:ascii="Trebuchet MS" w:hAnsi="Trebuchet MS"/>
            <w:noProof/>
            <w:sz w:val="24"/>
          </w:rPr>
          <w:delText>be joined to</w:delText>
        </w:r>
      </w:del>
      <w:ins w:id="22" w:author="Author">
        <w:r w:rsidRPr="00515C48">
          <w:rPr>
            <w:rFonts w:ascii="Trebuchet MS" w:hAnsi="Trebuchet MS"/>
            <w:noProof/>
            <w:sz w:val="24"/>
          </w:rPr>
          <w:t>join</w:t>
        </w:r>
      </w:ins>
      <w:r w:rsidRPr="00515C48">
        <w:rPr>
          <w:rFonts w:ascii="Trebuchet MS" w:hAnsi="Trebuchet MS"/>
          <w:noProof/>
          <w:sz w:val="24"/>
        </w:rPr>
        <w:t xml:space="preserve"> you and </w:t>
      </w:r>
      <w:del w:id="23" w:author="Author">
        <w:r w:rsidRPr="00515C48">
          <w:rPr>
            <w:rFonts w:ascii="Trebuchet MS" w:hAnsi="Trebuchet MS"/>
            <w:noProof/>
            <w:sz w:val="24"/>
          </w:rPr>
          <w:delText xml:space="preserve">may </w:delText>
        </w:r>
      </w:del>
      <w:r w:rsidRPr="00515C48">
        <w:rPr>
          <w:rFonts w:ascii="Trebuchet MS" w:hAnsi="Trebuchet MS"/>
          <w:noProof/>
          <w:sz w:val="24"/>
        </w:rPr>
        <w:t>minister to you</w:t>
      </w:r>
      <w:del w:id="24" w:author="Author">
        <w:r w:rsidRPr="00515C48">
          <w:rPr>
            <w:rFonts w:ascii="Trebuchet MS" w:hAnsi="Trebuchet MS"/>
            <w:noProof/>
            <w:sz w:val="24"/>
          </w:rPr>
          <w:delText>, to both you</w:delText>
        </w:r>
      </w:del>
      <w:r w:rsidRPr="00515C48">
        <w:rPr>
          <w:rFonts w:ascii="Trebuchet MS" w:hAnsi="Trebuchet MS"/>
          <w:noProof/>
          <w:sz w:val="24"/>
        </w:rPr>
        <w:t xml:space="preserve"> and your sons </w:t>
      </w:r>
      <w:del w:id="25" w:author="Author">
        <w:r w:rsidRPr="00515C48">
          <w:rPr>
            <w:rFonts w:ascii="Trebuchet MS" w:hAnsi="Trebuchet MS"/>
            <w:noProof/>
            <w:sz w:val="24"/>
          </w:rPr>
          <w:delText xml:space="preserve">with you, </w:delText>
        </w:r>
      </w:del>
      <w:r w:rsidRPr="00515C48">
        <w:rPr>
          <w:rFonts w:ascii="Trebuchet MS" w:hAnsi="Trebuchet MS"/>
          <w:noProof/>
          <w:sz w:val="24"/>
        </w:rPr>
        <w:t xml:space="preserve">before the tent of the Testimony. </w:t>
      </w:r>
      <w:r w:rsidRPr="00515C48">
        <w:rPr>
          <w:rFonts w:ascii="Trebuchet MS" w:hAnsi="Trebuchet MS"/>
          <w:b/>
          <w:noProof/>
          <w:sz w:val="24"/>
        </w:rPr>
        <w:t xml:space="preserve">18:3 </w:t>
      </w:r>
      <w:del w:id="26" w:author="Author">
        <w:r w:rsidRPr="00515C48">
          <w:rPr>
            <w:rFonts w:ascii="Trebuchet MS" w:hAnsi="Trebuchet MS"/>
            <w:noProof/>
            <w:sz w:val="24"/>
          </w:rPr>
          <w:delText>And they must keep</w:delText>
        </w:r>
      </w:del>
      <w:ins w:id="27" w:author="Author">
        <w:r w:rsidRPr="00515C48">
          <w:rPr>
            <w:rFonts w:ascii="Trebuchet MS" w:hAnsi="Trebuchet MS"/>
            <w:noProof/>
            <w:sz w:val="24"/>
          </w:rPr>
          <w:t>They are to fulfill</w:t>
        </w:r>
      </w:ins>
      <w:r w:rsidRPr="00515C48">
        <w:rPr>
          <w:rFonts w:ascii="Trebuchet MS" w:hAnsi="Trebuchet MS"/>
          <w:noProof/>
          <w:sz w:val="24"/>
        </w:rPr>
        <w:t xml:space="preserve"> their </w:t>
      </w:r>
      <w:del w:id="28" w:author="Author">
        <w:r w:rsidRPr="00515C48">
          <w:rPr>
            <w:rFonts w:ascii="Trebuchet MS" w:hAnsi="Trebuchet MS"/>
            <w:noProof/>
            <w:sz w:val="24"/>
          </w:rPr>
          <w:delText>obligation</w:delText>
        </w:r>
      </w:del>
      <w:ins w:id="29" w:author="Author">
        <w:r w:rsidRPr="00515C48">
          <w:rPr>
            <w:rFonts w:ascii="Trebuchet MS" w:hAnsi="Trebuchet MS"/>
            <w:noProof/>
            <w:sz w:val="24"/>
          </w:rPr>
          <w:t>responsibilities</w:t>
        </w:r>
      </w:ins>
      <w:r w:rsidRPr="00515C48">
        <w:rPr>
          <w:rFonts w:ascii="Trebuchet MS" w:hAnsi="Trebuchet MS"/>
          <w:noProof/>
          <w:sz w:val="24"/>
        </w:rPr>
        <w:t xml:space="preserve"> to you and </w:t>
      </w:r>
      <w:del w:id="30" w:author="Author">
        <w:r w:rsidRPr="00515C48">
          <w:rPr>
            <w:rFonts w:ascii="Trebuchet MS" w:hAnsi="Trebuchet MS"/>
            <w:noProof/>
            <w:sz w:val="24"/>
          </w:rPr>
          <w:delText xml:space="preserve">their obligation </w:delText>
        </w:r>
      </w:del>
      <w:r w:rsidRPr="00515C48">
        <w:rPr>
          <w:rFonts w:ascii="Trebuchet MS" w:hAnsi="Trebuchet MS"/>
          <w:noProof/>
          <w:sz w:val="24"/>
        </w:rPr>
        <w:t xml:space="preserve">to the entire tent. </w:t>
      </w:r>
      <w:del w:id="31" w:author="Author">
        <w:r w:rsidRPr="00515C48">
          <w:rPr>
            <w:rFonts w:ascii="Trebuchet MS" w:hAnsi="Trebuchet MS"/>
            <w:noProof/>
            <w:sz w:val="24"/>
          </w:rPr>
          <w:delText xml:space="preserve">Only to </w:delText>
        </w:r>
      </w:del>
      <w:ins w:id="32" w:author="Author">
        <w:r w:rsidRPr="00515C48">
          <w:rPr>
            <w:rFonts w:ascii="Trebuchet MS" w:hAnsi="Trebuchet MS"/>
            <w:noProof/>
            <w:sz w:val="24"/>
          </w:rPr>
          <w:t xml:space="preserve">However, they must not come near </w:t>
        </w:r>
      </w:ins>
      <w:r w:rsidRPr="00515C48">
        <w:rPr>
          <w:rFonts w:ascii="Trebuchet MS" w:hAnsi="Trebuchet MS"/>
          <w:noProof/>
          <w:sz w:val="24"/>
        </w:rPr>
        <w:t xml:space="preserve">the utensils of the holy place and </w:t>
      </w:r>
      <w:del w:id="33" w:author="Author">
        <w:r w:rsidRPr="00515C48">
          <w:rPr>
            <w:rFonts w:ascii="Trebuchet MS" w:hAnsi="Trebuchet MS"/>
            <w:noProof/>
            <w:sz w:val="24"/>
          </w:rPr>
          <w:delText xml:space="preserve">to </w:delText>
        </w:r>
      </w:del>
      <w:r w:rsidRPr="00515C48">
        <w:rPr>
          <w:rFonts w:ascii="Trebuchet MS" w:hAnsi="Trebuchet MS"/>
          <w:noProof/>
          <w:sz w:val="24"/>
        </w:rPr>
        <w:t>the altar</w:t>
      </w:r>
      <w:del w:id="34" w:author="Author">
        <w:r w:rsidRPr="00515C48">
          <w:rPr>
            <w:rFonts w:ascii="Trebuchet MS" w:hAnsi="Trebuchet MS"/>
            <w:noProof/>
            <w:sz w:val="24"/>
          </w:rPr>
          <w:delText xml:space="preserve"> they must not come near </w:delText>
        </w:r>
      </w:del>
      <w:ins w:id="35" w:author="Author">
        <w:r w:rsidRPr="00515C48">
          <w:rPr>
            <w:rFonts w:ascii="Trebuchet MS" w:hAnsi="Trebuchet MS"/>
            <w:noProof/>
            <w:sz w:val="24"/>
          </w:rPr>
          <w:t xml:space="preserve">, so </w:t>
        </w:r>
      </w:ins>
      <w:r w:rsidRPr="00515C48">
        <w:rPr>
          <w:rFonts w:ascii="Trebuchet MS" w:hAnsi="Trebuchet MS"/>
          <w:noProof/>
          <w:sz w:val="24"/>
        </w:rPr>
        <w:t xml:space="preserve">that </w:t>
      </w:r>
      <w:del w:id="36" w:author="Author">
        <w:r w:rsidRPr="00515C48">
          <w:rPr>
            <w:rFonts w:ascii="Trebuchet MS" w:hAnsi="Trebuchet MS"/>
            <w:noProof/>
            <w:sz w:val="24"/>
          </w:rPr>
          <w:delText xml:space="preserve">they may not die, </w:delText>
        </w:r>
      </w:del>
      <w:r w:rsidRPr="00515C48">
        <w:rPr>
          <w:rFonts w:ascii="Trebuchet MS" w:hAnsi="Trebuchet MS"/>
          <w:noProof/>
          <w:sz w:val="24"/>
        </w:rPr>
        <w:t xml:space="preserve">neither they nor </w:t>
      </w:r>
      <w:del w:id="37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men</w:delText>
        </w:r>
      </w:del>
      <w:ins w:id="38" w:author="Author">
        <w:r w:rsidRPr="00515C48">
          <w:rPr>
            <w:rFonts w:ascii="Trebuchet MS" w:hAnsi="Trebuchet MS"/>
            <w:noProof/>
            <w:sz w:val="24"/>
          </w:rPr>
          <w:t>you may die</w:t>
        </w:r>
      </w:ins>
      <w:r w:rsidRPr="00515C48">
        <w:rPr>
          <w:rFonts w:ascii="Trebuchet MS" w:hAnsi="Trebuchet MS"/>
          <w:noProof/>
          <w:sz w:val="24"/>
        </w:rPr>
        <w:t xml:space="preserve">. </w:t>
      </w:r>
      <w:r w:rsidRPr="00515C48">
        <w:rPr>
          <w:rFonts w:ascii="Trebuchet MS" w:hAnsi="Trebuchet MS"/>
          <w:b/>
          <w:noProof/>
          <w:sz w:val="24"/>
        </w:rPr>
        <w:t xml:space="preserve">18:4 </w:t>
      </w:r>
      <w:del w:id="39" w:author="Author">
        <w:r w:rsidRPr="00515C48">
          <w:rPr>
            <w:rFonts w:ascii="Trebuchet MS" w:hAnsi="Trebuchet MS"/>
            <w:noProof/>
            <w:sz w:val="24"/>
          </w:rPr>
          <w:delText>And they must be joined to</w:delText>
        </w:r>
      </w:del>
      <w:ins w:id="40" w:author="Author">
        <w:r w:rsidRPr="00515C48">
          <w:rPr>
            <w:rFonts w:ascii="Trebuchet MS" w:hAnsi="Trebuchet MS"/>
            <w:noProof/>
            <w:sz w:val="24"/>
          </w:rPr>
          <w:t>They will join</w:t>
        </w:r>
      </w:ins>
      <w:r w:rsidRPr="00515C48">
        <w:rPr>
          <w:rFonts w:ascii="Trebuchet MS" w:hAnsi="Trebuchet MS"/>
          <w:noProof/>
          <w:sz w:val="24"/>
        </w:rPr>
        <w:t xml:space="preserve"> you and </w:t>
      </w:r>
      <w:del w:id="41" w:author="Author">
        <w:r w:rsidRPr="00515C48">
          <w:rPr>
            <w:rFonts w:ascii="Trebuchet MS" w:hAnsi="Trebuchet MS"/>
            <w:noProof/>
            <w:sz w:val="24"/>
          </w:rPr>
          <w:delText>must keep</w:delText>
        </w:r>
      </w:del>
      <w:ins w:id="42" w:author="Author">
        <w:r w:rsidRPr="00515C48">
          <w:rPr>
            <w:rFonts w:ascii="Trebuchet MS" w:hAnsi="Trebuchet MS"/>
            <w:noProof/>
            <w:sz w:val="24"/>
          </w:rPr>
          <w:t>carry out</w:t>
        </w:r>
      </w:ins>
      <w:r w:rsidRPr="00515C48">
        <w:rPr>
          <w:rFonts w:ascii="Trebuchet MS" w:hAnsi="Trebuchet MS"/>
          <w:noProof/>
          <w:sz w:val="24"/>
        </w:rPr>
        <w:t xml:space="preserve"> their </w:t>
      </w:r>
      <w:del w:id="43" w:author="Author">
        <w:r w:rsidRPr="00515C48">
          <w:rPr>
            <w:rFonts w:ascii="Trebuchet MS" w:hAnsi="Trebuchet MS"/>
            <w:noProof/>
            <w:sz w:val="24"/>
          </w:rPr>
          <w:delText>obligation to</w:delText>
        </w:r>
      </w:del>
      <w:ins w:id="44" w:author="Author">
        <w:r w:rsidRPr="00515C48">
          <w:rPr>
            <w:rFonts w:ascii="Trebuchet MS" w:hAnsi="Trebuchet MS"/>
            <w:noProof/>
            <w:sz w:val="24"/>
          </w:rPr>
          <w:t>responsibilities regarding</w:t>
        </w:r>
      </w:ins>
      <w:r w:rsidRPr="00515C48">
        <w:rPr>
          <w:rFonts w:ascii="Trebuchet MS" w:hAnsi="Trebuchet MS"/>
          <w:noProof/>
          <w:sz w:val="24"/>
        </w:rPr>
        <w:t xml:space="preserve"> the tent of meeting </w:t>
      </w:r>
      <w:del w:id="45" w:author="Author">
        <w:r w:rsidRPr="00515C48">
          <w:rPr>
            <w:rFonts w:ascii="Trebuchet MS" w:hAnsi="Trebuchet MS"/>
            <w:noProof/>
            <w:sz w:val="24"/>
          </w:rPr>
          <w:delText>as respects</w:delText>
        </w:r>
      </w:del>
      <w:ins w:id="46" w:author="Author">
        <w:r w:rsidRPr="00515C48">
          <w:rPr>
            <w:rFonts w:ascii="Trebuchet MS" w:hAnsi="Trebuchet MS"/>
            <w:noProof/>
            <w:sz w:val="24"/>
          </w:rPr>
          <w:t>and</w:t>
        </w:r>
      </w:ins>
      <w:r w:rsidRPr="00515C48">
        <w:rPr>
          <w:rFonts w:ascii="Trebuchet MS" w:hAnsi="Trebuchet MS"/>
          <w:noProof/>
          <w:sz w:val="24"/>
        </w:rPr>
        <w:t xml:space="preserve"> all the service of the tent, and no </w:t>
      </w:r>
      <w:del w:id="47" w:author="Author">
        <w:r w:rsidRPr="00515C48">
          <w:rPr>
            <w:rFonts w:ascii="Trebuchet MS" w:hAnsi="Trebuchet MS"/>
            <w:noProof/>
            <w:sz w:val="24"/>
          </w:rPr>
          <w:delText>stranger</w:delText>
        </w:r>
      </w:del>
      <w:ins w:id="48" w:author="Author">
        <w:r w:rsidRPr="00515C48">
          <w:rPr>
            <w:rFonts w:ascii="Trebuchet MS" w:hAnsi="Trebuchet MS"/>
            <w:noProof/>
            <w:sz w:val="24"/>
          </w:rPr>
          <w:t>unauthorized person</w:t>
        </w:r>
        <w:r w:rsidRPr="00515C48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15C48">
        <w:rPr>
          <w:rFonts w:ascii="Trebuchet MS" w:hAnsi="Trebuchet MS"/>
          <w:noProof/>
          <w:sz w:val="24"/>
        </w:rPr>
        <w:t xml:space="preserve"> may come near to </w:t>
      </w:r>
      <w:del w:id="51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men</w:delText>
        </w:r>
      </w:del>
      <w:ins w:id="52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. </w:t>
      </w:r>
      <w:r w:rsidRPr="00515C48">
        <w:rPr>
          <w:rFonts w:ascii="Trebuchet MS" w:hAnsi="Trebuchet MS"/>
          <w:b/>
          <w:noProof/>
          <w:sz w:val="24"/>
        </w:rPr>
        <w:t xml:space="preserve">18:5 </w:t>
      </w:r>
      <w:del w:id="53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54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must </w:t>
      </w:r>
      <w:del w:id="55" w:author="Author">
        <w:r w:rsidRPr="00515C48">
          <w:rPr>
            <w:rFonts w:ascii="Trebuchet MS" w:hAnsi="Trebuchet MS"/>
            <w:noProof/>
            <w:sz w:val="24"/>
          </w:rPr>
          <w:delText xml:space="preserve">keep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  <w:r w:rsidRPr="00515C48">
          <w:rPr>
            <w:rFonts w:ascii="Trebuchet MS" w:hAnsi="Trebuchet MS"/>
            <w:noProof/>
            <w:sz w:val="24"/>
          </w:rPr>
          <w:delText xml:space="preserve"> obligation to</w:delText>
        </w:r>
      </w:del>
      <w:ins w:id="56" w:author="Author">
        <w:r w:rsidRPr="00515C48">
          <w:rPr>
            <w:rFonts w:ascii="Trebuchet MS" w:hAnsi="Trebuchet MS"/>
            <w:noProof/>
            <w:sz w:val="24"/>
          </w:rPr>
          <w:t>carry out your responsibility toward</w:t>
        </w:r>
      </w:ins>
      <w:r w:rsidRPr="00515C48">
        <w:rPr>
          <w:rFonts w:ascii="Trebuchet MS" w:hAnsi="Trebuchet MS"/>
          <w:noProof/>
          <w:sz w:val="24"/>
        </w:rPr>
        <w:t xml:space="preserve"> the holy place and </w:t>
      </w:r>
      <w:del w:id="57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  <w:r w:rsidRPr="00515C48">
          <w:rPr>
            <w:rFonts w:ascii="Trebuchet MS" w:hAnsi="Trebuchet MS"/>
            <w:noProof/>
            <w:sz w:val="24"/>
          </w:rPr>
          <w:delText xml:space="preserve"> obligation to </w:delText>
        </w:r>
      </w:del>
      <w:r w:rsidRPr="00515C48">
        <w:rPr>
          <w:rFonts w:ascii="Trebuchet MS" w:hAnsi="Trebuchet MS"/>
          <w:noProof/>
          <w:sz w:val="24"/>
        </w:rPr>
        <w:t xml:space="preserve">the altar, </w:t>
      </w:r>
      <w:ins w:id="58" w:author="Author">
        <w:r w:rsidRPr="00515C48">
          <w:rPr>
            <w:rFonts w:ascii="Trebuchet MS" w:hAnsi="Trebuchet MS"/>
            <w:noProof/>
            <w:sz w:val="24"/>
          </w:rPr>
          <w:t xml:space="preserve">so </w:t>
        </w:r>
      </w:ins>
      <w:r w:rsidRPr="00515C48">
        <w:rPr>
          <w:rFonts w:ascii="Trebuchet MS" w:hAnsi="Trebuchet MS"/>
          <w:noProof/>
          <w:sz w:val="24"/>
        </w:rPr>
        <w:t xml:space="preserve">that no further indignation may </w:t>
      </w:r>
      <w:del w:id="59" w:author="Author">
        <w:r w:rsidRPr="00515C48">
          <w:rPr>
            <w:rFonts w:ascii="Trebuchet MS" w:hAnsi="Trebuchet MS"/>
            <w:noProof/>
            <w:sz w:val="24"/>
          </w:rPr>
          <w:delText>occur</w:delText>
        </w:r>
      </w:del>
      <w:ins w:id="60" w:author="Author">
        <w:r w:rsidRPr="00515C48">
          <w:rPr>
            <w:rFonts w:ascii="Trebuchet MS" w:hAnsi="Trebuchet MS"/>
            <w:noProof/>
            <w:sz w:val="24"/>
          </w:rPr>
          <w:t>come</w:t>
        </w:r>
      </w:ins>
      <w:r w:rsidRPr="00515C48">
        <w:rPr>
          <w:rFonts w:ascii="Trebuchet MS" w:hAnsi="Trebuchet MS"/>
          <w:noProof/>
          <w:sz w:val="24"/>
        </w:rPr>
        <w:t xml:space="preserve"> against the </w:t>
      </w:r>
      <w:del w:id="61" w:author="Author">
        <w:r w:rsidRPr="00515C48">
          <w:rPr>
            <w:rFonts w:ascii="Trebuchet MS" w:hAnsi="Trebuchet MS"/>
            <w:noProof/>
            <w:sz w:val="24"/>
          </w:rPr>
          <w:delText>sons</w:delText>
        </w:r>
      </w:del>
      <w:ins w:id="62" w:author="Author">
        <w:r w:rsidRPr="00515C48">
          <w:rPr>
            <w:rFonts w:ascii="Trebuchet MS" w:hAnsi="Trebuchet MS"/>
            <w:noProof/>
            <w:sz w:val="24"/>
          </w:rPr>
          <w:t>people</w:t>
        </w:r>
      </w:ins>
      <w:r w:rsidRPr="00515C48">
        <w:rPr>
          <w:rFonts w:ascii="Trebuchet MS" w:hAnsi="Trebuchet MS"/>
          <w:noProof/>
          <w:sz w:val="24"/>
        </w:rPr>
        <w:t xml:space="preserve"> of Israel. </w:t>
      </w:r>
      <w:r w:rsidRPr="00515C48">
        <w:rPr>
          <w:rFonts w:ascii="Trebuchet MS" w:hAnsi="Trebuchet MS"/>
          <w:b/>
          <w:noProof/>
          <w:sz w:val="24"/>
        </w:rPr>
        <w:t xml:space="preserve">18:6 </w:t>
      </w:r>
      <w:del w:id="63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</w:del>
      <w:r w:rsidRPr="00515C48">
        <w:rPr>
          <w:rFonts w:ascii="Trebuchet MS" w:hAnsi="Trebuchet MS"/>
          <w:noProof/>
          <w:sz w:val="24"/>
        </w:rPr>
        <w:t>I</w:t>
      </w:r>
      <w:del w:id="64" w:author="Author">
        <w:r w:rsidRPr="00515C48">
          <w:rPr>
            <w:rFonts w:ascii="Trebuchet MS" w:hAnsi="Trebuchet MS"/>
            <w:noProof/>
            <w:sz w:val="24"/>
          </w:rPr>
          <w:delText>, look! I</w:delText>
        </w:r>
      </w:del>
      <w:ins w:id="65" w:author="Author">
        <w:r w:rsidRPr="00515C48">
          <w:rPr>
            <w:rFonts w:ascii="Trebuchet MS" w:hAnsi="Trebuchet MS"/>
            <w:noProof/>
            <w:sz w:val="24"/>
          </w:rPr>
          <w:t xml:space="preserve"> myself</w:t>
        </w:r>
      </w:ins>
      <w:r w:rsidRPr="00515C48">
        <w:rPr>
          <w:rFonts w:ascii="Trebuchet MS" w:hAnsi="Trebuchet MS"/>
          <w:noProof/>
          <w:sz w:val="24"/>
        </w:rPr>
        <w:t xml:space="preserve"> have taken </w:t>
      </w:r>
      <w:del w:id="66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67" w:author="Author">
        <w:r w:rsidRPr="00515C48">
          <w:rPr>
            <w:rFonts w:ascii="Trebuchet MS" w:hAnsi="Trebuchet MS"/>
            <w:noProof/>
            <w:sz w:val="24"/>
          </w:rPr>
          <w:t>your</w:t>
        </w:r>
      </w:ins>
      <w:r w:rsidRPr="00515C48">
        <w:rPr>
          <w:rFonts w:ascii="Trebuchet MS" w:hAnsi="Trebuchet MS"/>
          <w:noProof/>
          <w:sz w:val="24"/>
        </w:rPr>
        <w:t xml:space="preserve"> brothers, the Levites, from among the </w:t>
      </w:r>
      <w:del w:id="68" w:author="Author">
        <w:r w:rsidRPr="00515C48">
          <w:rPr>
            <w:rFonts w:ascii="Trebuchet MS" w:hAnsi="Trebuchet MS"/>
            <w:noProof/>
            <w:sz w:val="24"/>
          </w:rPr>
          <w:delText>sons of Israel,</w:delText>
        </w:r>
      </w:del>
      <w:ins w:id="69" w:author="Author">
        <w:r w:rsidRPr="00515C48">
          <w:rPr>
            <w:rFonts w:ascii="Trebuchet MS" w:hAnsi="Trebuchet MS"/>
            <w:noProof/>
            <w:sz w:val="24"/>
          </w:rPr>
          <w:t>Israelites</w:t>
        </w:r>
      </w:ins>
      <w:r w:rsidRPr="00515C48">
        <w:rPr>
          <w:rFonts w:ascii="Trebuchet MS" w:hAnsi="Trebuchet MS"/>
          <w:noProof/>
          <w:sz w:val="24"/>
        </w:rPr>
        <w:t xml:space="preserve"> as a gift for </w:t>
      </w:r>
      <w:del w:id="70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>, as those</w:delText>
        </w:r>
      </w:del>
      <w:ins w:id="71" w:author="Author">
        <w:r w:rsidRPr="00515C48">
          <w:rPr>
            <w:rFonts w:ascii="Trebuchet MS" w:hAnsi="Trebuchet MS"/>
            <w:noProof/>
            <w:sz w:val="24"/>
          </w:rPr>
          <w:t>you. They are</w:t>
        </w:r>
      </w:ins>
      <w:r w:rsidRPr="00515C48">
        <w:rPr>
          <w:rFonts w:ascii="Trebuchet MS" w:hAnsi="Trebuchet MS"/>
          <w:noProof/>
          <w:sz w:val="24"/>
        </w:rPr>
        <w:t xml:space="preserve"> given to Jehovah to </w:t>
      </w:r>
      <w:del w:id="72" w:author="Author">
        <w:r w:rsidRPr="00515C48">
          <w:rPr>
            <w:rFonts w:ascii="Trebuchet MS" w:hAnsi="Trebuchet MS"/>
            <w:noProof/>
            <w:sz w:val="24"/>
          </w:rPr>
          <w:delText>carry on</w:delText>
        </w:r>
      </w:del>
      <w:ins w:id="73" w:author="Author">
        <w:r w:rsidRPr="00515C48">
          <w:rPr>
            <w:rFonts w:ascii="Trebuchet MS" w:hAnsi="Trebuchet MS"/>
            <w:noProof/>
            <w:sz w:val="24"/>
          </w:rPr>
          <w:t>care for</w:t>
        </w:r>
      </w:ins>
      <w:r w:rsidRPr="00515C48">
        <w:rPr>
          <w:rFonts w:ascii="Trebuchet MS" w:hAnsi="Trebuchet MS"/>
          <w:noProof/>
          <w:sz w:val="24"/>
        </w:rPr>
        <w:t xml:space="preserve"> the service of the tent of meeting. </w:t>
      </w:r>
      <w:r w:rsidRPr="00515C48">
        <w:rPr>
          <w:rFonts w:ascii="Trebuchet MS" w:hAnsi="Trebuchet MS"/>
          <w:b/>
          <w:noProof/>
          <w:sz w:val="24"/>
        </w:rPr>
        <w:t xml:space="preserve">18:7 </w:t>
      </w:r>
      <w:del w:id="74" w:author="Author">
        <w:r w:rsidRPr="00515C48">
          <w:rPr>
            <w:rFonts w:ascii="Trebuchet MS" w:hAnsi="Trebuchet MS"/>
            <w:noProof/>
            <w:sz w:val="24"/>
          </w:rPr>
          <w:delText>And you</w:delText>
        </w:r>
      </w:del>
      <w:ins w:id="75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and your sons </w:t>
      </w:r>
      <w:del w:id="76" w:author="Author">
        <w:r w:rsidRPr="00515C48">
          <w:rPr>
            <w:rFonts w:ascii="Trebuchet MS" w:hAnsi="Trebuchet MS"/>
            <w:noProof/>
            <w:sz w:val="24"/>
          </w:rPr>
          <w:delText xml:space="preserve">with you should safeguard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  <w:r w:rsidRPr="00515C48">
          <w:rPr>
            <w:rFonts w:ascii="Trebuchet MS" w:hAnsi="Trebuchet MS"/>
            <w:noProof/>
            <w:sz w:val="24"/>
          </w:rPr>
          <w:delText xml:space="preserve"> priesthood as regards every concern of </w:delText>
        </w:r>
      </w:del>
      <w:ins w:id="77" w:author="Author">
        <w:r w:rsidRPr="00515C48">
          <w:rPr>
            <w:rFonts w:ascii="Trebuchet MS" w:hAnsi="Trebuchet MS"/>
            <w:noProof/>
            <w:sz w:val="24"/>
          </w:rPr>
          <w:t xml:space="preserve">are responsible for your priestly duties pertaining to </w:t>
        </w:r>
      </w:ins>
      <w:r w:rsidRPr="00515C48">
        <w:rPr>
          <w:rFonts w:ascii="Trebuchet MS" w:hAnsi="Trebuchet MS"/>
          <w:noProof/>
          <w:sz w:val="24"/>
        </w:rPr>
        <w:t xml:space="preserve">the altar and </w:t>
      </w:r>
      <w:del w:id="78" w:author="Author">
        <w:r w:rsidRPr="00515C48">
          <w:rPr>
            <w:rFonts w:ascii="Trebuchet MS" w:hAnsi="Trebuchet MS"/>
            <w:noProof/>
            <w:sz w:val="24"/>
          </w:rPr>
          <w:delText xml:space="preserve">as regards </w:delText>
        </w:r>
      </w:del>
      <w:r w:rsidRPr="00515C48">
        <w:rPr>
          <w:rFonts w:ascii="Trebuchet MS" w:hAnsi="Trebuchet MS"/>
          <w:noProof/>
          <w:sz w:val="24"/>
        </w:rPr>
        <w:t>what is inside the curtain</w:t>
      </w:r>
      <w:del w:id="79" w:author="Author">
        <w:r w:rsidRPr="00515C48">
          <w:rPr>
            <w:rFonts w:ascii="Trebuchet MS" w:hAnsi="Trebuchet MS"/>
            <w:noProof/>
            <w:sz w:val="24"/>
          </w:rPr>
          <w:delText>;</w:delText>
        </w:r>
      </w:del>
      <w:ins w:id="80" w:author="Author">
        <w:r w:rsidRPr="00515C48">
          <w:rPr>
            <w:rFonts w:ascii="Trebuchet MS" w:hAnsi="Trebuchet MS"/>
            <w:noProof/>
            <w:sz w:val="24"/>
          </w:rPr>
          <w:t>,</w:t>
        </w:r>
      </w:ins>
      <w:r w:rsidRPr="00515C48">
        <w:rPr>
          <w:rFonts w:ascii="Trebuchet MS" w:hAnsi="Trebuchet MS"/>
          <w:noProof/>
          <w:sz w:val="24"/>
        </w:rPr>
        <w:t xml:space="preserve"> and </w:t>
      </w:r>
      <w:del w:id="81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men must</w:delText>
        </w:r>
      </w:del>
      <w:ins w:id="82" w:author="Author">
        <w:r w:rsidRPr="00515C48">
          <w:rPr>
            <w:rFonts w:ascii="Trebuchet MS" w:hAnsi="Trebuchet MS"/>
            <w:noProof/>
            <w:sz w:val="24"/>
          </w:rPr>
          <w:t>you are to</w:t>
        </w:r>
      </w:ins>
      <w:r w:rsidRPr="00515C48">
        <w:rPr>
          <w:rFonts w:ascii="Trebuchet MS" w:hAnsi="Trebuchet MS"/>
          <w:noProof/>
          <w:sz w:val="24"/>
        </w:rPr>
        <w:t xml:space="preserve"> render </w:t>
      </w:r>
      <w:ins w:id="83" w:author="Author">
        <w:r w:rsidRPr="00515C48">
          <w:rPr>
            <w:rFonts w:ascii="Trebuchet MS" w:hAnsi="Trebuchet MS"/>
            <w:noProof/>
            <w:sz w:val="24"/>
          </w:rPr>
          <w:t xml:space="preserve">this </w:t>
        </w:r>
      </w:ins>
      <w:r w:rsidRPr="00515C48">
        <w:rPr>
          <w:rFonts w:ascii="Trebuchet MS" w:hAnsi="Trebuchet MS"/>
          <w:noProof/>
          <w:sz w:val="24"/>
        </w:rPr>
        <w:t xml:space="preserve">service. </w:t>
      </w:r>
      <w:del w:id="84" w:author="Author">
        <w:r w:rsidRPr="00515C48">
          <w:rPr>
            <w:rFonts w:ascii="Trebuchet MS" w:hAnsi="Trebuchet MS"/>
            <w:noProof/>
            <w:sz w:val="24"/>
          </w:rPr>
          <w:delText xml:space="preserve">As a </w:delText>
        </w:r>
      </w:del>
      <w:ins w:id="85" w:author="Author">
        <w:r w:rsidRPr="00515C48">
          <w:rPr>
            <w:rFonts w:ascii="Trebuchet MS" w:hAnsi="Trebuchet MS"/>
            <w:noProof/>
            <w:sz w:val="24"/>
          </w:rPr>
          <w:t xml:space="preserve">I have given the </w:t>
        </w:r>
      </w:ins>
      <w:r w:rsidRPr="00515C48">
        <w:rPr>
          <w:rFonts w:ascii="Trebuchet MS" w:hAnsi="Trebuchet MS"/>
          <w:noProof/>
          <w:sz w:val="24"/>
        </w:rPr>
        <w:t xml:space="preserve">service of </w:t>
      </w:r>
      <w:ins w:id="86" w:author="Author">
        <w:r w:rsidRPr="00515C48">
          <w:rPr>
            <w:rFonts w:ascii="Trebuchet MS" w:hAnsi="Trebuchet MS"/>
            <w:noProof/>
            <w:sz w:val="24"/>
          </w:rPr>
          <w:t xml:space="preserve">the priesthood as a </w:t>
        </w:r>
      </w:ins>
      <w:r w:rsidRPr="00515C48">
        <w:rPr>
          <w:rFonts w:ascii="Trebuchet MS" w:hAnsi="Trebuchet MS"/>
          <w:noProof/>
          <w:sz w:val="24"/>
        </w:rPr>
        <w:t xml:space="preserve">gift </w:t>
      </w:r>
      <w:del w:id="87" w:author="Author">
        <w:r w:rsidRPr="00515C48">
          <w:rPr>
            <w:rFonts w:ascii="Trebuchet MS" w:hAnsi="Trebuchet MS"/>
            <w:noProof/>
            <w:sz w:val="24"/>
          </w:rPr>
          <w:delText xml:space="preserve">I shall give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  <w:r w:rsidRPr="00515C48">
          <w:rPr>
            <w:rFonts w:ascii="Trebuchet MS" w:hAnsi="Trebuchet MS"/>
            <w:noProof/>
            <w:sz w:val="24"/>
          </w:rPr>
          <w:delText xml:space="preserve"> priesthood</w:delText>
        </w:r>
      </w:del>
      <w:ins w:id="88" w:author="Author">
        <w:r w:rsidRPr="00515C48">
          <w:rPr>
            <w:rFonts w:ascii="Trebuchet MS" w:hAnsi="Trebuchet MS"/>
            <w:noProof/>
            <w:sz w:val="24"/>
          </w:rPr>
          <w:t>to you</w:t>
        </w:r>
      </w:ins>
      <w:r w:rsidRPr="00515C48">
        <w:rPr>
          <w:rFonts w:ascii="Trebuchet MS" w:hAnsi="Trebuchet MS"/>
          <w:noProof/>
          <w:sz w:val="24"/>
        </w:rPr>
        <w:t xml:space="preserve">, and </w:t>
      </w:r>
      <w:del w:id="89" w:author="Author">
        <w:r w:rsidRPr="00515C48">
          <w:rPr>
            <w:rFonts w:ascii="Trebuchet MS" w:hAnsi="Trebuchet MS"/>
            <w:noProof/>
            <w:sz w:val="24"/>
          </w:rPr>
          <w:delText>the stranger drawing near</w:delText>
        </w:r>
      </w:del>
      <w:ins w:id="90" w:author="Author">
        <w:r w:rsidRPr="00515C48">
          <w:rPr>
            <w:rFonts w:ascii="Trebuchet MS" w:hAnsi="Trebuchet MS"/>
            <w:noProof/>
            <w:sz w:val="24"/>
          </w:rPr>
          <w:t>any unauthorized person</w:t>
        </w:r>
        <w:r w:rsidRPr="00515C48">
          <w:rPr>
            <w:rStyle w:val="FootnoteReference"/>
            <w:rFonts w:ascii="Trebuchet MS" w:hAnsi="Trebuchet MS"/>
            <w:noProof/>
          </w:rPr>
          <w:footnoteReference w:id="2"/>
        </w:r>
        <w:r w:rsidRPr="00515C48">
          <w:rPr>
            <w:rFonts w:ascii="Trebuchet MS" w:hAnsi="Trebuchet MS"/>
            <w:noProof/>
            <w:sz w:val="24"/>
          </w:rPr>
          <w:t xml:space="preserve"> who approaches</w:t>
        </w:r>
      </w:ins>
      <w:r w:rsidRPr="00515C48">
        <w:rPr>
          <w:rFonts w:ascii="Trebuchet MS" w:hAnsi="Trebuchet MS"/>
          <w:noProof/>
          <w:sz w:val="24"/>
        </w:rPr>
        <w:t xml:space="preserve"> should be put to death.”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18:8 </w:t>
      </w:r>
      <w:del w:id="93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</w:del>
      <w:r w:rsidRPr="00515C48">
        <w:rPr>
          <w:rFonts w:ascii="Trebuchet MS" w:hAnsi="Trebuchet MS"/>
          <w:noProof/>
          <w:sz w:val="24"/>
        </w:rPr>
        <w:t>Jehovah spoke further to Aaron: “</w:t>
      </w:r>
      <w:del w:id="94" w:author="Author">
        <w:r w:rsidRPr="00515C48">
          <w:rPr>
            <w:rFonts w:ascii="Trebuchet MS" w:hAnsi="Trebuchet MS"/>
            <w:noProof/>
            <w:sz w:val="24"/>
          </w:rPr>
          <w:delText xml:space="preserve">As for me, look! I have given </w:delText>
        </w:r>
      </w:del>
      <w:ins w:id="95" w:author="Author">
        <w:r w:rsidRPr="00515C48">
          <w:rPr>
            <w:rFonts w:ascii="Trebuchet MS" w:hAnsi="Trebuchet MS"/>
            <w:noProof/>
            <w:sz w:val="24"/>
          </w:rPr>
          <w:t xml:space="preserve">I myself put </w:t>
        </w:r>
      </w:ins>
      <w:r w:rsidRPr="00515C48">
        <w:rPr>
          <w:rFonts w:ascii="Trebuchet MS" w:hAnsi="Trebuchet MS"/>
          <w:noProof/>
          <w:sz w:val="24"/>
        </w:rPr>
        <w:t xml:space="preserve">you </w:t>
      </w:r>
      <w:del w:id="96" w:author="Author">
        <w:r w:rsidRPr="00515C48">
          <w:rPr>
            <w:rFonts w:ascii="Trebuchet MS" w:hAnsi="Trebuchet MS"/>
            <w:noProof/>
            <w:sz w:val="24"/>
          </w:rPr>
          <w:delText>the custody</w:delText>
        </w:r>
      </w:del>
      <w:ins w:id="97" w:author="Author">
        <w:r w:rsidRPr="00515C48">
          <w:rPr>
            <w:rFonts w:ascii="Trebuchet MS" w:hAnsi="Trebuchet MS"/>
            <w:noProof/>
            <w:sz w:val="24"/>
          </w:rPr>
          <w:t>in charge</w:t>
        </w:r>
      </w:ins>
      <w:r w:rsidRPr="00515C48">
        <w:rPr>
          <w:rFonts w:ascii="Trebuchet MS" w:hAnsi="Trebuchet MS"/>
          <w:noProof/>
          <w:sz w:val="24"/>
        </w:rPr>
        <w:t xml:space="preserve"> of the contributions made to me. </w:t>
      </w:r>
      <w:del w:id="98" w:author="Author">
        <w:r w:rsidRPr="00515C48">
          <w:rPr>
            <w:rFonts w:ascii="Trebuchet MS" w:hAnsi="Trebuchet MS"/>
            <w:noProof/>
            <w:sz w:val="24"/>
          </w:rPr>
          <w:delText xml:space="preserve">Of all the </w:delText>
        </w:r>
        <w:r w:rsidRPr="00515C48">
          <w:rPr>
            <w:rFonts w:ascii="Trebuchet MS" w:hAnsi="Trebuchet MS"/>
            <w:noProof/>
            <w:sz w:val="24"/>
          </w:rPr>
          <w:lastRenderedPageBreak/>
          <w:delText xml:space="preserve">holy things of the sons of Israel </w:delText>
        </w:r>
      </w:del>
      <w:r w:rsidRPr="00515C48">
        <w:rPr>
          <w:rFonts w:ascii="Trebuchet MS" w:hAnsi="Trebuchet MS"/>
          <w:noProof/>
          <w:sz w:val="24"/>
        </w:rPr>
        <w:t xml:space="preserve">I have given </w:t>
      </w:r>
      <w:del w:id="99" w:author="Author">
        <w:r w:rsidRPr="00515C48">
          <w:rPr>
            <w:rFonts w:ascii="Trebuchet MS" w:hAnsi="Trebuchet MS"/>
            <w:noProof/>
            <w:sz w:val="24"/>
          </w:rPr>
          <w:delText xml:space="preserve">them </w:delText>
        </w:r>
      </w:del>
      <w:r w:rsidRPr="00515C48">
        <w:rPr>
          <w:rFonts w:ascii="Trebuchet MS" w:hAnsi="Trebuchet MS"/>
          <w:noProof/>
          <w:sz w:val="24"/>
        </w:rPr>
        <w:t xml:space="preserve">to you and to your sons </w:t>
      </w:r>
      <w:del w:id="100" w:author="Author">
        <w:r w:rsidRPr="00515C48">
          <w:rPr>
            <w:rFonts w:ascii="Trebuchet MS" w:hAnsi="Trebuchet MS"/>
            <w:noProof/>
            <w:sz w:val="24"/>
          </w:rPr>
          <w:delText xml:space="preserve">as </w:delText>
        </w:r>
      </w:del>
      <w:r w:rsidRPr="00515C48">
        <w:rPr>
          <w:rFonts w:ascii="Trebuchet MS" w:hAnsi="Trebuchet MS"/>
          <w:noProof/>
          <w:sz w:val="24"/>
        </w:rPr>
        <w:t>a portion</w:t>
      </w:r>
      <w:del w:id="101" w:author="Author">
        <w:r w:rsidRPr="00515C48">
          <w:rPr>
            <w:rFonts w:ascii="Trebuchet MS" w:hAnsi="Trebuchet MS"/>
            <w:noProof/>
            <w:sz w:val="24"/>
          </w:rPr>
          <w:delText>, as an</w:delText>
        </w:r>
      </w:del>
      <w:ins w:id="102" w:author="Author">
        <w:r w:rsidRPr="00515C48">
          <w:rPr>
            <w:rFonts w:ascii="Trebuchet MS" w:hAnsi="Trebuchet MS"/>
            <w:noProof/>
            <w:sz w:val="24"/>
          </w:rPr>
          <w:t xml:space="preserve"> of all the holy things contributed by the Israelites as a permanent</w:t>
        </w:r>
      </w:ins>
      <w:r w:rsidRPr="00515C48">
        <w:rPr>
          <w:rFonts w:ascii="Trebuchet MS" w:hAnsi="Trebuchet MS"/>
          <w:noProof/>
          <w:sz w:val="24"/>
        </w:rPr>
        <w:t xml:space="preserve"> allowance</w:t>
      </w:r>
      <w:del w:id="103" w:author="Author">
        <w:r w:rsidRPr="00515C48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515C48">
        <w:rPr>
          <w:rFonts w:ascii="Trebuchet MS" w:hAnsi="Trebuchet MS"/>
          <w:noProof/>
          <w:sz w:val="24"/>
        </w:rPr>
        <w:t xml:space="preserve">. </w:t>
      </w:r>
      <w:r w:rsidRPr="00515C48">
        <w:rPr>
          <w:rFonts w:ascii="Trebuchet MS" w:hAnsi="Trebuchet MS"/>
          <w:b/>
          <w:noProof/>
          <w:sz w:val="24"/>
        </w:rPr>
        <w:t xml:space="preserve">18:9 </w:t>
      </w:r>
      <w:r w:rsidRPr="00515C48">
        <w:rPr>
          <w:rFonts w:ascii="Trebuchet MS" w:hAnsi="Trebuchet MS"/>
          <w:noProof/>
          <w:sz w:val="24"/>
        </w:rPr>
        <w:t xml:space="preserve">This </w:t>
      </w:r>
      <w:del w:id="104" w:author="Author">
        <w:r w:rsidRPr="00515C48">
          <w:rPr>
            <w:rFonts w:ascii="Trebuchet MS" w:hAnsi="Trebuchet MS"/>
            <w:noProof/>
            <w:sz w:val="24"/>
          </w:rPr>
          <w:delText>should become</w:delText>
        </w:r>
      </w:del>
      <w:ins w:id="105" w:author="Author">
        <w:r w:rsidRPr="00515C48">
          <w:rPr>
            <w:rFonts w:ascii="Trebuchet MS" w:hAnsi="Trebuchet MS"/>
            <w:noProof/>
            <w:sz w:val="24"/>
          </w:rPr>
          <w:t>will be</w:t>
        </w:r>
      </w:ins>
      <w:r w:rsidRPr="00515C48">
        <w:rPr>
          <w:rFonts w:ascii="Trebuchet MS" w:hAnsi="Trebuchet MS"/>
          <w:noProof/>
          <w:sz w:val="24"/>
        </w:rPr>
        <w:t xml:space="preserve"> yours out of the most holy </w:t>
      </w:r>
      <w:del w:id="106" w:author="Author">
        <w:r w:rsidRPr="00515C48">
          <w:rPr>
            <w:rFonts w:ascii="Trebuchet MS" w:hAnsi="Trebuchet MS"/>
            <w:noProof/>
            <w:sz w:val="24"/>
          </w:rPr>
          <w:delText>things, out of the offering</w:delText>
        </w:r>
      </w:del>
      <w:ins w:id="107" w:author="Author">
        <w:r w:rsidRPr="00515C48">
          <w:rPr>
            <w:rFonts w:ascii="Trebuchet MS" w:hAnsi="Trebuchet MS"/>
            <w:noProof/>
            <w:sz w:val="24"/>
          </w:rPr>
          <w:t>offerings</w:t>
        </w:r>
      </w:ins>
      <w:r w:rsidRPr="00515C48">
        <w:rPr>
          <w:rFonts w:ascii="Trebuchet MS" w:hAnsi="Trebuchet MS"/>
          <w:noProof/>
          <w:sz w:val="24"/>
        </w:rPr>
        <w:t xml:space="preserve"> made by fire</w:t>
      </w:r>
      <w:del w:id="108" w:author="Author">
        <w:r w:rsidRPr="00515C48">
          <w:rPr>
            <w:rFonts w:ascii="Trebuchet MS" w:hAnsi="Trebuchet MS"/>
            <w:noProof/>
            <w:sz w:val="24"/>
          </w:rPr>
          <w:delText>,</w:delText>
        </w:r>
      </w:del>
      <w:ins w:id="109" w:author="Author">
        <w:r w:rsidRPr="00515C48">
          <w:rPr>
            <w:rFonts w:ascii="Trebuchet MS" w:hAnsi="Trebuchet MS"/>
            <w:noProof/>
            <w:sz w:val="24"/>
          </w:rPr>
          <w:t>:</w:t>
        </w:r>
      </w:ins>
      <w:r w:rsidRPr="00515C48">
        <w:rPr>
          <w:rFonts w:ascii="Trebuchet MS" w:hAnsi="Trebuchet MS"/>
          <w:noProof/>
          <w:sz w:val="24"/>
        </w:rPr>
        <w:t xml:space="preserve"> every offering </w:t>
      </w:r>
      <w:del w:id="110" w:author="Author">
        <w:r w:rsidRPr="00515C48">
          <w:rPr>
            <w:rFonts w:ascii="Trebuchet MS" w:hAnsi="Trebuchet MS"/>
            <w:noProof/>
            <w:sz w:val="24"/>
          </w:rPr>
          <w:delText>of theirs together with every</w:delText>
        </w:r>
      </w:del>
      <w:ins w:id="111" w:author="Author">
        <w:r w:rsidRPr="00515C48">
          <w:rPr>
            <w:rFonts w:ascii="Trebuchet MS" w:hAnsi="Trebuchet MS"/>
            <w:noProof/>
            <w:sz w:val="24"/>
          </w:rPr>
          <w:t>they make, including their</w:t>
        </w:r>
      </w:ins>
      <w:r w:rsidRPr="00515C48">
        <w:rPr>
          <w:rFonts w:ascii="Trebuchet MS" w:hAnsi="Trebuchet MS"/>
          <w:noProof/>
          <w:sz w:val="24"/>
        </w:rPr>
        <w:t xml:space="preserve"> grain </w:t>
      </w:r>
      <w:del w:id="112" w:author="Author">
        <w:r w:rsidRPr="00515C48">
          <w:rPr>
            <w:rFonts w:ascii="Trebuchet MS" w:hAnsi="Trebuchet MS"/>
            <w:noProof/>
            <w:sz w:val="24"/>
          </w:rPr>
          <w:delText>offering of theirs</w:delText>
        </w:r>
      </w:del>
      <w:ins w:id="113" w:author="Author">
        <w:r w:rsidRPr="00515C48">
          <w:rPr>
            <w:rFonts w:ascii="Trebuchet MS" w:hAnsi="Trebuchet MS"/>
            <w:noProof/>
            <w:sz w:val="24"/>
          </w:rPr>
          <w:t>offerings</w:t>
        </w:r>
      </w:ins>
      <w:r w:rsidRPr="00515C48">
        <w:rPr>
          <w:rFonts w:ascii="Trebuchet MS" w:hAnsi="Trebuchet MS"/>
          <w:noProof/>
          <w:sz w:val="24"/>
        </w:rPr>
        <w:t xml:space="preserve"> and </w:t>
      </w:r>
      <w:del w:id="114" w:author="Author">
        <w:r w:rsidRPr="00515C48">
          <w:rPr>
            <w:rFonts w:ascii="Trebuchet MS" w:hAnsi="Trebuchet MS"/>
            <w:noProof/>
            <w:sz w:val="24"/>
          </w:rPr>
          <w:delText>every</w:delText>
        </w:r>
      </w:del>
      <w:ins w:id="115" w:author="Author">
        <w:r w:rsidRPr="00515C48">
          <w:rPr>
            <w:rFonts w:ascii="Trebuchet MS" w:hAnsi="Trebuchet MS"/>
            <w:noProof/>
            <w:sz w:val="24"/>
          </w:rPr>
          <w:t>their</w:t>
        </w:r>
      </w:ins>
      <w:r w:rsidRPr="00515C48">
        <w:rPr>
          <w:rFonts w:ascii="Trebuchet MS" w:hAnsi="Trebuchet MS"/>
          <w:noProof/>
          <w:sz w:val="24"/>
        </w:rPr>
        <w:t xml:space="preserve"> sin </w:t>
      </w:r>
      <w:del w:id="116" w:author="Author">
        <w:r w:rsidRPr="00515C48">
          <w:rPr>
            <w:rFonts w:ascii="Trebuchet MS" w:hAnsi="Trebuchet MS"/>
            <w:noProof/>
            <w:sz w:val="24"/>
          </w:rPr>
          <w:delText>offering of theirs</w:delText>
        </w:r>
      </w:del>
      <w:ins w:id="117" w:author="Author">
        <w:r w:rsidRPr="00515C48">
          <w:rPr>
            <w:rFonts w:ascii="Trebuchet MS" w:hAnsi="Trebuchet MS"/>
            <w:noProof/>
            <w:sz w:val="24"/>
          </w:rPr>
          <w:t>offerings</w:t>
        </w:r>
      </w:ins>
      <w:r w:rsidRPr="00515C48">
        <w:rPr>
          <w:rFonts w:ascii="Trebuchet MS" w:hAnsi="Trebuchet MS"/>
          <w:noProof/>
          <w:sz w:val="24"/>
        </w:rPr>
        <w:t xml:space="preserve"> and </w:t>
      </w:r>
      <w:del w:id="118" w:author="Author">
        <w:r w:rsidRPr="00515C48">
          <w:rPr>
            <w:rFonts w:ascii="Trebuchet MS" w:hAnsi="Trebuchet MS"/>
            <w:noProof/>
            <w:sz w:val="24"/>
          </w:rPr>
          <w:delText>every</w:delText>
        </w:r>
      </w:del>
      <w:ins w:id="119" w:author="Author">
        <w:r w:rsidRPr="00515C48">
          <w:rPr>
            <w:rFonts w:ascii="Trebuchet MS" w:hAnsi="Trebuchet MS"/>
            <w:noProof/>
            <w:sz w:val="24"/>
          </w:rPr>
          <w:t>their</w:t>
        </w:r>
      </w:ins>
      <w:r w:rsidRPr="00515C48">
        <w:rPr>
          <w:rFonts w:ascii="Trebuchet MS" w:hAnsi="Trebuchet MS"/>
          <w:noProof/>
          <w:sz w:val="24"/>
        </w:rPr>
        <w:t xml:space="preserve"> guilt </w:t>
      </w:r>
      <w:del w:id="120" w:author="Author">
        <w:r w:rsidRPr="00515C48">
          <w:rPr>
            <w:rFonts w:ascii="Trebuchet MS" w:hAnsi="Trebuchet MS"/>
            <w:noProof/>
            <w:sz w:val="24"/>
          </w:rPr>
          <w:delText>offering of theirs, which</w:delText>
        </w:r>
      </w:del>
      <w:ins w:id="121" w:author="Author">
        <w:r w:rsidRPr="00515C48">
          <w:rPr>
            <w:rFonts w:ascii="Trebuchet MS" w:hAnsi="Trebuchet MS"/>
            <w:noProof/>
            <w:sz w:val="24"/>
          </w:rPr>
          <w:t>offerings that</w:t>
        </w:r>
      </w:ins>
      <w:r w:rsidRPr="00515C48">
        <w:rPr>
          <w:rFonts w:ascii="Trebuchet MS" w:hAnsi="Trebuchet MS"/>
          <w:noProof/>
          <w:sz w:val="24"/>
        </w:rPr>
        <w:t xml:space="preserve"> they </w:t>
      </w:r>
      <w:del w:id="122" w:author="Author">
        <w:r w:rsidRPr="00515C48">
          <w:rPr>
            <w:rFonts w:ascii="Trebuchet MS" w:hAnsi="Trebuchet MS"/>
            <w:noProof/>
            <w:sz w:val="24"/>
          </w:rPr>
          <w:delText>will return</w:delText>
        </w:r>
      </w:del>
      <w:ins w:id="123" w:author="Author">
        <w:r w:rsidRPr="00515C48">
          <w:rPr>
            <w:rFonts w:ascii="Trebuchet MS" w:hAnsi="Trebuchet MS"/>
            <w:noProof/>
            <w:sz w:val="24"/>
          </w:rPr>
          <w:t>bring</w:t>
        </w:r>
      </w:ins>
      <w:r w:rsidRPr="00515C48">
        <w:rPr>
          <w:rFonts w:ascii="Trebuchet MS" w:hAnsi="Trebuchet MS"/>
          <w:noProof/>
          <w:sz w:val="24"/>
        </w:rPr>
        <w:t xml:space="preserve"> to me. It is something most holy for you and for your sons. </w:t>
      </w:r>
      <w:r w:rsidRPr="00515C48">
        <w:rPr>
          <w:rFonts w:ascii="Trebuchet MS" w:hAnsi="Trebuchet MS"/>
          <w:b/>
          <w:noProof/>
          <w:sz w:val="24"/>
        </w:rPr>
        <w:t xml:space="preserve">18:10 </w:t>
      </w:r>
      <w:r w:rsidRPr="00515C48">
        <w:rPr>
          <w:rFonts w:ascii="Trebuchet MS" w:hAnsi="Trebuchet MS"/>
          <w:noProof/>
          <w:sz w:val="24"/>
        </w:rPr>
        <w:t xml:space="preserve">In a most holy place you should eat it. Every male </w:t>
      </w:r>
      <w:del w:id="124" w:author="Author">
        <w:r w:rsidRPr="00515C48">
          <w:rPr>
            <w:rFonts w:ascii="Trebuchet MS" w:hAnsi="Trebuchet MS"/>
            <w:noProof/>
            <w:sz w:val="24"/>
          </w:rPr>
          <w:delText>should</w:delText>
        </w:r>
      </w:del>
      <w:ins w:id="125" w:author="Author">
        <w:r w:rsidRPr="00515C48">
          <w:rPr>
            <w:rFonts w:ascii="Trebuchet MS" w:hAnsi="Trebuchet MS"/>
            <w:noProof/>
            <w:sz w:val="24"/>
          </w:rPr>
          <w:t>may</w:t>
        </w:r>
      </w:ins>
      <w:r w:rsidRPr="00515C48">
        <w:rPr>
          <w:rFonts w:ascii="Trebuchet MS" w:hAnsi="Trebuchet MS"/>
          <w:noProof/>
          <w:sz w:val="24"/>
        </w:rPr>
        <w:t xml:space="preserve"> eat it. It </w:t>
      </w:r>
      <w:del w:id="126" w:author="Author">
        <w:r w:rsidRPr="00515C48">
          <w:rPr>
            <w:rFonts w:ascii="Trebuchet MS" w:hAnsi="Trebuchet MS"/>
            <w:noProof/>
            <w:sz w:val="24"/>
          </w:rPr>
          <w:delText>should become</w:delText>
        </w:r>
      </w:del>
      <w:ins w:id="127" w:author="Author">
        <w:r w:rsidRPr="00515C48">
          <w:rPr>
            <w:rFonts w:ascii="Trebuchet MS" w:hAnsi="Trebuchet MS"/>
            <w:noProof/>
            <w:sz w:val="24"/>
          </w:rPr>
          <w:t>will be</w:t>
        </w:r>
      </w:ins>
      <w:r w:rsidRPr="00515C48">
        <w:rPr>
          <w:rFonts w:ascii="Trebuchet MS" w:hAnsi="Trebuchet MS"/>
          <w:noProof/>
          <w:sz w:val="24"/>
        </w:rPr>
        <w:t xml:space="preserve"> something holy to you. </w:t>
      </w:r>
      <w:r w:rsidRPr="00515C48">
        <w:rPr>
          <w:rFonts w:ascii="Trebuchet MS" w:hAnsi="Trebuchet MS"/>
          <w:b/>
          <w:noProof/>
          <w:sz w:val="24"/>
        </w:rPr>
        <w:t xml:space="preserve">18:11 </w:t>
      </w:r>
      <w:del w:id="128" w:author="Author">
        <w:r w:rsidRPr="00515C48">
          <w:rPr>
            <w:rFonts w:ascii="Trebuchet MS" w:hAnsi="Trebuchet MS"/>
            <w:noProof/>
            <w:sz w:val="24"/>
          </w:rPr>
          <w:delText>And this</w:delText>
        </w:r>
      </w:del>
      <w:ins w:id="129" w:author="Author">
        <w:r w:rsidRPr="00515C48">
          <w:rPr>
            <w:rFonts w:ascii="Trebuchet MS" w:hAnsi="Trebuchet MS"/>
            <w:noProof/>
            <w:sz w:val="24"/>
          </w:rPr>
          <w:t>This also</w:t>
        </w:r>
      </w:ins>
      <w:r w:rsidRPr="00515C48">
        <w:rPr>
          <w:rFonts w:ascii="Trebuchet MS" w:hAnsi="Trebuchet MS"/>
          <w:noProof/>
          <w:sz w:val="24"/>
        </w:rPr>
        <w:t xml:space="preserve"> belongs to you: the </w:t>
      </w:r>
      <w:del w:id="130" w:author="Author">
        <w:r w:rsidRPr="00515C48">
          <w:rPr>
            <w:rFonts w:ascii="Trebuchet MS" w:hAnsi="Trebuchet MS"/>
            <w:noProof/>
            <w:sz w:val="24"/>
          </w:rPr>
          <w:delText>contribution of their gift</w:delText>
        </w:r>
      </w:del>
      <w:ins w:id="131" w:author="Author">
        <w:r w:rsidRPr="00515C48">
          <w:rPr>
            <w:rFonts w:ascii="Trebuchet MS" w:hAnsi="Trebuchet MS"/>
            <w:noProof/>
            <w:sz w:val="24"/>
          </w:rPr>
          <w:t>gifts they contribute</w:t>
        </w:r>
      </w:ins>
      <w:r w:rsidRPr="00515C48">
        <w:rPr>
          <w:rFonts w:ascii="Trebuchet MS" w:hAnsi="Trebuchet MS"/>
          <w:noProof/>
          <w:sz w:val="24"/>
        </w:rPr>
        <w:t xml:space="preserve"> together with all the wave offerings of the </w:t>
      </w:r>
      <w:del w:id="132" w:author="Author">
        <w:r w:rsidRPr="00515C48">
          <w:rPr>
            <w:rFonts w:ascii="Trebuchet MS" w:hAnsi="Trebuchet MS"/>
            <w:noProof/>
            <w:sz w:val="24"/>
          </w:rPr>
          <w:delText>sons of Israel.</w:delText>
        </w:r>
      </w:del>
      <w:ins w:id="133" w:author="Author">
        <w:r w:rsidRPr="00515C48">
          <w:rPr>
            <w:rFonts w:ascii="Trebuchet MS" w:hAnsi="Trebuchet MS"/>
            <w:noProof/>
            <w:sz w:val="24"/>
          </w:rPr>
          <w:t>Israelites.</w:t>
        </w:r>
      </w:ins>
      <w:r w:rsidRPr="00515C48">
        <w:rPr>
          <w:rFonts w:ascii="Trebuchet MS" w:hAnsi="Trebuchet MS"/>
          <w:noProof/>
          <w:sz w:val="24"/>
        </w:rPr>
        <w:t xml:space="preserve"> I have given them to you and your sons and your daughters with you</w:t>
      </w:r>
      <w:del w:id="134" w:author="Author">
        <w:r w:rsidRPr="00515C48">
          <w:rPr>
            <w:rFonts w:ascii="Trebuchet MS" w:hAnsi="Trebuchet MS"/>
            <w:noProof/>
            <w:sz w:val="24"/>
          </w:rPr>
          <w:delText>,</w:delText>
        </w:r>
      </w:del>
      <w:r w:rsidRPr="00515C48">
        <w:rPr>
          <w:rFonts w:ascii="Trebuchet MS" w:hAnsi="Trebuchet MS"/>
          <w:noProof/>
          <w:sz w:val="24"/>
        </w:rPr>
        <w:t xml:space="preserve"> as </w:t>
      </w:r>
      <w:del w:id="135" w:author="Author">
        <w:r w:rsidRPr="00515C48">
          <w:rPr>
            <w:rFonts w:ascii="Trebuchet MS" w:hAnsi="Trebuchet MS"/>
            <w:noProof/>
            <w:sz w:val="24"/>
          </w:rPr>
          <w:delText>an</w:delText>
        </w:r>
      </w:del>
      <w:ins w:id="136" w:author="Author">
        <w:r w:rsidRPr="00515C48">
          <w:rPr>
            <w:rFonts w:ascii="Trebuchet MS" w:hAnsi="Trebuchet MS"/>
            <w:noProof/>
            <w:sz w:val="24"/>
          </w:rPr>
          <w:t>a permanent</w:t>
        </w:r>
      </w:ins>
      <w:r w:rsidRPr="00515C48">
        <w:rPr>
          <w:rFonts w:ascii="Trebuchet MS" w:hAnsi="Trebuchet MS"/>
          <w:noProof/>
          <w:sz w:val="24"/>
        </w:rPr>
        <w:t xml:space="preserve"> allowance</w:t>
      </w:r>
      <w:del w:id="137" w:author="Author">
        <w:r w:rsidRPr="00515C48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515C48">
        <w:rPr>
          <w:rFonts w:ascii="Trebuchet MS" w:hAnsi="Trebuchet MS"/>
          <w:noProof/>
          <w:sz w:val="24"/>
        </w:rPr>
        <w:t>. Everyone clean in your house may eat it.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18:12 </w:t>
      </w:r>
      <w:r w:rsidRPr="00515C48">
        <w:rPr>
          <w:rFonts w:ascii="Trebuchet MS" w:hAnsi="Trebuchet MS"/>
          <w:noProof/>
          <w:sz w:val="24"/>
        </w:rPr>
        <w:t xml:space="preserve">“All the best of the oil and all the best of the new wine and the grain, their firstfruits, which they </w:t>
      </w:r>
      <w:del w:id="138" w:author="Author">
        <w:r w:rsidRPr="00515C48">
          <w:rPr>
            <w:rFonts w:ascii="Trebuchet MS" w:hAnsi="Trebuchet MS"/>
            <w:noProof/>
            <w:sz w:val="24"/>
          </w:rPr>
          <w:delText xml:space="preserve">will </w:delText>
        </w:r>
      </w:del>
      <w:r w:rsidRPr="00515C48">
        <w:rPr>
          <w:rFonts w:ascii="Trebuchet MS" w:hAnsi="Trebuchet MS"/>
          <w:noProof/>
          <w:sz w:val="24"/>
        </w:rPr>
        <w:t xml:space="preserve">give to Jehovah, I </w:t>
      </w:r>
      <w:del w:id="139" w:author="Author">
        <w:r w:rsidRPr="00515C48">
          <w:rPr>
            <w:rFonts w:ascii="Trebuchet MS" w:hAnsi="Trebuchet MS"/>
            <w:noProof/>
            <w:sz w:val="24"/>
          </w:rPr>
          <w:delText>have given</w:delText>
        </w:r>
      </w:del>
      <w:ins w:id="140" w:author="Author">
        <w:r w:rsidRPr="00515C48">
          <w:rPr>
            <w:rFonts w:ascii="Trebuchet MS" w:hAnsi="Trebuchet MS"/>
            <w:noProof/>
            <w:sz w:val="24"/>
          </w:rPr>
          <w:t>give</w:t>
        </w:r>
      </w:ins>
      <w:r w:rsidRPr="00515C48">
        <w:rPr>
          <w:rFonts w:ascii="Trebuchet MS" w:hAnsi="Trebuchet MS"/>
          <w:noProof/>
          <w:sz w:val="24"/>
        </w:rPr>
        <w:t xml:space="preserve"> them to you. </w:t>
      </w:r>
      <w:r w:rsidRPr="00515C48">
        <w:rPr>
          <w:rFonts w:ascii="Trebuchet MS" w:hAnsi="Trebuchet MS"/>
          <w:b/>
          <w:noProof/>
          <w:sz w:val="24"/>
        </w:rPr>
        <w:t xml:space="preserve">18:13 </w:t>
      </w:r>
      <w:r w:rsidRPr="00515C48">
        <w:rPr>
          <w:rFonts w:ascii="Trebuchet MS" w:hAnsi="Trebuchet MS"/>
          <w:noProof/>
          <w:sz w:val="24"/>
        </w:rPr>
        <w:t xml:space="preserve">The first ripe fruits of </w:t>
      </w:r>
      <w:del w:id="141" w:author="Author">
        <w:r w:rsidRPr="00515C48">
          <w:rPr>
            <w:rFonts w:ascii="Trebuchet MS" w:hAnsi="Trebuchet MS"/>
            <w:noProof/>
            <w:sz w:val="24"/>
          </w:rPr>
          <w:delText>all that is on</w:delText>
        </w:r>
      </w:del>
      <w:ins w:id="142" w:author="Author">
        <w:r w:rsidRPr="00515C48">
          <w:rPr>
            <w:rFonts w:ascii="Trebuchet MS" w:hAnsi="Trebuchet MS"/>
            <w:noProof/>
            <w:sz w:val="24"/>
          </w:rPr>
          <w:t>everything from</w:t>
        </w:r>
      </w:ins>
      <w:r w:rsidRPr="00515C48">
        <w:rPr>
          <w:rFonts w:ascii="Trebuchet MS" w:hAnsi="Trebuchet MS"/>
          <w:noProof/>
          <w:sz w:val="24"/>
        </w:rPr>
        <w:t xml:space="preserve"> their land, which they will bring to Jehovah, </w:t>
      </w:r>
      <w:del w:id="143" w:author="Author">
        <w:r w:rsidRPr="00515C48">
          <w:rPr>
            <w:rFonts w:ascii="Trebuchet MS" w:hAnsi="Trebuchet MS"/>
            <w:noProof/>
            <w:sz w:val="24"/>
          </w:rPr>
          <w:delText>yours it should</w:delText>
        </w:r>
      </w:del>
      <w:ins w:id="144" w:author="Author">
        <w:r w:rsidRPr="00515C48">
          <w:rPr>
            <w:rFonts w:ascii="Trebuchet MS" w:hAnsi="Trebuchet MS"/>
            <w:noProof/>
            <w:sz w:val="24"/>
          </w:rPr>
          <w:t>will</w:t>
        </w:r>
      </w:ins>
      <w:r w:rsidRPr="00515C48">
        <w:rPr>
          <w:rFonts w:ascii="Trebuchet MS" w:hAnsi="Trebuchet MS"/>
          <w:noProof/>
          <w:sz w:val="24"/>
        </w:rPr>
        <w:t xml:space="preserve"> become</w:t>
      </w:r>
      <w:ins w:id="145" w:author="Author">
        <w:r w:rsidRPr="00515C48">
          <w:rPr>
            <w:rFonts w:ascii="Trebuchet MS" w:hAnsi="Trebuchet MS"/>
            <w:noProof/>
            <w:sz w:val="24"/>
          </w:rPr>
          <w:t xml:space="preserve"> yours</w:t>
        </w:r>
      </w:ins>
      <w:r w:rsidRPr="00515C48">
        <w:rPr>
          <w:rFonts w:ascii="Trebuchet MS" w:hAnsi="Trebuchet MS"/>
          <w:noProof/>
          <w:sz w:val="24"/>
        </w:rPr>
        <w:t>. Everyone clean in your house may eat it.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18:14 </w:t>
      </w:r>
      <w:r w:rsidRPr="00515C48">
        <w:rPr>
          <w:rFonts w:ascii="Trebuchet MS" w:hAnsi="Trebuchet MS"/>
          <w:noProof/>
          <w:sz w:val="24"/>
        </w:rPr>
        <w:t>“Every devoted thing</w:t>
      </w:r>
      <w:ins w:id="146" w:author="Author">
        <w:r w:rsidRPr="00515C48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15C48">
        <w:rPr>
          <w:rFonts w:ascii="Trebuchet MS" w:hAnsi="Trebuchet MS"/>
          <w:noProof/>
          <w:sz w:val="24"/>
        </w:rPr>
        <w:t xml:space="preserve"> in Israel should become yours.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18:15 </w:t>
      </w:r>
      <w:r w:rsidRPr="00515C48">
        <w:rPr>
          <w:rFonts w:ascii="Trebuchet MS" w:hAnsi="Trebuchet MS"/>
          <w:noProof/>
          <w:sz w:val="24"/>
        </w:rPr>
        <w:t>“</w:t>
      </w:r>
      <w:del w:id="149" w:author="Author">
        <w:r w:rsidRPr="00515C48">
          <w:rPr>
            <w:rFonts w:ascii="Trebuchet MS" w:hAnsi="Trebuchet MS"/>
            <w:noProof/>
            <w:sz w:val="24"/>
          </w:rPr>
          <w:delText>Everything opening the womb, of every sort of flesh,</w:delText>
        </w:r>
      </w:del>
      <w:ins w:id="150" w:author="Author">
        <w:r w:rsidRPr="00515C48">
          <w:rPr>
            <w:rFonts w:ascii="Trebuchet MS" w:hAnsi="Trebuchet MS"/>
            <w:noProof/>
            <w:sz w:val="24"/>
          </w:rPr>
          <w:t>Every firstborn of all living things,</w:t>
        </w:r>
        <w:r w:rsidRPr="00515C48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15C48">
        <w:rPr>
          <w:rFonts w:ascii="Trebuchet MS" w:hAnsi="Trebuchet MS"/>
          <w:noProof/>
          <w:sz w:val="24"/>
        </w:rPr>
        <w:t xml:space="preserve"> which they will present to Jehovah, </w:t>
      </w:r>
      <w:del w:id="153" w:author="Author">
        <w:r w:rsidRPr="00515C48">
          <w:rPr>
            <w:rFonts w:ascii="Trebuchet MS" w:hAnsi="Trebuchet MS"/>
            <w:noProof/>
            <w:sz w:val="24"/>
          </w:rPr>
          <w:delText>among</w:delText>
        </w:r>
      </w:del>
      <w:ins w:id="154" w:author="Author">
        <w:r w:rsidRPr="00515C48">
          <w:rPr>
            <w:rFonts w:ascii="Trebuchet MS" w:hAnsi="Trebuchet MS"/>
            <w:noProof/>
            <w:sz w:val="24"/>
          </w:rPr>
          <w:t>whether</w:t>
        </w:r>
      </w:ins>
      <w:r w:rsidRPr="00515C48">
        <w:rPr>
          <w:rFonts w:ascii="Trebuchet MS" w:hAnsi="Trebuchet MS"/>
          <w:noProof/>
          <w:sz w:val="24"/>
        </w:rPr>
        <w:t xml:space="preserve"> man </w:t>
      </w:r>
      <w:del w:id="155" w:author="Author">
        <w:r w:rsidRPr="00515C48">
          <w:rPr>
            <w:rFonts w:ascii="Trebuchet MS" w:hAnsi="Trebuchet MS"/>
            <w:noProof/>
            <w:sz w:val="24"/>
          </w:rPr>
          <w:delText>and among beast</w:delText>
        </w:r>
      </w:del>
      <w:ins w:id="156" w:author="Author">
        <w:r w:rsidRPr="00515C48">
          <w:rPr>
            <w:rFonts w:ascii="Trebuchet MS" w:hAnsi="Trebuchet MS"/>
            <w:noProof/>
            <w:sz w:val="24"/>
          </w:rPr>
          <w:t>or animal</w:t>
        </w:r>
      </w:ins>
      <w:r w:rsidRPr="00515C48">
        <w:rPr>
          <w:rFonts w:ascii="Trebuchet MS" w:hAnsi="Trebuchet MS"/>
          <w:noProof/>
          <w:sz w:val="24"/>
        </w:rPr>
        <w:t>, should become yours. However, you should without fail redeem the firstborn of mankind</w:t>
      </w:r>
      <w:del w:id="157" w:author="Author">
        <w:r w:rsidRPr="00515C48">
          <w:rPr>
            <w:rFonts w:ascii="Trebuchet MS" w:hAnsi="Trebuchet MS"/>
            <w:noProof/>
            <w:sz w:val="24"/>
          </w:rPr>
          <w:delText>;</w:delText>
        </w:r>
      </w:del>
      <w:ins w:id="158" w:author="Author">
        <w:r w:rsidRPr="00515C48">
          <w:rPr>
            <w:rFonts w:ascii="Trebuchet MS" w:hAnsi="Trebuchet MS"/>
            <w:noProof/>
            <w:sz w:val="24"/>
          </w:rPr>
          <w:t>,</w:t>
        </w:r>
      </w:ins>
      <w:r w:rsidRPr="00515C48">
        <w:rPr>
          <w:rFonts w:ascii="Trebuchet MS" w:hAnsi="Trebuchet MS"/>
          <w:noProof/>
          <w:sz w:val="24"/>
        </w:rPr>
        <w:t xml:space="preserve"> and the firstborn of the unclean </w:t>
      </w:r>
      <w:del w:id="159" w:author="Author">
        <w:r w:rsidRPr="00515C48">
          <w:rPr>
            <w:rFonts w:ascii="Trebuchet MS" w:hAnsi="Trebuchet MS"/>
            <w:noProof/>
            <w:sz w:val="24"/>
          </w:rPr>
          <w:delText>beast</w:delText>
        </w:r>
      </w:del>
      <w:ins w:id="160" w:author="Author">
        <w:r w:rsidRPr="00515C48">
          <w:rPr>
            <w:rFonts w:ascii="Trebuchet MS" w:hAnsi="Trebuchet MS"/>
            <w:noProof/>
            <w:sz w:val="24"/>
          </w:rPr>
          <w:t>animals</w:t>
        </w:r>
      </w:ins>
      <w:r w:rsidRPr="00515C48">
        <w:rPr>
          <w:rFonts w:ascii="Trebuchet MS" w:hAnsi="Trebuchet MS"/>
          <w:noProof/>
          <w:sz w:val="24"/>
        </w:rPr>
        <w:t xml:space="preserve"> you should redeem. </w:t>
      </w:r>
      <w:r w:rsidRPr="00515C48">
        <w:rPr>
          <w:rFonts w:ascii="Trebuchet MS" w:hAnsi="Trebuchet MS"/>
          <w:b/>
          <w:noProof/>
          <w:sz w:val="24"/>
        </w:rPr>
        <w:t xml:space="preserve">18:16 </w:t>
      </w:r>
      <w:del w:id="161" w:author="Author">
        <w:r w:rsidRPr="00515C48">
          <w:rPr>
            <w:rFonts w:ascii="Trebuchet MS" w:hAnsi="Trebuchet MS"/>
            <w:noProof/>
            <w:sz w:val="24"/>
          </w:rPr>
          <w:delText>And</w:delText>
        </w:r>
      </w:del>
      <w:ins w:id="162" w:author="Author">
        <w:r w:rsidRPr="00515C48">
          <w:rPr>
            <w:rFonts w:ascii="Trebuchet MS" w:hAnsi="Trebuchet MS"/>
            <w:noProof/>
            <w:sz w:val="24"/>
          </w:rPr>
          <w:t>You should redeem it</w:t>
        </w:r>
      </w:ins>
      <w:r w:rsidRPr="00515C48">
        <w:rPr>
          <w:rFonts w:ascii="Trebuchet MS" w:hAnsi="Trebuchet MS"/>
          <w:noProof/>
          <w:sz w:val="24"/>
        </w:rPr>
        <w:t xml:space="preserve"> with </w:t>
      </w:r>
      <w:del w:id="163" w:author="Author">
        <w:r w:rsidRPr="00515C48">
          <w:rPr>
            <w:rFonts w:ascii="Trebuchet MS" w:hAnsi="Trebuchet MS"/>
            <w:noProof/>
            <w:sz w:val="24"/>
          </w:rPr>
          <w:delText>a</w:delText>
        </w:r>
      </w:del>
      <w:ins w:id="164" w:author="Author">
        <w:r w:rsidRPr="00515C48">
          <w:rPr>
            <w:rFonts w:ascii="Trebuchet MS" w:hAnsi="Trebuchet MS"/>
            <w:noProof/>
            <w:sz w:val="24"/>
          </w:rPr>
          <w:t>the</w:t>
        </w:r>
      </w:ins>
      <w:r w:rsidRPr="00515C48">
        <w:rPr>
          <w:rFonts w:ascii="Trebuchet MS" w:hAnsi="Trebuchet MS"/>
          <w:noProof/>
          <w:sz w:val="24"/>
        </w:rPr>
        <w:t xml:space="preserve"> redemption price </w:t>
      </w:r>
      <w:del w:id="165" w:author="Author">
        <w:r w:rsidRPr="00515C48">
          <w:rPr>
            <w:rFonts w:ascii="Trebuchet MS" w:hAnsi="Trebuchet MS"/>
            <w:noProof/>
            <w:sz w:val="24"/>
          </w:rPr>
          <w:delText>for</w:delText>
        </w:r>
      </w:del>
      <w:ins w:id="166" w:author="Author">
        <w:r w:rsidRPr="00515C48">
          <w:rPr>
            <w:rFonts w:ascii="Trebuchet MS" w:hAnsi="Trebuchet MS"/>
            <w:noProof/>
            <w:sz w:val="24"/>
          </w:rPr>
          <w:t>when</w:t>
        </w:r>
      </w:ins>
      <w:r w:rsidRPr="00515C48">
        <w:rPr>
          <w:rFonts w:ascii="Trebuchet MS" w:hAnsi="Trebuchet MS"/>
          <w:noProof/>
          <w:sz w:val="24"/>
        </w:rPr>
        <w:t xml:space="preserve"> it </w:t>
      </w:r>
      <w:del w:id="167" w:author="Author">
        <w:r w:rsidRPr="00515C48">
          <w:rPr>
            <w:rFonts w:ascii="Trebuchet MS" w:hAnsi="Trebuchet MS"/>
            <w:noProof/>
            <w:sz w:val="24"/>
          </w:rPr>
          <w:delText>from</w:delText>
        </w:r>
      </w:del>
      <w:ins w:id="168" w:author="Author">
        <w:r w:rsidRPr="00515C48">
          <w:rPr>
            <w:rFonts w:ascii="Trebuchet MS" w:hAnsi="Trebuchet MS"/>
            <w:noProof/>
            <w:sz w:val="24"/>
          </w:rPr>
          <w:t>is</w:t>
        </w:r>
      </w:ins>
      <w:r w:rsidRPr="00515C48">
        <w:rPr>
          <w:rFonts w:ascii="Trebuchet MS" w:hAnsi="Trebuchet MS"/>
          <w:noProof/>
          <w:sz w:val="24"/>
        </w:rPr>
        <w:t xml:space="preserve"> a month old </w:t>
      </w:r>
      <w:del w:id="169" w:author="Author">
        <w:r w:rsidRPr="00515C48">
          <w:rPr>
            <w:rFonts w:ascii="Trebuchet MS" w:hAnsi="Trebuchet MS"/>
            <w:noProof/>
            <w:sz w:val="24"/>
          </w:rPr>
          <w:delText>onward you should redeem it</w:delText>
        </w:r>
      </w:del>
      <w:ins w:id="170" w:author="Author">
        <w:r w:rsidRPr="00515C48">
          <w:rPr>
            <w:rFonts w:ascii="Trebuchet MS" w:hAnsi="Trebuchet MS"/>
            <w:noProof/>
            <w:sz w:val="24"/>
          </w:rPr>
          <w:t>and up</w:t>
        </w:r>
      </w:ins>
      <w:r w:rsidRPr="00515C48">
        <w:rPr>
          <w:rFonts w:ascii="Trebuchet MS" w:hAnsi="Trebuchet MS"/>
          <w:noProof/>
          <w:sz w:val="24"/>
        </w:rPr>
        <w:t>, by the estimated value</w:t>
      </w:r>
      <w:del w:id="171" w:author="Author">
        <w:r w:rsidRPr="00515C48">
          <w:rPr>
            <w:rFonts w:ascii="Trebuchet MS" w:hAnsi="Trebuchet MS"/>
            <w:noProof/>
            <w:sz w:val="24"/>
          </w:rPr>
          <w:delText>,</w:delText>
        </w:r>
      </w:del>
      <w:ins w:id="172" w:author="Author">
        <w:r w:rsidRPr="00515C48">
          <w:rPr>
            <w:rFonts w:ascii="Trebuchet MS" w:hAnsi="Trebuchet MS"/>
            <w:noProof/>
            <w:sz w:val="24"/>
          </w:rPr>
          <w:t xml:space="preserve"> of</w:t>
        </w:r>
      </w:ins>
      <w:r w:rsidRPr="00515C48">
        <w:rPr>
          <w:rFonts w:ascii="Trebuchet MS" w:hAnsi="Trebuchet MS"/>
          <w:noProof/>
          <w:sz w:val="24"/>
        </w:rPr>
        <w:t xml:space="preserve"> five silver shekels</w:t>
      </w:r>
      <w:del w:id="173" w:author="Author">
        <w:r w:rsidRPr="00515C48">
          <w:rPr>
            <w:rFonts w:ascii="Trebuchet MS" w:hAnsi="Trebuchet MS"/>
            <w:noProof/>
            <w:sz w:val="24"/>
          </w:rPr>
          <w:delText xml:space="preserve"> by</w:delText>
        </w:r>
      </w:del>
      <w:ins w:id="174" w:author="Author">
        <w:r w:rsidRPr="00515C48">
          <w:rPr>
            <w:rFonts w:ascii="Trebuchet MS" w:hAnsi="Trebuchet MS"/>
            <w:noProof/>
            <w:sz w:val="24"/>
          </w:rPr>
          <w:t>,</w:t>
        </w:r>
        <w:r w:rsidRPr="00515C48">
          <w:rPr>
            <w:rStyle w:val="FootnoteReference"/>
            <w:rFonts w:ascii="Trebuchet MS" w:hAnsi="Trebuchet MS"/>
            <w:noProof/>
          </w:rPr>
          <w:footnoteReference w:id="5"/>
        </w:r>
        <w:r w:rsidRPr="00515C48">
          <w:rPr>
            <w:rFonts w:ascii="Trebuchet MS" w:hAnsi="Trebuchet MS"/>
            <w:noProof/>
            <w:sz w:val="24"/>
          </w:rPr>
          <w:t xml:space="preserve"> according to</w:t>
        </w:r>
      </w:ins>
      <w:r w:rsidRPr="00515C48">
        <w:rPr>
          <w:rFonts w:ascii="Trebuchet MS" w:hAnsi="Trebuchet MS"/>
          <w:noProof/>
          <w:sz w:val="24"/>
        </w:rPr>
        <w:t xml:space="preserve"> the</w:t>
      </w:r>
      <w:ins w:id="177" w:author="Author">
        <w:r w:rsidRPr="00515C48">
          <w:rPr>
            <w:rFonts w:ascii="Trebuchet MS" w:hAnsi="Trebuchet MS"/>
            <w:noProof/>
            <w:sz w:val="24"/>
          </w:rPr>
          <w:t xml:space="preserve"> standard</w:t>
        </w:r>
      </w:ins>
      <w:r w:rsidRPr="00515C48">
        <w:rPr>
          <w:rFonts w:ascii="Trebuchet MS" w:hAnsi="Trebuchet MS"/>
          <w:noProof/>
          <w:sz w:val="24"/>
        </w:rPr>
        <w:t xml:space="preserve"> shekel of the holy place.</w:t>
      </w:r>
      <w:ins w:id="178" w:author="Author">
        <w:r w:rsidRPr="00515C48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515C48">
        <w:rPr>
          <w:rFonts w:ascii="Trebuchet MS" w:hAnsi="Trebuchet MS"/>
          <w:noProof/>
          <w:sz w:val="24"/>
        </w:rPr>
        <w:t xml:space="preserve"> It is </w:t>
      </w:r>
      <w:del w:id="181" w:author="Author">
        <w:r w:rsidRPr="00515C48">
          <w:rPr>
            <w:rFonts w:ascii="Trebuchet MS" w:hAnsi="Trebuchet MS"/>
            <w:noProof/>
            <w:sz w:val="24"/>
          </w:rPr>
          <w:delText>twenty</w:delText>
        </w:r>
      </w:del>
      <w:ins w:id="182" w:author="Author">
        <w:r w:rsidRPr="00515C48">
          <w:rPr>
            <w:rFonts w:ascii="Trebuchet MS" w:hAnsi="Trebuchet MS"/>
            <w:noProof/>
            <w:sz w:val="24"/>
          </w:rPr>
          <w:t>20</w:t>
        </w:r>
      </w:ins>
      <w:r w:rsidRPr="00515C48">
        <w:rPr>
          <w:rFonts w:ascii="Trebuchet MS" w:hAnsi="Trebuchet MS"/>
          <w:noProof/>
          <w:sz w:val="24"/>
        </w:rPr>
        <w:t xml:space="preserve"> ge′rahs.</w:t>
      </w:r>
      <w:ins w:id="183" w:author="Author">
        <w:r w:rsidRPr="00515C48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515C48">
        <w:rPr>
          <w:rFonts w:ascii="Trebuchet MS" w:hAnsi="Trebuchet MS"/>
          <w:noProof/>
          <w:sz w:val="24"/>
        </w:rPr>
        <w:t xml:space="preserve"> </w:t>
      </w:r>
      <w:r w:rsidRPr="00515C48">
        <w:rPr>
          <w:rFonts w:ascii="Trebuchet MS" w:hAnsi="Trebuchet MS"/>
          <w:b/>
          <w:noProof/>
          <w:sz w:val="24"/>
        </w:rPr>
        <w:t xml:space="preserve">18:17 </w:t>
      </w:r>
      <w:r w:rsidRPr="00515C48">
        <w:rPr>
          <w:rFonts w:ascii="Trebuchet MS" w:hAnsi="Trebuchet MS"/>
          <w:noProof/>
          <w:sz w:val="24"/>
        </w:rPr>
        <w:t xml:space="preserve">Only the firstborn bull or firstborn male </w:t>
      </w:r>
      <w:r w:rsidRPr="00515C48">
        <w:rPr>
          <w:rFonts w:ascii="Trebuchet MS" w:hAnsi="Trebuchet MS"/>
          <w:noProof/>
          <w:sz w:val="24"/>
        </w:rPr>
        <w:lastRenderedPageBreak/>
        <w:t xml:space="preserve">lamb or firstborn goat you should not redeem. They are something holy. </w:t>
      </w:r>
      <w:del w:id="186" w:author="Author">
        <w:r w:rsidRPr="00515C48">
          <w:rPr>
            <w:rFonts w:ascii="Trebuchet MS" w:hAnsi="Trebuchet MS"/>
            <w:noProof/>
            <w:sz w:val="24"/>
          </w:rPr>
          <w:delText>Their blood you</w:delText>
        </w:r>
      </w:del>
      <w:ins w:id="187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should sprinkle </w:t>
      </w:r>
      <w:del w:id="188" w:author="Author">
        <w:r w:rsidRPr="00515C48">
          <w:rPr>
            <w:rFonts w:ascii="Trebuchet MS" w:hAnsi="Trebuchet MS"/>
            <w:noProof/>
            <w:sz w:val="24"/>
          </w:rPr>
          <w:delText>upon</w:delText>
        </w:r>
      </w:del>
      <w:ins w:id="189" w:author="Author">
        <w:r w:rsidRPr="00515C48">
          <w:rPr>
            <w:rFonts w:ascii="Trebuchet MS" w:hAnsi="Trebuchet MS"/>
            <w:noProof/>
            <w:sz w:val="24"/>
          </w:rPr>
          <w:t>their blood on</w:t>
        </w:r>
      </w:ins>
      <w:r w:rsidRPr="00515C48">
        <w:rPr>
          <w:rFonts w:ascii="Trebuchet MS" w:hAnsi="Trebuchet MS"/>
          <w:noProof/>
          <w:sz w:val="24"/>
        </w:rPr>
        <w:t xml:space="preserve"> the altar, and their fat you should make smoke as an offering made by fire for a </w:t>
      </w:r>
      <w:del w:id="190" w:author="Author">
        <w:r w:rsidRPr="00515C48">
          <w:rPr>
            <w:rFonts w:ascii="Trebuchet MS" w:hAnsi="Trebuchet MS"/>
            <w:noProof/>
            <w:sz w:val="24"/>
          </w:rPr>
          <w:delText>restful odor</w:delText>
        </w:r>
      </w:del>
      <w:ins w:id="191" w:author="Author">
        <w:r w:rsidRPr="00515C48">
          <w:rPr>
            <w:rFonts w:ascii="Trebuchet MS" w:hAnsi="Trebuchet MS"/>
            <w:noProof/>
            <w:sz w:val="24"/>
          </w:rPr>
          <w:t>pleasing</w:t>
        </w:r>
        <w:r w:rsidRPr="00515C48">
          <w:rPr>
            <w:rStyle w:val="FootnoteReference"/>
            <w:rFonts w:ascii="Trebuchet MS" w:hAnsi="Trebuchet MS"/>
            <w:noProof/>
          </w:rPr>
          <w:footnoteReference w:id="8"/>
        </w:r>
        <w:r w:rsidRPr="00515C48">
          <w:rPr>
            <w:rFonts w:ascii="Trebuchet MS" w:hAnsi="Trebuchet MS"/>
            <w:noProof/>
            <w:sz w:val="24"/>
          </w:rPr>
          <w:t xml:space="preserve"> aroma</w:t>
        </w:r>
      </w:ins>
      <w:r w:rsidRPr="00515C48">
        <w:rPr>
          <w:rFonts w:ascii="Trebuchet MS" w:hAnsi="Trebuchet MS"/>
          <w:noProof/>
          <w:sz w:val="24"/>
        </w:rPr>
        <w:t xml:space="preserve"> to Jehovah. </w:t>
      </w:r>
      <w:r w:rsidRPr="00515C48">
        <w:rPr>
          <w:rFonts w:ascii="Trebuchet MS" w:hAnsi="Trebuchet MS"/>
          <w:b/>
          <w:noProof/>
          <w:sz w:val="24"/>
        </w:rPr>
        <w:t xml:space="preserve">18:18 </w:t>
      </w:r>
      <w:r w:rsidRPr="00515C48">
        <w:rPr>
          <w:rFonts w:ascii="Trebuchet MS" w:hAnsi="Trebuchet MS"/>
          <w:noProof/>
          <w:sz w:val="24"/>
        </w:rPr>
        <w:t xml:space="preserve">And their flesh should become yours. Like the breast of the wave offering and like the right leg, it should become yours. </w:t>
      </w:r>
      <w:r w:rsidRPr="00515C48">
        <w:rPr>
          <w:rFonts w:ascii="Trebuchet MS" w:hAnsi="Trebuchet MS"/>
          <w:b/>
          <w:noProof/>
          <w:sz w:val="24"/>
        </w:rPr>
        <w:t xml:space="preserve">18:19 </w:t>
      </w:r>
      <w:r w:rsidRPr="00515C48">
        <w:rPr>
          <w:rFonts w:ascii="Trebuchet MS" w:hAnsi="Trebuchet MS"/>
          <w:noProof/>
          <w:sz w:val="24"/>
        </w:rPr>
        <w:t>All the holy contributions</w:t>
      </w:r>
      <w:del w:id="194" w:author="Author">
        <w:r w:rsidRPr="00515C48">
          <w:rPr>
            <w:rFonts w:ascii="Trebuchet MS" w:hAnsi="Trebuchet MS"/>
            <w:noProof/>
            <w:sz w:val="24"/>
          </w:rPr>
          <w:delText>, which</w:delText>
        </w:r>
      </w:del>
      <w:ins w:id="195" w:author="Author">
        <w:r w:rsidRPr="00515C48">
          <w:rPr>
            <w:rFonts w:ascii="Trebuchet MS" w:hAnsi="Trebuchet MS"/>
            <w:noProof/>
            <w:sz w:val="24"/>
          </w:rPr>
          <w:t xml:space="preserve"> that</w:t>
        </w:r>
      </w:ins>
      <w:r w:rsidRPr="00515C48">
        <w:rPr>
          <w:rFonts w:ascii="Trebuchet MS" w:hAnsi="Trebuchet MS"/>
          <w:noProof/>
          <w:sz w:val="24"/>
        </w:rPr>
        <w:t xml:space="preserve"> the </w:t>
      </w:r>
      <w:del w:id="196" w:author="Author">
        <w:r w:rsidRPr="00515C48">
          <w:rPr>
            <w:rFonts w:ascii="Trebuchet MS" w:hAnsi="Trebuchet MS"/>
            <w:noProof/>
            <w:sz w:val="24"/>
          </w:rPr>
          <w:delText>sons of Israel</w:delText>
        </w:r>
      </w:del>
      <w:ins w:id="197" w:author="Author">
        <w:r w:rsidRPr="00515C48">
          <w:rPr>
            <w:rFonts w:ascii="Trebuchet MS" w:hAnsi="Trebuchet MS"/>
            <w:noProof/>
            <w:sz w:val="24"/>
          </w:rPr>
          <w:t>Israelites</w:t>
        </w:r>
      </w:ins>
      <w:r w:rsidRPr="00515C48">
        <w:rPr>
          <w:rFonts w:ascii="Trebuchet MS" w:hAnsi="Trebuchet MS"/>
          <w:noProof/>
          <w:sz w:val="24"/>
        </w:rPr>
        <w:t xml:space="preserve"> will contribute to Jehovah, I have given to you and your sons and your daughters with you</w:t>
      </w:r>
      <w:del w:id="198" w:author="Author">
        <w:r w:rsidRPr="00515C48">
          <w:rPr>
            <w:rFonts w:ascii="Trebuchet MS" w:hAnsi="Trebuchet MS"/>
            <w:noProof/>
            <w:sz w:val="24"/>
          </w:rPr>
          <w:delText>,</w:delText>
        </w:r>
      </w:del>
      <w:r w:rsidRPr="00515C48">
        <w:rPr>
          <w:rFonts w:ascii="Trebuchet MS" w:hAnsi="Trebuchet MS"/>
          <w:noProof/>
          <w:sz w:val="24"/>
        </w:rPr>
        <w:t xml:space="preserve"> as </w:t>
      </w:r>
      <w:del w:id="199" w:author="Author">
        <w:r w:rsidRPr="00515C48">
          <w:rPr>
            <w:rFonts w:ascii="Trebuchet MS" w:hAnsi="Trebuchet MS"/>
            <w:noProof/>
            <w:sz w:val="24"/>
          </w:rPr>
          <w:delText>an</w:delText>
        </w:r>
      </w:del>
      <w:ins w:id="200" w:author="Author">
        <w:r w:rsidRPr="00515C48">
          <w:rPr>
            <w:rFonts w:ascii="Trebuchet MS" w:hAnsi="Trebuchet MS"/>
            <w:noProof/>
            <w:sz w:val="24"/>
          </w:rPr>
          <w:t>a permanent</w:t>
        </w:r>
      </w:ins>
      <w:r w:rsidRPr="00515C48">
        <w:rPr>
          <w:rFonts w:ascii="Trebuchet MS" w:hAnsi="Trebuchet MS"/>
          <w:noProof/>
          <w:sz w:val="24"/>
        </w:rPr>
        <w:t xml:space="preserve"> allowance</w:t>
      </w:r>
      <w:del w:id="201" w:author="Author">
        <w:r w:rsidRPr="00515C48">
          <w:rPr>
            <w:rFonts w:ascii="Trebuchet MS" w:hAnsi="Trebuchet MS"/>
            <w:noProof/>
            <w:sz w:val="24"/>
          </w:rPr>
          <w:delText xml:space="preserve"> to time indefinite</w:delText>
        </w:r>
      </w:del>
      <w:r w:rsidRPr="00515C48">
        <w:rPr>
          <w:rFonts w:ascii="Trebuchet MS" w:hAnsi="Trebuchet MS"/>
          <w:noProof/>
          <w:sz w:val="24"/>
        </w:rPr>
        <w:t xml:space="preserve">. It is a </w:t>
      </w:r>
      <w:ins w:id="202" w:author="Author">
        <w:r w:rsidRPr="00515C48">
          <w:rPr>
            <w:rFonts w:ascii="Trebuchet MS" w:hAnsi="Trebuchet MS"/>
            <w:noProof/>
            <w:sz w:val="24"/>
          </w:rPr>
          <w:t xml:space="preserve">lasting </w:t>
        </w:r>
      </w:ins>
      <w:r w:rsidRPr="00515C48">
        <w:rPr>
          <w:rFonts w:ascii="Trebuchet MS" w:hAnsi="Trebuchet MS"/>
          <w:noProof/>
          <w:sz w:val="24"/>
        </w:rPr>
        <w:t>covenant of salt</w:t>
      </w:r>
      <w:del w:id="203" w:author="Author">
        <w:r w:rsidRPr="00515C48">
          <w:rPr>
            <w:rFonts w:ascii="Trebuchet MS" w:hAnsi="Trebuchet MS"/>
            <w:noProof/>
            <w:sz w:val="24"/>
          </w:rPr>
          <w:delText xml:space="preserve"> to time indefinite</w:delText>
        </w:r>
      </w:del>
      <w:ins w:id="204" w:author="Author">
        <w:r w:rsidRPr="00515C48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515C48">
        <w:rPr>
          <w:rFonts w:ascii="Trebuchet MS" w:hAnsi="Trebuchet MS"/>
          <w:noProof/>
          <w:sz w:val="24"/>
        </w:rPr>
        <w:t xml:space="preserve"> before Jehovah for you and your offspring with you.”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18:20 </w:t>
      </w:r>
      <w:del w:id="207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</w:del>
      <w:r w:rsidRPr="00515C48">
        <w:rPr>
          <w:rFonts w:ascii="Trebuchet MS" w:hAnsi="Trebuchet MS"/>
          <w:noProof/>
          <w:sz w:val="24"/>
        </w:rPr>
        <w:t xml:space="preserve">Jehovah went on to say to Aaron: “In their land you will not have an inheritance, and no </w:t>
      </w:r>
      <w:del w:id="208" w:author="Author">
        <w:r w:rsidRPr="00515C48">
          <w:rPr>
            <w:rFonts w:ascii="Trebuchet MS" w:hAnsi="Trebuchet MS"/>
            <w:noProof/>
            <w:sz w:val="24"/>
          </w:rPr>
          <w:delText>share</w:delText>
        </w:r>
      </w:del>
      <w:ins w:id="209" w:author="Author">
        <w:r w:rsidRPr="00515C48">
          <w:rPr>
            <w:rFonts w:ascii="Trebuchet MS" w:hAnsi="Trebuchet MS"/>
            <w:noProof/>
            <w:sz w:val="24"/>
          </w:rPr>
          <w:t>portion of land among them</w:t>
        </w:r>
      </w:ins>
      <w:r w:rsidRPr="00515C48">
        <w:rPr>
          <w:rFonts w:ascii="Trebuchet MS" w:hAnsi="Trebuchet MS"/>
          <w:noProof/>
          <w:sz w:val="24"/>
        </w:rPr>
        <w:t xml:space="preserve"> will become yours</w:t>
      </w:r>
      <w:del w:id="210" w:author="Author">
        <w:r w:rsidRPr="00515C48">
          <w:rPr>
            <w:rFonts w:ascii="Trebuchet MS" w:hAnsi="Trebuchet MS"/>
            <w:noProof/>
            <w:sz w:val="24"/>
          </w:rPr>
          <w:delText xml:space="preserve"> in their midst</w:delText>
        </w:r>
      </w:del>
      <w:r w:rsidRPr="00515C48">
        <w:rPr>
          <w:rFonts w:ascii="Trebuchet MS" w:hAnsi="Trebuchet MS"/>
          <w:noProof/>
          <w:sz w:val="24"/>
        </w:rPr>
        <w:t xml:space="preserve">. I am your </w:t>
      </w:r>
      <w:del w:id="211" w:author="Author">
        <w:r w:rsidRPr="00515C48">
          <w:rPr>
            <w:rFonts w:ascii="Trebuchet MS" w:hAnsi="Trebuchet MS"/>
            <w:noProof/>
            <w:sz w:val="24"/>
          </w:rPr>
          <w:delText>share</w:delText>
        </w:r>
      </w:del>
      <w:ins w:id="212" w:author="Author">
        <w:r w:rsidRPr="00515C48">
          <w:rPr>
            <w:rFonts w:ascii="Trebuchet MS" w:hAnsi="Trebuchet MS"/>
            <w:noProof/>
            <w:sz w:val="24"/>
          </w:rPr>
          <w:t>portion</w:t>
        </w:r>
      </w:ins>
      <w:r w:rsidRPr="00515C48">
        <w:rPr>
          <w:rFonts w:ascii="Trebuchet MS" w:hAnsi="Trebuchet MS"/>
          <w:noProof/>
          <w:sz w:val="24"/>
        </w:rPr>
        <w:t xml:space="preserve"> and your inheritance in the midst of the </w:t>
      </w:r>
      <w:del w:id="213" w:author="Author">
        <w:r w:rsidRPr="00515C48">
          <w:rPr>
            <w:rFonts w:ascii="Trebuchet MS" w:hAnsi="Trebuchet MS"/>
            <w:noProof/>
            <w:sz w:val="24"/>
          </w:rPr>
          <w:delText>sons of Israel</w:delText>
        </w:r>
      </w:del>
      <w:ins w:id="214" w:author="Author">
        <w:r w:rsidRPr="00515C48">
          <w:rPr>
            <w:rFonts w:ascii="Trebuchet MS" w:hAnsi="Trebuchet MS"/>
            <w:noProof/>
            <w:sz w:val="24"/>
          </w:rPr>
          <w:t>Israelites</w:t>
        </w:r>
      </w:ins>
      <w:r w:rsidRPr="00515C48">
        <w:rPr>
          <w:rFonts w:ascii="Trebuchet MS" w:hAnsi="Trebuchet MS"/>
          <w:noProof/>
          <w:sz w:val="24"/>
        </w:rPr>
        <w:t>.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18:21 </w:t>
      </w:r>
      <w:r w:rsidRPr="00515C48">
        <w:rPr>
          <w:rFonts w:ascii="Trebuchet MS" w:hAnsi="Trebuchet MS"/>
          <w:noProof/>
          <w:sz w:val="24"/>
        </w:rPr>
        <w:t>“</w:t>
      </w:r>
      <w:del w:id="215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</w:del>
      <w:ins w:id="216" w:author="Author">
        <w:r w:rsidRPr="00515C48">
          <w:rPr>
            <w:rFonts w:ascii="Trebuchet MS" w:hAnsi="Trebuchet MS"/>
            <w:noProof/>
            <w:sz w:val="24"/>
          </w:rPr>
          <w:t xml:space="preserve">Now see that I have given </w:t>
        </w:r>
      </w:ins>
      <w:r w:rsidRPr="00515C48">
        <w:rPr>
          <w:rFonts w:ascii="Trebuchet MS" w:hAnsi="Trebuchet MS"/>
          <w:noProof/>
          <w:sz w:val="24"/>
        </w:rPr>
        <w:t>to the sons of Le′vi</w:t>
      </w:r>
      <w:del w:id="217" w:author="Author">
        <w:r w:rsidRPr="00515C48">
          <w:rPr>
            <w:rFonts w:ascii="Trebuchet MS" w:hAnsi="Trebuchet MS"/>
            <w:noProof/>
            <w:sz w:val="24"/>
          </w:rPr>
          <w:delText>, look! I have given</w:delText>
        </w:r>
      </w:del>
      <w:r w:rsidRPr="00515C48">
        <w:rPr>
          <w:rFonts w:ascii="Trebuchet MS" w:hAnsi="Trebuchet MS"/>
          <w:noProof/>
          <w:sz w:val="24"/>
        </w:rPr>
        <w:t xml:space="preserve"> every tenth part in Israel as an inheritance in return for </w:t>
      </w:r>
      <w:del w:id="218" w:author="Author">
        <w:r w:rsidRPr="00515C48">
          <w:rPr>
            <w:rFonts w:ascii="Trebuchet MS" w:hAnsi="Trebuchet MS"/>
            <w:noProof/>
            <w:sz w:val="24"/>
          </w:rPr>
          <w:delText>their</w:delText>
        </w:r>
      </w:del>
      <w:ins w:id="219" w:author="Author">
        <w:r w:rsidRPr="00515C48">
          <w:rPr>
            <w:rFonts w:ascii="Trebuchet MS" w:hAnsi="Trebuchet MS"/>
            <w:noProof/>
            <w:sz w:val="24"/>
          </w:rPr>
          <w:t>the</w:t>
        </w:r>
      </w:ins>
      <w:r w:rsidRPr="00515C48">
        <w:rPr>
          <w:rFonts w:ascii="Trebuchet MS" w:hAnsi="Trebuchet MS"/>
          <w:noProof/>
          <w:sz w:val="24"/>
        </w:rPr>
        <w:t xml:space="preserve"> service </w:t>
      </w:r>
      <w:del w:id="220" w:author="Author">
        <w:r w:rsidRPr="00515C48">
          <w:rPr>
            <w:rFonts w:ascii="Trebuchet MS" w:hAnsi="Trebuchet MS"/>
            <w:noProof/>
            <w:sz w:val="24"/>
          </w:rPr>
          <w:delText xml:space="preserve">that </w:delText>
        </w:r>
      </w:del>
      <w:r w:rsidRPr="00515C48">
        <w:rPr>
          <w:rFonts w:ascii="Trebuchet MS" w:hAnsi="Trebuchet MS"/>
          <w:noProof/>
          <w:sz w:val="24"/>
        </w:rPr>
        <w:t xml:space="preserve">they are carrying </w:t>
      </w:r>
      <w:del w:id="221" w:author="Author">
        <w:r w:rsidRPr="00515C48">
          <w:rPr>
            <w:rFonts w:ascii="Trebuchet MS" w:hAnsi="Trebuchet MS"/>
            <w:noProof/>
            <w:sz w:val="24"/>
          </w:rPr>
          <w:delText>on</w:delText>
        </w:r>
      </w:del>
      <w:ins w:id="222" w:author="Author">
        <w:r w:rsidRPr="00515C48">
          <w:rPr>
            <w:rFonts w:ascii="Trebuchet MS" w:hAnsi="Trebuchet MS"/>
            <w:noProof/>
            <w:sz w:val="24"/>
          </w:rPr>
          <w:t>out</w:t>
        </w:r>
      </w:ins>
      <w:r w:rsidRPr="00515C48">
        <w:rPr>
          <w:rFonts w:ascii="Trebuchet MS" w:hAnsi="Trebuchet MS"/>
          <w:noProof/>
          <w:sz w:val="24"/>
        </w:rPr>
        <w:t xml:space="preserve">, the service of the tent of meeting. </w:t>
      </w:r>
      <w:r w:rsidRPr="00515C48">
        <w:rPr>
          <w:rFonts w:ascii="Trebuchet MS" w:hAnsi="Trebuchet MS"/>
          <w:b/>
          <w:noProof/>
          <w:sz w:val="24"/>
        </w:rPr>
        <w:t xml:space="preserve">18:22 </w:t>
      </w:r>
      <w:del w:id="223" w:author="Author">
        <w:r w:rsidRPr="00515C48">
          <w:rPr>
            <w:rFonts w:ascii="Trebuchet MS" w:hAnsi="Trebuchet MS"/>
            <w:noProof/>
            <w:sz w:val="24"/>
          </w:rPr>
          <w:delText>And</w:delText>
        </w:r>
      </w:del>
      <w:ins w:id="224" w:author="Author">
        <w:r w:rsidRPr="00515C48">
          <w:rPr>
            <w:rFonts w:ascii="Trebuchet MS" w:hAnsi="Trebuchet MS"/>
            <w:noProof/>
            <w:sz w:val="24"/>
          </w:rPr>
          <w:t>No longer may</w:t>
        </w:r>
      </w:ins>
      <w:r w:rsidRPr="00515C48">
        <w:rPr>
          <w:rFonts w:ascii="Trebuchet MS" w:hAnsi="Trebuchet MS"/>
          <w:noProof/>
          <w:sz w:val="24"/>
        </w:rPr>
        <w:t xml:space="preserve"> the </w:t>
      </w:r>
      <w:del w:id="225" w:author="Author">
        <w:r w:rsidRPr="00515C48">
          <w:rPr>
            <w:rFonts w:ascii="Trebuchet MS" w:hAnsi="Trebuchet MS"/>
            <w:noProof/>
            <w:sz w:val="24"/>
          </w:rPr>
          <w:delText>sons</w:delText>
        </w:r>
      </w:del>
      <w:ins w:id="226" w:author="Author">
        <w:r w:rsidRPr="00515C48">
          <w:rPr>
            <w:rFonts w:ascii="Trebuchet MS" w:hAnsi="Trebuchet MS"/>
            <w:noProof/>
            <w:sz w:val="24"/>
          </w:rPr>
          <w:t>people</w:t>
        </w:r>
      </w:ins>
      <w:r w:rsidRPr="00515C48">
        <w:rPr>
          <w:rFonts w:ascii="Trebuchet MS" w:hAnsi="Trebuchet MS"/>
          <w:noProof/>
          <w:sz w:val="24"/>
        </w:rPr>
        <w:t xml:space="preserve"> of Israel </w:t>
      </w:r>
      <w:del w:id="227" w:author="Author">
        <w:r w:rsidRPr="00515C48">
          <w:rPr>
            <w:rFonts w:ascii="Trebuchet MS" w:hAnsi="Trebuchet MS"/>
            <w:noProof/>
            <w:sz w:val="24"/>
          </w:rPr>
          <w:delText>should no more come near to</w:delText>
        </w:r>
      </w:del>
      <w:ins w:id="228" w:author="Author">
        <w:r w:rsidRPr="00515C48">
          <w:rPr>
            <w:rFonts w:ascii="Trebuchet MS" w:hAnsi="Trebuchet MS"/>
            <w:noProof/>
            <w:sz w:val="24"/>
          </w:rPr>
          <w:t>approach</w:t>
        </w:r>
      </w:ins>
      <w:r w:rsidRPr="00515C48">
        <w:rPr>
          <w:rFonts w:ascii="Trebuchet MS" w:hAnsi="Trebuchet MS"/>
          <w:noProof/>
          <w:sz w:val="24"/>
        </w:rPr>
        <w:t xml:space="preserve"> the tent of meeting</w:t>
      </w:r>
      <w:del w:id="229" w:author="Author">
        <w:r w:rsidRPr="00515C48">
          <w:rPr>
            <w:rFonts w:ascii="Trebuchet MS" w:hAnsi="Trebuchet MS"/>
            <w:noProof/>
            <w:sz w:val="24"/>
          </w:rPr>
          <w:delText xml:space="preserve"> to</w:delText>
        </w:r>
      </w:del>
      <w:ins w:id="230" w:author="Author">
        <w:r w:rsidRPr="00515C48">
          <w:rPr>
            <w:rFonts w:ascii="Trebuchet MS" w:hAnsi="Trebuchet MS"/>
            <w:noProof/>
            <w:sz w:val="24"/>
          </w:rPr>
          <w:t>, or else they will</w:t>
        </w:r>
      </w:ins>
      <w:r w:rsidRPr="00515C48">
        <w:rPr>
          <w:rFonts w:ascii="Trebuchet MS" w:hAnsi="Trebuchet MS"/>
          <w:noProof/>
          <w:sz w:val="24"/>
        </w:rPr>
        <w:t xml:space="preserve"> incur sin </w:t>
      </w:r>
      <w:del w:id="231" w:author="Author">
        <w:r w:rsidRPr="00515C48">
          <w:rPr>
            <w:rFonts w:ascii="Trebuchet MS" w:hAnsi="Trebuchet MS"/>
            <w:noProof/>
            <w:sz w:val="24"/>
          </w:rPr>
          <w:delText>so as to</w:delText>
        </w:r>
      </w:del>
      <w:ins w:id="232" w:author="Author">
        <w:r w:rsidRPr="00515C48">
          <w:rPr>
            <w:rFonts w:ascii="Trebuchet MS" w:hAnsi="Trebuchet MS"/>
            <w:noProof/>
            <w:sz w:val="24"/>
          </w:rPr>
          <w:t>and</w:t>
        </w:r>
      </w:ins>
      <w:r w:rsidRPr="00515C48">
        <w:rPr>
          <w:rFonts w:ascii="Trebuchet MS" w:hAnsi="Trebuchet MS"/>
          <w:noProof/>
          <w:sz w:val="24"/>
        </w:rPr>
        <w:t xml:space="preserve"> die. </w:t>
      </w:r>
      <w:r w:rsidRPr="00515C48">
        <w:rPr>
          <w:rFonts w:ascii="Trebuchet MS" w:hAnsi="Trebuchet MS"/>
          <w:b/>
          <w:noProof/>
          <w:sz w:val="24"/>
        </w:rPr>
        <w:t xml:space="preserve">18:23 </w:t>
      </w:r>
      <w:del w:id="233" w:author="Author">
        <w:r w:rsidRPr="00515C48">
          <w:rPr>
            <w:rFonts w:ascii="Trebuchet MS" w:hAnsi="Trebuchet MS"/>
            <w:noProof/>
            <w:sz w:val="24"/>
          </w:rPr>
          <w:delText>And the</w:delText>
        </w:r>
      </w:del>
      <w:ins w:id="234" w:author="Author">
        <w:r w:rsidRPr="00515C48">
          <w:rPr>
            <w:rFonts w:ascii="Trebuchet MS" w:hAnsi="Trebuchet MS"/>
            <w:noProof/>
            <w:sz w:val="24"/>
          </w:rPr>
          <w:t>The</w:t>
        </w:r>
      </w:ins>
      <w:r w:rsidRPr="00515C48">
        <w:rPr>
          <w:rFonts w:ascii="Trebuchet MS" w:hAnsi="Trebuchet MS"/>
          <w:noProof/>
          <w:sz w:val="24"/>
        </w:rPr>
        <w:t xml:space="preserve"> Levites themselves </w:t>
      </w:r>
      <w:del w:id="235" w:author="Author">
        <w:r w:rsidRPr="00515C48">
          <w:rPr>
            <w:rFonts w:ascii="Trebuchet MS" w:hAnsi="Trebuchet MS"/>
            <w:noProof/>
            <w:sz w:val="24"/>
          </w:rPr>
          <w:delText>must</w:delText>
        </w:r>
      </w:del>
      <w:ins w:id="236" w:author="Author">
        <w:r w:rsidRPr="00515C48">
          <w:rPr>
            <w:rFonts w:ascii="Trebuchet MS" w:hAnsi="Trebuchet MS"/>
            <w:noProof/>
            <w:sz w:val="24"/>
          </w:rPr>
          <w:t>are to</w:t>
        </w:r>
      </w:ins>
      <w:r w:rsidRPr="00515C48">
        <w:rPr>
          <w:rFonts w:ascii="Trebuchet MS" w:hAnsi="Trebuchet MS"/>
          <w:noProof/>
          <w:sz w:val="24"/>
        </w:rPr>
        <w:t xml:space="preserve"> carry </w:t>
      </w:r>
      <w:del w:id="237" w:author="Author">
        <w:r w:rsidRPr="00515C48">
          <w:rPr>
            <w:rFonts w:ascii="Trebuchet MS" w:hAnsi="Trebuchet MS"/>
            <w:noProof/>
            <w:sz w:val="24"/>
          </w:rPr>
          <w:delText>on</w:delText>
        </w:r>
      </w:del>
      <w:ins w:id="238" w:author="Author">
        <w:r w:rsidRPr="00515C48">
          <w:rPr>
            <w:rFonts w:ascii="Trebuchet MS" w:hAnsi="Trebuchet MS"/>
            <w:noProof/>
            <w:sz w:val="24"/>
          </w:rPr>
          <w:t>out</w:t>
        </w:r>
      </w:ins>
      <w:r w:rsidRPr="00515C48">
        <w:rPr>
          <w:rFonts w:ascii="Trebuchet MS" w:hAnsi="Trebuchet MS"/>
          <w:noProof/>
          <w:sz w:val="24"/>
        </w:rPr>
        <w:t xml:space="preserve"> the service of the tent of meeting, and they are the ones who </w:t>
      </w:r>
      <w:del w:id="239" w:author="Author">
        <w:r w:rsidRPr="00515C48">
          <w:rPr>
            <w:rFonts w:ascii="Trebuchet MS" w:hAnsi="Trebuchet MS"/>
            <w:noProof/>
            <w:sz w:val="24"/>
          </w:rPr>
          <w:delText>should</w:delText>
        </w:r>
      </w:del>
      <w:ins w:id="240" w:author="Author">
        <w:r w:rsidRPr="00515C48">
          <w:rPr>
            <w:rFonts w:ascii="Trebuchet MS" w:hAnsi="Trebuchet MS"/>
            <w:noProof/>
            <w:sz w:val="24"/>
          </w:rPr>
          <w:t>will</w:t>
        </w:r>
      </w:ins>
      <w:r w:rsidRPr="00515C48">
        <w:rPr>
          <w:rFonts w:ascii="Trebuchet MS" w:hAnsi="Trebuchet MS"/>
          <w:noProof/>
          <w:sz w:val="24"/>
        </w:rPr>
        <w:t xml:space="preserve"> answer for their error. It is a </w:t>
      </w:r>
      <w:ins w:id="241" w:author="Author">
        <w:r w:rsidRPr="00515C48">
          <w:rPr>
            <w:rFonts w:ascii="Trebuchet MS" w:hAnsi="Trebuchet MS"/>
            <w:noProof/>
            <w:sz w:val="24"/>
          </w:rPr>
          <w:t xml:space="preserve">lasting </w:t>
        </w:r>
      </w:ins>
      <w:r w:rsidRPr="00515C48">
        <w:rPr>
          <w:rFonts w:ascii="Trebuchet MS" w:hAnsi="Trebuchet MS"/>
          <w:noProof/>
          <w:sz w:val="24"/>
        </w:rPr>
        <w:t xml:space="preserve">statute </w:t>
      </w:r>
      <w:del w:id="242" w:author="Author">
        <w:r w:rsidRPr="00515C48">
          <w:rPr>
            <w:rFonts w:ascii="Trebuchet MS" w:hAnsi="Trebuchet MS"/>
            <w:noProof/>
            <w:sz w:val="24"/>
          </w:rPr>
          <w:delText xml:space="preserve">to time indefinite </w:delText>
        </w:r>
      </w:del>
      <w:r w:rsidRPr="00515C48">
        <w:rPr>
          <w:rFonts w:ascii="Trebuchet MS" w:hAnsi="Trebuchet MS"/>
          <w:noProof/>
          <w:sz w:val="24"/>
        </w:rPr>
        <w:t xml:space="preserve">during </w:t>
      </w:r>
      <w:del w:id="243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44" w:author="Author">
        <w:r w:rsidRPr="00515C48">
          <w:rPr>
            <w:rFonts w:ascii="Trebuchet MS" w:hAnsi="Trebuchet MS"/>
            <w:noProof/>
            <w:sz w:val="24"/>
          </w:rPr>
          <w:t>all your</w:t>
        </w:r>
      </w:ins>
      <w:r w:rsidRPr="00515C48">
        <w:rPr>
          <w:rFonts w:ascii="Trebuchet MS" w:hAnsi="Trebuchet MS"/>
          <w:noProof/>
          <w:sz w:val="24"/>
        </w:rPr>
        <w:t xml:space="preserve"> generations that </w:t>
      </w:r>
      <w:del w:id="245" w:author="Author">
        <w:r w:rsidRPr="00515C48">
          <w:rPr>
            <w:rFonts w:ascii="Trebuchet MS" w:hAnsi="Trebuchet MS"/>
            <w:noProof/>
            <w:sz w:val="24"/>
          </w:rPr>
          <w:delText xml:space="preserve">in the midst of the sons of Israel </w:delText>
        </w:r>
      </w:del>
      <w:r w:rsidRPr="00515C48">
        <w:rPr>
          <w:rFonts w:ascii="Trebuchet MS" w:hAnsi="Trebuchet MS"/>
          <w:noProof/>
          <w:sz w:val="24"/>
        </w:rPr>
        <w:t xml:space="preserve">they should not </w:t>
      </w:r>
      <w:del w:id="246" w:author="Author">
        <w:r w:rsidRPr="00515C48">
          <w:rPr>
            <w:rFonts w:ascii="Trebuchet MS" w:hAnsi="Trebuchet MS"/>
            <w:noProof/>
            <w:sz w:val="24"/>
          </w:rPr>
          <w:delText>get</w:delText>
        </w:r>
      </w:del>
      <w:ins w:id="247" w:author="Author">
        <w:r w:rsidRPr="00515C48">
          <w:rPr>
            <w:rFonts w:ascii="Trebuchet MS" w:hAnsi="Trebuchet MS"/>
            <w:noProof/>
            <w:sz w:val="24"/>
          </w:rPr>
          <w:t>take</w:t>
        </w:r>
      </w:ins>
      <w:r w:rsidRPr="00515C48">
        <w:rPr>
          <w:rFonts w:ascii="Trebuchet MS" w:hAnsi="Trebuchet MS"/>
          <w:noProof/>
          <w:sz w:val="24"/>
        </w:rPr>
        <w:t xml:space="preserve"> possession of an inheritance</w:t>
      </w:r>
      <w:ins w:id="248" w:author="Author">
        <w:r w:rsidRPr="00515C48">
          <w:rPr>
            <w:rFonts w:ascii="Trebuchet MS" w:hAnsi="Trebuchet MS"/>
            <w:noProof/>
            <w:sz w:val="24"/>
          </w:rPr>
          <w:t xml:space="preserve"> among the Israelites</w:t>
        </w:r>
      </w:ins>
      <w:r w:rsidRPr="00515C48">
        <w:rPr>
          <w:rFonts w:ascii="Trebuchet MS" w:hAnsi="Trebuchet MS"/>
          <w:noProof/>
          <w:sz w:val="24"/>
        </w:rPr>
        <w:t xml:space="preserve">. </w:t>
      </w:r>
      <w:r w:rsidRPr="00515C48">
        <w:rPr>
          <w:rFonts w:ascii="Trebuchet MS" w:hAnsi="Trebuchet MS"/>
          <w:b/>
          <w:noProof/>
          <w:sz w:val="24"/>
        </w:rPr>
        <w:t xml:space="preserve">18:24 </w:t>
      </w:r>
      <w:del w:id="249" w:author="Author">
        <w:r w:rsidRPr="00515C48">
          <w:rPr>
            <w:rFonts w:ascii="Trebuchet MS" w:hAnsi="Trebuchet MS"/>
            <w:noProof/>
            <w:sz w:val="24"/>
          </w:rPr>
          <w:delText>For</w:delText>
        </w:r>
      </w:del>
      <w:ins w:id="250" w:author="Author">
        <w:r w:rsidRPr="00515C48">
          <w:rPr>
            <w:rFonts w:ascii="Trebuchet MS" w:hAnsi="Trebuchet MS"/>
            <w:noProof/>
            <w:sz w:val="24"/>
          </w:rPr>
          <w:t>For I have given to the Levites as an inheritance</w:t>
        </w:r>
      </w:ins>
      <w:r w:rsidRPr="00515C48">
        <w:rPr>
          <w:rFonts w:ascii="Trebuchet MS" w:hAnsi="Trebuchet MS"/>
          <w:noProof/>
          <w:sz w:val="24"/>
        </w:rPr>
        <w:t xml:space="preserve"> the tenth part </w:t>
      </w:r>
      <w:del w:id="251" w:author="Author">
        <w:r w:rsidRPr="00515C48">
          <w:rPr>
            <w:rFonts w:ascii="Trebuchet MS" w:hAnsi="Trebuchet MS"/>
            <w:noProof/>
            <w:sz w:val="24"/>
          </w:rPr>
          <w:delText>of</w:delText>
        </w:r>
      </w:del>
      <w:ins w:id="252" w:author="Author">
        <w:r w:rsidRPr="00515C48">
          <w:rPr>
            <w:rFonts w:ascii="Trebuchet MS" w:hAnsi="Trebuchet MS"/>
            <w:noProof/>
            <w:sz w:val="24"/>
          </w:rPr>
          <w:t>contributed by</w:t>
        </w:r>
      </w:ins>
      <w:r w:rsidRPr="00515C48">
        <w:rPr>
          <w:rFonts w:ascii="Trebuchet MS" w:hAnsi="Trebuchet MS"/>
          <w:noProof/>
          <w:sz w:val="24"/>
        </w:rPr>
        <w:t xml:space="preserve"> the </w:t>
      </w:r>
      <w:del w:id="253" w:author="Author">
        <w:r w:rsidRPr="00515C48">
          <w:rPr>
            <w:rFonts w:ascii="Trebuchet MS" w:hAnsi="Trebuchet MS"/>
            <w:noProof/>
            <w:sz w:val="24"/>
          </w:rPr>
          <w:delText>sons</w:delText>
        </w:r>
      </w:del>
      <w:ins w:id="254" w:author="Author">
        <w:r w:rsidRPr="00515C48">
          <w:rPr>
            <w:rFonts w:ascii="Trebuchet MS" w:hAnsi="Trebuchet MS"/>
            <w:noProof/>
            <w:sz w:val="24"/>
          </w:rPr>
          <w:t>people</w:t>
        </w:r>
      </w:ins>
      <w:r w:rsidRPr="00515C48">
        <w:rPr>
          <w:rFonts w:ascii="Trebuchet MS" w:hAnsi="Trebuchet MS"/>
          <w:noProof/>
          <w:sz w:val="24"/>
        </w:rPr>
        <w:t xml:space="preserve"> of Israel, which they will contribute to Jehovah</w:t>
      </w:r>
      <w:del w:id="255" w:author="Author">
        <w:r w:rsidRPr="00515C48">
          <w:rPr>
            <w:rFonts w:ascii="Trebuchet MS" w:hAnsi="Trebuchet MS"/>
            <w:noProof/>
            <w:sz w:val="24"/>
          </w:rPr>
          <w:delText xml:space="preserve"> as a contribution, I have given to the Levites as an inheritance</w:delText>
        </w:r>
      </w:del>
      <w:r w:rsidRPr="00515C48">
        <w:rPr>
          <w:rFonts w:ascii="Trebuchet MS" w:hAnsi="Trebuchet MS"/>
          <w:noProof/>
          <w:sz w:val="24"/>
        </w:rPr>
        <w:t xml:space="preserve">. That is why I have said to them, ‘In the midst of the </w:t>
      </w:r>
      <w:del w:id="256" w:author="Author">
        <w:r w:rsidRPr="00515C48">
          <w:rPr>
            <w:rFonts w:ascii="Trebuchet MS" w:hAnsi="Trebuchet MS"/>
            <w:noProof/>
            <w:sz w:val="24"/>
          </w:rPr>
          <w:delText>sons of Israel</w:delText>
        </w:r>
      </w:del>
      <w:ins w:id="257" w:author="Author">
        <w:r w:rsidRPr="00515C48">
          <w:rPr>
            <w:rFonts w:ascii="Trebuchet MS" w:hAnsi="Trebuchet MS"/>
            <w:noProof/>
            <w:sz w:val="24"/>
          </w:rPr>
          <w:t>Israelites,</w:t>
        </w:r>
      </w:ins>
      <w:r w:rsidRPr="00515C48">
        <w:rPr>
          <w:rFonts w:ascii="Trebuchet MS" w:hAnsi="Trebuchet MS"/>
          <w:noProof/>
          <w:sz w:val="24"/>
        </w:rPr>
        <w:t xml:space="preserve"> they should not </w:t>
      </w:r>
      <w:del w:id="258" w:author="Author">
        <w:r w:rsidRPr="00515C48">
          <w:rPr>
            <w:rFonts w:ascii="Trebuchet MS" w:hAnsi="Trebuchet MS"/>
            <w:noProof/>
            <w:sz w:val="24"/>
          </w:rPr>
          <w:delText>get</w:delText>
        </w:r>
      </w:del>
      <w:ins w:id="259" w:author="Author">
        <w:r w:rsidRPr="00515C48">
          <w:rPr>
            <w:rFonts w:ascii="Trebuchet MS" w:hAnsi="Trebuchet MS"/>
            <w:noProof/>
            <w:sz w:val="24"/>
          </w:rPr>
          <w:t>take</w:t>
        </w:r>
      </w:ins>
      <w:r w:rsidRPr="00515C48">
        <w:rPr>
          <w:rFonts w:ascii="Trebuchet MS" w:hAnsi="Trebuchet MS"/>
          <w:noProof/>
          <w:sz w:val="24"/>
        </w:rPr>
        <w:t xml:space="preserve"> possession of an inheritance.’”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18:25 </w:t>
      </w:r>
      <w:r w:rsidRPr="00515C48">
        <w:rPr>
          <w:rFonts w:ascii="Trebuchet MS" w:hAnsi="Trebuchet MS"/>
          <w:noProof/>
          <w:sz w:val="24"/>
        </w:rPr>
        <w:t xml:space="preserve">Then Jehovah </w:t>
      </w:r>
      <w:del w:id="260" w:author="Author">
        <w:r w:rsidRPr="00515C48">
          <w:rPr>
            <w:rFonts w:ascii="Trebuchet MS" w:hAnsi="Trebuchet MS"/>
            <w:noProof/>
            <w:sz w:val="24"/>
          </w:rPr>
          <w:delText>spoke</w:delText>
        </w:r>
      </w:del>
      <w:ins w:id="261" w:author="Author">
        <w:r w:rsidRPr="00515C48">
          <w:rPr>
            <w:rFonts w:ascii="Trebuchet MS" w:hAnsi="Trebuchet MS"/>
            <w:noProof/>
            <w:sz w:val="24"/>
          </w:rPr>
          <w:t>said</w:t>
        </w:r>
      </w:ins>
      <w:r w:rsidRPr="00515C48">
        <w:rPr>
          <w:rFonts w:ascii="Trebuchet MS" w:hAnsi="Trebuchet MS"/>
          <w:noProof/>
          <w:sz w:val="24"/>
        </w:rPr>
        <w:t xml:space="preserve"> to Moses</w:t>
      </w:r>
      <w:del w:id="262" w:author="Author">
        <w:r w:rsidRPr="00515C48">
          <w:rPr>
            <w:rFonts w:ascii="Trebuchet MS" w:hAnsi="Trebuchet MS"/>
            <w:noProof/>
            <w:sz w:val="24"/>
          </w:rPr>
          <w:delText>, saying</w:delText>
        </w:r>
      </w:del>
      <w:r w:rsidRPr="00515C48">
        <w:rPr>
          <w:rFonts w:ascii="Trebuchet MS" w:hAnsi="Trebuchet MS"/>
          <w:noProof/>
          <w:sz w:val="24"/>
        </w:rPr>
        <w:t xml:space="preserve">: </w:t>
      </w:r>
      <w:r w:rsidRPr="00515C48">
        <w:rPr>
          <w:rFonts w:ascii="Trebuchet MS" w:hAnsi="Trebuchet MS"/>
          <w:b/>
          <w:noProof/>
          <w:sz w:val="24"/>
        </w:rPr>
        <w:t xml:space="preserve">18:26 </w:t>
      </w:r>
      <w:r w:rsidRPr="00515C48">
        <w:rPr>
          <w:rFonts w:ascii="Trebuchet MS" w:hAnsi="Trebuchet MS"/>
          <w:noProof/>
          <w:sz w:val="24"/>
        </w:rPr>
        <w:t>“</w:t>
      </w:r>
      <w:del w:id="263" w:author="Author">
        <w:r w:rsidRPr="00515C48">
          <w:rPr>
            <w:rFonts w:ascii="Trebuchet MS" w:hAnsi="Trebuchet MS"/>
            <w:noProof/>
            <w:sz w:val="24"/>
          </w:rPr>
          <w:delText>And you</w:delText>
        </w:r>
      </w:del>
      <w:ins w:id="264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should </w:t>
      </w:r>
      <w:del w:id="265" w:author="Author">
        <w:r w:rsidRPr="00515C48">
          <w:rPr>
            <w:rFonts w:ascii="Trebuchet MS" w:hAnsi="Trebuchet MS"/>
            <w:noProof/>
            <w:sz w:val="24"/>
          </w:rPr>
          <w:delText>speak to</w:delText>
        </w:r>
      </w:del>
      <w:ins w:id="266" w:author="Author">
        <w:r w:rsidRPr="00515C48">
          <w:rPr>
            <w:rFonts w:ascii="Trebuchet MS" w:hAnsi="Trebuchet MS"/>
            <w:noProof/>
            <w:sz w:val="24"/>
          </w:rPr>
          <w:t>tell</w:t>
        </w:r>
      </w:ins>
      <w:r w:rsidRPr="00515C48">
        <w:rPr>
          <w:rFonts w:ascii="Trebuchet MS" w:hAnsi="Trebuchet MS"/>
          <w:noProof/>
          <w:sz w:val="24"/>
        </w:rPr>
        <w:t xml:space="preserve"> the Levites, </w:t>
      </w:r>
      <w:del w:id="267" w:author="Author">
        <w:r w:rsidRPr="00515C48">
          <w:rPr>
            <w:rFonts w:ascii="Trebuchet MS" w:hAnsi="Trebuchet MS"/>
            <w:noProof/>
            <w:sz w:val="24"/>
          </w:rPr>
          <w:delText>and you must say to them, ‘Y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268" w:author="Author">
        <w:r w:rsidRPr="00515C48">
          <w:rPr>
            <w:rFonts w:ascii="Trebuchet MS" w:hAnsi="Trebuchet MS"/>
            <w:noProof/>
            <w:sz w:val="24"/>
          </w:rPr>
          <w:t>‘You</w:t>
        </w:r>
      </w:ins>
      <w:r w:rsidRPr="00515C48">
        <w:rPr>
          <w:rFonts w:ascii="Trebuchet MS" w:hAnsi="Trebuchet MS"/>
          <w:noProof/>
          <w:sz w:val="24"/>
        </w:rPr>
        <w:t xml:space="preserve"> will receive from the </w:t>
      </w:r>
      <w:del w:id="269" w:author="Author">
        <w:r w:rsidRPr="00515C48">
          <w:rPr>
            <w:rFonts w:ascii="Trebuchet MS" w:hAnsi="Trebuchet MS"/>
            <w:noProof/>
            <w:sz w:val="24"/>
          </w:rPr>
          <w:delText>sons of Israel</w:delText>
        </w:r>
      </w:del>
      <w:ins w:id="270" w:author="Author">
        <w:r w:rsidRPr="00515C48">
          <w:rPr>
            <w:rFonts w:ascii="Trebuchet MS" w:hAnsi="Trebuchet MS"/>
            <w:noProof/>
            <w:sz w:val="24"/>
          </w:rPr>
          <w:t>Israelites</w:t>
        </w:r>
      </w:ins>
      <w:r w:rsidRPr="00515C48">
        <w:rPr>
          <w:rFonts w:ascii="Trebuchet MS" w:hAnsi="Trebuchet MS"/>
          <w:noProof/>
          <w:sz w:val="24"/>
        </w:rPr>
        <w:t xml:space="preserve"> the tenth part that I have given to </w:t>
      </w:r>
      <w:del w:id="271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72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from them for </w:t>
      </w:r>
      <w:del w:id="273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74" w:author="Author">
        <w:r w:rsidRPr="00515C48">
          <w:rPr>
            <w:rFonts w:ascii="Trebuchet MS" w:hAnsi="Trebuchet MS"/>
            <w:noProof/>
            <w:sz w:val="24"/>
          </w:rPr>
          <w:t>your</w:t>
        </w:r>
      </w:ins>
      <w:r w:rsidRPr="00515C48">
        <w:rPr>
          <w:rFonts w:ascii="Trebuchet MS" w:hAnsi="Trebuchet MS"/>
          <w:noProof/>
          <w:sz w:val="24"/>
        </w:rPr>
        <w:t xml:space="preserve"> inheritance, and </w:t>
      </w:r>
      <w:del w:id="275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must</w:delText>
        </w:r>
      </w:del>
      <w:ins w:id="276" w:author="Author">
        <w:r w:rsidRPr="00515C48">
          <w:rPr>
            <w:rFonts w:ascii="Trebuchet MS" w:hAnsi="Trebuchet MS"/>
            <w:noProof/>
            <w:sz w:val="24"/>
          </w:rPr>
          <w:t>you should</w:t>
        </w:r>
      </w:ins>
      <w:r w:rsidRPr="00515C48">
        <w:rPr>
          <w:rFonts w:ascii="Trebuchet MS" w:hAnsi="Trebuchet MS"/>
          <w:noProof/>
          <w:sz w:val="24"/>
        </w:rPr>
        <w:t xml:space="preserve"> contribute from it </w:t>
      </w:r>
      <w:del w:id="277" w:author="Author">
        <w:r w:rsidRPr="00515C48">
          <w:rPr>
            <w:rFonts w:ascii="Trebuchet MS" w:hAnsi="Trebuchet MS"/>
            <w:noProof/>
            <w:sz w:val="24"/>
          </w:rPr>
          <w:delText xml:space="preserve">as a contribution to Jehovah </w:delText>
        </w:r>
      </w:del>
      <w:r w:rsidRPr="00515C48">
        <w:rPr>
          <w:rFonts w:ascii="Trebuchet MS" w:hAnsi="Trebuchet MS"/>
          <w:noProof/>
          <w:sz w:val="24"/>
        </w:rPr>
        <w:t>a tenth part of the tenth part</w:t>
      </w:r>
      <w:ins w:id="278" w:author="Author">
        <w:r w:rsidRPr="00515C48">
          <w:rPr>
            <w:rFonts w:ascii="Trebuchet MS" w:hAnsi="Trebuchet MS"/>
            <w:noProof/>
            <w:sz w:val="24"/>
          </w:rPr>
          <w:t xml:space="preserve"> as a contribution to Jehovah</w:t>
        </w:r>
      </w:ins>
      <w:r w:rsidRPr="00515C48">
        <w:rPr>
          <w:rFonts w:ascii="Trebuchet MS" w:hAnsi="Trebuchet MS"/>
          <w:noProof/>
          <w:sz w:val="24"/>
        </w:rPr>
        <w:t xml:space="preserve">. </w:t>
      </w:r>
      <w:r w:rsidRPr="00515C48">
        <w:rPr>
          <w:rFonts w:ascii="Trebuchet MS" w:hAnsi="Trebuchet MS"/>
          <w:b/>
          <w:noProof/>
          <w:sz w:val="24"/>
        </w:rPr>
        <w:t xml:space="preserve">18:27 </w:t>
      </w:r>
      <w:r w:rsidRPr="00515C48">
        <w:rPr>
          <w:rFonts w:ascii="Trebuchet MS" w:hAnsi="Trebuchet MS"/>
          <w:noProof/>
          <w:sz w:val="24"/>
        </w:rPr>
        <w:t xml:space="preserve">And it </w:t>
      </w:r>
      <w:del w:id="279" w:author="Author">
        <w:r w:rsidRPr="00515C48">
          <w:rPr>
            <w:rFonts w:ascii="Trebuchet MS" w:hAnsi="Trebuchet MS"/>
            <w:noProof/>
            <w:sz w:val="24"/>
          </w:rPr>
          <w:delText>must</w:delText>
        </w:r>
      </w:del>
      <w:ins w:id="280" w:author="Author">
        <w:r w:rsidRPr="00515C48">
          <w:rPr>
            <w:rFonts w:ascii="Trebuchet MS" w:hAnsi="Trebuchet MS"/>
            <w:noProof/>
            <w:sz w:val="24"/>
          </w:rPr>
          <w:t>will</w:t>
        </w:r>
      </w:ins>
      <w:r w:rsidRPr="00515C48">
        <w:rPr>
          <w:rFonts w:ascii="Trebuchet MS" w:hAnsi="Trebuchet MS"/>
          <w:noProof/>
          <w:sz w:val="24"/>
        </w:rPr>
        <w:t xml:space="preserve"> be </w:t>
      </w:r>
      <w:del w:id="281" w:author="Author">
        <w:r w:rsidRPr="00515C48">
          <w:rPr>
            <w:rFonts w:ascii="Trebuchet MS" w:hAnsi="Trebuchet MS"/>
            <w:noProof/>
            <w:sz w:val="24"/>
          </w:rPr>
          <w:delText xml:space="preserve">reckoned to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as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82" w:author="Author">
        <w:r w:rsidRPr="00515C48">
          <w:rPr>
            <w:rFonts w:ascii="Trebuchet MS" w:hAnsi="Trebuchet MS"/>
            <w:noProof/>
            <w:sz w:val="24"/>
          </w:rPr>
          <w:t>considered your</w:t>
        </w:r>
      </w:ins>
      <w:r w:rsidRPr="00515C48">
        <w:rPr>
          <w:rFonts w:ascii="Trebuchet MS" w:hAnsi="Trebuchet MS"/>
          <w:noProof/>
          <w:sz w:val="24"/>
        </w:rPr>
        <w:t xml:space="preserve"> contribution, </w:t>
      </w:r>
      <w:del w:id="283" w:author="Author">
        <w:r w:rsidRPr="00515C48">
          <w:rPr>
            <w:rFonts w:ascii="Trebuchet MS" w:hAnsi="Trebuchet MS"/>
            <w:noProof/>
            <w:sz w:val="24"/>
          </w:rPr>
          <w:delText>like</w:delText>
        </w:r>
      </w:del>
      <w:ins w:id="284" w:author="Author">
        <w:r w:rsidRPr="00515C48">
          <w:rPr>
            <w:rFonts w:ascii="Trebuchet MS" w:hAnsi="Trebuchet MS"/>
            <w:noProof/>
            <w:sz w:val="24"/>
          </w:rPr>
          <w:t>as though it were</w:t>
        </w:r>
      </w:ins>
      <w:r w:rsidRPr="00515C48">
        <w:rPr>
          <w:rFonts w:ascii="Trebuchet MS" w:hAnsi="Trebuchet MS"/>
          <w:noProof/>
          <w:sz w:val="24"/>
        </w:rPr>
        <w:t xml:space="preserve"> the grain of the threshing floor </w:t>
      </w:r>
      <w:del w:id="285" w:author="Author">
        <w:r w:rsidRPr="00515C48">
          <w:rPr>
            <w:rFonts w:ascii="Trebuchet MS" w:hAnsi="Trebuchet MS"/>
            <w:noProof/>
            <w:sz w:val="24"/>
          </w:rPr>
          <w:delText>and like</w:delText>
        </w:r>
      </w:del>
      <w:ins w:id="286" w:author="Author">
        <w:r w:rsidRPr="00515C48">
          <w:rPr>
            <w:rFonts w:ascii="Trebuchet MS" w:hAnsi="Trebuchet MS"/>
            <w:noProof/>
            <w:sz w:val="24"/>
          </w:rPr>
          <w:t>or</w:t>
        </w:r>
      </w:ins>
      <w:r w:rsidRPr="00515C48">
        <w:rPr>
          <w:rFonts w:ascii="Trebuchet MS" w:hAnsi="Trebuchet MS"/>
          <w:noProof/>
          <w:sz w:val="24"/>
        </w:rPr>
        <w:t xml:space="preserve"> the full </w:t>
      </w:r>
      <w:del w:id="287" w:author="Author">
        <w:r w:rsidRPr="00515C48">
          <w:rPr>
            <w:rFonts w:ascii="Trebuchet MS" w:hAnsi="Trebuchet MS"/>
            <w:noProof/>
            <w:sz w:val="24"/>
          </w:rPr>
          <w:delText>produce</w:delText>
        </w:r>
      </w:del>
      <w:ins w:id="288" w:author="Author">
        <w:r w:rsidRPr="00515C48">
          <w:rPr>
            <w:rFonts w:ascii="Trebuchet MS" w:hAnsi="Trebuchet MS"/>
            <w:noProof/>
            <w:sz w:val="24"/>
          </w:rPr>
          <w:t>production</w:t>
        </w:r>
      </w:ins>
      <w:r w:rsidRPr="00515C48">
        <w:rPr>
          <w:rFonts w:ascii="Trebuchet MS" w:hAnsi="Trebuchet MS"/>
          <w:noProof/>
          <w:sz w:val="24"/>
        </w:rPr>
        <w:t xml:space="preserve"> of the </w:t>
      </w:r>
      <w:del w:id="289" w:author="Author">
        <w:r w:rsidRPr="00515C48">
          <w:rPr>
            <w:rFonts w:ascii="Trebuchet MS" w:hAnsi="Trebuchet MS"/>
            <w:noProof/>
            <w:sz w:val="24"/>
          </w:rPr>
          <w:delText>wine</w:delText>
        </w:r>
      </w:del>
      <w:ins w:id="290" w:author="Author">
        <w:r w:rsidRPr="00515C48">
          <w:rPr>
            <w:rFonts w:ascii="Trebuchet MS" w:hAnsi="Trebuchet MS"/>
            <w:noProof/>
            <w:sz w:val="24"/>
          </w:rPr>
          <w:t>winepress</w:t>
        </w:r>
      </w:ins>
      <w:r w:rsidRPr="00515C48">
        <w:rPr>
          <w:rFonts w:ascii="Trebuchet MS" w:hAnsi="Trebuchet MS"/>
          <w:noProof/>
          <w:sz w:val="24"/>
        </w:rPr>
        <w:t xml:space="preserve"> or oil press. </w:t>
      </w:r>
      <w:r w:rsidRPr="00515C48">
        <w:rPr>
          <w:rFonts w:ascii="Trebuchet MS" w:hAnsi="Trebuchet MS"/>
          <w:b/>
          <w:noProof/>
          <w:sz w:val="24"/>
        </w:rPr>
        <w:t xml:space="preserve">18:28 </w:t>
      </w:r>
      <w:r w:rsidRPr="00515C48">
        <w:rPr>
          <w:rFonts w:ascii="Trebuchet MS" w:hAnsi="Trebuchet MS"/>
          <w:noProof/>
          <w:sz w:val="24"/>
        </w:rPr>
        <w:t xml:space="preserve">In this way </w:t>
      </w:r>
      <w:del w:id="291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yourselves </w:delText>
        </w:r>
      </w:del>
      <w:ins w:id="292" w:author="Author">
        <w:r w:rsidRPr="00515C48">
          <w:rPr>
            <w:rFonts w:ascii="Trebuchet MS" w:hAnsi="Trebuchet MS"/>
            <w:noProof/>
            <w:sz w:val="24"/>
          </w:rPr>
          <w:t xml:space="preserve">you will </w:t>
        </w:r>
      </w:ins>
      <w:r w:rsidRPr="00515C48">
        <w:rPr>
          <w:rFonts w:ascii="Trebuchet MS" w:hAnsi="Trebuchet MS"/>
          <w:noProof/>
          <w:sz w:val="24"/>
        </w:rPr>
        <w:t xml:space="preserve">also </w:t>
      </w:r>
      <w:del w:id="293" w:author="Author">
        <w:r w:rsidRPr="00515C48">
          <w:rPr>
            <w:rFonts w:ascii="Trebuchet MS" w:hAnsi="Trebuchet MS"/>
            <w:noProof/>
            <w:sz w:val="24"/>
          </w:rPr>
          <w:delText xml:space="preserve">will contribute </w:delText>
        </w:r>
      </w:del>
      <w:ins w:id="294" w:author="Author">
        <w:r w:rsidRPr="00515C48">
          <w:rPr>
            <w:rFonts w:ascii="Trebuchet MS" w:hAnsi="Trebuchet MS"/>
            <w:noProof/>
            <w:sz w:val="24"/>
          </w:rPr>
          <w:t xml:space="preserve">give </w:t>
        </w:r>
      </w:ins>
      <w:r w:rsidRPr="00515C48">
        <w:rPr>
          <w:rFonts w:ascii="Trebuchet MS" w:hAnsi="Trebuchet MS"/>
          <w:noProof/>
          <w:sz w:val="24"/>
        </w:rPr>
        <w:t xml:space="preserve">a contribution to Jehovah from all </w:t>
      </w:r>
      <w:del w:id="295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96" w:author="Author">
        <w:r w:rsidRPr="00515C48">
          <w:rPr>
            <w:rFonts w:ascii="Trebuchet MS" w:hAnsi="Trebuchet MS"/>
            <w:noProof/>
            <w:sz w:val="24"/>
          </w:rPr>
          <w:t>the</w:t>
        </w:r>
      </w:ins>
      <w:r w:rsidRPr="00515C48">
        <w:rPr>
          <w:rFonts w:ascii="Trebuchet MS" w:hAnsi="Trebuchet MS"/>
          <w:noProof/>
          <w:sz w:val="24"/>
        </w:rPr>
        <w:t xml:space="preserve"> tenth parts that </w:t>
      </w:r>
      <w:del w:id="297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will</w:delText>
        </w:r>
      </w:del>
      <w:ins w:id="298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receive from the </w:t>
      </w:r>
      <w:del w:id="299" w:author="Author">
        <w:r w:rsidRPr="00515C48">
          <w:rPr>
            <w:rFonts w:ascii="Trebuchet MS" w:hAnsi="Trebuchet MS"/>
            <w:noProof/>
            <w:sz w:val="24"/>
          </w:rPr>
          <w:delText>sons of Israel</w:delText>
        </w:r>
      </w:del>
      <w:ins w:id="300" w:author="Author">
        <w:r w:rsidRPr="00515C48">
          <w:rPr>
            <w:rFonts w:ascii="Trebuchet MS" w:hAnsi="Trebuchet MS"/>
            <w:noProof/>
            <w:sz w:val="24"/>
          </w:rPr>
          <w:t>Israelites</w:t>
        </w:r>
      </w:ins>
      <w:r w:rsidRPr="00515C48">
        <w:rPr>
          <w:rFonts w:ascii="Trebuchet MS" w:hAnsi="Trebuchet MS"/>
          <w:noProof/>
          <w:sz w:val="24"/>
        </w:rPr>
        <w:t xml:space="preserve">, and from them </w:t>
      </w:r>
      <w:del w:id="301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must</w:delText>
        </w:r>
      </w:del>
      <w:ins w:id="302" w:author="Author">
        <w:r w:rsidRPr="00515C48">
          <w:rPr>
            <w:rFonts w:ascii="Trebuchet MS" w:hAnsi="Trebuchet MS"/>
            <w:noProof/>
            <w:sz w:val="24"/>
          </w:rPr>
          <w:t>you are to</w:t>
        </w:r>
      </w:ins>
      <w:r w:rsidRPr="00515C48">
        <w:rPr>
          <w:rFonts w:ascii="Trebuchet MS" w:hAnsi="Trebuchet MS"/>
          <w:noProof/>
          <w:sz w:val="24"/>
        </w:rPr>
        <w:t xml:space="preserve"> give the contribution </w:t>
      </w:r>
      <w:del w:id="303" w:author="Author">
        <w:r w:rsidRPr="00515C48">
          <w:rPr>
            <w:rFonts w:ascii="Trebuchet MS" w:hAnsi="Trebuchet MS"/>
            <w:noProof/>
            <w:sz w:val="24"/>
          </w:rPr>
          <w:delText>to</w:delText>
        </w:r>
      </w:del>
      <w:ins w:id="304" w:author="Author">
        <w:r w:rsidRPr="00515C48">
          <w:rPr>
            <w:rFonts w:ascii="Trebuchet MS" w:hAnsi="Trebuchet MS"/>
            <w:noProof/>
            <w:sz w:val="24"/>
          </w:rPr>
          <w:t>for</w:t>
        </w:r>
      </w:ins>
      <w:r w:rsidRPr="00515C48">
        <w:rPr>
          <w:rFonts w:ascii="Trebuchet MS" w:hAnsi="Trebuchet MS"/>
          <w:noProof/>
          <w:sz w:val="24"/>
        </w:rPr>
        <w:t xml:space="preserve"> Jehovah to Aaron the priest. </w:t>
      </w:r>
      <w:r w:rsidRPr="00515C48">
        <w:rPr>
          <w:rFonts w:ascii="Trebuchet MS" w:hAnsi="Trebuchet MS"/>
          <w:b/>
          <w:noProof/>
          <w:sz w:val="24"/>
        </w:rPr>
        <w:t xml:space="preserve">18:29 </w:t>
      </w:r>
      <w:del w:id="305" w:author="Author">
        <w:r w:rsidRPr="00515C48">
          <w:rPr>
            <w:rFonts w:ascii="Trebuchet MS" w:hAnsi="Trebuchet MS"/>
            <w:noProof/>
            <w:sz w:val="24"/>
          </w:rPr>
          <w:delText xml:space="preserve">From all the gifts to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,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06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will </w:t>
      </w:r>
      <w:del w:id="307" w:author="Author">
        <w:r w:rsidRPr="00515C48">
          <w:rPr>
            <w:rFonts w:ascii="Trebuchet MS" w:hAnsi="Trebuchet MS"/>
            <w:noProof/>
            <w:sz w:val="24"/>
          </w:rPr>
          <w:delText>contribute</w:delText>
        </w:r>
      </w:del>
      <w:ins w:id="308" w:author="Author">
        <w:r w:rsidRPr="00515C48">
          <w:rPr>
            <w:rFonts w:ascii="Trebuchet MS" w:hAnsi="Trebuchet MS"/>
            <w:noProof/>
            <w:sz w:val="24"/>
          </w:rPr>
          <w:t>make</w:t>
        </w:r>
      </w:ins>
      <w:r w:rsidRPr="00515C48">
        <w:rPr>
          <w:rFonts w:ascii="Trebuchet MS" w:hAnsi="Trebuchet MS"/>
          <w:noProof/>
          <w:sz w:val="24"/>
        </w:rPr>
        <w:t xml:space="preserve"> every sort of contribution to Jehovah</w:t>
      </w:r>
      <w:del w:id="309" w:author="Author">
        <w:r w:rsidRPr="00515C48">
          <w:rPr>
            <w:rFonts w:ascii="Trebuchet MS" w:hAnsi="Trebuchet MS"/>
            <w:noProof/>
            <w:sz w:val="24"/>
          </w:rPr>
          <w:delText>, of</w:delText>
        </w:r>
      </w:del>
      <w:ins w:id="310" w:author="Author">
        <w:r w:rsidRPr="00515C48">
          <w:rPr>
            <w:rFonts w:ascii="Trebuchet MS" w:hAnsi="Trebuchet MS"/>
            <w:noProof/>
            <w:sz w:val="24"/>
          </w:rPr>
          <w:t xml:space="preserve"> from</w:t>
        </w:r>
      </w:ins>
      <w:r w:rsidRPr="00515C48">
        <w:rPr>
          <w:rFonts w:ascii="Trebuchet MS" w:hAnsi="Trebuchet MS"/>
          <w:noProof/>
          <w:sz w:val="24"/>
        </w:rPr>
        <w:t xml:space="preserve"> the very best of </w:t>
      </w:r>
      <w:del w:id="311" w:author="Author">
        <w:r w:rsidRPr="00515C48">
          <w:rPr>
            <w:rFonts w:ascii="Trebuchet MS" w:hAnsi="Trebuchet MS"/>
            <w:noProof/>
            <w:sz w:val="24"/>
          </w:rPr>
          <w:delText>it,</w:delText>
        </w:r>
      </w:del>
      <w:ins w:id="312" w:author="Author">
        <w:r w:rsidRPr="00515C48">
          <w:rPr>
            <w:rFonts w:ascii="Trebuchet MS" w:hAnsi="Trebuchet MS"/>
            <w:noProof/>
            <w:sz w:val="24"/>
          </w:rPr>
          <w:t>all the gifts given to you</w:t>
        </w:r>
      </w:ins>
      <w:r w:rsidRPr="00515C48">
        <w:rPr>
          <w:rFonts w:ascii="Trebuchet MS" w:hAnsi="Trebuchet MS"/>
          <w:noProof/>
          <w:sz w:val="24"/>
        </w:rPr>
        <w:t xml:space="preserve"> as </w:t>
      </w:r>
      <w:del w:id="313" w:author="Author">
        <w:r w:rsidRPr="00515C48">
          <w:rPr>
            <w:rFonts w:ascii="Trebuchet MS" w:hAnsi="Trebuchet MS"/>
            <w:noProof/>
            <w:sz w:val="24"/>
          </w:rPr>
          <w:delText>some</w:delText>
        </w:r>
      </w:del>
      <w:ins w:id="314" w:author="Author">
        <w:r w:rsidRPr="00515C48">
          <w:rPr>
            <w:rFonts w:ascii="Trebuchet MS" w:hAnsi="Trebuchet MS"/>
            <w:noProof/>
            <w:sz w:val="24"/>
          </w:rPr>
          <w:t>something</w:t>
        </w:r>
      </w:ins>
      <w:r w:rsidRPr="00515C48">
        <w:rPr>
          <w:rFonts w:ascii="Trebuchet MS" w:hAnsi="Trebuchet MS"/>
          <w:noProof/>
          <w:sz w:val="24"/>
        </w:rPr>
        <w:t xml:space="preserve"> holy</w:t>
      </w:r>
      <w:del w:id="315" w:author="Author">
        <w:r w:rsidRPr="00515C48">
          <w:rPr>
            <w:rFonts w:ascii="Trebuchet MS" w:hAnsi="Trebuchet MS"/>
            <w:noProof/>
            <w:sz w:val="24"/>
          </w:rPr>
          <w:delText xml:space="preserve"> thing from them</w:delText>
        </w:r>
      </w:del>
      <w:r w:rsidRPr="00515C48">
        <w:rPr>
          <w:rFonts w:ascii="Trebuchet MS" w:hAnsi="Trebuchet MS"/>
          <w:noProof/>
          <w:sz w:val="24"/>
        </w:rPr>
        <w:t>.’</w:t>
      </w:r>
    </w:p>
    <w:p w:rsidR="003B18FB" w:rsidRPr="00515C48" w:rsidRDefault="003B18FB" w:rsidP="003B18FB">
      <w:pPr>
        <w:rPr>
          <w:rFonts w:ascii="Trebuchet MS" w:hAnsi="Trebuchet MS"/>
          <w:noProof/>
          <w:sz w:val="24"/>
        </w:rPr>
      </w:pPr>
      <w:r w:rsidRPr="00515C48">
        <w:rPr>
          <w:rFonts w:ascii="Trebuchet MS" w:hAnsi="Trebuchet MS"/>
          <w:b/>
          <w:sz w:val="24"/>
        </w:rPr>
        <w:t xml:space="preserve">18:30 </w:t>
      </w:r>
      <w:r w:rsidRPr="00515C48">
        <w:rPr>
          <w:rFonts w:ascii="Trebuchet MS" w:hAnsi="Trebuchet MS"/>
          <w:noProof/>
          <w:sz w:val="24"/>
        </w:rPr>
        <w:t xml:space="preserve">“And you must say to them, ‘When </w:t>
      </w:r>
      <w:del w:id="316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17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contribute the best of them, then it will </w:t>
      </w:r>
      <w:del w:id="318" w:author="Author">
        <w:r w:rsidRPr="00515C48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515C48">
        <w:rPr>
          <w:rFonts w:ascii="Trebuchet MS" w:hAnsi="Trebuchet MS"/>
          <w:noProof/>
          <w:sz w:val="24"/>
        </w:rPr>
        <w:t xml:space="preserve">be </w:t>
      </w:r>
      <w:del w:id="319" w:author="Author">
        <w:r w:rsidRPr="00515C48">
          <w:rPr>
            <w:rFonts w:ascii="Trebuchet MS" w:hAnsi="Trebuchet MS"/>
            <w:noProof/>
            <w:sz w:val="24"/>
          </w:rPr>
          <w:delText>reckoned to</w:delText>
        </w:r>
      </w:del>
      <w:ins w:id="320" w:author="Author">
        <w:r w:rsidRPr="00515C48">
          <w:rPr>
            <w:rFonts w:ascii="Trebuchet MS" w:hAnsi="Trebuchet MS"/>
            <w:noProof/>
            <w:sz w:val="24"/>
          </w:rPr>
          <w:t>considered for</w:t>
        </w:r>
      </w:ins>
      <w:r w:rsidRPr="00515C48">
        <w:rPr>
          <w:rFonts w:ascii="Trebuchet MS" w:hAnsi="Trebuchet MS"/>
          <w:noProof/>
          <w:sz w:val="24"/>
        </w:rPr>
        <w:t xml:space="preserve"> the Levites as the produce of the threshing floor and as the produce of the </w:t>
      </w:r>
      <w:del w:id="321" w:author="Author">
        <w:r w:rsidRPr="00515C48">
          <w:rPr>
            <w:rFonts w:ascii="Trebuchet MS" w:hAnsi="Trebuchet MS"/>
            <w:noProof/>
            <w:sz w:val="24"/>
          </w:rPr>
          <w:delText>wine</w:delText>
        </w:r>
      </w:del>
      <w:ins w:id="322" w:author="Author">
        <w:r w:rsidRPr="00515C48">
          <w:rPr>
            <w:rFonts w:ascii="Trebuchet MS" w:hAnsi="Trebuchet MS"/>
            <w:noProof/>
            <w:sz w:val="24"/>
          </w:rPr>
          <w:t>winepress</w:t>
        </w:r>
      </w:ins>
      <w:r w:rsidRPr="00515C48">
        <w:rPr>
          <w:rFonts w:ascii="Trebuchet MS" w:hAnsi="Trebuchet MS"/>
          <w:noProof/>
          <w:sz w:val="24"/>
        </w:rPr>
        <w:t xml:space="preserve"> or oil press. </w:t>
      </w:r>
      <w:r w:rsidRPr="00515C48">
        <w:rPr>
          <w:rFonts w:ascii="Trebuchet MS" w:hAnsi="Trebuchet MS"/>
          <w:b/>
          <w:noProof/>
          <w:sz w:val="24"/>
        </w:rPr>
        <w:t xml:space="preserve">18:31 </w:t>
      </w:r>
      <w:del w:id="323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must</w:delText>
        </w:r>
      </w:del>
      <w:ins w:id="324" w:author="Author">
        <w:r w:rsidRPr="00515C48">
          <w:rPr>
            <w:rFonts w:ascii="Trebuchet MS" w:hAnsi="Trebuchet MS"/>
            <w:noProof/>
            <w:sz w:val="24"/>
          </w:rPr>
          <w:t>You and your household may</w:t>
        </w:r>
      </w:ins>
      <w:r w:rsidRPr="00515C48">
        <w:rPr>
          <w:rFonts w:ascii="Trebuchet MS" w:hAnsi="Trebuchet MS"/>
          <w:noProof/>
          <w:sz w:val="24"/>
        </w:rPr>
        <w:t xml:space="preserve"> eat it in </w:t>
      </w:r>
      <w:del w:id="325" w:author="Author">
        <w:r w:rsidRPr="00515C48">
          <w:rPr>
            <w:rFonts w:ascii="Trebuchet MS" w:hAnsi="Trebuchet MS"/>
            <w:noProof/>
            <w:sz w:val="24"/>
          </w:rPr>
          <w:delText>every</w:delText>
        </w:r>
      </w:del>
      <w:ins w:id="326" w:author="Author">
        <w:r w:rsidRPr="00515C48">
          <w:rPr>
            <w:rFonts w:ascii="Trebuchet MS" w:hAnsi="Trebuchet MS"/>
            <w:noProof/>
            <w:sz w:val="24"/>
          </w:rPr>
          <w:t>any</w:t>
        </w:r>
      </w:ins>
      <w:r w:rsidRPr="00515C48">
        <w:rPr>
          <w:rFonts w:ascii="Trebuchet MS" w:hAnsi="Trebuchet MS"/>
          <w:noProof/>
          <w:sz w:val="24"/>
        </w:rPr>
        <w:t xml:space="preserve"> place, </w:t>
      </w:r>
      <w:del w:id="327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and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  <w:r w:rsidRPr="00515C48">
          <w:rPr>
            <w:rFonts w:ascii="Trebuchet MS" w:hAnsi="Trebuchet MS"/>
            <w:noProof/>
            <w:sz w:val="24"/>
          </w:rPr>
          <w:delText xml:space="preserve"> household, </w:delText>
        </w:r>
      </w:del>
      <w:r w:rsidRPr="00515C48">
        <w:rPr>
          <w:rFonts w:ascii="Trebuchet MS" w:hAnsi="Trebuchet MS"/>
          <w:noProof/>
          <w:sz w:val="24"/>
        </w:rPr>
        <w:t xml:space="preserve">because it is </w:t>
      </w:r>
      <w:del w:id="328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29" w:author="Author">
        <w:r w:rsidRPr="00515C48">
          <w:rPr>
            <w:rFonts w:ascii="Trebuchet MS" w:hAnsi="Trebuchet MS"/>
            <w:noProof/>
            <w:sz w:val="24"/>
          </w:rPr>
          <w:t>your</w:t>
        </w:r>
      </w:ins>
      <w:r w:rsidRPr="00515C48">
        <w:rPr>
          <w:rFonts w:ascii="Trebuchet MS" w:hAnsi="Trebuchet MS"/>
          <w:noProof/>
          <w:sz w:val="24"/>
        </w:rPr>
        <w:t xml:space="preserve"> wages in return for </w:t>
      </w:r>
      <w:del w:id="330" w:author="Author">
        <w:r w:rsidRPr="00515C48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31" w:author="Author">
        <w:r w:rsidRPr="00515C48">
          <w:rPr>
            <w:rFonts w:ascii="Trebuchet MS" w:hAnsi="Trebuchet MS"/>
            <w:noProof/>
            <w:sz w:val="24"/>
          </w:rPr>
          <w:t>your</w:t>
        </w:r>
      </w:ins>
      <w:r w:rsidRPr="00515C48">
        <w:rPr>
          <w:rFonts w:ascii="Trebuchet MS" w:hAnsi="Trebuchet MS"/>
          <w:noProof/>
          <w:sz w:val="24"/>
        </w:rPr>
        <w:t xml:space="preserve"> service </w:t>
      </w:r>
      <w:del w:id="332" w:author="Author">
        <w:r w:rsidRPr="00515C48">
          <w:rPr>
            <w:rFonts w:ascii="Trebuchet MS" w:hAnsi="Trebuchet MS"/>
            <w:noProof/>
            <w:sz w:val="24"/>
          </w:rPr>
          <w:delText>in</w:delText>
        </w:r>
      </w:del>
      <w:ins w:id="333" w:author="Author">
        <w:r w:rsidRPr="00515C48">
          <w:rPr>
            <w:rFonts w:ascii="Trebuchet MS" w:hAnsi="Trebuchet MS"/>
            <w:noProof/>
            <w:sz w:val="24"/>
          </w:rPr>
          <w:t>at</w:t>
        </w:r>
      </w:ins>
      <w:r w:rsidRPr="00515C48">
        <w:rPr>
          <w:rFonts w:ascii="Trebuchet MS" w:hAnsi="Trebuchet MS"/>
          <w:noProof/>
          <w:sz w:val="24"/>
        </w:rPr>
        <w:t xml:space="preserve"> the tent of meeting. </w:t>
      </w:r>
      <w:r w:rsidRPr="00515C48">
        <w:rPr>
          <w:rFonts w:ascii="Trebuchet MS" w:hAnsi="Trebuchet MS"/>
          <w:b/>
          <w:noProof/>
          <w:sz w:val="24"/>
        </w:rPr>
        <w:t xml:space="preserve">18:32 </w:t>
      </w:r>
      <w:del w:id="334" w:author="Author">
        <w:r w:rsidRPr="00515C48">
          <w:rPr>
            <w:rFonts w:ascii="Trebuchet MS" w:hAnsi="Trebuchet MS"/>
            <w:noProof/>
            <w:sz w:val="24"/>
          </w:rPr>
          <w:delText xml:space="preserve">And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must</w:delText>
        </w:r>
      </w:del>
      <w:ins w:id="335" w:author="Author">
        <w:r w:rsidRPr="00515C48">
          <w:rPr>
            <w:rFonts w:ascii="Trebuchet MS" w:hAnsi="Trebuchet MS"/>
            <w:noProof/>
            <w:sz w:val="24"/>
          </w:rPr>
          <w:t>You will</w:t>
        </w:r>
      </w:ins>
      <w:r w:rsidRPr="00515C48">
        <w:rPr>
          <w:rFonts w:ascii="Trebuchet MS" w:hAnsi="Trebuchet MS"/>
          <w:noProof/>
          <w:sz w:val="24"/>
        </w:rPr>
        <w:t xml:space="preserve"> not incur sin </w:t>
      </w:r>
      <w:del w:id="336" w:author="Author">
        <w:r w:rsidRPr="00515C48">
          <w:rPr>
            <w:rFonts w:ascii="Trebuchet MS" w:hAnsi="Trebuchet MS"/>
            <w:noProof/>
            <w:sz w:val="24"/>
          </w:rPr>
          <w:delText xml:space="preserve">for it when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37" w:author="Author">
        <w:r w:rsidRPr="00515C48">
          <w:rPr>
            <w:rFonts w:ascii="Trebuchet MS" w:hAnsi="Trebuchet MS"/>
            <w:noProof/>
            <w:sz w:val="24"/>
          </w:rPr>
          <w:t>in this as long as you</w:t>
        </w:r>
      </w:ins>
      <w:r w:rsidRPr="00515C48">
        <w:rPr>
          <w:rFonts w:ascii="Trebuchet MS" w:hAnsi="Trebuchet MS"/>
          <w:noProof/>
          <w:sz w:val="24"/>
        </w:rPr>
        <w:t xml:space="preserve"> contribute the best from them, and </w:t>
      </w:r>
      <w:del w:id="338" w:author="Author"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39" w:author="Author">
        <w:r w:rsidRPr="00515C48">
          <w:rPr>
            <w:rFonts w:ascii="Trebuchet MS" w:hAnsi="Trebuchet MS"/>
            <w:noProof/>
            <w:sz w:val="24"/>
          </w:rPr>
          <w:t>you</w:t>
        </w:r>
      </w:ins>
      <w:r w:rsidRPr="00515C48">
        <w:rPr>
          <w:rFonts w:ascii="Trebuchet MS" w:hAnsi="Trebuchet MS"/>
          <w:noProof/>
          <w:sz w:val="24"/>
        </w:rPr>
        <w:t xml:space="preserve"> must not profane the holy things of the </w:t>
      </w:r>
      <w:del w:id="340" w:author="Author">
        <w:r w:rsidRPr="00515C48">
          <w:rPr>
            <w:rFonts w:ascii="Trebuchet MS" w:hAnsi="Trebuchet MS"/>
            <w:noProof/>
            <w:sz w:val="24"/>
          </w:rPr>
          <w:delText xml:space="preserve">sons of Israel, that </w:delText>
        </w:r>
        <w:r w:rsidRPr="00515C48">
          <w:rPr>
            <w:rFonts w:ascii="Trebuchet MS" w:hAnsi="Trebuchet MS"/>
            <w:noProof/>
            <w:sz w:val="24"/>
            <w:u w:val="dotted"/>
          </w:rPr>
          <w:delText>YOU</w:delText>
        </w:r>
        <w:r w:rsidRPr="00515C48">
          <w:rPr>
            <w:rFonts w:ascii="Trebuchet MS" w:hAnsi="Trebuchet MS"/>
            <w:noProof/>
            <w:sz w:val="24"/>
          </w:rPr>
          <w:delText xml:space="preserve"> may not</w:delText>
        </w:r>
      </w:del>
      <w:ins w:id="341" w:author="Author">
        <w:r w:rsidRPr="00515C48">
          <w:rPr>
            <w:rFonts w:ascii="Trebuchet MS" w:hAnsi="Trebuchet MS"/>
            <w:noProof/>
            <w:sz w:val="24"/>
          </w:rPr>
          <w:t>Israelites, or you will</w:t>
        </w:r>
      </w:ins>
      <w:r w:rsidRPr="00515C48">
        <w:rPr>
          <w:rFonts w:ascii="Trebuchet MS" w:hAnsi="Trebuchet MS"/>
          <w:noProof/>
          <w:sz w:val="24"/>
        </w:rPr>
        <w:t xml:space="preserve"> die.’”</w:t>
      </w:r>
    </w:p>
    <w:p w:rsidR="003B18FB" w:rsidRPr="00515C48" w:rsidRDefault="003B18FB" w:rsidP="003B18FB">
      <w:pPr>
        <w:rPr>
          <w:rFonts w:ascii="Trebuchet MS" w:hAnsi="Trebuchet MS"/>
          <w:b/>
          <w:sz w:val="24"/>
        </w:rPr>
      </w:pPr>
    </w:p>
    <w:p w:rsidR="00762BCB" w:rsidRPr="003B18FB" w:rsidRDefault="00762BCB" w:rsidP="003B18FB"/>
    <w:sectPr w:rsidR="00762BCB" w:rsidRPr="003B18FB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C42" w:rsidRDefault="00A36C42">
      <w:r>
        <w:separator/>
      </w:r>
    </w:p>
  </w:endnote>
  <w:endnote w:type="continuationSeparator" w:id="0">
    <w:p w:rsidR="00A36C42" w:rsidRDefault="00A3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C42" w:rsidRDefault="00A36C42">
      <w:r>
        <w:separator/>
      </w:r>
    </w:p>
  </w:footnote>
  <w:footnote w:type="continuationSeparator" w:id="0">
    <w:p w:rsidR="00A36C42" w:rsidRDefault="00A36C42">
      <w:r>
        <w:continuationSeparator/>
      </w:r>
    </w:p>
  </w:footnote>
  <w:footnote w:id="1">
    <w:p w:rsidR="003B18FB" w:rsidRPr="00515C48" w:rsidRDefault="003B18FB" w:rsidP="00515C48">
      <w:pPr>
        <w:pStyle w:val="FootnoteText"/>
        <w:spacing w:after="96"/>
        <w:ind w:firstLine="288"/>
        <w:rPr>
          <w:ins w:id="49" w:author="Author"/>
        </w:rPr>
      </w:pPr>
      <w:ins w:id="50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18:4 </w:t>
        </w:r>
        <w:r w:rsidRPr="00515C48">
          <w:t xml:space="preserve">Lit., “stranger,” that is, a </w:t>
        </w:r>
        <w:r>
          <w:t>man not of Aaron’s family</w:t>
        </w:r>
        <w:r w:rsidRPr="00515C48">
          <w:t>.</w:t>
        </w:r>
      </w:ins>
    </w:p>
  </w:footnote>
  <w:footnote w:id="2">
    <w:p w:rsidR="003B18FB" w:rsidRPr="00515C48" w:rsidRDefault="003B18FB" w:rsidP="00515C48">
      <w:pPr>
        <w:pStyle w:val="FootnoteText"/>
        <w:spacing w:after="96"/>
        <w:ind w:firstLine="288"/>
        <w:rPr>
          <w:ins w:id="91" w:author="Author"/>
        </w:rPr>
      </w:pPr>
      <w:ins w:id="92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18:7 </w:t>
        </w:r>
        <w:r w:rsidRPr="00515C48">
          <w:t>Lit., “stranger,” that</w:t>
        </w:r>
        <w:r>
          <w:t xml:space="preserve"> is, a man not of Aaron’s family</w:t>
        </w:r>
        <w:r w:rsidRPr="00515C48">
          <w:t>.</w:t>
        </w:r>
      </w:ins>
    </w:p>
  </w:footnote>
  <w:footnote w:id="3">
    <w:p w:rsidR="003B18FB" w:rsidRPr="00515C48" w:rsidRDefault="003B18FB" w:rsidP="00515C48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18:14 </w:t>
        </w:r>
        <w:r w:rsidRPr="00515C48">
          <w:t>That is, everything made sacred to God by being irrevocably and irredeemably devoted to God.</w:t>
        </w:r>
      </w:ins>
    </w:p>
  </w:footnote>
  <w:footnote w:id="4">
    <w:p w:rsidR="003B18FB" w:rsidRPr="00515C48" w:rsidRDefault="003B18FB" w:rsidP="00515C48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18:15 </w:t>
        </w:r>
        <w:r w:rsidRPr="00515C48">
          <w:t>Lit., “of all flesh.”</w:t>
        </w:r>
      </w:ins>
    </w:p>
  </w:footnote>
  <w:footnote w:id="5">
    <w:p w:rsidR="003B18FB" w:rsidRPr="00515C48" w:rsidRDefault="003B18FB" w:rsidP="00515C48">
      <w:pPr>
        <w:pStyle w:val="FootnoteText"/>
        <w:spacing w:after="96"/>
        <w:ind w:firstLine="288"/>
        <w:rPr>
          <w:ins w:id="175" w:author="Author"/>
        </w:rPr>
      </w:pPr>
      <w:ins w:id="176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18:16 </w:t>
        </w:r>
        <w:r w:rsidRPr="00515C48">
          <w:t>A shekel equaled 11.4 g (0.367 oz t). See App. B14.</w:t>
        </w:r>
      </w:ins>
    </w:p>
  </w:footnote>
  <w:footnote w:id="6">
    <w:p w:rsidR="003B18FB" w:rsidRPr="00515C48" w:rsidRDefault="003B18FB" w:rsidP="00515C48">
      <w:pPr>
        <w:pStyle w:val="FootnoteText"/>
        <w:spacing w:after="96"/>
        <w:ind w:firstLine="288"/>
        <w:rPr>
          <w:ins w:id="179" w:author="Author"/>
        </w:rPr>
      </w:pPr>
      <w:ins w:id="180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18:16 </w:t>
        </w:r>
        <w:r w:rsidRPr="00515C48">
          <w:t>Or “the holy shekel.”</w:t>
        </w:r>
      </w:ins>
    </w:p>
  </w:footnote>
  <w:footnote w:id="7">
    <w:p w:rsidR="003B18FB" w:rsidRPr="00515C48" w:rsidRDefault="003B18FB" w:rsidP="00515C48">
      <w:pPr>
        <w:pStyle w:val="FootnoteText"/>
        <w:spacing w:after="96"/>
        <w:ind w:firstLine="288"/>
        <w:rPr>
          <w:ins w:id="184" w:author="Author"/>
        </w:rPr>
      </w:pPr>
      <w:ins w:id="185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18:16 </w:t>
        </w:r>
        <w:r w:rsidRPr="00515C48">
          <w:t>A gerah equaled 0.57 g (0.01835 oz t). See App. B14.</w:t>
        </w:r>
      </w:ins>
    </w:p>
  </w:footnote>
  <w:footnote w:id="8">
    <w:p w:rsidR="003B18FB" w:rsidRPr="00515C48" w:rsidRDefault="003B18FB" w:rsidP="00515C48">
      <w:pPr>
        <w:pStyle w:val="FootnoteText"/>
        <w:spacing w:after="96"/>
        <w:ind w:firstLine="288"/>
        <w:rPr>
          <w:ins w:id="192" w:author="Author"/>
        </w:rPr>
      </w:pPr>
      <w:ins w:id="193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18:17 </w:t>
        </w:r>
        <w:r w:rsidRPr="00515C48">
          <w:t>Or “appeasing; soothing.” Lit., “restful.”</w:t>
        </w:r>
      </w:ins>
    </w:p>
  </w:footnote>
  <w:footnote w:id="9">
    <w:p w:rsidR="003B18FB" w:rsidRPr="00515C48" w:rsidRDefault="003B18FB" w:rsidP="00515C48">
      <w:pPr>
        <w:pStyle w:val="FootnoteText"/>
        <w:spacing w:after="96"/>
        <w:ind w:firstLine="288"/>
        <w:rPr>
          <w:ins w:id="205" w:author="Author"/>
        </w:rPr>
      </w:pPr>
      <w:ins w:id="206" w:author="Author">
        <w:r w:rsidRPr="00515C48">
          <w:rPr>
            <w:rStyle w:val="FootnoteReference"/>
          </w:rPr>
          <w:footnoteRef/>
        </w:r>
        <w:r w:rsidRPr="00515C48">
          <w:t xml:space="preserve"> </w:t>
        </w:r>
        <w:r w:rsidRPr="00515C48">
          <w:rPr>
            <w:b/>
          </w:rPr>
          <w:t xml:space="preserve">18:19 </w:t>
        </w:r>
        <w:r w:rsidRPr="00515C48">
          <w:t>That is, a permanent and unchanging covenant.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62312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62312">
        <w:t>Numbers Chapter 18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62312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62312">
      <w:rPr>
        <w:noProof/>
        <w:snapToGrid w:val="0"/>
      </w:rPr>
      <w:t>Numbers 18.Revised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62312">
        <w:t>Numbers Chapter 18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62312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62312">
      <w:rPr>
        <w:noProof/>
        <w:snapToGrid w:val="0"/>
      </w:rPr>
      <w:t>Numbers 18.Revised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6231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6231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6231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6231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C42"/>
    <w:rsid w:val="00245EDD"/>
    <w:rsid w:val="0026230D"/>
    <w:rsid w:val="002B524D"/>
    <w:rsid w:val="002C00A8"/>
    <w:rsid w:val="00310508"/>
    <w:rsid w:val="003B18FB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312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36C42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8ac2a3f0c5147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3B18F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B18F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3B18F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3B18F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B18F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3B18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8ac2a3f0c5147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1455</ap:Words>
  <ap:Characters>6461</ap:Characters>
  <ap:Application>Microsoft Office Word</ap:Application>
  <ap:DocSecurity>0</ap:DocSecurity>
  <ap:Lines>102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7902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18</dc:title>
  <dc:subject/>
  <dc:creator>Ruth Farrugia</dc:creator>
  <cp:keywords/>
  <dc:description/>
  <cp:lastModifiedBy>Ruth Farrugia</cp:lastModifiedBy>
  <cp:revision>3</cp:revision>
  <dcterms:created xsi:type="dcterms:W3CDTF">2020-09-21T11:28:00Z</dcterms:created>
  <dcterms:modified xsi:type="dcterms:W3CDTF">2020-09-21T11:28:00Z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18.docx</vt:lpwstr>
  </property>
  <property fmtid="{D5CDD505-2E9C-101B-9397-08002B2CF9AE}" pid="9" name="_TranslationDocumentId">
    <vt:i4>19465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