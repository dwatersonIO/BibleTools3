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6F74" w:rsidRPr="00EE4537" w:rsidRDefault="00676F74" w:rsidP="00676F74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EE4537">
        <w:rPr>
          <w:rFonts w:ascii="Trebuchet MS" w:hAnsi="Trebuchet MS"/>
          <w:b/>
          <w:sz w:val="24"/>
        </w:rPr>
        <w:t xml:space="preserve">9:1 </w:t>
      </w:r>
      <w:del w:id="1" w:author="Author">
        <w:r w:rsidRPr="00EE4537">
          <w:rPr>
            <w:rFonts w:ascii="Trebuchet MS" w:hAnsi="Trebuchet MS"/>
            <w:noProof/>
            <w:sz w:val="24"/>
          </w:rPr>
          <w:delText xml:space="preserve">And </w:delText>
        </w:r>
      </w:del>
      <w:r w:rsidRPr="00EE4537">
        <w:rPr>
          <w:rFonts w:ascii="Trebuchet MS" w:hAnsi="Trebuchet MS"/>
          <w:noProof/>
          <w:sz w:val="24"/>
        </w:rPr>
        <w:t xml:space="preserve">Jehovah </w:t>
      </w:r>
      <w:del w:id="2" w:author="Author">
        <w:r w:rsidRPr="00EE4537">
          <w:rPr>
            <w:rFonts w:ascii="Trebuchet MS" w:hAnsi="Trebuchet MS"/>
            <w:noProof/>
            <w:sz w:val="24"/>
          </w:rPr>
          <w:delText>proceeded to speak</w:delText>
        </w:r>
      </w:del>
      <w:ins w:id="3" w:author="Author">
        <w:r w:rsidRPr="00EE4537">
          <w:rPr>
            <w:rFonts w:ascii="Trebuchet MS" w:hAnsi="Trebuchet MS"/>
            <w:noProof/>
            <w:sz w:val="24"/>
          </w:rPr>
          <w:t>spoke</w:t>
        </w:r>
      </w:ins>
      <w:r w:rsidRPr="00EE4537">
        <w:rPr>
          <w:rFonts w:ascii="Trebuchet MS" w:hAnsi="Trebuchet MS"/>
          <w:noProof/>
          <w:sz w:val="24"/>
        </w:rPr>
        <w:t xml:space="preserve"> to Moses in the wilderness of Si′nai in the </w:t>
      </w:r>
      <w:ins w:id="4" w:author="Author">
        <w:r w:rsidRPr="00EE4537">
          <w:rPr>
            <w:rFonts w:ascii="Trebuchet MS" w:hAnsi="Trebuchet MS"/>
            <w:noProof/>
            <w:sz w:val="24"/>
          </w:rPr>
          <w:t xml:space="preserve">first month of the </w:t>
        </w:r>
      </w:ins>
      <w:r w:rsidRPr="00EE4537">
        <w:rPr>
          <w:rFonts w:ascii="Trebuchet MS" w:hAnsi="Trebuchet MS"/>
          <w:noProof/>
          <w:sz w:val="24"/>
        </w:rPr>
        <w:t xml:space="preserve">second year </w:t>
      </w:r>
      <w:del w:id="5" w:author="Author">
        <w:r w:rsidRPr="00EE4537">
          <w:rPr>
            <w:rFonts w:ascii="Trebuchet MS" w:hAnsi="Trebuchet MS"/>
            <w:noProof/>
            <w:sz w:val="24"/>
          </w:rPr>
          <w:delText>of their coming</w:delText>
        </w:r>
      </w:del>
      <w:ins w:id="6" w:author="Author">
        <w:r w:rsidRPr="00EE4537">
          <w:rPr>
            <w:rFonts w:ascii="Trebuchet MS" w:hAnsi="Trebuchet MS"/>
            <w:noProof/>
            <w:sz w:val="24"/>
          </w:rPr>
          <w:t>after they had come</w:t>
        </w:r>
      </w:ins>
      <w:r w:rsidRPr="00EE4537">
        <w:rPr>
          <w:rFonts w:ascii="Trebuchet MS" w:hAnsi="Trebuchet MS"/>
          <w:noProof/>
          <w:sz w:val="24"/>
        </w:rPr>
        <w:t xml:space="preserve"> out of the land of Egypt, </w:t>
      </w:r>
      <w:del w:id="7" w:author="Author">
        <w:r w:rsidRPr="00EE4537">
          <w:rPr>
            <w:rFonts w:ascii="Trebuchet MS" w:hAnsi="Trebuchet MS"/>
            <w:noProof/>
            <w:sz w:val="24"/>
          </w:rPr>
          <w:delText xml:space="preserve">in the first month, </w:delText>
        </w:r>
      </w:del>
      <w:r w:rsidRPr="00EE4537">
        <w:rPr>
          <w:rFonts w:ascii="Trebuchet MS" w:hAnsi="Trebuchet MS"/>
          <w:noProof/>
          <w:sz w:val="24"/>
        </w:rPr>
        <w:t xml:space="preserve">saying: </w:t>
      </w:r>
      <w:r w:rsidRPr="00EE4537">
        <w:rPr>
          <w:rFonts w:ascii="Trebuchet MS" w:hAnsi="Trebuchet MS"/>
          <w:b/>
          <w:noProof/>
          <w:sz w:val="24"/>
        </w:rPr>
        <w:t xml:space="preserve">9:2 </w:t>
      </w:r>
      <w:r w:rsidRPr="00EE4537">
        <w:rPr>
          <w:rFonts w:ascii="Trebuchet MS" w:hAnsi="Trebuchet MS"/>
          <w:noProof/>
          <w:sz w:val="24"/>
        </w:rPr>
        <w:t>“</w:t>
      </w:r>
      <w:del w:id="8" w:author="Author">
        <w:r w:rsidRPr="00EE4537">
          <w:rPr>
            <w:rFonts w:ascii="Trebuchet MS" w:hAnsi="Trebuchet MS"/>
            <w:noProof/>
            <w:sz w:val="24"/>
          </w:rPr>
          <w:delText>Now the sons of Israel</w:delText>
        </w:r>
      </w:del>
      <w:ins w:id="9" w:author="Author">
        <w:r w:rsidRPr="00EE4537">
          <w:rPr>
            <w:rFonts w:ascii="Trebuchet MS" w:hAnsi="Trebuchet MS"/>
            <w:noProof/>
            <w:sz w:val="24"/>
          </w:rPr>
          <w:t>The Israelites</w:t>
        </w:r>
      </w:ins>
      <w:r w:rsidRPr="00EE4537">
        <w:rPr>
          <w:rFonts w:ascii="Trebuchet MS" w:hAnsi="Trebuchet MS"/>
          <w:noProof/>
          <w:sz w:val="24"/>
        </w:rPr>
        <w:t xml:space="preserve"> should prepare the </w:t>
      </w:r>
      <w:del w:id="10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11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 at its appointed time. </w:t>
      </w:r>
      <w:r w:rsidRPr="00EE4537">
        <w:rPr>
          <w:rFonts w:ascii="Trebuchet MS" w:hAnsi="Trebuchet MS"/>
          <w:b/>
          <w:noProof/>
          <w:sz w:val="24"/>
        </w:rPr>
        <w:t xml:space="preserve">9:3 </w:t>
      </w:r>
      <w:r w:rsidRPr="00EE4537">
        <w:rPr>
          <w:rFonts w:ascii="Trebuchet MS" w:hAnsi="Trebuchet MS"/>
          <w:noProof/>
          <w:sz w:val="24"/>
        </w:rPr>
        <w:t xml:space="preserve">On the </w:t>
      </w:r>
      <w:del w:id="12" w:author="Author">
        <w:r w:rsidRPr="00EE4537">
          <w:rPr>
            <w:rFonts w:ascii="Trebuchet MS" w:hAnsi="Trebuchet MS"/>
            <w:noProof/>
            <w:sz w:val="24"/>
          </w:rPr>
          <w:delText>fourteenth</w:delText>
        </w:r>
      </w:del>
      <w:ins w:id="13" w:author="Author">
        <w:r w:rsidRPr="00EE4537">
          <w:rPr>
            <w:rFonts w:ascii="Trebuchet MS" w:hAnsi="Trebuchet MS"/>
            <w:noProof/>
            <w:sz w:val="24"/>
          </w:rPr>
          <w:t>14th</w:t>
        </w:r>
      </w:ins>
      <w:r w:rsidRPr="00EE4537">
        <w:rPr>
          <w:rFonts w:ascii="Trebuchet MS" w:hAnsi="Trebuchet MS"/>
          <w:noProof/>
          <w:sz w:val="24"/>
        </w:rPr>
        <w:t xml:space="preserve"> day </w:t>
      </w:r>
      <w:del w:id="14" w:author="Author">
        <w:r w:rsidRPr="00EE4537">
          <w:rPr>
            <w:rFonts w:ascii="Trebuchet MS" w:hAnsi="Trebuchet MS"/>
            <w:noProof/>
            <w:sz w:val="24"/>
          </w:rPr>
          <w:delText>in</w:delText>
        </w:r>
      </w:del>
      <w:ins w:id="15" w:author="Author">
        <w:r w:rsidRPr="00EE4537">
          <w:rPr>
            <w:rFonts w:ascii="Trebuchet MS" w:hAnsi="Trebuchet MS"/>
            <w:noProof/>
            <w:sz w:val="24"/>
          </w:rPr>
          <w:t>of</w:t>
        </w:r>
      </w:ins>
      <w:r w:rsidRPr="00EE4537">
        <w:rPr>
          <w:rFonts w:ascii="Trebuchet MS" w:hAnsi="Trebuchet MS"/>
          <w:noProof/>
          <w:sz w:val="24"/>
        </w:rPr>
        <w:t xml:space="preserve"> this month </w:t>
      </w:r>
      <w:del w:id="16" w:author="Author">
        <w:r w:rsidRPr="00EE4537">
          <w:rPr>
            <w:rFonts w:ascii="Trebuchet MS" w:hAnsi="Trebuchet MS"/>
            <w:noProof/>
            <w:sz w:val="24"/>
          </w:rPr>
          <w:delText xml:space="preserve">between the two evenings </w:delText>
        </w:r>
        <w:r w:rsidRPr="00EE4537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" w:author="Author">
        <w:r w:rsidRPr="00EE4537">
          <w:rPr>
            <w:rFonts w:ascii="Trebuchet MS" w:hAnsi="Trebuchet MS"/>
            <w:noProof/>
            <w:sz w:val="24"/>
          </w:rPr>
          <w:t>at twilight,</w:t>
        </w:r>
        <w:r w:rsidRPr="00EE4537">
          <w:rPr>
            <w:rStyle w:val="FootnoteReference"/>
            <w:rFonts w:ascii="Trebuchet MS" w:hAnsi="Trebuchet MS"/>
            <w:noProof/>
          </w:rPr>
          <w:footnoteReference w:id="1"/>
        </w:r>
        <w:r w:rsidRPr="00EE4537">
          <w:rPr>
            <w:rFonts w:ascii="Trebuchet MS" w:hAnsi="Trebuchet MS"/>
            <w:noProof/>
            <w:sz w:val="24"/>
          </w:rPr>
          <w:t xml:space="preserve"> you</w:t>
        </w:r>
      </w:ins>
      <w:r w:rsidRPr="00EE4537">
        <w:rPr>
          <w:rFonts w:ascii="Trebuchet MS" w:hAnsi="Trebuchet MS"/>
          <w:noProof/>
          <w:sz w:val="24"/>
        </w:rPr>
        <w:t xml:space="preserve"> should prepare it at its appointed time. According to all its statutes and all its </w:t>
      </w:r>
      <w:del w:id="20" w:author="Author">
        <w:r w:rsidRPr="00EE4537">
          <w:rPr>
            <w:rFonts w:ascii="Trebuchet MS" w:hAnsi="Trebuchet MS"/>
            <w:noProof/>
            <w:sz w:val="24"/>
          </w:rPr>
          <w:delText>regular</w:delText>
        </w:r>
      </w:del>
      <w:ins w:id="21" w:author="Author">
        <w:r w:rsidRPr="00EE4537">
          <w:rPr>
            <w:rFonts w:ascii="Trebuchet MS" w:hAnsi="Trebuchet MS"/>
            <w:noProof/>
            <w:sz w:val="24"/>
          </w:rPr>
          <w:t>set</w:t>
        </w:r>
      </w:ins>
      <w:r w:rsidRPr="00EE4537">
        <w:rPr>
          <w:rFonts w:ascii="Trebuchet MS" w:hAnsi="Trebuchet MS"/>
          <w:noProof/>
          <w:sz w:val="24"/>
        </w:rPr>
        <w:t xml:space="preserve"> procedures</w:t>
      </w:r>
      <w:del w:id="22" w:author="Author">
        <w:r w:rsidRPr="00EE4537">
          <w:rPr>
            <w:rFonts w:ascii="Trebuchet MS" w:hAnsi="Trebuchet MS"/>
            <w:noProof/>
            <w:sz w:val="24"/>
          </w:rPr>
          <w:delText xml:space="preserve"> </w:delText>
        </w:r>
        <w:r w:rsidRPr="00EE4537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3" w:author="Author">
        <w:r w:rsidRPr="00EE4537">
          <w:rPr>
            <w:rFonts w:ascii="Trebuchet MS" w:hAnsi="Trebuchet MS"/>
            <w:noProof/>
            <w:sz w:val="24"/>
          </w:rPr>
          <w:t>, you</w:t>
        </w:r>
      </w:ins>
      <w:r w:rsidRPr="00EE4537">
        <w:rPr>
          <w:rFonts w:ascii="Trebuchet MS" w:hAnsi="Trebuchet MS"/>
          <w:noProof/>
          <w:sz w:val="24"/>
        </w:rPr>
        <w:t xml:space="preserve"> should prepare it.”</w:t>
      </w:r>
    </w:p>
    <w:p w:rsidR="00676F74" w:rsidRPr="00EE4537" w:rsidRDefault="00676F74" w:rsidP="00676F74">
      <w:pPr>
        <w:rPr>
          <w:rFonts w:ascii="Trebuchet MS" w:hAnsi="Trebuchet MS"/>
          <w:noProof/>
          <w:sz w:val="24"/>
        </w:rPr>
      </w:pPr>
      <w:r w:rsidRPr="00EE4537">
        <w:rPr>
          <w:rFonts w:ascii="Trebuchet MS" w:hAnsi="Trebuchet MS"/>
          <w:b/>
          <w:sz w:val="24"/>
        </w:rPr>
        <w:t xml:space="preserve">9:4 </w:t>
      </w:r>
      <w:r w:rsidRPr="00EE4537">
        <w:rPr>
          <w:rFonts w:ascii="Trebuchet MS" w:hAnsi="Trebuchet MS"/>
          <w:noProof/>
          <w:sz w:val="24"/>
        </w:rPr>
        <w:t xml:space="preserve">So Moses </w:t>
      </w:r>
      <w:del w:id="24" w:author="Author">
        <w:r w:rsidRPr="00EE4537">
          <w:rPr>
            <w:rFonts w:ascii="Trebuchet MS" w:hAnsi="Trebuchet MS"/>
            <w:noProof/>
            <w:sz w:val="24"/>
          </w:rPr>
          <w:delText>spoke to</w:delText>
        </w:r>
      </w:del>
      <w:ins w:id="25" w:author="Author">
        <w:r w:rsidRPr="00EE4537">
          <w:rPr>
            <w:rFonts w:ascii="Trebuchet MS" w:hAnsi="Trebuchet MS"/>
            <w:noProof/>
            <w:sz w:val="24"/>
          </w:rPr>
          <w:t>told</w:t>
        </w:r>
      </w:ins>
      <w:r w:rsidRPr="00EE4537">
        <w:rPr>
          <w:rFonts w:ascii="Trebuchet MS" w:hAnsi="Trebuchet MS"/>
          <w:noProof/>
          <w:sz w:val="24"/>
        </w:rPr>
        <w:t xml:space="preserve"> the </w:t>
      </w:r>
      <w:del w:id="26" w:author="Author">
        <w:r w:rsidRPr="00EE4537">
          <w:rPr>
            <w:rFonts w:ascii="Trebuchet MS" w:hAnsi="Trebuchet MS"/>
            <w:noProof/>
            <w:sz w:val="24"/>
          </w:rPr>
          <w:delText>sons of Israel</w:delText>
        </w:r>
      </w:del>
      <w:ins w:id="27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 to prepare the </w:t>
      </w:r>
      <w:del w:id="28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29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sacrifice. </w:t>
      </w:r>
      <w:r w:rsidRPr="00EE4537">
        <w:rPr>
          <w:rFonts w:ascii="Trebuchet MS" w:hAnsi="Trebuchet MS"/>
          <w:b/>
          <w:noProof/>
          <w:sz w:val="24"/>
        </w:rPr>
        <w:t xml:space="preserve">9:5 </w:t>
      </w:r>
      <w:r w:rsidRPr="00EE4537">
        <w:rPr>
          <w:rFonts w:ascii="Trebuchet MS" w:hAnsi="Trebuchet MS"/>
          <w:noProof/>
          <w:sz w:val="24"/>
        </w:rPr>
        <w:t xml:space="preserve">Then they prepared the </w:t>
      </w:r>
      <w:del w:id="30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31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 in the first month, on the </w:t>
      </w:r>
      <w:del w:id="32" w:author="Author">
        <w:r w:rsidRPr="00EE4537">
          <w:rPr>
            <w:rFonts w:ascii="Trebuchet MS" w:hAnsi="Trebuchet MS"/>
            <w:noProof/>
            <w:sz w:val="24"/>
          </w:rPr>
          <w:delText>fourteenth</w:delText>
        </w:r>
      </w:del>
      <w:ins w:id="33" w:author="Author">
        <w:r w:rsidRPr="00EE4537">
          <w:rPr>
            <w:rFonts w:ascii="Trebuchet MS" w:hAnsi="Trebuchet MS"/>
            <w:noProof/>
            <w:sz w:val="24"/>
          </w:rPr>
          <w:t>14th</w:t>
        </w:r>
      </w:ins>
      <w:r w:rsidRPr="00EE4537">
        <w:rPr>
          <w:rFonts w:ascii="Trebuchet MS" w:hAnsi="Trebuchet MS"/>
          <w:noProof/>
          <w:sz w:val="24"/>
        </w:rPr>
        <w:t xml:space="preserve"> day of the month </w:t>
      </w:r>
      <w:del w:id="34" w:author="Author">
        <w:r w:rsidRPr="00EE4537">
          <w:rPr>
            <w:rFonts w:ascii="Trebuchet MS" w:hAnsi="Trebuchet MS"/>
            <w:noProof/>
            <w:sz w:val="24"/>
          </w:rPr>
          <w:delText>between the two evenings,</w:delText>
        </w:r>
      </w:del>
      <w:ins w:id="35" w:author="Author">
        <w:r w:rsidRPr="00EE4537">
          <w:rPr>
            <w:rFonts w:ascii="Trebuchet MS" w:hAnsi="Trebuchet MS"/>
            <w:noProof/>
            <w:sz w:val="24"/>
          </w:rPr>
          <w:t>at twilight,</w:t>
        </w:r>
        <w:r w:rsidRPr="00EE4537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E4537">
        <w:rPr>
          <w:rFonts w:ascii="Trebuchet MS" w:hAnsi="Trebuchet MS"/>
          <w:noProof/>
          <w:sz w:val="24"/>
        </w:rPr>
        <w:t xml:space="preserve"> in the wilderness of Si′nai. According to all that Jehovah had commanded Moses, so the </w:t>
      </w:r>
      <w:del w:id="38" w:author="Author">
        <w:r w:rsidRPr="00EE4537">
          <w:rPr>
            <w:rFonts w:ascii="Trebuchet MS" w:hAnsi="Trebuchet MS"/>
            <w:noProof/>
            <w:sz w:val="24"/>
          </w:rPr>
          <w:delText>sons of Israel</w:delText>
        </w:r>
      </w:del>
      <w:ins w:id="39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 did.</w:t>
      </w:r>
    </w:p>
    <w:p w:rsidR="00676F74" w:rsidRPr="00EE4537" w:rsidRDefault="00676F74" w:rsidP="00676F74">
      <w:pPr>
        <w:rPr>
          <w:rFonts w:ascii="Trebuchet MS" w:hAnsi="Trebuchet MS"/>
          <w:noProof/>
          <w:sz w:val="24"/>
        </w:rPr>
      </w:pPr>
      <w:r w:rsidRPr="00EE4537">
        <w:rPr>
          <w:rFonts w:ascii="Trebuchet MS" w:hAnsi="Trebuchet MS"/>
          <w:b/>
          <w:sz w:val="24"/>
        </w:rPr>
        <w:t xml:space="preserve">9:6 </w:t>
      </w:r>
      <w:r w:rsidRPr="00EE4537">
        <w:rPr>
          <w:rFonts w:ascii="Trebuchet MS" w:hAnsi="Trebuchet MS"/>
          <w:noProof/>
          <w:sz w:val="24"/>
        </w:rPr>
        <w:t xml:space="preserve">Now there </w:t>
      </w:r>
      <w:del w:id="40" w:author="Author">
        <w:r w:rsidRPr="00EE4537">
          <w:rPr>
            <w:rFonts w:ascii="Trebuchet MS" w:hAnsi="Trebuchet MS"/>
            <w:noProof/>
            <w:sz w:val="24"/>
          </w:rPr>
          <w:delText xml:space="preserve">happened to be </w:delText>
        </w:r>
      </w:del>
      <w:ins w:id="41" w:author="Author">
        <w:r w:rsidRPr="00EE4537">
          <w:rPr>
            <w:rFonts w:ascii="Trebuchet MS" w:hAnsi="Trebuchet MS"/>
            <w:noProof/>
            <w:sz w:val="24"/>
          </w:rPr>
          <w:t xml:space="preserve">were </w:t>
        </w:r>
      </w:ins>
      <w:r w:rsidRPr="00EE4537">
        <w:rPr>
          <w:rFonts w:ascii="Trebuchet MS" w:hAnsi="Trebuchet MS"/>
          <w:noProof/>
          <w:sz w:val="24"/>
        </w:rPr>
        <w:t xml:space="preserve">men who had become unclean by </w:t>
      </w:r>
      <w:ins w:id="42" w:author="Author">
        <w:r w:rsidRPr="00EE4537">
          <w:rPr>
            <w:rFonts w:ascii="Trebuchet MS" w:hAnsi="Trebuchet MS"/>
            <w:noProof/>
            <w:sz w:val="24"/>
          </w:rPr>
          <w:t xml:space="preserve">touching </w:t>
        </w:r>
      </w:ins>
      <w:r w:rsidRPr="00EE4537">
        <w:rPr>
          <w:rFonts w:ascii="Trebuchet MS" w:hAnsi="Trebuchet MS"/>
          <w:noProof/>
          <w:sz w:val="24"/>
        </w:rPr>
        <w:t xml:space="preserve">a </w:t>
      </w:r>
      <w:del w:id="43" w:author="Author">
        <w:r w:rsidRPr="00EE4537">
          <w:rPr>
            <w:rFonts w:ascii="Trebuchet MS" w:hAnsi="Trebuchet MS"/>
            <w:noProof/>
            <w:sz w:val="24"/>
          </w:rPr>
          <w:delText>human soul</w:delText>
        </w:r>
      </w:del>
      <w:ins w:id="44" w:author="Author">
        <w:r w:rsidRPr="00EE4537">
          <w:rPr>
            <w:rFonts w:ascii="Trebuchet MS" w:hAnsi="Trebuchet MS"/>
            <w:noProof/>
            <w:sz w:val="24"/>
          </w:rPr>
          <w:t>dead body,</w:t>
        </w:r>
        <w:r w:rsidRPr="00EE4537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E4537">
        <w:rPr>
          <w:rFonts w:ascii="Trebuchet MS" w:hAnsi="Trebuchet MS"/>
          <w:noProof/>
          <w:sz w:val="24"/>
        </w:rPr>
        <w:t xml:space="preserve"> so that they were not able to prepare the </w:t>
      </w:r>
      <w:del w:id="47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48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 on that day. </w:t>
      </w:r>
      <w:del w:id="49" w:author="Author">
        <w:r w:rsidRPr="00EE4537">
          <w:rPr>
            <w:rFonts w:ascii="Trebuchet MS" w:hAnsi="Trebuchet MS"/>
            <w:noProof/>
            <w:sz w:val="24"/>
          </w:rPr>
          <w:delText>Hence they</w:delText>
        </w:r>
      </w:del>
      <w:ins w:id="50" w:author="Author">
        <w:r w:rsidRPr="00EE4537">
          <w:rPr>
            <w:rFonts w:ascii="Trebuchet MS" w:hAnsi="Trebuchet MS"/>
            <w:noProof/>
            <w:sz w:val="24"/>
          </w:rPr>
          <w:t>So those men</w:t>
        </w:r>
      </w:ins>
      <w:r w:rsidRPr="00EE4537">
        <w:rPr>
          <w:rFonts w:ascii="Trebuchet MS" w:hAnsi="Trebuchet MS"/>
          <w:noProof/>
          <w:sz w:val="24"/>
        </w:rPr>
        <w:t xml:space="preserve"> presented themselves before Moses and Aaron on that day</w:t>
      </w:r>
      <w:del w:id="51" w:author="Author">
        <w:r w:rsidRPr="00EE4537">
          <w:rPr>
            <w:rFonts w:ascii="Trebuchet MS" w:hAnsi="Trebuchet MS"/>
            <w:noProof/>
            <w:sz w:val="24"/>
          </w:rPr>
          <w:delText>.</w:delText>
        </w:r>
      </w:del>
      <w:r w:rsidRPr="00EE4537">
        <w:rPr>
          <w:rFonts w:ascii="Trebuchet MS" w:hAnsi="Trebuchet MS"/>
          <w:noProof/>
          <w:sz w:val="24"/>
        </w:rPr>
        <w:t xml:space="preserve"> </w:t>
      </w:r>
      <w:r w:rsidRPr="00EE4537">
        <w:rPr>
          <w:rFonts w:ascii="Trebuchet MS" w:hAnsi="Trebuchet MS"/>
          <w:b/>
          <w:noProof/>
          <w:sz w:val="24"/>
        </w:rPr>
        <w:t xml:space="preserve">9:7 </w:t>
      </w:r>
      <w:del w:id="52" w:author="Author">
        <w:r w:rsidRPr="00EE4537">
          <w:rPr>
            <w:rFonts w:ascii="Trebuchet MS" w:hAnsi="Trebuchet MS"/>
            <w:noProof/>
            <w:sz w:val="24"/>
          </w:rPr>
          <w:delText>Then those men</w:delText>
        </w:r>
      </w:del>
      <w:ins w:id="53" w:author="Author">
        <w:r w:rsidRPr="00EE4537">
          <w:rPr>
            <w:rFonts w:ascii="Trebuchet MS" w:hAnsi="Trebuchet MS"/>
            <w:noProof/>
            <w:sz w:val="24"/>
          </w:rPr>
          <w:t>and</w:t>
        </w:r>
      </w:ins>
      <w:r w:rsidRPr="00EE4537">
        <w:rPr>
          <w:rFonts w:ascii="Trebuchet MS" w:hAnsi="Trebuchet MS"/>
          <w:noProof/>
          <w:sz w:val="24"/>
        </w:rPr>
        <w:t xml:space="preserve"> said to him: “We are unclean </w:t>
      </w:r>
      <w:del w:id="54" w:author="Author">
        <w:r w:rsidRPr="00EE4537">
          <w:rPr>
            <w:rFonts w:ascii="Trebuchet MS" w:hAnsi="Trebuchet MS"/>
            <w:noProof/>
            <w:sz w:val="24"/>
          </w:rPr>
          <w:delText>by</w:delText>
        </w:r>
      </w:del>
      <w:ins w:id="55" w:author="Author">
        <w:r w:rsidRPr="00EE4537">
          <w:rPr>
            <w:rFonts w:ascii="Trebuchet MS" w:hAnsi="Trebuchet MS"/>
            <w:noProof/>
            <w:sz w:val="24"/>
          </w:rPr>
          <w:t>because of touching</w:t>
        </w:r>
      </w:ins>
      <w:r w:rsidRPr="00EE4537">
        <w:rPr>
          <w:rFonts w:ascii="Trebuchet MS" w:hAnsi="Trebuchet MS"/>
          <w:noProof/>
          <w:sz w:val="24"/>
        </w:rPr>
        <w:t xml:space="preserve"> a </w:t>
      </w:r>
      <w:del w:id="56" w:author="Author">
        <w:r w:rsidRPr="00EE4537">
          <w:rPr>
            <w:rFonts w:ascii="Trebuchet MS" w:hAnsi="Trebuchet MS"/>
            <w:noProof/>
            <w:sz w:val="24"/>
          </w:rPr>
          <w:delText>human soul.</w:delText>
        </w:r>
      </w:del>
      <w:ins w:id="57" w:author="Author">
        <w:r w:rsidRPr="00EE4537">
          <w:rPr>
            <w:rFonts w:ascii="Trebuchet MS" w:hAnsi="Trebuchet MS"/>
            <w:noProof/>
            <w:sz w:val="24"/>
          </w:rPr>
          <w:t>dead body.</w:t>
        </w:r>
        <w:r w:rsidRPr="00EE4537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E4537">
        <w:rPr>
          <w:rFonts w:ascii="Trebuchet MS" w:hAnsi="Trebuchet MS"/>
          <w:noProof/>
          <w:sz w:val="24"/>
        </w:rPr>
        <w:t xml:space="preserve"> Why should we be </w:t>
      </w:r>
      <w:del w:id="60" w:author="Author">
        <w:r w:rsidRPr="00EE4537">
          <w:rPr>
            <w:rFonts w:ascii="Trebuchet MS" w:hAnsi="Trebuchet MS"/>
            <w:noProof/>
            <w:sz w:val="24"/>
          </w:rPr>
          <w:delText>restrained</w:delText>
        </w:r>
      </w:del>
      <w:ins w:id="61" w:author="Author">
        <w:r w:rsidRPr="00EE4537">
          <w:rPr>
            <w:rFonts w:ascii="Trebuchet MS" w:hAnsi="Trebuchet MS"/>
            <w:noProof/>
            <w:sz w:val="24"/>
          </w:rPr>
          <w:t>kept</w:t>
        </w:r>
      </w:ins>
      <w:r w:rsidRPr="00EE4537">
        <w:rPr>
          <w:rFonts w:ascii="Trebuchet MS" w:hAnsi="Trebuchet MS"/>
          <w:noProof/>
          <w:sz w:val="24"/>
        </w:rPr>
        <w:t xml:space="preserve"> from presenting the offering to Jehovah at its appointed time </w:t>
      </w:r>
      <w:del w:id="62" w:author="Author">
        <w:r w:rsidRPr="00EE4537">
          <w:rPr>
            <w:rFonts w:ascii="Trebuchet MS" w:hAnsi="Trebuchet MS"/>
            <w:noProof/>
            <w:sz w:val="24"/>
          </w:rPr>
          <w:delText>in</w:delText>
        </w:r>
      </w:del>
      <w:ins w:id="63" w:author="Author">
        <w:r w:rsidRPr="00EE4537">
          <w:rPr>
            <w:rFonts w:ascii="Trebuchet MS" w:hAnsi="Trebuchet MS"/>
            <w:noProof/>
            <w:sz w:val="24"/>
          </w:rPr>
          <w:t>among</w:t>
        </w:r>
      </w:ins>
      <w:r w:rsidRPr="00EE4537">
        <w:rPr>
          <w:rFonts w:ascii="Trebuchet MS" w:hAnsi="Trebuchet MS"/>
          <w:noProof/>
          <w:sz w:val="24"/>
        </w:rPr>
        <w:t xml:space="preserve"> the </w:t>
      </w:r>
      <w:del w:id="64" w:author="Author">
        <w:r w:rsidRPr="00EE4537">
          <w:rPr>
            <w:rFonts w:ascii="Trebuchet MS" w:hAnsi="Trebuchet MS"/>
            <w:noProof/>
            <w:sz w:val="24"/>
          </w:rPr>
          <w:delText>midst of the sons of Israel</w:delText>
        </w:r>
      </w:del>
      <w:ins w:id="65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?” </w:t>
      </w:r>
      <w:r w:rsidRPr="00EE4537">
        <w:rPr>
          <w:rFonts w:ascii="Trebuchet MS" w:hAnsi="Trebuchet MS"/>
          <w:b/>
          <w:noProof/>
          <w:sz w:val="24"/>
        </w:rPr>
        <w:t xml:space="preserve">9:8 </w:t>
      </w:r>
      <w:r w:rsidRPr="00EE4537">
        <w:rPr>
          <w:rFonts w:ascii="Trebuchet MS" w:hAnsi="Trebuchet MS"/>
          <w:noProof/>
          <w:sz w:val="24"/>
        </w:rPr>
        <w:t>At this Moses said to them: “</w:t>
      </w:r>
      <w:del w:id="66" w:author="Author">
        <w:r w:rsidRPr="00EE4537">
          <w:rPr>
            <w:rFonts w:ascii="Trebuchet MS" w:hAnsi="Trebuchet MS"/>
            <w:noProof/>
            <w:sz w:val="24"/>
          </w:rPr>
          <w:delText>Stand</w:delText>
        </w:r>
      </w:del>
      <w:ins w:id="67" w:author="Author">
        <w:r w:rsidRPr="00EE4537">
          <w:rPr>
            <w:rFonts w:ascii="Trebuchet MS" w:hAnsi="Trebuchet MS"/>
            <w:noProof/>
            <w:sz w:val="24"/>
          </w:rPr>
          <w:t>Wait</w:t>
        </w:r>
      </w:ins>
      <w:r w:rsidRPr="00EE4537">
        <w:rPr>
          <w:rFonts w:ascii="Trebuchet MS" w:hAnsi="Trebuchet MS"/>
          <w:noProof/>
          <w:sz w:val="24"/>
        </w:rPr>
        <w:t xml:space="preserve"> there, and let me hear what Jehovah may command regarding </w:t>
      </w:r>
      <w:del w:id="68" w:author="Author">
        <w:r w:rsidRPr="00EE4537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9" w:author="Author">
        <w:r w:rsidRPr="00EE4537">
          <w:rPr>
            <w:rFonts w:ascii="Trebuchet MS" w:hAnsi="Trebuchet MS"/>
            <w:noProof/>
            <w:sz w:val="24"/>
          </w:rPr>
          <w:t>you</w:t>
        </w:r>
      </w:ins>
      <w:r w:rsidRPr="00EE4537">
        <w:rPr>
          <w:rFonts w:ascii="Trebuchet MS" w:hAnsi="Trebuchet MS"/>
          <w:noProof/>
          <w:sz w:val="24"/>
        </w:rPr>
        <w:t>.”</w:t>
      </w:r>
    </w:p>
    <w:p w:rsidR="00676F74" w:rsidRPr="00EE4537" w:rsidRDefault="00676F74" w:rsidP="00676F74">
      <w:pPr>
        <w:rPr>
          <w:rFonts w:ascii="Trebuchet MS" w:hAnsi="Trebuchet MS"/>
          <w:noProof/>
          <w:sz w:val="24"/>
        </w:rPr>
      </w:pPr>
      <w:r w:rsidRPr="00EE4537">
        <w:rPr>
          <w:rFonts w:ascii="Trebuchet MS" w:hAnsi="Trebuchet MS"/>
          <w:b/>
          <w:sz w:val="24"/>
        </w:rPr>
        <w:t xml:space="preserve">9:9 </w:t>
      </w:r>
      <w:r w:rsidRPr="00EE4537">
        <w:rPr>
          <w:rFonts w:ascii="Trebuchet MS" w:hAnsi="Trebuchet MS"/>
          <w:noProof/>
          <w:sz w:val="24"/>
        </w:rPr>
        <w:t xml:space="preserve">Then Jehovah </w:t>
      </w:r>
      <w:del w:id="70" w:author="Author">
        <w:r w:rsidRPr="00EE4537">
          <w:rPr>
            <w:rFonts w:ascii="Trebuchet MS" w:hAnsi="Trebuchet MS"/>
            <w:noProof/>
            <w:sz w:val="24"/>
          </w:rPr>
          <w:delText>spoke</w:delText>
        </w:r>
      </w:del>
      <w:ins w:id="71" w:author="Author">
        <w:r w:rsidRPr="00EE4537">
          <w:rPr>
            <w:rFonts w:ascii="Trebuchet MS" w:hAnsi="Trebuchet MS"/>
            <w:noProof/>
            <w:sz w:val="24"/>
          </w:rPr>
          <w:t>said</w:t>
        </w:r>
      </w:ins>
      <w:r w:rsidRPr="00EE4537">
        <w:rPr>
          <w:rFonts w:ascii="Trebuchet MS" w:hAnsi="Trebuchet MS"/>
          <w:noProof/>
          <w:sz w:val="24"/>
        </w:rPr>
        <w:t xml:space="preserve"> to Moses</w:t>
      </w:r>
      <w:del w:id="72" w:author="Author">
        <w:r w:rsidRPr="00EE4537">
          <w:rPr>
            <w:rFonts w:ascii="Trebuchet MS" w:hAnsi="Trebuchet MS"/>
            <w:noProof/>
            <w:sz w:val="24"/>
          </w:rPr>
          <w:delText>, saying</w:delText>
        </w:r>
      </w:del>
      <w:r w:rsidRPr="00EE4537">
        <w:rPr>
          <w:rFonts w:ascii="Trebuchet MS" w:hAnsi="Trebuchet MS"/>
          <w:noProof/>
          <w:sz w:val="24"/>
        </w:rPr>
        <w:t xml:space="preserve">: </w:t>
      </w:r>
      <w:r w:rsidRPr="00EE4537">
        <w:rPr>
          <w:rFonts w:ascii="Trebuchet MS" w:hAnsi="Trebuchet MS"/>
          <w:b/>
          <w:noProof/>
          <w:sz w:val="24"/>
        </w:rPr>
        <w:t xml:space="preserve">9:10 </w:t>
      </w:r>
      <w:r w:rsidRPr="00EE4537">
        <w:rPr>
          <w:rFonts w:ascii="Trebuchet MS" w:hAnsi="Trebuchet MS"/>
          <w:noProof/>
          <w:sz w:val="24"/>
        </w:rPr>
        <w:t>“</w:t>
      </w:r>
      <w:del w:id="73" w:author="Author">
        <w:r w:rsidRPr="00EE4537">
          <w:rPr>
            <w:rFonts w:ascii="Trebuchet MS" w:hAnsi="Trebuchet MS"/>
            <w:noProof/>
            <w:sz w:val="24"/>
          </w:rPr>
          <w:delText>Speak to</w:delText>
        </w:r>
      </w:del>
      <w:ins w:id="74" w:author="Author">
        <w:r w:rsidRPr="00EE4537">
          <w:rPr>
            <w:rFonts w:ascii="Trebuchet MS" w:hAnsi="Trebuchet MS"/>
            <w:noProof/>
            <w:sz w:val="24"/>
          </w:rPr>
          <w:t>Tell</w:t>
        </w:r>
      </w:ins>
      <w:r w:rsidRPr="00EE4537">
        <w:rPr>
          <w:rFonts w:ascii="Trebuchet MS" w:hAnsi="Trebuchet MS"/>
          <w:noProof/>
          <w:sz w:val="24"/>
        </w:rPr>
        <w:t xml:space="preserve"> the </w:t>
      </w:r>
      <w:del w:id="75" w:author="Author">
        <w:r w:rsidRPr="00EE4537">
          <w:rPr>
            <w:rFonts w:ascii="Trebuchet MS" w:hAnsi="Trebuchet MS"/>
            <w:noProof/>
            <w:sz w:val="24"/>
          </w:rPr>
          <w:delText>sons of Israel, saying</w:delText>
        </w:r>
      </w:del>
      <w:ins w:id="76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, ‘Although any man </w:t>
      </w:r>
      <w:del w:id="77" w:author="Author">
        <w:r w:rsidRPr="00EE4537">
          <w:rPr>
            <w:rFonts w:ascii="Trebuchet MS" w:hAnsi="Trebuchet MS"/>
            <w:noProof/>
            <w:sz w:val="24"/>
          </w:rPr>
          <w:delText xml:space="preserve">of </w:delText>
        </w:r>
        <w:r w:rsidRPr="00EE4537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8" w:author="Author">
        <w:r w:rsidRPr="00EE4537">
          <w:rPr>
            <w:rFonts w:ascii="Trebuchet MS" w:hAnsi="Trebuchet MS"/>
            <w:noProof/>
            <w:sz w:val="24"/>
          </w:rPr>
          <w:t>among you</w:t>
        </w:r>
      </w:ins>
      <w:r w:rsidRPr="00EE4537">
        <w:rPr>
          <w:rFonts w:ascii="Trebuchet MS" w:hAnsi="Trebuchet MS"/>
          <w:noProof/>
          <w:sz w:val="24"/>
        </w:rPr>
        <w:t xml:space="preserve"> or of </w:t>
      </w:r>
      <w:del w:id="79" w:author="Author">
        <w:r w:rsidRPr="00EE4537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80" w:author="Author">
        <w:r w:rsidRPr="00EE4537">
          <w:rPr>
            <w:rFonts w:ascii="Trebuchet MS" w:hAnsi="Trebuchet MS"/>
            <w:noProof/>
            <w:sz w:val="24"/>
          </w:rPr>
          <w:t>your future</w:t>
        </w:r>
      </w:ins>
      <w:r w:rsidRPr="00EE4537">
        <w:rPr>
          <w:rFonts w:ascii="Trebuchet MS" w:hAnsi="Trebuchet MS"/>
          <w:noProof/>
          <w:sz w:val="24"/>
        </w:rPr>
        <w:t xml:space="preserve"> generations should </w:t>
      </w:r>
      <w:del w:id="81" w:author="Author">
        <w:r w:rsidRPr="00EE4537">
          <w:rPr>
            <w:rFonts w:ascii="Trebuchet MS" w:hAnsi="Trebuchet MS"/>
            <w:noProof/>
            <w:sz w:val="24"/>
          </w:rPr>
          <w:delText>happen to be</w:delText>
        </w:r>
      </w:del>
      <w:ins w:id="82" w:author="Author">
        <w:r w:rsidRPr="00EE4537">
          <w:rPr>
            <w:rFonts w:ascii="Trebuchet MS" w:hAnsi="Trebuchet MS"/>
            <w:noProof/>
            <w:sz w:val="24"/>
          </w:rPr>
          <w:t>become</w:t>
        </w:r>
      </w:ins>
      <w:r w:rsidRPr="00EE4537">
        <w:rPr>
          <w:rFonts w:ascii="Trebuchet MS" w:hAnsi="Trebuchet MS"/>
          <w:noProof/>
          <w:sz w:val="24"/>
        </w:rPr>
        <w:t xml:space="preserve"> unclean by </w:t>
      </w:r>
      <w:ins w:id="83" w:author="Author">
        <w:r w:rsidRPr="00EE4537">
          <w:rPr>
            <w:rFonts w:ascii="Trebuchet MS" w:hAnsi="Trebuchet MS"/>
            <w:noProof/>
            <w:sz w:val="24"/>
          </w:rPr>
          <w:t xml:space="preserve">touching </w:t>
        </w:r>
      </w:ins>
      <w:r w:rsidRPr="00EE4537">
        <w:rPr>
          <w:rFonts w:ascii="Trebuchet MS" w:hAnsi="Trebuchet MS"/>
          <w:noProof/>
          <w:sz w:val="24"/>
        </w:rPr>
        <w:t xml:space="preserve">a </w:t>
      </w:r>
      <w:del w:id="84" w:author="Author">
        <w:r w:rsidRPr="00EE4537">
          <w:rPr>
            <w:rFonts w:ascii="Trebuchet MS" w:hAnsi="Trebuchet MS"/>
            <w:noProof/>
            <w:sz w:val="24"/>
          </w:rPr>
          <w:delText>soul</w:delText>
        </w:r>
      </w:del>
      <w:ins w:id="85" w:author="Author">
        <w:r w:rsidRPr="00EE4537">
          <w:rPr>
            <w:rFonts w:ascii="Trebuchet MS" w:hAnsi="Trebuchet MS"/>
            <w:noProof/>
            <w:sz w:val="24"/>
          </w:rPr>
          <w:t>dead body</w:t>
        </w:r>
        <w:r w:rsidRPr="00EE4537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E4537">
        <w:rPr>
          <w:rFonts w:ascii="Trebuchet MS" w:hAnsi="Trebuchet MS"/>
          <w:noProof/>
          <w:sz w:val="24"/>
        </w:rPr>
        <w:t xml:space="preserve"> or </w:t>
      </w:r>
      <w:ins w:id="88" w:author="Author">
        <w:r w:rsidRPr="00EE4537">
          <w:rPr>
            <w:rFonts w:ascii="Trebuchet MS" w:hAnsi="Trebuchet MS"/>
            <w:noProof/>
            <w:sz w:val="24"/>
          </w:rPr>
          <w:t xml:space="preserve">should be </w:t>
        </w:r>
      </w:ins>
      <w:r w:rsidRPr="00EE4537">
        <w:rPr>
          <w:rFonts w:ascii="Trebuchet MS" w:hAnsi="Trebuchet MS"/>
          <w:noProof/>
          <w:sz w:val="24"/>
        </w:rPr>
        <w:t xml:space="preserve">off on a distant journey, he </w:t>
      </w:r>
      <w:del w:id="89" w:author="Author">
        <w:r w:rsidRPr="00EE4537">
          <w:rPr>
            <w:rFonts w:ascii="Trebuchet MS" w:hAnsi="Trebuchet MS"/>
            <w:noProof/>
            <w:sz w:val="24"/>
          </w:rPr>
          <w:delText xml:space="preserve">too </w:delText>
        </w:r>
      </w:del>
      <w:r w:rsidRPr="00EE4537">
        <w:rPr>
          <w:rFonts w:ascii="Trebuchet MS" w:hAnsi="Trebuchet MS"/>
          <w:noProof/>
          <w:sz w:val="24"/>
        </w:rPr>
        <w:t xml:space="preserve">must </w:t>
      </w:r>
      <w:ins w:id="90" w:author="Author">
        <w:r w:rsidRPr="00EE4537">
          <w:rPr>
            <w:rFonts w:ascii="Trebuchet MS" w:hAnsi="Trebuchet MS"/>
            <w:noProof/>
            <w:sz w:val="24"/>
          </w:rPr>
          <w:t xml:space="preserve">still </w:t>
        </w:r>
      </w:ins>
      <w:r w:rsidRPr="00EE4537">
        <w:rPr>
          <w:rFonts w:ascii="Trebuchet MS" w:hAnsi="Trebuchet MS"/>
          <w:noProof/>
          <w:sz w:val="24"/>
        </w:rPr>
        <w:t xml:space="preserve">prepare the </w:t>
      </w:r>
      <w:del w:id="91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92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 to Jehovah. </w:t>
      </w:r>
      <w:r w:rsidRPr="00EE4537">
        <w:rPr>
          <w:rFonts w:ascii="Trebuchet MS" w:hAnsi="Trebuchet MS"/>
          <w:b/>
          <w:noProof/>
          <w:sz w:val="24"/>
        </w:rPr>
        <w:t xml:space="preserve">9:11 </w:t>
      </w:r>
      <w:del w:id="93" w:author="Author">
        <w:r w:rsidRPr="00EE4537">
          <w:rPr>
            <w:rFonts w:ascii="Trebuchet MS" w:hAnsi="Trebuchet MS"/>
            <w:noProof/>
            <w:sz w:val="24"/>
          </w:rPr>
          <w:delText>In</w:delText>
        </w:r>
      </w:del>
      <w:ins w:id="94" w:author="Author">
        <w:r w:rsidRPr="00EE4537">
          <w:rPr>
            <w:rFonts w:ascii="Trebuchet MS" w:hAnsi="Trebuchet MS"/>
            <w:noProof/>
            <w:sz w:val="24"/>
          </w:rPr>
          <w:t>They should prepare it in</w:t>
        </w:r>
      </w:ins>
      <w:r w:rsidRPr="00EE4537">
        <w:rPr>
          <w:rFonts w:ascii="Trebuchet MS" w:hAnsi="Trebuchet MS"/>
          <w:noProof/>
          <w:sz w:val="24"/>
        </w:rPr>
        <w:t xml:space="preserve"> the second month, on the </w:t>
      </w:r>
      <w:del w:id="95" w:author="Author">
        <w:r w:rsidRPr="00EE4537">
          <w:rPr>
            <w:rFonts w:ascii="Trebuchet MS" w:hAnsi="Trebuchet MS"/>
            <w:noProof/>
            <w:sz w:val="24"/>
          </w:rPr>
          <w:delText>fourteenth</w:delText>
        </w:r>
      </w:del>
      <w:ins w:id="96" w:author="Author">
        <w:r w:rsidRPr="00EE4537">
          <w:rPr>
            <w:rFonts w:ascii="Trebuchet MS" w:hAnsi="Trebuchet MS"/>
            <w:noProof/>
            <w:sz w:val="24"/>
          </w:rPr>
          <w:t>14th</w:t>
        </w:r>
      </w:ins>
      <w:r w:rsidRPr="00EE4537">
        <w:rPr>
          <w:rFonts w:ascii="Trebuchet MS" w:hAnsi="Trebuchet MS"/>
          <w:noProof/>
          <w:sz w:val="24"/>
        </w:rPr>
        <w:t xml:space="preserve"> day </w:t>
      </w:r>
      <w:del w:id="97" w:author="Author">
        <w:r w:rsidRPr="00EE4537">
          <w:rPr>
            <w:rFonts w:ascii="Trebuchet MS" w:hAnsi="Trebuchet MS"/>
            <w:noProof/>
            <w:sz w:val="24"/>
          </w:rPr>
          <w:delText>between the two evenings, they</w:delText>
        </w:r>
      </w:del>
      <w:ins w:id="98" w:author="Author">
        <w:r w:rsidRPr="00EE4537">
          <w:rPr>
            <w:rFonts w:ascii="Trebuchet MS" w:hAnsi="Trebuchet MS"/>
            <w:noProof/>
            <w:sz w:val="24"/>
          </w:rPr>
          <w:t>at twilight.</w:t>
        </w:r>
        <w:r w:rsidRPr="00EE4537">
          <w:rPr>
            <w:rStyle w:val="FootnoteReference"/>
            <w:rFonts w:ascii="Trebuchet MS" w:hAnsi="Trebuchet MS"/>
            <w:noProof/>
          </w:rPr>
          <w:footnoteReference w:id="6"/>
        </w:r>
        <w:r w:rsidRPr="00EE4537">
          <w:rPr>
            <w:rFonts w:ascii="Trebuchet MS" w:hAnsi="Trebuchet MS"/>
            <w:noProof/>
            <w:sz w:val="24"/>
          </w:rPr>
          <w:t xml:space="preserve"> They</w:t>
        </w:r>
      </w:ins>
      <w:r w:rsidRPr="00EE4537">
        <w:rPr>
          <w:rFonts w:ascii="Trebuchet MS" w:hAnsi="Trebuchet MS"/>
          <w:noProof/>
          <w:sz w:val="24"/>
        </w:rPr>
        <w:t xml:space="preserve"> should </w:t>
      </w:r>
      <w:del w:id="101" w:author="Author">
        <w:r w:rsidRPr="00EE4537">
          <w:rPr>
            <w:rFonts w:ascii="Trebuchet MS" w:hAnsi="Trebuchet MS"/>
            <w:noProof/>
            <w:sz w:val="24"/>
          </w:rPr>
          <w:delText>prepare</w:delText>
        </w:r>
      </w:del>
      <w:ins w:id="102" w:author="Author">
        <w:r w:rsidRPr="00EE4537">
          <w:rPr>
            <w:rFonts w:ascii="Trebuchet MS" w:hAnsi="Trebuchet MS"/>
            <w:noProof/>
            <w:sz w:val="24"/>
          </w:rPr>
          <w:t>eat</w:t>
        </w:r>
      </w:ins>
      <w:r w:rsidRPr="00EE4537">
        <w:rPr>
          <w:rFonts w:ascii="Trebuchet MS" w:hAnsi="Trebuchet MS"/>
          <w:noProof/>
          <w:sz w:val="24"/>
        </w:rPr>
        <w:t xml:space="preserve"> it</w:t>
      </w:r>
      <w:del w:id="103" w:author="Author">
        <w:r w:rsidRPr="00EE4537">
          <w:rPr>
            <w:rFonts w:ascii="Trebuchet MS" w:hAnsi="Trebuchet MS"/>
            <w:noProof/>
            <w:sz w:val="24"/>
          </w:rPr>
          <w:delText>. Together</w:delText>
        </w:r>
      </w:del>
      <w:ins w:id="104" w:author="Author">
        <w:r w:rsidRPr="00EE4537">
          <w:rPr>
            <w:rFonts w:ascii="Trebuchet MS" w:hAnsi="Trebuchet MS"/>
            <w:noProof/>
            <w:sz w:val="24"/>
          </w:rPr>
          <w:t xml:space="preserve"> together</w:t>
        </w:r>
      </w:ins>
      <w:r w:rsidRPr="00EE4537">
        <w:rPr>
          <w:rFonts w:ascii="Trebuchet MS" w:hAnsi="Trebuchet MS"/>
          <w:noProof/>
          <w:sz w:val="24"/>
        </w:rPr>
        <w:t xml:space="preserve"> with </w:t>
      </w:r>
      <w:del w:id="105" w:author="Author">
        <w:r w:rsidRPr="00EE4537">
          <w:rPr>
            <w:rFonts w:ascii="Trebuchet MS" w:hAnsi="Trebuchet MS"/>
            <w:noProof/>
            <w:sz w:val="24"/>
          </w:rPr>
          <w:delText>unfermented cakes</w:delText>
        </w:r>
      </w:del>
      <w:ins w:id="106" w:author="Author">
        <w:r w:rsidRPr="00EE4537">
          <w:rPr>
            <w:rFonts w:ascii="Trebuchet MS" w:hAnsi="Trebuchet MS"/>
            <w:noProof/>
            <w:sz w:val="24"/>
          </w:rPr>
          <w:t>unleavened bread</w:t>
        </w:r>
      </w:ins>
      <w:r w:rsidRPr="00EE4537">
        <w:rPr>
          <w:rFonts w:ascii="Trebuchet MS" w:hAnsi="Trebuchet MS"/>
          <w:noProof/>
          <w:sz w:val="24"/>
        </w:rPr>
        <w:t xml:space="preserve"> and bitter greens</w:t>
      </w:r>
      <w:del w:id="107" w:author="Author">
        <w:r w:rsidRPr="00EE4537">
          <w:rPr>
            <w:rFonts w:ascii="Trebuchet MS" w:hAnsi="Trebuchet MS"/>
            <w:noProof/>
            <w:sz w:val="24"/>
          </w:rPr>
          <w:delText xml:space="preserve"> they should eat it</w:delText>
        </w:r>
      </w:del>
      <w:r w:rsidRPr="00EE4537">
        <w:rPr>
          <w:rFonts w:ascii="Trebuchet MS" w:hAnsi="Trebuchet MS"/>
          <w:noProof/>
          <w:sz w:val="24"/>
        </w:rPr>
        <w:t xml:space="preserve">. </w:t>
      </w:r>
      <w:r w:rsidRPr="00EE4537">
        <w:rPr>
          <w:rFonts w:ascii="Trebuchet MS" w:hAnsi="Trebuchet MS"/>
          <w:b/>
          <w:noProof/>
          <w:sz w:val="24"/>
        </w:rPr>
        <w:t xml:space="preserve">9:12 </w:t>
      </w:r>
      <w:r w:rsidRPr="00EE4537">
        <w:rPr>
          <w:rFonts w:ascii="Trebuchet MS" w:hAnsi="Trebuchet MS"/>
          <w:noProof/>
          <w:sz w:val="24"/>
        </w:rPr>
        <w:t xml:space="preserve">They must not let any of it remain until morning, and they should </w:t>
      </w:r>
      <w:ins w:id="108" w:author="Author">
        <w:r w:rsidRPr="00EE4537">
          <w:rPr>
            <w:rFonts w:ascii="Trebuchet MS" w:hAnsi="Trebuchet MS"/>
            <w:noProof/>
            <w:sz w:val="24"/>
          </w:rPr>
          <w:t xml:space="preserve">not </w:t>
        </w:r>
      </w:ins>
      <w:r w:rsidRPr="00EE4537">
        <w:rPr>
          <w:rFonts w:ascii="Trebuchet MS" w:hAnsi="Trebuchet MS"/>
          <w:noProof/>
          <w:sz w:val="24"/>
        </w:rPr>
        <w:t xml:space="preserve">break </w:t>
      </w:r>
      <w:del w:id="109" w:author="Author">
        <w:r w:rsidRPr="00EE4537">
          <w:rPr>
            <w:rFonts w:ascii="Trebuchet MS" w:hAnsi="Trebuchet MS"/>
            <w:noProof/>
            <w:sz w:val="24"/>
          </w:rPr>
          <w:delText>no</w:delText>
        </w:r>
      </w:del>
      <w:ins w:id="110" w:author="Author">
        <w:r w:rsidRPr="00EE4537">
          <w:rPr>
            <w:rFonts w:ascii="Trebuchet MS" w:hAnsi="Trebuchet MS"/>
            <w:noProof/>
            <w:sz w:val="24"/>
          </w:rPr>
          <w:t>any</w:t>
        </w:r>
      </w:ins>
      <w:r w:rsidRPr="00EE4537">
        <w:rPr>
          <w:rFonts w:ascii="Trebuchet MS" w:hAnsi="Trebuchet MS"/>
          <w:noProof/>
          <w:sz w:val="24"/>
        </w:rPr>
        <w:t xml:space="preserve"> bone in it. </w:t>
      </w:r>
      <w:del w:id="111" w:author="Author">
        <w:r w:rsidRPr="00EE4537">
          <w:rPr>
            <w:rFonts w:ascii="Trebuchet MS" w:hAnsi="Trebuchet MS"/>
            <w:noProof/>
            <w:sz w:val="24"/>
          </w:rPr>
          <w:delText>According to the whole statute of the passover they</w:delText>
        </w:r>
      </w:del>
      <w:ins w:id="112" w:author="Author">
        <w:r w:rsidRPr="00EE4537">
          <w:rPr>
            <w:rFonts w:ascii="Trebuchet MS" w:hAnsi="Trebuchet MS"/>
            <w:noProof/>
            <w:sz w:val="24"/>
          </w:rPr>
          <w:t>They</w:t>
        </w:r>
      </w:ins>
      <w:r w:rsidRPr="00EE4537">
        <w:rPr>
          <w:rFonts w:ascii="Trebuchet MS" w:hAnsi="Trebuchet MS"/>
          <w:noProof/>
          <w:sz w:val="24"/>
        </w:rPr>
        <w:t xml:space="preserve"> should prepare it</w:t>
      </w:r>
      <w:ins w:id="113" w:author="Author">
        <w:r w:rsidRPr="00EE4537">
          <w:rPr>
            <w:rFonts w:ascii="Trebuchet MS" w:hAnsi="Trebuchet MS"/>
            <w:noProof/>
            <w:sz w:val="24"/>
          </w:rPr>
          <w:t xml:space="preserve"> according to every statute regarding the Passover</w:t>
        </w:r>
      </w:ins>
      <w:r w:rsidRPr="00EE4537">
        <w:rPr>
          <w:rFonts w:ascii="Trebuchet MS" w:hAnsi="Trebuchet MS"/>
          <w:noProof/>
          <w:sz w:val="24"/>
        </w:rPr>
        <w:t xml:space="preserve">. </w:t>
      </w:r>
      <w:r w:rsidRPr="00EE4537">
        <w:rPr>
          <w:rFonts w:ascii="Trebuchet MS" w:hAnsi="Trebuchet MS"/>
          <w:b/>
          <w:noProof/>
          <w:sz w:val="24"/>
        </w:rPr>
        <w:t xml:space="preserve">9:13 </w:t>
      </w:r>
      <w:r w:rsidRPr="00EE4537">
        <w:rPr>
          <w:rFonts w:ascii="Trebuchet MS" w:hAnsi="Trebuchet MS"/>
          <w:noProof/>
          <w:sz w:val="24"/>
        </w:rPr>
        <w:t xml:space="preserve">But </w:t>
      </w:r>
      <w:del w:id="114" w:author="Author">
        <w:r w:rsidRPr="00EE4537">
          <w:rPr>
            <w:rFonts w:ascii="Trebuchet MS" w:hAnsi="Trebuchet MS"/>
            <w:noProof/>
            <w:sz w:val="24"/>
          </w:rPr>
          <w:delText>when the</w:delText>
        </w:r>
      </w:del>
      <w:ins w:id="115" w:author="Author">
        <w:r w:rsidRPr="00EE4537">
          <w:rPr>
            <w:rFonts w:ascii="Trebuchet MS" w:hAnsi="Trebuchet MS"/>
            <w:noProof/>
            <w:sz w:val="24"/>
          </w:rPr>
          <w:t>if a</w:t>
        </w:r>
      </w:ins>
      <w:r w:rsidRPr="00EE4537">
        <w:rPr>
          <w:rFonts w:ascii="Trebuchet MS" w:hAnsi="Trebuchet MS"/>
          <w:noProof/>
          <w:sz w:val="24"/>
        </w:rPr>
        <w:t xml:space="preserve"> man was clean or </w:t>
      </w:r>
      <w:del w:id="116" w:author="Author">
        <w:r w:rsidRPr="00EE4537">
          <w:rPr>
            <w:rFonts w:ascii="Trebuchet MS" w:hAnsi="Trebuchet MS"/>
            <w:noProof/>
            <w:sz w:val="24"/>
          </w:rPr>
          <w:delText>did</w:delText>
        </w:r>
      </w:del>
      <w:ins w:id="117" w:author="Author">
        <w:r w:rsidRPr="00EE4537">
          <w:rPr>
            <w:rFonts w:ascii="Trebuchet MS" w:hAnsi="Trebuchet MS"/>
            <w:noProof/>
            <w:sz w:val="24"/>
          </w:rPr>
          <w:t>was</w:t>
        </w:r>
      </w:ins>
      <w:r w:rsidRPr="00EE4537">
        <w:rPr>
          <w:rFonts w:ascii="Trebuchet MS" w:hAnsi="Trebuchet MS"/>
          <w:noProof/>
          <w:sz w:val="24"/>
        </w:rPr>
        <w:t xml:space="preserve"> not </w:t>
      </w:r>
      <w:del w:id="118" w:author="Author">
        <w:r w:rsidRPr="00EE4537">
          <w:rPr>
            <w:rFonts w:ascii="Trebuchet MS" w:hAnsi="Trebuchet MS"/>
            <w:noProof/>
            <w:sz w:val="24"/>
          </w:rPr>
          <w:delText xml:space="preserve">happen to be </w:delText>
        </w:r>
      </w:del>
      <w:r w:rsidRPr="00EE4537">
        <w:rPr>
          <w:rFonts w:ascii="Trebuchet MS" w:hAnsi="Trebuchet MS"/>
          <w:noProof/>
          <w:sz w:val="24"/>
        </w:rPr>
        <w:t xml:space="preserve">off on a journey and neglected to prepare the </w:t>
      </w:r>
      <w:del w:id="119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120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sacrifice, that </w:t>
      </w:r>
      <w:del w:id="121" w:author="Author">
        <w:r w:rsidRPr="00EE4537">
          <w:rPr>
            <w:rFonts w:ascii="Trebuchet MS" w:hAnsi="Trebuchet MS"/>
            <w:noProof/>
            <w:sz w:val="24"/>
          </w:rPr>
          <w:delText>soul</w:delText>
        </w:r>
      </w:del>
      <w:ins w:id="122" w:author="Author">
        <w:r w:rsidRPr="00EE4537">
          <w:rPr>
            <w:rFonts w:ascii="Trebuchet MS" w:hAnsi="Trebuchet MS"/>
            <w:noProof/>
            <w:sz w:val="24"/>
          </w:rPr>
          <w:t>person</w:t>
        </w:r>
        <w:r w:rsidRPr="00EE4537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EE4537">
        <w:rPr>
          <w:rFonts w:ascii="Trebuchet MS" w:hAnsi="Trebuchet MS"/>
          <w:noProof/>
          <w:sz w:val="24"/>
        </w:rPr>
        <w:t xml:space="preserve"> must then be cut off</w:t>
      </w:r>
      <w:ins w:id="125" w:author="Author">
        <w:r w:rsidRPr="00EE4537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EE4537">
        <w:rPr>
          <w:rFonts w:ascii="Trebuchet MS" w:hAnsi="Trebuchet MS"/>
          <w:noProof/>
          <w:sz w:val="24"/>
        </w:rPr>
        <w:t xml:space="preserve"> from his people, because </w:t>
      </w:r>
      <w:ins w:id="128" w:author="Author">
        <w:r w:rsidRPr="00EE4537">
          <w:rPr>
            <w:rFonts w:ascii="Trebuchet MS" w:hAnsi="Trebuchet MS"/>
            <w:noProof/>
            <w:sz w:val="24"/>
          </w:rPr>
          <w:t xml:space="preserve">he did not present </w:t>
        </w:r>
      </w:ins>
      <w:r w:rsidRPr="00EE4537">
        <w:rPr>
          <w:rFonts w:ascii="Trebuchet MS" w:hAnsi="Trebuchet MS"/>
          <w:noProof/>
          <w:sz w:val="24"/>
        </w:rPr>
        <w:t xml:space="preserve">the offering of Jehovah </w:t>
      </w:r>
      <w:del w:id="129" w:author="Author">
        <w:r w:rsidRPr="00EE4537">
          <w:rPr>
            <w:rFonts w:ascii="Trebuchet MS" w:hAnsi="Trebuchet MS"/>
            <w:noProof/>
            <w:sz w:val="24"/>
          </w:rPr>
          <w:delText xml:space="preserve">he did not present </w:delText>
        </w:r>
      </w:del>
      <w:r w:rsidRPr="00EE4537">
        <w:rPr>
          <w:rFonts w:ascii="Trebuchet MS" w:hAnsi="Trebuchet MS"/>
          <w:noProof/>
          <w:sz w:val="24"/>
        </w:rPr>
        <w:t xml:space="preserve">at its appointed time. </w:t>
      </w:r>
      <w:del w:id="130" w:author="Author">
        <w:r w:rsidRPr="00EE4537">
          <w:rPr>
            <w:rFonts w:ascii="Trebuchet MS" w:hAnsi="Trebuchet MS"/>
            <w:noProof/>
            <w:sz w:val="24"/>
          </w:rPr>
          <w:delText>For his sin that</w:delText>
        </w:r>
      </w:del>
      <w:ins w:id="131" w:author="Author">
        <w:r w:rsidRPr="00EE4537">
          <w:rPr>
            <w:rFonts w:ascii="Trebuchet MS" w:hAnsi="Trebuchet MS"/>
            <w:noProof/>
            <w:sz w:val="24"/>
          </w:rPr>
          <w:t>That</w:t>
        </w:r>
      </w:ins>
      <w:r w:rsidRPr="00EE4537">
        <w:rPr>
          <w:rFonts w:ascii="Trebuchet MS" w:hAnsi="Trebuchet MS"/>
          <w:noProof/>
          <w:sz w:val="24"/>
        </w:rPr>
        <w:t xml:space="preserve"> man will answer</w:t>
      </w:r>
      <w:ins w:id="132" w:author="Author">
        <w:r w:rsidRPr="00EE4537">
          <w:rPr>
            <w:rFonts w:ascii="Trebuchet MS" w:hAnsi="Trebuchet MS"/>
            <w:noProof/>
            <w:sz w:val="24"/>
          </w:rPr>
          <w:t xml:space="preserve"> for his sin</w:t>
        </w:r>
      </w:ins>
      <w:r w:rsidRPr="00EE4537">
        <w:rPr>
          <w:rFonts w:ascii="Trebuchet MS" w:hAnsi="Trebuchet MS"/>
          <w:noProof/>
          <w:sz w:val="24"/>
        </w:rPr>
        <w:t>.</w:t>
      </w:r>
    </w:p>
    <w:p w:rsidR="00676F74" w:rsidRPr="00EE4537" w:rsidRDefault="00676F74" w:rsidP="00676F74">
      <w:pPr>
        <w:rPr>
          <w:rFonts w:ascii="Trebuchet MS" w:hAnsi="Trebuchet MS"/>
          <w:noProof/>
          <w:sz w:val="24"/>
        </w:rPr>
      </w:pPr>
      <w:r w:rsidRPr="00EE4537">
        <w:rPr>
          <w:rFonts w:ascii="Trebuchet MS" w:hAnsi="Trebuchet MS"/>
          <w:b/>
          <w:sz w:val="24"/>
        </w:rPr>
        <w:t xml:space="preserve">9:14 </w:t>
      </w:r>
      <w:r w:rsidRPr="00EE4537">
        <w:rPr>
          <w:rFonts w:ascii="Trebuchet MS" w:hAnsi="Trebuchet MS"/>
          <w:noProof/>
          <w:sz w:val="24"/>
        </w:rPr>
        <w:t xml:space="preserve">“‘And </w:t>
      </w:r>
      <w:del w:id="133" w:author="Author">
        <w:r w:rsidRPr="00EE4537">
          <w:rPr>
            <w:rFonts w:ascii="Trebuchet MS" w:hAnsi="Trebuchet MS"/>
            <w:noProof/>
            <w:sz w:val="24"/>
          </w:rPr>
          <w:delText>in case an alien</w:delText>
        </w:r>
      </w:del>
      <w:ins w:id="134" w:author="Author">
        <w:r w:rsidRPr="00EE4537">
          <w:rPr>
            <w:rFonts w:ascii="Trebuchet MS" w:hAnsi="Trebuchet MS"/>
            <w:noProof/>
            <w:sz w:val="24"/>
          </w:rPr>
          <w:t>if a foreign</w:t>
        </w:r>
      </w:ins>
      <w:r w:rsidRPr="00EE4537">
        <w:rPr>
          <w:rFonts w:ascii="Trebuchet MS" w:hAnsi="Trebuchet MS"/>
          <w:noProof/>
          <w:sz w:val="24"/>
        </w:rPr>
        <w:t xml:space="preserve"> resident </w:t>
      </w:r>
      <w:del w:id="135" w:author="Author">
        <w:r w:rsidRPr="00EE4537">
          <w:rPr>
            <w:rFonts w:ascii="Trebuchet MS" w:hAnsi="Trebuchet MS"/>
            <w:noProof/>
            <w:sz w:val="24"/>
          </w:rPr>
          <w:delText>should be</w:delText>
        </w:r>
      </w:del>
      <w:ins w:id="136" w:author="Author">
        <w:r w:rsidRPr="00EE4537">
          <w:rPr>
            <w:rFonts w:ascii="Trebuchet MS" w:hAnsi="Trebuchet MS"/>
            <w:noProof/>
            <w:sz w:val="24"/>
          </w:rPr>
          <w:t>is</w:t>
        </w:r>
      </w:ins>
      <w:r w:rsidRPr="00EE4537">
        <w:rPr>
          <w:rFonts w:ascii="Trebuchet MS" w:hAnsi="Trebuchet MS"/>
          <w:noProof/>
          <w:sz w:val="24"/>
        </w:rPr>
        <w:t xml:space="preserve"> residing with </w:t>
      </w:r>
      <w:del w:id="137" w:author="Author">
        <w:r w:rsidRPr="00EE4537">
          <w:rPr>
            <w:rFonts w:ascii="Trebuchet MS" w:hAnsi="Trebuchet MS"/>
            <w:noProof/>
            <w:sz w:val="24"/>
            <w:u w:val="dotted"/>
          </w:rPr>
          <w:delText>YOU</w:delText>
        </w:r>
        <w:r w:rsidRPr="00EE4537">
          <w:rPr>
            <w:rFonts w:ascii="Trebuchet MS" w:hAnsi="Trebuchet MS"/>
            <w:noProof/>
            <w:sz w:val="24"/>
          </w:rPr>
          <w:delText xml:space="preserve"> as an alien</w:delText>
        </w:r>
      </w:del>
      <w:ins w:id="138" w:author="Author">
        <w:r w:rsidRPr="00EE4537">
          <w:rPr>
            <w:rFonts w:ascii="Trebuchet MS" w:hAnsi="Trebuchet MS"/>
            <w:noProof/>
            <w:sz w:val="24"/>
          </w:rPr>
          <w:t>you</w:t>
        </w:r>
      </w:ins>
      <w:r w:rsidRPr="00EE4537">
        <w:rPr>
          <w:rFonts w:ascii="Trebuchet MS" w:hAnsi="Trebuchet MS"/>
          <w:noProof/>
          <w:sz w:val="24"/>
        </w:rPr>
        <w:t xml:space="preserve">, he </w:t>
      </w:r>
      <w:ins w:id="139" w:author="Author">
        <w:r w:rsidRPr="00EE4537">
          <w:rPr>
            <w:rFonts w:ascii="Trebuchet MS" w:hAnsi="Trebuchet MS"/>
            <w:noProof/>
            <w:sz w:val="24"/>
          </w:rPr>
          <w:t xml:space="preserve">should </w:t>
        </w:r>
      </w:ins>
      <w:r w:rsidRPr="00EE4537">
        <w:rPr>
          <w:rFonts w:ascii="Trebuchet MS" w:hAnsi="Trebuchet MS"/>
          <w:noProof/>
          <w:sz w:val="24"/>
        </w:rPr>
        <w:t xml:space="preserve">also </w:t>
      </w:r>
      <w:del w:id="140" w:author="Author">
        <w:r w:rsidRPr="00EE4537">
          <w:rPr>
            <w:rFonts w:ascii="Trebuchet MS" w:hAnsi="Trebuchet MS"/>
            <w:noProof/>
            <w:sz w:val="24"/>
          </w:rPr>
          <w:delText xml:space="preserve">must </w:delText>
        </w:r>
      </w:del>
      <w:r w:rsidRPr="00EE4537">
        <w:rPr>
          <w:rFonts w:ascii="Trebuchet MS" w:hAnsi="Trebuchet MS"/>
          <w:noProof/>
          <w:sz w:val="24"/>
        </w:rPr>
        <w:t xml:space="preserve">prepare the </w:t>
      </w:r>
      <w:del w:id="141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142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sacrifice to Jehovah. </w:t>
      </w:r>
      <w:del w:id="143" w:author="Author">
        <w:r w:rsidRPr="00EE4537">
          <w:rPr>
            <w:rFonts w:ascii="Trebuchet MS" w:hAnsi="Trebuchet MS"/>
            <w:noProof/>
            <w:sz w:val="24"/>
          </w:rPr>
          <w:delText>According</w:delText>
        </w:r>
      </w:del>
      <w:ins w:id="144" w:author="Author">
        <w:r w:rsidRPr="00EE4537">
          <w:rPr>
            <w:rFonts w:ascii="Trebuchet MS" w:hAnsi="Trebuchet MS"/>
            <w:noProof/>
            <w:sz w:val="24"/>
          </w:rPr>
          <w:t>He should do so according</w:t>
        </w:r>
      </w:ins>
      <w:r w:rsidRPr="00EE4537">
        <w:rPr>
          <w:rFonts w:ascii="Trebuchet MS" w:hAnsi="Trebuchet MS"/>
          <w:noProof/>
          <w:sz w:val="24"/>
        </w:rPr>
        <w:t xml:space="preserve"> to the statute of the </w:t>
      </w:r>
      <w:del w:id="145" w:author="Author">
        <w:r w:rsidRPr="00EE4537">
          <w:rPr>
            <w:rFonts w:ascii="Trebuchet MS" w:hAnsi="Trebuchet MS"/>
            <w:noProof/>
            <w:sz w:val="24"/>
          </w:rPr>
          <w:delText>passover</w:delText>
        </w:r>
      </w:del>
      <w:ins w:id="146" w:author="Author">
        <w:r w:rsidRPr="00EE4537">
          <w:rPr>
            <w:rFonts w:ascii="Trebuchet MS" w:hAnsi="Trebuchet MS"/>
            <w:noProof/>
            <w:sz w:val="24"/>
          </w:rPr>
          <w:t>Passover</w:t>
        </w:r>
      </w:ins>
      <w:r w:rsidRPr="00EE4537">
        <w:rPr>
          <w:rFonts w:ascii="Trebuchet MS" w:hAnsi="Trebuchet MS"/>
          <w:noProof/>
          <w:sz w:val="24"/>
        </w:rPr>
        <w:t xml:space="preserve"> and </w:t>
      </w:r>
      <w:del w:id="147" w:author="Author">
        <w:r w:rsidRPr="00EE4537">
          <w:rPr>
            <w:rFonts w:ascii="Trebuchet MS" w:hAnsi="Trebuchet MS"/>
            <w:noProof/>
            <w:sz w:val="24"/>
          </w:rPr>
          <w:delText xml:space="preserve">according to </w:delText>
        </w:r>
      </w:del>
      <w:r w:rsidRPr="00EE4537">
        <w:rPr>
          <w:rFonts w:ascii="Trebuchet MS" w:hAnsi="Trebuchet MS"/>
          <w:noProof/>
          <w:sz w:val="24"/>
        </w:rPr>
        <w:t xml:space="preserve">its </w:t>
      </w:r>
      <w:del w:id="148" w:author="Author">
        <w:r w:rsidRPr="00EE4537">
          <w:rPr>
            <w:rFonts w:ascii="Trebuchet MS" w:hAnsi="Trebuchet MS"/>
            <w:noProof/>
            <w:sz w:val="24"/>
          </w:rPr>
          <w:delText>regular</w:delText>
        </w:r>
      </w:del>
      <w:ins w:id="149" w:author="Author">
        <w:r w:rsidRPr="00EE4537">
          <w:rPr>
            <w:rFonts w:ascii="Trebuchet MS" w:hAnsi="Trebuchet MS"/>
            <w:noProof/>
            <w:sz w:val="24"/>
          </w:rPr>
          <w:t>set</w:t>
        </w:r>
      </w:ins>
      <w:r w:rsidRPr="00EE4537">
        <w:rPr>
          <w:rFonts w:ascii="Trebuchet MS" w:hAnsi="Trebuchet MS"/>
          <w:noProof/>
          <w:sz w:val="24"/>
        </w:rPr>
        <w:t xml:space="preserve"> procedure</w:t>
      </w:r>
      <w:del w:id="150" w:author="Author">
        <w:r w:rsidRPr="00EE4537">
          <w:rPr>
            <w:rFonts w:ascii="Trebuchet MS" w:hAnsi="Trebuchet MS"/>
            <w:noProof/>
            <w:sz w:val="24"/>
          </w:rPr>
          <w:delText xml:space="preserve"> is the way he should do</w:delText>
        </w:r>
      </w:del>
      <w:r w:rsidRPr="00EE4537">
        <w:rPr>
          <w:rFonts w:ascii="Trebuchet MS" w:hAnsi="Trebuchet MS"/>
          <w:noProof/>
          <w:sz w:val="24"/>
        </w:rPr>
        <w:t xml:space="preserve">. There should exist one statute for </w:t>
      </w:r>
      <w:del w:id="151" w:author="Author">
        <w:r w:rsidRPr="00EE4537">
          <w:rPr>
            <w:rFonts w:ascii="Trebuchet MS" w:hAnsi="Trebuchet MS"/>
            <w:noProof/>
            <w:sz w:val="24"/>
            <w:u w:val="dotted"/>
          </w:rPr>
          <w:delText>YOU</w:delText>
        </w:r>
        <w:r w:rsidRPr="00EE4537">
          <w:rPr>
            <w:rFonts w:ascii="Trebuchet MS" w:hAnsi="Trebuchet MS"/>
            <w:noProof/>
            <w:sz w:val="24"/>
          </w:rPr>
          <w:delText xml:space="preserve"> people</w:delText>
        </w:r>
      </w:del>
      <w:ins w:id="152" w:author="Author">
        <w:r w:rsidRPr="00EE4537">
          <w:rPr>
            <w:rFonts w:ascii="Trebuchet MS" w:hAnsi="Trebuchet MS"/>
            <w:noProof/>
            <w:sz w:val="24"/>
          </w:rPr>
          <w:t>you</w:t>
        </w:r>
      </w:ins>
      <w:r w:rsidRPr="00EE4537">
        <w:rPr>
          <w:rFonts w:ascii="Trebuchet MS" w:hAnsi="Trebuchet MS"/>
          <w:noProof/>
          <w:sz w:val="24"/>
        </w:rPr>
        <w:t xml:space="preserve">, both for the </w:t>
      </w:r>
      <w:del w:id="153" w:author="Author">
        <w:r w:rsidRPr="00EE4537">
          <w:rPr>
            <w:rFonts w:ascii="Trebuchet MS" w:hAnsi="Trebuchet MS"/>
            <w:noProof/>
            <w:sz w:val="24"/>
          </w:rPr>
          <w:delText>alien</w:delText>
        </w:r>
      </w:del>
      <w:ins w:id="154" w:author="Author">
        <w:r w:rsidRPr="00EE4537">
          <w:rPr>
            <w:rFonts w:ascii="Trebuchet MS" w:hAnsi="Trebuchet MS"/>
            <w:noProof/>
            <w:sz w:val="24"/>
          </w:rPr>
          <w:t>foreign</w:t>
        </w:r>
      </w:ins>
      <w:r w:rsidRPr="00EE4537">
        <w:rPr>
          <w:rFonts w:ascii="Trebuchet MS" w:hAnsi="Trebuchet MS"/>
          <w:noProof/>
          <w:sz w:val="24"/>
        </w:rPr>
        <w:t xml:space="preserve"> resident and for the native of the land.’”</w:t>
      </w:r>
    </w:p>
    <w:p w:rsidR="00676F74" w:rsidRPr="00EE4537" w:rsidRDefault="00676F74" w:rsidP="00676F74">
      <w:pPr>
        <w:rPr>
          <w:rFonts w:ascii="Trebuchet MS" w:hAnsi="Trebuchet MS"/>
          <w:noProof/>
          <w:sz w:val="24"/>
        </w:rPr>
      </w:pPr>
      <w:r w:rsidRPr="00EE4537">
        <w:rPr>
          <w:rFonts w:ascii="Trebuchet MS" w:hAnsi="Trebuchet MS"/>
          <w:b/>
          <w:sz w:val="24"/>
        </w:rPr>
        <w:t xml:space="preserve">9:15 </w:t>
      </w:r>
      <w:r w:rsidRPr="00EE4537">
        <w:rPr>
          <w:rFonts w:ascii="Trebuchet MS" w:hAnsi="Trebuchet MS"/>
          <w:noProof/>
          <w:sz w:val="24"/>
        </w:rPr>
        <w:t xml:space="preserve">Now on the day </w:t>
      </w:r>
      <w:del w:id="155" w:author="Author">
        <w:r w:rsidRPr="00EE4537">
          <w:rPr>
            <w:rFonts w:ascii="Trebuchet MS" w:hAnsi="Trebuchet MS"/>
            <w:noProof/>
            <w:sz w:val="24"/>
          </w:rPr>
          <w:delText xml:space="preserve">of setting up </w:delText>
        </w:r>
      </w:del>
      <w:r w:rsidRPr="00EE4537">
        <w:rPr>
          <w:rFonts w:ascii="Trebuchet MS" w:hAnsi="Trebuchet MS"/>
          <w:noProof/>
          <w:sz w:val="24"/>
        </w:rPr>
        <w:t xml:space="preserve">the tabernacle </w:t>
      </w:r>
      <w:ins w:id="156" w:author="Author">
        <w:r w:rsidRPr="00EE4537">
          <w:rPr>
            <w:rFonts w:ascii="Trebuchet MS" w:hAnsi="Trebuchet MS"/>
            <w:noProof/>
            <w:sz w:val="24"/>
          </w:rPr>
          <w:t xml:space="preserve">was set up, </w:t>
        </w:r>
      </w:ins>
      <w:r w:rsidRPr="00EE4537">
        <w:rPr>
          <w:rFonts w:ascii="Trebuchet MS" w:hAnsi="Trebuchet MS"/>
          <w:noProof/>
          <w:sz w:val="24"/>
        </w:rPr>
        <w:t>the cloud covered the tabernacle</w:t>
      </w:r>
      <w:del w:id="157" w:author="Author">
        <w:r w:rsidRPr="00EE4537">
          <w:rPr>
            <w:rFonts w:ascii="Trebuchet MS" w:hAnsi="Trebuchet MS"/>
            <w:noProof/>
            <w:sz w:val="24"/>
          </w:rPr>
          <w:delText xml:space="preserve"> of</w:delText>
        </w:r>
      </w:del>
      <w:ins w:id="158" w:author="Author">
        <w:r w:rsidRPr="00EE4537">
          <w:rPr>
            <w:rFonts w:ascii="Trebuchet MS" w:hAnsi="Trebuchet MS"/>
            <w:noProof/>
            <w:sz w:val="24"/>
          </w:rPr>
          <w:t>,</w:t>
        </w:r>
      </w:ins>
      <w:r w:rsidRPr="00EE4537">
        <w:rPr>
          <w:rFonts w:ascii="Trebuchet MS" w:hAnsi="Trebuchet MS"/>
          <w:noProof/>
          <w:sz w:val="24"/>
        </w:rPr>
        <w:t xml:space="preserve"> the tent of the Testimony, but in the evening what appeared to be fire </w:t>
      </w:r>
      <w:del w:id="159" w:author="Author">
        <w:r w:rsidRPr="00EE4537">
          <w:rPr>
            <w:rFonts w:ascii="Trebuchet MS" w:hAnsi="Trebuchet MS"/>
            <w:noProof/>
            <w:sz w:val="24"/>
          </w:rPr>
          <w:delText>continued</w:delText>
        </w:r>
      </w:del>
      <w:ins w:id="160" w:author="Author">
        <w:r w:rsidRPr="00EE4537">
          <w:rPr>
            <w:rFonts w:ascii="Trebuchet MS" w:hAnsi="Trebuchet MS"/>
            <w:noProof/>
            <w:sz w:val="24"/>
          </w:rPr>
          <w:t>remained</w:t>
        </w:r>
      </w:ins>
      <w:r w:rsidRPr="00EE4537">
        <w:rPr>
          <w:rFonts w:ascii="Trebuchet MS" w:hAnsi="Trebuchet MS"/>
          <w:noProof/>
          <w:sz w:val="24"/>
        </w:rPr>
        <w:t xml:space="preserve"> over the tabernacle until morning. </w:t>
      </w:r>
      <w:r w:rsidRPr="00EE4537">
        <w:rPr>
          <w:rFonts w:ascii="Trebuchet MS" w:hAnsi="Trebuchet MS"/>
          <w:b/>
          <w:noProof/>
          <w:sz w:val="24"/>
        </w:rPr>
        <w:t xml:space="preserve">9:16 </w:t>
      </w:r>
      <w:r w:rsidRPr="00EE4537">
        <w:rPr>
          <w:rFonts w:ascii="Trebuchet MS" w:hAnsi="Trebuchet MS"/>
          <w:noProof/>
          <w:sz w:val="24"/>
        </w:rPr>
        <w:t xml:space="preserve">That is </w:t>
      </w:r>
      <w:del w:id="161" w:author="Author">
        <w:r w:rsidRPr="00EE4537">
          <w:rPr>
            <w:rFonts w:ascii="Trebuchet MS" w:hAnsi="Trebuchet MS"/>
            <w:noProof/>
            <w:sz w:val="24"/>
          </w:rPr>
          <w:delText>the way it went on constantly</w:delText>
        </w:r>
      </w:del>
      <w:ins w:id="162" w:author="Author">
        <w:r w:rsidRPr="00EE4537">
          <w:rPr>
            <w:rFonts w:ascii="Trebuchet MS" w:hAnsi="Trebuchet MS"/>
            <w:noProof/>
            <w:sz w:val="24"/>
          </w:rPr>
          <w:t>what continued to take place</w:t>
        </w:r>
      </w:ins>
      <w:r w:rsidRPr="00EE4537">
        <w:rPr>
          <w:rFonts w:ascii="Trebuchet MS" w:hAnsi="Trebuchet MS"/>
          <w:noProof/>
          <w:sz w:val="24"/>
        </w:rPr>
        <w:t xml:space="preserve">: The cloud would cover it by day, and the appearance of fire by night. </w:t>
      </w:r>
      <w:r w:rsidRPr="00EE4537">
        <w:rPr>
          <w:rFonts w:ascii="Trebuchet MS" w:hAnsi="Trebuchet MS"/>
          <w:b/>
          <w:noProof/>
          <w:sz w:val="24"/>
        </w:rPr>
        <w:t xml:space="preserve">9:17 </w:t>
      </w:r>
      <w:del w:id="163" w:author="Author">
        <w:r w:rsidRPr="00EE4537">
          <w:rPr>
            <w:rFonts w:ascii="Trebuchet MS" w:hAnsi="Trebuchet MS"/>
            <w:noProof/>
            <w:sz w:val="24"/>
          </w:rPr>
          <w:delText>And whenever</w:delText>
        </w:r>
      </w:del>
      <w:ins w:id="164" w:author="Author">
        <w:r w:rsidRPr="00EE4537">
          <w:rPr>
            <w:rFonts w:ascii="Trebuchet MS" w:hAnsi="Trebuchet MS"/>
            <w:noProof/>
            <w:sz w:val="24"/>
          </w:rPr>
          <w:t>Whenever</w:t>
        </w:r>
      </w:ins>
      <w:r w:rsidRPr="00EE4537">
        <w:rPr>
          <w:rFonts w:ascii="Trebuchet MS" w:hAnsi="Trebuchet MS"/>
          <w:noProof/>
          <w:sz w:val="24"/>
        </w:rPr>
        <w:t xml:space="preserve"> the cloud </w:t>
      </w:r>
      <w:del w:id="165" w:author="Author">
        <w:r w:rsidRPr="00EE4537">
          <w:rPr>
            <w:rFonts w:ascii="Trebuchet MS" w:hAnsi="Trebuchet MS"/>
            <w:noProof/>
            <w:sz w:val="24"/>
          </w:rPr>
          <w:delText>would go up</w:delText>
        </w:r>
      </w:del>
      <w:ins w:id="166" w:author="Author">
        <w:r w:rsidRPr="00EE4537">
          <w:rPr>
            <w:rFonts w:ascii="Trebuchet MS" w:hAnsi="Trebuchet MS"/>
            <w:noProof/>
            <w:sz w:val="24"/>
          </w:rPr>
          <w:t>lifted</w:t>
        </w:r>
      </w:ins>
      <w:r w:rsidRPr="00EE4537">
        <w:rPr>
          <w:rFonts w:ascii="Trebuchet MS" w:hAnsi="Trebuchet MS"/>
          <w:noProof/>
          <w:sz w:val="24"/>
        </w:rPr>
        <w:t xml:space="preserve"> from </w:t>
      </w:r>
      <w:del w:id="167" w:author="Author">
        <w:r w:rsidRPr="00EE4537">
          <w:rPr>
            <w:rFonts w:ascii="Trebuchet MS" w:hAnsi="Trebuchet MS"/>
            <w:noProof/>
            <w:sz w:val="24"/>
          </w:rPr>
          <w:delText xml:space="preserve">over </w:delText>
        </w:r>
      </w:del>
      <w:r w:rsidRPr="00EE4537">
        <w:rPr>
          <w:rFonts w:ascii="Trebuchet MS" w:hAnsi="Trebuchet MS"/>
          <w:noProof/>
          <w:sz w:val="24"/>
        </w:rPr>
        <w:t xml:space="preserve">the tent, the </w:t>
      </w:r>
      <w:del w:id="168" w:author="Author">
        <w:r w:rsidRPr="00EE4537">
          <w:rPr>
            <w:rFonts w:ascii="Trebuchet MS" w:hAnsi="Trebuchet MS"/>
            <w:noProof/>
            <w:sz w:val="24"/>
          </w:rPr>
          <w:delText>sons of Israel</w:delText>
        </w:r>
      </w:del>
      <w:ins w:id="169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 would </w:t>
      </w:r>
      <w:del w:id="170" w:author="Author">
        <w:r w:rsidRPr="00EE4537">
          <w:rPr>
            <w:rFonts w:ascii="Trebuchet MS" w:hAnsi="Trebuchet MS"/>
            <w:noProof/>
            <w:sz w:val="24"/>
          </w:rPr>
          <w:delText>pull away right afterward</w:delText>
        </w:r>
      </w:del>
      <w:ins w:id="171" w:author="Author">
        <w:r w:rsidRPr="00EE4537">
          <w:rPr>
            <w:rFonts w:ascii="Trebuchet MS" w:hAnsi="Trebuchet MS"/>
            <w:noProof/>
            <w:sz w:val="24"/>
          </w:rPr>
          <w:t>promptly depart</w:t>
        </w:r>
      </w:ins>
      <w:r w:rsidRPr="00EE4537">
        <w:rPr>
          <w:rFonts w:ascii="Trebuchet MS" w:hAnsi="Trebuchet MS"/>
          <w:noProof/>
          <w:sz w:val="24"/>
        </w:rPr>
        <w:t xml:space="preserve">, and in the place where the cloud would </w:t>
      </w:r>
      <w:del w:id="172" w:author="Author">
        <w:r w:rsidRPr="00EE4537">
          <w:rPr>
            <w:rFonts w:ascii="Trebuchet MS" w:hAnsi="Trebuchet MS"/>
            <w:noProof/>
            <w:sz w:val="24"/>
          </w:rPr>
          <w:delText>reside</w:delText>
        </w:r>
      </w:del>
      <w:ins w:id="173" w:author="Author">
        <w:r w:rsidRPr="00EE4537">
          <w:rPr>
            <w:rFonts w:ascii="Trebuchet MS" w:hAnsi="Trebuchet MS"/>
            <w:noProof/>
            <w:sz w:val="24"/>
          </w:rPr>
          <w:t>remain</w:t>
        </w:r>
      </w:ins>
      <w:r w:rsidRPr="00EE4537">
        <w:rPr>
          <w:rFonts w:ascii="Trebuchet MS" w:hAnsi="Trebuchet MS"/>
          <w:noProof/>
          <w:sz w:val="24"/>
        </w:rPr>
        <w:t xml:space="preserve">, there is where the </w:t>
      </w:r>
      <w:del w:id="174" w:author="Author">
        <w:r w:rsidRPr="00EE4537">
          <w:rPr>
            <w:rFonts w:ascii="Trebuchet MS" w:hAnsi="Trebuchet MS"/>
            <w:noProof/>
            <w:sz w:val="24"/>
          </w:rPr>
          <w:delText>sons of Israel</w:delText>
        </w:r>
      </w:del>
      <w:ins w:id="175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 would encamp. </w:t>
      </w:r>
      <w:r w:rsidRPr="00EE4537">
        <w:rPr>
          <w:rFonts w:ascii="Trebuchet MS" w:hAnsi="Trebuchet MS"/>
          <w:b/>
          <w:noProof/>
          <w:sz w:val="24"/>
        </w:rPr>
        <w:t xml:space="preserve">9:18 </w:t>
      </w:r>
      <w:r w:rsidRPr="00EE4537">
        <w:rPr>
          <w:rFonts w:ascii="Trebuchet MS" w:hAnsi="Trebuchet MS"/>
          <w:noProof/>
          <w:sz w:val="24"/>
        </w:rPr>
        <w:t xml:space="preserve">At the order of Jehovah the </w:t>
      </w:r>
      <w:del w:id="176" w:author="Author">
        <w:r w:rsidRPr="00EE4537">
          <w:rPr>
            <w:rFonts w:ascii="Trebuchet MS" w:hAnsi="Trebuchet MS"/>
            <w:noProof/>
            <w:sz w:val="24"/>
          </w:rPr>
          <w:delText>sons of Israel</w:delText>
        </w:r>
      </w:del>
      <w:ins w:id="177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 would </w:t>
      </w:r>
      <w:del w:id="178" w:author="Author">
        <w:r w:rsidRPr="00EE4537">
          <w:rPr>
            <w:rFonts w:ascii="Trebuchet MS" w:hAnsi="Trebuchet MS"/>
            <w:noProof/>
            <w:sz w:val="24"/>
          </w:rPr>
          <w:delText>pull away</w:delText>
        </w:r>
      </w:del>
      <w:ins w:id="179" w:author="Author">
        <w:r w:rsidRPr="00EE4537">
          <w:rPr>
            <w:rFonts w:ascii="Trebuchet MS" w:hAnsi="Trebuchet MS"/>
            <w:noProof/>
            <w:sz w:val="24"/>
          </w:rPr>
          <w:t>depart</w:t>
        </w:r>
      </w:ins>
      <w:r w:rsidRPr="00EE4537">
        <w:rPr>
          <w:rFonts w:ascii="Trebuchet MS" w:hAnsi="Trebuchet MS"/>
          <w:noProof/>
          <w:sz w:val="24"/>
        </w:rPr>
        <w:t xml:space="preserve">, and at the order of Jehovah they would encamp. </w:t>
      </w:r>
      <w:del w:id="180" w:author="Author">
        <w:r w:rsidRPr="00EE4537">
          <w:rPr>
            <w:rFonts w:ascii="Trebuchet MS" w:hAnsi="Trebuchet MS"/>
            <w:noProof/>
            <w:sz w:val="24"/>
          </w:rPr>
          <w:delText>All the days that</w:delText>
        </w:r>
      </w:del>
      <w:ins w:id="181" w:author="Author">
        <w:r w:rsidRPr="00EE4537">
          <w:rPr>
            <w:rFonts w:ascii="Trebuchet MS" w:hAnsi="Trebuchet MS"/>
            <w:noProof/>
            <w:sz w:val="24"/>
          </w:rPr>
          <w:t>As long as</w:t>
        </w:r>
      </w:ins>
      <w:r w:rsidRPr="00EE4537">
        <w:rPr>
          <w:rFonts w:ascii="Trebuchet MS" w:hAnsi="Trebuchet MS"/>
          <w:noProof/>
          <w:sz w:val="24"/>
        </w:rPr>
        <w:t xml:space="preserve"> the cloud </w:t>
      </w:r>
      <w:del w:id="182" w:author="Author">
        <w:r w:rsidRPr="00EE4537">
          <w:rPr>
            <w:rFonts w:ascii="Trebuchet MS" w:hAnsi="Trebuchet MS"/>
            <w:noProof/>
            <w:sz w:val="24"/>
          </w:rPr>
          <w:delText>would reside</w:delText>
        </w:r>
      </w:del>
      <w:ins w:id="183" w:author="Author">
        <w:r w:rsidRPr="00EE4537">
          <w:rPr>
            <w:rFonts w:ascii="Trebuchet MS" w:hAnsi="Trebuchet MS"/>
            <w:noProof/>
            <w:sz w:val="24"/>
          </w:rPr>
          <w:t>remained</w:t>
        </w:r>
      </w:ins>
      <w:r w:rsidRPr="00EE4537">
        <w:rPr>
          <w:rFonts w:ascii="Trebuchet MS" w:hAnsi="Trebuchet MS"/>
          <w:noProof/>
          <w:sz w:val="24"/>
        </w:rPr>
        <w:t xml:space="preserve"> over the tabernacle, they would remain encamped. </w:t>
      </w:r>
      <w:r w:rsidRPr="00EE4537">
        <w:rPr>
          <w:rFonts w:ascii="Trebuchet MS" w:hAnsi="Trebuchet MS"/>
          <w:b/>
          <w:noProof/>
          <w:sz w:val="24"/>
        </w:rPr>
        <w:t xml:space="preserve">9:19 </w:t>
      </w:r>
      <w:del w:id="184" w:author="Author">
        <w:r w:rsidRPr="00EE4537">
          <w:rPr>
            <w:rFonts w:ascii="Trebuchet MS" w:hAnsi="Trebuchet MS"/>
            <w:noProof/>
            <w:sz w:val="24"/>
          </w:rPr>
          <w:delText>And when</w:delText>
        </w:r>
      </w:del>
      <w:ins w:id="185" w:author="Author">
        <w:r w:rsidRPr="00EE4537">
          <w:rPr>
            <w:rFonts w:ascii="Trebuchet MS" w:hAnsi="Trebuchet MS"/>
            <w:noProof/>
            <w:sz w:val="24"/>
          </w:rPr>
          <w:t>When</w:t>
        </w:r>
      </w:ins>
      <w:r w:rsidRPr="00EE4537">
        <w:rPr>
          <w:rFonts w:ascii="Trebuchet MS" w:hAnsi="Trebuchet MS"/>
          <w:noProof/>
          <w:sz w:val="24"/>
        </w:rPr>
        <w:t xml:space="preserve"> the cloud </w:t>
      </w:r>
      <w:del w:id="186" w:author="Author">
        <w:r w:rsidRPr="00EE4537">
          <w:rPr>
            <w:rFonts w:ascii="Trebuchet MS" w:hAnsi="Trebuchet MS"/>
            <w:noProof/>
            <w:sz w:val="24"/>
          </w:rPr>
          <w:delText>prolonged its</w:delText>
        </w:r>
      </w:del>
      <w:ins w:id="187" w:author="Author">
        <w:r w:rsidRPr="00EE4537">
          <w:rPr>
            <w:rFonts w:ascii="Trebuchet MS" w:hAnsi="Trebuchet MS"/>
            <w:noProof/>
            <w:sz w:val="24"/>
          </w:rPr>
          <w:t>would</w:t>
        </w:r>
      </w:ins>
      <w:r w:rsidRPr="00EE4537">
        <w:rPr>
          <w:rFonts w:ascii="Trebuchet MS" w:hAnsi="Trebuchet MS"/>
          <w:noProof/>
          <w:sz w:val="24"/>
        </w:rPr>
        <w:t xml:space="preserve"> stay over the tabernacle </w:t>
      </w:r>
      <w:ins w:id="188" w:author="Author">
        <w:r w:rsidRPr="00EE4537">
          <w:rPr>
            <w:rFonts w:ascii="Trebuchet MS" w:hAnsi="Trebuchet MS"/>
            <w:noProof/>
            <w:sz w:val="24"/>
          </w:rPr>
          <w:t xml:space="preserve">for </w:t>
        </w:r>
      </w:ins>
      <w:r w:rsidRPr="00EE4537">
        <w:rPr>
          <w:rFonts w:ascii="Trebuchet MS" w:hAnsi="Trebuchet MS"/>
          <w:noProof/>
          <w:sz w:val="24"/>
        </w:rPr>
        <w:t xml:space="preserve">many days, the </w:t>
      </w:r>
      <w:del w:id="189" w:author="Author">
        <w:r w:rsidRPr="00EE4537">
          <w:rPr>
            <w:rFonts w:ascii="Trebuchet MS" w:hAnsi="Trebuchet MS"/>
            <w:noProof/>
            <w:sz w:val="24"/>
          </w:rPr>
          <w:delText>sons of Israel also kept their obligation to</w:delText>
        </w:r>
      </w:del>
      <w:ins w:id="190" w:author="Author">
        <w:r w:rsidRPr="00EE4537">
          <w:rPr>
            <w:rFonts w:ascii="Trebuchet MS" w:hAnsi="Trebuchet MS"/>
            <w:noProof/>
            <w:sz w:val="24"/>
          </w:rPr>
          <w:t>Israelites would obey</w:t>
        </w:r>
      </w:ins>
      <w:r w:rsidRPr="00EE4537">
        <w:rPr>
          <w:rFonts w:ascii="Trebuchet MS" w:hAnsi="Trebuchet MS"/>
          <w:noProof/>
          <w:sz w:val="24"/>
        </w:rPr>
        <w:t xml:space="preserve"> Jehovah </w:t>
      </w:r>
      <w:del w:id="191" w:author="Author">
        <w:r w:rsidRPr="00EE4537">
          <w:rPr>
            <w:rFonts w:ascii="Trebuchet MS" w:hAnsi="Trebuchet MS"/>
            <w:noProof/>
            <w:sz w:val="24"/>
          </w:rPr>
          <w:delText>that they should</w:delText>
        </w:r>
      </w:del>
      <w:ins w:id="192" w:author="Author">
        <w:r w:rsidRPr="00EE4537">
          <w:rPr>
            <w:rFonts w:ascii="Trebuchet MS" w:hAnsi="Trebuchet MS"/>
            <w:noProof/>
            <w:sz w:val="24"/>
          </w:rPr>
          <w:t>and</w:t>
        </w:r>
      </w:ins>
      <w:r w:rsidRPr="00EE4537">
        <w:rPr>
          <w:rFonts w:ascii="Trebuchet MS" w:hAnsi="Trebuchet MS"/>
          <w:noProof/>
          <w:sz w:val="24"/>
        </w:rPr>
        <w:t xml:space="preserve"> not </w:t>
      </w:r>
      <w:del w:id="193" w:author="Author">
        <w:r w:rsidRPr="00EE4537">
          <w:rPr>
            <w:rFonts w:ascii="Trebuchet MS" w:hAnsi="Trebuchet MS"/>
            <w:noProof/>
            <w:sz w:val="24"/>
          </w:rPr>
          <w:delText>pull away</w:delText>
        </w:r>
      </w:del>
      <w:ins w:id="194" w:author="Author">
        <w:r w:rsidRPr="00EE4537">
          <w:rPr>
            <w:rFonts w:ascii="Trebuchet MS" w:hAnsi="Trebuchet MS"/>
            <w:noProof/>
            <w:sz w:val="24"/>
          </w:rPr>
          <w:t>depart</w:t>
        </w:r>
      </w:ins>
      <w:r w:rsidRPr="00EE4537">
        <w:rPr>
          <w:rFonts w:ascii="Trebuchet MS" w:hAnsi="Trebuchet MS"/>
          <w:noProof/>
          <w:sz w:val="24"/>
        </w:rPr>
        <w:t xml:space="preserve">. </w:t>
      </w:r>
      <w:r w:rsidRPr="00EE4537">
        <w:rPr>
          <w:rFonts w:ascii="Trebuchet MS" w:hAnsi="Trebuchet MS"/>
          <w:b/>
          <w:noProof/>
          <w:sz w:val="24"/>
        </w:rPr>
        <w:t xml:space="preserve">9:20 </w:t>
      </w:r>
      <w:del w:id="195" w:author="Author">
        <w:r w:rsidRPr="00EE4537">
          <w:rPr>
            <w:rFonts w:ascii="Trebuchet MS" w:hAnsi="Trebuchet MS"/>
            <w:noProof/>
            <w:sz w:val="24"/>
          </w:rPr>
          <w:delText>And sometimes</w:delText>
        </w:r>
      </w:del>
      <w:ins w:id="196" w:author="Author">
        <w:r w:rsidRPr="00EE4537">
          <w:rPr>
            <w:rFonts w:ascii="Trebuchet MS" w:hAnsi="Trebuchet MS"/>
            <w:noProof/>
            <w:sz w:val="24"/>
          </w:rPr>
          <w:t>Sometimes</w:t>
        </w:r>
      </w:ins>
      <w:r w:rsidRPr="00EE4537">
        <w:rPr>
          <w:rFonts w:ascii="Trebuchet MS" w:hAnsi="Trebuchet MS"/>
          <w:noProof/>
          <w:sz w:val="24"/>
        </w:rPr>
        <w:t xml:space="preserve"> the cloud would </w:t>
      </w:r>
      <w:del w:id="197" w:author="Author">
        <w:r w:rsidRPr="00EE4537">
          <w:rPr>
            <w:rFonts w:ascii="Trebuchet MS" w:hAnsi="Trebuchet MS"/>
            <w:noProof/>
            <w:sz w:val="24"/>
          </w:rPr>
          <w:delText>continue</w:delText>
        </w:r>
      </w:del>
      <w:ins w:id="198" w:author="Author">
        <w:r w:rsidRPr="00EE4537">
          <w:rPr>
            <w:rFonts w:ascii="Trebuchet MS" w:hAnsi="Trebuchet MS"/>
            <w:noProof/>
            <w:sz w:val="24"/>
          </w:rPr>
          <w:t>remain for</w:t>
        </w:r>
      </w:ins>
      <w:r w:rsidRPr="00EE4537">
        <w:rPr>
          <w:rFonts w:ascii="Trebuchet MS" w:hAnsi="Trebuchet MS"/>
          <w:noProof/>
          <w:sz w:val="24"/>
        </w:rPr>
        <w:t xml:space="preserve"> a few days over the tabernacle. At the order of Jehovah they would remain encamped, and at the order of Jehovah they would </w:t>
      </w:r>
      <w:del w:id="199" w:author="Author">
        <w:r w:rsidRPr="00EE4537">
          <w:rPr>
            <w:rFonts w:ascii="Trebuchet MS" w:hAnsi="Trebuchet MS"/>
            <w:noProof/>
            <w:sz w:val="24"/>
          </w:rPr>
          <w:delText>pull away</w:delText>
        </w:r>
      </w:del>
      <w:ins w:id="200" w:author="Author">
        <w:r w:rsidRPr="00EE4537">
          <w:rPr>
            <w:rFonts w:ascii="Trebuchet MS" w:hAnsi="Trebuchet MS"/>
            <w:noProof/>
            <w:sz w:val="24"/>
          </w:rPr>
          <w:t>depart</w:t>
        </w:r>
      </w:ins>
      <w:r w:rsidRPr="00EE4537">
        <w:rPr>
          <w:rFonts w:ascii="Trebuchet MS" w:hAnsi="Trebuchet MS"/>
          <w:noProof/>
          <w:sz w:val="24"/>
        </w:rPr>
        <w:t xml:space="preserve">. </w:t>
      </w:r>
      <w:r w:rsidRPr="00EE4537">
        <w:rPr>
          <w:rFonts w:ascii="Trebuchet MS" w:hAnsi="Trebuchet MS"/>
          <w:b/>
          <w:noProof/>
          <w:sz w:val="24"/>
        </w:rPr>
        <w:t xml:space="preserve">9:21 </w:t>
      </w:r>
      <w:del w:id="201" w:author="Author">
        <w:r w:rsidRPr="00EE4537">
          <w:rPr>
            <w:rFonts w:ascii="Trebuchet MS" w:hAnsi="Trebuchet MS"/>
            <w:noProof/>
            <w:sz w:val="24"/>
          </w:rPr>
          <w:delText>And sometimes</w:delText>
        </w:r>
      </w:del>
      <w:ins w:id="202" w:author="Author">
        <w:r w:rsidRPr="00EE4537">
          <w:rPr>
            <w:rFonts w:ascii="Trebuchet MS" w:hAnsi="Trebuchet MS"/>
            <w:noProof/>
            <w:sz w:val="24"/>
          </w:rPr>
          <w:t>Sometimes</w:t>
        </w:r>
      </w:ins>
      <w:r w:rsidRPr="00EE4537">
        <w:rPr>
          <w:rFonts w:ascii="Trebuchet MS" w:hAnsi="Trebuchet MS"/>
          <w:noProof/>
          <w:sz w:val="24"/>
        </w:rPr>
        <w:t xml:space="preserve"> the cloud would </w:t>
      </w:r>
      <w:del w:id="203" w:author="Author">
        <w:r w:rsidRPr="00EE4537">
          <w:rPr>
            <w:rFonts w:ascii="Trebuchet MS" w:hAnsi="Trebuchet MS"/>
            <w:noProof/>
            <w:sz w:val="24"/>
          </w:rPr>
          <w:delText>continue</w:delText>
        </w:r>
      </w:del>
      <w:ins w:id="204" w:author="Author">
        <w:r w:rsidRPr="00EE4537">
          <w:rPr>
            <w:rFonts w:ascii="Trebuchet MS" w:hAnsi="Trebuchet MS"/>
            <w:noProof/>
            <w:sz w:val="24"/>
          </w:rPr>
          <w:t>remain only</w:t>
        </w:r>
      </w:ins>
      <w:r w:rsidRPr="00EE4537">
        <w:rPr>
          <w:rFonts w:ascii="Trebuchet MS" w:hAnsi="Trebuchet MS"/>
          <w:noProof/>
          <w:sz w:val="24"/>
        </w:rPr>
        <w:t xml:space="preserve"> from evening </w:t>
      </w:r>
      <w:del w:id="205" w:author="Author">
        <w:r w:rsidRPr="00EE4537">
          <w:rPr>
            <w:rFonts w:ascii="Trebuchet MS" w:hAnsi="Trebuchet MS"/>
            <w:noProof/>
            <w:sz w:val="24"/>
          </w:rPr>
          <w:delText>to</w:delText>
        </w:r>
      </w:del>
      <w:ins w:id="206" w:author="Author">
        <w:r w:rsidRPr="00EE4537">
          <w:rPr>
            <w:rFonts w:ascii="Trebuchet MS" w:hAnsi="Trebuchet MS"/>
            <w:noProof/>
            <w:sz w:val="24"/>
          </w:rPr>
          <w:t>until</w:t>
        </w:r>
      </w:ins>
      <w:r w:rsidRPr="00EE4537">
        <w:rPr>
          <w:rFonts w:ascii="Trebuchet MS" w:hAnsi="Trebuchet MS"/>
          <w:noProof/>
          <w:sz w:val="24"/>
        </w:rPr>
        <w:t xml:space="preserve"> morning</w:t>
      </w:r>
      <w:del w:id="207" w:author="Author">
        <w:r w:rsidRPr="00EE4537">
          <w:rPr>
            <w:rFonts w:ascii="Trebuchet MS" w:hAnsi="Trebuchet MS"/>
            <w:noProof/>
            <w:sz w:val="24"/>
          </w:rPr>
          <w:delText>;</w:delText>
        </w:r>
      </w:del>
      <w:ins w:id="208" w:author="Author">
        <w:r w:rsidRPr="00EE4537">
          <w:rPr>
            <w:rFonts w:ascii="Trebuchet MS" w:hAnsi="Trebuchet MS"/>
            <w:noProof/>
            <w:sz w:val="24"/>
          </w:rPr>
          <w:t>,</w:t>
        </w:r>
      </w:ins>
      <w:r w:rsidRPr="00EE4537">
        <w:rPr>
          <w:rFonts w:ascii="Trebuchet MS" w:hAnsi="Trebuchet MS"/>
          <w:noProof/>
          <w:sz w:val="24"/>
        </w:rPr>
        <w:t xml:space="preserve"> and </w:t>
      </w:r>
      <w:ins w:id="209" w:author="Author">
        <w:r w:rsidRPr="00EE4537">
          <w:rPr>
            <w:rFonts w:ascii="Trebuchet MS" w:hAnsi="Trebuchet MS"/>
            <w:noProof/>
            <w:sz w:val="24"/>
          </w:rPr>
          <w:t xml:space="preserve">when </w:t>
        </w:r>
      </w:ins>
      <w:r w:rsidRPr="00EE4537">
        <w:rPr>
          <w:rFonts w:ascii="Trebuchet MS" w:hAnsi="Trebuchet MS"/>
          <w:noProof/>
          <w:sz w:val="24"/>
        </w:rPr>
        <w:t xml:space="preserve">the cloud lifted </w:t>
      </w:r>
      <w:del w:id="210" w:author="Author">
        <w:r w:rsidRPr="00EE4537">
          <w:rPr>
            <w:rFonts w:ascii="Trebuchet MS" w:hAnsi="Trebuchet MS"/>
            <w:noProof/>
            <w:sz w:val="24"/>
          </w:rPr>
          <w:delText xml:space="preserve">itself </w:delText>
        </w:r>
      </w:del>
      <w:r w:rsidRPr="00EE4537">
        <w:rPr>
          <w:rFonts w:ascii="Trebuchet MS" w:hAnsi="Trebuchet MS"/>
          <w:noProof/>
          <w:sz w:val="24"/>
        </w:rPr>
        <w:t xml:space="preserve">in the morning, </w:t>
      </w:r>
      <w:del w:id="211" w:author="Author">
        <w:r w:rsidRPr="00EE4537">
          <w:rPr>
            <w:rFonts w:ascii="Trebuchet MS" w:hAnsi="Trebuchet MS"/>
            <w:noProof/>
            <w:sz w:val="24"/>
          </w:rPr>
          <w:delText xml:space="preserve">and </w:delText>
        </w:r>
      </w:del>
      <w:r w:rsidRPr="00EE4537">
        <w:rPr>
          <w:rFonts w:ascii="Trebuchet MS" w:hAnsi="Trebuchet MS"/>
          <w:noProof/>
          <w:sz w:val="24"/>
        </w:rPr>
        <w:t xml:space="preserve">they </w:t>
      </w:r>
      <w:del w:id="212" w:author="Author">
        <w:r w:rsidRPr="00EE4537">
          <w:rPr>
            <w:rFonts w:ascii="Trebuchet MS" w:hAnsi="Trebuchet MS"/>
            <w:noProof/>
            <w:sz w:val="24"/>
          </w:rPr>
          <w:delText>pulled away</w:delText>
        </w:r>
      </w:del>
      <w:ins w:id="213" w:author="Author">
        <w:r w:rsidRPr="00EE4537">
          <w:rPr>
            <w:rFonts w:ascii="Trebuchet MS" w:hAnsi="Trebuchet MS"/>
            <w:noProof/>
            <w:sz w:val="24"/>
          </w:rPr>
          <w:t>would depart</w:t>
        </w:r>
      </w:ins>
      <w:r w:rsidRPr="00EE4537">
        <w:rPr>
          <w:rFonts w:ascii="Trebuchet MS" w:hAnsi="Trebuchet MS"/>
          <w:noProof/>
          <w:sz w:val="24"/>
        </w:rPr>
        <w:t xml:space="preserve">. Whether it was </w:t>
      </w:r>
      <w:del w:id="214" w:author="Author">
        <w:r w:rsidRPr="00EE4537">
          <w:rPr>
            <w:rFonts w:ascii="Trebuchet MS" w:hAnsi="Trebuchet MS"/>
            <w:noProof/>
            <w:sz w:val="24"/>
          </w:rPr>
          <w:delText xml:space="preserve">by </w:delText>
        </w:r>
      </w:del>
      <w:r w:rsidRPr="00EE4537">
        <w:rPr>
          <w:rFonts w:ascii="Trebuchet MS" w:hAnsi="Trebuchet MS"/>
          <w:noProof/>
          <w:sz w:val="24"/>
        </w:rPr>
        <w:t xml:space="preserve">day or </w:t>
      </w:r>
      <w:del w:id="215" w:author="Author">
        <w:r w:rsidRPr="00EE4537">
          <w:rPr>
            <w:rFonts w:ascii="Trebuchet MS" w:hAnsi="Trebuchet MS"/>
            <w:noProof/>
            <w:sz w:val="24"/>
          </w:rPr>
          <w:delText xml:space="preserve">by </w:delText>
        </w:r>
      </w:del>
      <w:r w:rsidRPr="00EE4537">
        <w:rPr>
          <w:rFonts w:ascii="Trebuchet MS" w:hAnsi="Trebuchet MS"/>
          <w:noProof/>
          <w:sz w:val="24"/>
        </w:rPr>
        <w:t xml:space="preserve">night </w:t>
      </w:r>
      <w:del w:id="216" w:author="Author">
        <w:r w:rsidRPr="00EE4537">
          <w:rPr>
            <w:rFonts w:ascii="Trebuchet MS" w:hAnsi="Trebuchet MS"/>
            <w:noProof/>
            <w:sz w:val="24"/>
          </w:rPr>
          <w:delText>that</w:delText>
        </w:r>
      </w:del>
      <w:ins w:id="217" w:author="Author">
        <w:r w:rsidRPr="00EE4537">
          <w:rPr>
            <w:rFonts w:ascii="Trebuchet MS" w:hAnsi="Trebuchet MS"/>
            <w:noProof/>
            <w:sz w:val="24"/>
          </w:rPr>
          <w:t>when</w:t>
        </w:r>
      </w:ins>
      <w:r w:rsidRPr="00EE4537">
        <w:rPr>
          <w:rFonts w:ascii="Trebuchet MS" w:hAnsi="Trebuchet MS"/>
          <w:noProof/>
          <w:sz w:val="24"/>
        </w:rPr>
        <w:t xml:space="preserve"> the cloud lifted</w:t>
      </w:r>
      <w:del w:id="218" w:author="Author">
        <w:r w:rsidRPr="00EE4537">
          <w:rPr>
            <w:rFonts w:ascii="Trebuchet MS" w:hAnsi="Trebuchet MS"/>
            <w:noProof/>
            <w:sz w:val="24"/>
          </w:rPr>
          <w:delText xml:space="preserve"> itself</w:delText>
        </w:r>
      </w:del>
      <w:r w:rsidRPr="00EE4537">
        <w:rPr>
          <w:rFonts w:ascii="Trebuchet MS" w:hAnsi="Trebuchet MS"/>
          <w:noProof/>
          <w:sz w:val="24"/>
        </w:rPr>
        <w:t xml:space="preserve">, they </w:t>
      </w:r>
      <w:del w:id="219" w:author="Author">
        <w:r w:rsidRPr="00EE4537">
          <w:rPr>
            <w:rFonts w:ascii="Trebuchet MS" w:hAnsi="Trebuchet MS"/>
            <w:noProof/>
            <w:sz w:val="24"/>
          </w:rPr>
          <w:delText>also pulled away</w:delText>
        </w:r>
      </w:del>
      <w:ins w:id="220" w:author="Author">
        <w:r w:rsidRPr="00EE4537">
          <w:rPr>
            <w:rFonts w:ascii="Trebuchet MS" w:hAnsi="Trebuchet MS"/>
            <w:noProof/>
            <w:sz w:val="24"/>
          </w:rPr>
          <w:t>would depart</w:t>
        </w:r>
      </w:ins>
      <w:r w:rsidRPr="00EE4537">
        <w:rPr>
          <w:rFonts w:ascii="Trebuchet MS" w:hAnsi="Trebuchet MS"/>
          <w:noProof/>
          <w:sz w:val="24"/>
        </w:rPr>
        <w:t xml:space="preserve">. </w:t>
      </w:r>
      <w:r w:rsidRPr="00EE4537">
        <w:rPr>
          <w:rFonts w:ascii="Trebuchet MS" w:hAnsi="Trebuchet MS"/>
          <w:b/>
          <w:noProof/>
          <w:sz w:val="24"/>
        </w:rPr>
        <w:t xml:space="preserve">9:22 </w:t>
      </w:r>
      <w:r w:rsidRPr="00EE4537">
        <w:rPr>
          <w:rFonts w:ascii="Trebuchet MS" w:hAnsi="Trebuchet MS"/>
          <w:noProof/>
          <w:sz w:val="24"/>
        </w:rPr>
        <w:t>Whether it was two days</w:t>
      </w:r>
      <w:del w:id="221" w:author="Author">
        <w:r w:rsidRPr="00EE4537">
          <w:rPr>
            <w:rFonts w:ascii="Trebuchet MS" w:hAnsi="Trebuchet MS"/>
            <w:noProof/>
            <w:sz w:val="24"/>
          </w:rPr>
          <w:delText xml:space="preserve"> or</w:delText>
        </w:r>
      </w:del>
      <w:ins w:id="222" w:author="Author">
        <w:r w:rsidRPr="00EE4537">
          <w:rPr>
            <w:rFonts w:ascii="Trebuchet MS" w:hAnsi="Trebuchet MS"/>
            <w:noProof/>
            <w:sz w:val="24"/>
          </w:rPr>
          <w:t>,</w:t>
        </w:r>
      </w:ins>
      <w:r w:rsidRPr="00EE4537">
        <w:rPr>
          <w:rFonts w:ascii="Trebuchet MS" w:hAnsi="Trebuchet MS"/>
          <w:noProof/>
          <w:sz w:val="24"/>
        </w:rPr>
        <w:t xml:space="preserve"> a month</w:t>
      </w:r>
      <w:ins w:id="223" w:author="Author">
        <w:r w:rsidRPr="00EE4537">
          <w:rPr>
            <w:rFonts w:ascii="Trebuchet MS" w:hAnsi="Trebuchet MS"/>
            <w:noProof/>
            <w:sz w:val="24"/>
          </w:rPr>
          <w:t>,</w:t>
        </w:r>
      </w:ins>
      <w:r w:rsidRPr="00EE4537">
        <w:rPr>
          <w:rFonts w:ascii="Trebuchet MS" w:hAnsi="Trebuchet MS"/>
          <w:noProof/>
          <w:sz w:val="24"/>
        </w:rPr>
        <w:t xml:space="preserve"> or </w:t>
      </w:r>
      <w:del w:id="224" w:author="Author">
        <w:r w:rsidRPr="00EE4537">
          <w:rPr>
            <w:rFonts w:ascii="Trebuchet MS" w:hAnsi="Trebuchet MS"/>
            <w:noProof/>
            <w:sz w:val="24"/>
          </w:rPr>
          <w:delText>more days during which</w:delText>
        </w:r>
      </w:del>
      <w:ins w:id="225" w:author="Author">
        <w:r w:rsidRPr="00EE4537">
          <w:rPr>
            <w:rFonts w:ascii="Trebuchet MS" w:hAnsi="Trebuchet MS"/>
            <w:noProof/>
            <w:sz w:val="24"/>
          </w:rPr>
          <w:t>longer, as long as</w:t>
        </w:r>
      </w:ins>
      <w:r w:rsidRPr="00EE4537">
        <w:rPr>
          <w:rFonts w:ascii="Trebuchet MS" w:hAnsi="Trebuchet MS"/>
          <w:noProof/>
          <w:sz w:val="24"/>
        </w:rPr>
        <w:t xml:space="preserve"> the cloud </w:t>
      </w:r>
      <w:del w:id="226" w:author="Author">
        <w:r w:rsidRPr="00EE4537">
          <w:rPr>
            <w:rFonts w:ascii="Trebuchet MS" w:hAnsi="Trebuchet MS"/>
            <w:noProof/>
            <w:sz w:val="24"/>
          </w:rPr>
          <w:delText>prolonged its stay</w:delText>
        </w:r>
      </w:del>
      <w:ins w:id="227" w:author="Author">
        <w:r w:rsidRPr="00EE4537">
          <w:rPr>
            <w:rFonts w:ascii="Trebuchet MS" w:hAnsi="Trebuchet MS"/>
            <w:noProof/>
            <w:sz w:val="24"/>
          </w:rPr>
          <w:t>stayed</w:t>
        </w:r>
      </w:ins>
      <w:r w:rsidRPr="00EE4537">
        <w:rPr>
          <w:rFonts w:ascii="Trebuchet MS" w:hAnsi="Trebuchet MS"/>
          <w:noProof/>
          <w:sz w:val="24"/>
        </w:rPr>
        <w:t xml:space="preserve"> over the tabernacle</w:t>
      </w:r>
      <w:del w:id="228" w:author="Author">
        <w:r w:rsidRPr="00EE4537">
          <w:rPr>
            <w:rFonts w:ascii="Trebuchet MS" w:hAnsi="Trebuchet MS"/>
            <w:noProof/>
            <w:sz w:val="24"/>
          </w:rPr>
          <w:delText xml:space="preserve"> by residing over it</w:delText>
        </w:r>
      </w:del>
      <w:r w:rsidRPr="00EE4537">
        <w:rPr>
          <w:rFonts w:ascii="Trebuchet MS" w:hAnsi="Trebuchet MS"/>
          <w:noProof/>
          <w:sz w:val="24"/>
        </w:rPr>
        <w:t xml:space="preserve">, the </w:t>
      </w:r>
      <w:del w:id="229" w:author="Author">
        <w:r w:rsidRPr="00EE4537">
          <w:rPr>
            <w:rFonts w:ascii="Trebuchet MS" w:hAnsi="Trebuchet MS"/>
            <w:noProof/>
            <w:sz w:val="24"/>
          </w:rPr>
          <w:delText>sons of Israel</w:delText>
        </w:r>
      </w:del>
      <w:ins w:id="230" w:author="Author">
        <w:r w:rsidRPr="00EE4537">
          <w:rPr>
            <w:rFonts w:ascii="Trebuchet MS" w:hAnsi="Trebuchet MS"/>
            <w:noProof/>
            <w:sz w:val="24"/>
          </w:rPr>
          <w:t>Israelites</w:t>
        </w:r>
      </w:ins>
      <w:r w:rsidRPr="00EE4537">
        <w:rPr>
          <w:rFonts w:ascii="Trebuchet MS" w:hAnsi="Trebuchet MS"/>
          <w:noProof/>
          <w:sz w:val="24"/>
        </w:rPr>
        <w:t xml:space="preserve"> remained encamped and would not </w:t>
      </w:r>
      <w:del w:id="231" w:author="Author">
        <w:r w:rsidRPr="00EE4537">
          <w:rPr>
            <w:rFonts w:ascii="Trebuchet MS" w:hAnsi="Trebuchet MS"/>
            <w:noProof/>
            <w:sz w:val="24"/>
          </w:rPr>
          <w:delText>pull away, but</w:delText>
        </w:r>
      </w:del>
      <w:ins w:id="232" w:author="Author">
        <w:r w:rsidRPr="00EE4537">
          <w:rPr>
            <w:rFonts w:ascii="Trebuchet MS" w:hAnsi="Trebuchet MS"/>
            <w:noProof/>
            <w:sz w:val="24"/>
          </w:rPr>
          <w:t>depart. But</w:t>
        </w:r>
      </w:ins>
      <w:r w:rsidRPr="00EE4537">
        <w:rPr>
          <w:rFonts w:ascii="Trebuchet MS" w:hAnsi="Trebuchet MS"/>
          <w:noProof/>
          <w:sz w:val="24"/>
        </w:rPr>
        <w:t xml:space="preserve"> when it lifted</w:t>
      </w:r>
      <w:del w:id="233" w:author="Author">
        <w:r w:rsidRPr="00EE4537">
          <w:rPr>
            <w:rFonts w:ascii="Trebuchet MS" w:hAnsi="Trebuchet MS"/>
            <w:noProof/>
            <w:sz w:val="24"/>
          </w:rPr>
          <w:delText xml:space="preserve"> itself</w:delText>
        </w:r>
      </w:del>
      <w:ins w:id="234" w:author="Author">
        <w:r w:rsidRPr="00EE4537">
          <w:rPr>
            <w:rFonts w:ascii="Trebuchet MS" w:hAnsi="Trebuchet MS"/>
            <w:noProof/>
            <w:sz w:val="24"/>
          </w:rPr>
          <w:t>,</w:t>
        </w:r>
      </w:ins>
      <w:r w:rsidRPr="00EE4537">
        <w:rPr>
          <w:rFonts w:ascii="Trebuchet MS" w:hAnsi="Trebuchet MS"/>
          <w:noProof/>
          <w:sz w:val="24"/>
        </w:rPr>
        <w:t xml:space="preserve"> they would </w:t>
      </w:r>
      <w:del w:id="235" w:author="Author">
        <w:r w:rsidRPr="00EE4537">
          <w:rPr>
            <w:rFonts w:ascii="Trebuchet MS" w:hAnsi="Trebuchet MS"/>
            <w:noProof/>
            <w:sz w:val="24"/>
          </w:rPr>
          <w:delText>pull away</w:delText>
        </w:r>
      </w:del>
      <w:ins w:id="236" w:author="Author">
        <w:r w:rsidRPr="00EE4537">
          <w:rPr>
            <w:rFonts w:ascii="Trebuchet MS" w:hAnsi="Trebuchet MS"/>
            <w:noProof/>
            <w:sz w:val="24"/>
          </w:rPr>
          <w:t>depart</w:t>
        </w:r>
      </w:ins>
      <w:r w:rsidRPr="00EE4537">
        <w:rPr>
          <w:rFonts w:ascii="Trebuchet MS" w:hAnsi="Trebuchet MS"/>
          <w:noProof/>
          <w:sz w:val="24"/>
        </w:rPr>
        <w:t xml:space="preserve">. </w:t>
      </w:r>
      <w:r w:rsidRPr="00EE4537">
        <w:rPr>
          <w:rFonts w:ascii="Trebuchet MS" w:hAnsi="Trebuchet MS"/>
          <w:b/>
          <w:noProof/>
          <w:sz w:val="24"/>
        </w:rPr>
        <w:t xml:space="preserve">9:23 </w:t>
      </w:r>
      <w:r w:rsidRPr="00EE4537">
        <w:rPr>
          <w:rFonts w:ascii="Trebuchet MS" w:hAnsi="Trebuchet MS"/>
          <w:noProof/>
          <w:sz w:val="24"/>
        </w:rPr>
        <w:t xml:space="preserve">At the order of Jehovah they would encamp, and at the order of Jehovah they would </w:t>
      </w:r>
      <w:del w:id="237" w:author="Author">
        <w:r w:rsidRPr="00EE4537">
          <w:rPr>
            <w:rFonts w:ascii="Trebuchet MS" w:hAnsi="Trebuchet MS"/>
            <w:noProof/>
            <w:sz w:val="24"/>
          </w:rPr>
          <w:delText>pull away</w:delText>
        </w:r>
      </w:del>
      <w:ins w:id="238" w:author="Author">
        <w:r w:rsidRPr="00EE4537">
          <w:rPr>
            <w:rFonts w:ascii="Trebuchet MS" w:hAnsi="Trebuchet MS"/>
            <w:noProof/>
            <w:sz w:val="24"/>
          </w:rPr>
          <w:t>depart</w:t>
        </w:r>
      </w:ins>
      <w:r w:rsidRPr="00EE4537">
        <w:rPr>
          <w:rFonts w:ascii="Trebuchet MS" w:hAnsi="Trebuchet MS"/>
          <w:noProof/>
          <w:sz w:val="24"/>
        </w:rPr>
        <w:t xml:space="preserve">. They kept their obligation to Jehovah at the order of Jehovah </w:t>
      </w:r>
      <w:del w:id="239" w:author="Author">
        <w:r w:rsidRPr="00EE4537">
          <w:rPr>
            <w:rFonts w:ascii="Trebuchet MS" w:hAnsi="Trebuchet MS"/>
            <w:noProof/>
            <w:sz w:val="24"/>
          </w:rPr>
          <w:delText>by means of</w:delText>
        </w:r>
      </w:del>
      <w:ins w:id="240" w:author="Author">
        <w:r w:rsidRPr="00EE4537">
          <w:rPr>
            <w:rFonts w:ascii="Trebuchet MS" w:hAnsi="Trebuchet MS"/>
            <w:noProof/>
            <w:sz w:val="24"/>
          </w:rPr>
          <w:t>through</w:t>
        </w:r>
      </w:ins>
      <w:r w:rsidRPr="00EE4537">
        <w:rPr>
          <w:rFonts w:ascii="Trebuchet MS" w:hAnsi="Trebuchet MS"/>
          <w:noProof/>
          <w:sz w:val="24"/>
        </w:rPr>
        <w:t xml:space="preserve"> Moses.</w:t>
      </w:r>
    </w:p>
    <w:p w:rsidR="00676F74" w:rsidRPr="00EE4537" w:rsidRDefault="00676F74" w:rsidP="00676F74">
      <w:pPr>
        <w:rPr>
          <w:rFonts w:ascii="Trebuchet MS" w:hAnsi="Trebuchet MS"/>
          <w:b/>
          <w:sz w:val="24"/>
        </w:rPr>
      </w:pPr>
    </w:p>
    <w:p w:rsidR="00762BCB" w:rsidRPr="00676F74" w:rsidRDefault="00762BCB" w:rsidP="00676F74"/>
    <w:sectPr w:rsidR="00762BCB" w:rsidRPr="00676F7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A07" w:rsidRDefault="002F4A07">
      <w:r>
        <w:separator/>
      </w:r>
    </w:p>
  </w:endnote>
  <w:endnote w:type="continuationSeparator" w:id="0">
    <w:p w:rsidR="002F4A07" w:rsidRDefault="002F4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A07" w:rsidRDefault="002F4A07">
      <w:r>
        <w:separator/>
      </w:r>
    </w:p>
  </w:footnote>
  <w:footnote w:type="continuationSeparator" w:id="0">
    <w:p w:rsidR="002F4A07" w:rsidRDefault="002F4A07">
      <w:r>
        <w:continuationSeparator/>
      </w:r>
    </w:p>
  </w:footnote>
  <w:footnote w:id="1">
    <w:p w:rsidR="00676F74" w:rsidRPr="00EE4537" w:rsidRDefault="00676F74" w:rsidP="00EE4537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9:3 </w:t>
        </w:r>
        <w:r w:rsidRPr="00EE4537">
          <w:t>Lit., “between the two evenings.”</w:t>
        </w:r>
      </w:ins>
    </w:p>
  </w:footnote>
  <w:footnote w:id="2">
    <w:p w:rsidR="00676F74" w:rsidRPr="00EE4537" w:rsidRDefault="00676F74" w:rsidP="00EE4537">
      <w:pPr>
        <w:pStyle w:val="FootnoteText"/>
        <w:spacing w:after="96"/>
        <w:ind w:firstLine="288"/>
        <w:rPr>
          <w:ins w:id="36" w:author="Author"/>
        </w:rPr>
      </w:pPr>
      <w:ins w:id="37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9:5 </w:t>
        </w:r>
        <w:r w:rsidRPr="00EE4537">
          <w:t>Lit., “between the two evenings.”</w:t>
        </w:r>
      </w:ins>
    </w:p>
  </w:footnote>
  <w:footnote w:id="3">
    <w:p w:rsidR="00676F74" w:rsidRPr="00EE4537" w:rsidRDefault="00676F74" w:rsidP="00EE4537">
      <w:pPr>
        <w:pStyle w:val="FootnoteText"/>
        <w:spacing w:after="96"/>
        <w:ind w:firstLine="288"/>
        <w:rPr>
          <w:ins w:id="45" w:author="Author"/>
        </w:rPr>
      </w:pPr>
      <w:ins w:id="46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9:6 </w:t>
        </w:r>
        <w:r w:rsidRPr="00EE4537">
          <w:t>Or “by a human soul.”</w:t>
        </w:r>
      </w:ins>
    </w:p>
  </w:footnote>
  <w:footnote w:id="4">
    <w:p w:rsidR="00676F74" w:rsidRPr="00EE4537" w:rsidRDefault="00676F74" w:rsidP="00EE4537">
      <w:pPr>
        <w:pStyle w:val="FootnoteText"/>
        <w:spacing w:after="96"/>
        <w:ind w:firstLine="288"/>
        <w:rPr>
          <w:ins w:id="58" w:author="Author"/>
        </w:rPr>
      </w:pPr>
      <w:ins w:id="59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9:7 </w:t>
        </w:r>
        <w:r w:rsidRPr="00EE4537">
          <w:t>Or “because of a human soul.”</w:t>
        </w:r>
      </w:ins>
    </w:p>
  </w:footnote>
  <w:footnote w:id="5">
    <w:p w:rsidR="00676F74" w:rsidRPr="00EE4537" w:rsidRDefault="00676F74" w:rsidP="00EE4537">
      <w:pPr>
        <w:pStyle w:val="FootnoteText"/>
        <w:spacing w:after="96"/>
        <w:ind w:firstLine="288"/>
        <w:rPr>
          <w:ins w:id="86" w:author="Author"/>
        </w:rPr>
      </w:pPr>
      <w:ins w:id="87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9:10 </w:t>
        </w:r>
        <w:r w:rsidRPr="00EE4537">
          <w:t>Or “by a soul.”</w:t>
        </w:r>
      </w:ins>
    </w:p>
  </w:footnote>
  <w:footnote w:id="6">
    <w:p w:rsidR="00676F74" w:rsidRPr="00EE4537" w:rsidRDefault="00676F74" w:rsidP="00EE4537">
      <w:pPr>
        <w:pStyle w:val="FootnoteText"/>
        <w:spacing w:after="96"/>
        <w:ind w:firstLine="288"/>
        <w:rPr>
          <w:ins w:id="99" w:author="Author"/>
        </w:rPr>
      </w:pPr>
      <w:ins w:id="100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9:11 </w:t>
        </w:r>
        <w:r w:rsidRPr="00EE4537">
          <w:t>Lit., “between the two evenings.”</w:t>
        </w:r>
      </w:ins>
    </w:p>
  </w:footnote>
  <w:footnote w:id="7">
    <w:p w:rsidR="00676F74" w:rsidRPr="00EE4537" w:rsidRDefault="00676F74" w:rsidP="00EE4537">
      <w:pPr>
        <w:pStyle w:val="FootnoteText"/>
        <w:spacing w:after="96"/>
        <w:ind w:firstLine="288"/>
        <w:rPr>
          <w:ins w:id="123" w:author="Author"/>
        </w:rPr>
      </w:pPr>
      <w:ins w:id="124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9:13 </w:t>
        </w:r>
        <w:r w:rsidRPr="00EE4537">
          <w:t>Or “soul.”</w:t>
        </w:r>
      </w:ins>
    </w:p>
  </w:footnote>
  <w:footnote w:id="8">
    <w:p w:rsidR="00676F74" w:rsidRPr="00EE4537" w:rsidRDefault="00676F74" w:rsidP="00EE4537">
      <w:pPr>
        <w:pStyle w:val="FootnoteText"/>
        <w:spacing w:after="96"/>
        <w:ind w:firstLine="288"/>
        <w:rPr>
          <w:ins w:id="126" w:author="Author"/>
        </w:rPr>
      </w:pPr>
      <w:ins w:id="127" w:author="Author">
        <w:r w:rsidRPr="00EE4537">
          <w:rPr>
            <w:rStyle w:val="FootnoteReference"/>
          </w:rPr>
          <w:footnoteRef/>
        </w:r>
        <w:r w:rsidRPr="00EE4537">
          <w:t xml:space="preserve"> </w:t>
        </w:r>
        <w:r w:rsidRPr="00EE4537">
          <w:rPr>
            <w:b/>
          </w:rPr>
          <w:t xml:space="preserve">9:13 </w:t>
        </w:r>
        <w:r w:rsidRPr="00EE4537">
          <w:t>Or “put to death.”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42CC6">
        <w:t>Numbers Chapter 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42CC6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42CC6">
      <w:rPr>
        <w:noProof/>
        <w:snapToGrid w:val="0"/>
      </w:rPr>
      <w:t>Numbers 09.Revised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142CC6">
        <w:t>Numbers Chapter 9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42CC6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42CC6">
      <w:rPr>
        <w:noProof/>
        <w:snapToGrid w:val="0"/>
      </w:rPr>
      <w:t>Numbers 09.Revised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42CC6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42CC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42CC6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42CC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07"/>
    <w:rsid w:val="00142CC6"/>
    <w:rsid w:val="00245EDD"/>
    <w:rsid w:val="0026230D"/>
    <w:rsid w:val="002B524D"/>
    <w:rsid w:val="002C00A8"/>
    <w:rsid w:val="002F4A07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76F74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5395E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53AF70E-781E-42B9-895A-20375031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395E"/>
    <w:pPr>
      <w:spacing w:line="360" w:lineRule="auto"/>
      <w:ind w:firstLine="720"/>
    </w:pPr>
    <w:rPr>
      <w:rFonts w:ascii="Noto Sans" w:eastAsia="Times New Roman" w:hAnsi="Noto Sans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76F7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6F7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676F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Advisor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BibleAdvisorDocument.dotm</Template>
  <TotalTime>0</TotalTime>
  <Pages>1</Pages>
  <Words>918</Words>
  <Characters>4219</Characters>
  <Application>Microsoft Office Word</Application>
  <DocSecurity>0</DocSecurity>
  <Lines>70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Watchtower</Company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9</dc:title>
  <dc:subject/>
  <dc:creator>Ruth Farrugia</dc:creator>
  <cp:keywords/>
  <dc:description/>
  <cp:lastModifiedBy>Farrugia, Ruth</cp:lastModifiedBy>
  <cp:revision>3</cp:revision>
  <dcterms:created xsi:type="dcterms:W3CDTF">2021-05-07T14:54:00Z</dcterms:created>
  <dcterms:modified xsi:type="dcterms:W3CDTF">2021-05-07T14:54:00Z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09.docx</vt:lpwstr>
  </property>
  <property fmtid="{D5CDD505-2E9C-101B-9397-08002B2CF9AE}" pid="9" name="_TranslationDocumentId">
    <vt:i4>19456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