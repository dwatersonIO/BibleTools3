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A5AA1" w:rsidRPr="00BA46D2" w:rsidRDefault="00DA5AA1" w:rsidP="00DA5AA1">
      <w:pPr>
        <w:rPr>
          <w:rFonts w:ascii="Trebuchet MS" w:hAnsi="Trebuchet MS"/>
          <w:noProof/>
        </w:rPr>
      </w:pPr>
      <w:bookmarkStart w:id="0" w:name="_GoBack"/>
      <w:bookmarkEnd w:id="0"/>
      <w:r w:rsidRPr="00BA46D2">
        <w:rPr>
          <w:rFonts w:ascii="Trebuchet MS" w:hAnsi="Trebuchet MS"/>
          <w:b/>
        </w:rPr>
        <w:t xml:space="preserve">4:1 </w:t>
      </w:r>
      <w:r w:rsidRPr="00BA46D2">
        <w:rPr>
          <w:rFonts w:ascii="Trebuchet MS" w:hAnsi="Trebuchet MS"/>
          <w:noProof/>
        </w:rPr>
        <w:t xml:space="preserve">Jehovah now spoke to Moses and Aaron, saying: </w:t>
      </w:r>
      <w:r w:rsidRPr="00BA46D2">
        <w:rPr>
          <w:rFonts w:ascii="Trebuchet MS" w:hAnsi="Trebuchet MS"/>
          <w:b/>
          <w:noProof/>
        </w:rPr>
        <w:t xml:space="preserve">4:2 </w:t>
      </w:r>
      <w:r w:rsidRPr="00BA46D2">
        <w:rPr>
          <w:rFonts w:ascii="Trebuchet MS" w:hAnsi="Trebuchet MS"/>
          <w:noProof/>
        </w:rPr>
        <w:t>“</w:t>
      </w:r>
      <w:del w:id="1" w:author="Author">
        <w:r w:rsidRPr="00BA46D2">
          <w:rPr>
            <w:rFonts w:ascii="Trebuchet MS" w:hAnsi="Trebuchet MS"/>
            <w:noProof/>
          </w:rPr>
          <w:delText>There will</w:delText>
        </w:r>
      </w:del>
      <w:ins w:id="2" w:author="Author">
        <w:r w:rsidRPr="00BA46D2">
          <w:rPr>
            <w:rFonts w:ascii="Trebuchet MS" w:hAnsi="Trebuchet MS"/>
            <w:noProof/>
          </w:rPr>
          <w:t>A census should</w:t>
        </w:r>
      </w:ins>
      <w:r w:rsidRPr="00BA46D2">
        <w:rPr>
          <w:rFonts w:ascii="Trebuchet MS" w:hAnsi="Trebuchet MS"/>
          <w:noProof/>
        </w:rPr>
        <w:t xml:space="preserve"> be </w:t>
      </w:r>
      <w:del w:id="3" w:author="Author">
        <w:r w:rsidRPr="00BA46D2">
          <w:rPr>
            <w:rFonts w:ascii="Trebuchet MS" w:hAnsi="Trebuchet MS"/>
            <w:noProof/>
          </w:rPr>
          <w:delText>a taking of the sum</w:delText>
        </w:r>
      </w:del>
      <w:ins w:id="4" w:author="Author">
        <w:r w:rsidRPr="00BA46D2">
          <w:rPr>
            <w:rFonts w:ascii="Trebuchet MS" w:hAnsi="Trebuchet MS"/>
            <w:noProof/>
          </w:rPr>
          <w:t>taken</w:t>
        </w:r>
      </w:ins>
      <w:r w:rsidRPr="00BA46D2">
        <w:rPr>
          <w:rFonts w:ascii="Trebuchet MS" w:hAnsi="Trebuchet MS"/>
          <w:noProof/>
        </w:rPr>
        <w:t xml:space="preserve"> of the sons of Ko′hath from among the sons of Le′vi, </w:t>
      </w:r>
      <w:del w:id="5" w:author="Author">
        <w:r w:rsidRPr="00BA46D2">
          <w:rPr>
            <w:rFonts w:ascii="Trebuchet MS" w:hAnsi="Trebuchet MS"/>
            <w:noProof/>
          </w:rPr>
          <w:delText>according to</w:delText>
        </w:r>
      </w:del>
      <w:ins w:id="6" w:author="Author">
        <w:r w:rsidRPr="00BA46D2">
          <w:rPr>
            <w:rFonts w:ascii="Trebuchet MS" w:hAnsi="Trebuchet MS"/>
            <w:noProof/>
          </w:rPr>
          <w:t>by</w:t>
        </w:r>
      </w:ins>
      <w:r w:rsidRPr="00BA46D2">
        <w:rPr>
          <w:rFonts w:ascii="Trebuchet MS" w:hAnsi="Trebuchet MS"/>
          <w:noProof/>
        </w:rPr>
        <w:t xml:space="preserve"> their families </w:t>
      </w:r>
      <w:del w:id="7" w:author="Author">
        <w:r w:rsidRPr="00BA46D2">
          <w:rPr>
            <w:rFonts w:ascii="Trebuchet MS" w:hAnsi="Trebuchet MS"/>
            <w:noProof/>
          </w:rPr>
          <w:delText>in the house of</w:delText>
        </w:r>
      </w:del>
      <w:ins w:id="8" w:author="Author">
        <w:r w:rsidRPr="00BA46D2">
          <w:rPr>
            <w:rFonts w:ascii="Trebuchet MS" w:hAnsi="Trebuchet MS"/>
            <w:noProof/>
          </w:rPr>
          <w:t>and by</w:t>
        </w:r>
      </w:ins>
      <w:r w:rsidRPr="00BA46D2">
        <w:rPr>
          <w:rFonts w:ascii="Trebuchet MS" w:hAnsi="Trebuchet MS"/>
          <w:noProof/>
        </w:rPr>
        <w:t xml:space="preserve"> their </w:t>
      </w:r>
      <w:del w:id="9" w:author="Author">
        <w:r w:rsidRPr="00BA46D2">
          <w:rPr>
            <w:rFonts w:ascii="Trebuchet MS" w:hAnsi="Trebuchet MS"/>
            <w:noProof/>
          </w:rPr>
          <w:delText>fathers</w:delText>
        </w:r>
      </w:del>
      <w:ins w:id="10" w:author="Author">
        <w:r w:rsidRPr="00BA46D2">
          <w:rPr>
            <w:rFonts w:ascii="Trebuchet MS" w:hAnsi="Trebuchet MS"/>
            <w:noProof/>
          </w:rPr>
          <w:t>paternal houses</w:t>
        </w:r>
      </w:ins>
      <w:r w:rsidRPr="00BA46D2">
        <w:rPr>
          <w:rFonts w:ascii="Trebuchet MS" w:hAnsi="Trebuchet MS"/>
          <w:noProof/>
        </w:rPr>
        <w:t xml:space="preserve">, </w:t>
      </w:r>
      <w:r w:rsidRPr="00BA46D2">
        <w:rPr>
          <w:rFonts w:ascii="Trebuchet MS" w:hAnsi="Trebuchet MS"/>
          <w:b/>
          <w:noProof/>
        </w:rPr>
        <w:t xml:space="preserve">4:3 </w:t>
      </w:r>
      <w:ins w:id="11" w:author="Author">
        <w:r w:rsidRPr="00BA46D2">
          <w:rPr>
            <w:rFonts w:ascii="Trebuchet MS" w:hAnsi="Trebuchet MS"/>
            <w:noProof/>
          </w:rPr>
          <w:t xml:space="preserve">all those </w:t>
        </w:r>
      </w:ins>
      <w:r w:rsidRPr="00BA46D2">
        <w:rPr>
          <w:rFonts w:ascii="Trebuchet MS" w:hAnsi="Trebuchet MS"/>
          <w:noProof/>
        </w:rPr>
        <w:t xml:space="preserve">from </w:t>
      </w:r>
      <w:del w:id="12" w:author="Author">
        <w:r w:rsidRPr="00BA46D2">
          <w:rPr>
            <w:rFonts w:ascii="Trebuchet MS" w:hAnsi="Trebuchet MS"/>
            <w:noProof/>
          </w:rPr>
          <w:delText>thirty</w:delText>
        </w:r>
      </w:del>
      <w:ins w:id="13" w:author="Author">
        <w:r w:rsidRPr="00BA46D2">
          <w:rPr>
            <w:rFonts w:ascii="Trebuchet MS" w:hAnsi="Trebuchet MS"/>
            <w:noProof/>
          </w:rPr>
          <w:t>30 to 50</w:t>
        </w:r>
      </w:ins>
      <w:r w:rsidRPr="00BA46D2">
        <w:rPr>
          <w:rFonts w:ascii="Trebuchet MS" w:hAnsi="Trebuchet MS"/>
          <w:noProof/>
        </w:rPr>
        <w:t xml:space="preserve"> years old </w:t>
      </w:r>
      <w:del w:id="14" w:author="Author">
        <w:r w:rsidRPr="00BA46D2">
          <w:rPr>
            <w:rFonts w:ascii="Trebuchet MS" w:hAnsi="Trebuchet MS"/>
            <w:noProof/>
          </w:rPr>
          <w:delText xml:space="preserve">upward to fifty years old, all those going into the service </w:delText>
        </w:r>
      </w:del>
      <w:ins w:id="15" w:author="Author">
        <w:r w:rsidRPr="00BA46D2">
          <w:rPr>
            <w:rFonts w:ascii="Trebuchet MS" w:hAnsi="Trebuchet MS"/>
            <w:noProof/>
          </w:rPr>
          <w:t xml:space="preserve">who are in the </w:t>
        </w:r>
      </w:ins>
      <w:r w:rsidRPr="00BA46D2">
        <w:rPr>
          <w:rFonts w:ascii="Trebuchet MS" w:hAnsi="Trebuchet MS"/>
          <w:noProof/>
        </w:rPr>
        <w:t xml:space="preserve">group </w:t>
      </w:r>
      <w:ins w:id="16" w:author="Author">
        <w:r w:rsidRPr="00BA46D2">
          <w:rPr>
            <w:rFonts w:ascii="Trebuchet MS" w:hAnsi="Trebuchet MS"/>
            <w:noProof/>
          </w:rPr>
          <w:t xml:space="preserve">assigned </w:t>
        </w:r>
      </w:ins>
      <w:r w:rsidRPr="00BA46D2">
        <w:rPr>
          <w:rFonts w:ascii="Trebuchet MS" w:hAnsi="Trebuchet MS"/>
          <w:noProof/>
        </w:rPr>
        <w:t xml:space="preserve">to </w:t>
      </w:r>
      <w:del w:id="17" w:author="Author">
        <w:r w:rsidRPr="00BA46D2">
          <w:rPr>
            <w:rFonts w:ascii="Trebuchet MS" w:hAnsi="Trebuchet MS"/>
            <w:noProof/>
          </w:rPr>
          <w:delText xml:space="preserve">do the </w:delText>
        </w:r>
      </w:del>
      <w:r w:rsidRPr="00BA46D2">
        <w:rPr>
          <w:rFonts w:ascii="Trebuchet MS" w:hAnsi="Trebuchet MS"/>
          <w:noProof/>
        </w:rPr>
        <w:t>work in the tent of meeting.</w:t>
      </w:r>
    </w:p>
    <w:p w:rsidR="00DA5AA1" w:rsidRPr="00BA46D2" w:rsidRDefault="00DA5AA1" w:rsidP="00DA5AA1">
      <w:pPr>
        <w:rPr>
          <w:rFonts w:ascii="Trebuchet MS" w:hAnsi="Trebuchet MS"/>
          <w:noProof/>
        </w:rPr>
      </w:pPr>
      <w:r w:rsidRPr="00BA46D2">
        <w:rPr>
          <w:rFonts w:ascii="Trebuchet MS" w:hAnsi="Trebuchet MS"/>
          <w:b/>
        </w:rPr>
        <w:t xml:space="preserve">4:4 </w:t>
      </w:r>
      <w:r w:rsidRPr="00BA46D2">
        <w:rPr>
          <w:rFonts w:ascii="Trebuchet MS" w:hAnsi="Trebuchet MS"/>
          <w:noProof/>
        </w:rPr>
        <w:t xml:space="preserve">“This is the service of the sons of Ko′hath in the tent of meeting. It is something most holy: </w:t>
      </w:r>
      <w:r w:rsidRPr="00BA46D2">
        <w:rPr>
          <w:rFonts w:ascii="Trebuchet MS" w:hAnsi="Trebuchet MS"/>
          <w:b/>
          <w:noProof/>
        </w:rPr>
        <w:t xml:space="preserve">4:5 </w:t>
      </w:r>
      <w:del w:id="18" w:author="Author">
        <w:r w:rsidRPr="00BA46D2">
          <w:rPr>
            <w:rFonts w:ascii="Trebuchet MS" w:hAnsi="Trebuchet MS"/>
            <w:noProof/>
          </w:rPr>
          <w:delText xml:space="preserve">And </w:delText>
        </w:r>
      </w:del>
      <w:r w:rsidRPr="00BA46D2">
        <w:rPr>
          <w:rFonts w:ascii="Trebuchet MS" w:hAnsi="Trebuchet MS"/>
          <w:noProof/>
        </w:rPr>
        <w:t xml:space="preserve">Aaron and his sons </w:t>
      </w:r>
      <w:del w:id="19" w:author="Author">
        <w:r w:rsidRPr="00BA46D2">
          <w:rPr>
            <w:rFonts w:ascii="Trebuchet MS" w:hAnsi="Trebuchet MS"/>
            <w:noProof/>
          </w:rPr>
          <w:delText>must</w:delText>
        </w:r>
      </w:del>
      <w:ins w:id="20" w:author="Author">
        <w:r w:rsidRPr="00BA46D2">
          <w:rPr>
            <w:rFonts w:ascii="Trebuchet MS" w:hAnsi="Trebuchet MS"/>
            <w:noProof/>
          </w:rPr>
          <w:t>will</w:t>
        </w:r>
      </w:ins>
      <w:r w:rsidRPr="00BA46D2">
        <w:rPr>
          <w:rFonts w:ascii="Trebuchet MS" w:hAnsi="Trebuchet MS"/>
          <w:noProof/>
        </w:rPr>
        <w:t xml:space="preserve"> come in when the camp is departing</w:t>
      </w:r>
      <w:del w:id="21" w:author="Author">
        <w:r w:rsidRPr="00BA46D2">
          <w:rPr>
            <w:rFonts w:ascii="Trebuchet MS" w:hAnsi="Trebuchet MS"/>
            <w:noProof/>
          </w:rPr>
          <w:delText>,</w:delText>
        </w:r>
      </w:del>
      <w:r w:rsidRPr="00BA46D2">
        <w:rPr>
          <w:rFonts w:ascii="Trebuchet MS" w:hAnsi="Trebuchet MS"/>
          <w:noProof/>
        </w:rPr>
        <w:t xml:space="preserve"> and </w:t>
      </w:r>
      <w:del w:id="22" w:author="Author">
        <w:r w:rsidRPr="00BA46D2">
          <w:rPr>
            <w:rFonts w:ascii="Trebuchet MS" w:hAnsi="Trebuchet MS"/>
            <w:noProof/>
          </w:rPr>
          <w:delText xml:space="preserve">they must </w:delText>
        </w:r>
      </w:del>
      <w:r w:rsidRPr="00BA46D2">
        <w:rPr>
          <w:rFonts w:ascii="Trebuchet MS" w:hAnsi="Trebuchet MS"/>
          <w:noProof/>
        </w:rPr>
        <w:t xml:space="preserve">take down the screening curtain and </w:t>
      </w:r>
      <w:del w:id="23" w:author="Author">
        <w:r w:rsidRPr="00BA46D2">
          <w:rPr>
            <w:rFonts w:ascii="Trebuchet MS" w:hAnsi="Trebuchet MS"/>
            <w:noProof/>
          </w:rPr>
          <w:delText xml:space="preserve">must </w:delText>
        </w:r>
      </w:del>
      <w:r w:rsidRPr="00BA46D2">
        <w:rPr>
          <w:rFonts w:ascii="Trebuchet MS" w:hAnsi="Trebuchet MS"/>
          <w:noProof/>
        </w:rPr>
        <w:t xml:space="preserve">cover the ark of the </w:t>
      </w:r>
      <w:del w:id="24" w:author="Author">
        <w:r w:rsidRPr="00BA46D2">
          <w:rPr>
            <w:rFonts w:ascii="Trebuchet MS" w:hAnsi="Trebuchet MS"/>
            <w:noProof/>
          </w:rPr>
          <w:delText>testimony</w:delText>
        </w:r>
      </w:del>
      <w:ins w:id="25" w:author="Author">
        <w:r w:rsidRPr="00BA46D2">
          <w:rPr>
            <w:rFonts w:ascii="Trebuchet MS" w:hAnsi="Trebuchet MS"/>
            <w:noProof/>
          </w:rPr>
          <w:t>Testimony</w:t>
        </w:r>
      </w:ins>
      <w:r w:rsidRPr="00BA46D2">
        <w:rPr>
          <w:rFonts w:ascii="Trebuchet MS" w:hAnsi="Trebuchet MS"/>
          <w:noProof/>
        </w:rPr>
        <w:t xml:space="preserve"> with it. </w:t>
      </w:r>
      <w:r w:rsidRPr="00BA46D2">
        <w:rPr>
          <w:rFonts w:ascii="Trebuchet MS" w:hAnsi="Trebuchet MS"/>
          <w:b/>
          <w:noProof/>
        </w:rPr>
        <w:t xml:space="preserve">4:6 </w:t>
      </w:r>
      <w:del w:id="26" w:author="Author">
        <w:r w:rsidRPr="00BA46D2">
          <w:rPr>
            <w:rFonts w:ascii="Trebuchet MS" w:hAnsi="Trebuchet MS"/>
            <w:noProof/>
          </w:rPr>
          <w:delText>And they must</w:delText>
        </w:r>
      </w:del>
      <w:ins w:id="27" w:author="Author">
        <w:r w:rsidRPr="00BA46D2">
          <w:rPr>
            <w:rFonts w:ascii="Trebuchet MS" w:hAnsi="Trebuchet MS"/>
            <w:noProof/>
          </w:rPr>
          <w:t>They will</w:t>
        </w:r>
      </w:ins>
      <w:r w:rsidRPr="00BA46D2">
        <w:rPr>
          <w:rFonts w:ascii="Trebuchet MS" w:hAnsi="Trebuchet MS"/>
          <w:noProof/>
        </w:rPr>
        <w:t xml:space="preserve"> put a </w:t>
      </w:r>
      <w:ins w:id="28" w:author="Author">
        <w:r w:rsidRPr="00BA46D2">
          <w:rPr>
            <w:rFonts w:ascii="Trebuchet MS" w:hAnsi="Trebuchet MS"/>
            <w:noProof/>
          </w:rPr>
          <w:t xml:space="preserve">sealskin </w:t>
        </w:r>
      </w:ins>
      <w:r w:rsidRPr="00BA46D2">
        <w:rPr>
          <w:rFonts w:ascii="Trebuchet MS" w:hAnsi="Trebuchet MS"/>
          <w:noProof/>
        </w:rPr>
        <w:t xml:space="preserve">covering </w:t>
      </w:r>
      <w:del w:id="29" w:author="Author">
        <w:r w:rsidRPr="00BA46D2">
          <w:rPr>
            <w:rFonts w:ascii="Trebuchet MS" w:hAnsi="Trebuchet MS"/>
            <w:noProof/>
          </w:rPr>
          <w:delText xml:space="preserve">of sealskins </w:delText>
        </w:r>
      </w:del>
      <w:r w:rsidRPr="00BA46D2">
        <w:rPr>
          <w:rFonts w:ascii="Trebuchet MS" w:hAnsi="Trebuchet MS"/>
          <w:noProof/>
        </w:rPr>
        <w:t xml:space="preserve">over it and spread out </w:t>
      </w:r>
      <w:del w:id="30" w:author="Author">
        <w:r w:rsidRPr="00BA46D2">
          <w:rPr>
            <w:rFonts w:ascii="Trebuchet MS" w:hAnsi="Trebuchet MS"/>
            <w:noProof/>
          </w:rPr>
          <w:delText>an entire</w:delText>
        </w:r>
      </w:del>
      <w:ins w:id="31" w:author="Author">
        <w:r w:rsidRPr="00BA46D2">
          <w:rPr>
            <w:rFonts w:ascii="Trebuchet MS" w:hAnsi="Trebuchet MS"/>
            <w:noProof/>
          </w:rPr>
          <w:t>a solid blue</w:t>
        </w:r>
      </w:ins>
      <w:r w:rsidRPr="00BA46D2">
        <w:rPr>
          <w:rFonts w:ascii="Trebuchet MS" w:hAnsi="Trebuchet MS"/>
          <w:noProof/>
        </w:rPr>
        <w:t xml:space="preserve"> cloth </w:t>
      </w:r>
      <w:del w:id="32" w:author="Author">
        <w:r w:rsidRPr="00BA46D2">
          <w:rPr>
            <w:rFonts w:ascii="Trebuchet MS" w:hAnsi="Trebuchet MS"/>
            <w:noProof/>
          </w:rPr>
          <w:delText>of blue on top</w:delText>
        </w:r>
      </w:del>
      <w:ins w:id="33" w:author="Author">
        <w:r w:rsidRPr="00BA46D2">
          <w:rPr>
            <w:rFonts w:ascii="Trebuchet MS" w:hAnsi="Trebuchet MS"/>
            <w:noProof/>
          </w:rPr>
          <w:t>over it</w:t>
        </w:r>
      </w:ins>
      <w:r w:rsidRPr="00BA46D2">
        <w:rPr>
          <w:rFonts w:ascii="Trebuchet MS" w:hAnsi="Trebuchet MS"/>
          <w:noProof/>
        </w:rPr>
        <w:t xml:space="preserve"> and put </w:t>
      </w:r>
      <w:del w:id="34" w:author="Author">
        <w:r w:rsidRPr="00BA46D2">
          <w:rPr>
            <w:rFonts w:ascii="Trebuchet MS" w:hAnsi="Trebuchet MS"/>
            <w:noProof/>
          </w:rPr>
          <w:delText xml:space="preserve">in </w:delText>
        </w:r>
      </w:del>
      <w:r w:rsidRPr="00BA46D2">
        <w:rPr>
          <w:rFonts w:ascii="Trebuchet MS" w:hAnsi="Trebuchet MS"/>
          <w:noProof/>
        </w:rPr>
        <w:t xml:space="preserve">its </w:t>
      </w:r>
      <w:ins w:id="35" w:author="Author">
        <w:r w:rsidRPr="00BA46D2">
          <w:rPr>
            <w:rFonts w:ascii="Trebuchet MS" w:hAnsi="Trebuchet MS"/>
            <w:noProof/>
          </w:rPr>
          <w:t xml:space="preserve">carrying </w:t>
        </w:r>
      </w:ins>
      <w:r w:rsidRPr="00BA46D2">
        <w:rPr>
          <w:rFonts w:ascii="Trebuchet MS" w:hAnsi="Trebuchet MS"/>
          <w:noProof/>
        </w:rPr>
        <w:t>poles</w:t>
      </w:r>
      <w:ins w:id="36" w:author="Author">
        <w:r w:rsidRPr="00BA46D2">
          <w:rPr>
            <w:rFonts w:ascii="Trebuchet MS" w:hAnsi="Trebuchet MS"/>
            <w:noProof/>
          </w:rPr>
          <w:t xml:space="preserve"> in place</w:t>
        </w:r>
      </w:ins>
      <w:r w:rsidRPr="00BA46D2">
        <w:rPr>
          <w:rFonts w:ascii="Trebuchet MS" w:hAnsi="Trebuchet MS"/>
          <w:noProof/>
        </w:rPr>
        <w:t>.</w:t>
      </w:r>
    </w:p>
    <w:p w:rsidR="00DA5AA1" w:rsidRPr="00BA46D2" w:rsidRDefault="00DA5AA1" w:rsidP="00DA5AA1">
      <w:pPr>
        <w:rPr>
          <w:rFonts w:ascii="Trebuchet MS" w:hAnsi="Trebuchet MS"/>
          <w:noProof/>
        </w:rPr>
      </w:pPr>
      <w:r w:rsidRPr="00BA46D2">
        <w:rPr>
          <w:rFonts w:ascii="Trebuchet MS" w:hAnsi="Trebuchet MS"/>
          <w:b/>
        </w:rPr>
        <w:t xml:space="preserve">4:7 </w:t>
      </w:r>
      <w:r w:rsidRPr="00BA46D2">
        <w:rPr>
          <w:rFonts w:ascii="Trebuchet MS" w:hAnsi="Trebuchet MS"/>
          <w:noProof/>
        </w:rPr>
        <w:t>“</w:t>
      </w:r>
      <w:del w:id="37" w:author="Author">
        <w:r w:rsidRPr="00BA46D2">
          <w:rPr>
            <w:rFonts w:ascii="Trebuchet MS" w:hAnsi="Trebuchet MS"/>
            <w:noProof/>
          </w:rPr>
          <w:delText>And they</w:delText>
        </w:r>
      </w:del>
      <w:ins w:id="38" w:author="Author">
        <w:r w:rsidRPr="00BA46D2">
          <w:rPr>
            <w:rFonts w:ascii="Trebuchet MS" w:hAnsi="Trebuchet MS"/>
            <w:noProof/>
          </w:rPr>
          <w:t>They</w:t>
        </w:r>
      </w:ins>
      <w:r w:rsidRPr="00BA46D2">
        <w:rPr>
          <w:rFonts w:ascii="Trebuchet MS" w:hAnsi="Trebuchet MS"/>
          <w:noProof/>
        </w:rPr>
        <w:t xml:space="preserve"> will </w:t>
      </w:r>
      <w:ins w:id="39" w:author="Author">
        <w:r w:rsidRPr="00BA46D2">
          <w:rPr>
            <w:rFonts w:ascii="Trebuchet MS" w:hAnsi="Trebuchet MS"/>
            <w:noProof/>
          </w:rPr>
          <w:t xml:space="preserve">also </w:t>
        </w:r>
      </w:ins>
      <w:r w:rsidRPr="00BA46D2">
        <w:rPr>
          <w:rFonts w:ascii="Trebuchet MS" w:hAnsi="Trebuchet MS"/>
          <w:noProof/>
        </w:rPr>
        <w:t xml:space="preserve">spread out a </w:t>
      </w:r>
      <w:ins w:id="40" w:author="Author">
        <w:r w:rsidRPr="00BA46D2">
          <w:rPr>
            <w:rFonts w:ascii="Trebuchet MS" w:hAnsi="Trebuchet MS"/>
            <w:noProof/>
          </w:rPr>
          <w:t xml:space="preserve">blue </w:t>
        </w:r>
      </w:ins>
      <w:r w:rsidRPr="00BA46D2">
        <w:rPr>
          <w:rFonts w:ascii="Trebuchet MS" w:hAnsi="Trebuchet MS"/>
          <w:noProof/>
        </w:rPr>
        <w:t xml:space="preserve">cloth </w:t>
      </w:r>
      <w:del w:id="41" w:author="Author">
        <w:r w:rsidRPr="00BA46D2">
          <w:rPr>
            <w:rFonts w:ascii="Trebuchet MS" w:hAnsi="Trebuchet MS"/>
            <w:noProof/>
          </w:rPr>
          <w:delText xml:space="preserve">of blue </w:delText>
        </w:r>
      </w:del>
      <w:r w:rsidRPr="00BA46D2">
        <w:rPr>
          <w:rFonts w:ascii="Trebuchet MS" w:hAnsi="Trebuchet MS"/>
          <w:noProof/>
        </w:rPr>
        <w:t xml:space="preserve">over the table of showbread, and they </w:t>
      </w:r>
      <w:del w:id="42" w:author="Author">
        <w:r w:rsidRPr="00BA46D2">
          <w:rPr>
            <w:rFonts w:ascii="Trebuchet MS" w:hAnsi="Trebuchet MS"/>
            <w:noProof/>
          </w:rPr>
          <w:delText>must</w:delText>
        </w:r>
      </w:del>
      <w:ins w:id="43" w:author="Author">
        <w:r w:rsidRPr="00BA46D2">
          <w:rPr>
            <w:rFonts w:ascii="Trebuchet MS" w:hAnsi="Trebuchet MS"/>
            <w:noProof/>
          </w:rPr>
          <w:t>will</w:t>
        </w:r>
      </w:ins>
      <w:r w:rsidRPr="00BA46D2">
        <w:rPr>
          <w:rFonts w:ascii="Trebuchet MS" w:hAnsi="Trebuchet MS"/>
          <w:noProof/>
        </w:rPr>
        <w:t xml:space="preserve"> put </w:t>
      </w:r>
      <w:del w:id="44" w:author="Author">
        <w:r w:rsidRPr="00BA46D2">
          <w:rPr>
            <w:rFonts w:ascii="Trebuchet MS" w:hAnsi="Trebuchet MS"/>
            <w:noProof/>
          </w:rPr>
          <w:delText>upon</w:delText>
        </w:r>
      </w:del>
      <w:ins w:id="45" w:author="Author">
        <w:r w:rsidRPr="00BA46D2">
          <w:rPr>
            <w:rFonts w:ascii="Trebuchet MS" w:hAnsi="Trebuchet MS"/>
            <w:noProof/>
          </w:rPr>
          <w:t>on</w:t>
        </w:r>
      </w:ins>
      <w:r w:rsidRPr="00BA46D2">
        <w:rPr>
          <w:rFonts w:ascii="Trebuchet MS" w:hAnsi="Trebuchet MS"/>
          <w:noProof/>
        </w:rPr>
        <w:t xml:space="preserve"> it the dishes</w:t>
      </w:r>
      <w:del w:id="46" w:author="Author">
        <w:r w:rsidRPr="00BA46D2">
          <w:rPr>
            <w:rFonts w:ascii="Trebuchet MS" w:hAnsi="Trebuchet MS"/>
            <w:noProof/>
          </w:rPr>
          <w:delText xml:space="preserve"> and</w:delText>
        </w:r>
      </w:del>
      <w:ins w:id="47" w:author="Author">
        <w:r w:rsidRPr="00BA46D2">
          <w:rPr>
            <w:rFonts w:ascii="Trebuchet MS" w:hAnsi="Trebuchet MS"/>
            <w:noProof/>
          </w:rPr>
          <w:t>,</w:t>
        </w:r>
      </w:ins>
      <w:r w:rsidRPr="00BA46D2">
        <w:rPr>
          <w:rFonts w:ascii="Trebuchet MS" w:hAnsi="Trebuchet MS"/>
          <w:noProof/>
        </w:rPr>
        <w:t xml:space="preserve"> the cups</w:t>
      </w:r>
      <w:del w:id="48" w:author="Author">
        <w:r w:rsidRPr="00BA46D2">
          <w:rPr>
            <w:rFonts w:ascii="Trebuchet MS" w:hAnsi="Trebuchet MS"/>
            <w:noProof/>
          </w:rPr>
          <w:delText xml:space="preserve"> and</w:delText>
        </w:r>
      </w:del>
      <w:ins w:id="49" w:author="Author">
        <w:r w:rsidRPr="00BA46D2">
          <w:rPr>
            <w:rFonts w:ascii="Trebuchet MS" w:hAnsi="Trebuchet MS"/>
            <w:noProof/>
          </w:rPr>
          <w:t>,</w:t>
        </w:r>
      </w:ins>
      <w:r w:rsidRPr="00BA46D2">
        <w:rPr>
          <w:rFonts w:ascii="Trebuchet MS" w:hAnsi="Trebuchet MS"/>
          <w:noProof/>
        </w:rPr>
        <w:t xml:space="preserve"> the bowls</w:t>
      </w:r>
      <w:ins w:id="50" w:author="Author">
        <w:r w:rsidRPr="00BA46D2">
          <w:rPr>
            <w:rFonts w:ascii="Trebuchet MS" w:hAnsi="Trebuchet MS"/>
            <w:noProof/>
          </w:rPr>
          <w:t>,</w:t>
        </w:r>
      </w:ins>
      <w:r w:rsidRPr="00BA46D2">
        <w:rPr>
          <w:rFonts w:ascii="Trebuchet MS" w:hAnsi="Trebuchet MS"/>
          <w:noProof/>
        </w:rPr>
        <w:t xml:space="preserve"> and the pitchers of the drink offering; </w:t>
      </w:r>
      <w:del w:id="51" w:author="Author">
        <w:r w:rsidRPr="00BA46D2">
          <w:rPr>
            <w:rFonts w:ascii="Trebuchet MS" w:hAnsi="Trebuchet MS"/>
            <w:noProof/>
          </w:rPr>
          <w:delText xml:space="preserve">and </w:delText>
        </w:r>
      </w:del>
      <w:r w:rsidRPr="00BA46D2">
        <w:rPr>
          <w:rFonts w:ascii="Trebuchet MS" w:hAnsi="Trebuchet MS"/>
          <w:noProof/>
        </w:rPr>
        <w:t xml:space="preserve">the </w:t>
      </w:r>
      <w:del w:id="52" w:author="Author">
        <w:r w:rsidRPr="00BA46D2">
          <w:rPr>
            <w:rFonts w:ascii="Trebuchet MS" w:hAnsi="Trebuchet MS"/>
            <w:noProof/>
          </w:rPr>
          <w:delText xml:space="preserve">constant </w:delText>
        </w:r>
      </w:del>
      <w:ins w:id="53" w:author="Author">
        <w:r w:rsidRPr="00BA46D2">
          <w:rPr>
            <w:rFonts w:ascii="Trebuchet MS" w:hAnsi="Trebuchet MS"/>
            <w:noProof/>
          </w:rPr>
          <w:t xml:space="preserve">regular offering of </w:t>
        </w:r>
      </w:ins>
      <w:r w:rsidRPr="00BA46D2">
        <w:rPr>
          <w:rFonts w:ascii="Trebuchet MS" w:hAnsi="Trebuchet MS"/>
          <w:noProof/>
        </w:rPr>
        <w:t xml:space="preserve">bread should </w:t>
      </w:r>
      <w:del w:id="54" w:author="Author">
        <w:r w:rsidRPr="00BA46D2">
          <w:rPr>
            <w:rFonts w:ascii="Trebuchet MS" w:hAnsi="Trebuchet MS"/>
            <w:noProof/>
          </w:rPr>
          <w:delText>continue</w:delText>
        </w:r>
      </w:del>
      <w:ins w:id="55" w:author="Author">
        <w:r w:rsidRPr="00BA46D2">
          <w:rPr>
            <w:rFonts w:ascii="Trebuchet MS" w:hAnsi="Trebuchet MS"/>
            <w:noProof/>
          </w:rPr>
          <w:t>remain</w:t>
        </w:r>
      </w:ins>
      <w:r w:rsidRPr="00BA46D2">
        <w:rPr>
          <w:rFonts w:ascii="Trebuchet MS" w:hAnsi="Trebuchet MS"/>
          <w:noProof/>
        </w:rPr>
        <w:t xml:space="preserve"> on it. </w:t>
      </w:r>
      <w:r w:rsidRPr="00BA46D2">
        <w:rPr>
          <w:rFonts w:ascii="Trebuchet MS" w:hAnsi="Trebuchet MS"/>
          <w:b/>
          <w:noProof/>
        </w:rPr>
        <w:t xml:space="preserve">4:8 </w:t>
      </w:r>
      <w:del w:id="56" w:author="Author">
        <w:r w:rsidRPr="00BA46D2">
          <w:rPr>
            <w:rFonts w:ascii="Trebuchet MS" w:hAnsi="Trebuchet MS"/>
            <w:noProof/>
          </w:rPr>
          <w:delText>And they must</w:delText>
        </w:r>
      </w:del>
      <w:ins w:id="57" w:author="Author">
        <w:r w:rsidRPr="00BA46D2">
          <w:rPr>
            <w:rFonts w:ascii="Trebuchet MS" w:hAnsi="Trebuchet MS"/>
            <w:noProof/>
          </w:rPr>
          <w:t>They will</w:t>
        </w:r>
      </w:ins>
      <w:r w:rsidRPr="00BA46D2">
        <w:rPr>
          <w:rFonts w:ascii="Trebuchet MS" w:hAnsi="Trebuchet MS"/>
          <w:noProof/>
        </w:rPr>
        <w:t xml:space="preserve"> spread out a </w:t>
      </w:r>
      <w:del w:id="58" w:author="Author">
        <w:r w:rsidRPr="00BA46D2">
          <w:rPr>
            <w:rFonts w:ascii="Trebuchet MS" w:hAnsi="Trebuchet MS"/>
            <w:noProof/>
          </w:rPr>
          <w:delText xml:space="preserve">cloth of coccus </w:delText>
        </w:r>
      </w:del>
      <w:r w:rsidRPr="00BA46D2">
        <w:rPr>
          <w:rFonts w:ascii="Trebuchet MS" w:hAnsi="Trebuchet MS"/>
          <w:noProof/>
        </w:rPr>
        <w:t xml:space="preserve">scarlet </w:t>
      </w:r>
      <w:ins w:id="59" w:author="Author">
        <w:r w:rsidRPr="00BA46D2">
          <w:rPr>
            <w:rFonts w:ascii="Trebuchet MS" w:hAnsi="Trebuchet MS"/>
            <w:noProof/>
          </w:rPr>
          <w:t xml:space="preserve">cloth </w:t>
        </w:r>
      </w:ins>
      <w:r w:rsidRPr="00BA46D2">
        <w:rPr>
          <w:rFonts w:ascii="Trebuchet MS" w:hAnsi="Trebuchet MS"/>
          <w:noProof/>
        </w:rPr>
        <w:t>over them</w:t>
      </w:r>
      <w:del w:id="60" w:author="Author">
        <w:r w:rsidRPr="00BA46D2">
          <w:rPr>
            <w:rFonts w:ascii="Trebuchet MS" w:hAnsi="Trebuchet MS"/>
            <w:noProof/>
          </w:rPr>
          <w:delText>,</w:delText>
        </w:r>
      </w:del>
      <w:r w:rsidRPr="00BA46D2">
        <w:rPr>
          <w:rFonts w:ascii="Trebuchet MS" w:hAnsi="Trebuchet MS"/>
          <w:noProof/>
        </w:rPr>
        <w:t xml:space="preserve"> and </w:t>
      </w:r>
      <w:del w:id="61" w:author="Author">
        <w:r w:rsidRPr="00BA46D2">
          <w:rPr>
            <w:rFonts w:ascii="Trebuchet MS" w:hAnsi="Trebuchet MS"/>
            <w:noProof/>
          </w:rPr>
          <w:delText xml:space="preserve">they must </w:delText>
        </w:r>
      </w:del>
      <w:r w:rsidRPr="00BA46D2">
        <w:rPr>
          <w:rFonts w:ascii="Trebuchet MS" w:hAnsi="Trebuchet MS"/>
          <w:noProof/>
        </w:rPr>
        <w:t xml:space="preserve">cover it with a </w:t>
      </w:r>
      <w:ins w:id="62" w:author="Author">
        <w:r w:rsidRPr="00BA46D2">
          <w:rPr>
            <w:rFonts w:ascii="Trebuchet MS" w:hAnsi="Trebuchet MS"/>
            <w:noProof/>
          </w:rPr>
          <w:t xml:space="preserve">sealskin </w:t>
        </w:r>
      </w:ins>
      <w:r w:rsidRPr="00BA46D2">
        <w:rPr>
          <w:rFonts w:ascii="Trebuchet MS" w:hAnsi="Trebuchet MS"/>
          <w:noProof/>
        </w:rPr>
        <w:t xml:space="preserve">covering </w:t>
      </w:r>
      <w:del w:id="63" w:author="Author">
        <w:r w:rsidRPr="00BA46D2">
          <w:rPr>
            <w:rFonts w:ascii="Trebuchet MS" w:hAnsi="Trebuchet MS"/>
            <w:noProof/>
          </w:rPr>
          <w:delText xml:space="preserve">of sealskins </w:delText>
        </w:r>
      </w:del>
      <w:r w:rsidRPr="00BA46D2">
        <w:rPr>
          <w:rFonts w:ascii="Trebuchet MS" w:hAnsi="Trebuchet MS"/>
          <w:noProof/>
        </w:rPr>
        <w:t xml:space="preserve">and put </w:t>
      </w:r>
      <w:del w:id="64" w:author="Author">
        <w:r w:rsidRPr="00BA46D2">
          <w:rPr>
            <w:rFonts w:ascii="Trebuchet MS" w:hAnsi="Trebuchet MS"/>
            <w:noProof/>
          </w:rPr>
          <w:delText xml:space="preserve">in </w:delText>
        </w:r>
      </w:del>
      <w:r w:rsidRPr="00BA46D2">
        <w:rPr>
          <w:rFonts w:ascii="Trebuchet MS" w:hAnsi="Trebuchet MS"/>
          <w:noProof/>
        </w:rPr>
        <w:t xml:space="preserve">its </w:t>
      </w:r>
      <w:ins w:id="65" w:author="Author">
        <w:r w:rsidRPr="00BA46D2">
          <w:rPr>
            <w:rFonts w:ascii="Trebuchet MS" w:hAnsi="Trebuchet MS"/>
            <w:noProof/>
          </w:rPr>
          <w:t xml:space="preserve">carrying </w:t>
        </w:r>
      </w:ins>
      <w:r w:rsidRPr="00BA46D2">
        <w:rPr>
          <w:rFonts w:ascii="Trebuchet MS" w:hAnsi="Trebuchet MS"/>
          <w:noProof/>
        </w:rPr>
        <w:t>poles</w:t>
      </w:r>
      <w:ins w:id="66" w:author="Author">
        <w:r w:rsidRPr="00BA46D2">
          <w:rPr>
            <w:rFonts w:ascii="Trebuchet MS" w:hAnsi="Trebuchet MS"/>
            <w:noProof/>
          </w:rPr>
          <w:t xml:space="preserve"> in place</w:t>
        </w:r>
      </w:ins>
      <w:r w:rsidRPr="00BA46D2">
        <w:rPr>
          <w:rFonts w:ascii="Trebuchet MS" w:hAnsi="Trebuchet MS"/>
          <w:noProof/>
        </w:rPr>
        <w:t xml:space="preserve">. </w:t>
      </w:r>
      <w:r w:rsidRPr="00BA46D2">
        <w:rPr>
          <w:rFonts w:ascii="Trebuchet MS" w:hAnsi="Trebuchet MS"/>
          <w:b/>
          <w:noProof/>
        </w:rPr>
        <w:t xml:space="preserve">4:9 </w:t>
      </w:r>
      <w:del w:id="67" w:author="Author">
        <w:r w:rsidRPr="00BA46D2">
          <w:rPr>
            <w:rFonts w:ascii="Trebuchet MS" w:hAnsi="Trebuchet MS"/>
            <w:noProof/>
          </w:rPr>
          <w:delText>And</w:delText>
        </w:r>
      </w:del>
      <w:ins w:id="68" w:author="Author">
        <w:r w:rsidRPr="00BA46D2">
          <w:rPr>
            <w:rFonts w:ascii="Trebuchet MS" w:hAnsi="Trebuchet MS"/>
            <w:noProof/>
          </w:rPr>
          <w:t>Then</w:t>
        </w:r>
      </w:ins>
      <w:r w:rsidRPr="00BA46D2">
        <w:rPr>
          <w:rFonts w:ascii="Trebuchet MS" w:hAnsi="Trebuchet MS"/>
          <w:noProof/>
        </w:rPr>
        <w:t xml:space="preserve"> they </w:t>
      </w:r>
      <w:del w:id="69" w:author="Author">
        <w:r w:rsidRPr="00BA46D2">
          <w:rPr>
            <w:rFonts w:ascii="Trebuchet MS" w:hAnsi="Trebuchet MS"/>
            <w:noProof/>
          </w:rPr>
          <w:delText>must</w:delText>
        </w:r>
      </w:del>
      <w:ins w:id="70" w:author="Author">
        <w:r w:rsidRPr="00BA46D2">
          <w:rPr>
            <w:rFonts w:ascii="Trebuchet MS" w:hAnsi="Trebuchet MS"/>
            <w:noProof/>
          </w:rPr>
          <w:t>will</w:t>
        </w:r>
      </w:ins>
      <w:r w:rsidRPr="00BA46D2">
        <w:rPr>
          <w:rFonts w:ascii="Trebuchet MS" w:hAnsi="Trebuchet MS"/>
          <w:noProof/>
        </w:rPr>
        <w:t xml:space="preserve"> take a </w:t>
      </w:r>
      <w:ins w:id="71" w:author="Author">
        <w:r w:rsidRPr="00BA46D2">
          <w:rPr>
            <w:rFonts w:ascii="Trebuchet MS" w:hAnsi="Trebuchet MS"/>
            <w:noProof/>
          </w:rPr>
          <w:t xml:space="preserve">blue </w:t>
        </w:r>
      </w:ins>
      <w:r w:rsidRPr="00BA46D2">
        <w:rPr>
          <w:rFonts w:ascii="Trebuchet MS" w:hAnsi="Trebuchet MS"/>
          <w:noProof/>
        </w:rPr>
        <w:t xml:space="preserve">cloth </w:t>
      </w:r>
      <w:del w:id="72" w:author="Author">
        <w:r w:rsidRPr="00BA46D2">
          <w:rPr>
            <w:rFonts w:ascii="Trebuchet MS" w:hAnsi="Trebuchet MS"/>
            <w:noProof/>
          </w:rPr>
          <w:delText xml:space="preserve">of blue </w:delText>
        </w:r>
      </w:del>
      <w:r w:rsidRPr="00BA46D2">
        <w:rPr>
          <w:rFonts w:ascii="Trebuchet MS" w:hAnsi="Trebuchet MS"/>
          <w:noProof/>
        </w:rPr>
        <w:t xml:space="preserve">and cover the lampstand </w:t>
      </w:r>
      <w:del w:id="73" w:author="Author">
        <w:r w:rsidRPr="00BA46D2">
          <w:rPr>
            <w:rFonts w:ascii="Trebuchet MS" w:hAnsi="Trebuchet MS"/>
            <w:noProof/>
          </w:rPr>
          <w:delText>of</w:delText>
        </w:r>
      </w:del>
      <w:ins w:id="74" w:author="Author">
        <w:r w:rsidRPr="00BA46D2">
          <w:rPr>
            <w:rFonts w:ascii="Trebuchet MS" w:hAnsi="Trebuchet MS"/>
            <w:noProof/>
          </w:rPr>
          <w:t>for</w:t>
        </w:r>
      </w:ins>
      <w:r w:rsidRPr="00BA46D2">
        <w:rPr>
          <w:rFonts w:ascii="Trebuchet MS" w:hAnsi="Trebuchet MS"/>
          <w:noProof/>
        </w:rPr>
        <w:t xml:space="preserve"> the </w:t>
      </w:r>
      <w:del w:id="75" w:author="Author">
        <w:r w:rsidRPr="00BA46D2">
          <w:rPr>
            <w:rFonts w:ascii="Trebuchet MS" w:hAnsi="Trebuchet MS"/>
            <w:noProof/>
          </w:rPr>
          <w:delText xml:space="preserve">luminary and </w:delText>
        </w:r>
      </w:del>
      <w:ins w:id="76" w:author="Author">
        <w:r w:rsidRPr="00BA46D2">
          <w:rPr>
            <w:rFonts w:ascii="Trebuchet MS" w:hAnsi="Trebuchet MS"/>
            <w:noProof/>
          </w:rPr>
          <w:t xml:space="preserve">light, along with </w:t>
        </w:r>
      </w:ins>
      <w:r w:rsidRPr="00BA46D2">
        <w:rPr>
          <w:rFonts w:ascii="Trebuchet MS" w:hAnsi="Trebuchet MS"/>
          <w:noProof/>
        </w:rPr>
        <w:t>its lamps</w:t>
      </w:r>
      <w:del w:id="77" w:author="Author">
        <w:r w:rsidRPr="00BA46D2">
          <w:rPr>
            <w:rFonts w:ascii="Trebuchet MS" w:hAnsi="Trebuchet MS"/>
            <w:noProof/>
          </w:rPr>
          <w:delText xml:space="preserve"> and</w:delText>
        </w:r>
      </w:del>
      <w:ins w:id="78" w:author="Author">
        <w:r w:rsidRPr="00BA46D2">
          <w:rPr>
            <w:rFonts w:ascii="Trebuchet MS" w:hAnsi="Trebuchet MS"/>
            <w:noProof/>
          </w:rPr>
          <w:t>,</w:t>
        </w:r>
      </w:ins>
      <w:r w:rsidRPr="00BA46D2">
        <w:rPr>
          <w:rFonts w:ascii="Trebuchet MS" w:hAnsi="Trebuchet MS"/>
          <w:noProof/>
        </w:rPr>
        <w:t xml:space="preserve"> its snuffers</w:t>
      </w:r>
      <w:del w:id="79" w:author="Author">
        <w:r w:rsidRPr="00BA46D2">
          <w:rPr>
            <w:rFonts w:ascii="Trebuchet MS" w:hAnsi="Trebuchet MS"/>
            <w:noProof/>
          </w:rPr>
          <w:delText xml:space="preserve"> and</w:delText>
        </w:r>
      </w:del>
      <w:ins w:id="80" w:author="Author">
        <w:r w:rsidRPr="00BA46D2">
          <w:rPr>
            <w:rFonts w:ascii="Trebuchet MS" w:hAnsi="Trebuchet MS"/>
            <w:noProof/>
          </w:rPr>
          <w:t>,</w:t>
        </w:r>
        <w:r w:rsidRPr="00BA46D2">
          <w:rPr>
            <w:rStyle w:val="FootnoteReference"/>
            <w:rFonts w:ascii="Trebuchet MS" w:hAnsi="Trebuchet MS"/>
            <w:noProof/>
          </w:rPr>
          <w:footnoteReference w:id="1"/>
        </w:r>
      </w:ins>
      <w:r w:rsidRPr="00BA46D2">
        <w:rPr>
          <w:rFonts w:ascii="Trebuchet MS" w:hAnsi="Trebuchet MS"/>
          <w:noProof/>
        </w:rPr>
        <w:t xml:space="preserve"> its fire holders</w:t>
      </w:r>
      <w:ins w:id="83" w:author="Author">
        <w:r w:rsidRPr="00BA46D2">
          <w:rPr>
            <w:rFonts w:ascii="Trebuchet MS" w:hAnsi="Trebuchet MS"/>
            <w:noProof/>
          </w:rPr>
          <w:t>,</w:t>
        </w:r>
      </w:ins>
      <w:r w:rsidRPr="00BA46D2">
        <w:rPr>
          <w:rFonts w:ascii="Trebuchet MS" w:hAnsi="Trebuchet MS"/>
          <w:noProof/>
        </w:rPr>
        <w:t xml:space="preserve"> and all its </w:t>
      </w:r>
      <w:del w:id="84" w:author="Author">
        <w:r w:rsidRPr="00BA46D2">
          <w:rPr>
            <w:rFonts w:ascii="Trebuchet MS" w:hAnsi="Trebuchet MS"/>
            <w:noProof/>
          </w:rPr>
          <w:delText>vessels</w:delText>
        </w:r>
      </w:del>
      <w:ins w:id="85" w:author="Author">
        <w:r w:rsidRPr="00BA46D2">
          <w:rPr>
            <w:rFonts w:ascii="Trebuchet MS" w:hAnsi="Trebuchet MS"/>
            <w:noProof/>
          </w:rPr>
          <w:t>containers</w:t>
        </w:r>
      </w:ins>
      <w:r w:rsidRPr="00BA46D2">
        <w:rPr>
          <w:rFonts w:ascii="Trebuchet MS" w:hAnsi="Trebuchet MS"/>
          <w:noProof/>
        </w:rPr>
        <w:t xml:space="preserve"> for oil </w:t>
      </w:r>
      <w:del w:id="86" w:author="Author">
        <w:r w:rsidRPr="00BA46D2">
          <w:rPr>
            <w:rFonts w:ascii="Trebuchet MS" w:hAnsi="Trebuchet MS"/>
            <w:noProof/>
          </w:rPr>
          <w:delText>with which they regularly minister</w:delText>
        </w:r>
      </w:del>
      <w:ins w:id="87" w:author="Author">
        <w:r w:rsidRPr="00BA46D2">
          <w:rPr>
            <w:rFonts w:ascii="Trebuchet MS" w:hAnsi="Trebuchet MS"/>
            <w:noProof/>
          </w:rPr>
          <w:t>that are used</w:t>
        </w:r>
      </w:ins>
      <w:r w:rsidRPr="00BA46D2">
        <w:rPr>
          <w:rFonts w:ascii="Trebuchet MS" w:hAnsi="Trebuchet MS"/>
          <w:noProof/>
        </w:rPr>
        <w:t xml:space="preserve"> to </w:t>
      </w:r>
      <w:ins w:id="88" w:author="Author">
        <w:r w:rsidRPr="00BA46D2">
          <w:rPr>
            <w:rFonts w:ascii="Trebuchet MS" w:hAnsi="Trebuchet MS"/>
            <w:noProof/>
          </w:rPr>
          <w:t xml:space="preserve">maintain </w:t>
        </w:r>
      </w:ins>
      <w:r w:rsidRPr="00BA46D2">
        <w:rPr>
          <w:rFonts w:ascii="Trebuchet MS" w:hAnsi="Trebuchet MS"/>
          <w:noProof/>
        </w:rPr>
        <w:t xml:space="preserve">it. </w:t>
      </w:r>
      <w:r w:rsidRPr="00BA46D2">
        <w:rPr>
          <w:rFonts w:ascii="Trebuchet MS" w:hAnsi="Trebuchet MS"/>
          <w:b/>
          <w:noProof/>
        </w:rPr>
        <w:t xml:space="preserve">4:10 </w:t>
      </w:r>
      <w:del w:id="89" w:author="Author">
        <w:r w:rsidRPr="00BA46D2">
          <w:rPr>
            <w:rFonts w:ascii="Trebuchet MS" w:hAnsi="Trebuchet MS"/>
            <w:noProof/>
          </w:rPr>
          <w:delText>And they must put</w:delText>
        </w:r>
      </w:del>
      <w:ins w:id="90" w:author="Author">
        <w:r w:rsidRPr="00BA46D2">
          <w:rPr>
            <w:rFonts w:ascii="Trebuchet MS" w:hAnsi="Trebuchet MS"/>
            <w:noProof/>
          </w:rPr>
          <w:t>They will wrap</w:t>
        </w:r>
      </w:ins>
      <w:r w:rsidRPr="00BA46D2">
        <w:rPr>
          <w:rFonts w:ascii="Trebuchet MS" w:hAnsi="Trebuchet MS"/>
          <w:noProof/>
        </w:rPr>
        <w:t xml:space="preserve"> it and all its utensils </w:t>
      </w:r>
      <w:del w:id="91" w:author="Author">
        <w:r w:rsidRPr="00BA46D2">
          <w:rPr>
            <w:rFonts w:ascii="Trebuchet MS" w:hAnsi="Trebuchet MS"/>
            <w:noProof/>
          </w:rPr>
          <w:delText>into</w:delText>
        </w:r>
      </w:del>
      <w:ins w:id="92" w:author="Author">
        <w:r w:rsidRPr="00BA46D2">
          <w:rPr>
            <w:rFonts w:ascii="Trebuchet MS" w:hAnsi="Trebuchet MS"/>
            <w:noProof/>
          </w:rPr>
          <w:t>in</w:t>
        </w:r>
      </w:ins>
      <w:r w:rsidRPr="00BA46D2">
        <w:rPr>
          <w:rFonts w:ascii="Trebuchet MS" w:hAnsi="Trebuchet MS"/>
          <w:noProof/>
        </w:rPr>
        <w:t xml:space="preserve"> a </w:t>
      </w:r>
      <w:ins w:id="93" w:author="Author">
        <w:r w:rsidRPr="00BA46D2">
          <w:rPr>
            <w:rFonts w:ascii="Trebuchet MS" w:hAnsi="Trebuchet MS"/>
            <w:noProof/>
          </w:rPr>
          <w:t xml:space="preserve">sealskin </w:t>
        </w:r>
      </w:ins>
      <w:r w:rsidRPr="00BA46D2">
        <w:rPr>
          <w:rFonts w:ascii="Trebuchet MS" w:hAnsi="Trebuchet MS"/>
          <w:noProof/>
        </w:rPr>
        <w:t xml:space="preserve">covering </w:t>
      </w:r>
      <w:del w:id="94" w:author="Author">
        <w:r w:rsidRPr="00BA46D2">
          <w:rPr>
            <w:rFonts w:ascii="Trebuchet MS" w:hAnsi="Trebuchet MS"/>
            <w:noProof/>
          </w:rPr>
          <w:delText xml:space="preserve">of sealskins </w:delText>
        </w:r>
      </w:del>
      <w:r w:rsidRPr="00BA46D2">
        <w:rPr>
          <w:rFonts w:ascii="Trebuchet MS" w:hAnsi="Trebuchet MS"/>
          <w:noProof/>
        </w:rPr>
        <w:t xml:space="preserve">and put it </w:t>
      </w:r>
      <w:del w:id="95" w:author="Author">
        <w:r w:rsidRPr="00BA46D2">
          <w:rPr>
            <w:rFonts w:ascii="Trebuchet MS" w:hAnsi="Trebuchet MS"/>
            <w:noProof/>
          </w:rPr>
          <w:delText>upon</w:delText>
        </w:r>
      </w:del>
      <w:ins w:id="96" w:author="Author">
        <w:r w:rsidRPr="00BA46D2">
          <w:rPr>
            <w:rFonts w:ascii="Trebuchet MS" w:hAnsi="Trebuchet MS"/>
            <w:noProof/>
          </w:rPr>
          <w:t>on</w:t>
        </w:r>
      </w:ins>
      <w:r w:rsidRPr="00BA46D2">
        <w:rPr>
          <w:rFonts w:ascii="Trebuchet MS" w:hAnsi="Trebuchet MS"/>
          <w:noProof/>
        </w:rPr>
        <w:t xml:space="preserve"> a </w:t>
      </w:r>
      <w:ins w:id="97" w:author="Author">
        <w:r w:rsidRPr="00BA46D2">
          <w:rPr>
            <w:rFonts w:ascii="Trebuchet MS" w:hAnsi="Trebuchet MS"/>
            <w:noProof/>
          </w:rPr>
          <w:t xml:space="preserve">carrying </w:t>
        </w:r>
      </w:ins>
      <w:r w:rsidRPr="00BA46D2">
        <w:rPr>
          <w:rFonts w:ascii="Trebuchet MS" w:hAnsi="Trebuchet MS"/>
          <w:noProof/>
        </w:rPr>
        <w:t xml:space="preserve">bar. </w:t>
      </w:r>
      <w:r w:rsidRPr="00BA46D2">
        <w:rPr>
          <w:rFonts w:ascii="Trebuchet MS" w:hAnsi="Trebuchet MS"/>
          <w:b/>
          <w:noProof/>
        </w:rPr>
        <w:t xml:space="preserve">4:11 </w:t>
      </w:r>
      <w:r w:rsidRPr="00BA46D2">
        <w:rPr>
          <w:rFonts w:ascii="Trebuchet MS" w:hAnsi="Trebuchet MS"/>
          <w:noProof/>
        </w:rPr>
        <w:t xml:space="preserve">And </w:t>
      </w:r>
      <w:del w:id="98" w:author="Author">
        <w:r w:rsidRPr="00BA46D2">
          <w:rPr>
            <w:rFonts w:ascii="Trebuchet MS" w:hAnsi="Trebuchet MS"/>
            <w:noProof/>
          </w:rPr>
          <w:delText xml:space="preserve">over the golden altar </w:delText>
        </w:r>
      </w:del>
      <w:r w:rsidRPr="00BA46D2">
        <w:rPr>
          <w:rFonts w:ascii="Trebuchet MS" w:hAnsi="Trebuchet MS"/>
          <w:noProof/>
        </w:rPr>
        <w:t xml:space="preserve">they will spread out a </w:t>
      </w:r>
      <w:ins w:id="99" w:author="Author">
        <w:r w:rsidRPr="00BA46D2">
          <w:rPr>
            <w:rFonts w:ascii="Trebuchet MS" w:hAnsi="Trebuchet MS"/>
            <w:noProof/>
          </w:rPr>
          <w:t xml:space="preserve">blue </w:t>
        </w:r>
      </w:ins>
      <w:r w:rsidRPr="00BA46D2">
        <w:rPr>
          <w:rFonts w:ascii="Trebuchet MS" w:hAnsi="Trebuchet MS"/>
          <w:noProof/>
        </w:rPr>
        <w:t xml:space="preserve">cloth </w:t>
      </w:r>
      <w:del w:id="100" w:author="Author">
        <w:r w:rsidRPr="00BA46D2">
          <w:rPr>
            <w:rFonts w:ascii="Trebuchet MS" w:hAnsi="Trebuchet MS"/>
            <w:noProof/>
          </w:rPr>
          <w:delText>of blue, and they must</w:delText>
        </w:r>
      </w:del>
      <w:ins w:id="101" w:author="Author">
        <w:r w:rsidRPr="00BA46D2">
          <w:rPr>
            <w:rFonts w:ascii="Trebuchet MS" w:hAnsi="Trebuchet MS"/>
            <w:noProof/>
          </w:rPr>
          <w:t>over the golden altar,</w:t>
        </w:r>
      </w:ins>
      <w:r w:rsidRPr="00BA46D2">
        <w:rPr>
          <w:rFonts w:ascii="Trebuchet MS" w:hAnsi="Trebuchet MS"/>
          <w:noProof/>
        </w:rPr>
        <w:t xml:space="preserve"> cover it with a </w:t>
      </w:r>
      <w:ins w:id="102" w:author="Author">
        <w:r w:rsidRPr="00BA46D2">
          <w:rPr>
            <w:rFonts w:ascii="Trebuchet MS" w:hAnsi="Trebuchet MS"/>
            <w:noProof/>
          </w:rPr>
          <w:t xml:space="preserve">sealskin </w:t>
        </w:r>
      </w:ins>
      <w:r w:rsidRPr="00BA46D2">
        <w:rPr>
          <w:rFonts w:ascii="Trebuchet MS" w:hAnsi="Trebuchet MS"/>
          <w:noProof/>
        </w:rPr>
        <w:t>covering</w:t>
      </w:r>
      <w:del w:id="103" w:author="Author">
        <w:r w:rsidRPr="00BA46D2">
          <w:rPr>
            <w:rFonts w:ascii="Trebuchet MS" w:hAnsi="Trebuchet MS"/>
            <w:noProof/>
          </w:rPr>
          <w:delText xml:space="preserve"> of sealskins</w:delText>
        </w:r>
      </w:del>
      <w:ins w:id="104" w:author="Author">
        <w:r w:rsidRPr="00BA46D2">
          <w:rPr>
            <w:rFonts w:ascii="Trebuchet MS" w:hAnsi="Trebuchet MS"/>
            <w:noProof/>
          </w:rPr>
          <w:t>,</w:t>
        </w:r>
      </w:ins>
      <w:r w:rsidRPr="00BA46D2">
        <w:rPr>
          <w:rFonts w:ascii="Trebuchet MS" w:hAnsi="Trebuchet MS"/>
          <w:noProof/>
        </w:rPr>
        <w:t xml:space="preserve"> and put </w:t>
      </w:r>
      <w:del w:id="105" w:author="Author">
        <w:r w:rsidRPr="00BA46D2">
          <w:rPr>
            <w:rFonts w:ascii="Trebuchet MS" w:hAnsi="Trebuchet MS"/>
            <w:noProof/>
          </w:rPr>
          <w:delText xml:space="preserve">in </w:delText>
        </w:r>
      </w:del>
      <w:r w:rsidRPr="00BA46D2">
        <w:rPr>
          <w:rFonts w:ascii="Trebuchet MS" w:hAnsi="Trebuchet MS"/>
          <w:noProof/>
        </w:rPr>
        <w:t xml:space="preserve">its </w:t>
      </w:r>
      <w:ins w:id="106" w:author="Author">
        <w:r w:rsidRPr="00BA46D2">
          <w:rPr>
            <w:rFonts w:ascii="Trebuchet MS" w:hAnsi="Trebuchet MS"/>
            <w:noProof/>
          </w:rPr>
          <w:t xml:space="preserve">carrying </w:t>
        </w:r>
      </w:ins>
      <w:r w:rsidRPr="00BA46D2">
        <w:rPr>
          <w:rFonts w:ascii="Trebuchet MS" w:hAnsi="Trebuchet MS"/>
          <w:noProof/>
        </w:rPr>
        <w:t>poles</w:t>
      </w:r>
      <w:ins w:id="107" w:author="Author">
        <w:r w:rsidRPr="00BA46D2">
          <w:rPr>
            <w:rFonts w:ascii="Trebuchet MS" w:hAnsi="Trebuchet MS"/>
            <w:noProof/>
          </w:rPr>
          <w:t xml:space="preserve"> in place</w:t>
        </w:r>
      </w:ins>
      <w:r w:rsidRPr="00BA46D2">
        <w:rPr>
          <w:rFonts w:ascii="Trebuchet MS" w:hAnsi="Trebuchet MS"/>
          <w:noProof/>
        </w:rPr>
        <w:t xml:space="preserve">. </w:t>
      </w:r>
      <w:r w:rsidRPr="00BA46D2">
        <w:rPr>
          <w:rFonts w:ascii="Trebuchet MS" w:hAnsi="Trebuchet MS"/>
          <w:b/>
          <w:noProof/>
        </w:rPr>
        <w:t xml:space="preserve">4:12 </w:t>
      </w:r>
      <w:del w:id="108" w:author="Author">
        <w:r w:rsidRPr="00BA46D2">
          <w:rPr>
            <w:rFonts w:ascii="Trebuchet MS" w:hAnsi="Trebuchet MS"/>
            <w:noProof/>
          </w:rPr>
          <w:delText>And they must</w:delText>
        </w:r>
      </w:del>
      <w:ins w:id="109" w:author="Author">
        <w:r w:rsidRPr="00BA46D2">
          <w:rPr>
            <w:rFonts w:ascii="Trebuchet MS" w:hAnsi="Trebuchet MS"/>
            <w:noProof/>
          </w:rPr>
          <w:t>They will then</w:t>
        </w:r>
      </w:ins>
      <w:r w:rsidRPr="00BA46D2">
        <w:rPr>
          <w:rFonts w:ascii="Trebuchet MS" w:hAnsi="Trebuchet MS"/>
          <w:noProof/>
        </w:rPr>
        <w:t xml:space="preserve"> take all the utensils of the ministry with which they regularly minister in the holy place</w:t>
      </w:r>
      <w:del w:id="110" w:author="Author">
        <w:r w:rsidRPr="00BA46D2">
          <w:rPr>
            <w:rFonts w:ascii="Trebuchet MS" w:hAnsi="Trebuchet MS"/>
            <w:noProof/>
          </w:rPr>
          <w:delText>,</w:delText>
        </w:r>
      </w:del>
      <w:r w:rsidRPr="00BA46D2">
        <w:rPr>
          <w:rFonts w:ascii="Trebuchet MS" w:hAnsi="Trebuchet MS"/>
          <w:noProof/>
        </w:rPr>
        <w:t xml:space="preserve"> and </w:t>
      </w:r>
      <w:del w:id="111" w:author="Author">
        <w:r w:rsidRPr="00BA46D2">
          <w:rPr>
            <w:rFonts w:ascii="Trebuchet MS" w:hAnsi="Trebuchet MS"/>
            <w:noProof/>
          </w:rPr>
          <w:delText xml:space="preserve">they must </w:delText>
        </w:r>
      </w:del>
      <w:r w:rsidRPr="00BA46D2">
        <w:rPr>
          <w:rFonts w:ascii="Trebuchet MS" w:hAnsi="Trebuchet MS"/>
          <w:noProof/>
        </w:rPr>
        <w:t xml:space="preserve">put them in a </w:t>
      </w:r>
      <w:ins w:id="112" w:author="Author">
        <w:r w:rsidRPr="00BA46D2">
          <w:rPr>
            <w:rFonts w:ascii="Trebuchet MS" w:hAnsi="Trebuchet MS"/>
            <w:noProof/>
          </w:rPr>
          <w:t xml:space="preserve">blue </w:t>
        </w:r>
      </w:ins>
      <w:r w:rsidRPr="00BA46D2">
        <w:rPr>
          <w:rFonts w:ascii="Trebuchet MS" w:hAnsi="Trebuchet MS"/>
          <w:noProof/>
        </w:rPr>
        <w:t xml:space="preserve">cloth </w:t>
      </w:r>
      <w:del w:id="113" w:author="Author">
        <w:r w:rsidRPr="00BA46D2">
          <w:rPr>
            <w:rFonts w:ascii="Trebuchet MS" w:hAnsi="Trebuchet MS"/>
            <w:noProof/>
          </w:rPr>
          <w:delText xml:space="preserve">of blue </w:delText>
        </w:r>
      </w:del>
      <w:r w:rsidRPr="00BA46D2">
        <w:rPr>
          <w:rFonts w:ascii="Trebuchet MS" w:hAnsi="Trebuchet MS"/>
          <w:noProof/>
        </w:rPr>
        <w:t xml:space="preserve">and cover them with a </w:t>
      </w:r>
      <w:ins w:id="114" w:author="Author">
        <w:r w:rsidRPr="00BA46D2">
          <w:rPr>
            <w:rFonts w:ascii="Trebuchet MS" w:hAnsi="Trebuchet MS"/>
            <w:noProof/>
          </w:rPr>
          <w:t xml:space="preserve">sealskin </w:t>
        </w:r>
      </w:ins>
      <w:r w:rsidRPr="00BA46D2">
        <w:rPr>
          <w:rFonts w:ascii="Trebuchet MS" w:hAnsi="Trebuchet MS"/>
          <w:noProof/>
        </w:rPr>
        <w:t xml:space="preserve">covering </w:t>
      </w:r>
      <w:del w:id="115" w:author="Author">
        <w:r w:rsidRPr="00BA46D2">
          <w:rPr>
            <w:rFonts w:ascii="Trebuchet MS" w:hAnsi="Trebuchet MS"/>
            <w:noProof/>
          </w:rPr>
          <w:delText xml:space="preserve">of sealskins </w:delText>
        </w:r>
      </w:del>
      <w:r w:rsidRPr="00BA46D2">
        <w:rPr>
          <w:rFonts w:ascii="Trebuchet MS" w:hAnsi="Trebuchet MS"/>
          <w:noProof/>
        </w:rPr>
        <w:t xml:space="preserve">and put them </w:t>
      </w:r>
      <w:del w:id="116" w:author="Author">
        <w:r w:rsidRPr="00BA46D2">
          <w:rPr>
            <w:rFonts w:ascii="Trebuchet MS" w:hAnsi="Trebuchet MS"/>
            <w:noProof/>
          </w:rPr>
          <w:delText>upon</w:delText>
        </w:r>
      </w:del>
      <w:ins w:id="117" w:author="Author">
        <w:r w:rsidRPr="00BA46D2">
          <w:rPr>
            <w:rFonts w:ascii="Trebuchet MS" w:hAnsi="Trebuchet MS"/>
            <w:noProof/>
          </w:rPr>
          <w:t>on</w:t>
        </w:r>
      </w:ins>
      <w:r w:rsidRPr="00BA46D2">
        <w:rPr>
          <w:rFonts w:ascii="Trebuchet MS" w:hAnsi="Trebuchet MS"/>
          <w:noProof/>
        </w:rPr>
        <w:t xml:space="preserve"> a </w:t>
      </w:r>
      <w:ins w:id="118" w:author="Author">
        <w:r w:rsidRPr="00BA46D2">
          <w:rPr>
            <w:rFonts w:ascii="Trebuchet MS" w:hAnsi="Trebuchet MS"/>
            <w:noProof/>
          </w:rPr>
          <w:t xml:space="preserve">carrying </w:t>
        </w:r>
      </w:ins>
      <w:r w:rsidRPr="00BA46D2">
        <w:rPr>
          <w:rFonts w:ascii="Trebuchet MS" w:hAnsi="Trebuchet MS"/>
          <w:noProof/>
        </w:rPr>
        <w:t>bar.</w:t>
      </w:r>
    </w:p>
    <w:p w:rsidR="00DA5AA1" w:rsidRPr="00BA46D2" w:rsidRDefault="00DA5AA1" w:rsidP="00DA5AA1">
      <w:pPr>
        <w:rPr>
          <w:rFonts w:ascii="Trebuchet MS" w:hAnsi="Trebuchet MS"/>
          <w:noProof/>
        </w:rPr>
      </w:pPr>
      <w:r w:rsidRPr="00BA46D2">
        <w:rPr>
          <w:rFonts w:ascii="Trebuchet MS" w:hAnsi="Trebuchet MS"/>
          <w:b/>
        </w:rPr>
        <w:t xml:space="preserve">4:13 </w:t>
      </w:r>
      <w:r w:rsidRPr="00BA46D2">
        <w:rPr>
          <w:rFonts w:ascii="Trebuchet MS" w:hAnsi="Trebuchet MS"/>
          <w:noProof/>
        </w:rPr>
        <w:t>“</w:t>
      </w:r>
      <w:del w:id="119" w:author="Author">
        <w:r w:rsidRPr="00BA46D2">
          <w:rPr>
            <w:rFonts w:ascii="Trebuchet MS" w:hAnsi="Trebuchet MS"/>
            <w:noProof/>
          </w:rPr>
          <w:delText>And they must clear away</w:delText>
        </w:r>
      </w:del>
      <w:ins w:id="120" w:author="Author">
        <w:r w:rsidRPr="00BA46D2">
          <w:rPr>
            <w:rFonts w:ascii="Trebuchet MS" w:hAnsi="Trebuchet MS"/>
            <w:noProof/>
          </w:rPr>
          <w:t>They should remove</w:t>
        </w:r>
      </w:ins>
      <w:r w:rsidRPr="00BA46D2">
        <w:rPr>
          <w:rFonts w:ascii="Trebuchet MS" w:hAnsi="Trebuchet MS"/>
          <w:noProof/>
        </w:rPr>
        <w:t xml:space="preserve"> the </w:t>
      </w:r>
      <w:del w:id="121" w:author="Author">
        <w:r w:rsidRPr="00BA46D2">
          <w:rPr>
            <w:rFonts w:ascii="Trebuchet MS" w:hAnsi="Trebuchet MS"/>
            <w:noProof/>
          </w:rPr>
          <w:delText xml:space="preserve">fatty </w:delText>
        </w:r>
      </w:del>
      <w:r w:rsidRPr="00BA46D2">
        <w:rPr>
          <w:rFonts w:ascii="Trebuchet MS" w:hAnsi="Trebuchet MS"/>
          <w:noProof/>
        </w:rPr>
        <w:t>ashes</w:t>
      </w:r>
      <w:del w:id="122" w:author="Author">
        <w:r w:rsidRPr="00BA46D2">
          <w:rPr>
            <w:rFonts w:ascii="Trebuchet MS" w:hAnsi="Trebuchet MS"/>
            <w:noProof/>
          </w:rPr>
          <w:delText xml:space="preserve"> of</w:delText>
        </w:r>
      </w:del>
      <w:ins w:id="123" w:author="Author">
        <w:r w:rsidRPr="00BA46D2">
          <w:rPr>
            <w:rStyle w:val="FootnoteReference"/>
            <w:rFonts w:ascii="Trebuchet MS" w:hAnsi="Trebuchet MS"/>
            <w:noProof/>
          </w:rPr>
          <w:footnoteReference w:id="2"/>
        </w:r>
        <w:r w:rsidRPr="00BA46D2">
          <w:rPr>
            <w:rFonts w:ascii="Trebuchet MS" w:hAnsi="Trebuchet MS"/>
            <w:noProof/>
          </w:rPr>
          <w:t xml:space="preserve"> from</w:t>
        </w:r>
      </w:ins>
      <w:r w:rsidRPr="00BA46D2">
        <w:rPr>
          <w:rFonts w:ascii="Trebuchet MS" w:hAnsi="Trebuchet MS"/>
          <w:noProof/>
        </w:rPr>
        <w:t xml:space="preserve"> the altar and spread out a cloth of </w:t>
      </w:r>
      <w:del w:id="126" w:author="Author">
        <w:r w:rsidRPr="00BA46D2">
          <w:rPr>
            <w:rFonts w:ascii="Trebuchet MS" w:hAnsi="Trebuchet MS"/>
            <w:noProof/>
          </w:rPr>
          <w:delText xml:space="preserve">wool dyed reddish </w:delText>
        </w:r>
      </w:del>
      <w:r w:rsidRPr="00BA46D2">
        <w:rPr>
          <w:rFonts w:ascii="Trebuchet MS" w:hAnsi="Trebuchet MS"/>
          <w:noProof/>
        </w:rPr>
        <w:t xml:space="preserve">purple </w:t>
      </w:r>
      <w:ins w:id="127" w:author="Author">
        <w:r w:rsidRPr="00BA46D2">
          <w:rPr>
            <w:rFonts w:ascii="Trebuchet MS" w:hAnsi="Trebuchet MS"/>
            <w:noProof/>
          </w:rPr>
          <w:t xml:space="preserve">wool </w:t>
        </w:r>
      </w:ins>
      <w:r w:rsidRPr="00BA46D2">
        <w:rPr>
          <w:rFonts w:ascii="Trebuchet MS" w:hAnsi="Trebuchet MS"/>
          <w:noProof/>
        </w:rPr>
        <w:t xml:space="preserve">over it. </w:t>
      </w:r>
      <w:r w:rsidRPr="00BA46D2">
        <w:rPr>
          <w:rFonts w:ascii="Trebuchet MS" w:hAnsi="Trebuchet MS"/>
          <w:b/>
          <w:noProof/>
        </w:rPr>
        <w:t xml:space="preserve">4:14 </w:t>
      </w:r>
      <w:del w:id="128" w:author="Author">
        <w:r w:rsidRPr="00BA46D2">
          <w:rPr>
            <w:rFonts w:ascii="Trebuchet MS" w:hAnsi="Trebuchet MS"/>
            <w:noProof/>
          </w:rPr>
          <w:delText>And they must</w:delText>
        </w:r>
      </w:del>
      <w:ins w:id="129" w:author="Author">
        <w:r w:rsidRPr="00BA46D2">
          <w:rPr>
            <w:rFonts w:ascii="Trebuchet MS" w:hAnsi="Trebuchet MS"/>
            <w:noProof/>
          </w:rPr>
          <w:t>They will</w:t>
        </w:r>
      </w:ins>
      <w:r w:rsidRPr="00BA46D2">
        <w:rPr>
          <w:rFonts w:ascii="Trebuchet MS" w:hAnsi="Trebuchet MS"/>
          <w:noProof/>
        </w:rPr>
        <w:t xml:space="preserve"> put </w:t>
      </w:r>
      <w:del w:id="130" w:author="Author">
        <w:r w:rsidRPr="00BA46D2">
          <w:rPr>
            <w:rFonts w:ascii="Trebuchet MS" w:hAnsi="Trebuchet MS"/>
            <w:noProof/>
          </w:rPr>
          <w:delText>upon</w:delText>
        </w:r>
      </w:del>
      <w:ins w:id="131" w:author="Author">
        <w:r w:rsidRPr="00BA46D2">
          <w:rPr>
            <w:rFonts w:ascii="Trebuchet MS" w:hAnsi="Trebuchet MS"/>
            <w:noProof/>
          </w:rPr>
          <w:t>on</w:t>
        </w:r>
      </w:ins>
      <w:r w:rsidRPr="00BA46D2">
        <w:rPr>
          <w:rFonts w:ascii="Trebuchet MS" w:hAnsi="Trebuchet MS"/>
          <w:noProof/>
        </w:rPr>
        <w:t xml:space="preserve"> it all its utensils </w:t>
      </w:r>
      <w:del w:id="132" w:author="Author">
        <w:r w:rsidRPr="00BA46D2">
          <w:rPr>
            <w:rFonts w:ascii="Trebuchet MS" w:hAnsi="Trebuchet MS"/>
            <w:noProof/>
          </w:rPr>
          <w:delText>with which</w:delText>
        </w:r>
      </w:del>
      <w:ins w:id="133" w:author="Author">
        <w:r w:rsidRPr="00BA46D2">
          <w:rPr>
            <w:rFonts w:ascii="Trebuchet MS" w:hAnsi="Trebuchet MS"/>
            <w:noProof/>
          </w:rPr>
          <w:t>that are used when</w:t>
        </w:r>
      </w:ins>
      <w:r w:rsidRPr="00BA46D2">
        <w:rPr>
          <w:rFonts w:ascii="Trebuchet MS" w:hAnsi="Trebuchet MS"/>
          <w:noProof/>
        </w:rPr>
        <w:t xml:space="preserve"> they </w:t>
      </w:r>
      <w:del w:id="134" w:author="Author">
        <w:r w:rsidRPr="00BA46D2">
          <w:rPr>
            <w:rFonts w:ascii="Trebuchet MS" w:hAnsi="Trebuchet MS"/>
            <w:noProof/>
          </w:rPr>
          <w:delText xml:space="preserve">regularly </w:delText>
        </w:r>
      </w:del>
      <w:r w:rsidRPr="00BA46D2">
        <w:rPr>
          <w:rFonts w:ascii="Trebuchet MS" w:hAnsi="Trebuchet MS"/>
          <w:noProof/>
        </w:rPr>
        <w:t xml:space="preserve">minister at </w:t>
      </w:r>
      <w:del w:id="135" w:author="Author">
        <w:r w:rsidRPr="00BA46D2">
          <w:rPr>
            <w:rFonts w:ascii="Trebuchet MS" w:hAnsi="Trebuchet MS"/>
            <w:noProof/>
          </w:rPr>
          <w:delText>it,</w:delText>
        </w:r>
      </w:del>
      <w:ins w:id="136" w:author="Author">
        <w:r w:rsidRPr="00BA46D2">
          <w:rPr>
            <w:rFonts w:ascii="Trebuchet MS" w:hAnsi="Trebuchet MS"/>
            <w:noProof/>
          </w:rPr>
          <w:t>the altar:</w:t>
        </w:r>
      </w:ins>
      <w:r w:rsidRPr="00BA46D2">
        <w:rPr>
          <w:rFonts w:ascii="Trebuchet MS" w:hAnsi="Trebuchet MS"/>
          <w:noProof/>
        </w:rPr>
        <w:t xml:space="preserve"> the fire holders, the forks</w:t>
      </w:r>
      <w:del w:id="137" w:author="Author">
        <w:r w:rsidRPr="00BA46D2">
          <w:rPr>
            <w:rFonts w:ascii="Trebuchet MS" w:hAnsi="Trebuchet MS"/>
            <w:noProof/>
          </w:rPr>
          <w:delText xml:space="preserve"> and</w:delText>
        </w:r>
      </w:del>
      <w:ins w:id="138" w:author="Author">
        <w:r w:rsidRPr="00BA46D2">
          <w:rPr>
            <w:rFonts w:ascii="Trebuchet MS" w:hAnsi="Trebuchet MS"/>
            <w:noProof/>
          </w:rPr>
          <w:t>,</w:t>
        </w:r>
      </w:ins>
      <w:r w:rsidRPr="00BA46D2">
        <w:rPr>
          <w:rFonts w:ascii="Trebuchet MS" w:hAnsi="Trebuchet MS"/>
          <w:noProof/>
        </w:rPr>
        <w:t xml:space="preserve"> the shovels</w:t>
      </w:r>
      <w:ins w:id="139" w:author="Author">
        <w:r w:rsidRPr="00BA46D2">
          <w:rPr>
            <w:rFonts w:ascii="Trebuchet MS" w:hAnsi="Trebuchet MS"/>
            <w:noProof/>
          </w:rPr>
          <w:t>,</w:t>
        </w:r>
      </w:ins>
      <w:r w:rsidRPr="00BA46D2">
        <w:rPr>
          <w:rFonts w:ascii="Trebuchet MS" w:hAnsi="Trebuchet MS"/>
          <w:noProof/>
        </w:rPr>
        <w:t xml:space="preserve"> and the bowls, all the utensils of the altar; and they </w:t>
      </w:r>
      <w:del w:id="140" w:author="Author">
        <w:r w:rsidRPr="00BA46D2">
          <w:rPr>
            <w:rFonts w:ascii="Trebuchet MS" w:hAnsi="Trebuchet MS"/>
            <w:noProof/>
          </w:rPr>
          <w:delText>must</w:delText>
        </w:r>
      </w:del>
      <w:ins w:id="141" w:author="Author">
        <w:r w:rsidRPr="00BA46D2">
          <w:rPr>
            <w:rFonts w:ascii="Trebuchet MS" w:hAnsi="Trebuchet MS"/>
            <w:noProof/>
          </w:rPr>
          <w:t>are to</w:t>
        </w:r>
      </w:ins>
      <w:r w:rsidRPr="00BA46D2">
        <w:rPr>
          <w:rFonts w:ascii="Trebuchet MS" w:hAnsi="Trebuchet MS"/>
          <w:noProof/>
        </w:rPr>
        <w:t xml:space="preserve"> spread </w:t>
      </w:r>
      <w:del w:id="142" w:author="Author">
        <w:r w:rsidRPr="00BA46D2">
          <w:rPr>
            <w:rFonts w:ascii="Trebuchet MS" w:hAnsi="Trebuchet MS"/>
            <w:noProof/>
          </w:rPr>
          <w:delText xml:space="preserve">out over it </w:delText>
        </w:r>
      </w:del>
      <w:r w:rsidRPr="00BA46D2">
        <w:rPr>
          <w:rFonts w:ascii="Trebuchet MS" w:hAnsi="Trebuchet MS"/>
          <w:noProof/>
        </w:rPr>
        <w:t xml:space="preserve">a </w:t>
      </w:r>
      <w:ins w:id="143" w:author="Author">
        <w:r w:rsidRPr="00BA46D2">
          <w:rPr>
            <w:rFonts w:ascii="Trebuchet MS" w:hAnsi="Trebuchet MS"/>
            <w:noProof/>
          </w:rPr>
          <w:t xml:space="preserve">sealskin </w:t>
        </w:r>
      </w:ins>
      <w:r w:rsidRPr="00BA46D2">
        <w:rPr>
          <w:rFonts w:ascii="Trebuchet MS" w:hAnsi="Trebuchet MS"/>
          <w:noProof/>
        </w:rPr>
        <w:t xml:space="preserve">covering </w:t>
      </w:r>
      <w:del w:id="144" w:author="Author">
        <w:r w:rsidRPr="00BA46D2">
          <w:rPr>
            <w:rFonts w:ascii="Trebuchet MS" w:hAnsi="Trebuchet MS"/>
            <w:noProof/>
          </w:rPr>
          <w:delText>of sealskins</w:delText>
        </w:r>
      </w:del>
      <w:ins w:id="145" w:author="Author">
        <w:r w:rsidRPr="00BA46D2">
          <w:rPr>
            <w:rFonts w:ascii="Trebuchet MS" w:hAnsi="Trebuchet MS"/>
            <w:noProof/>
          </w:rPr>
          <w:t>over it</w:t>
        </w:r>
      </w:ins>
      <w:r w:rsidRPr="00BA46D2">
        <w:rPr>
          <w:rFonts w:ascii="Trebuchet MS" w:hAnsi="Trebuchet MS"/>
          <w:noProof/>
        </w:rPr>
        <w:t xml:space="preserve"> and put </w:t>
      </w:r>
      <w:del w:id="146" w:author="Author">
        <w:r w:rsidRPr="00BA46D2">
          <w:rPr>
            <w:rFonts w:ascii="Trebuchet MS" w:hAnsi="Trebuchet MS"/>
            <w:noProof/>
          </w:rPr>
          <w:delText xml:space="preserve">in </w:delText>
        </w:r>
      </w:del>
      <w:r w:rsidRPr="00BA46D2">
        <w:rPr>
          <w:rFonts w:ascii="Trebuchet MS" w:hAnsi="Trebuchet MS"/>
          <w:noProof/>
        </w:rPr>
        <w:t xml:space="preserve">its </w:t>
      </w:r>
      <w:ins w:id="147" w:author="Author">
        <w:r w:rsidRPr="00BA46D2">
          <w:rPr>
            <w:rFonts w:ascii="Trebuchet MS" w:hAnsi="Trebuchet MS"/>
            <w:noProof/>
          </w:rPr>
          <w:t xml:space="preserve">carrying </w:t>
        </w:r>
      </w:ins>
      <w:r w:rsidRPr="00BA46D2">
        <w:rPr>
          <w:rFonts w:ascii="Trebuchet MS" w:hAnsi="Trebuchet MS"/>
          <w:noProof/>
        </w:rPr>
        <w:t>poles</w:t>
      </w:r>
      <w:ins w:id="148" w:author="Author">
        <w:r w:rsidRPr="00BA46D2">
          <w:rPr>
            <w:rFonts w:ascii="Trebuchet MS" w:hAnsi="Trebuchet MS"/>
            <w:noProof/>
          </w:rPr>
          <w:t xml:space="preserve"> in place</w:t>
        </w:r>
      </w:ins>
      <w:r w:rsidRPr="00BA46D2">
        <w:rPr>
          <w:rFonts w:ascii="Trebuchet MS" w:hAnsi="Trebuchet MS"/>
          <w:noProof/>
        </w:rPr>
        <w:t>.</w:t>
      </w:r>
    </w:p>
    <w:p w:rsidR="00DA5AA1" w:rsidRPr="00BA46D2" w:rsidRDefault="00DA5AA1" w:rsidP="00DA5AA1">
      <w:pPr>
        <w:rPr>
          <w:rFonts w:ascii="Trebuchet MS" w:hAnsi="Trebuchet MS"/>
          <w:noProof/>
        </w:rPr>
      </w:pPr>
      <w:r w:rsidRPr="00BA46D2">
        <w:rPr>
          <w:rFonts w:ascii="Trebuchet MS" w:hAnsi="Trebuchet MS"/>
          <w:b/>
        </w:rPr>
        <w:t xml:space="preserve">4:15 </w:t>
      </w:r>
      <w:r w:rsidRPr="00BA46D2">
        <w:rPr>
          <w:rFonts w:ascii="Trebuchet MS" w:hAnsi="Trebuchet MS"/>
          <w:noProof/>
        </w:rPr>
        <w:t>“</w:t>
      </w:r>
      <w:del w:id="149" w:author="Author">
        <w:r w:rsidRPr="00BA46D2">
          <w:rPr>
            <w:rFonts w:ascii="Trebuchet MS" w:hAnsi="Trebuchet MS"/>
            <w:noProof/>
          </w:rPr>
          <w:delText xml:space="preserve">And </w:delText>
        </w:r>
      </w:del>
      <w:r w:rsidRPr="00BA46D2">
        <w:rPr>
          <w:rFonts w:ascii="Trebuchet MS" w:hAnsi="Trebuchet MS"/>
          <w:noProof/>
        </w:rPr>
        <w:t xml:space="preserve">Aaron and his sons must finish covering the holy place and all the </w:t>
      </w:r>
      <w:del w:id="150" w:author="Author">
        <w:r w:rsidRPr="00BA46D2" w:rsidDel="00A20853">
          <w:rPr>
            <w:rFonts w:ascii="Trebuchet MS" w:hAnsi="Trebuchet MS"/>
            <w:noProof/>
          </w:rPr>
          <w:delText>utensils</w:delText>
        </w:r>
      </w:del>
      <w:ins w:id="151" w:author="Author">
        <w:r w:rsidRPr="00A20853">
          <w:rPr>
            <w:rFonts w:ascii="Trebuchet MS" w:hAnsi="Trebuchet MS"/>
            <w:noProof/>
          </w:rPr>
          <w:t>equipment</w:t>
        </w:r>
      </w:ins>
      <w:r w:rsidRPr="00BA46D2">
        <w:rPr>
          <w:rFonts w:ascii="Trebuchet MS" w:hAnsi="Trebuchet MS"/>
          <w:noProof/>
        </w:rPr>
        <w:t xml:space="preserve"> of the holy place when the camp is departing</w:t>
      </w:r>
      <w:del w:id="152" w:author="Author">
        <w:r w:rsidRPr="00BA46D2">
          <w:rPr>
            <w:rFonts w:ascii="Trebuchet MS" w:hAnsi="Trebuchet MS"/>
            <w:noProof/>
          </w:rPr>
          <w:delText>, and after that</w:delText>
        </w:r>
      </w:del>
      <w:ins w:id="153" w:author="Author">
        <w:r w:rsidRPr="00BA46D2">
          <w:rPr>
            <w:rFonts w:ascii="Trebuchet MS" w:hAnsi="Trebuchet MS"/>
            <w:noProof/>
          </w:rPr>
          <w:t>. Then</w:t>
        </w:r>
      </w:ins>
      <w:r w:rsidRPr="00BA46D2">
        <w:rPr>
          <w:rFonts w:ascii="Trebuchet MS" w:hAnsi="Trebuchet MS"/>
          <w:noProof/>
        </w:rPr>
        <w:t xml:space="preserve"> the sons of Ko′hath will come in to carry them, but they must not touch the holy place </w:t>
      </w:r>
      <w:del w:id="154" w:author="Author">
        <w:r w:rsidRPr="00BA46D2">
          <w:rPr>
            <w:rFonts w:ascii="Trebuchet MS" w:hAnsi="Trebuchet MS"/>
            <w:noProof/>
          </w:rPr>
          <w:delText>so that</w:delText>
        </w:r>
      </w:del>
      <w:ins w:id="155" w:author="Author">
        <w:r w:rsidRPr="00BA46D2">
          <w:rPr>
            <w:rFonts w:ascii="Trebuchet MS" w:hAnsi="Trebuchet MS"/>
            <w:noProof/>
          </w:rPr>
          <w:t>or</w:t>
        </w:r>
      </w:ins>
      <w:r w:rsidRPr="00BA46D2">
        <w:rPr>
          <w:rFonts w:ascii="Trebuchet MS" w:hAnsi="Trebuchet MS"/>
          <w:noProof/>
        </w:rPr>
        <w:t xml:space="preserve"> they </w:t>
      </w:r>
      <w:del w:id="156" w:author="Author">
        <w:r w:rsidRPr="00BA46D2">
          <w:rPr>
            <w:rFonts w:ascii="Trebuchet MS" w:hAnsi="Trebuchet MS"/>
            <w:noProof/>
          </w:rPr>
          <w:delText>have to</w:delText>
        </w:r>
      </w:del>
      <w:ins w:id="157" w:author="Author">
        <w:r w:rsidRPr="00BA46D2">
          <w:rPr>
            <w:rFonts w:ascii="Trebuchet MS" w:hAnsi="Trebuchet MS"/>
            <w:noProof/>
          </w:rPr>
          <w:t>will</w:t>
        </w:r>
      </w:ins>
      <w:r w:rsidRPr="00BA46D2">
        <w:rPr>
          <w:rFonts w:ascii="Trebuchet MS" w:hAnsi="Trebuchet MS"/>
          <w:noProof/>
        </w:rPr>
        <w:t xml:space="preserve"> die. These things are the </w:t>
      </w:r>
      <w:del w:id="158" w:author="Author">
        <w:r w:rsidRPr="00BA46D2">
          <w:rPr>
            <w:rFonts w:ascii="Trebuchet MS" w:hAnsi="Trebuchet MS"/>
            <w:noProof/>
          </w:rPr>
          <w:delText>load</w:delText>
        </w:r>
      </w:del>
      <w:ins w:id="159" w:author="Author">
        <w:r w:rsidRPr="00BA46D2">
          <w:rPr>
            <w:rFonts w:ascii="Trebuchet MS" w:hAnsi="Trebuchet MS"/>
            <w:noProof/>
          </w:rPr>
          <w:t>responsibility</w:t>
        </w:r>
        <w:r w:rsidRPr="00BA46D2">
          <w:rPr>
            <w:rStyle w:val="FootnoteReference"/>
            <w:rFonts w:ascii="Trebuchet MS" w:hAnsi="Trebuchet MS"/>
            <w:noProof/>
          </w:rPr>
          <w:footnoteReference w:id="3"/>
        </w:r>
      </w:ins>
      <w:r w:rsidRPr="00BA46D2">
        <w:rPr>
          <w:rFonts w:ascii="Trebuchet MS" w:hAnsi="Trebuchet MS"/>
          <w:noProof/>
        </w:rPr>
        <w:t xml:space="preserve"> of the sons of Ko′hath in</w:t>
      </w:r>
      <w:ins w:id="162" w:author="Author">
        <w:r w:rsidRPr="00BA46D2">
          <w:rPr>
            <w:rFonts w:ascii="Trebuchet MS" w:hAnsi="Trebuchet MS"/>
            <w:noProof/>
          </w:rPr>
          <w:t xml:space="preserve"> connection with</w:t>
        </w:r>
      </w:ins>
      <w:r w:rsidRPr="00BA46D2">
        <w:rPr>
          <w:rFonts w:ascii="Trebuchet MS" w:hAnsi="Trebuchet MS"/>
          <w:noProof/>
        </w:rPr>
        <w:t xml:space="preserve"> the tent of meeting.</w:t>
      </w:r>
    </w:p>
    <w:p w:rsidR="00DA5AA1" w:rsidRPr="00BA46D2" w:rsidRDefault="00DA5AA1" w:rsidP="00DA5AA1">
      <w:pPr>
        <w:rPr>
          <w:rFonts w:ascii="Trebuchet MS" w:hAnsi="Trebuchet MS"/>
          <w:noProof/>
        </w:rPr>
      </w:pPr>
      <w:r w:rsidRPr="00BA46D2">
        <w:rPr>
          <w:rFonts w:ascii="Trebuchet MS" w:hAnsi="Trebuchet MS"/>
          <w:b/>
        </w:rPr>
        <w:t xml:space="preserve">4:16 </w:t>
      </w:r>
      <w:r w:rsidRPr="00BA46D2">
        <w:rPr>
          <w:rFonts w:ascii="Trebuchet MS" w:hAnsi="Trebuchet MS"/>
          <w:noProof/>
        </w:rPr>
        <w:t>“</w:t>
      </w:r>
      <w:del w:id="163" w:author="Author">
        <w:r w:rsidRPr="00BA46D2">
          <w:rPr>
            <w:rFonts w:ascii="Trebuchet MS" w:hAnsi="Trebuchet MS"/>
            <w:noProof/>
          </w:rPr>
          <w:delText xml:space="preserve">And the oversight of </w:delText>
        </w:r>
      </w:del>
      <w:r w:rsidRPr="00BA46D2">
        <w:rPr>
          <w:rFonts w:ascii="Trebuchet MS" w:hAnsi="Trebuchet MS"/>
          <w:noProof/>
        </w:rPr>
        <w:t xml:space="preserve">El·e·a′zar the son of Aaron the priest is </w:t>
      </w:r>
      <w:del w:id="164" w:author="Author">
        <w:r w:rsidRPr="00BA46D2">
          <w:rPr>
            <w:rFonts w:ascii="Trebuchet MS" w:hAnsi="Trebuchet MS"/>
            <w:noProof/>
          </w:rPr>
          <w:delText>over</w:delText>
        </w:r>
      </w:del>
      <w:ins w:id="165" w:author="Author">
        <w:r w:rsidRPr="00BA46D2">
          <w:rPr>
            <w:rFonts w:ascii="Trebuchet MS" w:hAnsi="Trebuchet MS"/>
            <w:noProof/>
          </w:rPr>
          <w:t>responsible for overseeing</w:t>
        </w:r>
      </w:ins>
      <w:r w:rsidRPr="00BA46D2">
        <w:rPr>
          <w:rFonts w:ascii="Trebuchet MS" w:hAnsi="Trebuchet MS"/>
          <w:noProof/>
        </w:rPr>
        <w:t xml:space="preserve"> the oil of the </w:t>
      </w:r>
      <w:del w:id="166" w:author="Author">
        <w:r w:rsidRPr="00BA46D2">
          <w:rPr>
            <w:rFonts w:ascii="Trebuchet MS" w:hAnsi="Trebuchet MS"/>
            <w:noProof/>
          </w:rPr>
          <w:delText>luminary and</w:delText>
        </w:r>
      </w:del>
      <w:ins w:id="167" w:author="Author">
        <w:r w:rsidRPr="00BA46D2">
          <w:rPr>
            <w:rFonts w:ascii="Trebuchet MS" w:hAnsi="Trebuchet MS"/>
            <w:noProof/>
          </w:rPr>
          <w:t>lighting,</w:t>
        </w:r>
      </w:ins>
      <w:r w:rsidRPr="00BA46D2">
        <w:rPr>
          <w:rFonts w:ascii="Trebuchet MS" w:hAnsi="Trebuchet MS"/>
          <w:noProof/>
        </w:rPr>
        <w:t xml:space="preserve"> the perfumed incense</w:t>
      </w:r>
      <w:del w:id="168" w:author="Author">
        <w:r w:rsidRPr="00BA46D2">
          <w:rPr>
            <w:rFonts w:ascii="Trebuchet MS" w:hAnsi="Trebuchet MS"/>
            <w:noProof/>
          </w:rPr>
          <w:delText xml:space="preserve"> and</w:delText>
        </w:r>
      </w:del>
      <w:ins w:id="169" w:author="Author">
        <w:r w:rsidRPr="00BA46D2">
          <w:rPr>
            <w:rFonts w:ascii="Trebuchet MS" w:hAnsi="Trebuchet MS"/>
            <w:noProof/>
          </w:rPr>
          <w:t>,</w:t>
        </w:r>
      </w:ins>
      <w:r w:rsidRPr="00BA46D2">
        <w:rPr>
          <w:rFonts w:ascii="Trebuchet MS" w:hAnsi="Trebuchet MS"/>
          <w:noProof/>
        </w:rPr>
        <w:t xml:space="preserve"> the </w:t>
      </w:r>
      <w:del w:id="170" w:author="Author">
        <w:r w:rsidRPr="00BA46D2">
          <w:rPr>
            <w:rFonts w:ascii="Trebuchet MS" w:hAnsi="Trebuchet MS"/>
            <w:noProof/>
          </w:rPr>
          <w:delText>constant</w:delText>
        </w:r>
      </w:del>
      <w:ins w:id="171" w:author="Author">
        <w:r w:rsidRPr="00BA46D2">
          <w:rPr>
            <w:rFonts w:ascii="Trebuchet MS" w:hAnsi="Trebuchet MS"/>
            <w:noProof/>
          </w:rPr>
          <w:t>regular</w:t>
        </w:r>
      </w:ins>
      <w:r w:rsidRPr="00BA46D2">
        <w:rPr>
          <w:rFonts w:ascii="Trebuchet MS" w:hAnsi="Trebuchet MS"/>
          <w:noProof/>
        </w:rPr>
        <w:t xml:space="preserve"> grain offering</w:t>
      </w:r>
      <w:ins w:id="172" w:author="Author">
        <w:r w:rsidRPr="00BA46D2">
          <w:rPr>
            <w:rFonts w:ascii="Trebuchet MS" w:hAnsi="Trebuchet MS"/>
            <w:noProof/>
          </w:rPr>
          <w:t>,</w:t>
        </w:r>
      </w:ins>
      <w:r w:rsidRPr="00BA46D2">
        <w:rPr>
          <w:rFonts w:ascii="Trebuchet MS" w:hAnsi="Trebuchet MS"/>
          <w:noProof/>
        </w:rPr>
        <w:t xml:space="preserve"> and the anointing oil</w:t>
      </w:r>
      <w:del w:id="173" w:author="Author">
        <w:r w:rsidRPr="00BA46D2">
          <w:rPr>
            <w:rFonts w:ascii="Trebuchet MS" w:hAnsi="Trebuchet MS"/>
            <w:noProof/>
          </w:rPr>
          <w:delText>, the</w:delText>
        </w:r>
      </w:del>
      <w:ins w:id="174" w:author="Author">
        <w:r w:rsidRPr="00BA46D2">
          <w:rPr>
            <w:rFonts w:ascii="Trebuchet MS" w:hAnsi="Trebuchet MS"/>
            <w:noProof/>
          </w:rPr>
          <w:t>. He has</w:t>
        </w:r>
      </w:ins>
      <w:r w:rsidRPr="00BA46D2">
        <w:rPr>
          <w:rFonts w:ascii="Trebuchet MS" w:hAnsi="Trebuchet MS"/>
          <w:noProof/>
        </w:rPr>
        <w:t xml:space="preserve"> oversight of </w:t>
      </w:r>
      <w:del w:id="175" w:author="Author">
        <w:r w:rsidRPr="00BA46D2">
          <w:rPr>
            <w:rFonts w:ascii="Trebuchet MS" w:hAnsi="Trebuchet MS"/>
            <w:noProof/>
          </w:rPr>
          <w:delText xml:space="preserve">all </w:delText>
        </w:r>
      </w:del>
      <w:r w:rsidRPr="00BA46D2">
        <w:rPr>
          <w:rFonts w:ascii="Trebuchet MS" w:hAnsi="Trebuchet MS"/>
          <w:noProof/>
        </w:rPr>
        <w:t>the</w:t>
      </w:r>
      <w:ins w:id="176" w:author="Author">
        <w:r w:rsidRPr="00BA46D2">
          <w:rPr>
            <w:rFonts w:ascii="Trebuchet MS" w:hAnsi="Trebuchet MS"/>
            <w:noProof/>
          </w:rPr>
          <w:t xml:space="preserve"> entire</w:t>
        </w:r>
      </w:ins>
      <w:r w:rsidRPr="00BA46D2">
        <w:rPr>
          <w:rFonts w:ascii="Trebuchet MS" w:hAnsi="Trebuchet MS"/>
          <w:noProof/>
        </w:rPr>
        <w:t xml:space="preserve"> tabernacle and all that is in it, </w:t>
      </w:r>
      <w:del w:id="177" w:author="Author">
        <w:r w:rsidRPr="00BA46D2">
          <w:rPr>
            <w:rFonts w:ascii="Trebuchet MS" w:hAnsi="Trebuchet MS"/>
            <w:noProof/>
          </w:rPr>
          <w:delText>namely,</w:delText>
        </w:r>
      </w:del>
      <w:ins w:id="178" w:author="Author">
        <w:r w:rsidRPr="00BA46D2">
          <w:rPr>
            <w:rFonts w:ascii="Trebuchet MS" w:hAnsi="Trebuchet MS"/>
            <w:noProof/>
          </w:rPr>
          <w:t>including</w:t>
        </w:r>
      </w:ins>
      <w:r w:rsidRPr="00BA46D2">
        <w:rPr>
          <w:rFonts w:ascii="Trebuchet MS" w:hAnsi="Trebuchet MS"/>
          <w:noProof/>
        </w:rPr>
        <w:t xml:space="preserve"> the holy place and its utensils.”</w:t>
      </w:r>
    </w:p>
    <w:p w:rsidR="00DA5AA1" w:rsidRPr="00BA46D2" w:rsidRDefault="00DA5AA1" w:rsidP="00DA5AA1">
      <w:pPr>
        <w:rPr>
          <w:rFonts w:ascii="Trebuchet MS" w:hAnsi="Trebuchet MS"/>
          <w:noProof/>
        </w:rPr>
      </w:pPr>
      <w:r w:rsidRPr="00BA46D2">
        <w:rPr>
          <w:rFonts w:ascii="Trebuchet MS" w:hAnsi="Trebuchet MS"/>
          <w:b/>
        </w:rPr>
        <w:t xml:space="preserve">4:17 </w:t>
      </w:r>
      <w:del w:id="179" w:author="Author">
        <w:r w:rsidRPr="00BA46D2">
          <w:rPr>
            <w:rFonts w:ascii="Trebuchet MS" w:hAnsi="Trebuchet MS"/>
            <w:noProof/>
          </w:rPr>
          <w:delText xml:space="preserve">And </w:delText>
        </w:r>
      </w:del>
      <w:r w:rsidRPr="00BA46D2">
        <w:rPr>
          <w:rFonts w:ascii="Trebuchet MS" w:hAnsi="Trebuchet MS"/>
          <w:noProof/>
        </w:rPr>
        <w:t xml:space="preserve">Jehovah spoke further to Moses and Aaron, saying: </w:t>
      </w:r>
      <w:r w:rsidRPr="00BA46D2">
        <w:rPr>
          <w:rFonts w:ascii="Trebuchet MS" w:hAnsi="Trebuchet MS"/>
          <w:b/>
          <w:noProof/>
        </w:rPr>
        <w:t xml:space="preserve">4:18 </w:t>
      </w:r>
      <w:r w:rsidRPr="00BA46D2">
        <w:rPr>
          <w:rFonts w:ascii="Trebuchet MS" w:hAnsi="Trebuchet MS"/>
          <w:noProof/>
        </w:rPr>
        <w:t xml:space="preserve">“Do not let the tribe of the families of the Ko′hath·ites be cut off from among the Levites. </w:t>
      </w:r>
      <w:r w:rsidRPr="00BA46D2">
        <w:rPr>
          <w:rFonts w:ascii="Trebuchet MS" w:hAnsi="Trebuchet MS"/>
          <w:b/>
          <w:noProof/>
        </w:rPr>
        <w:t xml:space="preserve">4:19 </w:t>
      </w:r>
      <w:r w:rsidRPr="00BA46D2">
        <w:rPr>
          <w:rFonts w:ascii="Trebuchet MS" w:hAnsi="Trebuchet MS"/>
          <w:noProof/>
        </w:rPr>
        <w:t xml:space="preserve">But do this for them that they may </w:t>
      </w:r>
      <w:del w:id="180" w:author="Author">
        <w:r w:rsidRPr="00BA46D2">
          <w:rPr>
            <w:rFonts w:ascii="Trebuchet MS" w:hAnsi="Trebuchet MS"/>
            <w:noProof/>
          </w:rPr>
          <w:delText>indeed keep</w:delText>
        </w:r>
      </w:del>
      <w:ins w:id="181" w:author="Author">
        <w:r w:rsidRPr="00BA46D2">
          <w:rPr>
            <w:rFonts w:ascii="Trebuchet MS" w:hAnsi="Trebuchet MS"/>
            <w:noProof/>
          </w:rPr>
          <w:t>remain</w:t>
        </w:r>
      </w:ins>
      <w:r w:rsidRPr="00BA46D2">
        <w:rPr>
          <w:rFonts w:ascii="Trebuchet MS" w:hAnsi="Trebuchet MS"/>
          <w:noProof/>
        </w:rPr>
        <w:t xml:space="preserve"> alive and </w:t>
      </w:r>
      <w:del w:id="182" w:author="Author">
        <w:r w:rsidRPr="00BA46D2">
          <w:rPr>
            <w:rFonts w:ascii="Trebuchet MS" w:hAnsi="Trebuchet MS"/>
            <w:noProof/>
          </w:rPr>
          <w:delText xml:space="preserve">may </w:delText>
        </w:r>
      </w:del>
      <w:r w:rsidRPr="00BA46D2">
        <w:rPr>
          <w:rFonts w:ascii="Trebuchet MS" w:hAnsi="Trebuchet MS"/>
          <w:noProof/>
        </w:rPr>
        <w:t xml:space="preserve">not die </w:t>
      </w:r>
      <w:del w:id="183" w:author="Author">
        <w:r w:rsidRPr="00BA46D2">
          <w:rPr>
            <w:rFonts w:ascii="Trebuchet MS" w:hAnsi="Trebuchet MS"/>
            <w:noProof/>
          </w:rPr>
          <w:delText>for their</w:delText>
        </w:r>
      </w:del>
      <w:ins w:id="184" w:author="Author">
        <w:r w:rsidRPr="00BA46D2">
          <w:rPr>
            <w:rFonts w:ascii="Trebuchet MS" w:hAnsi="Trebuchet MS"/>
            <w:noProof/>
          </w:rPr>
          <w:t>because of</w:t>
        </w:r>
      </w:ins>
      <w:r w:rsidRPr="00BA46D2">
        <w:rPr>
          <w:rFonts w:ascii="Trebuchet MS" w:hAnsi="Trebuchet MS"/>
          <w:noProof/>
        </w:rPr>
        <w:t xml:space="preserve"> approaching the most holy things. Aaron and his sons will </w:t>
      </w:r>
      <w:del w:id="185" w:author="Author">
        <w:r w:rsidRPr="00BA46D2">
          <w:rPr>
            <w:rFonts w:ascii="Trebuchet MS" w:hAnsi="Trebuchet MS"/>
            <w:noProof/>
          </w:rPr>
          <w:delText>come</w:delText>
        </w:r>
      </w:del>
      <w:ins w:id="186" w:author="Author">
        <w:r w:rsidRPr="00BA46D2">
          <w:rPr>
            <w:rFonts w:ascii="Trebuchet MS" w:hAnsi="Trebuchet MS"/>
            <w:noProof/>
          </w:rPr>
          <w:t>go</w:t>
        </w:r>
      </w:ins>
      <w:r w:rsidRPr="00BA46D2">
        <w:rPr>
          <w:rFonts w:ascii="Trebuchet MS" w:hAnsi="Trebuchet MS"/>
          <w:noProof/>
        </w:rPr>
        <w:t xml:space="preserve"> in</w:t>
      </w:r>
      <w:del w:id="187" w:author="Author">
        <w:r w:rsidRPr="00BA46D2">
          <w:rPr>
            <w:rFonts w:ascii="Trebuchet MS" w:hAnsi="Trebuchet MS"/>
            <w:noProof/>
          </w:rPr>
          <w:delText>,</w:delText>
        </w:r>
      </w:del>
      <w:r w:rsidRPr="00BA46D2">
        <w:rPr>
          <w:rFonts w:ascii="Trebuchet MS" w:hAnsi="Trebuchet MS"/>
          <w:noProof/>
        </w:rPr>
        <w:t xml:space="preserve"> and </w:t>
      </w:r>
      <w:del w:id="188" w:author="Author">
        <w:r w:rsidRPr="00BA46D2">
          <w:rPr>
            <w:rFonts w:ascii="Trebuchet MS" w:hAnsi="Trebuchet MS"/>
            <w:noProof/>
          </w:rPr>
          <w:delText xml:space="preserve">they must </w:delText>
        </w:r>
      </w:del>
      <w:r w:rsidRPr="00BA46D2">
        <w:rPr>
          <w:rFonts w:ascii="Trebuchet MS" w:hAnsi="Trebuchet MS"/>
          <w:noProof/>
        </w:rPr>
        <w:t xml:space="preserve">assign </w:t>
      </w:r>
      <w:ins w:id="189" w:author="Author">
        <w:r w:rsidRPr="00BA46D2">
          <w:rPr>
            <w:rFonts w:ascii="Trebuchet MS" w:hAnsi="Trebuchet MS"/>
            <w:noProof/>
          </w:rPr>
          <w:t xml:space="preserve">each of </w:t>
        </w:r>
      </w:ins>
      <w:r w:rsidRPr="00BA46D2">
        <w:rPr>
          <w:rFonts w:ascii="Trebuchet MS" w:hAnsi="Trebuchet MS"/>
          <w:noProof/>
        </w:rPr>
        <w:t xml:space="preserve">them </w:t>
      </w:r>
      <w:del w:id="190" w:author="Author">
        <w:r w:rsidRPr="00BA46D2">
          <w:rPr>
            <w:rFonts w:ascii="Trebuchet MS" w:hAnsi="Trebuchet MS"/>
            <w:noProof/>
          </w:rPr>
          <w:delText xml:space="preserve">each one </w:delText>
        </w:r>
      </w:del>
      <w:r w:rsidRPr="00BA46D2">
        <w:rPr>
          <w:rFonts w:ascii="Trebuchet MS" w:hAnsi="Trebuchet MS"/>
          <w:noProof/>
        </w:rPr>
        <w:t xml:space="preserve">to his service and </w:t>
      </w:r>
      <w:ins w:id="191" w:author="Author">
        <w:r w:rsidRPr="00BA46D2">
          <w:rPr>
            <w:rFonts w:ascii="Trebuchet MS" w:hAnsi="Trebuchet MS"/>
            <w:noProof/>
          </w:rPr>
          <w:t xml:space="preserve">what he is </w:t>
        </w:r>
      </w:ins>
      <w:r w:rsidRPr="00BA46D2">
        <w:rPr>
          <w:rFonts w:ascii="Trebuchet MS" w:hAnsi="Trebuchet MS"/>
          <w:noProof/>
        </w:rPr>
        <w:t xml:space="preserve">to </w:t>
      </w:r>
      <w:del w:id="192" w:author="Author">
        <w:r w:rsidRPr="00BA46D2">
          <w:rPr>
            <w:rFonts w:ascii="Trebuchet MS" w:hAnsi="Trebuchet MS"/>
            <w:noProof/>
          </w:rPr>
          <w:delText>his load</w:delText>
        </w:r>
      </w:del>
      <w:ins w:id="193" w:author="Author">
        <w:r w:rsidRPr="00BA46D2">
          <w:rPr>
            <w:rFonts w:ascii="Trebuchet MS" w:hAnsi="Trebuchet MS"/>
            <w:noProof/>
          </w:rPr>
          <w:t>carry</w:t>
        </w:r>
      </w:ins>
      <w:r w:rsidRPr="00BA46D2">
        <w:rPr>
          <w:rFonts w:ascii="Trebuchet MS" w:hAnsi="Trebuchet MS"/>
          <w:noProof/>
        </w:rPr>
        <w:t xml:space="preserve">. </w:t>
      </w:r>
      <w:r w:rsidRPr="00BA46D2">
        <w:rPr>
          <w:rFonts w:ascii="Trebuchet MS" w:hAnsi="Trebuchet MS"/>
          <w:b/>
          <w:noProof/>
        </w:rPr>
        <w:t xml:space="preserve">4:20 </w:t>
      </w:r>
      <w:del w:id="194" w:author="Author">
        <w:r w:rsidRPr="00BA46D2">
          <w:rPr>
            <w:rFonts w:ascii="Trebuchet MS" w:hAnsi="Trebuchet MS"/>
            <w:noProof/>
          </w:rPr>
          <w:delText>And they</w:delText>
        </w:r>
      </w:del>
      <w:ins w:id="195" w:author="Author">
        <w:r w:rsidRPr="00BA46D2">
          <w:rPr>
            <w:rFonts w:ascii="Trebuchet MS" w:hAnsi="Trebuchet MS"/>
            <w:noProof/>
          </w:rPr>
          <w:t>They</w:t>
        </w:r>
      </w:ins>
      <w:r w:rsidRPr="00BA46D2">
        <w:rPr>
          <w:rFonts w:ascii="Trebuchet MS" w:hAnsi="Trebuchet MS"/>
          <w:noProof/>
        </w:rPr>
        <w:t xml:space="preserve"> must not come in </w:t>
      </w:r>
      <w:del w:id="196" w:author="Author">
        <w:r w:rsidRPr="00BA46D2">
          <w:rPr>
            <w:rFonts w:ascii="Trebuchet MS" w:hAnsi="Trebuchet MS"/>
            <w:noProof/>
          </w:rPr>
          <w:delText>to</w:delText>
        </w:r>
      </w:del>
      <w:ins w:id="197" w:author="Author">
        <w:r w:rsidRPr="00BA46D2">
          <w:rPr>
            <w:rFonts w:ascii="Trebuchet MS" w:hAnsi="Trebuchet MS"/>
            <w:noProof/>
          </w:rPr>
          <w:t>and</w:t>
        </w:r>
      </w:ins>
      <w:r w:rsidRPr="00BA46D2">
        <w:rPr>
          <w:rFonts w:ascii="Trebuchet MS" w:hAnsi="Trebuchet MS"/>
          <w:noProof/>
        </w:rPr>
        <w:t xml:space="preserve"> see the holy things </w:t>
      </w:r>
      <w:ins w:id="198" w:author="Author">
        <w:r w:rsidRPr="00BA46D2">
          <w:rPr>
            <w:rFonts w:ascii="Trebuchet MS" w:hAnsi="Trebuchet MS"/>
            <w:noProof/>
          </w:rPr>
          <w:t xml:space="preserve">even </w:t>
        </w:r>
      </w:ins>
      <w:r w:rsidRPr="00BA46D2">
        <w:rPr>
          <w:rFonts w:ascii="Trebuchet MS" w:hAnsi="Trebuchet MS"/>
          <w:noProof/>
        </w:rPr>
        <w:t xml:space="preserve">for </w:t>
      </w:r>
      <w:del w:id="199" w:author="Author">
        <w:r w:rsidRPr="00BA46D2">
          <w:rPr>
            <w:rFonts w:ascii="Trebuchet MS" w:hAnsi="Trebuchet MS"/>
            <w:noProof/>
          </w:rPr>
          <w:delText>the least moment of time, and so</w:delText>
        </w:r>
      </w:del>
      <w:ins w:id="200" w:author="Author">
        <w:r w:rsidRPr="00BA46D2">
          <w:rPr>
            <w:rFonts w:ascii="Trebuchet MS" w:hAnsi="Trebuchet MS"/>
            <w:noProof/>
          </w:rPr>
          <w:t>an instant, or</w:t>
        </w:r>
      </w:ins>
      <w:r w:rsidRPr="00BA46D2">
        <w:rPr>
          <w:rFonts w:ascii="Trebuchet MS" w:hAnsi="Trebuchet MS"/>
          <w:noProof/>
        </w:rPr>
        <w:t xml:space="preserve"> they </w:t>
      </w:r>
      <w:del w:id="201" w:author="Author">
        <w:r w:rsidRPr="00BA46D2">
          <w:rPr>
            <w:rFonts w:ascii="Trebuchet MS" w:hAnsi="Trebuchet MS"/>
            <w:noProof/>
          </w:rPr>
          <w:delText>have to</w:delText>
        </w:r>
      </w:del>
      <w:ins w:id="202" w:author="Author">
        <w:r w:rsidRPr="00BA46D2">
          <w:rPr>
            <w:rFonts w:ascii="Trebuchet MS" w:hAnsi="Trebuchet MS"/>
            <w:noProof/>
          </w:rPr>
          <w:t>will</w:t>
        </w:r>
      </w:ins>
      <w:r w:rsidRPr="00BA46D2">
        <w:rPr>
          <w:rFonts w:ascii="Trebuchet MS" w:hAnsi="Trebuchet MS"/>
          <w:noProof/>
        </w:rPr>
        <w:t xml:space="preserve"> die.”</w:t>
      </w:r>
    </w:p>
    <w:p w:rsidR="00DA5AA1" w:rsidRPr="00BA46D2" w:rsidRDefault="00DA5AA1" w:rsidP="00DA5AA1">
      <w:pPr>
        <w:rPr>
          <w:rFonts w:ascii="Trebuchet MS" w:hAnsi="Trebuchet MS"/>
          <w:noProof/>
        </w:rPr>
      </w:pPr>
      <w:r w:rsidRPr="00BA46D2">
        <w:rPr>
          <w:rFonts w:ascii="Trebuchet MS" w:hAnsi="Trebuchet MS"/>
          <w:b/>
        </w:rPr>
        <w:t xml:space="preserve">4:21 </w:t>
      </w:r>
      <w:r w:rsidRPr="00BA46D2">
        <w:rPr>
          <w:rFonts w:ascii="Trebuchet MS" w:hAnsi="Trebuchet MS"/>
          <w:noProof/>
        </w:rPr>
        <w:t xml:space="preserve">Then Jehovah spoke to Moses, saying: </w:t>
      </w:r>
      <w:r w:rsidRPr="00BA46D2">
        <w:rPr>
          <w:rFonts w:ascii="Trebuchet MS" w:hAnsi="Trebuchet MS"/>
          <w:b/>
          <w:noProof/>
        </w:rPr>
        <w:t xml:space="preserve">4:22 </w:t>
      </w:r>
      <w:r w:rsidRPr="00BA46D2">
        <w:rPr>
          <w:rFonts w:ascii="Trebuchet MS" w:hAnsi="Trebuchet MS"/>
          <w:noProof/>
        </w:rPr>
        <w:t>“</w:t>
      </w:r>
      <w:del w:id="203" w:author="Author">
        <w:r w:rsidRPr="00BA46D2">
          <w:rPr>
            <w:rFonts w:ascii="Trebuchet MS" w:hAnsi="Trebuchet MS"/>
            <w:noProof/>
          </w:rPr>
          <w:delText>There will</w:delText>
        </w:r>
      </w:del>
      <w:ins w:id="204" w:author="Author">
        <w:r w:rsidRPr="00BA46D2">
          <w:rPr>
            <w:rFonts w:ascii="Trebuchet MS" w:hAnsi="Trebuchet MS"/>
            <w:noProof/>
          </w:rPr>
          <w:t>A census should</w:t>
        </w:r>
      </w:ins>
      <w:r w:rsidRPr="00BA46D2">
        <w:rPr>
          <w:rFonts w:ascii="Trebuchet MS" w:hAnsi="Trebuchet MS"/>
          <w:noProof/>
        </w:rPr>
        <w:t xml:space="preserve"> be </w:t>
      </w:r>
      <w:del w:id="205" w:author="Author">
        <w:r w:rsidRPr="00BA46D2">
          <w:rPr>
            <w:rFonts w:ascii="Trebuchet MS" w:hAnsi="Trebuchet MS"/>
            <w:noProof/>
          </w:rPr>
          <w:delText>a taking of the sum</w:delText>
        </w:r>
      </w:del>
      <w:ins w:id="206" w:author="Author">
        <w:r w:rsidRPr="00BA46D2">
          <w:rPr>
            <w:rFonts w:ascii="Trebuchet MS" w:hAnsi="Trebuchet MS"/>
            <w:noProof/>
          </w:rPr>
          <w:t>taken</w:t>
        </w:r>
      </w:ins>
      <w:r w:rsidRPr="00BA46D2">
        <w:rPr>
          <w:rFonts w:ascii="Trebuchet MS" w:hAnsi="Trebuchet MS"/>
          <w:noProof/>
        </w:rPr>
        <w:t xml:space="preserve"> of the sons of Ger′shon</w:t>
      </w:r>
      <w:del w:id="207" w:author="Author">
        <w:r w:rsidRPr="00BA46D2">
          <w:rPr>
            <w:rFonts w:ascii="Trebuchet MS" w:hAnsi="Trebuchet MS"/>
            <w:noProof/>
          </w:rPr>
          <w:delText>, yes, them</w:delText>
        </w:r>
      </w:del>
      <w:r w:rsidRPr="00BA46D2">
        <w:rPr>
          <w:rFonts w:ascii="Trebuchet MS" w:hAnsi="Trebuchet MS"/>
          <w:noProof/>
        </w:rPr>
        <w:t xml:space="preserve"> by </w:t>
      </w:r>
      <w:del w:id="208" w:author="Author">
        <w:r w:rsidRPr="00BA46D2">
          <w:rPr>
            <w:rFonts w:ascii="Trebuchet MS" w:hAnsi="Trebuchet MS"/>
            <w:noProof/>
          </w:rPr>
          <w:delText xml:space="preserve">the house of </w:delText>
        </w:r>
      </w:del>
      <w:r w:rsidRPr="00BA46D2">
        <w:rPr>
          <w:rFonts w:ascii="Trebuchet MS" w:hAnsi="Trebuchet MS"/>
          <w:noProof/>
        </w:rPr>
        <w:t xml:space="preserve">their </w:t>
      </w:r>
      <w:del w:id="209" w:author="Author">
        <w:r w:rsidRPr="00BA46D2">
          <w:rPr>
            <w:rFonts w:ascii="Trebuchet MS" w:hAnsi="Trebuchet MS"/>
            <w:noProof/>
          </w:rPr>
          <w:delText>fathers according to</w:delText>
        </w:r>
      </w:del>
      <w:ins w:id="210" w:author="Author">
        <w:r w:rsidRPr="00BA46D2">
          <w:rPr>
            <w:rFonts w:ascii="Trebuchet MS" w:hAnsi="Trebuchet MS"/>
            <w:noProof/>
          </w:rPr>
          <w:t>paternal houses and</w:t>
        </w:r>
      </w:ins>
      <w:r w:rsidRPr="00BA46D2">
        <w:rPr>
          <w:rFonts w:ascii="Trebuchet MS" w:hAnsi="Trebuchet MS"/>
          <w:noProof/>
        </w:rPr>
        <w:t xml:space="preserve"> their families. </w:t>
      </w:r>
      <w:r w:rsidRPr="00BA46D2">
        <w:rPr>
          <w:rFonts w:ascii="Trebuchet MS" w:hAnsi="Trebuchet MS"/>
          <w:b/>
          <w:noProof/>
        </w:rPr>
        <w:t xml:space="preserve">4:23 </w:t>
      </w:r>
      <w:del w:id="211" w:author="Author">
        <w:r w:rsidRPr="00BA46D2">
          <w:rPr>
            <w:rFonts w:ascii="Trebuchet MS" w:hAnsi="Trebuchet MS"/>
            <w:noProof/>
          </w:rPr>
          <w:delText>From thirty years old upward</w:delText>
        </w:r>
      </w:del>
      <w:ins w:id="212" w:author="Author">
        <w:r w:rsidRPr="00BA46D2">
          <w:rPr>
            <w:rFonts w:ascii="Trebuchet MS" w:hAnsi="Trebuchet MS"/>
            <w:noProof/>
          </w:rPr>
          <w:t>You are</w:t>
        </w:r>
      </w:ins>
      <w:r w:rsidRPr="00BA46D2">
        <w:rPr>
          <w:rFonts w:ascii="Trebuchet MS" w:hAnsi="Trebuchet MS"/>
          <w:noProof/>
        </w:rPr>
        <w:t xml:space="preserve"> to </w:t>
      </w:r>
      <w:del w:id="213" w:author="Author">
        <w:r w:rsidRPr="00BA46D2">
          <w:rPr>
            <w:rFonts w:ascii="Trebuchet MS" w:hAnsi="Trebuchet MS"/>
            <w:noProof/>
          </w:rPr>
          <w:delText xml:space="preserve">fifty years you will </w:delText>
        </w:r>
      </w:del>
      <w:r w:rsidRPr="00BA46D2">
        <w:rPr>
          <w:rFonts w:ascii="Trebuchet MS" w:hAnsi="Trebuchet MS"/>
          <w:noProof/>
        </w:rPr>
        <w:t xml:space="preserve">register </w:t>
      </w:r>
      <w:del w:id="214" w:author="Author">
        <w:r w:rsidRPr="00BA46D2">
          <w:rPr>
            <w:rFonts w:ascii="Trebuchet MS" w:hAnsi="Trebuchet MS"/>
            <w:noProof/>
          </w:rPr>
          <w:delText xml:space="preserve">them, </w:delText>
        </w:r>
      </w:del>
      <w:r w:rsidRPr="00BA46D2">
        <w:rPr>
          <w:rFonts w:ascii="Trebuchet MS" w:hAnsi="Trebuchet MS"/>
          <w:noProof/>
        </w:rPr>
        <w:t xml:space="preserve">all </w:t>
      </w:r>
      <w:ins w:id="215" w:author="Author">
        <w:r w:rsidRPr="00BA46D2">
          <w:rPr>
            <w:rFonts w:ascii="Trebuchet MS" w:hAnsi="Trebuchet MS"/>
            <w:noProof/>
          </w:rPr>
          <w:t xml:space="preserve">those from 30 to 50 years old </w:t>
        </w:r>
      </w:ins>
      <w:r w:rsidRPr="00BA46D2">
        <w:rPr>
          <w:rFonts w:ascii="Trebuchet MS" w:hAnsi="Trebuchet MS"/>
          <w:noProof/>
        </w:rPr>
        <w:t xml:space="preserve">who </w:t>
      </w:r>
      <w:del w:id="216" w:author="Author">
        <w:r w:rsidRPr="00BA46D2">
          <w:rPr>
            <w:rFonts w:ascii="Trebuchet MS" w:hAnsi="Trebuchet MS"/>
            <w:noProof/>
          </w:rPr>
          <w:delText>come to enter into</w:delText>
        </w:r>
      </w:del>
      <w:ins w:id="217" w:author="Author">
        <w:r w:rsidRPr="00BA46D2">
          <w:rPr>
            <w:rFonts w:ascii="Trebuchet MS" w:hAnsi="Trebuchet MS"/>
            <w:noProof/>
          </w:rPr>
          <w:t>are in</w:t>
        </w:r>
      </w:ins>
      <w:r w:rsidRPr="00BA46D2">
        <w:rPr>
          <w:rFonts w:ascii="Trebuchet MS" w:hAnsi="Trebuchet MS"/>
          <w:noProof/>
        </w:rPr>
        <w:t xml:space="preserve"> the </w:t>
      </w:r>
      <w:del w:id="218" w:author="Author">
        <w:r w:rsidRPr="00BA46D2">
          <w:rPr>
            <w:rFonts w:ascii="Trebuchet MS" w:hAnsi="Trebuchet MS"/>
            <w:noProof/>
          </w:rPr>
          <w:delText xml:space="preserve">service </w:delText>
        </w:r>
      </w:del>
      <w:r w:rsidRPr="00BA46D2">
        <w:rPr>
          <w:rFonts w:ascii="Trebuchet MS" w:hAnsi="Trebuchet MS"/>
          <w:noProof/>
        </w:rPr>
        <w:t xml:space="preserve">group </w:t>
      </w:r>
      <w:ins w:id="219" w:author="Author">
        <w:r w:rsidRPr="00BA46D2">
          <w:rPr>
            <w:rFonts w:ascii="Trebuchet MS" w:hAnsi="Trebuchet MS"/>
            <w:noProof/>
          </w:rPr>
          <w:t xml:space="preserve">assigned </w:t>
        </w:r>
      </w:ins>
      <w:r w:rsidRPr="00BA46D2">
        <w:rPr>
          <w:rFonts w:ascii="Trebuchet MS" w:hAnsi="Trebuchet MS"/>
          <w:noProof/>
        </w:rPr>
        <w:t xml:space="preserve">to </w:t>
      </w:r>
      <w:del w:id="220" w:author="Author">
        <w:r w:rsidRPr="00BA46D2">
          <w:rPr>
            <w:rFonts w:ascii="Trebuchet MS" w:hAnsi="Trebuchet MS"/>
            <w:noProof/>
          </w:rPr>
          <w:delText>render service</w:delText>
        </w:r>
      </w:del>
      <w:ins w:id="221" w:author="Author">
        <w:r w:rsidRPr="00BA46D2">
          <w:rPr>
            <w:rFonts w:ascii="Trebuchet MS" w:hAnsi="Trebuchet MS"/>
            <w:noProof/>
          </w:rPr>
          <w:t>serve</w:t>
        </w:r>
      </w:ins>
      <w:r w:rsidRPr="00BA46D2">
        <w:rPr>
          <w:rFonts w:ascii="Trebuchet MS" w:hAnsi="Trebuchet MS"/>
          <w:noProof/>
        </w:rPr>
        <w:t xml:space="preserve"> in the tent of meeting. </w:t>
      </w:r>
      <w:r w:rsidRPr="00BA46D2">
        <w:rPr>
          <w:rFonts w:ascii="Trebuchet MS" w:hAnsi="Trebuchet MS"/>
          <w:b/>
          <w:noProof/>
        </w:rPr>
        <w:t xml:space="preserve">4:24 </w:t>
      </w:r>
      <w:r w:rsidRPr="00BA46D2">
        <w:rPr>
          <w:rFonts w:ascii="Trebuchet MS" w:hAnsi="Trebuchet MS"/>
          <w:noProof/>
        </w:rPr>
        <w:t xml:space="preserve">This is </w:t>
      </w:r>
      <w:del w:id="222" w:author="Author">
        <w:r w:rsidRPr="00BA46D2">
          <w:rPr>
            <w:rFonts w:ascii="Trebuchet MS" w:hAnsi="Trebuchet MS"/>
            <w:noProof/>
          </w:rPr>
          <w:delText>the service of</w:delText>
        </w:r>
      </w:del>
      <w:ins w:id="223" w:author="Author">
        <w:r w:rsidRPr="00BA46D2">
          <w:rPr>
            <w:rFonts w:ascii="Trebuchet MS" w:hAnsi="Trebuchet MS"/>
            <w:noProof/>
          </w:rPr>
          <w:t>what</w:t>
        </w:r>
      </w:ins>
      <w:r w:rsidRPr="00BA46D2">
        <w:rPr>
          <w:rFonts w:ascii="Trebuchet MS" w:hAnsi="Trebuchet MS"/>
          <w:noProof/>
        </w:rPr>
        <w:t xml:space="preserve"> the families of the Ger′shon·ites </w:t>
      </w:r>
      <w:del w:id="224" w:author="Author">
        <w:r w:rsidRPr="00BA46D2">
          <w:rPr>
            <w:rFonts w:ascii="Trebuchet MS" w:hAnsi="Trebuchet MS"/>
            <w:noProof/>
          </w:rPr>
          <w:delText>as</w:delText>
        </w:r>
      </w:del>
      <w:ins w:id="225" w:author="Author">
        <w:r w:rsidRPr="00BA46D2">
          <w:rPr>
            <w:rFonts w:ascii="Trebuchet MS" w:hAnsi="Trebuchet MS"/>
            <w:noProof/>
          </w:rPr>
          <w:t>are assigned</w:t>
        </w:r>
      </w:ins>
      <w:r w:rsidRPr="00BA46D2">
        <w:rPr>
          <w:rFonts w:ascii="Trebuchet MS" w:hAnsi="Trebuchet MS"/>
          <w:noProof/>
        </w:rPr>
        <w:t xml:space="preserve"> to </w:t>
      </w:r>
      <w:del w:id="226" w:author="Author">
        <w:r w:rsidRPr="00BA46D2">
          <w:rPr>
            <w:rFonts w:ascii="Trebuchet MS" w:hAnsi="Trebuchet MS"/>
            <w:noProof/>
          </w:rPr>
          <w:delText>serving</w:delText>
        </w:r>
      </w:del>
      <w:ins w:id="227" w:author="Author">
        <w:r w:rsidRPr="00BA46D2">
          <w:rPr>
            <w:rFonts w:ascii="Trebuchet MS" w:hAnsi="Trebuchet MS"/>
            <w:noProof/>
          </w:rPr>
          <w:t>care for</w:t>
        </w:r>
      </w:ins>
      <w:r w:rsidRPr="00BA46D2">
        <w:rPr>
          <w:rFonts w:ascii="Trebuchet MS" w:hAnsi="Trebuchet MS"/>
          <w:noProof/>
        </w:rPr>
        <w:t xml:space="preserve"> and </w:t>
      </w:r>
      <w:del w:id="228" w:author="Author">
        <w:r w:rsidRPr="00BA46D2">
          <w:rPr>
            <w:rFonts w:ascii="Trebuchet MS" w:hAnsi="Trebuchet MS"/>
            <w:noProof/>
          </w:rPr>
          <w:delText xml:space="preserve">as </w:delText>
        </w:r>
      </w:del>
      <w:r w:rsidRPr="00BA46D2">
        <w:rPr>
          <w:rFonts w:ascii="Trebuchet MS" w:hAnsi="Trebuchet MS"/>
          <w:noProof/>
        </w:rPr>
        <w:t xml:space="preserve">to </w:t>
      </w:r>
      <w:del w:id="229" w:author="Author">
        <w:r w:rsidRPr="00BA46D2">
          <w:rPr>
            <w:rFonts w:ascii="Trebuchet MS" w:hAnsi="Trebuchet MS"/>
            <w:noProof/>
          </w:rPr>
          <w:delText>carrying.</w:delText>
        </w:r>
      </w:del>
      <w:ins w:id="230" w:author="Author">
        <w:r w:rsidRPr="00BA46D2">
          <w:rPr>
            <w:rFonts w:ascii="Trebuchet MS" w:hAnsi="Trebuchet MS"/>
            <w:noProof/>
          </w:rPr>
          <w:t>carry:</w:t>
        </w:r>
      </w:ins>
      <w:r w:rsidRPr="00BA46D2">
        <w:rPr>
          <w:rFonts w:ascii="Trebuchet MS" w:hAnsi="Trebuchet MS"/>
          <w:noProof/>
        </w:rPr>
        <w:t xml:space="preserve"> </w:t>
      </w:r>
      <w:r w:rsidRPr="00BA46D2">
        <w:rPr>
          <w:rFonts w:ascii="Trebuchet MS" w:hAnsi="Trebuchet MS"/>
          <w:b/>
          <w:noProof/>
        </w:rPr>
        <w:t xml:space="preserve">4:25 </w:t>
      </w:r>
      <w:del w:id="231" w:author="Author">
        <w:r w:rsidRPr="00BA46D2">
          <w:rPr>
            <w:rFonts w:ascii="Trebuchet MS" w:hAnsi="Trebuchet MS"/>
            <w:noProof/>
          </w:rPr>
          <w:delText>And they must</w:delText>
        </w:r>
      </w:del>
      <w:ins w:id="232" w:author="Author">
        <w:r w:rsidRPr="00BA46D2">
          <w:rPr>
            <w:rFonts w:ascii="Trebuchet MS" w:hAnsi="Trebuchet MS"/>
            <w:noProof/>
          </w:rPr>
          <w:t>They will</w:t>
        </w:r>
      </w:ins>
      <w:r w:rsidRPr="00BA46D2">
        <w:rPr>
          <w:rFonts w:ascii="Trebuchet MS" w:hAnsi="Trebuchet MS"/>
          <w:noProof/>
        </w:rPr>
        <w:t xml:space="preserve"> carry the tent cloths of the tabernacle</w:t>
      </w:r>
      <w:del w:id="233" w:author="Author">
        <w:r w:rsidRPr="00BA46D2">
          <w:rPr>
            <w:rFonts w:ascii="Trebuchet MS" w:hAnsi="Trebuchet MS"/>
            <w:noProof/>
          </w:rPr>
          <w:delText xml:space="preserve"> and</w:delText>
        </w:r>
      </w:del>
      <w:ins w:id="234" w:author="Author">
        <w:r w:rsidRPr="00BA46D2">
          <w:rPr>
            <w:rFonts w:ascii="Trebuchet MS" w:hAnsi="Trebuchet MS"/>
            <w:noProof/>
          </w:rPr>
          <w:t>,</w:t>
        </w:r>
      </w:ins>
      <w:r w:rsidRPr="00BA46D2">
        <w:rPr>
          <w:rFonts w:ascii="Trebuchet MS" w:hAnsi="Trebuchet MS"/>
          <w:noProof/>
        </w:rPr>
        <w:t xml:space="preserve"> the tent of meeting, its covering and the sealskin covering that is on top over it, </w:t>
      </w:r>
      <w:del w:id="235" w:author="Author">
        <w:r w:rsidRPr="00BA46D2">
          <w:rPr>
            <w:rFonts w:ascii="Trebuchet MS" w:hAnsi="Trebuchet MS"/>
            <w:noProof/>
          </w:rPr>
          <w:delText xml:space="preserve">and </w:delText>
        </w:r>
      </w:del>
      <w:r w:rsidRPr="00BA46D2">
        <w:rPr>
          <w:rFonts w:ascii="Trebuchet MS" w:hAnsi="Trebuchet MS"/>
          <w:noProof/>
        </w:rPr>
        <w:t>the screen</w:t>
      </w:r>
      <w:ins w:id="236" w:author="Author">
        <w:r w:rsidRPr="00BA46D2">
          <w:rPr>
            <w:rStyle w:val="FootnoteReference"/>
            <w:rFonts w:ascii="Trebuchet MS" w:hAnsi="Trebuchet MS"/>
            <w:noProof/>
          </w:rPr>
          <w:footnoteReference w:id="4"/>
        </w:r>
      </w:ins>
      <w:r w:rsidRPr="00BA46D2">
        <w:rPr>
          <w:rFonts w:ascii="Trebuchet MS" w:hAnsi="Trebuchet MS"/>
          <w:noProof/>
        </w:rPr>
        <w:t xml:space="preserve"> of the entrance of the tent of meeting, </w:t>
      </w:r>
      <w:r w:rsidRPr="00BA46D2">
        <w:rPr>
          <w:rFonts w:ascii="Trebuchet MS" w:hAnsi="Trebuchet MS"/>
          <w:b/>
          <w:noProof/>
        </w:rPr>
        <w:t xml:space="preserve">4:26 </w:t>
      </w:r>
      <w:del w:id="239" w:author="Author">
        <w:r w:rsidRPr="00BA46D2">
          <w:rPr>
            <w:rFonts w:ascii="Trebuchet MS" w:hAnsi="Trebuchet MS"/>
            <w:noProof/>
          </w:rPr>
          <w:delText xml:space="preserve">and </w:delText>
        </w:r>
      </w:del>
      <w:r w:rsidRPr="00BA46D2">
        <w:rPr>
          <w:rFonts w:ascii="Trebuchet MS" w:hAnsi="Trebuchet MS"/>
          <w:noProof/>
        </w:rPr>
        <w:t xml:space="preserve">the </w:t>
      </w:r>
      <w:del w:id="240" w:author="Author">
        <w:r w:rsidRPr="00BA46D2">
          <w:rPr>
            <w:rFonts w:ascii="Trebuchet MS" w:hAnsi="Trebuchet MS"/>
            <w:noProof/>
          </w:rPr>
          <w:delText>hangings</w:delText>
        </w:r>
      </w:del>
      <w:ins w:id="241" w:author="Author">
        <w:r w:rsidRPr="00BA46D2">
          <w:rPr>
            <w:rFonts w:ascii="Trebuchet MS" w:hAnsi="Trebuchet MS"/>
            <w:noProof/>
          </w:rPr>
          <w:t>hanging curtains</w:t>
        </w:r>
      </w:ins>
      <w:r w:rsidRPr="00BA46D2">
        <w:rPr>
          <w:rFonts w:ascii="Trebuchet MS" w:hAnsi="Trebuchet MS"/>
          <w:noProof/>
        </w:rPr>
        <w:t xml:space="preserve"> of the courtyard</w:t>
      </w:r>
      <w:del w:id="242" w:author="Author">
        <w:r w:rsidRPr="00BA46D2">
          <w:rPr>
            <w:rFonts w:ascii="Trebuchet MS" w:hAnsi="Trebuchet MS"/>
            <w:noProof/>
          </w:rPr>
          <w:delText xml:space="preserve"> and</w:delText>
        </w:r>
      </w:del>
      <w:ins w:id="243" w:author="Author">
        <w:r w:rsidRPr="00BA46D2">
          <w:rPr>
            <w:rFonts w:ascii="Trebuchet MS" w:hAnsi="Trebuchet MS"/>
            <w:noProof/>
          </w:rPr>
          <w:t>,</w:t>
        </w:r>
      </w:ins>
      <w:r w:rsidRPr="00BA46D2">
        <w:rPr>
          <w:rFonts w:ascii="Trebuchet MS" w:hAnsi="Trebuchet MS"/>
          <w:noProof/>
        </w:rPr>
        <w:t xml:space="preserve"> the </w:t>
      </w:r>
      <w:del w:id="244" w:author="Author">
        <w:r w:rsidRPr="00BA46D2">
          <w:rPr>
            <w:rFonts w:ascii="Trebuchet MS" w:hAnsi="Trebuchet MS"/>
            <w:noProof/>
          </w:rPr>
          <w:delText xml:space="preserve">entrance </w:delText>
        </w:r>
      </w:del>
      <w:r w:rsidRPr="00BA46D2">
        <w:rPr>
          <w:rFonts w:ascii="Trebuchet MS" w:hAnsi="Trebuchet MS"/>
          <w:noProof/>
        </w:rPr>
        <w:t>screen</w:t>
      </w:r>
      <w:ins w:id="245" w:author="Author">
        <w:r w:rsidRPr="00BA46D2">
          <w:rPr>
            <w:rStyle w:val="FootnoteReference"/>
            <w:rFonts w:ascii="Trebuchet MS" w:hAnsi="Trebuchet MS"/>
            <w:noProof/>
          </w:rPr>
          <w:footnoteReference w:id="5"/>
        </w:r>
      </w:ins>
      <w:r w:rsidRPr="00BA46D2">
        <w:rPr>
          <w:rFonts w:ascii="Trebuchet MS" w:hAnsi="Trebuchet MS"/>
          <w:noProof/>
        </w:rPr>
        <w:t xml:space="preserve"> of the </w:t>
      </w:r>
      <w:del w:id="248" w:author="Author">
        <w:r w:rsidRPr="00BA46D2">
          <w:rPr>
            <w:rFonts w:ascii="Trebuchet MS" w:hAnsi="Trebuchet MS"/>
            <w:noProof/>
          </w:rPr>
          <w:delText>gate</w:delText>
        </w:r>
      </w:del>
      <w:ins w:id="249" w:author="Author">
        <w:r w:rsidRPr="00BA46D2">
          <w:rPr>
            <w:rFonts w:ascii="Trebuchet MS" w:hAnsi="Trebuchet MS"/>
            <w:noProof/>
          </w:rPr>
          <w:t>entrance</w:t>
        </w:r>
      </w:ins>
      <w:r w:rsidRPr="00BA46D2">
        <w:rPr>
          <w:rFonts w:ascii="Trebuchet MS" w:hAnsi="Trebuchet MS"/>
          <w:noProof/>
        </w:rPr>
        <w:t xml:space="preserve"> of the courtyard that </w:t>
      </w:r>
      <w:del w:id="250" w:author="Author">
        <w:r w:rsidRPr="00BA46D2">
          <w:rPr>
            <w:rFonts w:ascii="Trebuchet MS" w:hAnsi="Trebuchet MS"/>
            <w:noProof/>
          </w:rPr>
          <w:delText>is round about</w:delText>
        </w:r>
      </w:del>
      <w:ins w:id="251" w:author="Author">
        <w:r w:rsidRPr="00BA46D2">
          <w:rPr>
            <w:rFonts w:ascii="Trebuchet MS" w:hAnsi="Trebuchet MS"/>
            <w:noProof/>
          </w:rPr>
          <w:t>surrounds</w:t>
        </w:r>
      </w:ins>
      <w:r w:rsidRPr="00BA46D2">
        <w:rPr>
          <w:rFonts w:ascii="Trebuchet MS" w:hAnsi="Trebuchet MS"/>
          <w:noProof/>
        </w:rPr>
        <w:t xml:space="preserve"> the tabernacle and the altar, </w:t>
      </w:r>
      <w:del w:id="252" w:author="Author">
        <w:r w:rsidRPr="00BA46D2">
          <w:rPr>
            <w:rFonts w:ascii="Trebuchet MS" w:hAnsi="Trebuchet MS"/>
            <w:noProof/>
          </w:rPr>
          <w:delText xml:space="preserve">and </w:delText>
        </w:r>
      </w:del>
      <w:r w:rsidRPr="00BA46D2">
        <w:rPr>
          <w:rFonts w:ascii="Trebuchet MS" w:hAnsi="Trebuchet MS"/>
          <w:noProof/>
        </w:rPr>
        <w:t xml:space="preserve">their tent cords and all their </w:t>
      </w:r>
      <w:del w:id="253" w:author="Author">
        <w:r w:rsidRPr="00BA46D2">
          <w:rPr>
            <w:rFonts w:ascii="Trebuchet MS" w:hAnsi="Trebuchet MS"/>
            <w:noProof/>
          </w:rPr>
          <w:delText xml:space="preserve">service </w:delText>
        </w:r>
      </w:del>
      <w:r w:rsidRPr="00BA46D2">
        <w:rPr>
          <w:rFonts w:ascii="Trebuchet MS" w:hAnsi="Trebuchet MS"/>
          <w:noProof/>
        </w:rPr>
        <w:t>utensils</w:t>
      </w:r>
      <w:del w:id="254" w:author="Author">
        <w:r w:rsidRPr="00BA46D2">
          <w:rPr>
            <w:rFonts w:ascii="Trebuchet MS" w:hAnsi="Trebuchet MS"/>
            <w:noProof/>
          </w:rPr>
          <w:delText>, and all things with which work is regularly done. Thus they must serve</w:delText>
        </w:r>
      </w:del>
      <w:ins w:id="255" w:author="Author">
        <w:r w:rsidRPr="00BA46D2">
          <w:rPr>
            <w:rFonts w:ascii="Trebuchet MS" w:hAnsi="Trebuchet MS"/>
            <w:noProof/>
          </w:rPr>
          <w:t xml:space="preserve"> and everything used in its service. This is their assignment</w:t>
        </w:r>
      </w:ins>
      <w:r w:rsidRPr="00BA46D2">
        <w:rPr>
          <w:rFonts w:ascii="Trebuchet MS" w:hAnsi="Trebuchet MS"/>
          <w:noProof/>
        </w:rPr>
        <w:t xml:space="preserve">. </w:t>
      </w:r>
      <w:r w:rsidRPr="00BA46D2">
        <w:rPr>
          <w:rFonts w:ascii="Trebuchet MS" w:hAnsi="Trebuchet MS"/>
          <w:b/>
          <w:noProof/>
        </w:rPr>
        <w:t xml:space="preserve">4:27 </w:t>
      </w:r>
      <w:del w:id="256" w:author="Author">
        <w:r w:rsidRPr="00BA46D2">
          <w:rPr>
            <w:rFonts w:ascii="Trebuchet MS" w:hAnsi="Trebuchet MS"/>
            <w:noProof/>
          </w:rPr>
          <w:delText>At the order of Aaron and his sons all</w:delText>
        </w:r>
      </w:del>
      <w:ins w:id="257" w:author="Author">
        <w:r w:rsidRPr="00BA46D2">
          <w:rPr>
            <w:rFonts w:ascii="Trebuchet MS" w:hAnsi="Trebuchet MS"/>
            <w:noProof/>
          </w:rPr>
          <w:t>All</w:t>
        </w:r>
      </w:ins>
      <w:r w:rsidRPr="00BA46D2">
        <w:rPr>
          <w:rFonts w:ascii="Trebuchet MS" w:hAnsi="Trebuchet MS"/>
          <w:noProof/>
        </w:rPr>
        <w:t xml:space="preserve"> the service </w:t>
      </w:r>
      <w:del w:id="258" w:author="Author">
        <w:r w:rsidRPr="00BA46D2">
          <w:rPr>
            <w:rFonts w:ascii="Trebuchet MS" w:hAnsi="Trebuchet MS"/>
            <w:noProof/>
          </w:rPr>
          <w:delText>of</w:delText>
        </w:r>
      </w:del>
      <w:ins w:id="259" w:author="Author">
        <w:r w:rsidRPr="00BA46D2">
          <w:rPr>
            <w:rFonts w:ascii="Trebuchet MS" w:hAnsi="Trebuchet MS"/>
            <w:noProof/>
          </w:rPr>
          <w:t>and</w:t>
        </w:r>
      </w:ins>
      <w:r w:rsidRPr="00BA46D2">
        <w:rPr>
          <w:rFonts w:ascii="Trebuchet MS" w:hAnsi="Trebuchet MS"/>
          <w:noProof/>
        </w:rPr>
        <w:t xml:space="preserve"> the </w:t>
      </w:r>
      <w:del w:id="260" w:author="Author">
        <w:r w:rsidRPr="00BA46D2">
          <w:rPr>
            <w:rFonts w:ascii="Trebuchet MS" w:hAnsi="Trebuchet MS"/>
            <w:noProof/>
          </w:rPr>
          <w:delText>sons</w:delText>
        </w:r>
      </w:del>
      <w:ins w:id="261" w:author="Author">
        <w:r w:rsidRPr="00BA46D2">
          <w:rPr>
            <w:rFonts w:ascii="Trebuchet MS" w:hAnsi="Trebuchet MS"/>
            <w:noProof/>
          </w:rPr>
          <w:t>loads</w:t>
        </w:r>
      </w:ins>
      <w:r w:rsidRPr="00BA46D2">
        <w:rPr>
          <w:rFonts w:ascii="Trebuchet MS" w:hAnsi="Trebuchet MS"/>
          <w:noProof/>
        </w:rPr>
        <w:t xml:space="preserve"> of the Ger′shon·ites should </w:t>
      </w:r>
      <w:del w:id="262" w:author="Author">
        <w:r w:rsidRPr="00BA46D2">
          <w:rPr>
            <w:rFonts w:ascii="Trebuchet MS" w:hAnsi="Trebuchet MS"/>
            <w:noProof/>
          </w:rPr>
          <w:delText xml:space="preserve">take place as regards all their loads and all their service, and </w:delText>
        </w:r>
        <w:r w:rsidRPr="00BA46D2">
          <w:rPr>
            <w:rFonts w:ascii="Trebuchet MS" w:hAnsi="Trebuchet MS"/>
            <w:noProof/>
            <w:u w:val="dotted"/>
          </w:rPr>
          <w:delText>YOU</w:delText>
        </w:r>
        <w:r w:rsidRPr="00BA46D2">
          <w:rPr>
            <w:rFonts w:ascii="Trebuchet MS" w:hAnsi="Trebuchet MS"/>
            <w:noProof/>
          </w:rPr>
          <w:delText xml:space="preserve"> must</w:delText>
        </w:r>
      </w:del>
      <w:ins w:id="263" w:author="Author">
        <w:r w:rsidRPr="00BA46D2">
          <w:rPr>
            <w:rFonts w:ascii="Trebuchet MS" w:hAnsi="Trebuchet MS"/>
            <w:noProof/>
          </w:rPr>
          <w:t>be overseen by Aaron and his sons; you will</w:t>
        </w:r>
      </w:ins>
      <w:r w:rsidRPr="00BA46D2">
        <w:rPr>
          <w:rFonts w:ascii="Trebuchet MS" w:hAnsi="Trebuchet MS"/>
          <w:noProof/>
        </w:rPr>
        <w:t xml:space="preserve"> assign all </w:t>
      </w:r>
      <w:del w:id="264" w:author="Author">
        <w:r w:rsidRPr="00BA46D2">
          <w:rPr>
            <w:rFonts w:ascii="Trebuchet MS" w:hAnsi="Trebuchet MS"/>
            <w:noProof/>
          </w:rPr>
          <w:delText>their</w:delText>
        </w:r>
      </w:del>
      <w:ins w:id="265" w:author="Author">
        <w:r w:rsidRPr="00BA46D2">
          <w:rPr>
            <w:rFonts w:ascii="Trebuchet MS" w:hAnsi="Trebuchet MS"/>
            <w:noProof/>
          </w:rPr>
          <w:t>these</w:t>
        </w:r>
      </w:ins>
      <w:r w:rsidRPr="00BA46D2">
        <w:rPr>
          <w:rFonts w:ascii="Trebuchet MS" w:hAnsi="Trebuchet MS"/>
          <w:noProof/>
        </w:rPr>
        <w:t xml:space="preserve"> loads </w:t>
      </w:r>
      <w:del w:id="266" w:author="Author">
        <w:r w:rsidRPr="00BA46D2">
          <w:rPr>
            <w:rFonts w:ascii="Trebuchet MS" w:hAnsi="Trebuchet MS"/>
            <w:noProof/>
          </w:rPr>
          <w:delText>to them by obligation</w:delText>
        </w:r>
      </w:del>
      <w:ins w:id="267" w:author="Author">
        <w:r w:rsidRPr="00BA46D2">
          <w:rPr>
            <w:rFonts w:ascii="Trebuchet MS" w:hAnsi="Trebuchet MS"/>
            <w:noProof/>
          </w:rPr>
          <w:t>as their responsibility</w:t>
        </w:r>
      </w:ins>
      <w:r w:rsidRPr="00BA46D2">
        <w:rPr>
          <w:rFonts w:ascii="Trebuchet MS" w:hAnsi="Trebuchet MS"/>
          <w:noProof/>
        </w:rPr>
        <w:t xml:space="preserve">. </w:t>
      </w:r>
      <w:r w:rsidRPr="00BA46D2">
        <w:rPr>
          <w:rFonts w:ascii="Trebuchet MS" w:hAnsi="Trebuchet MS"/>
          <w:b/>
          <w:noProof/>
        </w:rPr>
        <w:t xml:space="preserve">4:28 </w:t>
      </w:r>
      <w:r w:rsidRPr="00BA46D2">
        <w:rPr>
          <w:rFonts w:ascii="Trebuchet MS" w:hAnsi="Trebuchet MS"/>
          <w:noProof/>
        </w:rPr>
        <w:t xml:space="preserve">This is the service </w:t>
      </w:r>
      <w:del w:id="268" w:author="Author">
        <w:r w:rsidRPr="00BA46D2">
          <w:rPr>
            <w:rFonts w:ascii="Trebuchet MS" w:hAnsi="Trebuchet MS"/>
            <w:noProof/>
          </w:rPr>
          <w:delText>of</w:delText>
        </w:r>
      </w:del>
      <w:ins w:id="269" w:author="Author">
        <w:r w:rsidRPr="00BA46D2">
          <w:rPr>
            <w:rFonts w:ascii="Trebuchet MS" w:hAnsi="Trebuchet MS"/>
            <w:noProof/>
          </w:rPr>
          <w:t>that</w:t>
        </w:r>
      </w:ins>
      <w:r w:rsidRPr="00BA46D2">
        <w:rPr>
          <w:rFonts w:ascii="Trebuchet MS" w:hAnsi="Trebuchet MS"/>
          <w:noProof/>
        </w:rPr>
        <w:t xml:space="preserve"> the families of the </w:t>
      </w:r>
      <w:del w:id="270" w:author="Author">
        <w:r w:rsidRPr="00BA46D2">
          <w:rPr>
            <w:rFonts w:ascii="Trebuchet MS" w:hAnsi="Trebuchet MS"/>
            <w:noProof/>
          </w:rPr>
          <w:delText xml:space="preserve">sons of the </w:delText>
        </w:r>
      </w:del>
      <w:r w:rsidRPr="00BA46D2">
        <w:rPr>
          <w:rFonts w:ascii="Trebuchet MS" w:hAnsi="Trebuchet MS"/>
          <w:noProof/>
        </w:rPr>
        <w:t xml:space="preserve">Ger′shon·ites </w:t>
      </w:r>
      <w:ins w:id="271" w:author="Author">
        <w:r w:rsidRPr="00BA46D2">
          <w:rPr>
            <w:rFonts w:ascii="Trebuchet MS" w:hAnsi="Trebuchet MS"/>
            <w:noProof/>
          </w:rPr>
          <w:t xml:space="preserve">are to carry out </w:t>
        </w:r>
      </w:ins>
      <w:r w:rsidRPr="00BA46D2">
        <w:rPr>
          <w:rFonts w:ascii="Trebuchet MS" w:hAnsi="Trebuchet MS"/>
          <w:noProof/>
        </w:rPr>
        <w:t xml:space="preserve">in the tent of meeting, and their </w:t>
      </w:r>
      <w:del w:id="272" w:author="Author">
        <w:r w:rsidRPr="00BA46D2">
          <w:rPr>
            <w:rFonts w:ascii="Trebuchet MS" w:hAnsi="Trebuchet MS"/>
            <w:noProof/>
          </w:rPr>
          <w:delText>obligatory service is</w:delText>
        </w:r>
      </w:del>
      <w:ins w:id="273" w:author="Author">
        <w:r w:rsidRPr="00BA46D2">
          <w:rPr>
            <w:rFonts w:ascii="Trebuchet MS" w:hAnsi="Trebuchet MS"/>
            <w:noProof/>
          </w:rPr>
          <w:t>responsibilities are</w:t>
        </w:r>
      </w:ins>
      <w:r w:rsidRPr="00BA46D2">
        <w:rPr>
          <w:rFonts w:ascii="Trebuchet MS" w:hAnsi="Trebuchet MS"/>
          <w:noProof/>
        </w:rPr>
        <w:t xml:space="preserve"> under the </w:t>
      </w:r>
      <w:del w:id="274" w:author="Author">
        <w:r w:rsidRPr="00BA46D2">
          <w:rPr>
            <w:rFonts w:ascii="Trebuchet MS" w:hAnsi="Trebuchet MS"/>
            <w:noProof/>
          </w:rPr>
          <w:delText>hand</w:delText>
        </w:r>
      </w:del>
      <w:ins w:id="275" w:author="Author">
        <w:r w:rsidRPr="00BA46D2">
          <w:rPr>
            <w:rFonts w:ascii="Trebuchet MS" w:hAnsi="Trebuchet MS"/>
            <w:noProof/>
          </w:rPr>
          <w:t>direction</w:t>
        </w:r>
      </w:ins>
      <w:r w:rsidRPr="00BA46D2">
        <w:rPr>
          <w:rFonts w:ascii="Trebuchet MS" w:hAnsi="Trebuchet MS"/>
          <w:noProof/>
        </w:rPr>
        <w:t xml:space="preserve"> of Ith′a·mar the son of Aaron the priest.</w:t>
      </w:r>
    </w:p>
    <w:p w:rsidR="00DA5AA1" w:rsidRPr="00BA46D2" w:rsidRDefault="00DA5AA1" w:rsidP="00DA5AA1">
      <w:pPr>
        <w:rPr>
          <w:rFonts w:ascii="Trebuchet MS" w:hAnsi="Trebuchet MS"/>
          <w:noProof/>
        </w:rPr>
      </w:pPr>
      <w:r w:rsidRPr="00BA46D2">
        <w:rPr>
          <w:rFonts w:ascii="Trebuchet MS" w:hAnsi="Trebuchet MS"/>
          <w:b/>
        </w:rPr>
        <w:t xml:space="preserve">4:29 </w:t>
      </w:r>
      <w:r w:rsidRPr="00BA46D2">
        <w:rPr>
          <w:rFonts w:ascii="Trebuchet MS" w:hAnsi="Trebuchet MS"/>
          <w:noProof/>
        </w:rPr>
        <w:t xml:space="preserve">“As for the sons of Me·rar′i, you will register them by </w:t>
      </w:r>
      <w:ins w:id="276" w:author="Author">
        <w:r w:rsidRPr="00BA46D2">
          <w:rPr>
            <w:rFonts w:ascii="Trebuchet MS" w:hAnsi="Trebuchet MS"/>
            <w:noProof/>
          </w:rPr>
          <w:t xml:space="preserve">family and by </w:t>
        </w:r>
      </w:ins>
      <w:r w:rsidRPr="00BA46D2">
        <w:rPr>
          <w:rFonts w:ascii="Trebuchet MS" w:hAnsi="Trebuchet MS"/>
          <w:noProof/>
        </w:rPr>
        <w:t xml:space="preserve">their </w:t>
      </w:r>
      <w:del w:id="277" w:author="Author">
        <w:r w:rsidRPr="00BA46D2">
          <w:rPr>
            <w:rFonts w:ascii="Trebuchet MS" w:hAnsi="Trebuchet MS"/>
            <w:noProof/>
          </w:rPr>
          <w:delText>families in the</w:delText>
        </w:r>
      </w:del>
      <w:ins w:id="278" w:author="Author">
        <w:r w:rsidRPr="00BA46D2">
          <w:rPr>
            <w:rFonts w:ascii="Trebuchet MS" w:hAnsi="Trebuchet MS"/>
            <w:noProof/>
          </w:rPr>
          <w:t>paternal</w:t>
        </w:r>
      </w:ins>
      <w:r w:rsidRPr="00BA46D2">
        <w:rPr>
          <w:rFonts w:ascii="Trebuchet MS" w:hAnsi="Trebuchet MS"/>
          <w:noProof/>
        </w:rPr>
        <w:t xml:space="preserve"> house</w:t>
      </w:r>
      <w:del w:id="279" w:author="Author">
        <w:r w:rsidRPr="00BA46D2">
          <w:rPr>
            <w:rFonts w:ascii="Trebuchet MS" w:hAnsi="Trebuchet MS"/>
            <w:noProof/>
          </w:rPr>
          <w:delText xml:space="preserve"> of their fathers</w:delText>
        </w:r>
      </w:del>
      <w:r w:rsidRPr="00BA46D2">
        <w:rPr>
          <w:rFonts w:ascii="Trebuchet MS" w:hAnsi="Trebuchet MS"/>
          <w:noProof/>
        </w:rPr>
        <w:t xml:space="preserve">. </w:t>
      </w:r>
      <w:r w:rsidRPr="00BA46D2">
        <w:rPr>
          <w:rFonts w:ascii="Trebuchet MS" w:hAnsi="Trebuchet MS"/>
          <w:b/>
          <w:noProof/>
        </w:rPr>
        <w:t xml:space="preserve">4:30 </w:t>
      </w:r>
      <w:r w:rsidRPr="00BA46D2">
        <w:rPr>
          <w:rFonts w:ascii="Trebuchet MS" w:hAnsi="Trebuchet MS"/>
          <w:noProof/>
        </w:rPr>
        <w:t xml:space="preserve">From </w:t>
      </w:r>
      <w:del w:id="280" w:author="Author">
        <w:r w:rsidRPr="00BA46D2">
          <w:rPr>
            <w:rFonts w:ascii="Trebuchet MS" w:hAnsi="Trebuchet MS"/>
            <w:noProof/>
          </w:rPr>
          <w:delText>thirty</w:delText>
        </w:r>
      </w:del>
      <w:ins w:id="281" w:author="Author">
        <w:r w:rsidRPr="00BA46D2">
          <w:rPr>
            <w:rFonts w:ascii="Trebuchet MS" w:hAnsi="Trebuchet MS"/>
            <w:noProof/>
          </w:rPr>
          <w:t>30 to 50</w:t>
        </w:r>
      </w:ins>
      <w:r w:rsidRPr="00BA46D2">
        <w:rPr>
          <w:rFonts w:ascii="Trebuchet MS" w:hAnsi="Trebuchet MS"/>
          <w:noProof/>
        </w:rPr>
        <w:t xml:space="preserve"> years old </w:t>
      </w:r>
      <w:del w:id="282" w:author="Author">
        <w:r w:rsidRPr="00BA46D2">
          <w:rPr>
            <w:rFonts w:ascii="Trebuchet MS" w:hAnsi="Trebuchet MS"/>
            <w:noProof/>
          </w:rPr>
          <w:delText xml:space="preserve">upward to fifty years </w:delText>
        </w:r>
      </w:del>
      <w:r w:rsidRPr="00BA46D2">
        <w:rPr>
          <w:rFonts w:ascii="Trebuchet MS" w:hAnsi="Trebuchet MS"/>
          <w:noProof/>
        </w:rPr>
        <w:t xml:space="preserve">you will register them, all who </w:t>
      </w:r>
      <w:del w:id="283" w:author="Author">
        <w:r w:rsidRPr="00BA46D2">
          <w:rPr>
            <w:rFonts w:ascii="Trebuchet MS" w:hAnsi="Trebuchet MS"/>
            <w:noProof/>
          </w:rPr>
          <w:delText>enter into</w:delText>
        </w:r>
      </w:del>
      <w:ins w:id="284" w:author="Author">
        <w:r w:rsidRPr="00BA46D2">
          <w:rPr>
            <w:rFonts w:ascii="Trebuchet MS" w:hAnsi="Trebuchet MS"/>
            <w:noProof/>
          </w:rPr>
          <w:t>are in</w:t>
        </w:r>
      </w:ins>
      <w:r w:rsidRPr="00BA46D2">
        <w:rPr>
          <w:rFonts w:ascii="Trebuchet MS" w:hAnsi="Trebuchet MS"/>
          <w:noProof/>
        </w:rPr>
        <w:t xml:space="preserve"> the </w:t>
      </w:r>
      <w:del w:id="285" w:author="Author">
        <w:r w:rsidRPr="00BA46D2">
          <w:rPr>
            <w:rFonts w:ascii="Trebuchet MS" w:hAnsi="Trebuchet MS"/>
            <w:noProof/>
          </w:rPr>
          <w:delText xml:space="preserve">service </w:delText>
        </w:r>
      </w:del>
      <w:r w:rsidRPr="00BA46D2">
        <w:rPr>
          <w:rFonts w:ascii="Trebuchet MS" w:hAnsi="Trebuchet MS"/>
          <w:noProof/>
        </w:rPr>
        <w:t xml:space="preserve">group </w:t>
      </w:r>
      <w:ins w:id="286" w:author="Author">
        <w:r w:rsidRPr="00BA46D2">
          <w:rPr>
            <w:rFonts w:ascii="Trebuchet MS" w:hAnsi="Trebuchet MS"/>
            <w:noProof/>
          </w:rPr>
          <w:t xml:space="preserve">assigned </w:t>
        </w:r>
      </w:ins>
      <w:r w:rsidRPr="00BA46D2">
        <w:rPr>
          <w:rFonts w:ascii="Trebuchet MS" w:hAnsi="Trebuchet MS"/>
          <w:noProof/>
        </w:rPr>
        <w:t xml:space="preserve">to </w:t>
      </w:r>
      <w:del w:id="287" w:author="Author">
        <w:r w:rsidRPr="00BA46D2">
          <w:rPr>
            <w:rFonts w:ascii="Trebuchet MS" w:hAnsi="Trebuchet MS"/>
            <w:noProof/>
          </w:rPr>
          <w:delText xml:space="preserve">render </w:delText>
        </w:r>
      </w:del>
      <w:r w:rsidRPr="00BA46D2">
        <w:rPr>
          <w:rFonts w:ascii="Trebuchet MS" w:hAnsi="Trebuchet MS"/>
          <w:noProof/>
        </w:rPr>
        <w:t xml:space="preserve">the service of the tent of meeting. </w:t>
      </w:r>
      <w:r w:rsidRPr="00BA46D2">
        <w:rPr>
          <w:rFonts w:ascii="Trebuchet MS" w:hAnsi="Trebuchet MS"/>
          <w:b/>
          <w:noProof/>
        </w:rPr>
        <w:t xml:space="preserve">4:31 </w:t>
      </w:r>
      <w:del w:id="288" w:author="Author">
        <w:r w:rsidRPr="00BA46D2">
          <w:rPr>
            <w:rFonts w:ascii="Trebuchet MS" w:hAnsi="Trebuchet MS"/>
            <w:noProof/>
          </w:rPr>
          <w:delText>And this</w:delText>
        </w:r>
      </w:del>
      <w:ins w:id="289" w:author="Author">
        <w:r w:rsidRPr="00BA46D2">
          <w:rPr>
            <w:rFonts w:ascii="Trebuchet MS" w:hAnsi="Trebuchet MS"/>
            <w:noProof/>
          </w:rPr>
          <w:t>This</w:t>
        </w:r>
      </w:ins>
      <w:r w:rsidRPr="00BA46D2">
        <w:rPr>
          <w:rFonts w:ascii="Trebuchet MS" w:hAnsi="Trebuchet MS"/>
          <w:noProof/>
        </w:rPr>
        <w:t xml:space="preserve"> is </w:t>
      </w:r>
      <w:del w:id="290" w:author="Author">
        <w:r w:rsidRPr="00BA46D2">
          <w:rPr>
            <w:rFonts w:ascii="Trebuchet MS" w:hAnsi="Trebuchet MS"/>
            <w:noProof/>
          </w:rPr>
          <w:delText>their obligation, their load, according to all</w:delText>
        </w:r>
      </w:del>
      <w:ins w:id="291" w:author="Author">
        <w:r w:rsidRPr="00BA46D2">
          <w:rPr>
            <w:rFonts w:ascii="Trebuchet MS" w:hAnsi="Trebuchet MS"/>
            <w:noProof/>
          </w:rPr>
          <w:t>what they are responsible for carrying in connection with</w:t>
        </w:r>
      </w:ins>
      <w:r w:rsidRPr="00BA46D2">
        <w:rPr>
          <w:rFonts w:ascii="Trebuchet MS" w:hAnsi="Trebuchet MS"/>
          <w:noProof/>
        </w:rPr>
        <w:t xml:space="preserve"> their service </w:t>
      </w:r>
      <w:del w:id="292" w:author="Author">
        <w:r w:rsidRPr="00BA46D2">
          <w:rPr>
            <w:rFonts w:ascii="Trebuchet MS" w:hAnsi="Trebuchet MS"/>
            <w:noProof/>
          </w:rPr>
          <w:delText>in</w:delText>
        </w:r>
      </w:del>
      <w:ins w:id="293" w:author="Author">
        <w:r w:rsidRPr="00BA46D2">
          <w:rPr>
            <w:rFonts w:ascii="Trebuchet MS" w:hAnsi="Trebuchet MS"/>
            <w:noProof/>
          </w:rPr>
          <w:t>at</w:t>
        </w:r>
      </w:ins>
      <w:r w:rsidRPr="00BA46D2">
        <w:rPr>
          <w:rFonts w:ascii="Trebuchet MS" w:hAnsi="Trebuchet MS"/>
          <w:noProof/>
        </w:rPr>
        <w:t xml:space="preserve"> the tent of meeting: the panel frames of the tabernacle</w:t>
      </w:r>
      <w:del w:id="294" w:author="Author">
        <w:r w:rsidRPr="00BA46D2">
          <w:rPr>
            <w:rFonts w:ascii="Trebuchet MS" w:hAnsi="Trebuchet MS"/>
            <w:noProof/>
          </w:rPr>
          <w:delText xml:space="preserve"> and</w:delText>
        </w:r>
      </w:del>
      <w:ins w:id="295" w:author="Author">
        <w:r w:rsidRPr="00BA46D2">
          <w:rPr>
            <w:rFonts w:ascii="Trebuchet MS" w:hAnsi="Trebuchet MS"/>
            <w:noProof/>
          </w:rPr>
          <w:t>,</w:t>
        </w:r>
      </w:ins>
      <w:r w:rsidRPr="00BA46D2">
        <w:rPr>
          <w:rFonts w:ascii="Trebuchet MS" w:hAnsi="Trebuchet MS"/>
          <w:noProof/>
        </w:rPr>
        <w:t xml:space="preserve"> its bars</w:t>
      </w:r>
      <w:del w:id="296" w:author="Author">
        <w:r w:rsidRPr="00BA46D2">
          <w:rPr>
            <w:rFonts w:ascii="Trebuchet MS" w:hAnsi="Trebuchet MS"/>
            <w:noProof/>
          </w:rPr>
          <w:delText xml:space="preserve"> and</w:delText>
        </w:r>
      </w:del>
      <w:ins w:id="297" w:author="Author">
        <w:r w:rsidRPr="00BA46D2">
          <w:rPr>
            <w:rFonts w:ascii="Trebuchet MS" w:hAnsi="Trebuchet MS"/>
            <w:noProof/>
          </w:rPr>
          <w:t>,</w:t>
        </w:r>
      </w:ins>
      <w:r w:rsidRPr="00BA46D2">
        <w:rPr>
          <w:rFonts w:ascii="Trebuchet MS" w:hAnsi="Trebuchet MS"/>
          <w:noProof/>
        </w:rPr>
        <w:t xml:space="preserve"> its pillars</w:t>
      </w:r>
      <w:del w:id="298" w:author="Author">
        <w:r w:rsidRPr="00BA46D2">
          <w:rPr>
            <w:rFonts w:ascii="Trebuchet MS" w:hAnsi="Trebuchet MS"/>
            <w:noProof/>
          </w:rPr>
          <w:delText xml:space="preserve"> and</w:delText>
        </w:r>
      </w:del>
      <w:ins w:id="299" w:author="Author">
        <w:r w:rsidRPr="00BA46D2">
          <w:rPr>
            <w:rFonts w:ascii="Trebuchet MS" w:hAnsi="Trebuchet MS"/>
            <w:noProof/>
          </w:rPr>
          <w:t>,</w:t>
        </w:r>
      </w:ins>
      <w:r w:rsidRPr="00BA46D2">
        <w:rPr>
          <w:rFonts w:ascii="Trebuchet MS" w:hAnsi="Trebuchet MS"/>
          <w:noProof/>
        </w:rPr>
        <w:t xml:space="preserve"> its socket pedestals</w:t>
      </w:r>
      <w:del w:id="300" w:author="Author">
        <w:r w:rsidRPr="00BA46D2">
          <w:rPr>
            <w:rFonts w:ascii="Trebuchet MS" w:hAnsi="Trebuchet MS"/>
            <w:noProof/>
          </w:rPr>
          <w:delText>,</w:delText>
        </w:r>
      </w:del>
      <w:ins w:id="301" w:author="Author">
        <w:r w:rsidRPr="00BA46D2">
          <w:rPr>
            <w:rFonts w:ascii="Trebuchet MS" w:hAnsi="Trebuchet MS"/>
            <w:noProof/>
          </w:rPr>
          <w:t>;</w:t>
        </w:r>
      </w:ins>
      <w:r w:rsidRPr="00BA46D2">
        <w:rPr>
          <w:rFonts w:ascii="Trebuchet MS" w:hAnsi="Trebuchet MS"/>
          <w:noProof/>
        </w:rPr>
        <w:t xml:space="preserve"> </w:t>
      </w:r>
      <w:r w:rsidRPr="00BA46D2">
        <w:rPr>
          <w:rFonts w:ascii="Trebuchet MS" w:hAnsi="Trebuchet MS"/>
          <w:b/>
          <w:noProof/>
        </w:rPr>
        <w:t xml:space="preserve">4:32 </w:t>
      </w:r>
      <w:del w:id="302" w:author="Author">
        <w:r w:rsidRPr="00BA46D2">
          <w:rPr>
            <w:rFonts w:ascii="Trebuchet MS" w:hAnsi="Trebuchet MS"/>
            <w:noProof/>
          </w:rPr>
          <w:delText xml:space="preserve">and </w:delText>
        </w:r>
      </w:del>
      <w:r w:rsidRPr="00BA46D2">
        <w:rPr>
          <w:rFonts w:ascii="Trebuchet MS" w:hAnsi="Trebuchet MS"/>
          <w:noProof/>
        </w:rPr>
        <w:t xml:space="preserve">the pillars of the </w:t>
      </w:r>
      <w:ins w:id="303" w:author="Author">
        <w:r w:rsidRPr="00BA46D2">
          <w:rPr>
            <w:rFonts w:ascii="Trebuchet MS" w:hAnsi="Trebuchet MS"/>
            <w:noProof/>
          </w:rPr>
          <w:t xml:space="preserve">surrounding </w:t>
        </w:r>
      </w:ins>
      <w:r w:rsidRPr="00BA46D2">
        <w:rPr>
          <w:rFonts w:ascii="Trebuchet MS" w:hAnsi="Trebuchet MS"/>
          <w:noProof/>
        </w:rPr>
        <w:t>courtyard</w:t>
      </w:r>
      <w:del w:id="304" w:author="Author">
        <w:r w:rsidRPr="00BA46D2">
          <w:rPr>
            <w:rFonts w:ascii="Trebuchet MS" w:hAnsi="Trebuchet MS"/>
            <w:noProof/>
          </w:rPr>
          <w:delText xml:space="preserve"> round about and</w:delText>
        </w:r>
      </w:del>
      <w:ins w:id="305" w:author="Author">
        <w:r w:rsidRPr="00BA46D2">
          <w:rPr>
            <w:rFonts w:ascii="Trebuchet MS" w:hAnsi="Trebuchet MS"/>
            <w:noProof/>
          </w:rPr>
          <w:t>,</w:t>
        </w:r>
      </w:ins>
      <w:r w:rsidRPr="00BA46D2">
        <w:rPr>
          <w:rFonts w:ascii="Trebuchet MS" w:hAnsi="Trebuchet MS"/>
          <w:noProof/>
        </w:rPr>
        <w:t xml:space="preserve"> their socket pedestals</w:t>
      </w:r>
      <w:del w:id="306" w:author="Author">
        <w:r w:rsidRPr="00BA46D2">
          <w:rPr>
            <w:rFonts w:ascii="Trebuchet MS" w:hAnsi="Trebuchet MS"/>
            <w:noProof/>
          </w:rPr>
          <w:delText xml:space="preserve"> and</w:delText>
        </w:r>
      </w:del>
      <w:ins w:id="307" w:author="Author">
        <w:r w:rsidRPr="00BA46D2">
          <w:rPr>
            <w:rFonts w:ascii="Trebuchet MS" w:hAnsi="Trebuchet MS"/>
            <w:noProof/>
          </w:rPr>
          <w:t>,</w:t>
        </w:r>
      </w:ins>
      <w:r w:rsidRPr="00BA46D2">
        <w:rPr>
          <w:rFonts w:ascii="Trebuchet MS" w:hAnsi="Trebuchet MS"/>
          <w:noProof/>
        </w:rPr>
        <w:t xml:space="preserve"> their tent pins</w:t>
      </w:r>
      <w:ins w:id="308" w:author="Author">
        <w:r w:rsidRPr="00BA46D2">
          <w:rPr>
            <w:rFonts w:ascii="Trebuchet MS" w:hAnsi="Trebuchet MS"/>
            <w:noProof/>
          </w:rPr>
          <w:t>,</w:t>
        </w:r>
      </w:ins>
      <w:r w:rsidRPr="00BA46D2">
        <w:rPr>
          <w:rFonts w:ascii="Trebuchet MS" w:hAnsi="Trebuchet MS"/>
          <w:noProof/>
        </w:rPr>
        <w:t xml:space="preserve"> and their tent cords together with all their equipment and all </w:t>
      </w:r>
      <w:del w:id="309" w:author="Author">
        <w:r w:rsidRPr="00BA46D2">
          <w:rPr>
            <w:rFonts w:ascii="Trebuchet MS" w:hAnsi="Trebuchet MS"/>
            <w:noProof/>
          </w:rPr>
          <w:delText>their</w:delText>
        </w:r>
      </w:del>
      <w:ins w:id="310" w:author="Author">
        <w:r w:rsidRPr="00BA46D2">
          <w:rPr>
            <w:rFonts w:ascii="Trebuchet MS" w:hAnsi="Trebuchet MS"/>
            <w:noProof/>
          </w:rPr>
          <w:t>the</w:t>
        </w:r>
      </w:ins>
      <w:r w:rsidRPr="00BA46D2">
        <w:rPr>
          <w:rFonts w:ascii="Trebuchet MS" w:hAnsi="Trebuchet MS"/>
          <w:noProof/>
        </w:rPr>
        <w:t xml:space="preserve"> service</w:t>
      </w:r>
      <w:del w:id="311" w:author="Author">
        <w:r w:rsidRPr="00BA46D2">
          <w:rPr>
            <w:rFonts w:ascii="Trebuchet MS" w:hAnsi="Trebuchet MS"/>
            <w:noProof/>
          </w:rPr>
          <w:delText xml:space="preserve">. And by their names </w:delText>
        </w:r>
        <w:r w:rsidRPr="00BA46D2">
          <w:rPr>
            <w:rFonts w:ascii="Trebuchet MS" w:hAnsi="Trebuchet MS"/>
            <w:noProof/>
            <w:u w:val="dotted"/>
          </w:rPr>
          <w:delText>YOU</w:delText>
        </w:r>
      </w:del>
      <w:ins w:id="312" w:author="Author">
        <w:r w:rsidRPr="00BA46D2">
          <w:rPr>
            <w:rFonts w:ascii="Trebuchet MS" w:hAnsi="Trebuchet MS"/>
            <w:noProof/>
          </w:rPr>
          <w:t xml:space="preserve"> connected with these. You</w:t>
        </w:r>
      </w:ins>
      <w:r w:rsidRPr="00BA46D2">
        <w:rPr>
          <w:rFonts w:ascii="Trebuchet MS" w:hAnsi="Trebuchet MS"/>
          <w:noProof/>
        </w:rPr>
        <w:t xml:space="preserve"> will assign </w:t>
      </w:r>
      <w:ins w:id="313" w:author="Author">
        <w:r w:rsidRPr="00BA46D2">
          <w:rPr>
            <w:rFonts w:ascii="Trebuchet MS" w:hAnsi="Trebuchet MS"/>
            <w:noProof/>
          </w:rPr>
          <w:t xml:space="preserve">to them by name </w:t>
        </w:r>
      </w:ins>
      <w:r w:rsidRPr="00BA46D2">
        <w:rPr>
          <w:rFonts w:ascii="Trebuchet MS" w:hAnsi="Trebuchet MS"/>
          <w:noProof/>
        </w:rPr>
        <w:t xml:space="preserve">the equipment </w:t>
      </w:r>
      <w:del w:id="314" w:author="Author">
        <w:r w:rsidRPr="00BA46D2">
          <w:rPr>
            <w:rFonts w:ascii="Trebuchet MS" w:hAnsi="Trebuchet MS"/>
            <w:noProof/>
          </w:rPr>
          <w:delText xml:space="preserve">for which </w:delText>
        </w:r>
      </w:del>
      <w:r w:rsidRPr="00BA46D2">
        <w:rPr>
          <w:rFonts w:ascii="Trebuchet MS" w:hAnsi="Trebuchet MS"/>
          <w:noProof/>
        </w:rPr>
        <w:t xml:space="preserve">they are </w:t>
      </w:r>
      <w:del w:id="315" w:author="Author">
        <w:r w:rsidRPr="00BA46D2">
          <w:rPr>
            <w:rFonts w:ascii="Trebuchet MS" w:hAnsi="Trebuchet MS"/>
            <w:noProof/>
          </w:rPr>
          <w:delText>obligated, as their load</w:delText>
        </w:r>
      </w:del>
      <w:ins w:id="316" w:author="Author">
        <w:r w:rsidRPr="00BA46D2">
          <w:rPr>
            <w:rFonts w:ascii="Trebuchet MS" w:hAnsi="Trebuchet MS"/>
            <w:noProof/>
          </w:rPr>
          <w:t>responsible for carrying</w:t>
        </w:r>
      </w:ins>
      <w:r w:rsidRPr="00BA46D2">
        <w:rPr>
          <w:rFonts w:ascii="Trebuchet MS" w:hAnsi="Trebuchet MS"/>
          <w:noProof/>
        </w:rPr>
        <w:t xml:space="preserve">. </w:t>
      </w:r>
      <w:r w:rsidRPr="00BA46D2">
        <w:rPr>
          <w:rFonts w:ascii="Trebuchet MS" w:hAnsi="Trebuchet MS"/>
          <w:b/>
          <w:noProof/>
        </w:rPr>
        <w:t xml:space="preserve">4:33 </w:t>
      </w:r>
      <w:r w:rsidRPr="00BA46D2">
        <w:rPr>
          <w:rFonts w:ascii="Trebuchet MS" w:hAnsi="Trebuchet MS"/>
          <w:noProof/>
        </w:rPr>
        <w:t xml:space="preserve">This is </w:t>
      </w:r>
      <w:del w:id="317" w:author="Author">
        <w:r w:rsidRPr="00BA46D2">
          <w:rPr>
            <w:rFonts w:ascii="Trebuchet MS" w:hAnsi="Trebuchet MS"/>
            <w:noProof/>
          </w:rPr>
          <w:delText>the service of</w:delText>
        </w:r>
      </w:del>
      <w:ins w:id="318" w:author="Author">
        <w:r w:rsidRPr="00BA46D2">
          <w:rPr>
            <w:rFonts w:ascii="Trebuchet MS" w:hAnsi="Trebuchet MS"/>
            <w:noProof/>
          </w:rPr>
          <w:t>how</w:t>
        </w:r>
      </w:ins>
      <w:r w:rsidRPr="00BA46D2">
        <w:rPr>
          <w:rFonts w:ascii="Trebuchet MS" w:hAnsi="Trebuchet MS"/>
          <w:noProof/>
        </w:rPr>
        <w:t xml:space="preserve"> the families of the sons of Me·rar′i </w:t>
      </w:r>
      <w:del w:id="319" w:author="Author">
        <w:r w:rsidRPr="00BA46D2">
          <w:rPr>
            <w:rFonts w:ascii="Trebuchet MS" w:hAnsi="Trebuchet MS"/>
            <w:noProof/>
          </w:rPr>
          <w:delText>according</w:delText>
        </w:r>
      </w:del>
      <w:ins w:id="320" w:author="Author">
        <w:r w:rsidRPr="00BA46D2">
          <w:rPr>
            <w:rFonts w:ascii="Trebuchet MS" w:hAnsi="Trebuchet MS"/>
            <w:noProof/>
          </w:rPr>
          <w:t>are</w:t>
        </w:r>
      </w:ins>
      <w:r w:rsidRPr="00BA46D2">
        <w:rPr>
          <w:rFonts w:ascii="Trebuchet MS" w:hAnsi="Trebuchet MS"/>
          <w:noProof/>
        </w:rPr>
        <w:t xml:space="preserve"> to </w:t>
      </w:r>
      <w:del w:id="321" w:author="Author">
        <w:r w:rsidRPr="00BA46D2">
          <w:rPr>
            <w:rFonts w:ascii="Trebuchet MS" w:hAnsi="Trebuchet MS"/>
            <w:noProof/>
          </w:rPr>
          <w:delText>all their service in</w:delText>
        </w:r>
      </w:del>
      <w:ins w:id="322" w:author="Author">
        <w:r w:rsidRPr="00BA46D2">
          <w:rPr>
            <w:rFonts w:ascii="Trebuchet MS" w:hAnsi="Trebuchet MS"/>
            <w:noProof/>
          </w:rPr>
          <w:t>serve at</w:t>
        </w:r>
      </w:ins>
      <w:r w:rsidRPr="00BA46D2">
        <w:rPr>
          <w:rFonts w:ascii="Trebuchet MS" w:hAnsi="Trebuchet MS"/>
          <w:noProof/>
        </w:rPr>
        <w:t xml:space="preserve"> the tent of meeting, under the </w:t>
      </w:r>
      <w:del w:id="323" w:author="Author">
        <w:r w:rsidRPr="00BA46D2">
          <w:rPr>
            <w:rFonts w:ascii="Trebuchet MS" w:hAnsi="Trebuchet MS"/>
            <w:noProof/>
          </w:rPr>
          <w:delText>hand</w:delText>
        </w:r>
      </w:del>
      <w:ins w:id="324" w:author="Author">
        <w:r w:rsidRPr="00BA46D2">
          <w:rPr>
            <w:rFonts w:ascii="Trebuchet MS" w:hAnsi="Trebuchet MS"/>
            <w:noProof/>
          </w:rPr>
          <w:t>direction</w:t>
        </w:r>
      </w:ins>
      <w:r w:rsidRPr="00BA46D2">
        <w:rPr>
          <w:rFonts w:ascii="Trebuchet MS" w:hAnsi="Trebuchet MS"/>
          <w:noProof/>
        </w:rPr>
        <w:t xml:space="preserve"> of Ith′a·mar the son of Aaron the priest.”</w:t>
      </w:r>
    </w:p>
    <w:p w:rsidR="00DA5AA1" w:rsidRPr="00BA46D2" w:rsidRDefault="00DA5AA1" w:rsidP="00DA5AA1">
      <w:pPr>
        <w:rPr>
          <w:rFonts w:ascii="Trebuchet MS" w:hAnsi="Trebuchet MS"/>
          <w:noProof/>
        </w:rPr>
      </w:pPr>
      <w:r w:rsidRPr="00BA46D2">
        <w:rPr>
          <w:rFonts w:ascii="Trebuchet MS" w:hAnsi="Trebuchet MS"/>
          <w:b/>
        </w:rPr>
        <w:t xml:space="preserve">4:34 </w:t>
      </w:r>
      <w:del w:id="325" w:author="Author">
        <w:r w:rsidRPr="00BA46D2">
          <w:rPr>
            <w:rFonts w:ascii="Trebuchet MS" w:hAnsi="Trebuchet MS"/>
            <w:noProof/>
          </w:rPr>
          <w:delText xml:space="preserve">And </w:delText>
        </w:r>
      </w:del>
      <w:r w:rsidRPr="00BA46D2">
        <w:rPr>
          <w:rFonts w:ascii="Trebuchet MS" w:hAnsi="Trebuchet MS"/>
          <w:noProof/>
        </w:rPr>
        <w:t xml:space="preserve">Moses and Aaron and the chieftains of the assembly </w:t>
      </w:r>
      <w:del w:id="326" w:author="Author">
        <w:r w:rsidRPr="00BA46D2">
          <w:rPr>
            <w:rFonts w:ascii="Trebuchet MS" w:hAnsi="Trebuchet MS"/>
            <w:noProof/>
          </w:rPr>
          <w:delText>proceeded to register</w:delText>
        </w:r>
      </w:del>
      <w:ins w:id="327" w:author="Author">
        <w:r w:rsidRPr="00BA46D2">
          <w:rPr>
            <w:rFonts w:ascii="Trebuchet MS" w:hAnsi="Trebuchet MS"/>
            <w:noProof/>
          </w:rPr>
          <w:t>then registered</w:t>
        </w:r>
      </w:ins>
      <w:r w:rsidRPr="00BA46D2">
        <w:rPr>
          <w:rFonts w:ascii="Trebuchet MS" w:hAnsi="Trebuchet MS"/>
          <w:noProof/>
        </w:rPr>
        <w:t xml:space="preserve"> the sons of the Ko′hath·ites by their families and by </w:t>
      </w:r>
      <w:del w:id="328" w:author="Author">
        <w:r w:rsidRPr="00BA46D2">
          <w:rPr>
            <w:rFonts w:ascii="Trebuchet MS" w:hAnsi="Trebuchet MS"/>
            <w:noProof/>
          </w:rPr>
          <w:delText>the</w:delText>
        </w:r>
      </w:del>
      <w:ins w:id="329" w:author="Author">
        <w:r w:rsidRPr="00BA46D2">
          <w:rPr>
            <w:rFonts w:ascii="Trebuchet MS" w:hAnsi="Trebuchet MS"/>
            <w:noProof/>
          </w:rPr>
          <w:t>their paternal</w:t>
        </w:r>
      </w:ins>
      <w:r w:rsidRPr="00BA46D2">
        <w:rPr>
          <w:rFonts w:ascii="Trebuchet MS" w:hAnsi="Trebuchet MS"/>
          <w:noProof/>
        </w:rPr>
        <w:t xml:space="preserve"> house</w:t>
      </w:r>
      <w:del w:id="330" w:author="Author">
        <w:r w:rsidRPr="00BA46D2">
          <w:rPr>
            <w:rFonts w:ascii="Trebuchet MS" w:hAnsi="Trebuchet MS"/>
            <w:noProof/>
          </w:rPr>
          <w:delText xml:space="preserve"> of their fathers</w:delText>
        </w:r>
      </w:del>
      <w:r w:rsidRPr="00BA46D2">
        <w:rPr>
          <w:rFonts w:ascii="Trebuchet MS" w:hAnsi="Trebuchet MS"/>
          <w:noProof/>
        </w:rPr>
        <w:t xml:space="preserve">, </w:t>
      </w:r>
      <w:r w:rsidRPr="00BA46D2">
        <w:rPr>
          <w:rFonts w:ascii="Trebuchet MS" w:hAnsi="Trebuchet MS"/>
          <w:b/>
          <w:noProof/>
        </w:rPr>
        <w:t xml:space="preserve">4:35 </w:t>
      </w:r>
      <w:ins w:id="331" w:author="Author">
        <w:r w:rsidRPr="00BA46D2">
          <w:rPr>
            <w:rFonts w:ascii="Trebuchet MS" w:hAnsi="Trebuchet MS"/>
            <w:noProof/>
          </w:rPr>
          <w:t xml:space="preserve">all those </w:t>
        </w:r>
      </w:ins>
      <w:r w:rsidRPr="00BA46D2">
        <w:rPr>
          <w:rFonts w:ascii="Trebuchet MS" w:hAnsi="Trebuchet MS"/>
          <w:noProof/>
        </w:rPr>
        <w:t xml:space="preserve">from </w:t>
      </w:r>
      <w:del w:id="332" w:author="Author">
        <w:r w:rsidRPr="00BA46D2">
          <w:rPr>
            <w:rFonts w:ascii="Trebuchet MS" w:hAnsi="Trebuchet MS"/>
            <w:noProof/>
          </w:rPr>
          <w:delText>thirty</w:delText>
        </w:r>
      </w:del>
      <w:ins w:id="333" w:author="Author">
        <w:r w:rsidRPr="00BA46D2">
          <w:rPr>
            <w:rFonts w:ascii="Trebuchet MS" w:hAnsi="Trebuchet MS"/>
            <w:noProof/>
          </w:rPr>
          <w:t>30 to 50</w:t>
        </w:r>
      </w:ins>
      <w:r w:rsidRPr="00BA46D2">
        <w:rPr>
          <w:rFonts w:ascii="Trebuchet MS" w:hAnsi="Trebuchet MS"/>
          <w:noProof/>
        </w:rPr>
        <w:t xml:space="preserve"> years old </w:t>
      </w:r>
      <w:del w:id="334" w:author="Author">
        <w:r w:rsidRPr="00BA46D2">
          <w:rPr>
            <w:rFonts w:ascii="Trebuchet MS" w:hAnsi="Trebuchet MS"/>
            <w:noProof/>
          </w:rPr>
          <w:delText xml:space="preserve">upward to fifty years, all </w:delText>
        </w:r>
      </w:del>
      <w:r w:rsidRPr="00BA46D2">
        <w:rPr>
          <w:rFonts w:ascii="Trebuchet MS" w:hAnsi="Trebuchet MS"/>
          <w:noProof/>
        </w:rPr>
        <w:t xml:space="preserve">who </w:t>
      </w:r>
      <w:del w:id="335" w:author="Author">
        <w:r w:rsidRPr="00BA46D2">
          <w:rPr>
            <w:rFonts w:ascii="Trebuchet MS" w:hAnsi="Trebuchet MS"/>
            <w:noProof/>
          </w:rPr>
          <w:delText>entered into</w:delText>
        </w:r>
      </w:del>
      <w:ins w:id="336" w:author="Author">
        <w:r w:rsidRPr="00BA46D2">
          <w:rPr>
            <w:rFonts w:ascii="Trebuchet MS" w:hAnsi="Trebuchet MS"/>
            <w:noProof/>
          </w:rPr>
          <w:t>were in the group assigned to</w:t>
        </w:r>
      </w:ins>
      <w:r w:rsidRPr="00BA46D2">
        <w:rPr>
          <w:rFonts w:ascii="Trebuchet MS" w:hAnsi="Trebuchet MS"/>
          <w:noProof/>
        </w:rPr>
        <w:t xml:space="preserve"> the service </w:t>
      </w:r>
      <w:del w:id="337" w:author="Author">
        <w:r w:rsidRPr="00BA46D2">
          <w:rPr>
            <w:rFonts w:ascii="Trebuchet MS" w:hAnsi="Trebuchet MS"/>
            <w:noProof/>
          </w:rPr>
          <w:delText>group for the service in</w:delText>
        </w:r>
      </w:del>
      <w:ins w:id="338" w:author="Author">
        <w:r w:rsidRPr="00BA46D2">
          <w:rPr>
            <w:rFonts w:ascii="Trebuchet MS" w:hAnsi="Trebuchet MS"/>
            <w:noProof/>
          </w:rPr>
          <w:t>of</w:t>
        </w:r>
      </w:ins>
      <w:r w:rsidRPr="00BA46D2">
        <w:rPr>
          <w:rFonts w:ascii="Trebuchet MS" w:hAnsi="Trebuchet MS"/>
          <w:noProof/>
        </w:rPr>
        <w:t xml:space="preserve"> the tent of meeting. </w:t>
      </w:r>
      <w:r w:rsidRPr="00BA46D2">
        <w:rPr>
          <w:rFonts w:ascii="Trebuchet MS" w:hAnsi="Trebuchet MS"/>
          <w:b/>
          <w:noProof/>
        </w:rPr>
        <w:t xml:space="preserve">4:36 </w:t>
      </w:r>
      <w:del w:id="339" w:author="Author">
        <w:r w:rsidRPr="00BA46D2">
          <w:rPr>
            <w:rFonts w:ascii="Trebuchet MS" w:hAnsi="Trebuchet MS"/>
            <w:noProof/>
          </w:rPr>
          <w:delText>And the ones</w:delText>
        </w:r>
      </w:del>
      <w:ins w:id="340" w:author="Author">
        <w:r w:rsidRPr="00BA46D2">
          <w:rPr>
            <w:rFonts w:ascii="Trebuchet MS" w:hAnsi="Trebuchet MS"/>
            <w:noProof/>
          </w:rPr>
          <w:t>The total of those</w:t>
        </w:r>
      </w:ins>
      <w:r w:rsidRPr="00BA46D2">
        <w:rPr>
          <w:rFonts w:ascii="Trebuchet MS" w:hAnsi="Trebuchet MS"/>
          <w:noProof/>
        </w:rPr>
        <w:t xml:space="preserve"> registered </w:t>
      </w:r>
      <w:del w:id="341" w:author="Author">
        <w:r w:rsidRPr="00BA46D2">
          <w:rPr>
            <w:rFonts w:ascii="Trebuchet MS" w:hAnsi="Trebuchet MS"/>
            <w:noProof/>
          </w:rPr>
          <w:delText xml:space="preserve">of them </w:delText>
        </w:r>
      </w:del>
      <w:r w:rsidRPr="00BA46D2">
        <w:rPr>
          <w:rFonts w:ascii="Trebuchet MS" w:hAnsi="Trebuchet MS"/>
          <w:noProof/>
        </w:rPr>
        <w:t xml:space="preserve">by their families </w:t>
      </w:r>
      <w:del w:id="342" w:author="Author">
        <w:r w:rsidRPr="00BA46D2">
          <w:rPr>
            <w:rFonts w:ascii="Trebuchet MS" w:hAnsi="Trebuchet MS"/>
            <w:noProof/>
          </w:rPr>
          <w:delText>came to be two thousand seven hundred and fifty</w:delText>
        </w:r>
      </w:del>
      <w:ins w:id="343" w:author="Author">
        <w:r w:rsidRPr="00BA46D2">
          <w:rPr>
            <w:rFonts w:ascii="Trebuchet MS" w:hAnsi="Trebuchet MS"/>
            <w:noProof/>
          </w:rPr>
          <w:t>was 2,750</w:t>
        </w:r>
      </w:ins>
      <w:r w:rsidRPr="00BA46D2">
        <w:rPr>
          <w:rFonts w:ascii="Trebuchet MS" w:hAnsi="Trebuchet MS"/>
          <w:noProof/>
        </w:rPr>
        <w:t xml:space="preserve">. </w:t>
      </w:r>
      <w:r w:rsidRPr="00BA46D2">
        <w:rPr>
          <w:rFonts w:ascii="Trebuchet MS" w:hAnsi="Trebuchet MS"/>
          <w:b/>
          <w:noProof/>
        </w:rPr>
        <w:t xml:space="preserve">4:37 </w:t>
      </w:r>
      <w:r w:rsidRPr="00BA46D2">
        <w:rPr>
          <w:rFonts w:ascii="Trebuchet MS" w:hAnsi="Trebuchet MS"/>
          <w:noProof/>
        </w:rPr>
        <w:t xml:space="preserve">These </w:t>
      </w:r>
      <w:del w:id="344" w:author="Author">
        <w:r w:rsidRPr="00BA46D2">
          <w:rPr>
            <w:rFonts w:ascii="Trebuchet MS" w:hAnsi="Trebuchet MS"/>
            <w:noProof/>
          </w:rPr>
          <w:delText>are the</w:delText>
        </w:r>
      </w:del>
      <w:ins w:id="345" w:author="Author">
        <w:r w:rsidRPr="00BA46D2">
          <w:rPr>
            <w:rFonts w:ascii="Trebuchet MS" w:hAnsi="Trebuchet MS"/>
            <w:noProof/>
          </w:rPr>
          <w:t>were</w:t>
        </w:r>
      </w:ins>
      <w:r w:rsidRPr="00BA46D2">
        <w:rPr>
          <w:rFonts w:ascii="Trebuchet MS" w:hAnsi="Trebuchet MS"/>
          <w:noProof/>
        </w:rPr>
        <w:t xml:space="preserve"> registered </w:t>
      </w:r>
      <w:del w:id="346" w:author="Author">
        <w:r w:rsidRPr="00BA46D2">
          <w:rPr>
            <w:rFonts w:ascii="Trebuchet MS" w:hAnsi="Trebuchet MS"/>
            <w:noProof/>
          </w:rPr>
          <w:delText>ones of</w:delText>
        </w:r>
      </w:del>
      <w:ins w:id="347" w:author="Author">
        <w:r w:rsidRPr="00BA46D2">
          <w:rPr>
            <w:rFonts w:ascii="Trebuchet MS" w:hAnsi="Trebuchet MS"/>
            <w:noProof/>
          </w:rPr>
          <w:t>from</w:t>
        </w:r>
      </w:ins>
      <w:r w:rsidRPr="00BA46D2">
        <w:rPr>
          <w:rFonts w:ascii="Trebuchet MS" w:hAnsi="Trebuchet MS"/>
          <w:noProof/>
        </w:rPr>
        <w:t xml:space="preserve"> the families of the Ko′hath·ites, all those </w:t>
      </w:r>
      <w:ins w:id="348" w:author="Author">
        <w:r w:rsidRPr="00BA46D2">
          <w:rPr>
            <w:rFonts w:ascii="Trebuchet MS" w:hAnsi="Trebuchet MS"/>
            <w:noProof/>
          </w:rPr>
          <w:t xml:space="preserve">who were </w:t>
        </w:r>
      </w:ins>
      <w:r w:rsidRPr="00BA46D2">
        <w:rPr>
          <w:rFonts w:ascii="Trebuchet MS" w:hAnsi="Trebuchet MS"/>
          <w:noProof/>
        </w:rPr>
        <w:t xml:space="preserve">serving </w:t>
      </w:r>
      <w:del w:id="349" w:author="Author">
        <w:r w:rsidRPr="00BA46D2">
          <w:rPr>
            <w:rFonts w:ascii="Trebuchet MS" w:hAnsi="Trebuchet MS"/>
            <w:noProof/>
          </w:rPr>
          <w:delText>in</w:delText>
        </w:r>
      </w:del>
      <w:ins w:id="350" w:author="Author">
        <w:r w:rsidRPr="00BA46D2">
          <w:rPr>
            <w:rFonts w:ascii="Trebuchet MS" w:hAnsi="Trebuchet MS"/>
            <w:noProof/>
          </w:rPr>
          <w:t>at</w:t>
        </w:r>
      </w:ins>
      <w:r w:rsidRPr="00BA46D2">
        <w:rPr>
          <w:rFonts w:ascii="Trebuchet MS" w:hAnsi="Trebuchet MS"/>
          <w:noProof/>
        </w:rPr>
        <w:t xml:space="preserve"> the tent of meeting</w:t>
      </w:r>
      <w:del w:id="351" w:author="Author">
        <w:r w:rsidRPr="00BA46D2">
          <w:rPr>
            <w:rFonts w:ascii="Trebuchet MS" w:hAnsi="Trebuchet MS"/>
            <w:noProof/>
          </w:rPr>
          <w:delText>, whom</w:delText>
        </w:r>
      </w:del>
      <w:ins w:id="352" w:author="Author">
        <w:r w:rsidRPr="00BA46D2">
          <w:rPr>
            <w:rFonts w:ascii="Trebuchet MS" w:hAnsi="Trebuchet MS"/>
            <w:noProof/>
          </w:rPr>
          <w:t>.</w:t>
        </w:r>
      </w:ins>
      <w:r w:rsidRPr="00BA46D2">
        <w:rPr>
          <w:rFonts w:ascii="Trebuchet MS" w:hAnsi="Trebuchet MS"/>
          <w:noProof/>
        </w:rPr>
        <w:t xml:space="preserve"> Moses and Aaron registered </w:t>
      </w:r>
      <w:ins w:id="353" w:author="Author">
        <w:r w:rsidRPr="00BA46D2">
          <w:rPr>
            <w:rFonts w:ascii="Trebuchet MS" w:hAnsi="Trebuchet MS"/>
            <w:noProof/>
          </w:rPr>
          <w:t xml:space="preserve">them </w:t>
        </w:r>
      </w:ins>
      <w:r w:rsidRPr="00BA46D2">
        <w:rPr>
          <w:rFonts w:ascii="Trebuchet MS" w:hAnsi="Trebuchet MS"/>
          <w:noProof/>
        </w:rPr>
        <w:t xml:space="preserve">at the order of Jehovah </w:t>
      </w:r>
      <w:del w:id="354" w:author="Author">
        <w:r w:rsidRPr="00BA46D2">
          <w:rPr>
            <w:rFonts w:ascii="Trebuchet MS" w:hAnsi="Trebuchet MS"/>
            <w:noProof/>
          </w:rPr>
          <w:delText>by means of</w:delText>
        </w:r>
      </w:del>
      <w:ins w:id="355" w:author="Author">
        <w:r w:rsidRPr="00BA46D2">
          <w:rPr>
            <w:rFonts w:ascii="Trebuchet MS" w:hAnsi="Trebuchet MS"/>
            <w:noProof/>
          </w:rPr>
          <w:t>through</w:t>
        </w:r>
      </w:ins>
      <w:r w:rsidRPr="00BA46D2">
        <w:rPr>
          <w:rFonts w:ascii="Trebuchet MS" w:hAnsi="Trebuchet MS"/>
          <w:noProof/>
        </w:rPr>
        <w:t xml:space="preserve"> Moses.</w:t>
      </w:r>
    </w:p>
    <w:p w:rsidR="00DA5AA1" w:rsidRPr="00BA46D2" w:rsidRDefault="00DA5AA1" w:rsidP="00DA5AA1">
      <w:pPr>
        <w:rPr>
          <w:rFonts w:ascii="Trebuchet MS" w:hAnsi="Trebuchet MS"/>
          <w:noProof/>
        </w:rPr>
      </w:pPr>
      <w:r w:rsidRPr="00BA46D2">
        <w:rPr>
          <w:rFonts w:ascii="Trebuchet MS" w:hAnsi="Trebuchet MS"/>
          <w:b/>
        </w:rPr>
        <w:t xml:space="preserve">4:38 </w:t>
      </w:r>
      <w:del w:id="356" w:author="Author">
        <w:r w:rsidRPr="00BA46D2">
          <w:rPr>
            <w:rFonts w:ascii="Trebuchet MS" w:hAnsi="Trebuchet MS"/>
            <w:noProof/>
          </w:rPr>
          <w:delText>As for the registered ones of the</w:delText>
        </w:r>
      </w:del>
      <w:ins w:id="357" w:author="Author">
        <w:r w:rsidRPr="00BA46D2">
          <w:rPr>
            <w:rFonts w:ascii="Trebuchet MS" w:hAnsi="Trebuchet MS"/>
            <w:noProof/>
          </w:rPr>
          <w:t>The</w:t>
        </w:r>
      </w:ins>
      <w:r w:rsidRPr="00BA46D2">
        <w:rPr>
          <w:rFonts w:ascii="Trebuchet MS" w:hAnsi="Trebuchet MS"/>
          <w:noProof/>
        </w:rPr>
        <w:t xml:space="preserve"> sons of Ger′shon </w:t>
      </w:r>
      <w:ins w:id="358" w:author="Author">
        <w:r w:rsidRPr="00BA46D2">
          <w:rPr>
            <w:rFonts w:ascii="Trebuchet MS" w:hAnsi="Trebuchet MS"/>
            <w:noProof/>
          </w:rPr>
          <w:t xml:space="preserve">were registered </w:t>
        </w:r>
      </w:ins>
      <w:r w:rsidRPr="00BA46D2">
        <w:rPr>
          <w:rFonts w:ascii="Trebuchet MS" w:hAnsi="Trebuchet MS"/>
          <w:noProof/>
        </w:rPr>
        <w:t xml:space="preserve">by their families and by </w:t>
      </w:r>
      <w:del w:id="359" w:author="Author">
        <w:r w:rsidRPr="00BA46D2">
          <w:rPr>
            <w:rFonts w:ascii="Trebuchet MS" w:hAnsi="Trebuchet MS"/>
            <w:noProof/>
          </w:rPr>
          <w:delText>the</w:delText>
        </w:r>
      </w:del>
      <w:ins w:id="360" w:author="Author">
        <w:r w:rsidRPr="00BA46D2">
          <w:rPr>
            <w:rFonts w:ascii="Trebuchet MS" w:hAnsi="Trebuchet MS"/>
            <w:noProof/>
          </w:rPr>
          <w:t>their paternal</w:t>
        </w:r>
      </w:ins>
      <w:r w:rsidRPr="00BA46D2">
        <w:rPr>
          <w:rFonts w:ascii="Trebuchet MS" w:hAnsi="Trebuchet MS"/>
          <w:noProof/>
        </w:rPr>
        <w:t xml:space="preserve"> house</w:t>
      </w:r>
      <w:del w:id="361" w:author="Author">
        <w:r w:rsidRPr="00BA46D2">
          <w:rPr>
            <w:rFonts w:ascii="Trebuchet MS" w:hAnsi="Trebuchet MS"/>
            <w:noProof/>
          </w:rPr>
          <w:delText xml:space="preserve"> of their fathers</w:delText>
        </w:r>
      </w:del>
      <w:r w:rsidRPr="00BA46D2">
        <w:rPr>
          <w:rFonts w:ascii="Trebuchet MS" w:hAnsi="Trebuchet MS"/>
          <w:noProof/>
        </w:rPr>
        <w:t xml:space="preserve">, </w:t>
      </w:r>
      <w:r w:rsidRPr="00BA46D2">
        <w:rPr>
          <w:rFonts w:ascii="Trebuchet MS" w:hAnsi="Trebuchet MS"/>
          <w:b/>
          <w:noProof/>
        </w:rPr>
        <w:t xml:space="preserve">4:39 </w:t>
      </w:r>
      <w:ins w:id="362" w:author="Author">
        <w:r w:rsidRPr="00BA46D2">
          <w:rPr>
            <w:rFonts w:ascii="Trebuchet MS" w:hAnsi="Trebuchet MS"/>
            <w:noProof/>
          </w:rPr>
          <w:t xml:space="preserve">all those </w:t>
        </w:r>
      </w:ins>
      <w:r w:rsidRPr="00BA46D2">
        <w:rPr>
          <w:rFonts w:ascii="Trebuchet MS" w:hAnsi="Trebuchet MS"/>
          <w:noProof/>
        </w:rPr>
        <w:t xml:space="preserve">from </w:t>
      </w:r>
      <w:del w:id="363" w:author="Author">
        <w:r w:rsidRPr="00BA46D2">
          <w:rPr>
            <w:rFonts w:ascii="Trebuchet MS" w:hAnsi="Trebuchet MS"/>
            <w:noProof/>
          </w:rPr>
          <w:delText>thirty</w:delText>
        </w:r>
      </w:del>
      <w:ins w:id="364" w:author="Author">
        <w:r w:rsidRPr="00BA46D2">
          <w:rPr>
            <w:rFonts w:ascii="Trebuchet MS" w:hAnsi="Trebuchet MS"/>
            <w:noProof/>
          </w:rPr>
          <w:t>30 to 50</w:t>
        </w:r>
      </w:ins>
      <w:r w:rsidRPr="00BA46D2">
        <w:rPr>
          <w:rFonts w:ascii="Trebuchet MS" w:hAnsi="Trebuchet MS"/>
          <w:noProof/>
        </w:rPr>
        <w:t xml:space="preserve"> years old </w:t>
      </w:r>
      <w:del w:id="365" w:author="Author">
        <w:r w:rsidRPr="00BA46D2">
          <w:rPr>
            <w:rFonts w:ascii="Trebuchet MS" w:hAnsi="Trebuchet MS"/>
            <w:noProof/>
          </w:rPr>
          <w:delText xml:space="preserve">upward to fifty years, all </w:delText>
        </w:r>
      </w:del>
      <w:r w:rsidRPr="00BA46D2">
        <w:rPr>
          <w:rFonts w:ascii="Trebuchet MS" w:hAnsi="Trebuchet MS"/>
          <w:noProof/>
        </w:rPr>
        <w:t xml:space="preserve">who </w:t>
      </w:r>
      <w:del w:id="366" w:author="Author">
        <w:r w:rsidRPr="00BA46D2">
          <w:rPr>
            <w:rFonts w:ascii="Trebuchet MS" w:hAnsi="Trebuchet MS"/>
            <w:noProof/>
          </w:rPr>
          <w:delText>entered into</w:delText>
        </w:r>
      </w:del>
      <w:ins w:id="367" w:author="Author">
        <w:r w:rsidRPr="00BA46D2">
          <w:rPr>
            <w:rFonts w:ascii="Trebuchet MS" w:hAnsi="Trebuchet MS"/>
            <w:noProof/>
          </w:rPr>
          <w:t>were in the group assigned to</w:t>
        </w:r>
      </w:ins>
      <w:r w:rsidRPr="00BA46D2">
        <w:rPr>
          <w:rFonts w:ascii="Trebuchet MS" w:hAnsi="Trebuchet MS"/>
          <w:noProof/>
        </w:rPr>
        <w:t xml:space="preserve"> the service </w:t>
      </w:r>
      <w:del w:id="368" w:author="Author">
        <w:r w:rsidRPr="00BA46D2">
          <w:rPr>
            <w:rFonts w:ascii="Trebuchet MS" w:hAnsi="Trebuchet MS"/>
            <w:noProof/>
          </w:rPr>
          <w:delText>group for the service in</w:delText>
        </w:r>
      </w:del>
      <w:ins w:id="369" w:author="Author">
        <w:r w:rsidRPr="00BA46D2">
          <w:rPr>
            <w:rFonts w:ascii="Trebuchet MS" w:hAnsi="Trebuchet MS"/>
            <w:noProof/>
          </w:rPr>
          <w:t>at</w:t>
        </w:r>
      </w:ins>
      <w:r w:rsidRPr="00BA46D2">
        <w:rPr>
          <w:rFonts w:ascii="Trebuchet MS" w:hAnsi="Trebuchet MS"/>
          <w:noProof/>
        </w:rPr>
        <w:t xml:space="preserve"> the tent of meeting</w:t>
      </w:r>
      <w:del w:id="370" w:author="Author">
        <w:r w:rsidRPr="00BA46D2">
          <w:rPr>
            <w:rFonts w:ascii="Trebuchet MS" w:hAnsi="Trebuchet MS"/>
            <w:noProof/>
          </w:rPr>
          <w:delText>,</w:delText>
        </w:r>
      </w:del>
      <w:ins w:id="371" w:author="Author">
        <w:r w:rsidRPr="00BA46D2">
          <w:rPr>
            <w:rFonts w:ascii="Trebuchet MS" w:hAnsi="Trebuchet MS"/>
            <w:noProof/>
          </w:rPr>
          <w:t>.</w:t>
        </w:r>
      </w:ins>
      <w:r w:rsidRPr="00BA46D2">
        <w:rPr>
          <w:rFonts w:ascii="Trebuchet MS" w:hAnsi="Trebuchet MS"/>
          <w:noProof/>
        </w:rPr>
        <w:t xml:space="preserve"> </w:t>
      </w:r>
      <w:r w:rsidRPr="00BA46D2">
        <w:rPr>
          <w:rFonts w:ascii="Trebuchet MS" w:hAnsi="Trebuchet MS"/>
          <w:b/>
          <w:noProof/>
        </w:rPr>
        <w:t xml:space="preserve">4:40 </w:t>
      </w:r>
      <w:del w:id="372" w:author="Author">
        <w:r w:rsidRPr="00BA46D2">
          <w:rPr>
            <w:rFonts w:ascii="Trebuchet MS" w:hAnsi="Trebuchet MS"/>
            <w:noProof/>
          </w:rPr>
          <w:delText>the ones</w:delText>
        </w:r>
      </w:del>
      <w:ins w:id="373" w:author="Author">
        <w:r w:rsidRPr="00BA46D2">
          <w:rPr>
            <w:rFonts w:ascii="Trebuchet MS" w:hAnsi="Trebuchet MS"/>
            <w:noProof/>
          </w:rPr>
          <w:t>The total of those</w:t>
        </w:r>
      </w:ins>
      <w:r w:rsidRPr="00BA46D2">
        <w:rPr>
          <w:rFonts w:ascii="Trebuchet MS" w:hAnsi="Trebuchet MS"/>
          <w:noProof/>
        </w:rPr>
        <w:t xml:space="preserve"> registered </w:t>
      </w:r>
      <w:del w:id="374" w:author="Author">
        <w:r w:rsidRPr="00BA46D2">
          <w:rPr>
            <w:rFonts w:ascii="Trebuchet MS" w:hAnsi="Trebuchet MS"/>
            <w:noProof/>
          </w:rPr>
          <w:delText xml:space="preserve">of them </w:delText>
        </w:r>
      </w:del>
      <w:r w:rsidRPr="00BA46D2">
        <w:rPr>
          <w:rFonts w:ascii="Trebuchet MS" w:hAnsi="Trebuchet MS"/>
          <w:noProof/>
        </w:rPr>
        <w:t>by their families</w:t>
      </w:r>
      <w:del w:id="375" w:author="Author">
        <w:r w:rsidRPr="00BA46D2">
          <w:rPr>
            <w:rFonts w:ascii="Trebuchet MS" w:hAnsi="Trebuchet MS"/>
            <w:noProof/>
          </w:rPr>
          <w:delText>,</w:delText>
        </w:r>
      </w:del>
      <w:ins w:id="376" w:author="Author">
        <w:r w:rsidRPr="00BA46D2">
          <w:rPr>
            <w:rFonts w:ascii="Trebuchet MS" w:hAnsi="Trebuchet MS"/>
            <w:noProof/>
          </w:rPr>
          <w:t xml:space="preserve"> and</w:t>
        </w:r>
      </w:ins>
      <w:r w:rsidRPr="00BA46D2">
        <w:rPr>
          <w:rFonts w:ascii="Trebuchet MS" w:hAnsi="Trebuchet MS"/>
          <w:noProof/>
        </w:rPr>
        <w:t xml:space="preserve"> by </w:t>
      </w:r>
      <w:del w:id="377" w:author="Author">
        <w:r w:rsidRPr="00BA46D2">
          <w:rPr>
            <w:rFonts w:ascii="Trebuchet MS" w:hAnsi="Trebuchet MS"/>
            <w:noProof/>
          </w:rPr>
          <w:delText>the</w:delText>
        </w:r>
      </w:del>
      <w:ins w:id="378" w:author="Author">
        <w:r w:rsidRPr="00BA46D2">
          <w:rPr>
            <w:rFonts w:ascii="Trebuchet MS" w:hAnsi="Trebuchet MS"/>
            <w:noProof/>
          </w:rPr>
          <w:t>their paternal</w:t>
        </w:r>
      </w:ins>
      <w:r w:rsidRPr="00BA46D2">
        <w:rPr>
          <w:rFonts w:ascii="Trebuchet MS" w:hAnsi="Trebuchet MS"/>
          <w:noProof/>
        </w:rPr>
        <w:t xml:space="preserve"> house </w:t>
      </w:r>
      <w:del w:id="379" w:author="Author">
        <w:r w:rsidRPr="00BA46D2">
          <w:rPr>
            <w:rFonts w:ascii="Trebuchet MS" w:hAnsi="Trebuchet MS"/>
            <w:noProof/>
          </w:rPr>
          <w:delText>of their fathers, came to be two thousand six hundred and thirty</w:delText>
        </w:r>
      </w:del>
      <w:ins w:id="380" w:author="Author">
        <w:r w:rsidRPr="00BA46D2">
          <w:rPr>
            <w:rFonts w:ascii="Trebuchet MS" w:hAnsi="Trebuchet MS"/>
            <w:noProof/>
          </w:rPr>
          <w:t>was 2,630</w:t>
        </w:r>
      </w:ins>
      <w:r w:rsidRPr="00BA46D2">
        <w:rPr>
          <w:rFonts w:ascii="Trebuchet MS" w:hAnsi="Trebuchet MS"/>
          <w:noProof/>
        </w:rPr>
        <w:t xml:space="preserve">. </w:t>
      </w:r>
      <w:r w:rsidRPr="00BA46D2">
        <w:rPr>
          <w:rFonts w:ascii="Trebuchet MS" w:hAnsi="Trebuchet MS"/>
          <w:b/>
          <w:noProof/>
        </w:rPr>
        <w:t xml:space="preserve">4:41 </w:t>
      </w:r>
      <w:del w:id="381" w:author="Author">
        <w:r w:rsidRPr="00BA46D2">
          <w:rPr>
            <w:rFonts w:ascii="Trebuchet MS" w:hAnsi="Trebuchet MS"/>
            <w:noProof/>
          </w:rPr>
          <w:delText>These were</w:delText>
        </w:r>
      </w:del>
      <w:ins w:id="382" w:author="Author">
        <w:r w:rsidRPr="00BA46D2">
          <w:rPr>
            <w:rFonts w:ascii="Trebuchet MS" w:hAnsi="Trebuchet MS"/>
            <w:noProof/>
          </w:rPr>
          <w:t>This was</w:t>
        </w:r>
      </w:ins>
      <w:r w:rsidRPr="00BA46D2">
        <w:rPr>
          <w:rFonts w:ascii="Trebuchet MS" w:hAnsi="Trebuchet MS"/>
          <w:noProof/>
        </w:rPr>
        <w:t xml:space="preserve"> the </w:t>
      </w:r>
      <w:del w:id="383" w:author="Author">
        <w:r w:rsidRPr="00BA46D2">
          <w:rPr>
            <w:rFonts w:ascii="Trebuchet MS" w:hAnsi="Trebuchet MS"/>
            <w:noProof/>
          </w:rPr>
          <w:delText>registered ones</w:delText>
        </w:r>
      </w:del>
      <w:ins w:id="384" w:author="Author">
        <w:r w:rsidRPr="00BA46D2">
          <w:rPr>
            <w:rFonts w:ascii="Trebuchet MS" w:hAnsi="Trebuchet MS"/>
            <w:noProof/>
          </w:rPr>
          <w:t>registration</w:t>
        </w:r>
      </w:ins>
      <w:r w:rsidRPr="00BA46D2">
        <w:rPr>
          <w:rFonts w:ascii="Trebuchet MS" w:hAnsi="Trebuchet MS"/>
          <w:noProof/>
        </w:rPr>
        <w:t xml:space="preserve"> of the families of the sons of Ger′shon, all those </w:t>
      </w:r>
      <w:ins w:id="385" w:author="Author">
        <w:r w:rsidRPr="00BA46D2">
          <w:rPr>
            <w:rFonts w:ascii="Trebuchet MS" w:hAnsi="Trebuchet MS"/>
            <w:noProof/>
          </w:rPr>
          <w:t xml:space="preserve">who were </w:t>
        </w:r>
      </w:ins>
      <w:r w:rsidRPr="00BA46D2">
        <w:rPr>
          <w:rFonts w:ascii="Trebuchet MS" w:hAnsi="Trebuchet MS"/>
          <w:noProof/>
        </w:rPr>
        <w:t xml:space="preserve">serving </w:t>
      </w:r>
      <w:del w:id="386" w:author="Author">
        <w:r w:rsidRPr="00BA46D2">
          <w:rPr>
            <w:rFonts w:ascii="Trebuchet MS" w:hAnsi="Trebuchet MS"/>
            <w:noProof/>
          </w:rPr>
          <w:delText>in</w:delText>
        </w:r>
      </w:del>
      <w:ins w:id="387" w:author="Author">
        <w:r w:rsidRPr="00BA46D2">
          <w:rPr>
            <w:rFonts w:ascii="Trebuchet MS" w:hAnsi="Trebuchet MS"/>
            <w:noProof/>
          </w:rPr>
          <w:t>at</w:t>
        </w:r>
      </w:ins>
      <w:r w:rsidRPr="00BA46D2">
        <w:rPr>
          <w:rFonts w:ascii="Trebuchet MS" w:hAnsi="Trebuchet MS"/>
          <w:noProof/>
        </w:rPr>
        <w:t xml:space="preserve"> the tent of meeting</w:t>
      </w:r>
      <w:del w:id="388" w:author="Author">
        <w:r w:rsidRPr="00BA46D2">
          <w:rPr>
            <w:rFonts w:ascii="Trebuchet MS" w:hAnsi="Trebuchet MS"/>
            <w:noProof/>
          </w:rPr>
          <w:delText>, whom</w:delText>
        </w:r>
      </w:del>
      <w:ins w:id="389" w:author="Author">
        <w:r w:rsidRPr="00BA46D2">
          <w:rPr>
            <w:rFonts w:ascii="Trebuchet MS" w:hAnsi="Trebuchet MS"/>
            <w:noProof/>
          </w:rPr>
          <w:t>.</w:t>
        </w:r>
      </w:ins>
      <w:r w:rsidRPr="00BA46D2">
        <w:rPr>
          <w:rFonts w:ascii="Trebuchet MS" w:hAnsi="Trebuchet MS"/>
          <w:noProof/>
        </w:rPr>
        <w:t xml:space="preserve"> Moses and Aaron </w:t>
      </w:r>
      <w:ins w:id="390" w:author="Author">
        <w:r w:rsidRPr="00BA46D2">
          <w:rPr>
            <w:rFonts w:ascii="Trebuchet MS" w:hAnsi="Trebuchet MS"/>
            <w:noProof/>
          </w:rPr>
          <w:t xml:space="preserve">had them </w:t>
        </w:r>
      </w:ins>
      <w:r w:rsidRPr="00BA46D2">
        <w:rPr>
          <w:rFonts w:ascii="Trebuchet MS" w:hAnsi="Trebuchet MS"/>
          <w:noProof/>
        </w:rPr>
        <w:t>registered at the order of Jehovah.</w:t>
      </w:r>
    </w:p>
    <w:p w:rsidR="00DA5AA1" w:rsidRPr="00BA46D2" w:rsidRDefault="00DA5AA1" w:rsidP="00DA5AA1">
      <w:pPr>
        <w:rPr>
          <w:rFonts w:ascii="Trebuchet MS" w:hAnsi="Trebuchet MS"/>
          <w:noProof/>
        </w:rPr>
      </w:pPr>
      <w:r w:rsidRPr="00BA46D2">
        <w:rPr>
          <w:rFonts w:ascii="Trebuchet MS" w:hAnsi="Trebuchet MS"/>
          <w:b/>
        </w:rPr>
        <w:t xml:space="preserve">4:42 </w:t>
      </w:r>
      <w:del w:id="391" w:author="Author">
        <w:r w:rsidRPr="00BA46D2">
          <w:rPr>
            <w:rFonts w:ascii="Trebuchet MS" w:hAnsi="Trebuchet MS"/>
            <w:noProof/>
          </w:rPr>
          <w:delText>As for the registered ones of the families of the</w:delText>
        </w:r>
      </w:del>
      <w:ins w:id="392" w:author="Author">
        <w:r w:rsidRPr="00BA46D2">
          <w:rPr>
            <w:rFonts w:ascii="Trebuchet MS" w:hAnsi="Trebuchet MS"/>
            <w:noProof/>
          </w:rPr>
          <w:t>The</w:t>
        </w:r>
      </w:ins>
      <w:r w:rsidRPr="00BA46D2">
        <w:rPr>
          <w:rFonts w:ascii="Trebuchet MS" w:hAnsi="Trebuchet MS"/>
          <w:noProof/>
        </w:rPr>
        <w:t xml:space="preserve"> sons of Me·rar′i </w:t>
      </w:r>
      <w:ins w:id="393" w:author="Author">
        <w:r w:rsidRPr="00BA46D2">
          <w:rPr>
            <w:rFonts w:ascii="Trebuchet MS" w:hAnsi="Trebuchet MS"/>
            <w:noProof/>
          </w:rPr>
          <w:t xml:space="preserve">were registered </w:t>
        </w:r>
      </w:ins>
      <w:r w:rsidRPr="00BA46D2">
        <w:rPr>
          <w:rFonts w:ascii="Trebuchet MS" w:hAnsi="Trebuchet MS"/>
          <w:noProof/>
        </w:rPr>
        <w:t>by their families</w:t>
      </w:r>
      <w:del w:id="394" w:author="Author">
        <w:r w:rsidRPr="00BA46D2">
          <w:rPr>
            <w:rFonts w:ascii="Trebuchet MS" w:hAnsi="Trebuchet MS"/>
            <w:noProof/>
          </w:rPr>
          <w:delText>,</w:delText>
        </w:r>
      </w:del>
      <w:ins w:id="395" w:author="Author">
        <w:r w:rsidRPr="00BA46D2">
          <w:rPr>
            <w:rFonts w:ascii="Trebuchet MS" w:hAnsi="Trebuchet MS"/>
            <w:noProof/>
          </w:rPr>
          <w:t xml:space="preserve"> and</w:t>
        </w:r>
      </w:ins>
      <w:r w:rsidRPr="00BA46D2">
        <w:rPr>
          <w:rFonts w:ascii="Trebuchet MS" w:hAnsi="Trebuchet MS"/>
          <w:noProof/>
        </w:rPr>
        <w:t xml:space="preserve"> by </w:t>
      </w:r>
      <w:del w:id="396" w:author="Author">
        <w:r w:rsidRPr="00BA46D2">
          <w:rPr>
            <w:rFonts w:ascii="Trebuchet MS" w:hAnsi="Trebuchet MS"/>
            <w:noProof/>
          </w:rPr>
          <w:delText>the</w:delText>
        </w:r>
      </w:del>
      <w:ins w:id="397" w:author="Author">
        <w:r w:rsidRPr="00BA46D2">
          <w:rPr>
            <w:rFonts w:ascii="Trebuchet MS" w:hAnsi="Trebuchet MS"/>
            <w:noProof/>
          </w:rPr>
          <w:t>their paternal</w:t>
        </w:r>
      </w:ins>
      <w:r w:rsidRPr="00BA46D2">
        <w:rPr>
          <w:rFonts w:ascii="Trebuchet MS" w:hAnsi="Trebuchet MS"/>
          <w:noProof/>
        </w:rPr>
        <w:t xml:space="preserve"> house</w:t>
      </w:r>
      <w:del w:id="398" w:author="Author">
        <w:r w:rsidRPr="00BA46D2">
          <w:rPr>
            <w:rFonts w:ascii="Trebuchet MS" w:hAnsi="Trebuchet MS"/>
            <w:noProof/>
          </w:rPr>
          <w:delText xml:space="preserve"> of their fathers</w:delText>
        </w:r>
      </w:del>
      <w:r w:rsidRPr="00BA46D2">
        <w:rPr>
          <w:rFonts w:ascii="Trebuchet MS" w:hAnsi="Trebuchet MS"/>
          <w:noProof/>
        </w:rPr>
        <w:t xml:space="preserve">, </w:t>
      </w:r>
      <w:r w:rsidRPr="00BA46D2">
        <w:rPr>
          <w:rFonts w:ascii="Trebuchet MS" w:hAnsi="Trebuchet MS"/>
          <w:b/>
          <w:noProof/>
        </w:rPr>
        <w:t xml:space="preserve">4:43 </w:t>
      </w:r>
      <w:ins w:id="399" w:author="Author">
        <w:r w:rsidRPr="00BA46D2">
          <w:rPr>
            <w:rFonts w:ascii="Trebuchet MS" w:hAnsi="Trebuchet MS"/>
            <w:noProof/>
          </w:rPr>
          <w:t xml:space="preserve">all those </w:t>
        </w:r>
      </w:ins>
      <w:r w:rsidRPr="00BA46D2">
        <w:rPr>
          <w:rFonts w:ascii="Trebuchet MS" w:hAnsi="Trebuchet MS"/>
          <w:noProof/>
        </w:rPr>
        <w:t xml:space="preserve">from </w:t>
      </w:r>
      <w:del w:id="400" w:author="Author">
        <w:r w:rsidRPr="00BA46D2">
          <w:rPr>
            <w:rFonts w:ascii="Trebuchet MS" w:hAnsi="Trebuchet MS"/>
            <w:noProof/>
          </w:rPr>
          <w:delText>thirty</w:delText>
        </w:r>
      </w:del>
      <w:ins w:id="401" w:author="Author">
        <w:r w:rsidRPr="00BA46D2">
          <w:rPr>
            <w:rFonts w:ascii="Trebuchet MS" w:hAnsi="Trebuchet MS"/>
            <w:noProof/>
          </w:rPr>
          <w:t>30 to 50</w:t>
        </w:r>
      </w:ins>
      <w:r w:rsidRPr="00BA46D2">
        <w:rPr>
          <w:rFonts w:ascii="Trebuchet MS" w:hAnsi="Trebuchet MS"/>
          <w:noProof/>
        </w:rPr>
        <w:t xml:space="preserve"> years old </w:t>
      </w:r>
      <w:del w:id="402" w:author="Author">
        <w:r w:rsidRPr="00BA46D2">
          <w:rPr>
            <w:rFonts w:ascii="Trebuchet MS" w:hAnsi="Trebuchet MS"/>
            <w:noProof/>
          </w:rPr>
          <w:delText>upward to fifty years old, all those entering into</w:delText>
        </w:r>
      </w:del>
      <w:ins w:id="403" w:author="Author">
        <w:r w:rsidRPr="00BA46D2">
          <w:rPr>
            <w:rFonts w:ascii="Trebuchet MS" w:hAnsi="Trebuchet MS"/>
            <w:noProof/>
          </w:rPr>
          <w:t>who were in the group assigned to</w:t>
        </w:r>
      </w:ins>
      <w:r w:rsidRPr="00BA46D2">
        <w:rPr>
          <w:rFonts w:ascii="Trebuchet MS" w:hAnsi="Trebuchet MS"/>
          <w:noProof/>
        </w:rPr>
        <w:t xml:space="preserve"> the service </w:t>
      </w:r>
      <w:del w:id="404" w:author="Author">
        <w:r w:rsidRPr="00BA46D2">
          <w:rPr>
            <w:rFonts w:ascii="Trebuchet MS" w:hAnsi="Trebuchet MS"/>
            <w:noProof/>
          </w:rPr>
          <w:delText>group for the service in</w:delText>
        </w:r>
      </w:del>
      <w:ins w:id="405" w:author="Author">
        <w:r w:rsidRPr="00BA46D2">
          <w:rPr>
            <w:rFonts w:ascii="Trebuchet MS" w:hAnsi="Trebuchet MS"/>
            <w:noProof/>
          </w:rPr>
          <w:t>at</w:t>
        </w:r>
      </w:ins>
      <w:r w:rsidRPr="00BA46D2">
        <w:rPr>
          <w:rFonts w:ascii="Trebuchet MS" w:hAnsi="Trebuchet MS"/>
          <w:noProof/>
        </w:rPr>
        <w:t xml:space="preserve"> the tent of meeting</w:t>
      </w:r>
      <w:del w:id="406" w:author="Author">
        <w:r w:rsidRPr="00BA46D2">
          <w:rPr>
            <w:rFonts w:ascii="Trebuchet MS" w:hAnsi="Trebuchet MS"/>
            <w:noProof/>
          </w:rPr>
          <w:delText>,</w:delText>
        </w:r>
      </w:del>
      <w:ins w:id="407" w:author="Author">
        <w:r w:rsidRPr="00BA46D2">
          <w:rPr>
            <w:rFonts w:ascii="Trebuchet MS" w:hAnsi="Trebuchet MS"/>
            <w:noProof/>
          </w:rPr>
          <w:t>.</w:t>
        </w:r>
      </w:ins>
      <w:r w:rsidRPr="00BA46D2">
        <w:rPr>
          <w:rFonts w:ascii="Trebuchet MS" w:hAnsi="Trebuchet MS"/>
          <w:noProof/>
        </w:rPr>
        <w:t xml:space="preserve"> </w:t>
      </w:r>
      <w:r w:rsidRPr="00BA46D2">
        <w:rPr>
          <w:rFonts w:ascii="Trebuchet MS" w:hAnsi="Trebuchet MS"/>
          <w:b/>
          <w:noProof/>
        </w:rPr>
        <w:t xml:space="preserve">4:44 </w:t>
      </w:r>
      <w:del w:id="408" w:author="Author">
        <w:r w:rsidRPr="00BA46D2">
          <w:rPr>
            <w:rFonts w:ascii="Trebuchet MS" w:hAnsi="Trebuchet MS"/>
            <w:noProof/>
          </w:rPr>
          <w:delText>the ones</w:delText>
        </w:r>
      </w:del>
      <w:ins w:id="409" w:author="Author">
        <w:r w:rsidRPr="00BA46D2">
          <w:rPr>
            <w:rFonts w:ascii="Trebuchet MS" w:hAnsi="Trebuchet MS"/>
            <w:noProof/>
          </w:rPr>
          <w:t>The total of those</w:t>
        </w:r>
      </w:ins>
      <w:r w:rsidRPr="00BA46D2">
        <w:rPr>
          <w:rFonts w:ascii="Trebuchet MS" w:hAnsi="Trebuchet MS"/>
          <w:noProof/>
        </w:rPr>
        <w:t xml:space="preserve"> registered of them by their families </w:t>
      </w:r>
      <w:del w:id="410" w:author="Author">
        <w:r w:rsidRPr="00BA46D2">
          <w:rPr>
            <w:rFonts w:ascii="Trebuchet MS" w:hAnsi="Trebuchet MS"/>
            <w:noProof/>
          </w:rPr>
          <w:delText>came to be three thousand two hundred</w:delText>
        </w:r>
      </w:del>
      <w:ins w:id="411" w:author="Author">
        <w:r w:rsidRPr="00BA46D2">
          <w:rPr>
            <w:rFonts w:ascii="Trebuchet MS" w:hAnsi="Trebuchet MS"/>
            <w:noProof/>
          </w:rPr>
          <w:t>was 3,200</w:t>
        </w:r>
      </w:ins>
      <w:r w:rsidRPr="00BA46D2">
        <w:rPr>
          <w:rFonts w:ascii="Trebuchet MS" w:hAnsi="Trebuchet MS"/>
          <w:noProof/>
        </w:rPr>
        <w:t xml:space="preserve">. </w:t>
      </w:r>
      <w:r w:rsidRPr="00BA46D2">
        <w:rPr>
          <w:rFonts w:ascii="Trebuchet MS" w:hAnsi="Trebuchet MS"/>
          <w:b/>
          <w:noProof/>
        </w:rPr>
        <w:t xml:space="preserve">4:45 </w:t>
      </w:r>
      <w:del w:id="412" w:author="Author">
        <w:r w:rsidRPr="00BA46D2">
          <w:rPr>
            <w:rFonts w:ascii="Trebuchet MS" w:hAnsi="Trebuchet MS"/>
            <w:noProof/>
          </w:rPr>
          <w:delText>These were</w:delText>
        </w:r>
      </w:del>
      <w:ins w:id="413" w:author="Author">
        <w:r w:rsidRPr="00BA46D2">
          <w:rPr>
            <w:rFonts w:ascii="Trebuchet MS" w:hAnsi="Trebuchet MS"/>
            <w:noProof/>
          </w:rPr>
          <w:t>This was</w:t>
        </w:r>
      </w:ins>
      <w:r w:rsidRPr="00BA46D2">
        <w:rPr>
          <w:rFonts w:ascii="Trebuchet MS" w:hAnsi="Trebuchet MS"/>
          <w:noProof/>
        </w:rPr>
        <w:t xml:space="preserve"> the </w:t>
      </w:r>
      <w:del w:id="414" w:author="Author">
        <w:r w:rsidRPr="00BA46D2">
          <w:rPr>
            <w:rFonts w:ascii="Trebuchet MS" w:hAnsi="Trebuchet MS"/>
            <w:noProof/>
          </w:rPr>
          <w:delText>registered ones</w:delText>
        </w:r>
      </w:del>
      <w:ins w:id="415" w:author="Author">
        <w:r w:rsidRPr="00BA46D2">
          <w:rPr>
            <w:rFonts w:ascii="Trebuchet MS" w:hAnsi="Trebuchet MS"/>
            <w:noProof/>
          </w:rPr>
          <w:t>registration</w:t>
        </w:r>
      </w:ins>
      <w:r w:rsidRPr="00BA46D2">
        <w:rPr>
          <w:rFonts w:ascii="Trebuchet MS" w:hAnsi="Trebuchet MS"/>
          <w:noProof/>
        </w:rPr>
        <w:t xml:space="preserve"> of the families of the sons of Me·rar′i, whom Moses and Aaron registered at the order of Jehovah </w:t>
      </w:r>
      <w:del w:id="416" w:author="Author">
        <w:r w:rsidRPr="00BA46D2">
          <w:rPr>
            <w:rFonts w:ascii="Trebuchet MS" w:hAnsi="Trebuchet MS"/>
            <w:noProof/>
          </w:rPr>
          <w:delText>by means of</w:delText>
        </w:r>
      </w:del>
      <w:ins w:id="417" w:author="Author">
        <w:r w:rsidRPr="00BA46D2">
          <w:rPr>
            <w:rFonts w:ascii="Trebuchet MS" w:hAnsi="Trebuchet MS"/>
            <w:noProof/>
          </w:rPr>
          <w:t>through</w:t>
        </w:r>
      </w:ins>
      <w:r w:rsidRPr="00BA46D2">
        <w:rPr>
          <w:rFonts w:ascii="Trebuchet MS" w:hAnsi="Trebuchet MS"/>
          <w:noProof/>
        </w:rPr>
        <w:t xml:space="preserve"> Moses.</w:t>
      </w:r>
    </w:p>
    <w:p w:rsidR="00DA5AA1" w:rsidRPr="00BA46D2" w:rsidRDefault="00DA5AA1" w:rsidP="00DA5AA1">
      <w:pPr>
        <w:rPr>
          <w:rFonts w:ascii="Trebuchet MS" w:hAnsi="Trebuchet MS"/>
          <w:noProof/>
        </w:rPr>
      </w:pPr>
      <w:r w:rsidRPr="00BA46D2">
        <w:rPr>
          <w:rFonts w:ascii="Trebuchet MS" w:hAnsi="Trebuchet MS"/>
          <w:b/>
        </w:rPr>
        <w:t xml:space="preserve">4:46 </w:t>
      </w:r>
      <w:del w:id="418" w:author="Author">
        <w:r w:rsidRPr="00BA46D2">
          <w:rPr>
            <w:rFonts w:ascii="Trebuchet MS" w:hAnsi="Trebuchet MS"/>
            <w:noProof/>
          </w:rPr>
          <w:delText xml:space="preserve">All the registered ones whom </w:delText>
        </w:r>
      </w:del>
      <w:r w:rsidRPr="00BA46D2">
        <w:rPr>
          <w:rFonts w:ascii="Trebuchet MS" w:hAnsi="Trebuchet MS"/>
          <w:noProof/>
        </w:rPr>
        <w:t xml:space="preserve">Moses and Aaron and the chieftains of Israel registered </w:t>
      </w:r>
      <w:del w:id="419" w:author="Author">
        <w:r w:rsidRPr="00BA46D2">
          <w:rPr>
            <w:rFonts w:ascii="Trebuchet MS" w:hAnsi="Trebuchet MS"/>
            <w:noProof/>
          </w:rPr>
          <w:delText>as</w:delText>
        </w:r>
      </w:del>
      <w:ins w:id="420" w:author="Author">
        <w:r w:rsidRPr="00BA46D2">
          <w:rPr>
            <w:rFonts w:ascii="Trebuchet MS" w:hAnsi="Trebuchet MS"/>
            <w:noProof/>
          </w:rPr>
          <w:t>all these</w:t>
        </w:r>
      </w:ins>
      <w:r w:rsidRPr="00BA46D2">
        <w:rPr>
          <w:rFonts w:ascii="Trebuchet MS" w:hAnsi="Trebuchet MS"/>
          <w:noProof/>
        </w:rPr>
        <w:t xml:space="preserve"> Levites by their families and by </w:t>
      </w:r>
      <w:del w:id="421" w:author="Author">
        <w:r w:rsidRPr="00BA46D2">
          <w:rPr>
            <w:rFonts w:ascii="Trebuchet MS" w:hAnsi="Trebuchet MS"/>
            <w:noProof/>
          </w:rPr>
          <w:delText xml:space="preserve">the house of </w:delText>
        </w:r>
      </w:del>
      <w:r w:rsidRPr="00BA46D2">
        <w:rPr>
          <w:rFonts w:ascii="Trebuchet MS" w:hAnsi="Trebuchet MS"/>
          <w:noProof/>
        </w:rPr>
        <w:t xml:space="preserve">their </w:t>
      </w:r>
      <w:del w:id="422" w:author="Author">
        <w:r w:rsidRPr="00BA46D2">
          <w:rPr>
            <w:rFonts w:ascii="Trebuchet MS" w:hAnsi="Trebuchet MS"/>
            <w:noProof/>
          </w:rPr>
          <w:delText>fathers,</w:delText>
        </w:r>
      </w:del>
      <w:ins w:id="423" w:author="Author">
        <w:r w:rsidRPr="00BA46D2">
          <w:rPr>
            <w:rFonts w:ascii="Trebuchet MS" w:hAnsi="Trebuchet MS"/>
            <w:noProof/>
          </w:rPr>
          <w:t>paternal houses;</w:t>
        </w:r>
      </w:ins>
      <w:r w:rsidRPr="00BA46D2">
        <w:rPr>
          <w:rFonts w:ascii="Trebuchet MS" w:hAnsi="Trebuchet MS"/>
          <w:noProof/>
        </w:rPr>
        <w:t xml:space="preserve"> </w:t>
      </w:r>
      <w:r w:rsidRPr="00BA46D2">
        <w:rPr>
          <w:rFonts w:ascii="Trebuchet MS" w:hAnsi="Trebuchet MS"/>
          <w:b/>
          <w:noProof/>
        </w:rPr>
        <w:t xml:space="preserve">4:47 </w:t>
      </w:r>
      <w:ins w:id="424" w:author="Author">
        <w:r w:rsidRPr="00BA46D2">
          <w:rPr>
            <w:rFonts w:ascii="Trebuchet MS" w:hAnsi="Trebuchet MS"/>
            <w:noProof/>
          </w:rPr>
          <w:t xml:space="preserve">they were </w:t>
        </w:r>
      </w:ins>
      <w:r w:rsidRPr="00BA46D2">
        <w:rPr>
          <w:rFonts w:ascii="Trebuchet MS" w:hAnsi="Trebuchet MS"/>
          <w:noProof/>
        </w:rPr>
        <w:t xml:space="preserve">from </w:t>
      </w:r>
      <w:del w:id="425" w:author="Author">
        <w:r w:rsidRPr="00BA46D2">
          <w:rPr>
            <w:rFonts w:ascii="Trebuchet MS" w:hAnsi="Trebuchet MS"/>
            <w:noProof/>
          </w:rPr>
          <w:delText>thirty</w:delText>
        </w:r>
      </w:del>
      <w:ins w:id="426" w:author="Author">
        <w:r w:rsidRPr="00BA46D2">
          <w:rPr>
            <w:rFonts w:ascii="Trebuchet MS" w:hAnsi="Trebuchet MS"/>
            <w:noProof/>
          </w:rPr>
          <w:t>30 to 50</w:t>
        </w:r>
      </w:ins>
      <w:r w:rsidRPr="00BA46D2">
        <w:rPr>
          <w:rFonts w:ascii="Trebuchet MS" w:hAnsi="Trebuchet MS"/>
          <w:noProof/>
        </w:rPr>
        <w:t xml:space="preserve"> years old</w:t>
      </w:r>
      <w:del w:id="427" w:author="Author">
        <w:r w:rsidRPr="00BA46D2">
          <w:rPr>
            <w:rFonts w:ascii="Trebuchet MS" w:hAnsi="Trebuchet MS"/>
            <w:noProof/>
          </w:rPr>
          <w:delText xml:space="preserve"> upward to fifty years old</w:delText>
        </w:r>
      </w:del>
      <w:r w:rsidRPr="00BA46D2">
        <w:rPr>
          <w:rFonts w:ascii="Trebuchet MS" w:hAnsi="Trebuchet MS"/>
          <w:noProof/>
        </w:rPr>
        <w:t>,</w:t>
      </w:r>
      <w:del w:id="428" w:author="Author">
        <w:r w:rsidRPr="00BA46D2">
          <w:rPr>
            <w:rFonts w:ascii="Trebuchet MS" w:hAnsi="Trebuchet MS"/>
            <w:noProof/>
          </w:rPr>
          <w:delText xml:space="preserve"> </w:delText>
        </w:r>
      </w:del>
      <w:ins w:id="429" w:author="Author">
        <w:r w:rsidRPr="00BA46D2">
          <w:rPr>
            <w:rFonts w:ascii="Trebuchet MS" w:hAnsi="Trebuchet MS"/>
            <w:noProof/>
          </w:rPr>
          <w:t xml:space="preserve"> and </w:t>
        </w:r>
      </w:ins>
      <w:r w:rsidRPr="00BA46D2">
        <w:rPr>
          <w:rFonts w:ascii="Trebuchet MS" w:hAnsi="Trebuchet MS"/>
          <w:noProof/>
        </w:rPr>
        <w:t xml:space="preserve">all </w:t>
      </w:r>
      <w:del w:id="430" w:author="Author">
        <w:r w:rsidRPr="00BA46D2">
          <w:rPr>
            <w:rFonts w:ascii="Trebuchet MS" w:hAnsi="Trebuchet MS"/>
            <w:noProof/>
          </w:rPr>
          <w:delText>those coming</w:delText>
        </w:r>
      </w:del>
      <w:ins w:id="431" w:author="Author">
        <w:r w:rsidRPr="00BA46D2">
          <w:rPr>
            <w:rFonts w:ascii="Trebuchet MS" w:hAnsi="Trebuchet MS"/>
            <w:noProof/>
          </w:rPr>
          <w:t>were assigned</w:t>
        </w:r>
      </w:ins>
      <w:r w:rsidRPr="00BA46D2">
        <w:rPr>
          <w:rFonts w:ascii="Trebuchet MS" w:hAnsi="Trebuchet MS"/>
          <w:noProof/>
        </w:rPr>
        <w:t xml:space="preserve"> to </w:t>
      </w:r>
      <w:del w:id="432" w:author="Author">
        <w:r w:rsidRPr="00BA46D2">
          <w:rPr>
            <w:rFonts w:ascii="Trebuchet MS" w:hAnsi="Trebuchet MS"/>
            <w:noProof/>
          </w:rPr>
          <w:delText>render the laborious service and the service of carrying</w:delText>
        </w:r>
      </w:del>
      <w:ins w:id="433" w:author="Author">
        <w:r w:rsidRPr="00BA46D2">
          <w:rPr>
            <w:rFonts w:ascii="Trebuchet MS" w:hAnsi="Trebuchet MS"/>
            <w:noProof/>
          </w:rPr>
          <w:t>serve and carry</w:t>
        </w:r>
      </w:ins>
      <w:r w:rsidRPr="00BA46D2">
        <w:rPr>
          <w:rFonts w:ascii="Trebuchet MS" w:hAnsi="Trebuchet MS"/>
          <w:noProof/>
        </w:rPr>
        <w:t xml:space="preserve"> loads in </w:t>
      </w:r>
      <w:ins w:id="434" w:author="Author">
        <w:r w:rsidRPr="00BA46D2">
          <w:rPr>
            <w:rFonts w:ascii="Trebuchet MS" w:hAnsi="Trebuchet MS"/>
            <w:noProof/>
          </w:rPr>
          <w:t xml:space="preserve">connection with </w:t>
        </w:r>
      </w:ins>
      <w:r w:rsidRPr="00BA46D2">
        <w:rPr>
          <w:rFonts w:ascii="Trebuchet MS" w:hAnsi="Trebuchet MS"/>
          <w:noProof/>
        </w:rPr>
        <w:t>the tent of meeting</w:t>
      </w:r>
      <w:del w:id="435" w:author="Author">
        <w:r w:rsidRPr="00BA46D2">
          <w:rPr>
            <w:rFonts w:ascii="Trebuchet MS" w:hAnsi="Trebuchet MS"/>
            <w:noProof/>
          </w:rPr>
          <w:delText>,</w:delText>
        </w:r>
      </w:del>
      <w:ins w:id="436" w:author="Author">
        <w:r w:rsidRPr="00BA46D2">
          <w:rPr>
            <w:rFonts w:ascii="Trebuchet MS" w:hAnsi="Trebuchet MS"/>
            <w:noProof/>
          </w:rPr>
          <w:t>.</w:t>
        </w:r>
      </w:ins>
      <w:r w:rsidRPr="00BA46D2">
        <w:rPr>
          <w:rFonts w:ascii="Trebuchet MS" w:hAnsi="Trebuchet MS"/>
          <w:noProof/>
        </w:rPr>
        <w:t xml:space="preserve"> </w:t>
      </w:r>
      <w:r w:rsidRPr="00BA46D2">
        <w:rPr>
          <w:rFonts w:ascii="Trebuchet MS" w:hAnsi="Trebuchet MS"/>
          <w:b/>
          <w:noProof/>
        </w:rPr>
        <w:t xml:space="preserve">4:48 </w:t>
      </w:r>
      <w:del w:id="437" w:author="Author">
        <w:r w:rsidRPr="00BA46D2">
          <w:rPr>
            <w:rFonts w:ascii="Trebuchet MS" w:hAnsi="Trebuchet MS"/>
            <w:noProof/>
          </w:rPr>
          <w:delText>their</w:delText>
        </w:r>
      </w:del>
      <w:ins w:id="438" w:author="Author">
        <w:r w:rsidRPr="00BA46D2">
          <w:rPr>
            <w:rFonts w:ascii="Trebuchet MS" w:hAnsi="Trebuchet MS"/>
            <w:noProof/>
          </w:rPr>
          <w:t>The total of those</w:t>
        </w:r>
      </w:ins>
      <w:r w:rsidRPr="00BA46D2">
        <w:rPr>
          <w:rFonts w:ascii="Trebuchet MS" w:hAnsi="Trebuchet MS"/>
          <w:noProof/>
        </w:rPr>
        <w:t xml:space="preserve"> registered </w:t>
      </w:r>
      <w:del w:id="439" w:author="Author">
        <w:r w:rsidRPr="00BA46D2">
          <w:rPr>
            <w:rFonts w:ascii="Trebuchet MS" w:hAnsi="Trebuchet MS"/>
            <w:noProof/>
          </w:rPr>
          <w:delText>ones came to be eight thousand five hundred and eighty</w:delText>
        </w:r>
      </w:del>
      <w:ins w:id="440" w:author="Author">
        <w:r w:rsidRPr="00BA46D2">
          <w:rPr>
            <w:rFonts w:ascii="Trebuchet MS" w:hAnsi="Trebuchet MS"/>
            <w:noProof/>
          </w:rPr>
          <w:t>was 8,580</w:t>
        </w:r>
      </w:ins>
      <w:r w:rsidRPr="00BA46D2">
        <w:rPr>
          <w:rFonts w:ascii="Trebuchet MS" w:hAnsi="Trebuchet MS"/>
          <w:noProof/>
        </w:rPr>
        <w:t xml:space="preserve">. </w:t>
      </w:r>
      <w:r w:rsidRPr="00BA46D2">
        <w:rPr>
          <w:rFonts w:ascii="Trebuchet MS" w:hAnsi="Trebuchet MS"/>
          <w:b/>
          <w:noProof/>
        </w:rPr>
        <w:t xml:space="preserve">4:49 </w:t>
      </w:r>
      <w:del w:id="441" w:author="Author">
        <w:r w:rsidRPr="00BA46D2">
          <w:rPr>
            <w:rFonts w:ascii="Trebuchet MS" w:hAnsi="Trebuchet MS"/>
            <w:noProof/>
          </w:rPr>
          <w:delText>At</w:delText>
        </w:r>
      </w:del>
      <w:ins w:id="442" w:author="Author">
        <w:r w:rsidRPr="00BA46D2">
          <w:rPr>
            <w:rFonts w:ascii="Trebuchet MS" w:hAnsi="Trebuchet MS"/>
            <w:noProof/>
          </w:rPr>
          <w:t>They were registered at</w:t>
        </w:r>
      </w:ins>
      <w:r w:rsidRPr="00BA46D2">
        <w:rPr>
          <w:rFonts w:ascii="Trebuchet MS" w:hAnsi="Trebuchet MS"/>
          <w:noProof/>
        </w:rPr>
        <w:t xml:space="preserve"> the order of Jehovah </w:t>
      </w:r>
      <w:del w:id="443" w:author="Author">
        <w:r w:rsidRPr="00BA46D2">
          <w:rPr>
            <w:rFonts w:ascii="Trebuchet MS" w:hAnsi="Trebuchet MS"/>
            <w:noProof/>
          </w:rPr>
          <w:delText>they were registered by means of</w:delText>
        </w:r>
      </w:del>
      <w:ins w:id="444" w:author="Author">
        <w:r w:rsidRPr="00BA46D2">
          <w:rPr>
            <w:rFonts w:ascii="Trebuchet MS" w:hAnsi="Trebuchet MS"/>
            <w:noProof/>
          </w:rPr>
          <w:t>through</w:t>
        </w:r>
      </w:ins>
      <w:r w:rsidRPr="00BA46D2">
        <w:rPr>
          <w:rFonts w:ascii="Trebuchet MS" w:hAnsi="Trebuchet MS"/>
          <w:noProof/>
        </w:rPr>
        <w:t xml:space="preserve"> Moses, each </w:t>
      </w:r>
      <w:del w:id="445" w:author="Author">
        <w:r w:rsidRPr="00BA46D2">
          <w:rPr>
            <w:rFonts w:ascii="Trebuchet MS" w:hAnsi="Trebuchet MS"/>
            <w:noProof/>
          </w:rPr>
          <w:delText xml:space="preserve">one </w:delText>
        </w:r>
      </w:del>
      <w:r w:rsidRPr="00BA46D2">
        <w:rPr>
          <w:rFonts w:ascii="Trebuchet MS" w:hAnsi="Trebuchet MS"/>
          <w:noProof/>
        </w:rPr>
        <w:t xml:space="preserve">according to his </w:t>
      </w:r>
      <w:ins w:id="446" w:author="Author">
        <w:r w:rsidRPr="00BA46D2">
          <w:rPr>
            <w:rFonts w:ascii="Trebuchet MS" w:hAnsi="Trebuchet MS"/>
            <w:noProof/>
          </w:rPr>
          <w:t xml:space="preserve">assigned </w:t>
        </w:r>
      </w:ins>
      <w:r w:rsidRPr="00BA46D2">
        <w:rPr>
          <w:rFonts w:ascii="Trebuchet MS" w:hAnsi="Trebuchet MS"/>
          <w:noProof/>
        </w:rPr>
        <w:t xml:space="preserve">service and his load; </w:t>
      </w:r>
      <w:del w:id="447" w:author="Author">
        <w:r w:rsidRPr="00BA46D2">
          <w:rPr>
            <w:rFonts w:ascii="Trebuchet MS" w:hAnsi="Trebuchet MS"/>
            <w:noProof/>
          </w:rPr>
          <w:delText xml:space="preserve">and </w:delText>
        </w:r>
      </w:del>
      <w:r w:rsidRPr="00BA46D2">
        <w:rPr>
          <w:rFonts w:ascii="Trebuchet MS" w:hAnsi="Trebuchet MS"/>
          <w:noProof/>
        </w:rPr>
        <w:t>they were registered just as Jehovah had commanded Moses.</w:t>
      </w:r>
    </w:p>
    <w:p w:rsidR="00DA5AA1" w:rsidRPr="00BA46D2" w:rsidRDefault="00DA5AA1" w:rsidP="00DA5AA1">
      <w:pPr>
        <w:rPr>
          <w:rFonts w:ascii="Trebuchet MS" w:hAnsi="Trebuchet MS"/>
          <w:b/>
        </w:rPr>
      </w:pPr>
    </w:p>
    <w:p w:rsidR="00762BCB" w:rsidRPr="00DA5AA1" w:rsidRDefault="00762BCB" w:rsidP="00DA5AA1"/>
    <w:sectPr w:rsidR="00762BCB" w:rsidRPr="00DA5AA1" w:rsidSect="00CA2E7C">
      <w:headerReference w:type="default" r:id="rId7"/>
      <w:headerReference w:type="first" r:id="rId8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97E71" w:rsidRDefault="00F97E71">
      <w:r>
        <w:separator/>
      </w:r>
    </w:p>
  </w:endnote>
  <w:endnote w:type="continuationSeparator" w:id="0">
    <w:p w:rsidR="00F97E71" w:rsidRDefault="00F97E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97E71" w:rsidRDefault="00F97E71">
      <w:r>
        <w:separator/>
      </w:r>
    </w:p>
  </w:footnote>
  <w:footnote w:type="continuationSeparator" w:id="0">
    <w:p w:rsidR="00F97E71" w:rsidRDefault="00F97E71">
      <w:r>
        <w:continuationSeparator/>
      </w:r>
    </w:p>
  </w:footnote>
  <w:footnote w:id="1">
    <w:p w:rsidR="00DA5AA1" w:rsidRPr="00BA46D2" w:rsidRDefault="00DA5AA1" w:rsidP="00BA46D2">
      <w:pPr>
        <w:pStyle w:val="FootnoteText"/>
        <w:spacing w:after="96"/>
        <w:ind w:firstLine="288"/>
        <w:rPr>
          <w:ins w:id="81" w:author="Author"/>
        </w:rPr>
      </w:pPr>
      <w:ins w:id="82" w:author="Author">
        <w:r w:rsidRPr="00BA46D2">
          <w:rPr>
            <w:rStyle w:val="FootnoteReference"/>
          </w:rPr>
          <w:footnoteRef/>
        </w:r>
        <w:r w:rsidRPr="00BA46D2">
          <w:t xml:space="preserve"> </w:t>
        </w:r>
        <w:r w:rsidRPr="00BA46D2">
          <w:rPr>
            <w:b/>
          </w:rPr>
          <w:t xml:space="preserve">4:9 </w:t>
        </w:r>
        <w:r w:rsidRPr="00BA46D2">
          <w:t>Or “tongs.”</w:t>
        </w:r>
      </w:ins>
    </w:p>
  </w:footnote>
  <w:footnote w:id="2">
    <w:p w:rsidR="00DA5AA1" w:rsidRPr="00BA46D2" w:rsidRDefault="00DA5AA1" w:rsidP="00BA46D2">
      <w:pPr>
        <w:pStyle w:val="FootnoteText"/>
        <w:spacing w:after="96"/>
        <w:ind w:firstLine="288"/>
        <w:rPr>
          <w:ins w:id="124" w:author="Author"/>
        </w:rPr>
      </w:pPr>
      <w:ins w:id="125" w:author="Author">
        <w:r w:rsidRPr="00BA46D2">
          <w:rPr>
            <w:rStyle w:val="FootnoteReference"/>
          </w:rPr>
          <w:footnoteRef/>
        </w:r>
        <w:r w:rsidRPr="00BA46D2">
          <w:t xml:space="preserve"> </w:t>
        </w:r>
        <w:r w:rsidRPr="00BA46D2">
          <w:rPr>
            <w:b/>
          </w:rPr>
          <w:t xml:space="preserve">4:13 </w:t>
        </w:r>
        <w:r w:rsidRPr="00BA46D2">
          <w:t>Or “fatty ashes,” that is, ashes soaked with the fat of the sacrifices.</w:t>
        </w:r>
      </w:ins>
    </w:p>
  </w:footnote>
  <w:footnote w:id="3">
    <w:p w:rsidR="00DA5AA1" w:rsidRPr="00BA46D2" w:rsidRDefault="00DA5AA1" w:rsidP="00BA46D2">
      <w:pPr>
        <w:pStyle w:val="FootnoteText"/>
        <w:spacing w:after="96"/>
        <w:ind w:firstLine="288"/>
        <w:rPr>
          <w:ins w:id="160" w:author="Author"/>
        </w:rPr>
      </w:pPr>
      <w:ins w:id="161" w:author="Author">
        <w:r w:rsidRPr="00BA46D2">
          <w:rPr>
            <w:rStyle w:val="FootnoteReference"/>
          </w:rPr>
          <w:footnoteRef/>
        </w:r>
        <w:r w:rsidRPr="00BA46D2">
          <w:t xml:space="preserve"> </w:t>
        </w:r>
        <w:r w:rsidRPr="00BA46D2">
          <w:rPr>
            <w:b/>
          </w:rPr>
          <w:t xml:space="preserve">4:15 </w:t>
        </w:r>
        <w:r w:rsidRPr="00BA46D2">
          <w:t>Lit., “load.”</w:t>
        </w:r>
      </w:ins>
    </w:p>
  </w:footnote>
  <w:footnote w:id="4">
    <w:p w:rsidR="00DA5AA1" w:rsidRPr="00BA46D2" w:rsidRDefault="00DA5AA1" w:rsidP="00BA46D2">
      <w:pPr>
        <w:pStyle w:val="FootnoteText"/>
        <w:spacing w:after="96"/>
        <w:ind w:firstLine="288"/>
        <w:rPr>
          <w:ins w:id="237" w:author="Author"/>
        </w:rPr>
      </w:pPr>
      <w:ins w:id="238" w:author="Author">
        <w:r w:rsidRPr="00BA46D2">
          <w:rPr>
            <w:rStyle w:val="FootnoteReference"/>
          </w:rPr>
          <w:footnoteRef/>
        </w:r>
        <w:r w:rsidRPr="00BA46D2">
          <w:t xml:space="preserve"> </w:t>
        </w:r>
        <w:r w:rsidRPr="00BA46D2">
          <w:rPr>
            <w:b/>
          </w:rPr>
          <w:t xml:space="preserve">4:25 </w:t>
        </w:r>
        <w:r w:rsidRPr="00BA46D2">
          <w:t>Or “curtain.”</w:t>
        </w:r>
      </w:ins>
    </w:p>
  </w:footnote>
  <w:footnote w:id="5">
    <w:p w:rsidR="00DA5AA1" w:rsidRPr="00BA46D2" w:rsidRDefault="00DA5AA1" w:rsidP="00BA46D2">
      <w:pPr>
        <w:pStyle w:val="FootnoteText"/>
        <w:spacing w:after="96"/>
        <w:ind w:firstLine="288"/>
        <w:rPr>
          <w:ins w:id="246" w:author="Author"/>
        </w:rPr>
      </w:pPr>
      <w:ins w:id="247" w:author="Author">
        <w:r w:rsidRPr="00BA46D2">
          <w:rPr>
            <w:rStyle w:val="FootnoteReference"/>
          </w:rPr>
          <w:footnoteRef/>
        </w:r>
        <w:r w:rsidRPr="00BA46D2">
          <w:t xml:space="preserve"> </w:t>
        </w:r>
        <w:r w:rsidRPr="00BA46D2">
          <w:rPr>
            <w:b/>
          </w:rPr>
          <w:t xml:space="preserve">4:26 </w:t>
        </w:r>
        <w:r w:rsidRPr="00BA46D2">
          <w:t>Or “curtain.”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DC48D3">
        <w:t>Numbers Chapter 4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DC48D3">
      <w:t>04-Numbers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DC48D3">
      <w:rPr>
        <w:noProof/>
        <w:snapToGrid w:val="0"/>
      </w:rPr>
      <w:t>Numbers 04.Revised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5D65DB">
    <w:pPr>
      <w:pStyle w:val="Style3"/>
    </w:pPr>
    <w:r>
      <w:t xml:space="preserve">English Title: </w:t>
    </w:r>
    <w:fldSimple w:instr=" TITLE  \* MERGEFORMAT ">
      <w:r w:rsidR="00DC48D3">
        <w:t>Numbers Chapter 4</w:t>
      </w:r>
    </w:fldSimple>
  </w:p>
  <w:p w:rsidR="00FB6530" w:rsidRDefault="00FB6530" w:rsidP="005D65DB">
    <w:pPr>
      <w:pStyle w:val="Style4"/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DC48D3">
      <w:t>04-Numbers</w:t>
    </w:r>
    <w:r>
      <w:fldChar w:fldCharType="end"/>
    </w:r>
  </w:p>
  <w:p w:rsidR="00FB6530" w:rsidRDefault="00FB6530" w:rsidP="005D65DB">
    <w:pPr>
      <w:pStyle w:val="Style2"/>
    </w:pPr>
    <w:r w:rsidRPr="005D65DB">
      <w:t>Document</w:t>
    </w:r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DC48D3">
      <w:rPr>
        <w:noProof/>
        <w:snapToGrid w:val="0"/>
      </w:rPr>
      <w:t>Numbers 04.Revised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DC48D3">
      <w:t>&lt;not set&gt;</w:t>
    </w:r>
    <w:r>
      <w:fldChar w:fldCharType="end"/>
    </w:r>
  </w:p>
  <w:p w:rsidR="00FB6530" w:rsidRDefault="00FB6530" w:rsidP="005D65DB">
    <w:pPr>
      <w:pStyle w:val="Style5"/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DC48D3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DC48D3">
      <w:t>&lt;not set&gt;</w:t>
    </w:r>
    <w:r>
      <w:fldChar w:fldCharType="end"/>
    </w:r>
  </w:p>
  <w:p w:rsidR="00FB6530" w:rsidRDefault="00FB6530" w:rsidP="005D65DB">
    <w:pPr>
      <w:pStyle w:val="Style6"/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DC48D3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E71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D4494"/>
    <w:rsid w:val="005D65DB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5190A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A5AA1"/>
    <w:rsid w:val="00DC48D3"/>
    <w:rsid w:val="00DE253C"/>
    <w:rsid w:val="00EA2DE5"/>
    <w:rsid w:val="00F30C4C"/>
    <w:rsid w:val="00F63146"/>
    <w:rsid w:val="00F66502"/>
    <w:rsid w:val="00F935DB"/>
    <w:rsid w:val="00F97E71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A7A9BAD0-D33F-4DD3-8930-D9B2C872EB5A}"/>
  <w:attachedTemplate r:id="Rbc2a5dfbb41a4a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D65D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customStyle="1" w:styleId="Style1">
    <w:name w:val="Style1"/>
    <w:basedOn w:val="Normal"/>
    <w:qFormat/>
    <w:rsid w:val="005D65DB"/>
  </w:style>
  <w:style w:type="paragraph" w:customStyle="1" w:styleId="Style2">
    <w:name w:val="Style2"/>
    <w:basedOn w:val="Header"/>
    <w:qFormat/>
    <w:rsid w:val="005D65DB"/>
  </w:style>
  <w:style w:type="paragraph" w:customStyle="1" w:styleId="Style3">
    <w:name w:val="Style3"/>
    <w:basedOn w:val="Header"/>
    <w:qFormat/>
    <w:rsid w:val="005D65DB"/>
    <w:pPr>
      <w:tabs>
        <w:tab w:val="center" w:pos="4200"/>
        <w:tab w:val="right" w:pos="8280"/>
      </w:tabs>
    </w:pPr>
  </w:style>
  <w:style w:type="paragraph" w:customStyle="1" w:styleId="Style4">
    <w:name w:val="Style4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5">
    <w:name w:val="Style5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6">
    <w:name w:val="Style6"/>
    <w:basedOn w:val="Header"/>
    <w:qFormat/>
    <w:rsid w:val="005D65DB"/>
    <w:pPr>
      <w:tabs>
        <w:tab w:val="left" w:pos="4200"/>
        <w:tab w:val="right" w:pos="8280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DA5AA1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A5AA1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DA5AA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bc2a5dfbb41a4a3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1776</ap:Words>
  <ap:Characters>7797</ap:Characters>
  <ap:Application>Microsoft Office Word</ap:Application>
  <ap:DocSecurity>0</ap:DocSecurity>
  <ap:Lines>127</ap:Lines>
  <ap:Paragraphs>22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9551</ap:CharactersWithSpaces>
  <ap:SharedDoc>false</ap:SharedDoc>
  <ap:HyperlinksChanged>false</ap:HyperlinksChanged>
  <ap:AppVersion>16.0000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Numbers Chapter 4</dc:title>
  <dc:subject/>
  <dc:creator>Matthew Calleja</dc:creator>
  <cp:keywords/>
  <dc:description/>
  <cp:lastModifiedBy>Calleja, Matthew</cp:lastModifiedBy>
  <cp:revision>3</cp:revision>
  <dcterms:created xsi:type="dcterms:W3CDTF">2020-12-29T08:22:00Z</dcterms:created>
  <dcterms:modified xsi:type="dcterms:W3CDTF">2020-12-29T08:22:00Z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Numbers 04.docx</vt:lpwstr>
  </property>
  <property fmtid="{D5CDD505-2E9C-101B-9397-08002B2CF9AE}" pid="9" name="_TranslationDocumentId">
    <vt:i4>19451</vt:i4>
  </property>
  <property fmtid="{D5CDD505-2E9C-101B-9397-08002B2CF9AE}" pid="10" name="_ParentPublicationName">
    <vt:lpwstr>04-Numbers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4004</vt:i4>
  </property>
  <property fmtid="{D5CDD505-2E9C-101B-9397-08002B2CF9AE}" pid="15" name="_PublicationDate">
    <vt:filetime>1899-12-29T23:00:00Z</vt:filetime>
  </property>
  <property fmtid="{D5CDD505-2E9C-101B-9397-08002B2CF9AE}" pid="16" name="_MailingDescription">
    <vt:lpwstr/>
  </property>
  <property fmtid="{D5CDD505-2E9C-101B-9397-08002B2CF9AE}" pid="17" name="_BookNumber">
    <vt:i4>4</vt:i4>
  </property>
  <property fmtid="{D5CDD505-2E9C-101B-9397-08002B2CF9AE}" pid="18" name="_ChapterNumber">
    <vt:i4>4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