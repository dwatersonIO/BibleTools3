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BB9" w:rsidRPr="00B705EC" w:rsidRDefault="002F2BB9" w:rsidP="002F2BB9">
      <w:pPr>
        <w:rPr>
          <w:rFonts w:ascii="Trebuchet MS" w:hAnsi="Trebuchet MS"/>
          <w:noProof/>
          <w:sz w:val="24"/>
        </w:rPr>
      </w:pPr>
      <w:bookmarkStart w:id="0" w:name="_GoBack"/>
      <w:bookmarkEnd w:id="0"/>
      <w:r w:rsidRPr="00B705EC">
        <w:rPr>
          <w:rFonts w:ascii="Trebuchet MS" w:hAnsi="Trebuchet MS"/>
          <w:b/>
          <w:sz w:val="24"/>
        </w:rPr>
        <w:t xml:space="preserve">14:1 </w:t>
      </w:r>
      <w:r w:rsidRPr="00B705EC">
        <w:rPr>
          <w:rFonts w:ascii="Trebuchet MS" w:hAnsi="Trebuchet MS"/>
          <w:noProof/>
          <w:sz w:val="24"/>
        </w:rPr>
        <w:t xml:space="preserve">Then all the assembly raised their voice, and the people continued </w:t>
      </w:r>
      <w:del w:id="1" w:author="Author">
        <w:r w:rsidRPr="00B705EC">
          <w:rPr>
            <w:rFonts w:ascii="Trebuchet MS" w:hAnsi="Trebuchet MS"/>
            <w:noProof/>
            <w:sz w:val="24"/>
          </w:rPr>
          <w:delText>giving vent to their voice</w:delText>
        </w:r>
      </w:del>
      <w:ins w:id="2" w:author="Author">
        <w:r w:rsidRPr="00B705EC">
          <w:rPr>
            <w:rFonts w:ascii="Trebuchet MS" w:hAnsi="Trebuchet MS"/>
            <w:noProof/>
            <w:sz w:val="24"/>
          </w:rPr>
          <w:t>crying out</w:t>
        </w:r>
      </w:ins>
      <w:r w:rsidRPr="00B705EC">
        <w:rPr>
          <w:rFonts w:ascii="Trebuchet MS" w:hAnsi="Trebuchet MS"/>
          <w:noProof/>
          <w:sz w:val="24"/>
        </w:rPr>
        <w:t xml:space="preserve"> and weeping all through that night. </w:t>
      </w:r>
      <w:r w:rsidRPr="00B705EC">
        <w:rPr>
          <w:rFonts w:ascii="Trebuchet MS" w:hAnsi="Trebuchet MS"/>
          <w:b/>
          <w:noProof/>
          <w:sz w:val="24"/>
        </w:rPr>
        <w:t xml:space="preserve">14:2 </w:t>
      </w:r>
      <w:del w:id="3" w:author="Author">
        <w:r w:rsidRPr="00B705EC">
          <w:rPr>
            <w:rFonts w:ascii="Trebuchet MS" w:hAnsi="Trebuchet MS"/>
            <w:noProof/>
            <w:sz w:val="24"/>
          </w:rPr>
          <w:delText>And all</w:delText>
        </w:r>
      </w:del>
      <w:ins w:id="4" w:author="Author">
        <w:r w:rsidRPr="00B705EC">
          <w:rPr>
            <w:rFonts w:ascii="Trebuchet MS" w:hAnsi="Trebuchet MS"/>
            <w:noProof/>
            <w:sz w:val="24"/>
          </w:rPr>
          <w:t>All</w:t>
        </w:r>
      </w:ins>
      <w:r w:rsidRPr="00B705EC">
        <w:rPr>
          <w:rFonts w:ascii="Trebuchet MS" w:hAnsi="Trebuchet MS"/>
          <w:noProof/>
          <w:sz w:val="24"/>
        </w:rPr>
        <w:t xml:space="preserve"> the </w:t>
      </w:r>
      <w:del w:id="5" w:author="Author">
        <w:r w:rsidRPr="00B705EC">
          <w:rPr>
            <w:rFonts w:ascii="Trebuchet MS" w:hAnsi="Trebuchet MS"/>
            <w:noProof/>
            <w:sz w:val="24"/>
          </w:rPr>
          <w:delText>sons of Israel</w:delText>
        </w:r>
      </w:del>
      <w:ins w:id="6" w:author="Author">
        <w:r w:rsidRPr="00B705EC">
          <w:rPr>
            <w:rFonts w:ascii="Trebuchet MS" w:hAnsi="Trebuchet MS"/>
            <w:noProof/>
            <w:sz w:val="24"/>
          </w:rPr>
          <w:t>Israelites</w:t>
        </w:r>
      </w:ins>
      <w:r w:rsidRPr="00B705EC">
        <w:rPr>
          <w:rFonts w:ascii="Trebuchet MS" w:hAnsi="Trebuchet MS"/>
          <w:noProof/>
          <w:sz w:val="24"/>
        </w:rPr>
        <w:t xml:space="preserve"> began to murmur against Moses and Aaron, and </w:t>
      </w:r>
      <w:del w:id="7" w:author="Author">
        <w:r w:rsidRPr="00B705EC">
          <w:rPr>
            <w:rFonts w:ascii="Trebuchet MS" w:hAnsi="Trebuchet MS"/>
            <w:noProof/>
            <w:sz w:val="24"/>
          </w:rPr>
          <w:delText xml:space="preserve">all </w:delText>
        </w:r>
      </w:del>
      <w:r w:rsidRPr="00B705EC">
        <w:rPr>
          <w:rFonts w:ascii="Trebuchet MS" w:hAnsi="Trebuchet MS"/>
          <w:noProof/>
          <w:sz w:val="24"/>
        </w:rPr>
        <w:t xml:space="preserve">the </w:t>
      </w:r>
      <w:ins w:id="8" w:author="Author">
        <w:r w:rsidRPr="00B705EC">
          <w:rPr>
            <w:rFonts w:ascii="Trebuchet MS" w:hAnsi="Trebuchet MS"/>
            <w:noProof/>
            <w:sz w:val="24"/>
          </w:rPr>
          <w:t xml:space="preserve">whole </w:t>
        </w:r>
      </w:ins>
      <w:r w:rsidRPr="00B705EC">
        <w:rPr>
          <w:rFonts w:ascii="Trebuchet MS" w:hAnsi="Trebuchet MS"/>
          <w:noProof/>
          <w:sz w:val="24"/>
        </w:rPr>
        <w:t xml:space="preserve">assembly </w:t>
      </w:r>
      <w:del w:id="9" w:author="Author">
        <w:r w:rsidRPr="00B705EC">
          <w:rPr>
            <w:rFonts w:ascii="Trebuchet MS" w:hAnsi="Trebuchet MS"/>
            <w:noProof/>
            <w:sz w:val="24"/>
          </w:rPr>
          <w:delText>began to say</w:delText>
        </w:r>
      </w:del>
      <w:ins w:id="10" w:author="Author">
        <w:r w:rsidRPr="00B705EC">
          <w:rPr>
            <w:rFonts w:ascii="Trebuchet MS" w:hAnsi="Trebuchet MS"/>
            <w:noProof/>
            <w:sz w:val="24"/>
          </w:rPr>
          <w:t>spoke</w:t>
        </w:r>
      </w:ins>
      <w:r w:rsidRPr="00B705EC">
        <w:rPr>
          <w:rFonts w:ascii="Trebuchet MS" w:hAnsi="Trebuchet MS"/>
          <w:noProof/>
          <w:sz w:val="24"/>
        </w:rPr>
        <w:t xml:space="preserve"> against them</w:t>
      </w:r>
      <w:ins w:id="11" w:author="Author">
        <w:r w:rsidRPr="00B705EC">
          <w:rPr>
            <w:rFonts w:ascii="Trebuchet MS" w:hAnsi="Trebuchet MS"/>
            <w:noProof/>
            <w:sz w:val="24"/>
          </w:rPr>
          <w:t>, saying</w:t>
        </w:r>
      </w:ins>
      <w:r w:rsidRPr="00B705EC">
        <w:rPr>
          <w:rFonts w:ascii="Trebuchet MS" w:hAnsi="Trebuchet MS"/>
          <w:noProof/>
          <w:sz w:val="24"/>
        </w:rPr>
        <w:t xml:space="preserve">: “If only we had died in the land of Egypt, or if only we had died in this wilderness! </w:t>
      </w:r>
      <w:r w:rsidRPr="00B705EC">
        <w:rPr>
          <w:rFonts w:ascii="Trebuchet MS" w:hAnsi="Trebuchet MS"/>
          <w:b/>
          <w:noProof/>
          <w:sz w:val="24"/>
        </w:rPr>
        <w:t xml:space="preserve">14:3 </w:t>
      </w:r>
      <w:del w:id="12" w:author="Author">
        <w:r w:rsidRPr="00B705EC">
          <w:rPr>
            <w:rFonts w:ascii="Trebuchet MS" w:hAnsi="Trebuchet MS"/>
            <w:noProof/>
            <w:sz w:val="24"/>
          </w:rPr>
          <w:delText>And why</w:delText>
        </w:r>
      </w:del>
      <w:ins w:id="13" w:author="Author">
        <w:r w:rsidRPr="00B705EC">
          <w:rPr>
            <w:rFonts w:ascii="Trebuchet MS" w:hAnsi="Trebuchet MS"/>
            <w:noProof/>
            <w:sz w:val="24"/>
          </w:rPr>
          <w:t>Why</w:t>
        </w:r>
      </w:ins>
      <w:r w:rsidRPr="00B705EC">
        <w:rPr>
          <w:rFonts w:ascii="Trebuchet MS" w:hAnsi="Trebuchet MS"/>
          <w:noProof/>
          <w:sz w:val="24"/>
        </w:rPr>
        <w:t xml:space="preserve"> is Jehovah bringing us to this land to fall by the sword? Our wives and </w:t>
      </w:r>
      <w:del w:id="14" w:author="Author">
        <w:r w:rsidRPr="00B705EC">
          <w:rPr>
            <w:rFonts w:ascii="Trebuchet MS" w:hAnsi="Trebuchet MS"/>
            <w:noProof/>
            <w:sz w:val="24"/>
          </w:rPr>
          <w:delText>our little ones</w:delText>
        </w:r>
      </w:del>
      <w:ins w:id="15" w:author="Author">
        <w:r w:rsidRPr="00B705EC">
          <w:rPr>
            <w:rFonts w:ascii="Trebuchet MS" w:hAnsi="Trebuchet MS"/>
            <w:noProof/>
            <w:sz w:val="24"/>
          </w:rPr>
          <w:t>children</w:t>
        </w:r>
      </w:ins>
      <w:r w:rsidRPr="00B705EC">
        <w:rPr>
          <w:rFonts w:ascii="Trebuchet MS" w:hAnsi="Trebuchet MS"/>
          <w:noProof/>
          <w:sz w:val="24"/>
        </w:rPr>
        <w:t xml:space="preserve"> will become plunder. Is it not better for us to return to Egypt?” </w:t>
      </w:r>
      <w:r w:rsidRPr="00B705EC">
        <w:rPr>
          <w:rFonts w:ascii="Trebuchet MS" w:hAnsi="Trebuchet MS"/>
          <w:b/>
          <w:noProof/>
          <w:sz w:val="24"/>
        </w:rPr>
        <w:t xml:space="preserve">14:4 </w:t>
      </w:r>
      <w:r w:rsidRPr="00B705EC">
        <w:rPr>
          <w:rFonts w:ascii="Trebuchet MS" w:hAnsi="Trebuchet MS"/>
          <w:noProof/>
          <w:sz w:val="24"/>
        </w:rPr>
        <w:t xml:space="preserve">They </w:t>
      </w:r>
      <w:ins w:id="16" w:author="Author">
        <w:r w:rsidRPr="00B705EC">
          <w:rPr>
            <w:rFonts w:ascii="Trebuchet MS" w:hAnsi="Trebuchet MS"/>
            <w:noProof/>
            <w:sz w:val="24"/>
          </w:rPr>
          <w:t xml:space="preserve">were </w:t>
        </w:r>
      </w:ins>
      <w:r w:rsidRPr="00B705EC">
        <w:rPr>
          <w:rFonts w:ascii="Trebuchet MS" w:hAnsi="Trebuchet MS"/>
          <w:noProof/>
          <w:sz w:val="24"/>
        </w:rPr>
        <w:t xml:space="preserve">even </w:t>
      </w:r>
      <w:del w:id="17" w:author="Author">
        <w:r w:rsidRPr="00B705EC">
          <w:rPr>
            <w:rFonts w:ascii="Trebuchet MS" w:hAnsi="Trebuchet MS"/>
            <w:noProof/>
            <w:sz w:val="24"/>
          </w:rPr>
          <w:delText xml:space="preserve">went to </w:delText>
        </w:r>
      </w:del>
      <w:r w:rsidRPr="00B705EC">
        <w:rPr>
          <w:rFonts w:ascii="Trebuchet MS" w:hAnsi="Trebuchet MS"/>
          <w:noProof/>
          <w:sz w:val="24"/>
        </w:rPr>
        <w:t xml:space="preserve">saying to one another: “Let us appoint a </w:t>
      </w:r>
      <w:del w:id="18" w:author="Author">
        <w:r w:rsidRPr="00B705EC">
          <w:rPr>
            <w:rFonts w:ascii="Trebuchet MS" w:hAnsi="Trebuchet MS"/>
            <w:noProof/>
            <w:sz w:val="24"/>
          </w:rPr>
          <w:delText>head,</w:delText>
        </w:r>
      </w:del>
      <w:ins w:id="19" w:author="Author">
        <w:r w:rsidRPr="00B705EC">
          <w:rPr>
            <w:rFonts w:ascii="Trebuchet MS" w:hAnsi="Trebuchet MS"/>
            <w:noProof/>
            <w:sz w:val="24"/>
          </w:rPr>
          <w:t>leader</w:t>
        </w:r>
      </w:ins>
      <w:r w:rsidRPr="00B705EC">
        <w:rPr>
          <w:rFonts w:ascii="Trebuchet MS" w:hAnsi="Trebuchet MS"/>
          <w:noProof/>
          <w:sz w:val="24"/>
        </w:rPr>
        <w:t xml:space="preserve"> and </w:t>
      </w:r>
      <w:del w:id="20" w:author="Author">
        <w:r w:rsidRPr="00B705EC">
          <w:rPr>
            <w:rFonts w:ascii="Trebuchet MS" w:hAnsi="Trebuchet MS"/>
            <w:noProof/>
            <w:sz w:val="24"/>
          </w:rPr>
          <w:delText xml:space="preserve">let us </w:delText>
        </w:r>
      </w:del>
      <w:r w:rsidRPr="00B705EC">
        <w:rPr>
          <w:rFonts w:ascii="Trebuchet MS" w:hAnsi="Trebuchet MS"/>
          <w:noProof/>
          <w:sz w:val="24"/>
        </w:rPr>
        <w:t>return to Egypt!”</w:t>
      </w:r>
    </w:p>
    <w:p w:rsidR="002F2BB9" w:rsidRPr="00B705EC" w:rsidRDefault="002F2BB9" w:rsidP="002F2BB9">
      <w:pPr>
        <w:rPr>
          <w:rFonts w:ascii="Trebuchet MS" w:hAnsi="Trebuchet MS"/>
          <w:noProof/>
          <w:sz w:val="24"/>
        </w:rPr>
      </w:pPr>
      <w:r w:rsidRPr="00B705EC">
        <w:rPr>
          <w:rFonts w:ascii="Trebuchet MS" w:hAnsi="Trebuchet MS"/>
          <w:b/>
          <w:sz w:val="24"/>
        </w:rPr>
        <w:t xml:space="preserve">14:5 </w:t>
      </w:r>
      <w:r w:rsidRPr="00B705EC">
        <w:rPr>
          <w:rFonts w:ascii="Trebuchet MS" w:hAnsi="Trebuchet MS"/>
          <w:noProof/>
          <w:sz w:val="24"/>
        </w:rPr>
        <w:t xml:space="preserve">At this Moses and Aaron fell </w:t>
      </w:r>
      <w:del w:id="21" w:author="Author">
        <w:r w:rsidRPr="00B705EC">
          <w:rPr>
            <w:rFonts w:ascii="Trebuchet MS" w:hAnsi="Trebuchet MS"/>
            <w:noProof/>
            <w:sz w:val="24"/>
          </w:rPr>
          <w:delText>upon</w:delText>
        </w:r>
      </w:del>
      <w:ins w:id="22" w:author="Author">
        <w:r w:rsidRPr="00B705EC">
          <w:rPr>
            <w:rFonts w:ascii="Trebuchet MS" w:hAnsi="Trebuchet MS"/>
            <w:noProof/>
            <w:sz w:val="24"/>
          </w:rPr>
          <w:t>with</w:t>
        </w:r>
      </w:ins>
      <w:r w:rsidRPr="00B705EC">
        <w:rPr>
          <w:rFonts w:ascii="Trebuchet MS" w:hAnsi="Trebuchet MS"/>
          <w:noProof/>
          <w:sz w:val="24"/>
        </w:rPr>
        <w:t xml:space="preserve"> their faces </w:t>
      </w:r>
      <w:ins w:id="23" w:author="Author">
        <w:r w:rsidRPr="00B705EC">
          <w:rPr>
            <w:rFonts w:ascii="Trebuchet MS" w:hAnsi="Trebuchet MS"/>
            <w:noProof/>
            <w:sz w:val="24"/>
          </w:rPr>
          <w:t xml:space="preserve">to the ground </w:t>
        </w:r>
      </w:ins>
      <w:r w:rsidRPr="00B705EC">
        <w:rPr>
          <w:rFonts w:ascii="Trebuchet MS" w:hAnsi="Trebuchet MS"/>
          <w:noProof/>
          <w:sz w:val="24"/>
        </w:rPr>
        <w:t xml:space="preserve">before </w:t>
      </w:r>
      <w:del w:id="24" w:author="Author">
        <w:r w:rsidRPr="00B705EC">
          <w:rPr>
            <w:rFonts w:ascii="Trebuchet MS" w:hAnsi="Trebuchet MS"/>
            <w:noProof/>
            <w:sz w:val="24"/>
          </w:rPr>
          <w:delText xml:space="preserve">all </w:delText>
        </w:r>
      </w:del>
      <w:r w:rsidRPr="00B705EC">
        <w:rPr>
          <w:rFonts w:ascii="Trebuchet MS" w:hAnsi="Trebuchet MS"/>
          <w:noProof/>
          <w:sz w:val="24"/>
        </w:rPr>
        <w:t xml:space="preserve">the </w:t>
      </w:r>
      <w:ins w:id="25" w:author="Author">
        <w:r w:rsidRPr="00B705EC">
          <w:rPr>
            <w:rFonts w:ascii="Trebuchet MS" w:hAnsi="Trebuchet MS"/>
            <w:noProof/>
            <w:sz w:val="24"/>
          </w:rPr>
          <w:t xml:space="preserve">whole assembled </w:t>
        </w:r>
      </w:ins>
      <w:r w:rsidRPr="00B705EC">
        <w:rPr>
          <w:rFonts w:ascii="Trebuchet MS" w:hAnsi="Trebuchet MS"/>
          <w:noProof/>
          <w:sz w:val="24"/>
        </w:rPr>
        <w:t xml:space="preserve">congregation of the </w:t>
      </w:r>
      <w:del w:id="26" w:author="Author">
        <w:r w:rsidRPr="00B705EC">
          <w:rPr>
            <w:rFonts w:ascii="Trebuchet MS" w:hAnsi="Trebuchet MS"/>
            <w:noProof/>
            <w:sz w:val="24"/>
          </w:rPr>
          <w:delText>assembly of the sons of Israel</w:delText>
        </w:r>
      </w:del>
      <w:ins w:id="27" w:author="Author">
        <w:r w:rsidRPr="00B705EC">
          <w:rPr>
            <w:rFonts w:ascii="Trebuchet MS" w:hAnsi="Trebuchet MS"/>
            <w:noProof/>
            <w:sz w:val="24"/>
          </w:rPr>
          <w:t>Israelites</w:t>
        </w:r>
      </w:ins>
      <w:r w:rsidRPr="00B705EC">
        <w:rPr>
          <w:rFonts w:ascii="Trebuchet MS" w:hAnsi="Trebuchet MS"/>
          <w:noProof/>
          <w:sz w:val="24"/>
        </w:rPr>
        <w:t xml:space="preserve">. </w:t>
      </w:r>
      <w:r w:rsidRPr="00B705EC">
        <w:rPr>
          <w:rFonts w:ascii="Trebuchet MS" w:hAnsi="Trebuchet MS"/>
          <w:b/>
          <w:noProof/>
          <w:sz w:val="24"/>
        </w:rPr>
        <w:t xml:space="preserve">14:6 </w:t>
      </w:r>
      <w:del w:id="28" w:author="Author">
        <w:r w:rsidRPr="00B705EC">
          <w:rPr>
            <w:rFonts w:ascii="Trebuchet MS" w:hAnsi="Trebuchet MS"/>
            <w:noProof/>
            <w:sz w:val="24"/>
          </w:rPr>
          <w:delText xml:space="preserve">And </w:delText>
        </w:r>
      </w:del>
      <w:r w:rsidRPr="00B705EC">
        <w:rPr>
          <w:rFonts w:ascii="Trebuchet MS" w:hAnsi="Trebuchet MS"/>
          <w:noProof/>
          <w:sz w:val="24"/>
        </w:rPr>
        <w:t xml:space="preserve">Joshua the son of Nun and Ca′leb the son of Je·phun′neh, who were </w:t>
      </w:r>
      <w:del w:id="29" w:author="Author">
        <w:r w:rsidRPr="00B705EC">
          <w:rPr>
            <w:rFonts w:ascii="Trebuchet MS" w:hAnsi="Trebuchet MS"/>
            <w:noProof/>
            <w:sz w:val="24"/>
          </w:rPr>
          <w:delText>of</w:delText>
        </w:r>
      </w:del>
      <w:ins w:id="30" w:author="Author">
        <w:r w:rsidRPr="00B705EC">
          <w:rPr>
            <w:rFonts w:ascii="Trebuchet MS" w:hAnsi="Trebuchet MS"/>
            <w:noProof/>
            <w:sz w:val="24"/>
          </w:rPr>
          <w:t>among</w:t>
        </w:r>
      </w:ins>
      <w:r w:rsidRPr="00B705EC">
        <w:rPr>
          <w:rFonts w:ascii="Trebuchet MS" w:hAnsi="Trebuchet MS"/>
          <w:noProof/>
          <w:sz w:val="24"/>
        </w:rPr>
        <w:t xml:space="preserve"> those who spied out the land, ripped their garments apart, </w:t>
      </w:r>
      <w:r w:rsidRPr="00B705EC">
        <w:rPr>
          <w:rFonts w:ascii="Trebuchet MS" w:hAnsi="Trebuchet MS"/>
          <w:b/>
          <w:noProof/>
          <w:sz w:val="24"/>
        </w:rPr>
        <w:t xml:space="preserve">14:7 </w:t>
      </w:r>
      <w:r w:rsidRPr="00B705EC">
        <w:rPr>
          <w:rFonts w:ascii="Trebuchet MS" w:hAnsi="Trebuchet MS"/>
          <w:noProof/>
          <w:sz w:val="24"/>
        </w:rPr>
        <w:t xml:space="preserve">and they </w:t>
      </w:r>
      <w:del w:id="31" w:author="Author">
        <w:r w:rsidRPr="00B705EC">
          <w:rPr>
            <w:rFonts w:ascii="Trebuchet MS" w:hAnsi="Trebuchet MS"/>
            <w:noProof/>
            <w:sz w:val="24"/>
          </w:rPr>
          <w:delText>proceeded to say</w:delText>
        </w:r>
      </w:del>
      <w:ins w:id="32" w:author="Author">
        <w:r w:rsidRPr="00B705EC">
          <w:rPr>
            <w:rFonts w:ascii="Trebuchet MS" w:hAnsi="Trebuchet MS"/>
            <w:noProof/>
            <w:sz w:val="24"/>
          </w:rPr>
          <w:t>said</w:t>
        </w:r>
      </w:ins>
      <w:r w:rsidRPr="00B705EC">
        <w:rPr>
          <w:rFonts w:ascii="Trebuchet MS" w:hAnsi="Trebuchet MS"/>
          <w:noProof/>
          <w:sz w:val="24"/>
        </w:rPr>
        <w:t xml:space="preserve"> this to all the assembly of the </w:t>
      </w:r>
      <w:del w:id="33" w:author="Author">
        <w:r w:rsidRPr="00B705EC">
          <w:rPr>
            <w:rFonts w:ascii="Trebuchet MS" w:hAnsi="Trebuchet MS"/>
            <w:noProof/>
            <w:sz w:val="24"/>
          </w:rPr>
          <w:delText>sons of Israel</w:delText>
        </w:r>
      </w:del>
      <w:ins w:id="34" w:author="Author">
        <w:r w:rsidRPr="00B705EC">
          <w:rPr>
            <w:rFonts w:ascii="Trebuchet MS" w:hAnsi="Trebuchet MS"/>
            <w:noProof/>
            <w:sz w:val="24"/>
          </w:rPr>
          <w:t>Israelites</w:t>
        </w:r>
      </w:ins>
      <w:r w:rsidRPr="00B705EC">
        <w:rPr>
          <w:rFonts w:ascii="Trebuchet MS" w:hAnsi="Trebuchet MS"/>
          <w:noProof/>
          <w:sz w:val="24"/>
        </w:rPr>
        <w:t xml:space="preserve">: “The land that we passed through to spy </w:t>
      </w:r>
      <w:del w:id="35" w:author="Author">
        <w:r w:rsidRPr="00B705EC">
          <w:rPr>
            <w:rFonts w:ascii="Trebuchet MS" w:hAnsi="Trebuchet MS"/>
            <w:noProof/>
            <w:sz w:val="24"/>
          </w:rPr>
          <w:delText xml:space="preserve">it </w:delText>
        </w:r>
      </w:del>
      <w:r w:rsidRPr="00B705EC">
        <w:rPr>
          <w:rFonts w:ascii="Trebuchet MS" w:hAnsi="Trebuchet MS"/>
          <w:noProof/>
          <w:sz w:val="24"/>
        </w:rPr>
        <w:t xml:space="preserve">out is a very, very good land. </w:t>
      </w:r>
      <w:r w:rsidRPr="00B705EC">
        <w:rPr>
          <w:rFonts w:ascii="Trebuchet MS" w:hAnsi="Trebuchet MS"/>
          <w:b/>
          <w:noProof/>
          <w:sz w:val="24"/>
        </w:rPr>
        <w:t xml:space="preserve">14:8 </w:t>
      </w:r>
      <w:r w:rsidRPr="00B705EC">
        <w:rPr>
          <w:rFonts w:ascii="Trebuchet MS" w:hAnsi="Trebuchet MS"/>
          <w:noProof/>
          <w:sz w:val="24"/>
        </w:rPr>
        <w:t xml:space="preserve">If Jehovah </w:t>
      </w:r>
      <w:del w:id="36" w:author="Author">
        <w:r w:rsidRPr="00B705EC">
          <w:rPr>
            <w:rFonts w:ascii="Trebuchet MS" w:hAnsi="Trebuchet MS"/>
            <w:noProof/>
            <w:sz w:val="24"/>
          </w:rPr>
          <w:delText>has found delight in</w:delText>
        </w:r>
      </w:del>
      <w:ins w:id="37" w:author="Author">
        <w:r w:rsidRPr="00B705EC">
          <w:rPr>
            <w:rFonts w:ascii="Trebuchet MS" w:hAnsi="Trebuchet MS"/>
            <w:noProof/>
            <w:sz w:val="24"/>
          </w:rPr>
          <w:t>is pleased with</w:t>
        </w:r>
      </w:ins>
      <w:r w:rsidRPr="00B705EC">
        <w:rPr>
          <w:rFonts w:ascii="Trebuchet MS" w:hAnsi="Trebuchet MS"/>
          <w:noProof/>
          <w:sz w:val="24"/>
        </w:rPr>
        <w:t xml:space="preserve"> us,</w:t>
      </w:r>
      <w:del w:id="38" w:author="Author">
        <w:r w:rsidRPr="00B705EC">
          <w:rPr>
            <w:rFonts w:ascii="Trebuchet MS" w:hAnsi="Trebuchet MS"/>
            <w:noProof/>
            <w:sz w:val="24"/>
          </w:rPr>
          <w:delText xml:space="preserve"> then</w:delText>
        </w:r>
      </w:del>
      <w:r w:rsidRPr="00B705EC">
        <w:rPr>
          <w:rFonts w:ascii="Trebuchet MS" w:hAnsi="Trebuchet MS"/>
          <w:noProof/>
          <w:sz w:val="24"/>
        </w:rPr>
        <w:t xml:space="preserve"> he will certainly bring us into this land and give it to us, a land that is flowing with milk and honey. </w:t>
      </w:r>
      <w:r w:rsidRPr="00B705EC">
        <w:rPr>
          <w:rFonts w:ascii="Trebuchet MS" w:hAnsi="Trebuchet MS"/>
          <w:b/>
          <w:noProof/>
          <w:sz w:val="24"/>
        </w:rPr>
        <w:t xml:space="preserve">14:9 </w:t>
      </w:r>
      <w:del w:id="39" w:author="Author">
        <w:r w:rsidRPr="00B705EC">
          <w:rPr>
            <w:rFonts w:ascii="Trebuchet MS" w:hAnsi="Trebuchet MS"/>
            <w:noProof/>
            <w:sz w:val="24"/>
          </w:rPr>
          <w:delText>Only</w:delText>
        </w:r>
      </w:del>
      <w:ins w:id="40" w:author="Author">
        <w:r w:rsidRPr="00B705EC">
          <w:rPr>
            <w:rFonts w:ascii="Trebuchet MS" w:hAnsi="Trebuchet MS"/>
            <w:noProof/>
            <w:sz w:val="24"/>
          </w:rPr>
          <w:t>But you must not rebel</w:t>
        </w:r>
      </w:ins>
      <w:r w:rsidRPr="00B705EC">
        <w:rPr>
          <w:rFonts w:ascii="Trebuchet MS" w:hAnsi="Trebuchet MS"/>
          <w:noProof/>
          <w:sz w:val="24"/>
        </w:rPr>
        <w:t xml:space="preserve"> against Jehovah</w:t>
      </w:r>
      <w:del w:id="41" w:author="Author">
        <w:r w:rsidRPr="00B705EC">
          <w:rPr>
            <w:rFonts w:ascii="Trebuchet MS" w:hAnsi="Trebuchet MS"/>
            <w:noProof/>
            <w:sz w:val="24"/>
          </w:rPr>
          <w:delText xml:space="preserve"> do not rebel;</w:delText>
        </w:r>
      </w:del>
      <w:ins w:id="42" w:author="Author">
        <w:r w:rsidRPr="00B705EC">
          <w:rPr>
            <w:rFonts w:ascii="Trebuchet MS" w:hAnsi="Trebuchet MS"/>
            <w:noProof/>
            <w:sz w:val="24"/>
          </w:rPr>
          <w:t>,</w:t>
        </w:r>
      </w:ins>
      <w:r w:rsidRPr="00B705EC">
        <w:rPr>
          <w:rFonts w:ascii="Trebuchet MS" w:hAnsi="Trebuchet MS"/>
          <w:noProof/>
          <w:sz w:val="24"/>
        </w:rPr>
        <w:t xml:space="preserve"> and </w:t>
      </w:r>
      <w:del w:id="43" w:author="Author">
        <w:r w:rsidRPr="00B705EC">
          <w:rPr>
            <w:rFonts w:ascii="Trebuchet MS" w:hAnsi="Trebuchet MS"/>
            <w:noProof/>
            <w:sz w:val="24"/>
            <w:u w:val="dotted"/>
          </w:rPr>
          <w:delText>YOU</w:delText>
        </w:r>
        <w:r w:rsidRPr="00B705EC">
          <w:rPr>
            <w:rFonts w:ascii="Trebuchet MS" w:hAnsi="Trebuchet MS"/>
            <w:noProof/>
            <w:sz w:val="24"/>
          </w:rPr>
          <w:delText>, do</w:delText>
        </w:r>
      </w:del>
      <w:ins w:id="44" w:author="Author">
        <w:r w:rsidRPr="00B705EC">
          <w:rPr>
            <w:rFonts w:ascii="Trebuchet MS" w:hAnsi="Trebuchet MS"/>
            <w:noProof/>
            <w:sz w:val="24"/>
          </w:rPr>
          <w:t>you must</w:t>
        </w:r>
      </w:ins>
      <w:r w:rsidRPr="00B705EC">
        <w:rPr>
          <w:rFonts w:ascii="Trebuchet MS" w:hAnsi="Trebuchet MS"/>
          <w:noProof/>
          <w:sz w:val="24"/>
        </w:rPr>
        <w:t xml:space="preserve"> not </w:t>
      </w:r>
      <w:del w:id="45" w:author="Author">
        <w:r w:rsidRPr="00B705EC">
          <w:rPr>
            <w:rFonts w:ascii="Trebuchet MS" w:hAnsi="Trebuchet MS"/>
            <w:noProof/>
            <w:sz w:val="24"/>
            <w:u w:val="dotted"/>
          </w:rPr>
          <w:delText>YOU</w:delText>
        </w:r>
        <w:r w:rsidRPr="00B705EC">
          <w:rPr>
            <w:rFonts w:ascii="Trebuchet MS" w:hAnsi="Trebuchet MS"/>
            <w:noProof/>
            <w:sz w:val="24"/>
          </w:rPr>
          <w:delText xml:space="preserve"> </w:delText>
        </w:r>
      </w:del>
      <w:r w:rsidRPr="00B705EC">
        <w:rPr>
          <w:rFonts w:ascii="Trebuchet MS" w:hAnsi="Trebuchet MS"/>
          <w:noProof/>
          <w:sz w:val="24"/>
        </w:rPr>
        <w:t xml:space="preserve">fear the people of the land, for </w:t>
      </w:r>
      <w:del w:id="46" w:author="Author">
        <w:r w:rsidRPr="00B705EC">
          <w:rPr>
            <w:rFonts w:ascii="Trebuchet MS" w:hAnsi="Trebuchet MS"/>
            <w:noProof/>
            <w:sz w:val="24"/>
          </w:rPr>
          <w:delText>they are bread to us.</w:delText>
        </w:r>
      </w:del>
      <w:ins w:id="47" w:author="Author">
        <w:r w:rsidRPr="00B705EC">
          <w:rPr>
            <w:rFonts w:ascii="Trebuchet MS" w:hAnsi="Trebuchet MS"/>
            <w:noProof/>
            <w:sz w:val="24"/>
          </w:rPr>
          <w:t>we will devour them.</w:t>
        </w:r>
        <w:r w:rsidRPr="00B705EC">
          <w:rPr>
            <w:rStyle w:val="FootnoteReference"/>
            <w:rFonts w:ascii="Trebuchet MS" w:hAnsi="Trebuchet MS"/>
            <w:noProof/>
          </w:rPr>
          <w:footnoteReference w:id="1"/>
        </w:r>
      </w:ins>
      <w:r w:rsidRPr="00B705EC">
        <w:rPr>
          <w:rFonts w:ascii="Trebuchet MS" w:hAnsi="Trebuchet MS"/>
          <w:noProof/>
          <w:sz w:val="24"/>
        </w:rPr>
        <w:t xml:space="preserve"> Their </w:t>
      </w:r>
      <w:del w:id="50" w:author="Author">
        <w:r w:rsidRPr="00B705EC">
          <w:rPr>
            <w:rFonts w:ascii="Trebuchet MS" w:hAnsi="Trebuchet MS"/>
            <w:noProof/>
            <w:sz w:val="24"/>
          </w:rPr>
          <w:delText>shelter</w:delText>
        </w:r>
      </w:del>
      <w:ins w:id="51" w:author="Author">
        <w:r w:rsidRPr="00B705EC">
          <w:rPr>
            <w:rFonts w:ascii="Trebuchet MS" w:hAnsi="Trebuchet MS"/>
            <w:noProof/>
            <w:sz w:val="24"/>
          </w:rPr>
          <w:t>protection</w:t>
        </w:r>
      </w:ins>
      <w:r w:rsidRPr="00B705EC">
        <w:rPr>
          <w:rFonts w:ascii="Trebuchet MS" w:hAnsi="Trebuchet MS"/>
          <w:noProof/>
          <w:sz w:val="24"/>
        </w:rPr>
        <w:t xml:space="preserve"> has </w:t>
      </w:r>
      <w:del w:id="52" w:author="Author">
        <w:r w:rsidRPr="00B705EC">
          <w:rPr>
            <w:rFonts w:ascii="Trebuchet MS" w:hAnsi="Trebuchet MS"/>
            <w:noProof/>
            <w:sz w:val="24"/>
          </w:rPr>
          <w:delText>turned away</w:delText>
        </w:r>
      </w:del>
      <w:ins w:id="53" w:author="Author">
        <w:r w:rsidRPr="00B705EC">
          <w:rPr>
            <w:rFonts w:ascii="Trebuchet MS" w:hAnsi="Trebuchet MS"/>
            <w:noProof/>
            <w:sz w:val="24"/>
          </w:rPr>
          <w:t>been removed</w:t>
        </w:r>
      </w:ins>
      <w:r w:rsidRPr="00B705EC">
        <w:rPr>
          <w:rFonts w:ascii="Trebuchet MS" w:hAnsi="Trebuchet MS"/>
          <w:noProof/>
          <w:sz w:val="24"/>
        </w:rPr>
        <w:t xml:space="preserve"> from </w:t>
      </w:r>
      <w:del w:id="54" w:author="Author">
        <w:r w:rsidRPr="00B705EC">
          <w:rPr>
            <w:rFonts w:ascii="Trebuchet MS" w:hAnsi="Trebuchet MS"/>
            <w:noProof/>
            <w:sz w:val="24"/>
          </w:rPr>
          <w:delText xml:space="preserve">over </w:delText>
        </w:r>
      </w:del>
      <w:r w:rsidRPr="00B705EC">
        <w:rPr>
          <w:rFonts w:ascii="Trebuchet MS" w:hAnsi="Trebuchet MS"/>
          <w:noProof/>
          <w:sz w:val="24"/>
        </w:rPr>
        <w:t>them, and Jehovah is with us. Do not fear them.”</w:t>
      </w:r>
    </w:p>
    <w:p w:rsidR="002F2BB9" w:rsidRPr="00B705EC" w:rsidRDefault="002F2BB9" w:rsidP="002F2BB9">
      <w:pPr>
        <w:rPr>
          <w:rFonts w:ascii="Trebuchet MS" w:hAnsi="Trebuchet MS"/>
          <w:noProof/>
          <w:sz w:val="24"/>
        </w:rPr>
      </w:pPr>
      <w:r w:rsidRPr="00B705EC">
        <w:rPr>
          <w:rFonts w:ascii="Trebuchet MS" w:hAnsi="Trebuchet MS"/>
          <w:b/>
          <w:sz w:val="24"/>
        </w:rPr>
        <w:t xml:space="preserve">14:10 </w:t>
      </w:r>
      <w:r w:rsidRPr="00B705EC">
        <w:rPr>
          <w:rFonts w:ascii="Trebuchet MS" w:hAnsi="Trebuchet MS"/>
          <w:noProof/>
          <w:sz w:val="24"/>
        </w:rPr>
        <w:t xml:space="preserve">However, all the assembly talked of </w:t>
      </w:r>
      <w:del w:id="55" w:author="Author">
        <w:r w:rsidRPr="00B705EC">
          <w:rPr>
            <w:rFonts w:ascii="Trebuchet MS" w:hAnsi="Trebuchet MS"/>
            <w:noProof/>
            <w:sz w:val="24"/>
          </w:rPr>
          <w:delText>pelting</w:delText>
        </w:r>
      </w:del>
      <w:ins w:id="56" w:author="Author">
        <w:r w:rsidRPr="00B705EC">
          <w:rPr>
            <w:rFonts w:ascii="Trebuchet MS" w:hAnsi="Trebuchet MS"/>
            <w:noProof/>
            <w:sz w:val="24"/>
          </w:rPr>
          <w:t>stoning</w:t>
        </w:r>
      </w:ins>
      <w:r w:rsidRPr="00B705EC">
        <w:rPr>
          <w:rFonts w:ascii="Trebuchet MS" w:hAnsi="Trebuchet MS"/>
          <w:noProof/>
          <w:sz w:val="24"/>
        </w:rPr>
        <w:t xml:space="preserve"> them</w:t>
      </w:r>
      <w:del w:id="57" w:author="Author">
        <w:r w:rsidRPr="00B705EC">
          <w:rPr>
            <w:rFonts w:ascii="Trebuchet MS" w:hAnsi="Trebuchet MS"/>
            <w:noProof/>
            <w:sz w:val="24"/>
          </w:rPr>
          <w:delText xml:space="preserve"> with stones. And</w:delText>
        </w:r>
      </w:del>
      <w:ins w:id="58" w:author="Author">
        <w:r w:rsidRPr="00B705EC">
          <w:rPr>
            <w:rFonts w:ascii="Trebuchet MS" w:hAnsi="Trebuchet MS"/>
            <w:noProof/>
            <w:sz w:val="24"/>
          </w:rPr>
          <w:t>. But</w:t>
        </w:r>
      </w:ins>
      <w:r w:rsidRPr="00B705EC">
        <w:rPr>
          <w:rFonts w:ascii="Trebuchet MS" w:hAnsi="Trebuchet MS"/>
          <w:noProof/>
          <w:sz w:val="24"/>
        </w:rPr>
        <w:t xml:space="preserve"> Jehovah’s glory appeared on the tent of meeting to all the </w:t>
      </w:r>
      <w:del w:id="59" w:author="Author">
        <w:r w:rsidRPr="00B705EC">
          <w:rPr>
            <w:rFonts w:ascii="Trebuchet MS" w:hAnsi="Trebuchet MS"/>
            <w:noProof/>
            <w:sz w:val="24"/>
          </w:rPr>
          <w:delText>sons</w:delText>
        </w:r>
      </w:del>
      <w:ins w:id="60" w:author="Author">
        <w:r w:rsidRPr="00B705EC">
          <w:rPr>
            <w:rFonts w:ascii="Trebuchet MS" w:hAnsi="Trebuchet MS"/>
            <w:noProof/>
            <w:sz w:val="24"/>
          </w:rPr>
          <w:t>people</w:t>
        </w:r>
      </w:ins>
      <w:r w:rsidRPr="00B705EC">
        <w:rPr>
          <w:rFonts w:ascii="Trebuchet MS" w:hAnsi="Trebuchet MS"/>
          <w:noProof/>
          <w:sz w:val="24"/>
        </w:rPr>
        <w:t xml:space="preserve"> of Israel.</w:t>
      </w:r>
    </w:p>
    <w:p w:rsidR="002F2BB9" w:rsidRPr="00B705EC" w:rsidRDefault="002F2BB9" w:rsidP="002F2BB9">
      <w:pPr>
        <w:rPr>
          <w:rFonts w:ascii="Trebuchet MS" w:hAnsi="Trebuchet MS"/>
          <w:noProof/>
          <w:sz w:val="24"/>
        </w:rPr>
      </w:pPr>
      <w:r w:rsidRPr="00B705EC">
        <w:rPr>
          <w:rFonts w:ascii="Trebuchet MS" w:hAnsi="Trebuchet MS"/>
          <w:b/>
          <w:sz w:val="24"/>
        </w:rPr>
        <w:t xml:space="preserve">14:11 </w:t>
      </w:r>
      <w:del w:id="61" w:author="Author">
        <w:r w:rsidRPr="00B705EC">
          <w:rPr>
            <w:rFonts w:ascii="Trebuchet MS" w:hAnsi="Trebuchet MS"/>
            <w:noProof/>
            <w:sz w:val="24"/>
          </w:rPr>
          <w:delText>Finally</w:delText>
        </w:r>
      </w:del>
      <w:ins w:id="62" w:author="Author">
        <w:r w:rsidRPr="00B705EC">
          <w:rPr>
            <w:rFonts w:ascii="Trebuchet MS" w:hAnsi="Trebuchet MS"/>
            <w:noProof/>
            <w:sz w:val="24"/>
          </w:rPr>
          <w:t>Then</w:t>
        </w:r>
      </w:ins>
      <w:r w:rsidRPr="00B705EC">
        <w:rPr>
          <w:rFonts w:ascii="Trebuchet MS" w:hAnsi="Trebuchet MS"/>
          <w:noProof/>
          <w:sz w:val="24"/>
        </w:rPr>
        <w:t xml:space="preserve"> Jehovah said to Moses: “How </w:t>
      </w:r>
      <w:del w:id="63" w:author="Author">
        <w:r w:rsidRPr="00B705EC">
          <w:rPr>
            <w:rFonts w:ascii="Trebuchet MS" w:hAnsi="Trebuchet MS"/>
            <w:noProof/>
            <w:sz w:val="24"/>
          </w:rPr>
          <w:delText>long</w:delText>
        </w:r>
      </w:del>
      <w:ins w:id="64" w:author="Author">
        <w:r w:rsidRPr="00B705EC">
          <w:rPr>
            <w:rFonts w:ascii="Trebuchet MS" w:hAnsi="Trebuchet MS"/>
            <w:noProof/>
            <w:sz w:val="24"/>
          </w:rPr>
          <w:t>much longer</w:t>
        </w:r>
      </w:ins>
      <w:r w:rsidRPr="00B705EC">
        <w:rPr>
          <w:rFonts w:ascii="Trebuchet MS" w:hAnsi="Trebuchet MS"/>
          <w:noProof/>
          <w:sz w:val="24"/>
        </w:rPr>
        <w:t xml:space="preserve"> will this people treat me without respect, and how </w:t>
      </w:r>
      <w:del w:id="65" w:author="Author">
        <w:r w:rsidRPr="00B705EC">
          <w:rPr>
            <w:rFonts w:ascii="Trebuchet MS" w:hAnsi="Trebuchet MS"/>
            <w:noProof/>
            <w:sz w:val="24"/>
          </w:rPr>
          <w:delText>long</w:delText>
        </w:r>
      </w:del>
      <w:ins w:id="66" w:author="Author">
        <w:r w:rsidRPr="00B705EC">
          <w:rPr>
            <w:rFonts w:ascii="Trebuchet MS" w:hAnsi="Trebuchet MS"/>
            <w:noProof/>
            <w:sz w:val="24"/>
          </w:rPr>
          <w:t>much longer</w:t>
        </w:r>
      </w:ins>
      <w:r w:rsidRPr="00B705EC">
        <w:rPr>
          <w:rFonts w:ascii="Trebuchet MS" w:hAnsi="Trebuchet MS"/>
          <w:noProof/>
          <w:sz w:val="24"/>
        </w:rPr>
        <w:t xml:space="preserve"> will they not put faith in me </w:t>
      </w:r>
      <w:del w:id="67" w:author="Author">
        <w:r w:rsidRPr="00B705EC">
          <w:rPr>
            <w:rFonts w:ascii="Trebuchet MS" w:hAnsi="Trebuchet MS"/>
            <w:noProof/>
            <w:sz w:val="24"/>
          </w:rPr>
          <w:delText>for</w:delText>
        </w:r>
      </w:del>
      <w:ins w:id="68" w:author="Author">
        <w:r w:rsidRPr="00B705EC">
          <w:rPr>
            <w:rFonts w:ascii="Trebuchet MS" w:hAnsi="Trebuchet MS"/>
            <w:noProof/>
            <w:sz w:val="24"/>
          </w:rPr>
          <w:t>in spite of</w:t>
        </w:r>
      </w:ins>
      <w:r w:rsidRPr="00B705EC">
        <w:rPr>
          <w:rFonts w:ascii="Trebuchet MS" w:hAnsi="Trebuchet MS"/>
          <w:noProof/>
          <w:sz w:val="24"/>
        </w:rPr>
        <w:t xml:space="preserve"> all the signs that I performed </w:t>
      </w:r>
      <w:del w:id="69" w:author="Author">
        <w:r w:rsidRPr="00B705EC">
          <w:rPr>
            <w:rFonts w:ascii="Trebuchet MS" w:hAnsi="Trebuchet MS"/>
            <w:noProof/>
            <w:sz w:val="24"/>
          </w:rPr>
          <w:delText xml:space="preserve">in </w:delText>
        </w:r>
      </w:del>
      <w:r w:rsidRPr="00B705EC">
        <w:rPr>
          <w:rFonts w:ascii="Trebuchet MS" w:hAnsi="Trebuchet MS"/>
          <w:noProof/>
          <w:sz w:val="24"/>
        </w:rPr>
        <w:t xml:space="preserve">among them? </w:t>
      </w:r>
      <w:r w:rsidRPr="00B705EC">
        <w:rPr>
          <w:rFonts w:ascii="Trebuchet MS" w:hAnsi="Trebuchet MS"/>
          <w:b/>
          <w:noProof/>
          <w:sz w:val="24"/>
        </w:rPr>
        <w:t xml:space="preserve">14:12 </w:t>
      </w:r>
      <w:r w:rsidRPr="00B705EC">
        <w:rPr>
          <w:rFonts w:ascii="Trebuchet MS" w:hAnsi="Trebuchet MS"/>
          <w:noProof/>
          <w:sz w:val="24"/>
        </w:rPr>
        <w:t xml:space="preserve">Let me </w:t>
      </w:r>
      <w:r w:rsidRPr="00B705EC">
        <w:rPr>
          <w:rFonts w:ascii="Trebuchet MS" w:hAnsi="Trebuchet MS"/>
          <w:noProof/>
          <w:sz w:val="24"/>
        </w:rPr>
        <w:lastRenderedPageBreak/>
        <w:t xml:space="preserve">strike them with pestilence and drive them away, and let me make you </w:t>
      </w:r>
      <w:ins w:id="70" w:author="Author">
        <w:r w:rsidRPr="00B705EC">
          <w:rPr>
            <w:rFonts w:ascii="Trebuchet MS" w:hAnsi="Trebuchet MS"/>
            <w:noProof/>
            <w:sz w:val="24"/>
          </w:rPr>
          <w:t xml:space="preserve">into </w:t>
        </w:r>
      </w:ins>
      <w:r w:rsidRPr="00B705EC">
        <w:rPr>
          <w:rFonts w:ascii="Trebuchet MS" w:hAnsi="Trebuchet MS"/>
          <w:noProof/>
          <w:sz w:val="24"/>
        </w:rPr>
        <w:t>a nation greater and mightier than they are.”</w:t>
      </w:r>
    </w:p>
    <w:p w:rsidR="002F2BB9" w:rsidRPr="00B705EC" w:rsidRDefault="002F2BB9" w:rsidP="002F2BB9">
      <w:pPr>
        <w:rPr>
          <w:rFonts w:ascii="Trebuchet MS" w:hAnsi="Trebuchet MS"/>
          <w:noProof/>
          <w:sz w:val="24"/>
        </w:rPr>
      </w:pPr>
      <w:r w:rsidRPr="00B705EC">
        <w:rPr>
          <w:rFonts w:ascii="Trebuchet MS" w:hAnsi="Trebuchet MS"/>
          <w:b/>
          <w:sz w:val="24"/>
        </w:rPr>
        <w:t xml:space="preserve">14:13 </w:t>
      </w:r>
      <w:r w:rsidRPr="00B705EC">
        <w:rPr>
          <w:rFonts w:ascii="Trebuchet MS" w:hAnsi="Trebuchet MS"/>
          <w:noProof/>
          <w:sz w:val="24"/>
        </w:rPr>
        <w:t>But Moses said to Jehovah: “Then the Egyptians</w:t>
      </w:r>
      <w:del w:id="71" w:author="Author">
        <w:r w:rsidRPr="00B705EC">
          <w:rPr>
            <w:rFonts w:ascii="Trebuchet MS" w:hAnsi="Trebuchet MS"/>
            <w:noProof/>
            <w:sz w:val="24"/>
          </w:rPr>
          <w:delText xml:space="preserve"> will be bound to hear that</w:delText>
        </w:r>
      </w:del>
      <w:ins w:id="72" w:author="Author">
        <w:r w:rsidRPr="00B705EC">
          <w:rPr>
            <w:rFonts w:ascii="Trebuchet MS" w:hAnsi="Trebuchet MS"/>
            <w:noProof/>
            <w:sz w:val="24"/>
          </w:rPr>
          <w:t>, from whose midst</w:t>
        </w:r>
      </w:ins>
      <w:r w:rsidRPr="00B705EC">
        <w:rPr>
          <w:rFonts w:ascii="Trebuchet MS" w:hAnsi="Trebuchet MS"/>
          <w:noProof/>
          <w:sz w:val="24"/>
        </w:rPr>
        <w:t xml:space="preserve"> you </w:t>
      </w:r>
      <w:del w:id="73" w:author="Author">
        <w:r w:rsidRPr="00B705EC">
          <w:rPr>
            <w:rFonts w:ascii="Trebuchet MS" w:hAnsi="Trebuchet MS"/>
            <w:noProof/>
            <w:sz w:val="24"/>
          </w:rPr>
          <w:delText>by your power have led</w:delText>
        </w:r>
      </w:del>
      <w:ins w:id="74" w:author="Author">
        <w:r w:rsidRPr="00B705EC">
          <w:rPr>
            <w:rFonts w:ascii="Trebuchet MS" w:hAnsi="Trebuchet MS"/>
            <w:noProof/>
            <w:sz w:val="24"/>
          </w:rPr>
          <w:t>brought</w:t>
        </w:r>
      </w:ins>
      <w:r w:rsidRPr="00B705EC">
        <w:rPr>
          <w:rFonts w:ascii="Trebuchet MS" w:hAnsi="Trebuchet MS"/>
          <w:noProof/>
          <w:sz w:val="24"/>
        </w:rPr>
        <w:t xml:space="preserve"> this people </w:t>
      </w:r>
      <w:del w:id="75" w:author="Author">
        <w:r w:rsidRPr="00B705EC">
          <w:rPr>
            <w:rFonts w:ascii="Trebuchet MS" w:hAnsi="Trebuchet MS"/>
            <w:noProof/>
            <w:sz w:val="24"/>
          </w:rPr>
          <w:delText xml:space="preserve">up </w:delText>
        </w:r>
      </w:del>
      <w:r w:rsidRPr="00B705EC">
        <w:rPr>
          <w:rFonts w:ascii="Trebuchet MS" w:hAnsi="Trebuchet MS"/>
          <w:noProof/>
          <w:sz w:val="24"/>
        </w:rPr>
        <w:t xml:space="preserve">out </w:t>
      </w:r>
      <w:del w:id="76" w:author="Author">
        <w:r w:rsidRPr="00B705EC">
          <w:rPr>
            <w:rFonts w:ascii="Trebuchet MS" w:hAnsi="Trebuchet MS"/>
            <w:noProof/>
            <w:sz w:val="24"/>
          </w:rPr>
          <w:delText>of their midst.</w:delText>
        </w:r>
      </w:del>
      <w:ins w:id="77" w:author="Author">
        <w:r w:rsidRPr="00B705EC">
          <w:rPr>
            <w:rFonts w:ascii="Trebuchet MS" w:hAnsi="Trebuchet MS"/>
            <w:noProof/>
            <w:sz w:val="24"/>
          </w:rPr>
          <w:t>by your power, will hear,</w:t>
        </w:r>
      </w:ins>
      <w:r w:rsidRPr="00B705EC">
        <w:rPr>
          <w:rFonts w:ascii="Trebuchet MS" w:hAnsi="Trebuchet MS"/>
          <w:noProof/>
          <w:sz w:val="24"/>
        </w:rPr>
        <w:t xml:space="preserve"> </w:t>
      </w:r>
      <w:r w:rsidRPr="00B705EC">
        <w:rPr>
          <w:rFonts w:ascii="Trebuchet MS" w:hAnsi="Trebuchet MS"/>
          <w:b/>
          <w:noProof/>
          <w:sz w:val="24"/>
        </w:rPr>
        <w:t xml:space="preserve">14:14 </w:t>
      </w:r>
      <w:del w:id="78" w:author="Author">
        <w:r w:rsidRPr="00B705EC">
          <w:rPr>
            <w:rFonts w:ascii="Trebuchet MS" w:hAnsi="Trebuchet MS"/>
            <w:noProof/>
            <w:sz w:val="24"/>
          </w:rPr>
          <w:delText>And</w:delText>
        </w:r>
      </w:del>
      <w:ins w:id="79" w:author="Author">
        <w:r w:rsidRPr="00B705EC">
          <w:rPr>
            <w:rFonts w:ascii="Trebuchet MS" w:hAnsi="Trebuchet MS"/>
            <w:noProof/>
            <w:sz w:val="24"/>
          </w:rPr>
          <w:t>and</w:t>
        </w:r>
      </w:ins>
      <w:r w:rsidRPr="00B705EC">
        <w:rPr>
          <w:rFonts w:ascii="Trebuchet MS" w:hAnsi="Trebuchet MS"/>
          <w:noProof/>
          <w:sz w:val="24"/>
        </w:rPr>
        <w:t xml:space="preserve"> they will </w:t>
      </w:r>
      <w:del w:id="80" w:author="Author">
        <w:r w:rsidRPr="00B705EC">
          <w:rPr>
            <w:rFonts w:ascii="Trebuchet MS" w:hAnsi="Trebuchet MS"/>
            <w:noProof/>
            <w:sz w:val="24"/>
          </w:rPr>
          <w:delText>be bound to tell</w:delText>
        </w:r>
      </w:del>
      <w:ins w:id="81" w:author="Author">
        <w:r w:rsidRPr="00B705EC">
          <w:rPr>
            <w:rFonts w:ascii="Trebuchet MS" w:hAnsi="Trebuchet MS"/>
            <w:noProof/>
            <w:sz w:val="24"/>
          </w:rPr>
          <w:t>speak about</w:t>
        </w:r>
      </w:ins>
      <w:r w:rsidRPr="00B705EC">
        <w:rPr>
          <w:rFonts w:ascii="Trebuchet MS" w:hAnsi="Trebuchet MS"/>
          <w:noProof/>
          <w:sz w:val="24"/>
        </w:rPr>
        <w:t xml:space="preserve"> it to the inhabitants of this land. </w:t>
      </w:r>
      <w:del w:id="82" w:author="Author">
        <w:r w:rsidRPr="00B705EC">
          <w:rPr>
            <w:rFonts w:ascii="Trebuchet MS" w:hAnsi="Trebuchet MS"/>
            <w:noProof/>
            <w:sz w:val="24"/>
          </w:rPr>
          <w:delText>They</w:delText>
        </w:r>
      </w:del>
      <w:ins w:id="83" w:author="Author">
        <w:r w:rsidRPr="00B705EC">
          <w:rPr>
            <w:rFonts w:ascii="Trebuchet MS" w:hAnsi="Trebuchet MS"/>
            <w:noProof/>
            <w:sz w:val="24"/>
          </w:rPr>
          <w:t>These also</w:t>
        </w:r>
      </w:ins>
      <w:r w:rsidRPr="00B705EC">
        <w:rPr>
          <w:rFonts w:ascii="Trebuchet MS" w:hAnsi="Trebuchet MS"/>
          <w:noProof/>
          <w:sz w:val="24"/>
        </w:rPr>
        <w:t xml:space="preserve"> have heard that you</w:t>
      </w:r>
      <w:del w:id="84" w:author="Author">
        <w:r w:rsidRPr="00B705EC">
          <w:rPr>
            <w:rFonts w:ascii="Trebuchet MS" w:hAnsi="Trebuchet MS"/>
            <w:noProof/>
            <w:sz w:val="24"/>
          </w:rPr>
          <w:delText xml:space="preserve"> are</w:delText>
        </w:r>
      </w:del>
      <w:ins w:id="85" w:author="Author">
        <w:r w:rsidRPr="00B705EC">
          <w:rPr>
            <w:rFonts w:ascii="Trebuchet MS" w:hAnsi="Trebuchet MS"/>
            <w:noProof/>
            <w:sz w:val="24"/>
          </w:rPr>
          <w:t>,</w:t>
        </w:r>
      </w:ins>
      <w:r w:rsidRPr="00B705EC">
        <w:rPr>
          <w:rFonts w:ascii="Trebuchet MS" w:hAnsi="Trebuchet MS"/>
          <w:noProof/>
          <w:sz w:val="24"/>
        </w:rPr>
        <w:t xml:space="preserve"> Jehovah</w:t>
      </w:r>
      <w:del w:id="86" w:author="Author">
        <w:r w:rsidRPr="00B705EC">
          <w:rPr>
            <w:rFonts w:ascii="Trebuchet MS" w:hAnsi="Trebuchet MS"/>
            <w:noProof/>
            <w:sz w:val="24"/>
          </w:rPr>
          <w:delText xml:space="preserve"> in</w:delText>
        </w:r>
      </w:del>
      <w:ins w:id="87" w:author="Author">
        <w:r w:rsidRPr="00B705EC">
          <w:rPr>
            <w:rFonts w:ascii="Trebuchet MS" w:hAnsi="Trebuchet MS"/>
            <w:noProof/>
            <w:sz w:val="24"/>
          </w:rPr>
          <w:t>, are</w:t>
        </w:r>
      </w:ins>
      <w:r w:rsidRPr="00B705EC">
        <w:rPr>
          <w:rFonts w:ascii="Trebuchet MS" w:hAnsi="Trebuchet MS"/>
          <w:noProof/>
          <w:sz w:val="24"/>
        </w:rPr>
        <w:t xml:space="preserve"> among this people</w:t>
      </w:r>
      <w:del w:id="88" w:author="Author">
        <w:r w:rsidRPr="00B705EC">
          <w:rPr>
            <w:rFonts w:ascii="Trebuchet MS" w:hAnsi="Trebuchet MS"/>
            <w:noProof/>
            <w:sz w:val="24"/>
          </w:rPr>
          <w:delText>, who has</w:delText>
        </w:r>
      </w:del>
      <w:ins w:id="89" w:author="Author">
        <w:r w:rsidRPr="00B705EC">
          <w:rPr>
            <w:rFonts w:ascii="Trebuchet MS" w:hAnsi="Trebuchet MS"/>
            <w:noProof/>
            <w:sz w:val="24"/>
          </w:rPr>
          <w:t xml:space="preserve"> and have</w:t>
        </w:r>
      </w:ins>
      <w:r w:rsidRPr="00B705EC">
        <w:rPr>
          <w:rFonts w:ascii="Trebuchet MS" w:hAnsi="Trebuchet MS"/>
          <w:noProof/>
          <w:sz w:val="24"/>
        </w:rPr>
        <w:t xml:space="preserve"> appeared </w:t>
      </w:r>
      <w:ins w:id="90" w:author="Author">
        <w:r w:rsidRPr="00B705EC">
          <w:rPr>
            <w:rFonts w:ascii="Trebuchet MS" w:hAnsi="Trebuchet MS"/>
            <w:noProof/>
            <w:sz w:val="24"/>
          </w:rPr>
          <w:t xml:space="preserve">to them </w:t>
        </w:r>
      </w:ins>
      <w:r w:rsidRPr="00B705EC">
        <w:rPr>
          <w:rFonts w:ascii="Trebuchet MS" w:hAnsi="Trebuchet MS"/>
          <w:noProof/>
          <w:sz w:val="24"/>
        </w:rPr>
        <w:t>face</w:t>
      </w:r>
      <w:del w:id="91" w:author="Author">
        <w:r w:rsidRPr="00B705EC">
          <w:rPr>
            <w:rFonts w:ascii="Trebuchet MS" w:hAnsi="Trebuchet MS"/>
            <w:noProof/>
            <w:sz w:val="24"/>
          </w:rPr>
          <w:delText xml:space="preserve"> </w:delText>
        </w:r>
      </w:del>
      <w:ins w:id="92" w:author="Author">
        <w:r w:rsidRPr="00B705EC">
          <w:rPr>
            <w:rFonts w:ascii="Trebuchet MS" w:hAnsi="Trebuchet MS"/>
            <w:noProof/>
            <w:sz w:val="24"/>
          </w:rPr>
          <w:t>-</w:t>
        </w:r>
      </w:ins>
      <w:r w:rsidRPr="00B705EC">
        <w:rPr>
          <w:rFonts w:ascii="Trebuchet MS" w:hAnsi="Trebuchet MS"/>
          <w:noProof/>
          <w:sz w:val="24"/>
        </w:rPr>
        <w:t>to</w:t>
      </w:r>
      <w:del w:id="93" w:author="Author">
        <w:r w:rsidRPr="00B705EC">
          <w:rPr>
            <w:rFonts w:ascii="Trebuchet MS" w:hAnsi="Trebuchet MS"/>
            <w:noProof/>
            <w:sz w:val="24"/>
          </w:rPr>
          <w:delText xml:space="preserve"> </w:delText>
        </w:r>
      </w:del>
      <w:ins w:id="94" w:author="Author">
        <w:r w:rsidRPr="00B705EC">
          <w:rPr>
            <w:rFonts w:ascii="Trebuchet MS" w:hAnsi="Trebuchet MS"/>
            <w:noProof/>
            <w:sz w:val="24"/>
          </w:rPr>
          <w:t>-</w:t>
        </w:r>
      </w:ins>
      <w:r w:rsidRPr="00B705EC">
        <w:rPr>
          <w:rFonts w:ascii="Trebuchet MS" w:hAnsi="Trebuchet MS"/>
          <w:noProof/>
          <w:sz w:val="24"/>
        </w:rPr>
        <w:t xml:space="preserve">face. You are Jehovah, and your cloud is standing over them, and you are going before them in the pillar of cloud by day and in the pillar of fire by night. </w:t>
      </w:r>
      <w:r w:rsidRPr="00B705EC">
        <w:rPr>
          <w:rFonts w:ascii="Trebuchet MS" w:hAnsi="Trebuchet MS"/>
          <w:b/>
          <w:noProof/>
          <w:sz w:val="24"/>
        </w:rPr>
        <w:t xml:space="preserve">14:15 </w:t>
      </w:r>
      <w:del w:id="95" w:author="Author">
        <w:r w:rsidRPr="00B705EC">
          <w:rPr>
            <w:rFonts w:ascii="Trebuchet MS" w:hAnsi="Trebuchet MS"/>
            <w:noProof/>
            <w:sz w:val="24"/>
          </w:rPr>
          <w:delText>Were</w:delText>
        </w:r>
      </w:del>
      <w:ins w:id="96" w:author="Author">
        <w:r w:rsidRPr="00B705EC">
          <w:rPr>
            <w:rFonts w:ascii="Trebuchet MS" w:hAnsi="Trebuchet MS"/>
            <w:noProof/>
            <w:sz w:val="24"/>
          </w:rPr>
          <w:t>If</w:t>
        </w:r>
      </w:ins>
      <w:r w:rsidRPr="00B705EC">
        <w:rPr>
          <w:rFonts w:ascii="Trebuchet MS" w:hAnsi="Trebuchet MS"/>
          <w:noProof/>
          <w:sz w:val="24"/>
        </w:rPr>
        <w:t xml:space="preserve"> you </w:t>
      </w:r>
      <w:del w:id="97" w:author="Author">
        <w:r w:rsidRPr="00B705EC">
          <w:rPr>
            <w:rFonts w:ascii="Trebuchet MS" w:hAnsi="Trebuchet MS"/>
            <w:noProof/>
            <w:sz w:val="24"/>
          </w:rPr>
          <w:delText xml:space="preserve">to </w:delText>
        </w:r>
      </w:del>
      <w:r w:rsidRPr="00B705EC">
        <w:rPr>
          <w:rFonts w:ascii="Trebuchet MS" w:hAnsi="Trebuchet MS"/>
          <w:noProof/>
          <w:sz w:val="24"/>
        </w:rPr>
        <w:t xml:space="preserve">put this people to death </w:t>
      </w:r>
      <w:del w:id="98" w:author="Author">
        <w:r w:rsidRPr="00B705EC">
          <w:rPr>
            <w:rFonts w:ascii="Trebuchet MS" w:hAnsi="Trebuchet MS"/>
            <w:noProof/>
            <w:sz w:val="24"/>
          </w:rPr>
          <w:delText>as one man, then</w:delText>
        </w:r>
      </w:del>
      <w:ins w:id="99" w:author="Author">
        <w:r w:rsidRPr="00B705EC">
          <w:rPr>
            <w:rFonts w:ascii="Trebuchet MS" w:hAnsi="Trebuchet MS"/>
            <w:noProof/>
            <w:sz w:val="24"/>
          </w:rPr>
          <w:t>all at once,</w:t>
        </w:r>
        <w:r w:rsidRPr="00B705EC">
          <w:rPr>
            <w:rStyle w:val="FootnoteReference"/>
            <w:rFonts w:ascii="Trebuchet MS" w:hAnsi="Trebuchet MS"/>
            <w:noProof/>
          </w:rPr>
          <w:footnoteReference w:id="2"/>
        </w:r>
      </w:ins>
      <w:r w:rsidRPr="00B705EC">
        <w:rPr>
          <w:rFonts w:ascii="Trebuchet MS" w:hAnsi="Trebuchet MS"/>
          <w:noProof/>
          <w:sz w:val="24"/>
        </w:rPr>
        <w:t xml:space="preserve"> the nations who have heard of your fame would </w:t>
      </w:r>
      <w:del w:id="102" w:author="Author">
        <w:r w:rsidRPr="00B705EC">
          <w:rPr>
            <w:rFonts w:ascii="Trebuchet MS" w:hAnsi="Trebuchet MS"/>
            <w:noProof/>
            <w:sz w:val="24"/>
          </w:rPr>
          <w:delText xml:space="preserve">certainly </w:delText>
        </w:r>
      </w:del>
      <w:r w:rsidRPr="00B705EC">
        <w:rPr>
          <w:rFonts w:ascii="Trebuchet MS" w:hAnsi="Trebuchet MS"/>
          <w:noProof/>
          <w:sz w:val="24"/>
        </w:rPr>
        <w:t>say this</w:t>
      </w:r>
      <w:del w:id="103" w:author="Author">
        <w:r w:rsidRPr="00B705EC">
          <w:rPr>
            <w:rFonts w:ascii="Trebuchet MS" w:hAnsi="Trebuchet MS"/>
            <w:noProof/>
            <w:sz w:val="24"/>
          </w:rPr>
          <w:delText>,</w:delText>
        </w:r>
      </w:del>
      <w:ins w:id="104" w:author="Author">
        <w:r w:rsidRPr="00B705EC">
          <w:rPr>
            <w:rFonts w:ascii="Trebuchet MS" w:hAnsi="Trebuchet MS"/>
            <w:noProof/>
            <w:sz w:val="24"/>
          </w:rPr>
          <w:t>:</w:t>
        </w:r>
      </w:ins>
      <w:r w:rsidRPr="00B705EC">
        <w:rPr>
          <w:rFonts w:ascii="Trebuchet MS" w:hAnsi="Trebuchet MS"/>
          <w:noProof/>
          <w:sz w:val="24"/>
        </w:rPr>
        <w:t xml:space="preserve"> </w:t>
      </w:r>
      <w:r w:rsidRPr="00B705EC">
        <w:rPr>
          <w:rFonts w:ascii="Trebuchet MS" w:hAnsi="Trebuchet MS"/>
          <w:b/>
          <w:noProof/>
          <w:sz w:val="24"/>
        </w:rPr>
        <w:t xml:space="preserve">14:16 </w:t>
      </w:r>
      <w:r w:rsidRPr="00B705EC">
        <w:rPr>
          <w:rFonts w:ascii="Trebuchet MS" w:hAnsi="Trebuchet MS"/>
          <w:noProof/>
          <w:sz w:val="24"/>
        </w:rPr>
        <w:t>‘</w:t>
      </w:r>
      <w:del w:id="105" w:author="Author">
        <w:r w:rsidRPr="00B705EC">
          <w:rPr>
            <w:rFonts w:ascii="Trebuchet MS" w:hAnsi="Trebuchet MS"/>
            <w:noProof/>
            <w:sz w:val="24"/>
          </w:rPr>
          <w:delText>Because of Jehovah’s</w:delText>
        </w:r>
      </w:del>
      <w:ins w:id="106" w:author="Author">
        <w:r w:rsidRPr="00B705EC">
          <w:rPr>
            <w:rFonts w:ascii="Trebuchet MS" w:hAnsi="Trebuchet MS"/>
            <w:noProof/>
            <w:sz w:val="24"/>
          </w:rPr>
          <w:t>Jehovah was</w:t>
        </w:r>
      </w:ins>
      <w:r w:rsidRPr="00B705EC">
        <w:rPr>
          <w:rFonts w:ascii="Trebuchet MS" w:hAnsi="Trebuchet MS"/>
          <w:noProof/>
          <w:sz w:val="24"/>
        </w:rPr>
        <w:t xml:space="preserve"> not </w:t>
      </w:r>
      <w:del w:id="107" w:author="Author">
        <w:r w:rsidRPr="00B705EC">
          <w:rPr>
            <w:rFonts w:ascii="Trebuchet MS" w:hAnsi="Trebuchet MS"/>
            <w:noProof/>
            <w:sz w:val="24"/>
          </w:rPr>
          <w:delText xml:space="preserve">being </w:delText>
        </w:r>
      </w:del>
      <w:r w:rsidRPr="00B705EC">
        <w:rPr>
          <w:rFonts w:ascii="Trebuchet MS" w:hAnsi="Trebuchet MS"/>
          <w:noProof/>
          <w:sz w:val="24"/>
        </w:rPr>
        <w:t xml:space="preserve">able to bring this people into the land </w:t>
      </w:r>
      <w:del w:id="108" w:author="Author">
        <w:r w:rsidRPr="00B705EC">
          <w:rPr>
            <w:rFonts w:ascii="Trebuchet MS" w:hAnsi="Trebuchet MS"/>
            <w:noProof/>
            <w:sz w:val="24"/>
          </w:rPr>
          <w:delText xml:space="preserve">about which </w:delText>
        </w:r>
      </w:del>
      <w:r w:rsidRPr="00B705EC">
        <w:rPr>
          <w:rFonts w:ascii="Trebuchet MS" w:hAnsi="Trebuchet MS"/>
          <w:noProof/>
          <w:sz w:val="24"/>
        </w:rPr>
        <w:t xml:space="preserve">he swore to </w:t>
      </w:r>
      <w:ins w:id="109" w:author="Author">
        <w:r w:rsidRPr="00B705EC">
          <w:rPr>
            <w:rFonts w:ascii="Trebuchet MS" w:hAnsi="Trebuchet MS"/>
            <w:noProof/>
            <w:sz w:val="24"/>
          </w:rPr>
          <w:t xml:space="preserve">give </w:t>
        </w:r>
      </w:ins>
      <w:r w:rsidRPr="00B705EC">
        <w:rPr>
          <w:rFonts w:ascii="Trebuchet MS" w:hAnsi="Trebuchet MS"/>
          <w:noProof/>
          <w:sz w:val="24"/>
        </w:rPr>
        <w:t>them</w:t>
      </w:r>
      <w:ins w:id="110" w:author="Author">
        <w:r w:rsidRPr="00B705EC">
          <w:rPr>
            <w:rFonts w:ascii="Trebuchet MS" w:hAnsi="Trebuchet MS"/>
            <w:noProof/>
            <w:sz w:val="24"/>
          </w:rPr>
          <w:t>, so</w:t>
        </w:r>
      </w:ins>
      <w:r w:rsidRPr="00B705EC">
        <w:rPr>
          <w:rFonts w:ascii="Trebuchet MS" w:hAnsi="Trebuchet MS"/>
          <w:noProof/>
          <w:sz w:val="24"/>
        </w:rPr>
        <w:t xml:space="preserve"> he </w:t>
      </w:r>
      <w:del w:id="111" w:author="Author">
        <w:r w:rsidRPr="00B705EC">
          <w:rPr>
            <w:rFonts w:ascii="Trebuchet MS" w:hAnsi="Trebuchet MS"/>
            <w:noProof/>
            <w:sz w:val="24"/>
          </w:rPr>
          <w:delText>proceeded to slaughter</w:delText>
        </w:r>
      </w:del>
      <w:ins w:id="112" w:author="Author">
        <w:r w:rsidRPr="00B705EC">
          <w:rPr>
            <w:rFonts w:ascii="Trebuchet MS" w:hAnsi="Trebuchet MS"/>
            <w:noProof/>
            <w:sz w:val="24"/>
          </w:rPr>
          <w:t>slaughtered</w:t>
        </w:r>
      </w:ins>
      <w:r w:rsidRPr="00B705EC">
        <w:rPr>
          <w:rFonts w:ascii="Trebuchet MS" w:hAnsi="Trebuchet MS"/>
          <w:noProof/>
          <w:sz w:val="24"/>
        </w:rPr>
        <w:t xml:space="preserve"> them in the wilderness.’ </w:t>
      </w:r>
      <w:r w:rsidRPr="00B705EC">
        <w:rPr>
          <w:rFonts w:ascii="Trebuchet MS" w:hAnsi="Trebuchet MS"/>
          <w:b/>
          <w:noProof/>
          <w:sz w:val="24"/>
        </w:rPr>
        <w:t xml:space="preserve">14:17 </w:t>
      </w:r>
      <w:del w:id="113" w:author="Author">
        <w:r w:rsidRPr="00B705EC">
          <w:rPr>
            <w:rFonts w:ascii="Trebuchet MS" w:hAnsi="Trebuchet MS"/>
            <w:noProof/>
            <w:sz w:val="24"/>
          </w:rPr>
          <w:delText>And</w:delText>
        </w:r>
      </w:del>
      <w:ins w:id="114" w:author="Author">
        <w:r w:rsidRPr="00B705EC">
          <w:rPr>
            <w:rFonts w:ascii="Trebuchet MS" w:hAnsi="Trebuchet MS"/>
            <w:noProof/>
            <w:sz w:val="24"/>
          </w:rPr>
          <w:t>Please,</w:t>
        </w:r>
      </w:ins>
      <w:r w:rsidRPr="00B705EC">
        <w:rPr>
          <w:rFonts w:ascii="Trebuchet MS" w:hAnsi="Trebuchet MS"/>
          <w:noProof/>
          <w:sz w:val="24"/>
        </w:rPr>
        <w:t xml:space="preserve"> now, </w:t>
      </w:r>
      <w:del w:id="115" w:author="Author">
        <w:r w:rsidRPr="00B705EC">
          <w:rPr>
            <w:rFonts w:ascii="Trebuchet MS" w:hAnsi="Trebuchet MS"/>
            <w:noProof/>
            <w:sz w:val="24"/>
          </w:rPr>
          <w:delText>please</w:delText>
        </w:r>
      </w:del>
      <w:ins w:id="116" w:author="Author">
        <w:r w:rsidRPr="00B705EC">
          <w:rPr>
            <w:rFonts w:ascii="Trebuchet MS" w:hAnsi="Trebuchet MS"/>
            <w:noProof/>
            <w:sz w:val="24"/>
          </w:rPr>
          <w:t>Jehovah</w:t>
        </w:r>
      </w:ins>
      <w:r w:rsidRPr="00B705EC">
        <w:rPr>
          <w:rFonts w:ascii="Trebuchet MS" w:hAnsi="Trebuchet MS"/>
          <w:noProof/>
          <w:sz w:val="24"/>
        </w:rPr>
        <w:t xml:space="preserve">, let your power </w:t>
      </w:r>
      <w:del w:id="117" w:author="Author">
        <w:r w:rsidRPr="00B705EC">
          <w:rPr>
            <w:rFonts w:ascii="Trebuchet MS" w:hAnsi="Trebuchet MS"/>
            <w:noProof/>
            <w:sz w:val="24"/>
          </w:rPr>
          <w:delText>become</w:delText>
        </w:r>
      </w:del>
      <w:ins w:id="118" w:author="Author">
        <w:r w:rsidRPr="00B705EC">
          <w:rPr>
            <w:rFonts w:ascii="Trebuchet MS" w:hAnsi="Trebuchet MS"/>
            <w:noProof/>
            <w:sz w:val="24"/>
          </w:rPr>
          <w:t>be</w:t>
        </w:r>
      </w:ins>
      <w:r w:rsidRPr="00B705EC">
        <w:rPr>
          <w:rFonts w:ascii="Trebuchet MS" w:hAnsi="Trebuchet MS"/>
          <w:noProof/>
          <w:sz w:val="24"/>
        </w:rPr>
        <w:t xml:space="preserve"> great, </w:t>
      </w:r>
      <w:del w:id="119" w:author="Author">
        <w:r w:rsidRPr="00B705EC">
          <w:rPr>
            <w:rFonts w:ascii="Trebuchet MS" w:hAnsi="Trebuchet MS"/>
            <w:noProof/>
            <w:sz w:val="24"/>
          </w:rPr>
          <w:delText xml:space="preserve">O Jehovah, just </w:delText>
        </w:r>
      </w:del>
      <w:r w:rsidRPr="00B705EC">
        <w:rPr>
          <w:rFonts w:ascii="Trebuchet MS" w:hAnsi="Trebuchet MS"/>
          <w:noProof/>
          <w:sz w:val="24"/>
        </w:rPr>
        <w:t xml:space="preserve">as you </w:t>
      </w:r>
      <w:del w:id="120" w:author="Author">
        <w:r w:rsidRPr="00B705EC">
          <w:rPr>
            <w:rFonts w:ascii="Trebuchet MS" w:hAnsi="Trebuchet MS"/>
            <w:noProof/>
            <w:sz w:val="24"/>
          </w:rPr>
          <w:delText>have spoken, saying,</w:delText>
        </w:r>
      </w:del>
      <w:ins w:id="121" w:author="Author">
        <w:r w:rsidRPr="00B705EC">
          <w:rPr>
            <w:rFonts w:ascii="Trebuchet MS" w:hAnsi="Trebuchet MS"/>
            <w:noProof/>
            <w:sz w:val="24"/>
          </w:rPr>
          <w:t>promised when you said:</w:t>
        </w:r>
      </w:ins>
      <w:r w:rsidRPr="00B705EC">
        <w:rPr>
          <w:rFonts w:ascii="Trebuchet MS" w:hAnsi="Trebuchet MS"/>
          <w:noProof/>
          <w:sz w:val="24"/>
        </w:rPr>
        <w:t xml:space="preserve"> </w:t>
      </w:r>
      <w:r w:rsidRPr="00B705EC">
        <w:rPr>
          <w:rFonts w:ascii="Trebuchet MS" w:hAnsi="Trebuchet MS"/>
          <w:b/>
          <w:noProof/>
          <w:sz w:val="24"/>
        </w:rPr>
        <w:t xml:space="preserve">14:18 </w:t>
      </w:r>
      <w:r w:rsidRPr="00B705EC">
        <w:rPr>
          <w:rFonts w:ascii="Trebuchet MS" w:hAnsi="Trebuchet MS"/>
          <w:noProof/>
          <w:sz w:val="24"/>
        </w:rPr>
        <w:t xml:space="preserve">‘Jehovah, slow to anger and abundant in </w:t>
      </w:r>
      <w:del w:id="122" w:author="Author">
        <w:r w:rsidRPr="00B705EC">
          <w:rPr>
            <w:rFonts w:ascii="Trebuchet MS" w:hAnsi="Trebuchet MS"/>
            <w:noProof/>
            <w:sz w:val="24"/>
          </w:rPr>
          <w:delText>loving-kindness,</w:delText>
        </w:r>
      </w:del>
      <w:ins w:id="123" w:author="Author">
        <w:r w:rsidRPr="00B705EC">
          <w:rPr>
            <w:rFonts w:ascii="Trebuchet MS" w:hAnsi="Trebuchet MS"/>
            <w:noProof/>
            <w:sz w:val="24"/>
          </w:rPr>
          <w:t>loyal love,</w:t>
        </w:r>
        <w:r w:rsidRPr="00B705EC">
          <w:rPr>
            <w:rStyle w:val="FootnoteReference"/>
            <w:rFonts w:ascii="Trebuchet MS" w:hAnsi="Trebuchet MS"/>
            <w:noProof/>
          </w:rPr>
          <w:footnoteReference w:id="3"/>
        </w:r>
      </w:ins>
      <w:r w:rsidRPr="00B705EC">
        <w:rPr>
          <w:rFonts w:ascii="Trebuchet MS" w:hAnsi="Trebuchet MS"/>
          <w:noProof/>
          <w:sz w:val="24"/>
        </w:rPr>
        <w:t xml:space="preserve"> pardoning error and transgression, but </w:t>
      </w:r>
      <w:ins w:id="126" w:author="Author">
        <w:r w:rsidRPr="00B705EC">
          <w:rPr>
            <w:rFonts w:ascii="Trebuchet MS" w:hAnsi="Trebuchet MS"/>
            <w:noProof/>
            <w:sz w:val="24"/>
          </w:rPr>
          <w:t xml:space="preserve">he will </w:t>
        </w:r>
      </w:ins>
      <w:r w:rsidRPr="00B705EC">
        <w:rPr>
          <w:rFonts w:ascii="Trebuchet MS" w:hAnsi="Trebuchet MS"/>
          <w:noProof/>
          <w:sz w:val="24"/>
        </w:rPr>
        <w:t xml:space="preserve">by no means </w:t>
      </w:r>
      <w:del w:id="127" w:author="Author">
        <w:r w:rsidRPr="00B705EC">
          <w:rPr>
            <w:rFonts w:ascii="Trebuchet MS" w:hAnsi="Trebuchet MS"/>
            <w:noProof/>
            <w:sz w:val="24"/>
          </w:rPr>
          <w:delText>will he give exemption from punishment</w:delText>
        </w:r>
      </w:del>
      <w:ins w:id="128" w:author="Author">
        <w:r w:rsidRPr="00B705EC">
          <w:rPr>
            <w:rFonts w:ascii="Trebuchet MS" w:hAnsi="Trebuchet MS"/>
            <w:noProof/>
            <w:sz w:val="24"/>
          </w:rPr>
          <w:t>leave the guilty unpunished</w:t>
        </w:r>
      </w:ins>
      <w:r w:rsidRPr="00B705EC">
        <w:rPr>
          <w:rFonts w:ascii="Trebuchet MS" w:hAnsi="Trebuchet MS"/>
          <w:noProof/>
          <w:sz w:val="24"/>
        </w:rPr>
        <w:t xml:space="preserve">, bringing punishment for the error of </w:t>
      </w:r>
      <w:del w:id="129" w:author="Author">
        <w:r w:rsidRPr="00B705EC">
          <w:rPr>
            <w:rFonts w:ascii="Trebuchet MS" w:hAnsi="Trebuchet MS"/>
            <w:noProof/>
            <w:sz w:val="24"/>
          </w:rPr>
          <w:delText xml:space="preserve">the </w:delText>
        </w:r>
      </w:del>
      <w:r w:rsidRPr="00B705EC">
        <w:rPr>
          <w:rFonts w:ascii="Trebuchet MS" w:hAnsi="Trebuchet MS"/>
          <w:noProof/>
          <w:sz w:val="24"/>
        </w:rPr>
        <w:t xml:space="preserve">fathers upon sons, upon the third generation and upon the fourth generation.’ </w:t>
      </w:r>
      <w:r w:rsidRPr="00B705EC">
        <w:rPr>
          <w:rFonts w:ascii="Trebuchet MS" w:hAnsi="Trebuchet MS"/>
          <w:b/>
          <w:noProof/>
          <w:sz w:val="24"/>
        </w:rPr>
        <w:t xml:space="preserve">14:19 </w:t>
      </w:r>
      <w:r w:rsidRPr="00B705EC">
        <w:rPr>
          <w:rFonts w:ascii="Trebuchet MS" w:hAnsi="Trebuchet MS"/>
          <w:noProof/>
          <w:sz w:val="24"/>
        </w:rPr>
        <w:t xml:space="preserve">Forgive, please, the error of this people according to </w:t>
      </w:r>
      <w:del w:id="130" w:author="Author">
        <w:r w:rsidRPr="00B705EC">
          <w:rPr>
            <w:rFonts w:ascii="Trebuchet MS" w:hAnsi="Trebuchet MS"/>
            <w:noProof/>
            <w:sz w:val="24"/>
          </w:rPr>
          <w:delText xml:space="preserve">the greatness of </w:delText>
        </w:r>
      </w:del>
      <w:r w:rsidRPr="00B705EC">
        <w:rPr>
          <w:rFonts w:ascii="Trebuchet MS" w:hAnsi="Trebuchet MS"/>
          <w:noProof/>
          <w:sz w:val="24"/>
        </w:rPr>
        <w:t xml:space="preserve">your </w:t>
      </w:r>
      <w:del w:id="131" w:author="Author">
        <w:r w:rsidRPr="00B705EC">
          <w:rPr>
            <w:rFonts w:ascii="Trebuchet MS" w:hAnsi="Trebuchet MS"/>
            <w:noProof/>
            <w:sz w:val="24"/>
          </w:rPr>
          <w:delText>loving-kindness, and</w:delText>
        </w:r>
      </w:del>
      <w:ins w:id="132" w:author="Author">
        <w:r w:rsidRPr="00B705EC">
          <w:rPr>
            <w:rFonts w:ascii="Trebuchet MS" w:hAnsi="Trebuchet MS"/>
            <w:noProof/>
            <w:sz w:val="24"/>
          </w:rPr>
          <w:t>great loyal love,</w:t>
        </w:r>
      </w:ins>
      <w:r w:rsidRPr="00B705EC">
        <w:rPr>
          <w:rFonts w:ascii="Trebuchet MS" w:hAnsi="Trebuchet MS"/>
          <w:noProof/>
          <w:sz w:val="24"/>
        </w:rPr>
        <w:t xml:space="preserve"> just as you have pardoned this people from Egypt </w:t>
      </w:r>
      <w:del w:id="133" w:author="Author">
        <w:r w:rsidRPr="00B705EC">
          <w:rPr>
            <w:rFonts w:ascii="Trebuchet MS" w:hAnsi="Trebuchet MS"/>
            <w:noProof/>
            <w:sz w:val="24"/>
          </w:rPr>
          <w:delText xml:space="preserve">onward </w:delText>
        </w:r>
      </w:del>
      <w:r w:rsidRPr="00B705EC">
        <w:rPr>
          <w:rFonts w:ascii="Trebuchet MS" w:hAnsi="Trebuchet MS"/>
          <w:noProof/>
          <w:sz w:val="24"/>
        </w:rPr>
        <w:t>until now.”</w:t>
      </w:r>
    </w:p>
    <w:p w:rsidR="002F2BB9" w:rsidRPr="00B705EC" w:rsidRDefault="002F2BB9" w:rsidP="002F2BB9">
      <w:pPr>
        <w:rPr>
          <w:rFonts w:ascii="Trebuchet MS" w:hAnsi="Trebuchet MS"/>
          <w:noProof/>
          <w:sz w:val="24"/>
        </w:rPr>
      </w:pPr>
      <w:r w:rsidRPr="00B705EC">
        <w:rPr>
          <w:rFonts w:ascii="Trebuchet MS" w:hAnsi="Trebuchet MS"/>
          <w:b/>
          <w:sz w:val="24"/>
        </w:rPr>
        <w:t xml:space="preserve">14:20 </w:t>
      </w:r>
      <w:r w:rsidRPr="00B705EC">
        <w:rPr>
          <w:rFonts w:ascii="Trebuchet MS" w:hAnsi="Trebuchet MS"/>
          <w:noProof/>
          <w:sz w:val="24"/>
        </w:rPr>
        <w:t xml:space="preserve">Then Jehovah said: “I </w:t>
      </w:r>
      <w:del w:id="134" w:author="Author">
        <w:r w:rsidRPr="00B705EC">
          <w:rPr>
            <w:rFonts w:ascii="Trebuchet MS" w:hAnsi="Trebuchet MS"/>
            <w:noProof/>
            <w:sz w:val="24"/>
          </w:rPr>
          <w:delText xml:space="preserve">do </w:delText>
        </w:r>
      </w:del>
      <w:r w:rsidRPr="00B705EC">
        <w:rPr>
          <w:rFonts w:ascii="Trebuchet MS" w:hAnsi="Trebuchet MS"/>
          <w:noProof/>
          <w:sz w:val="24"/>
        </w:rPr>
        <w:t xml:space="preserve">forgive </w:t>
      </w:r>
      <w:ins w:id="135" w:author="Author">
        <w:r w:rsidRPr="00B705EC">
          <w:rPr>
            <w:rFonts w:ascii="Trebuchet MS" w:hAnsi="Trebuchet MS"/>
            <w:noProof/>
            <w:sz w:val="24"/>
          </w:rPr>
          <w:t xml:space="preserve">them </w:t>
        </w:r>
      </w:ins>
      <w:r w:rsidRPr="00B705EC">
        <w:rPr>
          <w:rFonts w:ascii="Trebuchet MS" w:hAnsi="Trebuchet MS"/>
          <w:noProof/>
          <w:sz w:val="24"/>
        </w:rPr>
        <w:t xml:space="preserve">according to your word. </w:t>
      </w:r>
      <w:r w:rsidRPr="00B705EC">
        <w:rPr>
          <w:rFonts w:ascii="Trebuchet MS" w:hAnsi="Trebuchet MS"/>
          <w:b/>
          <w:noProof/>
          <w:sz w:val="24"/>
        </w:rPr>
        <w:t xml:space="preserve">14:21 </w:t>
      </w:r>
      <w:del w:id="136" w:author="Author">
        <w:r w:rsidRPr="00B705EC">
          <w:rPr>
            <w:rFonts w:ascii="Trebuchet MS" w:hAnsi="Trebuchet MS"/>
            <w:noProof/>
            <w:sz w:val="24"/>
          </w:rPr>
          <w:delText>And,</w:delText>
        </w:r>
      </w:del>
      <w:ins w:id="137" w:author="Author">
        <w:r w:rsidRPr="00B705EC">
          <w:rPr>
            <w:rFonts w:ascii="Trebuchet MS" w:hAnsi="Trebuchet MS"/>
            <w:noProof/>
            <w:sz w:val="24"/>
          </w:rPr>
          <w:t>But</w:t>
        </w:r>
      </w:ins>
      <w:r w:rsidRPr="00B705EC">
        <w:rPr>
          <w:rFonts w:ascii="Trebuchet MS" w:hAnsi="Trebuchet MS"/>
          <w:noProof/>
          <w:sz w:val="24"/>
        </w:rPr>
        <w:t xml:space="preserve"> on the other hand, as </w:t>
      </w:r>
      <w:ins w:id="138" w:author="Author">
        <w:r w:rsidRPr="00B705EC">
          <w:rPr>
            <w:rFonts w:ascii="Trebuchet MS" w:hAnsi="Trebuchet MS"/>
            <w:noProof/>
            <w:sz w:val="24"/>
          </w:rPr>
          <w:t xml:space="preserve">surely as </w:t>
        </w:r>
      </w:ins>
      <w:r w:rsidRPr="00B705EC">
        <w:rPr>
          <w:rFonts w:ascii="Trebuchet MS" w:hAnsi="Trebuchet MS"/>
          <w:noProof/>
          <w:sz w:val="24"/>
        </w:rPr>
        <w:t xml:space="preserve">I live, all the earth will be filled with the glory of Jehovah. </w:t>
      </w:r>
      <w:r w:rsidRPr="00B705EC">
        <w:rPr>
          <w:rFonts w:ascii="Trebuchet MS" w:hAnsi="Trebuchet MS"/>
          <w:b/>
          <w:noProof/>
          <w:sz w:val="24"/>
        </w:rPr>
        <w:t xml:space="preserve">14:22 </w:t>
      </w:r>
      <w:del w:id="139" w:author="Author">
        <w:r w:rsidRPr="00B705EC">
          <w:rPr>
            <w:rFonts w:ascii="Trebuchet MS" w:hAnsi="Trebuchet MS"/>
            <w:noProof/>
            <w:sz w:val="24"/>
          </w:rPr>
          <w:delText>But all</w:delText>
        </w:r>
      </w:del>
      <w:ins w:id="140" w:author="Author">
        <w:r w:rsidRPr="00B705EC">
          <w:rPr>
            <w:rFonts w:ascii="Trebuchet MS" w:hAnsi="Trebuchet MS"/>
            <w:noProof/>
            <w:sz w:val="24"/>
          </w:rPr>
          <w:t>However, not one of</w:t>
        </w:r>
      </w:ins>
      <w:r w:rsidRPr="00B705EC">
        <w:rPr>
          <w:rFonts w:ascii="Trebuchet MS" w:hAnsi="Trebuchet MS"/>
          <w:noProof/>
          <w:sz w:val="24"/>
        </w:rPr>
        <w:t xml:space="preserve"> the men who have </w:t>
      </w:r>
      <w:del w:id="141" w:author="Author">
        <w:r w:rsidRPr="00B705EC">
          <w:rPr>
            <w:rFonts w:ascii="Trebuchet MS" w:hAnsi="Trebuchet MS"/>
            <w:noProof/>
            <w:sz w:val="24"/>
          </w:rPr>
          <w:delText>been seeing</w:delText>
        </w:r>
      </w:del>
      <w:ins w:id="142" w:author="Author">
        <w:r w:rsidRPr="00B705EC">
          <w:rPr>
            <w:rFonts w:ascii="Trebuchet MS" w:hAnsi="Trebuchet MS"/>
            <w:noProof/>
            <w:sz w:val="24"/>
          </w:rPr>
          <w:t>seen</w:t>
        </w:r>
      </w:ins>
      <w:r w:rsidRPr="00B705EC">
        <w:rPr>
          <w:rFonts w:ascii="Trebuchet MS" w:hAnsi="Trebuchet MS"/>
          <w:noProof/>
          <w:sz w:val="24"/>
        </w:rPr>
        <w:t xml:space="preserve"> my glory and my signs that I </w:t>
      </w:r>
      <w:del w:id="143" w:author="Author">
        <w:r w:rsidRPr="00B705EC">
          <w:rPr>
            <w:rFonts w:ascii="Trebuchet MS" w:hAnsi="Trebuchet MS"/>
            <w:noProof/>
            <w:sz w:val="24"/>
          </w:rPr>
          <w:delText xml:space="preserve">have </w:delText>
        </w:r>
      </w:del>
      <w:r w:rsidRPr="00B705EC">
        <w:rPr>
          <w:rFonts w:ascii="Trebuchet MS" w:hAnsi="Trebuchet MS"/>
          <w:noProof/>
          <w:sz w:val="24"/>
        </w:rPr>
        <w:t xml:space="preserve">performed in Egypt and in the wilderness and yet </w:t>
      </w:r>
      <w:ins w:id="144" w:author="Author">
        <w:r w:rsidRPr="00B705EC">
          <w:rPr>
            <w:rFonts w:ascii="Trebuchet MS" w:hAnsi="Trebuchet MS"/>
            <w:noProof/>
            <w:sz w:val="24"/>
          </w:rPr>
          <w:t xml:space="preserve">have </w:t>
        </w:r>
      </w:ins>
      <w:r w:rsidRPr="00B705EC">
        <w:rPr>
          <w:rFonts w:ascii="Trebuchet MS" w:hAnsi="Trebuchet MS"/>
          <w:noProof/>
          <w:sz w:val="24"/>
        </w:rPr>
        <w:t>kept testing me these ten times</w:t>
      </w:r>
      <w:del w:id="145" w:author="Author">
        <w:r w:rsidRPr="00B705EC">
          <w:rPr>
            <w:rFonts w:ascii="Trebuchet MS" w:hAnsi="Trebuchet MS"/>
            <w:noProof/>
            <w:sz w:val="24"/>
          </w:rPr>
          <w:delText>,</w:delText>
        </w:r>
      </w:del>
      <w:r w:rsidRPr="00B705EC">
        <w:rPr>
          <w:rFonts w:ascii="Trebuchet MS" w:hAnsi="Trebuchet MS"/>
          <w:noProof/>
          <w:sz w:val="24"/>
        </w:rPr>
        <w:t xml:space="preserve"> and have not listened to my voice</w:t>
      </w:r>
      <w:del w:id="146" w:author="Author">
        <w:r w:rsidRPr="00B705EC">
          <w:rPr>
            <w:rFonts w:ascii="Trebuchet MS" w:hAnsi="Trebuchet MS"/>
            <w:noProof/>
            <w:sz w:val="24"/>
          </w:rPr>
          <w:delText>,</w:delText>
        </w:r>
      </w:del>
      <w:r w:rsidRPr="00B705EC">
        <w:rPr>
          <w:rFonts w:ascii="Trebuchet MS" w:hAnsi="Trebuchet MS"/>
          <w:noProof/>
          <w:sz w:val="24"/>
        </w:rPr>
        <w:t xml:space="preserve"> </w:t>
      </w:r>
      <w:r w:rsidRPr="00B705EC">
        <w:rPr>
          <w:rFonts w:ascii="Trebuchet MS" w:hAnsi="Trebuchet MS"/>
          <w:b/>
          <w:noProof/>
          <w:sz w:val="24"/>
        </w:rPr>
        <w:t xml:space="preserve">14:23 </w:t>
      </w:r>
      <w:r w:rsidRPr="00B705EC">
        <w:rPr>
          <w:rFonts w:ascii="Trebuchet MS" w:hAnsi="Trebuchet MS"/>
          <w:noProof/>
          <w:sz w:val="24"/>
        </w:rPr>
        <w:t xml:space="preserve">will </w:t>
      </w:r>
      <w:del w:id="147" w:author="Author">
        <w:r w:rsidRPr="00B705EC">
          <w:rPr>
            <w:rFonts w:ascii="Trebuchet MS" w:hAnsi="Trebuchet MS"/>
            <w:noProof/>
            <w:sz w:val="24"/>
          </w:rPr>
          <w:delText>never</w:delText>
        </w:r>
      </w:del>
      <w:ins w:id="148" w:author="Author">
        <w:r w:rsidRPr="00B705EC">
          <w:rPr>
            <w:rFonts w:ascii="Trebuchet MS" w:hAnsi="Trebuchet MS"/>
            <w:noProof/>
            <w:sz w:val="24"/>
          </w:rPr>
          <w:t>ever</w:t>
        </w:r>
      </w:ins>
      <w:r w:rsidRPr="00B705EC">
        <w:rPr>
          <w:rFonts w:ascii="Trebuchet MS" w:hAnsi="Trebuchet MS"/>
          <w:noProof/>
          <w:sz w:val="24"/>
        </w:rPr>
        <w:t xml:space="preserve"> see the land about which I swore to their fathers</w:t>
      </w:r>
      <w:del w:id="149" w:author="Author">
        <w:r w:rsidRPr="00B705EC">
          <w:rPr>
            <w:rFonts w:ascii="Trebuchet MS" w:hAnsi="Trebuchet MS"/>
            <w:noProof/>
            <w:sz w:val="24"/>
          </w:rPr>
          <w:delText>, yes, all</w:delText>
        </w:r>
      </w:del>
      <w:ins w:id="150" w:author="Author">
        <w:r w:rsidRPr="00B705EC">
          <w:rPr>
            <w:rFonts w:ascii="Trebuchet MS" w:hAnsi="Trebuchet MS"/>
            <w:noProof/>
            <w:sz w:val="24"/>
          </w:rPr>
          <w:t>. No, not one of</w:t>
        </w:r>
      </w:ins>
      <w:r w:rsidRPr="00B705EC">
        <w:rPr>
          <w:rFonts w:ascii="Trebuchet MS" w:hAnsi="Trebuchet MS"/>
          <w:noProof/>
          <w:sz w:val="24"/>
        </w:rPr>
        <w:t xml:space="preserve"> those treating me without respect will </w:t>
      </w:r>
      <w:del w:id="151" w:author="Author">
        <w:r w:rsidRPr="00B705EC">
          <w:rPr>
            <w:rFonts w:ascii="Trebuchet MS" w:hAnsi="Trebuchet MS"/>
            <w:noProof/>
            <w:sz w:val="24"/>
          </w:rPr>
          <w:delText xml:space="preserve">not </w:delText>
        </w:r>
      </w:del>
      <w:r w:rsidRPr="00B705EC">
        <w:rPr>
          <w:rFonts w:ascii="Trebuchet MS" w:hAnsi="Trebuchet MS"/>
          <w:noProof/>
          <w:sz w:val="24"/>
        </w:rPr>
        <w:t xml:space="preserve">see it. </w:t>
      </w:r>
      <w:r w:rsidRPr="00B705EC">
        <w:rPr>
          <w:rFonts w:ascii="Trebuchet MS" w:hAnsi="Trebuchet MS"/>
          <w:b/>
          <w:noProof/>
          <w:sz w:val="24"/>
        </w:rPr>
        <w:t xml:space="preserve">14:24 </w:t>
      </w:r>
      <w:del w:id="152" w:author="Author">
        <w:r w:rsidRPr="00B705EC">
          <w:rPr>
            <w:rFonts w:ascii="Trebuchet MS" w:hAnsi="Trebuchet MS"/>
            <w:noProof/>
            <w:sz w:val="24"/>
          </w:rPr>
          <w:delText>As for</w:delText>
        </w:r>
      </w:del>
      <w:ins w:id="153" w:author="Author">
        <w:r w:rsidRPr="00B705EC">
          <w:rPr>
            <w:rFonts w:ascii="Trebuchet MS" w:hAnsi="Trebuchet MS"/>
            <w:noProof/>
            <w:sz w:val="24"/>
          </w:rPr>
          <w:t>But because</w:t>
        </w:r>
      </w:ins>
      <w:r w:rsidRPr="00B705EC">
        <w:rPr>
          <w:rFonts w:ascii="Trebuchet MS" w:hAnsi="Trebuchet MS"/>
          <w:noProof/>
          <w:sz w:val="24"/>
        </w:rPr>
        <w:t xml:space="preserve"> my servant Ca′leb</w:t>
      </w:r>
      <w:del w:id="154" w:author="Author">
        <w:r w:rsidRPr="00B705EC">
          <w:rPr>
            <w:rFonts w:ascii="Trebuchet MS" w:hAnsi="Trebuchet MS"/>
            <w:noProof/>
            <w:sz w:val="24"/>
          </w:rPr>
          <w:delText>, because</w:delText>
        </w:r>
      </w:del>
      <w:ins w:id="155" w:author="Author">
        <w:r w:rsidRPr="00B705EC">
          <w:rPr>
            <w:rFonts w:ascii="Trebuchet MS" w:hAnsi="Trebuchet MS"/>
            <w:noProof/>
            <w:sz w:val="24"/>
          </w:rPr>
          <w:t xml:space="preserve"> had</w:t>
        </w:r>
      </w:ins>
      <w:r w:rsidRPr="00B705EC">
        <w:rPr>
          <w:rFonts w:ascii="Trebuchet MS" w:hAnsi="Trebuchet MS"/>
          <w:noProof/>
          <w:sz w:val="24"/>
        </w:rPr>
        <w:t xml:space="preserve"> a different spirit </w:t>
      </w:r>
      <w:del w:id="156" w:author="Author">
        <w:r w:rsidRPr="00B705EC">
          <w:rPr>
            <w:rFonts w:ascii="Trebuchet MS" w:hAnsi="Trebuchet MS"/>
            <w:noProof/>
            <w:sz w:val="24"/>
          </w:rPr>
          <w:delText xml:space="preserve">has proved to be with him </w:delText>
        </w:r>
      </w:del>
      <w:r w:rsidRPr="00B705EC">
        <w:rPr>
          <w:rFonts w:ascii="Trebuchet MS" w:hAnsi="Trebuchet MS"/>
          <w:noProof/>
          <w:sz w:val="24"/>
        </w:rPr>
        <w:t xml:space="preserve">and </w:t>
      </w:r>
      <w:del w:id="157" w:author="Author">
        <w:r w:rsidRPr="00B705EC">
          <w:rPr>
            <w:rFonts w:ascii="Trebuchet MS" w:hAnsi="Trebuchet MS"/>
            <w:noProof/>
            <w:sz w:val="24"/>
          </w:rPr>
          <w:delText xml:space="preserve">he </w:delText>
        </w:r>
      </w:del>
      <w:r w:rsidRPr="00B705EC">
        <w:rPr>
          <w:rFonts w:ascii="Trebuchet MS" w:hAnsi="Trebuchet MS"/>
          <w:noProof/>
          <w:sz w:val="24"/>
        </w:rPr>
        <w:t xml:space="preserve">kept following </w:t>
      </w:r>
      <w:del w:id="158" w:author="Author">
        <w:r w:rsidRPr="00B705EC">
          <w:rPr>
            <w:rFonts w:ascii="Trebuchet MS" w:hAnsi="Trebuchet MS"/>
            <w:noProof/>
            <w:sz w:val="24"/>
          </w:rPr>
          <w:delText xml:space="preserve">wholly </w:delText>
        </w:r>
      </w:del>
      <w:r w:rsidRPr="00B705EC">
        <w:rPr>
          <w:rFonts w:ascii="Trebuchet MS" w:hAnsi="Trebuchet MS"/>
          <w:noProof/>
          <w:sz w:val="24"/>
        </w:rPr>
        <w:t>after me</w:t>
      </w:r>
      <w:ins w:id="159" w:author="Author">
        <w:r w:rsidRPr="00B705EC">
          <w:rPr>
            <w:rFonts w:ascii="Trebuchet MS" w:hAnsi="Trebuchet MS"/>
            <w:noProof/>
            <w:sz w:val="24"/>
          </w:rPr>
          <w:t xml:space="preserve"> wholeheartedly</w:t>
        </w:r>
      </w:ins>
      <w:r w:rsidRPr="00B705EC">
        <w:rPr>
          <w:rFonts w:ascii="Trebuchet MS" w:hAnsi="Trebuchet MS"/>
          <w:noProof/>
          <w:sz w:val="24"/>
        </w:rPr>
        <w:t xml:space="preserve">, I </w:t>
      </w:r>
      <w:del w:id="160" w:author="Author">
        <w:r w:rsidRPr="00B705EC">
          <w:rPr>
            <w:rFonts w:ascii="Trebuchet MS" w:hAnsi="Trebuchet MS"/>
            <w:noProof/>
            <w:sz w:val="24"/>
          </w:rPr>
          <w:delText>shall</w:delText>
        </w:r>
      </w:del>
      <w:ins w:id="161" w:author="Author">
        <w:r w:rsidRPr="00B705EC">
          <w:rPr>
            <w:rFonts w:ascii="Trebuchet MS" w:hAnsi="Trebuchet MS"/>
            <w:noProof/>
            <w:sz w:val="24"/>
          </w:rPr>
          <w:t>will</w:t>
        </w:r>
      </w:ins>
      <w:r w:rsidRPr="00B705EC">
        <w:rPr>
          <w:rFonts w:ascii="Trebuchet MS" w:hAnsi="Trebuchet MS"/>
          <w:noProof/>
          <w:sz w:val="24"/>
        </w:rPr>
        <w:t xml:space="preserve"> </w:t>
      </w:r>
      <w:r w:rsidRPr="00B705EC">
        <w:rPr>
          <w:rFonts w:ascii="Trebuchet MS" w:hAnsi="Trebuchet MS"/>
          <w:noProof/>
          <w:sz w:val="24"/>
        </w:rPr>
        <w:lastRenderedPageBreak/>
        <w:t xml:space="preserve">certainly bring him into the land where he </w:t>
      </w:r>
      <w:del w:id="162" w:author="Author">
        <w:r w:rsidRPr="00B705EC">
          <w:rPr>
            <w:rFonts w:ascii="Trebuchet MS" w:hAnsi="Trebuchet MS"/>
            <w:noProof/>
            <w:sz w:val="24"/>
          </w:rPr>
          <w:delText>has gone</w:delText>
        </w:r>
      </w:del>
      <w:ins w:id="163" w:author="Author">
        <w:r w:rsidRPr="00B705EC">
          <w:rPr>
            <w:rFonts w:ascii="Trebuchet MS" w:hAnsi="Trebuchet MS"/>
            <w:noProof/>
            <w:sz w:val="24"/>
          </w:rPr>
          <w:t>went</w:t>
        </w:r>
      </w:ins>
      <w:r w:rsidRPr="00B705EC">
        <w:rPr>
          <w:rFonts w:ascii="Trebuchet MS" w:hAnsi="Trebuchet MS"/>
          <w:noProof/>
          <w:sz w:val="24"/>
        </w:rPr>
        <w:t xml:space="preserve">, and his offspring will take possession of it. </w:t>
      </w:r>
      <w:r w:rsidRPr="00B705EC">
        <w:rPr>
          <w:rFonts w:ascii="Trebuchet MS" w:hAnsi="Trebuchet MS"/>
          <w:b/>
          <w:noProof/>
          <w:sz w:val="24"/>
        </w:rPr>
        <w:t xml:space="preserve">14:25 </w:t>
      </w:r>
      <w:del w:id="164" w:author="Author">
        <w:r w:rsidRPr="00B705EC">
          <w:rPr>
            <w:rFonts w:ascii="Trebuchet MS" w:hAnsi="Trebuchet MS"/>
            <w:noProof/>
            <w:sz w:val="24"/>
          </w:rPr>
          <w:delText>While</w:delText>
        </w:r>
      </w:del>
      <w:ins w:id="165" w:author="Author">
        <w:r w:rsidRPr="00B705EC">
          <w:rPr>
            <w:rFonts w:ascii="Trebuchet MS" w:hAnsi="Trebuchet MS"/>
            <w:noProof/>
            <w:sz w:val="24"/>
          </w:rPr>
          <w:t>Since</w:t>
        </w:r>
      </w:ins>
      <w:r w:rsidRPr="00B705EC">
        <w:rPr>
          <w:rFonts w:ascii="Trebuchet MS" w:hAnsi="Trebuchet MS"/>
          <w:noProof/>
          <w:sz w:val="24"/>
        </w:rPr>
        <w:t xml:space="preserve"> the A·mal′ek·ites and the Ca′naan·ites are dwelling in the </w:t>
      </w:r>
      <w:del w:id="166" w:author="Author">
        <w:r w:rsidRPr="00B705EC">
          <w:rPr>
            <w:rFonts w:ascii="Trebuchet MS" w:hAnsi="Trebuchet MS"/>
            <w:noProof/>
            <w:sz w:val="24"/>
          </w:rPr>
          <w:delText xml:space="preserve">low plain, </w:delText>
        </w:r>
        <w:r w:rsidRPr="00B705EC">
          <w:rPr>
            <w:rFonts w:ascii="Trebuchet MS" w:hAnsi="Trebuchet MS"/>
            <w:noProof/>
            <w:sz w:val="24"/>
            <w:u w:val="dotted"/>
          </w:rPr>
          <w:delText>YOU</w:delText>
        </w:r>
        <w:r w:rsidRPr="00B705EC">
          <w:rPr>
            <w:rFonts w:ascii="Trebuchet MS" w:hAnsi="Trebuchet MS"/>
            <w:noProof/>
            <w:sz w:val="24"/>
          </w:rPr>
          <w:delText xml:space="preserve"> people make a</w:delText>
        </w:r>
      </w:del>
      <w:ins w:id="167" w:author="Author">
        <w:r w:rsidRPr="00B705EC">
          <w:rPr>
            <w:rFonts w:ascii="Trebuchet MS" w:hAnsi="Trebuchet MS"/>
            <w:noProof/>
            <w:sz w:val="24"/>
          </w:rPr>
          <w:t>valley,</w:t>
        </w:r>
        <w:r w:rsidRPr="00B705EC">
          <w:rPr>
            <w:rStyle w:val="FootnoteReference"/>
            <w:rFonts w:ascii="Trebuchet MS" w:hAnsi="Trebuchet MS"/>
            <w:noProof/>
          </w:rPr>
          <w:footnoteReference w:id="4"/>
        </w:r>
        <w:r w:rsidRPr="00B705EC">
          <w:rPr>
            <w:rFonts w:ascii="Trebuchet MS" w:hAnsi="Trebuchet MS"/>
            <w:noProof/>
            <w:sz w:val="24"/>
          </w:rPr>
          <w:t xml:space="preserve"> you should</w:t>
        </w:r>
      </w:ins>
      <w:r w:rsidRPr="00B705EC">
        <w:rPr>
          <w:rFonts w:ascii="Trebuchet MS" w:hAnsi="Trebuchet MS"/>
          <w:noProof/>
          <w:sz w:val="24"/>
        </w:rPr>
        <w:t xml:space="preserve"> turn </w:t>
      </w:r>
      <w:ins w:id="170" w:author="Author">
        <w:r w:rsidRPr="00B705EC">
          <w:rPr>
            <w:rFonts w:ascii="Trebuchet MS" w:hAnsi="Trebuchet MS"/>
            <w:noProof/>
            <w:sz w:val="24"/>
          </w:rPr>
          <w:t xml:space="preserve">back </w:t>
        </w:r>
      </w:ins>
      <w:r w:rsidRPr="00B705EC">
        <w:rPr>
          <w:rFonts w:ascii="Trebuchet MS" w:hAnsi="Trebuchet MS"/>
          <w:noProof/>
          <w:sz w:val="24"/>
        </w:rPr>
        <w:t xml:space="preserve">tomorrow and </w:t>
      </w:r>
      <w:del w:id="171" w:author="Author">
        <w:r w:rsidRPr="00B705EC">
          <w:rPr>
            <w:rFonts w:ascii="Trebuchet MS" w:hAnsi="Trebuchet MS"/>
            <w:noProof/>
            <w:sz w:val="24"/>
          </w:rPr>
          <w:delText>pull away to march to</w:delText>
        </w:r>
      </w:del>
      <w:ins w:id="172" w:author="Author">
        <w:r w:rsidRPr="00B705EC">
          <w:rPr>
            <w:rFonts w:ascii="Trebuchet MS" w:hAnsi="Trebuchet MS"/>
            <w:noProof/>
            <w:sz w:val="24"/>
          </w:rPr>
          <w:t>set off for</w:t>
        </w:r>
      </w:ins>
      <w:r w:rsidRPr="00B705EC">
        <w:rPr>
          <w:rFonts w:ascii="Trebuchet MS" w:hAnsi="Trebuchet MS"/>
          <w:noProof/>
          <w:sz w:val="24"/>
        </w:rPr>
        <w:t xml:space="preserve"> the wilderness by </w:t>
      </w:r>
      <w:ins w:id="173" w:author="Author">
        <w:r w:rsidRPr="00B705EC">
          <w:rPr>
            <w:rFonts w:ascii="Trebuchet MS" w:hAnsi="Trebuchet MS"/>
            <w:noProof/>
            <w:sz w:val="24"/>
          </w:rPr>
          <w:t xml:space="preserve">the </w:t>
        </w:r>
      </w:ins>
      <w:r w:rsidRPr="00B705EC">
        <w:rPr>
          <w:rFonts w:ascii="Trebuchet MS" w:hAnsi="Trebuchet MS"/>
          <w:noProof/>
          <w:sz w:val="24"/>
        </w:rPr>
        <w:t>way of the Red Sea.”</w:t>
      </w:r>
    </w:p>
    <w:p w:rsidR="002F2BB9" w:rsidRPr="00B705EC" w:rsidRDefault="002F2BB9" w:rsidP="002F2BB9">
      <w:pPr>
        <w:rPr>
          <w:rFonts w:ascii="Trebuchet MS" w:hAnsi="Trebuchet MS"/>
          <w:noProof/>
          <w:sz w:val="24"/>
        </w:rPr>
      </w:pPr>
      <w:r w:rsidRPr="00B705EC">
        <w:rPr>
          <w:rFonts w:ascii="Trebuchet MS" w:hAnsi="Trebuchet MS"/>
          <w:b/>
          <w:sz w:val="24"/>
        </w:rPr>
        <w:t xml:space="preserve">14:26 </w:t>
      </w:r>
      <w:del w:id="174" w:author="Author">
        <w:r w:rsidRPr="00B705EC">
          <w:rPr>
            <w:rFonts w:ascii="Trebuchet MS" w:hAnsi="Trebuchet MS"/>
            <w:noProof/>
            <w:sz w:val="24"/>
          </w:rPr>
          <w:delText xml:space="preserve">And </w:delText>
        </w:r>
      </w:del>
      <w:r w:rsidRPr="00B705EC">
        <w:rPr>
          <w:rFonts w:ascii="Trebuchet MS" w:hAnsi="Trebuchet MS"/>
          <w:noProof/>
          <w:sz w:val="24"/>
        </w:rPr>
        <w:t xml:space="preserve">Jehovah </w:t>
      </w:r>
      <w:del w:id="175" w:author="Author">
        <w:r w:rsidRPr="00B705EC">
          <w:rPr>
            <w:rFonts w:ascii="Trebuchet MS" w:hAnsi="Trebuchet MS"/>
            <w:noProof/>
            <w:sz w:val="24"/>
          </w:rPr>
          <w:delText>went on to speak</w:delText>
        </w:r>
      </w:del>
      <w:ins w:id="176" w:author="Author">
        <w:r w:rsidRPr="00B705EC">
          <w:rPr>
            <w:rFonts w:ascii="Trebuchet MS" w:hAnsi="Trebuchet MS"/>
            <w:noProof/>
            <w:sz w:val="24"/>
          </w:rPr>
          <w:t>then said</w:t>
        </w:r>
      </w:ins>
      <w:r w:rsidRPr="00B705EC">
        <w:rPr>
          <w:rFonts w:ascii="Trebuchet MS" w:hAnsi="Trebuchet MS"/>
          <w:noProof/>
          <w:sz w:val="24"/>
        </w:rPr>
        <w:t xml:space="preserve"> to Moses and Aaron</w:t>
      </w:r>
      <w:del w:id="177" w:author="Author">
        <w:r w:rsidRPr="00B705EC">
          <w:rPr>
            <w:rFonts w:ascii="Trebuchet MS" w:hAnsi="Trebuchet MS"/>
            <w:noProof/>
            <w:sz w:val="24"/>
          </w:rPr>
          <w:delText>, saying</w:delText>
        </w:r>
      </w:del>
      <w:r w:rsidRPr="00B705EC">
        <w:rPr>
          <w:rFonts w:ascii="Trebuchet MS" w:hAnsi="Trebuchet MS"/>
          <w:noProof/>
          <w:sz w:val="24"/>
        </w:rPr>
        <w:t xml:space="preserve">: </w:t>
      </w:r>
      <w:r w:rsidRPr="00B705EC">
        <w:rPr>
          <w:rFonts w:ascii="Trebuchet MS" w:hAnsi="Trebuchet MS"/>
          <w:b/>
          <w:noProof/>
          <w:sz w:val="24"/>
        </w:rPr>
        <w:t xml:space="preserve">14:27 </w:t>
      </w:r>
      <w:r w:rsidRPr="00B705EC">
        <w:rPr>
          <w:rFonts w:ascii="Trebuchet MS" w:hAnsi="Trebuchet MS"/>
          <w:noProof/>
          <w:sz w:val="24"/>
        </w:rPr>
        <w:t xml:space="preserve">“How </w:t>
      </w:r>
      <w:del w:id="178" w:author="Author">
        <w:r w:rsidRPr="00B705EC">
          <w:rPr>
            <w:rFonts w:ascii="Trebuchet MS" w:hAnsi="Trebuchet MS"/>
            <w:noProof/>
            <w:sz w:val="24"/>
          </w:rPr>
          <w:delText>long</w:delText>
        </w:r>
      </w:del>
      <w:ins w:id="179" w:author="Author">
        <w:r w:rsidRPr="00B705EC">
          <w:rPr>
            <w:rFonts w:ascii="Trebuchet MS" w:hAnsi="Trebuchet MS"/>
            <w:noProof/>
            <w:sz w:val="24"/>
          </w:rPr>
          <w:t>much longer</w:t>
        </w:r>
      </w:ins>
      <w:r w:rsidRPr="00B705EC">
        <w:rPr>
          <w:rFonts w:ascii="Trebuchet MS" w:hAnsi="Trebuchet MS"/>
          <w:noProof/>
          <w:sz w:val="24"/>
        </w:rPr>
        <w:t xml:space="preserve"> will this evil assembly </w:t>
      </w:r>
      <w:del w:id="180" w:author="Author">
        <w:r w:rsidRPr="00B705EC">
          <w:rPr>
            <w:rFonts w:ascii="Trebuchet MS" w:hAnsi="Trebuchet MS"/>
            <w:noProof/>
            <w:sz w:val="24"/>
          </w:rPr>
          <w:delText>have</w:delText>
        </w:r>
      </w:del>
      <w:ins w:id="181" w:author="Author">
        <w:r w:rsidRPr="00B705EC">
          <w:rPr>
            <w:rFonts w:ascii="Trebuchet MS" w:hAnsi="Trebuchet MS"/>
            <w:noProof/>
            <w:sz w:val="24"/>
          </w:rPr>
          <w:t>keep up</w:t>
        </w:r>
      </w:ins>
      <w:r w:rsidRPr="00B705EC">
        <w:rPr>
          <w:rFonts w:ascii="Trebuchet MS" w:hAnsi="Trebuchet MS"/>
          <w:noProof/>
          <w:sz w:val="24"/>
        </w:rPr>
        <w:t xml:space="preserve"> this murmuring </w:t>
      </w:r>
      <w:del w:id="182" w:author="Author">
        <w:r w:rsidRPr="00B705EC">
          <w:rPr>
            <w:rFonts w:ascii="Trebuchet MS" w:hAnsi="Trebuchet MS"/>
            <w:noProof/>
            <w:sz w:val="24"/>
          </w:rPr>
          <w:delText xml:space="preserve">that they are carrying on </w:delText>
        </w:r>
      </w:del>
      <w:r w:rsidRPr="00B705EC">
        <w:rPr>
          <w:rFonts w:ascii="Trebuchet MS" w:hAnsi="Trebuchet MS"/>
          <w:noProof/>
          <w:sz w:val="24"/>
        </w:rPr>
        <w:t xml:space="preserve">against me? I have heard </w:t>
      </w:r>
      <w:ins w:id="183" w:author="Author">
        <w:r w:rsidRPr="00B705EC">
          <w:rPr>
            <w:rFonts w:ascii="Trebuchet MS" w:hAnsi="Trebuchet MS"/>
            <w:noProof/>
            <w:sz w:val="24"/>
          </w:rPr>
          <w:t xml:space="preserve">what </w:t>
        </w:r>
      </w:ins>
      <w:r w:rsidRPr="00B705EC">
        <w:rPr>
          <w:rFonts w:ascii="Trebuchet MS" w:hAnsi="Trebuchet MS"/>
          <w:noProof/>
          <w:sz w:val="24"/>
        </w:rPr>
        <w:t xml:space="preserve">the </w:t>
      </w:r>
      <w:del w:id="184" w:author="Author">
        <w:r w:rsidRPr="00B705EC">
          <w:rPr>
            <w:rFonts w:ascii="Trebuchet MS" w:hAnsi="Trebuchet MS"/>
            <w:noProof/>
            <w:sz w:val="24"/>
          </w:rPr>
          <w:delText>murmurings of the sons of Israel that they</w:delText>
        </w:r>
      </w:del>
      <w:ins w:id="185" w:author="Author">
        <w:r w:rsidRPr="00B705EC">
          <w:rPr>
            <w:rFonts w:ascii="Trebuchet MS" w:hAnsi="Trebuchet MS"/>
            <w:noProof/>
            <w:sz w:val="24"/>
          </w:rPr>
          <w:t>Israelites</w:t>
        </w:r>
      </w:ins>
      <w:r w:rsidRPr="00B705EC">
        <w:rPr>
          <w:rFonts w:ascii="Trebuchet MS" w:hAnsi="Trebuchet MS"/>
          <w:noProof/>
          <w:sz w:val="24"/>
        </w:rPr>
        <w:t xml:space="preserve"> are murmuring against me. </w:t>
      </w:r>
      <w:r w:rsidRPr="00B705EC">
        <w:rPr>
          <w:rFonts w:ascii="Trebuchet MS" w:hAnsi="Trebuchet MS"/>
          <w:b/>
          <w:noProof/>
          <w:sz w:val="24"/>
        </w:rPr>
        <w:t xml:space="preserve">14:28 </w:t>
      </w:r>
      <w:r w:rsidRPr="00B705EC">
        <w:rPr>
          <w:rFonts w:ascii="Trebuchet MS" w:hAnsi="Trebuchet MS"/>
          <w:noProof/>
          <w:sz w:val="24"/>
        </w:rPr>
        <w:t xml:space="preserve">Say to them, ‘“As </w:t>
      </w:r>
      <w:ins w:id="186" w:author="Author">
        <w:r w:rsidRPr="00B705EC">
          <w:rPr>
            <w:rFonts w:ascii="Trebuchet MS" w:hAnsi="Trebuchet MS"/>
            <w:noProof/>
            <w:sz w:val="24"/>
          </w:rPr>
          <w:t xml:space="preserve">surely as </w:t>
        </w:r>
      </w:ins>
      <w:r w:rsidRPr="00B705EC">
        <w:rPr>
          <w:rFonts w:ascii="Trebuchet MS" w:hAnsi="Trebuchet MS"/>
          <w:noProof/>
          <w:sz w:val="24"/>
        </w:rPr>
        <w:t xml:space="preserve">I live,” </w:t>
      </w:r>
      <w:del w:id="187" w:author="Author">
        <w:r w:rsidRPr="00B705EC">
          <w:rPr>
            <w:rFonts w:ascii="Trebuchet MS" w:hAnsi="Trebuchet MS"/>
            <w:noProof/>
            <w:sz w:val="24"/>
          </w:rPr>
          <w:delText>is the utterance of</w:delText>
        </w:r>
      </w:del>
      <w:ins w:id="188" w:author="Author">
        <w:r w:rsidRPr="00B705EC">
          <w:rPr>
            <w:rFonts w:ascii="Trebuchet MS" w:hAnsi="Trebuchet MS"/>
            <w:noProof/>
            <w:sz w:val="24"/>
          </w:rPr>
          <w:t>declares</w:t>
        </w:r>
      </w:ins>
      <w:r w:rsidRPr="00B705EC">
        <w:rPr>
          <w:rFonts w:ascii="Trebuchet MS" w:hAnsi="Trebuchet MS"/>
          <w:noProof/>
          <w:sz w:val="24"/>
        </w:rPr>
        <w:t xml:space="preserve"> Jehovah, “</w:t>
      </w:r>
      <w:del w:id="189" w:author="Author">
        <w:r w:rsidRPr="00B705EC">
          <w:rPr>
            <w:rFonts w:ascii="Trebuchet MS" w:hAnsi="Trebuchet MS"/>
            <w:noProof/>
            <w:sz w:val="24"/>
          </w:rPr>
          <w:delText xml:space="preserve">if </w:delText>
        </w:r>
      </w:del>
      <w:r w:rsidRPr="00B705EC">
        <w:rPr>
          <w:rFonts w:ascii="Trebuchet MS" w:hAnsi="Trebuchet MS"/>
          <w:noProof/>
          <w:sz w:val="24"/>
        </w:rPr>
        <w:t xml:space="preserve">I </w:t>
      </w:r>
      <w:del w:id="190" w:author="Author">
        <w:r w:rsidRPr="00B705EC">
          <w:rPr>
            <w:rFonts w:ascii="Trebuchet MS" w:hAnsi="Trebuchet MS"/>
            <w:noProof/>
            <w:sz w:val="24"/>
          </w:rPr>
          <w:delText>shall not</w:delText>
        </w:r>
      </w:del>
      <w:ins w:id="191" w:author="Author">
        <w:r w:rsidRPr="00B705EC">
          <w:rPr>
            <w:rFonts w:ascii="Trebuchet MS" w:hAnsi="Trebuchet MS"/>
            <w:noProof/>
            <w:sz w:val="24"/>
          </w:rPr>
          <w:t>will</w:t>
        </w:r>
      </w:ins>
      <w:r w:rsidRPr="00B705EC">
        <w:rPr>
          <w:rFonts w:ascii="Trebuchet MS" w:hAnsi="Trebuchet MS"/>
          <w:noProof/>
          <w:sz w:val="24"/>
        </w:rPr>
        <w:t xml:space="preserve"> do to </w:t>
      </w:r>
      <w:del w:id="192" w:author="Author">
        <w:r w:rsidRPr="00B705EC">
          <w:rPr>
            <w:rFonts w:ascii="Trebuchet MS" w:hAnsi="Trebuchet MS"/>
            <w:noProof/>
            <w:sz w:val="24"/>
            <w:u w:val="dotted"/>
          </w:rPr>
          <w:delText>YOU</w:delText>
        </w:r>
      </w:del>
      <w:ins w:id="193" w:author="Author">
        <w:r w:rsidRPr="00B705EC">
          <w:rPr>
            <w:rFonts w:ascii="Trebuchet MS" w:hAnsi="Trebuchet MS"/>
            <w:noProof/>
            <w:sz w:val="24"/>
          </w:rPr>
          <w:t>you</w:t>
        </w:r>
      </w:ins>
      <w:r w:rsidRPr="00B705EC">
        <w:rPr>
          <w:rFonts w:ascii="Trebuchet MS" w:hAnsi="Trebuchet MS"/>
          <w:noProof/>
          <w:sz w:val="24"/>
        </w:rPr>
        <w:t xml:space="preserve"> just </w:t>
      </w:r>
      <w:del w:id="194" w:author="Author">
        <w:r w:rsidRPr="00B705EC">
          <w:rPr>
            <w:rFonts w:ascii="Trebuchet MS" w:hAnsi="Trebuchet MS"/>
            <w:noProof/>
            <w:sz w:val="24"/>
          </w:rPr>
          <w:delText xml:space="preserve">that way as </w:delText>
        </w:r>
        <w:r w:rsidRPr="00B705EC">
          <w:rPr>
            <w:rFonts w:ascii="Trebuchet MS" w:hAnsi="Trebuchet MS"/>
            <w:noProof/>
            <w:sz w:val="24"/>
            <w:u w:val="dotted"/>
          </w:rPr>
          <w:delText>YOU</w:delText>
        </w:r>
      </w:del>
      <w:ins w:id="195" w:author="Author">
        <w:r w:rsidRPr="00B705EC">
          <w:rPr>
            <w:rFonts w:ascii="Trebuchet MS" w:hAnsi="Trebuchet MS"/>
            <w:noProof/>
            <w:sz w:val="24"/>
          </w:rPr>
          <w:t>what I</w:t>
        </w:r>
      </w:ins>
      <w:r w:rsidRPr="00B705EC">
        <w:rPr>
          <w:rFonts w:ascii="Trebuchet MS" w:hAnsi="Trebuchet MS"/>
          <w:noProof/>
          <w:sz w:val="24"/>
        </w:rPr>
        <w:t xml:space="preserve"> have </w:t>
      </w:r>
      <w:del w:id="196" w:author="Author">
        <w:r w:rsidRPr="00B705EC">
          <w:rPr>
            <w:rFonts w:ascii="Trebuchet MS" w:hAnsi="Trebuchet MS"/>
            <w:noProof/>
            <w:sz w:val="24"/>
          </w:rPr>
          <w:delText>spoken in my ears</w:delText>
        </w:r>
      </w:del>
      <w:ins w:id="197" w:author="Author">
        <w:r w:rsidRPr="00B705EC">
          <w:rPr>
            <w:rFonts w:ascii="Trebuchet MS" w:hAnsi="Trebuchet MS"/>
            <w:noProof/>
            <w:sz w:val="24"/>
          </w:rPr>
          <w:t>heard you speak</w:t>
        </w:r>
      </w:ins>
      <w:r w:rsidRPr="00B705EC">
        <w:rPr>
          <w:rFonts w:ascii="Trebuchet MS" w:hAnsi="Trebuchet MS"/>
          <w:noProof/>
          <w:sz w:val="24"/>
        </w:rPr>
        <w:t xml:space="preserve">! </w:t>
      </w:r>
      <w:r w:rsidRPr="00B705EC">
        <w:rPr>
          <w:rFonts w:ascii="Trebuchet MS" w:hAnsi="Trebuchet MS"/>
          <w:b/>
          <w:noProof/>
          <w:sz w:val="24"/>
        </w:rPr>
        <w:t xml:space="preserve">14:29 </w:t>
      </w:r>
      <w:r w:rsidRPr="00B705EC">
        <w:rPr>
          <w:rFonts w:ascii="Trebuchet MS" w:hAnsi="Trebuchet MS"/>
          <w:noProof/>
          <w:sz w:val="24"/>
        </w:rPr>
        <w:t xml:space="preserve">In this wilderness </w:t>
      </w:r>
      <w:del w:id="198" w:author="Author">
        <w:r w:rsidRPr="00B705EC">
          <w:rPr>
            <w:rFonts w:ascii="Trebuchet MS" w:hAnsi="Trebuchet MS"/>
            <w:noProof/>
            <w:sz w:val="24"/>
            <w:u w:val="dotted"/>
          </w:rPr>
          <w:delText>YOUR</w:delText>
        </w:r>
        <w:r w:rsidRPr="00B705EC">
          <w:rPr>
            <w:rFonts w:ascii="Trebuchet MS" w:hAnsi="Trebuchet MS"/>
            <w:noProof/>
            <w:sz w:val="24"/>
          </w:rPr>
          <w:delText xml:space="preserve"> carcasses</w:delText>
        </w:r>
      </w:del>
      <w:ins w:id="199" w:author="Author">
        <w:r w:rsidRPr="00B705EC">
          <w:rPr>
            <w:rFonts w:ascii="Trebuchet MS" w:hAnsi="Trebuchet MS"/>
            <w:noProof/>
            <w:sz w:val="24"/>
          </w:rPr>
          <w:t>your corpses</w:t>
        </w:r>
      </w:ins>
      <w:r w:rsidRPr="00B705EC">
        <w:rPr>
          <w:rFonts w:ascii="Trebuchet MS" w:hAnsi="Trebuchet MS"/>
          <w:noProof/>
          <w:sz w:val="24"/>
        </w:rPr>
        <w:t xml:space="preserve"> will fall, yes, </w:t>
      </w:r>
      <w:del w:id="200" w:author="Author">
        <w:r w:rsidRPr="00B705EC">
          <w:rPr>
            <w:rFonts w:ascii="Trebuchet MS" w:hAnsi="Trebuchet MS"/>
            <w:noProof/>
            <w:sz w:val="24"/>
          </w:rPr>
          <w:delText xml:space="preserve">all </w:delText>
        </w:r>
        <w:r w:rsidRPr="00B705EC">
          <w:rPr>
            <w:rFonts w:ascii="Trebuchet MS" w:hAnsi="Trebuchet MS"/>
            <w:noProof/>
            <w:sz w:val="24"/>
            <w:u w:val="dotted"/>
          </w:rPr>
          <w:delText>YOUR</w:delText>
        </w:r>
        <w:r w:rsidRPr="00B705EC">
          <w:rPr>
            <w:rFonts w:ascii="Trebuchet MS" w:hAnsi="Trebuchet MS"/>
            <w:noProof/>
            <w:sz w:val="24"/>
          </w:rPr>
          <w:delText xml:space="preserve"> registered ones of all </w:delText>
        </w:r>
        <w:r w:rsidRPr="00B705EC">
          <w:rPr>
            <w:rFonts w:ascii="Trebuchet MS" w:hAnsi="Trebuchet MS"/>
            <w:noProof/>
            <w:sz w:val="24"/>
            <w:u w:val="dotted"/>
          </w:rPr>
          <w:delText>YOUR</w:delText>
        </w:r>
      </w:del>
      <w:ins w:id="201" w:author="Author">
        <w:r w:rsidRPr="00B705EC">
          <w:rPr>
            <w:rFonts w:ascii="Trebuchet MS" w:hAnsi="Trebuchet MS"/>
            <w:noProof/>
            <w:sz w:val="24"/>
          </w:rPr>
          <w:t>the whole</w:t>
        </w:r>
      </w:ins>
      <w:r w:rsidRPr="00B705EC">
        <w:rPr>
          <w:rFonts w:ascii="Trebuchet MS" w:hAnsi="Trebuchet MS"/>
          <w:noProof/>
          <w:sz w:val="24"/>
        </w:rPr>
        <w:t xml:space="preserve"> number </w:t>
      </w:r>
      <w:ins w:id="202" w:author="Author">
        <w:r w:rsidRPr="00B705EC">
          <w:rPr>
            <w:rFonts w:ascii="Trebuchet MS" w:hAnsi="Trebuchet MS"/>
            <w:noProof/>
            <w:sz w:val="24"/>
          </w:rPr>
          <w:t xml:space="preserve">of you </w:t>
        </w:r>
      </w:ins>
      <w:r w:rsidRPr="00B705EC">
        <w:rPr>
          <w:rFonts w:ascii="Trebuchet MS" w:hAnsi="Trebuchet MS"/>
          <w:noProof/>
          <w:sz w:val="24"/>
        </w:rPr>
        <w:t xml:space="preserve">from </w:t>
      </w:r>
      <w:del w:id="203" w:author="Author">
        <w:r w:rsidRPr="00B705EC">
          <w:rPr>
            <w:rFonts w:ascii="Trebuchet MS" w:hAnsi="Trebuchet MS"/>
            <w:noProof/>
            <w:sz w:val="24"/>
          </w:rPr>
          <w:delText>twenty</w:delText>
        </w:r>
      </w:del>
      <w:ins w:id="204" w:author="Author">
        <w:r w:rsidRPr="00B705EC">
          <w:rPr>
            <w:rFonts w:ascii="Trebuchet MS" w:hAnsi="Trebuchet MS"/>
            <w:noProof/>
            <w:sz w:val="24"/>
          </w:rPr>
          <w:t>20</w:t>
        </w:r>
      </w:ins>
      <w:r w:rsidRPr="00B705EC">
        <w:rPr>
          <w:rFonts w:ascii="Trebuchet MS" w:hAnsi="Trebuchet MS"/>
          <w:noProof/>
          <w:sz w:val="24"/>
        </w:rPr>
        <w:t xml:space="preserve"> years old </w:t>
      </w:r>
      <w:del w:id="205" w:author="Author">
        <w:r w:rsidRPr="00B705EC">
          <w:rPr>
            <w:rFonts w:ascii="Trebuchet MS" w:hAnsi="Trebuchet MS"/>
            <w:noProof/>
            <w:sz w:val="24"/>
          </w:rPr>
          <w:delText xml:space="preserve">upward, </w:delText>
        </w:r>
        <w:r w:rsidRPr="00B705EC">
          <w:rPr>
            <w:rFonts w:ascii="Trebuchet MS" w:hAnsi="Trebuchet MS"/>
            <w:noProof/>
            <w:sz w:val="24"/>
            <w:u w:val="dotted"/>
          </w:rPr>
          <w:delText>YOU</w:delText>
        </w:r>
      </w:del>
      <w:ins w:id="206" w:author="Author">
        <w:r w:rsidRPr="00B705EC">
          <w:rPr>
            <w:rFonts w:ascii="Trebuchet MS" w:hAnsi="Trebuchet MS"/>
            <w:noProof/>
            <w:sz w:val="24"/>
          </w:rPr>
          <w:t>and up who were registered, all of you</w:t>
        </w:r>
      </w:ins>
      <w:r w:rsidRPr="00B705EC">
        <w:rPr>
          <w:rFonts w:ascii="Trebuchet MS" w:hAnsi="Trebuchet MS"/>
          <w:noProof/>
          <w:sz w:val="24"/>
        </w:rPr>
        <w:t xml:space="preserve"> who have murmured against me. </w:t>
      </w:r>
      <w:r w:rsidRPr="00B705EC">
        <w:rPr>
          <w:rFonts w:ascii="Trebuchet MS" w:hAnsi="Trebuchet MS"/>
          <w:b/>
          <w:noProof/>
          <w:sz w:val="24"/>
        </w:rPr>
        <w:t xml:space="preserve">14:30 </w:t>
      </w:r>
      <w:del w:id="207" w:author="Author">
        <w:r w:rsidRPr="00B705EC">
          <w:rPr>
            <w:rFonts w:ascii="Trebuchet MS" w:hAnsi="Trebuchet MS"/>
            <w:noProof/>
            <w:sz w:val="24"/>
          </w:rPr>
          <w:delText xml:space="preserve">As for </w:delText>
        </w:r>
        <w:r w:rsidRPr="00B705EC">
          <w:rPr>
            <w:rFonts w:ascii="Trebuchet MS" w:hAnsi="Trebuchet MS"/>
            <w:noProof/>
            <w:sz w:val="24"/>
            <w:u w:val="dotted"/>
          </w:rPr>
          <w:delText>YOU</w:delText>
        </w:r>
        <w:r w:rsidRPr="00B705EC">
          <w:rPr>
            <w:rFonts w:ascii="Trebuchet MS" w:hAnsi="Trebuchet MS"/>
            <w:noProof/>
            <w:sz w:val="24"/>
          </w:rPr>
          <w:delText xml:space="preserve">, </w:delText>
        </w:r>
        <w:r w:rsidRPr="00B705EC">
          <w:rPr>
            <w:rFonts w:ascii="Trebuchet MS" w:hAnsi="Trebuchet MS"/>
            <w:noProof/>
            <w:sz w:val="24"/>
            <w:u w:val="dotted"/>
          </w:rPr>
          <w:delText>YOU</w:delText>
        </w:r>
      </w:del>
      <w:ins w:id="208" w:author="Author">
        <w:r w:rsidRPr="00B705EC">
          <w:rPr>
            <w:rFonts w:ascii="Trebuchet MS" w:hAnsi="Trebuchet MS"/>
            <w:noProof/>
            <w:sz w:val="24"/>
          </w:rPr>
          <w:t>None of you</w:t>
        </w:r>
      </w:ins>
      <w:r w:rsidRPr="00B705EC">
        <w:rPr>
          <w:rFonts w:ascii="Trebuchet MS" w:hAnsi="Trebuchet MS"/>
          <w:noProof/>
          <w:sz w:val="24"/>
        </w:rPr>
        <w:t xml:space="preserve"> will </w:t>
      </w:r>
      <w:del w:id="209" w:author="Author">
        <w:r w:rsidRPr="00B705EC">
          <w:rPr>
            <w:rFonts w:ascii="Trebuchet MS" w:hAnsi="Trebuchet MS"/>
            <w:noProof/>
            <w:sz w:val="24"/>
          </w:rPr>
          <w:delText xml:space="preserve">not </w:delText>
        </w:r>
      </w:del>
      <w:r w:rsidRPr="00B705EC">
        <w:rPr>
          <w:rFonts w:ascii="Trebuchet MS" w:hAnsi="Trebuchet MS"/>
          <w:noProof/>
          <w:sz w:val="24"/>
        </w:rPr>
        <w:t xml:space="preserve">enter into the land </w:t>
      </w:r>
      <w:del w:id="210" w:author="Author">
        <w:r w:rsidRPr="00B705EC">
          <w:rPr>
            <w:rFonts w:ascii="Trebuchet MS" w:hAnsi="Trebuchet MS"/>
            <w:noProof/>
            <w:sz w:val="24"/>
          </w:rPr>
          <w:delText>in which</w:delText>
        </w:r>
      </w:del>
      <w:ins w:id="211" w:author="Author">
        <w:r w:rsidRPr="00B705EC">
          <w:rPr>
            <w:rFonts w:ascii="Trebuchet MS" w:hAnsi="Trebuchet MS"/>
            <w:noProof/>
            <w:sz w:val="24"/>
          </w:rPr>
          <w:t>that</w:t>
        </w:r>
      </w:ins>
      <w:r w:rsidRPr="00B705EC">
        <w:rPr>
          <w:rFonts w:ascii="Trebuchet MS" w:hAnsi="Trebuchet MS"/>
          <w:noProof/>
          <w:sz w:val="24"/>
        </w:rPr>
        <w:t xml:space="preserve"> I </w:t>
      </w:r>
      <w:del w:id="212" w:author="Author">
        <w:r w:rsidRPr="00B705EC">
          <w:rPr>
            <w:rFonts w:ascii="Trebuchet MS" w:hAnsi="Trebuchet MS"/>
            <w:noProof/>
            <w:sz w:val="24"/>
          </w:rPr>
          <w:delText>lifted up my hand in oath</w:delText>
        </w:r>
      </w:del>
      <w:ins w:id="213" w:author="Author">
        <w:r w:rsidRPr="00B705EC">
          <w:rPr>
            <w:rFonts w:ascii="Trebuchet MS" w:hAnsi="Trebuchet MS"/>
            <w:noProof/>
            <w:sz w:val="24"/>
          </w:rPr>
          <w:t>swore</w:t>
        </w:r>
        <w:r w:rsidRPr="00B705EC">
          <w:rPr>
            <w:rStyle w:val="FootnoteReference"/>
            <w:rFonts w:ascii="Trebuchet MS" w:hAnsi="Trebuchet MS"/>
            <w:noProof/>
          </w:rPr>
          <w:footnoteReference w:id="5"/>
        </w:r>
      </w:ins>
      <w:r w:rsidRPr="00B705EC">
        <w:rPr>
          <w:rFonts w:ascii="Trebuchet MS" w:hAnsi="Trebuchet MS"/>
          <w:noProof/>
          <w:sz w:val="24"/>
        </w:rPr>
        <w:t xml:space="preserve"> to </w:t>
      </w:r>
      <w:ins w:id="216" w:author="Author">
        <w:r w:rsidRPr="00B705EC">
          <w:rPr>
            <w:rFonts w:ascii="Trebuchet MS" w:hAnsi="Trebuchet MS"/>
            <w:noProof/>
            <w:sz w:val="24"/>
          </w:rPr>
          <w:t xml:space="preserve">have you </w:t>
        </w:r>
      </w:ins>
      <w:r w:rsidRPr="00B705EC">
        <w:rPr>
          <w:rFonts w:ascii="Trebuchet MS" w:hAnsi="Trebuchet MS"/>
          <w:noProof/>
          <w:sz w:val="24"/>
        </w:rPr>
        <w:t xml:space="preserve">reside </w:t>
      </w:r>
      <w:del w:id="217" w:author="Author">
        <w:r w:rsidRPr="00B705EC">
          <w:rPr>
            <w:rFonts w:ascii="Trebuchet MS" w:hAnsi="Trebuchet MS"/>
            <w:noProof/>
            <w:sz w:val="24"/>
          </w:rPr>
          <w:delText xml:space="preserve">with </w:delText>
        </w:r>
        <w:r w:rsidRPr="00B705EC">
          <w:rPr>
            <w:rFonts w:ascii="Trebuchet MS" w:hAnsi="Trebuchet MS"/>
            <w:noProof/>
            <w:sz w:val="24"/>
            <w:u w:val="dotted"/>
          </w:rPr>
          <w:delText>YOU</w:delText>
        </w:r>
        <w:r w:rsidRPr="00B705EC">
          <w:rPr>
            <w:rFonts w:ascii="Trebuchet MS" w:hAnsi="Trebuchet MS"/>
            <w:noProof/>
            <w:sz w:val="24"/>
          </w:rPr>
          <w:delText>,</w:delText>
        </w:r>
      </w:del>
      <w:ins w:id="218" w:author="Author">
        <w:r w:rsidRPr="00B705EC">
          <w:rPr>
            <w:rFonts w:ascii="Trebuchet MS" w:hAnsi="Trebuchet MS"/>
            <w:noProof/>
            <w:sz w:val="24"/>
          </w:rPr>
          <w:t>in</w:t>
        </w:r>
      </w:ins>
      <w:r w:rsidRPr="00B705EC">
        <w:rPr>
          <w:rFonts w:ascii="Trebuchet MS" w:hAnsi="Trebuchet MS"/>
          <w:noProof/>
          <w:sz w:val="24"/>
        </w:rPr>
        <w:t xml:space="preserve"> except Ca′leb the son of Je·phun′neh and Joshua the son of Nun.</w:t>
      </w:r>
    </w:p>
    <w:p w:rsidR="002F2BB9" w:rsidRPr="00B705EC" w:rsidRDefault="002F2BB9" w:rsidP="002F2BB9">
      <w:pPr>
        <w:rPr>
          <w:rFonts w:ascii="Trebuchet MS" w:hAnsi="Trebuchet MS"/>
          <w:noProof/>
          <w:sz w:val="24"/>
        </w:rPr>
      </w:pPr>
      <w:r w:rsidRPr="00B705EC">
        <w:rPr>
          <w:rFonts w:ascii="Trebuchet MS" w:hAnsi="Trebuchet MS"/>
          <w:b/>
          <w:sz w:val="24"/>
        </w:rPr>
        <w:t xml:space="preserve">14:31 </w:t>
      </w:r>
      <w:r w:rsidRPr="00B705EC">
        <w:rPr>
          <w:rFonts w:ascii="Trebuchet MS" w:hAnsi="Trebuchet MS"/>
          <w:noProof/>
          <w:sz w:val="24"/>
        </w:rPr>
        <w:t xml:space="preserve">“‘“And </w:t>
      </w:r>
      <w:del w:id="219" w:author="Author">
        <w:r w:rsidRPr="00B705EC">
          <w:rPr>
            <w:rFonts w:ascii="Trebuchet MS" w:hAnsi="Trebuchet MS"/>
            <w:noProof/>
            <w:sz w:val="24"/>
            <w:u w:val="dotted"/>
          </w:rPr>
          <w:delText>YOUR</w:delText>
        </w:r>
        <w:r w:rsidRPr="00B705EC">
          <w:rPr>
            <w:rFonts w:ascii="Trebuchet MS" w:hAnsi="Trebuchet MS"/>
            <w:noProof/>
            <w:sz w:val="24"/>
          </w:rPr>
          <w:delText xml:space="preserve"> little ones</w:delText>
        </w:r>
      </w:del>
      <w:ins w:id="220" w:author="Author">
        <w:r w:rsidRPr="00B705EC">
          <w:rPr>
            <w:rFonts w:ascii="Trebuchet MS" w:hAnsi="Trebuchet MS"/>
            <w:noProof/>
            <w:sz w:val="24"/>
          </w:rPr>
          <w:t>I will bring in your children,</w:t>
        </w:r>
      </w:ins>
      <w:r w:rsidRPr="00B705EC">
        <w:rPr>
          <w:rFonts w:ascii="Trebuchet MS" w:hAnsi="Trebuchet MS"/>
          <w:noProof/>
          <w:sz w:val="24"/>
        </w:rPr>
        <w:t xml:space="preserve"> who </w:t>
      </w:r>
      <w:del w:id="221" w:author="Author">
        <w:r w:rsidRPr="00B705EC">
          <w:rPr>
            <w:rFonts w:ascii="Trebuchet MS" w:hAnsi="Trebuchet MS"/>
            <w:noProof/>
            <w:sz w:val="24"/>
            <w:u w:val="dotted"/>
          </w:rPr>
          <w:delText>YOU</w:delText>
        </w:r>
      </w:del>
      <w:ins w:id="222" w:author="Author">
        <w:r w:rsidRPr="00B705EC">
          <w:rPr>
            <w:rFonts w:ascii="Trebuchet MS" w:hAnsi="Trebuchet MS"/>
            <w:noProof/>
            <w:sz w:val="24"/>
          </w:rPr>
          <w:t>you</w:t>
        </w:r>
      </w:ins>
      <w:r w:rsidRPr="00B705EC">
        <w:rPr>
          <w:rFonts w:ascii="Trebuchet MS" w:hAnsi="Trebuchet MS"/>
          <w:noProof/>
          <w:sz w:val="24"/>
        </w:rPr>
        <w:t xml:space="preserve"> said would become plunder, </w:t>
      </w:r>
      <w:del w:id="223" w:author="Author">
        <w:r w:rsidRPr="00B705EC">
          <w:rPr>
            <w:rFonts w:ascii="Trebuchet MS" w:hAnsi="Trebuchet MS"/>
            <w:noProof/>
            <w:sz w:val="24"/>
          </w:rPr>
          <w:delText xml:space="preserve">these also I shall certainly bring in, </w:delText>
        </w:r>
      </w:del>
      <w:r w:rsidRPr="00B705EC">
        <w:rPr>
          <w:rFonts w:ascii="Trebuchet MS" w:hAnsi="Trebuchet MS"/>
          <w:noProof/>
          <w:sz w:val="24"/>
        </w:rPr>
        <w:t xml:space="preserve">and they will </w:t>
      </w:r>
      <w:del w:id="224" w:author="Author">
        <w:r w:rsidRPr="00B705EC">
          <w:rPr>
            <w:rFonts w:ascii="Trebuchet MS" w:hAnsi="Trebuchet MS"/>
            <w:noProof/>
            <w:sz w:val="24"/>
          </w:rPr>
          <w:delText>indeed</w:delText>
        </w:r>
      </w:del>
      <w:ins w:id="225" w:author="Author">
        <w:r w:rsidRPr="00B705EC">
          <w:rPr>
            <w:rFonts w:ascii="Trebuchet MS" w:hAnsi="Trebuchet MS"/>
            <w:noProof/>
            <w:sz w:val="24"/>
          </w:rPr>
          <w:t>get to</w:t>
        </w:r>
      </w:ins>
      <w:r w:rsidRPr="00B705EC">
        <w:rPr>
          <w:rFonts w:ascii="Trebuchet MS" w:hAnsi="Trebuchet MS"/>
          <w:noProof/>
          <w:sz w:val="24"/>
        </w:rPr>
        <w:t xml:space="preserve"> know the land that </w:t>
      </w:r>
      <w:del w:id="226" w:author="Author">
        <w:r w:rsidRPr="00B705EC">
          <w:rPr>
            <w:rFonts w:ascii="Trebuchet MS" w:hAnsi="Trebuchet MS"/>
            <w:noProof/>
            <w:sz w:val="24"/>
            <w:u w:val="dotted"/>
          </w:rPr>
          <w:delText>YOU</w:delText>
        </w:r>
      </w:del>
      <w:ins w:id="227" w:author="Author">
        <w:r w:rsidRPr="00B705EC">
          <w:rPr>
            <w:rFonts w:ascii="Trebuchet MS" w:hAnsi="Trebuchet MS"/>
            <w:noProof/>
            <w:sz w:val="24"/>
          </w:rPr>
          <w:t>you</w:t>
        </w:r>
      </w:ins>
      <w:r w:rsidRPr="00B705EC">
        <w:rPr>
          <w:rFonts w:ascii="Trebuchet MS" w:hAnsi="Trebuchet MS"/>
          <w:noProof/>
          <w:sz w:val="24"/>
        </w:rPr>
        <w:t xml:space="preserve"> have rejected. </w:t>
      </w:r>
      <w:r w:rsidRPr="00B705EC">
        <w:rPr>
          <w:rFonts w:ascii="Trebuchet MS" w:hAnsi="Trebuchet MS"/>
          <w:b/>
          <w:noProof/>
          <w:sz w:val="24"/>
        </w:rPr>
        <w:t xml:space="preserve">14:32 </w:t>
      </w:r>
      <w:r w:rsidRPr="00B705EC">
        <w:rPr>
          <w:rFonts w:ascii="Trebuchet MS" w:hAnsi="Trebuchet MS"/>
          <w:noProof/>
          <w:sz w:val="24"/>
        </w:rPr>
        <w:t xml:space="preserve">But </w:t>
      </w:r>
      <w:del w:id="228" w:author="Author">
        <w:r w:rsidRPr="00B705EC">
          <w:rPr>
            <w:rFonts w:ascii="Trebuchet MS" w:hAnsi="Trebuchet MS"/>
            <w:noProof/>
            <w:sz w:val="24"/>
          </w:rPr>
          <w:delText xml:space="preserve">the carcasses of </w:delText>
        </w:r>
        <w:r w:rsidRPr="00B705EC">
          <w:rPr>
            <w:rFonts w:ascii="Trebuchet MS" w:hAnsi="Trebuchet MS"/>
            <w:noProof/>
            <w:sz w:val="24"/>
            <w:u w:val="dotted"/>
          </w:rPr>
          <w:delText>YOU</w:delText>
        </w:r>
        <w:r w:rsidRPr="00B705EC">
          <w:rPr>
            <w:rFonts w:ascii="Trebuchet MS" w:hAnsi="Trebuchet MS"/>
            <w:noProof/>
            <w:sz w:val="24"/>
          </w:rPr>
          <w:delText xml:space="preserve"> yourselves</w:delText>
        </w:r>
      </w:del>
      <w:ins w:id="229" w:author="Author">
        <w:r w:rsidRPr="00B705EC">
          <w:rPr>
            <w:rFonts w:ascii="Trebuchet MS" w:hAnsi="Trebuchet MS"/>
            <w:noProof/>
            <w:sz w:val="24"/>
          </w:rPr>
          <w:t>your own corpses</w:t>
        </w:r>
      </w:ins>
      <w:r w:rsidRPr="00B705EC">
        <w:rPr>
          <w:rFonts w:ascii="Trebuchet MS" w:hAnsi="Trebuchet MS"/>
          <w:noProof/>
          <w:sz w:val="24"/>
        </w:rPr>
        <w:t xml:space="preserve"> will fall in this wilderness. </w:t>
      </w:r>
      <w:r w:rsidRPr="00B705EC">
        <w:rPr>
          <w:rFonts w:ascii="Trebuchet MS" w:hAnsi="Trebuchet MS"/>
          <w:b/>
          <w:noProof/>
          <w:sz w:val="24"/>
        </w:rPr>
        <w:t xml:space="preserve">14:33 </w:t>
      </w:r>
      <w:del w:id="230" w:author="Author">
        <w:r w:rsidRPr="00B705EC">
          <w:rPr>
            <w:rFonts w:ascii="Trebuchet MS" w:hAnsi="Trebuchet MS"/>
            <w:noProof/>
            <w:sz w:val="24"/>
          </w:rPr>
          <w:delText xml:space="preserve">And </w:delText>
        </w:r>
        <w:r w:rsidRPr="00B705EC">
          <w:rPr>
            <w:rFonts w:ascii="Trebuchet MS" w:hAnsi="Trebuchet MS"/>
            <w:noProof/>
            <w:sz w:val="24"/>
            <w:u w:val="dotted"/>
          </w:rPr>
          <w:delText>YOUR</w:delText>
        </w:r>
      </w:del>
      <w:ins w:id="231" w:author="Author">
        <w:r w:rsidRPr="00B705EC">
          <w:rPr>
            <w:rFonts w:ascii="Trebuchet MS" w:hAnsi="Trebuchet MS"/>
            <w:noProof/>
            <w:sz w:val="24"/>
          </w:rPr>
          <w:t>Now your</w:t>
        </w:r>
      </w:ins>
      <w:r w:rsidRPr="00B705EC">
        <w:rPr>
          <w:rFonts w:ascii="Trebuchet MS" w:hAnsi="Trebuchet MS"/>
          <w:noProof/>
          <w:sz w:val="24"/>
        </w:rPr>
        <w:t xml:space="preserve"> sons will become shepherds in the wilderness </w:t>
      </w:r>
      <w:del w:id="232" w:author="Author">
        <w:r w:rsidRPr="00B705EC">
          <w:rPr>
            <w:rFonts w:ascii="Trebuchet MS" w:hAnsi="Trebuchet MS"/>
            <w:noProof/>
            <w:sz w:val="24"/>
          </w:rPr>
          <w:delText>forty</w:delText>
        </w:r>
      </w:del>
      <w:ins w:id="233" w:author="Author">
        <w:r w:rsidRPr="00B705EC">
          <w:rPr>
            <w:rFonts w:ascii="Trebuchet MS" w:hAnsi="Trebuchet MS"/>
            <w:noProof/>
            <w:sz w:val="24"/>
          </w:rPr>
          <w:t>40</w:t>
        </w:r>
      </w:ins>
      <w:r w:rsidRPr="00B705EC">
        <w:rPr>
          <w:rFonts w:ascii="Trebuchet MS" w:hAnsi="Trebuchet MS"/>
          <w:noProof/>
          <w:sz w:val="24"/>
        </w:rPr>
        <w:t xml:space="preserve"> years, and they will have to answer for </w:t>
      </w:r>
      <w:del w:id="234" w:author="Author">
        <w:r w:rsidRPr="00B705EC">
          <w:rPr>
            <w:rFonts w:ascii="Trebuchet MS" w:hAnsi="Trebuchet MS"/>
            <w:noProof/>
            <w:sz w:val="24"/>
            <w:u w:val="dotted"/>
          </w:rPr>
          <w:delText>YOUR</w:delText>
        </w:r>
      </w:del>
      <w:ins w:id="235" w:author="Author">
        <w:r w:rsidRPr="00B705EC">
          <w:rPr>
            <w:rFonts w:ascii="Trebuchet MS" w:hAnsi="Trebuchet MS"/>
            <w:noProof/>
            <w:sz w:val="24"/>
          </w:rPr>
          <w:t>your</w:t>
        </w:r>
      </w:ins>
      <w:r w:rsidRPr="00B705EC">
        <w:rPr>
          <w:rFonts w:ascii="Trebuchet MS" w:hAnsi="Trebuchet MS"/>
          <w:noProof/>
          <w:sz w:val="24"/>
        </w:rPr>
        <w:t xml:space="preserve"> acts of </w:t>
      </w:r>
      <w:del w:id="236" w:author="Author">
        <w:r w:rsidRPr="00B705EC">
          <w:rPr>
            <w:rFonts w:ascii="Trebuchet MS" w:hAnsi="Trebuchet MS"/>
            <w:noProof/>
            <w:sz w:val="24"/>
          </w:rPr>
          <w:delText>fornication,</w:delText>
        </w:r>
      </w:del>
      <w:ins w:id="237" w:author="Author">
        <w:r w:rsidRPr="00B705EC">
          <w:rPr>
            <w:rFonts w:ascii="Trebuchet MS" w:hAnsi="Trebuchet MS"/>
            <w:noProof/>
            <w:sz w:val="24"/>
          </w:rPr>
          <w:t>unfaithfulness</w:t>
        </w:r>
        <w:r w:rsidRPr="00B705EC">
          <w:rPr>
            <w:rStyle w:val="FootnoteReference"/>
            <w:rFonts w:ascii="Trebuchet MS" w:hAnsi="Trebuchet MS"/>
            <w:noProof/>
          </w:rPr>
          <w:footnoteReference w:id="6"/>
        </w:r>
      </w:ins>
      <w:r w:rsidRPr="00B705EC">
        <w:rPr>
          <w:rFonts w:ascii="Trebuchet MS" w:hAnsi="Trebuchet MS"/>
          <w:noProof/>
          <w:sz w:val="24"/>
        </w:rPr>
        <w:t xml:space="preserve"> until </w:t>
      </w:r>
      <w:del w:id="240" w:author="Author">
        <w:r w:rsidRPr="00B705EC">
          <w:rPr>
            <w:rFonts w:ascii="Trebuchet MS" w:hAnsi="Trebuchet MS"/>
            <w:noProof/>
            <w:sz w:val="24"/>
            <w:u w:val="dotted"/>
          </w:rPr>
          <w:delText>YOUR</w:delText>
        </w:r>
        <w:r w:rsidRPr="00B705EC">
          <w:rPr>
            <w:rFonts w:ascii="Trebuchet MS" w:hAnsi="Trebuchet MS"/>
            <w:noProof/>
            <w:sz w:val="24"/>
          </w:rPr>
          <w:delText xml:space="preserve"> carcasses come to their end</w:delText>
        </w:r>
      </w:del>
      <w:ins w:id="241" w:author="Author">
        <w:r w:rsidRPr="00B705EC">
          <w:rPr>
            <w:rFonts w:ascii="Trebuchet MS" w:hAnsi="Trebuchet MS"/>
            <w:noProof/>
            <w:sz w:val="24"/>
          </w:rPr>
          <w:t>the last one of your corpses falls</w:t>
        </w:r>
      </w:ins>
      <w:r w:rsidRPr="00B705EC">
        <w:rPr>
          <w:rFonts w:ascii="Trebuchet MS" w:hAnsi="Trebuchet MS"/>
          <w:noProof/>
          <w:sz w:val="24"/>
        </w:rPr>
        <w:t xml:space="preserve"> in the wilderness. </w:t>
      </w:r>
      <w:r w:rsidRPr="00B705EC">
        <w:rPr>
          <w:rFonts w:ascii="Trebuchet MS" w:hAnsi="Trebuchet MS"/>
          <w:b/>
          <w:noProof/>
          <w:sz w:val="24"/>
        </w:rPr>
        <w:t xml:space="preserve">14:34 </w:t>
      </w:r>
      <w:del w:id="242" w:author="Author">
        <w:r w:rsidRPr="00B705EC">
          <w:rPr>
            <w:rFonts w:ascii="Trebuchet MS" w:hAnsi="Trebuchet MS"/>
            <w:noProof/>
            <w:sz w:val="24"/>
          </w:rPr>
          <w:delText>By</w:delText>
        </w:r>
      </w:del>
      <w:ins w:id="243" w:author="Author">
        <w:r w:rsidRPr="00B705EC">
          <w:rPr>
            <w:rFonts w:ascii="Trebuchet MS" w:hAnsi="Trebuchet MS"/>
            <w:noProof/>
            <w:sz w:val="24"/>
          </w:rPr>
          <w:t>According to</w:t>
        </w:r>
      </w:ins>
      <w:r w:rsidRPr="00B705EC">
        <w:rPr>
          <w:rFonts w:ascii="Trebuchet MS" w:hAnsi="Trebuchet MS"/>
          <w:noProof/>
          <w:sz w:val="24"/>
        </w:rPr>
        <w:t xml:space="preserve"> the number of the days that </w:t>
      </w:r>
      <w:del w:id="244" w:author="Author">
        <w:r w:rsidRPr="00B705EC">
          <w:rPr>
            <w:rFonts w:ascii="Trebuchet MS" w:hAnsi="Trebuchet MS"/>
            <w:noProof/>
            <w:sz w:val="24"/>
            <w:u w:val="dotted"/>
          </w:rPr>
          <w:delText>YOU</w:delText>
        </w:r>
      </w:del>
      <w:ins w:id="245" w:author="Author">
        <w:r w:rsidRPr="00B705EC">
          <w:rPr>
            <w:rFonts w:ascii="Trebuchet MS" w:hAnsi="Trebuchet MS"/>
            <w:noProof/>
            <w:sz w:val="24"/>
          </w:rPr>
          <w:t>you</w:t>
        </w:r>
      </w:ins>
      <w:r w:rsidRPr="00B705EC">
        <w:rPr>
          <w:rFonts w:ascii="Trebuchet MS" w:hAnsi="Trebuchet MS"/>
          <w:noProof/>
          <w:sz w:val="24"/>
        </w:rPr>
        <w:t xml:space="preserve"> spied out the land, </w:t>
      </w:r>
      <w:del w:id="246" w:author="Author">
        <w:r w:rsidRPr="00B705EC">
          <w:rPr>
            <w:rFonts w:ascii="Trebuchet MS" w:hAnsi="Trebuchet MS"/>
            <w:noProof/>
            <w:sz w:val="24"/>
          </w:rPr>
          <w:delText>forty</w:delText>
        </w:r>
      </w:del>
      <w:ins w:id="247" w:author="Author">
        <w:r w:rsidRPr="00B705EC">
          <w:rPr>
            <w:rFonts w:ascii="Trebuchet MS" w:hAnsi="Trebuchet MS"/>
            <w:noProof/>
            <w:sz w:val="24"/>
          </w:rPr>
          <w:t>40</w:t>
        </w:r>
      </w:ins>
      <w:r w:rsidRPr="00B705EC">
        <w:rPr>
          <w:rFonts w:ascii="Trebuchet MS" w:hAnsi="Trebuchet MS"/>
          <w:noProof/>
          <w:sz w:val="24"/>
        </w:rPr>
        <w:t xml:space="preserve"> days, a day for a year, a day for a year, </w:t>
      </w:r>
      <w:del w:id="248" w:author="Author">
        <w:r w:rsidRPr="00B705EC">
          <w:rPr>
            <w:rFonts w:ascii="Trebuchet MS" w:hAnsi="Trebuchet MS"/>
            <w:noProof/>
            <w:sz w:val="24"/>
            <w:u w:val="dotted"/>
          </w:rPr>
          <w:delText>YOU</w:delText>
        </w:r>
      </w:del>
      <w:ins w:id="249" w:author="Author">
        <w:r w:rsidRPr="00B705EC">
          <w:rPr>
            <w:rFonts w:ascii="Trebuchet MS" w:hAnsi="Trebuchet MS"/>
            <w:noProof/>
            <w:sz w:val="24"/>
          </w:rPr>
          <w:t>you</w:t>
        </w:r>
      </w:ins>
      <w:r w:rsidRPr="00B705EC">
        <w:rPr>
          <w:rFonts w:ascii="Trebuchet MS" w:hAnsi="Trebuchet MS"/>
          <w:noProof/>
          <w:sz w:val="24"/>
        </w:rPr>
        <w:t xml:space="preserve"> will answer for </w:t>
      </w:r>
      <w:del w:id="250" w:author="Author">
        <w:r w:rsidRPr="00B705EC">
          <w:rPr>
            <w:rFonts w:ascii="Trebuchet MS" w:hAnsi="Trebuchet MS"/>
            <w:noProof/>
            <w:sz w:val="24"/>
            <w:u w:val="dotted"/>
          </w:rPr>
          <w:delText>YOUR</w:delText>
        </w:r>
      </w:del>
      <w:ins w:id="251" w:author="Author">
        <w:r w:rsidRPr="00B705EC">
          <w:rPr>
            <w:rFonts w:ascii="Trebuchet MS" w:hAnsi="Trebuchet MS"/>
            <w:noProof/>
            <w:sz w:val="24"/>
          </w:rPr>
          <w:t>your</w:t>
        </w:r>
      </w:ins>
      <w:r w:rsidRPr="00B705EC">
        <w:rPr>
          <w:rFonts w:ascii="Trebuchet MS" w:hAnsi="Trebuchet MS"/>
          <w:noProof/>
          <w:sz w:val="24"/>
        </w:rPr>
        <w:t xml:space="preserve"> errors </w:t>
      </w:r>
      <w:del w:id="252" w:author="Author">
        <w:r w:rsidRPr="00B705EC">
          <w:rPr>
            <w:rFonts w:ascii="Trebuchet MS" w:hAnsi="Trebuchet MS"/>
            <w:noProof/>
            <w:sz w:val="24"/>
          </w:rPr>
          <w:delText>forty</w:delText>
        </w:r>
      </w:del>
      <w:ins w:id="253" w:author="Author">
        <w:r w:rsidRPr="00B705EC">
          <w:rPr>
            <w:rFonts w:ascii="Trebuchet MS" w:hAnsi="Trebuchet MS"/>
            <w:noProof/>
            <w:sz w:val="24"/>
          </w:rPr>
          <w:t>40</w:t>
        </w:r>
      </w:ins>
      <w:r w:rsidRPr="00B705EC">
        <w:rPr>
          <w:rFonts w:ascii="Trebuchet MS" w:hAnsi="Trebuchet MS"/>
          <w:noProof/>
          <w:sz w:val="24"/>
        </w:rPr>
        <w:t xml:space="preserve"> years, </w:t>
      </w:r>
      <w:del w:id="254" w:author="Author">
        <w:r w:rsidRPr="00B705EC">
          <w:rPr>
            <w:rFonts w:ascii="Trebuchet MS" w:hAnsi="Trebuchet MS"/>
            <w:noProof/>
            <w:sz w:val="24"/>
          </w:rPr>
          <w:delText xml:space="preserve">as </w:delText>
        </w:r>
        <w:r w:rsidRPr="00B705EC">
          <w:rPr>
            <w:rFonts w:ascii="Trebuchet MS" w:hAnsi="Trebuchet MS"/>
            <w:noProof/>
            <w:sz w:val="24"/>
            <w:u w:val="dotted"/>
          </w:rPr>
          <w:delText>YOU</w:delText>
        </w:r>
        <w:r w:rsidRPr="00B705EC">
          <w:rPr>
            <w:rFonts w:ascii="Trebuchet MS" w:hAnsi="Trebuchet MS"/>
            <w:noProof/>
            <w:sz w:val="24"/>
          </w:rPr>
          <w:delText xml:space="preserve"> must</w:delText>
        </w:r>
      </w:del>
      <w:ins w:id="255" w:author="Author">
        <w:r w:rsidRPr="00B705EC">
          <w:rPr>
            <w:rFonts w:ascii="Trebuchet MS" w:hAnsi="Trebuchet MS"/>
            <w:noProof/>
            <w:sz w:val="24"/>
          </w:rPr>
          <w:t>for you will</w:t>
        </w:r>
      </w:ins>
      <w:r w:rsidRPr="00B705EC">
        <w:rPr>
          <w:rFonts w:ascii="Trebuchet MS" w:hAnsi="Trebuchet MS"/>
          <w:noProof/>
          <w:sz w:val="24"/>
        </w:rPr>
        <w:t xml:space="preserve"> know what </w:t>
      </w:r>
      <w:del w:id="256" w:author="Author">
        <w:r w:rsidRPr="00B705EC">
          <w:rPr>
            <w:rFonts w:ascii="Trebuchet MS" w:hAnsi="Trebuchet MS"/>
            <w:noProof/>
            <w:sz w:val="24"/>
          </w:rPr>
          <w:delText>my being estranged</w:delText>
        </w:r>
      </w:del>
      <w:ins w:id="257" w:author="Author">
        <w:r w:rsidRPr="00B705EC">
          <w:rPr>
            <w:rFonts w:ascii="Trebuchet MS" w:hAnsi="Trebuchet MS"/>
            <w:noProof/>
            <w:sz w:val="24"/>
          </w:rPr>
          <w:t>it</w:t>
        </w:r>
      </w:ins>
      <w:r w:rsidRPr="00B705EC">
        <w:rPr>
          <w:rFonts w:ascii="Trebuchet MS" w:hAnsi="Trebuchet MS"/>
          <w:noProof/>
          <w:sz w:val="24"/>
        </w:rPr>
        <w:t xml:space="preserve"> means</w:t>
      </w:r>
      <w:del w:id="258" w:author="Author">
        <w:r w:rsidRPr="00B705EC">
          <w:rPr>
            <w:rFonts w:ascii="Trebuchet MS" w:hAnsi="Trebuchet MS"/>
            <w:noProof/>
            <w:sz w:val="24"/>
          </w:rPr>
          <w:delText>.</w:delText>
        </w:r>
      </w:del>
      <w:ins w:id="259" w:author="Author">
        <w:r w:rsidRPr="00B705EC">
          <w:rPr>
            <w:rFonts w:ascii="Trebuchet MS" w:hAnsi="Trebuchet MS"/>
            <w:noProof/>
            <w:sz w:val="24"/>
          </w:rPr>
          <w:t xml:space="preserve"> to oppose me.</w:t>
        </w:r>
        <w:r w:rsidRPr="00B705EC">
          <w:rPr>
            <w:rStyle w:val="FootnoteReference"/>
            <w:rFonts w:ascii="Trebuchet MS" w:hAnsi="Trebuchet MS"/>
            <w:noProof/>
          </w:rPr>
          <w:footnoteReference w:id="7"/>
        </w:r>
      </w:ins>
    </w:p>
    <w:p w:rsidR="002F2BB9" w:rsidRPr="00B705EC" w:rsidRDefault="002F2BB9" w:rsidP="002F2BB9">
      <w:pPr>
        <w:rPr>
          <w:rFonts w:ascii="Trebuchet MS" w:hAnsi="Trebuchet MS"/>
          <w:noProof/>
          <w:sz w:val="24"/>
        </w:rPr>
      </w:pPr>
      <w:r w:rsidRPr="00B705EC">
        <w:rPr>
          <w:rFonts w:ascii="Trebuchet MS" w:hAnsi="Trebuchet MS"/>
          <w:b/>
          <w:sz w:val="24"/>
        </w:rPr>
        <w:t xml:space="preserve">14:35 </w:t>
      </w:r>
      <w:r w:rsidRPr="00B705EC">
        <w:rPr>
          <w:rFonts w:ascii="Trebuchet MS" w:hAnsi="Trebuchet MS"/>
          <w:noProof/>
          <w:sz w:val="24"/>
        </w:rPr>
        <w:t>“‘“I</w:t>
      </w:r>
      <w:ins w:id="262" w:author="Author">
        <w:r w:rsidRPr="00B705EC">
          <w:rPr>
            <w:rFonts w:ascii="Trebuchet MS" w:hAnsi="Trebuchet MS"/>
            <w:noProof/>
            <w:sz w:val="24"/>
          </w:rPr>
          <w:t>,</w:t>
        </w:r>
      </w:ins>
      <w:r w:rsidRPr="00B705EC">
        <w:rPr>
          <w:rFonts w:ascii="Trebuchet MS" w:hAnsi="Trebuchet MS"/>
          <w:noProof/>
          <w:sz w:val="24"/>
        </w:rPr>
        <w:t xml:space="preserve"> Jehovah</w:t>
      </w:r>
      <w:ins w:id="263" w:author="Author">
        <w:r w:rsidRPr="00B705EC">
          <w:rPr>
            <w:rFonts w:ascii="Trebuchet MS" w:hAnsi="Trebuchet MS"/>
            <w:noProof/>
            <w:sz w:val="24"/>
          </w:rPr>
          <w:t>,</w:t>
        </w:r>
      </w:ins>
      <w:r w:rsidRPr="00B705EC">
        <w:rPr>
          <w:rFonts w:ascii="Trebuchet MS" w:hAnsi="Trebuchet MS"/>
          <w:noProof/>
          <w:sz w:val="24"/>
        </w:rPr>
        <w:t xml:space="preserve"> have spoken</w:t>
      </w:r>
      <w:del w:id="264" w:author="Author">
        <w:r w:rsidRPr="00B705EC">
          <w:rPr>
            <w:rFonts w:ascii="Trebuchet MS" w:hAnsi="Trebuchet MS"/>
            <w:noProof/>
            <w:sz w:val="24"/>
          </w:rPr>
          <w:delText xml:space="preserve"> if this</w:delText>
        </w:r>
      </w:del>
      <w:ins w:id="265" w:author="Author">
        <w:r w:rsidRPr="00B705EC">
          <w:rPr>
            <w:rFonts w:ascii="Trebuchet MS" w:hAnsi="Trebuchet MS"/>
            <w:noProof/>
            <w:sz w:val="24"/>
          </w:rPr>
          <w:t>. This</w:t>
        </w:r>
      </w:ins>
      <w:r w:rsidRPr="00B705EC">
        <w:rPr>
          <w:rFonts w:ascii="Trebuchet MS" w:hAnsi="Trebuchet MS"/>
          <w:noProof/>
          <w:sz w:val="24"/>
        </w:rPr>
        <w:t xml:space="preserve"> is </w:t>
      </w:r>
      <w:del w:id="266" w:author="Author">
        <w:r w:rsidRPr="00B705EC">
          <w:rPr>
            <w:rFonts w:ascii="Trebuchet MS" w:hAnsi="Trebuchet MS"/>
            <w:noProof/>
            <w:sz w:val="24"/>
          </w:rPr>
          <w:delText xml:space="preserve">not </w:delText>
        </w:r>
      </w:del>
      <w:r w:rsidRPr="00B705EC">
        <w:rPr>
          <w:rFonts w:ascii="Trebuchet MS" w:hAnsi="Trebuchet MS"/>
          <w:noProof/>
          <w:sz w:val="24"/>
        </w:rPr>
        <w:t xml:space="preserve">what I </w:t>
      </w:r>
      <w:del w:id="267" w:author="Author">
        <w:r w:rsidRPr="00B705EC">
          <w:rPr>
            <w:rFonts w:ascii="Trebuchet MS" w:hAnsi="Trebuchet MS"/>
            <w:noProof/>
            <w:sz w:val="24"/>
          </w:rPr>
          <w:delText>shall</w:delText>
        </w:r>
      </w:del>
      <w:ins w:id="268" w:author="Author">
        <w:r w:rsidRPr="00B705EC">
          <w:rPr>
            <w:rFonts w:ascii="Trebuchet MS" w:hAnsi="Trebuchet MS"/>
            <w:noProof/>
            <w:sz w:val="24"/>
          </w:rPr>
          <w:t>will</w:t>
        </w:r>
      </w:ins>
      <w:r w:rsidRPr="00B705EC">
        <w:rPr>
          <w:rFonts w:ascii="Trebuchet MS" w:hAnsi="Trebuchet MS"/>
          <w:noProof/>
          <w:sz w:val="24"/>
        </w:rPr>
        <w:t xml:space="preserve"> do to all this evil assembly, those who have gathered together against me: In this wilderness they will come to their end, and </w:t>
      </w:r>
      <w:del w:id="269" w:author="Author">
        <w:r w:rsidRPr="00B705EC">
          <w:rPr>
            <w:rFonts w:ascii="Trebuchet MS" w:hAnsi="Trebuchet MS"/>
            <w:noProof/>
            <w:sz w:val="24"/>
          </w:rPr>
          <w:delText>there</w:delText>
        </w:r>
      </w:del>
      <w:ins w:id="270" w:author="Author">
        <w:r w:rsidRPr="00B705EC">
          <w:rPr>
            <w:rFonts w:ascii="Trebuchet MS" w:hAnsi="Trebuchet MS"/>
            <w:noProof/>
            <w:sz w:val="24"/>
          </w:rPr>
          <w:t>here</w:t>
        </w:r>
      </w:ins>
      <w:r w:rsidRPr="00B705EC">
        <w:rPr>
          <w:rFonts w:ascii="Trebuchet MS" w:hAnsi="Trebuchet MS"/>
          <w:noProof/>
          <w:sz w:val="24"/>
        </w:rPr>
        <w:t xml:space="preserve"> they will die. </w:t>
      </w:r>
      <w:r w:rsidRPr="00B705EC">
        <w:rPr>
          <w:rFonts w:ascii="Trebuchet MS" w:hAnsi="Trebuchet MS"/>
          <w:b/>
          <w:noProof/>
          <w:sz w:val="24"/>
        </w:rPr>
        <w:t xml:space="preserve">14:36 </w:t>
      </w:r>
      <w:del w:id="271" w:author="Author">
        <w:r w:rsidRPr="00B705EC">
          <w:rPr>
            <w:rFonts w:ascii="Trebuchet MS" w:hAnsi="Trebuchet MS"/>
            <w:noProof/>
            <w:sz w:val="24"/>
          </w:rPr>
          <w:delText>And the</w:delText>
        </w:r>
      </w:del>
      <w:ins w:id="272" w:author="Author">
        <w:r w:rsidRPr="00B705EC">
          <w:rPr>
            <w:rFonts w:ascii="Trebuchet MS" w:hAnsi="Trebuchet MS"/>
            <w:noProof/>
            <w:sz w:val="24"/>
          </w:rPr>
          <w:t>The</w:t>
        </w:r>
      </w:ins>
      <w:r w:rsidRPr="00B705EC">
        <w:rPr>
          <w:rFonts w:ascii="Trebuchet MS" w:hAnsi="Trebuchet MS"/>
          <w:noProof/>
          <w:sz w:val="24"/>
        </w:rPr>
        <w:t xml:space="preserve"> men whom Moses sent to spy out the land and who</w:t>
      </w:r>
      <w:del w:id="273" w:author="Author">
        <w:r w:rsidRPr="00B705EC">
          <w:rPr>
            <w:rFonts w:ascii="Trebuchet MS" w:hAnsi="Trebuchet MS"/>
            <w:noProof/>
            <w:sz w:val="24"/>
          </w:rPr>
          <w:delText>, when they returned, began making</w:delText>
        </w:r>
      </w:del>
      <w:ins w:id="274" w:author="Author">
        <w:r w:rsidRPr="00B705EC">
          <w:rPr>
            <w:rFonts w:ascii="Trebuchet MS" w:hAnsi="Trebuchet MS"/>
            <w:noProof/>
            <w:sz w:val="24"/>
          </w:rPr>
          <w:t xml:space="preserve"> caused</w:t>
        </w:r>
      </w:ins>
      <w:r w:rsidRPr="00B705EC">
        <w:rPr>
          <w:rFonts w:ascii="Trebuchet MS" w:hAnsi="Trebuchet MS"/>
          <w:noProof/>
          <w:sz w:val="24"/>
        </w:rPr>
        <w:t xml:space="preserve"> the whole assembly </w:t>
      </w:r>
      <w:ins w:id="275" w:author="Author">
        <w:r w:rsidRPr="00B705EC">
          <w:rPr>
            <w:rFonts w:ascii="Trebuchet MS" w:hAnsi="Trebuchet MS"/>
            <w:noProof/>
            <w:sz w:val="24"/>
          </w:rPr>
          <w:t xml:space="preserve">to </w:t>
        </w:r>
      </w:ins>
      <w:r w:rsidRPr="00B705EC">
        <w:rPr>
          <w:rFonts w:ascii="Trebuchet MS" w:hAnsi="Trebuchet MS"/>
          <w:noProof/>
          <w:sz w:val="24"/>
        </w:rPr>
        <w:t>murmur against him</w:t>
      </w:r>
      <w:del w:id="276" w:author="Author">
        <w:r w:rsidRPr="00B705EC">
          <w:rPr>
            <w:rFonts w:ascii="Trebuchet MS" w:hAnsi="Trebuchet MS"/>
            <w:noProof/>
            <w:sz w:val="24"/>
          </w:rPr>
          <w:delText>, by bringing forth</w:delText>
        </w:r>
      </w:del>
      <w:ins w:id="277" w:author="Author">
        <w:r w:rsidRPr="00B705EC">
          <w:rPr>
            <w:rFonts w:ascii="Trebuchet MS" w:hAnsi="Trebuchet MS"/>
            <w:noProof/>
            <w:sz w:val="24"/>
          </w:rPr>
          <w:t xml:space="preserve"> when they returned with</w:t>
        </w:r>
      </w:ins>
      <w:r w:rsidRPr="00B705EC">
        <w:rPr>
          <w:rFonts w:ascii="Trebuchet MS" w:hAnsi="Trebuchet MS"/>
          <w:noProof/>
          <w:sz w:val="24"/>
        </w:rPr>
        <w:t xml:space="preserve"> a bad report </w:t>
      </w:r>
      <w:del w:id="278" w:author="Author">
        <w:r w:rsidRPr="00B705EC">
          <w:rPr>
            <w:rFonts w:ascii="Trebuchet MS" w:hAnsi="Trebuchet MS"/>
            <w:noProof/>
            <w:sz w:val="24"/>
          </w:rPr>
          <w:delText>against</w:delText>
        </w:r>
      </w:del>
      <w:ins w:id="279" w:author="Author">
        <w:r w:rsidRPr="00B705EC">
          <w:rPr>
            <w:rFonts w:ascii="Trebuchet MS" w:hAnsi="Trebuchet MS"/>
            <w:noProof/>
            <w:sz w:val="24"/>
          </w:rPr>
          <w:t>about</w:t>
        </w:r>
      </w:ins>
      <w:r w:rsidRPr="00B705EC">
        <w:rPr>
          <w:rFonts w:ascii="Trebuchet MS" w:hAnsi="Trebuchet MS"/>
          <w:noProof/>
          <w:sz w:val="24"/>
        </w:rPr>
        <w:t xml:space="preserve"> the land, </w:t>
      </w:r>
      <w:r w:rsidRPr="00B705EC">
        <w:rPr>
          <w:rFonts w:ascii="Trebuchet MS" w:hAnsi="Trebuchet MS"/>
          <w:b/>
          <w:noProof/>
          <w:sz w:val="24"/>
        </w:rPr>
        <w:t xml:space="preserve">14:37 </w:t>
      </w:r>
      <w:r w:rsidRPr="00B705EC">
        <w:rPr>
          <w:rFonts w:ascii="Trebuchet MS" w:hAnsi="Trebuchet MS"/>
          <w:noProof/>
          <w:sz w:val="24"/>
        </w:rPr>
        <w:t xml:space="preserve">yes, the men </w:t>
      </w:r>
      <w:del w:id="280" w:author="Author">
        <w:r w:rsidRPr="00B705EC">
          <w:rPr>
            <w:rFonts w:ascii="Trebuchet MS" w:hAnsi="Trebuchet MS"/>
            <w:noProof/>
            <w:sz w:val="24"/>
          </w:rPr>
          <w:delText>bringing forth</w:delText>
        </w:r>
      </w:del>
      <w:ins w:id="281" w:author="Author">
        <w:r w:rsidRPr="00B705EC">
          <w:rPr>
            <w:rFonts w:ascii="Trebuchet MS" w:hAnsi="Trebuchet MS"/>
            <w:noProof/>
            <w:sz w:val="24"/>
          </w:rPr>
          <w:t>who brought back</w:t>
        </w:r>
      </w:ins>
      <w:r w:rsidRPr="00B705EC">
        <w:rPr>
          <w:rFonts w:ascii="Trebuchet MS" w:hAnsi="Trebuchet MS"/>
          <w:noProof/>
          <w:sz w:val="24"/>
        </w:rPr>
        <w:t xml:space="preserve"> the bad report about the land will </w:t>
      </w:r>
      <w:ins w:id="282" w:author="Author">
        <w:r w:rsidRPr="00B705EC">
          <w:rPr>
            <w:rFonts w:ascii="Trebuchet MS" w:hAnsi="Trebuchet MS"/>
            <w:noProof/>
            <w:sz w:val="24"/>
          </w:rPr>
          <w:t xml:space="preserve">be struck down and </w:t>
        </w:r>
      </w:ins>
      <w:r w:rsidRPr="00B705EC">
        <w:rPr>
          <w:rFonts w:ascii="Trebuchet MS" w:hAnsi="Trebuchet MS"/>
          <w:noProof/>
          <w:sz w:val="24"/>
        </w:rPr>
        <w:t xml:space="preserve">die </w:t>
      </w:r>
      <w:del w:id="283" w:author="Author">
        <w:r w:rsidRPr="00B705EC">
          <w:rPr>
            <w:rFonts w:ascii="Trebuchet MS" w:hAnsi="Trebuchet MS"/>
            <w:noProof/>
            <w:sz w:val="24"/>
          </w:rPr>
          <w:delText xml:space="preserve">by the scourge </w:delText>
        </w:r>
      </w:del>
      <w:r w:rsidRPr="00B705EC">
        <w:rPr>
          <w:rFonts w:ascii="Trebuchet MS" w:hAnsi="Trebuchet MS"/>
          <w:noProof/>
          <w:sz w:val="24"/>
        </w:rPr>
        <w:t xml:space="preserve">before Jehovah. </w:t>
      </w:r>
      <w:r w:rsidRPr="00B705EC">
        <w:rPr>
          <w:rFonts w:ascii="Trebuchet MS" w:hAnsi="Trebuchet MS"/>
          <w:b/>
          <w:noProof/>
          <w:sz w:val="24"/>
        </w:rPr>
        <w:t xml:space="preserve">14:38 </w:t>
      </w:r>
      <w:r w:rsidRPr="00B705EC">
        <w:rPr>
          <w:rFonts w:ascii="Trebuchet MS" w:hAnsi="Trebuchet MS"/>
          <w:noProof/>
          <w:sz w:val="24"/>
        </w:rPr>
        <w:t>But Joshua the son of Nun and Ca′leb the son of Je·phun′neh</w:t>
      </w:r>
      <w:del w:id="284" w:author="Author">
        <w:r w:rsidRPr="00B705EC">
          <w:rPr>
            <w:rFonts w:ascii="Trebuchet MS" w:hAnsi="Trebuchet MS"/>
            <w:noProof/>
            <w:sz w:val="24"/>
          </w:rPr>
          <w:delText xml:space="preserve"> will certainly live on, of</w:delText>
        </w:r>
      </w:del>
      <w:ins w:id="285" w:author="Author">
        <w:r w:rsidRPr="00B705EC">
          <w:rPr>
            <w:rFonts w:ascii="Trebuchet MS" w:hAnsi="Trebuchet MS"/>
            <w:noProof/>
            <w:sz w:val="24"/>
          </w:rPr>
          <w:t>, who were among</w:t>
        </w:r>
      </w:ins>
      <w:r w:rsidRPr="00B705EC">
        <w:rPr>
          <w:rFonts w:ascii="Trebuchet MS" w:hAnsi="Trebuchet MS"/>
          <w:noProof/>
          <w:sz w:val="24"/>
        </w:rPr>
        <w:t xml:space="preserve"> those </w:t>
      </w:r>
      <w:del w:id="286" w:author="Author">
        <w:r w:rsidRPr="00B705EC">
          <w:rPr>
            <w:rFonts w:ascii="Trebuchet MS" w:hAnsi="Trebuchet MS"/>
            <w:noProof/>
            <w:sz w:val="24"/>
          </w:rPr>
          <w:delText xml:space="preserve">men </w:delText>
        </w:r>
      </w:del>
      <w:r w:rsidRPr="00B705EC">
        <w:rPr>
          <w:rFonts w:ascii="Trebuchet MS" w:hAnsi="Trebuchet MS"/>
          <w:noProof/>
          <w:sz w:val="24"/>
        </w:rPr>
        <w:t>who went to spy out the land</w:t>
      </w:r>
      <w:del w:id="287" w:author="Author">
        <w:r w:rsidRPr="00B705EC">
          <w:rPr>
            <w:rFonts w:ascii="Trebuchet MS" w:hAnsi="Trebuchet MS"/>
            <w:noProof/>
            <w:sz w:val="24"/>
          </w:rPr>
          <w:delText>.”</w:delText>
        </w:r>
      </w:del>
      <w:ins w:id="288" w:author="Author">
        <w:r w:rsidRPr="00B705EC">
          <w:rPr>
            <w:rFonts w:ascii="Trebuchet MS" w:hAnsi="Trebuchet MS"/>
            <w:noProof/>
            <w:sz w:val="24"/>
          </w:rPr>
          <w:t>, will certainly keep living.”</w:t>
        </w:r>
      </w:ins>
      <w:r w:rsidRPr="00B705EC">
        <w:rPr>
          <w:rFonts w:ascii="Trebuchet MS" w:hAnsi="Trebuchet MS"/>
          <w:noProof/>
          <w:sz w:val="24"/>
        </w:rPr>
        <w:t>’”</w:t>
      </w:r>
    </w:p>
    <w:p w:rsidR="002F2BB9" w:rsidRPr="00B705EC" w:rsidRDefault="002F2BB9" w:rsidP="002F2BB9">
      <w:pPr>
        <w:rPr>
          <w:rFonts w:ascii="Trebuchet MS" w:hAnsi="Trebuchet MS"/>
          <w:noProof/>
          <w:sz w:val="24"/>
        </w:rPr>
      </w:pPr>
      <w:r w:rsidRPr="00B705EC">
        <w:rPr>
          <w:rFonts w:ascii="Trebuchet MS" w:hAnsi="Trebuchet MS"/>
          <w:b/>
          <w:sz w:val="24"/>
        </w:rPr>
        <w:t xml:space="preserve">14:39 </w:t>
      </w:r>
      <w:r w:rsidRPr="00B705EC">
        <w:rPr>
          <w:rFonts w:ascii="Trebuchet MS" w:hAnsi="Trebuchet MS"/>
          <w:noProof/>
          <w:sz w:val="24"/>
        </w:rPr>
        <w:t xml:space="preserve">When Moses </w:t>
      </w:r>
      <w:del w:id="289" w:author="Author">
        <w:r w:rsidRPr="00B705EC">
          <w:rPr>
            <w:rFonts w:ascii="Trebuchet MS" w:hAnsi="Trebuchet MS"/>
            <w:noProof/>
            <w:sz w:val="24"/>
          </w:rPr>
          <w:delText>proceeded to speak</w:delText>
        </w:r>
      </w:del>
      <w:ins w:id="290" w:author="Author">
        <w:r w:rsidRPr="00B705EC">
          <w:rPr>
            <w:rFonts w:ascii="Trebuchet MS" w:hAnsi="Trebuchet MS"/>
            <w:noProof/>
            <w:sz w:val="24"/>
          </w:rPr>
          <w:t>spoke</w:t>
        </w:r>
      </w:ins>
      <w:r w:rsidRPr="00B705EC">
        <w:rPr>
          <w:rFonts w:ascii="Trebuchet MS" w:hAnsi="Trebuchet MS"/>
          <w:noProof/>
          <w:sz w:val="24"/>
        </w:rPr>
        <w:t xml:space="preserve"> these words to all the </w:t>
      </w:r>
      <w:del w:id="291" w:author="Author">
        <w:r w:rsidRPr="00B705EC">
          <w:rPr>
            <w:rFonts w:ascii="Trebuchet MS" w:hAnsi="Trebuchet MS"/>
            <w:noProof/>
            <w:sz w:val="24"/>
          </w:rPr>
          <w:delText>sons of Israel, then</w:delText>
        </w:r>
      </w:del>
      <w:ins w:id="292" w:author="Author">
        <w:r w:rsidRPr="00B705EC">
          <w:rPr>
            <w:rFonts w:ascii="Trebuchet MS" w:hAnsi="Trebuchet MS"/>
            <w:noProof/>
            <w:sz w:val="24"/>
          </w:rPr>
          <w:t>Israelites,</w:t>
        </w:r>
      </w:ins>
      <w:r w:rsidRPr="00B705EC">
        <w:rPr>
          <w:rFonts w:ascii="Trebuchet MS" w:hAnsi="Trebuchet MS"/>
          <w:noProof/>
          <w:sz w:val="24"/>
        </w:rPr>
        <w:t xml:space="preserve"> the people began to mourn a great deal. </w:t>
      </w:r>
      <w:r w:rsidRPr="00B705EC">
        <w:rPr>
          <w:rFonts w:ascii="Trebuchet MS" w:hAnsi="Trebuchet MS"/>
          <w:b/>
          <w:noProof/>
          <w:sz w:val="24"/>
        </w:rPr>
        <w:t xml:space="preserve">14:40 </w:t>
      </w:r>
      <w:r w:rsidRPr="00B705EC">
        <w:rPr>
          <w:rFonts w:ascii="Trebuchet MS" w:hAnsi="Trebuchet MS"/>
          <w:noProof/>
          <w:sz w:val="24"/>
        </w:rPr>
        <w:t>Moreover, they got up early in the morning and tried to go up to the top of the mountain, saying: “Here we are</w:t>
      </w:r>
      <w:del w:id="293" w:author="Author">
        <w:r w:rsidRPr="00B705EC">
          <w:rPr>
            <w:rFonts w:ascii="Trebuchet MS" w:hAnsi="Trebuchet MS"/>
            <w:noProof/>
            <w:sz w:val="24"/>
          </w:rPr>
          <w:delText>, and we have</w:delText>
        </w:r>
      </w:del>
      <w:ins w:id="294" w:author="Author">
        <w:r w:rsidRPr="00B705EC">
          <w:rPr>
            <w:rFonts w:ascii="Trebuchet MS" w:hAnsi="Trebuchet MS"/>
            <w:noProof/>
            <w:sz w:val="24"/>
          </w:rPr>
          <w:t xml:space="preserve"> ready</w:t>
        </w:r>
      </w:ins>
      <w:r w:rsidRPr="00B705EC">
        <w:rPr>
          <w:rFonts w:ascii="Trebuchet MS" w:hAnsi="Trebuchet MS"/>
          <w:noProof/>
          <w:sz w:val="24"/>
        </w:rPr>
        <w:t xml:space="preserve"> to go up to the place that Jehovah </w:t>
      </w:r>
      <w:del w:id="295" w:author="Author">
        <w:r w:rsidRPr="00B705EC">
          <w:rPr>
            <w:rFonts w:ascii="Trebuchet MS" w:hAnsi="Trebuchet MS"/>
            <w:noProof/>
            <w:sz w:val="24"/>
          </w:rPr>
          <w:delText>mentioned. For</w:delText>
        </w:r>
      </w:del>
      <w:ins w:id="296" w:author="Author">
        <w:r w:rsidRPr="00B705EC">
          <w:rPr>
            <w:rFonts w:ascii="Trebuchet MS" w:hAnsi="Trebuchet MS"/>
            <w:noProof/>
            <w:sz w:val="24"/>
          </w:rPr>
          <w:t>spoke about, for</w:t>
        </w:r>
      </w:ins>
      <w:r w:rsidRPr="00B705EC">
        <w:rPr>
          <w:rFonts w:ascii="Trebuchet MS" w:hAnsi="Trebuchet MS"/>
          <w:noProof/>
          <w:sz w:val="24"/>
        </w:rPr>
        <w:t xml:space="preserve"> we have sinned.” </w:t>
      </w:r>
      <w:r w:rsidRPr="00B705EC">
        <w:rPr>
          <w:rFonts w:ascii="Trebuchet MS" w:hAnsi="Trebuchet MS"/>
          <w:b/>
          <w:noProof/>
          <w:sz w:val="24"/>
        </w:rPr>
        <w:t xml:space="preserve">14:41 </w:t>
      </w:r>
      <w:r w:rsidRPr="00B705EC">
        <w:rPr>
          <w:rFonts w:ascii="Trebuchet MS" w:hAnsi="Trebuchet MS"/>
          <w:noProof/>
          <w:sz w:val="24"/>
        </w:rPr>
        <w:t xml:space="preserve">But Moses said: “Why </w:t>
      </w:r>
      <w:del w:id="297" w:author="Author">
        <w:r w:rsidRPr="00B705EC">
          <w:rPr>
            <w:rFonts w:ascii="Trebuchet MS" w:hAnsi="Trebuchet MS"/>
            <w:noProof/>
            <w:sz w:val="24"/>
          </w:rPr>
          <w:delText xml:space="preserve">is it that </w:delText>
        </w:r>
        <w:r w:rsidRPr="00B705EC">
          <w:rPr>
            <w:rFonts w:ascii="Trebuchet MS" w:hAnsi="Trebuchet MS"/>
            <w:noProof/>
            <w:sz w:val="24"/>
            <w:u w:val="dotted"/>
          </w:rPr>
          <w:delText>YOU</w:delText>
        </w:r>
        <w:r w:rsidRPr="00B705EC">
          <w:rPr>
            <w:rFonts w:ascii="Trebuchet MS" w:hAnsi="Trebuchet MS"/>
            <w:noProof/>
            <w:sz w:val="24"/>
          </w:rPr>
          <w:delText xml:space="preserve"> </w:delText>
        </w:r>
      </w:del>
      <w:r w:rsidRPr="00B705EC">
        <w:rPr>
          <w:rFonts w:ascii="Trebuchet MS" w:hAnsi="Trebuchet MS"/>
          <w:noProof/>
          <w:sz w:val="24"/>
        </w:rPr>
        <w:t xml:space="preserve">are </w:t>
      </w:r>
      <w:del w:id="298" w:author="Author">
        <w:r w:rsidRPr="00B705EC">
          <w:rPr>
            <w:rFonts w:ascii="Trebuchet MS" w:hAnsi="Trebuchet MS"/>
            <w:noProof/>
            <w:sz w:val="24"/>
          </w:rPr>
          <w:delText>passing</w:delText>
        </w:r>
      </w:del>
      <w:ins w:id="299" w:author="Author">
        <w:r w:rsidRPr="00B705EC">
          <w:rPr>
            <w:rFonts w:ascii="Trebuchet MS" w:hAnsi="Trebuchet MS"/>
            <w:noProof/>
            <w:sz w:val="24"/>
          </w:rPr>
          <w:t>you going</w:t>
        </w:r>
      </w:ins>
      <w:r w:rsidRPr="00B705EC">
        <w:rPr>
          <w:rFonts w:ascii="Trebuchet MS" w:hAnsi="Trebuchet MS"/>
          <w:noProof/>
          <w:sz w:val="24"/>
        </w:rPr>
        <w:t xml:space="preserve"> beyond the order of Jehovah? </w:t>
      </w:r>
      <w:del w:id="300" w:author="Author">
        <w:r w:rsidRPr="00B705EC">
          <w:rPr>
            <w:rFonts w:ascii="Trebuchet MS" w:hAnsi="Trebuchet MS"/>
            <w:noProof/>
            <w:sz w:val="24"/>
          </w:rPr>
          <w:delText>But that</w:delText>
        </w:r>
      </w:del>
      <w:ins w:id="301" w:author="Author">
        <w:r w:rsidRPr="00B705EC">
          <w:rPr>
            <w:rFonts w:ascii="Trebuchet MS" w:hAnsi="Trebuchet MS"/>
            <w:noProof/>
            <w:sz w:val="24"/>
          </w:rPr>
          <w:t>This</w:t>
        </w:r>
      </w:ins>
      <w:r w:rsidRPr="00B705EC">
        <w:rPr>
          <w:rFonts w:ascii="Trebuchet MS" w:hAnsi="Trebuchet MS"/>
          <w:noProof/>
          <w:sz w:val="24"/>
        </w:rPr>
        <w:t xml:space="preserve"> will not succeed. </w:t>
      </w:r>
      <w:r w:rsidRPr="00B705EC">
        <w:rPr>
          <w:rFonts w:ascii="Trebuchet MS" w:hAnsi="Trebuchet MS"/>
          <w:b/>
          <w:noProof/>
          <w:sz w:val="24"/>
        </w:rPr>
        <w:t xml:space="preserve">14:42 </w:t>
      </w:r>
      <w:r w:rsidRPr="00B705EC">
        <w:rPr>
          <w:rFonts w:ascii="Trebuchet MS" w:hAnsi="Trebuchet MS"/>
          <w:noProof/>
          <w:sz w:val="24"/>
        </w:rPr>
        <w:t xml:space="preserve">Do not go up, </w:t>
      </w:r>
      <w:del w:id="302" w:author="Author">
        <w:r w:rsidRPr="00B705EC">
          <w:rPr>
            <w:rFonts w:ascii="Trebuchet MS" w:hAnsi="Trebuchet MS"/>
            <w:noProof/>
            <w:sz w:val="24"/>
          </w:rPr>
          <w:delText>because</w:delText>
        </w:r>
      </w:del>
      <w:ins w:id="303" w:author="Author">
        <w:r w:rsidRPr="00B705EC">
          <w:rPr>
            <w:rFonts w:ascii="Trebuchet MS" w:hAnsi="Trebuchet MS"/>
            <w:noProof/>
            <w:sz w:val="24"/>
          </w:rPr>
          <w:t>for</w:t>
        </w:r>
      </w:ins>
      <w:r w:rsidRPr="00B705EC">
        <w:rPr>
          <w:rFonts w:ascii="Trebuchet MS" w:hAnsi="Trebuchet MS"/>
          <w:noProof/>
          <w:sz w:val="24"/>
        </w:rPr>
        <w:t xml:space="preserve"> Jehovah is not </w:t>
      </w:r>
      <w:del w:id="304" w:author="Author">
        <w:r w:rsidRPr="00B705EC">
          <w:rPr>
            <w:rFonts w:ascii="Trebuchet MS" w:hAnsi="Trebuchet MS"/>
            <w:noProof/>
            <w:sz w:val="24"/>
          </w:rPr>
          <w:delText xml:space="preserve">in </w:delText>
        </w:r>
        <w:r w:rsidRPr="00B705EC">
          <w:rPr>
            <w:rFonts w:ascii="Trebuchet MS" w:hAnsi="Trebuchet MS"/>
            <w:noProof/>
            <w:sz w:val="24"/>
            <w:u w:val="dotted"/>
          </w:rPr>
          <w:delText>YOUR</w:delText>
        </w:r>
        <w:r w:rsidRPr="00B705EC">
          <w:rPr>
            <w:rFonts w:ascii="Trebuchet MS" w:hAnsi="Trebuchet MS"/>
            <w:noProof/>
            <w:sz w:val="24"/>
          </w:rPr>
          <w:delText xml:space="preserve"> midst, that </w:delText>
        </w:r>
        <w:r w:rsidRPr="00B705EC">
          <w:rPr>
            <w:rFonts w:ascii="Trebuchet MS" w:hAnsi="Trebuchet MS"/>
            <w:noProof/>
            <w:sz w:val="24"/>
            <w:u w:val="dotted"/>
          </w:rPr>
          <w:delText>YOU</w:delText>
        </w:r>
        <w:r w:rsidRPr="00B705EC">
          <w:rPr>
            <w:rFonts w:ascii="Trebuchet MS" w:hAnsi="Trebuchet MS"/>
            <w:noProof/>
            <w:sz w:val="24"/>
          </w:rPr>
          <w:delText xml:space="preserve"> may not</w:delText>
        </w:r>
      </w:del>
      <w:ins w:id="305" w:author="Author">
        <w:r w:rsidRPr="00B705EC">
          <w:rPr>
            <w:rFonts w:ascii="Trebuchet MS" w:hAnsi="Trebuchet MS"/>
            <w:noProof/>
            <w:sz w:val="24"/>
          </w:rPr>
          <w:t>with you; and you will</w:t>
        </w:r>
      </w:ins>
      <w:r w:rsidRPr="00B705EC">
        <w:rPr>
          <w:rFonts w:ascii="Trebuchet MS" w:hAnsi="Trebuchet MS"/>
          <w:noProof/>
          <w:sz w:val="24"/>
        </w:rPr>
        <w:t xml:space="preserve"> be defeated </w:t>
      </w:r>
      <w:del w:id="306" w:author="Author">
        <w:r w:rsidRPr="00B705EC">
          <w:rPr>
            <w:rFonts w:ascii="Trebuchet MS" w:hAnsi="Trebuchet MS"/>
            <w:noProof/>
            <w:sz w:val="24"/>
          </w:rPr>
          <w:delText xml:space="preserve">before </w:delText>
        </w:r>
        <w:r w:rsidRPr="00B705EC">
          <w:rPr>
            <w:rFonts w:ascii="Trebuchet MS" w:hAnsi="Trebuchet MS"/>
            <w:noProof/>
            <w:sz w:val="24"/>
            <w:u w:val="dotted"/>
          </w:rPr>
          <w:delText>YOUR</w:delText>
        </w:r>
      </w:del>
      <w:ins w:id="307" w:author="Author">
        <w:r w:rsidRPr="00B705EC">
          <w:rPr>
            <w:rFonts w:ascii="Trebuchet MS" w:hAnsi="Trebuchet MS"/>
            <w:noProof/>
            <w:sz w:val="24"/>
          </w:rPr>
          <w:t>by your</w:t>
        </w:r>
      </w:ins>
      <w:r w:rsidRPr="00B705EC">
        <w:rPr>
          <w:rFonts w:ascii="Trebuchet MS" w:hAnsi="Trebuchet MS"/>
          <w:noProof/>
          <w:sz w:val="24"/>
        </w:rPr>
        <w:t xml:space="preserve"> enemies. </w:t>
      </w:r>
      <w:r w:rsidRPr="00B705EC">
        <w:rPr>
          <w:rFonts w:ascii="Trebuchet MS" w:hAnsi="Trebuchet MS"/>
          <w:b/>
          <w:noProof/>
          <w:sz w:val="24"/>
        </w:rPr>
        <w:t xml:space="preserve">14:43 </w:t>
      </w:r>
      <w:r w:rsidRPr="00B705EC">
        <w:rPr>
          <w:rFonts w:ascii="Trebuchet MS" w:hAnsi="Trebuchet MS"/>
          <w:noProof/>
          <w:sz w:val="24"/>
        </w:rPr>
        <w:t xml:space="preserve">For the A·mal′ek·ites and the Ca′naan·ites are there </w:t>
      </w:r>
      <w:del w:id="308" w:author="Author">
        <w:r w:rsidRPr="00B705EC">
          <w:rPr>
            <w:rFonts w:ascii="Trebuchet MS" w:hAnsi="Trebuchet MS"/>
            <w:noProof/>
            <w:sz w:val="24"/>
          </w:rPr>
          <w:delText xml:space="preserve">before </w:delText>
        </w:r>
        <w:r w:rsidRPr="00B705EC">
          <w:rPr>
            <w:rFonts w:ascii="Trebuchet MS" w:hAnsi="Trebuchet MS"/>
            <w:noProof/>
            <w:sz w:val="24"/>
            <w:u w:val="dotted"/>
          </w:rPr>
          <w:delText>YOU</w:delText>
        </w:r>
        <w:r w:rsidRPr="00B705EC">
          <w:rPr>
            <w:rFonts w:ascii="Trebuchet MS" w:hAnsi="Trebuchet MS"/>
            <w:noProof/>
            <w:sz w:val="24"/>
          </w:rPr>
          <w:delText>;</w:delText>
        </w:r>
      </w:del>
      <w:ins w:id="309" w:author="Author">
        <w:r w:rsidRPr="00B705EC">
          <w:rPr>
            <w:rFonts w:ascii="Trebuchet MS" w:hAnsi="Trebuchet MS"/>
            <w:noProof/>
            <w:sz w:val="24"/>
          </w:rPr>
          <w:t>to face you,</w:t>
        </w:r>
      </w:ins>
      <w:r w:rsidRPr="00B705EC">
        <w:rPr>
          <w:rFonts w:ascii="Trebuchet MS" w:hAnsi="Trebuchet MS"/>
          <w:noProof/>
          <w:sz w:val="24"/>
        </w:rPr>
        <w:t xml:space="preserve"> and </w:t>
      </w:r>
      <w:del w:id="310" w:author="Author">
        <w:r w:rsidRPr="00B705EC">
          <w:rPr>
            <w:rFonts w:ascii="Trebuchet MS" w:hAnsi="Trebuchet MS"/>
            <w:noProof/>
            <w:sz w:val="24"/>
            <w:u w:val="dotted"/>
          </w:rPr>
          <w:delText>YOU</w:delText>
        </w:r>
        <w:r w:rsidRPr="00B705EC">
          <w:rPr>
            <w:rFonts w:ascii="Trebuchet MS" w:hAnsi="Trebuchet MS"/>
            <w:noProof/>
            <w:sz w:val="24"/>
          </w:rPr>
          <w:delText xml:space="preserve"> are certain to </w:delText>
        </w:r>
      </w:del>
      <w:ins w:id="311" w:author="Author">
        <w:r w:rsidRPr="00B705EC">
          <w:rPr>
            <w:rFonts w:ascii="Trebuchet MS" w:hAnsi="Trebuchet MS"/>
            <w:noProof/>
            <w:sz w:val="24"/>
          </w:rPr>
          <w:t xml:space="preserve">you will </w:t>
        </w:r>
      </w:ins>
      <w:r w:rsidRPr="00B705EC">
        <w:rPr>
          <w:rFonts w:ascii="Trebuchet MS" w:hAnsi="Trebuchet MS"/>
          <w:noProof/>
          <w:sz w:val="24"/>
        </w:rPr>
        <w:t>fall by the sword</w:t>
      </w:r>
      <w:del w:id="312" w:author="Author">
        <w:r w:rsidRPr="00B705EC">
          <w:rPr>
            <w:rFonts w:ascii="Trebuchet MS" w:hAnsi="Trebuchet MS"/>
            <w:noProof/>
            <w:sz w:val="24"/>
          </w:rPr>
          <w:delText xml:space="preserve">, because, for the reason that </w:delText>
        </w:r>
        <w:r w:rsidRPr="00B705EC">
          <w:rPr>
            <w:rFonts w:ascii="Trebuchet MS" w:hAnsi="Trebuchet MS"/>
            <w:noProof/>
            <w:sz w:val="24"/>
            <w:u w:val="dotted"/>
          </w:rPr>
          <w:delText>YOU</w:delText>
        </w:r>
      </w:del>
      <w:ins w:id="313" w:author="Author">
        <w:r w:rsidRPr="00B705EC">
          <w:rPr>
            <w:rFonts w:ascii="Trebuchet MS" w:hAnsi="Trebuchet MS"/>
            <w:noProof/>
            <w:sz w:val="24"/>
          </w:rPr>
          <w:t>. Because you</w:t>
        </w:r>
      </w:ins>
      <w:r w:rsidRPr="00B705EC">
        <w:rPr>
          <w:rFonts w:ascii="Trebuchet MS" w:hAnsi="Trebuchet MS"/>
          <w:noProof/>
          <w:sz w:val="24"/>
        </w:rPr>
        <w:t xml:space="preserve"> turned </w:t>
      </w:r>
      <w:del w:id="314" w:author="Author">
        <w:r w:rsidRPr="00B705EC">
          <w:rPr>
            <w:rFonts w:ascii="Trebuchet MS" w:hAnsi="Trebuchet MS"/>
            <w:noProof/>
            <w:sz w:val="24"/>
          </w:rPr>
          <w:delText>back</w:delText>
        </w:r>
      </w:del>
      <w:ins w:id="315" w:author="Author">
        <w:r w:rsidRPr="00B705EC">
          <w:rPr>
            <w:rFonts w:ascii="Trebuchet MS" w:hAnsi="Trebuchet MS"/>
            <w:noProof/>
            <w:sz w:val="24"/>
          </w:rPr>
          <w:t>away</w:t>
        </w:r>
      </w:ins>
      <w:r w:rsidRPr="00B705EC">
        <w:rPr>
          <w:rFonts w:ascii="Trebuchet MS" w:hAnsi="Trebuchet MS"/>
          <w:noProof/>
          <w:sz w:val="24"/>
        </w:rPr>
        <w:t xml:space="preserve"> from following Jehovah, Jehovah will not </w:t>
      </w:r>
      <w:del w:id="316" w:author="Author">
        <w:r w:rsidRPr="00B705EC">
          <w:rPr>
            <w:rFonts w:ascii="Trebuchet MS" w:hAnsi="Trebuchet MS"/>
            <w:noProof/>
            <w:sz w:val="24"/>
          </w:rPr>
          <w:delText>continue</w:delText>
        </w:r>
      </w:del>
      <w:ins w:id="317" w:author="Author">
        <w:r w:rsidRPr="00B705EC">
          <w:rPr>
            <w:rFonts w:ascii="Trebuchet MS" w:hAnsi="Trebuchet MS"/>
            <w:noProof/>
            <w:sz w:val="24"/>
          </w:rPr>
          <w:t>be</w:t>
        </w:r>
      </w:ins>
      <w:r w:rsidRPr="00B705EC">
        <w:rPr>
          <w:rFonts w:ascii="Trebuchet MS" w:hAnsi="Trebuchet MS"/>
          <w:noProof/>
          <w:sz w:val="24"/>
        </w:rPr>
        <w:t xml:space="preserve"> with </w:t>
      </w:r>
      <w:del w:id="318" w:author="Author">
        <w:r w:rsidRPr="00B705EC">
          <w:rPr>
            <w:rFonts w:ascii="Trebuchet MS" w:hAnsi="Trebuchet MS"/>
            <w:noProof/>
            <w:sz w:val="24"/>
            <w:u w:val="dotted"/>
          </w:rPr>
          <w:delText>YOU</w:delText>
        </w:r>
      </w:del>
      <w:ins w:id="319" w:author="Author">
        <w:r w:rsidRPr="00B705EC">
          <w:rPr>
            <w:rFonts w:ascii="Trebuchet MS" w:hAnsi="Trebuchet MS"/>
            <w:noProof/>
            <w:sz w:val="24"/>
          </w:rPr>
          <w:t>you</w:t>
        </w:r>
      </w:ins>
      <w:r w:rsidRPr="00B705EC">
        <w:rPr>
          <w:rFonts w:ascii="Trebuchet MS" w:hAnsi="Trebuchet MS"/>
          <w:noProof/>
          <w:sz w:val="24"/>
        </w:rPr>
        <w:t>.”</w:t>
      </w:r>
    </w:p>
    <w:p w:rsidR="002F2BB9" w:rsidRPr="00B705EC" w:rsidRDefault="002F2BB9" w:rsidP="002F2BB9">
      <w:pPr>
        <w:rPr>
          <w:rFonts w:ascii="Trebuchet MS" w:hAnsi="Trebuchet MS"/>
          <w:noProof/>
          <w:sz w:val="24"/>
        </w:rPr>
      </w:pPr>
      <w:r w:rsidRPr="00B705EC">
        <w:rPr>
          <w:rFonts w:ascii="Trebuchet MS" w:hAnsi="Trebuchet MS"/>
          <w:b/>
          <w:sz w:val="24"/>
        </w:rPr>
        <w:t xml:space="preserve">14:44 </w:t>
      </w:r>
      <w:r w:rsidRPr="00B705EC">
        <w:rPr>
          <w:rFonts w:ascii="Trebuchet MS" w:hAnsi="Trebuchet MS"/>
          <w:noProof/>
          <w:sz w:val="24"/>
        </w:rPr>
        <w:t xml:space="preserve">However, they </w:t>
      </w:r>
      <w:del w:id="320" w:author="Author">
        <w:r w:rsidRPr="00B705EC">
          <w:rPr>
            <w:rFonts w:ascii="Trebuchet MS" w:hAnsi="Trebuchet MS"/>
            <w:noProof/>
            <w:sz w:val="24"/>
          </w:rPr>
          <w:delText>presumed to go up to</w:delText>
        </w:r>
      </w:del>
      <w:ins w:id="321" w:author="Author">
        <w:r w:rsidRPr="00B705EC">
          <w:rPr>
            <w:rFonts w:ascii="Trebuchet MS" w:hAnsi="Trebuchet MS"/>
            <w:noProof/>
            <w:sz w:val="24"/>
          </w:rPr>
          <w:t>presumptuously went toward</w:t>
        </w:r>
      </w:ins>
      <w:r w:rsidRPr="00B705EC">
        <w:rPr>
          <w:rFonts w:ascii="Trebuchet MS" w:hAnsi="Trebuchet MS"/>
          <w:noProof/>
          <w:sz w:val="24"/>
        </w:rPr>
        <w:t xml:space="preserve"> the top of the mountain, but the ark of Jehovah’s covenant and Moses did not move away from the </w:t>
      </w:r>
      <w:del w:id="322" w:author="Author">
        <w:r w:rsidRPr="00B705EC">
          <w:rPr>
            <w:rFonts w:ascii="Trebuchet MS" w:hAnsi="Trebuchet MS"/>
            <w:noProof/>
            <w:sz w:val="24"/>
          </w:rPr>
          <w:delText>midst</w:delText>
        </w:r>
      </w:del>
      <w:ins w:id="323" w:author="Author">
        <w:r w:rsidRPr="00B705EC">
          <w:rPr>
            <w:rFonts w:ascii="Trebuchet MS" w:hAnsi="Trebuchet MS"/>
            <w:noProof/>
            <w:sz w:val="24"/>
          </w:rPr>
          <w:t>middle</w:t>
        </w:r>
      </w:ins>
      <w:r w:rsidRPr="00B705EC">
        <w:rPr>
          <w:rFonts w:ascii="Trebuchet MS" w:hAnsi="Trebuchet MS"/>
          <w:noProof/>
          <w:sz w:val="24"/>
        </w:rPr>
        <w:t xml:space="preserve"> of the camp. </w:t>
      </w:r>
      <w:r w:rsidRPr="00B705EC">
        <w:rPr>
          <w:rFonts w:ascii="Trebuchet MS" w:hAnsi="Trebuchet MS"/>
          <w:b/>
          <w:noProof/>
          <w:sz w:val="24"/>
        </w:rPr>
        <w:t xml:space="preserve">14:45 </w:t>
      </w:r>
      <w:r w:rsidRPr="00B705EC">
        <w:rPr>
          <w:rFonts w:ascii="Trebuchet MS" w:hAnsi="Trebuchet MS"/>
          <w:noProof/>
          <w:sz w:val="24"/>
        </w:rPr>
        <w:t xml:space="preserve">Then the A·mal′ek·ites and the Ca′naan·ites who were dwelling in that mountain came </w:t>
      </w:r>
      <w:del w:id="324" w:author="Author">
        <w:r w:rsidRPr="00B705EC">
          <w:rPr>
            <w:rFonts w:ascii="Trebuchet MS" w:hAnsi="Trebuchet MS"/>
            <w:noProof/>
            <w:sz w:val="24"/>
          </w:rPr>
          <w:delText xml:space="preserve">on </w:delText>
        </w:r>
      </w:del>
      <w:r w:rsidRPr="00B705EC">
        <w:rPr>
          <w:rFonts w:ascii="Trebuchet MS" w:hAnsi="Trebuchet MS"/>
          <w:noProof/>
          <w:sz w:val="24"/>
        </w:rPr>
        <w:t xml:space="preserve">down and </w:t>
      </w:r>
      <w:del w:id="325" w:author="Author">
        <w:r w:rsidRPr="00B705EC">
          <w:rPr>
            <w:rFonts w:ascii="Trebuchet MS" w:hAnsi="Trebuchet MS"/>
            <w:noProof/>
            <w:sz w:val="24"/>
          </w:rPr>
          <w:delText>began striking</w:delText>
        </w:r>
      </w:del>
      <w:ins w:id="326" w:author="Author">
        <w:r w:rsidRPr="00B705EC">
          <w:rPr>
            <w:rFonts w:ascii="Trebuchet MS" w:hAnsi="Trebuchet MS"/>
            <w:noProof/>
            <w:sz w:val="24"/>
          </w:rPr>
          <w:t>struck</w:t>
        </w:r>
      </w:ins>
      <w:r w:rsidRPr="00B705EC">
        <w:rPr>
          <w:rFonts w:ascii="Trebuchet MS" w:hAnsi="Trebuchet MS"/>
          <w:noProof/>
          <w:sz w:val="24"/>
        </w:rPr>
        <w:t xml:space="preserve"> them</w:t>
      </w:r>
      <w:del w:id="327" w:author="Author">
        <w:r w:rsidRPr="00B705EC">
          <w:rPr>
            <w:rFonts w:ascii="Trebuchet MS" w:hAnsi="Trebuchet MS"/>
            <w:noProof/>
            <w:sz w:val="24"/>
          </w:rPr>
          <w:delText xml:space="preserve"> and went</w:delText>
        </w:r>
      </w:del>
      <w:ins w:id="328" w:author="Author">
        <w:r w:rsidRPr="00B705EC">
          <w:rPr>
            <w:rFonts w:ascii="Trebuchet MS" w:hAnsi="Trebuchet MS"/>
            <w:noProof/>
            <w:sz w:val="24"/>
          </w:rPr>
          <w:t>,</w:t>
        </w:r>
      </w:ins>
      <w:r w:rsidRPr="00B705EC">
        <w:rPr>
          <w:rFonts w:ascii="Trebuchet MS" w:hAnsi="Trebuchet MS"/>
          <w:noProof/>
          <w:sz w:val="24"/>
        </w:rPr>
        <w:t xml:space="preserve"> scattering them as far as Hor′mah.</w:t>
      </w:r>
    </w:p>
    <w:p w:rsidR="002F2BB9" w:rsidRPr="00B705EC" w:rsidRDefault="002F2BB9" w:rsidP="002F2BB9">
      <w:pPr>
        <w:rPr>
          <w:rFonts w:ascii="Trebuchet MS" w:hAnsi="Trebuchet MS"/>
          <w:b/>
          <w:sz w:val="24"/>
        </w:rPr>
      </w:pPr>
    </w:p>
    <w:p w:rsidR="00762BCB" w:rsidRPr="002F2BB9" w:rsidRDefault="00762BCB" w:rsidP="002F2BB9"/>
    <w:sectPr w:rsidR="00762BCB" w:rsidRPr="002F2BB9"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61F" w:rsidRDefault="0055461F">
      <w:r>
        <w:separator/>
      </w:r>
    </w:p>
  </w:endnote>
  <w:endnote w:type="continuationSeparator" w:id="0">
    <w:p w:rsidR="0055461F" w:rsidRDefault="00554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Latha">
    <w:panose1 w:val="020B0604020202020204"/>
    <w:charset w:val="01"/>
    <w:family w:val="roman"/>
    <w:notTrueType/>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61F" w:rsidRDefault="0055461F">
      <w:r>
        <w:separator/>
      </w:r>
    </w:p>
  </w:footnote>
  <w:footnote w:type="continuationSeparator" w:id="0">
    <w:p w:rsidR="0055461F" w:rsidRDefault="0055461F">
      <w:r>
        <w:continuationSeparator/>
      </w:r>
    </w:p>
  </w:footnote>
  <w:footnote w:id="1">
    <w:p w:rsidR="002F2BB9" w:rsidRPr="00B705EC" w:rsidRDefault="002F2BB9" w:rsidP="00B705EC">
      <w:pPr>
        <w:pStyle w:val="FootnoteText"/>
        <w:spacing w:after="96"/>
        <w:ind w:firstLine="288"/>
        <w:rPr>
          <w:ins w:id="48" w:author="Author"/>
        </w:rPr>
      </w:pPr>
      <w:ins w:id="49" w:author="Author">
        <w:r w:rsidRPr="00B705EC">
          <w:rPr>
            <w:rStyle w:val="FootnoteReference"/>
          </w:rPr>
          <w:footnoteRef/>
        </w:r>
        <w:r w:rsidRPr="00B705EC">
          <w:t xml:space="preserve"> </w:t>
        </w:r>
        <w:r w:rsidRPr="00B705EC">
          <w:rPr>
            <w:b/>
          </w:rPr>
          <w:t xml:space="preserve">14:9 </w:t>
        </w:r>
        <w:r w:rsidRPr="00B705EC">
          <w:t>Lit., “for they are bread to us.”</w:t>
        </w:r>
      </w:ins>
    </w:p>
  </w:footnote>
  <w:footnote w:id="2">
    <w:p w:rsidR="002F2BB9" w:rsidRPr="00B705EC" w:rsidRDefault="002F2BB9" w:rsidP="00B705EC">
      <w:pPr>
        <w:pStyle w:val="FootnoteText"/>
        <w:spacing w:after="96"/>
        <w:ind w:firstLine="288"/>
        <w:rPr>
          <w:ins w:id="100" w:author="Author"/>
        </w:rPr>
      </w:pPr>
      <w:ins w:id="101" w:author="Author">
        <w:r w:rsidRPr="00B705EC">
          <w:rPr>
            <w:rStyle w:val="FootnoteReference"/>
          </w:rPr>
          <w:footnoteRef/>
        </w:r>
        <w:r w:rsidRPr="00B705EC">
          <w:t xml:space="preserve"> </w:t>
        </w:r>
        <w:r w:rsidRPr="00B705EC">
          <w:rPr>
            <w:b/>
          </w:rPr>
          <w:t xml:space="preserve">14:15 </w:t>
        </w:r>
        <w:r w:rsidRPr="00B705EC">
          <w:t>Lit., “as one man.”</w:t>
        </w:r>
      </w:ins>
    </w:p>
  </w:footnote>
  <w:footnote w:id="3">
    <w:p w:rsidR="002F2BB9" w:rsidRPr="00B705EC" w:rsidRDefault="002F2BB9" w:rsidP="00B705EC">
      <w:pPr>
        <w:pStyle w:val="FootnoteText"/>
        <w:spacing w:after="96"/>
        <w:ind w:firstLine="288"/>
        <w:rPr>
          <w:ins w:id="124" w:author="Author"/>
        </w:rPr>
      </w:pPr>
      <w:ins w:id="125" w:author="Author">
        <w:r w:rsidRPr="00B705EC">
          <w:rPr>
            <w:rStyle w:val="FootnoteReference"/>
          </w:rPr>
          <w:footnoteRef/>
        </w:r>
        <w:r w:rsidRPr="00B705EC">
          <w:t xml:space="preserve"> </w:t>
        </w:r>
        <w:r w:rsidRPr="00B705EC">
          <w:rPr>
            <w:b/>
          </w:rPr>
          <w:t xml:space="preserve">14:18 </w:t>
        </w:r>
        <w:r w:rsidRPr="00B705EC">
          <w:t>Or “loving-kindness.”</w:t>
        </w:r>
      </w:ins>
    </w:p>
  </w:footnote>
  <w:footnote w:id="4">
    <w:p w:rsidR="002F2BB9" w:rsidRPr="00B705EC" w:rsidRDefault="002F2BB9" w:rsidP="00B705EC">
      <w:pPr>
        <w:pStyle w:val="FootnoteText"/>
        <w:spacing w:after="96"/>
        <w:ind w:firstLine="288"/>
        <w:rPr>
          <w:ins w:id="168" w:author="Author"/>
        </w:rPr>
      </w:pPr>
      <w:ins w:id="169" w:author="Author">
        <w:r w:rsidRPr="00B705EC">
          <w:rPr>
            <w:rStyle w:val="FootnoteReference"/>
          </w:rPr>
          <w:footnoteRef/>
        </w:r>
        <w:r w:rsidRPr="00B705EC">
          <w:t xml:space="preserve"> </w:t>
        </w:r>
        <w:r w:rsidRPr="00B705EC">
          <w:rPr>
            <w:b/>
          </w:rPr>
          <w:t xml:space="preserve">14:25 </w:t>
        </w:r>
        <w:r w:rsidRPr="00B705EC">
          <w:t>Or “low plain.”</w:t>
        </w:r>
      </w:ins>
    </w:p>
  </w:footnote>
  <w:footnote w:id="5">
    <w:p w:rsidR="002F2BB9" w:rsidRPr="00B705EC" w:rsidRDefault="002F2BB9" w:rsidP="00B705EC">
      <w:pPr>
        <w:pStyle w:val="FootnoteText"/>
        <w:spacing w:after="96"/>
        <w:ind w:firstLine="288"/>
        <w:rPr>
          <w:ins w:id="214" w:author="Author"/>
        </w:rPr>
      </w:pPr>
      <w:ins w:id="215" w:author="Author">
        <w:r w:rsidRPr="00B705EC">
          <w:rPr>
            <w:rStyle w:val="FootnoteReference"/>
          </w:rPr>
          <w:footnoteRef/>
        </w:r>
        <w:r w:rsidRPr="00B705EC">
          <w:t xml:space="preserve"> </w:t>
        </w:r>
        <w:r w:rsidRPr="00B705EC">
          <w:rPr>
            <w:b/>
          </w:rPr>
          <w:t xml:space="preserve">14:30 </w:t>
        </w:r>
        <w:r w:rsidRPr="00B705EC">
          <w:t>Lit., “I lifted my hand.”</w:t>
        </w:r>
      </w:ins>
    </w:p>
  </w:footnote>
  <w:footnote w:id="6">
    <w:p w:rsidR="002F2BB9" w:rsidRPr="00B705EC" w:rsidRDefault="002F2BB9" w:rsidP="00B705EC">
      <w:pPr>
        <w:pStyle w:val="FootnoteText"/>
        <w:spacing w:after="96"/>
        <w:ind w:firstLine="288"/>
        <w:rPr>
          <w:ins w:id="238" w:author="Author"/>
        </w:rPr>
      </w:pPr>
      <w:ins w:id="239" w:author="Author">
        <w:r w:rsidRPr="00B705EC">
          <w:rPr>
            <w:rStyle w:val="FootnoteReference"/>
          </w:rPr>
          <w:footnoteRef/>
        </w:r>
        <w:r w:rsidRPr="00B705EC">
          <w:t xml:space="preserve"> </w:t>
        </w:r>
        <w:r w:rsidRPr="00B705EC">
          <w:rPr>
            <w:b/>
          </w:rPr>
          <w:t xml:space="preserve">14:33 </w:t>
        </w:r>
        <w:r w:rsidRPr="00B705EC">
          <w:t>Lit., “prostitution.”</w:t>
        </w:r>
      </w:ins>
    </w:p>
  </w:footnote>
  <w:footnote w:id="7">
    <w:p w:rsidR="002F2BB9" w:rsidRPr="00B705EC" w:rsidRDefault="002F2BB9" w:rsidP="00B705EC">
      <w:pPr>
        <w:pStyle w:val="FootnoteText"/>
        <w:spacing w:after="96"/>
        <w:ind w:firstLine="288"/>
        <w:rPr>
          <w:ins w:id="260" w:author="Author"/>
        </w:rPr>
      </w:pPr>
      <w:ins w:id="261" w:author="Author">
        <w:r w:rsidRPr="00B705EC">
          <w:rPr>
            <w:rStyle w:val="FootnoteReference"/>
          </w:rPr>
          <w:footnoteRef/>
        </w:r>
        <w:r w:rsidRPr="00B705EC">
          <w:t xml:space="preserve"> </w:t>
        </w:r>
        <w:r w:rsidRPr="00B705EC">
          <w:rPr>
            <w:b/>
          </w:rPr>
          <w:t xml:space="preserve">14:34 </w:t>
        </w:r>
        <w:r w:rsidRPr="00B705EC">
          <w:t>Or “to have me as an enemy.”</w:t>
        </w:r>
      </w:ins>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CA2952">
      <w:rPr>
        <w:rStyle w:val="PageNumber"/>
        <w:noProof/>
      </w:rPr>
      <w:t>3</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CA2952">
        <w:t>Numbers Chapter 14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CA2952">
      <w:t>04-Numbers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A2952">
      <w:rPr>
        <w:noProof/>
        <w:snapToGrid w:val="0"/>
      </w:rPr>
      <w:t>Numbers 14.Revised Text.Advisor.docx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CA2952">
        <w:t>Numbers Chapter 14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CA2952">
      <w:t>04-Numbers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CA2952">
      <w:rPr>
        <w:noProof/>
        <w:snapToGrid w:val="0"/>
      </w:rPr>
      <w:t>Numbers 14.Revised Text.Advisor.docx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CA2952">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CA2952">
      <w:t>&lt;not set&gt;</w:t>
    </w:r>
    <w:r>
      <w:fldChar w:fldCharType="end"/>
    </w:r>
    <w:r>
      <w:tab/>
      <w:t xml:space="preserve">Checker: </w:t>
    </w:r>
    <w:r>
      <w:fldChar w:fldCharType="begin"/>
    </w:r>
    <w:r>
      <w:instrText xml:space="preserve"> DOCPROPERTY "_RoleChecker" </w:instrText>
    </w:r>
    <w:r>
      <w:fldChar w:fldCharType="separate"/>
    </w:r>
    <w:r w:rsidR="00CA2952">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CA2952">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461F"/>
    <w:rsid w:val="00245EDD"/>
    <w:rsid w:val="0026230D"/>
    <w:rsid w:val="002B524D"/>
    <w:rsid w:val="002C00A8"/>
    <w:rsid w:val="002F2BB9"/>
    <w:rsid w:val="00310508"/>
    <w:rsid w:val="003B380B"/>
    <w:rsid w:val="004500A2"/>
    <w:rsid w:val="004B7393"/>
    <w:rsid w:val="004C5EB7"/>
    <w:rsid w:val="0055461F"/>
    <w:rsid w:val="005D4494"/>
    <w:rsid w:val="005F29B7"/>
    <w:rsid w:val="006634F9"/>
    <w:rsid w:val="00683A19"/>
    <w:rsid w:val="006B2E68"/>
    <w:rsid w:val="006D0A9F"/>
    <w:rsid w:val="006E0169"/>
    <w:rsid w:val="0075006C"/>
    <w:rsid w:val="00762BCB"/>
    <w:rsid w:val="00796D66"/>
    <w:rsid w:val="007A584B"/>
    <w:rsid w:val="0085190A"/>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952"/>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689b795022f9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190A"/>
    <w:pPr>
      <w:spacing w:line="360" w:lineRule="auto"/>
      <w:ind w:firstLine="720"/>
    </w:pPr>
    <w:rPr>
      <w:rFonts w:ascii="Verdana" w:eastAsia="Times New Roman" w:hAnsi="Verdana" w:cs="Latha"/>
      <w:sz w:val="28"/>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2F2BB9"/>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2F2BB9"/>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2F2BB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5190A"/>
    <w:pPr>
      <w:spacing w:line="360" w:lineRule="auto"/>
      <w:ind w:firstLine="720"/>
    </w:pPr>
    <w:rPr>
      <w:rFonts w:ascii="Verdana" w:eastAsia="Times New Roman" w:hAnsi="Verdana" w:cs="Latha"/>
      <w:sz w:val="28"/>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uiPriority w:val="99"/>
    <w:unhideWhenUsed/>
    <w:rsid w:val="002F2BB9"/>
    <w:pPr>
      <w:spacing w:line="240" w:lineRule="auto"/>
      <w:ind w:firstLine="0"/>
    </w:pPr>
    <w:rPr>
      <w:rFonts w:ascii="Trebuchet MS" w:eastAsiaTheme="minorHAnsi" w:hAnsi="Trebuchet MS" w:cs="Trebuchet MS"/>
      <w:sz w:val="20"/>
      <w:szCs w:val="20"/>
      <w:lang w:bidi="ar-SA"/>
    </w:rPr>
  </w:style>
  <w:style w:type="character" w:customStyle="1" w:styleId="FootnoteTextChar">
    <w:name w:val="Footnote Text Char"/>
    <w:basedOn w:val="DefaultParagraphFont"/>
    <w:link w:val="FootnoteText"/>
    <w:uiPriority w:val="99"/>
    <w:rsid w:val="002F2BB9"/>
    <w:rPr>
      <w:rFonts w:ascii="Trebuchet MS" w:eastAsiaTheme="minorHAnsi" w:hAnsi="Trebuchet MS" w:cs="Trebuchet MS"/>
      <w:lang w:val="en-US" w:eastAsia="en-US"/>
    </w:rPr>
  </w:style>
  <w:style w:type="character" w:styleId="FootnoteReference">
    <w:name w:val="footnote reference"/>
    <w:basedOn w:val="DefaultParagraphFont"/>
    <w:uiPriority w:val="99"/>
    <w:unhideWhenUsed/>
    <w:rsid w:val="002F2B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689b795022f943a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3</ap:Pages>
  <ap:Words>1566</ap:Words>
  <ap:Characters>6829</ap:Characters>
  <ap:Application>Microsoft Office Word</ap:Application>
  <ap:DocSecurity>0</ap:DocSecurity>
  <ap:Lines>113</ap:Lines>
  <ap:Paragraphs>17</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8378</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Numbers Chapter 14</dc:title>
  <dc:subject/>
  <dc:creator>Ruth Farrugia</dc:creator>
  <cp:keywords/>
  <dc:description/>
  <cp:lastModifiedBy>Ruth Farrugia</cp:lastModifiedBy>
  <cp:revision>3</cp:revision>
  <dcterms:created xsi:type="dcterms:W3CDTF">2020-09-21T11:20:00Z</dcterms:created>
  <dcterms:modified xsi:type="dcterms:W3CDTF">2020-09-21T11:20:00Z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Numbers 14.docx</vt:lpwstr>
  </property>
  <property fmtid="{D5CDD505-2E9C-101B-9397-08002B2CF9AE}" pid="9" name="_TranslationDocumentId">
    <vt:i4>19461</vt:i4>
  </property>
  <property fmtid="{D5CDD505-2E9C-101B-9397-08002B2CF9AE}" pid="10" name="_ParentPublicationName">
    <vt:lpwstr>04-Numbers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4014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4</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AdditionalAdvisor">
    <vt:bool>true</vt:bool>
  </property>
  <property fmtid="{D5CDD505-2E9C-101B-9397-08002B2CF9AE}" pid="25" name="_SignLanguage">
    <vt:bool>false</vt:bool>
  </property>
</Properties>
</file>