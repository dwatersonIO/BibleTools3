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0400" w:rsidRPr="00AC7313" w:rsidRDefault="000F0400" w:rsidP="000F0400">
      <w:pPr>
        <w:rPr>
          <w:rFonts w:ascii="Trebuchet MS" w:hAnsi="Trebuchet MS"/>
          <w:noProof/>
        </w:rPr>
      </w:pPr>
      <w:bookmarkStart w:id="0" w:name="_GoBack"/>
      <w:bookmarkEnd w:id="0"/>
      <w:r w:rsidRPr="00AC7313">
        <w:rPr>
          <w:rFonts w:ascii="Trebuchet MS" w:hAnsi="Trebuchet MS"/>
          <w:b/>
        </w:rPr>
        <w:t xml:space="preserve">26:1 </w:t>
      </w:r>
      <w:del w:id="1" w:author="Author">
        <w:r w:rsidRPr="00AC7313">
          <w:rPr>
            <w:rFonts w:ascii="Trebuchet MS" w:hAnsi="Trebuchet MS"/>
            <w:noProof/>
          </w:rPr>
          <w:delText>And it came about after</w:delText>
        </w:r>
      </w:del>
      <w:ins w:id="2" w:author="Author">
        <w:r w:rsidRPr="00AC7313">
          <w:rPr>
            <w:rFonts w:ascii="Trebuchet MS" w:hAnsi="Trebuchet MS"/>
            <w:noProof/>
          </w:rPr>
          <w:t>After</w:t>
        </w:r>
      </w:ins>
      <w:r w:rsidRPr="00AC7313">
        <w:rPr>
          <w:rFonts w:ascii="Trebuchet MS" w:hAnsi="Trebuchet MS"/>
          <w:noProof/>
        </w:rPr>
        <w:t xml:space="preserve"> the scourge, </w:t>
      </w:r>
      <w:del w:id="3" w:author="Author">
        <w:r w:rsidRPr="00AC7313">
          <w:rPr>
            <w:rFonts w:ascii="Trebuchet MS" w:hAnsi="Trebuchet MS"/>
            <w:noProof/>
          </w:rPr>
          <w:delText xml:space="preserve">that </w:delText>
        </w:r>
      </w:del>
      <w:r w:rsidRPr="00AC7313">
        <w:rPr>
          <w:rFonts w:ascii="Trebuchet MS" w:hAnsi="Trebuchet MS"/>
          <w:noProof/>
        </w:rPr>
        <w:t xml:space="preserve">Jehovah </w:t>
      </w:r>
      <w:del w:id="4" w:author="Author">
        <w:r w:rsidRPr="00AC7313">
          <w:rPr>
            <w:rFonts w:ascii="Trebuchet MS" w:hAnsi="Trebuchet MS"/>
            <w:noProof/>
          </w:rPr>
          <w:delText>went on to say this</w:delText>
        </w:r>
      </w:del>
      <w:ins w:id="5" w:author="Author">
        <w:r w:rsidRPr="00AC7313">
          <w:rPr>
            <w:rFonts w:ascii="Trebuchet MS" w:hAnsi="Trebuchet MS"/>
            <w:noProof/>
          </w:rPr>
          <w:t>said</w:t>
        </w:r>
      </w:ins>
      <w:r w:rsidRPr="00AC7313">
        <w:rPr>
          <w:rFonts w:ascii="Trebuchet MS" w:hAnsi="Trebuchet MS"/>
          <w:noProof/>
        </w:rPr>
        <w:t xml:space="preserve"> to Moses and El·e·a′zar the son of Aaron the priest: </w:t>
      </w:r>
      <w:r w:rsidRPr="00AC7313">
        <w:rPr>
          <w:rFonts w:ascii="Trebuchet MS" w:hAnsi="Trebuchet MS"/>
          <w:b/>
          <w:noProof/>
        </w:rPr>
        <w:t xml:space="preserve">26:2 </w:t>
      </w:r>
      <w:r w:rsidRPr="00AC7313">
        <w:rPr>
          <w:rFonts w:ascii="Trebuchet MS" w:hAnsi="Trebuchet MS"/>
          <w:noProof/>
        </w:rPr>
        <w:t>“</w:t>
      </w:r>
      <w:del w:id="6" w:author="Author">
        <w:r w:rsidRPr="00AC7313">
          <w:rPr>
            <w:rFonts w:ascii="Trebuchet MS" w:hAnsi="Trebuchet MS"/>
            <w:noProof/>
          </w:rPr>
          <w:delText>T</w:delText>
        </w:r>
        <w:r w:rsidRPr="00AC7313">
          <w:rPr>
            <w:rFonts w:ascii="Trebuchet MS" w:hAnsi="Trebuchet MS"/>
            <w:noProof/>
            <w:u w:val="dotted"/>
          </w:rPr>
          <w:delText>AKE</w:delText>
        </w:r>
        <w:r w:rsidRPr="00AC7313">
          <w:rPr>
            <w:rFonts w:ascii="Trebuchet MS" w:hAnsi="Trebuchet MS"/>
            <w:noProof/>
          </w:rPr>
          <w:delText xml:space="preserve"> the sum</w:delText>
        </w:r>
      </w:del>
      <w:ins w:id="7" w:author="Author">
        <w:r w:rsidRPr="00AC7313">
          <w:rPr>
            <w:rFonts w:ascii="Trebuchet MS" w:hAnsi="Trebuchet MS"/>
            <w:noProof/>
          </w:rPr>
          <w:t>Take a census</w:t>
        </w:r>
      </w:ins>
      <w:r w:rsidRPr="00AC7313">
        <w:rPr>
          <w:rFonts w:ascii="Trebuchet MS" w:hAnsi="Trebuchet MS"/>
          <w:noProof/>
        </w:rPr>
        <w:t xml:space="preserve"> of the whole assembly of the </w:t>
      </w:r>
      <w:del w:id="8" w:author="Author">
        <w:r w:rsidRPr="00AC7313">
          <w:rPr>
            <w:rFonts w:ascii="Trebuchet MS" w:hAnsi="Trebuchet MS"/>
            <w:noProof/>
          </w:rPr>
          <w:delText>sons of Israel</w:delText>
        </w:r>
      </w:del>
      <w:ins w:id="9" w:author="Author">
        <w:r w:rsidRPr="00AC7313">
          <w:rPr>
            <w:rFonts w:ascii="Trebuchet MS" w:hAnsi="Trebuchet MS"/>
            <w:noProof/>
          </w:rPr>
          <w:t>Israelites</w:t>
        </w:r>
      </w:ins>
      <w:r w:rsidRPr="00AC7313">
        <w:rPr>
          <w:rFonts w:ascii="Trebuchet MS" w:hAnsi="Trebuchet MS"/>
          <w:noProof/>
        </w:rPr>
        <w:t xml:space="preserve"> from </w:t>
      </w:r>
      <w:del w:id="10" w:author="Author">
        <w:r w:rsidRPr="00AC7313">
          <w:rPr>
            <w:rFonts w:ascii="Trebuchet MS" w:hAnsi="Trebuchet MS"/>
            <w:noProof/>
          </w:rPr>
          <w:delText>twenty</w:delText>
        </w:r>
      </w:del>
      <w:ins w:id="11" w:author="Author">
        <w:r w:rsidRPr="00AC7313">
          <w:rPr>
            <w:rFonts w:ascii="Trebuchet MS" w:hAnsi="Trebuchet MS"/>
            <w:noProof/>
          </w:rPr>
          <w:t>20</w:t>
        </w:r>
      </w:ins>
      <w:r w:rsidRPr="00AC7313">
        <w:rPr>
          <w:rFonts w:ascii="Trebuchet MS" w:hAnsi="Trebuchet MS"/>
          <w:noProof/>
        </w:rPr>
        <w:t xml:space="preserve"> years of age and </w:t>
      </w:r>
      <w:del w:id="12" w:author="Author">
        <w:r w:rsidRPr="00AC7313">
          <w:rPr>
            <w:rFonts w:ascii="Trebuchet MS" w:hAnsi="Trebuchet MS"/>
            <w:noProof/>
          </w:rPr>
          <w:delText>upward, according to the house of</w:delText>
        </w:r>
      </w:del>
      <w:ins w:id="13" w:author="Author">
        <w:r w:rsidRPr="00AC7313">
          <w:rPr>
            <w:rFonts w:ascii="Trebuchet MS" w:hAnsi="Trebuchet MS"/>
            <w:noProof/>
          </w:rPr>
          <w:t>up, by</w:t>
        </w:r>
      </w:ins>
      <w:r w:rsidRPr="00AC7313">
        <w:rPr>
          <w:rFonts w:ascii="Trebuchet MS" w:hAnsi="Trebuchet MS"/>
          <w:noProof/>
        </w:rPr>
        <w:t xml:space="preserve"> their </w:t>
      </w:r>
      <w:del w:id="14" w:author="Author">
        <w:r w:rsidRPr="00AC7313">
          <w:rPr>
            <w:rFonts w:ascii="Trebuchet MS" w:hAnsi="Trebuchet MS"/>
            <w:noProof/>
          </w:rPr>
          <w:delText>fathers,</w:delText>
        </w:r>
      </w:del>
      <w:ins w:id="15" w:author="Author">
        <w:r w:rsidRPr="00AC7313">
          <w:rPr>
            <w:rFonts w:ascii="Trebuchet MS" w:hAnsi="Trebuchet MS"/>
            <w:noProof/>
          </w:rPr>
          <w:t>paternal houses, counting</w:t>
        </w:r>
      </w:ins>
      <w:r w:rsidRPr="00AC7313">
        <w:rPr>
          <w:rFonts w:ascii="Trebuchet MS" w:hAnsi="Trebuchet MS"/>
          <w:noProof/>
        </w:rPr>
        <w:t xml:space="preserve"> all those </w:t>
      </w:r>
      <w:del w:id="16" w:author="Author">
        <w:r w:rsidRPr="00AC7313">
          <w:rPr>
            <w:rFonts w:ascii="Trebuchet MS" w:hAnsi="Trebuchet MS"/>
            <w:noProof/>
          </w:rPr>
          <w:delText xml:space="preserve">going out to </w:delText>
        </w:r>
      </w:del>
      <w:ins w:id="17" w:author="Author">
        <w:r w:rsidRPr="00AC7313">
          <w:rPr>
            <w:rFonts w:ascii="Trebuchet MS" w:hAnsi="Trebuchet MS"/>
            <w:noProof/>
          </w:rPr>
          <w:t xml:space="preserve">who can serve in </w:t>
        </w:r>
      </w:ins>
      <w:r w:rsidRPr="00AC7313">
        <w:rPr>
          <w:rFonts w:ascii="Trebuchet MS" w:hAnsi="Trebuchet MS"/>
          <w:noProof/>
        </w:rPr>
        <w:t xml:space="preserve">the army in Israel.” </w:t>
      </w:r>
      <w:r w:rsidRPr="00AC7313">
        <w:rPr>
          <w:rFonts w:ascii="Trebuchet MS" w:hAnsi="Trebuchet MS"/>
          <w:b/>
          <w:noProof/>
        </w:rPr>
        <w:t xml:space="preserve">26:3 </w:t>
      </w:r>
      <w:del w:id="18" w:author="Author">
        <w:r w:rsidRPr="00AC7313">
          <w:rPr>
            <w:rFonts w:ascii="Trebuchet MS" w:hAnsi="Trebuchet MS"/>
            <w:noProof/>
          </w:rPr>
          <w:delText>And</w:delText>
        </w:r>
      </w:del>
      <w:ins w:id="19" w:author="Author">
        <w:r w:rsidRPr="00AC7313">
          <w:rPr>
            <w:rFonts w:ascii="Trebuchet MS" w:hAnsi="Trebuchet MS"/>
            <w:noProof/>
          </w:rPr>
          <w:t>So</w:t>
        </w:r>
      </w:ins>
      <w:r w:rsidRPr="00AC7313">
        <w:rPr>
          <w:rFonts w:ascii="Trebuchet MS" w:hAnsi="Trebuchet MS"/>
          <w:noProof/>
        </w:rPr>
        <w:t xml:space="preserve"> Moses and El·e·a′zar the priest </w:t>
      </w:r>
      <w:del w:id="20" w:author="Author">
        <w:r w:rsidRPr="00AC7313">
          <w:rPr>
            <w:rFonts w:ascii="Trebuchet MS" w:hAnsi="Trebuchet MS"/>
            <w:noProof/>
          </w:rPr>
          <w:delText>proceeded to speak</w:delText>
        </w:r>
      </w:del>
      <w:ins w:id="21" w:author="Author">
        <w:r w:rsidRPr="00AC7313">
          <w:rPr>
            <w:rFonts w:ascii="Trebuchet MS" w:hAnsi="Trebuchet MS"/>
            <w:noProof/>
          </w:rPr>
          <w:t>spoke</w:t>
        </w:r>
      </w:ins>
      <w:r w:rsidRPr="00AC7313">
        <w:rPr>
          <w:rFonts w:ascii="Trebuchet MS" w:hAnsi="Trebuchet MS"/>
          <w:noProof/>
        </w:rPr>
        <w:t xml:space="preserve"> with them in the desert plains of Mo′ab by the Jordan at Jer′i·cho, saying: </w:t>
      </w:r>
      <w:r w:rsidRPr="00AC7313">
        <w:rPr>
          <w:rFonts w:ascii="Trebuchet MS" w:hAnsi="Trebuchet MS"/>
          <w:b/>
          <w:noProof/>
        </w:rPr>
        <w:t xml:space="preserve">26:4 </w:t>
      </w:r>
      <w:r w:rsidRPr="00AC7313">
        <w:rPr>
          <w:rFonts w:ascii="Trebuchet MS" w:hAnsi="Trebuchet MS"/>
          <w:noProof/>
        </w:rPr>
        <w:t xml:space="preserve">“Take </w:t>
      </w:r>
      <w:del w:id="22" w:author="Author">
        <w:r w:rsidRPr="00AC7313">
          <w:rPr>
            <w:rFonts w:ascii="Trebuchet MS" w:hAnsi="Trebuchet MS"/>
            <w:noProof/>
          </w:rPr>
          <w:delText>the sum</w:delText>
        </w:r>
      </w:del>
      <w:ins w:id="23" w:author="Author">
        <w:r w:rsidRPr="00AC7313">
          <w:rPr>
            <w:rFonts w:ascii="Trebuchet MS" w:hAnsi="Trebuchet MS"/>
            <w:noProof/>
          </w:rPr>
          <w:t>a census</w:t>
        </w:r>
      </w:ins>
      <w:r w:rsidRPr="00AC7313">
        <w:rPr>
          <w:rFonts w:ascii="Trebuchet MS" w:hAnsi="Trebuchet MS"/>
          <w:noProof/>
        </w:rPr>
        <w:t xml:space="preserve"> of them from the age of </w:t>
      </w:r>
      <w:del w:id="24" w:author="Author">
        <w:r w:rsidRPr="00AC7313">
          <w:rPr>
            <w:rFonts w:ascii="Trebuchet MS" w:hAnsi="Trebuchet MS"/>
            <w:noProof/>
          </w:rPr>
          <w:delText>twenty</w:delText>
        </w:r>
      </w:del>
      <w:ins w:id="25" w:author="Author">
        <w:r w:rsidRPr="00AC7313">
          <w:rPr>
            <w:rFonts w:ascii="Trebuchet MS" w:hAnsi="Trebuchet MS"/>
            <w:noProof/>
          </w:rPr>
          <w:t>20</w:t>
        </w:r>
      </w:ins>
      <w:r w:rsidRPr="00AC7313">
        <w:rPr>
          <w:rFonts w:ascii="Trebuchet MS" w:hAnsi="Trebuchet MS"/>
          <w:noProof/>
        </w:rPr>
        <w:t xml:space="preserve"> years and </w:t>
      </w:r>
      <w:del w:id="26" w:author="Author">
        <w:r w:rsidRPr="00AC7313">
          <w:rPr>
            <w:rFonts w:ascii="Trebuchet MS" w:hAnsi="Trebuchet MS"/>
            <w:noProof/>
          </w:rPr>
          <w:delText>upward</w:delText>
        </w:r>
      </w:del>
      <w:ins w:id="27" w:author="Author">
        <w:r w:rsidRPr="00AC7313">
          <w:rPr>
            <w:rFonts w:ascii="Trebuchet MS" w:hAnsi="Trebuchet MS"/>
            <w:noProof/>
          </w:rPr>
          <w:t>up</w:t>
        </w:r>
      </w:ins>
      <w:r w:rsidRPr="00AC7313">
        <w:rPr>
          <w:rFonts w:ascii="Trebuchet MS" w:hAnsi="Trebuchet MS"/>
          <w:noProof/>
        </w:rPr>
        <w:t xml:space="preserve">, just as Jehovah </w:t>
      </w:r>
      <w:del w:id="28" w:author="Author">
        <w:r w:rsidRPr="00AC7313">
          <w:rPr>
            <w:rFonts w:ascii="Trebuchet MS" w:hAnsi="Trebuchet MS"/>
            <w:noProof/>
          </w:rPr>
          <w:delText xml:space="preserve">had </w:delText>
        </w:r>
      </w:del>
      <w:r w:rsidRPr="00AC7313">
        <w:rPr>
          <w:rFonts w:ascii="Trebuchet MS" w:hAnsi="Trebuchet MS"/>
          <w:noProof/>
        </w:rPr>
        <w:t>commanded Moses.”</w:t>
      </w:r>
    </w:p>
    <w:p w:rsidR="000F0400" w:rsidRPr="00AC7313" w:rsidRDefault="000F0400" w:rsidP="000F0400">
      <w:pPr>
        <w:rPr>
          <w:rFonts w:ascii="Trebuchet MS" w:hAnsi="Trebuchet MS"/>
          <w:noProof/>
        </w:rPr>
      </w:pPr>
      <w:r w:rsidRPr="00AC7313">
        <w:rPr>
          <w:rFonts w:ascii="Trebuchet MS" w:hAnsi="Trebuchet MS"/>
          <w:noProof/>
        </w:rPr>
        <w:t xml:space="preserve">Now the sons of Israel who went out of the land of Egypt were: </w:t>
      </w:r>
      <w:r w:rsidRPr="00AC7313">
        <w:rPr>
          <w:rFonts w:ascii="Trebuchet MS" w:hAnsi="Trebuchet MS"/>
          <w:b/>
          <w:noProof/>
        </w:rPr>
        <w:t xml:space="preserve">26:5 </w:t>
      </w:r>
      <w:r w:rsidRPr="00AC7313">
        <w:rPr>
          <w:rFonts w:ascii="Trebuchet MS" w:hAnsi="Trebuchet MS"/>
          <w:noProof/>
        </w:rPr>
        <w:t>Reu′ben, Israel’s firstborn; Reu′ben’s sons</w:t>
      </w:r>
      <w:del w:id="29" w:author="Author">
        <w:r w:rsidRPr="00AC7313">
          <w:rPr>
            <w:rFonts w:ascii="Trebuchet MS" w:hAnsi="Trebuchet MS"/>
            <w:noProof/>
          </w:rPr>
          <w:delText>: Of</w:delText>
        </w:r>
      </w:del>
      <w:ins w:id="30" w:author="Author">
        <w:r w:rsidRPr="00AC7313">
          <w:rPr>
            <w:rFonts w:ascii="Trebuchet MS" w:hAnsi="Trebuchet MS"/>
            <w:noProof/>
          </w:rPr>
          <w:t xml:space="preserve"> were: of</w:t>
        </w:r>
      </w:ins>
      <w:r w:rsidRPr="00AC7313">
        <w:rPr>
          <w:rFonts w:ascii="Trebuchet MS" w:hAnsi="Trebuchet MS"/>
          <w:noProof/>
        </w:rPr>
        <w:t xml:space="preserve"> Ha′noch</w:t>
      </w:r>
      <w:ins w:id="31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Ha′noch·ites; of Pal′lu</w:t>
      </w:r>
      <w:ins w:id="32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Pal′lu·ites; </w:t>
      </w:r>
      <w:r w:rsidRPr="00AC7313">
        <w:rPr>
          <w:rFonts w:ascii="Trebuchet MS" w:hAnsi="Trebuchet MS"/>
          <w:b/>
          <w:noProof/>
        </w:rPr>
        <w:t xml:space="preserve">26:6 </w:t>
      </w:r>
      <w:r w:rsidRPr="00AC7313">
        <w:rPr>
          <w:rFonts w:ascii="Trebuchet MS" w:hAnsi="Trebuchet MS"/>
          <w:noProof/>
        </w:rPr>
        <w:t>of Hez′ron</w:t>
      </w:r>
      <w:ins w:id="33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Hez′ron·ites; of Car′mi</w:t>
      </w:r>
      <w:ins w:id="34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Car′mites. </w:t>
      </w:r>
      <w:r w:rsidRPr="00AC7313">
        <w:rPr>
          <w:rFonts w:ascii="Trebuchet MS" w:hAnsi="Trebuchet MS"/>
          <w:b/>
          <w:noProof/>
        </w:rPr>
        <w:t xml:space="preserve">26:7 </w:t>
      </w:r>
      <w:r w:rsidRPr="00AC7313">
        <w:rPr>
          <w:rFonts w:ascii="Trebuchet MS" w:hAnsi="Trebuchet MS"/>
          <w:noProof/>
        </w:rPr>
        <w:t xml:space="preserve">These were the families of the Reu′ben·ites, and their registered ones amounted to </w:t>
      </w:r>
      <w:del w:id="35" w:author="Author">
        <w:r w:rsidRPr="00AC7313">
          <w:rPr>
            <w:rFonts w:ascii="Trebuchet MS" w:hAnsi="Trebuchet MS"/>
            <w:noProof/>
          </w:rPr>
          <w:delText>forty-three thousand seven hundred and thirty</w:delText>
        </w:r>
      </w:del>
      <w:ins w:id="36" w:author="Author">
        <w:r w:rsidRPr="00AC7313">
          <w:rPr>
            <w:rFonts w:ascii="Trebuchet MS" w:hAnsi="Trebuchet MS"/>
            <w:noProof/>
          </w:rPr>
          <w:t>43,730</w:t>
        </w:r>
      </w:ins>
      <w:r w:rsidRPr="00AC7313">
        <w:rPr>
          <w:rFonts w:ascii="Trebuchet MS" w:hAnsi="Trebuchet MS"/>
          <w:noProof/>
        </w:rPr>
        <w:t>.</w:t>
      </w:r>
    </w:p>
    <w:p w:rsidR="000F0400" w:rsidRPr="00AC7313" w:rsidRDefault="000F0400" w:rsidP="000F0400">
      <w:pPr>
        <w:rPr>
          <w:rFonts w:ascii="Trebuchet MS" w:hAnsi="Trebuchet MS"/>
          <w:noProof/>
        </w:rPr>
      </w:pPr>
      <w:r w:rsidRPr="00AC7313">
        <w:rPr>
          <w:rFonts w:ascii="Trebuchet MS" w:hAnsi="Trebuchet MS"/>
          <w:b/>
        </w:rPr>
        <w:t xml:space="preserve">26:8 </w:t>
      </w:r>
      <w:del w:id="37" w:author="Author">
        <w:r w:rsidRPr="00AC7313">
          <w:rPr>
            <w:rFonts w:ascii="Trebuchet MS" w:hAnsi="Trebuchet MS"/>
            <w:noProof/>
          </w:rPr>
          <w:delText>And the</w:delText>
        </w:r>
      </w:del>
      <w:ins w:id="38" w:author="Author">
        <w:r w:rsidRPr="00AC7313">
          <w:rPr>
            <w:rFonts w:ascii="Trebuchet MS" w:hAnsi="Trebuchet MS"/>
            <w:noProof/>
          </w:rPr>
          <w:t>The</w:t>
        </w:r>
      </w:ins>
      <w:r w:rsidRPr="00AC7313">
        <w:rPr>
          <w:rFonts w:ascii="Trebuchet MS" w:hAnsi="Trebuchet MS"/>
          <w:noProof/>
        </w:rPr>
        <w:t xml:space="preserve"> son of Pal′lu was E·li′ab. </w:t>
      </w:r>
      <w:r w:rsidRPr="00AC7313">
        <w:rPr>
          <w:rFonts w:ascii="Trebuchet MS" w:hAnsi="Trebuchet MS"/>
          <w:b/>
          <w:noProof/>
        </w:rPr>
        <w:t xml:space="preserve">26:9 </w:t>
      </w:r>
      <w:r w:rsidRPr="00AC7313">
        <w:rPr>
          <w:rFonts w:ascii="Trebuchet MS" w:hAnsi="Trebuchet MS"/>
          <w:noProof/>
        </w:rPr>
        <w:t>And the sons of E·li′ab</w:t>
      </w:r>
      <w:del w:id="39" w:author="Author">
        <w:r w:rsidRPr="00AC7313">
          <w:rPr>
            <w:rFonts w:ascii="Trebuchet MS" w:hAnsi="Trebuchet MS"/>
            <w:noProof/>
          </w:rPr>
          <w:delText>:</w:delText>
        </w:r>
      </w:del>
      <w:ins w:id="40" w:author="Author">
        <w:r w:rsidRPr="00AC7313">
          <w:rPr>
            <w:rFonts w:ascii="Trebuchet MS" w:hAnsi="Trebuchet MS"/>
            <w:noProof/>
          </w:rPr>
          <w:t xml:space="preserve"> were</w:t>
        </w:r>
      </w:ins>
      <w:r w:rsidRPr="00AC7313">
        <w:rPr>
          <w:rFonts w:ascii="Trebuchet MS" w:hAnsi="Trebuchet MS"/>
          <w:noProof/>
        </w:rPr>
        <w:t xml:space="preserve"> Nem′u·el</w:t>
      </w:r>
      <w:del w:id="41" w:author="Author">
        <w:r w:rsidRPr="00AC7313">
          <w:rPr>
            <w:rFonts w:ascii="Trebuchet MS" w:hAnsi="Trebuchet MS"/>
            <w:noProof/>
          </w:rPr>
          <w:delText xml:space="preserve"> and</w:delText>
        </w:r>
      </w:del>
      <w:ins w:id="42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Da′than</w:t>
      </w:r>
      <w:ins w:id="43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and A·bi′ram. This Da′than and A·bi′ram were </w:t>
      </w:r>
      <w:del w:id="44" w:author="Author">
        <w:r w:rsidRPr="00AC7313">
          <w:rPr>
            <w:rFonts w:ascii="Trebuchet MS" w:hAnsi="Trebuchet MS"/>
            <w:noProof/>
          </w:rPr>
          <w:delText>summoned</w:delText>
        </w:r>
      </w:del>
      <w:ins w:id="45" w:author="Author">
        <w:r w:rsidRPr="00AC7313">
          <w:rPr>
            <w:rFonts w:ascii="Trebuchet MS" w:hAnsi="Trebuchet MS"/>
            <w:noProof/>
          </w:rPr>
          <w:t>chosen</w:t>
        </w:r>
      </w:ins>
      <w:r w:rsidRPr="00AC7313">
        <w:rPr>
          <w:rFonts w:ascii="Trebuchet MS" w:hAnsi="Trebuchet MS"/>
          <w:noProof/>
        </w:rPr>
        <w:t xml:space="preserve"> ones of the assembly</w:t>
      </w:r>
      <w:del w:id="46" w:author="Author">
        <w:r w:rsidRPr="00AC7313">
          <w:rPr>
            <w:rFonts w:ascii="Trebuchet MS" w:hAnsi="Trebuchet MS"/>
            <w:noProof/>
          </w:rPr>
          <w:delText>,</w:delText>
        </w:r>
      </w:del>
      <w:r w:rsidRPr="00AC7313">
        <w:rPr>
          <w:rFonts w:ascii="Trebuchet MS" w:hAnsi="Trebuchet MS"/>
          <w:noProof/>
        </w:rPr>
        <w:t xml:space="preserve"> who </w:t>
      </w:r>
      <w:del w:id="47" w:author="Author">
        <w:r w:rsidRPr="00AC7313">
          <w:rPr>
            <w:rFonts w:ascii="Trebuchet MS" w:hAnsi="Trebuchet MS"/>
            <w:noProof/>
          </w:rPr>
          <w:delText>engaged in a struggle</w:delText>
        </w:r>
      </w:del>
      <w:ins w:id="48" w:author="Author">
        <w:r w:rsidRPr="00AC7313">
          <w:rPr>
            <w:rFonts w:ascii="Trebuchet MS" w:hAnsi="Trebuchet MS"/>
            <w:noProof/>
          </w:rPr>
          <w:t>fought</w:t>
        </w:r>
      </w:ins>
      <w:r w:rsidRPr="00AC7313">
        <w:rPr>
          <w:rFonts w:ascii="Trebuchet MS" w:hAnsi="Trebuchet MS"/>
          <w:noProof/>
        </w:rPr>
        <w:t xml:space="preserve"> against Moses and Aaron </w:t>
      </w:r>
      <w:del w:id="49" w:author="Author">
        <w:r w:rsidRPr="00AC7313">
          <w:rPr>
            <w:rFonts w:ascii="Trebuchet MS" w:hAnsi="Trebuchet MS"/>
            <w:noProof/>
          </w:rPr>
          <w:delText>in the assembly of Ko′rah,</w:delText>
        </w:r>
      </w:del>
      <w:ins w:id="50" w:author="Author">
        <w:r w:rsidRPr="00AC7313">
          <w:rPr>
            <w:rFonts w:ascii="Trebuchet MS" w:hAnsi="Trebuchet MS"/>
            <w:noProof/>
          </w:rPr>
          <w:t>along with Kor′ah’s group</w:t>
        </w:r>
      </w:ins>
      <w:r w:rsidRPr="00AC7313">
        <w:rPr>
          <w:rFonts w:ascii="Trebuchet MS" w:hAnsi="Trebuchet MS"/>
          <w:noProof/>
        </w:rPr>
        <w:t xml:space="preserve"> when they </w:t>
      </w:r>
      <w:del w:id="51" w:author="Author">
        <w:r w:rsidRPr="00AC7313">
          <w:rPr>
            <w:rFonts w:ascii="Trebuchet MS" w:hAnsi="Trebuchet MS"/>
            <w:noProof/>
          </w:rPr>
          <w:delText>engaged in a struggle</w:delText>
        </w:r>
      </w:del>
      <w:ins w:id="52" w:author="Author">
        <w:r w:rsidRPr="00AC7313">
          <w:rPr>
            <w:rFonts w:ascii="Trebuchet MS" w:hAnsi="Trebuchet MS"/>
            <w:noProof/>
          </w:rPr>
          <w:t>fought</w:t>
        </w:r>
      </w:ins>
      <w:r w:rsidRPr="00AC7313">
        <w:rPr>
          <w:rFonts w:ascii="Trebuchet MS" w:hAnsi="Trebuchet MS"/>
          <w:noProof/>
        </w:rPr>
        <w:t xml:space="preserve"> against Jehovah.</w:t>
      </w:r>
    </w:p>
    <w:p w:rsidR="000F0400" w:rsidRPr="00AC7313" w:rsidRDefault="000F0400" w:rsidP="000F0400">
      <w:pPr>
        <w:rPr>
          <w:rFonts w:ascii="Trebuchet MS" w:hAnsi="Trebuchet MS"/>
          <w:noProof/>
        </w:rPr>
      </w:pPr>
      <w:r w:rsidRPr="00AC7313">
        <w:rPr>
          <w:rFonts w:ascii="Trebuchet MS" w:hAnsi="Trebuchet MS"/>
          <w:b/>
        </w:rPr>
        <w:t xml:space="preserve">26:10 </w:t>
      </w:r>
      <w:r w:rsidRPr="00AC7313">
        <w:rPr>
          <w:rFonts w:ascii="Trebuchet MS" w:hAnsi="Trebuchet MS"/>
          <w:noProof/>
        </w:rPr>
        <w:t>Then the earth opened</w:t>
      </w:r>
      <w:del w:id="53" w:author="Author">
        <w:r w:rsidRPr="00AC7313">
          <w:rPr>
            <w:rFonts w:ascii="Trebuchet MS" w:hAnsi="Trebuchet MS"/>
            <w:noProof/>
          </w:rPr>
          <w:delText xml:space="preserve"> its mouth</w:delText>
        </w:r>
      </w:del>
      <w:ins w:id="54" w:author="Author">
        <w:r w:rsidRPr="00AC7313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AC7313">
        <w:rPr>
          <w:rFonts w:ascii="Trebuchet MS" w:hAnsi="Trebuchet MS"/>
          <w:noProof/>
        </w:rPr>
        <w:t xml:space="preserve"> and swallowed them up. As for </w:t>
      </w:r>
      <w:del w:id="57" w:author="Author">
        <w:r w:rsidRPr="00AC7313">
          <w:rPr>
            <w:rFonts w:ascii="Trebuchet MS" w:hAnsi="Trebuchet MS"/>
            <w:noProof/>
          </w:rPr>
          <w:delText>Ko′rah</w:delText>
        </w:r>
      </w:del>
      <w:ins w:id="58" w:author="Author">
        <w:r w:rsidRPr="00AC7313">
          <w:rPr>
            <w:rFonts w:ascii="Trebuchet MS" w:hAnsi="Trebuchet MS"/>
            <w:noProof/>
          </w:rPr>
          <w:t>Kor′ah</w:t>
        </w:r>
      </w:ins>
      <w:r w:rsidRPr="00AC7313">
        <w:rPr>
          <w:rFonts w:ascii="Trebuchet MS" w:hAnsi="Trebuchet MS"/>
          <w:noProof/>
        </w:rPr>
        <w:t xml:space="preserve">, he died </w:t>
      </w:r>
      <w:del w:id="59" w:author="Author">
        <w:r w:rsidRPr="00AC7313">
          <w:rPr>
            <w:rFonts w:ascii="Trebuchet MS" w:hAnsi="Trebuchet MS"/>
            <w:noProof/>
          </w:rPr>
          <w:delText>at the death of the assembly</w:delText>
        </w:r>
      </w:del>
      <w:ins w:id="60" w:author="Author">
        <w:r w:rsidRPr="00AC7313">
          <w:rPr>
            <w:rFonts w:ascii="Trebuchet MS" w:hAnsi="Trebuchet MS"/>
            <w:noProof/>
          </w:rPr>
          <w:t>with his supporters</w:t>
        </w:r>
      </w:ins>
      <w:r w:rsidRPr="00AC7313">
        <w:rPr>
          <w:rFonts w:ascii="Trebuchet MS" w:hAnsi="Trebuchet MS"/>
          <w:noProof/>
        </w:rPr>
        <w:t xml:space="preserve"> when the fire consumed </w:t>
      </w:r>
      <w:del w:id="61" w:author="Author">
        <w:r w:rsidRPr="00AC7313">
          <w:rPr>
            <w:rFonts w:ascii="Trebuchet MS" w:hAnsi="Trebuchet MS"/>
            <w:noProof/>
          </w:rPr>
          <w:delText>two hundred and fifty</w:delText>
        </w:r>
      </w:del>
      <w:ins w:id="62" w:author="Author">
        <w:r w:rsidRPr="00AC7313">
          <w:rPr>
            <w:rFonts w:ascii="Trebuchet MS" w:hAnsi="Trebuchet MS"/>
            <w:noProof/>
          </w:rPr>
          <w:t>250</w:t>
        </w:r>
      </w:ins>
      <w:r w:rsidRPr="00AC7313">
        <w:rPr>
          <w:rFonts w:ascii="Trebuchet MS" w:hAnsi="Trebuchet MS"/>
          <w:noProof/>
        </w:rPr>
        <w:t xml:space="preserve"> men. And they </w:t>
      </w:r>
      <w:del w:id="63" w:author="Author">
        <w:r w:rsidRPr="00AC7313">
          <w:rPr>
            <w:rFonts w:ascii="Trebuchet MS" w:hAnsi="Trebuchet MS"/>
            <w:noProof/>
          </w:rPr>
          <w:delText>came to be</w:delText>
        </w:r>
      </w:del>
      <w:ins w:id="64" w:author="Author">
        <w:r w:rsidRPr="00AC7313">
          <w:rPr>
            <w:rFonts w:ascii="Trebuchet MS" w:hAnsi="Trebuchet MS"/>
            <w:noProof/>
          </w:rPr>
          <w:t>became</w:t>
        </w:r>
      </w:ins>
      <w:r w:rsidRPr="00AC7313">
        <w:rPr>
          <w:rFonts w:ascii="Trebuchet MS" w:hAnsi="Trebuchet MS"/>
          <w:noProof/>
        </w:rPr>
        <w:t xml:space="preserve"> a </w:t>
      </w:r>
      <w:del w:id="65" w:author="Author">
        <w:r w:rsidRPr="00AC7313">
          <w:rPr>
            <w:rFonts w:ascii="Trebuchet MS" w:hAnsi="Trebuchet MS"/>
            <w:noProof/>
          </w:rPr>
          <w:delText>symbol</w:delText>
        </w:r>
      </w:del>
      <w:ins w:id="66" w:author="Author">
        <w:r w:rsidRPr="00AC7313">
          <w:rPr>
            <w:rFonts w:ascii="Trebuchet MS" w:hAnsi="Trebuchet MS"/>
            <w:noProof/>
          </w:rPr>
          <w:t>warning example</w:t>
        </w:r>
      </w:ins>
      <w:r w:rsidRPr="00AC7313">
        <w:rPr>
          <w:rFonts w:ascii="Trebuchet MS" w:hAnsi="Trebuchet MS"/>
          <w:noProof/>
        </w:rPr>
        <w:t xml:space="preserve">. </w:t>
      </w:r>
      <w:r w:rsidRPr="00AC7313">
        <w:rPr>
          <w:rFonts w:ascii="Trebuchet MS" w:hAnsi="Trebuchet MS"/>
          <w:b/>
          <w:noProof/>
        </w:rPr>
        <w:t xml:space="preserve">26:11 </w:t>
      </w:r>
      <w:r w:rsidRPr="00AC7313">
        <w:rPr>
          <w:rFonts w:ascii="Trebuchet MS" w:hAnsi="Trebuchet MS"/>
          <w:noProof/>
        </w:rPr>
        <w:t xml:space="preserve">However, the sons of </w:t>
      </w:r>
      <w:del w:id="67" w:author="Author">
        <w:r w:rsidRPr="00AC7313">
          <w:rPr>
            <w:rFonts w:ascii="Trebuchet MS" w:hAnsi="Trebuchet MS"/>
            <w:noProof/>
          </w:rPr>
          <w:delText>Ko′rah</w:delText>
        </w:r>
      </w:del>
      <w:ins w:id="68" w:author="Author">
        <w:r w:rsidRPr="00AC7313">
          <w:rPr>
            <w:rFonts w:ascii="Trebuchet MS" w:hAnsi="Trebuchet MS"/>
            <w:noProof/>
          </w:rPr>
          <w:t>Kor′ah</w:t>
        </w:r>
      </w:ins>
      <w:r w:rsidRPr="00AC7313">
        <w:rPr>
          <w:rFonts w:ascii="Trebuchet MS" w:hAnsi="Trebuchet MS"/>
          <w:noProof/>
        </w:rPr>
        <w:t xml:space="preserve"> did not die.</w:t>
      </w:r>
    </w:p>
    <w:p w:rsidR="000F0400" w:rsidRPr="00AC7313" w:rsidRDefault="000F0400" w:rsidP="000F0400">
      <w:pPr>
        <w:rPr>
          <w:rFonts w:ascii="Trebuchet MS" w:hAnsi="Trebuchet MS"/>
          <w:noProof/>
        </w:rPr>
      </w:pPr>
      <w:r w:rsidRPr="00AC7313">
        <w:rPr>
          <w:rFonts w:ascii="Trebuchet MS" w:hAnsi="Trebuchet MS"/>
          <w:b/>
        </w:rPr>
        <w:t xml:space="preserve">26:12 </w:t>
      </w:r>
      <w:r w:rsidRPr="00AC7313">
        <w:rPr>
          <w:rFonts w:ascii="Trebuchet MS" w:hAnsi="Trebuchet MS"/>
          <w:noProof/>
        </w:rPr>
        <w:t>The sons of Sim′e·on by their families</w:t>
      </w:r>
      <w:del w:id="69" w:author="Author">
        <w:r w:rsidRPr="00AC7313">
          <w:rPr>
            <w:rFonts w:ascii="Trebuchet MS" w:hAnsi="Trebuchet MS"/>
            <w:noProof/>
          </w:rPr>
          <w:delText>: Of</w:delText>
        </w:r>
      </w:del>
      <w:ins w:id="70" w:author="Author">
        <w:r w:rsidRPr="00AC7313">
          <w:rPr>
            <w:rFonts w:ascii="Trebuchet MS" w:hAnsi="Trebuchet MS"/>
            <w:noProof/>
          </w:rPr>
          <w:t xml:space="preserve"> were: of</w:t>
        </w:r>
      </w:ins>
      <w:r w:rsidRPr="00AC7313">
        <w:rPr>
          <w:rFonts w:ascii="Trebuchet MS" w:hAnsi="Trebuchet MS"/>
          <w:noProof/>
        </w:rPr>
        <w:t xml:space="preserve"> Nem′u·el</w:t>
      </w:r>
      <w:ins w:id="71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Nem′u·el·ites; of Ja′min</w:t>
      </w:r>
      <w:ins w:id="72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Ja′min·ites; of Ja′chin</w:t>
      </w:r>
      <w:ins w:id="73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Ja′chin·ites; </w:t>
      </w:r>
      <w:r w:rsidRPr="00AC7313">
        <w:rPr>
          <w:rFonts w:ascii="Trebuchet MS" w:hAnsi="Trebuchet MS"/>
          <w:b/>
          <w:noProof/>
        </w:rPr>
        <w:t xml:space="preserve">26:13 </w:t>
      </w:r>
      <w:r w:rsidRPr="00AC7313">
        <w:rPr>
          <w:rFonts w:ascii="Trebuchet MS" w:hAnsi="Trebuchet MS"/>
          <w:noProof/>
        </w:rPr>
        <w:t>of Ze′rah</w:t>
      </w:r>
      <w:ins w:id="74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Ze′rah·ites; of Sha′ul</w:t>
      </w:r>
      <w:ins w:id="75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Sha·u′lites. </w:t>
      </w:r>
      <w:r w:rsidRPr="00AC7313">
        <w:rPr>
          <w:rFonts w:ascii="Trebuchet MS" w:hAnsi="Trebuchet MS"/>
          <w:b/>
          <w:noProof/>
        </w:rPr>
        <w:t xml:space="preserve">26:14 </w:t>
      </w:r>
      <w:r w:rsidRPr="00AC7313">
        <w:rPr>
          <w:rFonts w:ascii="Trebuchet MS" w:hAnsi="Trebuchet MS"/>
          <w:noProof/>
        </w:rPr>
        <w:t xml:space="preserve">These were the families of the Sim′e·on·ites: </w:t>
      </w:r>
      <w:del w:id="76" w:author="Author">
        <w:r w:rsidRPr="00AC7313">
          <w:rPr>
            <w:rFonts w:ascii="Trebuchet MS" w:hAnsi="Trebuchet MS"/>
            <w:noProof/>
          </w:rPr>
          <w:delText>twenty-two thousand two hundred</w:delText>
        </w:r>
      </w:del>
      <w:ins w:id="77" w:author="Author">
        <w:r w:rsidRPr="00AC7313">
          <w:rPr>
            <w:rFonts w:ascii="Trebuchet MS" w:hAnsi="Trebuchet MS"/>
            <w:noProof/>
          </w:rPr>
          <w:t>22,200</w:t>
        </w:r>
      </w:ins>
      <w:r w:rsidRPr="00AC7313">
        <w:rPr>
          <w:rFonts w:ascii="Trebuchet MS" w:hAnsi="Trebuchet MS"/>
          <w:noProof/>
        </w:rPr>
        <w:t>.</w:t>
      </w:r>
    </w:p>
    <w:p w:rsidR="000F0400" w:rsidRPr="00AC7313" w:rsidRDefault="000F0400" w:rsidP="000F0400">
      <w:pPr>
        <w:rPr>
          <w:rFonts w:ascii="Trebuchet MS" w:hAnsi="Trebuchet MS"/>
          <w:noProof/>
        </w:rPr>
      </w:pPr>
      <w:r w:rsidRPr="00AC7313">
        <w:rPr>
          <w:rFonts w:ascii="Trebuchet MS" w:hAnsi="Trebuchet MS"/>
          <w:b/>
        </w:rPr>
        <w:t xml:space="preserve">26:15 </w:t>
      </w:r>
      <w:r w:rsidRPr="00AC7313">
        <w:rPr>
          <w:rFonts w:ascii="Trebuchet MS" w:hAnsi="Trebuchet MS"/>
          <w:noProof/>
        </w:rPr>
        <w:t>The sons of Gad by their families</w:t>
      </w:r>
      <w:del w:id="78" w:author="Author">
        <w:r w:rsidRPr="00AC7313">
          <w:rPr>
            <w:rFonts w:ascii="Trebuchet MS" w:hAnsi="Trebuchet MS"/>
            <w:noProof/>
          </w:rPr>
          <w:delText>: Of</w:delText>
        </w:r>
      </w:del>
      <w:ins w:id="79" w:author="Author">
        <w:r w:rsidRPr="00AC7313">
          <w:rPr>
            <w:rFonts w:ascii="Trebuchet MS" w:hAnsi="Trebuchet MS"/>
            <w:noProof/>
          </w:rPr>
          <w:t xml:space="preserve"> were: of</w:t>
        </w:r>
      </w:ins>
      <w:r w:rsidRPr="00AC7313">
        <w:rPr>
          <w:rFonts w:ascii="Trebuchet MS" w:hAnsi="Trebuchet MS"/>
          <w:noProof/>
        </w:rPr>
        <w:t xml:space="preserve"> Ze′phon</w:t>
      </w:r>
      <w:ins w:id="80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Ze′phon·ites; of Hag′gi</w:t>
      </w:r>
      <w:ins w:id="81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Hag′gites; of Shu′ni</w:t>
      </w:r>
      <w:ins w:id="82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Shu′nites; </w:t>
      </w:r>
      <w:r w:rsidRPr="00AC7313">
        <w:rPr>
          <w:rFonts w:ascii="Trebuchet MS" w:hAnsi="Trebuchet MS"/>
          <w:b/>
          <w:noProof/>
        </w:rPr>
        <w:t xml:space="preserve">26:16 </w:t>
      </w:r>
      <w:r w:rsidRPr="00AC7313">
        <w:rPr>
          <w:rFonts w:ascii="Trebuchet MS" w:hAnsi="Trebuchet MS"/>
          <w:noProof/>
        </w:rPr>
        <w:t>of Oz′ni</w:t>
      </w:r>
      <w:ins w:id="83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Oz′nites; of E′ri</w:t>
      </w:r>
      <w:ins w:id="84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E′rites; </w:t>
      </w:r>
      <w:r w:rsidRPr="00AC7313">
        <w:rPr>
          <w:rFonts w:ascii="Trebuchet MS" w:hAnsi="Trebuchet MS"/>
          <w:b/>
          <w:noProof/>
        </w:rPr>
        <w:t xml:space="preserve">26:17 </w:t>
      </w:r>
      <w:r w:rsidRPr="00AC7313">
        <w:rPr>
          <w:rFonts w:ascii="Trebuchet MS" w:hAnsi="Trebuchet MS"/>
          <w:noProof/>
        </w:rPr>
        <w:t>of Ar′od</w:t>
      </w:r>
      <w:ins w:id="85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Ar′od·ites; of A·re′li</w:t>
      </w:r>
      <w:ins w:id="86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A·re′lites. </w:t>
      </w:r>
      <w:r w:rsidRPr="00AC7313">
        <w:rPr>
          <w:rFonts w:ascii="Trebuchet MS" w:hAnsi="Trebuchet MS"/>
          <w:b/>
          <w:noProof/>
        </w:rPr>
        <w:t xml:space="preserve">26:18 </w:t>
      </w:r>
      <w:r w:rsidRPr="00AC7313">
        <w:rPr>
          <w:rFonts w:ascii="Trebuchet MS" w:hAnsi="Trebuchet MS"/>
          <w:noProof/>
        </w:rPr>
        <w:t xml:space="preserve">These were the families of the sons of Gad, </w:t>
      </w:r>
      <w:del w:id="87" w:author="Author">
        <w:r w:rsidRPr="00AC7313">
          <w:rPr>
            <w:rFonts w:ascii="Trebuchet MS" w:hAnsi="Trebuchet MS"/>
            <w:noProof/>
          </w:rPr>
          <w:delText>of</w:delText>
        </w:r>
      </w:del>
      <w:ins w:id="88" w:author="Author">
        <w:r w:rsidRPr="00AC7313">
          <w:rPr>
            <w:rFonts w:ascii="Trebuchet MS" w:hAnsi="Trebuchet MS"/>
            <w:noProof/>
          </w:rPr>
          <w:t>and</w:t>
        </w:r>
      </w:ins>
      <w:r w:rsidRPr="00AC7313">
        <w:rPr>
          <w:rFonts w:ascii="Trebuchet MS" w:hAnsi="Trebuchet MS"/>
          <w:noProof/>
        </w:rPr>
        <w:t xml:space="preserve"> their registered ones</w:t>
      </w:r>
      <w:del w:id="89" w:author="Author">
        <w:r w:rsidRPr="00AC7313">
          <w:rPr>
            <w:rFonts w:ascii="Trebuchet MS" w:hAnsi="Trebuchet MS"/>
            <w:noProof/>
          </w:rPr>
          <w:delText>: forty thousand five hundred</w:delText>
        </w:r>
      </w:del>
      <w:ins w:id="90" w:author="Author">
        <w:r w:rsidRPr="00AC7313">
          <w:rPr>
            <w:rFonts w:ascii="Trebuchet MS" w:hAnsi="Trebuchet MS"/>
            <w:noProof/>
          </w:rPr>
          <w:t xml:space="preserve"> were 40,500</w:t>
        </w:r>
      </w:ins>
      <w:r w:rsidRPr="00AC7313">
        <w:rPr>
          <w:rFonts w:ascii="Trebuchet MS" w:hAnsi="Trebuchet MS"/>
          <w:noProof/>
        </w:rPr>
        <w:t>.</w:t>
      </w:r>
    </w:p>
    <w:p w:rsidR="000F0400" w:rsidRPr="00AC7313" w:rsidRDefault="000F0400" w:rsidP="000F0400">
      <w:pPr>
        <w:rPr>
          <w:rFonts w:ascii="Trebuchet MS" w:hAnsi="Trebuchet MS"/>
          <w:noProof/>
        </w:rPr>
      </w:pPr>
      <w:r w:rsidRPr="00AC7313">
        <w:rPr>
          <w:rFonts w:ascii="Trebuchet MS" w:hAnsi="Trebuchet MS"/>
          <w:b/>
        </w:rPr>
        <w:t xml:space="preserve">26:19 </w:t>
      </w:r>
      <w:r w:rsidRPr="00AC7313">
        <w:rPr>
          <w:rFonts w:ascii="Trebuchet MS" w:hAnsi="Trebuchet MS"/>
          <w:noProof/>
        </w:rPr>
        <w:t xml:space="preserve">The sons of Judah were Er and O′nan. However, Er and O′nan died in the land of Ca′naan. </w:t>
      </w:r>
      <w:r w:rsidRPr="00AC7313">
        <w:rPr>
          <w:rFonts w:ascii="Trebuchet MS" w:hAnsi="Trebuchet MS"/>
          <w:b/>
          <w:noProof/>
        </w:rPr>
        <w:t xml:space="preserve">26:20 </w:t>
      </w:r>
      <w:r w:rsidRPr="00AC7313">
        <w:rPr>
          <w:rFonts w:ascii="Trebuchet MS" w:hAnsi="Trebuchet MS"/>
          <w:noProof/>
        </w:rPr>
        <w:t xml:space="preserve">And the sons of Judah </w:t>
      </w:r>
      <w:del w:id="91" w:author="Author">
        <w:r w:rsidRPr="00AC7313">
          <w:rPr>
            <w:rFonts w:ascii="Trebuchet MS" w:hAnsi="Trebuchet MS"/>
            <w:noProof/>
          </w:rPr>
          <w:delText xml:space="preserve">came to be, </w:delText>
        </w:r>
      </w:del>
      <w:r w:rsidRPr="00AC7313">
        <w:rPr>
          <w:rFonts w:ascii="Trebuchet MS" w:hAnsi="Trebuchet MS"/>
          <w:noProof/>
        </w:rPr>
        <w:t>by their families</w:t>
      </w:r>
      <w:del w:id="92" w:author="Author">
        <w:r w:rsidRPr="00AC7313">
          <w:rPr>
            <w:rFonts w:ascii="Trebuchet MS" w:hAnsi="Trebuchet MS"/>
            <w:noProof/>
          </w:rPr>
          <w:delText>: Of</w:delText>
        </w:r>
      </w:del>
      <w:ins w:id="93" w:author="Author">
        <w:r w:rsidRPr="00AC7313">
          <w:rPr>
            <w:rFonts w:ascii="Trebuchet MS" w:hAnsi="Trebuchet MS"/>
            <w:noProof/>
          </w:rPr>
          <w:t xml:space="preserve"> were: of</w:t>
        </w:r>
      </w:ins>
      <w:r w:rsidRPr="00AC7313">
        <w:rPr>
          <w:rFonts w:ascii="Trebuchet MS" w:hAnsi="Trebuchet MS"/>
          <w:noProof/>
        </w:rPr>
        <w:t xml:space="preserve"> She′lah</w:t>
      </w:r>
      <w:ins w:id="94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She·la′nites; of Pe′rez</w:t>
      </w:r>
      <w:ins w:id="95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Per′e·zites; of Ze′rah</w:t>
      </w:r>
      <w:ins w:id="96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Ze′rah·ites. </w:t>
      </w:r>
      <w:r w:rsidRPr="00AC7313">
        <w:rPr>
          <w:rFonts w:ascii="Trebuchet MS" w:hAnsi="Trebuchet MS"/>
          <w:b/>
          <w:noProof/>
        </w:rPr>
        <w:t xml:space="preserve">26:21 </w:t>
      </w:r>
      <w:r w:rsidRPr="00AC7313">
        <w:rPr>
          <w:rFonts w:ascii="Trebuchet MS" w:hAnsi="Trebuchet MS"/>
          <w:noProof/>
        </w:rPr>
        <w:t xml:space="preserve">And the sons of Pe′rez </w:t>
      </w:r>
      <w:del w:id="97" w:author="Author">
        <w:r w:rsidRPr="00AC7313">
          <w:rPr>
            <w:rFonts w:ascii="Trebuchet MS" w:hAnsi="Trebuchet MS"/>
            <w:noProof/>
          </w:rPr>
          <w:delText xml:space="preserve">came to be: Of </w:delText>
        </w:r>
      </w:del>
      <w:ins w:id="98" w:author="Author">
        <w:r w:rsidRPr="00AC7313">
          <w:rPr>
            <w:rFonts w:ascii="Trebuchet MS" w:hAnsi="Trebuchet MS"/>
            <w:noProof/>
          </w:rPr>
          <w:t xml:space="preserve">were: of </w:t>
        </w:r>
      </w:ins>
      <w:r w:rsidRPr="00AC7313">
        <w:rPr>
          <w:rFonts w:ascii="Trebuchet MS" w:hAnsi="Trebuchet MS"/>
          <w:noProof/>
        </w:rPr>
        <w:t>Hez′ron</w:t>
      </w:r>
      <w:ins w:id="99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Hez′ron·ites; of Ha′mul</w:t>
      </w:r>
      <w:ins w:id="100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Ha·mu′lites. </w:t>
      </w:r>
      <w:r w:rsidRPr="00AC7313">
        <w:rPr>
          <w:rFonts w:ascii="Trebuchet MS" w:hAnsi="Trebuchet MS"/>
          <w:b/>
          <w:noProof/>
        </w:rPr>
        <w:t xml:space="preserve">26:22 </w:t>
      </w:r>
      <w:r w:rsidRPr="00AC7313">
        <w:rPr>
          <w:rFonts w:ascii="Trebuchet MS" w:hAnsi="Trebuchet MS"/>
          <w:noProof/>
        </w:rPr>
        <w:t xml:space="preserve">These were the families of Judah, </w:t>
      </w:r>
      <w:del w:id="101" w:author="Author">
        <w:r w:rsidRPr="00AC7313">
          <w:rPr>
            <w:rFonts w:ascii="Trebuchet MS" w:hAnsi="Trebuchet MS"/>
            <w:noProof/>
          </w:rPr>
          <w:delText>of</w:delText>
        </w:r>
      </w:del>
      <w:ins w:id="102" w:author="Author">
        <w:r w:rsidRPr="00AC7313">
          <w:rPr>
            <w:rFonts w:ascii="Trebuchet MS" w:hAnsi="Trebuchet MS"/>
            <w:noProof/>
          </w:rPr>
          <w:t>and</w:t>
        </w:r>
      </w:ins>
      <w:r w:rsidRPr="00AC7313">
        <w:rPr>
          <w:rFonts w:ascii="Trebuchet MS" w:hAnsi="Trebuchet MS"/>
          <w:noProof/>
        </w:rPr>
        <w:t xml:space="preserve"> their registered ones</w:t>
      </w:r>
      <w:del w:id="103" w:author="Author">
        <w:r w:rsidRPr="00AC7313">
          <w:rPr>
            <w:rFonts w:ascii="Trebuchet MS" w:hAnsi="Trebuchet MS"/>
            <w:noProof/>
          </w:rPr>
          <w:delText>: seventy-six thousand five hundred</w:delText>
        </w:r>
      </w:del>
      <w:ins w:id="104" w:author="Author">
        <w:r w:rsidRPr="00AC7313">
          <w:rPr>
            <w:rFonts w:ascii="Trebuchet MS" w:hAnsi="Trebuchet MS"/>
            <w:noProof/>
          </w:rPr>
          <w:t xml:space="preserve"> were 76,500</w:t>
        </w:r>
      </w:ins>
      <w:r w:rsidRPr="00AC7313">
        <w:rPr>
          <w:rFonts w:ascii="Trebuchet MS" w:hAnsi="Trebuchet MS"/>
          <w:noProof/>
        </w:rPr>
        <w:t>.</w:t>
      </w:r>
    </w:p>
    <w:p w:rsidR="000F0400" w:rsidRPr="00AC7313" w:rsidRDefault="000F0400" w:rsidP="000F0400">
      <w:pPr>
        <w:rPr>
          <w:rFonts w:ascii="Trebuchet MS" w:hAnsi="Trebuchet MS"/>
          <w:noProof/>
        </w:rPr>
      </w:pPr>
      <w:r w:rsidRPr="00AC7313">
        <w:rPr>
          <w:rFonts w:ascii="Trebuchet MS" w:hAnsi="Trebuchet MS"/>
          <w:b/>
        </w:rPr>
        <w:t xml:space="preserve">26:23 </w:t>
      </w:r>
      <w:r w:rsidRPr="00AC7313">
        <w:rPr>
          <w:rFonts w:ascii="Trebuchet MS" w:hAnsi="Trebuchet MS"/>
          <w:noProof/>
        </w:rPr>
        <w:t xml:space="preserve">The sons of Is′sa·char by their families were: </w:t>
      </w:r>
      <w:del w:id="105" w:author="Author">
        <w:r w:rsidRPr="00AC7313">
          <w:rPr>
            <w:rFonts w:ascii="Trebuchet MS" w:hAnsi="Trebuchet MS"/>
            <w:noProof/>
          </w:rPr>
          <w:delText>Of</w:delText>
        </w:r>
      </w:del>
      <w:ins w:id="106" w:author="Author">
        <w:r w:rsidRPr="00AC7313">
          <w:rPr>
            <w:rFonts w:ascii="Trebuchet MS" w:hAnsi="Trebuchet MS"/>
            <w:noProof/>
          </w:rPr>
          <w:t>of</w:t>
        </w:r>
      </w:ins>
      <w:r w:rsidRPr="00AC7313">
        <w:rPr>
          <w:rFonts w:ascii="Trebuchet MS" w:hAnsi="Trebuchet MS"/>
          <w:noProof/>
        </w:rPr>
        <w:t xml:space="preserve"> To′la</w:t>
      </w:r>
      <w:ins w:id="107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To′la·ites; of Pu′vah</w:t>
      </w:r>
      <w:ins w:id="108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Pu′nites; </w:t>
      </w:r>
      <w:r w:rsidRPr="00AC7313">
        <w:rPr>
          <w:rFonts w:ascii="Trebuchet MS" w:hAnsi="Trebuchet MS"/>
          <w:b/>
          <w:noProof/>
        </w:rPr>
        <w:t xml:space="preserve">26:24 </w:t>
      </w:r>
      <w:r w:rsidRPr="00AC7313">
        <w:rPr>
          <w:rFonts w:ascii="Trebuchet MS" w:hAnsi="Trebuchet MS"/>
          <w:noProof/>
        </w:rPr>
        <w:t>of Ja′shub</w:t>
      </w:r>
      <w:ins w:id="109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Jash′u·bites; of Shim′ron</w:t>
      </w:r>
      <w:ins w:id="110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Shim′ron·ites. </w:t>
      </w:r>
      <w:r w:rsidRPr="00AC7313">
        <w:rPr>
          <w:rFonts w:ascii="Trebuchet MS" w:hAnsi="Trebuchet MS"/>
          <w:b/>
          <w:noProof/>
        </w:rPr>
        <w:t xml:space="preserve">26:25 </w:t>
      </w:r>
      <w:r w:rsidRPr="00AC7313">
        <w:rPr>
          <w:rFonts w:ascii="Trebuchet MS" w:hAnsi="Trebuchet MS"/>
          <w:noProof/>
        </w:rPr>
        <w:t xml:space="preserve">These were the families of Is′sa·char, </w:t>
      </w:r>
      <w:del w:id="111" w:author="Author">
        <w:r w:rsidRPr="00AC7313">
          <w:rPr>
            <w:rFonts w:ascii="Trebuchet MS" w:hAnsi="Trebuchet MS"/>
            <w:noProof/>
          </w:rPr>
          <w:delText>of</w:delText>
        </w:r>
      </w:del>
      <w:ins w:id="112" w:author="Author">
        <w:r w:rsidRPr="00AC7313">
          <w:rPr>
            <w:rFonts w:ascii="Trebuchet MS" w:hAnsi="Trebuchet MS"/>
            <w:noProof/>
          </w:rPr>
          <w:t>and</w:t>
        </w:r>
      </w:ins>
      <w:r w:rsidRPr="00AC7313">
        <w:rPr>
          <w:rFonts w:ascii="Trebuchet MS" w:hAnsi="Trebuchet MS"/>
          <w:noProof/>
        </w:rPr>
        <w:t xml:space="preserve"> their registered ones</w:t>
      </w:r>
      <w:del w:id="113" w:author="Author">
        <w:r w:rsidRPr="00AC7313">
          <w:rPr>
            <w:rFonts w:ascii="Trebuchet MS" w:hAnsi="Trebuchet MS"/>
            <w:noProof/>
          </w:rPr>
          <w:delText>: sixty-four thousand three hundred</w:delText>
        </w:r>
      </w:del>
      <w:ins w:id="114" w:author="Author">
        <w:r w:rsidRPr="00AC7313">
          <w:rPr>
            <w:rFonts w:ascii="Trebuchet MS" w:hAnsi="Trebuchet MS"/>
            <w:noProof/>
          </w:rPr>
          <w:t xml:space="preserve"> were 64,300</w:t>
        </w:r>
      </w:ins>
      <w:r w:rsidRPr="00AC7313">
        <w:rPr>
          <w:rFonts w:ascii="Trebuchet MS" w:hAnsi="Trebuchet MS"/>
          <w:noProof/>
        </w:rPr>
        <w:t>.</w:t>
      </w:r>
    </w:p>
    <w:p w:rsidR="000F0400" w:rsidRPr="00AC7313" w:rsidRDefault="000F0400" w:rsidP="000F0400">
      <w:pPr>
        <w:rPr>
          <w:rFonts w:ascii="Trebuchet MS" w:hAnsi="Trebuchet MS"/>
          <w:noProof/>
        </w:rPr>
      </w:pPr>
      <w:r w:rsidRPr="00AC7313">
        <w:rPr>
          <w:rFonts w:ascii="Trebuchet MS" w:hAnsi="Trebuchet MS"/>
          <w:b/>
        </w:rPr>
        <w:t xml:space="preserve">26:26 </w:t>
      </w:r>
      <w:r w:rsidRPr="00AC7313">
        <w:rPr>
          <w:rFonts w:ascii="Trebuchet MS" w:hAnsi="Trebuchet MS"/>
          <w:noProof/>
        </w:rPr>
        <w:t xml:space="preserve">The sons of Zeb′u·lun by their families were: </w:t>
      </w:r>
      <w:del w:id="115" w:author="Author">
        <w:r w:rsidRPr="00AC7313">
          <w:rPr>
            <w:rFonts w:ascii="Trebuchet MS" w:hAnsi="Trebuchet MS"/>
            <w:noProof/>
          </w:rPr>
          <w:delText>Of</w:delText>
        </w:r>
      </w:del>
      <w:ins w:id="116" w:author="Author">
        <w:r w:rsidRPr="00AC7313">
          <w:rPr>
            <w:rFonts w:ascii="Trebuchet MS" w:hAnsi="Trebuchet MS"/>
            <w:noProof/>
          </w:rPr>
          <w:t>of</w:t>
        </w:r>
      </w:ins>
      <w:r w:rsidRPr="00AC7313">
        <w:rPr>
          <w:rFonts w:ascii="Trebuchet MS" w:hAnsi="Trebuchet MS"/>
          <w:noProof/>
        </w:rPr>
        <w:t xml:space="preserve"> Se′red</w:t>
      </w:r>
      <w:ins w:id="117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Ser′e·dites; of E′lon</w:t>
      </w:r>
      <w:ins w:id="118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E′lon·ites; of Jah′le·el</w:t>
      </w:r>
      <w:ins w:id="119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Jah′le·el·ites. </w:t>
      </w:r>
      <w:r w:rsidRPr="00AC7313">
        <w:rPr>
          <w:rFonts w:ascii="Trebuchet MS" w:hAnsi="Trebuchet MS"/>
          <w:b/>
          <w:noProof/>
        </w:rPr>
        <w:t xml:space="preserve">26:27 </w:t>
      </w:r>
      <w:r w:rsidRPr="00AC7313">
        <w:rPr>
          <w:rFonts w:ascii="Trebuchet MS" w:hAnsi="Trebuchet MS"/>
          <w:noProof/>
        </w:rPr>
        <w:t xml:space="preserve">These were the families of the </w:t>
      </w:r>
      <w:del w:id="120" w:author="Author">
        <w:r w:rsidRPr="00AC7313" w:rsidDel="00CB3F8D">
          <w:rPr>
            <w:rFonts w:ascii="Trebuchet MS" w:hAnsi="Trebuchet MS"/>
            <w:noProof/>
          </w:rPr>
          <w:delText>Ze·bu′lu·nites</w:delText>
        </w:r>
      </w:del>
      <w:ins w:id="121" w:author="Author">
        <w:r w:rsidRPr="00CB3F8D">
          <w:rPr>
            <w:rFonts w:ascii="Trebuchet MS" w:hAnsi="Trebuchet MS"/>
            <w:noProof/>
          </w:rPr>
          <w:t>Zeb</w:t>
        </w:r>
        <w:r w:rsidRPr="00CB3F8D">
          <w:rPr>
            <w:rFonts w:cs="Arial"/>
            <w:noProof/>
          </w:rPr>
          <w:t>ʹ</w:t>
        </w:r>
        <w:r w:rsidRPr="00CB3F8D">
          <w:rPr>
            <w:rFonts w:ascii="Trebuchet MS" w:hAnsi="Trebuchet MS"/>
            <w:noProof/>
          </w:rPr>
          <w:t>u</w:t>
        </w:r>
        <w:r w:rsidRPr="00CB3F8D">
          <w:rPr>
            <w:rFonts w:ascii="Trebuchet MS" w:hAnsi="Trebuchet MS" w:cs="Trebuchet MS"/>
            <w:noProof/>
          </w:rPr>
          <w:t>·</w:t>
        </w:r>
        <w:r w:rsidRPr="00CB3F8D">
          <w:rPr>
            <w:rFonts w:ascii="Trebuchet MS" w:hAnsi="Trebuchet MS"/>
            <w:noProof/>
          </w:rPr>
          <w:t>lun</w:t>
        </w:r>
        <w:r w:rsidRPr="00CB3F8D">
          <w:rPr>
            <w:rFonts w:ascii="Trebuchet MS" w:hAnsi="Trebuchet MS" w:cs="Trebuchet MS"/>
            <w:noProof/>
          </w:rPr>
          <w:t>·</w:t>
        </w:r>
        <w:r w:rsidRPr="00CB3F8D">
          <w:rPr>
            <w:rFonts w:ascii="Trebuchet MS" w:hAnsi="Trebuchet MS"/>
            <w:noProof/>
          </w:rPr>
          <w:t>ites</w:t>
        </w:r>
      </w:ins>
      <w:r w:rsidRPr="00AC7313">
        <w:rPr>
          <w:rFonts w:ascii="Trebuchet MS" w:hAnsi="Trebuchet MS"/>
          <w:noProof/>
        </w:rPr>
        <w:t xml:space="preserve">, </w:t>
      </w:r>
      <w:del w:id="122" w:author="Author">
        <w:r w:rsidRPr="00AC7313">
          <w:rPr>
            <w:rFonts w:ascii="Trebuchet MS" w:hAnsi="Trebuchet MS"/>
            <w:noProof/>
          </w:rPr>
          <w:delText>of</w:delText>
        </w:r>
      </w:del>
      <w:ins w:id="123" w:author="Author">
        <w:r w:rsidRPr="00AC7313">
          <w:rPr>
            <w:rFonts w:ascii="Trebuchet MS" w:hAnsi="Trebuchet MS"/>
            <w:noProof/>
          </w:rPr>
          <w:t>and</w:t>
        </w:r>
      </w:ins>
      <w:r w:rsidRPr="00AC7313">
        <w:rPr>
          <w:rFonts w:ascii="Trebuchet MS" w:hAnsi="Trebuchet MS"/>
          <w:noProof/>
        </w:rPr>
        <w:t xml:space="preserve"> their registered ones</w:t>
      </w:r>
      <w:del w:id="124" w:author="Author">
        <w:r w:rsidRPr="00AC7313">
          <w:rPr>
            <w:rFonts w:ascii="Trebuchet MS" w:hAnsi="Trebuchet MS"/>
            <w:noProof/>
          </w:rPr>
          <w:delText>: sixty thousand five hundred</w:delText>
        </w:r>
      </w:del>
      <w:ins w:id="125" w:author="Author">
        <w:r w:rsidRPr="00AC7313">
          <w:rPr>
            <w:rFonts w:ascii="Trebuchet MS" w:hAnsi="Trebuchet MS"/>
            <w:noProof/>
          </w:rPr>
          <w:t xml:space="preserve"> were 60,500</w:t>
        </w:r>
      </w:ins>
      <w:r w:rsidRPr="00AC7313">
        <w:rPr>
          <w:rFonts w:ascii="Trebuchet MS" w:hAnsi="Trebuchet MS"/>
          <w:noProof/>
        </w:rPr>
        <w:t>.</w:t>
      </w:r>
    </w:p>
    <w:p w:rsidR="000F0400" w:rsidRPr="00AC7313" w:rsidRDefault="000F0400" w:rsidP="000F0400">
      <w:pPr>
        <w:rPr>
          <w:rFonts w:ascii="Trebuchet MS" w:hAnsi="Trebuchet MS"/>
          <w:noProof/>
        </w:rPr>
      </w:pPr>
      <w:r w:rsidRPr="00AC7313">
        <w:rPr>
          <w:rFonts w:ascii="Trebuchet MS" w:hAnsi="Trebuchet MS"/>
          <w:b/>
        </w:rPr>
        <w:t xml:space="preserve">26:28 </w:t>
      </w:r>
      <w:r w:rsidRPr="00AC7313">
        <w:rPr>
          <w:rFonts w:ascii="Trebuchet MS" w:hAnsi="Trebuchet MS"/>
          <w:noProof/>
        </w:rPr>
        <w:t>The sons of Joseph by their families were</w:t>
      </w:r>
      <w:ins w:id="126" w:author="Author">
        <w:r w:rsidRPr="00AC7313">
          <w:rPr>
            <w:rFonts w:ascii="Trebuchet MS" w:hAnsi="Trebuchet MS"/>
            <w:noProof/>
          </w:rPr>
          <w:t>:</w:t>
        </w:r>
      </w:ins>
      <w:r w:rsidRPr="00AC7313">
        <w:rPr>
          <w:rFonts w:ascii="Trebuchet MS" w:hAnsi="Trebuchet MS"/>
          <w:noProof/>
        </w:rPr>
        <w:t xml:space="preserve"> Ma·nas′seh and E′phra·im. </w:t>
      </w:r>
      <w:r w:rsidRPr="00AC7313">
        <w:rPr>
          <w:rFonts w:ascii="Trebuchet MS" w:hAnsi="Trebuchet MS"/>
          <w:b/>
          <w:noProof/>
        </w:rPr>
        <w:t xml:space="preserve">26:29 </w:t>
      </w:r>
      <w:r w:rsidRPr="00AC7313">
        <w:rPr>
          <w:rFonts w:ascii="Trebuchet MS" w:hAnsi="Trebuchet MS"/>
          <w:noProof/>
        </w:rPr>
        <w:t xml:space="preserve">The sons of Ma·nas′seh were: </w:t>
      </w:r>
      <w:del w:id="127" w:author="Author">
        <w:r w:rsidRPr="00AC7313">
          <w:rPr>
            <w:rFonts w:ascii="Trebuchet MS" w:hAnsi="Trebuchet MS"/>
            <w:noProof/>
          </w:rPr>
          <w:delText>Of</w:delText>
        </w:r>
      </w:del>
      <w:ins w:id="128" w:author="Author">
        <w:r w:rsidRPr="00AC7313">
          <w:rPr>
            <w:rFonts w:ascii="Trebuchet MS" w:hAnsi="Trebuchet MS"/>
            <w:noProof/>
          </w:rPr>
          <w:t>of</w:t>
        </w:r>
      </w:ins>
      <w:r w:rsidRPr="00AC7313">
        <w:rPr>
          <w:rFonts w:ascii="Trebuchet MS" w:hAnsi="Trebuchet MS"/>
          <w:noProof/>
        </w:rPr>
        <w:t xml:space="preserve"> Ma′chir</w:t>
      </w:r>
      <w:ins w:id="129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Ma′chir·ites</w:t>
      </w:r>
      <w:del w:id="130" w:author="Author">
        <w:r w:rsidRPr="00AC7313">
          <w:rPr>
            <w:rFonts w:ascii="Trebuchet MS" w:hAnsi="Trebuchet MS"/>
            <w:noProof/>
          </w:rPr>
          <w:delText>. And</w:delText>
        </w:r>
      </w:del>
      <w:ins w:id="131" w:author="Author">
        <w:r w:rsidRPr="00AC7313">
          <w:rPr>
            <w:rFonts w:ascii="Trebuchet MS" w:hAnsi="Trebuchet MS"/>
            <w:noProof/>
          </w:rPr>
          <w:t>; and</w:t>
        </w:r>
      </w:ins>
      <w:r w:rsidRPr="00AC7313">
        <w:rPr>
          <w:rFonts w:ascii="Trebuchet MS" w:hAnsi="Trebuchet MS"/>
          <w:noProof/>
        </w:rPr>
        <w:t xml:space="preserve"> Ma′chir became father to Gil′e·ad</w:t>
      </w:r>
      <w:del w:id="132" w:author="Author">
        <w:r w:rsidRPr="00AC7313">
          <w:rPr>
            <w:rFonts w:ascii="Trebuchet MS" w:hAnsi="Trebuchet MS"/>
            <w:noProof/>
          </w:rPr>
          <w:delText>. Of</w:delText>
        </w:r>
      </w:del>
      <w:ins w:id="133" w:author="Author">
        <w:r w:rsidRPr="00AC7313">
          <w:rPr>
            <w:rFonts w:ascii="Trebuchet MS" w:hAnsi="Trebuchet MS"/>
            <w:noProof/>
          </w:rPr>
          <w:t>; of</w:t>
        </w:r>
      </w:ins>
      <w:r w:rsidRPr="00AC7313">
        <w:rPr>
          <w:rFonts w:ascii="Trebuchet MS" w:hAnsi="Trebuchet MS"/>
          <w:noProof/>
        </w:rPr>
        <w:t xml:space="preserve"> Gil′e·ad</w:t>
      </w:r>
      <w:ins w:id="134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Gil′e·ad·ites. </w:t>
      </w:r>
      <w:r w:rsidRPr="00AC7313">
        <w:rPr>
          <w:rFonts w:ascii="Trebuchet MS" w:hAnsi="Trebuchet MS"/>
          <w:b/>
          <w:noProof/>
        </w:rPr>
        <w:t xml:space="preserve">26:30 </w:t>
      </w:r>
      <w:r w:rsidRPr="00AC7313">
        <w:rPr>
          <w:rFonts w:ascii="Trebuchet MS" w:hAnsi="Trebuchet MS"/>
          <w:noProof/>
        </w:rPr>
        <w:t xml:space="preserve">These were the sons of Gil′e·ad: </w:t>
      </w:r>
      <w:del w:id="135" w:author="Author">
        <w:r w:rsidRPr="00AC7313">
          <w:rPr>
            <w:rFonts w:ascii="Trebuchet MS" w:hAnsi="Trebuchet MS"/>
            <w:noProof/>
          </w:rPr>
          <w:delText>Of</w:delText>
        </w:r>
      </w:del>
      <w:ins w:id="136" w:author="Author">
        <w:r w:rsidRPr="00AC7313">
          <w:rPr>
            <w:rFonts w:ascii="Trebuchet MS" w:hAnsi="Trebuchet MS"/>
            <w:noProof/>
          </w:rPr>
          <w:t>of</w:t>
        </w:r>
      </w:ins>
      <w:r w:rsidRPr="00AC7313">
        <w:rPr>
          <w:rFonts w:ascii="Trebuchet MS" w:hAnsi="Trebuchet MS"/>
          <w:noProof/>
        </w:rPr>
        <w:t xml:space="preserve"> Ie′zer</w:t>
      </w:r>
      <w:ins w:id="137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Ie′zer·ites; of He′lek</w:t>
      </w:r>
      <w:ins w:id="138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He′lek·ites; </w:t>
      </w:r>
      <w:r w:rsidRPr="00AC7313">
        <w:rPr>
          <w:rFonts w:ascii="Trebuchet MS" w:hAnsi="Trebuchet MS"/>
          <w:b/>
          <w:noProof/>
        </w:rPr>
        <w:t xml:space="preserve">26:31 </w:t>
      </w:r>
      <w:r w:rsidRPr="00AC7313">
        <w:rPr>
          <w:rFonts w:ascii="Trebuchet MS" w:hAnsi="Trebuchet MS"/>
          <w:noProof/>
        </w:rPr>
        <w:t>of As′ri·el</w:t>
      </w:r>
      <w:ins w:id="139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As′ri·el·ites; of She′chem</w:t>
      </w:r>
      <w:ins w:id="140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She′chem·ites; </w:t>
      </w:r>
      <w:r w:rsidRPr="00AC7313">
        <w:rPr>
          <w:rFonts w:ascii="Trebuchet MS" w:hAnsi="Trebuchet MS"/>
          <w:b/>
          <w:noProof/>
        </w:rPr>
        <w:t xml:space="preserve">26:32 </w:t>
      </w:r>
      <w:r w:rsidRPr="00AC7313">
        <w:rPr>
          <w:rFonts w:ascii="Trebuchet MS" w:hAnsi="Trebuchet MS"/>
          <w:noProof/>
        </w:rPr>
        <w:t>of She·mi′da</w:t>
      </w:r>
      <w:ins w:id="141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She·mi′da·ites; of He′pher</w:t>
      </w:r>
      <w:ins w:id="142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He′pher·ites. </w:t>
      </w:r>
      <w:r w:rsidRPr="00AC7313">
        <w:rPr>
          <w:rFonts w:ascii="Trebuchet MS" w:hAnsi="Trebuchet MS"/>
          <w:b/>
          <w:noProof/>
        </w:rPr>
        <w:t xml:space="preserve">26:33 </w:t>
      </w:r>
      <w:r w:rsidRPr="00AC7313">
        <w:rPr>
          <w:rFonts w:ascii="Trebuchet MS" w:hAnsi="Trebuchet MS"/>
          <w:noProof/>
        </w:rPr>
        <w:t xml:space="preserve">Now Ze·lo′phe·had the son of He′pher </w:t>
      </w:r>
      <w:del w:id="143" w:author="Author">
        <w:r w:rsidRPr="00AC7313">
          <w:rPr>
            <w:rFonts w:ascii="Trebuchet MS" w:hAnsi="Trebuchet MS"/>
            <w:noProof/>
          </w:rPr>
          <w:delText xml:space="preserve">proved to have </w:delText>
        </w:r>
      </w:del>
      <w:ins w:id="144" w:author="Author">
        <w:r w:rsidRPr="00AC7313">
          <w:rPr>
            <w:rFonts w:ascii="Trebuchet MS" w:hAnsi="Trebuchet MS"/>
            <w:noProof/>
          </w:rPr>
          <w:t xml:space="preserve">had </w:t>
        </w:r>
      </w:ins>
      <w:r w:rsidRPr="00AC7313">
        <w:rPr>
          <w:rFonts w:ascii="Trebuchet MS" w:hAnsi="Trebuchet MS"/>
          <w:noProof/>
        </w:rPr>
        <w:t xml:space="preserve">no sons, </w:t>
      </w:r>
      <w:del w:id="145" w:author="Author">
        <w:r w:rsidRPr="00AC7313">
          <w:rPr>
            <w:rFonts w:ascii="Trebuchet MS" w:hAnsi="Trebuchet MS"/>
            <w:noProof/>
          </w:rPr>
          <w:delText>but</w:delText>
        </w:r>
      </w:del>
      <w:ins w:id="146" w:author="Author">
        <w:r w:rsidRPr="00AC7313">
          <w:rPr>
            <w:rFonts w:ascii="Trebuchet MS" w:hAnsi="Trebuchet MS"/>
            <w:noProof/>
          </w:rPr>
          <w:t>only</w:t>
        </w:r>
      </w:ins>
      <w:r w:rsidRPr="00AC7313">
        <w:rPr>
          <w:rFonts w:ascii="Trebuchet MS" w:hAnsi="Trebuchet MS"/>
          <w:noProof/>
        </w:rPr>
        <w:t xml:space="preserve"> daughters, and the names of the daughters of Ze·lo′phe·had were Mah′lah</w:t>
      </w:r>
      <w:del w:id="147" w:author="Author">
        <w:r w:rsidRPr="00AC7313">
          <w:rPr>
            <w:rFonts w:ascii="Trebuchet MS" w:hAnsi="Trebuchet MS"/>
            <w:noProof/>
          </w:rPr>
          <w:delText xml:space="preserve"> and</w:delText>
        </w:r>
      </w:del>
      <w:ins w:id="148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Noah, Hog′lah, Mil′cah</w:t>
      </w:r>
      <w:ins w:id="149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and Tir′zah. </w:t>
      </w:r>
      <w:r w:rsidRPr="00AC7313">
        <w:rPr>
          <w:rFonts w:ascii="Trebuchet MS" w:hAnsi="Trebuchet MS"/>
          <w:b/>
          <w:noProof/>
        </w:rPr>
        <w:t xml:space="preserve">26:34 </w:t>
      </w:r>
      <w:r w:rsidRPr="00AC7313">
        <w:rPr>
          <w:rFonts w:ascii="Trebuchet MS" w:hAnsi="Trebuchet MS"/>
          <w:noProof/>
        </w:rPr>
        <w:t xml:space="preserve">These were the families of Ma·nas′seh, and their registered ones were </w:t>
      </w:r>
      <w:del w:id="150" w:author="Author">
        <w:r w:rsidRPr="00AC7313">
          <w:rPr>
            <w:rFonts w:ascii="Trebuchet MS" w:hAnsi="Trebuchet MS"/>
            <w:noProof/>
          </w:rPr>
          <w:delText>fifty-two thousand seven hundred</w:delText>
        </w:r>
      </w:del>
      <w:ins w:id="151" w:author="Author">
        <w:r w:rsidRPr="00AC7313">
          <w:rPr>
            <w:rFonts w:ascii="Trebuchet MS" w:hAnsi="Trebuchet MS"/>
            <w:noProof/>
          </w:rPr>
          <w:t>52,700</w:t>
        </w:r>
      </w:ins>
      <w:r w:rsidRPr="00AC7313">
        <w:rPr>
          <w:rFonts w:ascii="Trebuchet MS" w:hAnsi="Trebuchet MS"/>
          <w:noProof/>
        </w:rPr>
        <w:t>.</w:t>
      </w:r>
    </w:p>
    <w:p w:rsidR="000F0400" w:rsidRPr="00AC7313" w:rsidRDefault="000F0400" w:rsidP="000F0400">
      <w:pPr>
        <w:rPr>
          <w:rFonts w:ascii="Trebuchet MS" w:hAnsi="Trebuchet MS"/>
          <w:noProof/>
        </w:rPr>
      </w:pPr>
      <w:r w:rsidRPr="00AC7313">
        <w:rPr>
          <w:rFonts w:ascii="Trebuchet MS" w:hAnsi="Trebuchet MS"/>
          <w:b/>
        </w:rPr>
        <w:t xml:space="preserve">26:35 </w:t>
      </w:r>
      <w:r w:rsidRPr="00AC7313">
        <w:rPr>
          <w:rFonts w:ascii="Trebuchet MS" w:hAnsi="Trebuchet MS"/>
          <w:noProof/>
        </w:rPr>
        <w:t xml:space="preserve">These were the sons of E′phra·im by their families: </w:t>
      </w:r>
      <w:del w:id="152" w:author="Author">
        <w:r w:rsidRPr="00AC7313">
          <w:rPr>
            <w:rFonts w:ascii="Trebuchet MS" w:hAnsi="Trebuchet MS"/>
            <w:noProof/>
          </w:rPr>
          <w:delText>Of</w:delText>
        </w:r>
      </w:del>
      <w:ins w:id="153" w:author="Author">
        <w:r w:rsidRPr="00AC7313">
          <w:rPr>
            <w:rFonts w:ascii="Trebuchet MS" w:hAnsi="Trebuchet MS"/>
            <w:noProof/>
          </w:rPr>
          <w:t>of</w:t>
        </w:r>
      </w:ins>
      <w:r w:rsidRPr="00AC7313">
        <w:rPr>
          <w:rFonts w:ascii="Trebuchet MS" w:hAnsi="Trebuchet MS"/>
          <w:noProof/>
        </w:rPr>
        <w:t xml:space="preserve"> Shu′the·lah</w:t>
      </w:r>
      <w:ins w:id="154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Shu′thel·a′hites; of Be′cher</w:t>
      </w:r>
      <w:ins w:id="155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Be′cher·ites; of Ta′han</w:t>
      </w:r>
      <w:ins w:id="156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Ta′han·ites. </w:t>
      </w:r>
      <w:r w:rsidRPr="00AC7313">
        <w:rPr>
          <w:rFonts w:ascii="Trebuchet MS" w:hAnsi="Trebuchet MS"/>
          <w:b/>
          <w:noProof/>
        </w:rPr>
        <w:t xml:space="preserve">26:36 </w:t>
      </w:r>
      <w:r w:rsidRPr="00AC7313">
        <w:rPr>
          <w:rFonts w:ascii="Trebuchet MS" w:hAnsi="Trebuchet MS"/>
          <w:noProof/>
        </w:rPr>
        <w:t xml:space="preserve">And these were the sons of Shu′the·lah: </w:t>
      </w:r>
      <w:del w:id="157" w:author="Author">
        <w:r w:rsidRPr="00AC7313">
          <w:rPr>
            <w:rFonts w:ascii="Trebuchet MS" w:hAnsi="Trebuchet MS"/>
            <w:noProof/>
          </w:rPr>
          <w:delText>Of</w:delText>
        </w:r>
      </w:del>
      <w:ins w:id="158" w:author="Author">
        <w:r w:rsidRPr="00AC7313">
          <w:rPr>
            <w:rFonts w:ascii="Trebuchet MS" w:hAnsi="Trebuchet MS"/>
            <w:noProof/>
          </w:rPr>
          <w:t>of</w:t>
        </w:r>
      </w:ins>
      <w:r w:rsidRPr="00AC7313">
        <w:rPr>
          <w:rFonts w:ascii="Trebuchet MS" w:hAnsi="Trebuchet MS"/>
          <w:noProof/>
        </w:rPr>
        <w:t xml:space="preserve"> E′ran</w:t>
      </w:r>
      <w:ins w:id="159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E′ran·ites. </w:t>
      </w:r>
      <w:r w:rsidRPr="00AC7313">
        <w:rPr>
          <w:rFonts w:ascii="Trebuchet MS" w:hAnsi="Trebuchet MS"/>
          <w:b/>
          <w:noProof/>
        </w:rPr>
        <w:t xml:space="preserve">26:37 </w:t>
      </w:r>
      <w:r w:rsidRPr="00AC7313">
        <w:rPr>
          <w:rFonts w:ascii="Trebuchet MS" w:hAnsi="Trebuchet MS"/>
          <w:noProof/>
        </w:rPr>
        <w:t xml:space="preserve">These were the families of the sons of E′phra·im, </w:t>
      </w:r>
      <w:del w:id="160" w:author="Author">
        <w:r w:rsidRPr="00AC7313">
          <w:rPr>
            <w:rFonts w:ascii="Trebuchet MS" w:hAnsi="Trebuchet MS"/>
            <w:noProof/>
          </w:rPr>
          <w:delText>of</w:delText>
        </w:r>
      </w:del>
      <w:ins w:id="161" w:author="Author">
        <w:r w:rsidRPr="00AC7313">
          <w:rPr>
            <w:rFonts w:ascii="Trebuchet MS" w:hAnsi="Trebuchet MS"/>
            <w:noProof/>
          </w:rPr>
          <w:t>and</w:t>
        </w:r>
      </w:ins>
      <w:r w:rsidRPr="00AC7313">
        <w:rPr>
          <w:rFonts w:ascii="Trebuchet MS" w:hAnsi="Trebuchet MS"/>
          <w:noProof/>
        </w:rPr>
        <w:t xml:space="preserve"> their registered ones</w:t>
      </w:r>
      <w:del w:id="162" w:author="Author">
        <w:r w:rsidRPr="00AC7313">
          <w:rPr>
            <w:rFonts w:ascii="Trebuchet MS" w:hAnsi="Trebuchet MS"/>
            <w:noProof/>
          </w:rPr>
          <w:delText>: thirty-two thousand five hundred.</w:delText>
        </w:r>
      </w:del>
      <w:ins w:id="163" w:author="Author">
        <w:r w:rsidRPr="00AC7313">
          <w:rPr>
            <w:rFonts w:ascii="Trebuchet MS" w:hAnsi="Trebuchet MS"/>
            <w:noProof/>
          </w:rPr>
          <w:t xml:space="preserve"> were 32,500.</w:t>
        </w:r>
      </w:ins>
      <w:r w:rsidRPr="00AC7313">
        <w:rPr>
          <w:rFonts w:ascii="Trebuchet MS" w:hAnsi="Trebuchet MS"/>
          <w:noProof/>
        </w:rPr>
        <w:t xml:space="preserve"> These were the sons of Joseph by their families.</w:t>
      </w:r>
    </w:p>
    <w:p w:rsidR="000F0400" w:rsidRPr="00AC7313" w:rsidRDefault="000F0400" w:rsidP="000F0400">
      <w:pPr>
        <w:rPr>
          <w:rFonts w:ascii="Trebuchet MS" w:hAnsi="Trebuchet MS"/>
          <w:noProof/>
        </w:rPr>
      </w:pPr>
      <w:r w:rsidRPr="00AC7313">
        <w:rPr>
          <w:rFonts w:ascii="Trebuchet MS" w:hAnsi="Trebuchet MS"/>
          <w:b/>
        </w:rPr>
        <w:t xml:space="preserve">26:38 </w:t>
      </w:r>
      <w:r w:rsidRPr="00AC7313">
        <w:rPr>
          <w:rFonts w:ascii="Trebuchet MS" w:hAnsi="Trebuchet MS"/>
          <w:noProof/>
        </w:rPr>
        <w:t xml:space="preserve">The sons of Benjamin by their families were: </w:t>
      </w:r>
      <w:del w:id="164" w:author="Author">
        <w:r w:rsidRPr="00AC7313">
          <w:rPr>
            <w:rFonts w:ascii="Trebuchet MS" w:hAnsi="Trebuchet MS"/>
            <w:noProof/>
          </w:rPr>
          <w:delText>Of</w:delText>
        </w:r>
      </w:del>
      <w:ins w:id="165" w:author="Author">
        <w:r w:rsidRPr="00AC7313">
          <w:rPr>
            <w:rFonts w:ascii="Trebuchet MS" w:hAnsi="Trebuchet MS"/>
            <w:noProof/>
          </w:rPr>
          <w:t>of</w:t>
        </w:r>
      </w:ins>
      <w:r w:rsidRPr="00AC7313">
        <w:rPr>
          <w:rFonts w:ascii="Trebuchet MS" w:hAnsi="Trebuchet MS"/>
          <w:noProof/>
        </w:rPr>
        <w:t xml:space="preserve"> Be′la</w:t>
      </w:r>
      <w:ins w:id="166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Be′la·ites; of Ash′bel</w:t>
      </w:r>
      <w:ins w:id="167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Ash′bel·ites; of A·hi′ram</w:t>
      </w:r>
      <w:ins w:id="168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A·hi′ram·ites; </w:t>
      </w:r>
      <w:r w:rsidRPr="00AC7313">
        <w:rPr>
          <w:rFonts w:ascii="Trebuchet MS" w:hAnsi="Trebuchet MS"/>
          <w:b/>
          <w:noProof/>
        </w:rPr>
        <w:t xml:space="preserve">26:39 </w:t>
      </w:r>
      <w:r w:rsidRPr="00AC7313">
        <w:rPr>
          <w:rFonts w:ascii="Trebuchet MS" w:hAnsi="Trebuchet MS"/>
          <w:noProof/>
        </w:rPr>
        <w:t>of She·phu′pham</w:t>
      </w:r>
      <w:ins w:id="169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Shu′pham·ites; of Hu′pham</w:t>
      </w:r>
      <w:ins w:id="170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Hu′pham·ites. </w:t>
      </w:r>
      <w:r w:rsidRPr="00AC7313">
        <w:rPr>
          <w:rFonts w:ascii="Trebuchet MS" w:hAnsi="Trebuchet MS"/>
          <w:b/>
          <w:noProof/>
        </w:rPr>
        <w:t xml:space="preserve">26:40 </w:t>
      </w:r>
      <w:r w:rsidRPr="00AC7313">
        <w:rPr>
          <w:rFonts w:ascii="Trebuchet MS" w:hAnsi="Trebuchet MS"/>
          <w:noProof/>
        </w:rPr>
        <w:t xml:space="preserve">The sons of Be′la </w:t>
      </w:r>
      <w:del w:id="171" w:author="Author">
        <w:r w:rsidRPr="00AC7313">
          <w:rPr>
            <w:rFonts w:ascii="Trebuchet MS" w:hAnsi="Trebuchet MS"/>
            <w:noProof/>
          </w:rPr>
          <w:delText>came to be</w:delText>
        </w:r>
      </w:del>
      <w:ins w:id="172" w:author="Author">
        <w:r w:rsidRPr="00AC7313">
          <w:rPr>
            <w:rFonts w:ascii="Trebuchet MS" w:hAnsi="Trebuchet MS"/>
            <w:noProof/>
          </w:rPr>
          <w:t>were</w:t>
        </w:r>
      </w:ins>
      <w:r w:rsidRPr="00AC7313">
        <w:rPr>
          <w:rFonts w:ascii="Trebuchet MS" w:hAnsi="Trebuchet MS"/>
          <w:noProof/>
        </w:rPr>
        <w:t xml:space="preserve"> Ard and Na′a·man: </w:t>
      </w:r>
      <w:del w:id="173" w:author="Author">
        <w:r w:rsidRPr="00AC7313">
          <w:rPr>
            <w:rFonts w:ascii="Trebuchet MS" w:hAnsi="Trebuchet MS"/>
            <w:noProof/>
          </w:rPr>
          <w:delText>Of</w:delText>
        </w:r>
      </w:del>
      <w:ins w:id="174" w:author="Author">
        <w:r w:rsidRPr="00AC7313">
          <w:rPr>
            <w:rFonts w:ascii="Trebuchet MS" w:hAnsi="Trebuchet MS"/>
            <w:noProof/>
          </w:rPr>
          <w:t>of</w:t>
        </w:r>
      </w:ins>
      <w:r w:rsidRPr="00AC7313">
        <w:rPr>
          <w:rFonts w:ascii="Trebuchet MS" w:hAnsi="Trebuchet MS"/>
          <w:noProof/>
        </w:rPr>
        <w:t xml:space="preserve"> Ard</w:t>
      </w:r>
      <w:ins w:id="175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Ard′ites; of Na′a·man</w:t>
      </w:r>
      <w:ins w:id="176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Na′a·mites. </w:t>
      </w:r>
      <w:r w:rsidRPr="00AC7313">
        <w:rPr>
          <w:rFonts w:ascii="Trebuchet MS" w:hAnsi="Trebuchet MS"/>
          <w:b/>
          <w:noProof/>
        </w:rPr>
        <w:t xml:space="preserve">26:41 </w:t>
      </w:r>
      <w:r w:rsidRPr="00AC7313">
        <w:rPr>
          <w:rFonts w:ascii="Trebuchet MS" w:hAnsi="Trebuchet MS"/>
          <w:noProof/>
        </w:rPr>
        <w:t xml:space="preserve">These were the sons of Benjamin by their families, and their registered ones were </w:t>
      </w:r>
      <w:del w:id="177" w:author="Author">
        <w:r w:rsidRPr="00AC7313">
          <w:rPr>
            <w:rFonts w:ascii="Trebuchet MS" w:hAnsi="Trebuchet MS"/>
            <w:noProof/>
          </w:rPr>
          <w:delText>forty-five thousand six hundred</w:delText>
        </w:r>
      </w:del>
      <w:ins w:id="178" w:author="Author">
        <w:r w:rsidRPr="00AC7313">
          <w:rPr>
            <w:rFonts w:ascii="Trebuchet MS" w:hAnsi="Trebuchet MS"/>
            <w:noProof/>
          </w:rPr>
          <w:t>45,600</w:t>
        </w:r>
      </w:ins>
      <w:r w:rsidRPr="00AC7313">
        <w:rPr>
          <w:rFonts w:ascii="Trebuchet MS" w:hAnsi="Trebuchet MS"/>
          <w:noProof/>
        </w:rPr>
        <w:t>.</w:t>
      </w:r>
    </w:p>
    <w:p w:rsidR="000F0400" w:rsidRPr="00AC7313" w:rsidRDefault="000F0400" w:rsidP="000F0400">
      <w:pPr>
        <w:rPr>
          <w:rFonts w:ascii="Trebuchet MS" w:hAnsi="Trebuchet MS"/>
          <w:noProof/>
        </w:rPr>
      </w:pPr>
      <w:r w:rsidRPr="00AC7313">
        <w:rPr>
          <w:rFonts w:ascii="Trebuchet MS" w:hAnsi="Trebuchet MS"/>
          <w:b/>
        </w:rPr>
        <w:t xml:space="preserve">26:42 </w:t>
      </w:r>
      <w:r w:rsidRPr="00AC7313">
        <w:rPr>
          <w:rFonts w:ascii="Trebuchet MS" w:hAnsi="Trebuchet MS"/>
          <w:noProof/>
        </w:rPr>
        <w:t xml:space="preserve">These were the sons of Dan by their families: </w:t>
      </w:r>
      <w:del w:id="179" w:author="Author">
        <w:r w:rsidRPr="00AC7313">
          <w:rPr>
            <w:rFonts w:ascii="Trebuchet MS" w:hAnsi="Trebuchet MS"/>
            <w:noProof/>
          </w:rPr>
          <w:delText>Of</w:delText>
        </w:r>
      </w:del>
      <w:ins w:id="180" w:author="Author">
        <w:r w:rsidRPr="00AC7313">
          <w:rPr>
            <w:rFonts w:ascii="Trebuchet MS" w:hAnsi="Trebuchet MS"/>
            <w:noProof/>
          </w:rPr>
          <w:t>of</w:t>
        </w:r>
      </w:ins>
      <w:r w:rsidRPr="00AC7313">
        <w:rPr>
          <w:rFonts w:ascii="Trebuchet MS" w:hAnsi="Trebuchet MS"/>
          <w:noProof/>
        </w:rPr>
        <w:t xml:space="preserve"> Shu′ham</w:t>
      </w:r>
      <w:ins w:id="181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Shu′ham·ites. These were the families of Dan by their families. </w:t>
      </w:r>
      <w:r w:rsidRPr="00AC7313">
        <w:rPr>
          <w:rFonts w:ascii="Trebuchet MS" w:hAnsi="Trebuchet MS"/>
          <w:b/>
          <w:noProof/>
        </w:rPr>
        <w:t xml:space="preserve">26:43 </w:t>
      </w:r>
      <w:r w:rsidRPr="00AC7313">
        <w:rPr>
          <w:rFonts w:ascii="Trebuchet MS" w:hAnsi="Trebuchet MS"/>
          <w:noProof/>
        </w:rPr>
        <w:t xml:space="preserve">All the families of the Shu′ham·ites, of their registered ones, were </w:t>
      </w:r>
      <w:del w:id="182" w:author="Author">
        <w:r w:rsidRPr="00AC7313">
          <w:rPr>
            <w:rFonts w:ascii="Trebuchet MS" w:hAnsi="Trebuchet MS"/>
            <w:noProof/>
          </w:rPr>
          <w:delText>sixty-four thousand four hundred</w:delText>
        </w:r>
      </w:del>
      <w:ins w:id="183" w:author="Author">
        <w:r w:rsidRPr="00AC7313">
          <w:rPr>
            <w:rFonts w:ascii="Trebuchet MS" w:hAnsi="Trebuchet MS"/>
            <w:noProof/>
          </w:rPr>
          <w:t>64,400</w:t>
        </w:r>
      </w:ins>
      <w:r w:rsidRPr="00AC7313">
        <w:rPr>
          <w:rFonts w:ascii="Trebuchet MS" w:hAnsi="Trebuchet MS"/>
          <w:noProof/>
        </w:rPr>
        <w:t>.</w:t>
      </w:r>
    </w:p>
    <w:p w:rsidR="000F0400" w:rsidRPr="00AC7313" w:rsidRDefault="000F0400" w:rsidP="000F0400">
      <w:pPr>
        <w:rPr>
          <w:rFonts w:ascii="Trebuchet MS" w:hAnsi="Trebuchet MS"/>
          <w:noProof/>
        </w:rPr>
      </w:pPr>
      <w:r w:rsidRPr="00AC7313">
        <w:rPr>
          <w:rFonts w:ascii="Trebuchet MS" w:hAnsi="Trebuchet MS"/>
          <w:b/>
        </w:rPr>
        <w:t xml:space="preserve">26:44 </w:t>
      </w:r>
      <w:r w:rsidRPr="00AC7313">
        <w:rPr>
          <w:rFonts w:ascii="Trebuchet MS" w:hAnsi="Trebuchet MS"/>
          <w:noProof/>
        </w:rPr>
        <w:t xml:space="preserve">The sons of Ash′er by their families were: </w:t>
      </w:r>
      <w:del w:id="184" w:author="Author">
        <w:r w:rsidRPr="00AC7313">
          <w:rPr>
            <w:rFonts w:ascii="Trebuchet MS" w:hAnsi="Trebuchet MS"/>
            <w:noProof/>
          </w:rPr>
          <w:delText>Of</w:delText>
        </w:r>
      </w:del>
      <w:ins w:id="185" w:author="Author">
        <w:r w:rsidRPr="00AC7313">
          <w:rPr>
            <w:rFonts w:ascii="Trebuchet MS" w:hAnsi="Trebuchet MS"/>
            <w:noProof/>
          </w:rPr>
          <w:t>of</w:t>
        </w:r>
      </w:ins>
      <w:r w:rsidRPr="00AC7313">
        <w:rPr>
          <w:rFonts w:ascii="Trebuchet MS" w:hAnsi="Trebuchet MS"/>
          <w:noProof/>
        </w:rPr>
        <w:t xml:space="preserve"> Im′nah</w:t>
      </w:r>
      <w:ins w:id="186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Im′nites; of Ish′vi</w:t>
      </w:r>
      <w:ins w:id="187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Ish′vites; of Be·ri′ah</w:t>
      </w:r>
      <w:ins w:id="188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Be·ri′ites; </w:t>
      </w:r>
      <w:r w:rsidRPr="00AC7313">
        <w:rPr>
          <w:rFonts w:ascii="Trebuchet MS" w:hAnsi="Trebuchet MS"/>
          <w:b/>
          <w:noProof/>
        </w:rPr>
        <w:t xml:space="preserve">26:45 </w:t>
      </w:r>
      <w:r w:rsidRPr="00AC7313">
        <w:rPr>
          <w:rFonts w:ascii="Trebuchet MS" w:hAnsi="Trebuchet MS"/>
          <w:noProof/>
        </w:rPr>
        <w:t xml:space="preserve">of the sons of Be·ri′ah: </w:t>
      </w:r>
      <w:del w:id="189" w:author="Author">
        <w:r w:rsidRPr="00AC7313">
          <w:rPr>
            <w:rFonts w:ascii="Trebuchet MS" w:hAnsi="Trebuchet MS"/>
            <w:noProof/>
          </w:rPr>
          <w:delText>Of</w:delText>
        </w:r>
      </w:del>
      <w:ins w:id="190" w:author="Author">
        <w:r w:rsidRPr="00AC7313">
          <w:rPr>
            <w:rFonts w:ascii="Trebuchet MS" w:hAnsi="Trebuchet MS"/>
            <w:noProof/>
          </w:rPr>
          <w:t>of</w:t>
        </w:r>
      </w:ins>
      <w:r w:rsidRPr="00AC7313">
        <w:rPr>
          <w:rFonts w:ascii="Trebuchet MS" w:hAnsi="Trebuchet MS"/>
          <w:noProof/>
        </w:rPr>
        <w:t xml:space="preserve"> He′ber</w:t>
      </w:r>
      <w:ins w:id="191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He′ber·ites; of Mal′chi·el</w:t>
      </w:r>
      <w:ins w:id="192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Mal′chi·el·ites. </w:t>
      </w:r>
      <w:r w:rsidRPr="00AC7313">
        <w:rPr>
          <w:rFonts w:ascii="Trebuchet MS" w:hAnsi="Trebuchet MS"/>
          <w:b/>
          <w:noProof/>
        </w:rPr>
        <w:t xml:space="preserve">26:46 </w:t>
      </w:r>
      <w:del w:id="193" w:author="Author">
        <w:r w:rsidRPr="00AC7313">
          <w:rPr>
            <w:rFonts w:ascii="Trebuchet MS" w:hAnsi="Trebuchet MS"/>
            <w:noProof/>
          </w:rPr>
          <w:delText>And the</w:delText>
        </w:r>
      </w:del>
      <w:ins w:id="194" w:author="Author">
        <w:r w:rsidRPr="00AC7313">
          <w:rPr>
            <w:rFonts w:ascii="Trebuchet MS" w:hAnsi="Trebuchet MS"/>
            <w:noProof/>
          </w:rPr>
          <w:t>The</w:t>
        </w:r>
      </w:ins>
      <w:r w:rsidRPr="00AC7313">
        <w:rPr>
          <w:rFonts w:ascii="Trebuchet MS" w:hAnsi="Trebuchet MS"/>
          <w:noProof/>
        </w:rPr>
        <w:t xml:space="preserve"> name of Ash′er’s daughter was Se′rah. </w:t>
      </w:r>
      <w:r w:rsidRPr="00AC7313">
        <w:rPr>
          <w:rFonts w:ascii="Trebuchet MS" w:hAnsi="Trebuchet MS"/>
          <w:b/>
          <w:noProof/>
        </w:rPr>
        <w:t xml:space="preserve">26:47 </w:t>
      </w:r>
      <w:r w:rsidRPr="00AC7313">
        <w:rPr>
          <w:rFonts w:ascii="Trebuchet MS" w:hAnsi="Trebuchet MS"/>
          <w:noProof/>
        </w:rPr>
        <w:t xml:space="preserve">These were the families of the sons of Ash′er, </w:t>
      </w:r>
      <w:del w:id="195" w:author="Author">
        <w:r w:rsidRPr="00AC7313">
          <w:rPr>
            <w:rFonts w:ascii="Trebuchet MS" w:hAnsi="Trebuchet MS"/>
            <w:noProof/>
          </w:rPr>
          <w:delText>of</w:delText>
        </w:r>
      </w:del>
      <w:ins w:id="196" w:author="Author">
        <w:r w:rsidRPr="00AC7313">
          <w:rPr>
            <w:rFonts w:ascii="Trebuchet MS" w:hAnsi="Trebuchet MS"/>
            <w:noProof/>
          </w:rPr>
          <w:t>and</w:t>
        </w:r>
      </w:ins>
      <w:r w:rsidRPr="00AC7313">
        <w:rPr>
          <w:rFonts w:ascii="Trebuchet MS" w:hAnsi="Trebuchet MS"/>
          <w:noProof/>
        </w:rPr>
        <w:t xml:space="preserve"> their registered ones</w:t>
      </w:r>
      <w:del w:id="197" w:author="Author">
        <w:r w:rsidRPr="00AC7313">
          <w:rPr>
            <w:rFonts w:ascii="Trebuchet MS" w:hAnsi="Trebuchet MS"/>
            <w:noProof/>
          </w:rPr>
          <w:delText>: fifty-three thousand four hundred</w:delText>
        </w:r>
      </w:del>
      <w:ins w:id="198" w:author="Author">
        <w:r w:rsidRPr="00AC7313">
          <w:rPr>
            <w:rFonts w:ascii="Trebuchet MS" w:hAnsi="Trebuchet MS"/>
            <w:noProof/>
          </w:rPr>
          <w:t xml:space="preserve"> were 53,400</w:t>
        </w:r>
      </w:ins>
      <w:r w:rsidRPr="00AC7313">
        <w:rPr>
          <w:rFonts w:ascii="Trebuchet MS" w:hAnsi="Trebuchet MS"/>
          <w:noProof/>
        </w:rPr>
        <w:t>.</w:t>
      </w:r>
    </w:p>
    <w:p w:rsidR="000F0400" w:rsidRPr="00AC7313" w:rsidRDefault="000F0400" w:rsidP="000F0400">
      <w:pPr>
        <w:rPr>
          <w:rFonts w:ascii="Trebuchet MS" w:hAnsi="Trebuchet MS"/>
          <w:noProof/>
        </w:rPr>
      </w:pPr>
      <w:r w:rsidRPr="00AC7313">
        <w:rPr>
          <w:rFonts w:ascii="Trebuchet MS" w:hAnsi="Trebuchet MS"/>
          <w:b/>
        </w:rPr>
        <w:t xml:space="preserve">26:48 </w:t>
      </w:r>
      <w:r w:rsidRPr="00AC7313">
        <w:rPr>
          <w:rFonts w:ascii="Trebuchet MS" w:hAnsi="Trebuchet MS"/>
          <w:noProof/>
        </w:rPr>
        <w:t xml:space="preserve">The sons of Naph′ta·li by their families were: </w:t>
      </w:r>
      <w:del w:id="199" w:author="Author">
        <w:r w:rsidRPr="00AC7313">
          <w:rPr>
            <w:rFonts w:ascii="Trebuchet MS" w:hAnsi="Trebuchet MS"/>
            <w:noProof/>
          </w:rPr>
          <w:delText>Of</w:delText>
        </w:r>
      </w:del>
      <w:ins w:id="200" w:author="Author">
        <w:r w:rsidRPr="00AC7313">
          <w:rPr>
            <w:rFonts w:ascii="Trebuchet MS" w:hAnsi="Trebuchet MS"/>
            <w:noProof/>
          </w:rPr>
          <w:t>of</w:t>
        </w:r>
      </w:ins>
      <w:r w:rsidRPr="00AC7313">
        <w:rPr>
          <w:rFonts w:ascii="Trebuchet MS" w:hAnsi="Trebuchet MS"/>
          <w:noProof/>
        </w:rPr>
        <w:t xml:space="preserve"> Jah′ze·el</w:t>
      </w:r>
      <w:ins w:id="201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Jah′ze·el·ites; of Gu′ni</w:t>
      </w:r>
      <w:ins w:id="202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Gu′nites; </w:t>
      </w:r>
      <w:r w:rsidRPr="00AC7313">
        <w:rPr>
          <w:rFonts w:ascii="Trebuchet MS" w:hAnsi="Trebuchet MS"/>
          <w:b/>
          <w:noProof/>
        </w:rPr>
        <w:t xml:space="preserve">26:49 </w:t>
      </w:r>
      <w:r w:rsidRPr="00AC7313">
        <w:rPr>
          <w:rFonts w:ascii="Trebuchet MS" w:hAnsi="Trebuchet MS"/>
          <w:noProof/>
        </w:rPr>
        <w:t>of Je′zer</w:t>
      </w:r>
      <w:ins w:id="203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Je′zer·ites; of Shil′lem</w:t>
      </w:r>
      <w:ins w:id="204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Shil′lem·ites. </w:t>
      </w:r>
      <w:r w:rsidRPr="00AC7313">
        <w:rPr>
          <w:rFonts w:ascii="Trebuchet MS" w:hAnsi="Trebuchet MS"/>
          <w:b/>
          <w:noProof/>
        </w:rPr>
        <w:t xml:space="preserve">26:50 </w:t>
      </w:r>
      <w:r w:rsidRPr="00AC7313">
        <w:rPr>
          <w:rFonts w:ascii="Trebuchet MS" w:hAnsi="Trebuchet MS"/>
          <w:noProof/>
        </w:rPr>
        <w:t xml:space="preserve">These were the families of Naph′ta·li by their families, and their registered ones were </w:t>
      </w:r>
      <w:del w:id="205" w:author="Author">
        <w:r w:rsidRPr="00AC7313">
          <w:rPr>
            <w:rFonts w:ascii="Trebuchet MS" w:hAnsi="Trebuchet MS"/>
            <w:noProof/>
          </w:rPr>
          <w:delText>forty-five thousand four hundred</w:delText>
        </w:r>
      </w:del>
      <w:ins w:id="206" w:author="Author">
        <w:r w:rsidRPr="00AC7313">
          <w:rPr>
            <w:rFonts w:ascii="Trebuchet MS" w:hAnsi="Trebuchet MS"/>
            <w:noProof/>
          </w:rPr>
          <w:t>45,400</w:t>
        </w:r>
      </w:ins>
      <w:r w:rsidRPr="00AC7313">
        <w:rPr>
          <w:rFonts w:ascii="Trebuchet MS" w:hAnsi="Trebuchet MS"/>
          <w:noProof/>
        </w:rPr>
        <w:t>.</w:t>
      </w:r>
    </w:p>
    <w:p w:rsidR="000F0400" w:rsidRPr="00AC7313" w:rsidRDefault="000F0400" w:rsidP="000F0400">
      <w:pPr>
        <w:rPr>
          <w:rFonts w:ascii="Trebuchet MS" w:hAnsi="Trebuchet MS"/>
          <w:noProof/>
        </w:rPr>
      </w:pPr>
      <w:r w:rsidRPr="00AC7313">
        <w:rPr>
          <w:rFonts w:ascii="Trebuchet MS" w:hAnsi="Trebuchet MS"/>
          <w:b/>
        </w:rPr>
        <w:t xml:space="preserve">26:51 </w:t>
      </w:r>
      <w:del w:id="207" w:author="Author">
        <w:r w:rsidRPr="00AC7313">
          <w:rPr>
            <w:rFonts w:ascii="Trebuchet MS" w:hAnsi="Trebuchet MS"/>
            <w:noProof/>
          </w:rPr>
          <w:delText>These were</w:delText>
        </w:r>
      </w:del>
      <w:ins w:id="208" w:author="Author">
        <w:r w:rsidRPr="00AC7313">
          <w:rPr>
            <w:rFonts w:ascii="Trebuchet MS" w:hAnsi="Trebuchet MS"/>
            <w:noProof/>
          </w:rPr>
          <w:t>This is</w:t>
        </w:r>
      </w:ins>
      <w:r w:rsidRPr="00AC7313">
        <w:rPr>
          <w:rFonts w:ascii="Trebuchet MS" w:hAnsi="Trebuchet MS"/>
          <w:noProof/>
        </w:rPr>
        <w:t xml:space="preserve"> the </w:t>
      </w:r>
      <w:ins w:id="209" w:author="Author">
        <w:r w:rsidRPr="00AC7313">
          <w:rPr>
            <w:rFonts w:ascii="Trebuchet MS" w:hAnsi="Trebuchet MS"/>
            <w:noProof/>
          </w:rPr>
          <w:t xml:space="preserve">total of those </w:t>
        </w:r>
      </w:ins>
      <w:r w:rsidRPr="00AC7313">
        <w:rPr>
          <w:rFonts w:ascii="Trebuchet MS" w:hAnsi="Trebuchet MS"/>
          <w:noProof/>
        </w:rPr>
        <w:t xml:space="preserve">registered </w:t>
      </w:r>
      <w:del w:id="210" w:author="Author">
        <w:r w:rsidRPr="00AC7313">
          <w:rPr>
            <w:rFonts w:ascii="Trebuchet MS" w:hAnsi="Trebuchet MS"/>
            <w:noProof/>
          </w:rPr>
          <w:delText xml:space="preserve">ones </w:delText>
        </w:r>
      </w:del>
      <w:r w:rsidRPr="00AC7313">
        <w:rPr>
          <w:rFonts w:ascii="Trebuchet MS" w:hAnsi="Trebuchet MS"/>
          <w:noProof/>
        </w:rPr>
        <w:t xml:space="preserve">of the </w:t>
      </w:r>
      <w:del w:id="211" w:author="Author">
        <w:r w:rsidRPr="00AC7313">
          <w:rPr>
            <w:rFonts w:ascii="Trebuchet MS" w:hAnsi="Trebuchet MS"/>
            <w:noProof/>
          </w:rPr>
          <w:delText>sons of Israel: six hundred and one thousand seven hundred and thirty</w:delText>
        </w:r>
      </w:del>
      <w:ins w:id="212" w:author="Author">
        <w:r w:rsidRPr="00AC7313">
          <w:rPr>
            <w:rFonts w:ascii="Trebuchet MS" w:hAnsi="Trebuchet MS"/>
            <w:noProof/>
          </w:rPr>
          <w:t>Israelites: 601,730</w:t>
        </w:r>
      </w:ins>
      <w:r w:rsidRPr="00AC7313">
        <w:rPr>
          <w:rFonts w:ascii="Trebuchet MS" w:hAnsi="Trebuchet MS"/>
          <w:noProof/>
        </w:rPr>
        <w:t>.</w:t>
      </w:r>
    </w:p>
    <w:p w:rsidR="000F0400" w:rsidRPr="00AC7313" w:rsidRDefault="000F0400" w:rsidP="000F0400">
      <w:pPr>
        <w:rPr>
          <w:rFonts w:ascii="Trebuchet MS" w:hAnsi="Trebuchet MS"/>
          <w:noProof/>
        </w:rPr>
      </w:pPr>
      <w:r w:rsidRPr="00AC7313">
        <w:rPr>
          <w:rFonts w:ascii="Trebuchet MS" w:hAnsi="Trebuchet MS"/>
          <w:b/>
        </w:rPr>
        <w:t xml:space="preserve">26:52 </w:t>
      </w:r>
      <w:r w:rsidRPr="00AC7313">
        <w:rPr>
          <w:rFonts w:ascii="Trebuchet MS" w:hAnsi="Trebuchet MS"/>
          <w:noProof/>
        </w:rPr>
        <w:t xml:space="preserve">After that Jehovah </w:t>
      </w:r>
      <w:del w:id="213" w:author="Author">
        <w:r w:rsidRPr="00AC7313">
          <w:rPr>
            <w:rFonts w:ascii="Trebuchet MS" w:hAnsi="Trebuchet MS"/>
            <w:noProof/>
          </w:rPr>
          <w:delText>spoke</w:delText>
        </w:r>
      </w:del>
      <w:ins w:id="214" w:author="Author">
        <w:r w:rsidRPr="00AC7313">
          <w:rPr>
            <w:rFonts w:ascii="Trebuchet MS" w:hAnsi="Trebuchet MS"/>
            <w:noProof/>
          </w:rPr>
          <w:t>said</w:t>
        </w:r>
      </w:ins>
      <w:r w:rsidRPr="00AC7313">
        <w:rPr>
          <w:rFonts w:ascii="Trebuchet MS" w:hAnsi="Trebuchet MS"/>
          <w:noProof/>
        </w:rPr>
        <w:t xml:space="preserve"> to Moses</w:t>
      </w:r>
      <w:del w:id="215" w:author="Author">
        <w:r w:rsidRPr="00AC7313">
          <w:rPr>
            <w:rFonts w:ascii="Trebuchet MS" w:hAnsi="Trebuchet MS"/>
            <w:noProof/>
          </w:rPr>
          <w:delText>, saying</w:delText>
        </w:r>
      </w:del>
      <w:r w:rsidRPr="00AC7313">
        <w:rPr>
          <w:rFonts w:ascii="Trebuchet MS" w:hAnsi="Trebuchet MS"/>
          <w:noProof/>
        </w:rPr>
        <w:t xml:space="preserve">: </w:t>
      </w:r>
      <w:r w:rsidRPr="00AC7313">
        <w:rPr>
          <w:rFonts w:ascii="Trebuchet MS" w:hAnsi="Trebuchet MS"/>
          <w:b/>
          <w:noProof/>
        </w:rPr>
        <w:t xml:space="preserve">26:53 </w:t>
      </w:r>
      <w:r w:rsidRPr="00AC7313">
        <w:rPr>
          <w:rFonts w:ascii="Trebuchet MS" w:hAnsi="Trebuchet MS"/>
          <w:noProof/>
        </w:rPr>
        <w:t>“</w:t>
      </w:r>
      <w:del w:id="216" w:author="Author">
        <w:r w:rsidRPr="00AC7313">
          <w:rPr>
            <w:rFonts w:ascii="Trebuchet MS" w:hAnsi="Trebuchet MS"/>
            <w:noProof/>
          </w:rPr>
          <w:delText>To</w:delText>
        </w:r>
      </w:del>
      <w:ins w:id="217" w:author="Author">
        <w:r w:rsidRPr="00AC7313">
          <w:rPr>
            <w:rFonts w:ascii="Trebuchet MS" w:hAnsi="Trebuchet MS"/>
            <w:noProof/>
          </w:rPr>
          <w:t>Among</w:t>
        </w:r>
      </w:ins>
      <w:r w:rsidRPr="00AC7313">
        <w:rPr>
          <w:rFonts w:ascii="Trebuchet MS" w:hAnsi="Trebuchet MS"/>
          <w:noProof/>
        </w:rPr>
        <w:t xml:space="preserve"> these the land should be </w:t>
      </w:r>
      <w:del w:id="218" w:author="Author">
        <w:r w:rsidRPr="00AC7313">
          <w:rPr>
            <w:rFonts w:ascii="Trebuchet MS" w:hAnsi="Trebuchet MS"/>
            <w:noProof/>
          </w:rPr>
          <w:delText>apportioned for</w:delText>
        </w:r>
      </w:del>
      <w:ins w:id="219" w:author="Author">
        <w:r w:rsidRPr="00AC7313">
          <w:rPr>
            <w:rFonts w:ascii="Trebuchet MS" w:hAnsi="Trebuchet MS"/>
            <w:noProof/>
          </w:rPr>
          <w:t>divided as</w:t>
        </w:r>
      </w:ins>
      <w:r w:rsidRPr="00AC7313">
        <w:rPr>
          <w:rFonts w:ascii="Trebuchet MS" w:hAnsi="Trebuchet MS"/>
          <w:noProof/>
        </w:rPr>
        <w:t xml:space="preserve"> an inheritance </w:t>
      </w:r>
      <w:del w:id="220" w:author="Author">
        <w:r w:rsidRPr="00AC7313">
          <w:rPr>
            <w:rFonts w:ascii="Trebuchet MS" w:hAnsi="Trebuchet MS"/>
            <w:noProof/>
          </w:rPr>
          <w:delText>by</w:delText>
        </w:r>
      </w:del>
      <w:ins w:id="221" w:author="Author">
        <w:r w:rsidRPr="00AC7313">
          <w:rPr>
            <w:rFonts w:ascii="Trebuchet MS" w:hAnsi="Trebuchet MS"/>
            <w:noProof/>
          </w:rPr>
          <w:t>according to</w:t>
        </w:r>
      </w:ins>
      <w:r w:rsidRPr="00AC7313">
        <w:rPr>
          <w:rFonts w:ascii="Trebuchet MS" w:hAnsi="Trebuchet MS"/>
          <w:noProof/>
        </w:rPr>
        <w:t xml:space="preserve"> the </w:t>
      </w:r>
      <w:del w:id="222" w:author="Author">
        <w:r w:rsidRPr="00AC7313">
          <w:rPr>
            <w:rFonts w:ascii="Trebuchet MS" w:hAnsi="Trebuchet MS"/>
            <w:noProof/>
          </w:rPr>
          <w:delText>number</w:delText>
        </w:r>
      </w:del>
      <w:ins w:id="223" w:author="Author">
        <w:r w:rsidRPr="00AC7313">
          <w:rPr>
            <w:rFonts w:ascii="Trebuchet MS" w:hAnsi="Trebuchet MS"/>
            <w:noProof/>
          </w:rPr>
          <w:t>list</w:t>
        </w:r>
      </w:ins>
      <w:r w:rsidRPr="00AC7313">
        <w:rPr>
          <w:rFonts w:ascii="Trebuchet MS" w:hAnsi="Trebuchet MS"/>
          <w:noProof/>
        </w:rPr>
        <w:t xml:space="preserve"> of the names.</w:t>
      </w:r>
      <w:ins w:id="224" w:author="Author">
        <w:r w:rsidRPr="00AC7313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AC7313">
        <w:rPr>
          <w:rFonts w:ascii="Trebuchet MS" w:hAnsi="Trebuchet MS"/>
          <w:noProof/>
        </w:rPr>
        <w:t xml:space="preserve"> </w:t>
      </w:r>
      <w:r w:rsidRPr="00AC7313">
        <w:rPr>
          <w:rFonts w:ascii="Trebuchet MS" w:hAnsi="Trebuchet MS"/>
          <w:b/>
          <w:noProof/>
        </w:rPr>
        <w:t xml:space="preserve">26:54 </w:t>
      </w:r>
      <w:del w:id="227" w:author="Author">
        <w:r w:rsidRPr="00AC7313">
          <w:rPr>
            <w:rFonts w:ascii="Trebuchet MS" w:hAnsi="Trebuchet MS"/>
            <w:noProof/>
          </w:rPr>
          <w:delText>According to</w:delText>
        </w:r>
      </w:del>
      <w:ins w:id="228" w:author="Author">
        <w:r w:rsidRPr="00AC7313">
          <w:rPr>
            <w:rFonts w:ascii="Trebuchet MS" w:hAnsi="Trebuchet MS"/>
            <w:noProof/>
          </w:rPr>
          <w:t>For</w:t>
        </w:r>
      </w:ins>
      <w:r w:rsidRPr="00AC7313">
        <w:rPr>
          <w:rFonts w:ascii="Trebuchet MS" w:hAnsi="Trebuchet MS"/>
          <w:noProof/>
        </w:rPr>
        <w:t xml:space="preserve"> the </w:t>
      </w:r>
      <w:del w:id="229" w:author="Author">
        <w:r w:rsidRPr="00AC7313">
          <w:rPr>
            <w:rFonts w:ascii="Trebuchet MS" w:hAnsi="Trebuchet MS"/>
            <w:noProof/>
          </w:rPr>
          <w:delText xml:space="preserve">great number </w:delText>
        </w:r>
      </w:del>
      <w:ins w:id="230" w:author="Author">
        <w:r w:rsidRPr="00AC7313">
          <w:rPr>
            <w:rFonts w:ascii="Trebuchet MS" w:hAnsi="Trebuchet MS"/>
            <w:noProof/>
          </w:rPr>
          <w:t xml:space="preserve">larger groups, </w:t>
        </w:r>
      </w:ins>
      <w:r w:rsidRPr="00AC7313">
        <w:rPr>
          <w:rFonts w:ascii="Trebuchet MS" w:hAnsi="Trebuchet MS"/>
          <w:noProof/>
        </w:rPr>
        <w:t xml:space="preserve">you should increase </w:t>
      </w:r>
      <w:del w:id="231" w:author="Author">
        <w:r w:rsidRPr="00AC7313">
          <w:rPr>
            <w:rFonts w:ascii="Trebuchet MS" w:hAnsi="Trebuchet MS"/>
            <w:noProof/>
          </w:rPr>
          <w:delText>one’s</w:delText>
        </w:r>
      </w:del>
      <w:ins w:id="232" w:author="Author">
        <w:r w:rsidRPr="00AC7313">
          <w:rPr>
            <w:rFonts w:ascii="Trebuchet MS" w:hAnsi="Trebuchet MS"/>
            <w:noProof/>
          </w:rPr>
          <w:t>the</w:t>
        </w:r>
      </w:ins>
      <w:r w:rsidRPr="00AC7313">
        <w:rPr>
          <w:rFonts w:ascii="Trebuchet MS" w:hAnsi="Trebuchet MS"/>
          <w:noProof/>
        </w:rPr>
        <w:t xml:space="preserve"> inheritance, and </w:t>
      </w:r>
      <w:del w:id="233" w:author="Author">
        <w:r w:rsidRPr="00AC7313">
          <w:rPr>
            <w:rFonts w:ascii="Trebuchet MS" w:hAnsi="Trebuchet MS"/>
            <w:noProof/>
          </w:rPr>
          <w:delText>according to</w:delText>
        </w:r>
      </w:del>
      <w:ins w:id="234" w:author="Author">
        <w:r w:rsidRPr="00AC7313">
          <w:rPr>
            <w:rFonts w:ascii="Trebuchet MS" w:hAnsi="Trebuchet MS"/>
            <w:noProof/>
          </w:rPr>
          <w:t>for</w:t>
        </w:r>
      </w:ins>
      <w:r w:rsidRPr="00AC7313">
        <w:rPr>
          <w:rFonts w:ascii="Trebuchet MS" w:hAnsi="Trebuchet MS"/>
          <w:noProof/>
        </w:rPr>
        <w:t xml:space="preserve"> the </w:t>
      </w:r>
      <w:del w:id="235" w:author="Author">
        <w:r w:rsidRPr="00AC7313">
          <w:rPr>
            <w:rFonts w:ascii="Trebuchet MS" w:hAnsi="Trebuchet MS"/>
            <w:noProof/>
          </w:rPr>
          <w:delText>fewness</w:delText>
        </w:r>
      </w:del>
      <w:ins w:id="236" w:author="Author">
        <w:r w:rsidRPr="00AC7313">
          <w:rPr>
            <w:rFonts w:ascii="Trebuchet MS" w:hAnsi="Trebuchet MS"/>
            <w:noProof/>
          </w:rPr>
          <w:t>smaller groups,</w:t>
        </w:r>
      </w:ins>
      <w:r w:rsidRPr="00AC7313">
        <w:rPr>
          <w:rFonts w:ascii="Trebuchet MS" w:hAnsi="Trebuchet MS"/>
          <w:noProof/>
        </w:rPr>
        <w:t xml:space="preserve"> you should reduce </w:t>
      </w:r>
      <w:del w:id="237" w:author="Author">
        <w:r w:rsidRPr="00AC7313">
          <w:rPr>
            <w:rFonts w:ascii="Trebuchet MS" w:hAnsi="Trebuchet MS"/>
            <w:noProof/>
          </w:rPr>
          <w:delText>one’s</w:delText>
        </w:r>
      </w:del>
      <w:ins w:id="238" w:author="Author">
        <w:r w:rsidRPr="00AC7313">
          <w:rPr>
            <w:rFonts w:ascii="Trebuchet MS" w:hAnsi="Trebuchet MS"/>
            <w:noProof/>
          </w:rPr>
          <w:t>the</w:t>
        </w:r>
      </w:ins>
      <w:r w:rsidRPr="00AC7313">
        <w:rPr>
          <w:rFonts w:ascii="Trebuchet MS" w:hAnsi="Trebuchet MS"/>
          <w:noProof/>
        </w:rPr>
        <w:t xml:space="preserve"> inheritance. Each </w:t>
      </w:r>
      <w:del w:id="239" w:author="Author">
        <w:r w:rsidRPr="00AC7313">
          <w:rPr>
            <w:rFonts w:ascii="Trebuchet MS" w:hAnsi="Trebuchet MS"/>
            <w:noProof/>
          </w:rPr>
          <w:delText>one’s</w:delText>
        </w:r>
      </w:del>
      <w:ins w:id="240" w:author="Author">
        <w:r w:rsidRPr="00AC7313">
          <w:rPr>
            <w:rFonts w:ascii="Trebuchet MS" w:hAnsi="Trebuchet MS"/>
            <w:noProof/>
          </w:rPr>
          <w:t>group’s</w:t>
        </w:r>
      </w:ins>
      <w:r w:rsidRPr="00AC7313">
        <w:rPr>
          <w:rFonts w:ascii="Trebuchet MS" w:hAnsi="Trebuchet MS"/>
          <w:noProof/>
        </w:rPr>
        <w:t xml:space="preserve"> inheritance should be given in proportion to </w:t>
      </w:r>
      <w:del w:id="241" w:author="Author">
        <w:r w:rsidRPr="00AC7313">
          <w:rPr>
            <w:rFonts w:ascii="Trebuchet MS" w:hAnsi="Trebuchet MS"/>
            <w:noProof/>
          </w:rPr>
          <w:delText>his</w:delText>
        </w:r>
      </w:del>
      <w:ins w:id="242" w:author="Author">
        <w:r w:rsidRPr="00AC7313">
          <w:rPr>
            <w:rFonts w:ascii="Trebuchet MS" w:hAnsi="Trebuchet MS"/>
            <w:noProof/>
          </w:rPr>
          <w:t>the number of those</w:t>
        </w:r>
      </w:ins>
      <w:r w:rsidRPr="00AC7313">
        <w:rPr>
          <w:rFonts w:ascii="Trebuchet MS" w:hAnsi="Trebuchet MS"/>
          <w:noProof/>
        </w:rPr>
        <w:t xml:space="preserve"> registered</w:t>
      </w:r>
      <w:del w:id="243" w:author="Author">
        <w:r w:rsidRPr="00AC7313">
          <w:rPr>
            <w:rFonts w:ascii="Trebuchet MS" w:hAnsi="Trebuchet MS"/>
            <w:noProof/>
          </w:rPr>
          <w:delText xml:space="preserve"> ones</w:delText>
        </w:r>
      </w:del>
      <w:r w:rsidRPr="00AC7313">
        <w:rPr>
          <w:rFonts w:ascii="Trebuchet MS" w:hAnsi="Trebuchet MS"/>
          <w:noProof/>
        </w:rPr>
        <w:t xml:space="preserve">. </w:t>
      </w:r>
      <w:r w:rsidRPr="00AC7313">
        <w:rPr>
          <w:rFonts w:ascii="Trebuchet MS" w:hAnsi="Trebuchet MS"/>
          <w:b/>
          <w:noProof/>
        </w:rPr>
        <w:t xml:space="preserve">26:55 </w:t>
      </w:r>
      <w:del w:id="244" w:author="Author">
        <w:r w:rsidRPr="00AC7313">
          <w:rPr>
            <w:rFonts w:ascii="Trebuchet MS" w:hAnsi="Trebuchet MS"/>
            <w:noProof/>
          </w:rPr>
          <w:delText xml:space="preserve">Only by the lot should </w:delText>
        </w:r>
      </w:del>
      <w:ins w:id="245" w:author="Author">
        <w:r w:rsidRPr="00AC7313">
          <w:rPr>
            <w:rFonts w:ascii="Trebuchet MS" w:hAnsi="Trebuchet MS"/>
            <w:noProof/>
          </w:rPr>
          <w:t xml:space="preserve">However, </w:t>
        </w:r>
      </w:ins>
      <w:r w:rsidRPr="00AC7313">
        <w:rPr>
          <w:rFonts w:ascii="Trebuchet MS" w:hAnsi="Trebuchet MS"/>
          <w:noProof/>
        </w:rPr>
        <w:t xml:space="preserve">the land </w:t>
      </w:r>
      <w:ins w:id="246" w:author="Author">
        <w:r w:rsidRPr="00AC7313">
          <w:rPr>
            <w:rFonts w:ascii="Trebuchet MS" w:hAnsi="Trebuchet MS"/>
            <w:noProof/>
          </w:rPr>
          <w:t xml:space="preserve">should </w:t>
        </w:r>
      </w:ins>
      <w:r w:rsidRPr="00AC7313">
        <w:rPr>
          <w:rFonts w:ascii="Trebuchet MS" w:hAnsi="Trebuchet MS"/>
          <w:noProof/>
        </w:rPr>
        <w:t>be apportioned</w:t>
      </w:r>
      <w:del w:id="247" w:author="Author">
        <w:r w:rsidRPr="00AC7313">
          <w:rPr>
            <w:rFonts w:ascii="Trebuchet MS" w:hAnsi="Trebuchet MS"/>
            <w:noProof/>
          </w:rPr>
          <w:delText>. According</w:delText>
        </w:r>
      </w:del>
      <w:ins w:id="248" w:author="Author">
        <w:r w:rsidRPr="00AC7313">
          <w:rPr>
            <w:rFonts w:ascii="Trebuchet MS" w:hAnsi="Trebuchet MS"/>
            <w:noProof/>
          </w:rPr>
          <w:t xml:space="preserve"> by lot. They should receive their inheritance according</w:t>
        </w:r>
      </w:ins>
      <w:r w:rsidRPr="00AC7313">
        <w:rPr>
          <w:rFonts w:ascii="Trebuchet MS" w:hAnsi="Trebuchet MS"/>
          <w:noProof/>
        </w:rPr>
        <w:t xml:space="preserve"> to the names of the tribes of their fathers</w:t>
      </w:r>
      <w:del w:id="249" w:author="Author">
        <w:r w:rsidRPr="00AC7313">
          <w:rPr>
            <w:rFonts w:ascii="Trebuchet MS" w:hAnsi="Trebuchet MS"/>
            <w:noProof/>
          </w:rPr>
          <w:delText xml:space="preserve"> they should get an inheritance</w:delText>
        </w:r>
      </w:del>
      <w:r w:rsidRPr="00AC7313">
        <w:rPr>
          <w:rFonts w:ascii="Trebuchet MS" w:hAnsi="Trebuchet MS"/>
          <w:noProof/>
        </w:rPr>
        <w:t xml:space="preserve">. </w:t>
      </w:r>
      <w:r w:rsidRPr="00AC7313">
        <w:rPr>
          <w:rFonts w:ascii="Trebuchet MS" w:hAnsi="Trebuchet MS"/>
          <w:b/>
          <w:noProof/>
        </w:rPr>
        <w:t xml:space="preserve">26:56 </w:t>
      </w:r>
      <w:del w:id="250" w:author="Author">
        <w:r w:rsidRPr="00AC7313">
          <w:rPr>
            <w:rFonts w:ascii="Trebuchet MS" w:hAnsi="Trebuchet MS"/>
            <w:noProof/>
          </w:rPr>
          <w:delText>By the determination of the lot one’s</w:delText>
        </w:r>
      </w:del>
      <w:ins w:id="251" w:author="Author">
        <w:r w:rsidRPr="00AC7313">
          <w:rPr>
            <w:rFonts w:ascii="Trebuchet MS" w:hAnsi="Trebuchet MS"/>
            <w:noProof/>
          </w:rPr>
          <w:t>Each</w:t>
        </w:r>
      </w:ins>
      <w:r w:rsidRPr="00AC7313">
        <w:rPr>
          <w:rFonts w:ascii="Trebuchet MS" w:hAnsi="Trebuchet MS"/>
          <w:noProof/>
        </w:rPr>
        <w:t xml:space="preserve"> inheritance </w:t>
      </w:r>
      <w:del w:id="252" w:author="Author">
        <w:r w:rsidRPr="00AC7313">
          <w:rPr>
            <w:rFonts w:ascii="Trebuchet MS" w:hAnsi="Trebuchet MS"/>
            <w:noProof/>
          </w:rPr>
          <w:delText>should</w:delText>
        </w:r>
      </w:del>
      <w:ins w:id="253" w:author="Author">
        <w:r w:rsidRPr="00AC7313">
          <w:rPr>
            <w:rFonts w:ascii="Trebuchet MS" w:hAnsi="Trebuchet MS"/>
            <w:noProof/>
          </w:rPr>
          <w:t>will</w:t>
        </w:r>
      </w:ins>
      <w:r w:rsidRPr="00AC7313">
        <w:rPr>
          <w:rFonts w:ascii="Trebuchet MS" w:hAnsi="Trebuchet MS"/>
          <w:noProof/>
        </w:rPr>
        <w:t xml:space="preserve"> be </w:t>
      </w:r>
      <w:ins w:id="254" w:author="Author">
        <w:r w:rsidRPr="00AC7313">
          <w:rPr>
            <w:rFonts w:ascii="Trebuchet MS" w:hAnsi="Trebuchet MS"/>
            <w:noProof/>
          </w:rPr>
          <w:t xml:space="preserve">determined by lot and </w:t>
        </w:r>
      </w:ins>
      <w:r w:rsidRPr="00AC7313">
        <w:rPr>
          <w:rFonts w:ascii="Trebuchet MS" w:hAnsi="Trebuchet MS"/>
          <w:noProof/>
        </w:rPr>
        <w:t xml:space="preserve">apportioned </w:t>
      </w:r>
      <w:del w:id="255" w:author="Author">
        <w:r w:rsidRPr="00AC7313">
          <w:rPr>
            <w:rFonts w:ascii="Trebuchet MS" w:hAnsi="Trebuchet MS"/>
            <w:noProof/>
          </w:rPr>
          <w:delText>between</w:delText>
        </w:r>
      </w:del>
      <w:ins w:id="256" w:author="Author">
        <w:r w:rsidRPr="00AC7313">
          <w:rPr>
            <w:rFonts w:ascii="Trebuchet MS" w:hAnsi="Trebuchet MS"/>
            <w:noProof/>
          </w:rPr>
          <w:t>among</w:t>
        </w:r>
      </w:ins>
      <w:r w:rsidRPr="00AC7313">
        <w:rPr>
          <w:rFonts w:ascii="Trebuchet MS" w:hAnsi="Trebuchet MS"/>
          <w:noProof/>
        </w:rPr>
        <w:t xml:space="preserve"> the </w:t>
      </w:r>
      <w:del w:id="257" w:author="Author">
        <w:r w:rsidRPr="00AC7313">
          <w:rPr>
            <w:rFonts w:ascii="Trebuchet MS" w:hAnsi="Trebuchet MS"/>
            <w:noProof/>
          </w:rPr>
          <w:delText>many</w:delText>
        </w:r>
      </w:del>
      <w:ins w:id="258" w:author="Author">
        <w:r w:rsidRPr="00AC7313">
          <w:rPr>
            <w:rFonts w:ascii="Trebuchet MS" w:hAnsi="Trebuchet MS"/>
            <w:noProof/>
          </w:rPr>
          <w:t>larger</w:t>
        </w:r>
      </w:ins>
      <w:r w:rsidRPr="00AC7313">
        <w:rPr>
          <w:rFonts w:ascii="Trebuchet MS" w:hAnsi="Trebuchet MS"/>
          <w:noProof/>
        </w:rPr>
        <w:t xml:space="preserve"> and the </w:t>
      </w:r>
      <w:del w:id="259" w:author="Author">
        <w:r w:rsidRPr="00AC7313">
          <w:rPr>
            <w:rFonts w:ascii="Trebuchet MS" w:hAnsi="Trebuchet MS"/>
            <w:noProof/>
          </w:rPr>
          <w:delText>few</w:delText>
        </w:r>
      </w:del>
      <w:ins w:id="260" w:author="Author">
        <w:r w:rsidRPr="00AC7313">
          <w:rPr>
            <w:rFonts w:ascii="Trebuchet MS" w:hAnsi="Trebuchet MS"/>
            <w:noProof/>
          </w:rPr>
          <w:t>smaller groups</w:t>
        </w:r>
      </w:ins>
      <w:r w:rsidRPr="00AC7313">
        <w:rPr>
          <w:rFonts w:ascii="Trebuchet MS" w:hAnsi="Trebuchet MS"/>
          <w:noProof/>
        </w:rPr>
        <w:t>.”</w:t>
      </w:r>
    </w:p>
    <w:p w:rsidR="000F0400" w:rsidRPr="00AC7313" w:rsidRDefault="000F0400" w:rsidP="000F0400">
      <w:pPr>
        <w:rPr>
          <w:rFonts w:ascii="Trebuchet MS" w:hAnsi="Trebuchet MS"/>
          <w:noProof/>
        </w:rPr>
      </w:pPr>
      <w:r w:rsidRPr="00AC7313">
        <w:rPr>
          <w:rFonts w:ascii="Trebuchet MS" w:hAnsi="Trebuchet MS"/>
          <w:b/>
        </w:rPr>
        <w:t xml:space="preserve">26:57 </w:t>
      </w:r>
      <w:r w:rsidRPr="00AC7313">
        <w:rPr>
          <w:rFonts w:ascii="Trebuchet MS" w:hAnsi="Trebuchet MS"/>
          <w:noProof/>
        </w:rPr>
        <w:t xml:space="preserve">Now these were the registered ones of the Levites by their families: </w:t>
      </w:r>
      <w:del w:id="261" w:author="Author">
        <w:r w:rsidRPr="00AC7313">
          <w:rPr>
            <w:rFonts w:ascii="Trebuchet MS" w:hAnsi="Trebuchet MS"/>
            <w:noProof/>
          </w:rPr>
          <w:delText>Of</w:delText>
        </w:r>
      </w:del>
      <w:ins w:id="262" w:author="Author">
        <w:r w:rsidRPr="00AC7313">
          <w:rPr>
            <w:rFonts w:ascii="Trebuchet MS" w:hAnsi="Trebuchet MS"/>
            <w:noProof/>
          </w:rPr>
          <w:t>of</w:t>
        </w:r>
      </w:ins>
      <w:r w:rsidRPr="00AC7313">
        <w:rPr>
          <w:rFonts w:ascii="Trebuchet MS" w:hAnsi="Trebuchet MS"/>
          <w:noProof/>
        </w:rPr>
        <w:t xml:space="preserve"> Ger′shon</w:t>
      </w:r>
      <w:ins w:id="263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Ger′shon·ites; of Ko′hath</w:t>
      </w:r>
      <w:ins w:id="264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Ko′hath·ites; of Me·rar′i</w:t>
      </w:r>
      <w:ins w:id="265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the family of the Me·rar′ites. </w:t>
      </w:r>
      <w:r w:rsidRPr="00AC7313">
        <w:rPr>
          <w:rFonts w:ascii="Trebuchet MS" w:hAnsi="Trebuchet MS"/>
          <w:b/>
          <w:noProof/>
        </w:rPr>
        <w:t xml:space="preserve">26:58 </w:t>
      </w:r>
      <w:r w:rsidRPr="00AC7313">
        <w:rPr>
          <w:rFonts w:ascii="Trebuchet MS" w:hAnsi="Trebuchet MS"/>
          <w:noProof/>
        </w:rPr>
        <w:t xml:space="preserve">These were the families of the Levites: the family of the Lib′nites, the family of the </w:t>
      </w:r>
      <w:del w:id="266" w:author="Author">
        <w:r w:rsidRPr="00AC7313">
          <w:rPr>
            <w:rFonts w:ascii="Trebuchet MS" w:hAnsi="Trebuchet MS"/>
            <w:noProof/>
          </w:rPr>
          <w:delText>He′bron</w:delText>
        </w:r>
      </w:del>
      <w:ins w:id="267" w:author="Author">
        <w:r w:rsidRPr="00AC7313">
          <w:rPr>
            <w:rFonts w:ascii="Trebuchet MS" w:hAnsi="Trebuchet MS"/>
            <w:noProof/>
          </w:rPr>
          <w:t>Heb′ron</w:t>
        </w:r>
      </w:ins>
      <w:r w:rsidRPr="00AC7313">
        <w:rPr>
          <w:rFonts w:ascii="Trebuchet MS" w:hAnsi="Trebuchet MS"/>
          <w:noProof/>
        </w:rPr>
        <w:t xml:space="preserve">·ites, the family of the Mah′lites, the family of the Mu′shites, the family of the </w:t>
      </w:r>
      <w:del w:id="268" w:author="Author">
        <w:r w:rsidRPr="00AC7313">
          <w:rPr>
            <w:rFonts w:ascii="Trebuchet MS" w:hAnsi="Trebuchet MS"/>
            <w:noProof/>
          </w:rPr>
          <w:delText>Ko′rah</w:delText>
        </w:r>
      </w:del>
      <w:ins w:id="269" w:author="Author">
        <w:r w:rsidRPr="00AC7313">
          <w:rPr>
            <w:rFonts w:ascii="Trebuchet MS" w:hAnsi="Trebuchet MS"/>
            <w:noProof/>
          </w:rPr>
          <w:t>Kor′ah</w:t>
        </w:r>
      </w:ins>
      <w:r w:rsidRPr="00AC7313">
        <w:rPr>
          <w:rFonts w:ascii="Trebuchet MS" w:hAnsi="Trebuchet MS"/>
          <w:noProof/>
        </w:rPr>
        <w:t>·ites.</w:t>
      </w:r>
    </w:p>
    <w:p w:rsidR="000F0400" w:rsidRPr="00AC7313" w:rsidRDefault="000F0400" w:rsidP="000F0400">
      <w:pPr>
        <w:rPr>
          <w:rFonts w:ascii="Trebuchet MS" w:hAnsi="Trebuchet MS"/>
          <w:noProof/>
        </w:rPr>
      </w:pPr>
      <w:del w:id="270" w:author="Author">
        <w:r w:rsidRPr="00AC7313">
          <w:rPr>
            <w:rFonts w:ascii="Trebuchet MS" w:hAnsi="Trebuchet MS"/>
            <w:noProof/>
          </w:rPr>
          <w:delText xml:space="preserve">And </w:delText>
        </w:r>
      </w:del>
      <w:r w:rsidRPr="00AC7313">
        <w:rPr>
          <w:rFonts w:ascii="Trebuchet MS" w:hAnsi="Trebuchet MS"/>
          <w:noProof/>
        </w:rPr>
        <w:t xml:space="preserve">Ko′hath became father to Am′ram. </w:t>
      </w:r>
      <w:r w:rsidRPr="00AC7313">
        <w:rPr>
          <w:rFonts w:ascii="Trebuchet MS" w:hAnsi="Trebuchet MS"/>
          <w:b/>
          <w:noProof/>
        </w:rPr>
        <w:t xml:space="preserve">26:59 </w:t>
      </w:r>
      <w:r w:rsidRPr="00AC7313">
        <w:rPr>
          <w:rFonts w:ascii="Trebuchet MS" w:hAnsi="Trebuchet MS"/>
          <w:noProof/>
        </w:rPr>
        <w:t xml:space="preserve">And the name of Am′ram’s wife was Joch′e·bed, Le′vi’s daughter, whom his wife bore to Le′vi in Egypt. </w:t>
      </w:r>
      <w:del w:id="271" w:author="Author">
        <w:r w:rsidRPr="00AC7313">
          <w:rPr>
            <w:rFonts w:ascii="Trebuchet MS" w:hAnsi="Trebuchet MS"/>
            <w:noProof/>
          </w:rPr>
          <w:delText xml:space="preserve">In time she bore </w:delText>
        </w:r>
      </w:del>
      <w:ins w:id="272" w:author="Author">
        <w:r w:rsidRPr="00AC7313">
          <w:rPr>
            <w:rFonts w:ascii="Trebuchet MS" w:hAnsi="Trebuchet MS"/>
            <w:noProof/>
          </w:rPr>
          <w:t xml:space="preserve">And </w:t>
        </w:r>
      </w:ins>
      <w:r w:rsidRPr="00AC7313">
        <w:rPr>
          <w:rFonts w:ascii="Trebuchet MS" w:hAnsi="Trebuchet MS"/>
          <w:noProof/>
        </w:rPr>
        <w:t xml:space="preserve">to Am′ram </w:t>
      </w:r>
      <w:ins w:id="273" w:author="Author">
        <w:r w:rsidRPr="00AC7313">
          <w:rPr>
            <w:rFonts w:ascii="Trebuchet MS" w:hAnsi="Trebuchet MS"/>
            <w:noProof/>
          </w:rPr>
          <w:t xml:space="preserve">she bore </w:t>
        </w:r>
      </w:ins>
      <w:r w:rsidRPr="00AC7313">
        <w:rPr>
          <w:rFonts w:ascii="Trebuchet MS" w:hAnsi="Trebuchet MS"/>
          <w:noProof/>
        </w:rPr>
        <w:t xml:space="preserve">Aaron and Moses and </w:t>
      </w:r>
      <w:del w:id="274" w:author="Author">
        <w:r w:rsidRPr="00AC7313">
          <w:rPr>
            <w:rFonts w:ascii="Trebuchet MS" w:hAnsi="Trebuchet MS"/>
            <w:noProof/>
          </w:rPr>
          <w:delText xml:space="preserve">Mir′i·am </w:delText>
        </w:r>
      </w:del>
      <w:r w:rsidRPr="00AC7313">
        <w:rPr>
          <w:rFonts w:ascii="Trebuchet MS" w:hAnsi="Trebuchet MS"/>
          <w:noProof/>
        </w:rPr>
        <w:t>their sister</w:t>
      </w:r>
      <w:ins w:id="275" w:author="Author">
        <w:r w:rsidRPr="00AC7313">
          <w:rPr>
            <w:rFonts w:ascii="Trebuchet MS" w:hAnsi="Trebuchet MS"/>
            <w:noProof/>
          </w:rPr>
          <w:t xml:space="preserve"> Mir′i·am</w:t>
        </w:r>
      </w:ins>
      <w:r w:rsidRPr="00AC7313">
        <w:rPr>
          <w:rFonts w:ascii="Trebuchet MS" w:hAnsi="Trebuchet MS"/>
          <w:noProof/>
        </w:rPr>
        <w:t xml:space="preserve">. </w:t>
      </w:r>
      <w:r w:rsidRPr="00AC7313">
        <w:rPr>
          <w:rFonts w:ascii="Trebuchet MS" w:hAnsi="Trebuchet MS"/>
          <w:b/>
          <w:noProof/>
        </w:rPr>
        <w:t xml:space="preserve">26:60 </w:t>
      </w:r>
      <w:r w:rsidRPr="00AC7313">
        <w:rPr>
          <w:rFonts w:ascii="Trebuchet MS" w:hAnsi="Trebuchet MS"/>
          <w:noProof/>
        </w:rPr>
        <w:t xml:space="preserve">Then </w:t>
      </w:r>
      <w:ins w:id="276" w:author="Author">
        <w:r w:rsidRPr="00AC7313">
          <w:rPr>
            <w:rFonts w:ascii="Trebuchet MS" w:hAnsi="Trebuchet MS"/>
            <w:noProof/>
          </w:rPr>
          <w:t xml:space="preserve">to Aaron </w:t>
        </w:r>
      </w:ins>
      <w:r w:rsidRPr="00AC7313">
        <w:rPr>
          <w:rFonts w:ascii="Trebuchet MS" w:hAnsi="Trebuchet MS"/>
          <w:noProof/>
        </w:rPr>
        <w:t xml:space="preserve">there were born </w:t>
      </w:r>
      <w:del w:id="277" w:author="Author">
        <w:r w:rsidRPr="00AC7313">
          <w:rPr>
            <w:rFonts w:ascii="Trebuchet MS" w:hAnsi="Trebuchet MS"/>
            <w:noProof/>
          </w:rPr>
          <w:delText xml:space="preserve">to Aaron </w:delText>
        </w:r>
      </w:del>
      <w:r w:rsidRPr="00AC7313">
        <w:rPr>
          <w:rFonts w:ascii="Trebuchet MS" w:hAnsi="Trebuchet MS"/>
          <w:noProof/>
        </w:rPr>
        <w:t>Na′dab</w:t>
      </w:r>
      <w:del w:id="278" w:author="Author">
        <w:r w:rsidRPr="00AC7313">
          <w:rPr>
            <w:rFonts w:ascii="Trebuchet MS" w:hAnsi="Trebuchet MS"/>
            <w:noProof/>
          </w:rPr>
          <w:delText xml:space="preserve"> and</w:delText>
        </w:r>
      </w:del>
      <w:ins w:id="279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A·bi′hu, El·e·a′zar</w:t>
      </w:r>
      <w:ins w:id="280" w:author="Author">
        <w:r w:rsidRPr="00AC7313">
          <w:rPr>
            <w:rFonts w:ascii="Trebuchet MS" w:hAnsi="Trebuchet MS"/>
            <w:noProof/>
          </w:rPr>
          <w:t>,</w:t>
        </w:r>
      </w:ins>
      <w:r w:rsidRPr="00AC7313">
        <w:rPr>
          <w:rFonts w:ascii="Trebuchet MS" w:hAnsi="Trebuchet MS"/>
          <w:noProof/>
        </w:rPr>
        <w:t xml:space="preserve"> and Ith′a·mar. </w:t>
      </w:r>
      <w:r w:rsidRPr="00AC7313">
        <w:rPr>
          <w:rFonts w:ascii="Trebuchet MS" w:hAnsi="Trebuchet MS"/>
          <w:b/>
          <w:noProof/>
        </w:rPr>
        <w:t xml:space="preserve">26:61 </w:t>
      </w:r>
      <w:r w:rsidRPr="00AC7313">
        <w:rPr>
          <w:rFonts w:ascii="Trebuchet MS" w:hAnsi="Trebuchet MS"/>
          <w:noProof/>
        </w:rPr>
        <w:t xml:space="preserve">But Na′dab and A·bi′hu died for </w:t>
      </w:r>
      <w:del w:id="281" w:author="Author">
        <w:r w:rsidRPr="00AC7313">
          <w:rPr>
            <w:rFonts w:ascii="Trebuchet MS" w:hAnsi="Trebuchet MS"/>
            <w:noProof/>
          </w:rPr>
          <w:delText xml:space="preserve">their </w:delText>
        </w:r>
      </w:del>
      <w:r w:rsidRPr="00AC7313">
        <w:rPr>
          <w:rFonts w:ascii="Trebuchet MS" w:hAnsi="Trebuchet MS"/>
          <w:noProof/>
        </w:rPr>
        <w:t xml:space="preserve">presenting </w:t>
      </w:r>
      <w:del w:id="282" w:author="Author">
        <w:r w:rsidRPr="00AC7313">
          <w:rPr>
            <w:rFonts w:ascii="Trebuchet MS" w:hAnsi="Trebuchet MS"/>
            <w:noProof/>
          </w:rPr>
          <w:delText>illegitimate</w:delText>
        </w:r>
      </w:del>
      <w:ins w:id="283" w:author="Author">
        <w:r w:rsidRPr="00AC7313">
          <w:rPr>
            <w:rFonts w:ascii="Trebuchet MS" w:hAnsi="Trebuchet MS"/>
            <w:noProof/>
          </w:rPr>
          <w:t>unauthorized</w:t>
        </w:r>
      </w:ins>
      <w:r w:rsidRPr="00AC7313">
        <w:rPr>
          <w:rFonts w:ascii="Trebuchet MS" w:hAnsi="Trebuchet MS"/>
          <w:noProof/>
        </w:rPr>
        <w:t xml:space="preserve"> fire before Jehovah.</w:t>
      </w:r>
    </w:p>
    <w:p w:rsidR="000F0400" w:rsidRPr="00AC7313" w:rsidRDefault="000F0400" w:rsidP="000F0400">
      <w:pPr>
        <w:rPr>
          <w:rFonts w:ascii="Trebuchet MS" w:hAnsi="Trebuchet MS"/>
          <w:noProof/>
        </w:rPr>
      </w:pPr>
      <w:r w:rsidRPr="00AC7313">
        <w:rPr>
          <w:rFonts w:ascii="Trebuchet MS" w:hAnsi="Trebuchet MS"/>
          <w:b/>
        </w:rPr>
        <w:t xml:space="preserve">26:62 </w:t>
      </w:r>
      <w:del w:id="284" w:author="Author">
        <w:r w:rsidRPr="00AC7313">
          <w:rPr>
            <w:rFonts w:ascii="Trebuchet MS" w:hAnsi="Trebuchet MS"/>
            <w:noProof/>
          </w:rPr>
          <w:delText>And their</w:delText>
        </w:r>
      </w:del>
      <w:ins w:id="285" w:author="Author">
        <w:r w:rsidRPr="00AC7313">
          <w:rPr>
            <w:rFonts w:ascii="Trebuchet MS" w:hAnsi="Trebuchet MS"/>
            <w:noProof/>
          </w:rPr>
          <w:t>The total of those</w:t>
        </w:r>
      </w:ins>
      <w:r w:rsidRPr="00AC7313">
        <w:rPr>
          <w:rFonts w:ascii="Trebuchet MS" w:hAnsi="Trebuchet MS"/>
          <w:noProof/>
        </w:rPr>
        <w:t xml:space="preserve"> registered </w:t>
      </w:r>
      <w:del w:id="286" w:author="Author">
        <w:r w:rsidRPr="00AC7313">
          <w:rPr>
            <w:rFonts w:ascii="Trebuchet MS" w:hAnsi="Trebuchet MS"/>
            <w:noProof/>
          </w:rPr>
          <w:delText>ones amounted to twenty-three thousand</w:delText>
        </w:r>
      </w:del>
      <w:ins w:id="287" w:author="Author">
        <w:r w:rsidRPr="00AC7313">
          <w:rPr>
            <w:rFonts w:ascii="Trebuchet MS" w:hAnsi="Trebuchet MS"/>
            <w:noProof/>
          </w:rPr>
          <w:t>was 23,000</w:t>
        </w:r>
      </w:ins>
      <w:r w:rsidRPr="00AC7313">
        <w:rPr>
          <w:rFonts w:ascii="Trebuchet MS" w:hAnsi="Trebuchet MS"/>
          <w:noProof/>
        </w:rPr>
        <w:t xml:space="preserve">, all males from a month old and </w:t>
      </w:r>
      <w:del w:id="288" w:author="Author">
        <w:r w:rsidRPr="00AC7313">
          <w:rPr>
            <w:rFonts w:ascii="Trebuchet MS" w:hAnsi="Trebuchet MS"/>
            <w:noProof/>
          </w:rPr>
          <w:delText>upward</w:delText>
        </w:r>
      </w:del>
      <w:ins w:id="289" w:author="Author">
        <w:r w:rsidRPr="00AC7313">
          <w:rPr>
            <w:rFonts w:ascii="Trebuchet MS" w:hAnsi="Trebuchet MS"/>
            <w:noProof/>
          </w:rPr>
          <w:t>up</w:t>
        </w:r>
      </w:ins>
      <w:r w:rsidRPr="00AC7313">
        <w:rPr>
          <w:rFonts w:ascii="Trebuchet MS" w:hAnsi="Trebuchet MS"/>
          <w:noProof/>
        </w:rPr>
        <w:t xml:space="preserve">. For they </w:t>
      </w:r>
      <w:del w:id="290" w:author="Author">
        <w:r w:rsidRPr="00AC7313">
          <w:rPr>
            <w:rFonts w:ascii="Trebuchet MS" w:hAnsi="Trebuchet MS"/>
            <w:noProof/>
          </w:rPr>
          <w:delText>did</w:delText>
        </w:r>
      </w:del>
      <w:ins w:id="291" w:author="Author">
        <w:r w:rsidRPr="00AC7313">
          <w:rPr>
            <w:rFonts w:ascii="Trebuchet MS" w:hAnsi="Trebuchet MS"/>
            <w:noProof/>
          </w:rPr>
          <w:t>were</w:t>
        </w:r>
      </w:ins>
      <w:r w:rsidRPr="00AC7313">
        <w:rPr>
          <w:rFonts w:ascii="Trebuchet MS" w:hAnsi="Trebuchet MS"/>
          <w:noProof/>
        </w:rPr>
        <w:t xml:space="preserve"> not </w:t>
      </w:r>
      <w:del w:id="292" w:author="Author">
        <w:r w:rsidRPr="00AC7313">
          <w:rPr>
            <w:rFonts w:ascii="Trebuchet MS" w:hAnsi="Trebuchet MS"/>
            <w:noProof/>
          </w:rPr>
          <w:delText xml:space="preserve">get </w:delText>
        </w:r>
      </w:del>
      <w:r w:rsidRPr="00AC7313">
        <w:rPr>
          <w:rFonts w:ascii="Trebuchet MS" w:hAnsi="Trebuchet MS"/>
          <w:noProof/>
        </w:rPr>
        <w:t xml:space="preserve">registered </w:t>
      </w:r>
      <w:del w:id="293" w:author="Author">
        <w:r w:rsidRPr="00AC7313">
          <w:rPr>
            <w:rFonts w:ascii="Trebuchet MS" w:hAnsi="Trebuchet MS"/>
            <w:noProof/>
          </w:rPr>
          <w:delText xml:space="preserve">in </w:delText>
        </w:r>
      </w:del>
      <w:r w:rsidRPr="00AC7313">
        <w:rPr>
          <w:rFonts w:ascii="Trebuchet MS" w:hAnsi="Trebuchet MS"/>
          <w:noProof/>
        </w:rPr>
        <w:t xml:space="preserve">among the </w:t>
      </w:r>
      <w:del w:id="294" w:author="Author">
        <w:r w:rsidRPr="00AC7313">
          <w:rPr>
            <w:rFonts w:ascii="Trebuchet MS" w:hAnsi="Trebuchet MS"/>
            <w:noProof/>
          </w:rPr>
          <w:delText>sons of Israel</w:delText>
        </w:r>
      </w:del>
      <w:ins w:id="295" w:author="Author">
        <w:r w:rsidRPr="00AC7313">
          <w:rPr>
            <w:rFonts w:ascii="Trebuchet MS" w:hAnsi="Trebuchet MS"/>
            <w:noProof/>
          </w:rPr>
          <w:t>Israelites</w:t>
        </w:r>
      </w:ins>
      <w:r w:rsidRPr="00AC7313">
        <w:rPr>
          <w:rFonts w:ascii="Trebuchet MS" w:hAnsi="Trebuchet MS"/>
          <w:noProof/>
        </w:rPr>
        <w:t xml:space="preserve">, because no inheritance was to be given to them </w:t>
      </w:r>
      <w:del w:id="296" w:author="Author">
        <w:r w:rsidRPr="00AC7313">
          <w:rPr>
            <w:rFonts w:ascii="Trebuchet MS" w:hAnsi="Trebuchet MS"/>
            <w:noProof/>
          </w:rPr>
          <w:delText xml:space="preserve">in </w:delText>
        </w:r>
      </w:del>
      <w:r w:rsidRPr="00AC7313">
        <w:rPr>
          <w:rFonts w:ascii="Trebuchet MS" w:hAnsi="Trebuchet MS"/>
          <w:noProof/>
        </w:rPr>
        <w:t xml:space="preserve">among the </w:t>
      </w:r>
      <w:del w:id="297" w:author="Author">
        <w:r w:rsidRPr="00AC7313">
          <w:rPr>
            <w:rFonts w:ascii="Trebuchet MS" w:hAnsi="Trebuchet MS"/>
            <w:noProof/>
          </w:rPr>
          <w:delText>sons of Israel</w:delText>
        </w:r>
      </w:del>
      <w:ins w:id="298" w:author="Author">
        <w:r w:rsidRPr="00AC7313">
          <w:rPr>
            <w:rFonts w:ascii="Trebuchet MS" w:hAnsi="Trebuchet MS"/>
            <w:noProof/>
          </w:rPr>
          <w:t>Israelites</w:t>
        </w:r>
      </w:ins>
      <w:r w:rsidRPr="00AC7313">
        <w:rPr>
          <w:rFonts w:ascii="Trebuchet MS" w:hAnsi="Trebuchet MS"/>
          <w:noProof/>
        </w:rPr>
        <w:t>.</w:t>
      </w:r>
    </w:p>
    <w:p w:rsidR="000F0400" w:rsidRPr="00AC7313" w:rsidRDefault="000F0400" w:rsidP="000F0400">
      <w:pPr>
        <w:rPr>
          <w:rFonts w:ascii="Trebuchet MS" w:hAnsi="Trebuchet MS"/>
          <w:noProof/>
        </w:rPr>
      </w:pPr>
      <w:r w:rsidRPr="00AC7313">
        <w:rPr>
          <w:rFonts w:ascii="Trebuchet MS" w:hAnsi="Trebuchet MS"/>
          <w:b/>
        </w:rPr>
        <w:t xml:space="preserve">26:63 </w:t>
      </w:r>
      <w:r w:rsidRPr="00AC7313">
        <w:rPr>
          <w:rFonts w:ascii="Trebuchet MS" w:hAnsi="Trebuchet MS"/>
          <w:noProof/>
        </w:rPr>
        <w:t xml:space="preserve">These were the ones registered by Moses and El·e·a′zar the priest when they registered the </w:t>
      </w:r>
      <w:del w:id="299" w:author="Author">
        <w:r w:rsidRPr="00AC7313">
          <w:rPr>
            <w:rFonts w:ascii="Trebuchet MS" w:hAnsi="Trebuchet MS"/>
            <w:noProof/>
          </w:rPr>
          <w:delText>sons of Israel</w:delText>
        </w:r>
      </w:del>
      <w:ins w:id="300" w:author="Author">
        <w:r w:rsidRPr="00AC7313">
          <w:rPr>
            <w:rFonts w:ascii="Trebuchet MS" w:hAnsi="Trebuchet MS"/>
            <w:noProof/>
          </w:rPr>
          <w:t>Israelites</w:t>
        </w:r>
      </w:ins>
      <w:r w:rsidRPr="00AC7313">
        <w:rPr>
          <w:rFonts w:ascii="Trebuchet MS" w:hAnsi="Trebuchet MS"/>
          <w:noProof/>
        </w:rPr>
        <w:t xml:space="preserve"> in the desert plains of Mo′ab by the Jordan at Jer′i·cho. </w:t>
      </w:r>
      <w:r w:rsidRPr="00AC7313">
        <w:rPr>
          <w:rFonts w:ascii="Trebuchet MS" w:hAnsi="Trebuchet MS"/>
          <w:b/>
          <w:noProof/>
        </w:rPr>
        <w:t xml:space="preserve">26:64 </w:t>
      </w:r>
      <w:r w:rsidRPr="00AC7313">
        <w:rPr>
          <w:rFonts w:ascii="Trebuchet MS" w:hAnsi="Trebuchet MS"/>
          <w:noProof/>
        </w:rPr>
        <w:t xml:space="preserve">But among </w:t>
      </w:r>
      <w:del w:id="301" w:author="Author">
        <w:r w:rsidRPr="00AC7313">
          <w:rPr>
            <w:rFonts w:ascii="Trebuchet MS" w:hAnsi="Trebuchet MS"/>
            <w:noProof/>
          </w:rPr>
          <w:delText>these</w:delText>
        </w:r>
      </w:del>
      <w:ins w:id="302" w:author="Author">
        <w:r w:rsidRPr="00AC7313">
          <w:rPr>
            <w:rFonts w:ascii="Trebuchet MS" w:hAnsi="Trebuchet MS"/>
            <w:noProof/>
          </w:rPr>
          <w:t>them</w:t>
        </w:r>
      </w:ins>
      <w:r w:rsidRPr="00AC7313">
        <w:rPr>
          <w:rFonts w:ascii="Trebuchet MS" w:hAnsi="Trebuchet MS"/>
          <w:noProof/>
        </w:rPr>
        <w:t xml:space="preserve"> there </w:t>
      </w:r>
      <w:del w:id="303" w:author="Author">
        <w:r w:rsidRPr="00AC7313">
          <w:rPr>
            <w:rFonts w:ascii="Trebuchet MS" w:hAnsi="Trebuchet MS"/>
            <w:noProof/>
          </w:rPr>
          <w:delText>did not prove to be a man of those</w:delText>
        </w:r>
      </w:del>
      <w:ins w:id="304" w:author="Author">
        <w:r w:rsidRPr="00AC7313">
          <w:rPr>
            <w:rFonts w:ascii="Trebuchet MS" w:hAnsi="Trebuchet MS"/>
            <w:noProof/>
          </w:rPr>
          <w:t>was no one who had been</w:t>
        </w:r>
      </w:ins>
      <w:r w:rsidRPr="00AC7313">
        <w:rPr>
          <w:rFonts w:ascii="Trebuchet MS" w:hAnsi="Trebuchet MS"/>
          <w:noProof/>
        </w:rPr>
        <w:t xml:space="preserve"> registered by Moses and Aaron the priest </w:t>
      </w:r>
      <w:del w:id="305" w:author="Author">
        <w:r w:rsidRPr="00AC7313">
          <w:rPr>
            <w:rFonts w:ascii="Trebuchet MS" w:hAnsi="Trebuchet MS"/>
            <w:noProof/>
          </w:rPr>
          <w:delText>when they registered</w:delText>
        </w:r>
      </w:del>
      <w:ins w:id="306" w:author="Author">
        <w:r w:rsidRPr="00AC7313">
          <w:rPr>
            <w:rFonts w:ascii="Trebuchet MS" w:hAnsi="Trebuchet MS"/>
            <w:noProof/>
          </w:rPr>
          <w:t>in</w:t>
        </w:r>
      </w:ins>
      <w:r w:rsidRPr="00AC7313">
        <w:rPr>
          <w:rFonts w:ascii="Trebuchet MS" w:hAnsi="Trebuchet MS"/>
          <w:noProof/>
        </w:rPr>
        <w:t xml:space="preserve"> the </w:t>
      </w:r>
      <w:del w:id="307" w:author="Author">
        <w:r w:rsidRPr="00AC7313">
          <w:rPr>
            <w:rFonts w:ascii="Trebuchet MS" w:hAnsi="Trebuchet MS"/>
            <w:noProof/>
          </w:rPr>
          <w:delText>sons</w:delText>
        </w:r>
      </w:del>
      <w:ins w:id="308" w:author="Author">
        <w:r w:rsidRPr="00AC7313">
          <w:rPr>
            <w:rFonts w:ascii="Trebuchet MS" w:hAnsi="Trebuchet MS"/>
            <w:noProof/>
          </w:rPr>
          <w:t>census</w:t>
        </w:r>
      </w:ins>
      <w:r w:rsidRPr="00AC7313">
        <w:rPr>
          <w:rFonts w:ascii="Trebuchet MS" w:hAnsi="Trebuchet MS"/>
          <w:noProof/>
        </w:rPr>
        <w:t xml:space="preserve"> of </w:t>
      </w:r>
      <w:del w:id="309" w:author="Author">
        <w:r w:rsidRPr="00AC7313">
          <w:rPr>
            <w:rFonts w:ascii="Trebuchet MS" w:hAnsi="Trebuchet MS"/>
            <w:noProof/>
          </w:rPr>
          <w:delText>Israel</w:delText>
        </w:r>
      </w:del>
      <w:ins w:id="310" w:author="Author">
        <w:r w:rsidRPr="00AC7313">
          <w:rPr>
            <w:rFonts w:ascii="Trebuchet MS" w:hAnsi="Trebuchet MS"/>
            <w:noProof/>
          </w:rPr>
          <w:t>the Israelites taken</w:t>
        </w:r>
      </w:ins>
      <w:r w:rsidRPr="00AC7313">
        <w:rPr>
          <w:rFonts w:ascii="Trebuchet MS" w:hAnsi="Trebuchet MS"/>
          <w:noProof/>
        </w:rPr>
        <w:t xml:space="preserve"> in the wilderness of Si′nai. </w:t>
      </w:r>
      <w:r w:rsidRPr="00AC7313">
        <w:rPr>
          <w:rFonts w:ascii="Trebuchet MS" w:hAnsi="Trebuchet MS"/>
          <w:b/>
          <w:noProof/>
        </w:rPr>
        <w:t xml:space="preserve">26:65 </w:t>
      </w:r>
      <w:r w:rsidRPr="00AC7313">
        <w:rPr>
          <w:rFonts w:ascii="Trebuchet MS" w:hAnsi="Trebuchet MS"/>
          <w:noProof/>
        </w:rPr>
        <w:t xml:space="preserve">For Jehovah had said concerning them: “They will die without fail in the wilderness.” So there was not </w:t>
      </w:r>
      <w:ins w:id="311" w:author="Author">
        <w:r w:rsidRPr="00AC7313">
          <w:rPr>
            <w:rFonts w:ascii="Trebuchet MS" w:hAnsi="Trebuchet MS"/>
            <w:noProof/>
          </w:rPr>
          <w:t xml:space="preserve">a man </w:t>
        </w:r>
      </w:ins>
      <w:r w:rsidRPr="00AC7313">
        <w:rPr>
          <w:rFonts w:ascii="Trebuchet MS" w:hAnsi="Trebuchet MS"/>
          <w:noProof/>
        </w:rPr>
        <w:t>left of them</w:t>
      </w:r>
      <w:del w:id="312" w:author="Author">
        <w:r w:rsidRPr="00AC7313">
          <w:rPr>
            <w:rFonts w:ascii="Trebuchet MS" w:hAnsi="Trebuchet MS"/>
            <w:noProof/>
          </w:rPr>
          <w:delText xml:space="preserve"> a man</w:delText>
        </w:r>
      </w:del>
      <w:r w:rsidRPr="00AC7313">
        <w:rPr>
          <w:rFonts w:ascii="Trebuchet MS" w:hAnsi="Trebuchet MS"/>
          <w:noProof/>
        </w:rPr>
        <w:t xml:space="preserve"> except Ca′leb the son of Je·phun′neh and Joshua the son of Nun.</w:t>
      </w:r>
    </w:p>
    <w:p w:rsidR="000F0400" w:rsidRPr="00AC7313" w:rsidRDefault="000F0400" w:rsidP="000F0400">
      <w:pPr>
        <w:rPr>
          <w:rFonts w:ascii="Trebuchet MS" w:hAnsi="Trebuchet MS"/>
          <w:b/>
        </w:rPr>
      </w:pPr>
    </w:p>
    <w:p w:rsidR="00762BCB" w:rsidRPr="000F0400" w:rsidRDefault="00762BCB" w:rsidP="000F0400"/>
    <w:sectPr w:rsidR="00762BCB" w:rsidRPr="000F0400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50AE" w:rsidRDefault="002E50AE">
      <w:r>
        <w:separator/>
      </w:r>
    </w:p>
  </w:endnote>
  <w:endnote w:type="continuationSeparator" w:id="0">
    <w:p w:rsidR="002E50AE" w:rsidRDefault="002E5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50AE" w:rsidRDefault="002E50AE">
      <w:r>
        <w:separator/>
      </w:r>
    </w:p>
  </w:footnote>
  <w:footnote w:type="continuationSeparator" w:id="0">
    <w:p w:rsidR="002E50AE" w:rsidRDefault="002E50AE">
      <w:r>
        <w:continuationSeparator/>
      </w:r>
    </w:p>
  </w:footnote>
  <w:footnote w:id="1">
    <w:p w:rsidR="000F0400" w:rsidRPr="00AC7313" w:rsidRDefault="000F0400" w:rsidP="00AC7313">
      <w:pPr>
        <w:pStyle w:val="FootnoteText"/>
        <w:spacing w:after="96"/>
        <w:ind w:firstLine="288"/>
        <w:rPr>
          <w:ins w:id="55" w:author="Author"/>
        </w:rPr>
      </w:pPr>
      <w:ins w:id="56" w:author="Author">
        <w:r w:rsidRPr="00AC7313">
          <w:rPr>
            <w:rStyle w:val="FootnoteReference"/>
          </w:rPr>
          <w:footnoteRef/>
        </w:r>
        <w:r w:rsidRPr="00AC7313">
          <w:t xml:space="preserve"> </w:t>
        </w:r>
        <w:r w:rsidRPr="00AC7313">
          <w:rPr>
            <w:b/>
          </w:rPr>
          <w:t xml:space="preserve">26:10 </w:t>
        </w:r>
        <w:r w:rsidRPr="00AC7313">
          <w:t>Lit., “opened its mouth.”</w:t>
        </w:r>
      </w:ins>
    </w:p>
  </w:footnote>
  <w:footnote w:id="2">
    <w:p w:rsidR="000F0400" w:rsidRPr="00AC7313" w:rsidRDefault="000F0400" w:rsidP="00AC7313">
      <w:pPr>
        <w:pStyle w:val="FootnoteText"/>
        <w:spacing w:after="96"/>
        <w:ind w:firstLine="288"/>
        <w:rPr>
          <w:ins w:id="225" w:author="Author"/>
        </w:rPr>
      </w:pPr>
      <w:ins w:id="226" w:author="Author">
        <w:r w:rsidRPr="00AC7313">
          <w:rPr>
            <w:rStyle w:val="FootnoteReference"/>
          </w:rPr>
          <w:footnoteRef/>
        </w:r>
        <w:r w:rsidRPr="00AC7313">
          <w:t xml:space="preserve"> </w:t>
        </w:r>
        <w:r w:rsidRPr="00AC7313">
          <w:rPr>
            <w:b/>
          </w:rPr>
          <w:t xml:space="preserve">26:53 </w:t>
        </w:r>
        <w:r w:rsidRPr="00AC7313">
          <w:t>Or “proportionate to the number of names listed.”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8F6831">
        <w:t>Numbers Chapter 26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8F6831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F6831">
      <w:rPr>
        <w:noProof/>
        <w:snapToGrid w:val="0"/>
      </w:rPr>
      <w:t>Numbers 26.Revised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8F6831">
        <w:t>Numbers Chapter 26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8F6831">
      <w:t>04-Numbers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F6831">
      <w:rPr>
        <w:noProof/>
        <w:snapToGrid w:val="0"/>
      </w:rPr>
      <w:t>Numbers 26.Revised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8F6831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8F6831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8F6831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8F6831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0AE"/>
    <w:rsid w:val="000F0400"/>
    <w:rsid w:val="00245EDD"/>
    <w:rsid w:val="0026230D"/>
    <w:rsid w:val="002B524D"/>
    <w:rsid w:val="002C00A8"/>
    <w:rsid w:val="002E50AE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8F6831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2CA834F-0FB0-4FC9-B07B-762E18470816}"/>
  <w:attachedTemplate r:id="R3a6c8b45add94e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F0400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0400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0F040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3a6c8b45add94e9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1614</ap:Words>
  <ap:Characters>7928</ap:Characters>
  <ap:Application>Microsoft Office Word</ap:Application>
  <ap:DocSecurity>0</ap:DocSecurity>
  <ap:Lines>129</ap:Lines>
  <ap:Paragraphs>29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9513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26</dc:title>
  <dc:subject/>
  <dc:creator>Matthew Calleja</dc:creator>
  <cp:keywords/>
  <dc:description/>
  <cp:lastModifiedBy>Calleja, Matthew</cp:lastModifiedBy>
  <cp:revision>3</cp:revision>
  <dcterms:created xsi:type="dcterms:W3CDTF">2020-12-29T08:53:00Z</dcterms:created>
  <dcterms:modified xsi:type="dcterms:W3CDTF">2020-12-29T08:53:00Z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26.docx</vt:lpwstr>
  </property>
  <property fmtid="{D5CDD505-2E9C-101B-9397-08002B2CF9AE}" pid="9" name="_TranslationDocumentId">
    <vt:i4>19473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4026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