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183C" w:rsidRPr="00126F3D" w:rsidRDefault="0005183C" w:rsidP="0005183C">
      <w:pPr>
        <w:rPr>
          <w:rFonts w:ascii="Trebuchet MS" w:hAnsi="Trebuchet MS"/>
          <w:noProof/>
        </w:rPr>
      </w:pPr>
      <w:bookmarkStart w:id="0" w:name="_GoBack"/>
      <w:bookmarkEnd w:id="0"/>
      <w:r w:rsidRPr="00126F3D">
        <w:rPr>
          <w:rFonts w:ascii="Trebuchet MS" w:hAnsi="Trebuchet MS"/>
          <w:b/>
        </w:rPr>
        <w:t xml:space="preserve">31:1 </w:t>
      </w:r>
      <w:r w:rsidRPr="00126F3D">
        <w:rPr>
          <w:rFonts w:ascii="Trebuchet MS" w:hAnsi="Trebuchet MS"/>
          <w:noProof/>
        </w:rPr>
        <w:t xml:space="preserve">Jehovah then </w:t>
      </w:r>
      <w:del w:id="1" w:author="Author">
        <w:r w:rsidRPr="00126F3D">
          <w:rPr>
            <w:rFonts w:ascii="Trebuchet MS" w:hAnsi="Trebuchet MS"/>
            <w:noProof/>
          </w:rPr>
          <w:delText>spoke to</w:delText>
        </w:r>
      </w:del>
      <w:ins w:id="2" w:author="Author">
        <w:r w:rsidRPr="00126F3D">
          <w:rPr>
            <w:rFonts w:ascii="Trebuchet MS" w:hAnsi="Trebuchet MS"/>
            <w:noProof/>
          </w:rPr>
          <w:t>told</w:t>
        </w:r>
      </w:ins>
      <w:r w:rsidRPr="00126F3D">
        <w:rPr>
          <w:rFonts w:ascii="Trebuchet MS" w:hAnsi="Trebuchet MS"/>
          <w:noProof/>
        </w:rPr>
        <w:t xml:space="preserve"> Moses</w:t>
      </w:r>
      <w:del w:id="3" w:author="Author">
        <w:r w:rsidRPr="00126F3D">
          <w:rPr>
            <w:rFonts w:ascii="Trebuchet MS" w:hAnsi="Trebuchet MS"/>
            <w:noProof/>
          </w:rPr>
          <w:delText>, saying</w:delText>
        </w:r>
      </w:del>
      <w:r w:rsidRPr="00126F3D">
        <w:rPr>
          <w:rFonts w:ascii="Trebuchet MS" w:hAnsi="Trebuchet MS"/>
          <w:noProof/>
        </w:rPr>
        <w:t xml:space="preserve">: </w:t>
      </w:r>
      <w:r w:rsidRPr="00126F3D">
        <w:rPr>
          <w:rFonts w:ascii="Trebuchet MS" w:hAnsi="Trebuchet MS"/>
          <w:b/>
          <w:noProof/>
        </w:rPr>
        <w:t xml:space="preserve">31:2 </w:t>
      </w:r>
      <w:r w:rsidRPr="00126F3D">
        <w:rPr>
          <w:rFonts w:ascii="Trebuchet MS" w:hAnsi="Trebuchet MS"/>
          <w:noProof/>
        </w:rPr>
        <w:t xml:space="preserve">“Take vengeance for the </w:t>
      </w:r>
      <w:del w:id="4" w:author="Author">
        <w:r w:rsidRPr="00126F3D">
          <w:rPr>
            <w:rFonts w:ascii="Trebuchet MS" w:hAnsi="Trebuchet MS"/>
            <w:noProof/>
          </w:rPr>
          <w:delText>sons of Israel upon</w:delText>
        </w:r>
      </w:del>
      <w:ins w:id="5" w:author="Author">
        <w:r w:rsidRPr="00126F3D">
          <w:rPr>
            <w:rFonts w:ascii="Trebuchet MS" w:hAnsi="Trebuchet MS"/>
            <w:noProof/>
          </w:rPr>
          <w:t>Israelites on</w:t>
        </w:r>
      </w:ins>
      <w:r w:rsidRPr="00126F3D">
        <w:rPr>
          <w:rFonts w:ascii="Trebuchet MS" w:hAnsi="Trebuchet MS"/>
          <w:noProof/>
        </w:rPr>
        <w:t xml:space="preserve"> the Mid′i·an·ites. Afterward you will be gathered to your people.”</w:t>
      </w:r>
      <w:ins w:id="6" w:author="Author">
        <w:r w:rsidRPr="00126F3D">
          <w:rPr>
            <w:rStyle w:val="FootnoteReference"/>
            <w:rFonts w:ascii="Trebuchet MS" w:hAnsi="Trebuchet MS"/>
            <w:noProof/>
          </w:rPr>
          <w:footnoteReference w:id="1"/>
        </w:r>
      </w:ins>
    </w:p>
    <w:p w:rsidR="0005183C" w:rsidRPr="00126F3D" w:rsidRDefault="0005183C" w:rsidP="0005183C">
      <w:pPr>
        <w:rPr>
          <w:rFonts w:ascii="Trebuchet MS" w:hAnsi="Trebuchet MS"/>
          <w:noProof/>
        </w:rPr>
      </w:pPr>
      <w:r w:rsidRPr="00126F3D">
        <w:rPr>
          <w:rFonts w:ascii="Trebuchet MS" w:hAnsi="Trebuchet MS"/>
          <w:b/>
        </w:rPr>
        <w:t xml:space="preserve">31:3 </w:t>
      </w:r>
      <w:r w:rsidRPr="00126F3D">
        <w:rPr>
          <w:rFonts w:ascii="Trebuchet MS" w:hAnsi="Trebuchet MS"/>
          <w:noProof/>
        </w:rPr>
        <w:t xml:space="preserve">So Moses spoke to the people, saying: “Equip men from among </w:t>
      </w:r>
      <w:del w:id="9" w:author="Author">
        <w:r w:rsidRPr="00126F3D">
          <w:rPr>
            <w:rFonts w:ascii="Trebuchet MS" w:hAnsi="Trebuchet MS"/>
            <w:noProof/>
            <w:u w:val="dotted"/>
          </w:rPr>
          <w:delText>YOU</w:delText>
        </w:r>
      </w:del>
      <w:ins w:id="10" w:author="Author">
        <w:r w:rsidRPr="00126F3D">
          <w:rPr>
            <w:rFonts w:ascii="Trebuchet MS" w:hAnsi="Trebuchet MS"/>
            <w:noProof/>
          </w:rPr>
          <w:t>you</w:t>
        </w:r>
      </w:ins>
      <w:r w:rsidRPr="00126F3D">
        <w:rPr>
          <w:rFonts w:ascii="Trebuchet MS" w:hAnsi="Trebuchet MS"/>
          <w:noProof/>
        </w:rPr>
        <w:t xml:space="preserve"> for </w:t>
      </w:r>
      <w:del w:id="11" w:author="Author">
        <w:r w:rsidRPr="00126F3D">
          <w:rPr>
            <w:rFonts w:ascii="Trebuchet MS" w:hAnsi="Trebuchet MS"/>
            <w:noProof/>
          </w:rPr>
          <w:delText>the army, that they may serve</w:delText>
        </w:r>
      </w:del>
      <w:ins w:id="12" w:author="Author">
        <w:r w:rsidRPr="00126F3D">
          <w:rPr>
            <w:rFonts w:ascii="Trebuchet MS" w:hAnsi="Trebuchet MS"/>
            <w:noProof/>
          </w:rPr>
          <w:t>battle</w:t>
        </w:r>
        <w:r w:rsidRPr="00126F3D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126F3D">
        <w:rPr>
          <w:rFonts w:ascii="Trebuchet MS" w:hAnsi="Trebuchet MS"/>
          <w:noProof/>
        </w:rPr>
        <w:t xml:space="preserve"> against Mid′i·an </w:t>
      </w:r>
      <w:ins w:id="15" w:author="Author">
        <w:r w:rsidRPr="00126F3D">
          <w:rPr>
            <w:rFonts w:ascii="Trebuchet MS" w:hAnsi="Trebuchet MS"/>
            <w:noProof/>
          </w:rPr>
          <w:t xml:space="preserve">and </w:t>
        </w:r>
      </w:ins>
      <w:r w:rsidRPr="00126F3D">
        <w:rPr>
          <w:rFonts w:ascii="Trebuchet MS" w:hAnsi="Trebuchet MS"/>
          <w:noProof/>
        </w:rPr>
        <w:t xml:space="preserve">to execute Jehovah’s vengeance </w:t>
      </w:r>
      <w:del w:id="16" w:author="Author">
        <w:r w:rsidRPr="00126F3D">
          <w:rPr>
            <w:rFonts w:ascii="Trebuchet MS" w:hAnsi="Trebuchet MS"/>
            <w:noProof/>
          </w:rPr>
          <w:delText>upon</w:delText>
        </w:r>
      </w:del>
      <w:ins w:id="17" w:author="Author">
        <w:r w:rsidRPr="00126F3D">
          <w:rPr>
            <w:rFonts w:ascii="Trebuchet MS" w:hAnsi="Trebuchet MS"/>
            <w:noProof/>
          </w:rPr>
          <w:t>on</w:t>
        </w:r>
      </w:ins>
      <w:r w:rsidRPr="00126F3D">
        <w:rPr>
          <w:rFonts w:ascii="Trebuchet MS" w:hAnsi="Trebuchet MS"/>
          <w:noProof/>
        </w:rPr>
        <w:t xml:space="preserve"> Mid′i·an. </w:t>
      </w:r>
      <w:r w:rsidRPr="00126F3D">
        <w:rPr>
          <w:rFonts w:ascii="Trebuchet MS" w:hAnsi="Trebuchet MS"/>
          <w:b/>
          <w:noProof/>
        </w:rPr>
        <w:t xml:space="preserve">31:4 </w:t>
      </w:r>
      <w:del w:id="18" w:author="Author">
        <w:r w:rsidRPr="00126F3D">
          <w:rPr>
            <w:rFonts w:ascii="Trebuchet MS" w:hAnsi="Trebuchet MS"/>
            <w:noProof/>
          </w:rPr>
          <w:delText>A thousand</w:delText>
        </w:r>
      </w:del>
      <w:ins w:id="19" w:author="Author">
        <w:r w:rsidRPr="00126F3D">
          <w:rPr>
            <w:rFonts w:ascii="Trebuchet MS" w:hAnsi="Trebuchet MS"/>
            <w:noProof/>
          </w:rPr>
          <w:t>You should send 1,000</w:t>
        </w:r>
      </w:ins>
      <w:r w:rsidRPr="00126F3D">
        <w:rPr>
          <w:rFonts w:ascii="Trebuchet MS" w:hAnsi="Trebuchet MS"/>
          <w:noProof/>
        </w:rPr>
        <w:t xml:space="preserve"> of each tribe of all the tribes of Israel </w:t>
      </w:r>
      <w:del w:id="20" w:author="Author">
        <w:r w:rsidRPr="00126F3D">
          <w:rPr>
            <w:rFonts w:ascii="Trebuchet MS" w:hAnsi="Trebuchet MS"/>
            <w:noProof/>
            <w:u w:val="dotted"/>
          </w:rPr>
          <w:delText>YOU</w:delText>
        </w:r>
        <w:r w:rsidRPr="00126F3D">
          <w:rPr>
            <w:rFonts w:ascii="Trebuchet MS" w:hAnsi="Trebuchet MS"/>
            <w:noProof/>
          </w:rPr>
          <w:delText xml:space="preserve"> will send </w:delText>
        </w:r>
      </w:del>
      <w:r w:rsidRPr="00126F3D">
        <w:rPr>
          <w:rFonts w:ascii="Trebuchet MS" w:hAnsi="Trebuchet MS"/>
          <w:noProof/>
        </w:rPr>
        <w:t xml:space="preserve">into the army.” </w:t>
      </w:r>
      <w:r w:rsidRPr="00126F3D">
        <w:rPr>
          <w:rFonts w:ascii="Trebuchet MS" w:hAnsi="Trebuchet MS"/>
          <w:b/>
          <w:noProof/>
        </w:rPr>
        <w:t xml:space="preserve">31:5 </w:t>
      </w:r>
      <w:del w:id="21" w:author="Author">
        <w:r w:rsidRPr="00126F3D">
          <w:rPr>
            <w:rFonts w:ascii="Trebuchet MS" w:hAnsi="Trebuchet MS"/>
            <w:noProof/>
          </w:rPr>
          <w:delText>Accordingly</w:delText>
        </w:r>
      </w:del>
      <w:ins w:id="22" w:author="Author">
        <w:r w:rsidRPr="00126F3D">
          <w:rPr>
            <w:rFonts w:ascii="Trebuchet MS" w:hAnsi="Trebuchet MS"/>
            <w:noProof/>
          </w:rPr>
          <w:t>So</w:t>
        </w:r>
      </w:ins>
      <w:r w:rsidRPr="00126F3D">
        <w:rPr>
          <w:rFonts w:ascii="Trebuchet MS" w:hAnsi="Trebuchet MS"/>
          <w:noProof/>
        </w:rPr>
        <w:t xml:space="preserve"> from the thousands of Israel</w:t>
      </w:r>
      <w:del w:id="23" w:author="Author">
        <w:r w:rsidRPr="00126F3D">
          <w:rPr>
            <w:rFonts w:ascii="Trebuchet MS" w:hAnsi="Trebuchet MS"/>
            <w:noProof/>
          </w:rPr>
          <w:delText xml:space="preserve"> a thousand</w:delText>
        </w:r>
      </w:del>
      <w:ins w:id="24" w:author="Author">
        <w:r w:rsidRPr="00126F3D">
          <w:rPr>
            <w:rFonts w:ascii="Trebuchet MS" w:hAnsi="Trebuchet MS"/>
            <w:noProof/>
          </w:rPr>
          <w:t>, 1,000</w:t>
        </w:r>
      </w:ins>
      <w:r w:rsidRPr="00126F3D">
        <w:rPr>
          <w:rFonts w:ascii="Trebuchet MS" w:hAnsi="Trebuchet MS"/>
          <w:noProof/>
        </w:rPr>
        <w:t xml:space="preserve"> were assigned </w:t>
      </w:r>
      <w:del w:id="25" w:author="Author">
        <w:r w:rsidRPr="00126F3D">
          <w:rPr>
            <w:rFonts w:ascii="Trebuchet MS" w:hAnsi="Trebuchet MS"/>
            <w:noProof/>
          </w:rPr>
          <w:delText>of a</w:delText>
        </w:r>
      </w:del>
      <w:ins w:id="26" w:author="Author">
        <w:r w:rsidRPr="00126F3D">
          <w:rPr>
            <w:rFonts w:ascii="Trebuchet MS" w:hAnsi="Trebuchet MS"/>
            <w:noProof/>
          </w:rPr>
          <w:t>from each</w:t>
        </w:r>
      </w:ins>
      <w:r w:rsidRPr="00126F3D">
        <w:rPr>
          <w:rFonts w:ascii="Trebuchet MS" w:hAnsi="Trebuchet MS"/>
          <w:noProof/>
        </w:rPr>
        <w:t xml:space="preserve"> tribe, </w:t>
      </w:r>
      <w:del w:id="27" w:author="Author">
        <w:r w:rsidRPr="00126F3D">
          <w:rPr>
            <w:rFonts w:ascii="Trebuchet MS" w:hAnsi="Trebuchet MS"/>
            <w:noProof/>
          </w:rPr>
          <w:delText>twelve thousand</w:delText>
        </w:r>
      </w:del>
      <w:ins w:id="28" w:author="Author">
        <w:r w:rsidRPr="00126F3D">
          <w:rPr>
            <w:rFonts w:ascii="Trebuchet MS" w:hAnsi="Trebuchet MS"/>
            <w:noProof/>
          </w:rPr>
          <w:t>12,000</w:t>
        </w:r>
      </w:ins>
      <w:r w:rsidRPr="00126F3D">
        <w:rPr>
          <w:rFonts w:ascii="Trebuchet MS" w:hAnsi="Trebuchet MS"/>
          <w:noProof/>
        </w:rPr>
        <w:t xml:space="preserve"> equipped for </w:t>
      </w:r>
      <w:del w:id="29" w:author="Author">
        <w:r w:rsidRPr="00126F3D">
          <w:rPr>
            <w:rFonts w:ascii="Trebuchet MS" w:hAnsi="Trebuchet MS"/>
            <w:noProof/>
          </w:rPr>
          <w:delText>the army.</w:delText>
        </w:r>
      </w:del>
      <w:ins w:id="30" w:author="Author">
        <w:r w:rsidRPr="00126F3D">
          <w:rPr>
            <w:rFonts w:ascii="Trebuchet MS" w:hAnsi="Trebuchet MS"/>
            <w:noProof/>
          </w:rPr>
          <w:t>battle.</w:t>
        </w:r>
        <w:r w:rsidRPr="00126F3D">
          <w:rPr>
            <w:rStyle w:val="FootnoteReference"/>
            <w:rFonts w:ascii="Trebuchet MS" w:hAnsi="Trebuchet MS"/>
            <w:noProof/>
          </w:rPr>
          <w:footnoteReference w:id="3"/>
        </w:r>
      </w:ins>
    </w:p>
    <w:p w:rsidR="0005183C" w:rsidRPr="00126F3D" w:rsidRDefault="0005183C" w:rsidP="0005183C">
      <w:pPr>
        <w:rPr>
          <w:rFonts w:ascii="Trebuchet MS" w:hAnsi="Trebuchet MS"/>
          <w:noProof/>
        </w:rPr>
      </w:pPr>
      <w:r w:rsidRPr="00126F3D">
        <w:rPr>
          <w:rFonts w:ascii="Trebuchet MS" w:hAnsi="Trebuchet MS"/>
          <w:b/>
        </w:rPr>
        <w:t xml:space="preserve">31:6 </w:t>
      </w:r>
      <w:r w:rsidRPr="00126F3D">
        <w:rPr>
          <w:rFonts w:ascii="Trebuchet MS" w:hAnsi="Trebuchet MS"/>
          <w:noProof/>
        </w:rPr>
        <w:t xml:space="preserve">Then Moses sent them out, </w:t>
      </w:r>
      <w:del w:id="33" w:author="Author">
        <w:r w:rsidRPr="00126F3D">
          <w:rPr>
            <w:rFonts w:ascii="Trebuchet MS" w:hAnsi="Trebuchet MS"/>
            <w:noProof/>
          </w:rPr>
          <w:delText>a thousand of</w:delText>
        </w:r>
      </w:del>
      <w:ins w:id="34" w:author="Author">
        <w:r w:rsidRPr="00126F3D">
          <w:rPr>
            <w:rFonts w:ascii="Trebuchet MS" w:hAnsi="Trebuchet MS"/>
            <w:noProof/>
          </w:rPr>
          <w:t>1,000 from</w:t>
        </w:r>
      </w:ins>
      <w:r w:rsidRPr="00126F3D">
        <w:rPr>
          <w:rFonts w:ascii="Trebuchet MS" w:hAnsi="Trebuchet MS"/>
          <w:noProof/>
        </w:rPr>
        <w:t xml:space="preserve"> each tribe</w:t>
      </w:r>
      <w:del w:id="35" w:author="Author">
        <w:r w:rsidRPr="00126F3D">
          <w:rPr>
            <w:rFonts w:ascii="Trebuchet MS" w:hAnsi="Trebuchet MS"/>
            <w:noProof/>
          </w:rPr>
          <w:delText>,</w:delText>
        </w:r>
      </w:del>
      <w:r w:rsidRPr="00126F3D">
        <w:rPr>
          <w:rFonts w:ascii="Trebuchet MS" w:hAnsi="Trebuchet MS"/>
          <w:noProof/>
        </w:rPr>
        <w:t xml:space="preserve"> to the army, </w:t>
      </w:r>
      <w:del w:id="36" w:author="Author">
        <w:r w:rsidRPr="00126F3D">
          <w:rPr>
            <w:rFonts w:ascii="Trebuchet MS" w:hAnsi="Trebuchet MS"/>
            <w:noProof/>
          </w:rPr>
          <w:delText>them and</w:delText>
        </w:r>
      </w:del>
      <w:ins w:id="37" w:author="Author">
        <w:r w:rsidRPr="00126F3D">
          <w:rPr>
            <w:rFonts w:ascii="Trebuchet MS" w:hAnsi="Trebuchet MS"/>
            <w:noProof/>
          </w:rPr>
          <w:t>along with</w:t>
        </w:r>
      </w:ins>
      <w:r w:rsidRPr="00126F3D">
        <w:rPr>
          <w:rFonts w:ascii="Trebuchet MS" w:hAnsi="Trebuchet MS"/>
          <w:noProof/>
        </w:rPr>
        <w:t xml:space="preserve"> Phin′e·has the son of El·e·a′zar the priest </w:t>
      </w:r>
      <w:del w:id="38" w:author="Author">
        <w:r w:rsidRPr="00126F3D">
          <w:rPr>
            <w:rFonts w:ascii="Trebuchet MS" w:hAnsi="Trebuchet MS"/>
            <w:noProof/>
          </w:rPr>
          <w:delText>to</w:delText>
        </w:r>
      </w:del>
      <w:ins w:id="39" w:author="Author">
        <w:r w:rsidRPr="00126F3D">
          <w:rPr>
            <w:rFonts w:ascii="Trebuchet MS" w:hAnsi="Trebuchet MS"/>
            <w:noProof/>
          </w:rPr>
          <w:t>for</w:t>
        </w:r>
      </w:ins>
      <w:r w:rsidRPr="00126F3D">
        <w:rPr>
          <w:rFonts w:ascii="Trebuchet MS" w:hAnsi="Trebuchet MS"/>
          <w:noProof/>
        </w:rPr>
        <w:t xml:space="preserve"> the army, </w:t>
      </w:r>
      <w:del w:id="40" w:author="Author">
        <w:r w:rsidRPr="00126F3D">
          <w:rPr>
            <w:rFonts w:ascii="Trebuchet MS" w:hAnsi="Trebuchet MS"/>
            <w:noProof/>
          </w:rPr>
          <w:delText>and</w:delText>
        </w:r>
      </w:del>
      <w:ins w:id="41" w:author="Author">
        <w:r w:rsidRPr="00126F3D">
          <w:rPr>
            <w:rFonts w:ascii="Trebuchet MS" w:hAnsi="Trebuchet MS"/>
            <w:noProof/>
          </w:rPr>
          <w:t>who had</w:t>
        </w:r>
      </w:ins>
      <w:r w:rsidRPr="00126F3D">
        <w:rPr>
          <w:rFonts w:ascii="Trebuchet MS" w:hAnsi="Trebuchet MS"/>
          <w:noProof/>
        </w:rPr>
        <w:t xml:space="preserve"> the holy utensils and the </w:t>
      </w:r>
      <w:ins w:id="42" w:author="Author">
        <w:r w:rsidRPr="00126F3D">
          <w:rPr>
            <w:rFonts w:ascii="Trebuchet MS" w:hAnsi="Trebuchet MS"/>
            <w:noProof/>
          </w:rPr>
          <w:t xml:space="preserve">signal </w:t>
        </w:r>
      </w:ins>
      <w:r w:rsidRPr="00126F3D">
        <w:rPr>
          <w:rFonts w:ascii="Trebuchet MS" w:hAnsi="Trebuchet MS"/>
          <w:noProof/>
        </w:rPr>
        <w:t xml:space="preserve">trumpets </w:t>
      </w:r>
      <w:del w:id="43" w:author="Author">
        <w:r w:rsidRPr="00126F3D">
          <w:rPr>
            <w:rFonts w:ascii="Trebuchet MS" w:hAnsi="Trebuchet MS"/>
            <w:noProof/>
          </w:rPr>
          <w:delText xml:space="preserve">for blowing calls were </w:delText>
        </w:r>
      </w:del>
      <w:r w:rsidRPr="00126F3D">
        <w:rPr>
          <w:rFonts w:ascii="Trebuchet MS" w:hAnsi="Trebuchet MS"/>
          <w:noProof/>
        </w:rPr>
        <w:t xml:space="preserve">in his hand. </w:t>
      </w:r>
      <w:r w:rsidRPr="00126F3D">
        <w:rPr>
          <w:rFonts w:ascii="Trebuchet MS" w:hAnsi="Trebuchet MS"/>
          <w:b/>
          <w:noProof/>
        </w:rPr>
        <w:t xml:space="preserve">31:7 </w:t>
      </w:r>
      <w:del w:id="44" w:author="Author">
        <w:r w:rsidRPr="00126F3D">
          <w:rPr>
            <w:rFonts w:ascii="Trebuchet MS" w:hAnsi="Trebuchet MS"/>
            <w:noProof/>
          </w:rPr>
          <w:delText>And they went waging</w:delText>
        </w:r>
      </w:del>
      <w:ins w:id="45" w:author="Author">
        <w:r w:rsidRPr="00126F3D">
          <w:rPr>
            <w:rFonts w:ascii="Trebuchet MS" w:hAnsi="Trebuchet MS"/>
            <w:noProof/>
          </w:rPr>
          <w:t>They waged</w:t>
        </w:r>
      </w:ins>
      <w:r w:rsidRPr="00126F3D">
        <w:rPr>
          <w:rFonts w:ascii="Trebuchet MS" w:hAnsi="Trebuchet MS"/>
          <w:noProof/>
        </w:rPr>
        <w:t xml:space="preserve"> war against Mid′i·an, just as Jehovah had commanded Moses, and they </w:t>
      </w:r>
      <w:del w:id="46" w:author="Author">
        <w:r w:rsidRPr="00126F3D">
          <w:rPr>
            <w:rFonts w:ascii="Trebuchet MS" w:hAnsi="Trebuchet MS"/>
            <w:noProof/>
          </w:rPr>
          <w:delText>proceeded to kill</w:delText>
        </w:r>
      </w:del>
      <w:ins w:id="47" w:author="Author">
        <w:r w:rsidRPr="00126F3D">
          <w:rPr>
            <w:rFonts w:ascii="Trebuchet MS" w:hAnsi="Trebuchet MS"/>
            <w:noProof/>
          </w:rPr>
          <w:t>killed</w:t>
        </w:r>
      </w:ins>
      <w:r w:rsidRPr="00126F3D">
        <w:rPr>
          <w:rFonts w:ascii="Trebuchet MS" w:hAnsi="Trebuchet MS"/>
          <w:noProof/>
        </w:rPr>
        <w:t xml:space="preserve"> every male. </w:t>
      </w:r>
      <w:r w:rsidRPr="00126F3D">
        <w:rPr>
          <w:rFonts w:ascii="Trebuchet MS" w:hAnsi="Trebuchet MS"/>
          <w:b/>
          <w:noProof/>
        </w:rPr>
        <w:t xml:space="preserve">31:8 </w:t>
      </w:r>
      <w:del w:id="48" w:author="Author">
        <w:r w:rsidRPr="00126F3D">
          <w:rPr>
            <w:rFonts w:ascii="Trebuchet MS" w:hAnsi="Trebuchet MS"/>
            <w:noProof/>
          </w:rPr>
          <w:delText xml:space="preserve">And </w:delText>
        </w:r>
      </w:del>
      <w:ins w:id="49" w:author="Author">
        <w:r w:rsidRPr="00126F3D">
          <w:rPr>
            <w:rFonts w:ascii="Trebuchet MS" w:hAnsi="Trebuchet MS"/>
            <w:noProof/>
          </w:rPr>
          <w:t xml:space="preserve">Along with the others slain, </w:t>
        </w:r>
      </w:ins>
      <w:r w:rsidRPr="00126F3D">
        <w:rPr>
          <w:rFonts w:ascii="Trebuchet MS" w:hAnsi="Trebuchet MS"/>
          <w:noProof/>
        </w:rPr>
        <w:t>they killed the kings of Mid′i·an</w:t>
      </w:r>
      <w:del w:id="50" w:author="Author">
        <w:r w:rsidRPr="00126F3D">
          <w:rPr>
            <w:rFonts w:ascii="Trebuchet MS" w:hAnsi="Trebuchet MS"/>
            <w:noProof/>
          </w:rPr>
          <w:delText xml:space="preserve"> along with the others slain</w:delText>
        </w:r>
      </w:del>
      <w:r w:rsidRPr="00126F3D">
        <w:rPr>
          <w:rFonts w:ascii="Trebuchet MS" w:hAnsi="Trebuchet MS"/>
          <w:noProof/>
        </w:rPr>
        <w:t>,</w:t>
      </w:r>
      <w:del w:id="51" w:author="Author">
        <w:r w:rsidRPr="00126F3D">
          <w:rPr>
            <w:rFonts w:ascii="Trebuchet MS" w:hAnsi="Trebuchet MS"/>
            <w:noProof/>
          </w:rPr>
          <w:delText xml:space="preserve"> </w:delText>
        </w:r>
      </w:del>
      <w:ins w:id="52" w:author="Author">
        <w:r w:rsidRPr="00126F3D">
          <w:rPr>
            <w:rFonts w:ascii="Trebuchet MS" w:hAnsi="Trebuchet MS"/>
            <w:noProof/>
          </w:rPr>
          <w:t xml:space="preserve"> </w:t>
        </w:r>
      </w:ins>
      <w:r w:rsidRPr="00126F3D">
        <w:rPr>
          <w:rFonts w:ascii="Trebuchet MS" w:hAnsi="Trebuchet MS"/>
          <w:noProof/>
        </w:rPr>
        <w:t>namely, E′vi</w:t>
      </w:r>
      <w:del w:id="53" w:author="Author">
        <w:r w:rsidRPr="00126F3D">
          <w:rPr>
            <w:rFonts w:ascii="Trebuchet MS" w:hAnsi="Trebuchet MS"/>
            <w:noProof/>
          </w:rPr>
          <w:delText xml:space="preserve"> and</w:delText>
        </w:r>
      </w:del>
      <w:ins w:id="54" w:author="Author">
        <w:r w:rsidRPr="00126F3D">
          <w:rPr>
            <w:rFonts w:ascii="Trebuchet MS" w:hAnsi="Trebuchet MS"/>
            <w:noProof/>
          </w:rPr>
          <w:t>,</w:t>
        </w:r>
      </w:ins>
      <w:r w:rsidRPr="00126F3D">
        <w:rPr>
          <w:rFonts w:ascii="Trebuchet MS" w:hAnsi="Trebuchet MS"/>
          <w:noProof/>
        </w:rPr>
        <w:t xml:space="preserve"> Re′kem</w:t>
      </w:r>
      <w:del w:id="55" w:author="Author">
        <w:r w:rsidRPr="00126F3D">
          <w:rPr>
            <w:rFonts w:ascii="Trebuchet MS" w:hAnsi="Trebuchet MS"/>
            <w:noProof/>
          </w:rPr>
          <w:delText xml:space="preserve"> and</w:delText>
        </w:r>
      </w:del>
      <w:ins w:id="56" w:author="Author">
        <w:r w:rsidRPr="00126F3D">
          <w:rPr>
            <w:rFonts w:ascii="Trebuchet MS" w:hAnsi="Trebuchet MS"/>
            <w:noProof/>
          </w:rPr>
          <w:t>,</w:t>
        </w:r>
      </w:ins>
      <w:r w:rsidRPr="00126F3D">
        <w:rPr>
          <w:rFonts w:ascii="Trebuchet MS" w:hAnsi="Trebuchet MS"/>
          <w:noProof/>
        </w:rPr>
        <w:t xml:space="preserve"> Zur</w:t>
      </w:r>
      <w:del w:id="57" w:author="Author">
        <w:r w:rsidRPr="00126F3D">
          <w:rPr>
            <w:rFonts w:ascii="Trebuchet MS" w:hAnsi="Trebuchet MS"/>
            <w:noProof/>
          </w:rPr>
          <w:delText xml:space="preserve"> and</w:delText>
        </w:r>
      </w:del>
      <w:ins w:id="58" w:author="Author">
        <w:r w:rsidRPr="00126F3D">
          <w:rPr>
            <w:rFonts w:ascii="Trebuchet MS" w:hAnsi="Trebuchet MS"/>
            <w:noProof/>
          </w:rPr>
          <w:t>,</w:t>
        </w:r>
      </w:ins>
      <w:r w:rsidRPr="00126F3D">
        <w:rPr>
          <w:rFonts w:ascii="Trebuchet MS" w:hAnsi="Trebuchet MS"/>
          <w:noProof/>
        </w:rPr>
        <w:t xml:space="preserve"> Hur</w:t>
      </w:r>
      <w:ins w:id="59" w:author="Author">
        <w:r w:rsidRPr="00126F3D">
          <w:rPr>
            <w:rFonts w:ascii="Trebuchet MS" w:hAnsi="Trebuchet MS"/>
            <w:noProof/>
          </w:rPr>
          <w:t>,</w:t>
        </w:r>
      </w:ins>
      <w:r w:rsidRPr="00126F3D">
        <w:rPr>
          <w:rFonts w:ascii="Trebuchet MS" w:hAnsi="Trebuchet MS"/>
          <w:noProof/>
        </w:rPr>
        <w:t xml:space="preserve"> and Re′ba, the five kings of Mid′i·an</w:t>
      </w:r>
      <w:del w:id="60" w:author="Author">
        <w:r w:rsidRPr="00126F3D">
          <w:rPr>
            <w:rFonts w:ascii="Trebuchet MS" w:hAnsi="Trebuchet MS"/>
            <w:noProof/>
          </w:rPr>
          <w:delText>; and they</w:delText>
        </w:r>
      </w:del>
      <w:ins w:id="61" w:author="Author">
        <w:r w:rsidRPr="00126F3D">
          <w:rPr>
            <w:rFonts w:ascii="Trebuchet MS" w:hAnsi="Trebuchet MS"/>
            <w:noProof/>
          </w:rPr>
          <w:t>. They also</w:t>
        </w:r>
      </w:ins>
      <w:r w:rsidRPr="00126F3D">
        <w:rPr>
          <w:rFonts w:ascii="Trebuchet MS" w:hAnsi="Trebuchet MS"/>
          <w:noProof/>
        </w:rPr>
        <w:t xml:space="preserve"> killed Ba′laam the son of Be′or with the sword. </w:t>
      </w:r>
      <w:r w:rsidRPr="00126F3D">
        <w:rPr>
          <w:rFonts w:ascii="Trebuchet MS" w:hAnsi="Trebuchet MS"/>
          <w:b/>
          <w:noProof/>
        </w:rPr>
        <w:t xml:space="preserve">31:9 </w:t>
      </w:r>
      <w:r w:rsidRPr="00126F3D">
        <w:rPr>
          <w:rFonts w:ascii="Trebuchet MS" w:hAnsi="Trebuchet MS"/>
          <w:noProof/>
        </w:rPr>
        <w:t xml:space="preserve">But the </w:t>
      </w:r>
      <w:del w:id="62" w:author="Author">
        <w:r w:rsidRPr="00126F3D">
          <w:rPr>
            <w:rFonts w:ascii="Trebuchet MS" w:hAnsi="Trebuchet MS"/>
            <w:noProof/>
          </w:rPr>
          <w:delText>sons of Israel</w:delText>
        </w:r>
      </w:del>
      <w:ins w:id="63" w:author="Author">
        <w:r w:rsidRPr="00126F3D">
          <w:rPr>
            <w:rFonts w:ascii="Trebuchet MS" w:hAnsi="Trebuchet MS"/>
            <w:noProof/>
          </w:rPr>
          <w:t>Israelites</w:t>
        </w:r>
      </w:ins>
      <w:r w:rsidRPr="00126F3D">
        <w:rPr>
          <w:rFonts w:ascii="Trebuchet MS" w:hAnsi="Trebuchet MS"/>
          <w:noProof/>
        </w:rPr>
        <w:t xml:space="preserve"> carried off </w:t>
      </w:r>
      <w:ins w:id="64" w:author="Author">
        <w:r w:rsidRPr="00126F3D">
          <w:rPr>
            <w:rFonts w:ascii="Trebuchet MS" w:hAnsi="Trebuchet MS"/>
            <w:noProof/>
          </w:rPr>
          <w:t xml:space="preserve">captive </w:t>
        </w:r>
      </w:ins>
      <w:r w:rsidRPr="00126F3D">
        <w:rPr>
          <w:rFonts w:ascii="Trebuchet MS" w:hAnsi="Trebuchet MS"/>
          <w:noProof/>
        </w:rPr>
        <w:t xml:space="preserve">the women </w:t>
      </w:r>
      <w:ins w:id="65" w:author="Author">
        <w:r w:rsidRPr="00126F3D">
          <w:rPr>
            <w:rFonts w:ascii="Trebuchet MS" w:hAnsi="Trebuchet MS"/>
            <w:noProof/>
          </w:rPr>
          <w:t xml:space="preserve">and children </w:t>
        </w:r>
      </w:ins>
      <w:r w:rsidRPr="00126F3D">
        <w:rPr>
          <w:rFonts w:ascii="Trebuchet MS" w:hAnsi="Trebuchet MS"/>
          <w:noProof/>
        </w:rPr>
        <w:t>of Mid′i·an</w:t>
      </w:r>
      <w:del w:id="66" w:author="Author">
        <w:r w:rsidRPr="00126F3D">
          <w:rPr>
            <w:rFonts w:ascii="Trebuchet MS" w:hAnsi="Trebuchet MS"/>
            <w:noProof/>
          </w:rPr>
          <w:delText xml:space="preserve"> and their little ones captive; and</w:delText>
        </w:r>
      </w:del>
      <w:ins w:id="67" w:author="Author">
        <w:r w:rsidRPr="00126F3D">
          <w:rPr>
            <w:rFonts w:ascii="Trebuchet MS" w:hAnsi="Trebuchet MS"/>
            <w:noProof/>
          </w:rPr>
          <w:t>. They also plundered</w:t>
        </w:r>
      </w:ins>
      <w:r w:rsidRPr="00126F3D">
        <w:rPr>
          <w:rFonts w:ascii="Trebuchet MS" w:hAnsi="Trebuchet MS"/>
          <w:noProof/>
        </w:rPr>
        <w:t xml:space="preserve"> all their domestic animals</w:t>
      </w:r>
      <w:ins w:id="68" w:author="Author">
        <w:r w:rsidRPr="00126F3D">
          <w:rPr>
            <w:rFonts w:ascii="Trebuchet MS" w:hAnsi="Trebuchet MS"/>
            <w:noProof/>
          </w:rPr>
          <w:t>, all their livestock,</w:t>
        </w:r>
      </w:ins>
      <w:r w:rsidRPr="00126F3D">
        <w:rPr>
          <w:rFonts w:ascii="Trebuchet MS" w:hAnsi="Trebuchet MS"/>
          <w:noProof/>
        </w:rPr>
        <w:t xml:space="preserve"> and all their </w:t>
      </w:r>
      <w:del w:id="69" w:author="Author">
        <w:r w:rsidRPr="00126F3D">
          <w:rPr>
            <w:rFonts w:ascii="Trebuchet MS" w:hAnsi="Trebuchet MS"/>
            <w:noProof/>
          </w:rPr>
          <w:delText>livestock and all their means of maintenance they plundered</w:delText>
        </w:r>
      </w:del>
      <w:ins w:id="70" w:author="Author">
        <w:r w:rsidRPr="00126F3D">
          <w:rPr>
            <w:rFonts w:ascii="Trebuchet MS" w:hAnsi="Trebuchet MS"/>
            <w:noProof/>
          </w:rPr>
          <w:t>possessions</w:t>
        </w:r>
      </w:ins>
      <w:r w:rsidRPr="00126F3D">
        <w:rPr>
          <w:rFonts w:ascii="Trebuchet MS" w:hAnsi="Trebuchet MS"/>
          <w:noProof/>
        </w:rPr>
        <w:t xml:space="preserve">. </w:t>
      </w:r>
      <w:r w:rsidRPr="00126F3D">
        <w:rPr>
          <w:rFonts w:ascii="Trebuchet MS" w:hAnsi="Trebuchet MS"/>
          <w:b/>
          <w:noProof/>
        </w:rPr>
        <w:t xml:space="preserve">31:10 </w:t>
      </w:r>
      <w:r w:rsidRPr="00126F3D">
        <w:rPr>
          <w:rFonts w:ascii="Trebuchet MS" w:hAnsi="Trebuchet MS"/>
          <w:noProof/>
        </w:rPr>
        <w:t xml:space="preserve">And all their cities in which they had settled and all their </w:t>
      </w:r>
      <w:del w:id="71" w:author="Author">
        <w:r w:rsidRPr="00126F3D">
          <w:rPr>
            <w:rFonts w:ascii="Trebuchet MS" w:hAnsi="Trebuchet MS"/>
            <w:noProof/>
          </w:rPr>
          <w:delText>walled camps</w:delText>
        </w:r>
      </w:del>
      <w:ins w:id="72" w:author="Author">
        <w:r w:rsidRPr="00126F3D">
          <w:rPr>
            <w:rFonts w:ascii="Trebuchet MS" w:hAnsi="Trebuchet MS"/>
            <w:noProof/>
          </w:rPr>
          <w:t>encampments</w:t>
        </w:r>
        <w:r w:rsidRPr="00126F3D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126F3D">
        <w:rPr>
          <w:rFonts w:ascii="Trebuchet MS" w:hAnsi="Trebuchet MS"/>
          <w:noProof/>
        </w:rPr>
        <w:t xml:space="preserve"> they burned with fire. </w:t>
      </w:r>
      <w:r w:rsidRPr="00126F3D">
        <w:rPr>
          <w:rFonts w:ascii="Trebuchet MS" w:hAnsi="Trebuchet MS"/>
          <w:b/>
          <w:noProof/>
        </w:rPr>
        <w:t xml:space="preserve">31:11 </w:t>
      </w:r>
      <w:r w:rsidRPr="00126F3D">
        <w:rPr>
          <w:rFonts w:ascii="Trebuchet MS" w:hAnsi="Trebuchet MS"/>
          <w:noProof/>
        </w:rPr>
        <w:t xml:space="preserve">And they </w:t>
      </w:r>
      <w:del w:id="75" w:author="Author">
        <w:r w:rsidRPr="00126F3D">
          <w:rPr>
            <w:rFonts w:ascii="Trebuchet MS" w:hAnsi="Trebuchet MS"/>
            <w:noProof/>
          </w:rPr>
          <w:delText>went taking</w:delText>
        </w:r>
      </w:del>
      <w:ins w:id="76" w:author="Author">
        <w:r w:rsidRPr="00126F3D">
          <w:rPr>
            <w:rFonts w:ascii="Trebuchet MS" w:hAnsi="Trebuchet MS"/>
            <w:noProof/>
          </w:rPr>
          <w:t>took</w:t>
        </w:r>
      </w:ins>
      <w:r w:rsidRPr="00126F3D">
        <w:rPr>
          <w:rFonts w:ascii="Trebuchet MS" w:hAnsi="Trebuchet MS"/>
          <w:noProof/>
        </w:rPr>
        <w:t xml:space="preserve"> all the spoil and all the </w:t>
      </w:r>
      <w:del w:id="77" w:author="Author">
        <w:r w:rsidRPr="00126F3D">
          <w:rPr>
            <w:rFonts w:ascii="Trebuchet MS" w:hAnsi="Trebuchet MS"/>
            <w:noProof/>
          </w:rPr>
          <w:delText>booty in the way of</w:delText>
        </w:r>
      </w:del>
      <w:ins w:id="78" w:author="Author">
        <w:r w:rsidRPr="00126F3D">
          <w:rPr>
            <w:rFonts w:ascii="Trebuchet MS" w:hAnsi="Trebuchet MS"/>
            <w:noProof/>
          </w:rPr>
          <w:t>plunder, both</w:t>
        </w:r>
      </w:ins>
      <w:r w:rsidRPr="00126F3D">
        <w:rPr>
          <w:rFonts w:ascii="Trebuchet MS" w:hAnsi="Trebuchet MS"/>
          <w:noProof/>
        </w:rPr>
        <w:t xml:space="preserve"> humans and </w:t>
      </w:r>
      <w:del w:id="79" w:author="Author">
        <w:r w:rsidRPr="00126F3D">
          <w:rPr>
            <w:rFonts w:ascii="Trebuchet MS" w:hAnsi="Trebuchet MS"/>
            <w:noProof/>
          </w:rPr>
          <w:delText xml:space="preserve">domestic </w:delText>
        </w:r>
      </w:del>
      <w:r w:rsidRPr="00126F3D">
        <w:rPr>
          <w:rFonts w:ascii="Trebuchet MS" w:hAnsi="Trebuchet MS"/>
          <w:noProof/>
        </w:rPr>
        <w:t xml:space="preserve">animals. </w:t>
      </w:r>
      <w:r w:rsidRPr="00126F3D">
        <w:rPr>
          <w:rFonts w:ascii="Trebuchet MS" w:hAnsi="Trebuchet MS"/>
          <w:b/>
          <w:noProof/>
        </w:rPr>
        <w:t xml:space="preserve">31:12 </w:t>
      </w:r>
      <w:del w:id="80" w:author="Author">
        <w:r w:rsidRPr="00126F3D">
          <w:rPr>
            <w:rFonts w:ascii="Trebuchet MS" w:hAnsi="Trebuchet MS"/>
            <w:noProof/>
          </w:rPr>
          <w:delText>And</w:delText>
        </w:r>
      </w:del>
      <w:ins w:id="81" w:author="Author">
        <w:r w:rsidRPr="00126F3D">
          <w:rPr>
            <w:rFonts w:ascii="Trebuchet MS" w:hAnsi="Trebuchet MS"/>
            <w:noProof/>
          </w:rPr>
          <w:t>Then</w:t>
        </w:r>
      </w:ins>
      <w:r w:rsidRPr="00126F3D">
        <w:rPr>
          <w:rFonts w:ascii="Trebuchet MS" w:hAnsi="Trebuchet MS"/>
          <w:noProof/>
        </w:rPr>
        <w:t xml:space="preserve"> they </w:t>
      </w:r>
      <w:del w:id="82" w:author="Author">
        <w:r w:rsidRPr="00126F3D">
          <w:rPr>
            <w:rFonts w:ascii="Trebuchet MS" w:hAnsi="Trebuchet MS"/>
            <w:noProof/>
          </w:rPr>
          <w:delText>came bringing</w:delText>
        </w:r>
      </w:del>
      <w:ins w:id="83" w:author="Author">
        <w:r w:rsidRPr="00126F3D">
          <w:rPr>
            <w:rFonts w:ascii="Trebuchet MS" w:hAnsi="Trebuchet MS"/>
            <w:noProof/>
          </w:rPr>
          <w:t>brought the captives, the plunder, and the spoil</w:t>
        </w:r>
      </w:ins>
      <w:r w:rsidRPr="00126F3D">
        <w:rPr>
          <w:rFonts w:ascii="Trebuchet MS" w:hAnsi="Trebuchet MS"/>
          <w:noProof/>
        </w:rPr>
        <w:t xml:space="preserve"> to Moses and El·e·a′zar the priest and to the assembly of the </w:t>
      </w:r>
      <w:del w:id="84" w:author="Author">
        <w:r w:rsidRPr="00126F3D">
          <w:rPr>
            <w:rFonts w:ascii="Trebuchet MS" w:hAnsi="Trebuchet MS"/>
            <w:noProof/>
          </w:rPr>
          <w:delText>sons of Israel the captives and the booty and the spoil</w:delText>
        </w:r>
      </w:del>
      <w:ins w:id="85" w:author="Author">
        <w:r w:rsidRPr="00126F3D">
          <w:rPr>
            <w:rFonts w:ascii="Trebuchet MS" w:hAnsi="Trebuchet MS"/>
            <w:noProof/>
          </w:rPr>
          <w:t>Israelites</w:t>
        </w:r>
      </w:ins>
      <w:r w:rsidRPr="00126F3D">
        <w:rPr>
          <w:rFonts w:ascii="Trebuchet MS" w:hAnsi="Trebuchet MS"/>
          <w:noProof/>
        </w:rPr>
        <w:t>, to the camp</w:t>
      </w:r>
      <w:del w:id="86" w:author="Author">
        <w:r w:rsidRPr="00126F3D">
          <w:rPr>
            <w:rFonts w:ascii="Trebuchet MS" w:hAnsi="Trebuchet MS"/>
            <w:noProof/>
          </w:rPr>
          <w:delText>, to</w:delText>
        </w:r>
      </w:del>
      <w:ins w:id="87" w:author="Author">
        <w:r w:rsidRPr="00126F3D">
          <w:rPr>
            <w:rFonts w:ascii="Trebuchet MS" w:hAnsi="Trebuchet MS"/>
            <w:noProof/>
          </w:rPr>
          <w:t xml:space="preserve"> in</w:t>
        </w:r>
      </w:ins>
      <w:r w:rsidRPr="00126F3D">
        <w:rPr>
          <w:rFonts w:ascii="Trebuchet MS" w:hAnsi="Trebuchet MS"/>
          <w:noProof/>
        </w:rPr>
        <w:t xml:space="preserve"> the desert plains of Mo′ab</w:t>
      </w:r>
      <w:del w:id="88" w:author="Author">
        <w:r w:rsidRPr="00126F3D">
          <w:rPr>
            <w:rFonts w:ascii="Trebuchet MS" w:hAnsi="Trebuchet MS"/>
            <w:noProof/>
          </w:rPr>
          <w:delText>, which are by</w:delText>
        </w:r>
      </w:del>
      <w:ins w:id="89" w:author="Author">
        <w:r w:rsidRPr="00126F3D">
          <w:rPr>
            <w:rFonts w:ascii="Trebuchet MS" w:hAnsi="Trebuchet MS"/>
            <w:noProof/>
          </w:rPr>
          <w:t xml:space="preserve"> near</w:t>
        </w:r>
      </w:ins>
      <w:r w:rsidRPr="00126F3D">
        <w:rPr>
          <w:rFonts w:ascii="Trebuchet MS" w:hAnsi="Trebuchet MS"/>
          <w:noProof/>
        </w:rPr>
        <w:t xml:space="preserve"> the Jordan at Jer′i·cho.</w:t>
      </w:r>
    </w:p>
    <w:p w:rsidR="0005183C" w:rsidRPr="00126F3D" w:rsidRDefault="0005183C" w:rsidP="0005183C">
      <w:pPr>
        <w:rPr>
          <w:rFonts w:ascii="Trebuchet MS" w:hAnsi="Trebuchet MS"/>
          <w:noProof/>
        </w:rPr>
      </w:pPr>
      <w:r w:rsidRPr="00126F3D">
        <w:rPr>
          <w:rFonts w:ascii="Trebuchet MS" w:hAnsi="Trebuchet MS"/>
          <w:b/>
        </w:rPr>
        <w:t xml:space="preserve">31:13 </w:t>
      </w:r>
      <w:r w:rsidRPr="00126F3D">
        <w:rPr>
          <w:rFonts w:ascii="Trebuchet MS" w:hAnsi="Trebuchet MS"/>
          <w:noProof/>
        </w:rPr>
        <w:t xml:space="preserve">Then Moses and El·e·a′zar the priest and all the chieftains of the assembly went out to meet them outside the camp. </w:t>
      </w:r>
      <w:r w:rsidRPr="00126F3D">
        <w:rPr>
          <w:rFonts w:ascii="Trebuchet MS" w:hAnsi="Trebuchet MS"/>
          <w:b/>
          <w:noProof/>
        </w:rPr>
        <w:t xml:space="preserve">31:14 </w:t>
      </w:r>
      <w:del w:id="90" w:author="Author">
        <w:r w:rsidRPr="00126F3D">
          <w:rPr>
            <w:rFonts w:ascii="Trebuchet MS" w:hAnsi="Trebuchet MS"/>
            <w:noProof/>
          </w:rPr>
          <w:delText>And</w:delText>
        </w:r>
      </w:del>
      <w:ins w:id="91" w:author="Author">
        <w:r w:rsidRPr="00126F3D">
          <w:rPr>
            <w:rFonts w:ascii="Trebuchet MS" w:hAnsi="Trebuchet MS"/>
            <w:noProof/>
          </w:rPr>
          <w:t>But</w:t>
        </w:r>
      </w:ins>
      <w:r w:rsidRPr="00126F3D">
        <w:rPr>
          <w:rFonts w:ascii="Trebuchet MS" w:hAnsi="Trebuchet MS"/>
          <w:noProof/>
        </w:rPr>
        <w:t xml:space="preserve"> Moses grew indignant at the appointed men of the combat forces, the chiefs of the thousands and the chiefs of the hundreds who were coming in from the military expedition. </w:t>
      </w:r>
      <w:r w:rsidRPr="00126F3D">
        <w:rPr>
          <w:rFonts w:ascii="Trebuchet MS" w:hAnsi="Trebuchet MS"/>
          <w:b/>
          <w:noProof/>
        </w:rPr>
        <w:t xml:space="preserve">31:15 </w:t>
      </w:r>
      <w:del w:id="92" w:author="Author">
        <w:r w:rsidRPr="00126F3D">
          <w:rPr>
            <w:rFonts w:ascii="Trebuchet MS" w:hAnsi="Trebuchet MS"/>
            <w:noProof/>
          </w:rPr>
          <w:delText xml:space="preserve">So </w:delText>
        </w:r>
      </w:del>
      <w:r w:rsidRPr="00126F3D">
        <w:rPr>
          <w:rFonts w:ascii="Trebuchet MS" w:hAnsi="Trebuchet MS"/>
          <w:noProof/>
        </w:rPr>
        <w:t xml:space="preserve">Moses said to them: “Have </w:t>
      </w:r>
      <w:del w:id="93" w:author="Author">
        <w:r w:rsidRPr="00126F3D">
          <w:rPr>
            <w:rFonts w:ascii="Trebuchet MS" w:hAnsi="Trebuchet MS"/>
            <w:noProof/>
            <w:u w:val="dotted"/>
          </w:rPr>
          <w:delText>YOU</w:delText>
        </w:r>
      </w:del>
      <w:ins w:id="94" w:author="Author">
        <w:r w:rsidRPr="00126F3D">
          <w:rPr>
            <w:rFonts w:ascii="Trebuchet MS" w:hAnsi="Trebuchet MS"/>
            <w:noProof/>
          </w:rPr>
          <w:t>you</w:t>
        </w:r>
      </w:ins>
      <w:r w:rsidRPr="00126F3D">
        <w:rPr>
          <w:rFonts w:ascii="Trebuchet MS" w:hAnsi="Trebuchet MS"/>
          <w:noProof/>
        </w:rPr>
        <w:t xml:space="preserve"> preserved </w:t>
      </w:r>
      <w:ins w:id="95" w:author="Author">
        <w:r w:rsidRPr="00126F3D">
          <w:rPr>
            <w:rFonts w:ascii="Trebuchet MS" w:hAnsi="Trebuchet MS"/>
            <w:noProof/>
          </w:rPr>
          <w:t xml:space="preserve">all the females </w:t>
        </w:r>
      </w:ins>
      <w:r w:rsidRPr="00126F3D">
        <w:rPr>
          <w:rFonts w:ascii="Trebuchet MS" w:hAnsi="Trebuchet MS"/>
          <w:noProof/>
        </w:rPr>
        <w:t>alive</w:t>
      </w:r>
      <w:del w:id="96" w:author="Author">
        <w:r w:rsidRPr="00126F3D">
          <w:rPr>
            <w:rFonts w:ascii="Trebuchet MS" w:hAnsi="Trebuchet MS"/>
            <w:noProof/>
          </w:rPr>
          <w:delText xml:space="preserve"> every female</w:delText>
        </w:r>
      </w:del>
      <w:r w:rsidRPr="00126F3D">
        <w:rPr>
          <w:rFonts w:ascii="Trebuchet MS" w:hAnsi="Trebuchet MS"/>
          <w:noProof/>
        </w:rPr>
        <w:t xml:space="preserve">? </w:t>
      </w:r>
      <w:r w:rsidRPr="00126F3D">
        <w:rPr>
          <w:rFonts w:ascii="Trebuchet MS" w:hAnsi="Trebuchet MS"/>
          <w:b/>
          <w:noProof/>
        </w:rPr>
        <w:t xml:space="preserve">31:16 </w:t>
      </w:r>
      <w:r w:rsidRPr="00126F3D">
        <w:rPr>
          <w:rFonts w:ascii="Trebuchet MS" w:hAnsi="Trebuchet MS"/>
          <w:noProof/>
        </w:rPr>
        <w:t>Look! They are the ones who</w:t>
      </w:r>
      <w:del w:id="97" w:author="Author">
        <w:r w:rsidRPr="00126F3D">
          <w:rPr>
            <w:rFonts w:ascii="Trebuchet MS" w:hAnsi="Trebuchet MS"/>
            <w:noProof/>
          </w:rPr>
          <w:delText>,</w:delText>
        </w:r>
      </w:del>
      <w:r w:rsidRPr="00126F3D">
        <w:rPr>
          <w:rFonts w:ascii="Trebuchet MS" w:hAnsi="Trebuchet MS"/>
          <w:noProof/>
        </w:rPr>
        <w:t xml:space="preserve"> by Ba′laam’s word</w:t>
      </w:r>
      <w:del w:id="98" w:author="Author">
        <w:r w:rsidRPr="00126F3D">
          <w:rPr>
            <w:rFonts w:ascii="Trebuchet MS" w:hAnsi="Trebuchet MS"/>
            <w:noProof/>
          </w:rPr>
          <w:delText>, served to induce</w:delText>
        </w:r>
      </w:del>
      <w:ins w:id="99" w:author="Author">
        <w:r w:rsidRPr="00126F3D">
          <w:rPr>
            <w:rFonts w:ascii="Trebuchet MS" w:hAnsi="Trebuchet MS"/>
            <w:noProof/>
          </w:rPr>
          <w:t xml:space="preserve"> induced</w:t>
        </w:r>
      </w:ins>
      <w:r w:rsidRPr="00126F3D">
        <w:rPr>
          <w:rFonts w:ascii="Trebuchet MS" w:hAnsi="Trebuchet MS"/>
          <w:noProof/>
        </w:rPr>
        <w:t xml:space="preserve"> the </w:t>
      </w:r>
      <w:del w:id="100" w:author="Author">
        <w:r w:rsidRPr="00126F3D">
          <w:rPr>
            <w:rFonts w:ascii="Trebuchet MS" w:hAnsi="Trebuchet MS"/>
            <w:noProof/>
          </w:rPr>
          <w:delText>sons of Israel</w:delText>
        </w:r>
      </w:del>
      <w:ins w:id="101" w:author="Author">
        <w:r w:rsidRPr="00126F3D">
          <w:rPr>
            <w:rFonts w:ascii="Trebuchet MS" w:hAnsi="Trebuchet MS"/>
            <w:noProof/>
          </w:rPr>
          <w:t>Israelites</w:t>
        </w:r>
      </w:ins>
      <w:r w:rsidRPr="00126F3D">
        <w:rPr>
          <w:rFonts w:ascii="Trebuchet MS" w:hAnsi="Trebuchet MS"/>
          <w:noProof/>
        </w:rPr>
        <w:t xml:space="preserve"> to commit unfaithfulness toward Jehovah over the affair of Pe′or, so that the scourge came upon the assembly of Jehovah. </w:t>
      </w:r>
      <w:r w:rsidRPr="00126F3D">
        <w:rPr>
          <w:rFonts w:ascii="Trebuchet MS" w:hAnsi="Trebuchet MS"/>
          <w:b/>
          <w:noProof/>
        </w:rPr>
        <w:t xml:space="preserve">31:17 </w:t>
      </w:r>
      <w:del w:id="102" w:author="Author">
        <w:r w:rsidRPr="00126F3D">
          <w:rPr>
            <w:rFonts w:ascii="Trebuchet MS" w:hAnsi="Trebuchet MS"/>
            <w:noProof/>
          </w:rPr>
          <w:delText>And now</w:delText>
        </w:r>
      </w:del>
      <w:ins w:id="103" w:author="Author">
        <w:r w:rsidRPr="00126F3D">
          <w:rPr>
            <w:rFonts w:ascii="Trebuchet MS" w:hAnsi="Trebuchet MS"/>
            <w:noProof/>
          </w:rPr>
          <w:t>Now you should</w:t>
        </w:r>
      </w:ins>
      <w:r w:rsidRPr="00126F3D">
        <w:rPr>
          <w:rFonts w:ascii="Trebuchet MS" w:hAnsi="Trebuchet MS"/>
          <w:noProof/>
        </w:rPr>
        <w:t xml:space="preserve"> kill every male among the </w:t>
      </w:r>
      <w:del w:id="104" w:author="Author">
        <w:r w:rsidRPr="00126F3D">
          <w:rPr>
            <w:rFonts w:ascii="Trebuchet MS" w:hAnsi="Trebuchet MS"/>
            <w:noProof/>
          </w:rPr>
          <w:delText>little ones,</w:delText>
        </w:r>
      </w:del>
      <w:ins w:id="105" w:author="Author">
        <w:r w:rsidRPr="00126F3D">
          <w:rPr>
            <w:rFonts w:ascii="Trebuchet MS" w:hAnsi="Trebuchet MS"/>
            <w:noProof/>
          </w:rPr>
          <w:t>children</w:t>
        </w:r>
      </w:ins>
      <w:r w:rsidRPr="00126F3D">
        <w:rPr>
          <w:rFonts w:ascii="Trebuchet MS" w:hAnsi="Trebuchet MS"/>
          <w:noProof/>
        </w:rPr>
        <w:t xml:space="preserve"> and kill every woman who has had </w:t>
      </w:r>
      <w:del w:id="106" w:author="Author">
        <w:r w:rsidRPr="00126F3D">
          <w:rPr>
            <w:rFonts w:ascii="Trebuchet MS" w:hAnsi="Trebuchet MS"/>
            <w:noProof/>
          </w:rPr>
          <w:delText>intercourse with man by lying</w:delText>
        </w:r>
      </w:del>
      <w:ins w:id="107" w:author="Author">
        <w:r w:rsidRPr="00126F3D">
          <w:rPr>
            <w:rFonts w:ascii="Trebuchet MS" w:hAnsi="Trebuchet MS"/>
            <w:noProof/>
          </w:rPr>
          <w:t>sexual relations</w:t>
        </w:r>
      </w:ins>
      <w:r w:rsidRPr="00126F3D">
        <w:rPr>
          <w:rFonts w:ascii="Trebuchet MS" w:hAnsi="Trebuchet MS"/>
          <w:noProof/>
        </w:rPr>
        <w:t xml:space="preserve"> with a </w:t>
      </w:r>
      <w:del w:id="108" w:author="Author">
        <w:r w:rsidRPr="00126F3D">
          <w:rPr>
            <w:rFonts w:ascii="Trebuchet MS" w:hAnsi="Trebuchet MS"/>
            <w:noProof/>
          </w:rPr>
          <w:delText>male</w:delText>
        </w:r>
      </w:del>
      <w:ins w:id="109" w:author="Author">
        <w:r w:rsidRPr="00126F3D">
          <w:rPr>
            <w:rFonts w:ascii="Trebuchet MS" w:hAnsi="Trebuchet MS"/>
            <w:noProof/>
          </w:rPr>
          <w:t>man</w:t>
        </w:r>
      </w:ins>
      <w:r w:rsidRPr="00126F3D">
        <w:rPr>
          <w:rFonts w:ascii="Trebuchet MS" w:hAnsi="Trebuchet MS"/>
          <w:noProof/>
        </w:rPr>
        <w:t xml:space="preserve">. </w:t>
      </w:r>
      <w:r w:rsidRPr="00126F3D">
        <w:rPr>
          <w:rFonts w:ascii="Trebuchet MS" w:hAnsi="Trebuchet MS"/>
          <w:b/>
          <w:noProof/>
        </w:rPr>
        <w:t xml:space="preserve">31:18 </w:t>
      </w:r>
      <w:del w:id="110" w:author="Author">
        <w:r w:rsidRPr="00126F3D">
          <w:rPr>
            <w:rFonts w:ascii="Trebuchet MS" w:hAnsi="Trebuchet MS"/>
            <w:noProof/>
          </w:rPr>
          <w:delText>And preserve</w:delText>
        </w:r>
      </w:del>
      <w:ins w:id="111" w:author="Author">
        <w:r w:rsidRPr="00126F3D">
          <w:rPr>
            <w:rFonts w:ascii="Trebuchet MS" w:hAnsi="Trebuchet MS"/>
            <w:noProof/>
          </w:rPr>
          <w:t>But you may keep</w:t>
        </w:r>
      </w:ins>
      <w:r w:rsidRPr="00126F3D">
        <w:rPr>
          <w:rFonts w:ascii="Trebuchet MS" w:hAnsi="Trebuchet MS"/>
          <w:noProof/>
        </w:rPr>
        <w:t xml:space="preserve"> alive </w:t>
      </w:r>
      <w:del w:id="112" w:author="Author">
        <w:r w:rsidRPr="00126F3D">
          <w:rPr>
            <w:rFonts w:ascii="Trebuchet MS" w:hAnsi="Trebuchet MS"/>
            <w:noProof/>
          </w:rPr>
          <w:delText xml:space="preserve">for yourselves </w:delText>
        </w:r>
      </w:del>
      <w:r w:rsidRPr="00126F3D">
        <w:rPr>
          <w:rFonts w:ascii="Trebuchet MS" w:hAnsi="Trebuchet MS"/>
          <w:noProof/>
        </w:rPr>
        <w:t xml:space="preserve">all the </w:t>
      </w:r>
      <w:del w:id="113" w:author="Author">
        <w:r w:rsidRPr="00126F3D">
          <w:rPr>
            <w:rFonts w:ascii="Trebuchet MS" w:hAnsi="Trebuchet MS"/>
            <w:noProof/>
          </w:rPr>
          <w:delText>little ones among the women</w:delText>
        </w:r>
      </w:del>
      <w:ins w:id="114" w:author="Author">
        <w:r w:rsidRPr="00126F3D">
          <w:rPr>
            <w:rFonts w:ascii="Trebuchet MS" w:hAnsi="Trebuchet MS"/>
            <w:noProof/>
          </w:rPr>
          <w:t>young girls</w:t>
        </w:r>
      </w:ins>
      <w:r w:rsidRPr="00126F3D">
        <w:rPr>
          <w:rFonts w:ascii="Trebuchet MS" w:hAnsi="Trebuchet MS"/>
          <w:noProof/>
        </w:rPr>
        <w:t xml:space="preserve"> who have not </w:t>
      </w:r>
      <w:del w:id="115" w:author="Author">
        <w:r w:rsidRPr="00126F3D">
          <w:rPr>
            <w:rFonts w:ascii="Trebuchet MS" w:hAnsi="Trebuchet MS"/>
            <w:noProof/>
          </w:rPr>
          <w:delText>known the act of lying</w:delText>
        </w:r>
      </w:del>
      <w:ins w:id="116" w:author="Author">
        <w:r w:rsidRPr="00126F3D">
          <w:rPr>
            <w:rFonts w:ascii="Trebuchet MS" w:hAnsi="Trebuchet MS"/>
            <w:noProof/>
          </w:rPr>
          <w:t>had sexual relations</w:t>
        </w:r>
      </w:ins>
      <w:r w:rsidRPr="00126F3D">
        <w:rPr>
          <w:rFonts w:ascii="Trebuchet MS" w:hAnsi="Trebuchet MS"/>
          <w:noProof/>
        </w:rPr>
        <w:t xml:space="preserve"> with a </w:t>
      </w:r>
      <w:del w:id="117" w:author="Author">
        <w:r w:rsidRPr="00126F3D">
          <w:rPr>
            <w:rFonts w:ascii="Trebuchet MS" w:hAnsi="Trebuchet MS"/>
            <w:noProof/>
          </w:rPr>
          <w:delText>male</w:delText>
        </w:r>
      </w:del>
      <w:ins w:id="118" w:author="Author">
        <w:r w:rsidRPr="00126F3D">
          <w:rPr>
            <w:rFonts w:ascii="Trebuchet MS" w:hAnsi="Trebuchet MS"/>
            <w:noProof/>
          </w:rPr>
          <w:t>man</w:t>
        </w:r>
      </w:ins>
      <w:r w:rsidRPr="00126F3D">
        <w:rPr>
          <w:rFonts w:ascii="Trebuchet MS" w:hAnsi="Trebuchet MS"/>
          <w:noProof/>
        </w:rPr>
        <w:t xml:space="preserve">. </w:t>
      </w:r>
      <w:r w:rsidRPr="00126F3D">
        <w:rPr>
          <w:rFonts w:ascii="Trebuchet MS" w:hAnsi="Trebuchet MS"/>
          <w:b/>
          <w:noProof/>
        </w:rPr>
        <w:t xml:space="preserve">31:19 </w:t>
      </w:r>
      <w:del w:id="119" w:author="Author">
        <w:r w:rsidRPr="00126F3D">
          <w:rPr>
            <w:rFonts w:ascii="Trebuchet MS" w:hAnsi="Trebuchet MS"/>
            <w:noProof/>
          </w:rPr>
          <w:delText xml:space="preserve">As for </w:delText>
        </w:r>
        <w:r w:rsidRPr="00126F3D">
          <w:rPr>
            <w:rFonts w:ascii="Trebuchet MS" w:hAnsi="Trebuchet MS"/>
            <w:noProof/>
            <w:u w:val="dotted"/>
          </w:rPr>
          <w:delText>YOU</w:delText>
        </w:r>
        <w:r w:rsidRPr="00126F3D">
          <w:rPr>
            <w:rFonts w:ascii="Trebuchet MS" w:hAnsi="Trebuchet MS"/>
            <w:noProof/>
          </w:rPr>
          <w:delText xml:space="preserve"> yourselves, </w:delText>
        </w:r>
      </w:del>
      <w:ins w:id="120" w:author="Author">
        <w:r w:rsidRPr="00126F3D">
          <w:rPr>
            <w:rFonts w:ascii="Trebuchet MS" w:hAnsi="Trebuchet MS"/>
            <w:noProof/>
          </w:rPr>
          <w:t xml:space="preserve">And you should </w:t>
        </w:r>
      </w:ins>
      <w:r w:rsidRPr="00126F3D">
        <w:rPr>
          <w:rFonts w:ascii="Trebuchet MS" w:hAnsi="Trebuchet MS"/>
          <w:noProof/>
        </w:rPr>
        <w:t xml:space="preserve">camp outside the camp seven days. </w:t>
      </w:r>
      <w:del w:id="121" w:author="Author">
        <w:r w:rsidRPr="00126F3D">
          <w:rPr>
            <w:rFonts w:ascii="Trebuchet MS" w:hAnsi="Trebuchet MS"/>
            <w:noProof/>
          </w:rPr>
          <w:delText>Everyone</w:delText>
        </w:r>
      </w:del>
      <w:ins w:id="122" w:author="Author">
        <w:r w:rsidRPr="00126F3D">
          <w:rPr>
            <w:rFonts w:ascii="Trebuchet MS" w:hAnsi="Trebuchet MS"/>
            <w:noProof/>
          </w:rPr>
          <w:t>Every one of you</w:t>
        </w:r>
      </w:ins>
      <w:r w:rsidRPr="00126F3D">
        <w:rPr>
          <w:rFonts w:ascii="Trebuchet MS" w:hAnsi="Trebuchet MS"/>
          <w:noProof/>
        </w:rPr>
        <w:t xml:space="preserve"> who has killed </w:t>
      </w:r>
      <w:del w:id="123" w:author="Author">
        <w:r w:rsidRPr="00126F3D">
          <w:rPr>
            <w:rFonts w:ascii="Trebuchet MS" w:hAnsi="Trebuchet MS"/>
            <w:noProof/>
          </w:rPr>
          <w:delText>a soul</w:delText>
        </w:r>
      </w:del>
      <w:ins w:id="124" w:author="Author">
        <w:r w:rsidRPr="00126F3D">
          <w:rPr>
            <w:rFonts w:ascii="Trebuchet MS" w:hAnsi="Trebuchet MS"/>
            <w:noProof/>
          </w:rPr>
          <w:t>someone</w:t>
        </w:r>
        <w:r w:rsidRPr="00126F3D">
          <w:rPr>
            <w:rStyle w:val="FootnoteReference"/>
            <w:rFonts w:ascii="Trebuchet MS" w:hAnsi="Trebuchet MS"/>
            <w:noProof/>
          </w:rPr>
          <w:footnoteReference w:id="5"/>
        </w:r>
      </w:ins>
      <w:r w:rsidRPr="00126F3D">
        <w:rPr>
          <w:rFonts w:ascii="Trebuchet MS" w:hAnsi="Trebuchet MS"/>
          <w:noProof/>
        </w:rPr>
        <w:t xml:space="preserve"> and </w:t>
      </w:r>
      <w:del w:id="127" w:author="Author">
        <w:r w:rsidRPr="00126F3D">
          <w:rPr>
            <w:rFonts w:ascii="Trebuchet MS" w:hAnsi="Trebuchet MS"/>
            <w:noProof/>
          </w:rPr>
          <w:delText>everyone</w:delText>
        </w:r>
      </w:del>
      <w:ins w:id="128" w:author="Author">
        <w:r w:rsidRPr="00126F3D">
          <w:rPr>
            <w:rFonts w:ascii="Trebuchet MS" w:hAnsi="Trebuchet MS"/>
            <w:noProof/>
          </w:rPr>
          <w:t>every one of you</w:t>
        </w:r>
      </w:ins>
      <w:r w:rsidRPr="00126F3D">
        <w:rPr>
          <w:rFonts w:ascii="Trebuchet MS" w:hAnsi="Trebuchet MS"/>
          <w:noProof/>
        </w:rPr>
        <w:t xml:space="preserve"> who has touched someone slain</w:t>
      </w:r>
      <w:del w:id="129" w:author="Author">
        <w:r w:rsidRPr="00126F3D">
          <w:rPr>
            <w:rFonts w:ascii="Trebuchet MS" w:hAnsi="Trebuchet MS"/>
            <w:noProof/>
          </w:rPr>
          <w:delText xml:space="preserve">, </w:delText>
        </w:r>
        <w:r w:rsidRPr="00126F3D">
          <w:rPr>
            <w:rFonts w:ascii="Trebuchet MS" w:hAnsi="Trebuchet MS"/>
            <w:noProof/>
            <w:u w:val="dotted"/>
          </w:rPr>
          <w:delText>YOU</w:delText>
        </w:r>
      </w:del>
      <w:r w:rsidRPr="00126F3D">
        <w:rPr>
          <w:rFonts w:ascii="Trebuchet MS" w:hAnsi="Trebuchet MS"/>
          <w:noProof/>
        </w:rPr>
        <w:t xml:space="preserve"> should purify </w:t>
      </w:r>
      <w:del w:id="130" w:author="Author">
        <w:r w:rsidRPr="00126F3D">
          <w:rPr>
            <w:rFonts w:ascii="Trebuchet MS" w:hAnsi="Trebuchet MS"/>
            <w:noProof/>
          </w:rPr>
          <w:delText>yourselves</w:delText>
        </w:r>
      </w:del>
      <w:ins w:id="131" w:author="Author">
        <w:r w:rsidRPr="00126F3D">
          <w:rPr>
            <w:rFonts w:ascii="Trebuchet MS" w:hAnsi="Trebuchet MS"/>
            <w:noProof/>
          </w:rPr>
          <w:t>himself</w:t>
        </w:r>
      </w:ins>
      <w:r w:rsidRPr="00126F3D">
        <w:rPr>
          <w:rFonts w:ascii="Trebuchet MS" w:hAnsi="Trebuchet MS"/>
          <w:noProof/>
        </w:rPr>
        <w:t xml:space="preserve"> on the third day and on the seventh day, </w:t>
      </w:r>
      <w:del w:id="132" w:author="Author">
        <w:r w:rsidRPr="00126F3D">
          <w:rPr>
            <w:rFonts w:ascii="Trebuchet MS" w:hAnsi="Trebuchet MS"/>
            <w:noProof/>
            <w:u w:val="dotted"/>
          </w:rPr>
          <w:delText>YOU</w:delText>
        </w:r>
      </w:del>
      <w:ins w:id="133" w:author="Author">
        <w:r w:rsidRPr="00126F3D">
          <w:rPr>
            <w:rFonts w:ascii="Trebuchet MS" w:hAnsi="Trebuchet MS"/>
            <w:noProof/>
          </w:rPr>
          <w:t>you</w:t>
        </w:r>
      </w:ins>
      <w:r w:rsidRPr="00126F3D">
        <w:rPr>
          <w:rFonts w:ascii="Trebuchet MS" w:hAnsi="Trebuchet MS"/>
          <w:noProof/>
        </w:rPr>
        <w:t xml:space="preserve"> and </w:t>
      </w:r>
      <w:del w:id="134" w:author="Author">
        <w:r w:rsidRPr="00126F3D">
          <w:rPr>
            <w:rFonts w:ascii="Trebuchet MS" w:hAnsi="Trebuchet MS"/>
            <w:noProof/>
            <w:u w:val="dotted"/>
          </w:rPr>
          <w:delText>YOUR</w:delText>
        </w:r>
      </w:del>
      <w:ins w:id="135" w:author="Author">
        <w:r w:rsidRPr="00126F3D">
          <w:rPr>
            <w:rFonts w:ascii="Trebuchet MS" w:hAnsi="Trebuchet MS"/>
            <w:noProof/>
          </w:rPr>
          <w:t>your</w:t>
        </w:r>
      </w:ins>
      <w:r w:rsidRPr="00126F3D">
        <w:rPr>
          <w:rFonts w:ascii="Trebuchet MS" w:hAnsi="Trebuchet MS"/>
          <w:noProof/>
        </w:rPr>
        <w:t xml:space="preserve"> captives. </w:t>
      </w:r>
      <w:r w:rsidRPr="00126F3D">
        <w:rPr>
          <w:rFonts w:ascii="Trebuchet MS" w:hAnsi="Trebuchet MS"/>
          <w:b/>
          <w:noProof/>
        </w:rPr>
        <w:t xml:space="preserve">31:20 </w:t>
      </w:r>
      <w:r w:rsidRPr="00126F3D">
        <w:rPr>
          <w:rFonts w:ascii="Trebuchet MS" w:hAnsi="Trebuchet MS"/>
          <w:noProof/>
        </w:rPr>
        <w:t xml:space="preserve">And </w:t>
      </w:r>
      <w:ins w:id="136" w:author="Author">
        <w:r w:rsidRPr="00126F3D">
          <w:rPr>
            <w:rFonts w:ascii="Trebuchet MS" w:hAnsi="Trebuchet MS"/>
            <w:noProof/>
          </w:rPr>
          <w:t xml:space="preserve">you should purify from sin </w:t>
        </w:r>
      </w:ins>
      <w:r w:rsidRPr="00126F3D">
        <w:rPr>
          <w:rFonts w:ascii="Trebuchet MS" w:hAnsi="Trebuchet MS"/>
          <w:noProof/>
        </w:rPr>
        <w:t>every garment</w:t>
      </w:r>
      <w:del w:id="137" w:author="Author">
        <w:r w:rsidRPr="00126F3D">
          <w:rPr>
            <w:rFonts w:ascii="Trebuchet MS" w:hAnsi="Trebuchet MS"/>
            <w:noProof/>
          </w:rPr>
          <w:delText xml:space="preserve"> and</w:delText>
        </w:r>
      </w:del>
      <w:ins w:id="138" w:author="Author">
        <w:r w:rsidRPr="00126F3D">
          <w:rPr>
            <w:rFonts w:ascii="Trebuchet MS" w:hAnsi="Trebuchet MS"/>
            <w:noProof/>
          </w:rPr>
          <w:t>,</w:t>
        </w:r>
      </w:ins>
      <w:r w:rsidRPr="00126F3D">
        <w:rPr>
          <w:rFonts w:ascii="Trebuchet MS" w:hAnsi="Trebuchet MS"/>
          <w:noProof/>
        </w:rPr>
        <w:t xml:space="preserve"> every article of skin</w:t>
      </w:r>
      <w:del w:id="139" w:author="Author">
        <w:r w:rsidRPr="00126F3D">
          <w:rPr>
            <w:rFonts w:ascii="Trebuchet MS" w:hAnsi="Trebuchet MS"/>
            <w:noProof/>
          </w:rPr>
          <w:delText xml:space="preserve"> and</w:delText>
        </w:r>
      </w:del>
      <w:ins w:id="140" w:author="Author">
        <w:r w:rsidRPr="00126F3D">
          <w:rPr>
            <w:rFonts w:ascii="Trebuchet MS" w:hAnsi="Trebuchet MS"/>
            <w:noProof/>
          </w:rPr>
          <w:t>,</w:t>
        </w:r>
      </w:ins>
      <w:r w:rsidRPr="00126F3D">
        <w:rPr>
          <w:rFonts w:ascii="Trebuchet MS" w:hAnsi="Trebuchet MS"/>
          <w:noProof/>
        </w:rPr>
        <w:t xml:space="preserve"> everything made of </w:t>
      </w:r>
      <w:del w:id="141" w:author="Author">
        <w:r w:rsidRPr="00126F3D">
          <w:rPr>
            <w:rFonts w:ascii="Trebuchet MS" w:hAnsi="Trebuchet MS"/>
            <w:noProof/>
          </w:rPr>
          <w:delText>goat’s</w:delText>
        </w:r>
      </w:del>
      <w:ins w:id="142" w:author="Author">
        <w:r w:rsidRPr="00126F3D">
          <w:rPr>
            <w:rFonts w:ascii="Trebuchet MS" w:hAnsi="Trebuchet MS"/>
            <w:noProof/>
          </w:rPr>
          <w:t>goat</w:t>
        </w:r>
      </w:ins>
      <w:r w:rsidRPr="00126F3D">
        <w:rPr>
          <w:rFonts w:ascii="Trebuchet MS" w:hAnsi="Trebuchet MS"/>
          <w:noProof/>
        </w:rPr>
        <w:t xml:space="preserve"> hair</w:t>
      </w:r>
      <w:ins w:id="143" w:author="Author">
        <w:r w:rsidRPr="00126F3D">
          <w:rPr>
            <w:rFonts w:ascii="Trebuchet MS" w:hAnsi="Trebuchet MS"/>
            <w:noProof/>
          </w:rPr>
          <w:t>,</w:t>
        </w:r>
      </w:ins>
      <w:r w:rsidRPr="00126F3D">
        <w:rPr>
          <w:rFonts w:ascii="Trebuchet MS" w:hAnsi="Trebuchet MS"/>
          <w:noProof/>
        </w:rPr>
        <w:t xml:space="preserve"> and every article of wood</w:t>
      </w:r>
      <w:del w:id="144" w:author="Author">
        <w:r w:rsidRPr="00126F3D">
          <w:rPr>
            <w:rFonts w:ascii="Trebuchet MS" w:hAnsi="Trebuchet MS"/>
            <w:noProof/>
          </w:rPr>
          <w:delText xml:space="preserve"> </w:delText>
        </w:r>
        <w:r w:rsidRPr="00126F3D">
          <w:rPr>
            <w:rFonts w:ascii="Trebuchet MS" w:hAnsi="Trebuchet MS"/>
            <w:noProof/>
            <w:u w:val="dotted"/>
          </w:rPr>
          <w:delText>YOU</w:delText>
        </w:r>
        <w:r w:rsidRPr="00126F3D">
          <w:rPr>
            <w:rFonts w:ascii="Trebuchet MS" w:hAnsi="Trebuchet MS"/>
            <w:noProof/>
          </w:rPr>
          <w:delText xml:space="preserve"> should purify for yourselves from sin</w:delText>
        </w:r>
      </w:del>
      <w:r w:rsidRPr="00126F3D">
        <w:rPr>
          <w:rFonts w:ascii="Trebuchet MS" w:hAnsi="Trebuchet MS"/>
          <w:noProof/>
        </w:rPr>
        <w:t>.”</w:t>
      </w:r>
    </w:p>
    <w:p w:rsidR="0005183C" w:rsidRPr="00126F3D" w:rsidRDefault="0005183C" w:rsidP="0005183C">
      <w:pPr>
        <w:rPr>
          <w:rFonts w:ascii="Trebuchet MS" w:hAnsi="Trebuchet MS"/>
          <w:noProof/>
        </w:rPr>
      </w:pPr>
      <w:r w:rsidRPr="00126F3D">
        <w:rPr>
          <w:rFonts w:ascii="Trebuchet MS" w:hAnsi="Trebuchet MS"/>
          <w:b/>
        </w:rPr>
        <w:t xml:space="preserve">31:21 </w:t>
      </w:r>
      <w:r w:rsidRPr="00126F3D">
        <w:rPr>
          <w:rFonts w:ascii="Trebuchet MS" w:hAnsi="Trebuchet MS"/>
          <w:noProof/>
        </w:rPr>
        <w:t xml:space="preserve">El·e·a′zar the priest then said to the men of the army who had gone into the battle: “This is the statute of the law that Jehovah commanded Moses, </w:t>
      </w:r>
      <w:r w:rsidRPr="00126F3D">
        <w:rPr>
          <w:rFonts w:ascii="Trebuchet MS" w:hAnsi="Trebuchet MS"/>
          <w:b/>
          <w:noProof/>
        </w:rPr>
        <w:t xml:space="preserve">31:22 </w:t>
      </w:r>
      <w:r w:rsidRPr="00126F3D">
        <w:rPr>
          <w:rFonts w:ascii="Trebuchet MS" w:hAnsi="Trebuchet MS"/>
          <w:noProof/>
        </w:rPr>
        <w:t>‘Only the gold</w:t>
      </w:r>
      <w:del w:id="145" w:author="Author">
        <w:r w:rsidRPr="00126F3D">
          <w:rPr>
            <w:rFonts w:ascii="Trebuchet MS" w:hAnsi="Trebuchet MS"/>
            <w:noProof/>
          </w:rPr>
          <w:delText xml:space="preserve"> and</w:delText>
        </w:r>
      </w:del>
      <w:ins w:id="146" w:author="Author">
        <w:r w:rsidRPr="00126F3D">
          <w:rPr>
            <w:rFonts w:ascii="Trebuchet MS" w:hAnsi="Trebuchet MS"/>
            <w:noProof/>
          </w:rPr>
          <w:t>,</w:t>
        </w:r>
      </w:ins>
      <w:r w:rsidRPr="00126F3D">
        <w:rPr>
          <w:rFonts w:ascii="Trebuchet MS" w:hAnsi="Trebuchet MS"/>
          <w:noProof/>
        </w:rPr>
        <w:t xml:space="preserve"> the silver, the copper, the iron, the tin</w:t>
      </w:r>
      <w:ins w:id="147" w:author="Author">
        <w:r w:rsidRPr="00126F3D">
          <w:rPr>
            <w:rFonts w:ascii="Trebuchet MS" w:hAnsi="Trebuchet MS"/>
            <w:noProof/>
          </w:rPr>
          <w:t>,</w:t>
        </w:r>
      </w:ins>
      <w:r w:rsidRPr="00126F3D">
        <w:rPr>
          <w:rFonts w:ascii="Trebuchet MS" w:hAnsi="Trebuchet MS"/>
          <w:noProof/>
        </w:rPr>
        <w:t xml:space="preserve"> and the lead, </w:t>
      </w:r>
      <w:r w:rsidRPr="00126F3D">
        <w:rPr>
          <w:rFonts w:ascii="Trebuchet MS" w:hAnsi="Trebuchet MS"/>
          <w:b/>
          <w:noProof/>
        </w:rPr>
        <w:t xml:space="preserve">31:23 </w:t>
      </w:r>
      <w:r w:rsidRPr="00126F3D">
        <w:rPr>
          <w:rFonts w:ascii="Trebuchet MS" w:hAnsi="Trebuchet MS"/>
          <w:noProof/>
        </w:rPr>
        <w:t xml:space="preserve">everything that </w:t>
      </w:r>
      <w:del w:id="148" w:author="Author">
        <w:r w:rsidRPr="00126F3D">
          <w:rPr>
            <w:rFonts w:ascii="Trebuchet MS" w:hAnsi="Trebuchet MS"/>
            <w:noProof/>
          </w:rPr>
          <w:delText>is</w:delText>
        </w:r>
      </w:del>
      <w:ins w:id="149" w:author="Author">
        <w:r w:rsidRPr="00126F3D">
          <w:rPr>
            <w:rFonts w:ascii="Trebuchet MS" w:hAnsi="Trebuchet MS"/>
            <w:noProof/>
          </w:rPr>
          <w:t>can be</w:t>
        </w:r>
      </w:ins>
      <w:r w:rsidRPr="00126F3D">
        <w:rPr>
          <w:rFonts w:ascii="Trebuchet MS" w:hAnsi="Trebuchet MS"/>
          <w:noProof/>
        </w:rPr>
        <w:t xml:space="preserve"> processed with fire, </w:t>
      </w:r>
      <w:del w:id="150" w:author="Author">
        <w:r w:rsidRPr="00126F3D">
          <w:rPr>
            <w:rFonts w:ascii="Trebuchet MS" w:hAnsi="Trebuchet MS"/>
            <w:noProof/>
            <w:u w:val="dotted"/>
          </w:rPr>
          <w:delText>YOU</w:delText>
        </w:r>
      </w:del>
      <w:ins w:id="151" w:author="Author">
        <w:r w:rsidRPr="00126F3D">
          <w:rPr>
            <w:rFonts w:ascii="Trebuchet MS" w:hAnsi="Trebuchet MS"/>
            <w:noProof/>
          </w:rPr>
          <w:t>you</w:t>
        </w:r>
      </w:ins>
      <w:r w:rsidRPr="00126F3D">
        <w:rPr>
          <w:rFonts w:ascii="Trebuchet MS" w:hAnsi="Trebuchet MS"/>
          <w:noProof/>
        </w:rPr>
        <w:t xml:space="preserve"> should pass through the fire, and it </w:t>
      </w:r>
      <w:del w:id="152" w:author="Author">
        <w:r w:rsidRPr="00126F3D">
          <w:rPr>
            <w:rFonts w:ascii="Trebuchet MS" w:hAnsi="Trebuchet MS"/>
            <w:noProof/>
          </w:rPr>
          <w:delText>must</w:delText>
        </w:r>
      </w:del>
      <w:ins w:id="153" w:author="Author">
        <w:r w:rsidRPr="00126F3D">
          <w:rPr>
            <w:rFonts w:ascii="Trebuchet MS" w:hAnsi="Trebuchet MS"/>
            <w:noProof/>
          </w:rPr>
          <w:t>will</w:t>
        </w:r>
      </w:ins>
      <w:r w:rsidRPr="00126F3D">
        <w:rPr>
          <w:rFonts w:ascii="Trebuchet MS" w:hAnsi="Trebuchet MS"/>
          <w:noProof/>
        </w:rPr>
        <w:t xml:space="preserve"> be clean. </w:t>
      </w:r>
      <w:del w:id="154" w:author="Author">
        <w:r w:rsidRPr="00126F3D">
          <w:rPr>
            <w:rFonts w:ascii="Trebuchet MS" w:hAnsi="Trebuchet MS"/>
            <w:noProof/>
          </w:rPr>
          <w:delText>Only</w:delText>
        </w:r>
      </w:del>
      <w:ins w:id="155" w:author="Author">
        <w:r w:rsidRPr="00126F3D">
          <w:rPr>
            <w:rFonts w:ascii="Trebuchet MS" w:hAnsi="Trebuchet MS"/>
            <w:noProof/>
          </w:rPr>
          <w:t>However,</w:t>
        </w:r>
      </w:ins>
      <w:r w:rsidRPr="00126F3D">
        <w:rPr>
          <w:rFonts w:ascii="Trebuchet MS" w:hAnsi="Trebuchet MS"/>
          <w:noProof/>
        </w:rPr>
        <w:t xml:space="preserve"> it should </w:t>
      </w:r>
      <w:ins w:id="156" w:author="Author">
        <w:r w:rsidRPr="00126F3D">
          <w:rPr>
            <w:rFonts w:ascii="Trebuchet MS" w:hAnsi="Trebuchet MS"/>
            <w:noProof/>
          </w:rPr>
          <w:t xml:space="preserve">also </w:t>
        </w:r>
      </w:ins>
      <w:r w:rsidRPr="00126F3D">
        <w:rPr>
          <w:rFonts w:ascii="Trebuchet MS" w:hAnsi="Trebuchet MS"/>
          <w:noProof/>
        </w:rPr>
        <w:t xml:space="preserve">be purified by the water for cleansing. </w:t>
      </w:r>
      <w:del w:id="157" w:author="Author">
        <w:r w:rsidRPr="00126F3D">
          <w:rPr>
            <w:rFonts w:ascii="Trebuchet MS" w:hAnsi="Trebuchet MS"/>
            <w:noProof/>
          </w:rPr>
          <w:delText>And everything</w:delText>
        </w:r>
      </w:del>
      <w:ins w:id="158" w:author="Author">
        <w:r w:rsidRPr="00126F3D">
          <w:rPr>
            <w:rFonts w:ascii="Trebuchet MS" w:hAnsi="Trebuchet MS"/>
            <w:noProof/>
          </w:rPr>
          <w:t>Everything</w:t>
        </w:r>
      </w:ins>
      <w:r w:rsidRPr="00126F3D">
        <w:rPr>
          <w:rFonts w:ascii="Trebuchet MS" w:hAnsi="Trebuchet MS"/>
          <w:noProof/>
        </w:rPr>
        <w:t xml:space="preserve"> that </w:t>
      </w:r>
      <w:del w:id="159" w:author="Author">
        <w:r w:rsidRPr="00126F3D">
          <w:rPr>
            <w:rFonts w:ascii="Trebuchet MS" w:hAnsi="Trebuchet MS"/>
            <w:noProof/>
          </w:rPr>
          <w:delText>is not</w:delText>
        </w:r>
      </w:del>
      <w:ins w:id="160" w:author="Author">
        <w:r w:rsidRPr="00126F3D">
          <w:rPr>
            <w:rFonts w:ascii="Trebuchet MS" w:hAnsi="Trebuchet MS"/>
            <w:noProof/>
          </w:rPr>
          <w:t>cannot be</w:t>
        </w:r>
      </w:ins>
      <w:r w:rsidRPr="00126F3D">
        <w:rPr>
          <w:rFonts w:ascii="Trebuchet MS" w:hAnsi="Trebuchet MS"/>
          <w:noProof/>
        </w:rPr>
        <w:t xml:space="preserve"> processed with fire</w:t>
      </w:r>
      <w:del w:id="161" w:author="Author">
        <w:r w:rsidRPr="00126F3D">
          <w:rPr>
            <w:rFonts w:ascii="Trebuchet MS" w:hAnsi="Trebuchet MS"/>
            <w:noProof/>
          </w:rPr>
          <w:delText xml:space="preserve"> </w:delText>
        </w:r>
        <w:r w:rsidRPr="00126F3D">
          <w:rPr>
            <w:rFonts w:ascii="Trebuchet MS" w:hAnsi="Trebuchet MS"/>
            <w:noProof/>
            <w:u w:val="dotted"/>
          </w:rPr>
          <w:delText>YOU</w:delText>
        </w:r>
      </w:del>
      <w:ins w:id="162" w:author="Author">
        <w:r w:rsidRPr="00126F3D">
          <w:rPr>
            <w:rFonts w:ascii="Trebuchet MS" w:hAnsi="Trebuchet MS"/>
            <w:noProof/>
          </w:rPr>
          <w:t>, you</w:t>
        </w:r>
      </w:ins>
      <w:r w:rsidRPr="00126F3D">
        <w:rPr>
          <w:rFonts w:ascii="Trebuchet MS" w:hAnsi="Trebuchet MS"/>
          <w:noProof/>
        </w:rPr>
        <w:t xml:space="preserve"> should pass through the water. </w:t>
      </w:r>
      <w:r w:rsidRPr="00126F3D">
        <w:rPr>
          <w:rFonts w:ascii="Trebuchet MS" w:hAnsi="Trebuchet MS"/>
          <w:b/>
          <w:noProof/>
        </w:rPr>
        <w:t xml:space="preserve">31:24 </w:t>
      </w:r>
      <w:r w:rsidRPr="00126F3D">
        <w:rPr>
          <w:rFonts w:ascii="Trebuchet MS" w:hAnsi="Trebuchet MS"/>
          <w:noProof/>
        </w:rPr>
        <w:t xml:space="preserve">And </w:t>
      </w:r>
      <w:del w:id="163" w:author="Author">
        <w:r w:rsidRPr="00126F3D">
          <w:rPr>
            <w:rFonts w:ascii="Trebuchet MS" w:hAnsi="Trebuchet MS"/>
            <w:noProof/>
            <w:u w:val="dotted"/>
          </w:rPr>
          <w:delText>YOU</w:delText>
        </w:r>
        <w:r w:rsidRPr="00126F3D">
          <w:rPr>
            <w:rFonts w:ascii="Trebuchet MS" w:hAnsi="Trebuchet MS"/>
            <w:noProof/>
          </w:rPr>
          <w:delText xml:space="preserve"> must</w:delText>
        </w:r>
      </w:del>
      <w:ins w:id="164" w:author="Author">
        <w:r w:rsidRPr="00126F3D">
          <w:rPr>
            <w:rFonts w:ascii="Trebuchet MS" w:hAnsi="Trebuchet MS"/>
            <w:noProof/>
          </w:rPr>
          <w:t>you should</w:t>
        </w:r>
      </w:ins>
      <w:r w:rsidRPr="00126F3D">
        <w:rPr>
          <w:rFonts w:ascii="Trebuchet MS" w:hAnsi="Trebuchet MS"/>
          <w:noProof/>
        </w:rPr>
        <w:t xml:space="preserve"> wash </w:t>
      </w:r>
      <w:del w:id="165" w:author="Author">
        <w:r w:rsidRPr="00126F3D">
          <w:rPr>
            <w:rFonts w:ascii="Trebuchet MS" w:hAnsi="Trebuchet MS"/>
            <w:noProof/>
            <w:u w:val="dotted"/>
          </w:rPr>
          <w:delText>YOUR</w:delText>
        </w:r>
      </w:del>
      <w:ins w:id="166" w:author="Author">
        <w:r w:rsidRPr="00126F3D">
          <w:rPr>
            <w:rFonts w:ascii="Trebuchet MS" w:hAnsi="Trebuchet MS"/>
            <w:noProof/>
          </w:rPr>
          <w:t>your</w:t>
        </w:r>
      </w:ins>
      <w:r w:rsidRPr="00126F3D">
        <w:rPr>
          <w:rFonts w:ascii="Trebuchet MS" w:hAnsi="Trebuchet MS"/>
          <w:noProof/>
        </w:rPr>
        <w:t xml:space="preserve"> garments on the seventh day and be clean, and </w:t>
      </w:r>
      <w:del w:id="167" w:author="Author">
        <w:r w:rsidRPr="00126F3D">
          <w:rPr>
            <w:rFonts w:ascii="Trebuchet MS" w:hAnsi="Trebuchet MS"/>
            <w:noProof/>
          </w:rPr>
          <w:delText xml:space="preserve">afterward </w:delText>
        </w:r>
        <w:r w:rsidRPr="00126F3D">
          <w:rPr>
            <w:rFonts w:ascii="Trebuchet MS" w:hAnsi="Trebuchet MS"/>
            <w:noProof/>
            <w:u w:val="dotted"/>
          </w:rPr>
          <w:delText>YOU</w:delText>
        </w:r>
      </w:del>
      <w:ins w:id="168" w:author="Author">
        <w:r w:rsidRPr="00126F3D">
          <w:rPr>
            <w:rFonts w:ascii="Trebuchet MS" w:hAnsi="Trebuchet MS"/>
            <w:noProof/>
          </w:rPr>
          <w:t>then you</w:t>
        </w:r>
      </w:ins>
      <w:r w:rsidRPr="00126F3D">
        <w:rPr>
          <w:rFonts w:ascii="Trebuchet MS" w:hAnsi="Trebuchet MS"/>
          <w:noProof/>
        </w:rPr>
        <w:t xml:space="preserve"> may come into the camp.’”</w:t>
      </w:r>
    </w:p>
    <w:p w:rsidR="0005183C" w:rsidRPr="00126F3D" w:rsidRDefault="0005183C" w:rsidP="0005183C">
      <w:pPr>
        <w:rPr>
          <w:rFonts w:ascii="Trebuchet MS" w:hAnsi="Trebuchet MS"/>
          <w:noProof/>
        </w:rPr>
      </w:pPr>
      <w:r w:rsidRPr="00126F3D">
        <w:rPr>
          <w:rFonts w:ascii="Trebuchet MS" w:hAnsi="Trebuchet MS"/>
          <w:b/>
        </w:rPr>
        <w:t xml:space="preserve">31:25 </w:t>
      </w:r>
      <w:del w:id="169" w:author="Author">
        <w:r w:rsidRPr="00126F3D">
          <w:rPr>
            <w:rFonts w:ascii="Trebuchet MS" w:hAnsi="Trebuchet MS"/>
            <w:noProof/>
          </w:rPr>
          <w:delText xml:space="preserve">And </w:delText>
        </w:r>
      </w:del>
      <w:r w:rsidRPr="00126F3D">
        <w:rPr>
          <w:rFonts w:ascii="Trebuchet MS" w:hAnsi="Trebuchet MS"/>
          <w:noProof/>
        </w:rPr>
        <w:t xml:space="preserve">Jehovah </w:t>
      </w:r>
      <w:del w:id="170" w:author="Author">
        <w:r w:rsidRPr="00126F3D">
          <w:rPr>
            <w:rFonts w:ascii="Trebuchet MS" w:hAnsi="Trebuchet MS"/>
            <w:noProof/>
          </w:rPr>
          <w:delText>proceeded to say</w:delText>
        </w:r>
      </w:del>
      <w:ins w:id="171" w:author="Author">
        <w:r w:rsidRPr="00126F3D">
          <w:rPr>
            <w:rFonts w:ascii="Trebuchet MS" w:hAnsi="Trebuchet MS"/>
            <w:noProof/>
          </w:rPr>
          <w:t>then said</w:t>
        </w:r>
      </w:ins>
      <w:r w:rsidRPr="00126F3D">
        <w:rPr>
          <w:rFonts w:ascii="Trebuchet MS" w:hAnsi="Trebuchet MS"/>
          <w:noProof/>
        </w:rPr>
        <w:t xml:space="preserve"> this to Moses: </w:t>
      </w:r>
      <w:r w:rsidRPr="00126F3D">
        <w:rPr>
          <w:rFonts w:ascii="Trebuchet MS" w:hAnsi="Trebuchet MS"/>
          <w:b/>
          <w:noProof/>
        </w:rPr>
        <w:t xml:space="preserve">31:26 </w:t>
      </w:r>
      <w:r w:rsidRPr="00126F3D">
        <w:rPr>
          <w:rFonts w:ascii="Trebuchet MS" w:hAnsi="Trebuchet MS"/>
          <w:noProof/>
        </w:rPr>
        <w:t xml:space="preserve">“Take </w:t>
      </w:r>
      <w:del w:id="172" w:author="Author">
        <w:r w:rsidRPr="00126F3D">
          <w:rPr>
            <w:rFonts w:ascii="Trebuchet MS" w:hAnsi="Trebuchet MS"/>
            <w:noProof/>
          </w:rPr>
          <w:delText>the sum</w:delText>
        </w:r>
      </w:del>
      <w:ins w:id="173" w:author="Author">
        <w:r w:rsidRPr="00126F3D">
          <w:rPr>
            <w:rFonts w:ascii="Trebuchet MS" w:hAnsi="Trebuchet MS"/>
            <w:noProof/>
          </w:rPr>
          <w:t>an inventory</w:t>
        </w:r>
      </w:ins>
      <w:r w:rsidRPr="00126F3D">
        <w:rPr>
          <w:rFonts w:ascii="Trebuchet MS" w:hAnsi="Trebuchet MS"/>
          <w:noProof/>
        </w:rPr>
        <w:t xml:space="preserve"> of the </w:t>
      </w:r>
      <w:del w:id="174" w:author="Author">
        <w:r w:rsidRPr="00126F3D">
          <w:rPr>
            <w:rFonts w:ascii="Trebuchet MS" w:hAnsi="Trebuchet MS"/>
            <w:noProof/>
          </w:rPr>
          <w:delText>booty,</w:delText>
        </w:r>
      </w:del>
      <w:ins w:id="175" w:author="Author">
        <w:r w:rsidRPr="00126F3D">
          <w:rPr>
            <w:rFonts w:ascii="Trebuchet MS" w:hAnsi="Trebuchet MS"/>
            <w:noProof/>
          </w:rPr>
          <w:t>plunder, counting</w:t>
        </w:r>
      </w:ins>
      <w:r w:rsidRPr="00126F3D">
        <w:rPr>
          <w:rFonts w:ascii="Trebuchet MS" w:hAnsi="Trebuchet MS"/>
          <w:noProof/>
        </w:rPr>
        <w:t xml:space="preserve"> the captives both of </w:t>
      </w:r>
      <w:del w:id="176" w:author="Author">
        <w:r w:rsidRPr="00126F3D">
          <w:rPr>
            <w:rFonts w:ascii="Trebuchet MS" w:hAnsi="Trebuchet MS"/>
            <w:noProof/>
          </w:rPr>
          <w:delText>humankind</w:delText>
        </w:r>
      </w:del>
      <w:ins w:id="177" w:author="Author">
        <w:r w:rsidRPr="00126F3D">
          <w:rPr>
            <w:rFonts w:ascii="Trebuchet MS" w:hAnsi="Trebuchet MS"/>
            <w:noProof/>
          </w:rPr>
          <w:t>humans</w:t>
        </w:r>
      </w:ins>
      <w:r w:rsidRPr="00126F3D">
        <w:rPr>
          <w:rFonts w:ascii="Trebuchet MS" w:hAnsi="Trebuchet MS"/>
          <w:noProof/>
        </w:rPr>
        <w:t xml:space="preserve"> and </w:t>
      </w:r>
      <w:del w:id="178" w:author="Author">
        <w:r w:rsidRPr="00126F3D">
          <w:rPr>
            <w:rFonts w:ascii="Trebuchet MS" w:hAnsi="Trebuchet MS"/>
            <w:noProof/>
          </w:rPr>
          <w:delText xml:space="preserve">of domestic </w:delText>
        </w:r>
      </w:del>
      <w:r w:rsidRPr="00126F3D">
        <w:rPr>
          <w:rFonts w:ascii="Trebuchet MS" w:hAnsi="Trebuchet MS"/>
          <w:noProof/>
        </w:rPr>
        <w:t>animals</w:t>
      </w:r>
      <w:del w:id="179" w:author="Author">
        <w:r w:rsidRPr="00126F3D">
          <w:rPr>
            <w:rFonts w:ascii="Trebuchet MS" w:hAnsi="Trebuchet MS"/>
            <w:noProof/>
          </w:rPr>
          <w:delText>, you and</w:delText>
        </w:r>
      </w:del>
      <w:ins w:id="180" w:author="Author">
        <w:r w:rsidRPr="00126F3D">
          <w:rPr>
            <w:rFonts w:ascii="Trebuchet MS" w:hAnsi="Trebuchet MS"/>
            <w:noProof/>
          </w:rPr>
          <w:t>; do this together with</w:t>
        </w:r>
      </w:ins>
      <w:r w:rsidRPr="00126F3D">
        <w:rPr>
          <w:rFonts w:ascii="Trebuchet MS" w:hAnsi="Trebuchet MS"/>
          <w:noProof/>
        </w:rPr>
        <w:t xml:space="preserve"> El·e·a′zar the priest and the heads of the </w:t>
      </w:r>
      <w:del w:id="181" w:author="Author">
        <w:r w:rsidRPr="00126F3D">
          <w:rPr>
            <w:rFonts w:ascii="Trebuchet MS" w:hAnsi="Trebuchet MS"/>
            <w:noProof/>
          </w:rPr>
          <w:delText>fathers</w:delText>
        </w:r>
      </w:del>
      <w:ins w:id="182" w:author="Author">
        <w:r w:rsidRPr="00126F3D">
          <w:rPr>
            <w:rFonts w:ascii="Trebuchet MS" w:hAnsi="Trebuchet MS"/>
            <w:noProof/>
          </w:rPr>
          <w:t>paternal houses</w:t>
        </w:r>
      </w:ins>
      <w:r w:rsidRPr="00126F3D">
        <w:rPr>
          <w:rFonts w:ascii="Trebuchet MS" w:hAnsi="Trebuchet MS"/>
          <w:noProof/>
        </w:rPr>
        <w:t xml:space="preserve"> of the assembly. </w:t>
      </w:r>
      <w:r w:rsidRPr="00126F3D">
        <w:rPr>
          <w:rFonts w:ascii="Trebuchet MS" w:hAnsi="Trebuchet MS"/>
          <w:b/>
          <w:noProof/>
        </w:rPr>
        <w:t xml:space="preserve">31:27 </w:t>
      </w:r>
      <w:del w:id="183" w:author="Author">
        <w:r w:rsidRPr="00126F3D">
          <w:rPr>
            <w:rFonts w:ascii="Trebuchet MS" w:hAnsi="Trebuchet MS"/>
            <w:noProof/>
          </w:rPr>
          <w:delText xml:space="preserve">And you must divide the booty in </w:delText>
        </w:r>
      </w:del>
      <w:ins w:id="184" w:author="Author">
        <w:r w:rsidRPr="00126F3D">
          <w:rPr>
            <w:rFonts w:ascii="Trebuchet MS" w:hAnsi="Trebuchet MS"/>
            <w:noProof/>
          </w:rPr>
          <w:t xml:space="preserve">Divide what was plundered into </w:t>
        </w:r>
      </w:ins>
      <w:r w:rsidRPr="00126F3D">
        <w:rPr>
          <w:rFonts w:ascii="Trebuchet MS" w:hAnsi="Trebuchet MS"/>
          <w:noProof/>
        </w:rPr>
        <w:t xml:space="preserve">two </w:t>
      </w:r>
      <w:ins w:id="185" w:author="Author">
        <w:r w:rsidRPr="00126F3D">
          <w:rPr>
            <w:rFonts w:ascii="Trebuchet MS" w:hAnsi="Trebuchet MS"/>
            <w:noProof/>
          </w:rPr>
          <w:t xml:space="preserve">parts to be shared </w:t>
        </w:r>
      </w:ins>
      <w:r w:rsidRPr="00126F3D">
        <w:rPr>
          <w:rFonts w:ascii="Trebuchet MS" w:hAnsi="Trebuchet MS"/>
          <w:noProof/>
        </w:rPr>
        <w:t xml:space="preserve">between those </w:t>
      </w:r>
      <w:del w:id="186" w:author="Author">
        <w:r w:rsidRPr="00126F3D">
          <w:rPr>
            <w:rFonts w:ascii="Trebuchet MS" w:hAnsi="Trebuchet MS"/>
            <w:noProof/>
          </w:rPr>
          <w:delText>taking</w:delText>
        </w:r>
      </w:del>
      <w:ins w:id="187" w:author="Author">
        <w:r w:rsidRPr="00126F3D">
          <w:rPr>
            <w:rFonts w:ascii="Trebuchet MS" w:hAnsi="Trebuchet MS"/>
            <w:noProof/>
          </w:rPr>
          <w:t>in the army who took</w:t>
        </w:r>
      </w:ins>
      <w:r w:rsidRPr="00126F3D">
        <w:rPr>
          <w:rFonts w:ascii="Trebuchet MS" w:hAnsi="Trebuchet MS"/>
          <w:noProof/>
        </w:rPr>
        <w:t xml:space="preserve"> part in the battle </w:t>
      </w:r>
      <w:del w:id="188" w:author="Author">
        <w:r w:rsidRPr="00126F3D">
          <w:rPr>
            <w:rFonts w:ascii="Trebuchet MS" w:hAnsi="Trebuchet MS"/>
            <w:noProof/>
          </w:rPr>
          <w:delText xml:space="preserve">who went out on the expedition </w:delText>
        </w:r>
      </w:del>
      <w:r w:rsidRPr="00126F3D">
        <w:rPr>
          <w:rFonts w:ascii="Trebuchet MS" w:hAnsi="Trebuchet MS"/>
          <w:noProof/>
        </w:rPr>
        <w:t xml:space="preserve">and all the rest of the assembly. </w:t>
      </w:r>
      <w:r w:rsidRPr="00126F3D">
        <w:rPr>
          <w:rFonts w:ascii="Trebuchet MS" w:hAnsi="Trebuchet MS"/>
          <w:b/>
          <w:noProof/>
        </w:rPr>
        <w:t xml:space="preserve">31:28 </w:t>
      </w:r>
      <w:del w:id="189" w:author="Author">
        <w:r w:rsidRPr="00126F3D">
          <w:rPr>
            <w:rFonts w:ascii="Trebuchet MS" w:hAnsi="Trebuchet MS"/>
            <w:noProof/>
          </w:rPr>
          <w:delText>And as</w:delText>
        </w:r>
      </w:del>
      <w:ins w:id="190" w:author="Author">
        <w:r w:rsidRPr="00126F3D">
          <w:rPr>
            <w:rFonts w:ascii="Trebuchet MS" w:hAnsi="Trebuchet MS"/>
            <w:noProof/>
          </w:rPr>
          <w:t>As</w:t>
        </w:r>
      </w:ins>
      <w:r w:rsidRPr="00126F3D">
        <w:rPr>
          <w:rFonts w:ascii="Trebuchet MS" w:hAnsi="Trebuchet MS"/>
          <w:noProof/>
        </w:rPr>
        <w:t xml:space="preserve"> a tax for Jehovah</w:t>
      </w:r>
      <w:ins w:id="191" w:author="Author">
        <w:r w:rsidRPr="00126F3D">
          <w:rPr>
            <w:rFonts w:ascii="Trebuchet MS" w:hAnsi="Trebuchet MS"/>
            <w:noProof/>
          </w:rPr>
          <w:t>,</w:t>
        </w:r>
      </w:ins>
      <w:r w:rsidRPr="00126F3D">
        <w:rPr>
          <w:rFonts w:ascii="Trebuchet MS" w:hAnsi="Trebuchet MS"/>
          <w:noProof/>
        </w:rPr>
        <w:t xml:space="preserve"> you </w:t>
      </w:r>
      <w:del w:id="192" w:author="Author">
        <w:r w:rsidRPr="00126F3D">
          <w:rPr>
            <w:rFonts w:ascii="Trebuchet MS" w:hAnsi="Trebuchet MS"/>
            <w:noProof/>
          </w:rPr>
          <w:delText>must</w:delText>
        </w:r>
      </w:del>
      <w:ins w:id="193" w:author="Author">
        <w:r w:rsidRPr="00126F3D">
          <w:rPr>
            <w:rFonts w:ascii="Trebuchet MS" w:hAnsi="Trebuchet MS"/>
            <w:noProof/>
          </w:rPr>
          <w:t>should</w:t>
        </w:r>
      </w:ins>
      <w:r w:rsidRPr="00126F3D">
        <w:rPr>
          <w:rFonts w:ascii="Trebuchet MS" w:hAnsi="Trebuchet MS"/>
          <w:noProof/>
        </w:rPr>
        <w:t xml:space="preserve"> take </w:t>
      </w:r>
      <w:del w:id="194" w:author="Author">
        <w:r w:rsidRPr="00126F3D">
          <w:rPr>
            <w:rFonts w:ascii="Trebuchet MS" w:hAnsi="Trebuchet MS"/>
            <w:noProof/>
          </w:rPr>
          <w:delText xml:space="preserve">away </w:delText>
        </w:r>
      </w:del>
      <w:r w:rsidRPr="00126F3D">
        <w:rPr>
          <w:rFonts w:ascii="Trebuchet MS" w:hAnsi="Trebuchet MS"/>
          <w:noProof/>
        </w:rPr>
        <w:t xml:space="preserve">from the </w:t>
      </w:r>
      <w:del w:id="195" w:author="Author">
        <w:r w:rsidRPr="00126F3D">
          <w:rPr>
            <w:rFonts w:ascii="Trebuchet MS" w:hAnsi="Trebuchet MS"/>
            <w:noProof/>
          </w:rPr>
          <w:delText>men of war</w:delText>
        </w:r>
      </w:del>
      <w:ins w:id="196" w:author="Author">
        <w:r w:rsidRPr="00126F3D">
          <w:rPr>
            <w:rFonts w:ascii="Trebuchet MS" w:hAnsi="Trebuchet MS"/>
            <w:noProof/>
          </w:rPr>
          <w:t>soldiers</w:t>
        </w:r>
      </w:ins>
      <w:r w:rsidRPr="00126F3D">
        <w:rPr>
          <w:rFonts w:ascii="Trebuchet MS" w:hAnsi="Trebuchet MS"/>
          <w:noProof/>
        </w:rPr>
        <w:t xml:space="preserve"> who went out </w:t>
      </w:r>
      <w:del w:id="197" w:author="Author">
        <w:r w:rsidRPr="00126F3D">
          <w:rPr>
            <w:rFonts w:ascii="Trebuchet MS" w:hAnsi="Trebuchet MS"/>
            <w:noProof/>
          </w:rPr>
          <w:delText>on</w:delText>
        </w:r>
      </w:del>
      <w:ins w:id="198" w:author="Author">
        <w:r w:rsidRPr="00126F3D">
          <w:rPr>
            <w:rFonts w:ascii="Trebuchet MS" w:hAnsi="Trebuchet MS"/>
            <w:noProof/>
          </w:rPr>
          <w:t>into</w:t>
        </w:r>
      </w:ins>
      <w:r w:rsidRPr="00126F3D">
        <w:rPr>
          <w:rFonts w:ascii="Trebuchet MS" w:hAnsi="Trebuchet MS"/>
          <w:noProof/>
        </w:rPr>
        <w:t xml:space="preserve"> the </w:t>
      </w:r>
      <w:del w:id="199" w:author="Author">
        <w:r w:rsidRPr="00126F3D">
          <w:rPr>
            <w:rFonts w:ascii="Trebuchet MS" w:hAnsi="Trebuchet MS"/>
            <w:noProof/>
          </w:rPr>
          <w:delText>expedition</w:delText>
        </w:r>
      </w:del>
      <w:ins w:id="200" w:author="Author">
        <w:r w:rsidRPr="00126F3D">
          <w:rPr>
            <w:rFonts w:ascii="Trebuchet MS" w:hAnsi="Trebuchet MS"/>
            <w:noProof/>
          </w:rPr>
          <w:t>battle</w:t>
        </w:r>
      </w:ins>
      <w:r w:rsidRPr="00126F3D">
        <w:rPr>
          <w:rFonts w:ascii="Trebuchet MS" w:hAnsi="Trebuchet MS"/>
          <w:noProof/>
        </w:rPr>
        <w:t xml:space="preserve"> one soul</w:t>
      </w:r>
      <w:ins w:id="201" w:author="Author">
        <w:r w:rsidRPr="00126F3D">
          <w:rPr>
            <w:rStyle w:val="FootnoteReference"/>
            <w:rFonts w:ascii="Trebuchet MS" w:hAnsi="Trebuchet MS"/>
            <w:noProof/>
          </w:rPr>
          <w:footnoteReference w:id="6"/>
        </w:r>
      </w:ins>
      <w:r w:rsidRPr="00126F3D">
        <w:rPr>
          <w:rFonts w:ascii="Trebuchet MS" w:hAnsi="Trebuchet MS"/>
          <w:noProof/>
        </w:rPr>
        <w:t xml:space="preserve"> out of </w:t>
      </w:r>
      <w:del w:id="204" w:author="Author">
        <w:r w:rsidRPr="00126F3D">
          <w:rPr>
            <w:rFonts w:ascii="Trebuchet MS" w:hAnsi="Trebuchet MS"/>
            <w:noProof/>
          </w:rPr>
          <w:delText xml:space="preserve">five hundred, of humankind and </w:delText>
        </w:r>
      </w:del>
      <w:ins w:id="205" w:author="Author">
        <w:r w:rsidRPr="00126F3D">
          <w:rPr>
            <w:rFonts w:ascii="Trebuchet MS" w:hAnsi="Trebuchet MS"/>
            <w:noProof/>
          </w:rPr>
          <w:t xml:space="preserve">every 500, </w:t>
        </w:r>
      </w:ins>
      <w:r w:rsidRPr="00126F3D">
        <w:rPr>
          <w:rFonts w:ascii="Trebuchet MS" w:hAnsi="Trebuchet MS"/>
          <w:noProof/>
        </w:rPr>
        <w:t xml:space="preserve">of the </w:t>
      </w:r>
      <w:ins w:id="206" w:author="Author">
        <w:r w:rsidRPr="00126F3D">
          <w:rPr>
            <w:rFonts w:ascii="Trebuchet MS" w:hAnsi="Trebuchet MS"/>
            <w:noProof/>
          </w:rPr>
          <w:t xml:space="preserve">people, the </w:t>
        </w:r>
      </w:ins>
      <w:r w:rsidRPr="00126F3D">
        <w:rPr>
          <w:rFonts w:ascii="Trebuchet MS" w:hAnsi="Trebuchet MS"/>
          <w:noProof/>
        </w:rPr>
        <w:t>herd</w:t>
      </w:r>
      <w:del w:id="207" w:author="Author">
        <w:r w:rsidRPr="00126F3D">
          <w:rPr>
            <w:rFonts w:ascii="Trebuchet MS" w:hAnsi="Trebuchet MS"/>
            <w:noProof/>
          </w:rPr>
          <w:delText xml:space="preserve"> and of the asses and of</w:delText>
        </w:r>
      </w:del>
      <w:ins w:id="208" w:author="Author">
        <w:r w:rsidRPr="00126F3D">
          <w:rPr>
            <w:rFonts w:ascii="Trebuchet MS" w:hAnsi="Trebuchet MS"/>
            <w:noProof/>
          </w:rPr>
          <w:t>,</w:t>
        </w:r>
      </w:ins>
      <w:r w:rsidRPr="00126F3D">
        <w:rPr>
          <w:rFonts w:ascii="Trebuchet MS" w:hAnsi="Trebuchet MS"/>
          <w:noProof/>
        </w:rPr>
        <w:t xml:space="preserve"> the </w:t>
      </w:r>
      <w:ins w:id="209" w:author="Author">
        <w:r w:rsidRPr="00126F3D">
          <w:rPr>
            <w:rFonts w:ascii="Trebuchet MS" w:hAnsi="Trebuchet MS"/>
            <w:noProof/>
          </w:rPr>
          <w:t xml:space="preserve">donkeys, and the </w:t>
        </w:r>
      </w:ins>
      <w:r w:rsidRPr="00126F3D">
        <w:rPr>
          <w:rFonts w:ascii="Trebuchet MS" w:hAnsi="Trebuchet MS"/>
          <w:noProof/>
        </w:rPr>
        <w:t xml:space="preserve">flock. </w:t>
      </w:r>
      <w:r w:rsidRPr="00126F3D">
        <w:rPr>
          <w:rFonts w:ascii="Trebuchet MS" w:hAnsi="Trebuchet MS"/>
          <w:b/>
          <w:noProof/>
        </w:rPr>
        <w:t xml:space="preserve">31:29 </w:t>
      </w:r>
      <w:del w:id="210" w:author="Author">
        <w:r w:rsidRPr="00126F3D">
          <w:rPr>
            <w:rFonts w:ascii="Trebuchet MS" w:hAnsi="Trebuchet MS"/>
            <w:noProof/>
          </w:rPr>
          <w:delText xml:space="preserve">From their half </w:delText>
        </w:r>
        <w:r w:rsidRPr="00126F3D">
          <w:rPr>
            <w:rFonts w:ascii="Trebuchet MS" w:hAnsi="Trebuchet MS"/>
            <w:noProof/>
            <w:u w:val="dotted"/>
          </w:rPr>
          <w:delText>YOU</w:delText>
        </w:r>
      </w:del>
      <w:ins w:id="211" w:author="Author">
        <w:r w:rsidRPr="00126F3D">
          <w:rPr>
            <w:rFonts w:ascii="Trebuchet MS" w:hAnsi="Trebuchet MS"/>
            <w:noProof/>
          </w:rPr>
          <w:t>You</w:t>
        </w:r>
      </w:ins>
      <w:r w:rsidRPr="00126F3D">
        <w:rPr>
          <w:rFonts w:ascii="Trebuchet MS" w:hAnsi="Trebuchet MS"/>
          <w:noProof/>
        </w:rPr>
        <w:t xml:space="preserve"> should take it </w:t>
      </w:r>
      <w:ins w:id="212" w:author="Author">
        <w:r w:rsidRPr="00126F3D">
          <w:rPr>
            <w:rFonts w:ascii="Trebuchet MS" w:hAnsi="Trebuchet MS"/>
            <w:noProof/>
          </w:rPr>
          <w:t xml:space="preserve">from their half </w:t>
        </w:r>
      </w:ins>
      <w:r w:rsidRPr="00126F3D">
        <w:rPr>
          <w:rFonts w:ascii="Trebuchet MS" w:hAnsi="Trebuchet MS"/>
          <w:noProof/>
        </w:rPr>
        <w:t>and</w:t>
      </w:r>
      <w:del w:id="213" w:author="Author">
        <w:r w:rsidRPr="00126F3D">
          <w:rPr>
            <w:rFonts w:ascii="Trebuchet MS" w:hAnsi="Trebuchet MS"/>
            <w:noProof/>
          </w:rPr>
          <w:delText xml:space="preserve"> you must</w:delText>
        </w:r>
      </w:del>
      <w:r w:rsidRPr="00126F3D">
        <w:rPr>
          <w:rFonts w:ascii="Trebuchet MS" w:hAnsi="Trebuchet MS"/>
          <w:noProof/>
        </w:rPr>
        <w:t xml:space="preserve"> give it to El·e·a′zar the priest as Jehovah’s contribution. </w:t>
      </w:r>
      <w:r w:rsidRPr="00126F3D">
        <w:rPr>
          <w:rFonts w:ascii="Trebuchet MS" w:hAnsi="Trebuchet MS"/>
          <w:b/>
          <w:noProof/>
        </w:rPr>
        <w:t xml:space="preserve">31:30 </w:t>
      </w:r>
      <w:del w:id="214" w:author="Author">
        <w:r w:rsidRPr="00126F3D">
          <w:rPr>
            <w:rFonts w:ascii="Trebuchet MS" w:hAnsi="Trebuchet MS"/>
            <w:noProof/>
          </w:rPr>
          <w:delText>And from</w:delText>
        </w:r>
      </w:del>
      <w:ins w:id="215" w:author="Author">
        <w:r w:rsidRPr="00126F3D">
          <w:rPr>
            <w:rFonts w:ascii="Trebuchet MS" w:hAnsi="Trebuchet MS"/>
            <w:noProof/>
          </w:rPr>
          <w:t>From</w:t>
        </w:r>
      </w:ins>
      <w:r w:rsidRPr="00126F3D">
        <w:rPr>
          <w:rFonts w:ascii="Trebuchet MS" w:hAnsi="Trebuchet MS"/>
          <w:noProof/>
        </w:rPr>
        <w:t xml:space="preserve"> the half </w:t>
      </w:r>
      <w:del w:id="216" w:author="Author">
        <w:r w:rsidRPr="00126F3D">
          <w:rPr>
            <w:rFonts w:ascii="Trebuchet MS" w:hAnsi="Trebuchet MS"/>
            <w:noProof/>
          </w:rPr>
          <w:delText>of</w:delText>
        </w:r>
      </w:del>
      <w:ins w:id="217" w:author="Author">
        <w:r w:rsidRPr="00126F3D">
          <w:rPr>
            <w:rFonts w:ascii="Trebuchet MS" w:hAnsi="Trebuchet MS"/>
            <w:noProof/>
          </w:rPr>
          <w:t>given to</w:t>
        </w:r>
      </w:ins>
      <w:r w:rsidRPr="00126F3D">
        <w:rPr>
          <w:rFonts w:ascii="Trebuchet MS" w:hAnsi="Trebuchet MS"/>
          <w:noProof/>
        </w:rPr>
        <w:t xml:space="preserve"> the </w:t>
      </w:r>
      <w:del w:id="218" w:author="Author">
        <w:r w:rsidRPr="00126F3D">
          <w:rPr>
            <w:rFonts w:ascii="Trebuchet MS" w:hAnsi="Trebuchet MS"/>
            <w:noProof/>
          </w:rPr>
          <w:delText>sons of Israel</w:delText>
        </w:r>
      </w:del>
      <w:ins w:id="219" w:author="Author">
        <w:r w:rsidRPr="00126F3D">
          <w:rPr>
            <w:rFonts w:ascii="Trebuchet MS" w:hAnsi="Trebuchet MS"/>
            <w:noProof/>
          </w:rPr>
          <w:t>Israelites,</w:t>
        </w:r>
      </w:ins>
      <w:r w:rsidRPr="00126F3D">
        <w:rPr>
          <w:rFonts w:ascii="Trebuchet MS" w:hAnsi="Trebuchet MS"/>
          <w:noProof/>
        </w:rPr>
        <w:t xml:space="preserve"> you should take one out of </w:t>
      </w:r>
      <w:del w:id="220" w:author="Author">
        <w:r w:rsidRPr="00126F3D">
          <w:rPr>
            <w:rFonts w:ascii="Trebuchet MS" w:hAnsi="Trebuchet MS"/>
            <w:noProof/>
          </w:rPr>
          <w:delText>fifty, of humankind</w:delText>
        </w:r>
      </w:del>
      <w:ins w:id="221" w:author="Author">
        <w:r w:rsidRPr="00126F3D">
          <w:rPr>
            <w:rFonts w:ascii="Trebuchet MS" w:hAnsi="Trebuchet MS"/>
            <w:noProof/>
          </w:rPr>
          <w:t>50</w:t>
        </w:r>
      </w:ins>
      <w:r w:rsidRPr="00126F3D">
        <w:rPr>
          <w:rFonts w:ascii="Trebuchet MS" w:hAnsi="Trebuchet MS"/>
          <w:noProof/>
        </w:rPr>
        <w:t xml:space="preserve">, of the </w:t>
      </w:r>
      <w:ins w:id="222" w:author="Author">
        <w:r w:rsidRPr="00126F3D">
          <w:rPr>
            <w:rFonts w:ascii="Trebuchet MS" w:hAnsi="Trebuchet MS"/>
            <w:noProof/>
          </w:rPr>
          <w:t xml:space="preserve">people, the </w:t>
        </w:r>
      </w:ins>
      <w:r w:rsidRPr="00126F3D">
        <w:rPr>
          <w:rFonts w:ascii="Trebuchet MS" w:hAnsi="Trebuchet MS"/>
          <w:noProof/>
        </w:rPr>
        <w:t xml:space="preserve">herd, </w:t>
      </w:r>
      <w:del w:id="223" w:author="Author">
        <w:r w:rsidRPr="00126F3D">
          <w:rPr>
            <w:rFonts w:ascii="Trebuchet MS" w:hAnsi="Trebuchet MS"/>
            <w:noProof/>
          </w:rPr>
          <w:delText xml:space="preserve">of </w:delText>
        </w:r>
      </w:del>
      <w:r w:rsidRPr="00126F3D">
        <w:rPr>
          <w:rFonts w:ascii="Trebuchet MS" w:hAnsi="Trebuchet MS"/>
          <w:noProof/>
        </w:rPr>
        <w:t xml:space="preserve">the </w:t>
      </w:r>
      <w:del w:id="224" w:author="Author">
        <w:r w:rsidRPr="00126F3D">
          <w:rPr>
            <w:rFonts w:ascii="Trebuchet MS" w:hAnsi="Trebuchet MS"/>
            <w:noProof/>
          </w:rPr>
          <w:delText>asses and of</w:delText>
        </w:r>
      </w:del>
      <w:ins w:id="225" w:author="Author">
        <w:r w:rsidRPr="00126F3D">
          <w:rPr>
            <w:rFonts w:ascii="Trebuchet MS" w:hAnsi="Trebuchet MS"/>
            <w:noProof/>
          </w:rPr>
          <w:t>donkeys,</w:t>
        </w:r>
      </w:ins>
      <w:r w:rsidRPr="00126F3D">
        <w:rPr>
          <w:rFonts w:ascii="Trebuchet MS" w:hAnsi="Trebuchet MS"/>
          <w:noProof/>
        </w:rPr>
        <w:t xml:space="preserve"> the flock, </w:t>
      </w:r>
      <w:del w:id="226" w:author="Author">
        <w:r w:rsidRPr="00126F3D">
          <w:rPr>
            <w:rFonts w:ascii="Trebuchet MS" w:hAnsi="Trebuchet MS"/>
            <w:noProof/>
          </w:rPr>
          <w:delText>of</w:delText>
        </w:r>
      </w:del>
      <w:ins w:id="227" w:author="Author">
        <w:r w:rsidRPr="00126F3D">
          <w:rPr>
            <w:rFonts w:ascii="Trebuchet MS" w:hAnsi="Trebuchet MS"/>
            <w:noProof/>
          </w:rPr>
          <w:t>and</w:t>
        </w:r>
      </w:ins>
      <w:r w:rsidRPr="00126F3D">
        <w:rPr>
          <w:rFonts w:ascii="Trebuchet MS" w:hAnsi="Trebuchet MS"/>
          <w:noProof/>
        </w:rPr>
        <w:t xml:space="preserve"> every sort of domestic animal, and </w:t>
      </w:r>
      <w:del w:id="228" w:author="Author">
        <w:r w:rsidRPr="00126F3D">
          <w:rPr>
            <w:rFonts w:ascii="Trebuchet MS" w:hAnsi="Trebuchet MS"/>
            <w:noProof/>
          </w:rPr>
          <w:delText xml:space="preserve">you must </w:delText>
        </w:r>
      </w:del>
      <w:r w:rsidRPr="00126F3D">
        <w:rPr>
          <w:rFonts w:ascii="Trebuchet MS" w:hAnsi="Trebuchet MS"/>
          <w:noProof/>
        </w:rPr>
        <w:t xml:space="preserve">give them to the Levites, </w:t>
      </w:r>
      <w:del w:id="229" w:author="Author">
        <w:r w:rsidRPr="00126F3D">
          <w:rPr>
            <w:rFonts w:ascii="Trebuchet MS" w:hAnsi="Trebuchet MS"/>
            <w:noProof/>
          </w:rPr>
          <w:delText>the keepers of</w:delText>
        </w:r>
      </w:del>
      <w:ins w:id="230" w:author="Author">
        <w:r w:rsidRPr="00126F3D">
          <w:rPr>
            <w:rFonts w:ascii="Trebuchet MS" w:hAnsi="Trebuchet MS"/>
            <w:noProof/>
          </w:rPr>
          <w:t>who care for</w:t>
        </w:r>
      </w:ins>
      <w:r w:rsidRPr="00126F3D">
        <w:rPr>
          <w:rFonts w:ascii="Trebuchet MS" w:hAnsi="Trebuchet MS"/>
          <w:noProof/>
        </w:rPr>
        <w:t xml:space="preserve"> the </w:t>
      </w:r>
      <w:del w:id="231" w:author="Author">
        <w:r w:rsidRPr="00126F3D">
          <w:rPr>
            <w:rFonts w:ascii="Trebuchet MS" w:hAnsi="Trebuchet MS"/>
            <w:noProof/>
          </w:rPr>
          <w:delText>obligation of</w:delText>
        </w:r>
      </w:del>
      <w:ins w:id="232" w:author="Author">
        <w:r w:rsidRPr="00126F3D">
          <w:rPr>
            <w:rFonts w:ascii="Trebuchet MS" w:hAnsi="Trebuchet MS"/>
            <w:noProof/>
          </w:rPr>
          <w:t>responsibilities connected with</w:t>
        </w:r>
      </w:ins>
      <w:r w:rsidRPr="00126F3D">
        <w:rPr>
          <w:rFonts w:ascii="Trebuchet MS" w:hAnsi="Trebuchet MS"/>
          <w:noProof/>
        </w:rPr>
        <w:t xml:space="preserve"> Jehovah’s tabernacle.”</w:t>
      </w:r>
    </w:p>
    <w:p w:rsidR="0005183C" w:rsidRPr="00126F3D" w:rsidRDefault="0005183C" w:rsidP="0005183C">
      <w:pPr>
        <w:rPr>
          <w:rFonts w:ascii="Trebuchet MS" w:hAnsi="Trebuchet MS"/>
          <w:noProof/>
        </w:rPr>
      </w:pPr>
      <w:r w:rsidRPr="00126F3D">
        <w:rPr>
          <w:rFonts w:ascii="Trebuchet MS" w:hAnsi="Trebuchet MS"/>
          <w:b/>
        </w:rPr>
        <w:t xml:space="preserve">31:31 </w:t>
      </w:r>
      <w:del w:id="233" w:author="Author">
        <w:r w:rsidRPr="00126F3D">
          <w:rPr>
            <w:rFonts w:ascii="Trebuchet MS" w:hAnsi="Trebuchet MS"/>
            <w:noProof/>
          </w:rPr>
          <w:delText>And</w:delText>
        </w:r>
      </w:del>
      <w:ins w:id="234" w:author="Author">
        <w:r w:rsidRPr="00126F3D">
          <w:rPr>
            <w:rFonts w:ascii="Trebuchet MS" w:hAnsi="Trebuchet MS"/>
            <w:noProof/>
          </w:rPr>
          <w:t>So</w:t>
        </w:r>
      </w:ins>
      <w:r w:rsidRPr="00126F3D">
        <w:rPr>
          <w:rFonts w:ascii="Trebuchet MS" w:hAnsi="Trebuchet MS"/>
          <w:noProof/>
        </w:rPr>
        <w:t xml:space="preserve"> Moses and El·e·a′zar the priest </w:t>
      </w:r>
      <w:del w:id="235" w:author="Author">
        <w:r w:rsidRPr="00126F3D">
          <w:rPr>
            <w:rFonts w:ascii="Trebuchet MS" w:hAnsi="Trebuchet MS"/>
            <w:noProof/>
          </w:rPr>
          <w:delText>went doing</w:delText>
        </w:r>
      </w:del>
      <w:ins w:id="236" w:author="Author">
        <w:r w:rsidRPr="00126F3D">
          <w:rPr>
            <w:rFonts w:ascii="Trebuchet MS" w:hAnsi="Trebuchet MS"/>
            <w:noProof/>
          </w:rPr>
          <w:t>did</w:t>
        </w:r>
      </w:ins>
      <w:r w:rsidRPr="00126F3D">
        <w:rPr>
          <w:rFonts w:ascii="Trebuchet MS" w:hAnsi="Trebuchet MS"/>
          <w:noProof/>
        </w:rPr>
        <w:t xml:space="preserve"> just as Jehovah had commanded Moses. </w:t>
      </w:r>
      <w:r w:rsidRPr="00126F3D">
        <w:rPr>
          <w:rFonts w:ascii="Trebuchet MS" w:hAnsi="Trebuchet MS"/>
          <w:b/>
          <w:noProof/>
        </w:rPr>
        <w:t xml:space="preserve">31:32 </w:t>
      </w:r>
      <w:del w:id="237" w:author="Author">
        <w:r w:rsidRPr="00126F3D">
          <w:rPr>
            <w:rFonts w:ascii="Trebuchet MS" w:hAnsi="Trebuchet MS"/>
            <w:noProof/>
          </w:rPr>
          <w:delText>And the booty</w:delText>
        </w:r>
      </w:del>
      <w:ins w:id="238" w:author="Author">
        <w:r w:rsidRPr="00126F3D">
          <w:rPr>
            <w:rFonts w:ascii="Trebuchet MS" w:hAnsi="Trebuchet MS"/>
            <w:noProof/>
          </w:rPr>
          <w:t>The spoils</w:t>
        </w:r>
      </w:ins>
      <w:r w:rsidRPr="00126F3D">
        <w:rPr>
          <w:rFonts w:ascii="Trebuchet MS" w:hAnsi="Trebuchet MS"/>
          <w:noProof/>
        </w:rPr>
        <w:t>, the rest of the plunder that the people of the expedition had taken</w:t>
      </w:r>
      <w:del w:id="239" w:author="Author">
        <w:r w:rsidRPr="00126F3D">
          <w:rPr>
            <w:rFonts w:ascii="Trebuchet MS" w:hAnsi="Trebuchet MS"/>
            <w:noProof/>
          </w:rPr>
          <w:delText xml:space="preserve"> as plunder</w:delText>
        </w:r>
      </w:del>
      <w:r w:rsidRPr="00126F3D">
        <w:rPr>
          <w:rFonts w:ascii="Trebuchet MS" w:hAnsi="Trebuchet MS"/>
          <w:noProof/>
        </w:rPr>
        <w:t xml:space="preserve">, amounted to </w:t>
      </w:r>
      <w:del w:id="240" w:author="Author">
        <w:r w:rsidRPr="00126F3D">
          <w:rPr>
            <w:rFonts w:ascii="Trebuchet MS" w:hAnsi="Trebuchet MS"/>
            <w:noProof/>
          </w:rPr>
          <w:delText>six hundred and seventy-five thousand</w:delText>
        </w:r>
      </w:del>
      <w:ins w:id="241" w:author="Author">
        <w:r w:rsidRPr="00126F3D">
          <w:rPr>
            <w:rFonts w:ascii="Trebuchet MS" w:hAnsi="Trebuchet MS"/>
            <w:noProof/>
          </w:rPr>
          <w:t>675,000</w:t>
        </w:r>
      </w:ins>
      <w:r w:rsidRPr="00126F3D">
        <w:rPr>
          <w:rFonts w:ascii="Trebuchet MS" w:hAnsi="Trebuchet MS"/>
          <w:noProof/>
        </w:rPr>
        <w:t xml:space="preserve"> of the flock, </w:t>
      </w:r>
      <w:r w:rsidRPr="00126F3D">
        <w:rPr>
          <w:rFonts w:ascii="Trebuchet MS" w:hAnsi="Trebuchet MS"/>
          <w:b/>
          <w:noProof/>
        </w:rPr>
        <w:t xml:space="preserve">31:33 </w:t>
      </w:r>
      <w:del w:id="242" w:author="Author">
        <w:r w:rsidRPr="00126F3D">
          <w:rPr>
            <w:rFonts w:ascii="Trebuchet MS" w:hAnsi="Trebuchet MS"/>
            <w:noProof/>
          </w:rPr>
          <w:delText>and seventy-two thousand</w:delText>
        </w:r>
      </w:del>
      <w:ins w:id="243" w:author="Author">
        <w:r w:rsidRPr="00126F3D">
          <w:rPr>
            <w:rFonts w:ascii="Trebuchet MS" w:hAnsi="Trebuchet MS"/>
            <w:noProof/>
          </w:rPr>
          <w:t>72,000</w:t>
        </w:r>
      </w:ins>
      <w:r w:rsidRPr="00126F3D">
        <w:rPr>
          <w:rFonts w:ascii="Trebuchet MS" w:hAnsi="Trebuchet MS"/>
          <w:noProof/>
        </w:rPr>
        <w:t xml:space="preserve"> of the herd, </w:t>
      </w:r>
      <w:r w:rsidRPr="00126F3D">
        <w:rPr>
          <w:rFonts w:ascii="Trebuchet MS" w:hAnsi="Trebuchet MS"/>
          <w:b/>
          <w:noProof/>
        </w:rPr>
        <w:t xml:space="preserve">31:34 </w:t>
      </w:r>
      <w:r w:rsidRPr="00126F3D">
        <w:rPr>
          <w:rFonts w:ascii="Trebuchet MS" w:hAnsi="Trebuchet MS"/>
          <w:noProof/>
        </w:rPr>
        <w:t xml:space="preserve">and </w:t>
      </w:r>
      <w:del w:id="244" w:author="Author">
        <w:r w:rsidRPr="00126F3D">
          <w:rPr>
            <w:rFonts w:ascii="Trebuchet MS" w:hAnsi="Trebuchet MS"/>
            <w:noProof/>
          </w:rPr>
          <w:delText>sixty-one thousand asses</w:delText>
        </w:r>
      </w:del>
      <w:ins w:id="245" w:author="Author">
        <w:r w:rsidRPr="00126F3D">
          <w:rPr>
            <w:rFonts w:ascii="Trebuchet MS" w:hAnsi="Trebuchet MS"/>
            <w:noProof/>
          </w:rPr>
          <w:t>61,000 donkeys</w:t>
        </w:r>
      </w:ins>
      <w:r w:rsidRPr="00126F3D">
        <w:rPr>
          <w:rFonts w:ascii="Trebuchet MS" w:hAnsi="Trebuchet MS"/>
          <w:noProof/>
        </w:rPr>
        <w:t xml:space="preserve">. </w:t>
      </w:r>
      <w:r w:rsidRPr="00126F3D">
        <w:rPr>
          <w:rFonts w:ascii="Trebuchet MS" w:hAnsi="Trebuchet MS"/>
          <w:b/>
          <w:noProof/>
        </w:rPr>
        <w:t xml:space="preserve">31:35 </w:t>
      </w:r>
      <w:del w:id="246" w:author="Author">
        <w:r w:rsidRPr="00126F3D">
          <w:rPr>
            <w:rFonts w:ascii="Trebuchet MS" w:hAnsi="Trebuchet MS"/>
            <w:noProof/>
          </w:rPr>
          <w:delText>As for human souls from the</w:delText>
        </w:r>
      </w:del>
      <w:ins w:id="247" w:author="Author">
        <w:r w:rsidRPr="00126F3D">
          <w:rPr>
            <w:rFonts w:ascii="Trebuchet MS" w:hAnsi="Trebuchet MS"/>
            <w:noProof/>
          </w:rPr>
          <w:t>The</w:t>
        </w:r>
      </w:ins>
      <w:r w:rsidRPr="00126F3D">
        <w:rPr>
          <w:rFonts w:ascii="Trebuchet MS" w:hAnsi="Trebuchet MS"/>
          <w:noProof/>
        </w:rPr>
        <w:t xml:space="preserve"> women who had not </w:t>
      </w:r>
      <w:del w:id="248" w:author="Author">
        <w:r w:rsidRPr="00126F3D">
          <w:rPr>
            <w:rFonts w:ascii="Trebuchet MS" w:hAnsi="Trebuchet MS"/>
            <w:noProof/>
          </w:rPr>
          <w:delText>known the act of lying</w:delText>
        </w:r>
      </w:del>
      <w:ins w:id="249" w:author="Author">
        <w:r w:rsidRPr="00126F3D">
          <w:rPr>
            <w:rFonts w:ascii="Trebuchet MS" w:hAnsi="Trebuchet MS"/>
            <w:noProof/>
          </w:rPr>
          <w:t>had sexual relations</w:t>
        </w:r>
      </w:ins>
      <w:r w:rsidRPr="00126F3D">
        <w:rPr>
          <w:rFonts w:ascii="Trebuchet MS" w:hAnsi="Trebuchet MS"/>
          <w:noProof/>
        </w:rPr>
        <w:t xml:space="preserve"> with a </w:t>
      </w:r>
      <w:del w:id="250" w:author="Author">
        <w:r w:rsidRPr="00126F3D">
          <w:rPr>
            <w:rFonts w:ascii="Trebuchet MS" w:hAnsi="Trebuchet MS"/>
            <w:noProof/>
          </w:rPr>
          <w:delText>male, all the souls were thirty-two thousand.</w:delText>
        </w:r>
      </w:del>
      <w:ins w:id="251" w:author="Author">
        <w:r w:rsidRPr="00126F3D">
          <w:rPr>
            <w:rFonts w:ascii="Trebuchet MS" w:hAnsi="Trebuchet MS"/>
            <w:noProof/>
          </w:rPr>
          <w:t>man amounted to 32,000 women.</w:t>
        </w:r>
        <w:r w:rsidRPr="00126F3D">
          <w:rPr>
            <w:rStyle w:val="FootnoteReference"/>
            <w:rFonts w:ascii="Trebuchet MS" w:hAnsi="Trebuchet MS"/>
            <w:noProof/>
          </w:rPr>
          <w:footnoteReference w:id="7"/>
        </w:r>
      </w:ins>
      <w:r w:rsidRPr="00126F3D">
        <w:rPr>
          <w:rFonts w:ascii="Trebuchet MS" w:hAnsi="Trebuchet MS"/>
          <w:noProof/>
        </w:rPr>
        <w:t xml:space="preserve"> </w:t>
      </w:r>
      <w:r w:rsidRPr="00126F3D">
        <w:rPr>
          <w:rFonts w:ascii="Trebuchet MS" w:hAnsi="Trebuchet MS"/>
          <w:b/>
          <w:noProof/>
        </w:rPr>
        <w:t xml:space="preserve">31:36 </w:t>
      </w:r>
      <w:del w:id="254" w:author="Author">
        <w:r w:rsidRPr="00126F3D">
          <w:rPr>
            <w:rFonts w:ascii="Trebuchet MS" w:hAnsi="Trebuchet MS"/>
            <w:noProof/>
          </w:rPr>
          <w:delText>And the</w:delText>
        </w:r>
      </w:del>
      <w:ins w:id="255" w:author="Author">
        <w:r w:rsidRPr="00126F3D">
          <w:rPr>
            <w:rFonts w:ascii="Trebuchet MS" w:hAnsi="Trebuchet MS"/>
            <w:noProof/>
          </w:rPr>
          <w:t>The</w:t>
        </w:r>
      </w:ins>
      <w:r w:rsidRPr="00126F3D">
        <w:rPr>
          <w:rFonts w:ascii="Trebuchet MS" w:hAnsi="Trebuchet MS"/>
          <w:noProof/>
        </w:rPr>
        <w:t xml:space="preserve"> half that was the share of those who went out </w:t>
      </w:r>
      <w:del w:id="256" w:author="Author">
        <w:r w:rsidRPr="00126F3D">
          <w:rPr>
            <w:rFonts w:ascii="Trebuchet MS" w:hAnsi="Trebuchet MS"/>
            <w:noProof/>
          </w:rPr>
          <w:delText>on</w:delText>
        </w:r>
      </w:del>
      <w:ins w:id="257" w:author="Author">
        <w:r w:rsidRPr="00126F3D">
          <w:rPr>
            <w:rFonts w:ascii="Trebuchet MS" w:hAnsi="Trebuchet MS"/>
            <w:noProof/>
          </w:rPr>
          <w:t>into</w:t>
        </w:r>
      </w:ins>
      <w:r w:rsidRPr="00126F3D">
        <w:rPr>
          <w:rFonts w:ascii="Trebuchet MS" w:hAnsi="Trebuchet MS"/>
          <w:noProof/>
        </w:rPr>
        <w:t xml:space="preserve"> the </w:t>
      </w:r>
      <w:del w:id="258" w:author="Author">
        <w:r w:rsidRPr="00126F3D">
          <w:rPr>
            <w:rFonts w:ascii="Trebuchet MS" w:hAnsi="Trebuchet MS"/>
            <w:noProof/>
          </w:rPr>
          <w:delText>expedition</w:delText>
        </w:r>
      </w:del>
      <w:ins w:id="259" w:author="Author">
        <w:r w:rsidRPr="00126F3D">
          <w:rPr>
            <w:rFonts w:ascii="Trebuchet MS" w:hAnsi="Trebuchet MS"/>
            <w:noProof/>
          </w:rPr>
          <w:t>battle</w:t>
        </w:r>
      </w:ins>
      <w:r w:rsidRPr="00126F3D">
        <w:rPr>
          <w:rFonts w:ascii="Trebuchet MS" w:hAnsi="Trebuchet MS"/>
          <w:noProof/>
        </w:rPr>
        <w:t xml:space="preserve"> amounted </w:t>
      </w:r>
      <w:del w:id="260" w:author="Author">
        <w:r w:rsidRPr="00126F3D">
          <w:rPr>
            <w:rFonts w:ascii="Trebuchet MS" w:hAnsi="Trebuchet MS"/>
            <w:noProof/>
          </w:rPr>
          <w:delText xml:space="preserve">in number </w:delText>
        </w:r>
      </w:del>
      <w:r w:rsidRPr="00126F3D">
        <w:rPr>
          <w:rFonts w:ascii="Trebuchet MS" w:hAnsi="Trebuchet MS"/>
          <w:noProof/>
        </w:rPr>
        <w:t xml:space="preserve">to </w:t>
      </w:r>
      <w:del w:id="261" w:author="Author">
        <w:r w:rsidRPr="00126F3D">
          <w:rPr>
            <w:rFonts w:ascii="Trebuchet MS" w:hAnsi="Trebuchet MS"/>
            <w:noProof/>
          </w:rPr>
          <w:delText>three hundred and thirty-seven thousand five hundred</w:delText>
        </w:r>
      </w:del>
      <w:ins w:id="262" w:author="Author">
        <w:r w:rsidRPr="00126F3D">
          <w:rPr>
            <w:rFonts w:ascii="Trebuchet MS" w:hAnsi="Trebuchet MS"/>
            <w:noProof/>
          </w:rPr>
          <w:t>337,500</w:t>
        </w:r>
      </w:ins>
      <w:r w:rsidRPr="00126F3D">
        <w:rPr>
          <w:rFonts w:ascii="Trebuchet MS" w:hAnsi="Trebuchet MS"/>
          <w:noProof/>
        </w:rPr>
        <w:t xml:space="preserve"> of the flock. </w:t>
      </w:r>
      <w:r w:rsidRPr="00126F3D">
        <w:rPr>
          <w:rFonts w:ascii="Trebuchet MS" w:hAnsi="Trebuchet MS"/>
          <w:b/>
          <w:noProof/>
        </w:rPr>
        <w:t xml:space="preserve">31:37 </w:t>
      </w:r>
      <w:del w:id="263" w:author="Author">
        <w:r w:rsidRPr="00126F3D">
          <w:rPr>
            <w:rFonts w:ascii="Trebuchet MS" w:hAnsi="Trebuchet MS"/>
            <w:noProof/>
          </w:rPr>
          <w:delText>And the</w:delText>
        </w:r>
      </w:del>
      <w:ins w:id="264" w:author="Author">
        <w:r w:rsidRPr="00126F3D">
          <w:rPr>
            <w:rFonts w:ascii="Trebuchet MS" w:hAnsi="Trebuchet MS"/>
            <w:noProof/>
          </w:rPr>
          <w:t>The</w:t>
        </w:r>
      </w:ins>
      <w:r w:rsidRPr="00126F3D">
        <w:rPr>
          <w:rFonts w:ascii="Trebuchet MS" w:hAnsi="Trebuchet MS"/>
          <w:noProof/>
        </w:rPr>
        <w:t xml:space="preserve"> tax for Jehovah from the flock amounted to </w:t>
      </w:r>
      <w:del w:id="265" w:author="Author">
        <w:r w:rsidRPr="00126F3D">
          <w:rPr>
            <w:rFonts w:ascii="Trebuchet MS" w:hAnsi="Trebuchet MS"/>
            <w:noProof/>
          </w:rPr>
          <w:delText>six hundred and seventy-five</w:delText>
        </w:r>
      </w:del>
      <w:ins w:id="266" w:author="Author">
        <w:r w:rsidRPr="00126F3D">
          <w:rPr>
            <w:rFonts w:ascii="Trebuchet MS" w:hAnsi="Trebuchet MS"/>
            <w:noProof/>
          </w:rPr>
          <w:t>675</w:t>
        </w:r>
      </w:ins>
      <w:r w:rsidRPr="00126F3D">
        <w:rPr>
          <w:rFonts w:ascii="Trebuchet MS" w:hAnsi="Trebuchet MS"/>
          <w:noProof/>
        </w:rPr>
        <w:t xml:space="preserve">. </w:t>
      </w:r>
      <w:r w:rsidRPr="00126F3D">
        <w:rPr>
          <w:rFonts w:ascii="Trebuchet MS" w:hAnsi="Trebuchet MS"/>
          <w:b/>
          <w:noProof/>
        </w:rPr>
        <w:t xml:space="preserve">31:38 </w:t>
      </w:r>
      <w:r w:rsidRPr="00126F3D">
        <w:rPr>
          <w:rFonts w:ascii="Trebuchet MS" w:hAnsi="Trebuchet MS"/>
          <w:noProof/>
        </w:rPr>
        <w:t xml:space="preserve">And </w:t>
      </w:r>
      <w:ins w:id="267" w:author="Author">
        <w:r w:rsidRPr="00126F3D">
          <w:rPr>
            <w:rFonts w:ascii="Trebuchet MS" w:hAnsi="Trebuchet MS"/>
            <w:noProof/>
          </w:rPr>
          <w:t xml:space="preserve">there were 36,000 </w:t>
        </w:r>
      </w:ins>
      <w:r w:rsidRPr="00126F3D">
        <w:rPr>
          <w:rFonts w:ascii="Trebuchet MS" w:hAnsi="Trebuchet MS"/>
          <w:noProof/>
        </w:rPr>
        <w:t>of the herd</w:t>
      </w:r>
      <w:del w:id="268" w:author="Author">
        <w:r w:rsidRPr="00126F3D">
          <w:rPr>
            <w:rFonts w:ascii="Trebuchet MS" w:hAnsi="Trebuchet MS"/>
            <w:noProof/>
          </w:rPr>
          <w:delText xml:space="preserve"> there were thirty-six thousand</w:delText>
        </w:r>
      </w:del>
      <w:r w:rsidRPr="00126F3D">
        <w:rPr>
          <w:rFonts w:ascii="Trebuchet MS" w:hAnsi="Trebuchet MS"/>
          <w:noProof/>
        </w:rPr>
        <w:t xml:space="preserve">, and the tax on them for Jehovah was </w:t>
      </w:r>
      <w:del w:id="269" w:author="Author">
        <w:r w:rsidRPr="00126F3D">
          <w:rPr>
            <w:rFonts w:ascii="Trebuchet MS" w:hAnsi="Trebuchet MS"/>
            <w:noProof/>
          </w:rPr>
          <w:delText>seventy-two</w:delText>
        </w:r>
      </w:del>
      <w:ins w:id="270" w:author="Author">
        <w:r w:rsidRPr="00126F3D">
          <w:rPr>
            <w:rFonts w:ascii="Trebuchet MS" w:hAnsi="Trebuchet MS"/>
            <w:noProof/>
          </w:rPr>
          <w:t>72</w:t>
        </w:r>
      </w:ins>
      <w:r w:rsidRPr="00126F3D">
        <w:rPr>
          <w:rFonts w:ascii="Trebuchet MS" w:hAnsi="Trebuchet MS"/>
          <w:noProof/>
        </w:rPr>
        <w:t xml:space="preserve">. </w:t>
      </w:r>
      <w:r w:rsidRPr="00126F3D">
        <w:rPr>
          <w:rFonts w:ascii="Trebuchet MS" w:hAnsi="Trebuchet MS"/>
          <w:b/>
          <w:noProof/>
        </w:rPr>
        <w:t xml:space="preserve">31:39 </w:t>
      </w:r>
      <w:r w:rsidRPr="00126F3D">
        <w:rPr>
          <w:rFonts w:ascii="Trebuchet MS" w:hAnsi="Trebuchet MS"/>
          <w:noProof/>
        </w:rPr>
        <w:t xml:space="preserve">And </w:t>
      </w:r>
      <w:del w:id="271" w:author="Author">
        <w:r w:rsidRPr="00126F3D">
          <w:rPr>
            <w:rFonts w:ascii="Trebuchet MS" w:hAnsi="Trebuchet MS"/>
            <w:noProof/>
          </w:rPr>
          <w:delText>the asses</w:delText>
        </w:r>
      </w:del>
      <w:ins w:id="272" w:author="Author">
        <w:r w:rsidRPr="00126F3D">
          <w:rPr>
            <w:rFonts w:ascii="Trebuchet MS" w:hAnsi="Trebuchet MS"/>
            <w:noProof/>
          </w:rPr>
          <w:t>there</w:t>
        </w:r>
      </w:ins>
      <w:r w:rsidRPr="00126F3D">
        <w:rPr>
          <w:rFonts w:ascii="Trebuchet MS" w:hAnsi="Trebuchet MS"/>
          <w:noProof/>
        </w:rPr>
        <w:t xml:space="preserve"> were </w:t>
      </w:r>
      <w:del w:id="273" w:author="Author">
        <w:r w:rsidRPr="00126F3D">
          <w:rPr>
            <w:rFonts w:ascii="Trebuchet MS" w:hAnsi="Trebuchet MS"/>
            <w:noProof/>
          </w:rPr>
          <w:delText>thirty thousand five hundred</w:delText>
        </w:r>
      </w:del>
      <w:ins w:id="274" w:author="Author">
        <w:r w:rsidRPr="00126F3D">
          <w:rPr>
            <w:rFonts w:ascii="Trebuchet MS" w:hAnsi="Trebuchet MS"/>
            <w:noProof/>
          </w:rPr>
          <w:t>30,500 donkeys</w:t>
        </w:r>
      </w:ins>
      <w:r w:rsidRPr="00126F3D">
        <w:rPr>
          <w:rFonts w:ascii="Trebuchet MS" w:hAnsi="Trebuchet MS"/>
          <w:noProof/>
        </w:rPr>
        <w:t xml:space="preserve">, and the tax on them for Jehovah was </w:t>
      </w:r>
      <w:del w:id="275" w:author="Author">
        <w:r w:rsidRPr="00126F3D">
          <w:rPr>
            <w:rFonts w:ascii="Trebuchet MS" w:hAnsi="Trebuchet MS"/>
            <w:noProof/>
          </w:rPr>
          <w:delText>sixty-one</w:delText>
        </w:r>
      </w:del>
      <w:ins w:id="276" w:author="Author">
        <w:r w:rsidRPr="00126F3D">
          <w:rPr>
            <w:rFonts w:ascii="Trebuchet MS" w:hAnsi="Trebuchet MS"/>
            <w:noProof/>
          </w:rPr>
          <w:t>61</w:t>
        </w:r>
      </w:ins>
      <w:r w:rsidRPr="00126F3D">
        <w:rPr>
          <w:rFonts w:ascii="Trebuchet MS" w:hAnsi="Trebuchet MS"/>
          <w:noProof/>
        </w:rPr>
        <w:t xml:space="preserve">. </w:t>
      </w:r>
      <w:r w:rsidRPr="00126F3D">
        <w:rPr>
          <w:rFonts w:ascii="Trebuchet MS" w:hAnsi="Trebuchet MS"/>
          <w:b/>
          <w:noProof/>
        </w:rPr>
        <w:t xml:space="preserve">31:40 </w:t>
      </w:r>
      <w:r w:rsidRPr="00126F3D">
        <w:rPr>
          <w:rFonts w:ascii="Trebuchet MS" w:hAnsi="Trebuchet MS"/>
          <w:noProof/>
        </w:rPr>
        <w:t xml:space="preserve">And </w:t>
      </w:r>
      <w:del w:id="277" w:author="Author">
        <w:r w:rsidRPr="00126F3D">
          <w:rPr>
            <w:rFonts w:ascii="Trebuchet MS" w:hAnsi="Trebuchet MS"/>
            <w:noProof/>
          </w:rPr>
          <w:delText>the human souls</w:delText>
        </w:r>
      </w:del>
      <w:ins w:id="278" w:author="Author">
        <w:r w:rsidRPr="00126F3D">
          <w:rPr>
            <w:rFonts w:ascii="Trebuchet MS" w:hAnsi="Trebuchet MS"/>
            <w:noProof/>
          </w:rPr>
          <w:t>there</w:t>
        </w:r>
      </w:ins>
      <w:r w:rsidRPr="00126F3D">
        <w:rPr>
          <w:rFonts w:ascii="Trebuchet MS" w:hAnsi="Trebuchet MS"/>
          <w:noProof/>
        </w:rPr>
        <w:t xml:space="preserve"> were </w:t>
      </w:r>
      <w:del w:id="279" w:author="Author">
        <w:r w:rsidRPr="00126F3D">
          <w:rPr>
            <w:rFonts w:ascii="Trebuchet MS" w:hAnsi="Trebuchet MS"/>
            <w:noProof/>
          </w:rPr>
          <w:delText>sixteen thousand,</w:delText>
        </w:r>
      </w:del>
      <w:ins w:id="280" w:author="Author">
        <w:r w:rsidRPr="00126F3D">
          <w:rPr>
            <w:rFonts w:ascii="Trebuchet MS" w:hAnsi="Trebuchet MS"/>
            <w:noProof/>
          </w:rPr>
          <w:t>16,000 humans,</w:t>
        </w:r>
        <w:r w:rsidRPr="00126F3D">
          <w:rPr>
            <w:rStyle w:val="FootnoteReference"/>
            <w:rFonts w:ascii="Trebuchet MS" w:hAnsi="Trebuchet MS"/>
            <w:noProof/>
          </w:rPr>
          <w:footnoteReference w:id="8"/>
        </w:r>
      </w:ins>
      <w:r w:rsidRPr="00126F3D">
        <w:rPr>
          <w:rFonts w:ascii="Trebuchet MS" w:hAnsi="Trebuchet MS"/>
          <w:noProof/>
        </w:rPr>
        <w:t xml:space="preserve"> and the tax on them for Jehovah was </w:t>
      </w:r>
      <w:del w:id="283" w:author="Author">
        <w:r w:rsidRPr="00126F3D">
          <w:rPr>
            <w:rFonts w:ascii="Trebuchet MS" w:hAnsi="Trebuchet MS"/>
            <w:noProof/>
          </w:rPr>
          <w:delText>thirty-two souls.</w:delText>
        </w:r>
      </w:del>
      <w:ins w:id="284" w:author="Author">
        <w:r w:rsidRPr="00126F3D">
          <w:rPr>
            <w:rFonts w:ascii="Trebuchet MS" w:hAnsi="Trebuchet MS"/>
            <w:noProof/>
          </w:rPr>
          <w:t>32 persons.</w:t>
        </w:r>
        <w:r w:rsidRPr="00126F3D">
          <w:rPr>
            <w:rStyle w:val="FootnoteReference"/>
            <w:rFonts w:ascii="Trebuchet MS" w:hAnsi="Trebuchet MS"/>
            <w:noProof/>
          </w:rPr>
          <w:footnoteReference w:id="9"/>
        </w:r>
      </w:ins>
      <w:r w:rsidRPr="00126F3D">
        <w:rPr>
          <w:rFonts w:ascii="Trebuchet MS" w:hAnsi="Trebuchet MS"/>
          <w:noProof/>
        </w:rPr>
        <w:t xml:space="preserve"> </w:t>
      </w:r>
      <w:r w:rsidRPr="00126F3D">
        <w:rPr>
          <w:rFonts w:ascii="Trebuchet MS" w:hAnsi="Trebuchet MS"/>
          <w:b/>
          <w:noProof/>
        </w:rPr>
        <w:t xml:space="preserve">31:41 </w:t>
      </w:r>
      <w:r w:rsidRPr="00126F3D">
        <w:rPr>
          <w:rFonts w:ascii="Trebuchet MS" w:hAnsi="Trebuchet MS"/>
          <w:noProof/>
        </w:rPr>
        <w:t>Then Moses gave the tax as Jehovah’s contribution to El·e·a′zar the priest, just as Jehovah had commanded Moses.</w:t>
      </w:r>
    </w:p>
    <w:p w:rsidR="0005183C" w:rsidRPr="00126F3D" w:rsidRDefault="0005183C" w:rsidP="0005183C">
      <w:pPr>
        <w:rPr>
          <w:rFonts w:ascii="Trebuchet MS" w:hAnsi="Trebuchet MS"/>
          <w:noProof/>
        </w:rPr>
      </w:pPr>
      <w:r w:rsidRPr="00126F3D">
        <w:rPr>
          <w:rFonts w:ascii="Trebuchet MS" w:hAnsi="Trebuchet MS"/>
          <w:b/>
        </w:rPr>
        <w:t xml:space="preserve">31:42 </w:t>
      </w:r>
      <w:del w:id="287" w:author="Author">
        <w:r w:rsidRPr="00126F3D">
          <w:rPr>
            <w:rFonts w:ascii="Trebuchet MS" w:hAnsi="Trebuchet MS"/>
            <w:noProof/>
          </w:rPr>
          <w:delText>And from</w:delText>
        </w:r>
      </w:del>
      <w:ins w:id="288" w:author="Author">
        <w:r w:rsidRPr="00126F3D">
          <w:rPr>
            <w:rFonts w:ascii="Trebuchet MS" w:hAnsi="Trebuchet MS"/>
            <w:noProof/>
          </w:rPr>
          <w:t>From</w:t>
        </w:r>
      </w:ins>
      <w:r w:rsidRPr="00126F3D">
        <w:rPr>
          <w:rFonts w:ascii="Trebuchet MS" w:hAnsi="Trebuchet MS"/>
          <w:noProof/>
        </w:rPr>
        <w:t xml:space="preserve"> the half belonging to the </w:t>
      </w:r>
      <w:del w:id="289" w:author="Author">
        <w:r w:rsidRPr="00126F3D">
          <w:rPr>
            <w:rFonts w:ascii="Trebuchet MS" w:hAnsi="Trebuchet MS"/>
            <w:noProof/>
          </w:rPr>
          <w:delText>sons of Israel</w:delText>
        </w:r>
      </w:del>
      <w:ins w:id="290" w:author="Author">
        <w:r w:rsidRPr="00126F3D">
          <w:rPr>
            <w:rFonts w:ascii="Trebuchet MS" w:hAnsi="Trebuchet MS"/>
            <w:noProof/>
          </w:rPr>
          <w:t>Israelites</w:t>
        </w:r>
      </w:ins>
      <w:r w:rsidRPr="00126F3D">
        <w:rPr>
          <w:rFonts w:ascii="Trebuchet MS" w:hAnsi="Trebuchet MS"/>
          <w:noProof/>
        </w:rPr>
        <w:t xml:space="preserve">, which Moses </w:t>
      </w:r>
      <w:ins w:id="291" w:author="Author">
        <w:r w:rsidRPr="00126F3D">
          <w:rPr>
            <w:rFonts w:ascii="Trebuchet MS" w:hAnsi="Trebuchet MS"/>
            <w:noProof/>
          </w:rPr>
          <w:t xml:space="preserve">had </w:t>
        </w:r>
      </w:ins>
      <w:r w:rsidRPr="00126F3D">
        <w:rPr>
          <w:rFonts w:ascii="Trebuchet MS" w:hAnsi="Trebuchet MS"/>
          <w:noProof/>
        </w:rPr>
        <w:t xml:space="preserve">divided </w:t>
      </w:r>
      <w:ins w:id="292" w:author="Author">
        <w:r w:rsidRPr="00126F3D">
          <w:rPr>
            <w:rFonts w:ascii="Trebuchet MS" w:hAnsi="Trebuchet MS"/>
            <w:noProof/>
          </w:rPr>
          <w:t xml:space="preserve">off </w:t>
        </w:r>
      </w:ins>
      <w:r w:rsidRPr="00126F3D">
        <w:rPr>
          <w:rFonts w:ascii="Trebuchet MS" w:hAnsi="Trebuchet MS"/>
          <w:noProof/>
        </w:rPr>
        <w:t>from</w:t>
      </w:r>
      <w:ins w:id="293" w:author="Author">
        <w:r w:rsidRPr="00126F3D">
          <w:rPr>
            <w:rFonts w:ascii="Trebuchet MS" w:hAnsi="Trebuchet MS"/>
            <w:noProof/>
          </w:rPr>
          <w:t xml:space="preserve"> the portion</w:t>
        </w:r>
      </w:ins>
      <w:r w:rsidRPr="00126F3D">
        <w:rPr>
          <w:rFonts w:ascii="Trebuchet MS" w:hAnsi="Trebuchet MS"/>
          <w:noProof/>
        </w:rPr>
        <w:t xml:space="preserve"> that </w:t>
      </w:r>
      <w:del w:id="294" w:author="Author">
        <w:r w:rsidRPr="00126F3D">
          <w:rPr>
            <w:rFonts w:ascii="Trebuchet MS" w:hAnsi="Trebuchet MS"/>
            <w:noProof/>
          </w:rPr>
          <w:delText>belonging</w:delText>
        </w:r>
      </w:del>
      <w:ins w:id="295" w:author="Author">
        <w:r w:rsidRPr="00126F3D">
          <w:rPr>
            <w:rFonts w:ascii="Trebuchet MS" w:hAnsi="Trebuchet MS"/>
            <w:noProof/>
          </w:rPr>
          <w:t>belonged</w:t>
        </w:r>
      </w:ins>
      <w:r w:rsidRPr="00126F3D">
        <w:rPr>
          <w:rFonts w:ascii="Trebuchet MS" w:hAnsi="Trebuchet MS"/>
          <w:noProof/>
        </w:rPr>
        <w:t xml:space="preserve"> to the men who waged war</w:t>
      </w:r>
      <w:del w:id="296" w:author="Author">
        <w:r w:rsidRPr="00126F3D">
          <w:rPr>
            <w:rFonts w:ascii="Trebuchet MS" w:hAnsi="Trebuchet MS"/>
            <w:noProof/>
          </w:rPr>
          <w:delText>:</w:delText>
        </w:r>
      </w:del>
      <w:ins w:id="297" w:author="Author">
        <w:r w:rsidRPr="00126F3D">
          <w:rPr>
            <w:rFonts w:ascii="Trebuchet MS" w:hAnsi="Trebuchet MS"/>
            <w:noProof/>
          </w:rPr>
          <w:t>,</w:t>
        </w:r>
      </w:ins>
      <w:r w:rsidRPr="00126F3D">
        <w:rPr>
          <w:rFonts w:ascii="Trebuchet MS" w:hAnsi="Trebuchet MS"/>
          <w:noProof/>
        </w:rPr>
        <w:t xml:space="preserve"> </w:t>
      </w:r>
      <w:r w:rsidRPr="00126F3D">
        <w:rPr>
          <w:rFonts w:ascii="Trebuchet MS" w:hAnsi="Trebuchet MS"/>
          <w:b/>
          <w:noProof/>
        </w:rPr>
        <w:t xml:space="preserve">31:43 </w:t>
      </w:r>
      <w:del w:id="298" w:author="Author">
        <w:r w:rsidRPr="00126F3D">
          <w:rPr>
            <w:rFonts w:ascii="Trebuchet MS" w:hAnsi="Trebuchet MS"/>
            <w:noProof/>
          </w:rPr>
          <w:delText>Now the</w:delText>
        </w:r>
      </w:del>
      <w:ins w:id="299" w:author="Author">
        <w:r w:rsidRPr="00126F3D">
          <w:rPr>
            <w:rFonts w:ascii="Trebuchet MS" w:hAnsi="Trebuchet MS"/>
            <w:noProof/>
          </w:rPr>
          <w:t>that</w:t>
        </w:r>
      </w:ins>
      <w:r w:rsidRPr="00126F3D">
        <w:rPr>
          <w:rFonts w:ascii="Trebuchet MS" w:hAnsi="Trebuchet MS"/>
          <w:noProof/>
        </w:rPr>
        <w:t xml:space="preserve"> half of the </w:t>
      </w:r>
      <w:del w:id="300" w:author="Author">
        <w:r w:rsidRPr="00126F3D">
          <w:rPr>
            <w:rFonts w:ascii="Trebuchet MS" w:hAnsi="Trebuchet MS"/>
            <w:noProof/>
          </w:rPr>
          <w:delText xml:space="preserve">assembly from the </w:delText>
        </w:r>
      </w:del>
      <w:r w:rsidRPr="00126F3D">
        <w:rPr>
          <w:rFonts w:ascii="Trebuchet MS" w:hAnsi="Trebuchet MS"/>
          <w:noProof/>
        </w:rPr>
        <w:t xml:space="preserve">flock amounted to </w:t>
      </w:r>
      <w:del w:id="301" w:author="Author">
        <w:r w:rsidRPr="00126F3D">
          <w:rPr>
            <w:rFonts w:ascii="Trebuchet MS" w:hAnsi="Trebuchet MS"/>
            <w:noProof/>
          </w:rPr>
          <w:delText>three hundred and thirty-seven thousand five hundred</w:delText>
        </w:r>
      </w:del>
      <w:ins w:id="302" w:author="Author">
        <w:r w:rsidRPr="00126F3D">
          <w:rPr>
            <w:rFonts w:ascii="Trebuchet MS" w:hAnsi="Trebuchet MS"/>
            <w:noProof/>
          </w:rPr>
          <w:t>337,500</w:t>
        </w:r>
      </w:ins>
      <w:r w:rsidRPr="00126F3D">
        <w:rPr>
          <w:rFonts w:ascii="Trebuchet MS" w:hAnsi="Trebuchet MS"/>
          <w:noProof/>
        </w:rPr>
        <w:t xml:space="preserve">, </w:t>
      </w:r>
      <w:r w:rsidRPr="00126F3D">
        <w:rPr>
          <w:rFonts w:ascii="Trebuchet MS" w:hAnsi="Trebuchet MS"/>
          <w:b/>
          <w:noProof/>
        </w:rPr>
        <w:t xml:space="preserve">31:44 </w:t>
      </w:r>
      <w:r w:rsidRPr="00126F3D">
        <w:rPr>
          <w:rFonts w:ascii="Trebuchet MS" w:hAnsi="Trebuchet MS"/>
          <w:noProof/>
        </w:rPr>
        <w:t xml:space="preserve">and of the herd, </w:t>
      </w:r>
      <w:del w:id="303" w:author="Author">
        <w:r w:rsidRPr="00126F3D">
          <w:rPr>
            <w:rFonts w:ascii="Trebuchet MS" w:hAnsi="Trebuchet MS"/>
            <w:noProof/>
          </w:rPr>
          <w:delText>thirty-six thousand</w:delText>
        </w:r>
      </w:del>
      <w:ins w:id="304" w:author="Author">
        <w:r w:rsidRPr="00126F3D">
          <w:rPr>
            <w:rFonts w:ascii="Trebuchet MS" w:hAnsi="Trebuchet MS"/>
            <w:noProof/>
          </w:rPr>
          <w:t>36,000</w:t>
        </w:r>
      </w:ins>
      <w:r w:rsidRPr="00126F3D">
        <w:rPr>
          <w:rFonts w:ascii="Trebuchet MS" w:hAnsi="Trebuchet MS"/>
          <w:noProof/>
        </w:rPr>
        <w:t xml:space="preserve">, </w:t>
      </w:r>
      <w:r w:rsidRPr="00126F3D">
        <w:rPr>
          <w:rFonts w:ascii="Trebuchet MS" w:hAnsi="Trebuchet MS"/>
          <w:b/>
          <w:noProof/>
        </w:rPr>
        <w:t xml:space="preserve">31:45 </w:t>
      </w:r>
      <w:r w:rsidRPr="00126F3D">
        <w:rPr>
          <w:rFonts w:ascii="Trebuchet MS" w:hAnsi="Trebuchet MS"/>
          <w:noProof/>
        </w:rPr>
        <w:t xml:space="preserve">and </w:t>
      </w:r>
      <w:ins w:id="305" w:author="Author">
        <w:r w:rsidRPr="00126F3D">
          <w:rPr>
            <w:rFonts w:ascii="Trebuchet MS" w:hAnsi="Trebuchet MS"/>
            <w:noProof/>
          </w:rPr>
          <w:t xml:space="preserve">of </w:t>
        </w:r>
      </w:ins>
      <w:r w:rsidRPr="00126F3D">
        <w:rPr>
          <w:rFonts w:ascii="Trebuchet MS" w:hAnsi="Trebuchet MS"/>
          <w:noProof/>
        </w:rPr>
        <w:t xml:space="preserve">the </w:t>
      </w:r>
      <w:del w:id="306" w:author="Author">
        <w:r w:rsidRPr="00126F3D">
          <w:rPr>
            <w:rFonts w:ascii="Trebuchet MS" w:hAnsi="Trebuchet MS"/>
            <w:noProof/>
          </w:rPr>
          <w:delText>asses, thirty thousand five hundred</w:delText>
        </w:r>
      </w:del>
      <w:ins w:id="307" w:author="Author">
        <w:r w:rsidRPr="00126F3D">
          <w:rPr>
            <w:rFonts w:ascii="Trebuchet MS" w:hAnsi="Trebuchet MS"/>
            <w:noProof/>
          </w:rPr>
          <w:t>donkeys, 30,500</w:t>
        </w:r>
      </w:ins>
      <w:r w:rsidRPr="00126F3D">
        <w:rPr>
          <w:rFonts w:ascii="Trebuchet MS" w:hAnsi="Trebuchet MS"/>
          <w:noProof/>
        </w:rPr>
        <w:t xml:space="preserve">, </w:t>
      </w:r>
      <w:r w:rsidRPr="00126F3D">
        <w:rPr>
          <w:rFonts w:ascii="Trebuchet MS" w:hAnsi="Trebuchet MS"/>
          <w:b/>
          <w:noProof/>
        </w:rPr>
        <w:t xml:space="preserve">31:46 </w:t>
      </w:r>
      <w:r w:rsidRPr="00126F3D">
        <w:rPr>
          <w:rFonts w:ascii="Trebuchet MS" w:hAnsi="Trebuchet MS"/>
          <w:noProof/>
        </w:rPr>
        <w:t xml:space="preserve">and </w:t>
      </w:r>
      <w:del w:id="308" w:author="Author">
        <w:r w:rsidRPr="00126F3D">
          <w:rPr>
            <w:rFonts w:ascii="Trebuchet MS" w:hAnsi="Trebuchet MS"/>
            <w:noProof/>
          </w:rPr>
          <w:delText>human souls, sixteen thousand</w:delText>
        </w:r>
      </w:del>
      <w:ins w:id="309" w:author="Author">
        <w:r w:rsidRPr="00126F3D">
          <w:rPr>
            <w:rFonts w:ascii="Trebuchet MS" w:hAnsi="Trebuchet MS"/>
            <w:noProof/>
          </w:rPr>
          <w:t>of the people,</w:t>
        </w:r>
        <w:r w:rsidRPr="00126F3D">
          <w:rPr>
            <w:rStyle w:val="FootnoteReference"/>
            <w:rFonts w:ascii="Trebuchet MS" w:hAnsi="Trebuchet MS"/>
            <w:noProof/>
          </w:rPr>
          <w:footnoteReference w:id="10"/>
        </w:r>
        <w:r w:rsidRPr="00126F3D">
          <w:rPr>
            <w:rFonts w:ascii="Trebuchet MS" w:hAnsi="Trebuchet MS"/>
            <w:noProof/>
          </w:rPr>
          <w:t xml:space="preserve"> 16,000</w:t>
        </w:r>
      </w:ins>
      <w:r w:rsidRPr="00126F3D">
        <w:rPr>
          <w:rFonts w:ascii="Trebuchet MS" w:hAnsi="Trebuchet MS"/>
          <w:noProof/>
        </w:rPr>
        <w:t xml:space="preserve">. </w:t>
      </w:r>
      <w:r w:rsidRPr="00126F3D">
        <w:rPr>
          <w:rFonts w:ascii="Trebuchet MS" w:hAnsi="Trebuchet MS"/>
          <w:b/>
          <w:noProof/>
        </w:rPr>
        <w:t xml:space="preserve">31:47 </w:t>
      </w:r>
      <w:r w:rsidRPr="00126F3D">
        <w:rPr>
          <w:rFonts w:ascii="Trebuchet MS" w:hAnsi="Trebuchet MS"/>
          <w:noProof/>
        </w:rPr>
        <w:t xml:space="preserve">Then Moses took from the half belonging to the </w:t>
      </w:r>
      <w:del w:id="312" w:author="Author">
        <w:r w:rsidRPr="00126F3D">
          <w:rPr>
            <w:rFonts w:ascii="Trebuchet MS" w:hAnsi="Trebuchet MS"/>
            <w:noProof/>
          </w:rPr>
          <w:delText xml:space="preserve">sons of Israel the </w:delText>
        </w:r>
      </w:del>
      <w:ins w:id="313" w:author="Author">
        <w:r w:rsidRPr="00126F3D">
          <w:rPr>
            <w:rFonts w:ascii="Trebuchet MS" w:hAnsi="Trebuchet MS"/>
            <w:noProof/>
          </w:rPr>
          <w:t xml:space="preserve">Israelites </w:t>
        </w:r>
      </w:ins>
      <w:r w:rsidRPr="00126F3D">
        <w:rPr>
          <w:rFonts w:ascii="Trebuchet MS" w:hAnsi="Trebuchet MS"/>
          <w:noProof/>
        </w:rPr>
        <w:t xml:space="preserve">one </w:t>
      </w:r>
      <w:del w:id="314" w:author="Author">
        <w:r w:rsidRPr="00126F3D">
          <w:rPr>
            <w:rFonts w:ascii="Trebuchet MS" w:hAnsi="Trebuchet MS"/>
            <w:noProof/>
          </w:rPr>
          <w:delText xml:space="preserve">to be taken </w:delText>
        </w:r>
      </w:del>
      <w:r w:rsidRPr="00126F3D">
        <w:rPr>
          <w:rFonts w:ascii="Trebuchet MS" w:hAnsi="Trebuchet MS"/>
          <w:noProof/>
        </w:rPr>
        <w:t xml:space="preserve">out of </w:t>
      </w:r>
      <w:del w:id="315" w:author="Author">
        <w:r w:rsidRPr="00126F3D">
          <w:rPr>
            <w:rFonts w:ascii="Trebuchet MS" w:hAnsi="Trebuchet MS"/>
            <w:noProof/>
          </w:rPr>
          <w:delText>fifty</w:delText>
        </w:r>
      </w:del>
      <w:ins w:id="316" w:author="Author">
        <w:r w:rsidRPr="00126F3D">
          <w:rPr>
            <w:rFonts w:ascii="Trebuchet MS" w:hAnsi="Trebuchet MS"/>
            <w:noProof/>
          </w:rPr>
          <w:t>50</w:t>
        </w:r>
      </w:ins>
      <w:r w:rsidRPr="00126F3D">
        <w:rPr>
          <w:rFonts w:ascii="Trebuchet MS" w:hAnsi="Trebuchet MS"/>
          <w:noProof/>
        </w:rPr>
        <w:t xml:space="preserve">, of </w:t>
      </w:r>
      <w:del w:id="317" w:author="Author">
        <w:r w:rsidRPr="00126F3D">
          <w:rPr>
            <w:rFonts w:ascii="Trebuchet MS" w:hAnsi="Trebuchet MS"/>
            <w:noProof/>
          </w:rPr>
          <w:delText>humankind</w:delText>
        </w:r>
      </w:del>
      <w:ins w:id="318" w:author="Author">
        <w:r w:rsidRPr="00126F3D">
          <w:rPr>
            <w:rFonts w:ascii="Trebuchet MS" w:hAnsi="Trebuchet MS"/>
            <w:noProof/>
          </w:rPr>
          <w:t>the people</w:t>
        </w:r>
      </w:ins>
      <w:r w:rsidRPr="00126F3D">
        <w:rPr>
          <w:rFonts w:ascii="Trebuchet MS" w:hAnsi="Trebuchet MS"/>
          <w:noProof/>
        </w:rPr>
        <w:t xml:space="preserve"> and of </w:t>
      </w:r>
      <w:del w:id="319" w:author="Author">
        <w:r w:rsidRPr="00126F3D">
          <w:rPr>
            <w:rFonts w:ascii="Trebuchet MS" w:hAnsi="Trebuchet MS"/>
            <w:noProof/>
          </w:rPr>
          <w:delText>domestic</w:delText>
        </w:r>
      </w:del>
      <w:ins w:id="320" w:author="Author">
        <w:r w:rsidRPr="00126F3D">
          <w:rPr>
            <w:rFonts w:ascii="Trebuchet MS" w:hAnsi="Trebuchet MS"/>
            <w:noProof/>
          </w:rPr>
          <w:t>the</w:t>
        </w:r>
      </w:ins>
      <w:r w:rsidRPr="00126F3D">
        <w:rPr>
          <w:rFonts w:ascii="Trebuchet MS" w:hAnsi="Trebuchet MS"/>
          <w:noProof/>
        </w:rPr>
        <w:t xml:space="preserve"> animals, and gave them to the Levites, </w:t>
      </w:r>
      <w:del w:id="321" w:author="Author">
        <w:r w:rsidRPr="00126F3D">
          <w:rPr>
            <w:rFonts w:ascii="Trebuchet MS" w:hAnsi="Trebuchet MS"/>
            <w:noProof/>
          </w:rPr>
          <w:delText>the keepers of</w:delText>
        </w:r>
      </w:del>
      <w:ins w:id="322" w:author="Author">
        <w:r w:rsidRPr="00126F3D">
          <w:rPr>
            <w:rFonts w:ascii="Trebuchet MS" w:hAnsi="Trebuchet MS"/>
            <w:noProof/>
          </w:rPr>
          <w:t>who cared for</w:t>
        </w:r>
      </w:ins>
      <w:r w:rsidRPr="00126F3D">
        <w:rPr>
          <w:rFonts w:ascii="Trebuchet MS" w:hAnsi="Trebuchet MS"/>
          <w:noProof/>
        </w:rPr>
        <w:t xml:space="preserve"> the </w:t>
      </w:r>
      <w:del w:id="323" w:author="Author">
        <w:r w:rsidRPr="00126F3D">
          <w:rPr>
            <w:rFonts w:ascii="Trebuchet MS" w:hAnsi="Trebuchet MS"/>
            <w:noProof/>
          </w:rPr>
          <w:delText>obligation</w:delText>
        </w:r>
      </w:del>
      <w:ins w:id="324" w:author="Author">
        <w:r w:rsidRPr="00126F3D">
          <w:rPr>
            <w:rFonts w:ascii="Trebuchet MS" w:hAnsi="Trebuchet MS"/>
            <w:noProof/>
          </w:rPr>
          <w:t>responsibility</w:t>
        </w:r>
      </w:ins>
      <w:r w:rsidRPr="00126F3D">
        <w:rPr>
          <w:rFonts w:ascii="Trebuchet MS" w:hAnsi="Trebuchet MS"/>
          <w:noProof/>
        </w:rPr>
        <w:t xml:space="preserve"> of Jehovah’s tabernacle, just as Jehovah had commanded Moses.</w:t>
      </w:r>
    </w:p>
    <w:p w:rsidR="0005183C" w:rsidRPr="00126F3D" w:rsidRDefault="0005183C" w:rsidP="0005183C">
      <w:pPr>
        <w:rPr>
          <w:rFonts w:ascii="Trebuchet MS" w:hAnsi="Trebuchet MS"/>
          <w:noProof/>
        </w:rPr>
      </w:pPr>
      <w:r w:rsidRPr="00126F3D">
        <w:rPr>
          <w:rFonts w:ascii="Trebuchet MS" w:hAnsi="Trebuchet MS"/>
          <w:b/>
        </w:rPr>
        <w:t xml:space="preserve">31:48 </w:t>
      </w:r>
      <w:del w:id="325" w:author="Author">
        <w:r w:rsidRPr="00126F3D">
          <w:rPr>
            <w:rFonts w:ascii="Trebuchet MS" w:hAnsi="Trebuchet MS"/>
            <w:noProof/>
          </w:rPr>
          <w:delText>And</w:delText>
        </w:r>
      </w:del>
      <w:ins w:id="326" w:author="Author">
        <w:r w:rsidRPr="00126F3D">
          <w:rPr>
            <w:rFonts w:ascii="Trebuchet MS" w:hAnsi="Trebuchet MS"/>
            <w:noProof/>
          </w:rPr>
          <w:t>Then</w:t>
        </w:r>
      </w:ins>
      <w:r w:rsidRPr="00126F3D">
        <w:rPr>
          <w:rFonts w:ascii="Trebuchet MS" w:hAnsi="Trebuchet MS"/>
          <w:noProof/>
        </w:rPr>
        <w:t xml:space="preserve"> the appointed men who were of the thousands of the army, the chiefs of the thousands and the chiefs of the hundreds, </w:t>
      </w:r>
      <w:del w:id="327" w:author="Author">
        <w:r w:rsidRPr="00126F3D">
          <w:rPr>
            <w:rFonts w:ascii="Trebuchet MS" w:hAnsi="Trebuchet MS"/>
            <w:noProof/>
          </w:rPr>
          <w:delText>proceeded to approach</w:delText>
        </w:r>
      </w:del>
      <w:ins w:id="328" w:author="Author">
        <w:r w:rsidRPr="00126F3D">
          <w:rPr>
            <w:rFonts w:ascii="Trebuchet MS" w:hAnsi="Trebuchet MS"/>
            <w:noProof/>
          </w:rPr>
          <w:t>approached</w:t>
        </w:r>
      </w:ins>
      <w:r w:rsidRPr="00126F3D">
        <w:rPr>
          <w:rFonts w:ascii="Trebuchet MS" w:hAnsi="Trebuchet MS"/>
          <w:noProof/>
        </w:rPr>
        <w:t xml:space="preserve"> Moses, </w:t>
      </w:r>
      <w:r w:rsidRPr="00126F3D">
        <w:rPr>
          <w:rFonts w:ascii="Trebuchet MS" w:hAnsi="Trebuchet MS"/>
          <w:b/>
          <w:noProof/>
        </w:rPr>
        <w:t xml:space="preserve">31:49 </w:t>
      </w:r>
      <w:r w:rsidRPr="00126F3D">
        <w:rPr>
          <w:rFonts w:ascii="Trebuchet MS" w:hAnsi="Trebuchet MS"/>
          <w:noProof/>
        </w:rPr>
        <w:t xml:space="preserve">and </w:t>
      </w:r>
      <w:del w:id="329" w:author="Author">
        <w:r w:rsidRPr="00126F3D">
          <w:rPr>
            <w:rFonts w:ascii="Trebuchet MS" w:hAnsi="Trebuchet MS"/>
            <w:noProof/>
          </w:rPr>
          <w:delText>to say</w:delText>
        </w:r>
      </w:del>
      <w:ins w:id="330" w:author="Author">
        <w:r w:rsidRPr="00126F3D">
          <w:rPr>
            <w:rFonts w:ascii="Trebuchet MS" w:hAnsi="Trebuchet MS"/>
            <w:noProof/>
          </w:rPr>
          <w:t>they said</w:t>
        </w:r>
      </w:ins>
      <w:r w:rsidRPr="00126F3D">
        <w:rPr>
          <w:rFonts w:ascii="Trebuchet MS" w:hAnsi="Trebuchet MS"/>
          <w:noProof/>
        </w:rPr>
        <w:t xml:space="preserve"> to Moses: “Your servants have taken the </w:t>
      </w:r>
      <w:del w:id="331" w:author="Author">
        <w:r w:rsidRPr="00126F3D">
          <w:rPr>
            <w:rFonts w:ascii="Trebuchet MS" w:hAnsi="Trebuchet MS"/>
            <w:noProof/>
          </w:rPr>
          <w:delText>sum</w:delText>
        </w:r>
      </w:del>
      <w:ins w:id="332" w:author="Author">
        <w:r w:rsidRPr="00126F3D">
          <w:rPr>
            <w:rFonts w:ascii="Trebuchet MS" w:hAnsi="Trebuchet MS"/>
            <w:noProof/>
          </w:rPr>
          <w:t>count</w:t>
        </w:r>
      </w:ins>
      <w:r w:rsidRPr="00126F3D">
        <w:rPr>
          <w:rFonts w:ascii="Trebuchet MS" w:hAnsi="Trebuchet MS"/>
          <w:noProof/>
        </w:rPr>
        <w:t xml:space="preserve"> of the men of war who are </w:t>
      </w:r>
      <w:del w:id="333" w:author="Author">
        <w:r w:rsidRPr="00126F3D">
          <w:rPr>
            <w:rFonts w:ascii="Trebuchet MS" w:hAnsi="Trebuchet MS"/>
            <w:noProof/>
          </w:rPr>
          <w:delText>in</w:delText>
        </w:r>
      </w:del>
      <w:ins w:id="334" w:author="Author">
        <w:r w:rsidRPr="00126F3D">
          <w:rPr>
            <w:rFonts w:ascii="Trebuchet MS" w:hAnsi="Trebuchet MS"/>
            <w:noProof/>
          </w:rPr>
          <w:t>under</w:t>
        </w:r>
      </w:ins>
      <w:r w:rsidRPr="00126F3D">
        <w:rPr>
          <w:rFonts w:ascii="Trebuchet MS" w:hAnsi="Trebuchet MS"/>
          <w:noProof/>
        </w:rPr>
        <w:t xml:space="preserve"> our </w:t>
      </w:r>
      <w:del w:id="335" w:author="Author">
        <w:r w:rsidRPr="00126F3D">
          <w:rPr>
            <w:rFonts w:ascii="Trebuchet MS" w:hAnsi="Trebuchet MS"/>
            <w:noProof/>
          </w:rPr>
          <w:delText>charge</w:delText>
        </w:r>
      </w:del>
      <w:ins w:id="336" w:author="Author">
        <w:r w:rsidRPr="00126F3D">
          <w:rPr>
            <w:rFonts w:ascii="Trebuchet MS" w:hAnsi="Trebuchet MS"/>
            <w:noProof/>
          </w:rPr>
          <w:t>command,</w:t>
        </w:r>
      </w:ins>
      <w:r w:rsidRPr="00126F3D">
        <w:rPr>
          <w:rFonts w:ascii="Trebuchet MS" w:hAnsi="Trebuchet MS"/>
          <w:noProof/>
        </w:rPr>
        <w:t xml:space="preserve"> and not one has been reported missing from us. </w:t>
      </w:r>
      <w:r w:rsidRPr="00126F3D">
        <w:rPr>
          <w:rFonts w:ascii="Trebuchet MS" w:hAnsi="Trebuchet MS"/>
          <w:b/>
          <w:noProof/>
        </w:rPr>
        <w:t xml:space="preserve">31:50 </w:t>
      </w:r>
      <w:r w:rsidRPr="00126F3D">
        <w:rPr>
          <w:rFonts w:ascii="Trebuchet MS" w:hAnsi="Trebuchet MS"/>
          <w:noProof/>
        </w:rPr>
        <w:t xml:space="preserve">So let us </w:t>
      </w:r>
      <w:ins w:id="337" w:author="Author">
        <w:r w:rsidRPr="00126F3D">
          <w:rPr>
            <w:rFonts w:ascii="Trebuchet MS" w:hAnsi="Trebuchet MS"/>
            <w:noProof/>
          </w:rPr>
          <w:t xml:space="preserve">each </w:t>
        </w:r>
      </w:ins>
      <w:r w:rsidRPr="00126F3D">
        <w:rPr>
          <w:rFonts w:ascii="Trebuchet MS" w:hAnsi="Trebuchet MS"/>
          <w:noProof/>
        </w:rPr>
        <w:t xml:space="preserve">present </w:t>
      </w:r>
      <w:del w:id="338" w:author="Author">
        <w:r w:rsidRPr="00126F3D">
          <w:rPr>
            <w:rFonts w:ascii="Trebuchet MS" w:hAnsi="Trebuchet MS"/>
            <w:noProof/>
          </w:rPr>
          <w:delText xml:space="preserve">each one </w:delText>
        </w:r>
      </w:del>
      <w:r w:rsidRPr="00126F3D">
        <w:rPr>
          <w:rFonts w:ascii="Trebuchet MS" w:hAnsi="Trebuchet MS"/>
          <w:noProof/>
        </w:rPr>
        <w:t xml:space="preserve">what he has found as Jehovah’s offering, articles of gold, ankle </w:t>
      </w:r>
      <w:del w:id="339" w:author="Author">
        <w:r w:rsidRPr="00126F3D">
          <w:rPr>
            <w:rFonts w:ascii="Trebuchet MS" w:hAnsi="Trebuchet MS"/>
            <w:noProof/>
          </w:rPr>
          <w:delText>chainlets, and</w:delText>
        </w:r>
      </w:del>
      <w:ins w:id="340" w:author="Author">
        <w:r w:rsidRPr="00126F3D">
          <w:rPr>
            <w:rFonts w:ascii="Trebuchet MS" w:hAnsi="Trebuchet MS"/>
            <w:noProof/>
          </w:rPr>
          <w:t>chains,</w:t>
        </w:r>
      </w:ins>
      <w:r w:rsidRPr="00126F3D">
        <w:rPr>
          <w:rFonts w:ascii="Trebuchet MS" w:hAnsi="Trebuchet MS"/>
          <w:noProof/>
        </w:rPr>
        <w:t xml:space="preserve"> bracelets, signet rings, earrings, and </w:t>
      </w:r>
      <w:del w:id="341" w:author="Author">
        <w:r w:rsidRPr="00126F3D">
          <w:rPr>
            <w:rFonts w:ascii="Trebuchet MS" w:hAnsi="Trebuchet MS"/>
            <w:noProof/>
          </w:rPr>
          <w:delText>female ornaments</w:delText>
        </w:r>
      </w:del>
      <w:ins w:id="342" w:author="Author">
        <w:r w:rsidRPr="00126F3D">
          <w:rPr>
            <w:rFonts w:ascii="Trebuchet MS" w:hAnsi="Trebuchet MS"/>
            <w:noProof/>
          </w:rPr>
          <w:t>other jewelry</w:t>
        </w:r>
      </w:ins>
      <w:r w:rsidRPr="00126F3D">
        <w:rPr>
          <w:rFonts w:ascii="Trebuchet MS" w:hAnsi="Trebuchet MS"/>
          <w:noProof/>
        </w:rPr>
        <w:t xml:space="preserve">, in order to make atonement for </w:t>
      </w:r>
      <w:del w:id="343" w:author="Author">
        <w:r w:rsidRPr="00126F3D">
          <w:rPr>
            <w:rFonts w:ascii="Trebuchet MS" w:hAnsi="Trebuchet MS"/>
            <w:noProof/>
          </w:rPr>
          <w:delText>our souls</w:delText>
        </w:r>
      </w:del>
      <w:ins w:id="344" w:author="Author">
        <w:r w:rsidRPr="00126F3D">
          <w:rPr>
            <w:rFonts w:ascii="Trebuchet MS" w:hAnsi="Trebuchet MS"/>
            <w:noProof/>
          </w:rPr>
          <w:t>ourselves</w:t>
        </w:r>
        <w:r w:rsidRPr="00126F3D">
          <w:rPr>
            <w:rStyle w:val="FootnoteReference"/>
            <w:rFonts w:ascii="Trebuchet MS" w:hAnsi="Trebuchet MS"/>
            <w:noProof/>
          </w:rPr>
          <w:footnoteReference w:id="11"/>
        </w:r>
      </w:ins>
      <w:r w:rsidRPr="00126F3D">
        <w:rPr>
          <w:rFonts w:ascii="Trebuchet MS" w:hAnsi="Trebuchet MS"/>
          <w:noProof/>
        </w:rPr>
        <w:t xml:space="preserve"> before Jehovah.”</w:t>
      </w:r>
    </w:p>
    <w:p w:rsidR="0005183C" w:rsidRPr="00126F3D" w:rsidRDefault="0005183C" w:rsidP="0005183C">
      <w:pPr>
        <w:rPr>
          <w:rFonts w:ascii="Trebuchet MS" w:hAnsi="Trebuchet MS"/>
          <w:noProof/>
        </w:rPr>
      </w:pPr>
      <w:r w:rsidRPr="00126F3D">
        <w:rPr>
          <w:rFonts w:ascii="Trebuchet MS" w:hAnsi="Trebuchet MS"/>
          <w:b/>
        </w:rPr>
        <w:t xml:space="preserve">31:51 </w:t>
      </w:r>
      <w:del w:id="347" w:author="Author">
        <w:r w:rsidRPr="00126F3D">
          <w:rPr>
            <w:rFonts w:ascii="Trebuchet MS" w:hAnsi="Trebuchet MS"/>
            <w:noProof/>
          </w:rPr>
          <w:delText>Accordingly</w:delText>
        </w:r>
      </w:del>
      <w:ins w:id="348" w:author="Author">
        <w:r w:rsidRPr="00126F3D">
          <w:rPr>
            <w:rFonts w:ascii="Trebuchet MS" w:hAnsi="Trebuchet MS"/>
            <w:noProof/>
          </w:rPr>
          <w:t>So</w:t>
        </w:r>
      </w:ins>
      <w:r w:rsidRPr="00126F3D">
        <w:rPr>
          <w:rFonts w:ascii="Trebuchet MS" w:hAnsi="Trebuchet MS"/>
          <w:noProof/>
        </w:rPr>
        <w:t xml:space="preserve"> Moses and El·e·a′zar the priest accepted the gold from them, all the jewelry. </w:t>
      </w:r>
      <w:r w:rsidRPr="00126F3D">
        <w:rPr>
          <w:rFonts w:ascii="Trebuchet MS" w:hAnsi="Trebuchet MS"/>
          <w:b/>
          <w:noProof/>
        </w:rPr>
        <w:t xml:space="preserve">31:52 </w:t>
      </w:r>
      <w:del w:id="349" w:author="Author">
        <w:r w:rsidRPr="00126F3D">
          <w:rPr>
            <w:rFonts w:ascii="Trebuchet MS" w:hAnsi="Trebuchet MS"/>
            <w:noProof/>
          </w:rPr>
          <w:delText>And all</w:delText>
        </w:r>
      </w:del>
      <w:ins w:id="350" w:author="Author">
        <w:r w:rsidRPr="00126F3D">
          <w:rPr>
            <w:rFonts w:ascii="Trebuchet MS" w:hAnsi="Trebuchet MS"/>
            <w:noProof/>
          </w:rPr>
          <w:t>All</w:t>
        </w:r>
      </w:ins>
      <w:r w:rsidRPr="00126F3D">
        <w:rPr>
          <w:rFonts w:ascii="Trebuchet MS" w:hAnsi="Trebuchet MS"/>
          <w:noProof/>
        </w:rPr>
        <w:t xml:space="preserve"> the gold of the contribution that they </w:t>
      </w:r>
      <w:del w:id="351" w:author="Author">
        <w:r w:rsidRPr="00126F3D">
          <w:rPr>
            <w:rFonts w:ascii="Trebuchet MS" w:hAnsi="Trebuchet MS"/>
            <w:noProof/>
          </w:rPr>
          <w:delText>contributed</w:delText>
        </w:r>
      </w:del>
      <w:ins w:id="352" w:author="Author">
        <w:r w:rsidRPr="00126F3D">
          <w:rPr>
            <w:rFonts w:ascii="Trebuchet MS" w:hAnsi="Trebuchet MS"/>
            <w:noProof/>
          </w:rPr>
          <w:t>made</w:t>
        </w:r>
      </w:ins>
      <w:r w:rsidRPr="00126F3D">
        <w:rPr>
          <w:rFonts w:ascii="Trebuchet MS" w:hAnsi="Trebuchet MS"/>
          <w:noProof/>
        </w:rPr>
        <w:t xml:space="preserve"> to Jehovah amounted to </w:t>
      </w:r>
      <w:del w:id="353" w:author="Author">
        <w:r w:rsidRPr="00126F3D">
          <w:rPr>
            <w:rFonts w:ascii="Trebuchet MS" w:hAnsi="Trebuchet MS"/>
            <w:noProof/>
          </w:rPr>
          <w:delText>sixteen thousand seven hundred and fifty</w:delText>
        </w:r>
      </w:del>
      <w:ins w:id="354" w:author="Author">
        <w:r w:rsidRPr="00126F3D">
          <w:rPr>
            <w:rFonts w:ascii="Trebuchet MS" w:hAnsi="Trebuchet MS"/>
            <w:noProof/>
          </w:rPr>
          <w:t>16,750</w:t>
        </w:r>
      </w:ins>
      <w:r w:rsidRPr="00126F3D">
        <w:rPr>
          <w:rFonts w:ascii="Trebuchet MS" w:hAnsi="Trebuchet MS"/>
          <w:noProof/>
        </w:rPr>
        <w:t xml:space="preserve"> shekels,</w:t>
      </w:r>
      <w:ins w:id="355" w:author="Author">
        <w:r w:rsidRPr="00126F3D">
          <w:rPr>
            <w:rStyle w:val="FootnoteReference"/>
            <w:rFonts w:ascii="Trebuchet MS" w:hAnsi="Trebuchet MS"/>
            <w:noProof/>
          </w:rPr>
          <w:footnoteReference w:id="12"/>
        </w:r>
      </w:ins>
      <w:r w:rsidRPr="00126F3D">
        <w:rPr>
          <w:rFonts w:ascii="Trebuchet MS" w:hAnsi="Trebuchet MS"/>
          <w:noProof/>
        </w:rPr>
        <w:t xml:space="preserve"> from the chiefs of the thousands and the chiefs of the hundreds. </w:t>
      </w:r>
      <w:r w:rsidRPr="00126F3D">
        <w:rPr>
          <w:rFonts w:ascii="Trebuchet MS" w:hAnsi="Trebuchet MS"/>
          <w:b/>
          <w:noProof/>
        </w:rPr>
        <w:t xml:space="preserve">31:53 </w:t>
      </w:r>
      <w:r w:rsidRPr="00126F3D">
        <w:rPr>
          <w:rFonts w:ascii="Trebuchet MS" w:hAnsi="Trebuchet MS"/>
          <w:noProof/>
        </w:rPr>
        <w:t xml:space="preserve">The men of the army had </w:t>
      </w:r>
      <w:ins w:id="358" w:author="Author">
        <w:r w:rsidRPr="00126F3D">
          <w:rPr>
            <w:rFonts w:ascii="Trebuchet MS" w:hAnsi="Trebuchet MS"/>
            <w:noProof/>
          </w:rPr>
          <w:t xml:space="preserve">each </w:t>
        </w:r>
      </w:ins>
      <w:r w:rsidRPr="00126F3D">
        <w:rPr>
          <w:rFonts w:ascii="Trebuchet MS" w:hAnsi="Trebuchet MS"/>
          <w:noProof/>
        </w:rPr>
        <w:t xml:space="preserve">taken plunder </w:t>
      </w:r>
      <w:del w:id="359" w:author="Author">
        <w:r w:rsidRPr="00126F3D">
          <w:rPr>
            <w:rFonts w:ascii="Trebuchet MS" w:hAnsi="Trebuchet MS"/>
            <w:noProof/>
          </w:rPr>
          <w:delText xml:space="preserve">each </w:delText>
        </w:r>
      </w:del>
      <w:r w:rsidRPr="00126F3D">
        <w:rPr>
          <w:rFonts w:ascii="Trebuchet MS" w:hAnsi="Trebuchet MS"/>
          <w:noProof/>
        </w:rPr>
        <w:t xml:space="preserve">for himself. </w:t>
      </w:r>
      <w:r w:rsidRPr="00126F3D">
        <w:rPr>
          <w:rFonts w:ascii="Trebuchet MS" w:hAnsi="Trebuchet MS"/>
          <w:b/>
          <w:noProof/>
        </w:rPr>
        <w:t xml:space="preserve">31:54 </w:t>
      </w:r>
      <w:del w:id="360" w:author="Author">
        <w:r w:rsidRPr="00126F3D">
          <w:rPr>
            <w:rFonts w:ascii="Trebuchet MS" w:hAnsi="Trebuchet MS"/>
            <w:noProof/>
          </w:rPr>
          <w:delText xml:space="preserve">So </w:delText>
        </w:r>
      </w:del>
      <w:r w:rsidRPr="00126F3D">
        <w:rPr>
          <w:rFonts w:ascii="Trebuchet MS" w:hAnsi="Trebuchet MS"/>
          <w:noProof/>
        </w:rPr>
        <w:t xml:space="preserve">Moses and El·e·a′zar the priest accepted the gold from the chiefs of the thousands and of the hundreds and brought it into the tent of meeting as a </w:t>
      </w:r>
      <w:del w:id="361" w:author="Author">
        <w:r w:rsidRPr="00126F3D">
          <w:rPr>
            <w:rFonts w:ascii="Trebuchet MS" w:hAnsi="Trebuchet MS"/>
            <w:noProof/>
          </w:rPr>
          <w:delText>memorial</w:delText>
        </w:r>
      </w:del>
      <w:ins w:id="362" w:author="Author">
        <w:r w:rsidRPr="00126F3D">
          <w:rPr>
            <w:rFonts w:ascii="Trebuchet MS" w:hAnsi="Trebuchet MS"/>
            <w:noProof/>
          </w:rPr>
          <w:t>reminder</w:t>
        </w:r>
        <w:r w:rsidRPr="00126F3D">
          <w:rPr>
            <w:rStyle w:val="FootnoteReference"/>
            <w:rFonts w:ascii="Trebuchet MS" w:hAnsi="Trebuchet MS"/>
            <w:noProof/>
          </w:rPr>
          <w:footnoteReference w:id="13"/>
        </w:r>
      </w:ins>
      <w:r w:rsidRPr="00126F3D">
        <w:rPr>
          <w:rFonts w:ascii="Trebuchet MS" w:hAnsi="Trebuchet MS"/>
          <w:noProof/>
        </w:rPr>
        <w:t xml:space="preserve"> for the </w:t>
      </w:r>
      <w:del w:id="365" w:author="Author">
        <w:r w:rsidRPr="00126F3D">
          <w:rPr>
            <w:rFonts w:ascii="Trebuchet MS" w:hAnsi="Trebuchet MS"/>
            <w:noProof/>
          </w:rPr>
          <w:delText>sons</w:delText>
        </w:r>
      </w:del>
      <w:ins w:id="366" w:author="Author">
        <w:r w:rsidRPr="00126F3D">
          <w:rPr>
            <w:rFonts w:ascii="Trebuchet MS" w:hAnsi="Trebuchet MS"/>
            <w:noProof/>
          </w:rPr>
          <w:t>people</w:t>
        </w:r>
      </w:ins>
      <w:r w:rsidRPr="00126F3D">
        <w:rPr>
          <w:rFonts w:ascii="Trebuchet MS" w:hAnsi="Trebuchet MS"/>
          <w:noProof/>
        </w:rPr>
        <w:t xml:space="preserve"> of Israel before Jehovah.</w:t>
      </w:r>
    </w:p>
    <w:p w:rsidR="0005183C" w:rsidRPr="00126F3D" w:rsidRDefault="0005183C" w:rsidP="0005183C">
      <w:pPr>
        <w:rPr>
          <w:rFonts w:ascii="Trebuchet MS" w:hAnsi="Trebuchet MS"/>
          <w:b/>
        </w:rPr>
      </w:pPr>
    </w:p>
    <w:p w:rsidR="00762BCB" w:rsidRPr="0005183C" w:rsidRDefault="00762BCB" w:rsidP="0005183C"/>
    <w:sectPr w:rsidR="00762BCB" w:rsidRPr="0005183C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12A36" w:rsidRDefault="00112A36">
      <w:r>
        <w:separator/>
      </w:r>
    </w:p>
  </w:endnote>
  <w:endnote w:type="continuationSeparator" w:id="0">
    <w:p w:rsidR="00112A36" w:rsidRDefault="00112A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12A36" w:rsidRDefault="00112A36">
      <w:r>
        <w:separator/>
      </w:r>
    </w:p>
  </w:footnote>
  <w:footnote w:type="continuationSeparator" w:id="0">
    <w:p w:rsidR="00112A36" w:rsidRDefault="00112A36">
      <w:r>
        <w:continuationSeparator/>
      </w:r>
    </w:p>
  </w:footnote>
  <w:footnote w:id="1">
    <w:p w:rsidR="0005183C" w:rsidRPr="00126F3D" w:rsidRDefault="0005183C" w:rsidP="00126F3D">
      <w:pPr>
        <w:pStyle w:val="FootnoteText"/>
        <w:spacing w:after="96"/>
        <w:ind w:firstLine="288"/>
        <w:rPr>
          <w:ins w:id="7" w:author="Author"/>
        </w:rPr>
      </w:pPr>
      <w:ins w:id="8" w:author="Author">
        <w:r w:rsidRPr="00126F3D">
          <w:rPr>
            <w:rStyle w:val="FootnoteReference"/>
          </w:rPr>
          <w:footnoteRef/>
        </w:r>
        <w:r w:rsidRPr="00126F3D">
          <w:t xml:space="preserve"> </w:t>
        </w:r>
        <w:r w:rsidRPr="00126F3D">
          <w:rPr>
            <w:b/>
          </w:rPr>
          <w:t xml:space="preserve">31:2 </w:t>
        </w:r>
        <w:r w:rsidRPr="00126F3D">
          <w:t>This is a poetic expression for death.</w:t>
        </w:r>
      </w:ins>
    </w:p>
  </w:footnote>
  <w:footnote w:id="2">
    <w:p w:rsidR="0005183C" w:rsidRPr="00126F3D" w:rsidRDefault="0005183C" w:rsidP="00126F3D">
      <w:pPr>
        <w:pStyle w:val="FootnoteText"/>
        <w:spacing w:after="96"/>
        <w:ind w:firstLine="288"/>
        <w:rPr>
          <w:ins w:id="13" w:author="Author"/>
        </w:rPr>
      </w:pPr>
      <w:ins w:id="14" w:author="Author">
        <w:r w:rsidRPr="00126F3D">
          <w:rPr>
            <w:rStyle w:val="FootnoteReference"/>
          </w:rPr>
          <w:footnoteRef/>
        </w:r>
        <w:r w:rsidRPr="00126F3D">
          <w:t xml:space="preserve"> </w:t>
        </w:r>
        <w:r w:rsidRPr="00126F3D">
          <w:rPr>
            <w:b/>
          </w:rPr>
          <w:t xml:space="preserve">31:3 </w:t>
        </w:r>
        <w:r w:rsidRPr="00126F3D">
          <w:t>Or “for the army.”</w:t>
        </w:r>
      </w:ins>
    </w:p>
  </w:footnote>
  <w:footnote w:id="3">
    <w:p w:rsidR="0005183C" w:rsidRPr="00126F3D" w:rsidRDefault="0005183C" w:rsidP="00126F3D">
      <w:pPr>
        <w:pStyle w:val="FootnoteText"/>
        <w:spacing w:after="96"/>
        <w:ind w:firstLine="288"/>
        <w:rPr>
          <w:ins w:id="31" w:author="Author"/>
        </w:rPr>
      </w:pPr>
      <w:ins w:id="32" w:author="Author">
        <w:r w:rsidRPr="00126F3D">
          <w:rPr>
            <w:rStyle w:val="FootnoteReference"/>
          </w:rPr>
          <w:footnoteRef/>
        </w:r>
        <w:r w:rsidRPr="00126F3D">
          <w:t xml:space="preserve"> </w:t>
        </w:r>
        <w:r w:rsidRPr="00126F3D">
          <w:rPr>
            <w:b/>
          </w:rPr>
          <w:t xml:space="preserve">31:5 </w:t>
        </w:r>
        <w:r w:rsidRPr="00126F3D">
          <w:t>Or “for the army.”</w:t>
        </w:r>
      </w:ins>
    </w:p>
  </w:footnote>
  <w:footnote w:id="4">
    <w:p w:rsidR="0005183C" w:rsidRPr="00126F3D" w:rsidRDefault="0005183C" w:rsidP="00126F3D">
      <w:pPr>
        <w:pStyle w:val="FootnoteText"/>
        <w:spacing w:after="96"/>
        <w:ind w:firstLine="288"/>
        <w:rPr>
          <w:ins w:id="73" w:author="Author"/>
        </w:rPr>
      </w:pPr>
      <w:ins w:id="74" w:author="Author">
        <w:r w:rsidRPr="00126F3D">
          <w:rPr>
            <w:rStyle w:val="FootnoteReference"/>
          </w:rPr>
          <w:footnoteRef/>
        </w:r>
        <w:r w:rsidRPr="00126F3D">
          <w:t xml:space="preserve"> </w:t>
        </w:r>
        <w:r w:rsidRPr="00126F3D">
          <w:rPr>
            <w:b/>
          </w:rPr>
          <w:t xml:space="preserve">31:10 </w:t>
        </w:r>
        <w:r w:rsidRPr="00126F3D">
          <w:t>Or “walled camps.”</w:t>
        </w:r>
      </w:ins>
    </w:p>
  </w:footnote>
  <w:footnote w:id="5">
    <w:p w:rsidR="0005183C" w:rsidRPr="00126F3D" w:rsidRDefault="0005183C" w:rsidP="00126F3D">
      <w:pPr>
        <w:pStyle w:val="FootnoteText"/>
        <w:spacing w:after="96"/>
        <w:ind w:firstLine="288"/>
        <w:rPr>
          <w:ins w:id="125" w:author="Author"/>
        </w:rPr>
      </w:pPr>
      <w:ins w:id="126" w:author="Author">
        <w:r w:rsidRPr="00126F3D">
          <w:rPr>
            <w:rStyle w:val="FootnoteReference"/>
          </w:rPr>
          <w:footnoteRef/>
        </w:r>
        <w:r w:rsidRPr="00126F3D">
          <w:t xml:space="preserve"> </w:t>
        </w:r>
        <w:r w:rsidRPr="00126F3D">
          <w:rPr>
            <w:b/>
          </w:rPr>
          <w:t xml:space="preserve">31:19 </w:t>
        </w:r>
        <w:r w:rsidRPr="00126F3D">
          <w:t>Or “a soul.”</w:t>
        </w:r>
      </w:ins>
    </w:p>
  </w:footnote>
  <w:footnote w:id="6">
    <w:p w:rsidR="0005183C" w:rsidRPr="00126F3D" w:rsidRDefault="0005183C" w:rsidP="00126F3D">
      <w:pPr>
        <w:pStyle w:val="FootnoteText"/>
        <w:spacing w:after="96"/>
        <w:ind w:firstLine="288"/>
        <w:rPr>
          <w:ins w:id="202" w:author="Author"/>
        </w:rPr>
      </w:pPr>
      <w:ins w:id="203" w:author="Author">
        <w:r w:rsidRPr="00126F3D">
          <w:rPr>
            <w:rStyle w:val="FootnoteReference"/>
          </w:rPr>
          <w:footnoteRef/>
        </w:r>
        <w:r w:rsidRPr="00126F3D">
          <w:t xml:space="preserve"> </w:t>
        </w:r>
        <w:r w:rsidRPr="00126F3D">
          <w:rPr>
            <w:b/>
          </w:rPr>
          <w:t xml:space="preserve">31:28 </w:t>
        </w:r>
        <w:r w:rsidRPr="00126F3D">
          <w:t>See Glossary.</w:t>
        </w:r>
      </w:ins>
    </w:p>
  </w:footnote>
  <w:footnote w:id="7">
    <w:p w:rsidR="0005183C" w:rsidRPr="00126F3D" w:rsidRDefault="0005183C" w:rsidP="00126F3D">
      <w:pPr>
        <w:pStyle w:val="FootnoteText"/>
        <w:spacing w:after="96"/>
        <w:ind w:firstLine="288"/>
        <w:rPr>
          <w:ins w:id="252" w:author="Author"/>
        </w:rPr>
      </w:pPr>
      <w:ins w:id="253" w:author="Author">
        <w:r w:rsidRPr="00126F3D">
          <w:rPr>
            <w:rStyle w:val="FootnoteReference"/>
          </w:rPr>
          <w:footnoteRef/>
        </w:r>
        <w:r w:rsidRPr="00126F3D">
          <w:t xml:space="preserve"> </w:t>
        </w:r>
        <w:r w:rsidRPr="00126F3D">
          <w:rPr>
            <w:b/>
          </w:rPr>
          <w:t xml:space="preserve">31:35 </w:t>
        </w:r>
        <w:r w:rsidRPr="00126F3D">
          <w:t>Or “souls.”</w:t>
        </w:r>
      </w:ins>
    </w:p>
  </w:footnote>
  <w:footnote w:id="8">
    <w:p w:rsidR="0005183C" w:rsidRPr="00126F3D" w:rsidRDefault="0005183C" w:rsidP="00126F3D">
      <w:pPr>
        <w:pStyle w:val="FootnoteText"/>
        <w:spacing w:after="96"/>
        <w:ind w:firstLine="288"/>
        <w:rPr>
          <w:ins w:id="281" w:author="Author"/>
        </w:rPr>
      </w:pPr>
      <w:ins w:id="282" w:author="Author">
        <w:r w:rsidRPr="00126F3D">
          <w:rPr>
            <w:rStyle w:val="FootnoteReference"/>
          </w:rPr>
          <w:footnoteRef/>
        </w:r>
        <w:r w:rsidRPr="00126F3D">
          <w:t xml:space="preserve"> </w:t>
        </w:r>
        <w:r w:rsidRPr="00126F3D">
          <w:rPr>
            <w:b/>
          </w:rPr>
          <w:t xml:space="preserve">31:40 </w:t>
        </w:r>
        <w:r w:rsidRPr="00126F3D">
          <w:t>Or “human souls.”</w:t>
        </w:r>
      </w:ins>
    </w:p>
  </w:footnote>
  <w:footnote w:id="9">
    <w:p w:rsidR="0005183C" w:rsidRPr="00126F3D" w:rsidRDefault="0005183C" w:rsidP="00126F3D">
      <w:pPr>
        <w:pStyle w:val="FootnoteText"/>
        <w:spacing w:after="96"/>
        <w:ind w:firstLine="288"/>
        <w:rPr>
          <w:ins w:id="285" w:author="Author"/>
        </w:rPr>
      </w:pPr>
      <w:ins w:id="286" w:author="Author">
        <w:r w:rsidRPr="00126F3D">
          <w:rPr>
            <w:rStyle w:val="FootnoteReference"/>
          </w:rPr>
          <w:footnoteRef/>
        </w:r>
        <w:r w:rsidRPr="00126F3D">
          <w:t xml:space="preserve"> </w:t>
        </w:r>
        <w:r w:rsidRPr="00126F3D">
          <w:rPr>
            <w:b/>
          </w:rPr>
          <w:t xml:space="preserve">31:40 </w:t>
        </w:r>
        <w:r w:rsidRPr="00126F3D">
          <w:t>Or “souls.”</w:t>
        </w:r>
      </w:ins>
    </w:p>
  </w:footnote>
  <w:footnote w:id="10">
    <w:p w:rsidR="0005183C" w:rsidRPr="00126F3D" w:rsidRDefault="0005183C" w:rsidP="00126F3D">
      <w:pPr>
        <w:pStyle w:val="FootnoteText"/>
        <w:spacing w:after="96"/>
        <w:ind w:firstLine="288"/>
        <w:rPr>
          <w:ins w:id="310" w:author="Author"/>
        </w:rPr>
      </w:pPr>
      <w:ins w:id="311" w:author="Author">
        <w:r w:rsidRPr="00126F3D">
          <w:rPr>
            <w:rStyle w:val="FootnoteReference"/>
          </w:rPr>
          <w:footnoteRef/>
        </w:r>
        <w:r w:rsidRPr="00126F3D">
          <w:t xml:space="preserve"> </w:t>
        </w:r>
        <w:r w:rsidRPr="00126F3D">
          <w:rPr>
            <w:b/>
          </w:rPr>
          <w:t xml:space="preserve">31:46 </w:t>
        </w:r>
        <w:r w:rsidRPr="00126F3D">
          <w:t>Or “the human souls.”</w:t>
        </w:r>
      </w:ins>
    </w:p>
  </w:footnote>
  <w:footnote w:id="11">
    <w:p w:rsidR="0005183C" w:rsidRPr="00126F3D" w:rsidRDefault="0005183C" w:rsidP="00126F3D">
      <w:pPr>
        <w:pStyle w:val="FootnoteText"/>
        <w:spacing w:after="96"/>
        <w:ind w:firstLine="288"/>
        <w:rPr>
          <w:ins w:id="345" w:author="Author"/>
        </w:rPr>
      </w:pPr>
      <w:ins w:id="346" w:author="Author">
        <w:r w:rsidRPr="00126F3D">
          <w:rPr>
            <w:rStyle w:val="FootnoteReference"/>
          </w:rPr>
          <w:footnoteRef/>
        </w:r>
        <w:r w:rsidRPr="00126F3D">
          <w:t xml:space="preserve"> </w:t>
        </w:r>
        <w:r w:rsidRPr="00126F3D">
          <w:rPr>
            <w:b/>
          </w:rPr>
          <w:t xml:space="preserve">31:50 </w:t>
        </w:r>
        <w:r w:rsidRPr="00126F3D">
          <w:t>Or “our souls.”</w:t>
        </w:r>
      </w:ins>
    </w:p>
  </w:footnote>
  <w:footnote w:id="12">
    <w:p w:rsidR="0005183C" w:rsidRPr="00126F3D" w:rsidRDefault="0005183C" w:rsidP="00126F3D">
      <w:pPr>
        <w:pStyle w:val="FootnoteText"/>
        <w:spacing w:after="96"/>
        <w:ind w:firstLine="288"/>
        <w:rPr>
          <w:ins w:id="356" w:author="Author"/>
        </w:rPr>
      </w:pPr>
      <w:ins w:id="357" w:author="Author">
        <w:r w:rsidRPr="00126F3D">
          <w:rPr>
            <w:rStyle w:val="FootnoteReference"/>
          </w:rPr>
          <w:footnoteRef/>
        </w:r>
        <w:r w:rsidRPr="00126F3D">
          <w:t xml:space="preserve"> </w:t>
        </w:r>
        <w:r w:rsidRPr="00126F3D">
          <w:rPr>
            <w:b/>
          </w:rPr>
          <w:t xml:space="preserve">31:52 </w:t>
        </w:r>
        <w:r w:rsidRPr="00126F3D">
          <w:t>A shekel equaled 11.4 g (0.367 oz t). See App. B14.</w:t>
        </w:r>
      </w:ins>
    </w:p>
  </w:footnote>
  <w:footnote w:id="13">
    <w:p w:rsidR="0005183C" w:rsidRPr="00126F3D" w:rsidRDefault="0005183C" w:rsidP="00126F3D">
      <w:pPr>
        <w:pStyle w:val="FootnoteText"/>
        <w:spacing w:after="96"/>
        <w:ind w:firstLine="288"/>
        <w:rPr>
          <w:ins w:id="363" w:author="Author"/>
        </w:rPr>
      </w:pPr>
      <w:ins w:id="364" w:author="Author">
        <w:r w:rsidRPr="00126F3D">
          <w:rPr>
            <w:rStyle w:val="FootnoteReference"/>
          </w:rPr>
          <w:footnoteRef/>
        </w:r>
        <w:r w:rsidRPr="00126F3D">
          <w:t xml:space="preserve"> </w:t>
        </w:r>
        <w:r w:rsidRPr="00126F3D">
          <w:rPr>
            <w:b/>
          </w:rPr>
          <w:t xml:space="preserve">31:54 </w:t>
        </w:r>
        <w:r w:rsidRPr="00126F3D">
          <w:t>Or “memorial.”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80586E">
        <w:t>Numbers Chapter 31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80586E">
      <w:t>04-Numbers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80586E">
      <w:rPr>
        <w:noProof/>
        <w:snapToGrid w:val="0"/>
      </w:rPr>
      <w:t>Numbers 31.Revised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80586E">
        <w:t>Numbers Chapter 31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80586E">
      <w:t>04-Numbers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80586E">
      <w:rPr>
        <w:noProof/>
        <w:snapToGrid w:val="0"/>
      </w:rPr>
      <w:t>Numbers 31.Revised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80586E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80586E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80586E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80586E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A36"/>
    <w:rsid w:val="0005183C"/>
    <w:rsid w:val="00112A36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D65DB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0586E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30C4C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626E8EC0-A62C-4CF7-B7B8-29EC437BE191}"/>
  <w:attachedTemplate r:id="Rdd887c086b5d4f7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5183C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5183C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05183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dd887c086b5d4f7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1576</ap:Words>
  <ap:Characters>7235</ap:Characters>
  <ap:Application>Microsoft Office Word</ap:Application>
  <ap:DocSecurity>0</ap:DocSecurity>
  <ap:Lines>118</ap:Lines>
  <ap:Paragraphs>16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8795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31</dc:title>
  <dc:subject/>
  <dc:creator>Ruth Farrugia</dc:creator>
  <cp:keywords/>
  <dc:description/>
  <cp:lastModifiedBy>Farrugia, Ruth</cp:lastModifiedBy>
  <cp:revision>3</cp:revision>
  <dcterms:created xsi:type="dcterms:W3CDTF">2021-01-19T10:42:00Z</dcterms:created>
  <dcterms:modified xsi:type="dcterms:W3CDTF">2021-01-19T10:42:00Z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31.docx</vt:lpwstr>
  </property>
  <property fmtid="{D5CDD505-2E9C-101B-9397-08002B2CF9AE}" pid="9" name="_TranslationDocumentId">
    <vt:i4>19478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4031</vt:i4>
  </property>
  <property fmtid="{D5CDD505-2E9C-101B-9397-08002B2CF9AE}" pid="15" name="_PublicationDate">
    <vt:filetime>1899-12-29T23:00:00Z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31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