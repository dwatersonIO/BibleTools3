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3074" w:rsidRPr="00B101F9" w:rsidRDefault="007E3074" w:rsidP="007E3074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B101F9">
        <w:rPr>
          <w:rFonts w:ascii="Trebuchet MS" w:hAnsi="Trebuchet MS"/>
          <w:b/>
          <w:sz w:val="24"/>
        </w:rPr>
        <w:t xml:space="preserve">20:1 </w:t>
      </w:r>
      <w:del w:id="1" w:author="Author">
        <w:r w:rsidRPr="00B101F9">
          <w:rPr>
            <w:rFonts w:ascii="Trebuchet MS" w:hAnsi="Trebuchet MS"/>
            <w:noProof/>
            <w:sz w:val="24"/>
          </w:rPr>
          <w:delText>And</w:delText>
        </w:r>
      </w:del>
      <w:ins w:id="2" w:author="Author">
        <w:r w:rsidRPr="00B101F9">
          <w:rPr>
            <w:rFonts w:ascii="Trebuchet MS" w:hAnsi="Trebuchet MS"/>
            <w:noProof/>
            <w:sz w:val="24"/>
          </w:rPr>
          <w:t>In</w:t>
        </w:r>
      </w:ins>
      <w:r w:rsidRPr="00B101F9">
        <w:rPr>
          <w:rFonts w:ascii="Trebuchet MS" w:hAnsi="Trebuchet MS"/>
          <w:noProof/>
          <w:sz w:val="24"/>
        </w:rPr>
        <w:t xml:space="preserve"> the </w:t>
      </w:r>
      <w:del w:id="3" w:author="Author">
        <w:r w:rsidRPr="00B101F9">
          <w:rPr>
            <w:rFonts w:ascii="Trebuchet MS" w:hAnsi="Trebuchet MS"/>
            <w:noProof/>
            <w:sz w:val="24"/>
          </w:rPr>
          <w:delText>sons of Israel</w:delText>
        </w:r>
      </w:del>
      <w:ins w:id="4" w:author="Author">
        <w:r w:rsidRPr="00B101F9">
          <w:rPr>
            <w:rFonts w:ascii="Trebuchet MS" w:hAnsi="Trebuchet MS"/>
            <w:noProof/>
            <w:sz w:val="24"/>
          </w:rPr>
          <w:t>first month</w:t>
        </w:r>
      </w:ins>
      <w:r w:rsidRPr="00B101F9">
        <w:rPr>
          <w:rFonts w:ascii="Trebuchet MS" w:hAnsi="Trebuchet MS"/>
          <w:noProof/>
          <w:sz w:val="24"/>
        </w:rPr>
        <w:t>, the entire assembly</w:t>
      </w:r>
      <w:del w:id="5" w:author="Author">
        <w:r w:rsidRPr="00B101F9">
          <w:rPr>
            <w:rFonts w:ascii="Trebuchet MS" w:hAnsi="Trebuchet MS"/>
            <w:noProof/>
            <w:sz w:val="24"/>
          </w:rPr>
          <w:delText>, proceeded to come</w:delText>
        </w:r>
      </w:del>
      <w:ins w:id="6" w:author="Author">
        <w:r w:rsidRPr="00B101F9">
          <w:rPr>
            <w:rFonts w:ascii="Trebuchet MS" w:hAnsi="Trebuchet MS"/>
            <w:noProof/>
            <w:sz w:val="24"/>
          </w:rPr>
          <w:t xml:space="preserve"> of the Israelites came</w:t>
        </w:r>
      </w:ins>
      <w:r w:rsidRPr="00B101F9">
        <w:rPr>
          <w:rFonts w:ascii="Trebuchet MS" w:hAnsi="Trebuchet MS"/>
          <w:noProof/>
          <w:sz w:val="24"/>
        </w:rPr>
        <w:t xml:space="preserve"> into the wilderness of Zin</w:t>
      </w:r>
      <w:del w:id="7" w:author="Author">
        <w:r w:rsidRPr="00B101F9">
          <w:rPr>
            <w:rFonts w:ascii="Trebuchet MS" w:hAnsi="Trebuchet MS"/>
            <w:noProof/>
            <w:sz w:val="24"/>
          </w:rPr>
          <w:delText xml:space="preserve"> in the first month</w:delText>
        </w:r>
      </w:del>
      <w:r w:rsidRPr="00B101F9">
        <w:rPr>
          <w:rFonts w:ascii="Trebuchet MS" w:hAnsi="Trebuchet MS"/>
          <w:noProof/>
          <w:sz w:val="24"/>
        </w:rPr>
        <w:t>,</w:t>
      </w:r>
      <w:del w:id="8" w:author="Author">
        <w:r w:rsidRPr="00B101F9">
          <w:rPr>
            <w:rFonts w:ascii="Trebuchet MS" w:hAnsi="Trebuchet MS"/>
            <w:noProof/>
            <w:sz w:val="24"/>
          </w:rPr>
          <w:delText xml:space="preserve"> </w:delText>
        </w:r>
      </w:del>
      <w:ins w:id="9" w:author="Author">
        <w:r w:rsidRPr="00B101F9">
          <w:rPr>
            <w:rFonts w:ascii="Trebuchet MS" w:hAnsi="Trebuchet MS"/>
            <w:noProof/>
            <w:sz w:val="24"/>
          </w:rPr>
          <w:t xml:space="preserve"> </w:t>
        </w:r>
      </w:ins>
      <w:r w:rsidRPr="00B101F9">
        <w:rPr>
          <w:rFonts w:ascii="Trebuchet MS" w:hAnsi="Trebuchet MS"/>
          <w:noProof/>
          <w:sz w:val="24"/>
        </w:rPr>
        <w:t xml:space="preserve">and the people </w:t>
      </w:r>
      <w:del w:id="10" w:author="Author">
        <w:r w:rsidRPr="00B101F9">
          <w:rPr>
            <w:rFonts w:ascii="Trebuchet MS" w:hAnsi="Trebuchet MS"/>
            <w:noProof/>
            <w:sz w:val="24"/>
          </w:rPr>
          <w:delText>took up</w:delText>
        </w:r>
      </w:del>
      <w:ins w:id="11" w:author="Author">
        <w:r w:rsidRPr="00B101F9">
          <w:rPr>
            <w:rFonts w:ascii="Trebuchet MS" w:hAnsi="Trebuchet MS"/>
            <w:noProof/>
            <w:sz w:val="24"/>
          </w:rPr>
          <w:t>began</w:t>
        </w:r>
      </w:ins>
      <w:r w:rsidRPr="00B101F9">
        <w:rPr>
          <w:rFonts w:ascii="Trebuchet MS" w:hAnsi="Trebuchet MS"/>
          <w:noProof/>
          <w:sz w:val="24"/>
        </w:rPr>
        <w:t xml:space="preserve"> dwelling in Ka′desh. It was there that Mir′i·am died and </w:t>
      </w:r>
      <w:del w:id="12" w:author="Author">
        <w:r w:rsidRPr="00B101F9">
          <w:rPr>
            <w:rFonts w:ascii="Trebuchet MS" w:hAnsi="Trebuchet MS"/>
            <w:noProof/>
            <w:sz w:val="24"/>
          </w:rPr>
          <w:delText xml:space="preserve">there that she </w:delText>
        </w:r>
      </w:del>
      <w:r w:rsidRPr="00B101F9">
        <w:rPr>
          <w:rFonts w:ascii="Trebuchet MS" w:hAnsi="Trebuchet MS"/>
          <w:noProof/>
          <w:sz w:val="24"/>
        </w:rPr>
        <w:t>was buried.</w:t>
      </w:r>
    </w:p>
    <w:p w:rsidR="007E3074" w:rsidRPr="00B101F9" w:rsidRDefault="007E3074" w:rsidP="007E3074">
      <w:pPr>
        <w:rPr>
          <w:rFonts w:ascii="Trebuchet MS" w:hAnsi="Trebuchet MS"/>
          <w:noProof/>
          <w:sz w:val="24"/>
        </w:rPr>
      </w:pPr>
      <w:r w:rsidRPr="00B101F9">
        <w:rPr>
          <w:rFonts w:ascii="Trebuchet MS" w:hAnsi="Trebuchet MS"/>
          <w:b/>
          <w:sz w:val="24"/>
        </w:rPr>
        <w:t xml:space="preserve">20:2 </w:t>
      </w:r>
      <w:r w:rsidRPr="00B101F9">
        <w:rPr>
          <w:rFonts w:ascii="Trebuchet MS" w:hAnsi="Trebuchet MS"/>
          <w:noProof/>
          <w:sz w:val="24"/>
        </w:rPr>
        <w:t xml:space="preserve">Now there </w:t>
      </w:r>
      <w:del w:id="13" w:author="Author">
        <w:r w:rsidRPr="00B101F9">
          <w:rPr>
            <w:rFonts w:ascii="Trebuchet MS" w:hAnsi="Trebuchet MS"/>
            <w:noProof/>
            <w:sz w:val="24"/>
          </w:rPr>
          <w:delText>proved to be</w:delText>
        </w:r>
      </w:del>
      <w:ins w:id="14" w:author="Author">
        <w:r w:rsidRPr="00B101F9">
          <w:rPr>
            <w:rFonts w:ascii="Trebuchet MS" w:hAnsi="Trebuchet MS"/>
            <w:noProof/>
            <w:sz w:val="24"/>
          </w:rPr>
          <w:t>was</w:t>
        </w:r>
      </w:ins>
      <w:r w:rsidRPr="00B101F9">
        <w:rPr>
          <w:rFonts w:ascii="Trebuchet MS" w:hAnsi="Trebuchet MS"/>
          <w:noProof/>
          <w:sz w:val="24"/>
        </w:rPr>
        <w:t xml:space="preserve"> no water for the assembly, and they </w:t>
      </w:r>
      <w:del w:id="15" w:author="Author">
        <w:r w:rsidRPr="00B101F9">
          <w:rPr>
            <w:rFonts w:ascii="Trebuchet MS" w:hAnsi="Trebuchet MS"/>
            <w:noProof/>
            <w:sz w:val="24"/>
          </w:rPr>
          <w:delText>began to congregate themselves</w:delText>
        </w:r>
      </w:del>
      <w:ins w:id="16" w:author="Author">
        <w:r w:rsidRPr="00B101F9">
          <w:rPr>
            <w:rFonts w:ascii="Trebuchet MS" w:hAnsi="Trebuchet MS"/>
            <w:noProof/>
            <w:sz w:val="24"/>
          </w:rPr>
          <w:t>gathered together</w:t>
        </w:r>
      </w:ins>
      <w:r w:rsidRPr="00B101F9">
        <w:rPr>
          <w:rFonts w:ascii="Trebuchet MS" w:hAnsi="Trebuchet MS"/>
          <w:noProof/>
          <w:sz w:val="24"/>
        </w:rPr>
        <w:t xml:space="preserve"> against Moses and Aaron. </w:t>
      </w:r>
      <w:r w:rsidRPr="00B101F9">
        <w:rPr>
          <w:rFonts w:ascii="Trebuchet MS" w:hAnsi="Trebuchet MS"/>
          <w:b/>
          <w:noProof/>
          <w:sz w:val="24"/>
        </w:rPr>
        <w:t xml:space="preserve">20:3 </w:t>
      </w:r>
      <w:del w:id="17" w:author="Author">
        <w:r w:rsidRPr="00B101F9">
          <w:rPr>
            <w:rFonts w:ascii="Trebuchet MS" w:hAnsi="Trebuchet MS"/>
            <w:noProof/>
            <w:sz w:val="24"/>
          </w:rPr>
          <w:delText>And the</w:delText>
        </w:r>
      </w:del>
      <w:ins w:id="18" w:author="Author">
        <w:r w:rsidRPr="00B101F9">
          <w:rPr>
            <w:rFonts w:ascii="Trebuchet MS" w:hAnsi="Trebuchet MS"/>
            <w:noProof/>
            <w:sz w:val="24"/>
          </w:rPr>
          <w:t>The</w:t>
        </w:r>
      </w:ins>
      <w:r w:rsidRPr="00B101F9">
        <w:rPr>
          <w:rFonts w:ascii="Trebuchet MS" w:hAnsi="Trebuchet MS"/>
          <w:noProof/>
          <w:sz w:val="24"/>
        </w:rPr>
        <w:t xml:space="preserve"> people </w:t>
      </w:r>
      <w:del w:id="19" w:author="Author">
        <w:r w:rsidRPr="00B101F9">
          <w:rPr>
            <w:rFonts w:ascii="Trebuchet MS" w:hAnsi="Trebuchet MS"/>
            <w:noProof/>
            <w:sz w:val="24"/>
          </w:rPr>
          <w:delText>went</w:delText>
        </w:r>
      </w:del>
      <w:ins w:id="20" w:author="Author">
        <w:r w:rsidRPr="00B101F9">
          <w:rPr>
            <w:rFonts w:ascii="Trebuchet MS" w:hAnsi="Trebuchet MS"/>
            <w:noProof/>
            <w:sz w:val="24"/>
          </w:rPr>
          <w:t>were</w:t>
        </w:r>
      </w:ins>
      <w:r w:rsidRPr="00B101F9">
        <w:rPr>
          <w:rFonts w:ascii="Trebuchet MS" w:hAnsi="Trebuchet MS"/>
          <w:noProof/>
          <w:sz w:val="24"/>
        </w:rPr>
        <w:t xml:space="preserve"> quarreling with Moses</w:t>
      </w:r>
      <w:del w:id="21" w:author="Author">
        <w:r w:rsidRPr="00B101F9">
          <w:rPr>
            <w:rFonts w:ascii="Trebuchet MS" w:hAnsi="Trebuchet MS"/>
            <w:noProof/>
            <w:sz w:val="24"/>
          </w:rPr>
          <w:delText xml:space="preserve"> and</w:delText>
        </w:r>
      </w:del>
      <w:ins w:id="22" w:author="Author">
        <w:r w:rsidRPr="00B101F9">
          <w:rPr>
            <w:rFonts w:ascii="Trebuchet MS" w:hAnsi="Trebuchet MS"/>
            <w:noProof/>
            <w:sz w:val="24"/>
          </w:rPr>
          <w:t>,</w:t>
        </w:r>
      </w:ins>
      <w:r w:rsidRPr="00B101F9">
        <w:rPr>
          <w:rFonts w:ascii="Trebuchet MS" w:hAnsi="Trebuchet MS"/>
          <w:noProof/>
          <w:sz w:val="24"/>
        </w:rPr>
        <w:t xml:space="preserve"> saying: “If only we had </w:t>
      </w:r>
      <w:del w:id="23" w:author="Author">
        <w:r w:rsidRPr="00B101F9">
          <w:rPr>
            <w:rFonts w:ascii="Trebuchet MS" w:hAnsi="Trebuchet MS"/>
            <w:noProof/>
            <w:sz w:val="24"/>
          </w:rPr>
          <w:delText>expired</w:delText>
        </w:r>
      </w:del>
      <w:ins w:id="24" w:author="Author">
        <w:r w:rsidRPr="00B101F9">
          <w:rPr>
            <w:rFonts w:ascii="Trebuchet MS" w:hAnsi="Trebuchet MS"/>
            <w:noProof/>
            <w:sz w:val="24"/>
          </w:rPr>
          <w:t>died</w:t>
        </w:r>
      </w:ins>
      <w:r w:rsidRPr="00B101F9">
        <w:rPr>
          <w:rFonts w:ascii="Trebuchet MS" w:hAnsi="Trebuchet MS"/>
          <w:noProof/>
          <w:sz w:val="24"/>
        </w:rPr>
        <w:t xml:space="preserve"> when our brothers </w:t>
      </w:r>
      <w:del w:id="25" w:author="Author">
        <w:r w:rsidRPr="00B101F9">
          <w:rPr>
            <w:rFonts w:ascii="Trebuchet MS" w:hAnsi="Trebuchet MS"/>
            <w:noProof/>
            <w:sz w:val="24"/>
          </w:rPr>
          <w:delText>expired</w:delText>
        </w:r>
      </w:del>
      <w:ins w:id="26" w:author="Author">
        <w:r w:rsidRPr="00B101F9">
          <w:rPr>
            <w:rFonts w:ascii="Trebuchet MS" w:hAnsi="Trebuchet MS"/>
            <w:noProof/>
            <w:sz w:val="24"/>
          </w:rPr>
          <w:t>died</w:t>
        </w:r>
      </w:ins>
      <w:r w:rsidRPr="00B101F9">
        <w:rPr>
          <w:rFonts w:ascii="Trebuchet MS" w:hAnsi="Trebuchet MS"/>
          <w:noProof/>
          <w:sz w:val="24"/>
        </w:rPr>
        <w:t xml:space="preserve"> before Jehovah! </w:t>
      </w:r>
      <w:r w:rsidRPr="00B101F9">
        <w:rPr>
          <w:rFonts w:ascii="Trebuchet MS" w:hAnsi="Trebuchet MS"/>
          <w:b/>
          <w:noProof/>
          <w:sz w:val="24"/>
        </w:rPr>
        <w:t xml:space="preserve">20:4 </w:t>
      </w:r>
      <w:del w:id="27" w:author="Author">
        <w:r w:rsidRPr="00B101F9">
          <w:rPr>
            <w:rFonts w:ascii="Trebuchet MS" w:hAnsi="Trebuchet MS"/>
            <w:noProof/>
            <w:sz w:val="24"/>
          </w:rPr>
          <w:delText>And why</w:delText>
        </w:r>
      </w:del>
      <w:ins w:id="28" w:author="Author">
        <w:r w:rsidRPr="00B101F9">
          <w:rPr>
            <w:rFonts w:ascii="Trebuchet MS" w:hAnsi="Trebuchet MS"/>
            <w:noProof/>
            <w:sz w:val="24"/>
          </w:rPr>
          <w:t>Why</w:t>
        </w:r>
      </w:ins>
      <w:r w:rsidRPr="00B101F9">
        <w:rPr>
          <w:rFonts w:ascii="Trebuchet MS" w:hAnsi="Trebuchet MS"/>
          <w:noProof/>
          <w:sz w:val="24"/>
        </w:rPr>
        <w:t xml:space="preserve"> have </w:t>
      </w:r>
      <w:del w:id="29" w:author="Author">
        <w:r w:rsidRPr="00B101F9">
          <w:rPr>
            <w:rFonts w:ascii="Trebuchet MS" w:hAnsi="Trebuchet MS"/>
            <w:noProof/>
            <w:sz w:val="24"/>
            <w:u w:val="dotted"/>
          </w:rPr>
          <w:delText>YOU</w:delText>
        </w:r>
        <w:r w:rsidRPr="00B101F9">
          <w:rPr>
            <w:rFonts w:ascii="Trebuchet MS" w:hAnsi="Trebuchet MS"/>
            <w:noProof/>
            <w:sz w:val="24"/>
          </w:rPr>
          <w:delText xml:space="preserve"> men</w:delText>
        </w:r>
      </w:del>
      <w:ins w:id="30" w:author="Author">
        <w:r w:rsidRPr="00B101F9">
          <w:rPr>
            <w:rFonts w:ascii="Trebuchet MS" w:hAnsi="Trebuchet MS"/>
            <w:noProof/>
            <w:sz w:val="24"/>
          </w:rPr>
          <w:t>you</w:t>
        </w:r>
      </w:ins>
      <w:r w:rsidRPr="00B101F9">
        <w:rPr>
          <w:rFonts w:ascii="Trebuchet MS" w:hAnsi="Trebuchet MS"/>
          <w:noProof/>
          <w:sz w:val="24"/>
        </w:rPr>
        <w:t xml:space="preserve"> brought Jehovah’s congregation into this wilderness for us and our </w:t>
      </w:r>
      <w:del w:id="31" w:author="Author">
        <w:r w:rsidRPr="00B101F9">
          <w:rPr>
            <w:rFonts w:ascii="Trebuchet MS" w:hAnsi="Trebuchet MS"/>
            <w:noProof/>
            <w:sz w:val="24"/>
          </w:rPr>
          <w:delText>beasts of burden</w:delText>
        </w:r>
      </w:del>
      <w:ins w:id="32" w:author="Author">
        <w:r w:rsidRPr="00B101F9">
          <w:rPr>
            <w:rFonts w:ascii="Trebuchet MS" w:hAnsi="Trebuchet MS"/>
            <w:noProof/>
            <w:sz w:val="24"/>
          </w:rPr>
          <w:t>livestock</w:t>
        </w:r>
      </w:ins>
      <w:r w:rsidRPr="00B101F9">
        <w:rPr>
          <w:rFonts w:ascii="Trebuchet MS" w:hAnsi="Trebuchet MS"/>
          <w:noProof/>
          <w:sz w:val="24"/>
        </w:rPr>
        <w:t xml:space="preserve"> to die </w:t>
      </w:r>
      <w:del w:id="33" w:author="Author">
        <w:r w:rsidRPr="00B101F9">
          <w:rPr>
            <w:rFonts w:ascii="Trebuchet MS" w:hAnsi="Trebuchet MS"/>
            <w:noProof/>
            <w:sz w:val="24"/>
          </w:rPr>
          <w:delText>there</w:delText>
        </w:r>
      </w:del>
      <w:ins w:id="34" w:author="Author">
        <w:r w:rsidRPr="00B101F9">
          <w:rPr>
            <w:rFonts w:ascii="Trebuchet MS" w:hAnsi="Trebuchet MS"/>
            <w:noProof/>
            <w:sz w:val="24"/>
          </w:rPr>
          <w:t>here</w:t>
        </w:r>
      </w:ins>
      <w:r w:rsidRPr="00B101F9">
        <w:rPr>
          <w:rFonts w:ascii="Trebuchet MS" w:hAnsi="Trebuchet MS"/>
          <w:noProof/>
          <w:sz w:val="24"/>
        </w:rPr>
        <w:t xml:space="preserve">? </w:t>
      </w:r>
      <w:r w:rsidRPr="00B101F9">
        <w:rPr>
          <w:rFonts w:ascii="Trebuchet MS" w:hAnsi="Trebuchet MS"/>
          <w:b/>
          <w:noProof/>
          <w:sz w:val="24"/>
        </w:rPr>
        <w:t xml:space="preserve">20:5 </w:t>
      </w:r>
      <w:r w:rsidRPr="00B101F9">
        <w:rPr>
          <w:rFonts w:ascii="Trebuchet MS" w:hAnsi="Trebuchet MS"/>
          <w:noProof/>
          <w:sz w:val="24"/>
        </w:rPr>
        <w:t xml:space="preserve">And why have </w:t>
      </w:r>
      <w:del w:id="35" w:author="Author">
        <w:r w:rsidRPr="00B101F9">
          <w:rPr>
            <w:rFonts w:ascii="Trebuchet MS" w:hAnsi="Trebuchet MS"/>
            <w:noProof/>
            <w:sz w:val="24"/>
            <w:u w:val="dotted"/>
          </w:rPr>
          <w:delText>YOU</w:delText>
        </w:r>
        <w:r w:rsidRPr="00B101F9">
          <w:rPr>
            <w:rFonts w:ascii="Trebuchet MS" w:hAnsi="Trebuchet MS"/>
            <w:noProof/>
            <w:sz w:val="24"/>
          </w:rPr>
          <w:delText xml:space="preserve"> conducted</w:delText>
        </w:r>
      </w:del>
      <w:ins w:id="36" w:author="Author">
        <w:r w:rsidRPr="00B101F9">
          <w:rPr>
            <w:rFonts w:ascii="Trebuchet MS" w:hAnsi="Trebuchet MS"/>
            <w:noProof/>
            <w:sz w:val="24"/>
          </w:rPr>
          <w:t>you led</w:t>
        </w:r>
      </w:ins>
      <w:r w:rsidRPr="00B101F9">
        <w:rPr>
          <w:rFonts w:ascii="Trebuchet MS" w:hAnsi="Trebuchet MS"/>
          <w:noProof/>
          <w:sz w:val="24"/>
        </w:rPr>
        <w:t xml:space="preserve"> us up out of Egypt to bring us into this evil place? It is no place </w:t>
      </w:r>
      <w:del w:id="37" w:author="Author">
        <w:r w:rsidRPr="00B101F9">
          <w:rPr>
            <w:rFonts w:ascii="Trebuchet MS" w:hAnsi="Trebuchet MS"/>
            <w:noProof/>
            <w:sz w:val="24"/>
          </w:rPr>
          <w:delText>of</w:delText>
        </w:r>
      </w:del>
      <w:ins w:id="38" w:author="Author">
        <w:r w:rsidRPr="00B101F9">
          <w:rPr>
            <w:rFonts w:ascii="Trebuchet MS" w:hAnsi="Trebuchet MS"/>
            <w:noProof/>
            <w:sz w:val="24"/>
          </w:rPr>
          <w:t>for</w:t>
        </w:r>
      </w:ins>
      <w:r w:rsidRPr="00B101F9">
        <w:rPr>
          <w:rFonts w:ascii="Trebuchet MS" w:hAnsi="Trebuchet MS"/>
          <w:noProof/>
          <w:sz w:val="24"/>
        </w:rPr>
        <w:t xml:space="preserve"> seed and figs and vines and pomegranates, and there is no water to drink.” </w:t>
      </w:r>
      <w:r w:rsidRPr="00B101F9">
        <w:rPr>
          <w:rFonts w:ascii="Trebuchet MS" w:hAnsi="Trebuchet MS"/>
          <w:b/>
          <w:noProof/>
          <w:sz w:val="24"/>
        </w:rPr>
        <w:t xml:space="preserve">20:6 </w:t>
      </w:r>
      <w:r w:rsidRPr="00B101F9">
        <w:rPr>
          <w:rFonts w:ascii="Trebuchet MS" w:hAnsi="Trebuchet MS"/>
          <w:noProof/>
          <w:sz w:val="24"/>
        </w:rPr>
        <w:t xml:space="preserve">Then Moses and Aaron came from before the congregation to the entrance of the tent of meeting and fell </w:t>
      </w:r>
      <w:del w:id="39" w:author="Author">
        <w:r w:rsidRPr="00B101F9">
          <w:rPr>
            <w:rFonts w:ascii="Trebuchet MS" w:hAnsi="Trebuchet MS"/>
            <w:noProof/>
            <w:sz w:val="24"/>
          </w:rPr>
          <w:delText>upon</w:delText>
        </w:r>
      </w:del>
      <w:ins w:id="40" w:author="Author">
        <w:r w:rsidRPr="00B101F9">
          <w:rPr>
            <w:rFonts w:ascii="Trebuchet MS" w:hAnsi="Trebuchet MS"/>
            <w:noProof/>
            <w:sz w:val="24"/>
          </w:rPr>
          <w:t>with</w:t>
        </w:r>
      </w:ins>
      <w:r w:rsidRPr="00B101F9">
        <w:rPr>
          <w:rFonts w:ascii="Trebuchet MS" w:hAnsi="Trebuchet MS"/>
          <w:noProof/>
          <w:sz w:val="24"/>
        </w:rPr>
        <w:t xml:space="preserve"> their faces</w:t>
      </w:r>
      <w:ins w:id="41" w:author="Author">
        <w:r w:rsidRPr="00B101F9">
          <w:rPr>
            <w:rFonts w:ascii="Trebuchet MS" w:hAnsi="Trebuchet MS"/>
            <w:noProof/>
            <w:sz w:val="24"/>
          </w:rPr>
          <w:t xml:space="preserve"> to the ground</w:t>
        </w:r>
      </w:ins>
      <w:r w:rsidRPr="00B101F9">
        <w:rPr>
          <w:rFonts w:ascii="Trebuchet MS" w:hAnsi="Trebuchet MS"/>
          <w:noProof/>
          <w:sz w:val="24"/>
        </w:rPr>
        <w:t>, and Jehovah’s glory began to appear to them.</w:t>
      </w:r>
    </w:p>
    <w:p w:rsidR="007E3074" w:rsidRPr="00B101F9" w:rsidRDefault="007E3074" w:rsidP="007E3074">
      <w:pPr>
        <w:rPr>
          <w:rFonts w:ascii="Trebuchet MS" w:hAnsi="Trebuchet MS"/>
          <w:noProof/>
          <w:sz w:val="24"/>
        </w:rPr>
      </w:pPr>
      <w:r w:rsidRPr="00B101F9">
        <w:rPr>
          <w:rFonts w:ascii="Trebuchet MS" w:hAnsi="Trebuchet MS"/>
          <w:b/>
          <w:sz w:val="24"/>
        </w:rPr>
        <w:t xml:space="preserve">20:7 </w:t>
      </w:r>
      <w:r w:rsidRPr="00B101F9">
        <w:rPr>
          <w:rFonts w:ascii="Trebuchet MS" w:hAnsi="Trebuchet MS"/>
          <w:noProof/>
          <w:sz w:val="24"/>
        </w:rPr>
        <w:t xml:space="preserve">Then Jehovah </w:t>
      </w:r>
      <w:del w:id="42" w:author="Author">
        <w:r w:rsidRPr="00B101F9">
          <w:rPr>
            <w:rFonts w:ascii="Trebuchet MS" w:hAnsi="Trebuchet MS"/>
            <w:noProof/>
            <w:sz w:val="24"/>
          </w:rPr>
          <w:delText>spoke</w:delText>
        </w:r>
      </w:del>
      <w:ins w:id="43" w:author="Author">
        <w:r w:rsidRPr="00B101F9">
          <w:rPr>
            <w:rFonts w:ascii="Trebuchet MS" w:hAnsi="Trebuchet MS"/>
            <w:noProof/>
            <w:sz w:val="24"/>
          </w:rPr>
          <w:t>said</w:t>
        </w:r>
      </w:ins>
      <w:r w:rsidRPr="00B101F9">
        <w:rPr>
          <w:rFonts w:ascii="Trebuchet MS" w:hAnsi="Trebuchet MS"/>
          <w:noProof/>
          <w:sz w:val="24"/>
        </w:rPr>
        <w:t xml:space="preserve"> to Moses</w:t>
      </w:r>
      <w:del w:id="44" w:author="Author">
        <w:r w:rsidRPr="00B101F9">
          <w:rPr>
            <w:rFonts w:ascii="Trebuchet MS" w:hAnsi="Trebuchet MS"/>
            <w:noProof/>
            <w:sz w:val="24"/>
          </w:rPr>
          <w:delText>, saying</w:delText>
        </w:r>
      </w:del>
      <w:r w:rsidRPr="00B101F9">
        <w:rPr>
          <w:rFonts w:ascii="Trebuchet MS" w:hAnsi="Trebuchet MS"/>
          <w:noProof/>
          <w:sz w:val="24"/>
        </w:rPr>
        <w:t xml:space="preserve">: </w:t>
      </w:r>
      <w:r w:rsidRPr="00B101F9">
        <w:rPr>
          <w:rFonts w:ascii="Trebuchet MS" w:hAnsi="Trebuchet MS"/>
          <w:b/>
          <w:noProof/>
          <w:sz w:val="24"/>
        </w:rPr>
        <w:t xml:space="preserve">20:8 </w:t>
      </w:r>
      <w:r w:rsidRPr="00B101F9">
        <w:rPr>
          <w:rFonts w:ascii="Trebuchet MS" w:hAnsi="Trebuchet MS"/>
          <w:noProof/>
          <w:sz w:val="24"/>
        </w:rPr>
        <w:t xml:space="preserve">“Take the rod and call the assembly together, you and Aaron your brother, and </w:t>
      </w:r>
      <w:del w:id="45" w:author="Author">
        <w:r w:rsidRPr="00B101F9">
          <w:rPr>
            <w:rFonts w:ascii="Trebuchet MS" w:hAnsi="Trebuchet MS"/>
            <w:noProof/>
            <w:sz w:val="24"/>
            <w:u w:val="dotted"/>
          </w:rPr>
          <w:delText>YOU</w:delText>
        </w:r>
        <w:r w:rsidRPr="00B101F9">
          <w:rPr>
            <w:rFonts w:ascii="Trebuchet MS" w:hAnsi="Trebuchet MS"/>
            <w:noProof/>
            <w:sz w:val="24"/>
          </w:rPr>
          <w:delText xml:space="preserve"> must </w:delText>
        </w:r>
      </w:del>
      <w:r w:rsidRPr="00B101F9">
        <w:rPr>
          <w:rFonts w:ascii="Trebuchet MS" w:hAnsi="Trebuchet MS"/>
          <w:noProof/>
          <w:sz w:val="24"/>
        </w:rPr>
        <w:t xml:space="preserve">speak to the crag before their eyes that it may </w:t>
      </w:r>
      <w:del w:id="46" w:author="Author">
        <w:r w:rsidRPr="00B101F9">
          <w:rPr>
            <w:rFonts w:ascii="Trebuchet MS" w:hAnsi="Trebuchet MS"/>
            <w:noProof/>
            <w:sz w:val="24"/>
          </w:rPr>
          <w:delText xml:space="preserve">indeed </w:delText>
        </w:r>
      </w:del>
      <w:r w:rsidRPr="00B101F9">
        <w:rPr>
          <w:rFonts w:ascii="Trebuchet MS" w:hAnsi="Trebuchet MS"/>
          <w:noProof/>
          <w:sz w:val="24"/>
        </w:rPr>
        <w:t>give its water</w:t>
      </w:r>
      <w:del w:id="47" w:author="Author">
        <w:r w:rsidRPr="00B101F9">
          <w:rPr>
            <w:rFonts w:ascii="Trebuchet MS" w:hAnsi="Trebuchet MS"/>
            <w:noProof/>
            <w:sz w:val="24"/>
          </w:rPr>
          <w:delText>;</w:delText>
        </w:r>
      </w:del>
      <w:ins w:id="48" w:author="Author">
        <w:r w:rsidRPr="00B101F9">
          <w:rPr>
            <w:rFonts w:ascii="Trebuchet MS" w:hAnsi="Trebuchet MS"/>
            <w:noProof/>
            <w:sz w:val="24"/>
          </w:rPr>
          <w:t>,</w:t>
        </w:r>
      </w:ins>
      <w:r w:rsidRPr="00B101F9">
        <w:rPr>
          <w:rFonts w:ascii="Trebuchet MS" w:hAnsi="Trebuchet MS"/>
          <w:noProof/>
          <w:sz w:val="24"/>
        </w:rPr>
        <w:t xml:space="preserve"> and you </w:t>
      </w:r>
      <w:del w:id="49" w:author="Author">
        <w:r w:rsidRPr="00B101F9">
          <w:rPr>
            <w:rFonts w:ascii="Trebuchet MS" w:hAnsi="Trebuchet MS"/>
            <w:noProof/>
            <w:sz w:val="24"/>
          </w:rPr>
          <w:delText>must</w:delText>
        </w:r>
      </w:del>
      <w:ins w:id="50" w:author="Author">
        <w:r w:rsidRPr="00B101F9">
          <w:rPr>
            <w:rFonts w:ascii="Trebuchet MS" w:hAnsi="Trebuchet MS"/>
            <w:noProof/>
            <w:sz w:val="24"/>
          </w:rPr>
          <w:t>will</w:t>
        </w:r>
      </w:ins>
      <w:r w:rsidRPr="00B101F9">
        <w:rPr>
          <w:rFonts w:ascii="Trebuchet MS" w:hAnsi="Trebuchet MS"/>
          <w:noProof/>
          <w:sz w:val="24"/>
        </w:rPr>
        <w:t xml:space="preserve"> bring out water for them from the crag and give the assembly and their </w:t>
      </w:r>
      <w:del w:id="51" w:author="Author">
        <w:r w:rsidRPr="00B101F9">
          <w:rPr>
            <w:rFonts w:ascii="Trebuchet MS" w:hAnsi="Trebuchet MS"/>
            <w:noProof/>
            <w:sz w:val="24"/>
          </w:rPr>
          <w:delText>beasts of burden</w:delText>
        </w:r>
      </w:del>
      <w:ins w:id="52" w:author="Author">
        <w:r w:rsidRPr="00B101F9">
          <w:rPr>
            <w:rFonts w:ascii="Trebuchet MS" w:hAnsi="Trebuchet MS"/>
            <w:noProof/>
            <w:sz w:val="24"/>
          </w:rPr>
          <w:t>livestock something to</w:t>
        </w:r>
      </w:ins>
      <w:r w:rsidRPr="00B101F9">
        <w:rPr>
          <w:rFonts w:ascii="Trebuchet MS" w:hAnsi="Trebuchet MS"/>
          <w:noProof/>
          <w:sz w:val="24"/>
        </w:rPr>
        <w:t xml:space="preserve"> drink.”</w:t>
      </w:r>
    </w:p>
    <w:p w:rsidR="007E3074" w:rsidRPr="00B101F9" w:rsidRDefault="007E3074" w:rsidP="007E3074">
      <w:pPr>
        <w:rPr>
          <w:rFonts w:ascii="Trebuchet MS" w:hAnsi="Trebuchet MS"/>
          <w:noProof/>
          <w:sz w:val="24"/>
        </w:rPr>
      </w:pPr>
      <w:r w:rsidRPr="00B101F9">
        <w:rPr>
          <w:rFonts w:ascii="Trebuchet MS" w:hAnsi="Trebuchet MS"/>
          <w:b/>
          <w:sz w:val="24"/>
        </w:rPr>
        <w:t xml:space="preserve">20:9 </w:t>
      </w:r>
      <w:r w:rsidRPr="00B101F9">
        <w:rPr>
          <w:rFonts w:ascii="Trebuchet MS" w:hAnsi="Trebuchet MS"/>
          <w:noProof/>
          <w:sz w:val="24"/>
        </w:rPr>
        <w:t xml:space="preserve">So Moses took the rod from before Jehovah, just as </w:t>
      </w:r>
      <w:del w:id="53" w:author="Author">
        <w:r w:rsidRPr="00B101F9">
          <w:rPr>
            <w:rFonts w:ascii="Trebuchet MS" w:hAnsi="Trebuchet MS"/>
            <w:noProof/>
            <w:sz w:val="24"/>
          </w:rPr>
          <w:delText>he</w:delText>
        </w:r>
      </w:del>
      <w:ins w:id="54" w:author="Author">
        <w:r w:rsidRPr="00B101F9">
          <w:rPr>
            <w:rFonts w:ascii="Trebuchet MS" w:hAnsi="Trebuchet MS"/>
            <w:noProof/>
            <w:sz w:val="24"/>
          </w:rPr>
          <w:t>He</w:t>
        </w:r>
      </w:ins>
      <w:r w:rsidRPr="00B101F9">
        <w:rPr>
          <w:rFonts w:ascii="Trebuchet MS" w:hAnsi="Trebuchet MS"/>
          <w:noProof/>
          <w:sz w:val="24"/>
        </w:rPr>
        <w:t xml:space="preserve"> had commanded him. </w:t>
      </w:r>
      <w:r w:rsidRPr="00B101F9">
        <w:rPr>
          <w:rFonts w:ascii="Trebuchet MS" w:hAnsi="Trebuchet MS"/>
          <w:b/>
          <w:noProof/>
          <w:sz w:val="24"/>
        </w:rPr>
        <w:t xml:space="preserve">20:10 </w:t>
      </w:r>
      <w:del w:id="55" w:author="Author">
        <w:r w:rsidRPr="00B101F9">
          <w:rPr>
            <w:rFonts w:ascii="Trebuchet MS" w:hAnsi="Trebuchet MS"/>
            <w:noProof/>
            <w:sz w:val="24"/>
          </w:rPr>
          <w:delText>After that</w:delText>
        </w:r>
      </w:del>
      <w:ins w:id="56" w:author="Author">
        <w:r w:rsidRPr="00B101F9">
          <w:rPr>
            <w:rFonts w:ascii="Trebuchet MS" w:hAnsi="Trebuchet MS"/>
            <w:noProof/>
            <w:sz w:val="24"/>
          </w:rPr>
          <w:t>Then</w:t>
        </w:r>
      </w:ins>
      <w:r w:rsidRPr="00B101F9">
        <w:rPr>
          <w:rFonts w:ascii="Trebuchet MS" w:hAnsi="Trebuchet MS"/>
          <w:noProof/>
          <w:sz w:val="24"/>
        </w:rPr>
        <w:t xml:space="preserve"> Moses and Aaron called the congregation together before the crag, and he </w:t>
      </w:r>
      <w:del w:id="57" w:author="Author">
        <w:r w:rsidRPr="00B101F9">
          <w:rPr>
            <w:rFonts w:ascii="Trebuchet MS" w:hAnsi="Trebuchet MS"/>
            <w:noProof/>
            <w:sz w:val="24"/>
          </w:rPr>
          <w:delText>proceeded to say</w:delText>
        </w:r>
      </w:del>
      <w:ins w:id="58" w:author="Author">
        <w:r w:rsidRPr="00B101F9">
          <w:rPr>
            <w:rFonts w:ascii="Trebuchet MS" w:hAnsi="Trebuchet MS"/>
            <w:noProof/>
            <w:sz w:val="24"/>
          </w:rPr>
          <w:t>said</w:t>
        </w:r>
      </w:ins>
      <w:r w:rsidRPr="00B101F9">
        <w:rPr>
          <w:rFonts w:ascii="Trebuchet MS" w:hAnsi="Trebuchet MS"/>
          <w:noProof/>
          <w:sz w:val="24"/>
        </w:rPr>
        <w:t xml:space="preserve"> to them: “Hear, now, </w:t>
      </w:r>
      <w:del w:id="59" w:author="Author">
        <w:r w:rsidRPr="00B101F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60" w:author="Author">
        <w:r w:rsidRPr="00B101F9">
          <w:rPr>
            <w:rFonts w:ascii="Trebuchet MS" w:hAnsi="Trebuchet MS"/>
            <w:noProof/>
            <w:sz w:val="24"/>
          </w:rPr>
          <w:t>you</w:t>
        </w:r>
      </w:ins>
      <w:r w:rsidRPr="00B101F9">
        <w:rPr>
          <w:rFonts w:ascii="Trebuchet MS" w:hAnsi="Trebuchet MS"/>
          <w:noProof/>
          <w:sz w:val="24"/>
        </w:rPr>
        <w:t xml:space="preserve"> rebels! </w:t>
      </w:r>
      <w:del w:id="61" w:author="Author">
        <w:r w:rsidRPr="00B101F9">
          <w:rPr>
            <w:rFonts w:ascii="Trebuchet MS" w:hAnsi="Trebuchet MS"/>
            <w:noProof/>
            <w:sz w:val="24"/>
          </w:rPr>
          <w:delText>Is it from this crag that</w:delText>
        </w:r>
      </w:del>
      <w:ins w:id="62" w:author="Author">
        <w:r w:rsidRPr="00B101F9">
          <w:rPr>
            <w:rFonts w:ascii="Trebuchet MS" w:hAnsi="Trebuchet MS"/>
            <w:noProof/>
            <w:sz w:val="24"/>
          </w:rPr>
          <w:t>Must</w:t>
        </w:r>
      </w:ins>
      <w:r w:rsidRPr="00B101F9">
        <w:rPr>
          <w:rFonts w:ascii="Trebuchet MS" w:hAnsi="Trebuchet MS"/>
          <w:noProof/>
          <w:sz w:val="24"/>
        </w:rPr>
        <w:t xml:space="preserve"> we </w:t>
      </w:r>
      <w:del w:id="63" w:author="Author">
        <w:r w:rsidRPr="00B101F9">
          <w:rPr>
            <w:rFonts w:ascii="Trebuchet MS" w:hAnsi="Trebuchet MS"/>
            <w:noProof/>
            <w:sz w:val="24"/>
          </w:rPr>
          <w:delText xml:space="preserve">shall </w:delText>
        </w:r>
      </w:del>
      <w:r w:rsidRPr="00B101F9">
        <w:rPr>
          <w:rFonts w:ascii="Trebuchet MS" w:hAnsi="Trebuchet MS"/>
          <w:noProof/>
          <w:sz w:val="24"/>
        </w:rPr>
        <w:t xml:space="preserve">bring out water for </w:t>
      </w:r>
      <w:del w:id="64" w:author="Author">
        <w:r w:rsidRPr="00B101F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65" w:author="Author">
        <w:r w:rsidRPr="00B101F9">
          <w:rPr>
            <w:rFonts w:ascii="Trebuchet MS" w:hAnsi="Trebuchet MS"/>
            <w:noProof/>
            <w:sz w:val="24"/>
          </w:rPr>
          <w:t>you from this crag</w:t>
        </w:r>
      </w:ins>
      <w:r w:rsidRPr="00B101F9">
        <w:rPr>
          <w:rFonts w:ascii="Trebuchet MS" w:hAnsi="Trebuchet MS"/>
          <w:noProof/>
          <w:sz w:val="24"/>
        </w:rPr>
        <w:t xml:space="preserve">?” </w:t>
      </w:r>
      <w:r w:rsidRPr="00B101F9">
        <w:rPr>
          <w:rFonts w:ascii="Trebuchet MS" w:hAnsi="Trebuchet MS"/>
          <w:b/>
          <w:noProof/>
          <w:sz w:val="24"/>
        </w:rPr>
        <w:t xml:space="preserve">20:11 </w:t>
      </w:r>
      <w:r w:rsidRPr="00B101F9">
        <w:rPr>
          <w:rFonts w:ascii="Trebuchet MS" w:hAnsi="Trebuchet MS"/>
          <w:noProof/>
          <w:sz w:val="24"/>
        </w:rPr>
        <w:t xml:space="preserve">With that Moses lifted his hand up and struck the crag </w:t>
      </w:r>
      <w:ins w:id="66" w:author="Author">
        <w:r w:rsidRPr="00B101F9">
          <w:rPr>
            <w:rFonts w:ascii="Trebuchet MS" w:hAnsi="Trebuchet MS"/>
            <w:noProof/>
            <w:sz w:val="24"/>
          </w:rPr>
          <w:t xml:space="preserve">twice </w:t>
        </w:r>
      </w:ins>
      <w:r w:rsidRPr="00B101F9">
        <w:rPr>
          <w:rFonts w:ascii="Trebuchet MS" w:hAnsi="Trebuchet MS"/>
          <w:noProof/>
          <w:sz w:val="24"/>
        </w:rPr>
        <w:t>with his rod</w:t>
      </w:r>
      <w:del w:id="67" w:author="Author">
        <w:r w:rsidRPr="00B101F9">
          <w:rPr>
            <w:rFonts w:ascii="Trebuchet MS" w:hAnsi="Trebuchet MS"/>
            <w:noProof/>
            <w:sz w:val="24"/>
          </w:rPr>
          <w:delText xml:space="preserve"> twice;</w:delText>
        </w:r>
      </w:del>
      <w:ins w:id="68" w:author="Author">
        <w:r w:rsidRPr="00B101F9">
          <w:rPr>
            <w:rFonts w:ascii="Trebuchet MS" w:hAnsi="Trebuchet MS"/>
            <w:noProof/>
            <w:sz w:val="24"/>
          </w:rPr>
          <w:t>,</w:t>
        </w:r>
      </w:ins>
      <w:r w:rsidRPr="00B101F9">
        <w:rPr>
          <w:rFonts w:ascii="Trebuchet MS" w:hAnsi="Trebuchet MS"/>
          <w:noProof/>
          <w:sz w:val="24"/>
        </w:rPr>
        <w:t xml:space="preserve"> and much water began to </w:t>
      </w:r>
      <w:del w:id="69" w:author="Author">
        <w:r w:rsidRPr="00B101F9">
          <w:rPr>
            <w:rFonts w:ascii="Trebuchet MS" w:hAnsi="Trebuchet MS"/>
            <w:noProof/>
            <w:sz w:val="24"/>
          </w:rPr>
          <w:delText>come</w:delText>
        </w:r>
      </w:del>
      <w:ins w:id="70" w:author="Author">
        <w:r w:rsidRPr="00B101F9">
          <w:rPr>
            <w:rFonts w:ascii="Trebuchet MS" w:hAnsi="Trebuchet MS"/>
            <w:noProof/>
            <w:sz w:val="24"/>
          </w:rPr>
          <w:t>pour</w:t>
        </w:r>
      </w:ins>
      <w:r w:rsidRPr="00B101F9">
        <w:rPr>
          <w:rFonts w:ascii="Trebuchet MS" w:hAnsi="Trebuchet MS"/>
          <w:noProof/>
          <w:sz w:val="24"/>
        </w:rPr>
        <w:t xml:space="preserve"> out, and the assembly and their </w:t>
      </w:r>
      <w:del w:id="71" w:author="Author">
        <w:r w:rsidRPr="00B101F9">
          <w:rPr>
            <w:rFonts w:ascii="Trebuchet MS" w:hAnsi="Trebuchet MS"/>
            <w:noProof/>
            <w:sz w:val="24"/>
          </w:rPr>
          <w:delText>beasts of burden</w:delText>
        </w:r>
      </w:del>
      <w:ins w:id="72" w:author="Author">
        <w:r w:rsidRPr="00B101F9">
          <w:rPr>
            <w:rFonts w:ascii="Trebuchet MS" w:hAnsi="Trebuchet MS"/>
            <w:noProof/>
            <w:sz w:val="24"/>
          </w:rPr>
          <w:t>livestock</w:t>
        </w:r>
      </w:ins>
      <w:r w:rsidRPr="00B101F9">
        <w:rPr>
          <w:rFonts w:ascii="Trebuchet MS" w:hAnsi="Trebuchet MS"/>
          <w:noProof/>
          <w:sz w:val="24"/>
        </w:rPr>
        <w:t xml:space="preserve"> began to drink.</w:t>
      </w:r>
    </w:p>
    <w:p w:rsidR="007E3074" w:rsidRPr="00B101F9" w:rsidRDefault="007E3074" w:rsidP="007E3074">
      <w:pPr>
        <w:rPr>
          <w:rFonts w:ascii="Trebuchet MS" w:hAnsi="Trebuchet MS"/>
          <w:noProof/>
          <w:sz w:val="24"/>
        </w:rPr>
      </w:pPr>
      <w:r w:rsidRPr="00B101F9">
        <w:rPr>
          <w:rFonts w:ascii="Trebuchet MS" w:hAnsi="Trebuchet MS"/>
          <w:b/>
          <w:sz w:val="24"/>
        </w:rPr>
        <w:t xml:space="preserve">20:12 </w:t>
      </w:r>
      <w:del w:id="73" w:author="Author">
        <w:r w:rsidRPr="00B101F9">
          <w:rPr>
            <w:rFonts w:ascii="Trebuchet MS" w:hAnsi="Trebuchet MS"/>
            <w:noProof/>
            <w:sz w:val="24"/>
          </w:rPr>
          <w:delText xml:space="preserve">Later </w:delText>
        </w:r>
      </w:del>
      <w:r w:rsidRPr="00B101F9">
        <w:rPr>
          <w:rFonts w:ascii="Trebuchet MS" w:hAnsi="Trebuchet MS"/>
          <w:noProof/>
          <w:sz w:val="24"/>
        </w:rPr>
        <w:t xml:space="preserve">Jehovah </w:t>
      </w:r>
      <w:ins w:id="74" w:author="Author">
        <w:r w:rsidRPr="00B101F9">
          <w:rPr>
            <w:rFonts w:ascii="Trebuchet MS" w:hAnsi="Trebuchet MS"/>
            <w:noProof/>
            <w:sz w:val="24"/>
          </w:rPr>
          <w:t xml:space="preserve">later </w:t>
        </w:r>
      </w:ins>
      <w:r w:rsidRPr="00B101F9">
        <w:rPr>
          <w:rFonts w:ascii="Trebuchet MS" w:hAnsi="Trebuchet MS"/>
          <w:noProof/>
          <w:sz w:val="24"/>
        </w:rPr>
        <w:t xml:space="preserve">said to Moses and Aaron: “Because </w:t>
      </w:r>
      <w:del w:id="75" w:author="Author">
        <w:r w:rsidRPr="00B101F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76" w:author="Author">
        <w:r w:rsidRPr="00B101F9">
          <w:rPr>
            <w:rFonts w:ascii="Trebuchet MS" w:hAnsi="Trebuchet MS"/>
            <w:noProof/>
            <w:sz w:val="24"/>
          </w:rPr>
          <w:t>you</w:t>
        </w:r>
      </w:ins>
      <w:r w:rsidRPr="00B101F9">
        <w:rPr>
          <w:rFonts w:ascii="Trebuchet MS" w:hAnsi="Trebuchet MS"/>
          <w:noProof/>
          <w:sz w:val="24"/>
        </w:rPr>
        <w:t xml:space="preserve"> did not show faith in me </w:t>
      </w:r>
      <w:del w:id="77" w:author="Author">
        <w:r w:rsidRPr="00B101F9">
          <w:rPr>
            <w:rFonts w:ascii="Trebuchet MS" w:hAnsi="Trebuchet MS"/>
            <w:noProof/>
            <w:sz w:val="24"/>
          </w:rPr>
          <w:delText>to</w:delText>
        </w:r>
      </w:del>
      <w:ins w:id="78" w:author="Author">
        <w:r w:rsidRPr="00B101F9">
          <w:rPr>
            <w:rFonts w:ascii="Trebuchet MS" w:hAnsi="Trebuchet MS"/>
            <w:noProof/>
            <w:sz w:val="24"/>
          </w:rPr>
          <w:t>and</w:t>
        </w:r>
      </w:ins>
      <w:r w:rsidRPr="00B101F9">
        <w:rPr>
          <w:rFonts w:ascii="Trebuchet MS" w:hAnsi="Trebuchet MS"/>
          <w:noProof/>
          <w:sz w:val="24"/>
        </w:rPr>
        <w:t xml:space="preserve"> sanctify me before the eyes of the </w:t>
      </w:r>
      <w:del w:id="79" w:author="Author">
        <w:r w:rsidRPr="00B101F9">
          <w:rPr>
            <w:rFonts w:ascii="Trebuchet MS" w:hAnsi="Trebuchet MS"/>
            <w:noProof/>
            <w:sz w:val="24"/>
          </w:rPr>
          <w:delText>sons</w:delText>
        </w:r>
      </w:del>
      <w:ins w:id="80" w:author="Author">
        <w:r w:rsidRPr="00B101F9">
          <w:rPr>
            <w:rFonts w:ascii="Trebuchet MS" w:hAnsi="Trebuchet MS"/>
            <w:noProof/>
            <w:sz w:val="24"/>
          </w:rPr>
          <w:t>people</w:t>
        </w:r>
      </w:ins>
      <w:r w:rsidRPr="00B101F9">
        <w:rPr>
          <w:rFonts w:ascii="Trebuchet MS" w:hAnsi="Trebuchet MS"/>
          <w:noProof/>
          <w:sz w:val="24"/>
        </w:rPr>
        <w:t xml:space="preserve"> of Israel, </w:t>
      </w:r>
      <w:del w:id="81" w:author="Author">
        <w:r w:rsidRPr="00B101F9">
          <w:rPr>
            <w:rFonts w:ascii="Trebuchet MS" w:hAnsi="Trebuchet MS"/>
            <w:noProof/>
            <w:sz w:val="24"/>
          </w:rPr>
          <w:delText xml:space="preserve">therefore </w:delText>
        </w:r>
        <w:r w:rsidRPr="00B101F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82" w:author="Author">
        <w:r w:rsidRPr="00B101F9">
          <w:rPr>
            <w:rFonts w:ascii="Trebuchet MS" w:hAnsi="Trebuchet MS"/>
            <w:noProof/>
            <w:sz w:val="24"/>
          </w:rPr>
          <w:t>you</w:t>
        </w:r>
      </w:ins>
      <w:r w:rsidRPr="00B101F9">
        <w:rPr>
          <w:rFonts w:ascii="Trebuchet MS" w:hAnsi="Trebuchet MS"/>
          <w:noProof/>
          <w:sz w:val="24"/>
        </w:rPr>
        <w:t xml:space="preserve"> will not bring this congregation into the land that I </w:t>
      </w:r>
      <w:del w:id="83" w:author="Author">
        <w:r w:rsidRPr="00B101F9">
          <w:rPr>
            <w:rFonts w:ascii="Trebuchet MS" w:hAnsi="Trebuchet MS"/>
            <w:noProof/>
            <w:sz w:val="24"/>
          </w:rPr>
          <w:delText>shall certainly</w:delText>
        </w:r>
      </w:del>
      <w:ins w:id="84" w:author="Author">
        <w:r w:rsidRPr="00B101F9">
          <w:rPr>
            <w:rFonts w:ascii="Trebuchet MS" w:hAnsi="Trebuchet MS"/>
            <w:noProof/>
            <w:sz w:val="24"/>
          </w:rPr>
          <w:t>will</w:t>
        </w:r>
      </w:ins>
      <w:r w:rsidRPr="00B101F9">
        <w:rPr>
          <w:rFonts w:ascii="Trebuchet MS" w:hAnsi="Trebuchet MS"/>
          <w:noProof/>
          <w:sz w:val="24"/>
        </w:rPr>
        <w:t xml:space="preserve"> give them.” </w:t>
      </w:r>
      <w:r w:rsidRPr="00B101F9">
        <w:rPr>
          <w:rFonts w:ascii="Trebuchet MS" w:hAnsi="Trebuchet MS"/>
          <w:b/>
          <w:noProof/>
          <w:sz w:val="24"/>
        </w:rPr>
        <w:t xml:space="preserve">20:13 </w:t>
      </w:r>
      <w:r w:rsidRPr="00B101F9">
        <w:rPr>
          <w:rFonts w:ascii="Trebuchet MS" w:hAnsi="Trebuchet MS"/>
          <w:noProof/>
          <w:sz w:val="24"/>
        </w:rPr>
        <w:t>These are the waters of Mer′i·bah,</w:t>
      </w:r>
      <w:del w:id="85" w:author="Author">
        <w:r w:rsidRPr="00B101F9">
          <w:rPr>
            <w:rFonts w:ascii="Trebuchet MS" w:hAnsi="Trebuchet MS"/>
            <w:noProof/>
            <w:sz w:val="24"/>
          </w:rPr>
          <w:delText xml:space="preserve"> because</w:delText>
        </w:r>
      </w:del>
      <w:ins w:id="86" w:author="Author">
        <w:r w:rsidRPr="00B101F9">
          <w:rPr>
            <w:rStyle w:val="FootnoteReference"/>
            <w:rFonts w:ascii="Trebuchet MS" w:hAnsi="Trebuchet MS"/>
            <w:noProof/>
          </w:rPr>
          <w:footnoteReference w:id="1"/>
        </w:r>
        <w:r w:rsidRPr="00B101F9">
          <w:rPr>
            <w:rFonts w:ascii="Trebuchet MS" w:hAnsi="Trebuchet MS"/>
            <w:noProof/>
            <w:sz w:val="24"/>
          </w:rPr>
          <w:t xml:space="preserve"> where</w:t>
        </w:r>
      </w:ins>
      <w:r w:rsidRPr="00B101F9">
        <w:rPr>
          <w:rFonts w:ascii="Trebuchet MS" w:hAnsi="Trebuchet MS"/>
          <w:noProof/>
          <w:sz w:val="24"/>
        </w:rPr>
        <w:t xml:space="preserve"> the </w:t>
      </w:r>
      <w:del w:id="89" w:author="Author">
        <w:r w:rsidRPr="00B101F9">
          <w:rPr>
            <w:rFonts w:ascii="Trebuchet MS" w:hAnsi="Trebuchet MS"/>
            <w:noProof/>
            <w:sz w:val="24"/>
          </w:rPr>
          <w:delText>sons of Israel</w:delText>
        </w:r>
      </w:del>
      <w:ins w:id="90" w:author="Author">
        <w:r w:rsidRPr="00B101F9">
          <w:rPr>
            <w:rFonts w:ascii="Trebuchet MS" w:hAnsi="Trebuchet MS"/>
            <w:noProof/>
            <w:sz w:val="24"/>
          </w:rPr>
          <w:t>Israelites</w:t>
        </w:r>
      </w:ins>
      <w:r w:rsidRPr="00B101F9">
        <w:rPr>
          <w:rFonts w:ascii="Trebuchet MS" w:hAnsi="Trebuchet MS"/>
          <w:noProof/>
          <w:sz w:val="24"/>
        </w:rPr>
        <w:t xml:space="preserve"> quarreled with Jehovah, so that he was sanctified among them.</w:t>
      </w:r>
    </w:p>
    <w:p w:rsidR="007E3074" w:rsidRPr="00B101F9" w:rsidRDefault="007E3074" w:rsidP="007E3074">
      <w:pPr>
        <w:rPr>
          <w:rFonts w:ascii="Trebuchet MS" w:hAnsi="Trebuchet MS"/>
          <w:noProof/>
          <w:sz w:val="24"/>
        </w:rPr>
      </w:pPr>
      <w:r w:rsidRPr="00B101F9">
        <w:rPr>
          <w:rFonts w:ascii="Trebuchet MS" w:hAnsi="Trebuchet MS"/>
          <w:b/>
          <w:sz w:val="24"/>
        </w:rPr>
        <w:t xml:space="preserve">20:14 </w:t>
      </w:r>
      <w:del w:id="91" w:author="Author">
        <w:r w:rsidRPr="00B101F9">
          <w:rPr>
            <w:rFonts w:ascii="Trebuchet MS" w:hAnsi="Trebuchet MS"/>
            <w:noProof/>
            <w:sz w:val="24"/>
          </w:rPr>
          <w:delText>Subsequently</w:delText>
        </w:r>
      </w:del>
      <w:ins w:id="92" w:author="Author">
        <w:r w:rsidRPr="00B101F9">
          <w:rPr>
            <w:rFonts w:ascii="Trebuchet MS" w:hAnsi="Trebuchet MS"/>
            <w:noProof/>
            <w:sz w:val="24"/>
          </w:rPr>
          <w:t>Then</w:t>
        </w:r>
      </w:ins>
      <w:r w:rsidRPr="00B101F9">
        <w:rPr>
          <w:rFonts w:ascii="Trebuchet MS" w:hAnsi="Trebuchet MS"/>
          <w:noProof/>
          <w:sz w:val="24"/>
        </w:rPr>
        <w:t xml:space="preserve"> Moses sent messengers from Ka′desh to the king of E′dom: “This is what your brother Israel </w:t>
      </w:r>
      <w:del w:id="93" w:author="Author">
        <w:r w:rsidRPr="00B101F9">
          <w:rPr>
            <w:rFonts w:ascii="Trebuchet MS" w:hAnsi="Trebuchet MS"/>
            <w:noProof/>
            <w:sz w:val="24"/>
          </w:rPr>
          <w:delText>has said</w:delText>
        </w:r>
      </w:del>
      <w:ins w:id="94" w:author="Author">
        <w:r w:rsidRPr="00B101F9">
          <w:rPr>
            <w:rFonts w:ascii="Trebuchet MS" w:hAnsi="Trebuchet MS"/>
            <w:noProof/>
            <w:sz w:val="24"/>
          </w:rPr>
          <w:t>says</w:t>
        </w:r>
      </w:ins>
      <w:r w:rsidRPr="00B101F9">
        <w:rPr>
          <w:rFonts w:ascii="Trebuchet MS" w:hAnsi="Trebuchet MS"/>
          <w:noProof/>
          <w:sz w:val="24"/>
        </w:rPr>
        <w:t xml:space="preserve">, ‘You </w:t>
      </w:r>
      <w:del w:id="95" w:author="Author">
        <w:r w:rsidRPr="00B101F9">
          <w:rPr>
            <w:rFonts w:ascii="Trebuchet MS" w:hAnsi="Trebuchet MS"/>
            <w:noProof/>
            <w:sz w:val="24"/>
          </w:rPr>
          <w:delText xml:space="preserve">yourself </w:delText>
        </w:r>
      </w:del>
      <w:r w:rsidRPr="00B101F9">
        <w:rPr>
          <w:rFonts w:ascii="Trebuchet MS" w:hAnsi="Trebuchet MS"/>
          <w:noProof/>
          <w:sz w:val="24"/>
        </w:rPr>
        <w:t xml:space="preserve">well know all the hardship that </w:t>
      </w:r>
      <w:del w:id="96" w:author="Author">
        <w:r w:rsidRPr="00B101F9">
          <w:rPr>
            <w:rFonts w:ascii="Trebuchet MS" w:hAnsi="Trebuchet MS"/>
            <w:noProof/>
            <w:sz w:val="24"/>
          </w:rPr>
          <w:delText>has overtaken us</w:delText>
        </w:r>
      </w:del>
      <w:ins w:id="97" w:author="Author">
        <w:r w:rsidRPr="00B101F9">
          <w:rPr>
            <w:rFonts w:ascii="Trebuchet MS" w:hAnsi="Trebuchet MS"/>
            <w:noProof/>
            <w:sz w:val="24"/>
          </w:rPr>
          <w:t>we have experienced</w:t>
        </w:r>
      </w:ins>
      <w:r w:rsidRPr="00B101F9">
        <w:rPr>
          <w:rFonts w:ascii="Trebuchet MS" w:hAnsi="Trebuchet MS"/>
          <w:noProof/>
          <w:sz w:val="24"/>
        </w:rPr>
        <w:t xml:space="preserve">. </w:t>
      </w:r>
      <w:r w:rsidRPr="00B101F9">
        <w:rPr>
          <w:rFonts w:ascii="Trebuchet MS" w:hAnsi="Trebuchet MS"/>
          <w:b/>
          <w:noProof/>
          <w:sz w:val="24"/>
        </w:rPr>
        <w:t xml:space="preserve">20:15 </w:t>
      </w:r>
      <w:del w:id="98" w:author="Author">
        <w:r w:rsidRPr="00B101F9">
          <w:rPr>
            <w:rFonts w:ascii="Trebuchet MS" w:hAnsi="Trebuchet MS"/>
            <w:noProof/>
            <w:sz w:val="24"/>
          </w:rPr>
          <w:delText>And our</w:delText>
        </w:r>
      </w:del>
      <w:ins w:id="99" w:author="Author">
        <w:r w:rsidRPr="00B101F9">
          <w:rPr>
            <w:rFonts w:ascii="Trebuchet MS" w:hAnsi="Trebuchet MS"/>
            <w:noProof/>
            <w:sz w:val="24"/>
          </w:rPr>
          <w:t>Our</w:t>
        </w:r>
      </w:ins>
      <w:r w:rsidRPr="00B101F9">
        <w:rPr>
          <w:rFonts w:ascii="Trebuchet MS" w:hAnsi="Trebuchet MS"/>
          <w:noProof/>
          <w:sz w:val="24"/>
        </w:rPr>
        <w:t xml:space="preserve"> fathers </w:t>
      </w:r>
      <w:del w:id="100" w:author="Author">
        <w:r w:rsidRPr="00B101F9">
          <w:rPr>
            <w:rFonts w:ascii="Trebuchet MS" w:hAnsi="Trebuchet MS"/>
            <w:noProof/>
            <w:sz w:val="24"/>
          </w:rPr>
          <w:delText>proceeded to go down</w:delText>
        </w:r>
      </w:del>
      <w:ins w:id="101" w:author="Author">
        <w:r w:rsidRPr="00B101F9">
          <w:rPr>
            <w:rFonts w:ascii="Trebuchet MS" w:hAnsi="Trebuchet MS"/>
            <w:noProof/>
            <w:sz w:val="24"/>
          </w:rPr>
          <w:t>went</w:t>
        </w:r>
      </w:ins>
      <w:r w:rsidRPr="00B101F9">
        <w:rPr>
          <w:rFonts w:ascii="Trebuchet MS" w:hAnsi="Trebuchet MS"/>
          <w:noProof/>
          <w:sz w:val="24"/>
        </w:rPr>
        <w:t xml:space="preserve"> to Egypt, and we </w:t>
      </w:r>
      <w:del w:id="102" w:author="Author">
        <w:r w:rsidRPr="00B101F9">
          <w:rPr>
            <w:rFonts w:ascii="Trebuchet MS" w:hAnsi="Trebuchet MS"/>
            <w:noProof/>
            <w:sz w:val="24"/>
          </w:rPr>
          <w:delText>continued to dwell</w:delText>
        </w:r>
      </w:del>
      <w:ins w:id="103" w:author="Author">
        <w:r w:rsidRPr="00B101F9">
          <w:rPr>
            <w:rFonts w:ascii="Trebuchet MS" w:hAnsi="Trebuchet MS"/>
            <w:noProof/>
            <w:sz w:val="24"/>
          </w:rPr>
          <w:t>dwelled</w:t>
        </w:r>
      </w:ins>
      <w:r w:rsidRPr="00B101F9">
        <w:rPr>
          <w:rFonts w:ascii="Trebuchet MS" w:hAnsi="Trebuchet MS"/>
          <w:noProof/>
          <w:sz w:val="24"/>
        </w:rPr>
        <w:t xml:space="preserve"> in Egypt many </w:t>
      </w:r>
      <w:del w:id="104" w:author="Author">
        <w:r w:rsidRPr="00B101F9">
          <w:rPr>
            <w:rFonts w:ascii="Trebuchet MS" w:hAnsi="Trebuchet MS"/>
            <w:noProof/>
            <w:sz w:val="24"/>
          </w:rPr>
          <w:delText>days;</w:delText>
        </w:r>
      </w:del>
      <w:ins w:id="105" w:author="Author">
        <w:r w:rsidRPr="00B101F9">
          <w:rPr>
            <w:rFonts w:ascii="Trebuchet MS" w:hAnsi="Trebuchet MS"/>
            <w:noProof/>
            <w:sz w:val="24"/>
          </w:rPr>
          <w:t>years,</w:t>
        </w:r>
        <w:r w:rsidRPr="00B101F9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B101F9">
        <w:rPr>
          <w:rFonts w:ascii="Trebuchet MS" w:hAnsi="Trebuchet MS"/>
          <w:noProof/>
          <w:sz w:val="24"/>
        </w:rPr>
        <w:t xml:space="preserve"> and the Egyptians </w:t>
      </w:r>
      <w:del w:id="108" w:author="Author">
        <w:r w:rsidRPr="00B101F9">
          <w:rPr>
            <w:rFonts w:ascii="Trebuchet MS" w:hAnsi="Trebuchet MS"/>
            <w:noProof/>
            <w:sz w:val="24"/>
          </w:rPr>
          <w:delText>began doing harm to</w:delText>
        </w:r>
      </w:del>
      <w:ins w:id="109" w:author="Author">
        <w:r w:rsidRPr="00B101F9">
          <w:rPr>
            <w:rFonts w:ascii="Trebuchet MS" w:hAnsi="Trebuchet MS"/>
            <w:noProof/>
            <w:sz w:val="24"/>
          </w:rPr>
          <w:t>mistreated</w:t>
        </w:r>
      </w:ins>
      <w:r w:rsidRPr="00B101F9">
        <w:rPr>
          <w:rFonts w:ascii="Trebuchet MS" w:hAnsi="Trebuchet MS"/>
          <w:noProof/>
          <w:sz w:val="24"/>
        </w:rPr>
        <w:t xml:space="preserve"> us and our fathers. </w:t>
      </w:r>
      <w:r w:rsidRPr="00B101F9">
        <w:rPr>
          <w:rFonts w:ascii="Trebuchet MS" w:hAnsi="Trebuchet MS"/>
          <w:b/>
          <w:noProof/>
          <w:sz w:val="24"/>
        </w:rPr>
        <w:t xml:space="preserve">20:16 </w:t>
      </w:r>
      <w:r w:rsidRPr="00B101F9">
        <w:rPr>
          <w:rFonts w:ascii="Trebuchet MS" w:hAnsi="Trebuchet MS"/>
          <w:noProof/>
          <w:sz w:val="24"/>
        </w:rPr>
        <w:t>Finally we cried out to Jehovah</w:t>
      </w:r>
      <w:ins w:id="110" w:author="Author">
        <w:r w:rsidRPr="00B101F9">
          <w:rPr>
            <w:rFonts w:ascii="Trebuchet MS" w:hAnsi="Trebuchet MS"/>
            <w:noProof/>
            <w:sz w:val="24"/>
          </w:rPr>
          <w:t>,</w:t>
        </w:r>
      </w:ins>
      <w:r w:rsidRPr="00B101F9">
        <w:rPr>
          <w:rFonts w:ascii="Trebuchet MS" w:hAnsi="Trebuchet MS"/>
          <w:noProof/>
          <w:sz w:val="24"/>
        </w:rPr>
        <w:t xml:space="preserve"> and he heard </w:t>
      </w:r>
      <w:del w:id="111" w:author="Author">
        <w:r w:rsidRPr="00B101F9">
          <w:rPr>
            <w:rFonts w:ascii="Trebuchet MS" w:hAnsi="Trebuchet MS"/>
            <w:noProof/>
            <w:sz w:val="24"/>
          </w:rPr>
          <w:delText>our voice</w:delText>
        </w:r>
      </w:del>
      <w:ins w:id="112" w:author="Author">
        <w:r w:rsidRPr="00B101F9">
          <w:rPr>
            <w:rFonts w:ascii="Trebuchet MS" w:hAnsi="Trebuchet MS"/>
            <w:noProof/>
            <w:sz w:val="24"/>
          </w:rPr>
          <w:t>us</w:t>
        </w:r>
      </w:ins>
      <w:r w:rsidRPr="00B101F9">
        <w:rPr>
          <w:rFonts w:ascii="Trebuchet MS" w:hAnsi="Trebuchet MS"/>
          <w:noProof/>
          <w:sz w:val="24"/>
        </w:rPr>
        <w:t xml:space="preserve"> and sent an angel and brought us out of Egypt</w:t>
      </w:r>
      <w:del w:id="113" w:author="Author">
        <w:r w:rsidRPr="00B101F9">
          <w:rPr>
            <w:rFonts w:ascii="Trebuchet MS" w:hAnsi="Trebuchet MS"/>
            <w:noProof/>
            <w:sz w:val="24"/>
          </w:rPr>
          <w:delText>;</w:delText>
        </w:r>
      </w:del>
      <w:ins w:id="114" w:author="Author">
        <w:r w:rsidRPr="00B101F9">
          <w:rPr>
            <w:rFonts w:ascii="Trebuchet MS" w:hAnsi="Trebuchet MS"/>
            <w:noProof/>
            <w:sz w:val="24"/>
          </w:rPr>
          <w:t>,</w:t>
        </w:r>
      </w:ins>
      <w:r w:rsidRPr="00B101F9">
        <w:rPr>
          <w:rFonts w:ascii="Trebuchet MS" w:hAnsi="Trebuchet MS"/>
          <w:noProof/>
          <w:sz w:val="24"/>
        </w:rPr>
        <w:t xml:space="preserve"> and here we are in Ka′desh, a city </w:t>
      </w:r>
      <w:del w:id="115" w:author="Author">
        <w:r w:rsidRPr="00B101F9">
          <w:rPr>
            <w:rFonts w:ascii="Trebuchet MS" w:hAnsi="Trebuchet MS"/>
            <w:noProof/>
            <w:sz w:val="24"/>
          </w:rPr>
          <w:delText>at</w:delText>
        </w:r>
      </w:del>
      <w:ins w:id="116" w:author="Author">
        <w:r w:rsidRPr="00B101F9">
          <w:rPr>
            <w:rFonts w:ascii="Trebuchet MS" w:hAnsi="Trebuchet MS"/>
            <w:noProof/>
            <w:sz w:val="24"/>
          </w:rPr>
          <w:t>on</w:t>
        </w:r>
      </w:ins>
      <w:r w:rsidRPr="00B101F9">
        <w:rPr>
          <w:rFonts w:ascii="Trebuchet MS" w:hAnsi="Trebuchet MS"/>
          <w:noProof/>
          <w:sz w:val="24"/>
        </w:rPr>
        <w:t xml:space="preserve"> the </w:t>
      </w:r>
      <w:del w:id="117" w:author="Author">
        <w:r w:rsidRPr="00B101F9">
          <w:rPr>
            <w:rFonts w:ascii="Trebuchet MS" w:hAnsi="Trebuchet MS"/>
            <w:noProof/>
            <w:sz w:val="24"/>
          </w:rPr>
          <w:delText>extremity</w:delText>
        </w:r>
      </w:del>
      <w:ins w:id="118" w:author="Author">
        <w:r w:rsidRPr="00B101F9">
          <w:rPr>
            <w:rFonts w:ascii="Trebuchet MS" w:hAnsi="Trebuchet MS"/>
            <w:noProof/>
            <w:sz w:val="24"/>
          </w:rPr>
          <w:t>border</w:t>
        </w:r>
      </w:ins>
      <w:r w:rsidRPr="00B101F9">
        <w:rPr>
          <w:rFonts w:ascii="Trebuchet MS" w:hAnsi="Trebuchet MS"/>
          <w:noProof/>
          <w:sz w:val="24"/>
        </w:rPr>
        <w:t xml:space="preserve"> of your territory. </w:t>
      </w:r>
      <w:r w:rsidRPr="00B101F9">
        <w:rPr>
          <w:rFonts w:ascii="Trebuchet MS" w:hAnsi="Trebuchet MS"/>
          <w:b/>
          <w:noProof/>
          <w:sz w:val="24"/>
        </w:rPr>
        <w:t xml:space="preserve">20:17 </w:t>
      </w:r>
      <w:del w:id="119" w:author="Author">
        <w:r w:rsidRPr="00B101F9">
          <w:rPr>
            <w:rFonts w:ascii="Trebuchet MS" w:hAnsi="Trebuchet MS"/>
            <w:noProof/>
            <w:sz w:val="24"/>
          </w:rPr>
          <w:delText>Let</w:delText>
        </w:r>
      </w:del>
      <w:ins w:id="120" w:author="Author">
        <w:r w:rsidRPr="00B101F9">
          <w:rPr>
            <w:rFonts w:ascii="Trebuchet MS" w:hAnsi="Trebuchet MS"/>
            <w:noProof/>
            <w:sz w:val="24"/>
          </w:rPr>
          <w:t>Please let</w:t>
        </w:r>
      </w:ins>
      <w:r w:rsidRPr="00B101F9">
        <w:rPr>
          <w:rFonts w:ascii="Trebuchet MS" w:hAnsi="Trebuchet MS"/>
          <w:noProof/>
          <w:sz w:val="24"/>
        </w:rPr>
        <w:t xml:space="preserve"> us pass</w:t>
      </w:r>
      <w:del w:id="121" w:author="Author">
        <w:r w:rsidRPr="00B101F9">
          <w:rPr>
            <w:rFonts w:ascii="Trebuchet MS" w:hAnsi="Trebuchet MS"/>
            <w:noProof/>
            <w:sz w:val="24"/>
          </w:rPr>
          <w:delText>, please,</w:delText>
        </w:r>
      </w:del>
      <w:r w:rsidRPr="00B101F9">
        <w:rPr>
          <w:rFonts w:ascii="Trebuchet MS" w:hAnsi="Trebuchet MS"/>
          <w:noProof/>
          <w:sz w:val="24"/>
        </w:rPr>
        <w:t xml:space="preserve"> through your land. We </w:t>
      </w:r>
      <w:del w:id="122" w:author="Author">
        <w:r w:rsidRPr="00B101F9">
          <w:rPr>
            <w:rFonts w:ascii="Trebuchet MS" w:hAnsi="Trebuchet MS"/>
            <w:noProof/>
            <w:sz w:val="24"/>
          </w:rPr>
          <w:delText>shall</w:delText>
        </w:r>
      </w:del>
      <w:ins w:id="123" w:author="Author">
        <w:r w:rsidRPr="00B101F9">
          <w:rPr>
            <w:rFonts w:ascii="Trebuchet MS" w:hAnsi="Trebuchet MS"/>
            <w:noProof/>
            <w:sz w:val="24"/>
          </w:rPr>
          <w:t>will</w:t>
        </w:r>
      </w:ins>
      <w:r w:rsidRPr="00B101F9">
        <w:rPr>
          <w:rFonts w:ascii="Trebuchet MS" w:hAnsi="Trebuchet MS"/>
          <w:noProof/>
          <w:sz w:val="24"/>
        </w:rPr>
        <w:t xml:space="preserve"> not pass through </w:t>
      </w:r>
      <w:del w:id="124" w:author="Author">
        <w:r w:rsidRPr="00B101F9">
          <w:rPr>
            <w:rFonts w:ascii="Trebuchet MS" w:hAnsi="Trebuchet MS"/>
            <w:noProof/>
            <w:sz w:val="24"/>
          </w:rPr>
          <w:delText>a</w:delText>
        </w:r>
      </w:del>
      <w:ins w:id="125" w:author="Author">
        <w:r w:rsidRPr="00B101F9">
          <w:rPr>
            <w:rFonts w:ascii="Trebuchet MS" w:hAnsi="Trebuchet MS"/>
            <w:noProof/>
            <w:sz w:val="24"/>
          </w:rPr>
          <w:t>any</w:t>
        </w:r>
      </w:ins>
      <w:r w:rsidRPr="00B101F9">
        <w:rPr>
          <w:rFonts w:ascii="Trebuchet MS" w:hAnsi="Trebuchet MS"/>
          <w:noProof/>
          <w:sz w:val="24"/>
        </w:rPr>
        <w:t xml:space="preserve"> field or </w:t>
      </w:r>
      <w:del w:id="126" w:author="Author">
        <w:r w:rsidRPr="00B101F9">
          <w:rPr>
            <w:rFonts w:ascii="Trebuchet MS" w:hAnsi="Trebuchet MS"/>
            <w:noProof/>
            <w:sz w:val="24"/>
          </w:rPr>
          <w:delText xml:space="preserve">a </w:delText>
        </w:r>
      </w:del>
      <w:r w:rsidRPr="00B101F9">
        <w:rPr>
          <w:rFonts w:ascii="Trebuchet MS" w:hAnsi="Trebuchet MS"/>
          <w:noProof/>
          <w:sz w:val="24"/>
        </w:rPr>
        <w:t xml:space="preserve">vineyard, and we </w:t>
      </w:r>
      <w:del w:id="127" w:author="Author">
        <w:r w:rsidRPr="00B101F9">
          <w:rPr>
            <w:rFonts w:ascii="Trebuchet MS" w:hAnsi="Trebuchet MS"/>
            <w:noProof/>
            <w:sz w:val="24"/>
          </w:rPr>
          <w:delText>shall</w:delText>
        </w:r>
      </w:del>
      <w:ins w:id="128" w:author="Author">
        <w:r w:rsidRPr="00B101F9">
          <w:rPr>
            <w:rFonts w:ascii="Trebuchet MS" w:hAnsi="Trebuchet MS"/>
            <w:noProof/>
            <w:sz w:val="24"/>
          </w:rPr>
          <w:t>will</w:t>
        </w:r>
      </w:ins>
      <w:r w:rsidRPr="00B101F9">
        <w:rPr>
          <w:rFonts w:ascii="Trebuchet MS" w:hAnsi="Trebuchet MS"/>
          <w:noProof/>
          <w:sz w:val="24"/>
        </w:rPr>
        <w:t xml:space="preserve"> not drink the water of </w:t>
      </w:r>
      <w:del w:id="129" w:author="Author">
        <w:r w:rsidRPr="00B101F9">
          <w:rPr>
            <w:rFonts w:ascii="Trebuchet MS" w:hAnsi="Trebuchet MS"/>
            <w:noProof/>
            <w:sz w:val="24"/>
          </w:rPr>
          <w:delText>a</w:delText>
        </w:r>
      </w:del>
      <w:ins w:id="130" w:author="Author">
        <w:r w:rsidRPr="00B101F9">
          <w:rPr>
            <w:rFonts w:ascii="Trebuchet MS" w:hAnsi="Trebuchet MS"/>
            <w:noProof/>
            <w:sz w:val="24"/>
          </w:rPr>
          <w:t>any</w:t>
        </w:r>
      </w:ins>
      <w:r w:rsidRPr="00B101F9">
        <w:rPr>
          <w:rFonts w:ascii="Trebuchet MS" w:hAnsi="Trebuchet MS"/>
          <w:noProof/>
          <w:sz w:val="24"/>
        </w:rPr>
        <w:t xml:space="preserve"> well. </w:t>
      </w:r>
      <w:del w:id="131" w:author="Author">
        <w:r w:rsidRPr="00B101F9">
          <w:rPr>
            <w:rFonts w:ascii="Trebuchet MS" w:hAnsi="Trebuchet MS"/>
            <w:noProof/>
            <w:sz w:val="24"/>
          </w:rPr>
          <w:delText>On the king’s road we shall</w:delText>
        </w:r>
      </w:del>
      <w:ins w:id="132" w:author="Author">
        <w:r w:rsidRPr="00B101F9">
          <w:rPr>
            <w:rFonts w:ascii="Trebuchet MS" w:hAnsi="Trebuchet MS"/>
            <w:noProof/>
            <w:sz w:val="24"/>
          </w:rPr>
          <w:t>We will</w:t>
        </w:r>
      </w:ins>
      <w:r w:rsidRPr="00B101F9">
        <w:rPr>
          <w:rFonts w:ascii="Trebuchet MS" w:hAnsi="Trebuchet MS"/>
          <w:noProof/>
          <w:sz w:val="24"/>
        </w:rPr>
        <w:t xml:space="preserve"> march</w:t>
      </w:r>
      <w:del w:id="133" w:author="Author">
        <w:r w:rsidRPr="00B101F9">
          <w:rPr>
            <w:rFonts w:ascii="Trebuchet MS" w:hAnsi="Trebuchet MS"/>
            <w:noProof/>
            <w:sz w:val="24"/>
          </w:rPr>
          <w:delText>. We shall not bend toward</w:delText>
        </w:r>
      </w:del>
      <w:ins w:id="134" w:author="Author">
        <w:r w:rsidRPr="00B101F9">
          <w:rPr>
            <w:rFonts w:ascii="Trebuchet MS" w:hAnsi="Trebuchet MS"/>
            <w:noProof/>
            <w:sz w:val="24"/>
          </w:rPr>
          <w:t xml:space="preserve"> on the King’s Road without turning to</w:t>
        </w:r>
      </w:ins>
      <w:r w:rsidRPr="00B101F9">
        <w:rPr>
          <w:rFonts w:ascii="Trebuchet MS" w:hAnsi="Trebuchet MS"/>
          <w:noProof/>
          <w:sz w:val="24"/>
        </w:rPr>
        <w:t xml:space="preserve"> the right or the left</w:t>
      </w:r>
      <w:del w:id="135" w:author="Author">
        <w:r w:rsidRPr="00B101F9">
          <w:rPr>
            <w:rFonts w:ascii="Trebuchet MS" w:hAnsi="Trebuchet MS"/>
            <w:noProof/>
            <w:sz w:val="24"/>
          </w:rPr>
          <w:delText>,</w:delText>
        </w:r>
      </w:del>
      <w:r w:rsidRPr="00B101F9">
        <w:rPr>
          <w:rFonts w:ascii="Trebuchet MS" w:hAnsi="Trebuchet MS"/>
          <w:noProof/>
          <w:sz w:val="24"/>
        </w:rPr>
        <w:t xml:space="preserve"> until we </w:t>
      </w:r>
      <w:del w:id="136" w:author="Author">
        <w:r w:rsidRPr="00B101F9">
          <w:rPr>
            <w:rFonts w:ascii="Trebuchet MS" w:hAnsi="Trebuchet MS"/>
            <w:noProof/>
            <w:sz w:val="24"/>
          </w:rPr>
          <w:delText xml:space="preserve">shall </w:delText>
        </w:r>
      </w:del>
      <w:r w:rsidRPr="00B101F9">
        <w:rPr>
          <w:rFonts w:ascii="Trebuchet MS" w:hAnsi="Trebuchet MS"/>
          <w:noProof/>
          <w:sz w:val="24"/>
        </w:rPr>
        <w:t>pass through your territory.’”</w:t>
      </w:r>
    </w:p>
    <w:p w:rsidR="007E3074" w:rsidRPr="00B101F9" w:rsidRDefault="007E3074" w:rsidP="007E3074">
      <w:pPr>
        <w:rPr>
          <w:rFonts w:ascii="Trebuchet MS" w:hAnsi="Trebuchet MS"/>
          <w:noProof/>
          <w:sz w:val="24"/>
        </w:rPr>
      </w:pPr>
      <w:r w:rsidRPr="00B101F9">
        <w:rPr>
          <w:rFonts w:ascii="Trebuchet MS" w:hAnsi="Trebuchet MS"/>
          <w:b/>
          <w:sz w:val="24"/>
        </w:rPr>
        <w:t xml:space="preserve">20:18 </w:t>
      </w:r>
      <w:r w:rsidRPr="00B101F9">
        <w:rPr>
          <w:rFonts w:ascii="Trebuchet MS" w:hAnsi="Trebuchet MS"/>
          <w:noProof/>
          <w:sz w:val="24"/>
        </w:rPr>
        <w:t xml:space="preserve">However, E′dom said to him: “You </w:t>
      </w:r>
      <w:del w:id="137" w:author="Author">
        <w:r w:rsidRPr="00B101F9">
          <w:rPr>
            <w:rFonts w:ascii="Trebuchet MS" w:hAnsi="Trebuchet MS"/>
            <w:noProof/>
            <w:sz w:val="24"/>
          </w:rPr>
          <w:delText>must</w:delText>
        </w:r>
      </w:del>
      <w:ins w:id="138" w:author="Author">
        <w:r w:rsidRPr="00B101F9">
          <w:rPr>
            <w:rFonts w:ascii="Trebuchet MS" w:hAnsi="Trebuchet MS"/>
            <w:noProof/>
            <w:sz w:val="24"/>
          </w:rPr>
          <w:t>may</w:t>
        </w:r>
      </w:ins>
      <w:r w:rsidRPr="00B101F9">
        <w:rPr>
          <w:rFonts w:ascii="Trebuchet MS" w:hAnsi="Trebuchet MS"/>
          <w:noProof/>
          <w:sz w:val="24"/>
        </w:rPr>
        <w:t xml:space="preserve"> not pass through </w:t>
      </w:r>
      <w:del w:id="139" w:author="Author">
        <w:r w:rsidRPr="00B101F9">
          <w:rPr>
            <w:rFonts w:ascii="Trebuchet MS" w:hAnsi="Trebuchet MS"/>
            <w:noProof/>
            <w:sz w:val="24"/>
          </w:rPr>
          <w:delText>me, for fear</w:delText>
        </w:r>
      </w:del>
      <w:ins w:id="140" w:author="Author">
        <w:r w:rsidRPr="00B101F9">
          <w:rPr>
            <w:rFonts w:ascii="Trebuchet MS" w:hAnsi="Trebuchet MS"/>
            <w:noProof/>
            <w:sz w:val="24"/>
          </w:rPr>
          <w:t>our territory. If you do,</w:t>
        </w:r>
      </w:ins>
      <w:r w:rsidRPr="00B101F9">
        <w:rPr>
          <w:rFonts w:ascii="Trebuchet MS" w:hAnsi="Trebuchet MS"/>
          <w:noProof/>
          <w:sz w:val="24"/>
        </w:rPr>
        <w:t xml:space="preserve"> I </w:t>
      </w:r>
      <w:del w:id="141" w:author="Author">
        <w:r w:rsidRPr="00B101F9">
          <w:rPr>
            <w:rFonts w:ascii="Trebuchet MS" w:hAnsi="Trebuchet MS"/>
            <w:noProof/>
            <w:sz w:val="24"/>
          </w:rPr>
          <w:delText>may</w:delText>
        </w:r>
      </w:del>
      <w:ins w:id="142" w:author="Author">
        <w:r w:rsidRPr="00B101F9">
          <w:rPr>
            <w:rFonts w:ascii="Trebuchet MS" w:hAnsi="Trebuchet MS"/>
            <w:noProof/>
            <w:sz w:val="24"/>
          </w:rPr>
          <w:t>will</w:t>
        </w:r>
      </w:ins>
      <w:r w:rsidRPr="00B101F9">
        <w:rPr>
          <w:rFonts w:ascii="Trebuchet MS" w:hAnsi="Trebuchet MS"/>
          <w:noProof/>
          <w:sz w:val="24"/>
        </w:rPr>
        <w:t xml:space="preserve"> come out with the sword to meet you.” </w:t>
      </w:r>
      <w:r w:rsidRPr="00B101F9">
        <w:rPr>
          <w:rFonts w:ascii="Trebuchet MS" w:hAnsi="Trebuchet MS"/>
          <w:b/>
          <w:noProof/>
          <w:sz w:val="24"/>
        </w:rPr>
        <w:t xml:space="preserve">20:19 </w:t>
      </w:r>
      <w:r w:rsidRPr="00B101F9">
        <w:rPr>
          <w:rFonts w:ascii="Trebuchet MS" w:hAnsi="Trebuchet MS"/>
          <w:noProof/>
          <w:sz w:val="24"/>
        </w:rPr>
        <w:t xml:space="preserve">In turn the </w:t>
      </w:r>
      <w:del w:id="143" w:author="Author">
        <w:r w:rsidRPr="00B101F9">
          <w:rPr>
            <w:rFonts w:ascii="Trebuchet MS" w:hAnsi="Trebuchet MS"/>
            <w:noProof/>
            <w:sz w:val="24"/>
          </w:rPr>
          <w:delText>sons of Israel</w:delText>
        </w:r>
      </w:del>
      <w:ins w:id="144" w:author="Author">
        <w:r w:rsidRPr="00B101F9">
          <w:rPr>
            <w:rFonts w:ascii="Trebuchet MS" w:hAnsi="Trebuchet MS"/>
            <w:noProof/>
            <w:sz w:val="24"/>
          </w:rPr>
          <w:t>Israelites</w:t>
        </w:r>
      </w:ins>
      <w:r w:rsidRPr="00B101F9">
        <w:rPr>
          <w:rFonts w:ascii="Trebuchet MS" w:hAnsi="Trebuchet MS"/>
          <w:noProof/>
          <w:sz w:val="24"/>
        </w:rPr>
        <w:t xml:space="preserve"> said to him: “By the highway we </w:t>
      </w:r>
      <w:del w:id="145" w:author="Author">
        <w:r w:rsidRPr="00B101F9">
          <w:rPr>
            <w:rFonts w:ascii="Trebuchet MS" w:hAnsi="Trebuchet MS"/>
            <w:noProof/>
            <w:sz w:val="24"/>
          </w:rPr>
          <w:delText>shall</w:delText>
        </w:r>
      </w:del>
      <w:ins w:id="146" w:author="Author">
        <w:r w:rsidRPr="00B101F9">
          <w:rPr>
            <w:rFonts w:ascii="Trebuchet MS" w:hAnsi="Trebuchet MS"/>
            <w:noProof/>
            <w:sz w:val="24"/>
          </w:rPr>
          <w:t>will</w:t>
        </w:r>
      </w:ins>
      <w:r w:rsidRPr="00B101F9">
        <w:rPr>
          <w:rFonts w:ascii="Trebuchet MS" w:hAnsi="Trebuchet MS"/>
          <w:noProof/>
          <w:sz w:val="24"/>
        </w:rPr>
        <w:t xml:space="preserve"> go up</w:t>
      </w:r>
      <w:del w:id="147" w:author="Author">
        <w:r w:rsidRPr="00B101F9">
          <w:rPr>
            <w:rFonts w:ascii="Trebuchet MS" w:hAnsi="Trebuchet MS"/>
            <w:noProof/>
            <w:sz w:val="24"/>
          </w:rPr>
          <w:delText>;</w:delText>
        </w:r>
      </w:del>
      <w:ins w:id="148" w:author="Author">
        <w:r w:rsidRPr="00B101F9">
          <w:rPr>
            <w:rFonts w:ascii="Trebuchet MS" w:hAnsi="Trebuchet MS"/>
            <w:noProof/>
            <w:sz w:val="24"/>
          </w:rPr>
          <w:t>,</w:t>
        </w:r>
      </w:ins>
      <w:r w:rsidRPr="00B101F9">
        <w:rPr>
          <w:rFonts w:ascii="Trebuchet MS" w:hAnsi="Trebuchet MS"/>
          <w:noProof/>
          <w:sz w:val="24"/>
        </w:rPr>
        <w:t xml:space="preserve"> and if </w:t>
      </w:r>
      <w:del w:id="149" w:author="Author">
        <w:r w:rsidRPr="00B101F9">
          <w:rPr>
            <w:rFonts w:ascii="Trebuchet MS" w:hAnsi="Trebuchet MS"/>
            <w:noProof/>
            <w:sz w:val="24"/>
          </w:rPr>
          <w:delText>I</w:delText>
        </w:r>
      </w:del>
      <w:ins w:id="150" w:author="Author">
        <w:r w:rsidRPr="00B101F9">
          <w:rPr>
            <w:rFonts w:ascii="Trebuchet MS" w:hAnsi="Trebuchet MS"/>
            <w:noProof/>
            <w:sz w:val="24"/>
          </w:rPr>
          <w:t>we</w:t>
        </w:r>
      </w:ins>
      <w:r w:rsidRPr="00B101F9">
        <w:rPr>
          <w:rFonts w:ascii="Trebuchet MS" w:hAnsi="Trebuchet MS"/>
          <w:noProof/>
          <w:sz w:val="24"/>
        </w:rPr>
        <w:t xml:space="preserve"> and </w:t>
      </w:r>
      <w:del w:id="151" w:author="Author">
        <w:r w:rsidRPr="00B101F9">
          <w:rPr>
            <w:rFonts w:ascii="Trebuchet MS" w:hAnsi="Trebuchet MS"/>
            <w:noProof/>
            <w:sz w:val="24"/>
          </w:rPr>
          <w:delText>my</w:delText>
        </w:r>
      </w:del>
      <w:ins w:id="152" w:author="Author">
        <w:r w:rsidRPr="00B101F9">
          <w:rPr>
            <w:rFonts w:ascii="Trebuchet MS" w:hAnsi="Trebuchet MS"/>
            <w:noProof/>
            <w:sz w:val="24"/>
          </w:rPr>
          <w:t>our</w:t>
        </w:r>
      </w:ins>
      <w:r w:rsidRPr="00B101F9">
        <w:rPr>
          <w:rFonts w:ascii="Trebuchet MS" w:hAnsi="Trebuchet MS"/>
          <w:noProof/>
          <w:sz w:val="24"/>
        </w:rPr>
        <w:t xml:space="preserve"> livestock </w:t>
      </w:r>
      <w:del w:id="153" w:author="Author">
        <w:r w:rsidRPr="00B101F9">
          <w:rPr>
            <w:rFonts w:ascii="Trebuchet MS" w:hAnsi="Trebuchet MS"/>
            <w:noProof/>
            <w:sz w:val="24"/>
          </w:rPr>
          <w:delText xml:space="preserve">should </w:delText>
        </w:r>
      </w:del>
      <w:r w:rsidRPr="00B101F9">
        <w:rPr>
          <w:rFonts w:ascii="Trebuchet MS" w:hAnsi="Trebuchet MS"/>
          <w:noProof/>
          <w:sz w:val="24"/>
        </w:rPr>
        <w:t xml:space="preserve">drink your water, </w:t>
      </w:r>
      <w:del w:id="154" w:author="Author">
        <w:r w:rsidRPr="00B101F9">
          <w:rPr>
            <w:rFonts w:ascii="Trebuchet MS" w:hAnsi="Trebuchet MS"/>
            <w:noProof/>
            <w:sz w:val="24"/>
          </w:rPr>
          <w:delText>I shall also certainly give the value of</w:delText>
        </w:r>
      </w:del>
      <w:ins w:id="155" w:author="Author">
        <w:r w:rsidRPr="00B101F9">
          <w:rPr>
            <w:rFonts w:ascii="Trebuchet MS" w:hAnsi="Trebuchet MS"/>
            <w:noProof/>
            <w:sz w:val="24"/>
          </w:rPr>
          <w:t>we will pay for</w:t>
        </w:r>
      </w:ins>
      <w:r w:rsidRPr="00B101F9">
        <w:rPr>
          <w:rFonts w:ascii="Trebuchet MS" w:hAnsi="Trebuchet MS"/>
          <w:noProof/>
          <w:sz w:val="24"/>
        </w:rPr>
        <w:t xml:space="preserve"> it. </w:t>
      </w:r>
      <w:del w:id="156" w:author="Author">
        <w:r w:rsidRPr="00B101F9">
          <w:rPr>
            <w:rFonts w:ascii="Trebuchet MS" w:hAnsi="Trebuchet MS"/>
            <w:noProof/>
            <w:sz w:val="24"/>
          </w:rPr>
          <w:delText>I</w:delText>
        </w:r>
      </w:del>
      <w:ins w:id="157" w:author="Author">
        <w:r w:rsidRPr="00B101F9">
          <w:rPr>
            <w:rFonts w:ascii="Trebuchet MS" w:hAnsi="Trebuchet MS"/>
            <w:noProof/>
            <w:sz w:val="24"/>
          </w:rPr>
          <w:t>We</w:t>
        </w:r>
      </w:ins>
      <w:r w:rsidRPr="00B101F9">
        <w:rPr>
          <w:rFonts w:ascii="Trebuchet MS" w:hAnsi="Trebuchet MS"/>
          <w:noProof/>
          <w:sz w:val="24"/>
        </w:rPr>
        <w:t xml:space="preserve"> want nothing more than to pass through on </w:t>
      </w:r>
      <w:del w:id="158" w:author="Author">
        <w:r w:rsidRPr="00B101F9">
          <w:rPr>
            <w:rFonts w:ascii="Trebuchet MS" w:hAnsi="Trebuchet MS"/>
            <w:noProof/>
            <w:sz w:val="24"/>
          </w:rPr>
          <w:delText>my feet</w:delText>
        </w:r>
      </w:del>
      <w:ins w:id="159" w:author="Author">
        <w:r w:rsidRPr="00B101F9">
          <w:rPr>
            <w:rFonts w:ascii="Trebuchet MS" w:hAnsi="Trebuchet MS"/>
            <w:noProof/>
            <w:sz w:val="24"/>
          </w:rPr>
          <w:t>foot</w:t>
        </w:r>
      </w:ins>
      <w:r w:rsidRPr="00B101F9">
        <w:rPr>
          <w:rFonts w:ascii="Trebuchet MS" w:hAnsi="Trebuchet MS"/>
          <w:noProof/>
          <w:sz w:val="24"/>
        </w:rPr>
        <w:t xml:space="preserve">.” </w:t>
      </w:r>
      <w:r w:rsidRPr="00B101F9">
        <w:rPr>
          <w:rFonts w:ascii="Trebuchet MS" w:hAnsi="Trebuchet MS"/>
          <w:b/>
          <w:noProof/>
          <w:sz w:val="24"/>
        </w:rPr>
        <w:t xml:space="preserve">20:20 </w:t>
      </w:r>
      <w:r w:rsidRPr="00B101F9">
        <w:rPr>
          <w:rFonts w:ascii="Trebuchet MS" w:hAnsi="Trebuchet MS"/>
          <w:noProof/>
          <w:sz w:val="24"/>
        </w:rPr>
        <w:t xml:space="preserve">Still he said: “You </w:t>
      </w:r>
      <w:del w:id="160" w:author="Author">
        <w:r w:rsidRPr="00B101F9">
          <w:rPr>
            <w:rFonts w:ascii="Trebuchet MS" w:hAnsi="Trebuchet MS"/>
            <w:noProof/>
            <w:sz w:val="24"/>
          </w:rPr>
          <w:delText>must</w:delText>
        </w:r>
      </w:del>
      <w:ins w:id="161" w:author="Author">
        <w:r w:rsidRPr="00B101F9">
          <w:rPr>
            <w:rFonts w:ascii="Trebuchet MS" w:hAnsi="Trebuchet MS"/>
            <w:noProof/>
            <w:sz w:val="24"/>
          </w:rPr>
          <w:t>may</w:t>
        </w:r>
      </w:ins>
      <w:r w:rsidRPr="00B101F9">
        <w:rPr>
          <w:rFonts w:ascii="Trebuchet MS" w:hAnsi="Trebuchet MS"/>
          <w:noProof/>
          <w:sz w:val="24"/>
        </w:rPr>
        <w:t xml:space="preserve"> not pass through.” With that E′dom came </w:t>
      </w:r>
      <w:del w:id="162" w:author="Author">
        <w:r w:rsidRPr="00B101F9">
          <w:rPr>
            <w:rFonts w:ascii="Trebuchet MS" w:hAnsi="Trebuchet MS"/>
            <w:noProof/>
            <w:sz w:val="24"/>
          </w:rPr>
          <w:delText xml:space="preserve">on </w:delText>
        </w:r>
      </w:del>
      <w:r w:rsidRPr="00B101F9">
        <w:rPr>
          <w:rFonts w:ascii="Trebuchet MS" w:hAnsi="Trebuchet MS"/>
          <w:noProof/>
          <w:sz w:val="24"/>
        </w:rPr>
        <w:t xml:space="preserve">out to encounter him with </w:t>
      </w:r>
      <w:del w:id="163" w:author="Author">
        <w:r w:rsidRPr="00B101F9">
          <w:rPr>
            <w:rFonts w:ascii="Trebuchet MS" w:hAnsi="Trebuchet MS"/>
            <w:noProof/>
            <w:sz w:val="24"/>
          </w:rPr>
          <w:delText xml:space="preserve">a great </w:delText>
        </w:r>
      </w:del>
      <w:r w:rsidRPr="00B101F9">
        <w:rPr>
          <w:rFonts w:ascii="Trebuchet MS" w:hAnsi="Trebuchet MS"/>
          <w:noProof/>
          <w:sz w:val="24"/>
        </w:rPr>
        <w:t xml:space="preserve">many people and a strong </w:t>
      </w:r>
      <w:del w:id="164" w:author="Author">
        <w:r w:rsidRPr="00B101F9">
          <w:rPr>
            <w:rFonts w:ascii="Trebuchet MS" w:hAnsi="Trebuchet MS"/>
            <w:noProof/>
            <w:sz w:val="24"/>
          </w:rPr>
          <w:delText>hand.</w:delText>
        </w:r>
      </w:del>
      <w:ins w:id="165" w:author="Author">
        <w:r w:rsidRPr="00B101F9">
          <w:rPr>
            <w:rFonts w:ascii="Trebuchet MS" w:hAnsi="Trebuchet MS"/>
            <w:noProof/>
            <w:sz w:val="24"/>
          </w:rPr>
          <w:t>army.</w:t>
        </w:r>
        <w:r w:rsidRPr="00B101F9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B101F9">
        <w:rPr>
          <w:rFonts w:ascii="Trebuchet MS" w:hAnsi="Trebuchet MS"/>
          <w:noProof/>
          <w:sz w:val="24"/>
        </w:rPr>
        <w:t xml:space="preserve"> </w:t>
      </w:r>
      <w:r w:rsidRPr="00B101F9">
        <w:rPr>
          <w:rFonts w:ascii="Trebuchet MS" w:hAnsi="Trebuchet MS"/>
          <w:b/>
          <w:noProof/>
          <w:sz w:val="24"/>
        </w:rPr>
        <w:t xml:space="preserve">20:21 </w:t>
      </w:r>
      <w:r w:rsidRPr="00B101F9">
        <w:rPr>
          <w:rFonts w:ascii="Trebuchet MS" w:hAnsi="Trebuchet MS"/>
          <w:noProof/>
          <w:sz w:val="24"/>
        </w:rPr>
        <w:t xml:space="preserve">So E′dom refused to </w:t>
      </w:r>
      <w:del w:id="168" w:author="Author">
        <w:r w:rsidRPr="00B101F9">
          <w:rPr>
            <w:rFonts w:ascii="Trebuchet MS" w:hAnsi="Trebuchet MS"/>
            <w:noProof/>
            <w:sz w:val="24"/>
          </w:rPr>
          <w:delText>grant</w:delText>
        </w:r>
      </w:del>
      <w:ins w:id="169" w:author="Author">
        <w:r w:rsidRPr="00B101F9">
          <w:rPr>
            <w:rFonts w:ascii="Trebuchet MS" w:hAnsi="Trebuchet MS"/>
            <w:noProof/>
            <w:sz w:val="24"/>
          </w:rPr>
          <w:t>allow</w:t>
        </w:r>
      </w:ins>
      <w:r w:rsidRPr="00B101F9">
        <w:rPr>
          <w:rFonts w:ascii="Trebuchet MS" w:hAnsi="Trebuchet MS"/>
          <w:noProof/>
          <w:sz w:val="24"/>
        </w:rPr>
        <w:t xml:space="preserve"> Israel to pass through his territory</w:t>
      </w:r>
      <w:del w:id="170" w:author="Author">
        <w:r w:rsidRPr="00B101F9">
          <w:rPr>
            <w:rFonts w:ascii="Trebuchet MS" w:hAnsi="Trebuchet MS"/>
            <w:noProof/>
            <w:sz w:val="24"/>
          </w:rPr>
          <w:delText>. Hence</w:delText>
        </w:r>
      </w:del>
      <w:ins w:id="171" w:author="Author">
        <w:r w:rsidRPr="00B101F9">
          <w:rPr>
            <w:rFonts w:ascii="Trebuchet MS" w:hAnsi="Trebuchet MS"/>
            <w:noProof/>
            <w:sz w:val="24"/>
          </w:rPr>
          <w:t>; therefore,</w:t>
        </w:r>
      </w:ins>
      <w:r w:rsidRPr="00B101F9">
        <w:rPr>
          <w:rFonts w:ascii="Trebuchet MS" w:hAnsi="Trebuchet MS"/>
          <w:noProof/>
          <w:sz w:val="24"/>
        </w:rPr>
        <w:t xml:space="preserve"> Israel turned away from him.</w:t>
      </w:r>
    </w:p>
    <w:p w:rsidR="007E3074" w:rsidRPr="00B101F9" w:rsidRDefault="007E3074" w:rsidP="007E3074">
      <w:pPr>
        <w:rPr>
          <w:rFonts w:ascii="Trebuchet MS" w:hAnsi="Trebuchet MS"/>
          <w:noProof/>
          <w:sz w:val="24"/>
        </w:rPr>
      </w:pPr>
      <w:r w:rsidRPr="00B101F9">
        <w:rPr>
          <w:rFonts w:ascii="Trebuchet MS" w:hAnsi="Trebuchet MS"/>
          <w:b/>
          <w:sz w:val="24"/>
        </w:rPr>
        <w:t xml:space="preserve">20:22 </w:t>
      </w:r>
      <w:del w:id="172" w:author="Author">
        <w:r w:rsidRPr="00B101F9">
          <w:rPr>
            <w:rFonts w:ascii="Trebuchet MS" w:hAnsi="Trebuchet MS"/>
            <w:noProof/>
            <w:sz w:val="24"/>
          </w:rPr>
          <w:delText>And the sons</w:delText>
        </w:r>
      </w:del>
      <w:ins w:id="173" w:author="Author">
        <w:r w:rsidRPr="00B101F9">
          <w:rPr>
            <w:rFonts w:ascii="Trebuchet MS" w:hAnsi="Trebuchet MS"/>
            <w:noProof/>
            <w:sz w:val="24"/>
          </w:rPr>
          <w:t>The people</w:t>
        </w:r>
      </w:ins>
      <w:r w:rsidRPr="00B101F9">
        <w:rPr>
          <w:rFonts w:ascii="Trebuchet MS" w:hAnsi="Trebuchet MS"/>
          <w:noProof/>
          <w:sz w:val="24"/>
        </w:rPr>
        <w:t xml:space="preserve"> of Israel, the entire assembly, </w:t>
      </w:r>
      <w:del w:id="174" w:author="Author">
        <w:r w:rsidRPr="00B101F9">
          <w:rPr>
            <w:rFonts w:ascii="Trebuchet MS" w:hAnsi="Trebuchet MS"/>
            <w:noProof/>
            <w:sz w:val="24"/>
          </w:rPr>
          <w:delText>proceeded to pull away</w:delText>
        </w:r>
      </w:del>
      <w:ins w:id="175" w:author="Author">
        <w:r w:rsidRPr="00B101F9">
          <w:rPr>
            <w:rFonts w:ascii="Trebuchet MS" w:hAnsi="Trebuchet MS"/>
            <w:noProof/>
            <w:sz w:val="24"/>
          </w:rPr>
          <w:t>departed</w:t>
        </w:r>
      </w:ins>
      <w:r w:rsidRPr="00B101F9">
        <w:rPr>
          <w:rFonts w:ascii="Trebuchet MS" w:hAnsi="Trebuchet MS"/>
          <w:noProof/>
          <w:sz w:val="24"/>
        </w:rPr>
        <w:t xml:space="preserve"> from Ka′desh and </w:t>
      </w:r>
      <w:del w:id="176" w:author="Author">
        <w:r w:rsidRPr="00B101F9">
          <w:rPr>
            <w:rFonts w:ascii="Trebuchet MS" w:hAnsi="Trebuchet MS"/>
            <w:noProof/>
            <w:sz w:val="24"/>
          </w:rPr>
          <w:delText>come</w:delText>
        </w:r>
      </w:del>
      <w:ins w:id="177" w:author="Author">
        <w:r w:rsidRPr="00B101F9">
          <w:rPr>
            <w:rFonts w:ascii="Trebuchet MS" w:hAnsi="Trebuchet MS"/>
            <w:noProof/>
            <w:sz w:val="24"/>
          </w:rPr>
          <w:t>came</w:t>
        </w:r>
      </w:ins>
      <w:r w:rsidRPr="00B101F9">
        <w:rPr>
          <w:rFonts w:ascii="Trebuchet MS" w:hAnsi="Trebuchet MS"/>
          <w:noProof/>
          <w:sz w:val="24"/>
        </w:rPr>
        <w:t xml:space="preserve"> to Mount Hor. </w:t>
      </w:r>
      <w:r w:rsidRPr="00B101F9">
        <w:rPr>
          <w:rFonts w:ascii="Trebuchet MS" w:hAnsi="Trebuchet MS"/>
          <w:b/>
          <w:noProof/>
          <w:sz w:val="24"/>
        </w:rPr>
        <w:t xml:space="preserve">20:23 </w:t>
      </w:r>
      <w:r w:rsidRPr="00B101F9">
        <w:rPr>
          <w:rFonts w:ascii="Trebuchet MS" w:hAnsi="Trebuchet MS"/>
          <w:noProof/>
          <w:sz w:val="24"/>
        </w:rPr>
        <w:t xml:space="preserve">Then Jehovah said </w:t>
      </w:r>
      <w:del w:id="178" w:author="Author">
        <w:r w:rsidRPr="00B101F9">
          <w:rPr>
            <w:rFonts w:ascii="Trebuchet MS" w:hAnsi="Trebuchet MS"/>
            <w:noProof/>
            <w:sz w:val="24"/>
          </w:rPr>
          <w:delText xml:space="preserve">this </w:delText>
        </w:r>
      </w:del>
      <w:r w:rsidRPr="00B101F9">
        <w:rPr>
          <w:rFonts w:ascii="Trebuchet MS" w:hAnsi="Trebuchet MS"/>
          <w:noProof/>
          <w:sz w:val="24"/>
        </w:rPr>
        <w:t xml:space="preserve">to Moses and Aaron in Mount Hor by the border of the land of E′dom: </w:t>
      </w:r>
      <w:r w:rsidRPr="00B101F9">
        <w:rPr>
          <w:rFonts w:ascii="Trebuchet MS" w:hAnsi="Trebuchet MS"/>
          <w:b/>
          <w:noProof/>
          <w:sz w:val="24"/>
        </w:rPr>
        <w:t xml:space="preserve">20:24 </w:t>
      </w:r>
      <w:r w:rsidRPr="00B101F9">
        <w:rPr>
          <w:rFonts w:ascii="Trebuchet MS" w:hAnsi="Trebuchet MS"/>
          <w:noProof/>
          <w:sz w:val="24"/>
        </w:rPr>
        <w:t>“Aaron will be gathered to his people</w:t>
      </w:r>
      <w:del w:id="179" w:author="Author">
        <w:r w:rsidRPr="00B101F9">
          <w:rPr>
            <w:rFonts w:ascii="Trebuchet MS" w:hAnsi="Trebuchet MS"/>
            <w:noProof/>
            <w:sz w:val="24"/>
          </w:rPr>
          <w:delText>, for he</w:delText>
        </w:r>
      </w:del>
      <w:ins w:id="180" w:author="Author">
        <w:r w:rsidRPr="00B101F9">
          <w:rPr>
            <w:rFonts w:ascii="Trebuchet MS" w:hAnsi="Trebuchet MS"/>
            <w:noProof/>
            <w:sz w:val="24"/>
          </w:rPr>
          <w:t>.</w:t>
        </w:r>
        <w:r w:rsidRPr="00B101F9">
          <w:rPr>
            <w:rStyle w:val="FootnoteReference"/>
            <w:rFonts w:ascii="Trebuchet MS" w:hAnsi="Trebuchet MS"/>
            <w:noProof/>
          </w:rPr>
          <w:footnoteReference w:id="4"/>
        </w:r>
        <w:r w:rsidRPr="00B101F9">
          <w:rPr>
            <w:rFonts w:ascii="Trebuchet MS" w:hAnsi="Trebuchet MS"/>
            <w:noProof/>
            <w:sz w:val="24"/>
          </w:rPr>
          <w:t xml:space="preserve"> He</w:t>
        </w:r>
      </w:ins>
      <w:r w:rsidRPr="00B101F9">
        <w:rPr>
          <w:rFonts w:ascii="Trebuchet MS" w:hAnsi="Trebuchet MS"/>
          <w:noProof/>
          <w:sz w:val="24"/>
        </w:rPr>
        <w:t xml:space="preserve"> will not enter </w:t>
      </w:r>
      <w:del w:id="183" w:author="Author">
        <w:r w:rsidRPr="00B101F9">
          <w:rPr>
            <w:rFonts w:ascii="Trebuchet MS" w:hAnsi="Trebuchet MS"/>
            <w:noProof/>
            <w:sz w:val="24"/>
          </w:rPr>
          <w:delText xml:space="preserve">into </w:delText>
        </w:r>
      </w:del>
      <w:r w:rsidRPr="00B101F9">
        <w:rPr>
          <w:rFonts w:ascii="Trebuchet MS" w:hAnsi="Trebuchet MS"/>
          <w:noProof/>
          <w:sz w:val="24"/>
        </w:rPr>
        <w:t xml:space="preserve">the land that I </w:t>
      </w:r>
      <w:del w:id="184" w:author="Author">
        <w:r w:rsidRPr="00B101F9">
          <w:rPr>
            <w:rFonts w:ascii="Trebuchet MS" w:hAnsi="Trebuchet MS"/>
            <w:noProof/>
            <w:sz w:val="24"/>
          </w:rPr>
          <w:delText>shall certainly</w:delText>
        </w:r>
      </w:del>
      <w:ins w:id="185" w:author="Author">
        <w:r w:rsidRPr="00B101F9">
          <w:rPr>
            <w:rFonts w:ascii="Trebuchet MS" w:hAnsi="Trebuchet MS"/>
            <w:noProof/>
            <w:sz w:val="24"/>
          </w:rPr>
          <w:t>will</w:t>
        </w:r>
      </w:ins>
      <w:r w:rsidRPr="00B101F9">
        <w:rPr>
          <w:rFonts w:ascii="Trebuchet MS" w:hAnsi="Trebuchet MS"/>
          <w:noProof/>
          <w:sz w:val="24"/>
        </w:rPr>
        <w:t xml:space="preserve"> give to the </w:t>
      </w:r>
      <w:del w:id="186" w:author="Author">
        <w:r w:rsidRPr="00B101F9">
          <w:rPr>
            <w:rFonts w:ascii="Trebuchet MS" w:hAnsi="Trebuchet MS"/>
            <w:noProof/>
            <w:sz w:val="24"/>
          </w:rPr>
          <w:delText xml:space="preserve">sons of Israel, on the ground that </w:delText>
        </w:r>
        <w:r w:rsidRPr="00B101F9">
          <w:rPr>
            <w:rFonts w:ascii="Trebuchet MS" w:hAnsi="Trebuchet MS"/>
            <w:noProof/>
            <w:sz w:val="24"/>
            <w:u w:val="dotted"/>
          </w:rPr>
          <w:delText>YOU</w:delText>
        </w:r>
        <w:r w:rsidRPr="00B101F9">
          <w:rPr>
            <w:rFonts w:ascii="Trebuchet MS" w:hAnsi="Trebuchet MS"/>
            <w:noProof/>
            <w:sz w:val="24"/>
          </w:rPr>
          <w:delText xml:space="preserve"> men</w:delText>
        </w:r>
      </w:del>
      <w:ins w:id="187" w:author="Author">
        <w:r w:rsidRPr="00B101F9">
          <w:rPr>
            <w:rFonts w:ascii="Trebuchet MS" w:hAnsi="Trebuchet MS"/>
            <w:noProof/>
            <w:sz w:val="24"/>
          </w:rPr>
          <w:t>Israelites, because you both</w:t>
        </w:r>
      </w:ins>
      <w:r w:rsidRPr="00B101F9">
        <w:rPr>
          <w:rFonts w:ascii="Trebuchet MS" w:hAnsi="Trebuchet MS"/>
          <w:noProof/>
          <w:sz w:val="24"/>
        </w:rPr>
        <w:t xml:space="preserve"> rebelled against my order </w:t>
      </w:r>
      <w:del w:id="188" w:author="Author">
        <w:r w:rsidRPr="00B101F9">
          <w:rPr>
            <w:rFonts w:ascii="Trebuchet MS" w:hAnsi="Trebuchet MS"/>
            <w:noProof/>
            <w:sz w:val="24"/>
          </w:rPr>
          <w:delText>respecting</w:delText>
        </w:r>
      </w:del>
      <w:ins w:id="189" w:author="Author">
        <w:r w:rsidRPr="00B101F9">
          <w:rPr>
            <w:rFonts w:ascii="Trebuchet MS" w:hAnsi="Trebuchet MS"/>
            <w:noProof/>
            <w:sz w:val="24"/>
          </w:rPr>
          <w:t>regarding</w:t>
        </w:r>
      </w:ins>
      <w:r w:rsidRPr="00B101F9">
        <w:rPr>
          <w:rFonts w:ascii="Trebuchet MS" w:hAnsi="Trebuchet MS"/>
          <w:noProof/>
          <w:sz w:val="24"/>
        </w:rPr>
        <w:t xml:space="preserve"> the waters of Mer′i·bah. </w:t>
      </w:r>
      <w:r w:rsidRPr="00B101F9">
        <w:rPr>
          <w:rFonts w:ascii="Trebuchet MS" w:hAnsi="Trebuchet MS"/>
          <w:b/>
          <w:noProof/>
          <w:sz w:val="24"/>
        </w:rPr>
        <w:t xml:space="preserve">20:25 </w:t>
      </w:r>
      <w:r w:rsidRPr="00B101F9">
        <w:rPr>
          <w:rFonts w:ascii="Trebuchet MS" w:hAnsi="Trebuchet MS"/>
          <w:noProof/>
          <w:sz w:val="24"/>
        </w:rPr>
        <w:t xml:space="preserve">Take Aaron and </w:t>
      </w:r>
      <w:ins w:id="190" w:author="Author">
        <w:r w:rsidRPr="00B101F9">
          <w:rPr>
            <w:rFonts w:ascii="Trebuchet MS" w:hAnsi="Trebuchet MS"/>
            <w:noProof/>
            <w:sz w:val="24"/>
          </w:rPr>
          <w:t xml:space="preserve">his son </w:t>
        </w:r>
      </w:ins>
      <w:r w:rsidRPr="00B101F9">
        <w:rPr>
          <w:rFonts w:ascii="Trebuchet MS" w:hAnsi="Trebuchet MS"/>
          <w:noProof/>
          <w:sz w:val="24"/>
        </w:rPr>
        <w:t xml:space="preserve">El·e·a′zar </w:t>
      </w:r>
      <w:del w:id="191" w:author="Author">
        <w:r w:rsidRPr="00B101F9">
          <w:rPr>
            <w:rFonts w:ascii="Trebuchet MS" w:hAnsi="Trebuchet MS"/>
            <w:noProof/>
            <w:sz w:val="24"/>
          </w:rPr>
          <w:delText xml:space="preserve">his son </w:delText>
        </w:r>
      </w:del>
      <w:r w:rsidRPr="00B101F9">
        <w:rPr>
          <w:rFonts w:ascii="Trebuchet MS" w:hAnsi="Trebuchet MS"/>
          <w:noProof/>
          <w:sz w:val="24"/>
        </w:rPr>
        <w:t xml:space="preserve">and bring them up into Mount Hor. </w:t>
      </w:r>
      <w:r w:rsidRPr="00B101F9">
        <w:rPr>
          <w:rFonts w:ascii="Trebuchet MS" w:hAnsi="Trebuchet MS"/>
          <w:b/>
          <w:noProof/>
          <w:sz w:val="24"/>
        </w:rPr>
        <w:t xml:space="preserve">20:26 </w:t>
      </w:r>
      <w:del w:id="192" w:author="Author">
        <w:r w:rsidRPr="00B101F9">
          <w:rPr>
            <w:rFonts w:ascii="Trebuchet MS" w:hAnsi="Trebuchet MS"/>
            <w:noProof/>
            <w:sz w:val="24"/>
          </w:rPr>
          <w:delText>And strip Aaron of his</w:delText>
        </w:r>
      </w:del>
      <w:ins w:id="193" w:author="Author">
        <w:r w:rsidRPr="00B101F9">
          <w:rPr>
            <w:rFonts w:ascii="Trebuchet MS" w:hAnsi="Trebuchet MS"/>
            <w:noProof/>
            <w:sz w:val="24"/>
          </w:rPr>
          <w:t>Remove Aaron’s</w:t>
        </w:r>
      </w:ins>
      <w:r w:rsidRPr="00B101F9">
        <w:rPr>
          <w:rFonts w:ascii="Trebuchet MS" w:hAnsi="Trebuchet MS"/>
          <w:noProof/>
          <w:sz w:val="24"/>
        </w:rPr>
        <w:t xml:space="preserve"> garments</w:t>
      </w:r>
      <w:del w:id="194" w:author="Author">
        <w:r w:rsidRPr="00B101F9">
          <w:rPr>
            <w:rFonts w:ascii="Trebuchet MS" w:hAnsi="Trebuchet MS"/>
            <w:noProof/>
            <w:sz w:val="24"/>
          </w:rPr>
          <w:delText>,</w:delText>
        </w:r>
      </w:del>
      <w:r w:rsidRPr="00B101F9">
        <w:rPr>
          <w:rFonts w:ascii="Trebuchet MS" w:hAnsi="Trebuchet MS"/>
          <w:noProof/>
          <w:sz w:val="24"/>
        </w:rPr>
        <w:t xml:space="preserve"> and </w:t>
      </w:r>
      <w:del w:id="195" w:author="Author">
        <w:r w:rsidRPr="00B101F9">
          <w:rPr>
            <w:rFonts w:ascii="Trebuchet MS" w:hAnsi="Trebuchet MS"/>
            <w:noProof/>
            <w:sz w:val="24"/>
          </w:rPr>
          <w:delText xml:space="preserve">you must </w:delText>
        </w:r>
      </w:del>
      <w:r w:rsidRPr="00B101F9">
        <w:rPr>
          <w:rFonts w:ascii="Trebuchet MS" w:hAnsi="Trebuchet MS"/>
          <w:noProof/>
          <w:sz w:val="24"/>
        </w:rPr>
        <w:t xml:space="preserve">clothe </w:t>
      </w:r>
      <w:del w:id="196" w:author="Author">
        <w:r w:rsidRPr="00B101F9">
          <w:rPr>
            <w:rFonts w:ascii="Trebuchet MS" w:hAnsi="Trebuchet MS"/>
            <w:noProof/>
            <w:sz w:val="24"/>
          </w:rPr>
          <w:delText xml:space="preserve">with them </w:delText>
        </w:r>
      </w:del>
      <w:r w:rsidRPr="00B101F9">
        <w:rPr>
          <w:rFonts w:ascii="Trebuchet MS" w:hAnsi="Trebuchet MS"/>
          <w:noProof/>
          <w:sz w:val="24"/>
        </w:rPr>
        <w:t>El·e·a′zar his son</w:t>
      </w:r>
      <w:del w:id="197" w:author="Author">
        <w:r w:rsidRPr="00B101F9">
          <w:rPr>
            <w:rFonts w:ascii="Trebuchet MS" w:hAnsi="Trebuchet MS"/>
            <w:noProof/>
            <w:sz w:val="24"/>
          </w:rPr>
          <w:delText>;</w:delText>
        </w:r>
      </w:del>
      <w:ins w:id="198" w:author="Author">
        <w:r w:rsidRPr="00B101F9">
          <w:rPr>
            <w:rFonts w:ascii="Trebuchet MS" w:hAnsi="Trebuchet MS"/>
            <w:noProof/>
            <w:sz w:val="24"/>
          </w:rPr>
          <w:t xml:space="preserve"> with them,</w:t>
        </w:r>
      </w:ins>
      <w:r w:rsidRPr="00B101F9">
        <w:rPr>
          <w:rFonts w:ascii="Trebuchet MS" w:hAnsi="Trebuchet MS"/>
          <w:noProof/>
          <w:sz w:val="24"/>
        </w:rPr>
        <w:t xml:space="preserve"> and Aaron will </w:t>
      </w:r>
      <w:del w:id="199" w:author="Author">
        <w:r w:rsidRPr="00B101F9">
          <w:rPr>
            <w:rFonts w:ascii="Trebuchet MS" w:hAnsi="Trebuchet MS"/>
            <w:noProof/>
            <w:sz w:val="24"/>
          </w:rPr>
          <w:delText xml:space="preserve">be gathered and must </w:delText>
        </w:r>
      </w:del>
      <w:r w:rsidRPr="00B101F9">
        <w:rPr>
          <w:rFonts w:ascii="Trebuchet MS" w:hAnsi="Trebuchet MS"/>
          <w:noProof/>
          <w:sz w:val="24"/>
        </w:rPr>
        <w:t>die there.”</w:t>
      </w:r>
      <w:ins w:id="200" w:author="Author">
        <w:r w:rsidRPr="00B101F9">
          <w:rPr>
            <w:rStyle w:val="FootnoteReference"/>
            <w:rFonts w:ascii="Trebuchet MS" w:hAnsi="Trebuchet MS"/>
            <w:noProof/>
          </w:rPr>
          <w:footnoteReference w:id="5"/>
        </w:r>
      </w:ins>
    </w:p>
    <w:p w:rsidR="007E3074" w:rsidRPr="00B101F9" w:rsidRDefault="007E3074" w:rsidP="007E3074">
      <w:pPr>
        <w:rPr>
          <w:rFonts w:ascii="Trebuchet MS" w:hAnsi="Trebuchet MS"/>
          <w:noProof/>
          <w:sz w:val="24"/>
        </w:rPr>
      </w:pPr>
      <w:r w:rsidRPr="00B101F9">
        <w:rPr>
          <w:rFonts w:ascii="Trebuchet MS" w:hAnsi="Trebuchet MS"/>
          <w:b/>
          <w:sz w:val="24"/>
        </w:rPr>
        <w:t xml:space="preserve">20:27 </w:t>
      </w:r>
      <w:r w:rsidRPr="00B101F9">
        <w:rPr>
          <w:rFonts w:ascii="Trebuchet MS" w:hAnsi="Trebuchet MS"/>
          <w:noProof/>
          <w:sz w:val="24"/>
        </w:rPr>
        <w:t>So Moses did just as Jehovah had commanded</w:t>
      </w:r>
      <w:del w:id="203" w:author="Author">
        <w:r w:rsidRPr="00B101F9">
          <w:rPr>
            <w:rFonts w:ascii="Trebuchet MS" w:hAnsi="Trebuchet MS"/>
            <w:noProof/>
            <w:sz w:val="24"/>
          </w:rPr>
          <w:delText>;</w:delText>
        </w:r>
      </w:del>
      <w:ins w:id="204" w:author="Author">
        <w:r w:rsidRPr="00B101F9">
          <w:rPr>
            <w:rFonts w:ascii="Trebuchet MS" w:hAnsi="Trebuchet MS"/>
            <w:noProof/>
            <w:sz w:val="24"/>
          </w:rPr>
          <w:t>,</w:t>
        </w:r>
      </w:ins>
      <w:r w:rsidRPr="00B101F9">
        <w:rPr>
          <w:rFonts w:ascii="Trebuchet MS" w:hAnsi="Trebuchet MS"/>
          <w:noProof/>
          <w:sz w:val="24"/>
        </w:rPr>
        <w:t xml:space="preserve"> and </w:t>
      </w:r>
      <w:ins w:id="205" w:author="Author">
        <w:r w:rsidRPr="00B101F9">
          <w:rPr>
            <w:rFonts w:ascii="Trebuchet MS" w:hAnsi="Trebuchet MS"/>
            <w:noProof/>
            <w:sz w:val="24"/>
          </w:rPr>
          <w:t xml:space="preserve">they climbed Mount Hor </w:t>
        </w:r>
      </w:ins>
      <w:r w:rsidRPr="00B101F9">
        <w:rPr>
          <w:rFonts w:ascii="Trebuchet MS" w:hAnsi="Trebuchet MS"/>
          <w:noProof/>
          <w:sz w:val="24"/>
        </w:rPr>
        <w:t>before the eyes of all the assembly</w:t>
      </w:r>
      <w:del w:id="206" w:author="Author">
        <w:r w:rsidRPr="00B101F9">
          <w:rPr>
            <w:rFonts w:ascii="Trebuchet MS" w:hAnsi="Trebuchet MS"/>
            <w:noProof/>
            <w:sz w:val="24"/>
          </w:rPr>
          <w:delText xml:space="preserve"> they went climbing Mount Hor</w:delText>
        </w:r>
      </w:del>
      <w:r w:rsidRPr="00B101F9">
        <w:rPr>
          <w:rFonts w:ascii="Trebuchet MS" w:hAnsi="Trebuchet MS"/>
          <w:noProof/>
          <w:sz w:val="24"/>
        </w:rPr>
        <w:t xml:space="preserve">. </w:t>
      </w:r>
      <w:r w:rsidRPr="00B101F9">
        <w:rPr>
          <w:rFonts w:ascii="Trebuchet MS" w:hAnsi="Trebuchet MS"/>
          <w:b/>
          <w:noProof/>
          <w:sz w:val="24"/>
        </w:rPr>
        <w:t xml:space="preserve">20:28 </w:t>
      </w:r>
      <w:r w:rsidRPr="00B101F9">
        <w:rPr>
          <w:rFonts w:ascii="Trebuchet MS" w:hAnsi="Trebuchet MS"/>
          <w:noProof/>
          <w:sz w:val="24"/>
        </w:rPr>
        <w:t xml:space="preserve">Then Moses </w:t>
      </w:r>
      <w:del w:id="207" w:author="Author">
        <w:r w:rsidRPr="00B101F9">
          <w:rPr>
            <w:rFonts w:ascii="Trebuchet MS" w:hAnsi="Trebuchet MS"/>
            <w:noProof/>
            <w:sz w:val="24"/>
          </w:rPr>
          <w:delText>stripped Aaron of his</w:delText>
        </w:r>
      </w:del>
      <w:ins w:id="208" w:author="Author">
        <w:r w:rsidRPr="00B101F9">
          <w:rPr>
            <w:rFonts w:ascii="Trebuchet MS" w:hAnsi="Trebuchet MS"/>
            <w:noProof/>
            <w:sz w:val="24"/>
          </w:rPr>
          <w:t>removed Aaron’s</w:t>
        </w:r>
      </w:ins>
      <w:r w:rsidRPr="00B101F9">
        <w:rPr>
          <w:rFonts w:ascii="Trebuchet MS" w:hAnsi="Trebuchet MS"/>
          <w:noProof/>
          <w:sz w:val="24"/>
        </w:rPr>
        <w:t xml:space="preserve"> garments and clothed El·e·a′zar his son with them</w:t>
      </w:r>
      <w:del w:id="209" w:author="Author">
        <w:r w:rsidRPr="00B101F9">
          <w:rPr>
            <w:rFonts w:ascii="Trebuchet MS" w:hAnsi="Trebuchet MS"/>
            <w:noProof/>
            <w:sz w:val="24"/>
          </w:rPr>
          <w:delText>, after which</w:delText>
        </w:r>
      </w:del>
      <w:ins w:id="210" w:author="Author">
        <w:r w:rsidRPr="00B101F9">
          <w:rPr>
            <w:rFonts w:ascii="Trebuchet MS" w:hAnsi="Trebuchet MS"/>
            <w:noProof/>
            <w:sz w:val="24"/>
          </w:rPr>
          <w:t>. After that</w:t>
        </w:r>
      </w:ins>
      <w:r w:rsidRPr="00B101F9">
        <w:rPr>
          <w:rFonts w:ascii="Trebuchet MS" w:hAnsi="Trebuchet MS"/>
          <w:noProof/>
          <w:sz w:val="24"/>
        </w:rPr>
        <w:t xml:space="preserve"> Aaron died there on the top of the mountain. And Moses and El·e·a′zar came </w:t>
      </w:r>
      <w:del w:id="211" w:author="Author">
        <w:r w:rsidRPr="00B101F9">
          <w:rPr>
            <w:rFonts w:ascii="Trebuchet MS" w:hAnsi="Trebuchet MS"/>
            <w:noProof/>
            <w:sz w:val="24"/>
          </w:rPr>
          <w:delText xml:space="preserve">on </w:delText>
        </w:r>
      </w:del>
      <w:r w:rsidRPr="00B101F9">
        <w:rPr>
          <w:rFonts w:ascii="Trebuchet MS" w:hAnsi="Trebuchet MS"/>
          <w:noProof/>
          <w:sz w:val="24"/>
        </w:rPr>
        <w:t xml:space="preserve">down from the mountain. </w:t>
      </w:r>
      <w:r w:rsidRPr="00B101F9">
        <w:rPr>
          <w:rFonts w:ascii="Trebuchet MS" w:hAnsi="Trebuchet MS"/>
          <w:b/>
          <w:noProof/>
          <w:sz w:val="24"/>
        </w:rPr>
        <w:t xml:space="preserve">20:29 </w:t>
      </w:r>
      <w:del w:id="212" w:author="Author">
        <w:r w:rsidRPr="00B101F9">
          <w:rPr>
            <w:rFonts w:ascii="Trebuchet MS" w:hAnsi="Trebuchet MS"/>
            <w:noProof/>
            <w:sz w:val="24"/>
          </w:rPr>
          <w:delText>And</w:delText>
        </w:r>
      </w:del>
      <w:ins w:id="213" w:author="Author">
        <w:r w:rsidRPr="00B101F9">
          <w:rPr>
            <w:rFonts w:ascii="Trebuchet MS" w:hAnsi="Trebuchet MS"/>
            <w:noProof/>
            <w:sz w:val="24"/>
          </w:rPr>
          <w:t>When</w:t>
        </w:r>
      </w:ins>
      <w:r w:rsidRPr="00B101F9">
        <w:rPr>
          <w:rFonts w:ascii="Trebuchet MS" w:hAnsi="Trebuchet MS"/>
          <w:noProof/>
          <w:sz w:val="24"/>
        </w:rPr>
        <w:t xml:space="preserve"> all the assembly </w:t>
      </w:r>
      <w:del w:id="214" w:author="Author">
        <w:r w:rsidRPr="00B101F9">
          <w:rPr>
            <w:rFonts w:ascii="Trebuchet MS" w:hAnsi="Trebuchet MS"/>
            <w:noProof/>
            <w:sz w:val="24"/>
          </w:rPr>
          <w:delText>got to see</w:delText>
        </w:r>
      </w:del>
      <w:ins w:id="215" w:author="Author">
        <w:r w:rsidRPr="00B101F9">
          <w:rPr>
            <w:rFonts w:ascii="Trebuchet MS" w:hAnsi="Trebuchet MS"/>
            <w:noProof/>
            <w:sz w:val="24"/>
          </w:rPr>
          <w:t>saw</w:t>
        </w:r>
      </w:ins>
      <w:r w:rsidRPr="00B101F9">
        <w:rPr>
          <w:rFonts w:ascii="Trebuchet MS" w:hAnsi="Trebuchet MS"/>
          <w:noProof/>
          <w:sz w:val="24"/>
        </w:rPr>
        <w:t xml:space="preserve"> that Aaron had </w:t>
      </w:r>
      <w:del w:id="216" w:author="Author">
        <w:r w:rsidRPr="00B101F9">
          <w:rPr>
            <w:rFonts w:ascii="Trebuchet MS" w:hAnsi="Trebuchet MS"/>
            <w:noProof/>
            <w:sz w:val="24"/>
          </w:rPr>
          <w:delText>expired, and all</w:delText>
        </w:r>
      </w:del>
      <w:ins w:id="217" w:author="Author">
        <w:r w:rsidRPr="00B101F9">
          <w:rPr>
            <w:rFonts w:ascii="Trebuchet MS" w:hAnsi="Trebuchet MS"/>
            <w:noProof/>
            <w:sz w:val="24"/>
          </w:rPr>
          <w:t>died,</w:t>
        </w:r>
      </w:ins>
      <w:r w:rsidRPr="00B101F9">
        <w:rPr>
          <w:rFonts w:ascii="Trebuchet MS" w:hAnsi="Trebuchet MS"/>
          <w:noProof/>
          <w:sz w:val="24"/>
        </w:rPr>
        <w:t xml:space="preserve"> the </w:t>
      </w:r>
      <w:ins w:id="218" w:author="Author">
        <w:r w:rsidRPr="00B101F9">
          <w:rPr>
            <w:rFonts w:ascii="Trebuchet MS" w:hAnsi="Trebuchet MS"/>
            <w:noProof/>
            <w:sz w:val="24"/>
          </w:rPr>
          <w:t xml:space="preserve">entire </w:t>
        </w:r>
      </w:ins>
      <w:r w:rsidRPr="00B101F9">
        <w:rPr>
          <w:rFonts w:ascii="Trebuchet MS" w:hAnsi="Trebuchet MS"/>
          <w:noProof/>
          <w:sz w:val="24"/>
        </w:rPr>
        <w:t xml:space="preserve">house of Israel </w:t>
      </w:r>
      <w:del w:id="219" w:author="Author">
        <w:r w:rsidRPr="00B101F9">
          <w:rPr>
            <w:rFonts w:ascii="Trebuchet MS" w:hAnsi="Trebuchet MS"/>
            <w:noProof/>
            <w:sz w:val="24"/>
          </w:rPr>
          <w:delText>continued weeping</w:delText>
        </w:r>
      </w:del>
      <w:ins w:id="220" w:author="Author">
        <w:r w:rsidRPr="00B101F9">
          <w:rPr>
            <w:rFonts w:ascii="Trebuchet MS" w:hAnsi="Trebuchet MS"/>
            <w:noProof/>
            <w:sz w:val="24"/>
          </w:rPr>
          <w:t>wept</w:t>
        </w:r>
      </w:ins>
      <w:r w:rsidRPr="00B101F9">
        <w:rPr>
          <w:rFonts w:ascii="Trebuchet MS" w:hAnsi="Trebuchet MS"/>
          <w:noProof/>
          <w:sz w:val="24"/>
        </w:rPr>
        <w:t xml:space="preserve"> for Aaron </w:t>
      </w:r>
      <w:del w:id="221" w:author="Author">
        <w:r w:rsidRPr="00B101F9">
          <w:rPr>
            <w:rFonts w:ascii="Trebuchet MS" w:hAnsi="Trebuchet MS"/>
            <w:noProof/>
            <w:sz w:val="24"/>
          </w:rPr>
          <w:delText>thirty</w:delText>
        </w:r>
      </w:del>
      <w:ins w:id="222" w:author="Author">
        <w:r w:rsidRPr="00B101F9">
          <w:rPr>
            <w:rFonts w:ascii="Trebuchet MS" w:hAnsi="Trebuchet MS"/>
            <w:noProof/>
            <w:sz w:val="24"/>
          </w:rPr>
          <w:t>for 30</w:t>
        </w:r>
      </w:ins>
      <w:r w:rsidRPr="00B101F9">
        <w:rPr>
          <w:rFonts w:ascii="Trebuchet MS" w:hAnsi="Trebuchet MS"/>
          <w:noProof/>
          <w:sz w:val="24"/>
        </w:rPr>
        <w:t xml:space="preserve"> days.</w:t>
      </w:r>
    </w:p>
    <w:p w:rsidR="007E3074" w:rsidRPr="00B101F9" w:rsidRDefault="007E3074" w:rsidP="007E3074">
      <w:pPr>
        <w:rPr>
          <w:rFonts w:ascii="Trebuchet MS" w:hAnsi="Trebuchet MS"/>
          <w:b/>
          <w:sz w:val="24"/>
        </w:rPr>
      </w:pPr>
    </w:p>
    <w:p w:rsidR="00762BCB" w:rsidRPr="007E3074" w:rsidRDefault="00762BCB" w:rsidP="007E3074"/>
    <w:sectPr w:rsidR="00762BCB" w:rsidRPr="007E3074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3CD7" w:rsidRDefault="00CA3CD7">
      <w:r>
        <w:separator/>
      </w:r>
    </w:p>
  </w:endnote>
  <w:endnote w:type="continuationSeparator" w:id="0">
    <w:p w:rsidR="00CA3CD7" w:rsidRDefault="00CA3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3CD7" w:rsidRDefault="00CA3CD7">
      <w:r>
        <w:separator/>
      </w:r>
    </w:p>
  </w:footnote>
  <w:footnote w:type="continuationSeparator" w:id="0">
    <w:p w:rsidR="00CA3CD7" w:rsidRDefault="00CA3CD7">
      <w:r>
        <w:continuationSeparator/>
      </w:r>
    </w:p>
  </w:footnote>
  <w:footnote w:id="1">
    <w:p w:rsidR="007E3074" w:rsidRPr="00B101F9" w:rsidRDefault="007E3074" w:rsidP="00B101F9">
      <w:pPr>
        <w:pStyle w:val="FootnoteText"/>
        <w:spacing w:after="96"/>
        <w:ind w:firstLine="288"/>
        <w:rPr>
          <w:ins w:id="87" w:author="Author"/>
        </w:rPr>
      </w:pPr>
      <w:ins w:id="88" w:author="Author">
        <w:r w:rsidRPr="00B101F9">
          <w:rPr>
            <w:rStyle w:val="FootnoteReference"/>
          </w:rPr>
          <w:footnoteRef/>
        </w:r>
        <w:r w:rsidRPr="00B101F9">
          <w:t xml:space="preserve"> </w:t>
        </w:r>
        <w:r w:rsidRPr="00B101F9">
          <w:rPr>
            <w:b/>
          </w:rPr>
          <w:t xml:space="preserve">20:13 </w:t>
        </w:r>
        <w:r w:rsidRPr="00B101F9">
          <w:t>Meaning “Quarreling.”</w:t>
        </w:r>
      </w:ins>
    </w:p>
  </w:footnote>
  <w:footnote w:id="2">
    <w:p w:rsidR="007E3074" w:rsidRPr="00B101F9" w:rsidRDefault="007E3074" w:rsidP="00B101F9">
      <w:pPr>
        <w:pStyle w:val="FootnoteText"/>
        <w:spacing w:after="96"/>
        <w:ind w:firstLine="288"/>
        <w:rPr>
          <w:ins w:id="106" w:author="Author"/>
        </w:rPr>
      </w:pPr>
      <w:ins w:id="107" w:author="Author">
        <w:r w:rsidRPr="00B101F9">
          <w:rPr>
            <w:rStyle w:val="FootnoteReference"/>
          </w:rPr>
          <w:footnoteRef/>
        </w:r>
        <w:r w:rsidRPr="00B101F9">
          <w:t xml:space="preserve"> </w:t>
        </w:r>
        <w:r w:rsidRPr="00B101F9">
          <w:rPr>
            <w:b/>
          </w:rPr>
          <w:t xml:space="preserve">20:15 </w:t>
        </w:r>
        <w:r w:rsidRPr="00B101F9">
          <w:t>Lit., “days.”</w:t>
        </w:r>
      </w:ins>
    </w:p>
  </w:footnote>
  <w:footnote w:id="3">
    <w:p w:rsidR="007E3074" w:rsidRPr="00B101F9" w:rsidRDefault="007E3074" w:rsidP="00B101F9">
      <w:pPr>
        <w:pStyle w:val="FootnoteText"/>
        <w:spacing w:after="96"/>
        <w:ind w:firstLine="288"/>
        <w:rPr>
          <w:ins w:id="166" w:author="Author"/>
        </w:rPr>
      </w:pPr>
      <w:ins w:id="167" w:author="Author">
        <w:r w:rsidRPr="00B101F9">
          <w:rPr>
            <w:rStyle w:val="FootnoteReference"/>
          </w:rPr>
          <w:footnoteRef/>
        </w:r>
        <w:r w:rsidRPr="00B101F9">
          <w:t xml:space="preserve"> </w:t>
        </w:r>
        <w:r w:rsidRPr="00B101F9">
          <w:rPr>
            <w:b/>
          </w:rPr>
          <w:t xml:space="preserve">20:20 </w:t>
        </w:r>
        <w:r w:rsidRPr="00B101F9">
          <w:t>Lit., “hand.”</w:t>
        </w:r>
      </w:ins>
    </w:p>
  </w:footnote>
  <w:footnote w:id="4">
    <w:p w:rsidR="007E3074" w:rsidRPr="00B101F9" w:rsidRDefault="007E3074" w:rsidP="00B101F9">
      <w:pPr>
        <w:pStyle w:val="FootnoteText"/>
        <w:spacing w:after="96"/>
        <w:ind w:firstLine="288"/>
        <w:rPr>
          <w:ins w:id="181" w:author="Author"/>
        </w:rPr>
      </w:pPr>
      <w:ins w:id="182" w:author="Author">
        <w:r w:rsidRPr="00B101F9">
          <w:rPr>
            <w:rStyle w:val="FootnoteReference"/>
          </w:rPr>
          <w:footnoteRef/>
        </w:r>
        <w:r w:rsidRPr="00B101F9">
          <w:t xml:space="preserve"> </w:t>
        </w:r>
        <w:r w:rsidRPr="00B101F9">
          <w:rPr>
            <w:b/>
          </w:rPr>
          <w:t xml:space="preserve">20:24 </w:t>
        </w:r>
        <w:r w:rsidRPr="00B101F9">
          <w:t>This is a poetic expression for death.</w:t>
        </w:r>
      </w:ins>
    </w:p>
  </w:footnote>
  <w:footnote w:id="5">
    <w:p w:rsidR="007E3074" w:rsidRPr="00B101F9" w:rsidRDefault="007E3074" w:rsidP="00B101F9">
      <w:pPr>
        <w:pStyle w:val="FootnoteText"/>
        <w:spacing w:after="96"/>
        <w:ind w:firstLine="288"/>
        <w:rPr>
          <w:ins w:id="201" w:author="Author"/>
        </w:rPr>
      </w:pPr>
      <w:ins w:id="202" w:author="Author">
        <w:r w:rsidRPr="00B101F9">
          <w:rPr>
            <w:rStyle w:val="FootnoteReference"/>
          </w:rPr>
          <w:footnoteRef/>
        </w:r>
        <w:r w:rsidRPr="00B101F9">
          <w:t xml:space="preserve"> </w:t>
        </w:r>
        <w:r w:rsidRPr="00B101F9">
          <w:rPr>
            <w:b/>
          </w:rPr>
          <w:t xml:space="preserve">20:26 </w:t>
        </w:r>
        <w:r w:rsidRPr="00B101F9">
          <w:t>Lit., “will be gathered and die there.”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4E6F62">
        <w:t>Numbers Chapter 20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4E6F62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E6F62">
      <w:rPr>
        <w:noProof/>
        <w:snapToGrid w:val="0"/>
      </w:rPr>
      <w:t>Numbers 20.Revised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4E6F62">
        <w:t>Numbers Chapter 20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4E6F62">
      <w:t>04-Numbers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E6F62">
      <w:rPr>
        <w:noProof/>
        <w:snapToGrid w:val="0"/>
      </w:rPr>
      <w:t>Numbers 20.Revised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4E6F62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4E6F62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4E6F62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4E6F62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CD7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4E6F62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7E3074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CA3CD7"/>
    <w:rsid w:val="00D066FD"/>
    <w:rsid w:val="00D36E44"/>
    <w:rsid w:val="00D41195"/>
    <w:rsid w:val="00D67FE7"/>
    <w:rsid w:val="00D75449"/>
    <w:rsid w:val="00DA0FE2"/>
    <w:rsid w:val="00DE253C"/>
    <w:rsid w:val="00E5395E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53FE894-3841-4C50-9E67-640D9E26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5395E"/>
    <w:pPr>
      <w:spacing w:line="360" w:lineRule="auto"/>
      <w:ind w:firstLine="720"/>
    </w:pPr>
    <w:rPr>
      <w:rFonts w:ascii="Noto Sans" w:eastAsia="Times New Roman" w:hAnsi="Noto Sans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E3074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3074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7E3074"/>
    <w:rPr>
      <w:vertAlign w:val="superscript"/>
    </w:rPr>
  </w:style>
  <w:style w:type="paragraph" w:styleId="BalloonText">
    <w:name w:val="Balloon Text"/>
    <w:basedOn w:val="Normal"/>
    <w:link w:val="BalloonTextChar"/>
    <w:rsid w:val="007E307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7E3074"/>
    <w:rPr>
      <w:rFonts w:ascii="Segoe UI" w:eastAsia="Times New Roman" w:hAnsi="Segoe UI" w:cs="Segoe UI"/>
      <w:sz w:val="18"/>
      <w:szCs w:val="18"/>
      <w:lang w:val="en-US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Advisor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BibleAdvisorDocument.dotm</Template>
  <TotalTime>0</TotalTime>
  <Pages>1</Pages>
  <Words>964</Words>
  <Characters>4254</Characters>
  <Application>Microsoft Office Word</Application>
  <DocSecurity>0</DocSecurity>
  <Lines>72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Watchtower</Company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20</dc:title>
  <dc:subject/>
  <dc:creator>Matthew Calleja</dc:creator>
  <cp:keywords/>
  <dc:description/>
  <cp:lastModifiedBy>Calleja, Matthew</cp:lastModifiedBy>
  <cp:revision>3</cp:revision>
  <dcterms:created xsi:type="dcterms:W3CDTF">2021-07-01T12:55:00Z</dcterms:created>
  <dcterms:modified xsi:type="dcterms:W3CDTF">2021-07-01T12:55:00Z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20.docx</vt:lpwstr>
  </property>
  <property fmtid="{D5CDD505-2E9C-101B-9397-08002B2CF9AE}" pid="9" name="_TranslationDocumentId">
    <vt:i4>19467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4020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20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