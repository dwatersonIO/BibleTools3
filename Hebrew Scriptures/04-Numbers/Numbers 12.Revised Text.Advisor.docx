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20C" w:rsidRPr="003B4CF4" w:rsidRDefault="0065420C" w:rsidP="0065420C">
      <w:pPr>
        <w:rPr>
          <w:rFonts w:ascii="Trebuchet MS" w:hAnsi="Trebuchet MS"/>
          <w:noProof/>
        </w:rPr>
      </w:pPr>
      <w:bookmarkStart w:id="0" w:name="_GoBack"/>
      <w:bookmarkEnd w:id="0"/>
      <w:r w:rsidRPr="003B4CF4">
        <w:rPr>
          <w:rFonts w:ascii="Trebuchet MS" w:hAnsi="Trebuchet MS"/>
          <w:b/>
        </w:rPr>
        <w:t xml:space="preserve">12:1 </w:t>
      </w:r>
      <w:r w:rsidRPr="003B4CF4">
        <w:rPr>
          <w:rFonts w:ascii="Trebuchet MS" w:hAnsi="Trebuchet MS"/>
          <w:noProof/>
        </w:rPr>
        <w:t xml:space="preserve">Now Mir′i·am and Aaron began to speak against Moses </w:t>
      </w:r>
      <w:del w:id="1" w:author="Author">
        <w:r w:rsidRPr="003B4CF4">
          <w:rPr>
            <w:rFonts w:ascii="Trebuchet MS" w:hAnsi="Trebuchet MS"/>
            <w:noProof/>
          </w:rPr>
          <w:delText>on account</w:delText>
        </w:r>
      </w:del>
      <w:ins w:id="2" w:author="Author">
        <w:r w:rsidRPr="003B4CF4">
          <w:rPr>
            <w:rFonts w:ascii="Trebuchet MS" w:hAnsi="Trebuchet MS"/>
            <w:noProof/>
          </w:rPr>
          <w:t>because</w:t>
        </w:r>
      </w:ins>
      <w:r w:rsidRPr="003B4CF4">
        <w:rPr>
          <w:rFonts w:ascii="Trebuchet MS" w:hAnsi="Trebuchet MS"/>
          <w:noProof/>
        </w:rPr>
        <w:t xml:space="preserve"> of the Cush′ite wife </w:t>
      </w:r>
      <w:del w:id="3" w:author="Author">
        <w:r w:rsidRPr="003B4CF4">
          <w:rPr>
            <w:rFonts w:ascii="Trebuchet MS" w:hAnsi="Trebuchet MS"/>
            <w:noProof/>
          </w:rPr>
          <w:delText>whom</w:delText>
        </w:r>
      </w:del>
      <w:ins w:id="4" w:author="Author">
        <w:r w:rsidRPr="003B4CF4">
          <w:rPr>
            <w:rFonts w:ascii="Trebuchet MS" w:hAnsi="Trebuchet MS"/>
            <w:noProof/>
          </w:rPr>
          <w:t>he had married, for</w:t>
        </w:r>
      </w:ins>
      <w:r w:rsidRPr="003B4CF4">
        <w:rPr>
          <w:rFonts w:ascii="Trebuchet MS" w:hAnsi="Trebuchet MS"/>
          <w:noProof/>
        </w:rPr>
        <w:t xml:space="preserve"> he had taken</w:t>
      </w:r>
      <w:del w:id="5" w:author="Author">
        <w:r w:rsidRPr="003B4CF4">
          <w:rPr>
            <w:rFonts w:ascii="Trebuchet MS" w:hAnsi="Trebuchet MS"/>
            <w:noProof/>
          </w:rPr>
          <w:delText>, because it was</w:delText>
        </w:r>
      </w:del>
      <w:r w:rsidRPr="003B4CF4">
        <w:rPr>
          <w:rFonts w:ascii="Trebuchet MS" w:hAnsi="Trebuchet MS"/>
          <w:noProof/>
        </w:rPr>
        <w:t xml:space="preserve"> a Cush′ite wife</w:t>
      </w:r>
      <w:del w:id="6" w:author="Author">
        <w:r w:rsidRPr="003B4CF4">
          <w:rPr>
            <w:rFonts w:ascii="Trebuchet MS" w:hAnsi="Trebuchet MS"/>
            <w:noProof/>
          </w:rPr>
          <w:delText xml:space="preserve"> he had taken</w:delText>
        </w:r>
      </w:del>
      <w:r w:rsidRPr="003B4CF4">
        <w:rPr>
          <w:rFonts w:ascii="Trebuchet MS" w:hAnsi="Trebuchet MS"/>
          <w:noProof/>
        </w:rPr>
        <w:t xml:space="preserve">. </w:t>
      </w:r>
      <w:r w:rsidRPr="003B4CF4">
        <w:rPr>
          <w:rFonts w:ascii="Trebuchet MS" w:hAnsi="Trebuchet MS"/>
          <w:b/>
          <w:noProof/>
        </w:rPr>
        <w:t xml:space="preserve">12:2 </w:t>
      </w:r>
      <w:del w:id="7" w:author="Author">
        <w:r w:rsidRPr="003B4CF4">
          <w:rPr>
            <w:rFonts w:ascii="Trebuchet MS" w:hAnsi="Trebuchet MS"/>
            <w:noProof/>
          </w:rPr>
          <w:delText>And they kept</w:delText>
        </w:r>
      </w:del>
      <w:ins w:id="8" w:author="Author">
        <w:r w:rsidRPr="003B4CF4">
          <w:rPr>
            <w:rFonts w:ascii="Trebuchet MS" w:hAnsi="Trebuchet MS"/>
            <w:noProof/>
          </w:rPr>
          <w:t>They were</w:t>
        </w:r>
      </w:ins>
      <w:r w:rsidRPr="003B4CF4">
        <w:rPr>
          <w:rFonts w:ascii="Trebuchet MS" w:hAnsi="Trebuchet MS"/>
          <w:noProof/>
        </w:rPr>
        <w:t xml:space="preserve"> saying: “Is it </w:t>
      </w:r>
      <w:del w:id="9" w:author="Author">
        <w:r w:rsidRPr="003B4CF4">
          <w:rPr>
            <w:rFonts w:ascii="Trebuchet MS" w:hAnsi="Trebuchet MS"/>
            <w:noProof/>
          </w:rPr>
          <w:delText>just</w:delText>
        </w:r>
      </w:del>
      <w:ins w:id="10" w:author="Author">
        <w:r w:rsidRPr="003B4CF4">
          <w:rPr>
            <w:rFonts w:ascii="Trebuchet MS" w:hAnsi="Trebuchet MS"/>
            <w:noProof/>
          </w:rPr>
          <w:t>only</w:t>
        </w:r>
      </w:ins>
      <w:r w:rsidRPr="003B4CF4">
        <w:rPr>
          <w:rFonts w:ascii="Trebuchet MS" w:hAnsi="Trebuchet MS"/>
          <w:noProof/>
        </w:rPr>
        <w:t xml:space="preserve"> by Moses </w:t>
      </w:r>
      <w:del w:id="11" w:author="Author">
        <w:r w:rsidRPr="003B4CF4">
          <w:rPr>
            <w:rFonts w:ascii="Trebuchet MS" w:hAnsi="Trebuchet MS"/>
            <w:noProof/>
          </w:rPr>
          <w:delText xml:space="preserve">alone </w:delText>
        </w:r>
      </w:del>
      <w:r w:rsidRPr="003B4CF4">
        <w:rPr>
          <w:rFonts w:ascii="Trebuchet MS" w:hAnsi="Trebuchet MS"/>
          <w:noProof/>
        </w:rPr>
        <w:t xml:space="preserve">that Jehovah has spoken? </w:t>
      </w:r>
      <w:del w:id="12" w:author="Author">
        <w:r w:rsidRPr="003B4CF4">
          <w:rPr>
            <w:rFonts w:ascii="Trebuchet MS" w:hAnsi="Trebuchet MS"/>
            <w:noProof/>
          </w:rPr>
          <w:delText>Is it</w:delText>
        </w:r>
      </w:del>
      <w:ins w:id="13" w:author="Author">
        <w:r w:rsidRPr="003B4CF4">
          <w:rPr>
            <w:rFonts w:ascii="Trebuchet MS" w:hAnsi="Trebuchet MS"/>
            <w:noProof/>
          </w:rPr>
          <w:t>Has he</w:t>
        </w:r>
      </w:ins>
      <w:r w:rsidRPr="003B4CF4">
        <w:rPr>
          <w:rFonts w:ascii="Trebuchet MS" w:hAnsi="Trebuchet MS"/>
          <w:noProof/>
        </w:rPr>
        <w:t xml:space="preserve"> not </w:t>
      </w:r>
      <w:del w:id="14" w:author="Author">
        <w:r w:rsidRPr="003B4CF4">
          <w:rPr>
            <w:rFonts w:ascii="Trebuchet MS" w:hAnsi="Trebuchet MS"/>
            <w:noProof/>
          </w:rPr>
          <w:delText xml:space="preserve">by us </w:delText>
        </w:r>
      </w:del>
      <w:r w:rsidRPr="003B4CF4">
        <w:rPr>
          <w:rFonts w:ascii="Trebuchet MS" w:hAnsi="Trebuchet MS"/>
          <w:noProof/>
        </w:rPr>
        <w:t xml:space="preserve">also </w:t>
      </w:r>
      <w:del w:id="15" w:author="Author">
        <w:r w:rsidRPr="003B4CF4">
          <w:rPr>
            <w:rFonts w:ascii="Trebuchet MS" w:hAnsi="Trebuchet MS"/>
            <w:noProof/>
          </w:rPr>
          <w:delText xml:space="preserve">that he has </w:delText>
        </w:r>
      </w:del>
      <w:r w:rsidRPr="003B4CF4">
        <w:rPr>
          <w:rFonts w:ascii="Trebuchet MS" w:hAnsi="Trebuchet MS"/>
          <w:noProof/>
        </w:rPr>
        <w:t>spoken</w:t>
      </w:r>
      <w:ins w:id="16" w:author="Author">
        <w:r w:rsidRPr="003B4CF4">
          <w:rPr>
            <w:rFonts w:ascii="Trebuchet MS" w:hAnsi="Trebuchet MS"/>
            <w:noProof/>
          </w:rPr>
          <w:t xml:space="preserve"> through us</w:t>
        </w:r>
      </w:ins>
      <w:r w:rsidRPr="003B4CF4">
        <w:rPr>
          <w:rFonts w:ascii="Trebuchet MS" w:hAnsi="Trebuchet MS"/>
          <w:noProof/>
        </w:rPr>
        <w:t xml:space="preserve">?” And Jehovah was listening. </w:t>
      </w:r>
      <w:r w:rsidRPr="003B4CF4">
        <w:rPr>
          <w:rFonts w:ascii="Trebuchet MS" w:hAnsi="Trebuchet MS"/>
          <w:b/>
          <w:noProof/>
        </w:rPr>
        <w:t xml:space="preserve">12:3 </w:t>
      </w:r>
      <w:del w:id="17" w:author="Author">
        <w:r w:rsidRPr="003B4CF4">
          <w:rPr>
            <w:rFonts w:ascii="Trebuchet MS" w:hAnsi="Trebuchet MS"/>
            <w:noProof/>
          </w:rPr>
          <w:delText>And</w:delText>
        </w:r>
      </w:del>
      <w:ins w:id="18" w:author="Author">
        <w:r w:rsidRPr="003B4CF4">
          <w:rPr>
            <w:rFonts w:ascii="Trebuchet MS" w:hAnsi="Trebuchet MS"/>
            <w:noProof/>
          </w:rPr>
          <w:t>Now</w:t>
        </w:r>
      </w:ins>
      <w:r w:rsidRPr="003B4CF4">
        <w:rPr>
          <w:rFonts w:ascii="Trebuchet MS" w:hAnsi="Trebuchet MS"/>
          <w:noProof/>
        </w:rPr>
        <w:t xml:space="preserve"> the man Moses was by far the meekest of all the men</w:t>
      </w:r>
      <w:del w:id="19" w:author="Author">
        <w:r w:rsidRPr="003B4CF4">
          <w:rPr>
            <w:rFonts w:ascii="Trebuchet MS" w:hAnsi="Trebuchet MS"/>
            <w:noProof/>
          </w:rPr>
          <w:delText xml:space="preserve"> who were upon</w:delText>
        </w:r>
      </w:del>
      <w:ins w:id="20" w:author="Author">
        <w:r w:rsidRPr="003B4CF4">
          <w:rPr>
            <w:rStyle w:val="FootnoteReference"/>
            <w:rFonts w:ascii="Trebuchet MS" w:hAnsi="Trebuchet MS"/>
            <w:noProof/>
          </w:rPr>
          <w:footnoteReference w:id="1"/>
        </w:r>
        <w:r w:rsidRPr="003B4CF4">
          <w:rPr>
            <w:rFonts w:ascii="Trebuchet MS" w:hAnsi="Trebuchet MS"/>
            <w:noProof/>
          </w:rPr>
          <w:t xml:space="preserve"> on</w:t>
        </w:r>
      </w:ins>
      <w:r w:rsidRPr="003B4CF4">
        <w:rPr>
          <w:rFonts w:ascii="Trebuchet MS" w:hAnsi="Trebuchet MS"/>
          <w:noProof/>
        </w:rPr>
        <w:t xml:space="preserve"> the </w:t>
      </w:r>
      <w:del w:id="23" w:author="Author">
        <w:r w:rsidRPr="003B4CF4">
          <w:rPr>
            <w:rFonts w:ascii="Trebuchet MS" w:hAnsi="Trebuchet MS"/>
            <w:noProof/>
          </w:rPr>
          <w:delText>surface</w:delText>
        </w:r>
      </w:del>
      <w:ins w:id="24" w:author="Author">
        <w:r w:rsidRPr="003B4CF4">
          <w:rPr>
            <w:rFonts w:ascii="Trebuchet MS" w:hAnsi="Trebuchet MS"/>
            <w:noProof/>
          </w:rPr>
          <w:t>face</w:t>
        </w:r>
      </w:ins>
      <w:r w:rsidRPr="003B4CF4">
        <w:rPr>
          <w:rFonts w:ascii="Trebuchet MS" w:hAnsi="Trebuchet MS"/>
          <w:noProof/>
        </w:rPr>
        <w:t xml:space="preserve"> of the </w:t>
      </w:r>
      <w:del w:id="25" w:author="Author">
        <w:r w:rsidRPr="003B4CF4">
          <w:rPr>
            <w:rFonts w:ascii="Trebuchet MS" w:hAnsi="Trebuchet MS"/>
            <w:noProof/>
          </w:rPr>
          <w:delText>ground</w:delText>
        </w:r>
      </w:del>
      <w:ins w:id="26" w:author="Author">
        <w:r w:rsidRPr="003B4CF4">
          <w:rPr>
            <w:rFonts w:ascii="Trebuchet MS" w:hAnsi="Trebuchet MS"/>
            <w:noProof/>
          </w:rPr>
          <w:t>earth</w:t>
        </w:r>
      </w:ins>
      <w:r w:rsidRPr="003B4CF4">
        <w:rPr>
          <w:rFonts w:ascii="Trebuchet MS" w:hAnsi="Trebuchet MS"/>
          <w:noProof/>
        </w:rPr>
        <w:t>.</w:t>
      </w:r>
    </w:p>
    <w:p w:rsidR="0065420C" w:rsidRPr="003B4CF4" w:rsidRDefault="0065420C" w:rsidP="0065420C">
      <w:pPr>
        <w:rPr>
          <w:rFonts w:ascii="Trebuchet MS" w:hAnsi="Trebuchet MS"/>
          <w:noProof/>
        </w:rPr>
      </w:pPr>
      <w:r w:rsidRPr="003B4CF4">
        <w:rPr>
          <w:rFonts w:ascii="Trebuchet MS" w:hAnsi="Trebuchet MS"/>
          <w:b/>
        </w:rPr>
        <w:t xml:space="preserve">12:4 </w:t>
      </w:r>
      <w:del w:id="27" w:author="Author">
        <w:r w:rsidRPr="003B4CF4">
          <w:rPr>
            <w:rFonts w:ascii="Trebuchet MS" w:hAnsi="Trebuchet MS"/>
            <w:noProof/>
          </w:rPr>
          <w:delText xml:space="preserve">Then </w:delText>
        </w:r>
      </w:del>
      <w:r w:rsidRPr="003B4CF4">
        <w:rPr>
          <w:rFonts w:ascii="Trebuchet MS" w:hAnsi="Trebuchet MS"/>
          <w:noProof/>
        </w:rPr>
        <w:t xml:space="preserve">Jehovah suddenly said to Moses and Aaron and Mir′i·am: “Go out, the three of </w:t>
      </w:r>
      <w:del w:id="28" w:author="Author">
        <w:r w:rsidRPr="003B4CF4">
          <w:rPr>
            <w:rFonts w:ascii="Trebuchet MS" w:hAnsi="Trebuchet MS"/>
            <w:noProof/>
            <w:u w:val="dotted"/>
          </w:rPr>
          <w:delText>YOU</w:delText>
        </w:r>
      </w:del>
      <w:ins w:id="29" w:author="Author">
        <w:r w:rsidRPr="003B4CF4">
          <w:rPr>
            <w:rFonts w:ascii="Trebuchet MS" w:hAnsi="Trebuchet MS"/>
            <w:noProof/>
          </w:rPr>
          <w:t>you</w:t>
        </w:r>
      </w:ins>
      <w:r w:rsidRPr="003B4CF4">
        <w:rPr>
          <w:rFonts w:ascii="Trebuchet MS" w:hAnsi="Trebuchet MS"/>
          <w:noProof/>
        </w:rPr>
        <w:t xml:space="preserve">, to the tent of meeting.” So the three of them went out. </w:t>
      </w:r>
      <w:r w:rsidRPr="003B4CF4">
        <w:rPr>
          <w:rFonts w:ascii="Trebuchet MS" w:hAnsi="Trebuchet MS"/>
          <w:b/>
          <w:noProof/>
        </w:rPr>
        <w:t xml:space="preserve">12:5 </w:t>
      </w:r>
      <w:del w:id="30" w:author="Author">
        <w:r w:rsidRPr="003B4CF4">
          <w:rPr>
            <w:rFonts w:ascii="Trebuchet MS" w:hAnsi="Trebuchet MS"/>
            <w:noProof/>
          </w:rPr>
          <w:delText>After that</w:delText>
        </w:r>
      </w:del>
      <w:ins w:id="31" w:author="Author">
        <w:r w:rsidRPr="003B4CF4">
          <w:rPr>
            <w:rFonts w:ascii="Trebuchet MS" w:hAnsi="Trebuchet MS"/>
            <w:noProof/>
          </w:rPr>
          <w:t>And</w:t>
        </w:r>
      </w:ins>
      <w:r w:rsidRPr="003B4CF4">
        <w:rPr>
          <w:rFonts w:ascii="Trebuchet MS" w:hAnsi="Trebuchet MS"/>
          <w:noProof/>
        </w:rPr>
        <w:t xml:space="preserve"> Jehovah came down in the pillar of cloud and stood at the entrance of the tent and called Aaron and Mir′i·am. </w:t>
      </w:r>
      <w:del w:id="32" w:author="Author">
        <w:r w:rsidRPr="003B4CF4">
          <w:rPr>
            <w:rFonts w:ascii="Trebuchet MS" w:hAnsi="Trebuchet MS"/>
            <w:noProof/>
          </w:rPr>
          <w:delText>At this both</w:delText>
        </w:r>
      </w:del>
      <w:ins w:id="33" w:author="Author">
        <w:r w:rsidRPr="003B4CF4">
          <w:rPr>
            <w:rFonts w:ascii="Trebuchet MS" w:hAnsi="Trebuchet MS"/>
            <w:noProof/>
          </w:rPr>
          <w:t>Both</w:t>
        </w:r>
      </w:ins>
      <w:r w:rsidRPr="003B4CF4">
        <w:rPr>
          <w:rFonts w:ascii="Trebuchet MS" w:hAnsi="Trebuchet MS"/>
          <w:noProof/>
        </w:rPr>
        <w:t xml:space="preserve"> of them went </w:t>
      </w:r>
      <w:del w:id="34" w:author="Author">
        <w:r w:rsidRPr="003B4CF4">
          <w:rPr>
            <w:rFonts w:ascii="Trebuchet MS" w:hAnsi="Trebuchet MS"/>
            <w:noProof/>
          </w:rPr>
          <w:delText>out</w:delText>
        </w:r>
      </w:del>
      <w:ins w:id="35" w:author="Author">
        <w:r w:rsidRPr="003B4CF4">
          <w:rPr>
            <w:rFonts w:ascii="Trebuchet MS" w:hAnsi="Trebuchet MS"/>
            <w:noProof/>
          </w:rPr>
          <w:t>forward</w:t>
        </w:r>
      </w:ins>
      <w:r w:rsidRPr="003B4CF4">
        <w:rPr>
          <w:rFonts w:ascii="Trebuchet MS" w:hAnsi="Trebuchet MS"/>
          <w:noProof/>
        </w:rPr>
        <w:t xml:space="preserve">. </w:t>
      </w:r>
      <w:r w:rsidRPr="003B4CF4">
        <w:rPr>
          <w:rFonts w:ascii="Trebuchet MS" w:hAnsi="Trebuchet MS"/>
          <w:b/>
          <w:noProof/>
        </w:rPr>
        <w:t xml:space="preserve">12:6 </w:t>
      </w:r>
      <w:del w:id="36" w:author="Author">
        <w:r w:rsidRPr="003B4CF4">
          <w:rPr>
            <w:rFonts w:ascii="Trebuchet MS" w:hAnsi="Trebuchet MS"/>
            <w:noProof/>
          </w:rPr>
          <w:delText>And he went on to say</w:delText>
        </w:r>
      </w:del>
      <w:ins w:id="37" w:author="Author">
        <w:r w:rsidRPr="003B4CF4">
          <w:rPr>
            <w:rFonts w:ascii="Trebuchet MS" w:hAnsi="Trebuchet MS"/>
            <w:noProof/>
          </w:rPr>
          <w:t>He then said</w:t>
        </w:r>
      </w:ins>
      <w:r w:rsidRPr="003B4CF4">
        <w:rPr>
          <w:rFonts w:ascii="Trebuchet MS" w:hAnsi="Trebuchet MS"/>
          <w:noProof/>
        </w:rPr>
        <w:t xml:space="preserve">: “Hear my words, please. If there </w:t>
      </w:r>
      <w:del w:id="38" w:author="Author">
        <w:r w:rsidRPr="003B4CF4">
          <w:rPr>
            <w:rFonts w:ascii="Trebuchet MS" w:hAnsi="Trebuchet MS"/>
            <w:noProof/>
          </w:rPr>
          <w:delText>came to be</w:delText>
        </w:r>
      </w:del>
      <w:ins w:id="39" w:author="Author">
        <w:r w:rsidRPr="003B4CF4">
          <w:rPr>
            <w:rFonts w:ascii="Trebuchet MS" w:hAnsi="Trebuchet MS"/>
            <w:noProof/>
          </w:rPr>
          <w:t>was</w:t>
        </w:r>
      </w:ins>
      <w:r w:rsidRPr="003B4CF4">
        <w:rPr>
          <w:rFonts w:ascii="Trebuchet MS" w:hAnsi="Trebuchet MS"/>
          <w:noProof/>
        </w:rPr>
        <w:t xml:space="preserve"> a prophet of </w:t>
      </w:r>
      <w:del w:id="40" w:author="Author">
        <w:r w:rsidRPr="003B4CF4">
          <w:rPr>
            <w:rFonts w:ascii="Trebuchet MS" w:hAnsi="Trebuchet MS"/>
            <w:noProof/>
            <w:u w:val="dotted"/>
          </w:rPr>
          <w:delText>YOURS</w:delText>
        </w:r>
        <w:r w:rsidRPr="003B4CF4">
          <w:rPr>
            <w:rFonts w:ascii="Trebuchet MS" w:hAnsi="Trebuchet MS"/>
            <w:noProof/>
          </w:rPr>
          <w:delText xml:space="preserve"> for </w:delText>
        </w:r>
      </w:del>
      <w:r w:rsidRPr="003B4CF4">
        <w:rPr>
          <w:rFonts w:ascii="Trebuchet MS" w:hAnsi="Trebuchet MS"/>
          <w:noProof/>
        </w:rPr>
        <w:t>Jehovah</w:t>
      </w:r>
      <w:del w:id="41" w:author="Author">
        <w:r w:rsidRPr="003B4CF4">
          <w:rPr>
            <w:rFonts w:ascii="Trebuchet MS" w:hAnsi="Trebuchet MS"/>
            <w:noProof/>
          </w:rPr>
          <w:delText>, it would be in a vision</w:delText>
        </w:r>
      </w:del>
      <w:ins w:id="42" w:author="Author">
        <w:r w:rsidRPr="003B4CF4">
          <w:rPr>
            <w:rFonts w:ascii="Trebuchet MS" w:hAnsi="Trebuchet MS"/>
            <w:noProof/>
          </w:rPr>
          <w:t xml:space="preserve"> among you,</w:t>
        </w:r>
      </w:ins>
      <w:r w:rsidRPr="003B4CF4">
        <w:rPr>
          <w:rFonts w:ascii="Trebuchet MS" w:hAnsi="Trebuchet MS"/>
          <w:noProof/>
        </w:rPr>
        <w:t xml:space="preserve"> I would make myself known to him</w:t>
      </w:r>
      <w:del w:id="43" w:author="Author">
        <w:r w:rsidRPr="003B4CF4">
          <w:rPr>
            <w:rFonts w:ascii="Trebuchet MS" w:hAnsi="Trebuchet MS"/>
            <w:noProof/>
          </w:rPr>
          <w:delText>. In</w:delText>
        </w:r>
      </w:del>
      <w:ins w:id="44" w:author="Author">
        <w:r w:rsidRPr="003B4CF4">
          <w:rPr>
            <w:rFonts w:ascii="Trebuchet MS" w:hAnsi="Trebuchet MS"/>
            <w:noProof/>
          </w:rPr>
          <w:t xml:space="preserve"> in</w:t>
        </w:r>
      </w:ins>
      <w:r w:rsidRPr="003B4CF4">
        <w:rPr>
          <w:rFonts w:ascii="Trebuchet MS" w:hAnsi="Trebuchet MS"/>
          <w:noProof/>
        </w:rPr>
        <w:t xml:space="preserve"> a </w:t>
      </w:r>
      <w:del w:id="45" w:author="Author">
        <w:r w:rsidRPr="003B4CF4">
          <w:rPr>
            <w:rFonts w:ascii="Trebuchet MS" w:hAnsi="Trebuchet MS"/>
            <w:noProof/>
          </w:rPr>
          <w:delText>dream</w:delText>
        </w:r>
      </w:del>
      <w:ins w:id="46" w:author="Author">
        <w:r w:rsidRPr="003B4CF4">
          <w:rPr>
            <w:rFonts w:ascii="Trebuchet MS" w:hAnsi="Trebuchet MS"/>
            <w:noProof/>
          </w:rPr>
          <w:t>vision, and</w:t>
        </w:r>
      </w:ins>
      <w:r w:rsidRPr="003B4CF4">
        <w:rPr>
          <w:rFonts w:ascii="Trebuchet MS" w:hAnsi="Trebuchet MS"/>
          <w:noProof/>
        </w:rPr>
        <w:t xml:space="preserve"> I would speak to him</w:t>
      </w:r>
      <w:ins w:id="47" w:author="Author">
        <w:r w:rsidRPr="003B4CF4">
          <w:rPr>
            <w:rFonts w:ascii="Trebuchet MS" w:hAnsi="Trebuchet MS"/>
            <w:noProof/>
          </w:rPr>
          <w:t xml:space="preserve"> in a dream</w:t>
        </w:r>
      </w:ins>
      <w:r w:rsidRPr="003B4CF4">
        <w:rPr>
          <w:rFonts w:ascii="Trebuchet MS" w:hAnsi="Trebuchet MS"/>
          <w:noProof/>
        </w:rPr>
        <w:t xml:space="preserve">. </w:t>
      </w:r>
      <w:r w:rsidRPr="003B4CF4">
        <w:rPr>
          <w:rFonts w:ascii="Trebuchet MS" w:hAnsi="Trebuchet MS"/>
          <w:b/>
          <w:noProof/>
        </w:rPr>
        <w:t xml:space="preserve">12:7 </w:t>
      </w:r>
      <w:del w:id="48" w:author="Author">
        <w:r w:rsidRPr="003B4CF4">
          <w:rPr>
            <w:rFonts w:ascii="Trebuchet MS" w:hAnsi="Trebuchet MS"/>
            <w:noProof/>
          </w:rPr>
          <w:delText xml:space="preserve">Not so </w:delText>
        </w:r>
      </w:del>
      <w:ins w:id="49" w:author="Author">
        <w:r w:rsidRPr="003B4CF4">
          <w:rPr>
            <w:rFonts w:ascii="Trebuchet MS" w:hAnsi="Trebuchet MS"/>
            <w:noProof/>
          </w:rPr>
          <w:t xml:space="preserve">But it is not that way with </w:t>
        </w:r>
      </w:ins>
      <w:r w:rsidRPr="003B4CF4">
        <w:rPr>
          <w:rFonts w:ascii="Trebuchet MS" w:hAnsi="Trebuchet MS"/>
          <w:noProof/>
        </w:rPr>
        <w:t>my servant Moses! He is being entrusted with all my house.</w:t>
      </w:r>
      <w:ins w:id="50" w:author="Author">
        <w:r w:rsidRPr="003B4CF4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3B4CF4">
        <w:rPr>
          <w:rFonts w:ascii="Trebuchet MS" w:hAnsi="Trebuchet MS"/>
          <w:noProof/>
        </w:rPr>
        <w:t xml:space="preserve"> </w:t>
      </w:r>
      <w:r w:rsidRPr="003B4CF4">
        <w:rPr>
          <w:rFonts w:ascii="Trebuchet MS" w:hAnsi="Trebuchet MS"/>
          <w:b/>
          <w:noProof/>
        </w:rPr>
        <w:t xml:space="preserve">12:8 </w:t>
      </w:r>
      <w:del w:id="53" w:author="Author">
        <w:r w:rsidRPr="003B4CF4">
          <w:rPr>
            <w:rFonts w:ascii="Trebuchet MS" w:hAnsi="Trebuchet MS"/>
            <w:noProof/>
          </w:rPr>
          <w:delText xml:space="preserve">Mouth </w:delText>
        </w:r>
      </w:del>
      <w:ins w:id="54" w:author="Author">
        <w:r w:rsidRPr="003B4CF4">
          <w:rPr>
            <w:rFonts w:ascii="Trebuchet MS" w:hAnsi="Trebuchet MS"/>
            <w:noProof/>
          </w:rPr>
          <w:t>Face-</w:t>
        </w:r>
      </w:ins>
      <w:r w:rsidRPr="003B4CF4">
        <w:rPr>
          <w:rFonts w:ascii="Trebuchet MS" w:hAnsi="Trebuchet MS"/>
          <w:noProof/>
        </w:rPr>
        <w:t>to</w:t>
      </w:r>
      <w:del w:id="55" w:author="Author">
        <w:r w:rsidRPr="003B4CF4">
          <w:rPr>
            <w:rFonts w:ascii="Trebuchet MS" w:hAnsi="Trebuchet MS"/>
            <w:noProof/>
          </w:rPr>
          <w:delText xml:space="preserve"> mouth</w:delText>
        </w:r>
      </w:del>
      <w:ins w:id="56" w:author="Author">
        <w:r w:rsidRPr="003B4CF4">
          <w:rPr>
            <w:rFonts w:ascii="Trebuchet MS" w:hAnsi="Trebuchet MS"/>
            <w:noProof/>
          </w:rPr>
          <w:t>-face</w:t>
        </w:r>
        <w:r w:rsidRPr="003B4CF4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3B4CF4">
        <w:rPr>
          <w:rFonts w:ascii="Trebuchet MS" w:hAnsi="Trebuchet MS"/>
          <w:noProof/>
        </w:rPr>
        <w:t xml:space="preserve"> I speak to him, </w:t>
      </w:r>
      <w:del w:id="59" w:author="Author">
        <w:r w:rsidRPr="003B4CF4">
          <w:rPr>
            <w:rFonts w:ascii="Trebuchet MS" w:hAnsi="Trebuchet MS"/>
            <w:noProof/>
          </w:rPr>
          <w:delText>thus showing him, and</w:delText>
        </w:r>
      </w:del>
      <w:ins w:id="60" w:author="Author">
        <w:r w:rsidRPr="003B4CF4">
          <w:rPr>
            <w:rFonts w:ascii="Trebuchet MS" w:hAnsi="Trebuchet MS"/>
            <w:noProof/>
          </w:rPr>
          <w:t>openly,</w:t>
        </w:r>
      </w:ins>
      <w:r w:rsidRPr="003B4CF4">
        <w:rPr>
          <w:rFonts w:ascii="Trebuchet MS" w:hAnsi="Trebuchet MS"/>
          <w:noProof/>
        </w:rPr>
        <w:t xml:space="preserve"> not by riddles; and the appearance of Jehovah is what he </w:t>
      </w:r>
      <w:del w:id="61" w:author="Author">
        <w:r w:rsidRPr="003B4CF4">
          <w:rPr>
            <w:rFonts w:ascii="Trebuchet MS" w:hAnsi="Trebuchet MS"/>
            <w:noProof/>
          </w:rPr>
          <w:delText>beholds</w:delText>
        </w:r>
      </w:del>
      <w:ins w:id="62" w:author="Author">
        <w:r w:rsidRPr="003B4CF4">
          <w:rPr>
            <w:rFonts w:ascii="Trebuchet MS" w:hAnsi="Trebuchet MS"/>
            <w:noProof/>
          </w:rPr>
          <w:t>sees</w:t>
        </w:r>
      </w:ins>
      <w:r w:rsidRPr="003B4CF4">
        <w:rPr>
          <w:rFonts w:ascii="Trebuchet MS" w:hAnsi="Trebuchet MS"/>
          <w:noProof/>
        </w:rPr>
        <w:t xml:space="preserve">. Why, then, did </w:t>
      </w:r>
      <w:del w:id="63" w:author="Author">
        <w:r w:rsidRPr="003B4CF4">
          <w:rPr>
            <w:rFonts w:ascii="Trebuchet MS" w:hAnsi="Trebuchet MS"/>
            <w:noProof/>
            <w:u w:val="dotted"/>
          </w:rPr>
          <w:delText>YOU</w:delText>
        </w:r>
      </w:del>
      <w:ins w:id="64" w:author="Author">
        <w:r w:rsidRPr="003B4CF4">
          <w:rPr>
            <w:rFonts w:ascii="Trebuchet MS" w:hAnsi="Trebuchet MS"/>
            <w:noProof/>
          </w:rPr>
          <w:t>you</w:t>
        </w:r>
      </w:ins>
      <w:r w:rsidRPr="003B4CF4">
        <w:rPr>
          <w:rFonts w:ascii="Trebuchet MS" w:hAnsi="Trebuchet MS"/>
          <w:noProof/>
        </w:rPr>
        <w:t xml:space="preserve"> not fear to speak against my servant, against Moses?”</w:t>
      </w:r>
    </w:p>
    <w:p w:rsidR="0065420C" w:rsidRPr="003B4CF4" w:rsidRDefault="0065420C" w:rsidP="0065420C">
      <w:pPr>
        <w:rPr>
          <w:rFonts w:ascii="Trebuchet MS" w:hAnsi="Trebuchet MS"/>
          <w:noProof/>
        </w:rPr>
      </w:pPr>
      <w:r w:rsidRPr="003B4CF4">
        <w:rPr>
          <w:rFonts w:ascii="Trebuchet MS" w:hAnsi="Trebuchet MS"/>
          <w:b/>
        </w:rPr>
        <w:t xml:space="preserve">12:9 </w:t>
      </w:r>
      <w:del w:id="65" w:author="Author">
        <w:r w:rsidRPr="003B4CF4">
          <w:rPr>
            <w:rFonts w:ascii="Trebuchet MS" w:hAnsi="Trebuchet MS"/>
            <w:noProof/>
          </w:rPr>
          <w:delText>And</w:delText>
        </w:r>
      </w:del>
      <w:ins w:id="66" w:author="Author">
        <w:r w:rsidRPr="003B4CF4">
          <w:rPr>
            <w:rFonts w:ascii="Trebuchet MS" w:hAnsi="Trebuchet MS"/>
            <w:noProof/>
          </w:rPr>
          <w:t>So</w:t>
        </w:r>
      </w:ins>
      <w:r w:rsidRPr="003B4CF4">
        <w:rPr>
          <w:rFonts w:ascii="Trebuchet MS" w:hAnsi="Trebuchet MS"/>
          <w:noProof/>
        </w:rPr>
        <w:t xml:space="preserve"> Jehovah’s anger </w:t>
      </w:r>
      <w:del w:id="67" w:author="Author">
        <w:r w:rsidRPr="003B4CF4">
          <w:rPr>
            <w:rFonts w:ascii="Trebuchet MS" w:hAnsi="Trebuchet MS"/>
            <w:noProof/>
          </w:rPr>
          <w:delText>got to be hot</w:delText>
        </w:r>
      </w:del>
      <w:ins w:id="68" w:author="Author">
        <w:r w:rsidRPr="003B4CF4">
          <w:rPr>
            <w:rFonts w:ascii="Trebuchet MS" w:hAnsi="Trebuchet MS"/>
            <w:noProof/>
          </w:rPr>
          <w:t>burned</w:t>
        </w:r>
      </w:ins>
      <w:r w:rsidRPr="003B4CF4">
        <w:rPr>
          <w:rFonts w:ascii="Trebuchet MS" w:hAnsi="Trebuchet MS"/>
          <w:noProof/>
        </w:rPr>
        <w:t xml:space="preserve"> against them, and he </w:t>
      </w:r>
      <w:del w:id="69" w:author="Author">
        <w:r w:rsidRPr="003B4CF4">
          <w:rPr>
            <w:rFonts w:ascii="Trebuchet MS" w:hAnsi="Trebuchet MS"/>
            <w:noProof/>
          </w:rPr>
          <w:delText>went his way</w:delText>
        </w:r>
      </w:del>
      <w:ins w:id="70" w:author="Author">
        <w:r w:rsidRPr="003B4CF4">
          <w:rPr>
            <w:rFonts w:ascii="Trebuchet MS" w:hAnsi="Trebuchet MS"/>
            <w:noProof/>
          </w:rPr>
          <w:t>departed from them</w:t>
        </w:r>
      </w:ins>
      <w:r w:rsidRPr="003B4CF4">
        <w:rPr>
          <w:rFonts w:ascii="Trebuchet MS" w:hAnsi="Trebuchet MS"/>
          <w:noProof/>
        </w:rPr>
        <w:t xml:space="preserve">. </w:t>
      </w:r>
      <w:r w:rsidRPr="003B4CF4">
        <w:rPr>
          <w:rFonts w:ascii="Trebuchet MS" w:hAnsi="Trebuchet MS"/>
          <w:b/>
          <w:noProof/>
        </w:rPr>
        <w:t xml:space="preserve">12:10 </w:t>
      </w:r>
      <w:del w:id="71" w:author="Author">
        <w:r w:rsidRPr="003B4CF4">
          <w:rPr>
            <w:rFonts w:ascii="Trebuchet MS" w:hAnsi="Trebuchet MS"/>
            <w:noProof/>
          </w:rPr>
          <w:delText>And the</w:delText>
        </w:r>
      </w:del>
      <w:ins w:id="72" w:author="Author">
        <w:r w:rsidRPr="003B4CF4">
          <w:rPr>
            <w:rFonts w:ascii="Trebuchet MS" w:hAnsi="Trebuchet MS"/>
            <w:noProof/>
          </w:rPr>
          <w:t>The</w:t>
        </w:r>
      </w:ins>
      <w:r w:rsidRPr="003B4CF4">
        <w:rPr>
          <w:rFonts w:ascii="Trebuchet MS" w:hAnsi="Trebuchet MS"/>
          <w:noProof/>
        </w:rPr>
        <w:t xml:space="preserve"> cloud </w:t>
      </w:r>
      <w:del w:id="73" w:author="Author">
        <w:r w:rsidRPr="003B4CF4">
          <w:rPr>
            <w:rFonts w:ascii="Trebuchet MS" w:hAnsi="Trebuchet MS"/>
            <w:noProof/>
          </w:rPr>
          <w:delText>turned</w:delText>
        </w:r>
      </w:del>
      <w:ins w:id="74" w:author="Author">
        <w:r w:rsidRPr="003B4CF4">
          <w:rPr>
            <w:rFonts w:ascii="Trebuchet MS" w:hAnsi="Trebuchet MS"/>
            <w:noProof/>
          </w:rPr>
          <w:t>moved</w:t>
        </w:r>
      </w:ins>
      <w:r w:rsidRPr="003B4CF4">
        <w:rPr>
          <w:rFonts w:ascii="Trebuchet MS" w:hAnsi="Trebuchet MS"/>
          <w:noProof/>
        </w:rPr>
        <w:t xml:space="preserve"> away from over the tent, and</w:t>
      </w:r>
      <w:del w:id="75" w:author="Author">
        <w:r w:rsidRPr="003B4CF4">
          <w:rPr>
            <w:rFonts w:ascii="Trebuchet MS" w:hAnsi="Trebuchet MS"/>
            <w:noProof/>
          </w:rPr>
          <w:delText>,</w:delText>
        </w:r>
      </w:del>
      <w:r w:rsidRPr="003B4CF4">
        <w:rPr>
          <w:rFonts w:ascii="Trebuchet MS" w:hAnsi="Trebuchet MS"/>
          <w:noProof/>
        </w:rPr>
        <w:t xml:space="preserve"> look! Mir′i·am was struck with leprosy as white as snow. Then Aaron turned toward Mir′i·am, and</w:t>
      </w:r>
      <w:del w:id="76" w:author="Author">
        <w:r w:rsidRPr="003B4CF4">
          <w:rPr>
            <w:rFonts w:ascii="Trebuchet MS" w:hAnsi="Trebuchet MS"/>
            <w:noProof/>
          </w:rPr>
          <w:delText>, look!</w:delText>
        </w:r>
      </w:del>
      <w:ins w:id="77" w:author="Author">
        <w:r w:rsidRPr="003B4CF4">
          <w:rPr>
            <w:rFonts w:ascii="Trebuchet MS" w:hAnsi="Trebuchet MS"/>
            <w:noProof/>
          </w:rPr>
          <w:t xml:space="preserve"> he saw that</w:t>
        </w:r>
      </w:ins>
      <w:r w:rsidRPr="003B4CF4">
        <w:rPr>
          <w:rFonts w:ascii="Trebuchet MS" w:hAnsi="Trebuchet MS"/>
          <w:noProof/>
        </w:rPr>
        <w:t xml:space="preserve"> she was struck with leprosy. </w:t>
      </w:r>
      <w:r w:rsidRPr="003B4CF4">
        <w:rPr>
          <w:rFonts w:ascii="Trebuchet MS" w:hAnsi="Trebuchet MS"/>
          <w:b/>
          <w:noProof/>
        </w:rPr>
        <w:t xml:space="preserve">12:11 </w:t>
      </w:r>
      <w:r w:rsidRPr="003B4CF4">
        <w:rPr>
          <w:rFonts w:ascii="Trebuchet MS" w:hAnsi="Trebuchet MS"/>
          <w:noProof/>
        </w:rPr>
        <w:t>Immediately Aaron said to Moses: “</w:t>
      </w:r>
      <w:del w:id="78" w:author="Author">
        <w:r w:rsidRPr="003B4CF4">
          <w:rPr>
            <w:rFonts w:ascii="Trebuchet MS" w:hAnsi="Trebuchet MS"/>
            <w:noProof/>
          </w:rPr>
          <w:delText>Excuse me</w:delText>
        </w:r>
      </w:del>
      <w:ins w:id="79" w:author="Author">
        <w:r w:rsidRPr="003B4CF4">
          <w:rPr>
            <w:rFonts w:ascii="Trebuchet MS" w:hAnsi="Trebuchet MS"/>
            <w:noProof/>
          </w:rPr>
          <w:t>I beg you</w:t>
        </w:r>
      </w:ins>
      <w:r w:rsidRPr="003B4CF4">
        <w:rPr>
          <w:rFonts w:ascii="Trebuchet MS" w:hAnsi="Trebuchet MS"/>
          <w:noProof/>
        </w:rPr>
        <w:t xml:space="preserve">, my lord! </w:t>
      </w:r>
      <w:del w:id="80" w:author="Author">
        <w:r w:rsidRPr="003B4CF4">
          <w:rPr>
            <w:rFonts w:ascii="Trebuchet MS" w:hAnsi="Trebuchet MS"/>
            <w:noProof/>
          </w:rPr>
          <w:delText>Do</w:delText>
        </w:r>
      </w:del>
      <w:ins w:id="81" w:author="Author">
        <w:r w:rsidRPr="003B4CF4">
          <w:rPr>
            <w:rFonts w:ascii="Trebuchet MS" w:hAnsi="Trebuchet MS"/>
            <w:noProof/>
          </w:rPr>
          <w:t>Please do</w:t>
        </w:r>
      </w:ins>
      <w:r w:rsidRPr="003B4CF4">
        <w:rPr>
          <w:rFonts w:ascii="Trebuchet MS" w:hAnsi="Trebuchet MS"/>
          <w:noProof/>
        </w:rPr>
        <w:t xml:space="preserve"> not</w:t>
      </w:r>
      <w:del w:id="82" w:author="Author">
        <w:r w:rsidRPr="003B4CF4">
          <w:rPr>
            <w:rFonts w:ascii="Trebuchet MS" w:hAnsi="Trebuchet MS"/>
            <w:noProof/>
          </w:rPr>
          <w:delText>, please, attribute to us the</w:delText>
        </w:r>
      </w:del>
      <w:ins w:id="83" w:author="Author">
        <w:r w:rsidRPr="003B4CF4">
          <w:rPr>
            <w:rFonts w:ascii="Trebuchet MS" w:hAnsi="Trebuchet MS"/>
            <w:noProof/>
          </w:rPr>
          <w:t xml:space="preserve"> hold this</w:t>
        </w:r>
      </w:ins>
      <w:r w:rsidRPr="003B4CF4">
        <w:rPr>
          <w:rFonts w:ascii="Trebuchet MS" w:hAnsi="Trebuchet MS"/>
          <w:noProof/>
        </w:rPr>
        <w:t xml:space="preserve"> sin </w:t>
      </w:r>
      <w:del w:id="84" w:author="Author">
        <w:r w:rsidRPr="003B4CF4">
          <w:rPr>
            <w:rFonts w:ascii="Trebuchet MS" w:hAnsi="Trebuchet MS"/>
            <w:noProof/>
          </w:rPr>
          <w:delText>in which we</w:delText>
        </w:r>
      </w:del>
      <w:ins w:id="85" w:author="Author">
        <w:r w:rsidRPr="003B4CF4">
          <w:rPr>
            <w:rFonts w:ascii="Trebuchet MS" w:hAnsi="Trebuchet MS"/>
            <w:noProof/>
          </w:rPr>
          <w:t>against us! We</w:t>
        </w:r>
      </w:ins>
      <w:r w:rsidRPr="003B4CF4">
        <w:rPr>
          <w:rFonts w:ascii="Trebuchet MS" w:hAnsi="Trebuchet MS"/>
          <w:noProof/>
        </w:rPr>
        <w:t xml:space="preserve"> have acted foolishly </w:t>
      </w:r>
      <w:del w:id="86" w:author="Author">
        <w:r w:rsidRPr="003B4CF4">
          <w:rPr>
            <w:rFonts w:ascii="Trebuchet MS" w:hAnsi="Trebuchet MS"/>
            <w:noProof/>
          </w:rPr>
          <w:delText>and which</w:delText>
        </w:r>
      </w:del>
      <w:ins w:id="87" w:author="Author">
        <w:r w:rsidRPr="003B4CF4">
          <w:rPr>
            <w:rFonts w:ascii="Trebuchet MS" w:hAnsi="Trebuchet MS"/>
            <w:noProof/>
          </w:rPr>
          <w:t>in what</w:t>
        </w:r>
      </w:ins>
      <w:r w:rsidRPr="003B4CF4">
        <w:rPr>
          <w:rFonts w:ascii="Trebuchet MS" w:hAnsi="Trebuchet MS"/>
          <w:noProof/>
        </w:rPr>
        <w:t xml:space="preserve"> we have </w:t>
      </w:r>
      <w:del w:id="88" w:author="Author">
        <w:r w:rsidRPr="003B4CF4">
          <w:rPr>
            <w:rFonts w:ascii="Trebuchet MS" w:hAnsi="Trebuchet MS"/>
            <w:noProof/>
          </w:rPr>
          <w:delText>committed!</w:delText>
        </w:r>
      </w:del>
      <w:ins w:id="89" w:author="Author">
        <w:r w:rsidRPr="003B4CF4">
          <w:rPr>
            <w:rFonts w:ascii="Trebuchet MS" w:hAnsi="Trebuchet MS"/>
            <w:noProof/>
          </w:rPr>
          <w:t>done.</w:t>
        </w:r>
      </w:ins>
      <w:r w:rsidRPr="003B4CF4">
        <w:rPr>
          <w:rFonts w:ascii="Trebuchet MS" w:hAnsi="Trebuchet MS"/>
          <w:noProof/>
        </w:rPr>
        <w:t xml:space="preserve"> </w:t>
      </w:r>
      <w:r w:rsidRPr="003B4CF4">
        <w:rPr>
          <w:rFonts w:ascii="Trebuchet MS" w:hAnsi="Trebuchet MS"/>
          <w:b/>
          <w:noProof/>
        </w:rPr>
        <w:t xml:space="preserve">12:12 </w:t>
      </w:r>
      <w:r w:rsidRPr="003B4CF4">
        <w:rPr>
          <w:rFonts w:ascii="Trebuchet MS" w:hAnsi="Trebuchet MS"/>
          <w:noProof/>
        </w:rPr>
        <w:t xml:space="preserve">Please, do not let her continue like someone dead, whose flesh </w:t>
      </w:r>
      <w:del w:id="90" w:author="Author">
        <w:r w:rsidRPr="003B4CF4">
          <w:rPr>
            <w:rFonts w:ascii="Trebuchet MS" w:hAnsi="Trebuchet MS"/>
            <w:noProof/>
          </w:rPr>
          <w:delText xml:space="preserve">at the time of his coming out of his mother’s womb </w:delText>
        </w:r>
      </w:del>
      <w:r w:rsidRPr="003B4CF4">
        <w:rPr>
          <w:rFonts w:ascii="Trebuchet MS" w:hAnsi="Trebuchet MS"/>
          <w:noProof/>
        </w:rPr>
        <w:t xml:space="preserve">is half eaten </w:t>
      </w:r>
      <w:del w:id="91" w:author="Author">
        <w:r w:rsidRPr="003B4CF4">
          <w:rPr>
            <w:rFonts w:ascii="Trebuchet MS" w:hAnsi="Trebuchet MS"/>
            <w:noProof/>
          </w:rPr>
          <w:delText>off</w:delText>
        </w:r>
      </w:del>
      <w:ins w:id="92" w:author="Author">
        <w:r w:rsidRPr="003B4CF4">
          <w:rPr>
            <w:rFonts w:ascii="Trebuchet MS" w:hAnsi="Trebuchet MS"/>
            <w:noProof/>
          </w:rPr>
          <w:t>away at birth</w:t>
        </w:r>
      </w:ins>
      <w:r w:rsidRPr="003B4CF4">
        <w:rPr>
          <w:rFonts w:ascii="Trebuchet MS" w:hAnsi="Trebuchet MS"/>
          <w:noProof/>
        </w:rPr>
        <w:t xml:space="preserve">!” </w:t>
      </w:r>
      <w:r w:rsidRPr="003B4CF4">
        <w:rPr>
          <w:rFonts w:ascii="Trebuchet MS" w:hAnsi="Trebuchet MS"/>
          <w:b/>
          <w:noProof/>
        </w:rPr>
        <w:t xml:space="preserve">12:13 </w:t>
      </w:r>
      <w:r w:rsidRPr="003B4CF4">
        <w:rPr>
          <w:rFonts w:ascii="Trebuchet MS" w:hAnsi="Trebuchet MS"/>
          <w:noProof/>
        </w:rPr>
        <w:t>And Moses began to cry out to Jehovah, saying: “O God, please</w:t>
      </w:r>
      <w:del w:id="93" w:author="Author">
        <w:r w:rsidRPr="003B4CF4">
          <w:rPr>
            <w:rFonts w:ascii="Trebuchet MS" w:hAnsi="Trebuchet MS"/>
            <w:noProof/>
          </w:rPr>
          <w:delText>! Heal</w:delText>
        </w:r>
      </w:del>
      <w:ins w:id="94" w:author="Author">
        <w:r w:rsidRPr="003B4CF4">
          <w:rPr>
            <w:rFonts w:ascii="Trebuchet MS" w:hAnsi="Trebuchet MS"/>
            <w:noProof/>
          </w:rPr>
          <w:t xml:space="preserve"> heal</w:t>
        </w:r>
      </w:ins>
      <w:r w:rsidRPr="003B4CF4">
        <w:rPr>
          <w:rFonts w:ascii="Trebuchet MS" w:hAnsi="Trebuchet MS"/>
          <w:noProof/>
        </w:rPr>
        <w:t xml:space="preserve"> her</w:t>
      </w:r>
      <w:del w:id="95" w:author="Author">
        <w:r w:rsidRPr="003B4CF4">
          <w:rPr>
            <w:rFonts w:ascii="Trebuchet MS" w:hAnsi="Trebuchet MS"/>
            <w:noProof/>
          </w:rPr>
          <w:delText>, please</w:delText>
        </w:r>
      </w:del>
      <w:ins w:id="96" w:author="Author">
        <w:r w:rsidRPr="003B4CF4">
          <w:rPr>
            <w:rFonts w:ascii="Trebuchet MS" w:hAnsi="Trebuchet MS"/>
            <w:noProof/>
          </w:rPr>
          <w:t>! Please</w:t>
        </w:r>
      </w:ins>
      <w:r w:rsidRPr="003B4CF4">
        <w:rPr>
          <w:rFonts w:ascii="Trebuchet MS" w:hAnsi="Trebuchet MS"/>
          <w:noProof/>
        </w:rPr>
        <w:t>!”</w:t>
      </w:r>
    </w:p>
    <w:p w:rsidR="0065420C" w:rsidRPr="003B4CF4" w:rsidRDefault="0065420C" w:rsidP="0065420C">
      <w:pPr>
        <w:rPr>
          <w:rFonts w:ascii="Trebuchet MS" w:hAnsi="Trebuchet MS"/>
          <w:noProof/>
        </w:rPr>
      </w:pPr>
      <w:r w:rsidRPr="003B4CF4">
        <w:rPr>
          <w:rFonts w:ascii="Trebuchet MS" w:hAnsi="Trebuchet MS"/>
          <w:b/>
        </w:rPr>
        <w:t xml:space="preserve">12:14 </w:t>
      </w:r>
      <w:del w:id="97" w:author="Author">
        <w:r w:rsidRPr="003B4CF4">
          <w:rPr>
            <w:rFonts w:ascii="Trebuchet MS" w:hAnsi="Trebuchet MS"/>
            <w:noProof/>
          </w:rPr>
          <w:delText xml:space="preserve">Then </w:delText>
        </w:r>
      </w:del>
      <w:r w:rsidRPr="003B4CF4">
        <w:rPr>
          <w:rFonts w:ascii="Trebuchet MS" w:hAnsi="Trebuchet MS"/>
          <w:noProof/>
        </w:rPr>
        <w:t xml:space="preserve">Jehovah </w:t>
      </w:r>
      <w:del w:id="98" w:author="Author">
        <w:r w:rsidRPr="003B4CF4">
          <w:rPr>
            <w:rFonts w:ascii="Trebuchet MS" w:hAnsi="Trebuchet MS"/>
            <w:noProof/>
          </w:rPr>
          <w:delText>said</w:delText>
        </w:r>
      </w:del>
      <w:ins w:id="99" w:author="Author">
        <w:r w:rsidRPr="003B4CF4">
          <w:rPr>
            <w:rFonts w:ascii="Trebuchet MS" w:hAnsi="Trebuchet MS"/>
            <w:noProof/>
          </w:rPr>
          <w:t>replied</w:t>
        </w:r>
      </w:ins>
      <w:r w:rsidRPr="003B4CF4">
        <w:rPr>
          <w:rFonts w:ascii="Trebuchet MS" w:hAnsi="Trebuchet MS"/>
          <w:noProof/>
        </w:rPr>
        <w:t xml:space="preserve"> to Moses: “</w:t>
      </w:r>
      <w:del w:id="100" w:author="Author">
        <w:r w:rsidRPr="003B4CF4">
          <w:rPr>
            <w:rFonts w:ascii="Trebuchet MS" w:hAnsi="Trebuchet MS"/>
            <w:noProof/>
          </w:rPr>
          <w:delText>Were</w:delText>
        </w:r>
      </w:del>
      <w:ins w:id="101" w:author="Author">
        <w:r w:rsidRPr="003B4CF4">
          <w:rPr>
            <w:rFonts w:ascii="Trebuchet MS" w:hAnsi="Trebuchet MS"/>
            <w:noProof/>
          </w:rPr>
          <w:t>If</w:t>
        </w:r>
      </w:ins>
      <w:r w:rsidRPr="003B4CF4">
        <w:rPr>
          <w:rFonts w:ascii="Trebuchet MS" w:hAnsi="Trebuchet MS"/>
          <w:noProof/>
        </w:rPr>
        <w:t xml:space="preserve"> her father </w:t>
      </w:r>
      <w:del w:id="102" w:author="Author">
        <w:r w:rsidRPr="003B4CF4">
          <w:rPr>
            <w:rFonts w:ascii="Trebuchet MS" w:hAnsi="Trebuchet MS"/>
            <w:noProof/>
          </w:rPr>
          <w:delText>to</w:delText>
        </w:r>
      </w:del>
      <w:ins w:id="103" w:author="Author">
        <w:r w:rsidRPr="003B4CF4">
          <w:rPr>
            <w:rFonts w:ascii="Trebuchet MS" w:hAnsi="Trebuchet MS"/>
            <w:noProof/>
          </w:rPr>
          <w:t>would</w:t>
        </w:r>
      </w:ins>
      <w:r w:rsidRPr="003B4CF4">
        <w:rPr>
          <w:rFonts w:ascii="Trebuchet MS" w:hAnsi="Trebuchet MS"/>
          <w:noProof/>
        </w:rPr>
        <w:t xml:space="preserve"> spit directly in her face, would she not be humiliated </w:t>
      </w:r>
      <w:ins w:id="104" w:author="Author">
        <w:r w:rsidRPr="003B4CF4">
          <w:rPr>
            <w:rFonts w:ascii="Trebuchet MS" w:hAnsi="Trebuchet MS"/>
            <w:noProof/>
          </w:rPr>
          <w:t xml:space="preserve">for </w:t>
        </w:r>
      </w:ins>
      <w:r w:rsidRPr="003B4CF4">
        <w:rPr>
          <w:rFonts w:ascii="Trebuchet MS" w:hAnsi="Trebuchet MS"/>
          <w:noProof/>
        </w:rPr>
        <w:t xml:space="preserve">seven days? Let her be quarantined </w:t>
      </w:r>
      <w:ins w:id="105" w:author="Author">
        <w:r w:rsidRPr="003B4CF4">
          <w:rPr>
            <w:rFonts w:ascii="Trebuchet MS" w:hAnsi="Trebuchet MS"/>
            <w:noProof/>
          </w:rPr>
          <w:t xml:space="preserve">for </w:t>
        </w:r>
      </w:ins>
      <w:r w:rsidRPr="003B4CF4">
        <w:rPr>
          <w:rFonts w:ascii="Trebuchet MS" w:hAnsi="Trebuchet MS"/>
          <w:noProof/>
        </w:rPr>
        <w:t xml:space="preserve">seven days outside the camp, and afterward </w:t>
      </w:r>
      <w:del w:id="106" w:author="Author">
        <w:r w:rsidRPr="003B4CF4">
          <w:rPr>
            <w:rFonts w:ascii="Trebuchet MS" w:hAnsi="Trebuchet MS"/>
            <w:noProof/>
          </w:rPr>
          <w:delText>let her</w:delText>
        </w:r>
      </w:del>
      <w:ins w:id="107" w:author="Author">
        <w:r w:rsidRPr="003B4CF4">
          <w:rPr>
            <w:rFonts w:ascii="Trebuchet MS" w:hAnsi="Trebuchet MS"/>
            <w:noProof/>
          </w:rPr>
          <w:t>she may</w:t>
        </w:r>
      </w:ins>
      <w:r w:rsidRPr="003B4CF4">
        <w:rPr>
          <w:rFonts w:ascii="Trebuchet MS" w:hAnsi="Trebuchet MS"/>
          <w:noProof/>
        </w:rPr>
        <w:t xml:space="preserve"> be </w:t>
      </w:r>
      <w:del w:id="108" w:author="Author">
        <w:r w:rsidRPr="003B4CF4">
          <w:rPr>
            <w:rFonts w:ascii="Trebuchet MS" w:hAnsi="Trebuchet MS"/>
            <w:noProof/>
          </w:rPr>
          <w:delText>received</w:delText>
        </w:r>
      </w:del>
      <w:ins w:id="109" w:author="Author">
        <w:r w:rsidRPr="003B4CF4">
          <w:rPr>
            <w:rFonts w:ascii="Trebuchet MS" w:hAnsi="Trebuchet MS"/>
            <w:noProof/>
          </w:rPr>
          <w:t>brought back</w:t>
        </w:r>
      </w:ins>
      <w:r w:rsidRPr="003B4CF4">
        <w:rPr>
          <w:rFonts w:ascii="Trebuchet MS" w:hAnsi="Trebuchet MS"/>
          <w:noProof/>
        </w:rPr>
        <w:t xml:space="preserve"> in.” </w:t>
      </w:r>
      <w:r w:rsidRPr="003B4CF4">
        <w:rPr>
          <w:rFonts w:ascii="Trebuchet MS" w:hAnsi="Trebuchet MS"/>
          <w:b/>
          <w:noProof/>
        </w:rPr>
        <w:t xml:space="preserve">12:15 </w:t>
      </w:r>
      <w:del w:id="110" w:author="Author">
        <w:r w:rsidRPr="003B4CF4">
          <w:rPr>
            <w:rFonts w:ascii="Trebuchet MS" w:hAnsi="Trebuchet MS"/>
            <w:noProof/>
          </w:rPr>
          <w:delText>Accordingly</w:delText>
        </w:r>
      </w:del>
      <w:ins w:id="111" w:author="Author">
        <w:r w:rsidRPr="003B4CF4">
          <w:rPr>
            <w:rFonts w:ascii="Trebuchet MS" w:hAnsi="Trebuchet MS"/>
            <w:noProof/>
          </w:rPr>
          <w:t>So</w:t>
        </w:r>
      </w:ins>
      <w:r w:rsidRPr="003B4CF4">
        <w:rPr>
          <w:rFonts w:ascii="Trebuchet MS" w:hAnsi="Trebuchet MS"/>
          <w:noProof/>
        </w:rPr>
        <w:t xml:space="preserve"> Mir′i·am was quarantined outside the camp </w:t>
      </w:r>
      <w:ins w:id="112" w:author="Author">
        <w:r w:rsidRPr="003B4CF4">
          <w:rPr>
            <w:rFonts w:ascii="Trebuchet MS" w:hAnsi="Trebuchet MS"/>
            <w:noProof/>
          </w:rPr>
          <w:t xml:space="preserve">for </w:t>
        </w:r>
      </w:ins>
      <w:r w:rsidRPr="003B4CF4">
        <w:rPr>
          <w:rFonts w:ascii="Trebuchet MS" w:hAnsi="Trebuchet MS"/>
          <w:noProof/>
        </w:rPr>
        <w:t xml:space="preserve">seven days, and the people did not </w:t>
      </w:r>
      <w:del w:id="113" w:author="Author">
        <w:r w:rsidRPr="003B4CF4">
          <w:rPr>
            <w:rFonts w:ascii="Trebuchet MS" w:hAnsi="Trebuchet MS"/>
            <w:noProof/>
          </w:rPr>
          <w:delText>pull away</w:delText>
        </w:r>
      </w:del>
      <w:ins w:id="114" w:author="Author">
        <w:r w:rsidRPr="003B4CF4">
          <w:rPr>
            <w:rFonts w:ascii="Trebuchet MS" w:hAnsi="Trebuchet MS"/>
            <w:noProof/>
          </w:rPr>
          <w:t>break camp</w:t>
        </w:r>
      </w:ins>
      <w:r w:rsidRPr="003B4CF4">
        <w:rPr>
          <w:rFonts w:ascii="Trebuchet MS" w:hAnsi="Trebuchet MS"/>
          <w:noProof/>
        </w:rPr>
        <w:t xml:space="preserve"> until Mir′i·am was </w:t>
      </w:r>
      <w:del w:id="115" w:author="Author">
        <w:r w:rsidRPr="003B4CF4">
          <w:rPr>
            <w:rFonts w:ascii="Trebuchet MS" w:hAnsi="Trebuchet MS"/>
            <w:noProof/>
          </w:rPr>
          <w:delText>received</w:delText>
        </w:r>
      </w:del>
      <w:ins w:id="116" w:author="Author">
        <w:r w:rsidRPr="003B4CF4">
          <w:rPr>
            <w:rFonts w:ascii="Trebuchet MS" w:hAnsi="Trebuchet MS"/>
            <w:noProof/>
          </w:rPr>
          <w:t>brought back</w:t>
        </w:r>
      </w:ins>
      <w:r w:rsidRPr="003B4CF4">
        <w:rPr>
          <w:rFonts w:ascii="Trebuchet MS" w:hAnsi="Trebuchet MS"/>
          <w:noProof/>
        </w:rPr>
        <w:t xml:space="preserve"> in. </w:t>
      </w:r>
      <w:r w:rsidRPr="003B4CF4">
        <w:rPr>
          <w:rFonts w:ascii="Trebuchet MS" w:hAnsi="Trebuchet MS"/>
          <w:b/>
          <w:noProof/>
        </w:rPr>
        <w:t xml:space="preserve">12:16 </w:t>
      </w:r>
      <w:del w:id="117" w:author="Author">
        <w:r w:rsidRPr="003B4CF4">
          <w:rPr>
            <w:rFonts w:ascii="Trebuchet MS" w:hAnsi="Trebuchet MS"/>
            <w:noProof/>
          </w:rPr>
          <w:delText>And afterward</w:delText>
        </w:r>
      </w:del>
      <w:ins w:id="118" w:author="Author">
        <w:r w:rsidRPr="003B4CF4">
          <w:rPr>
            <w:rFonts w:ascii="Trebuchet MS" w:hAnsi="Trebuchet MS"/>
            <w:noProof/>
          </w:rPr>
          <w:t>Then</w:t>
        </w:r>
      </w:ins>
      <w:r w:rsidRPr="003B4CF4">
        <w:rPr>
          <w:rFonts w:ascii="Trebuchet MS" w:hAnsi="Trebuchet MS"/>
          <w:noProof/>
        </w:rPr>
        <w:t xml:space="preserve"> the people </w:t>
      </w:r>
      <w:del w:id="119" w:author="Author">
        <w:r w:rsidRPr="003B4CF4">
          <w:rPr>
            <w:rFonts w:ascii="Trebuchet MS" w:hAnsi="Trebuchet MS"/>
            <w:noProof/>
          </w:rPr>
          <w:delText>pulled away</w:delText>
        </w:r>
      </w:del>
      <w:ins w:id="120" w:author="Author">
        <w:r w:rsidRPr="003B4CF4">
          <w:rPr>
            <w:rFonts w:ascii="Trebuchet MS" w:hAnsi="Trebuchet MS"/>
            <w:noProof/>
          </w:rPr>
          <w:t>departed</w:t>
        </w:r>
      </w:ins>
      <w:r w:rsidRPr="003B4CF4">
        <w:rPr>
          <w:rFonts w:ascii="Trebuchet MS" w:hAnsi="Trebuchet MS"/>
          <w:noProof/>
        </w:rPr>
        <w:t xml:space="preserve"> from Ha·ze′roth and </w:t>
      </w:r>
      <w:del w:id="121" w:author="Author">
        <w:r w:rsidRPr="003B4CF4">
          <w:rPr>
            <w:rFonts w:ascii="Trebuchet MS" w:hAnsi="Trebuchet MS"/>
            <w:noProof/>
          </w:rPr>
          <w:delText>took up</w:delText>
        </w:r>
      </w:del>
      <w:ins w:id="122" w:author="Author">
        <w:r w:rsidRPr="003B4CF4">
          <w:rPr>
            <w:rFonts w:ascii="Trebuchet MS" w:hAnsi="Trebuchet MS"/>
            <w:noProof/>
          </w:rPr>
          <w:t>began</w:t>
        </w:r>
      </w:ins>
      <w:r w:rsidRPr="003B4CF4">
        <w:rPr>
          <w:rFonts w:ascii="Trebuchet MS" w:hAnsi="Trebuchet MS"/>
          <w:noProof/>
        </w:rPr>
        <w:t xml:space="preserve"> camping in the wilderness of Pa′ran.</w:t>
      </w:r>
    </w:p>
    <w:p w:rsidR="0065420C" w:rsidRPr="003B4CF4" w:rsidRDefault="0065420C" w:rsidP="0065420C">
      <w:pPr>
        <w:rPr>
          <w:rFonts w:ascii="Trebuchet MS" w:hAnsi="Trebuchet MS"/>
          <w:b/>
        </w:rPr>
      </w:pPr>
    </w:p>
    <w:p w:rsidR="00762BCB" w:rsidRPr="0065420C" w:rsidRDefault="00762BCB" w:rsidP="0065420C"/>
    <w:sectPr w:rsidR="00762BCB" w:rsidRPr="0065420C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4B33" w:rsidRDefault="002E4B33">
      <w:r>
        <w:separator/>
      </w:r>
    </w:p>
  </w:endnote>
  <w:endnote w:type="continuationSeparator" w:id="0">
    <w:p w:rsidR="002E4B33" w:rsidRDefault="002E4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4B33" w:rsidRDefault="002E4B33">
      <w:r>
        <w:separator/>
      </w:r>
    </w:p>
  </w:footnote>
  <w:footnote w:type="continuationSeparator" w:id="0">
    <w:p w:rsidR="002E4B33" w:rsidRDefault="002E4B33">
      <w:r>
        <w:continuationSeparator/>
      </w:r>
    </w:p>
  </w:footnote>
  <w:footnote w:id="1">
    <w:p w:rsidR="0065420C" w:rsidRPr="003B4CF4" w:rsidRDefault="0065420C" w:rsidP="003B4CF4">
      <w:pPr>
        <w:pStyle w:val="FootnoteText"/>
        <w:spacing w:after="96"/>
        <w:ind w:firstLine="288"/>
        <w:rPr>
          <w:ins w:id="21" w:author="Author"/>
        </w:rPr>
      </w:pPr>
      <w:ins w:id="22" w:author="Author">
        <w:r w:rsidRPr="003B4CF4">
          <w:rPr>
            <w:rStyle w:val="FootnoteReference"/>
          </w:rPr>
          <w:footnoteRef/>
        </w:r>
        <w:r w:rsidRPr="003B4CF4">
          <w:t xml:space="preserve"> </w:t>
        </w:r>
        <w:r w:rsidRPr="003B4CF4">
          <w:rPr>
            <w:b/>
          </w:rPr>
          <w:t xml:space="preserve">12:3 </w:t>
        </w:r>
        <w:r w:rsidRPr="003B4CF4">
          <w:t>Or “was very humble (mild-tempered), more so than any other man.”</w:t>
        </w:r>
      </w:ins>
    </w:p>
  </w:footnote>
  <w:footnote w:id="2">
    <w:p w:rsidR="0065420C" w:rsidRPr="003B4CF4" w:rsidRDefault="0065420C" w:rsidP="003B4CF4">
      <w:pPr>
        <w:pStyle w:val="FootnoteText"/>
        <w:spacing w:after="96"/>
        <w:ind w:firstLine="288"/>
        <w:rPr>
          <w:ins w:id="51" w:author="Author"/>
        </w:rPr>
      </w:pPr>
      <w:ins w:id="52" w:author="Author">
        <w:r w:rsidRPr="003B4CF4">
          <w:rPr>
            <w:rStyle w:val="FootnoteReference"/>
          </w:rPr>
          <w:footnoteRef/>
        </w:r>
        <w:r w:rsidRPr="003B4CF4">
          <w:t xml:space="preserve"> </w:t>
        </w:r>
        <w:r w:rsidRPr="003B4CF4">
          <w:rPr>
            <w:b/>
          </w:rPr>
          <w:t xml:space="preserve">12:7 </w:t>
        </w:r>
        <w:r w:rsidRPr="003B4CF4">
          <w:t>Lit., “In all my house, he is proving himself faithful.”</w:t>
        </w:r>
      </w:ins>
    </w:p>
  </w:footnote>
  <w:footnote w:id="3">
    <w:p w:rsidR="0065420C" w:rsidRPr="003B4CF4" w:rsidRDefault="0065420C" w:rsidP="003B4CF4">
      <w:pPr>
        <w:pStyle w:val="FootnoteText"/>
        <w:spacing w:after="96"/>
        <w:ind w:firstLine="288"/>
        <w:rPr>
          <w:ins w:id="57" w:author="Author"/>
        </w:rPr>
      </w:pPr>
      <w:ins w:id="58" w:author="Author">
        <w:r w:rsidRPr="003B4CF4">
          <w:rPr>
            <w:rStyle w:val="FootnoteReference"/>
          </w:rPr>
          <w:footnoteRef/>
        </w:r>
        <w:r w:rsidRPr="003B4CF4">
          <w:t xml:space="preserve"> </w:t>
        </w:r>
        <w:r w:rsidRPr="003B4CF4">
          <w:rPr>
            <w:b/>
          </w:rPr>
          <w:t xml:space="preserve">12:8 </w:t>
        </w:r>
        <w:r w:rsidRPr="003B4CF4">
          <w:t>Lit., “Mouth to mouth.”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72993">
        <w:t>Numbers Chapter 12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72993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72993">
      <w:rPr>
        <w:noProof/>
        <w:snapToGrid w:val="0"/>
      </w:rPr>
      <w:t>Numbers 12.Revised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372993">
        <w:t>Numbers Chapter 12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72993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72993">
      <w:rPr>
        <w:noProof/>
        <w:snapToGrid w:val="0"/>
      </w:rPr>
      <w:t>Numbers 12.Revised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72993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7299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72993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72993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33"/>
    <w:rsid w:val="00245EDD"/>
    <w:rsid w:val="0026230D"/>
    <w:rsid w:val="002B524D"/>
    <w:rsid w:val="002C00A8"/>
    <w:rsid w:val="002E4B33"/>
    <w:rsid w:val="00310508"/>
    <w:rsid w:val="00372993"/>
    <w:rsid w:val="003B380B"/>
    <w:rsid w:val="004500A2"/>
    <w:rsid w:val="004B7393"/>
    <w:rsid w:val="004C5EB7"/>
    <w:rsid w:val="005D4494"/>
    <w:rsid w:val="005D65DB"/>
    <w:rsid w:val="005F29B7"/>
    <w:rsid w:val="0065420C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6BCC2D6-5987-401F-9278-FE1157D65CA1}"/>
  <w:attachedTemplate r:id="R920316f5b0c342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5420C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420C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65420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920316f5b0c342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503</ap:Words>
  <ap:Characters>2186</ap:Characters>
  <ap:Application>Microsoft Office Word</ap:Application>
  <ap:DocSecurity>0</ap:DocSecurity>
  <ap:Lines>38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2683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12</dc:title>
  <dc:subject/>
  <dc:creator>Ruth Farrugia</dc:creator>
  <cp:keywords/>
  <dc:description/>
  <cp:lastModifiedBy>Farrugia, Ruth</cp:lastModifiedBy>
  <cp:revision>3</cp:revision>
  <dcterms:created xsi:type="dcterms:W3CDTF">2021-01-19T10:33:00Z</dcterms:created>
  <dcterms:modified xsi:type="dcterms:W3CDTF">2021-01-19T10:33:00Z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12.docx</vt:lpwstr>
  </property>
  <property fmtid="{D5CDD505-2E9C-101B-9397-08002B2CF9AE}" pid="9" name="_TranslationDocumentId">
    <vt:i4>19459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4012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