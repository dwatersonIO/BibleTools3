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BB4520">
        <w:rPr>
          <w:rFonts w:ascii="Trebuchet MS" w:hAnsi="Trebuchet MS"/>
          <w:b/>
          <w:sz w:val="24"/>
        </w:rPr>
        <w:t xml:space="preserve">10:1 </w:t>
      </w:r>
      <w:del w:id="1" w:author="Author">
        <w:r w:rsidRPr="00BB4520">
          <w:rPr>
            <w:rFonts w:ascii="Trebuchet MS" w:hAnsi="Trebuchet MS"/>
            <w:noProof/>
            <w:sz w:val="24"/>
          </w:rPr>
          <w:delText xml:space="preserve">And </w:delText>
        </w:r>
      </w:del>
      <w:r w:rsidRPr="00BB4520">
        <w:rPr>
          <w:rFonts w:ascii="Trebuchet MS" w:hAnsi="Trebuchet MS"/>
          <w:noProof/>
          <w:sz w:val="24"/>
        </w:rPr>
        <w:t xml:space="preserve">Jehovah </w:t>
      </w:r>
      <w:del w:id="2" w:author="Author">
        <w:r w:rsidRPr="00BB4520">
          <w:rPr>
            <w:rFonts w:ascii="Trebuchet MS" w:hAnsi="Trebuchet MS"/>
            <w:noProof/>
            <w:sz w:val="24"/>
          </w:rPr>
          <w:delText>proceeded to speak</w:delText>
        </w:r>
      </w:del>
      <w:ins w:id="3" w:author="Author">
        <w:r w:rsidRPr="00BB4520">
          <w:rPr>
            <w:rFonts w:ascii="Trebuchet MS" w:hAnsi="Trebuchet MS"/>
            <w:noProof/>
            <w:sz w:val="24"/>
          </w:rPr>
          <w:t>then said</w:t>
        </w:r>
      </w:ins>
      <w:r w:rsidRPr="00BB4520">
        <w:rPr>
          <w:rFonts w:ascii="Trebuchet MS" w:hAnsi="Trebuchet MS"/>
          <w:noProof/>
          <w:sz w:val="24"/>
        </w:rPr>
        <w:t xml:space="preserve"> to Moses</w:t>
      </w:r>
      <w:del w:id="4" w:author="Author">
        <w:r w:rsidRPr="00BB4520">
          <w:rPr>
            <w:rFonts w:ascii="Trebuchet MS" w:hAnsi="Trebuchet MS"/>
            <w:noProof/>
            <w:sz w:val="24"/>
          </w:rPr>
          <w:delText>, saying</w:delText>
        </w:r>
      </w:del>
      <w:r w:rsidRPr="00BB4520">
        <w:rPr>
          <w:rFonts w:ascii="Trebuchet MS" w:hAnsi="Trebuchet MS"/>
          <w:noProof/>
          <w:sz w:val="24"/>
        </w:rPr>
        <w:t xml:space="preserve">: </w:t>
      </w:r>
      <w:r w:rsidRPr="00BB4520">
        <w:rPr>
          <w:rFonts w:ascii="Trebuchet MS" w:hAnsi="Trebuchet MS"/>
          <w:b/>
          <w:noProof/>
          <w:sz w:val="24"/>
        </w:rPr>
        <w:t xml:space="preserve">10:2 </w:t>
      </w:r>
      <w:r w:rsidRPr="00BB4520">
        <w:rPr>
          <w:rFonts w:ascii="Trebuchet MS" w:hAnsi="Trebuchet MS"/>
          <w:noProof/>
          <w:sz w:val="24"/>
        </w:rPr>
        <w:t xml:space="preserve">“Make </w:t>
      </w:r>
      <w:del w:id="5" w:author="Author">
        <w:r w:rsidRPr="00BB4520">
          <w:rPr>
            <w:rFonts w:ascii="Trebuchet MS" w:hAnsi="Trebuchet MS"/>
            <w:noProof/>
            <w:sz w:val="24"/>
          </w:rPr>
          <w:delText xml:space="preserve">for yourself </w:delText>
        </w:r>
      </w:del>
      <w:r w:rsidRPr="00BB4520">
        <w:rPr>
          <w:rFonts w:ascii="Trebuchet MS" w:hAnsi="Trebuchet MS"/>
          <w:noProof/>
          <w:sz w:val="24"/>
        </w:rPr>
        <w:t xml:space="preserve">two trumpets </w:t>
      </w:r>
      <w:del w:id="6" w:author="Author">
        <w:r w:rsidRPr="00BB4520">
          <w:rPr>
            <w:rFonts w:ascii="Trebuchet MS" w:hAnsi="Trebuchet MS"/>
            <w:noProof/>
            <w:sz w:val="24"/>
          </w:rPr>
          <w:delText>of silver. You will</w:delText>
        </w:r>
      </w:del>
      <w:ins w:id="7" w:author="Author">
        <w:r w:rsidRPr="00BB4520">
          <w:rPr>
            <w:rFonts w:ascii="Trebuchet MS" w:hAnsi="Trebuchet MS"/>
            <w:noProof/>
            <w:sz w:val="24"/>
          </w:rPr>
          <w:t>for yourself;</w:t>
        </w:r>
      </w:ins>
      <w:r w:rsidRPr="00BB4520">
        <w:rPr>
          <w:rFonts w:ascii="Trebuchet MS" w:hAnsi="Trebuchet MS"/>
          <w:noProof/>
          <w:sz w:val="24"/>
        </w:rPr>
        <w:t xml:space="preserve"> make them of hammered </w:t>
      </w:r>
      <w:del w:id="8" w:author="Author">
        <w:r w:rsidRPr="00BB4520">
          <w:rPr>
            <w:rFonts w:ascii="Trebuchet MS" w:hAnsi="Trebuchet MS"/>
            <w:noProof/>
            <w:sz w:val="24"/>
          </w:rPr>
          <w:delText>work</w:delText>
        </w:r>
      </w:del>
      <w:ins w:id="9" w:author="Author">
        <w:r w:rsidRPr="00BB4520">
          <w:rPr>
            <w:rFonts w:ascii="Trebuchet MS" w:hAnsi="Trebuchet MS"/>
            <w:noProof/>
            <w:sz w:val="24"/>
          </w:rPr>
          <w:t>silver</w:t>
        </w:r>
      </w:ins>
      <w:r w:rsidRPr="00BB4520">
        <w:rPr>
          <w:rFonts w:ascii="Trebuchet MS" w:hAnsi="Trebuchet MS"/>
          <w:noProof/>
          <w:sz w:val="24"/>
        </w:rPr>
        <w:t xml:space="preserve">, and </w:t>
      </w:r>
      <w:del w:id="10" w:author="Author">
        <w:r w:rsidRPr="00BB4520">
          <w:rPr>
            <w:rFonts w:ascii="Trebuchet MS" w:hAnsi="Trebuchet MS"/>
            <w:noProof/>
            <w:sz w:val="24"/>
          </w:rPr>
          <w:delText>they must be at your service for convening</w:delText>
        </w:r>
      </w:del>
      <w:ins w:id="11" w:author="Author">
        <w:r w:rsidRPr="00BB4520">
          <w:rPr>
            <w:rFonts w:ascii="Trebuchet MS" w:hAnsi="Trebuchet MS"/>
            <w:noProof/>
            <w:sz w:val="24"/>
          </w:rPr>
          <w:t>use them to summon</w:t>
        </w:r>
      </w:ins>
      <w:r w:rsidRPr="00BB4520">
        <w:rPr>
          <w:rFonts w:ascii="Trebuchet MS" w:hAnsi="Trebuchet MS"/>
          <w:noProof/>
          <w:sz w:val="24"/>
        </w:rPr>
        <w:t xml:space="preserve"> the assembly and </w:t>
      </w:r>
      <w:del w:id="12" w:author="Author">
        <w:r w:rsidRPr="00BB4520">
          <w:rPr>
            <w:rFonts w:ascii="Trebuchet MS" w:hAnsi="Trebuchet MS"/>
            <w:noProof/>
            <w:sz w:val="24"/>
          </w:rPr>
          <w:delText>for breaking</w:delText>
        </w:r>
      </w:del>
      <w:ins w:id="13" w:author="Author">
        <w:r w:rsidRPr="00BB4520">
          <w:rPr>
            <w:rFonts w:ascii="Trebuchet MS" w:hAnsi="Trebuchet MS"/>
            <w:noProof/>
            <w:sz w:val="24"/>
          </w:rPr>
          <w:t>to break</w:t>
        </w:r>
      </w:ins>
      <w:r w:rsidRPr="00BB4520">
        <w:rPr>
          <w:rFonts w:ascii="Trebuchet MS" w:hAnsi="Trebuchet MS"/>
          <w:noProof/>
          <w:sz w:val="24"/>
        </w:rPr>
        <w:t xml:space="preserve"> up the camps. </w:t>
      </w:r>
      <w:r w:rsidRPr="00BB4520">
        <w:rPr>
          <w:rFonts w:ascii="Trebuchet MS" w:hAnsi="Trebuchet MS"/>
          <w:b/>
          <w:noProof/>
          <w:sz w:val="24"/>
        </w:rPr>
        <w:t xml:space="preserve">10:3 </w:t>
      </w:r>
      <w:del w:id="14" w:author="Author">
        <w:r w:rsidRPr="00BB4520">
          <w:rPr>
            <w:rFonts w:ascii="Trebuchet MS" w:hAnsi="Trebuchet MS"/>
            <w:noProof/>
            <w:sz w:val="24"/>
          </w:rPr>
          <w:delText xml:space="preserve">And they must blow on </w:delText>
        </w:r>
      </w:del>
      <w:ins w:id="15" w:author="Author">
        <w:r w:rsidRPr="00BB4520">
          <w:rPr>
            <w:rFonts w:ascii="Trebuchet MS" w:hAnsi="Trebuchet MS"/>
            <w:noProof/>
            <w:sz w:val="24"/>
          </w:rPr>
          <w:t xml:space="preserve">When both of </w:t>
        </w:r>
      </w:ins>
      <w:r w:rsidRPr="00BB4520">
        <w:rPr>
          <w:rFonts w:ascii="Trebuchet MS" w:hAnsi="Trebuchet MS"/>
          <w:noProof/>
          <w:sz w:val="24"/>
        </w:rPr>
        <w:t xml:space="preserve">them </w:t>
      </w:r>
      <w:del w:id="16" w:author="Author">
        <w:r w:rsidRPr="00BB4520">
          <w:rPr>
            <w:rFonts w:ascii="Trebuchet MS" w:hAnsi="Trebuchet MS"/>
            <w:noProof/>
            <w:sz w:val="24"/>
          </w:rPr>
          <w:delText>both, and</w:delText>
        </w:r>
      </w:del>
      <w:ins w:id="17" w:author="Author">
        <w:r w:rsidRPr="00BB4520">
          <w:rPr>
            <w:rFonts w:ascii="Trebuchet MS" w:hAnsi="Trebuchet MS"/>
            <w:noProof/>
            <w:sz w:val="24"/>
          </w:rPr>
          <w:t>are blown,</w:t>
        </w:r>
      </w:ins>
      <w:r w:rsidRPr="00BB4520">
        <w:rPr>
          <w:rFonts w:ascii="Trebuchet MS" w:hAnsi="Trebuchet MS"/>
          <w:noProof/>
          <w:sz w:val="24"/>
        </w:rPr>
        <w:t xml:space="preserve"> the whole assembly must </w:t>
      </w:r>
      <w:del w:id="18" w:author="Author">
        <w:r w:rsidRPr="00BB4520">
          <w:rPr>
            <w:rFonts w:ascii="Trebuchet MS" w:hAnsi="Trebuchet MS"/>
            <w:noProof/>
            <w:sz w:val="24"/>
          </w:rPr>
          <w:delText>keep their appointment with</w:delText>
        </w:r>
      </w:del>
      <w:ins w:id="19" w:author="Author">
        <w:r w:rsidRPr="00BB4520">
          <w:rPr>
            <w:rFonts w:ascii="Trebuchet MS" w:hAnsi="Trebuchet MS"/>
            <w:noProof/>
            <w:sz w:val="24"/>
          </w:rPr>
          <w:t>be summoned to</w:t>
        </w:r>
      </w:ins>
      <w:r w:rsidRPr="00BB4520">
        <w:rPr>
          <w:rFonts w:ascii="Trebuchet MS" w:hAnsi="Trebuchet MS"/>
          <w:noProof/>
          <w:sz w:val="24"/>
        </w:rPr>
        <w:t xml:space="preserve"> you at the entrance of the tent of meeting. </w:t>
      </w:r>
      <w:r w:rsidRPr="00BB4520">
        <w:rPr>
          <w:rFonts w:ascii="Trebuchet MS" w:hAnsi="Trebuchet MS"/>
          <w:b/>
          <w:noProof/>
          <w:sz w:val="24"/>
        </w:rPr>
        <w:t xml:space="preserve">10:4 </w:t>
      </w:r>
      <w:del w:id="20" w:author="Author">
        <w:r w:rsidRPr="00BB4520">
          <w:rPr>
            <w:rFonts w:ascii="Trebuchet MS" w:hAnsi="Trebuchet MS"/>
            <w:noProof/>
            <w:sz w:val="24"/>
          </w:rPr>
          <w:delText>And if they should blow on</w:delText>
        </w:r>
      </w:del>
      <w:ins w:id="21" w:author="Author">
        <w:r w:rsidRPr="00BB4520">
          <w:rPr>
            <w:rFonts w:ascii="Trebuchet MS" w:hAnsi="Trebuchet MS"/>
            <w:noProof/>
            <w:sz w:val="24"/>
          </w:rPr>
          <w:t>If</w:t>
        </w:r>
      </w:ins>
      <w:r w:rsidRPr="00BB4520">
        <w:rPr>
          <w:rFonts w:ascii="Trebuchet MS" w:hAnsi="Trebuchet MS"/>
          <w:noProof/>
          <w:sz w:val="24"/>
        </w:rPr>
        <w:t xml:space="preserve"> just one</w:t>
      </w:r>
      <w:del w:id="22" w:author="Author">
        <w:r w:rsidRPr="00BB4520">
          <w:rPr>
            <w:rFonts w:ascii="Trebuchet MS" w:hAnsi="Trebuchet MS"/>
            <w:noProof/>
            <w:sz w:val="24"/>
          </w:rPr>
          <w:delText>,</w:delText>
        </w:r>
      </w:del>
      <w:ins w:id="23" w:author="Author">
        <w:r w:rsidRPr="00BB4520">
          <w:rPr>
            <w:rFonts w:ascii="Trebuchet MS" w:hAnsi="Trebuchet MS"/>
            <w:noProof/>
            <w:sz w:val="24"/>
          </w:rPr>
          <w:t xml:space="preserve"> is blown, only</w:t>
        </w:r>
      </w:ins>
      <w:r w:rsidRPr="00BB4520">
        <w:rPr>
          <w:rFonts w:ascii="Trebuchet MS" w:hAnsi="Trebuchet MS"/>
          <w:noProof/>
          <w:sz w:val="24"/>
        </w:rPr>
        <w:t xml:space="preserve"> the chieftains</w:t>
      </w:r>
      <w:del w:id="24" w:author="Author">
        <w:r w:rsidRPr="00BB4520">
          <w:rPr>
            <w:rFonts w:ascii="Trebuchet MS" w:hAnsi="Trebuchet MS"/>
            <w:noProof/>
            <w:sz w:val="24"/>
          </w:rPr>
          <w:delText xml:space="preserve"> as</w:delText>
        </w:r>
      </w:del>
      <w:ins w:id="25" w:author="Author">
        <w:r w:rsidRPr="00BB4520">
          <w:rPr>
            <w:rFonts w:ascii="Trebuchet MS" w:hAnsi="Trebuchet MS"/>
            <w:noProof/>
            <w:sz w:val="24"/>
          </w:rPr>
          <w:t>, the</w:t>
        </w:r>
      </w:ins>
      <w:r w:rsidRPr="00BB4520">
        <w:rPr>
          <w:rFonts w:ascii="Trebuchet MS" w:hAnsi="Trebuchet MS"/>
          <w:noProof/>
          <w:sz w:val="24"/>
        </w:rPr>
        <w:t xml:space="preserve"> heads of the thousands of Israel</w:t>
      </w:r>
      <w:del w:id="26" w:author="Author">
        <w:r w:rsidRPr="00BB4520">
          <w:rPr>
            <w:rFonts w:ascii="Trebuchet MS" w:hAnsi="Trebuchet MS"/>
            <w:noProof/>
            <w:sz w:val="24"/>
          </w:rPr>
          <w:delText xml:space="preserve"> must also keep their appointment with</w:delText>
        </w:r>
      </w:del>
      <w:ins w:id="27" w:author="Author">
        <w:r w:rsidRPr="00BB4520">
          <w:rPr>
            <w:rFonts w:ascii="Trebuchet MS" w:hAnsi="Trebuchet MS"/>
            <w:noProof/>
            <w:sz w:val="24"/>
          </w:rPr>
          <w:t>, will be summoned to</w:t>
        </w:r>
      </w:ins>
      <w:r w:rsidRPr="00BB4520">
        <w:rPr>
          <w:rFonts w:ascii="Trebuchet MS" w:hAnsi="Trebuchet MS"/>
          <w:noProof/>
          <w:sz w:val="24"/>
        </w:rPr>
        <w:t xml:space="preserve"> you.</w:t>
      </w:r>
    </w:p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r w:rsidRPr="00BB4520">
        <w:rPr>
          <w:rFonts w:ascii="Trebuchet MS" w:hAnsi="Trebuchet MS"/>
          <w:b/>
          <w:sz w:val="24"/>
        </w:rPr>
        <w:t xml:space="preserve">10:5 </w:t>
      </w:r>
      <w:r w:rsidRPr="00BB4520">
        <w:rPr>
          <w:rFonts w:ascii="Trebuchet MS" w:hAnsi="Trebuchet MS"/>
          <w:noProof/>
          <w:sz w:val="24"/>
        </w:rPr>
        <w:t>“</w:t>
      </w:r>
      <w:del w:id="28" w:author="Author">
        <w:r w:rsidRPr="00BB4520">
          <w:rPr>
            <w:rFonts w:ascii="Trebuchet MS" w:hAnsi="Trebuchet MS"/>
            <w:noProof/>
            <w:sz w:val="24"/>
          </w:rPr>
          <w:delText xml:space="preserve">And </w:delText>
        </w:r>
        <w:r w:rsidRPr="00BB4520">
          <w:rPr>
            <w:rFonts w:ascii="Trebuchet MS" w:hAnsi="Trebuchet MS"/>
            <w:noProof/>
            <w:sz w:val="24"/>
            <w:u w:val="dotted"/>
          </w:rPr>
          <w:delText>YOU</w:delText>
        </w:r>
        <w:r w:rsidRPr="00BB4520">
          <w:rPr>
            <w:rFonts w:ascii="Trebuchet MS" w:hAnsi="Trebuchet MS"/>
            <w:noProof/>
            <w:sz w:val="24"/>
          </w:rPr>
          <w:delText xml:space="preserve"> men must blow</w:delText>
        </w:r>
      </w:del>
      <w:ins w:id="29" w:author="Author">
        <w:r w:rsidRPr="00BB4520">
          <w:rPr>
            <w:rFonts w:ascii="Trebuchet MS" w:hAnsi="Trebuchet MS"/>
            <w:noProof/>
            <w:sz w:val="24"/>
          </w:rPr>
          <w:t>When you sound</w:t>
        </w:r>
      </w:ins>
      <w:r w:rsidRPr="00BB4520">
        <w:rPr>
          <w:rFonts w:ascii="Trebuchet MS" w:hAnsi="Trebuchet MS"/>
          <w:noProof/>
          <w:sz w:val="24"/>
        </w:rPr>
        <w:t xml:space="preserve"> a fluctuating </w:t>
      </w:r>
      <w:ins w:id="30" w:author="Author">
        <w:r w:rsidRPr="00BB4520">
          <w:rPr>
            <w:rFonts w:ascii="Trebuchet MS" w:hAnsi="Trebuchet MS"/>
            <w:noProof/>
            <w:sz w:val="24"/>
          </w:rPr>
          <w:t xml:space="preserve">trumpet </w:t>
        </w:r>
      </w:ins>
      <w:r w:rsidRPr="00BB4520">
        <w:rPr>
          <w:rFonts w:ascii="Trebuchet MS" w:hAnsi="Trebuchet MS"/>
          <w:noProof/>
          <w:sz w:val="24"/>
        </w:rPr>
        <w:t xml:space="preserve">blast, </w:t>
      </w:r>
      <w:del w:id="31" w:author="Author">
        <w:r w:rsidRPr="00BB4520">
          <w:rPr>
            <w:rFonts w:ascii="Trebuchet MS" w:hAnsi="Trebuchet MS"/>
            <w:noProof/>
            <w:sz w:val="24"/>
          </w:rPr>
          <w:delText xml:space="preserve">and </w:delText>
        </w:r>
      </w:del>
      <w:r w:rsidRPr="00BB4520">
        <w:rPr>
          <w:rFonts w:ascii="Trebuchet MS" w:hAnsi="Trebuchet MS"/>
          <w:noProof/>
          <w:sz w:val="24"/>
        </w:rPr>
        <w:t xml:space="preserve">the camps of those </w:t>
      </w:r>
      <w:del w:id="32" w:author="Author">
        <w:r w:rsidRPr="00BB4520">
          <w:rPr>
            <w:rFonts w:ascii="Trebuchet MS" w:hAnsi="Trebuchet MS"/>
            <w:noProof/>
            <w:sz w:val="24"/>
          </w:rPr>
          <w:delText xml:space="preserve">camping </w:delText>
        </w:r>
      </w:del>
      <w:r w:rsidRPr="00BB4520">
        <w:rPr>
          <w:rFonts w:ascii="Trebuchet MS" w:hAnsi="Trebuchet MS"/>
          <w:noProof/>
          <w:sz w:val="24"/>
        </w:rPr>
        <w:t xml:space="preserve">to the east </w:t>
      </w:r>
      <w:del w:id="33" w:author="Author">
        <w:r w:rsidRPr="00BB4520">
          <w:rPr>
            <w:rFonts w:ascii="Trebuchet MS" w:hAnsi="Trebuchet MS"/>
            <w:noProof/>
            <w:sz w:val="24"/>
          </w:rPr>
          <w:delText>must pull away</w:delText>
        </w:r>
      </w:del>
      <w:ins w:id="34" w:author="Author">
        <w:r w:rsidRPr="00BB4520">
          <w:rPr>
            <w:rFonts w:ascii="Trebuchet MS" w:hAnsi="Trebuchet MS"/>
            <w:noProof/>
            <w:sz w:val="24"/>
          </w:rPr>
          <w:t>should depart</w:t>
        </w:r>
      </w:ins>
      <w:r w:rsidRPr="00BB4520">
        <w:rPr>
          <w:rFonts w:ascii="Trebuchet MS" w:hAnsi="Trebuchet MS"/>
          <w:noProof/>
          <w:sz w:val="24"/>
        </w:rPr>
        <w:t xml:space="preserve">. </w:t>
      </w:r>
      <w:r w:rsidRPr="00BB4520">
        <w:rPr>
          <w:rFonts w:ascii="Trebuchet MS" w:hAnsi="Trebuchet MS"/>
          <w:b/>
          <w:noProof/>
          <w:sz w:val="24"/>
        </w:rPr>
        <w:t xml:space="preserve">10:6 </w:t>
      </w:r>
      <w:del w:id="35" w:author="Author">
        <w:r w:rsidRPr="00BB4520">
          <w:rPr>
            <w:rFonts w:ascii="Trebuchet MS" w:hAnsi="Trebuchet MS"/>
            <w:noProof/>
            <w:sz w:val="24"/>
          </w:rPr>
          <w:delText xml:space="preserve">And </w:delText>
        </w:r>
        <w:r w:rsidRPr="00BB4520">
          <w:rPr>
            <w:rFonts w:ascii="Trebuchet MS" w:hAnsi="Trebuchet MS"/>
            <w:noProof/>
            <w:sz w:val="24"/>
            <w:u w:val="dotted"/>
          </w:rPr>
          <w:delText>YOU</w:delText>
        </w:r>
        <w:r w:rsidRPr="00BB4520">
          <w:rPr>
            <w:rFonts w:ascii="Trebuchet MS" w:hAnsi="Trebuchet MS"/>
            <w:noProof/>
            <w:sz w:val="24"/>
          </w:rPr>
          <w:delText xml:space="preserve"> must blow</w:delText>
        </w:r>
      </w:del>
      <w:ins w:id="36" w:author="Author">
        <w:r w:rsidRPr="00BB4520">
          <w:rPr>
            <w:rFonts w:ascii="Trebuchet MS" w:hAnsi="Trebuchet MS"/>
            <w:noProof/>
            <w:sz w:val="24"/>
          </w:rPr>
          <w:t>When you sound</w:t>
        </w:r>
      </w:ins>
      <w:r w:rsidRPr="00BB4520">
        <w:rPr>
          <w:rFonts w:ascii="Trebuchet MS" w:hAnsi="Trebuchet MS"/>
          <w:noProof/>
          <w:sz w:val="24"/>
        </w:rPr>
        <w:t xml:space="preserve"> a fluctuating </w:t>
      </w:r>
      <w:ins w:id="37" w:author="Author">
        <w:r w:rsidRPr="00BB4520">
          <w:rPr>
            <w:rFonts w:ascii="Trebuchet MS" w:hAnsi="Trebuchet MS"/>
            <w:noProof/>
            <w:sz w:val="24"/>
          </w:rPr>
          <w:t xml:space="preserve">trumpet </w:t>
        </w:r>
      </w:ins>
      <w:r w:rsidRPr="00BB4520">
        <w:rPr>
          <w:rFonts w:ascii="Trebuchet MS" w:hAnsi="Trebuchet MS"/>
          <w:noProof/>
          <w:sz w:val="24"/>
        </w:rPr>
        <w:t xml:space="preserve">blast a second time, </w:t>
      </w:r>
      <w:del w:id="38" w:author="Author">
        <w:r w:rsidRPr="00BB4520">
          <w:rPr>
            <w:rFonts w:ascii="Trebuchet MS" w:hAnsi="Trebuchet MS"/>
            <w:noProof/>
            <w:sz w:val="24"/>
          </w:rPr>
          <w:delText xml:space="preserve">and </w:delText>
        </w:r>
      </w:del>
      <w:r w:rsidRPr="00BB4520">
        <w:rPr>
          <w:rFonts w:ascii="Trebuchet MS" w:hAnsi="Trebuchet MS"/>
          <w:noProof/>
          <w:sz w:val="24"/>
        </w:rPr>
        <w:t xml:space="preserve">the camps of those </w:t>
      </w:r>
      <w:del w:id="39" w:author="Author">
        <w:r w:rsidRPr="00BB4520">
          <w:rPr>
            <w:rFonts w:ascii="Trebuchet MS" w:hAnsi="Trebuchet MS"/>
            <w:noProof/>
            <w:sz w:val="24"/>
          </w:rPr>
          <w:delText xml:space="preserve">camping </w:delText>
        </w:r>
      </w:del>
      <w:r w:rsidRPr="00BB4520">
        <w:rPr>
          <w:rFonts w:ascii="Trebuchet MS" w:hAnsi="Trebuchet MS"/>
          <w:noProof/>
          <w:sz w:val="24"/>
        </w:rPr>
        <w:t xml:space="preserve">to the south </w:t>
      </w:r>
      <w:del w:id="40" w:author="Author">
        <w:r w:rsidRPr="00BB4520">
          <w:rPr>
            <w:rFonts w:ascii="Trebuchet MS" w:hAnsi="Trebuchet MS"/>
            <w:noProof/>
            <w:sz w:val="24"/>
          </w:rPr>
          <w:delText>must pull away.</w:delText>
        </w:r>
      </w:del>
      <w:ins w:id="41" w:author="Author">
        <w:r w:rsidRPr="00BB4520">
          <w:rPr>
            <w:rFonts w:ascii="Trebuchet MS" w:hAnsi="Trebuchet MS"/>
            <w:noProof/>
            <w:sz w:val="24"/>
          </w:rPr>
          <w:t>should depart.</w:t>
        </w:r>
      </w:ins>
      <w:r w:rsidRPr="00BB4520">
        <w:rPr>
          <w:rFonts w:ascii="Trebuchet MS" w:hAnsi="Trebuchet MS"/>
          <w:noProof/>
          <w:sz w:val="24"/>
        </w:rPr>
        <w:t xml:space="preserve"> They should </w:t>
      </w:r>
      <w:del w:id="42" w:author="Author">
        <w:r w:rsidRPr="00BB4520">
          <w:rPr>
            <w:rFonts w:ascii="Trebuchet MS" w:hAnsi="Trebuchet MS"/>
            <w:noProof/>
            <w:sz w:val="24"/>
          </w:rPr>
          <w:delText>blow a fluctuating blast for</w:delText>
        </w:r>
      </w:del>
      <w:ins w:id="43" w:author="Author">
        <w:r w:rsidRPr="00BB4520">
          <w:rPr>
            <w:rFonts w:ascii="Trebuchet MS" w:hAnsi="Trebuchet MS"/>
            <w:noProof/>
            <w:sz w:val="24"/>
          </w:rPr>
          <w:t>sound the trumpet blasts in this way</w:t>
        </w:r>
      </w:ins>
      <w:r w:rsidRPr="00BB4520">
        <w:rPr>
          <w:rFonts w:ascii="Trebuchet MS" w:hAnsi="Trebuchet MS"/>
          <w:noProof/>
          <w:sz w:val="24"/>
        </w:rPr>
        <w:t xml:space="preserve"> each time one of them </w:t>
      </w:r>
      <w:del w:id="44" w:author="Author">
        <w:r w:rsidRPr="00BB4520">
          <w:rPr>
            <w:rFonts w:ascii="Trebuchet MS" w:hAnsi="Trebuchet MS"/>
            <w:noProof/>
            <w:sz w:val="24"/>
          </w:rPr>
          <w:delText>pulls away</w:delText>
        </w:r>
      </w:del>
      <w:ins w:id="45" w:author="Author">
        <w:r w:rsidRPr="00BB4520">
          <w:rPr>
            <w:rFonts w:ascii="Trebuchet MS" w:hAnsi="Trebuchet MS"/>
            <w:noProof/>
            <w:sz w:val="24"/>
          </w:rPr>
          <w:t>departs</w:t>
        </w:r>
      </w:ins>
      <w:r w:rsidRPr="00BB4520">
        <w:rPr>
          <w:rFonts w:ascii="Trebuchet MS" w:hAnsi="Trebuchet MS"/>
          <w:noProof/>
          <w:sz w:val="24"/>
        </w:rPr>
        <w:t>.</w:t>
      </w:r>
    </w:p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r w:rsidRPr="00BB4520">
        <w:rPr>
          <w:rFonts w:ascii="Trebuchet MS" w:hAnsi="Trebuchet MS"/>
          <w:b/>
          <w:sz w:val="24"/>
        </w:rPr>
        <w:t xml:space="preserve">10:7 </w:t>
      </w:r>
      <w:r w:rsidRPr="00BB4520">
        <w:rPr>
          <w:rFonts w:ascii="Trebuchet MS" w:hAnsi="Trebuchet MS"/>
          <w:noProof/>
          <w:sz w:val="24"/>
        </w:rPr>
        <w:t xml:space="preserve">“Now when calling the congregation together, </w:t>
      </w:r>
      <w:del w:id="46" w:author="Author">
        <w:r w:rsidRPr="00BB4520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47" w:author="Author">
        <w:r w:rsidRPr="00BB4520">
          <w:rPr>
            <w:rFonts w:ascii="Trebuchet MS" w:hAnsi="Trebuchet MS"/>
            <w:noProof/>
            <w:sz w:val="24"/>
          </w:rPr>
          <w:t>you</w:t>
        </w:r>
      </w:ins>
      <w:r w:rsidRPr="00BB4520">
        <w:rPr>
          <w:rFonts w:ascii="Trebuchet MS" w:hAnsi="Trebuchet MS"/>
          <w:noProof/>
          <w:sz w:val="24"/>
        </w:rPr>
        <w:t xml:space="preserve"> should blow</w:t>
      </w:r>
      <w:ins w:id="48" w:author="Author">
        <w:r w:rsidRPr="00BB4520">
          <w:rPr>
            <w:rFonts w:ascii="Trebuchet MS" w:hAnsi="Trebuchet MS"/>
            <w:noProof/>
            <w:sz w:val="24"/>
          </w:rPr>
          <w:t xml:space="preserve"> the trumpets</w:t>
        </w:r>
      </w:ins>
      <w:r w:rsidRPr="00BB4520">
        <w:rPr>
          <w:rFonts w:ascii="Trebuchet MS" w:hAnsi="Trebuchet MS"/>
          <w:noProof/>
          <w:sz w:val="24"/>
        </w:rPr>
        <w:t xml:space="preserve">, but </w:t>
      </w:r>
      <w:del w:id="49" w:author="Author">
        <w:r w:rsidRPr="00BB4520">
          <w:rPr>
            <w:rFonts w:ascii="Trebuchet MS" w:hAnsi="Trebuchet MS"/>
            <w:noProof/>
            <w:sz w:val="24"/>
            <w:u w:val="dotted"/>
          </w:rPr>
          <w:delText>YOU</w:delText>
        </w:r>
        <w:r w:rsidRPr="00BB4520">
          <w:rPr>
            <w:rFonts w:ascii="Trebuchet MS" w:hAnsi="Trebuchet MS"/>
            <w:noProof/>
            <w:sz w:val="24"/>
          </w:rPr>
          <w:delText xml:space="preserve"> must </w:delText>
        </w:r>
      </w:del>
      <w:r w:rsidRPr="00BB4520">
        <w:rPr>
          <w:rFonts w:ascii="Trebuchet MS" w:hAnsi="Trebuchet MS"/>
          <w:noProof/>
          <w:sz w:val="24"/>
        </w:rPr>
        <w:t xml:space="preserve">not </w:t>
      </w:r>
      <w:del w:id="50" w:author="Author">
        <w:r w:rsidRPr="00BB4520">
          <w:rPr>
            <w:rFonts w:ascii="Trebuchet MS" w:hAnsi="Trebuchet MS"/>
            <w:noProof/>
            <w:sz w:val="24"/>
          </w:rPr>
          <w:delText>sound a</w:delText>
        </w:r>
      </w:del>
      <w:ins w:id="51" w:author="Author">
        <w:r w:rsidRPr="00BB4520">
          <w:rPr>
            <w:rFonts w:ascii="Trebuchet MS" w:hAnsi="Trebuchet MS"/>
            <w:noProof/>
            <w:sz w:val="24"/>
          </w:rPr>
          <w:t>with</w:t>
        </w:r>
      </w:ins>
      <w:r w:rsidRPr="00BB4520">
        <w:rPr>
          <w:rFonts w:ascii="Trebuchet MS" w:hAnsi="Trebuchet MS"/>
          <w:noProof/>
          <w:sz w:val="24"/>
        </w:rPr>
        <w:t xml:space="preserve"> fluctuating </w:t>
      </w:r>
      <w:del w:id="52" w:author="Author">
        <w:r w:rsidRPr="00BB4520">
          <w:rPr>
            <w:rFonts w:ascii="Trebuchet MS" w:hAnsi="Trebuchet MS"/>
            <w:noProof/>
            <w:sz w:val="24"/>
          </w:rPr>
          <w:delText>blast</w:delText>
        </w:r>
      </w:del>
      <w:ins w:id="53" w:author="Author">
        <w:r w:rsidRPr="00BB4520">
          <w:rPr>
            <w:rFonts w:ascii="Trebuchet MS" w:hAnsi="Trebuchet MS"/>
            <w:noProof/>
            <w:sz w:val="24"/>
          </w:rPr>
          <w:t>blasts</w:t>
        </w:r>
      </w:ins>
      <w:r w:rsidRPr="00BB4520">
        <w:rPr>
          <w:rFonts w:ascii="Trebuchet MS" w:hAnsi="Trebuchet MS"/>
          <w:noProof/>
          <w:sz w:val="24"/>
        </w:rPr>
        <w:t xml:space="preserve">. </w:t>
      </w:r>
      <w:r w:rsidRPr="00BB4520">
        <w:rPr>
          <w:rFonts w:ascii="Trebuchet MS" w:hAnsi="Trebuchet MS"/>
          <w:b/>
          <w:noProof/>
          <w:sz w:val="24"/>
        </w:rPr>
        <w:t xml:space="preserve">10:8 </w:t>
      </w:r>
      <w:del w:id="54" w:author="Author">
        <w:r w:rsidRPr="00BB4520">
          <w:rPr>
            <w:rFonts w:ascii="Trebuchet MS" w:hAnsi="Trebuchet MS"/>
            <w:noProof/>
            <w:sz w:val="24"/>
          </w:rPr>
          <w:delText xml:space="preserve">And </w:delText>
        </w:r>
      </w:del>
      <w:r w:rsidRPr="00BB4520">
        <w:rPr>
          <w:rFonts w:ascii="Trebuchet MS" w:hAnsi="Trebuchet MS"/>
          <w:noProof/>
          <w:sz w:val="24"/>
        </w:rPr>
        <w:t xml:space="preserve">Aaron’s sons, the priests, should blow </w:t>
      </w:r>
      <w:del w:id="55" w:author="Author">
        <w:r w:rsidRPr="00BB4520">
          <w:rPr>
            <w:rFonts w:ascii="Trebuchet MS" w:hAnsi="Trebuchet MS"/>
            <w:noProof/>
            <w:sz w:val="24"/>
          </w:rPr>
          <w:delText xml:space="preserve">on </w:delText>
        </w:r>
      </w:del>
      <w:r w:rsidRPr="00BB4520">
        <w:rPr>
          <w:rFonts w:ascii="Trebuchet MS" w:hAnsi="Trebuchet MS"/>
          <w:noProof/>
          <w:sz w:val="24"/>
        </w:rPr>
        <w:t xml:space="preserve">the trumpets, and the use of them </w:t>
      </w:r>
      <w:del w:id="56" w:author="Author">
        <w:r w:rsidRPr="00BB4520">
          <w:rPr>
            <w:rFonts w:ascii="Trebuchet MS" w:hAnsi="Trebuchet MS"/>
            <w:noProof/>
            <w:sz w:val="24"/>
          </w:rPr>
          <w:delText>must</w:delText>
        </w:r>
      </w:del>
      <w:ins w:id="57" w:author="Author">
        <w:r w:rsidRPr="00BB4520">
          <w:rPr>
            <w:rFonts w:ascii="Trebuchet MS" w:hAnsi="Trebuchet MS"/>
            <w:noProof/>
            <w:sz w:val="24"/>
          </w:rPr>
          <w:t>will</w:t>
        </w:r>
      </w:ins>
      <w:r w:rsidRPr="00BB4520">
        <w:rPr>
          <w:rFonts w:ascii="Trebuchet MS" w:hAnsi="Trebuchet MS"/>
          <w:noProof/>
          <w:sz w:val="24"/>
        </w:rPr>
        <w:t xml:space="preserve"> serve as a </w:t>
      </w:r>
      <w:ins w:id="58" w:author="Author">
        <w:r w:rsidRPr="00BB4520">
          <w:rPr>
            <w:rFonts w:ascii="Trebuchet MS" w:hAnsi="Trebuchet MS"/>
            <w:noProof/>
            <w:sz w:val="24"/>
          </w:rPr>
          <w:t xml:space="preserve">lasting </w:t>
        </w:r>
      </w:ins>
      <w:r w:rsidRPr="00BB4520">
        <w:rPr>
          <w:rFonts w:ascii="Trebuchet MS" w:hAnsi="Trebuchet MS"/>
          <w:noProof/>
          <w:sz w:val="24"/>
        </w:rPr>
        <w:t xml:space="preserve">statute for </w:t>
      </w:r>
      <w:del w:id="59" w:author="Author">
        <w:r w:rsidRPr="00BB4520">
          <w:rPr>
            <w:rFonts w:ascii="Trebuchet MS" w:hAnsi="Trebuchet MS"/>
            <w:noProof/>
            <w:sz w:val="24"/>
            <w:u w:val="dotted"/>
          </w:rPr>
          <w:delText>YOU</w:delText>
        </w:r>
        <w:r w:rsidRPr="00BB4520">
          <w:rPr>
            <w:rFonts w:ascii="Trebuchet MS" w:hAnsi="Trebuchet MS"/>
            <w:noProof/>
            <w:sz w:val="24"/>
          </w:rPr>
          <w:delText xml:space="preserve"> men to time indefinite during </w:delText>
        </w:r>
        <w:r w:rsidRPr="00BB4520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60" w:author="Author">
        <w:r w:rsidRPr="00BB4520">
          <w:rPr>
            <w:rFonts w:ascii="Trebuchet MS" w:hAnsi="Trebuchet MS"/>
            <w:noProof/>
            <w:sz w:val="24"/>
          </w:rPr>
          <w:t>you throughout your</w:t>
        </w:r>
      </w:ins>
      <w:r w:rsidRPr="00BB4520">
        <w:rPr>
          <w:rFonts w:ascii="Trebuchet MS" w:hAnsi="Trebuchet MS"/>
          <w:noProof/>
          <w:sz w:val="24"/>
        </w:rPr>
        <w:t xml:space="preserve"> generations.</w:t>
      </w:r>
    </w:p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r w:rsidRPr="00BB4520">
        <w:rPr>
          <w:rFonts w:ascii="Trebuchet MS" w:hAnsi="Trebuchet MS"/>
          <w:b/>
          <w:sz w:val="24"/>
        </w:rPr>
        <w:t xml:space="preserve">10:9 </w:t>
      </w:r>
      <w:r w:rsidRPr="00BB4520">
        <w:rPr>
          <w:rFonts w:ascii="Trebuchet MS" w:hAnsi="Trebuchet MS"/>
          <w:noProof/>
          <w:sz w:val="24"/>
        </w:rPr>
        <w:t>“</w:t>
      </w:r>
      <w:del w:id="61" w:author="Author">
        <w:r w:rsidRPr="00BB4520">
          <w:rPr>
            <w:rFonts w:ascii="Trebuchet MS" w:hAnsi="Trebuchet MS"/>
            <w:noProof/>
            <w:sz w:val="24"/>
          </w:rPr>
          <w:delText xml:space="preserve">And in case </w:delText>
        </w:r>
        <w:r w:rsidRPr="00BB4520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62" w:author="Author">
        <w:r w:rsidRPr="00BB4520">
          <w:rPr>
            <w:rFonts w:ascii="Trebuchet MS" w:hAnsi="Trebuchet MS"/>
            <w:noProof/>
            <w:sz w:val="24"/>
          </w:rPr>
          <w:t>If you</w:t>
        </w:r>
      </w:ins>
      <w:r w:rsidRPr="00BB4520">
        <w:rPr>
          <w:rFonts w:ascii="Trebuchet MS" w:hAnsi="Trebuchet MS"/>
          <w:noProof/>
          <w:sz w:val="24"/>
        </w:rPr>
        <w:t xml:space="preserve"> should </w:t>
      </w:r>
      <w:del w:id="63" w:author="Author">
        <w:r w:rsidRPr="00BB4520">
          <w:rPr>
            <w:rFonts w:ascii="Trebuchet MS" w:hAnsi="Trebuchet MS"/>
            <w:noProof/>
            <w:sz w:val="24"/>
          </w:rPr>
          <w:delText>enter into</w:delText>
        </w:r>
      </w:del>
      <w:ins w:id="64" w:author="Author">
        <w:r w:rsidRPr="00BB4520">
          <w:rPr>
            <w:rFonts w:ascii="Trebuchet MS" w:hAnsi="Trebuchet MS"/>
            <w:noProof/>
            <w:sz w:val="24"/>
          </w:rPr>
          <w:t>go to</w:t>
        </w:r>
      </w:ins>
      <w:r w:rsidRPr="00BB4520">
        <w:rPr>
          <w:rFonts w:ascii="Trebuchet MS" w:hAnsi="Trebuchet MS"/>
          <w:noProof/>
          <w:sz w:val="24"/>
        </w:rPr>
        <w:t xml:space="preserve"> war in </w:t>
      </w:r>
      <w:del w:id="65" w:author="Author">
        <w:r w:rsidRPr="00BB4520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66" w:author="Author">
        <w:r w:rsidRPr="00BB4520">
          <w:rPr>
            <w:rFonts w:ascii="Trebuchet MS" w:hAnsi="Trebuchet MS"/>
            <w:noProof/>
            <w:sz w:val="24"/>
          </w:rPr>
          <w:t>your</w:t>
        </w:r>
      </w:ins>
      <w:r w:rsidRPr="00BB4520">
        <w:rPr>
          <w:rFonts w:ascii="Trebuchet MS" w:hAnsi="Trebuchet MS"/>
          <w:noProof/>
          <w:sz w:val="24"/>
        </w:rPr>
        <w:t xml:space="preserve"> land against </w:t>
      </w:r>
      <w:del w:id="67" w:author="Author">
        <w:r w:rsidRPr="00BB4520">
          <w:rPr>
            <w:rFonts w:ascii="Trebuchet MS" w:hAnsi="Trebuchet MS"/>
            <w:noProof/>
            <w:sz w:val="24"/>
          </w:rPr>
          <w:delText>the</w:delText>
        </w:r>
      </w:del>
      <w:ins w:id="68" w:author="Author">
        <w:r w:rsidRPr="00BB4520">
          <w:rPr>
            <w:rFonts w:ascii="Trebuchet MS" w:hAnsi="Trebuchet MS"/>
            <w:noProof/>
            <w:sz w:val="24"/>
          </w:rPr>
          <w:t>an</w:t>
        </w:r>
      </w:ins>
      <w:r w:rsidRPr="00BB4520">
        <w:rPr>
          <w:rFonts w:ascii="Trebuchet MS" w:hAnsi="Trebuchet MS"/>
          <w:noProof/>
          <w:sz w:val="24"/>
        </w:rPr>
        <w:t xml:space="preserve"> oppressor who is harassing </w:t>
      </w:r>
      <w:del w:id="69" w:author="Author">
        <w:r w:rsidRPr="00BB4520">
          <w:rPr>
            <w:rFonts w:ascii="Trebuchet MS" w:hAnsi="Trebuchet MS"/>
            <w:noProof/>
            <w:sz w:val="24"/>
            <w:u w:val="dotted"/>
          </w:rPr>
          <w:delText>YOU</w:delText>
        </w:r>
        <w:r w:rsidRPr="00BB4520">
          <w:rPr>
            <w:rFonts w:ascii="Trebuchet MS" w:hAnsi="Trebuchet MS"/>
            <w:noProof/>
            <w:sz w:val="24"/>
          </w:rPr>
          <w:delText xml:space="preserve">, </w:delText>
        </w:r>
        <w:r w:rsidRPr="00BB4520">
          <w:rPr>
            <w:rFonts w:ascii="Trebuchet MS" w:hAnsi="Trebuchet MS"/>
            <w:noProof/>
            <w:sz w:val="24"/>
            <w:u w:val="dotted"/>
          </w:rPr>
          <w:delText>YOU</w:delText>
        </w:r>
        <w:r w:rsidRPr="00BB4520">
          <w:rPr>
            <w:rFonts w:ascii="Trebuchet MS" w:hAnsi="Trebuchet MS"/>
            <w:noProof/>
            <w:sz w:val="24"/>
          </w:rPr>
          <w:delText xml:space="preserve"> must also</w:delText>
        </w:r>
      </w:del>
      <w:ins w:id="70" w:author="Author">
        <w:r w:rsidRPr="00BB4520">
          <w:rPr>
            <w:rFonts w:ascii="Trebuchet MS" w:hAnsi="Trebuchet MS"/>
            <w:noProof/>
            <w:sz w:val="24"/>
          </w:rPr>
          <w:t>you, you should</w:t>
        </w:r>
      </w:ins>
      <w:r w:rsidRPr="00BB4520">
        <w:rPr>
          <w:rFonts w:ascii="Trebuchet MS" w:hAnsi="Trebuchet MS"/>
          <w:noProof/>
          <w:sz w:val="24"/>
        </w:rPr>
        <w:t xml:space="preserve"> sound a war call on the trumpets, and </w:t>
      </w:r>
      <w:del w:id="71" w:author="Author">
        <w:r w:rsidRPr="00BB4520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72" w:author="Author">
        <w:r w:rsidRPr="00BB4520">
          <w:rPr>
            <w:rFonts w:ascii="Trebuchet MS" w:hAnsi="Trebuchet MS"/>
            <w:noProof/>
            <w:sz w:val="24"/>
          </w:rPr>
          <w:t>you</w:t>
        </w:r>
      </w:ins>
      <w:r w:rsidRPr="00BB4520">
        <w:rPr>
          <w:rFonts w:ascii="Trebuchet MS" w:hAnsi="Trebuchet MS"/>
          <w:noProof/>
          <w:sz w:val="24"/>
        </w:rPr>
        <w:t xml:space="preserve"> will </w:t>
      </w:r>
      <w:del w:id="73" w:author="Author">
        <w:r w:rsidRPr="00BB4520">
          <w:rPr>
            <w:rFonts w:ascii="Trebuchet MS" w:hAnsi="Trebuchet MS"/>
            <w:noProof/>
            <w:sz w:val="24"/>
          </w:rPr>
          <w:delText xml:space="preserve">certainly </w:delText>
        </w:r>
      </w:del>
      <w:r w:rsidRPr="00BB4520">
        <w:rPr>
          <w:rFonts w:ascii="Trebuchet MS" w:hAnsi="Trebuchet MS"/>
          <w:noProof/>
          <w:sz w:val="24"/>
        </w:rPr>
        <w:t xml:space="preserve">be remembered </w:t>
      </w:r>
      <w:del w:id="74" w:author="Author">
        <w:r w:rsidRPr="00BB4520">
          <w:rPr>
            <w:rFonts w:ascii="Trebuchet MS" w:hAnsi="Trebuchet MS"/>
            <w:noProof/>
            <w:sz w:val="24"/>
          </w:rPr>
          <w:delText>before</w:delText>
        </w:r>
      </w:del>
      <w:ins w:id="75" w:author="Author">
        <w:r w:rsidRPr="00BB4520">
          <w:rPr>
            <w:rFonts w:ascii="Trebuchet MS" w:hAnsi="Trebuchet MS"/>
            <w:noProof/>
            <w:sz w:val="24"/>
          </w:rPr>
          <w:t>by</w:t>
        </w:r>
      </w:ins>
      <w:r w:rsidRPr="00BB4520">
        <w:rPr>
          <w:rFonts w:ascii="Trebuchet MS" w:hAnsi="Trebuchet MS"/>
          <w:noProof/>
          <w:sz w:val="24"/>
        </w:rPr>
        <w:t xml:space="preserve"> Jehovah </w:t>
      </w:r>
      <w:del w:id="76" w:author="Author">
        <w:r w:rsidRPr="00BB4520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77" w:author="Author">
        <w:r w:rsidRPr="00BB4520">
          <w:rPr>
            <w:rFonts w:ascii="Trebuchet MS" w:hAnsi="Trebuchet MS"/>
            <w:noProof/>
            <w:sz w:val="24"/>
          </w:rPr>
          <w:t>your</w:t>
        </w:r>
      </w:ins>
      <w:r w:rsidRPr="00BB4520">
        <w:rPr>
          <w:rFonts w:ascii="Trebuchet MS" w:hAnsi="Trebuchet MS"/>
          <w:noProof/>
          <w:sz w:val="24"/>
        </w:rPr>
        <w:t xml:space="preserve"> God and be saved from </w:t>
      </w:r>
      <w:del w:id="78" w:author="Author">
        <w:r w:rsidRPr="00BB4520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79" w:author="Author">
        <w:r w:rsidRPr="00BB4520">
          <w:rPr>
            <w:rFonts w:ascii="Trebuchet MS" w:hAnsi="Trebuchet MS"/>
            <w:noProof/>
            <w:sz w:val="24"/>
          </w:rPr>
          <w:t>your</w:t>
        </w:r>
      </w:ins>
      <w:r w:rsidRPr="00BB4520">
        <w:rPr>
          <w:rFonts w:ascii="Trebuchet MS" w:hAnsi="Trebuchet MS"/>
          <w:noProof/>
          <w:sz w:val="24"/>
        </w:rPr>
        <w:t xml:space="preserve"> enemies.</w:t>
      </w:r>
    </w:p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r w:rsidRPr="00BB4520">
        <w:rPr>
          <w:rFonts w:ascii="Trebuchet MS" w:hAnsi="Trebuchet MS"/>
          <w:b/>
          <w:sz w:val="24"/>
        </w:rPr>
        <w:t xml:space="preserve">10:10 </w:t>
      </w:r>
      <w:r w:rsidRPr="00BB4520">
        <w:rPr>
          <w:rFonts w:ascii="Trebuchet MS" w:hAnsi="Trebuchet MS"/>
          <w:noProof/>
          <w:sz w:val="24"/>
        </w:rPr>
        <w:t>“</w:t>
      </w:r>
      <w:del w:id="80" w:author="Author">
        <w:r w:rsidRPr="00BB4520">
          <w:rPr>
            <w:rFonts w:ascii="Trebuchet MS" w:hAnsi="Trebuchet MS"/>
            <w:noProof/>
            <w:sz w:val="24"/>
          </w:rPr>
          <w:delText xml:space="preserve">And in the day of </w:delText>
        </w:r>
        <w:r w:rsidRPr="00BB4520">
          <w:rPr>
            <w:rFonts w:ascii="Trebuchet MS" w:hAnsi="Trebuchet MS"/>
            <w:noProof/>
            <w:sz w:val="24"/>
            <w:u w:val="dotted"/>
          </w:rPr>
          <w:delText>YOUR</w:delText>
        </w:r>
        <w:r w:rsidRPr="00BB4520">
          <w:rPr>
            <w:rFonts w:ascii="Trebuchet MS" w:hAnsi="Trebuchet MS"/>
            <w:noProof/>
            <w:sz w:val="24"/>
          </w:rPr>
          <w:delText xml:space="preserve"> rejoicing and in </w:delText>
        </w:r>
        <w:r w:rsidRPr="00BB4520">
          <w:rPr>
            <w:rFonts w:ascii="Trebuchet MS" w:hAnsi="Trebuchet MS"/>
            <w:noProof/>
            <w:sz w:val="24"/>
            <w:u w:val="dotted"/>
          </w:rPr>
          <w:delText>YOUR</w:delText>
        </w:r>
        <w:r w:rsidRPr="00BB4520">
          <w:rPr>
            <w:rFonts w:ascii="Trebuchet MS" w:hAnsi="Trebuchet MS"/>
            <w:noProof/>
            <w:sz w:val="24"/>
          </w:rPr>
          <w:delText xml:space="preserve"> festal seasons</w:delText>
        </w:r>
      </w:del>
      <w:ins w:id="81" w:author="Author">
        <w:r w:rsidRPr="00BB4520">
          <w:rPr>
            <w:rFonts w:ascii="Trebuchet MS" w:hAnsi="Trebuchet MS"/>
            <w:noProof/>
            <w:sz w:val="24"/>
          </w:rPr>
          <w:t>Also, on your joyous occasions—your festivals</w:t>
        </w:r>
      </w:ins>
      <w:r w:rsidRPr="00BB4520">
        <w:rPr>
          <w:rFonts w:ascii="Trebuchet MS" w:hAnsi="Trebuchet MS"/>
          <w:noProof/>
          <w:sz w:val="24"/>
        </w:rPr>
        <w:t xml:space="preserve"> and at the </w:t>
      </w:r>
      <w:del w:id="82" w:author="Author">
        <w:r w:rsidRPr="00BB4520">
          <w:rPr>
            <w:rFonts w:ascii="Trebuchet MS" w:hAnsi="Trebuchet MS"/>
            <w:noProof/>
            <w:sz w:val="24"/>
          </w:rPr>
          <w:delText>commencements</w:delText>
        </w:r>
      </w:del>
      <w:ins w:id="83" w:author="Author">
        <w:r w:rsidRPr="00BB4520">
          <w:rPr>
            <w:rFonts w:ascii="Trebuchet MS" w:hAnsi="Trebuchet MS"/>
            <w:noProof/>
            <w:sz w:val="24"/>
          </w:rPr>
          <w:t>beginning</w:t>
        </w:r>
      </w:ins>
      <w:r w:rsidRPr="00BB4520">
        <w:rPr>
          <w:rFonts w:ascii="Trebuchet MS" w:hAnsi="Trebuchet MS"/>
          <w:noProof/>
          <w:sz w:val="24"/>
        </w:rPr>
        <w:t xml:space="preserve"> of </w:t>
      </w:r>
      <w:del w:id="84" w:author="Author">
        <w:r w:rsidRPr="00BB4520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85" w:author="Author">
        <w:r w:rsidRPr="00BB4520">
          <w:rPr>
            <w:rFonts w:ascii="Trebuchet MS" w:hAnsi="Trebuchet MS"/>
            <w:noProof/>
            <w:sz w:val="24"/>
          </w:rPr>
          <w:t>your</w:t>
        </w:r>
      </w:ins>
      <w:r w:rsidRPr="00BB4520">
        <w:rPr>
          <w:rFonts w:ascii="Trebuchet MS" w:hAnsi="Trebuchet MS"/>
          <w:noProof/>
          <w:sz w:val="24"/>
        </w:rPr>
        <w:t xml:space="preserve"> months</w:t>
      </w:r>
      <w:del w:id="86" w:author="Author">
        <w:r w:rsidRPr="00BB4520">
          <w:rPr>
            <w:rFonts w:ascii="Trebuchet MS" w:hAnsi="Trebuchet MS"/>
            <w:noProof/>
            <w:sz w:val="24"/>
          </w:rPr>
          <w:delText xml:space="preserve">, </w:delText>
        </w:r>
        <w:r w:rsidRPr="00BB4520">
          <w:rPr>
            <w:rFonts w:ascii="Trebuchet MS" w:hAnsi="Trebuchet MS"/>
            <w:noProof/>
            <w:sz w:val="24"/>
            <w:u w:val="dotted"/>
          </w:rPr>
          <w:delText>YOU</w:delText>
        </w:r>
        <w:r w:rsidRPr="00BB4520">
          <w:rPr>
            <w:rFonts w:ascii="Trebuchet MS" w:hAnsi="Trebuchet MS"/>
            <w:noProof/>
            <w:sz w:val="24"/>
          </w:rPr>
          <w:delText xml:space="preserve"> must blow on </w:delText>
        </w:r>
      </w:del>
      <w:ins w:id="87" w:author="Author">
        <w:r w:rsidRPr="00BB4520">
          <w:rPr>
            <w:rFonts w:ascii="Trebuchet MS" w:hAnsi="Trebuchet MS"/>
            <w:noProof/>
            <w:sz w:val="24"/>
          </w:rPr>
          <w:t xml:space="preserve">—you are to sound </w:t>
        </w:r>
      </w:ins>
      <w:r w:rsidRPr="00BB4520">
        <w:rPr>
          <w:rFonts w:ascii="Trebuchet MS" w:hAnsi="Trebuchet MS"/>
          <w:noProof/>
          <w:sz w:val="24"/>
        </w:rPr>
        <w:t xml:space="preserve">the trumpets over </w:t>
      </w:r>
      <w:del w:id="88" w:author="Author">
        <w:r w:rsidRPr="00BB4520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89" w:author="Author">
        <w:r w:rsidRPr="00BB4520">
          <w:rPr>
            <w:rFonts w:ascii="Trebuchet MS" w:hAnsi="Trebuchet MS"/>
            <w:noProof/>
            <w:sz w:val="24"/>
          </w:rPr>
          <w:t>your</w:t>
        </w:r>
      </w:ins>
      <w:r w:rsidRPr="00BB4520">
        <w:rPr>
          <w:rFonts w:ascii="Trebuchet MS" w:hAnsi="Trebuchet MS"/>
          <w:noProof/>
          <w:sz w:val="24"/>
        </w:rPr>
        <w:t xml:space="preserve"> burnt offerings and </w:t>
      </w:r>
      <w:del w:id="90" w:author="Author">
        <w:r w:rsidRPr="00BB4520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91" w:author="Author">
        <w:r w:rsidRPr="00BB4520">
          <w:rPr>
            <w:rFonts w:ascii="Trebuchet MS" w:hAnsi="Trebuchet MS"/>
            <w:noProof/>
            <w:sz w:val="24"/>
          </w:rPr>
          <w:t>your</w:t>
        </w:r>
      </w:ins>
      <w:r w:rsidRPr="00BB4520">
        <w:rPr>
          <w:rFonts w:ascii="Trebuchet MS" w:hAnsi="Trebuchet MS"/>
          <w:noProof/>
          <w:sz w:val="24"/>
        </w:rPr>
        <w:t xml:space="preserve"> communion sacrifices; </w:t>
      </w:r>
      <w:del w:id="92" w:author="Author">
        <w:r w:rsidRPr="00BB4520">
          <w:rPr>
            <w:rFonts w:ascii="Trebuchet MS" w:hAnsi="Trebuchet MS"/>
            <w:noProof/>
            <w:sz w:val="24"/>
          </w:rPr>
          <w:delText>and their use must</w:delText>
        </w:r>
      </w:del>
      <w:ins w:id="93" w:author="Author">
        <w:r w:rsidRPr="00BB4520">
          <w:rPr>
            <w:rFonts w:ascii="Trebuchet MS" w:hAnsi="Trebuchet MS"/>
            <w:noProof/>
            <w:sz w:val="24"/>
          </w:rPr>
          <w:t>they will</w:t>
        </w:r>
      </w:ins>
      <w:r w:rsidRPr="00BB4520">
        <w:rPr>
          <w:rFonts w:ascii="Trebuchet MS" w:hAnsi="Trebuchet MS"/>
          <w:noProof/>
          <w:sz w:val="24"/>
        </w:rPr>
        <w:t xml:space="preserve"> serve as a </w:t>
      </w:r>
      <w:del w:id="94" w:author="Author">
        <w:r w:rsidRPr="00BB4520">
          <w:rPr>
            <w:rFonts w:ascii="Trebuchet MS" w:hAnsi="Trebuchet MS"/>
            <w:noProof/>
            <w:sz w:val="24"/>
          </w:rPr>
          <w:delText>memorial</w:delText>
        </w:r>
      </w:del>
      <w:ins w:id="95" w:author="Author">
        <w:r w:rsidRPr="00BB4520">
          <w:rPr>
            <w:rFonts w:ascii="Trebuchet MS" w:hAnsi="Trebuchet MS"/>
            <w:noProof/>
            <w:sz w:val="24"/>
          </w:rPr>
          <w:t>reminder</w:t>
        </w:r>
      </w:ins>
      <w:r w:rsidRPr="00BB4520">
        <w:rPr>
          <w:rFonts w:ascii="Trebuchet MS" w:hAnsi="Trebuchet MS"/>
          <w:noProof/>
          <w:sz w:val="24"/>
        </w:rPr>
        <w:t xml:space="preserve"> for </w:t>
      </w:r>
      <w:del w:id="96" w:author="Author">
        <w:r w:rsidRPr="00BB4520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97" w:author="Author">
        <w:r w:rsidRPr="00BB4520">
          <w:rPr>
            <w:rFonts w:ascii="Trebuchet MS" w:hAnsi="Trebuchet MS"/>
            <w:noProof/>
            <w:sz w:val="24"/>
          </w:rPr>
          <w:t>you</w:t>
        </w:r>
      </w:ins>
      <w:r w:rsidRPr="00BB4520">
        <w:rPr>
          <w:rFonts w:ascii="Trebuchet MS" w:hAnsi="Trebuchet MS"/>
          <w:noProof/>
          <w:sz w:val="24"/>
        </w:rPr>
        <w:t xml:space="preserve"> before </w:t>
      </w:r>
      <w:del w:id="98" w:author="Author">
        <w:r w:rsidRPr="00BB4520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99" w:author="Author">
        <w:r w:rsidRPr="00BB4520">
          <w:rPr>
            <w:rFonts w:ascii="Trebuchet MS" w:hAnsi="Trebuchet MS"/>
            <w:noProof/>
            <w:sz w:val="24"/>
          </w:rPr>
          <w:t>your</w:t>
        </w:r>
      </w:ins>
      <w:r w:rsidRPr="00BB4520">
        <w:rPr>
          <w:rFonts w:ascii="Trebuchet MS" w:hAnsi="Trebuchet MS"/>
          <w:noProof/>
          <w:sz w:val="24"/>
        </w:rPr>
        <w:t xml:space="preserve"> God. I am Jehovah </w:t>
      </w:r>
      <w:del w:id="100" w:author="Author">
        <w:r w:rsidRPr="00BB4520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01" w:author="Author">
        <w:r w:rsidRPr="00BB4520">
          <w:rPr>
            <w:rFonts w:ascii="Trebuchet MS" w:hAnsi="Trebuchet MS"/>
            <w:noProof/>
            <w:sz w:val="24"/>
          </w:rPr>
          <w:t>your</w:t>
        </w:r>
      </w:ins>
      <w:r w:rsidRPr="00BB4520">
        <w:rPr>
          <w:rFonts w:ascii="Trebuchet MS" w:hAnsi="Trebuchet MS"/>
          <w:noProof/>
          <w:sz w:val="24"/>
        </w:rPr>
        <w:t xml:space="preserve"> God.”</w:t>
      </w:r>
    </w:p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r w:rsidRPr="00BB4520">
        <w:rPr>
          <w:rFonts w:ascii="Trebuchet MS" w:hAnsi="Trebuchet MS"/>
          <w:b/>
          <w:sz w:val="24"/>
        </w:rPr>
        <w:lastRenderedPageBreak/>
        <w:t xml:space="preserve">10:11 </w:t>
      </w:r>
      <w:r w:rsidRPr="00BB4520">
        <w:rPr>
          <w:rFonts w:ascii="Trebuchet MS" w:hAnsi="Trebuchet MS"/>
          <w:noProof/>
          <w:sz w:val="24"/>
        </w:rPr>
        <w:t>Now</w:t>
      </w:r>
      <w:del w:id="102" w:author="Author">
        <w:r w:rsidRPr="00BB4520">
          <w:rPr>
            <w:rFonts w:ascii="Trebuchet MS" w:hAnsi="Trebuchet MS"/>
            <w:noProof/>
            <w:sz w:val="24"/>
          </w:rPr>
          <w:delText xml:space="preserve"> it came about that</w:delText>
        </w:r>
      </w:del>
      <w:r w:rsidRPr="00BB4520">
        <w:rPr>
          <w:rFonts w:ascii="Trebuchet MS" w:hAnsi="Trebuchet MS"/>
          <w:noProof/>
          <w:sz w:val="24"/>
        </w:rPr>
        <w:t xml:space="preserve"> in the second year, in the second month, on the </w:t>
      </w:r>
      <w:del w:id="103" w:author="Author">
        <w:r w:rsidRPr="00BB4520">
          <w:rPr>
            <w:rFonts w:ascii="Trebuchet MS" w:hAnsi="Trebuchet MS"/>
            <w:noProof/>
            <w:sz w:val="24"/>
          </w:rPr>
          <w:delText>twentieth</w:delText>
        </w:r>
      </w:del>
      <w:ins w:id="104" w:author="Author">
        <w:r w:rsidRPr="00BB4520">
          <w:rPr>
            <w:rFonts w:ascii="Trebuchet MS" w:hAnsi="Trebuchet MS"/>
            <w:noProof/>
            <w:sz w:val="24"/>
          </w:rPr>
          <w:t>20th</w:t>
        </w:r>
      </w:ins>
      <w:r w:rsidRPr="00BB4520">
        <w:rPr>
          <w:rFonts w:ascii="Trebuchet MS" w:hAnsi="Trebuchet MS"/>
          <w:noProof/>
          <w:sz w:val="24"/>
        </w:rPr>
        <w:t xml:space="preserve"> day </w:t>
      </w:r>
      <w:del w:id="105" w:author="Author">
        <w:r w:rsidRPr="00BB4520">
          <w:rPr>
            <w:rFonts w:ascii="Trebuchet MS" w:hAnsi="Trebuchet MS"/>
            <w:noProof/>
            <w:sz w:val="24"/>
          </w:rPr>
          <w:delText>in</w:delText>
        </w:r>
      </w:del>
      <w:ins w:id="106" w:author="Author">
        <w:r w:rsidRPr="00BB4520">
          <w:rPr>
            <w:rFonts w:ascii="Trebuchet MS" w:hAnsi="Trebuchet MS"/>
            <w:noProof/>
            <w:sz w:val="24"/>
          </w:rPr>
          <w:t>of</w:t>
        </w:r>
      </w:ins>
      <w:r w:rsidRPr="00BB4520">
        <w:rPr>
          <w:rFonts w:ascii="Trebuchet MS" w:hAnsi="Trebuchet MS"/>
          <w:noProof/>
          <w:sz w:val="24"/>
        </w:rPr>
        <w:t xml:space="preserve"> the month, the cloud lifted </w:t>
      </w:r>
      <w:del w:id="107" w:author="Author">
        <w:r w:rsidRPr="00BB4520">
          <w:rPr>
            <w:rFonts w:ascii="Trebuchet MS" w:hAnsi="Trebuchet MS"/>
            <w:noProof/>
            <w:sz w:val="24"/>
          </w:rPr>
          <w:delText xml:space="preserve">itself </w:delText>
        </w:r>
      </w:del>
      <w:r w:rsidRPr="00BB4520">
        <w:rPr>
          <w:rFonts w:ascii="Trebuchet MS" w:hAnsi="Trebuchet MS"/>
          <w:noProof/>
          <w:sz w:val="24"/>
        </w:rPr>
        <w:t xml:space="preserve">from over the tabernacle of the Testimony. </w:t>
      </w:r>
      <w:r w:rsidRPr="00BB4520">
        <w:rPr>
          <w:rFonts w:ascii="Trebuchet MS" w:hAnsi="Trebuchet MS"/>
          <w:b/>
          <w:noProof/>
          <w:sz w:val="24"/>
        </w:rPr>
        <w:t xml:space="preserve">10:12 </w:t>
      </w:r>
      <w:del w:id="108" w:author="Author">
        <w:r w:rsidRPr="00BB4520">
          <w:rPr>
            <w:rFonts w:ascii="Trebuchet MS" w:hAnsi="Trebuchet MS"/>
            <w:noProof/>
            <w:sz w:val="24"/>
          </w:rPr>
          <w:delText>And</w:delText>
        </w:r>
      </w:del>
      <w:ins w:id="109" w:author="Author">
        <w:r w:rsidRPr="00BB4520">
          <w:rPr>
            <w:rFonts w:ascii="Trebuchet MS" w:hAnsi="Trebuchet MS"/>
            <w:noProof/>
            <w:sz w:val="24"/>
          </w:rPr>
          <w:t>So</w:t>
        </w:r>
      </w:ins>
      <w:r w:rsidRPr="00BB4520">
        <w:rPr>
          <w:rFonts w:ascii="Trebuchet MS" w:hAnsi="Trebuchet MS"/>
          <w:noProof/>
          <w:sz w:val="24"/>
        </w:rPr>
        <w:t xml:space="preserve"> the </w:t>
      </w:r>
      <w:del w:id="110" w:author="Author">
        <w:r w:rsidRPr="00BB4520">
          <w:rPr>
            <w:rFonts w:ascii="Trebuchet MS" w:hAnsi="Trebuchet MS"/>
            <w:noProof/>
            <w:sz w:val="24"/>
          </w:rPr>
          <w:delText>sons of Israel</w:delText>
        </w:r>
      </w:del>
      <w:ins w:id="111" w:author="Author">
        <w:r w:rsidRPr="00BB4520">
          <w:rPr>
            <w:rFonts w:ascii="Trebuchet MS" w:hAnsi="Trebuchet MS"/>
            <w:noProof/>
            <w:sz w:val="24"/>
          </w:rPr>
          <w:t>Israelites</w:t>
        </w:r>
      </w:ins>
      <w:r w:rsidRPr="00BB4520">
        <w:rPr>
          <w:rFonts w:ascii="Trebuchet MS" w:hAnsi="Trebuchet MS"/>
          <w:noProof/>
          <w:sz w:val="24"/>
        </w:rPr>
        <w:t xml:space="preserve"> began to pull away </w:t>
      </w:r>
      <w:del w:id="112" w:author="Author">
        <w:r w:rsidRPr="00BB4520">
          <w:rPr>
            <w:rFonts w:ascii="Trebuchet MS" w:hAnsi="Trebuchet MS"/>
            <w:noProof/>
            <w:sz w:val="24"/>
          </w:rPr>
          <w:delText xml:space="preserve">in the manner of their departures </w:delText>
        </w:r>
      </w:del>
      <w:r w:rsidRPr="00BB4520">
        <w:rPr>
          <w:rFonts w:ascii="Trebuchet MS" w:hAnsi="Trebuchet MS"/>
          <w:noProof/>
          <w:sz w:val="24"/>
        </w:rPr>
        <w:t>from the wilderness of Si′nai</w:t>
      </w:r>
      <w:ins w:id="113" w:author="Author">
        <w:r w:rsidRPr="00BB4520">
          <w:rPr>
            <w:rFonts w:ascii="Trebuchet MS" w:hAnsi="Trebuchet MS"/>
            <w:noProof/>
            <w:sz w:val="24"/>
          </w:rPr>
          <w:t xml:space="preserve"> in the order established for their departure</w:t>
        </w:r>
      </w:ins>
      <w:r w:rsidRPr="00BB4520">
        <w:rPr>
          <w:rFonts w:ascii="Trebuchet MS" w:hAnsi="Trebuchet MS"/>
          <w:noProof/>
          <w:sz w:val="24"/>
        </w:rPr>
        <w:t xml:space="preserve">, and the cloud </w:t>
      </w:r>
      <w:del w:id="114" w:author="Author">
        <w:r w:rsidRPr="00BB4520">
          <w:rPr>
            <w:rFonts w:ascii="Trebuchet MS" w:hAnsi="Trebuchet MS"/>
            <w:noProof/>
            <w:sz w:val="24"/>
          </w:rPr>
          <w:delText>proceeded to reside</w:delText>
        </w:r>
      </w:del>
      <w:ins w:id="115" w:author="Author">
        <w:r w:rsidRPr="00BB4520">
          <w:rPr>
            <w:rFonts w:ascii="Trebuchet MS" w:hAnsi="Trebuchet MS"/>
            <w:noProof/>
            <w:sz w:val="24"/>
          </w:rPr>
          <w:t>settled</w:t>
        </w:r>
      </w:ins>
      <w:r w:rsidRPr="00BB4520">
        <w:rPr>
          <w:rFonts w:ascii="Trebuchet MS" w:hAnsi="Trebuchet MS"/>
          <w:noProof/>
          <w:sz w:val="24"/>
        </w:rPr>
        <w:t xml:space="preserve"> in the wilderness of Pa′ran. </w:t>
      </w:r>
      <w:r w:rsidRPr="00BB4520">
        <w:rPr>
          <w:rFonts w:ascii="Trebuchet MS" w:hAnsi="Trebuchet MS"/>
          <w:b/>
          <w:noProof/>
          <w:sz w:val="24"/>
        </w:rPr>
        <w:t xml:space="preserve">10:13 </w:t>
      </w:r>
      <w:del w:id="116" w:author="Author">
        <w:r w:rsidRPr="00BB4520">
          <w:rPr>
            <w:rFonts w:ascii="Trebuchet MS" w:hAnsi="Trebuchet MS"/>
            <w:noProof/>
            <w:sz w:val="24"/>
          </w:rPr>
          <w:delText>And they began pulling away for</w:delText>
        </w:r>
      </w:del>
      <w:ins w:id="117" w:author="Author">
        <w:r w:rsidRPr="00BB4520">
          <w:rPr>
            <w:rFonts w:ascii="Trebuchet MS" w:hAnsi="Trebuchet MS"/>
            <w:noProof/>
            <w:sz w:val="24"/>
          </w:rPr>
          <w:t>This was</w:t>
        </w:r>
      </w:ins>
      <w:r w:rsidRPr="00BB4520">
        <w:rPr>
          <w:rFonts w:ascii="Trebuchet MS" w:hAnsi="Trebuchet MS"/>
          <w:noProof/>
          <w:sz w:val="24"/>
        </w:rPr>
        <w:t xml:space="preserve"> the first time</w:t>
      </w:r>
      <w:del w:id="118" w:author="Author">
        <w:r w:rsidRPr="00BB4520">
          <w:rPr>
            <w:rFonts w:ascii="Trebuchet MS" w:hAnsi="Trebuchet MS"/>
            <w:noProof/>
            <w:sz w:val="24"/>
          </w:rPr>
          <w:delText>, according to</w:delText>
        </w:r>
      </w:del>
      <w:ins w:id="119" w:author="Author">
        <w:r w:rsidRPr="00BB4520">
          <w:rPr>
            <w:rFonts w:ascii="Trebuchet MS" w:hAnsi="Trebuchet MS"/>
            <w:noProof/>
            <w:sz w:val="24"/>
          </w:rPr>
          <w:t xml:space="preserve"> they departed following</w:t>
        </w:r>
      </w:ins>
      <w:r w:rsidRPr="00BB4520">
        <w:rPr>
          <w:rFonts w:ascii="Trebuchet MS" w:hAnsi="Trebuchet MS"/>
          <w:noProof/>
          <w:sz w:val="24"/>
        </w:rPr>
        <w:t xml:space="preserve"> the order of Jehovah </w:t>
      </w:r>
      <w:del w:id="120" w:author="Author">
        <w:r w:rsidRPr="00BB4520">
          <w:rPr>
            <w:rFonts w:ascii="Trebuchet MS" w:hAnsi="Trebuchet MS"/>
            <w:noProof/>
            <w:sz w:val="24"/>
          </w:rPr>
          <w:delText>by means of</w:delText>
        </w:r>
      </w:del>
      <w:ins w:id="121" w:author="Author">
        <w:r w:rsidRPr="00BB4520">
          <w:rPr>
            <w:rFonts w:ascii="Trebuchet MS" w:hAnsi="Trebuchet MS"/>
            <w:noProof/>
            <w:sz w:val="24"/>
          </w:rPr>
          <w:t>through</w:t>
        </w:r>
      </w:ins>
      <w:r w:rsidRPr="00BB4520">
        <w:rPr>
          <w:rFonts w:ascii="Trebuchet MS" w:hAnsi="Trebuchet MS"/>
          <w:noProof/>
          <w:sz w:val="24"/>
        </w:rPr>
        <w:t xml:space="preserve"> Moses.</w:t>
      </w:r>
    </w:p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r w:rsidRPr="00BB4520">
        <w:rPr>
          <w:rFonts w:ascii="Trebuchet MS" w:hAnsi="Trebuchet MS"/>
          <w:b/>
          <w:sz w:val="24"/>
        </w:rPr>
        <w:t xml:space="preserve">10:14 </w:t>
      </w:r>
      <w:r w:rsidRPr="00BB4520">
        <w:rPr>
          <w:rFonts w:ascii="Trebuchet MS" w:hAnsi="Trebuchet MS"/>
          <w:noProof/>
          <w:sz w:val="24"/>
        </w:rPr>
        <w:t xml:space="preserve">So the three-tribe division of the camp of the sons of Judah </w:t>
      </w:r>
      <w:del w:id="122" w:author="Author">
        <w:r w:rsidRPr="00BB4520">
          <w:rPr>
            <w:rFonts w:ascii="Trebuchet MS" w:hAnsi="Trebuchet MS"/>
            <w:noProof/>
            <w:sz w:val="24"/>
          </w:rPr>
          <w:delText>pulled away</w:delText>
        </w:r>
      </w:del>
      <w:ins w:id="123" w:author="Author">
        <w:r w:rsidRPr="00BB4520">
          <w:rPr>
            <w:rFonts w:ascii="Trebuchet MS" w:hAnsi="Trebuchet MS"/>
            <w:noProof/>
            <w:sz w:val="24"/>
          </w:rPr>
          <w:t>departed</w:t>
        </w:r>
      </w:ins>
      <w:r w:rsidRPr="00BB4520">
        <w:rPr>
          <w:rFonts w:ascii="Trebuchet MS" w:hAnsi="Trebuchet MS"/>
          <w:noProof/>
          <w:sz w:val="24"/>
        </w:rPr>
        <w:t xml:space="preserve"> first </w:t>
      </w:r>
      <w:del w:id="124" w:author="Author">
        <w:r w:rsidRPr="00BB4520">
          <w:rPr>
            <w:rFonts w:ascii="Trebuchet MS" w:hAnsi="Trebuchet MS"/>
            <w:noProof/>
            <w:sz w:val="24"/>
          </w:rPr>
          <w:delText>of all in</w:delText>
        </w:r>
      </w:del>
      <w:ins w:id="125" w:author="Author">
        <w:r w:rsidRPr="00BB4520">
          <w:rPr>
            <w:rFonts w:ascii="Trebuchet MS" w:hAnsi="Trebuchet MS"/>
            <w:noProof/>
            <w:sz w:val="24"/>
          </w:rPr>
          <w:t>by</w:t>
        </w:r>
      </w:ins>
      <w:r w:rsidRPr="00BB4520">
        <w:rPr>
          <w:rFonts w:ascii="Trebuchet MS" w:hAnsi="Trebuchet MS"/>
          <w:noProof/>
          <w:sz w:val="24"/>
        </w:rPr>
        <w:t xml:space="preserve"> their </w:t>
      </w:r>
      <w:del w:id="126" w:author="Author">
        <w:r w:rsidRPr="00BB4520">
          <w:rPr>
            <w:rFonts w:ascii="Trebuchet MS" w:hAnsi="Trebuchet MS"/>
            <w:noProof/>
            <w:sz w:val="24"/>
          </w:rPr>
          <w:delText>armies,</w:delText>
        </w:r>
      </w:del>
      <w:ins w:id="127" w:author="Author">
        <w:r w:rsidRPr="00BB4520">
          <w:rPr>
            <w:rFonts w:ascii="Trebuchet MS" w:hAnsi="Trebuchet MS"/>
            <w:noProof/>
            <w:sz w:val="24"/>
          </w:rPr>
          <w:t>companies,</w:t>
        </w:r>
        <w:r w:rsidRPr="00BB4520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BB4520">
        <w:rPr>
          <w:rFonts w:ascii="Trebuchet MS" w:hAnsi="Trebuchet MS"/>
          <w:noProof/>
          <w:sz w:val="24"/>
        </w:rPr>
        <w:t xml:space="preserve"> and Nah′shon the son of Am·min′a·dab was over its </w:t>
      </w:r>
      <w:del w:id="130" w:author="Author">
        <w:r w:rsidRPr="00BB4520">
          <w:rPr>
            <w:rFonts w:ascii="Trebuchet MS" w:hAnsi="Trebuchet MS"/>
            <w:noProof/>
            <w:sz w:val="24"/>
          </w:rPr>
          <w:delText>army</w:delText>
        </w:r>
      </w:del>
      <w:ins w:id="131" w:author="Author">
        <w:r w:rsidRPr="00BB4520">
          <w:rPr>
            <w:rFonts w:ascii="Trebuchet MS" w:hAnsi="Trebuchet MS"/>
            <w:noProof/>
            <w:sz w:val="24"/>
          </w:rPr>
          <w:t>company</w:t>
        </w:r>
      </w:ins>
      <w:r w:rsidRPr="00BB4520">
        <w:rPr>
          <w:rFonts w:ascii="Trebuchet MS" w:hAnsi="Trebuchet MS"/>
          <w:noProof/>
          <w:sz w:val="24"/>
        </w:rPr>
        <w:t xml:space="preserve">. </w:t>
      </w:r>
      <w:r w:rsidRPr="00BB4520">
        <w:rPr>
          <w:rFonts w:ascii="Trebuchet MS" w:hAnsi="Trebuchet MS"/>
          <w:b/>
          <w:noProof/>
          <w:sz w:val="24"/>
        </w:rPr>
        <w:t xml:space="preserve">10:15 </w:t>
      </w:r>
      <w:del w:id="132" w:author="Author">
        <w:r w:rsidRPr="00BB4520">
          <w:rPr>
            <w:rFonts w:ascii="Trebuchet MS" w:hAnsi="Trebuchet MS"/>
            <w:noProof/>
            <w:sz w:val="24"/>
          </w:rPr>
          <w:delText>And over</w:delText>
        </w:r>
      </w:del>
      <w:ins w:id="133" w:author="Author">
        <w:r w:rsidRPr="00BB4520">
          <w:rPr>
            <w:rFonts w:ascii="Trebuchet MS" w:hAnsi="Trebuchet MS"/>
            <w:noProof/>
            <w:sz w:val="24"/>
          </w:rPr>
          <w:t>Over</w:t>
        </w:r>
      </w:ins>
      <w:r w:rsidRPr="00BB4520">
        <w:rPr>
          <w:rFonts w:ascii="Trebuchet MS" w:hAnsi="Trebuchet MS"/>
          <w:noProof/>
          <w:sz w:val="24"/>
        </w:rPr>
        <w:t xml:space="preserve"> the </w:t>
      </w:r>
      <w:del w:id="134" w:author="Author">
        <w:r w:rsidRPr="00BB4520">
          <w:rPr>
            <w:rFonts w:ascii="Trebuchet MS" w:hAnsi="Trebuchet MS"/>
            <w:noProof/>
            <w:sz w:val="24"/>
          </w:rPr>
          <w:delText>army</w:delText>
        </w:r>
      </w:del>
      <w:ins w:id="135" w:author="Author">
        <w:r w:rsidRPr="00BB4520">
          <w:rPr>
            <w:rFonts w:ascii="Trebuchet MS" w:hAnsi="Trebuchet MS"/>
            <w:noProof/>
            <w:sz w:val="24"/>
          </w:rPr>
          <w:t>company</w:t>
        </w:r>
      </w:ins>
      <w:r w:rsidRPr="00BB4520">
        <w:rPr>
          <w:rFonts w:ascii="Trebuchet MS" w:hAnsi="Trebuchet MS"/>
          <w:noProof/>
          <w:sz w:val="24"/>
        </w:rPr>
        <w:t xml:space="preserve"> of the tribe of the sons of Is′sa·char </w:t>
      </w:r>
      <w:del w:id="136" w:author="Author">
        <w:r w:rsidRPr="00BB4520">
          <w:rPr>
            <w:rFonts w:ascii="Trebuchet MS" w:hAnsi="Trebuchet MS"/>
            <w:noProof/>
            <w:sz w:val="24"/>
          </w:rPr>
          <w:delText xml:space="preserve">there </w:delText>
        </w:r>
      </w:del>
      <w:r w:rsidRPr="00BB4520">
        <w:rPr>
          <w:rFonts w:ascii="Trebuchet MS" w:hAnsi="Trebuchet MS"/>
          <w:noProof/>
          <w:sz w:val="24"/>
        </w:rPr>
        <w:t xml:space="preserve">was Ne·than′el the son of Zu′ar. </w:t>
      </w:r>
      <w:r w:rsidRPr="00BB4520">
        <w:rPr>
          <w:rFonts w:ascii="Trebuchet MS" w:hAnsi="Trebuchet MS"/>
          <w:b/>
          <w:noProof/>
          <w:sz w:val="24"/>
        </w:rPr>
        <w:t xml:space="preserve">10:16 </w:t>
      </w:r>
      <w:del w:id="137" w:author="Author">
        <w:r w:rsidRPr="00BB4520">
          <w:rPr>
            <w:rFonts w:ascii="Trebuchet MS" w:hAnsi="Trebuchet MS"/>
            <w:noProof/>
            <w:sz w:val="24"/>
          </w:rPr>
          <w:delText>And over</w:delText>
        </w:r>
      </w:del>
      <w:ins w:id="138" w:author="Author">
        <w:r w:rsidRPr="00BB4520">
          <w:rPr>
            <w:rFonts w:ascii="Trebuchet MS" w:hAnsi="Trebuchet MS"/>
            <w:noProof/>
            <w:sz w:val="24"/>
          </w:rPr>
          <w:t>Over</w:t>
        </w:r>
      </w:ins>
      <w:r w:rsidRPr="00BB4520">
        <w:rPr>
          <w:rFonts w:ascii="Trebuchet MS" w:hAnsi="Trebuchet MS"/>
          <w:noProof/>
          <w:sz w:val="24"/>
        </w:rPr>
        <w:t xml:space="preserve"> the </w:t>
      </w:r>
      <w:del w:id="139" w:author="Author">
        <w:r w:rsidRPr="00BB4520">
          <w:rPr>
            <w:rFonts w:ascii="Trebuchet MS" w:hAnsi="Trebuchet MS"/>
            <w:noProof/>
            <w:sz w:val="24"/>
          </w:rPr>
          <w:delText>army</w:delText>
        </w:r>
      </w:del>
      <w:ins w:id="140" w:author="Author">
        <w:r w:rsidRPr="00BB4520">
          <w:rPr>
            <w:rFonts w:ascii="Trebuchet MS" w:hAnsi="Trebuchet MS"/>
            <w:noProof/>
            <w:sz w:val="24"/>
          </w:rPr>
          <w:t>company</w:t>
        </w:r>
      </w:ins>
      <w:r w:rsidRPr="00BB4520">
        <w:rPr>
          <w:rFonts w:ascii="Trebuchet MS" w:hAnsi="Trebuchet MS"/>
          <w:noProof/>
          <w:sz w:val="24"/>
        </w:rPr>
        <w:t xml:space="preserve"> of the tribe of the sons of Zeb′u·lun </w:t>
      </w:r>
      <w:del w:id="141" w:author="Author">
        <w:r w:rsidRPr="00BB4520">
          <w:rPr>
            <w:rFonts w:ascii="Trebuchet MS" w:hAnsi="Trebuchet MS"/>
            <w:noProof/>
            <w:sz w:val="24"/>
          </w:rPr>
          <w:delText xml:space="preserve">there </w:delText>
        </w:r>
      </w:del>
      <w:r w:rsidRPr="00BB4520">
        <w:rPr>
          <w:rFonts w:ascii="Trebuchet MS" w:hAnsi="Trebuchet MS"/>
          <w:noProof/>
          <w:sz w:val="24"/>
        </w:rPr>
        <w:t>was E·li′ab the son of He′lon.</w:t>
      </w:r>
    </w:p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r w:rsidRPr="00BB4520">
        <w:rPr>
          <w:rFonts w:ascii="Trebuchet MS" w:hAnsi="Trebuchet MS"/>
          <w:b/>
          <w:sz w:val="24"/>
        </w:rPr>
        <w:t xml:space="preserve">10:17 </w:t>
      </w:r>
      <w:del w:id="142" w:author="Author">
        <w:r w:rsidRPr="00BB4520">
          <w:rPr>
            <w:rFonts w:ascii="Trebuchet MS" w:hAnsi="Trebuchet MS"/>
            <w:noProof/>
            <w:sz w:val="24"/>
          </w:rPr>
          <w:delText>And</w:delText>
        </w:r>
      </w:del>
      <w:ins w:id="143" w:author="Author">
        <w:r w:rsidRPr="00BB4520">
          <w:rPr>
            <w:rFonts w:ascii="Trebuchet MS" w:hAnsi="Trebuchet MS"/>
            <w:noProof/>
            <w:sz w:val="24"/>
          </w:rPr>
          <w:t>When</w:t>
        </w:r>
      </w:ins>
      <w:r w:rsidRPr="00BB4520">
        <w:rPr>
          <w:rFonts w:ascii="Trebuchet MS" w:hAnsi="Trebuchet MS"/>
          <w:noProof/>
          <w:sz w:val="24"/>
        </w:rPr>
        <w:t xml:space="preserve"> the tabernacle was taken down, </w:t>
      </w:r>
      <w:del w:id="144" w:author="Author">
        <w:r w:rsidRPr="00BB4520">
          <w:rPr>
            <w:rFonts w:ascii="Trebuchet MS" w:hAnsi="Trebuchet MS"/>
            <w:noProof/>
            <w:sz w:val="24"/>
          </w:rPr>
          <w:delText xml:space="preserve">and </w:delText>
        </w:r>
      </w:del>
      <w:r w:rsidRPr="00BB4520">
        <w:rPr>
          <w:rFonts w:ascii="Trebuchet MS" w:hAnsi="Trebuchet MS"/>
          <w:noProof/>
          <w:sz w:val="24"/>
        </w:rPr>
        <w:t>the sons of Ger′shon and the sons of Me·rar′i</w:t>
      </w:r>
      <w:del w:id="145" w:author="Author">
        <w:r w:rsidRPr="00BB4520">
          <w:rPr>
            <w:rFonts w:ascii="Trebuchet MS" w:hAnsi="Trebuchet MS"/>
            <w:noProof/>
            <w:sz w:val="24"/>
          </w:rPr>
          <w:delText xml:space="preserve"> as carriers of</w:delText>
        </w:r>
      </w:del>
      <w:ins w:id="146" w:author="Author">
        <w:r w:rsidRPr="00BB4520">
          <w:rPr>
            <w:rFonts w:ascii="Trebuchet MS" w:hAnsi="Trebuchet MS"/>
            <w:noProof/>
            <w:sz w:val="24"/>
          </w:rPr>
          <w:t>, who carried</w:t>
        </w:r>
      </w:ins>
      <w:r w:rsidRPr="00BB4520">
        <w:rPr>
          <w:rFonts w:ascii="Trebuchet MS" w:hAnsi="Trebuchet MS"/>
          <w:noProof/>
          <w:sz w:val="24"/>
        </w:rPr>
        <w:t xml:space="preserve"> the tabernacle</w:t>
      </w:r>
      <w:del w:id="147" w:author="Author">
        <w:r w:rsidRPr="00BB4520">
          <w:rPr>
            <w:rFonts w:ascii="Trebuchet MS" w:hAnsi="Trebuchet MS"/>
            <w:noProof/>
            <w:sz w:val="24"/>
          </w:rPr>
          <w:delText xml:space="preserve"> pulled away</w:delText>
        </w:r>
      </w:del>
      <w:ins w:id="148" w:author="Author">
        <w:r w:rsidRPr="00BB4520">
          <w:rPr>
            <w:rFonts w:ascii="Trebuchet MS" w:hAnsi="Trebuchet MS"/>
            <w:noProof/>
            <w:sz w:val="24"/>
          </w:rPr>
          <w:t>, departed</w:t>
        </w:r>
      </w:ins>
      <w:r w:rsidRPr="00BB4520">
        <w:rPr>
          <w:rFonts w:ascii="Trebuchet MS" w:hAnsi="Trebuchet MS"/>
          <w:noProof/>
          <w:sz w:val="24"/>
        </w:rPr>
        <w:t>.</w:t>
      </w:r>
    </w:p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r w:rsidRPr="00BB4520">
        <w:rPr>
          <w:rFonts w:ascii="Trebuchet MS" w:hAnsi="Trebuchet MS"/>
          <w:b/>
          <w:sz w:val="24"/>
        </w:rPr>
        <w:t xml:space="preserve">10:18 </w:t>
      </w:r>
      <w:del w:id="149" w:author="Author">
        <w:r w:rsidRPr="00BB4520">
          <w:rPr>
            <w:rFonts w:ascii="Trebuchet MS" w:hAnsi="Trebuchet MS"/>
            <w:noProof/>
            <w:sz w:val="24"/>
          </w:rPr>
          <w:delText>And</w:delText>
        </w:r>
      </w:del>
      <w:ins w:id="150" w:author="Author">
        <w:r w:rsidRPr="00BB4520">
          <w:rPr>
            <w:rFonts w:ascii="Trebuchet MS" w:hAnsi="Trebuchet MS"/>
            <w:noProof/>
            <w:sz w:val="24"/>
          </w:rPr>
          <w:t>Then</w:t>
        </w:r>
      </w:ins>
      <w:r w:rsidRPr="00BB4520">
        <w:rPr>
          <w:rFonts w:ascii="Trebuchet MS" w:hAnsi="Trebuchet MS"/>
          <w:noProof/>
          <w:sz w:val="24"/>
        </w:rPr>
        <w:t xml:space="preserve"> the three-tribe division of the camp of Reu′ben </w:t>
      </w:r>
      <w:del w:id="151" w:author="Author">
        <w:r w:rsidRPr="00BB4520">
          <w:rPr>
            <w:rFonts w:ascii="Trebuchet MS" w:hAnsi="Trebuchet MS"/>
            <w:noProof/>
            <w:sz w:val="24"/>
          </w:rPr>
          <w:delText>pulled away in</w:delText>
        </w:r>
      </w:del>
      <w:ins w:id="152" w:author="Author">
        <w:r w:rsidRPr="00BB4520">
          <w:rPr>
            <w:rFonts w:ascii="Trebuchet MS" w:hAnsi="Trebuchet MS"/>
            <w:noProof/>
            <w:sz w:val="24"/>
          </w:rPr>
          <w:t>departed by</w:t>
        </w:r>
      </w:ins>
      <w:r w:rsidRPr="00BB4520">
        <w:rPr>
          <w:rFonts w:ascii="Trebuchet MS" w:hAnsi="Trebuchet MS"/>
          <w:noProof/>
          <w:sz w:val="24"/>
        </w:rPr>
        <w:t xml:space="preserve"> their </w:t>
      </w:r>
      <w:del w:id="153" w:author="Author">
        <w:r w:rsidRPr="00BB4520">
          <w:rPr>
            <w:rFonts w:ascii="Trebuchet MS" w:hAnsi="Trebuchet MS"/>
            <w:noProof/>
            <w:sz w:val="24"/>
          </w:rPr>
          <w:delText>armies,</w:delText>
        </w:r>
      </w:del>
      <w:ins w:id="154" w:author="Author">
        <w:r w:rsidRPr="00BB4520">
          <w:rPr>
            <w:rFonts w:ascii="Trebuchet MS" w:hAnsi="Trebuchet MS"/>
            <w:noProof/>
            <w:sz w:val="24"/>
          </w:rPr>
          <w:t>companies,</w:t>
        </w:r>
        <w:r w:rsidRPr="00BB4520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BB4520">
        <w:rPr>
          <w:rFonts w:ascii="Trebuchet MS" w:hAnsi="Trebuchet MS"/>
          <w:noProof/>
          <w:sz w:val="24"/>
        </w:rPr>
        <w:t xml:space="preserve"> and E·li′zur the son of Shed′e·ur was over its </w:t>
      </w:r>
      <w:del w:id="157" w:author="Author">
        <w:r w:rsidRPr="00BB4520">
          <w:rPr>
            <w:rFonts w:ascii="Trebuchet MS" w:hAnsi="Trebuchet MS"/>
            <w:noProof/>
            <w:sz w:val="24"/>
          </w:rPr>
          <w:delText>army</w:delText>
        </w:r>
      </w:del>
      <w:ins w:id="158" w:author="Author">
        <w:r w:rsidRPr="00BB4520">
          <w:rPr>
            <w:rFonts w:ascii="Trebuchet MS" w:hAnsi="Trebuchet MS"/>
            <w:noProof/>
            <w:sz w:val="24"/>
          </w:rPr>
          <w:t>company</w:t>
        </w:r>
      </w:ins>
      <w:r w:rsidRPr="00BB4520">
        <w:rPr>
          <w:rFonts w:ascii="Trebuchet MS" w:hAnsi="Trebuchet MS"/>
          <w:noProof/>
          <w:sz w:val="24"/>
        </w:rPr>
        <w:t xml:space="preserve">. </w:t>
      </w:r>
      <w:r w:rsidRPr="00BB4520">
        <w:rPr>
          <w:rFonts w:ascii="Trebuchet MS" w:hAnsi="Trebuchet MS"/>
          <w:b/>
          <w:noProof/>
          <w:sz w:val="24"/>
        </w:rPr>
        <w:t xml:space="preserve">10:19 </w:t>
      </w:r>
      <w:del w:id="159" w:author="Author">
        <w:r w:rsidRPr="00BB4520">
          <w:rPr>
            <w:rFonts w:ascii="Trebuchet MS" w:hAnsi="Trebuchet MS"/>
            <w:noProof/>
            <w:sz w:val="24"/>
          </w:rPr>
          <w:delText>And over</w:delText>
        </w:r>
      </w:del>
      <w:ins w:id="160" w:author="Author">
        <w:r w:rsidRPr="00BB4520">
          <w:rPr>
            <w:rFonts w:ascii="Trebuchet MS" w:hAnsi="Trebuchet MS"/>
            <w:noProof/>
            <w:sz w:val="24"/>
          </w:rPr>
          <w:t>Over</w:t>
        </w:r>
      </w:ins>
      <w:r w:rsidRPr="00BB4520">
        <w:rPr>
          <w:rFonts w:ascii="Trebuchet MS" w:hAnsi="Trebuchet MS"/>
          <w:noProof/>
          <w:sz w:val="24"/>
        </w:rPr>
        <w:t xml:space="preserve"> the </w:t>
      </w:r>
      <w:del w:id="161" w:author="Author">
        <w:r w:rsidRPr="00BB4520">
          <w:rPr>
            <w:rFonts w:ascii="Trebuchet MS" w:hAnsi="Trebuchet MS"/>
            <w:noProof/>
            <w:sz w:val="24"/>
          </w:rPr>
          <w:delText>army</w:delText>
        </w:r>
      </w:del>
      <w:ins w:id="162" w:author="Author">
        <w:r w:rsidRPr="00BB4520">
          <w:rPr>
            <w:rFonts w:ascii="Trebuchet MS" w:hAnsi="Trebuchet MS"/>
            <w:noProof/>
            <w:sz w:val="24"/>
          </w:rPr>
          <w:t>company</w:t>
        </w:r>
      </w:ins>
      <w:r w:rsidRPr="00BB4520">
        <w:rPr>
          <w:rFonts w:ascii="Trebuchet MS" w:hAnsi="Trebuchet MS"/>
          <w:noProof/>
          <w:sz w:val="24"/>
        </w:rPr>
        <w:t xml:space="preserve"> of the tribe of the sons of Sim′e·on </w:t>
      </w:r>
      <w:del w:id="163" w:author="Author">
        <w:r w:rsidRPr="00BB4520">
          <w:rPr>
            <w:rFonts w:ascii="Trebuchet MS" w:hAnsi="Trebuchet MS"/>
            <w:noProof/>
            <w:sz w:val="24"/>
          </w:rPr>
          <w:delText xml:space="preserve">there </w:delText>
        </w:r>
      </w:del>
      <w:r w:rsidRPr="00BB4520">
        <w:rPr>
          <w:rFonts w:ascii="Trebuchet MS" w:hAnsi="Trebuchet MS"/>
          <w:noProof/>
          <w:sz w:val="24"/>
        </w:rPr>
        <w:t xml:space="preserve">was She·lu′mi·el the son of Zu·ri·shad′dai. </w:t>
      </w:r>
      <w:r w:rsidRPr="00BB4520">
        <w:rPr>
          <w:rFonts w:ascii="Trebuchet MS" w:hAnsi="Trebuchet MS"/>
          <w:b/>
          <w:noProof/>
          <w:sz w:val="24"/>
        </w:rPr>
        <w:t xml:space="preserve">10:20 </w:t>
      </w:r>
      <w:del w:id="164" w:author="Author">
        <w:r w:rsidRPr="00BB4520">
          <w:rPr>
            <w:rFonts w:ascii="Trebuchet MS" w:hAnsi="Trebuchet MS"/>
            <w:noProof/>
            <w:sz w:val="24"/>
          </w:rPr>
          <w:delText>And over</w:delText>
        </w:r>
      </w:del>
      <w:ins w:id="165" w:author="Author">
        <w:r w:rsidRPr="00BB4520">
          <w:rPr>
            <w:rFonts w:ascii="Trebuchet MS" w:hAnsi="Trebuchet MS"/>
            <w:noProof/>
            <w:sz w:val="24"/>
          </w:rPr>
          <w:t>Over</w:t>
        </w:r>
      </w:ins>
      <w:r w:rsidRPr="00BB4520">
        <w:rPr>
          <w:rFonts w:ascii="Trebuchet MS" w:hAnsi="Trebuchet MS"/>
          <w:noProof/>
          <w:sz w:val="24"/>
        </w:rPr>
        <w:t xml:space="preserve"> the </w:t>
      </w:r>
      <w:del w:id="166" w:author="Author">
        <w:r w:rsidRPr="00BB4520">
          <w:rPr>
            <w:rFonts w:ascii="Trebuchet MS" w:hAnsi="Trebuchet MS"/>
            <w:noProof/>
            <w:sz w:val="24"/>
          </w:rPr>
          <w:delText>army</w:delText>
        </w:r>
      </w:del>
      <w:ins w:id="167" w:author="Author">
        <w:r w:rsidRPr="00BB4520">
          <w:rPr>
            <w:rFonts w:ascii="Trebuchet MS" w:hAnsi="Trebuchet MS"/>
            <w:noProof/>
            <w:sz w:val="24"/>
          </w:rPr>
          <w:t>company</w:t>
        </w:r>
      </w:ins>
      <w:r w:rsidRPr="00BB4520">
        <w:rPr>
          <w:rFonts w:ascii="Trebuchet MS" w:hAnsi="Trebuchet MS"/>
          <w:noProof/>
          <w:sz w:val="24"/>
        </w:rPr>
        <w:t xml:space="preserve"> of the tribe of the sons of Gad </w:t>
      </w:r>
      <w:del w:id="168" w:author="Author">
        <w:r w:rsidRPr="00BB4520">
          <w:rPr>
            <w:rFonts w:ascii="Trebuchet MS" w:hAnsi="Trebuchet MS"/>
            <w:noProof/>
            <w:sz w:val="24"/>
          </w:rPr>
          <w:delText xml:space="preserve">there </w:delText>
        </w:r>
      </w:del>
      <w:r w:rsidRPr="00BB4520">
        <w:rPr>
          <w:rFonts w:ascii="Trebuchet MS" w:hAnsi="Trebuchet MS"/>
          <w:noProof/>
          <w:sz w:val="24"/>
        </w:rPr>
        <w:t>was E·li′a·saph the son of Deu′el.</w:t>
      </w:r>
    </w:p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r w:rsidRPr="00BB4520">
        <w:rPr>
          <w:rFonts w:ascii="Trebuchet MS" w:hAnsi="Trebuchet MS"/>
          <w:b/>
          <w:sz w:val="24"/>
        </w:rPr>
        <w:t xml:space="preserve">10:21 </w:t>
      </w:r>
      <w:del w:id="169" w:author="Author">
        <w:r w:rsidRPr="00BB4520">
          <w:rPr>
            <w:rFonts w:ascii="Trebuchet MS" w:hAnsi="Trebuchet MS"/>
            <w:noProof/>
            <w:sz w:val="24"/>
          </w:rPr>
          <w:delText>And</w:delText>
        </w:r>
      </w:del>
      <w:ins w:id="170" w:author="Author">
        <w:r w:rsidRPr="00BB4520">
          <w:rPr>
            <w:rFonts w:ascii="Trebuchet MS" w:hAnsi="Trebuchet MS"/>
            <w:noProof/>
            <w:sz w:val="24"/>
          </w:rPr>
          <w:t>Then</w:t>
        </w:r>
      </w:ins>
      <w:r w:rsidRPr="00BB4520">
        <w:rPr>
          <w:rFonts w:ascii="Trebuchet MS" w:hAnsi="Trebuchet MS"/>
          <w:noProof/>
          <w:sz w:val="24"/>
        </w:rPr>
        <w:t xml:space="preserve"> the Ko′hath·ites</w:t>
      </w:r>
      <w:del w:id="171" w:author="Author">
        <w:r w:rsidRPr="00BB4520">
          <w:rPr>
            <w:rFonts w:ascii="Trebuchet MS" w:hAnsi="Trebuchet MS"/>
            <w:noProof/>
            <w:sz w:val="24"/>
          </w:rPr>
          <w:delText xml:space="preserve"> as carriers of</w:delText>
        </w:r>
      </w:del>
      <w:ins w:id="172" w:author="Author">
        <w:r w:rsidRPr="00BB4520">
          <w:rPr>
            <w:rFonts w:ascii="Trebuchet MS" w:hAnsi="Trebuchet MS"/>
            <w:noProof/>
            <w:sz w:val="24"/>
          </w:rPr>
          <w:t>, who carried</w:t>
        </w:r>
      </w:ins>
      <w:r w:rsidRPr="00BB4520">
        <w:rPr>
          <w:rFonts w:ascii="Trebuchet MS" w:hAnsi="Trebuchet MS"/>
          <w:noProof/>
          <w:sz w:val="24"/>
        </w:rPr>
        <w:t xml:space="preserve"> the sanctuary </w:t>
      </w:r>
      <w:del w:id="173" w:author="Author">
        <w:r w:rsidRPr="00BB4520">
          <w:rPr>
            <w:rFonts w:ascii="Trebuchet MS" w:hAnsi="Trebuchet MS"/>
            <w:noProof/>
            <w:sz w:val="24"/>
          </w:rPr>
          <w:delText>pulled away, as they will have set up the</w:delText>
        </w:r>
      </w:del>
      <w:ins w:id="174" w:author="Author">
        <w:r w:rsidRPr="00BB4520">
          <w:rPr>
            <w:rFonts w:ascii="Trebuchet MS" w:hAnsi="Trebuchet MS"/>
            <w:noProof/>
            <w:sz w:val="24"/>
          </w:rPr>
          <w:t>items, departed. The</w:t>
        </w:r>
      </w:ins>
      <w:r w:rsidRPr="00BB4520">
        <w:rPr>
          <w:rFonts w:ascii="Trebuchet MS" w:hAnsi="Trebuchet MS"/>
          <w:noProof/>
          <w:sz w:val="24"/>
        </w:rPr>
        <w:t xml:space="preserve"> tabernacle </w:t>
      </w:r>
      <w:ins w:id="175" w:author="Author">
        <w:r w:rsidRPr="00BB4520">
          <w:rPr>
            <w:rFonts w:ascii="Trebuchet MS" w:hAnsi="Trebuchet MS"/>
            <w:noProof/>
            <w:sz w:val="24"/>
          </w:rPr>
          <w:t xml:space="preserve">was to be set up </w:t>
        </w:r>
      </w:ins>
      <w:r w:rsidRPr="00BB4520">
        <w:rPr>
          <w:rFonts w:ascii="Trebuchet MS" w:hAnsi="Trebuchet MS"/>
          <w:noProof/>
          <w:sz w:val="24"/>
        </w:rPr>
        <w:t xml:space="preserve">by the time </w:t>
      </w:r>
      <w:del w:id="176" w:author="Author">
        <w:r w:rsidRPr="00BB4520">
          <w:rPr>
            <w:rFonts w:ascii="Trebuchet MS" w:hAnsi="Trebuchet MS"/>
            <w:noProof/>
            <w:sz w:val="24"/>
          </w:rPr>
          <w:delText>of their coming</w:delText>
        </w:r>
      </w:del>
      <w:ins w:id="177" w:author="Author">
        <w:r w:rsidRPr="00BB4520">
          <w:rPr>
            <w:rFonts w:ascii="Trebuchet MS" w:hAnsi="Trebuchet MS"/>
            <w:noProof/>
            <w:sz w:val="24"/>
          </w:rPr>
          <w:t>they arrived</w:t>
        </w:r>
      </w:ins>
      <w:r w:rsidRPr="00BB4520">
        <w:rPr>
          <w:rFonts w:ascii="Trebuchet MS" w:hAnsi="Trebuchet MS"/>
          <w:noProof/>
          <w:sz w:val="24"/>
        </w:rPr>
        <w:t>.</w:t>
      </w:r>
    </w:p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r w:rsidRPr="00BB4520">
        <w:rPr>
          <w:rFonts w:ascii="Trebuchet MS" w:hAnsi="Trebuchet MS"/>
          <w:b/>
          <w:sz w:val="24"/>
        </w:rPr>
        <w:t xml:space="preserve">10:22 </w:t>
      </w:r>
      <w:del w:id="178" w:author="Author">
        <w:r w:rsidRPr="00BB4520">
          <w:rPr>
            <w:rFonts w:ascii="Trebuchet MS" w:hAnsi="Trebuchet MS"/>
            <w:noProof/>
            <w:sz w:val="24"/>
          </w:rPr>
          <w:delText>And</w:delText>
        </w:r>
      </w:del>
      <w:ins w:id="179" w:author="Author">
        <w:r w:rsidRPr="00BB4520">
          <w:rPr>
            <w:rFonts w:ascii="Trebuchet MS" w:hAnsi="Trebuchet MS"/>
            <w:noProof/>
            <w:sz w:val="24"/>
          </w:rPr>
          <w:t>Then</w:t>
        </w:r>
      </w:ins>
      <w:r w:rsidRPr="00BB4520">
        <w:rPr>
          <w:rFonts w:ascii="Trebuchet MS" w:hAnsi="Trebuchet MS"/>
          <w:noProof/>
          <w:sz w:val="24"/>
        </w:rPr>
        <w:t xml:space="preserve"> the three-tribe division of the camp of the sons of E′phra·im </w:t>
      </w:r>
      <w:del w:id="180" w:author="Author">
        <w:r w:rsidRPr="00BB4520">
          <w:rPr>
            <w:rFonts w:ascii="Trebuchet MS" w:hAnsi="Trebuchet MS"/>
            <w:noProof/>
            <w:sz w:val="24"/>
          </w:rPr>
          <w:delText>pulled away in</w:delText>
        </w:r>
      </w:del>
      <w:ins w:id="181" w:author="Author">
        <w:r w:rsidRPr="00BB4520">
          <w:rPr>
            <w:rFonts w:ascii="Trebuchet MS" w:hAnsi="Trebuchet MS"/>
            <w:noProof/>
            <w:sz w:val="24"/>
          </w:rPr>
          <w:t>departed by</w:t>
        </w:r>
      </w:ins>
      <w:r w:rsidRPr="00BB4520">
        <w:rPr>
          <w:rFonts w:ascii="Trebuchet MS" w:hAnsi="Trebuchet MS"/>
          <w:noProof/>
          <w:sz w:val="24"/>
        </w:rPr>
        <w:t xml:space="preserve"> their </w:t>
      </w:r>
      <w:del w:id="182" w:author="Author">
        <w:r w:rsidRPr="00BB4520">
          <w:rPr>
            <w:rFonts w:ascii="Trebuchet MS" w:hAnsi="Trebuchet MS"/>
            <w:noProof/>
            <w:sz w:val="24"/>
          </w:rPr>
          <w:delText>armies,</w:delText>
        </w:r>
      </w:del>
      <w:ins w:id="183" w:author="Author">
        <w:r w:rsidRPr="00BB4520">
          <w:rPr>
            <w:rFonts w:ascii="Trebuchet MS" w:hAnsi="Trebuchet MS"/>
            <w:noProof/>
            <w:sz w:val="24"/>
          </w:rPr>
          <w:t>companies,</w:t>
        </w:r>
        <w:r w:rsidRPr="00BB4520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BB4520">
        <w:rPr>
          <w:rFonts w:ascii="Trebuchet MS" w:hAnsi="Trebuchet MS"/>
          <w:noProof/>
          <w:sz w:val="24"/>
        </w:rPr>
        <w:t xml:space="preserve"> and E·lish′a·ma the son of </w:t>
      </w:r>
      <w:r w:rsidRPr="00BB4520">
        <w:rPr>
          <w:rFonts w:ascii="Trebuchet MS" w:hAnsi="Trebuchet MS"/>
          <w:noProof/>
          <w:sz w:val="24"/>
        </w:rPr>
        <w:lastRenderedPageBreak/>
        <w:t xml:space="preserve">Am·mi′hud was over its </w:t>
      </w:r>
      <w:del w:id="186" w:author="Author">
        <w:r w:rsidRPr="00BB4520">
          <w:rPr>
            <w:rFonts w:ascii="Trebuchet MS" w:hAnsi="Trebuchet MS"/>
            <w:noProof/>
            <w:sz w:val="24"/>
          </w:rPr>
          <w:delText>army</w:delText>
        </w:r>
      </w:del>
      <w:ins w:id="187" w:author="Author">
        <w:r w:rsidRPr="00BB4520">
          <w:rPr>
            <w:rFonts w:ascii="Trebuchet MS" w:hAnsi="Trebuchet MS"/>
            <w:noProof/>
            <w:sz w:val="24"/>
          </w:rPr>
          <w:t>company</w:t>
        </w:r>
      </w:ins>
      <w:r w:rsidRPr="00BB4520">
        <w:rPr>
          <w:rFonts w:ascii="Trebuchet MS" w:hAnsi="Trebuchet MS"/>
          <w:noProof/>
          <w:sz w:val="24"/>
        </w:rPr>
        <w:t xml:space="preserve">. </w:t>
      </w:r>
      <w:r w:rsidRPr="00BB4520">
        <w:rPr>
          <w:rFonts w:ascii="Trebuchet MS" w:hAnsi="Trebuchet MS"/>
          <w:b/>
          <w:noProof/>
          <w:sz w:val="24"/>
        </w:rPr>
        <w:t xml:space="preserve">10:23 </w:t>
      </w:r>
      <w:del w:id="188" w:author="Author">
        <w:r w:rsidRPr="00BB4520">
          <w:rPr>
            <w:rFonts w:ascii="Trebuchet MS" w:hAnsi="Trebuchet MS"/>
            <w:noProof/>
            <w:sz w:val="24"/>
          </w:rPr>
          <w:delText>And over</w:delText>
        </w:r>
      </w:del>
      <w:ins w:id="189" w:author="Author">
        <w:r w:rsidRPr="00BB4520">
          <w:rPr>
            <w:rFonts w:ascii="Trebuchet MS" w:hAnsi="Trebuchet MS"/>
            <w:noProof/>
            <w:sz w:val="24"/>
          </w:rPr>
          <w:t>Over</w:t>
        </w:r>
      </w:ins>
      <w:r w:rsidRPr="00BB4520">
        <w:rPr>
          <w:rFonts w:ascii="Trebuchet MS" w:hAnsi="Trebuchet MS"/>
          <w:noProof/>
          <w:sz w:val="24"/>
        </w:rPr>
        <w:t xml:space="preserve"> the </w:t>
      </w:r>
      <w:del w:id="190" w:author="Author">
        <w:r w:rsidRPr="00BB4520">
          <w:rPr>
            <w:rFonts w:ascii="Trebuchet MS" w:hAnsi="Trebuchet MS"/>
            <w:noProof/>
            <w:sz w:val="24"/>
          </w:rPr>
          <w:delText>army</w:delText>
        </w:r>
      </w:del>
      <w:ins w:id="191" w:author="Author">
        <w:r w:rsidRPr="00BB4520">
          <w:rPr>
            <w:rFonts w:ascii="Trebuchet MS" w:hAnsi="Trebuchet MS"/>
            <w:noProof/>
            <w:sz w:val="24"/>
          </w:rPr>
          <w:t>company</w:t>
        </w:r>
      </w:ins>
      <w:r w:rsidRPr="00BB4520">
        <w:rPr>
          <w:rFonts w:ascii="Trebuchet MS" w:hAnsi="Trebuchet MS"/>
          <w:noProof/>
          <w:sz w:val="24"/>
        </w:rPr>
        <w:t xml:space="preserve"> of the tribe of the sons of Ma·nas′seh </w:t>
      </w:r>
      <w:del w:id="192" w:author="Author">
        <w:r w:rsidRPr="00BB4520">
          <w:rPr>
            <w:rFonts w:ascii="Trebuchet MS" w:hAnsi="Trebuchet MS"/>
            <w:noProof/>
            <w:sz w:val="24"/>
          </w:rPr>
          <w:delText xml:space="preserve">there </w:delText>
        </w:r>
      </w:del>
      <w:r w:rsidRPr="00BB4520">
        <w:rPr>
          <w:rFonts w:ascii="Trebuchet MS" w:hAnsi="Trebuchet MS"/>
          <w:noProof/>
          <w:sz w:val="24"/>
        </w:rPr>
        <w:t xml:space="preserve">was Ga·ma′li·el the son of Pe·dah′zur. </w:t>
      </w:r>
      <w:r w:rsidRPr="00BB4520">
        <w:rPr>
          <w:rFonts w:ascii="Trebuchet MS" w:hAnsi="Trebuchet MS"/>
          <w:b/>
          <w:noProof/>
          <w:sz w:val="24"/>
        </w:rPr>
        <w:t xml:space="preserve">10:24 </w:t>
      </w:r>
      <w:del w:id="193" w:author="Author">
        <w:r w:rsidRPr="00BB4520">
          <w:rPr>
            <w:rFonts w:ascii="Trebuchet MS" w:hAnsi="Trebuchet MS"/>
            <w:noProof/>
            <w:sz w:val="24"/>
          </w:rPr>
          <w:delText>And over</w:delText>
        </w:r>
      </w:del>
      <w:ins w:id="194" w:author="Author">
        <w:r w:rsidRPr="00BB4520">
          <w:rPr>
            <w:rFonts w:ascii="Trebuchet MS" w:hAnsi="Trebuchet MS"/>
            <w:noProof/>
            <w:sz w:val="24"/>
          </w:rPr>
          <w:t>Over</w:t>
        </w:r>
      </w:ins>
      <w:r w:rsidRPr="00BB4520">
        <w:rPr>
          <w:rFonts w:ascii="Trebuchet MS" w:hAnsi="Trebuchet MS"/>
          <w:noProof/>
          <w:sz w:val="24"/>
        </w:rPr>
        <w:t xml:space="preserve"> the </w:t>
      </w:r>
      <w:del w:id="195" w:author="Author">
        <w:r w:rsidRPr="00BB4520">
          <w:rPr>
            <w:rFonts w:ascii="Trebuchet MS" w:hAnsi="Trebuchet MS"/>
            <w:noProof/>
            <w:sz w:val="24"/>
          </w:rPr>
          <w:delText>army</w:delText>
        </w:r>
      </w:del>
      <w:ins w:id="196" w:author="Author">
        <w:r w:rsidRPr="00BB4520">
          <w:rPr>
            <w:rFonts w:ascii="Trebuchet MS" w:hAnsi="Trebuchet MS"/>
            <w:noProof/>
            <w:sz w:val="24"/>
          </w:rPr>
          <w:t>company</w:t>
        </w:r>
      </w:ins>
      <w:r w:rsidRPr="00BB4520">
        <w:rPr>
          <w:rFonts w:ascii="Trebuchet MS" w:hAnsi="Trebuchet MS"/>
          <w:noProof/>
          <w:sz w:val="24"/>
        </w:rPr>
        <w:t xml:space="preserve"> of the tribe of the sons of Benjamin </w:t>
      </w:r>
      <w:del w:id="197" w:author="Author">
        <w:r w:rsidRPr="00BB4520">
          <w:rPr>
            <w:rFonts w:ascii="Trebuchet MS" w:hAnsi="Trebuchet MS"/>
            <w:noProof/>
            <w:sz w:val="24"/>
          </w:rPr>
          <w:delText xml:space="preserve">there </w:delText>
        </w:r>
      </w:del>
      <w:r w:rsidRPr="00BB4520">
        <w:rPr>
          <w:rFonts w:ascii="Trebuchet MS" w:hAnsi="Trebuchet MS"/>
          <w:noProof/>
          <w:sz w:val="24"/>
        </w:rPr>
        <w:t>was Ab′i·dan the son of Gid·e·o′ni.</w:t>
      </w:r>
    </w:p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r w:rsidRPr="00BB4520">
        <w:rPr>
          <w:rFonts w:ascii="Trebuchet MS" w:hAnsi="Trebuchet MS"/>
          <w:b/>
          <w:sz w:val="24"/>
        </w:rPr>
        <w:t xml:space="preserve">10:25 </w:t>
      </w:r>
      <w:del w:id="198" w:author="Author">
        <w:r w:rsidRPr="00BB4520">
          <w:rPr>
            <w:rFonts w:ascii="Trebuchet MS" w:hAnsi="Trebuchet MS"/>
            <w:noProof/>
            <w:sz w:val="24"/>
          </w:rPr>
          <w:delText>And</w:delText>
        </w:r>
      </w:del>
      <w:ins w:id="199" w:author="Author">
        <w:r w:rsidRPr="00BB4520">
          <w:rPr>
            <w:rFonts w:ascii="Trebuchet MS" w:hAnsi="Trebuchet MS"/>
            <w:noProof/>
            <w:sz w:val="24"/>
          </w:rPr>
          <w:t>Then</w:t>
        </w:r>
      </w:ins>
      <w:r w:rsidRPr="00BB4520">
        <w:rPr>
          <w:rFonts w:ascii="Trebuchet MS" w:hAnsi="Trebuchet MS"/>
          <w:noProof/>
          <w:sz w:val="24"/>
        </w:rPr>
        <w:t xml:space="preserve"> the three-tribe division of the camp of the sons of Dan </w:t>
      </w:r>
      <w:del w:id="200" w:author="Author">
        <w:r w:rsidRPr="00BB4520">
          <w:rPr>
            <w:rFonts w:ascii="Trebuchet MS" w:hAnsi="Trebuchet MS"/>
            <w:noProof/>
            <w:sz w:val="24"/>
          </w:rPr>
          <w:delText>pulled away as</w:delText>
        </w:r>
      </w:del>
      <w:ins w:id="201" w:author="Author">
        <w:r w:rsidRPr="00BB4520">
          <w:rPr>
            <w:rFonts w:ascii="Trebuchet MS" w:hAnsi="Trebuchet MS"/>
            <w:noProof/>
            <w:sz w:val="24"/>
          </w:rPr>
          <w:t>departed by their companies,</w:t>
        </w:r>
        <w:r w:rsidRPr="00BB4520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BB4520">
        <w:rPr>
          <w:rFonts w:ascii="Trebuchet MS" w:hAnsi="Trebuchet MS"/>
          <w:noProof/>
          <w:sz w:val="24"/>
        </w:rPr>
        <w:t xml:space="preserve"> forming the rear guard for all the camps</w:t>
      </w:r>
      <w:del w:id="204" w:author="Author">
        <w:r w:rsidRPr="00BB4520">
          <w:rPr>
            <w:rFonts w:ascii="Trebuchet MS" w:hAnsi="Trebuchet MS"/>
            <w:noProof/>
            <w:sz w:val="24"/>
          </w:rPr>
          <w:delText xml:space="preserve"> in their armies</w:delText>
        </w:r>
      </w:del>
      <w:r w:rsidRPr="00BB4520">
        <w:rPr>
          <w:rFonts w:ascii="Trebuchet MS" w:hAnsi="Trebuchet MS"/>
          <w:noProof/>
          <w:sz w:val="24"/>
        </w:rPr>
        <w:t xml:space="preserve">, and A·hi·e′zer the son of Am·mi·shad′dai was over its </w:t>
      </w:r>
      <w:del w:id="205" w:author="Author">
        <w:r w:rsidRPr="00BB4520">
          <w:rPr>
            <w:rFonts w:ascii="Trebuchet MS" w:hAnsi="Trebuchet MS"/>
            <w:noProof/>
            <w:sz w:val="24"/>
          </w:rPr>
          <w:delText>army</w:delText>
        </w:r>
      </w:del>
      <w:ins w:id="206" w:author="Author">
        <w:r w:rsidRPr="00BB4520">
          <w:rPr>
            <w:rFonts w:ascii="Trebuchet MS" w:hAnsi="Trebuchet MS"/>
            <w:noProof/>
            <w:sz w:val="24"/>
          </w:rPr>
          <w:t>company</w:t>
        </w:r>
      </w:ins>
      <w:r w:rsidRPr="00BB4520">
        <w:rPr>
          <w:rFonts w:ascii="Trebuchet MS" w:hAnsi="Trebuchet MS"/>
          <w:noProof/>
          <w:sz w:val="24"/>
        </w:rPr>
        <w:t xml:space="preserve">. </w:t>
      </w:r>
      <w:r w:rsidRPr="00BB4520">
        <w:rPr>
          <w:rFonts w:ascii="Trebuchet MS" w:hAnsi="Trebuchet MS"/>
          <w:b/>
          <w:noProof/>
          <w:sz w:val="24"/>
        </w:rPr>
        <w:t xml:space="preserve">10:26 </w:t>
      </w:r>
      <w:del w:id="207" w:author="Author">
        <w:r w:rsidRPr="00BB4520">
          <w:rPr>
            <w:rFonts w:ascii="Trebuchet MS" w:hAnsi="Trebuchet MS"/>
            <w:noProof/>
            <w:sz w:val="24"/>
          </w:rPr>
          <w:delText>And over</w:delText>
        </w:r>
      </w:del>
      <w:ins w:id="208" w:author="Author">
        <w:r w:rsidRPr="00BB4520">
          <w:rPr>
            <w:rFonts w:ascii="Trebuchet MS" w:hAnsi="Trebuchet MS"/>
            <w:noProof/>
            <w:sz w:val="24"/>
          </w:rPr>
          <w:t>Over</w:t>
        </w:r>
      </w:ins>
      <w:r w:rsidRPr="00BB4520">
        <w:rPr>
          <w:rFonts w:ascii="Trebuchet MS" w:hAnsi="Trebuchet MS"/>
          <w:noProof/>
          <w:sz w:val="24"/>
        </w:rPr>
        <w:t xml:space="preserve"> the </w:t>
      </w:r>
      <w:del w:id="209" w:author="Author">
        <w:r w:rsidRPr="00BB4520">
          <w:rPr>
            <w:rFonts w:ascii="Trebuchet MS" w:hAnsi="Trebuchet MS"/>
            <w:noProof/>
            <w:sz w:val="24"/>
          </w:rPr>
          <w:delText>army</w:delText>
        </w:r>
      </w:del>
      <w:ins w:id="210" w:author="Author">
        <w:r w:rsidRPr="00BB4520">
          <w:rPr>
            <w:rFonts w:ascii="Trebuchet MS" w:hAnsi="Trebuchet MS"/>
            <w:noProof/>
            <w:sz w:val="24"/>
          </w:rPr>
          <w:t>company</w:t>
        </w:r>
      </w:ins>
      <w:r w:rsidRPr="00BB4520">
        <w:rPr>
          <w:rFonts w:ascii="Trebuchet MS" w:hAnsi="Trebuchet MS"/>
          <w:noProof/>
          <w:sz w:val="24"/>
        </w:rPr>
        <w:t xml:space="preserve"> of the tribe of the sons of Ash′er </w:t>
      </w:r>
      <w:del w:id="211" w:author="Author">
        <w:r w:rsidRPr="00BB4520">
          <w:rPr>
            <w:rFonts w:ascii="Trebuchet MS" w:hAnsi="Trebuchet MS"/>
            <w:noProof/>
            <w:sz w:val="24"/>
          </w:rPr>
          <w:delText xml:space="preserve">there </w:delText>
        </w:r>
      </w:del>
      <w:r w:rsidRPr="00BB4520">
        <w:rPr>
          <w:rFonts w:ascii="Trebuchet MS" w:hAnsi="Trebuchet MS"/>
          <w:noProof/>
          <w:sz w:val="24"/>
        </w:rPr>
        <w:t xml:space="preserve">was Pa′gi·el the son of Och′ran. </w:t>
      </w:r>
      <w:r w:rsidRPr="00BB4520">
        <w:rPr>
          <w:rFonts w:ascii="Trebuchet MS" w:hAnsi="Trebuchet MS"/>
          <w:b/>
          <w:noProof/>
          <w:sz w:val="24"/>
        </w:rPr>
        <w:t xml:space="preserve">10:27 </w:t>
      </w:r>
      <w:del w:id="212" w:author="Author">
        <w:r w:rsidRPr="00BB4520">
          <w:rPr>
            <w:rFonts w:ascii="Trebuchet MS" w:hAnsi="Trebuchet MS"/>
            <w:noProof/>
            <w:sz w:val="24"/>
          </w:rPr>
          <w:delText>And over</w:delText>
        </w:r>
      </w:del>
      <w:ins w:id="213" w:author="Author">
        <w:r w:rsidRPr="00BB4520">
          <w:rPr>
            <w:rFonts w:ascii="Trebuchet MS" w:hAnsi="Trebuchet MS"/>
            <w:noProof/>
            <w:sz w:val="24"/>
          </w:rPr>
          <w:t>Over</w:t>
        </w:r>
      </w:ins>
      <w:r w:rsidRPr="00BB4520">
        <w:rPr>
          <w:rFonts w:ascii="Trebuchet MS" w:hAnsi="Trebuchet MS"/>
          <w:noProof/>
          <w:sz w:val="24"/>
        </w:rPr>
        <w:t xml:space="preserve"> the </w:t>
      </w:r>
      <w:del w:id="214" w:author="Author">
        <w:r w:rsidRPr="00BB4520">
          <w:rPr>
            <w:rFonts w:ascii="Trebuchet MS" w:hAnsi="Trebuchet MS"/>
            <w:noProof/>
            <w:sz w:val="24"/>
          </w:rPr>
          <w:delText>army</w:delText>
        </w:r>
      </w:del>
      <w:ins w:id="215" w:author="Author">
        <w:r w:rsidRPr="00BB4520">
          <w:rPr>
            <w:rFonts w:ascii="Trebuchet MS" w:hAnsi="Trebuchet MS"/>
            <w:noProof/>
            <w:sz w:val="24"/>
          </w:rPr>
          <w:t>company</w:t>
        </w:r>
      </w:ins>
      <w:r w:rsidRPr="00BB4520">
        <w:rPr>
          <w:rFonts w:ascii="Trebuchet MS" w:hAnsi="Trebuchet MS"/>
          <w:noProof/>
          <w:sz w:val="24"/>
        </w:rPr>
        <w:t xml:space="preserve"> of the tribe of the sons of Naph′ta·li </w:t>
      </w:r>
      <w:del w:id="216" w:author="Author">
        <w:r w:rsidRPr="00BB4520">
          <w:rPr>
            <w:rFonts w:ascii="Trebuchet MS" w:hAnsi="Trebuchet MS"/>
            <w:noProof/>
            <w:sz w:val="24"/>
          </w:rPr>
          <w:delText xml:space="preserve">there </w:delText>
        </w:r>
      </w:del>
      <w:r w:rsidRPr="00BB4520">
        <w:rPr>
          <w:rFonts w:ascii="Trebuchet MS" w:hAnsi="Trebuchet MS"/>
          <w:noProof/>
          <w:sz w:val="24"/>
        </w:rPr>
        <w:t xml:space="preserve">was A·hi′ra the son of E′nan. </w:t>
      </w:r>
      <w:r w:rsidRPr="00BB4520">
        <w:rPr>
          <w:rFonts w:ascii="Trebuchet MS" w:hAnsi="Trebuchet MS"/>
          <w:b/>
          <w:noProof/>
          <w:sz w:val="24"/>
        </w:rPr>
        <w:t xml:space="preserve">10:28 </w:t>
      </w:r>
      <w:del w:id="217" w:author="Author">
        <w:r w:rsidRPr="00BB4520">
          <w:rPr>
            <w:rFonts w:ascii="Trebuchet MS" w:hAnsi="Trebuchet MS"/>
            <w:noProof/>
            <w:sz w:val="24"/>
          </w:rPr>
          <w:delText>In this manner were</w:delText>
        </w:r>
      </w:del>
      <w:ins w:id="218" w:author="Author">
        <w:r w:rsidRPr="00BB4520">
          <w:rPr>
            <w:rFonts w:ascii="Trebuchet MS" w:hAnsi="Trebuchet MS"/>
            <w:noProof/>
            <w:sz w:val="24"/>
          </w:rPr>
          <w:t>This was</w:t>
        </w:r>
      </w:ins>
      <w:r w:rsidRPr="00BB4520">
        <w:rPr>
          <w:rFonts w:ascii="Trebuchet MS" w:hAnsi="Trebuchet MS"/>
          <w:noProof/>
          <w:sz w:val="24"/>
        </w:rPr>
        <w:t xml:space="preserve"> the </w:t>
      </w:r>
      <w:del w:id="219" w:author="Author">
        <w:r w:rsidRPr="00BB4520">
          <w:rPr>
            <w:rFonts w:ascii="Trebuchet MS" w:hAnsi="Trebuchet MS"/>
            <w:noProof/>
            <w:sz w:val="24"/>
          </w:rPr>
          <w:delText>departures</w:delText>
        </w:r>
      </w:del>
      <w:ins w:id="220" w:author="Author">
        <w:r w:rsidRPr="00BB4520">
          <w:rPr>
            <w:rFonts w:ascii="Trebuchet MS" w:hAnsi="Trebuchet MS"/>
            <w:noProof/>
            <w:sz w:val="24"/>
          </w:rPr>
          <w:t>order</w:t>
        </w:r>
      </w:ins>
      <w:r w:rsidRPr="00BB4520">
        <w:rPr>
          <w:rFonts w:ascii="Trebuchet MS" w:hAnsi="Trebuchet MS"/>
          <w:noProof/>
          <w:sz w:val="24"/>
        </w:rPr>
        <w:t xml:space="preserve"> of </w:t>
      </w:r>
      <w:ins w:id="221" w:author="Author">
        <w:r w:rsidRPr="00BB4520">
          <w:rPr>
            <w:rFonts w:ascii="Trebuchet MS" w:hAnsi="Trebuchet MS"/>
            <w:noProof/>
            <w:sz w:val="24"/>
          </w:rPr>
          <w:t xml:space="preserve">departure that </w:t>
        </w:r>
      </w:ins>
      <w:r w:rsidRPr="00BB4520">
        <w:rPr>
          <w:rFonts w:ascii="Trebuchet MS" w:hAnsi="Trebuchet MS"/>
          <w:noProof/>
          <w:sz w:val="24"/>
        </w:rPr>
        <w:t xml:space="preserve">the </w:t>
      </w:r>
      <w:del w:id="222" w:author="Author">
        <w:r w:rsidRPr="00BB4520">
          <w:rPr>
            <w:rFonts w:ascii="Trebuchet MS" w:hAnsi="Trebuchet MS"/>
            <w:noProof/>
            <w:sz w:val="24"/>
          </w:rPr>
          <w:delText>sons of Israel in</w:delText>
        </w:r>
      </w:del>
      <w:ins w:id="223" w:author="Author">
        <w:r w:rsidRPr="00BB4520">
          <w:rPr>
            <w:rFonts w:ascii="Trebuchet MS" w:hAnsi="Trebuchet MS"/>
            <w:noProof/>
            <w:sz w:val="24"/>
          </w:rPr>
          <w:t>Israelites and</w:t>
        </w:r>
      </w:ins>
      <w:r w:rsidRPr="00BB4520">
        <w:rPr>
          <w:rFonts w:ascii="Trebuchet MS" w:hAnsi="Trebuchet MS"/>
          <w:noProof/>
          <w:sz w:val="24"/>
        </w:rPr>
        <w:t xml:space="preserve"> their </w:t>
      </w:r>
      <w:del w:id="224" w:author="Author">
        <w:r w:rsidRPr="00BB4520">
          <w:rPr>
            <w:rFonts w:ascii="Trebuchet MS" w:hAnsi="Trebuchet MS"/>
            <w:noProof/>
            <w:sz w:val="24"/>
          </w:rPr>
          <w:delText>armies</w:delText>
        </w:r>
      </w:del>
      <w:ins w:id="225" w:author="Author">
        <w:r w:rsidRPr="00BB4520">
          <w:rPr>
            <w:rFonts w:ascii="Trebuchet MS" w:hAnsi="Trebuchet MS"/>
            <w:noProof/>
            <w:sz w:val="24"/>
          </w:rPr>
          <w:t>companies</w:t>
        </w:r>
        <w:r w:rsidRPr="00BB4520">
          <w:rPr>
            <w:rStyle w:val="FootnoteReference"/>
            <w:rFonts w:ascii="Trebuchet MS" w:hAnsi="Trebuchet MS"/>
            <w:noProof/>
          </w:rPr>
          <w:footnoteReference w:id="5"/>
        </w:r>
        <w:r w:rsidRPr="00BB4520">
          <w:rPr>
            <w:rFonts w:ascii="Trebuchet MS" w:hAnsi="Trebuchet MS"/>
            <w:noProof/>
            <w:sz w:val="24"/>
          </w:rPr>
          <w:t xml:space="preserve"> followed</w:t>
        </w:r>
      </w:ins>
      <w:r w:rsidRPr="00BB4520">
        <w:rPr>
          <w:rFonts w:ascii="Trebuchet MS" w:hAnsi="Trebuchet MS"/>
          <w:noProof/>
          <w:sz w:val="24"/>
        </w:rPr>
        <w:t xml:space="preserve"> when they would </w:t>
      </w:r>
      <w:del w:id="228" w:author="Author">
        <w:r w:rsidRPr="00BB4520">
          <w:rPr>
            <w:rFonts w:ascii="Trebuchet MS" w:hAnsi="Trebuchet MS"/>
            <w:noProof/>
            <w:sz w:val="24"/>
          </w:rPr>
          <w:delText>pull away</w:delText>
        </w:r>
      </w:del>
      <w:ins w:id="229" w:author="Author">
        <w:r w:rsidRPr="00BB4520">
          <w:rPr>
            <w:rFonts w:ascii="Trebuchet MS" w:hAnsi="Trebuchet MS"/>
            <w:noProof/>
            <w:sz w:val="24"/>
          </w:rPr>
          <w:t>depart</w:t>
        </w:r>
      </w:ins>
      <w:r w:rsidRPr="00BB4520">
        <w:rPr>
          <w:rFonts w:ascii="Trebuchet MS" w:hAnsi="Trebuchet MS"/>
          <w:noProof/>
          <w:sz w:val="24"/>
        </w:rPr>
        <w:t>.</w:t>
      </w:r>
    </w:p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r w:rsidRPr="00BB4520">
        <w:rPr>
          <w:rFonts w:ascii="Trebuchet MS" w:hAnsi="Trebuchet MS"/>
          <w:b/>
          <w:sz w:val="24"/>
        </w:rPr>
        <w:t xml:space="preserve">10:29 </w:t>
      </w:r>
      <w:r w:rsidRPr="00BB4520">
        <w:rPr>
          <w:rFonts w:ascii="Trebuchet MS" w:hAnsi="Trebuchet MS"/>
          <w:noProof/>
          <w:sz w:val="24"/>
        </w:rPr>
        <w:t>Then Moses said to Ho′bab the son of Reu′el</w:t>
      </w:r>
      <w:ins w:id="230" w:author="Author">
        <w:r w:rsidRPr="00BB4520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BB4520">
        <w:rPr>
          <w:rFonts w:ascii="Trebuchet MS" w:hAnsi="Trebuchet MS"/>
          <w:noProof/>
          <w:sz w:val="24"/>
        </w:rPr>
        <w:t xml:space="preserve"> the Mid′i·an·ite, the father-in-law of Moses: “We are </w:t>
      </w:r>
      <w:del w:id="233" w:author="Author">
        <w:r w:rsidRPr="00BB4520">
          <w:rPr>
            <w:rFonts w:ascii="Trebuchet MS" w:hAnsi="Trebuchet MS"/>
            <w:noProof/>
            <w:sz w:val="24"/>
          </w:rPr>
          <w:delText>pulling away</w:delText>
        </w:r>
      </w:del>
      <w:ins w:id="234" w:author="Author">
        <w:r w:rsidRPr="00BB4520">
          <w:rPr>
            <w:rFonts w:ascii="Trebuchet MS" w:hAnsi="Trebuchet MS"/>
            <w:noProof/>
            <w:sz w:val="24"/>
          </w:rPr>
          <w:t>setting out</w:t>
        </w:r>
      </w:ins>
      <w:r w:rsidRPr="00BB4520">
        <w:rPr>
          <w:rFonts w:ascii="Trebuchet MS" w:hAnsi="Trebuchet MS"/>
          <w:noProof/>
          <w:sz w:val="24"/>
        </w:rPr>
        <w:t xml:space="preserve"> for the place about which Jehovah said, ‘I </w:t>
      </w:r>
      <w:del w:id="235" w:author="Author">
        <w:r w:rsidRPr="00BB4520">
          <w:rPr>
            <w:rFonts w:ascii="Trebuchet MS" w:hAnsi="Trebuchet MS"/>
            <w:noProof/>
            <w:sz w:val="24"/>
          </w:rPr>
          <w:delText>shall</w:delText>
        </w:r>
      </w:del>
      <w:ins w:id="236" w:author="Author">
        <w:r w:rsidRPr="00BB4520">
          <w:rPr>
            <w:rFonts w:ascii="Trebuchet MS" w:hAnsi="Trebuchet MS"/>
            <w:noProof/>
            <w:sz w:val="24"/>
          </w:rPr>
          <w:t>will</w:t>
        </w:r>
      </w:ins>
      <w:r w:rsidRPr="00BB4520">
        <w:rPr>
          <w:rFonts w:ascii="Trebuchet MS" w:hAnsi="Trebuchet MS"/>
          <w:noProof/>
          <w:sz w:val="24"/>
        </w:rPr>
        <w:t xml:space="preserve"> give it to </w:t>
      </w:r>
      <w:del w:id="237" w:author="Author">
        <w:r w:rsidRPr="00BB4520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38" w:author="Author">
        <w:r w:rsidRPr="00BB4520">
          <w:rPr>
            <w:rFonts w:ascii="Trebuchet MS" w:hAnsi="Trebuchet MS"/>
            <w:noProof/>
            <w:sz w:val="24"/>
          </w:rPr>
          <w:t>you</w:t>
        </w:r>
      </w:ins>
      <w:r w:rsidRPr="00BB4520">
        <w:rPr>
          <w:rFonts w:ascii="Trebuchet MS" w:hAnsi="Trebuchet MS"/>
          <w:noProof/>
          <w:sz w:val="24"/>
        </w:rPr>
        <w:t xml:space="preserve">.’ Do come with us, and we </w:t>
      </w:r>
      <w:del w:id="239" w:author="Author">
        <w:r w:rsidRPr="00BB4520">
          <w:rPr>
            <w:rFonts w:ascii="Trebuchet MS" w:hAnsi="Trebuchet MS"/>
            <w:noProof/>
            <w:sz w:val="24"/>
          </w:rPr>
          <w:delText>shall certainly do good to</w:delText>
        </w:r>
      </w:del>
      <w:ins w:id="240" w:author="Author">
        <w:r w:rsidRPr="00BB4520">
          <w:rPr>
            <w:rFonts w:ascii="Trebuchet MS" w:hAnsi="Trebuchet MS"/>
            <w:noProof/>
            <w:sz w:val="24"/>
          </w:rPr>
          <w:t>will treat</w:t>
        </w:r>
      </w:ins>
      <w:r w:rsidRPr="00BB4520">
        <w:rPr>
          <w:rFonts w:ascii="Trebuchet MS" w:hAnsi="Trebuchet MS"/>
          <w:noProof/>
          <w:sz w:val="24"/>
        </w:rPr>
        <w:t xml:space="preserve"> you</w:t>
      </w:r>
      <w:ins w:id="241" w:author="Author">
        <w:r w:rsidRPr="00BB4520">
          <w:rPr>
            <w:rFonts w:ascii="Trebuchet MS" w:hAnsi="Trebuchet MS"/>
            <w:noProof/>
            <w:sz w:val="24"/>
          </w:rPr>
          <w:t xml:space="preserve"> well</w:t>
        </w:r>
      </w:ins>
      <w:r w:rsidRPr="00BB4520">
        <w:rPr>
          <w:rFonts w:ascii="Trebuchet MS" w:hAnsi="Trebuchet MS"/>
          <w:noProof/>
          <w:sz w:val="24"/>
        </w:rPr>
        <w:t xml:space="preserve">, because Jehovah has </w:t>
      </w:r>
      <w:del w:id="242" w:author="Author">
        <w:r w:rsidRPr="00BB4520">
          <w:rPr>
            <w:rFonts w:ascii="Trebuchet MS" w:hAnsi="Trebuchet MS"/>
            <w:noProof/>
            <w:sz w:val="24"/>
          </w:rPr>
          <w:delText>spoken</w:delText>
        </w:r>
      </w:del>
      <w:ins w:id="243" w:author="Author">
        <w:r w:rsidRPr="00BB4520">
          <w:rPr>
            <w:rFonts w:ascii="Trebuchet MS" w:hAnsi="Trebuchet MS"/>
            <w:noProof/>
            <w:sz w:val="24"/>
          </w:rPr>
          <w:t>promised</w:t>
        </w:r>
      </w:ins>
      <w:r w:rsidRPr="00BB4520">
        <w:rPr>
          <w:rFonts w:ascii="Trebuchet MS" w:hAnsi="Trebuchet MS"/>
          <w:noProof/>
          <w:sz w:val="24"/>
        </w:rPr>
        <w:t xml:space="preserve"> good </w:t>
      </w:r>
      <w:del w:id="244" w:author="Author">
        <w:r w:rsidRPr="00BB4520">
          <w:rPr>
            <w:rFonts w:ascii="Trebuchet MS" w:hAnsi="Trebuchet MS"/>
            <w:noProof/>
            <w:sz w:val="24"/>
          </w:rPr>
          <w:delText>concerning</w:delText>
        </w:r>
      </w:del>
      <w:ins w:id="245" w:author="Author">
        <w:r w:rsidRPr="00BB4520">
          <w:rPr>
            <w:rFonts w:ascii="Trebuchet MS" w:hAnsi="Trebuchet MS"/>
            <w:noProof/>
            <w:sz w:val="24"/>
          </w:rPr>
          <w:t>things for</w:t>
        </w:r>
      </w:ins>
      <w:r w:rsidRPr="00BB4520">
        <w:rPr>
          <w:rFonts w:ascii="Trebuchet MS" w:hAnsi="Trebuchet MS"/>
          <w:noProof/>
          <w:sz w:val="24"/>
        </w:rPr>
        <w:t xml:space="preserve"> Israel.” </w:t>
      </w:r>
      <w:r w:rsidRPr="00BB4520">
        <w:rPr>
          <w:rFonts w:ascii="Trebuchet MS" w:hAnsi="Trebuchet MS"/>
          <w:b/>
          <w:noProof/>
          <w:sz w:val="24"/>
        </w:rPr>
        <w:t xml:space="preserve">10:30 </w:t>
      </w:r>
      <w:r w:rsidRPr="00BB4520">
        <w:rPr>
          <w:rFonts w:ascii="Trebuchet MS" w:hAnsi="Trebuchet MS"/>
          <w:noProof/>
          <w:sz w:val="24"/>
        </w:rPr>
        <w:t xml:space="preserve">But he said to him: “I </w:t>
      </w:r>
      <w:del w:id="246" w:author="Author">
        <w:r w:rsidRPr="00BB4520">
          <w:rPr>
            <w:rFonts w:ascii="Trebuchet MS" w:hAnsi="Trebuchet MS"/>
            <w:noProof/>
            <w:sz w:val="24"/>
          </w:rPr>
          <w:delText>shall</w:delText>
        </w:r>
      </w:del>
      <w:ins w:id="247" w:author="Author">
        <w:r w:rsidRPr="00BB4520">
          <w:rPr>
            <w:rFonts w:ascii="Trebuchet MS" w:hAnsi="Trebuchet MS"/>
            <w:noProof/>
            <w:sz w:val="24"/>
          </w:rPr>
          <w:t>will</w:t>
        </w:r>
      </w:ins>
      <w:r w:rsidRPr="00BB4520">
        <w:rPr>
          <w:rFonts w:ascii="Trebuchet MS" w:hAnsi="Trebuchet MS"/>
          <w:noProof/>
          <w:sz w:val="24"/>
        </w:rPr>
        <w:t xml:space="preserve"> not go</w:t>
      </w:r>
      <w:del w:id="248" w:author="Author">
        <w:r w:rsidRPr="00BB4520">
          <w:rPr>
            <w:rFonts w:ascii="Trebuchet MS" w:hAnsi="Trebuchet MS"/>
            <w:noProof/>
            <w:sz w:val="24"/>
          </w:rPr>
          <w:delText xml:space="preserve"> along, but</w:delText>
        </w:r>
      </w:del>
      <w:ins w:id="249" w:author="Author">
        <w:r w:rsidRPr="00BB4520">
          <w:rPr>
            <w:rFonts w:ascii="Trebuchet MS" w:hAnsi="Trebuchet MS"/>
            <w:noProof/>
            <w:sz w:val="24"/>
          </w:rPr>
          <w:t>.</w:t>
        </w:r>
      </w:ins>
      <w:r w:rsidRPr="00BB4520">
        <w:rPr>
          <w:rFonts w:ascii="Trebuchet MS" w:hAnsi="Trebuchet MS"/>
          <w:noProof/>
          <w:sz w:val="24"/>
        </w:rPr>
        <w:t xml:space="preserve"> I </w:t>
      </w:r>
      <w:del w:id="250" w:author="Author">
        <w:r w:rsidRPr="00BB4520">
          <w:rPr>
            <w:rFonts w:ascii="Trebuchet MS" w:hAnsi="Trebuchet MS"/>
            <w:noProof/>
            <w:sz w:val="24"/>
          </w:rPr>
          <w:delText>shall go</w:delText>
        </w:r>
      </w:del>
      <w:ins w:id="251" w:author="Author">
        <w:r w:rsidRPr="00BB4520">
          <w:rPr>
            <w:rFonts w:ascii="Trebuchet MS" w:hAnsi="Trebuchet MS"/>
            <w:noProof/>
            <w:sz w:val="24"/>
          </w:rPr>
          <w:t>will return</w:t>
        </w:r>
      </w:ins>
      <w:r w:rsidRPr="00BB4520">
        <w:rPr>
          <w:rFonts w:ascii="Trebuchet MS" w:hAnsi="Trebuchet MS"/>
          <w:noProof/>
          <w:sz w:val="24"/>
        </w:rPr>
        <w:t xml:space="preserve"> to my own country and to my relatives.” </w:t>
      </w:r>
      <w:r w:rsidRPr="00BB4520">
        <w:rPr>
          <w:rFonts w:ascii="Trebuchet MS" w:hAnsi="Trebuchet MS"/>
          <w:b/>
          <w:noProof/>
          <w:sz w:val="24"/>
        </w:rPr>
        <w:t xml:space="preserve">10:31 </w:t>
      </w:r>
      <w:r w:rsidRPr="00BB4520">
        <w:rPr>
          <w:rFonts w:ascii="Trebuchet MS" w:hAnsi="Trebuchet MS"/>
          <w:noProof/>
          <w:sz w:val="24"/>
        </w:rPr>
        <w:t>At this he said: “Please</w:t>
      </w:r>
      <w:del w:id="252" w:author="Author">
        <w:r w:rsidRPr="00BB4520">
          <w:rPr>
            <w:rFonts w:ascii="Trebuchet MS" w:hAnsi="Trebuchet MS"/>
            <w:noProof/>
            <w:sz w:val="24"/>
          </w:rPr>
          <w:delText>,</w:delText>
        </w:r>
      </w:del>
      <w:r w:rsidRPr="00BB4520">
        <w:rPr>
          <w:rFonts w:ascii="Trebuchet MS" w:hAnsi="Trebuchet MS"/>
          <w:noProof/>
          <w:sz w:val="24"/>
        </w:rPr>
        <w:t xml:space="preserve"> do not leave us, </w:t>
      </w:r>
      <w:del w:id="253" w:author="Author">
        <w:r w:rsidRPr="00BB4520">
          <w:rPr>
            <w:rFonts w:ascii="Trebuchet MS" w:hAnsi="Trebuchet MS"/>
            <w:noProof/>
            <w:sz w:val="24"/>
          </w:rPr>
          <w:delText xml:space="preserve">because, </w:delText>
        </w:r>
      </w:del>
      <w:r w:rsidRPr="00BB4520">
        <w:rPr>
          <w:rFonts w:ascii="Trebuchet MS" w:hAnsi="Trebuchet MS"/>
          <w:noProof/>
          <w:sz w:val="24"/>
        </w:rPr>
        <w:t xml:space="preserve">for </w:t>
      </w:r>
      <w:del w:id="254" w:author="Author">
        <w:r w:rsidRPr="00BB4520">
          <w:rPr>
            <w:rFonts w:ascii="Trebuchet MS" w:hAnsi="Trebuchet MS"/>
            <w:noProof/>
            <w:sz w:val="24"/>
          </w:rPr>
          <w:delText xml:space="preserve">the reason that </w:delText>
        </w:r>
      </w:del>
      <w:r w:rsidRPr="00BB4520">
        <w:rPr>
          <w:rFonts w:ascii="Trebuchet MS" w:hAnsi="Trebuchet MS"/>
          <w:noProof/>
          <w:sz w:val="24"/>
        </w:rPr>
        <w:t xml:space="preserve">you </w:t>
      </w:r>
      <w:del w:id="255" w:author="Author">
        <w:r w:rsidRPr="00BB4520">
          <w:rPr>
            <w:rFonts w:ascii="Trebuchet MS" w:hAnsi="Trebuchet MS"/>
            <w:noProof/>
            <w:sz w:val="24"/>
          </w:rPr>
          <w:delText xml:space="preserve">well </w:delText>
        </w:r>
      </w:del>
      <w:r w:rsidRPr="00BB4520">
        <w:rPr>
          <w:rFonts w:ascii="Trebuchet MS" w:hAnsi="Trebuchet MS"/>
          <w:noProof/>
          <w:sz w:val="24"/>
        </w:rPr>
        <w:t xml:space="preserve">know where we </w:t>
      </w:r>
      <w:del w:id="256" w:author="Author">
        <w:r w:rsidRPr="00BB4520">
          <w:rPr>
            <w:rFonts w:ascii="Trebuchet MS" w:hAnsi="Trebuchet MS"/>
            <w:noProof/>
            <w:sz w:val="24"/>
          </w:rPr>
          <w:delText>may encamp</w:delText>
        </w:r>
      </w:del>
      <w:ins w:id="257" w:author="Author">
        <w:r w:rsidRPr="00BB4520">
          <w:rPr>
            <w:rFonts w:ascii="Trebuchet MS" w:hAnsi="Trebuchet MS"/>
            <w:noProof/>
            <w:sz w:val="24"/>
          </w:rPr>
          <w:t>should camp</w:t>
        </w:r>
      </w:ins>
      <w:r w:rsidRPr="00BB4520">
        <w:rPr>
          <w:rFonts w:ascii="Trebuchet MS" w:hAnsi="Trebuchet MS"/>
          <w:noProof/>
          <w:sz w:val="24"/>
        </w:rPr>
        <w:t xml:space="preserve"> in the wilderness, </w:t>
      </w:r>
      <w:ins w:id="258" w:author="Author">
        <w:r w:rsidRPr="00BB4520">
          <w:rPr>
            <w:rFonts w:ascii="Trebuchet MS" w:hAnsi="Trebuchet MS"/>
            <w:noProof/>
            <w:sz w:val="24"/>
          </w:rPr>
          <w:t xml:space="preserve">and </w:t>
        </w:r>
      </w:ins>
      <w:r w:rsidRPr="00BB4520">
        <w:rPr>
          <w:rFonts w:ascii="Trebuchet MS" w:hAnsi="Trebuchet MS"/>
          <w:noProof/>
          <w:sz w:val="24"/>
        </w:rPr>
        <w:t xml:space="preserve">you </w:t>
      </w:r>
      <w:del w:id="259" w:author="Author">
        <w:r w:rsidRPr="00BB4520">
          <w:rPr>
            <w:rFonts w:ascii="Trebuchet MS" w:hAnsi="Trebuchet MS"/>
            <w:noProof/>
            <w:sz w:val="24"/>
          </w:rPr>
          <w:delText>must</w:delText>
        </w:r>
      </w:del>
      <w:ins w:id="260" w:author="Author">
        <w:r w:rsidRPr="00BB4520">
          <w:rPr>
            <w:rFonts w:ascii="Trebuchet MS" w:hAnsi="Trebuchet MS"/>
            <w:noProof/>
            <w:sz w:val="24"/>
          </w:rPr>
          <w:t>can</w:t>
        </w:r>
      </w:ins>
      <w:r w:rsidRPr="00BB4520">
        <w:rPr>
          <w:rFonts w:ascii="Trebuchet MS" w:hAnsi="Trebuchet MS"/>
          <w:noProof/>
          <w:sz w:val="24"/>
        </w:rPr>
        <w:t xml:space="preserve"> serve as </w:t>
      </w:r>
      <w:del w:id="261" w:author="Author">
        <w:r w:rsidRPr="00BB4520">
          <w:rPr>
            <w:rFonts w:ascii="Trebuchet MS" w:hAnsi="Trebuchet MS"/>
            <w:noProof/>
            <w:sz w:val="24"/>
          </w:rPr>
          <w:delText>eyes for us.</w:delText>
        </w:r>
      </w:del>
      <w:ins w:id="262" w:author="Author">
        <w:r w:rsidRPr="00BB4520">
          <w:rPr>
            <w:rFonts w:ascii="Trebuchet MS" w:hAnsi="Trebuchet MS"/>
            <w:noProof/>
            <w:sz w:val="24"/>
          </w:rPr>
          <w:t>our guide.</w:t>
        </w:r>
        <w:r w:rsidRPr="00BB4520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BB4520">
        <w:rPr>
          <w:rFonts w:ascii="Trebuchet MS" w:hAnsi="Trebuchet MS"/>
          <w:noProof/>
          <w:sz w:val="24"/>
        </w:rPr>
        <w:t xml:space="preserve"> </w:t>
      </w:r>
      <w:r w:rsidRPr="00BB4520">
        <w:rPr>
          <w:rFonts w:ascii="Trebuchet MS" w:hAnsi="Trebuchet MS"/>
          <w:b/>
          <w:noProof/>
          <w:sz w:val="24"/>
        </w:rPr>
        <w:t xml:space="preserve">10:32 </w:t>
      </w:r>
      <w:r w:rsidRPr="00BB4520">
        <w:rPr>
          <w:rFonts w:ascii="Trebuchet MS" w:hAnsi="Trebuchet MS"/>
          <w:noProof/>
          <w:sz w:val="24"/>
        </w:rPr>
        <w:t xml:space="preserve">And </w:t>
      </w:r>
      <w:del w:id="265" w:author="Author">
        <w:r w:rsidRPr="00BB4520">
          <w:rPr>
            <w:rFonts w:ascii="Trebuchet MS" w:hAnsi="Trebuchet MS"/>
            <w:noProof/>
            <w:sz w:val="24"/>
          </w:rPr>
          <w:delText>it must occur that in case</w:delText>
        </w:r>
      </w:del>
      <w:ins w:id="266" w:author="Author">
        <w:r w:rsidRPr="00BB4520">
          <w:rPr>
            <w:rFonts w:ascii="Trebuchet MS" w:hAnsi="Trebuchet MS"/>
            <w:noProof/>
            <w:sz w:val="24"/>
          </w:rPr>
          <w:t>if</w:t>
        </w:r>
      </w:ins>
      <w:r w:rsidRPr="00BB4520">
        <w:rPr>
          <w:rFonts w:ascii="Trebuchet MS" w:hAnsi="Trebuchet MS"/>
          <w:noProof/>
          <w:sz w:val="24"/>
        </w:rPr>
        <w:t xml:space="preserve"> you </w:t>
      </w:r>
      <w:del w:id="267" w:author="Author">
        <w:r w:rsidRPr="00BB4520">
          <w:rPr>
            <w:rFonts w:ascii="Trebuchet MS" w:hAnsi="Trebuchet MS"/>
            <w:noProof/>
            <w:sz w:val="24"/>
          </w:rPr>
          <w:delText>should</w:delText>
        </w:r>
      </w:del>
      <w:ins w:id="268" w:author="Author">
        <w:r w:rsidRPr="00BB4520">
          <w:rPr>
            <w:rFonts w:ascii="Trebuchet MS" w:hAnsi="Trebuchet MS"/>
            <w:noProof/>
            <w:sz w:val="24"/>
          </w:rPr>
          <w:t>do</w:t>
        </w:r>
      </w:ins>
      <w:r w:rsidRPr="00BB4520">
        <w:rPr>
          <w:rFonts w:ascii="Trebuchet MS" w:hAnsi="Trebuchet MS"/>
          <w:noProof/>
          <w:sz w:val="24"/>
        </w:rPr>
        <w:t xml:space="preserve"> come with us, </w:t>
      </w:r>
      <w:del w:id="269" w:author="Author">
        <w:r w:rsidRPr="00BB4520">
          <w:rPr>
            <w:rFonts w:ascii="Trebuchet MS" w:hAnsi="Trebuchet MS"/>
            <w:noProof/>
            <w:sz w:val="24"/>
          </w:rPr>
          <w:delText>yes, it must occur that with what</w:delText>
        </w:r>
      </w:del>
      <w:ins w:id="270" w:author="Author">
        <w:r w:rsidRPr="00BB4520">
          <w:rPr>
            <w:rFonts w:ascii="Trebuchet MS" w:hAnsi="Trebuchet MS"/>
            <w:noProof/>
            <w:sz w:val="24"/>
          </w:rPr>
          <w:t>whatever</w:t>
        </w:r>
      </w:ins>
      <w:r w:rsidRPr="00BB4520">
        <w:rPr>
          <w:rFonts w:ascii="Trebuchet MS" w:hAnsi="Trebuchet MS"/>
          <w:noProof/>
          <w:sz w:val="24"/>
        </w:rPr>
        <w:t xml:space="preserve"> goodness Jehovah </w:t>
      </w:r>
      <w:del w:id="271" w:author="Author">
        <w:r w:rsidRPr="00BB4520">
          <w:rPr>
            <w:rFonts w:ascii="Trebuchet MS" w:hAnsi="Trebuchet MS"/>
            <w:noProof/>
            <w:sz w:val="24"/>
          </w:rPr>
          <w:delText xml:space="preserve">will do good with </w:delText>
        </w:r>
      </w:del>
      <w:ins w:id="272" w:author="Author">
        <w:r w:rsidRPr="00BB4520">
          <w:rPr>
            <w:rFonts w:ascii="Trebuchet MS" w:hAnsi="Trebuchet MS"/>
            <w:noProof/>
            <w:sz w:val="24"/>
          </w:rPr>
          <w:t xml:space="preserve">shows to </w:t>
        </w:r>
      </w:ins>
      <w:r w:rsidRPr="00BB4520">
        <w:rPr>
          <w:rFonts w:ascii="Trebuchet MS" w:hAnsi="Trebuchet MS"/>
          <w:noProof/>
          <w:sz w:val="24"/>
        </w:rPr>
        <w:t>us, we</w:t>
      </w:r>
      <w:del w:id="273" w:author="Author">
        <w:r w:rsidRPr="00BB4520">
          <w:rPr>
            <w:rFonts w:ascii="Trebuchet MS" w:hAnsi="Trebuchet MS"/>
            <w:noProof/>
            <w:sz w:val="24"/>
          </w:rPr>
          <w:delText>, in turn,</w:delText>
        </w:r>
      </w:del>
      <w:r w:rsidRPr="00BB4520">
        <w:rPr>
          <w:rFonts w:ascii="Trebuchet MS" w:hAnsi="Trebuchet MS"/>
          <w:noProof/>
          <w:sz w:val="24"/>
        </w:rPr>
        <w:t xml:space="preserve"> will </w:t>
      </w:r>
      <w:del w:id="274" w:author="Author">
        <w:r w:rsidRPr="00BB4520">
          <w:rPr>
            <w:rFonts w:ascii="Trebuchet MS" w:hAnsi="Trebuchet MS"/>
            <w:noProof/>
            <w:sz w:val="24"/>
          </w:rPr>
          <w:delText>do good</w:delText>
        </w:r>
      </w:del>
      <w:ins w:id="275" w:author="Author">
        <w:r w:rsidRPr="00BB4520">
          <w:rPr>
            <w:rFonts w:ascii="Trebuchet MS" w:hAnsi="Trebuchet MS"/>
            <w:noProof/>
            <w:sz w:val="24"/>
          </w:rPr>
          <w:t>surely show</w:t>
        </w:r>
      </w:ins>
      <w:r w:rsidRPr="00BB4520">
        <w:rPr>
          <w:rFonts w:ascii="Trebuchet MS" w:hAnsi="Trebuchet MS"/>
          <w:noProof/>
          <w:sz w:val="24"/>
        </w:rPr>
        <w:t xml:space="preserve"> to you.”</w:t>
      </w:r>
    </w:p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r w:rsidRPr="00BB4520">
        <w:rPr>
          <w:rFonts w:ascii="Trebuchet MS" w:hAnsi="Trebuchet MS"/>
          <w:b/>
          <w:sz w:val="24"/>
        </w:rPr>
        <w:t xml:space="preserve">10:33 </w:t>
      </w:r>
      <w:r w:rsidRPr="00BB4520">
        <w:rPr>
          <w:rFonts w:ascii="Trebuchet MS" w:hAnsi="Trebuchet MS"/>
          <w:noProof/>
          <w:sz w:val="24"/>
        </w:rPr>
        <w:t xml:space="preserve">So they </w:t>
      </w:r>
      <w:del w:id="276" w:author="Author">
        <w:r w:rsidRPr="00BB4520">
          <w:rPr>
            <w:rFonts w:ascii="Trebuchet MS" w:hAnsi="Trebuchet MS"/>
            <w:noProof/>
            <w:sz w:val="24"/>
          </w:rPr>
          <w:delText>went</w:delText>
        </w:r>
      </w:del>
      <w:ins w:id="277" w:author="Author">
        <w:r w:rsidRPr="00BB4520">
          <w:rPr>
            <w:rFonts w:ascii="Trebuchet MS" w:hAnsi="Trebuchet MS"/>
            <w:noProof/>
            <w:sz w:val="24"/>
          </w:rPr>
          <w:t>began</w:t>
        </w:r>
      </w:ins>
      <w:r w:rsidRPr="00BB4520">
        <w:rPr>
          <w:rFonts w:ascii="Trebuchet MS" w:hAnsi="Trebuchet MS"/>
          <w:noProof/>
          <w:sz w:val="24"/>
        </w:rPr>
        <w:t xml:space="preserve"> marching from the mountain of Jehovah for a journey of three days, and the ark of Jehovah’s covenant </w:t>
      </w:r>
      <w:del w:id="278" w:author="Author">
        <w:r w:rsidRPr="00BB4520">
          <w:rPr>
            <w:rFonts w:ascii="Trebuchet MS" w:hAnsi="Trebuchet MS"/>
            <w:noProof/>
            <w:sz w:val="24"/>
          </w:rPr>
          <w:delText>was marching</w:delText>
        </w:r>
      </w:del>
      <w:ins w:id="279" w:author="Author">
        <w:r w:rsidRPr="00BB4520">
          <w:rPr>
            <w:rFonts w:ascii="Trebuchet MS" w:hAnsi="Trebuchet MS"/>
            <w:noProof/>
            <w:sz w:val="24"/>
          </w:rPr>
          <w:t>traveled</w:t>
        </w:r>
      </w:ins>
      <w:r w:rsidRPr="00BB4520">
        <w:rPr>
          <w:rFonts w:ascii="Trebuchet MS" w:hAnsi="Trebuchet MS"/>
          <w:noProof/>
          <w:sz w:val="24"/>
        </w:rPr>
        <w:t xml:space="preserve"> before them for </w:t>
      </w:r>
      <w:del w:id="280" w:author="Author">
        <w:r w:rsidRPr="00BB4520">
          <w:rPr>
            <w:rFonts w:ascii="Trebuchet MS" w:hAnsi="Trebuchet MS"/>
            <w:noProof/>
            <w:sz w:val="24"/>
          </w:rPr>
          <w:delText>a</w:delText>
        </w:r>
      </w:del>
      <w:ins w:id="281" w:author="Author">
        <w:r w:rsidRPr="00BB4520">
          <w:rPr>
            <w:rFonts w:ascii="Trebuchet MS" w:hAnsi="Trebuchet MS"/>
            <w:noProof/>
            <w:sz w:val="24"/>
          </w:rPr>
          <w:t>the three-day</w:t>
        </w:r>
      </w:ins>
      <w:r w:rsidRPr="00BB4520">
        <w:rPr>
          <w:rFonts w:ascii="Trebuchet MS" w:hAnsi="Trebuchet MS"/>
          <w:noProof/>
          <w:sz w:val="24"/>
        </w:rPr>
        <w:t xml:space="preserve"> journey </w:t>
      </w:r>
      <w:del w:id="282" w:author="Author">
        <w:r w:rsidRPr="00BB4520">
          <w:rPr>
            <w:rFonts w:ascii="Trebuchet MS" w:hAnsi="Trebuchet MS"/>
            <w:noProof/>
            <w:sz w:val="24"/>
          </w:rPr>
          <w:delText xml:space="preserve">of three days </w:delText>
        </w:r>
      </w:del>
      <w:r w:rsidRPr="00BB4520">
        <w:rPr>
          <w:rFonts w:ascii="Trebuchet MS" w:hAnsi="Trebuchet MS"/>
          <w:noProof/>
          <w:sz w:val="24"/>
        </w:rPr>
        <w:t xml:space="preserve">to search out a resting-place for them. </w:t>
      </w:r>
      <w:r w:rsidRPr="00BB4520">
        <w:rPr>
          <w:rFonts w:ascii="Trebuchet MS" w:hAnsi="Trebuchet MS"/>
          <w:b/>
          <w:noProof/>
          <w:sz w:val="24"/>
        </w:rPr>
        <w:t xml:space="preserve">10:34 </w:t>
      </w:r>
      <w:r w:rsidRPr="00BB4520">
        <w:rPr>
          <w:rFonts w:ascii="Trebuchet MS" w:hAnsi="Trebuchet MS"/>
          <w:noProof/>
          <w:sz w:val="24"/>
        </w:rPr>
        <w:t xml:space="preserve">And Jehovah’s cloud was over them by day </w:t>
      </w:r>
      <w:del w:id="283" w:author="Author">
        <w:r w:rsidRPr="00BB4520">
          <w:rPr>
            <w:rFonts w:ascii="Trebuchet MS" w:hAnsi="Trebuchet MS"/>
            <w:noProof/>
            <w:sz w:val="24"/>
          </w:rPr>
          <w:delText>at their marching</w:delText>
        </w:r>
      </w:del>
      <w:ins w:id="284" w:author="Author">
        <w:r w:rsidRPr="00BB4520">
          <w:rPr>
            <w:rFonts w:ascii="Trebuchet MS" w:hAnsi="Trebuchet MS"/>
            <w:noProof/>
            <w:sz w:val="24"/>
          </w:rPr>
          <w:t>when they set</w:t>
        </w:r>
      </w:ins>
      <w:r w:rsidRPr="00BB4520">
        <w:rPr>
          <w:rFonts w:ascii="Trebuchet MS" w:hAnsi="Trebuchet MS"/>
          <w:noProof/>
          <w:sz w:val="24"/>
        </w:rPr>
        <w:t xml:space="preserve"> out from the encampment.</w:t>
      </w:r>
    </w:p>
    <w:p w:rsidR="00701FC5" w:rsidRPr="00BB4520" w:rsidRDefault="00701FC5" w:rsidP="00701FC5">
      <w:pPr>
        <w:rPr>
          <w:rFonts w:ascii="Trebuchet MS" w:hAnsi="Trebuchet MS"/>
          <w:noProof/>
          <w:sz w:val="24"/>
        </w:rPr>
      </w:pPr>
      <w:r w:rsidRPr="00BB4520">
        <w:rPr>
          <w:rFonts w:ascii="Trebuchet MS" w:hAnsi="Trebuchet MS"/>
          <w:b/>
          <w:sz w:val="24"/>
        </w:rPr>
        <w:t xml:space="preserve">10:35 </w:t>
      </w:r>
      <w:del w:id="285" w:author="Author">
        <w:r w:rsidRPr="00BB4520">
          <w:rPr>
            <w:rFonts w:ascii="Trebuchet MS" w:hAnsi="Trebuchet MS"/>
            <w:noProof/>
            <w:sz w:val="24"/>
          </w:rPr>
          <w:delText>And it would occur that when</w:delText>
        </w:r>
      </w:del>
      <w:ins w:id="286" w:author="Author">
        <w:r w:rsidRPr="00BB4520">
          <w:rPr>
            <w:rFonts w:ascii="Trebuchet MS" w:hAnsi="Trebuchet MS"/>
            <w:noProof/>
            <w:sz w:val="24"/>
          </w:rPr>
          <w:t>Whenever</w:t>
        </w:r>
      </w:ins>
      <w:r w:rsidRPr="00BB4520">
        <w:rPr>
          <w:rFonts w:ascii="Trebuchet MS" w:hAnsi="Trebuchet MS"/>
          <w:noProof/>
          <w:sz w:val="24"/>
        </w:rPr>
        <w:t xml:space="preserve"> the Ark </w:t>
      </w:r>
      <w:del w:id="287" w:author="Author">
        <w:r w:rsidRPr="00BB4520">
          <w:rPr>
            <w:rFonts w:ascii="Trebuchet MS" w:hAnsi="Trebuchet MS"/>
            <w:noProof/>
            <w:sz w:val="24"/>
          </w:rPr>
          <w:delText>would set out</w:delText>
        </w:r>
      </w:del>
      <w:ins w:id="288" w:author="Author">
        <w:r w:rsidRPr="00BB4520">
          <w:rPr>
            <w:rFonts w:ascii="Trebuchet MS" w:hAnsi="Trebuchet MS"/>
            <w:noProof/>
            <w:sz w:val="24"/>
          </w:rPr>
          <w:t>was moved</w:t>
        </w:r>
      </w:ins>
      <w:r w:rsidRPr="00BB4520">
        <w:rPr>
          <w:rFonts w:ascii="Trebuchet MS" w:hAnsi="Trebuchet MS"/>
          <w:noProof/>
          <w:sz w:val="24"/>
        </w:rPr>
        <w:t>, Moses would say: “</w:t>
      </w:r>
      <w:del w:id="289" w:author="Author">
        <w:r w:rsidRPr="00BB4520">
          <w:rPr>
            <w:rFonts w:ascii="Trebuchet MS" w:hAnsi="Trebuchet MS"/>
            <w:noProof/>
            <w:sz w:val="24"/>
          </w:rPr>
          <w:delText>Do arise</w:delText>
        </w:r>
      </w:del>
      <w:ins w:id="290" w:author="Author">
        <w:r w:rsidRPr="00BB4520">
          <w:rPr>
            <w:rFonts w:ascii="Trebuchet MS" w:hAnsi="Trebuchet MS"/>
            <w:noProof/>
            <w:sz w:val="24"/>
          </w:rPr>
          <w:t>Rise up</w:t>
        </w:r>
      </w:ins>
      <w:r w:rsidRPr="00BB4520">
        <w:rPr>
          <w:rFonts w:ascii="Trebuchet MS" w:hAnsi="Trebuchet MS"/>
          <w:noProof/>
          <w:sz w:val="24"/>
        </w:rPr>
        <w:t>, O Jehovah, and let your enemies be scattered</w:t>
      </w:r>
      <w:del w:id="291" w:author="Author">
        <w:r w:rsidRPr="00BB4520">
          <w:rPr>
            <w:rFonts w:ascii="Trebuchet MS" w:hAnsi="Trebuchet MS"/>
            <w:noProof/>
            <w:sz w:val="24"/>
          </w:rPr>
          <w:delText>;</w:delText>
        </w:r>
      </w:del>
      <w:ins w:id="292" w:author="Author">
        <w:r w:rsidRPr="00BB4520">
          <w:rPr>
            <w:rFonts w:ascii="Trebuchet MS" w:hAnsi="Trebuchet MS"/>
            <w:noProof/>
            <w:sz w:val="24"/>
          </w:rPr>
          <w:t>,</w:t>
        </w:r>
      </w:ins>
      <w:r w:rsidRPr="00BB4520">
        <w:rPr>
          <w:rFonts w:ascii="Trebuchet MS" w:hAnsi="Trebuchet MS"/>
          <w:noProof/>
          <w:sz w:val="24"/>
        </w:rPr>
        <w:t xml:space="preserve"> and let those who </w:t>
      </w:r>
      <w:del w:id="293" w:author="Author">
        <w:r w:rsidRPr="00BB4520">
          <w:rPr>
            <w:rFonts w:ascii="Trebuchet MS" w:hAnsi="Trebuchet MS"/>
            <w:noProof/>
            <w:sz w:val="24"/>
          </w:rPr>
          <w:delText xml:space="preserve">intensely </w:delText>
        </w:r>
      </w:del>
      <w:r w:rsidRPr="00BB4520">
        <w:rPr>
          <w:rFonts w:ascii="Trebuchet MS" w:hAnsi="Trebuchet MS"/>
          <w:noProof/>
          <w:sz w:val="24"/>
        </w:rPr>
        <w:t xml:space="preserve">hate you flee from before you.” </w:t>
      </w:r>
      <w:r w:rsidRPr="00BB4520">
        <w:rPr>
          <w:rFonts w:ascii="Trebuchet MS" w:hAnsi="Trebuchet MS"/>
          <w:b/>
          <w:noProof/>
          <w:sz w:val="24"/>
        </w:rPr>
        <w:t xml:space="preserve">10:36 </w:t>
      </w:r>
      <w:r w:rsidRPr="00BB4520">
        <w:rPr>
          <w:rFonts w:ascii="Trebuchet MS" w:hAnsi="Trebuchet MS"/>
          <w:noProof/>
          <w:sz w:val="24"/>
        </w:rPr>
        <w:t xml:space="preserve">And when it would rest, he would say: “Do return, O Jehovah, to the </w:t>
      </w:r>
      <w:del w:id="294" w:author="Author">
        <w:r w:rsidRPr="00BB4520">
          <w:rPr>
            <w:rFonts w:ascii="Trebuchet MS" w:hAnsi="Trebuchet MS"/>
            <w:noProof/>
            <w:sz w:val="24"/>
          </w:rPr>
          <w:delText>myriads of</w:delText>
        </w:r>
      </w:del>
      <w:ins w:id="295" w:author="Author">
        <w:r w:rsidRPr="00BB4520">
          <w:rPr>
            <w:rFonts w:ascii="Trebuchet MS" w:hAnsi="Trebuchet MS"/>
            <w:noProof/>
            <w:sz w:val="24"/>
          </w:rPr>
          <w:t>countless</w:t>
        </w:r>
        <w:r w:rsidRPr="00BB4520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BB4520">
        <w:rPr>
          <w:rFonts w:ascii="Trebuchet MS" w:hAnsi="Trebuchet MS"/>
          <w:noProof/>
          <w:sz w:val="24"/>
        </w:rPr>
        <w:t xml:space="preserve"> thousands of Israel.”</w:t>
      </w:r>
    </w:p>
    <w:p w:rsidR="00701FC5" w:rsidRPr="00BB4520" w:rsidRDefault="00701FC5" w:rsidP="00701FC5">
      <w:pPr>
        <w:rPr>
          <w:rFonts w:ascii="Trebuchet MS" w:hAnsi="Trebuchet MS"/>
          <w:b/>
          <w:sz w:val="24"/>
        </w:rPr>
      </w:pPr>
    </w:p>
    <w:p w:rsidR="00762BCB" w:rsidRPr="00701FC5" w:rsidRDefault="00762BCB" w:rsidP="00701FC5"/>
    <w:sectPr w:rsidR="00762BCB" w:rsidRPr="00701FC5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09C0" w:rsidRDefault="00C109C0">
      <w:r>
        <w:separator/>
      </w:r>
    </w:p>
  </w:endnote>
  <w:endnote w:type="continuationSeparator" w:id="0">
    <w:p w:rsidR="00C109C0" w:rsidRDefault="00C10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09C0" w:rsidRDefault="00C109C0">
      <w:r>
        <w:separator/>
      </w:r>
    </w:p>
  </w:footnote>
  <w:footnote w:type="continuationSeparator" w:id="0">
    <w:p w:rsidR="00C109C0" w:rsidRDefault="00C109C0">
      <w:r>
        <w:continuationSeparator/>
      </w:r>
    </w:p>
  </w:footnote>
  <w:footnote w:id="1">
    <w:p w:rsidR="00701FC5" w:rsidRPr="00BB4520" w:rsidRDefault="00701FC5" w:rsidP="00BB4520">
      <w:pPr>
        <w:pStyle w:val="FootnoteText"/>
        <w:spacing w:after="96"/>
        <w:ind w:firstLine="288"/>
        <w:rPr>
          <w:ins w:id="128" w:author="Author"/>
        </w:rPr>
      </w:pPr>
      <w:ins w:id="129" w:author="Author">
        <w:r w:rsidRPr="00BB4520">
          <w:rPr>
            <w:rStyle w:val="FootnoteReference"/>
          </w:rPr>
          <w:footnoteRef/>
        </w:r>
        <w:r w:rsidRPr="00BB4520">
          <w:t xml:space="preserve"> </w:t>
        </w:r>
        <w:r w:rsidRPr="00BB4520">
          <w:rPr>
            <w:b/>
          </w:rPr>
          <w:t xml:space="preserve">10:14 </w:t>
        </w:r>
        <w:r w:rsidRPr="00BB4520">
          <w:t>Lit., “according to their armies.”</w:t>
        </w:r>
      </w:ins>
    </w:p>
  </w:footnote>
  <w:footnote w:id="2">
    <w:p w:rsidR="00701FC5" w:rsidRPr="00BB4520" w:rsidRDefault="00701FC5" w:rsidP="00BB4520">
      <w:pPr>
        <w:pStyle w:val="FootnoteText"/>
        <w:spacing w:after="96"/>
        <w:ind w:firstLine="288"/>
        <w:rPr>
          <w:ins w:id="155" w:author="Author"/>
        </w:rPr>
      </w:pPr>
      <w:ins w:id="156" w:author="Author">
        <w:r w:rsidRPr="00BB4520">
          <w:rPr>
            <w:rStyle w:val="FootnoteReference"/>
          </w:rPr>
          <w:footnoteRef/>
        </w:r>
        <w:r w:rsidRPr="00BB4520">
          <w:t xml:space="preserve"> </w:t>
        </w:r>
        <w:r w:rsidRPr="00BB4520">
          <w:rPr>
            <w:b/>
          </w:rPr>
          <w:t xml:space="preserve">10:18 </w:t>
        </w:r>
        <w:r w:rsidRPr="00BB4520">
          <w:t>Lit., “according to their armies.”</w:t>
        </w:r>
      </w:ins>
    </w:p>
  </w:footnote>
  <w:footnote w:id="3">
    <w:p w:rsidR="00701FC5" w:rsidRPr="00BB4520" w:rsidRDefault="00701FC5" w:rsidP="00BB4520">
      <w:pPr>
        <w:pStyle w:val="FootnoteText"/>
        <w:spacing w:after="96"/>
        <w:ind w:firstLine="288"/>
        <w:rPr>
          <w:ins w:id="184" w:author="Author"/>
        </w:rPr>
      </w:pPr>
      <w:ins w:id="185" w:author="Author">
        <w:r w:rsidRPr="00BB4520">
          <w:rPr>
            <w:rStyle w:val="FootnoteReference"/>
          </w:rPr>
          <w:footnoteRef/>
        </w:r>
        <w:r w:rsidRPr="00BB4520">
          <w:t xml:space="preserve"> </w:t>
        </w:r>
        <w:r w:rsidRPr="00BB4520">
          <w:rPr>
            <w:b/>
          </w:rPr>
          <w:t xml:space="preserve">10:22 </w:t>
        </w:r>
        <w:r w:rsidRPr="00BB4520">
          <w:t>Lit., “according to their armies.”</w:t>
        </w:r>
      </w:ins>
    </w:p>
  </w:footnote>
  <w:footnote w:id="4">
    <w:p w:rsidR="00701FC5" w:rsidRPr="00BB4520" w:rsidRDefault="00701FC5" w:rsidP="00BB4520">
      <w:pPr>
        <w:pStyle w:val="FootnoteText"/>
        <w:spacing w:after="96"/>
        <w:ind w:firstLine="288"/>
        <w:rPr>
          <w:ins w:id="202" w:author="Author"/>
        </w:rPr>
      </w:pPr>
      <w:ins w:id="203" w:author="Author">
        <w:r w:rsidRPr="00BB4520">
          <w:rPr>
            <w:rStyle w:val="FootnoteReference"/>
          </w:rPr>
          <w:footnoteRef/>
        </w:r>
        <w:r w:rsidRPr="00BB4520">
          <w:t xml:space="preserve"> </w:t>
        </w:r>
        <w:r w:rsidRPr="00BB4520">
          <w:rPr>
            <w:b/>
          </w:rPr>
          <w:t xml:space="preserve">10:25 </w:t>
        </w:r>
        <w:r w:rsidRPr="00BB4520">
          <w:t>Lit., “according to their armies.”</w:t>
        </w:r>
      </w:ins>
    </w:p>
  </w:footnote>
  <w:footnote w:id="5">
    <w:p w:rsidR="00701FC5" w:rsidRPr="00BB4520" w:rsidRDefault="00701FC5" w:rsidP="00BB4520">
      <w:pPr>
        <w:pStyle w:val="FootnoteText"/>
        <w:spacing w:after="96"/>
        <w:ind w:firstLine="288"/>
        <w:rPr>
          <w:ins w:id="226" w:author="Author"/>
        </w:rPr>
      </w:pPr>
      <w:ins w:id="227" w:author="Author">
        <w:r w:rsidRPr="00BB4520">
          <w:rPr>
            <w:rStyle w:val="FootnoteReference"/>
          </w:rPr>
          <w:footnoteRef/>
        </w:r>
        <w:r w:rsidRPr="00BB4520">
          <w:t xml:space="preserve"> </w:t>
        </w:r>
        <w:r w:rsidRPr="00BB4520">
          <w:rPr>
            <w:b/>
          </w:rPr>
          <w:t xml:space="preserve">10:28 </w:t>
        </w:r>
        <w:r w:rsidRPr="00BB4520">
          <w:t>Lit., “according to their armies.”</w:t>
        </w:r>
      </w:ins>
    </w:p>
  </w:footnote>
  <w:footnote w:id="6">
    <w:p w:rsidR="00701FC5" w:rsidRPr="00BB4520" w:rsidRDefault="00701FC5" w:rsidP="00BB4520">
      <w:pPr>
        <w:pStyle w:val="FootnoteText"/>
        <w:spacing w:after="96"/>
        <w:ind w:firstLine="288"/>
        <w:rPr>
          <w:ins w:id="231" w:author="Author"/>
        </w:rPr>
      </w:pPr>
      <w:ins w:id="232" w:author="Author">
        <w:r w:rsidRPr="00BB4520">
          <w:rPr>
            <w:rStyle w:val="FootnoteReference"/>
          </w:rPr>
          <w:footnoteRef/>
        </w:r>
        <w:r w:rsidRPr="00BB4520">
          <w:t xml:space="preserve"> </w:t>
        </w:r>
        <w:r w:rsidRPr="00BB4520">
          <w:rPr>
            <w:b/>
          </w:rPr>
          <w:t xml:space="preserve">10:29 </w:t>
        </w:r>
        <w:r w:rsidRPr="00BB4520">
          <w:t>That is, Jethro.</w:t>
        </w:r>
      </w:ins>
    </w:p>
  </w:footnote>
  <w:footnote w:id="7">
    <w:p w:rsidR="00701FC5" w:rsidRPr="00BB4520" w:rsidRDefault="00701FC5" w:rsidP="00BB4520">
      <w:pPr>
        <w:pStyle w:val="FootnoteText"/>
        <w:spacing w:after="96"/>
        <w:ind w:firstLine="288"/>
        <w:rPr>
          <w:ins w:id="263" w:author="Author"/>
        </w:rPr>
      </w:pPr>
      <w:ins w:id="264" w:author="Author">
        <w:r w:rsidRPr="00BB4520">
          <w:rPr>
            <w:rStyle w:val="FootnoteReference"/>
          </w:rPr>
          <w:footnoteRef/>
        </w:r>
        <w:r w:rsidRPr="00BB4520">
          <w:t xml:space="preserve"> </w:t>
        </w:r>
        <w:r w:rsidRPr="00BB4520">
          <w:rPr>
            <w:b/>
          </w:rPr>
          <w:t xml:space="preserve">10:31 </w:t>
        </w:r>
        <w:r w:rsidRPr="00BB4520">
          <w:t>Or “eyes.”</w:t>
        </w:r>
      </w:ins>
    </w:p>
  </w:footnote>
  <w:footnote w:id="8">
    <w:p w:rsidR="00701FC5" w:rsidRPr="00BB4520" w:rsidRDefault="00701FC5" w:rsidP="00BB4520">
      <w:pPr>
        <w:pStyle w:val="FootnoteText"/>
        <w:spacing w:after="96"/>
        <w:ind w:firstLine="288"/>
        <w:rPr>
          <w:ins w:id="296" w:author="Author"/>
        </w:rPr>
      </w:pPr>
      <w:ins w:id="297" w:author="Author">
        <w:r w:rsidRPr="00BB4520">
          <w:rPr>
            <w:rStyle w:val="FootnoteReference"/>
          </w:rPr>
          <w:footnoteRef/>
        </w:r>
        <w:r w:rsidRPr="00BB4520">
          <w:t xml:space="preserve"> </w:t>
        </w:r>
        <w:r w:rsidRPr="00BB4520">
          <w:rPr>
            <w:b/>
          </w:rPr>
          <w:t xml:space="preserve">10:36 </w:t>
        </w:r>
        <w:r w:rsidRPr="00BB4520">
          <w:t>Or “myriads of.”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06635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206635">
        <w:t>Numbers Chapter 10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206635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06635">
      <w:rPr>
        <w:noProof/>
        <w:snapToGrid w:val="0"/>
      </w:rPr>
      <w:t>Numbers 10.Revised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206635">
        <w:t>Numbers Chapter 10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206635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06635">
      <w:rPr>
        <w:noProof/>
        <w:snapToGrid w:val="0"/>
      </w:rPr>
      <w:t>Numbers 10.Revised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206635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20663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206635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206635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9C0"/>
    <w:rsid w:val="00206635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01FC5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109C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631ee97381d547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701FC5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01FC5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701FC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701FC5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01FC5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701FC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631ee97381d547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1158</ap:Words>
  <ap:Characters>5246</ap:Characters>
  <ap:Application>Microsoft Office Word</ap:Application>
  <ap:DocSecurity>0</ap:DocSecurity>
  <ap:Lines>93</ap:Lines>
  <ap:Paragraphs>24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6380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10</dc:title>
  <dc:subject/>
  <dc:creator>Ruth Farrugia</dc:creator>
  <cp:keywords/>
  <dc:description/>
  <cp:lastModifiedBy>Ruth Farrugia</cp:lastModifiedBy>
  <cp:revision>3</cp:revision>
  <dcterms:created xsi:type="dcterms:W3CDTF">2020-09-21T11:15:00Z</dcterms:created>
  <dcterms:modified xsi:type="dcterms:W3CDTF">2020-09-21T11:15:00Z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10.docx</vt:lpwstr>
  </property>
  <property fmtid="{D5CDD505-2E9C-101B-9397-08002B2CF9AE}" pid="9" name="_TranslationDocumentId">
    <vt:i4>19457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4010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