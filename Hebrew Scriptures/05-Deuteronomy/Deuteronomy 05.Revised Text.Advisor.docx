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5:1 </w:t>
      </w:r>
      <w:del w:id="0" w:author="Author">
        <w:r w:rsidRPr="00202863">
          <w:rPr>
            <w:rFonts w:ascii="Trebuchet MS" w:hAnsi="Trebuchet MS"/>
            <w:noProof/>
          </w:rPr>
          <w:delText xml:space="preserve">And </w:delText>
        </w:r>
      </w:del>
      <w:r w:rsidRPr="00202863">
        <w:rPr>
          <w:rFonts w:ascii="Trebuchet MS" w:hAnsi="Trebuchet MS"/>
          <w:noProof/>
        </w:rPr>
        <w:t xml:space="preserve">Moses </w:t>
      </w:r>
      <w:del w:id="1" w:author="Author">
        <w:r w:rsidRPr="00202863">
          <w:rPr>
            <w:rFonts w:ascii="Trebuchet MS" w:hAnsi="Trebuchet MS"/>
            <w:noProof/>
          </w:rPr>
          <w:delText>proceeded to call</w:delText>
        </w:r>
      </w:del>
      <w:ins w:id="2" w:author="Author">
        <w:r w:rsidRPr="00202863">
          <w:rPr>
            <w:rFonts w:ascii="Trebuchet MS" w:hAnsi="Trebuchet MS"/>
            <w:noProof/>
          </w:rPr>
          <w:t>then summoned</w:t>
        </w:r>
      </w:ins>
      <w:r w:rsidRPr="00202863">
        <w:rPr>
          <w:rFonts w:ascii="Trebuchet MS" w:hAnsi="Trebuchet MS"/>
          <w:noProof/>
        </w:rPr>
        <w:t xml:space="preserve"> all Israel and </w:t>
      </w:r>
      <w:del w:id="3" w:author="Author">
        <w:r w:rsidRPr="00202863">
          <w:rPr>
            <w:rFonts w:ascii="Trebuchet MS" w:hAnsi="Trebuchet MS"/>
            <w:noProof/>
          </w:rPr>
          <w:delText>to say</w:delText>
        </w:r>
      </w:del>
      <w:ins w:id="4" w:author="Author">
        <w:r w:rsidRPr="00202863">
          <w:rPr>
            <w:rFonts w:ascii="Trebuchet MS" w:hAnsi="Trebuchet MS"/>
            <w:noProof/>
          </w:rPr>
          <w:t>said</w:t>
        </w:r>
      </w:ins>
      <w:r w:rsidRPr="00202863">
        <w:rPr>
          <w:rFonts w:ascii="Trebuchet MS" w:hAnsi="Trebuchet MS"/>
          <w:noProof/>
        </w:rPr>
        <w:t xml:space="preserve"> to them: “Hear, O Israel, the regulations and the judicial decisions that I am </w:t>
      </w:r>
      <w:del w:id="5" w:author="Author">
        <w:r w:rsidRPr="00202863">
          <w:rPr>
            <w:rFonts w:ascii="Trebuchet MS" w:hAnsi="Trebuchet MS"/>
            <w:noProof/>
          </w:rPr>
          <w:delText xml:space="preserve">speaking in </w:delText>
        </w:r>
        <w:r w:rsidRPr="00202863">
          <w:rPr>
            <w:rFonts w:ascii="Trebuchet MS" w:hAnsi="Trebuchet MS"/>
            <w:noProof/>
            <w:u w:val="dotted"/>
          </w:rPr>
          <w:delText>YOUR</w:delText>
        </w:r>
        <w:r w:rsidRPr="00202863">
          <w:rPr>
            <w:rFonts w:ascii="Trebuchet MS" w:hAnsi="Trebuchet MS"/>
            <w:noProof/>
          </w:rPr>
          <w:delText xml:space="preserve"> ears</w:delText>
        </w:r>
      </w:del>
      <w:ins w:id="6" w:author="Author">
        <w:r w:rsidRPr="00202863">
          <w:rPr>
            <w:rFonts w:ascii="Trebuchet MS" w:hAnsi="Trebuchet MS"/>
            <w:noProof/>
          </w:rPr>
          <w:t>announcing to you</w:t>
        </w:r>
      </w:ins>
      <w:r w:rsidRPr="00202863">
        <w:rPr>
          <w:rFonts w:ascii="Trebuchet MS" w:hAnsi="Trebuchet MS"/>
          <w:noProof/>
        </w:rPr>
        <w:t xml:space="preserve"> today, and </w:t>
      </w:r>
      <w:del w:id="7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8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must learn them and </w:t>
      </w:r>
      <w:del w:id="9" w:author="Author">
        <w:r w:rsidRPr="00202863">
          <w:rPr>
            <w:rFonts w:ascii="Trebuchet MS" w:hAnsi="Trebuchet MS"/>
            <w:noProof/>
          </w:rPr>
          <w:delText>be careful to do</w:delText>
        </w:r>
      </w:del>
      <w:ins w:id="10" w:author="Author">
        <w:r w:rsidRPr="00202863">
          <w:rPr>
            <w:rFonts w:ascii="Trebuchet MS" w:hAnsi="Trebuchet MS"/>
            <w:noProof/>
          </w:rPr>
          <w:t>carefully observe</w:t>
        </w:r>
      </w:ins>
      <w:r w:rsidRPr="00202863">
        <w:rPr>
          <w:rFonts w:ascii="Trebuchet MS" w:hAnsi="Trebuchet MS"/>
          <w:noProof/>
        </w:rPr>
        <w:t xml:space="preserve"> them. </w:t>
      </w:r>
      <w:r w:rsidRPr="00202863">
        <w:rPr>
          <w:rFonts w:ascii="Trebuchet MS" w:hAnsi="Trebuchet MS"/>
          <w:b/>
          <w:noProof/>
        </w:rPr>
        <w:t xml:space="preserve">5:2 </w:t>
      </w:r>
      <w:r w:rsidRPr="00202863">
        <w:rPr>
          <w:rFonts w:ascii="Trebuchet MS" w:hAnsi="Trebuchet MS"/>
          <w:noProof/>
        </w:rPr>
        <w:t xml:space="preserve">Jehovah our God </w:t>
      </w:r>
      <w:del w:id="11" w:author="Author">
        <w:r w:rsidRPr="00202863">
          <w:rPr>
            <w:rFonts w:ascii="Trebuchet MS" w:hAnsi="Trebuchet MS"/>
            <w:noProof/>
          </w:rPr>
          <w:delText>concluded</w:delText>
        </w:r>
      </w:del>
      <w:ins w:id="12" w:author="Author">
        <w:r w:rsidRPr="00202863">
          <w:rPr>
            <w:rFonts w:ascii="Trebuchet MS" w:hAnsi="Trebuchet MS"/>
            <w:noProof/>
          </w:rPr>
          <w:t>made</w:t>
        </w:r>
      </w:ins>
      <w:r w:rsidRPr="00202863">
        <w:rPr>
          <w:rFonts w:ascii="Trebuchet MS" w:hAnsi="Trebuchet MS"/>
          <w:noProof/>
        </w:rPr>
        <w:t xml:space="preserve"> a covenant with us in </w:t>
      </w:r>
      <w:del w:id="13" w:author="Author">
        <w:r w:rsidRPr="00202863" w:rsidDel="00FB7396">
          <w:rPr>
            <w:rFonts w:ascii="Trebuchet MS" w:hAnsi="Trebuchet MS"/>
            <w:noProof/>
          </w:rPr>
          <w:delText>Ho′reb</w:delText>
        </w:r>
      </w:del>
      <w:ins w:id="14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202863">
        <w:rPr>
          <w:rFonts w:ascii="Trebuchet MS" w:hAnsi="Trebuchet MS"/>
          <w:noProof/>
        </w:rPr>
        <w:t xml:space="preserve">. </w:t>
      </w:r>
      <w:r w:rsidRPr="00202863">
        <w:rPr>
          <w:rFonts w:ascii="Trebuchet MS" w:hAnsi="Trebuchet MS"/>
          <w:b/>
          <w:noProof/>
        </w:rPr>
        <w:t xml:space="preserve">5:3 </w:t>
      </w:r>
      <w:r w:rsidRPr="00202863">
        <w:rPr>
          <w:rFonts w:ascii="Trebuchet MS" w:hAnsi="Trebuchet MS"/>
          <w:noProof/>
        </w:rPr>
        <w:t xml:space="preserve">It was not with our forefathers that Jehovah </w:t>
      </w:r>
      <w:del w:id="15" w:author="Author">
        <w:r w:rsidRPr="00202863">
          <w:rPr>
            <w:rFonts w:ascii="Trebuchet MS" w:hAnsi="Trebuchet MS"/>
            <w:noProof/>
          </w:rPr>
          <w:delText>concluded</w:delText>
        </w:r>
      </w:del>
      <w:ins w:id="16" w:author="Author">
        <w:r w:rsidRPr="00202863">
          <w:rPr>
            <w:rFonts w:ascii="Trebuchet MS" w:hAnsi="Trebuchet MS"/>
            <w:noProof/>
          </w:rPr>
          <w:t>made</w:t>
        </w:r>
      </w:ins>
      <w:r w:rsidRPr="00202863">
        <w:rPr>
          <w:rFonts w:ascii="Trebuchet MS" w:hAnsi="Trebuchet MS"/>
          <w:noProof/>
        </w:rPr>
        <w:t xml:space="preserve"> this covenant, but with us, all </w:t>
      </w:r>
      <w:del w:id="17" w:author="Author">
        <w:r w:rsidRPr="00202863">
          <w:rPr>
            <w:rFonts w:ascii="Trebuchet MS" w:hAnsi="Trebuchet MS"/>
            <w:noProof/>
          </w:rPr>
          <w:delText xml:space="preserve">those </w:delText>
        </w:r>
      </w:del>
      <w:r w:rsidRPr="00202863">
        <w:rPr>
          <w:rFonts w:ascii="Trebuchet MS" w:hAnsi="Trebuchet MS"/>
          <w:noProof/>
        </w:rPr>
        <w:t xml:space="preserve">of us alive here today. </w:t>
      </w:r>
      <w:r w:rsidRPr="00202863">
        <w:rPr>
          <w:rFonts w:ascii="Trebuchet MS" w:hAnsi="Trebuchet MS"/>
          <w:b/>
          <w:noProof/>
        </w:rPr>
        <w:t xml:space="preserve">5:4 </w:t>
      </w:r>
      <w:del w:id="18" w:author="Author">
        <w:r w:rsidRPr="00202863">
          <w:rPr>
            <w:rFonts w:ascii="Trebuchet MS" w:hAnsi="Trebuchet MS"/>
            <w:noProof/>
          </w:rPr>
          <w:delText xml:space="preserve">Face to face </w:delText>
        </w:r>
      </w:del>
      <w:r w:rsidRPr="00202863">
        <w:rPr>
          <w:rFonts w:ascii="Trebuchet MS" w:hAnsi="Trebuchet MS"/>
          <w:noProof/>
        </w:rPr>
        <w:t xml:space="preserve">Jehovah spoke </w:t>
      </w:r>
      <w:ins w:id="19" w:author="Author">
        <w:r w:rsidRPr="00202863">
          <w:rPr>
            <w:rFonts w:ascii="Trebuchet MS" w:hAnsi="Trebuchet MS"/>
            <w:noProof/>
          </w:rPr>
          <w:t xml:space="preserve">face-to-face </w:t>
        </w:r>
      </w:ins>
      <w:r w:rsidRPr="00202863">
        <w:rPr>
          <w:rFonts w:ascii="Trebuchet MS" w:hAnsi="Trebuchet MS"/>
          <w:noProof/>
        </w:rPr>
        <w:t xml:space="preserve">with </w:t>
      </w:r>
      <w:del w:id="20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1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in the mountain</w:t>
      </w:r>
      <w:ins w:id="22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out of the </w:t>
      </w:r>
      <w:del w:id="23" w:author="Author">
        <w:r w:rsidRPr="00202863">
          <w:rPr>
            <w:rFonts w:ascii="Trebuchet MS" w:hAnsi="Trebuchet MS"/>
            <w:noProof/>
          </w:rPr>
          <w:delText xml:space="preserve">middle of the </w:delText>
        </w:r>
      </w:del>
      <w:r w:rsidRPr="00202863">
        <w:rPr>
          <w:rFonts w:ascii="Trebuchet MS" w:hAnsi="Trebuchet MS"/>
          <w:noProof/>
        </w:rPr>
        <w:t xml:space="preserve">fire. </w:t>
      </w:r>
      <w:r w:rsidRPr="00202863">
        <w:rPr>
          <w:rFonts w:ascii="Trebuchet MS" w:hAnsi="Trebuchet MS"/>
          <w:b/>
          <w:noProof/>
        </w:rPr>
        <w:t xml:space="preserve">5:5 </w:t>
      </w:r>
      <w:r w:rsidRPr="00202863">
        <w:rPr>
          <w:rFonts w:ascii="Trebuchet MS" w:hAnsi="Trebuchet MS"/>
          <w:noProof/>
        </w:rPr>
        <w:t xml:space="preserve">I was standing between Jehovah and </w:t>
      </w:r>
      <w:del w:id="24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5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at that </w:t>
      </w:r>
      <w:del w:id="26" w:author="Author">
        <w:r w:rsidRPr="00202863">
          <w:rPr>
            <w:rFonts w:ascii="Trebuchet MS" w:hAnsi="Trebuchet MS"/>
            <w:noProof/>
          </w:rPr>
          <w:delText xml:space="preserve">particular </w:delText>
        </w:r>
      </w:del>
      <w:r w:rsidRPr="00202863">
        <w:rPr>
          <w:rFonts w:ascii="Trebuchet MS" w:hAnsi="Trebuchet MS"/>
          <w:noProof/>
        </w:rPr>
        <w:t xml:space="preserve">time to </w:t>
      </w:r>
      <w:del w:id="27" w:author="Author">
        <w:r w:rsidRPr="00202863">
          <w:rPr>
            <w:rFonts w:ascii="Trebuchet MS" w:hAnsi="Trebuchet MS"/>
            <w:noProof/>
          </w:rPr>
          <w:delText xml:space="preserve">tell </w:delText>
        </w:r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8" w:author="Author">
        <w:r w:rsidRPr="00202863">
          <w:rPr>
            <w:rFonts w:ascii="Trebuchet MS" w:hAnsi="Trebuchet MS"/>
            <w:noProof/>
          </w:rPr>
          <w:t>convey to you</w:t>
        </w:r>
      </w:ins>
      <w:r w:rsidRPr="00202863">
        <w:rPr>
          <w:rFonts w:ascii="Trebuchet MS" w:hAnsi="Trebuchet MS"/>
          <w:noProof/>
        </w:rPr>
        <w:t xml:space="preserve"> the word of Jehovah, </w:t>
      </w:r>
      <w:del w:id="29" w:author="Author">
        <w:r w:rsidRPr="00202863">
          <w:rPr>
            <w:rFonts w:ascii="Trebuchet MS" w:hAnsi="Trebuchet MS"/>
            <w:noProof/>
          </w:rPr>
          <w:delText>(</w:delText>
        </w:r>
      </w:del>
      <w:r w:rsidRPr="00202863">
        <w:rPr>
          <w:rFonts w:ascii="Trebuchet MS" w:hAnsi="Trebuchet MS"/>
          <w:noProof/>
        </w:rPr>
        <w:t xml:space="preserve">for </w:t>
      </w:r>
      <w:del w:id="30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31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were afraid because of the fire and did not go up </w:t>
      </w:r>
      <w:del w:id="32" w:author="Author">
        <w:r w:rsidRPr="00202863">
          <w:rPr>
            <w:rFonts w:ascii="Trebuchet MS" w:hAnsi="Trebuchet MS"/>
            <w:noProof/>
          </w:rPr>
          <w:delText xml:space="preserve">into </w:delText>
        </w:r>
      </w:del>
      <w:r w:rsidRPr="00202863">
        <w:rPr>
          <w:rFonts w:ascii="Trebuchet MS" w:hAnsi="Trebuchet MS"/>
          <w:noProof/>
        </w:rPr>
        <w:t>the mountain</w:t>
      </w:r>
      <w:del w:id="33" w:author="Author">
        <w:r w:rsidRPr="00202863">
          <w:rPr>
            <w:rFonts w:ascii="Trebuchet MS" w:hAnsi="Trebuchet MS"/>
            <w:noProof/>
          </w:rPr>
          <w:delText>,) saying,</w:delText>
        </w:r>
      </w:del>
      <w:ins w:id="34" w:author="Author">
        <w:r w:rsidRPr="00202863">
          <w:rPr>
            <w:rFonts w:ascii="Trebuchet MS" w:hAnsi="Trebuchet MS"/>
            <w:noProof/>
          </w:rPr>
          <w:t>. He said:</w:t>
        </w:r>
      </w:ins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5:6 </w:t>
      </w:r>
      <w:r w:rsidRPr="00202863">
        <w:rPr>
          <w:rFonts w:ascii="Trebuchet MS" w:hAnsi="Trebuchet MS"/>
          <w:noProof/>
        </w:rPr>
        <w:t xml:space="preserve">“‘I am Jehovah your God, who brought you out of the land of Egypt, out of the house of </w:t>
      </w:r>
      <w:del w:id="35" w:author="Author">
        <w:r w:rsidRPr="00202863">
          <w:rPr>
            <w:rFonts w:ascii="Trebuchet MS" w:hAnsi="Trebuchet MS"/>
            <w:noProof/>
          </w:rPr>
          <w:delText>slaves</w:delText>
        </w:r>
      </w:del>
      <w:ins w:id="36" w:author="Author">
        <w:r w:rsidRPr="00202863">
          <w:rPr>
            <w:rFonts w:ascii="Trebuchet MS" w:hAnsi="Trebuchet MS"/>
            <w:noProof/>
          </w:rPr>
          <w:t>slavery</w:t>
        </w:r>
      </w:ins>
      <w:r w:rsidRPr="00202863">
        <w:rPr>
          <w:rFonts w:ascii="Trebuchet MS" w:hAnsi="Trebuchet MS"/>
          <w:noProof/>
        </w:rPr>
        <w:t xml:space="preserve">. </w:t>
      </w:r>
      <w:r w:rsidRPr="00202863">
        <w:rPr>
          <w:rFonts w:ascii="Trebuchet MS" w:hAnsi="Trebuchet MS"/>
          <w:b/>
          <w:noProof/>
        </w:rPr>
        <w:t xml:space="preserve">5:7 </w:t>
      </w:r>
      <w:r w:rsidRPr="00202863">
        <w:rPr>
          <w:rFonts w:ascii="Trebuchet MS" w:hAnsi="Trebuchet MS"/>
          <w:noProof/>
        </w:rPr>
        <w:t xml:space="preserve">You must never have any other gods </w:t>
      </w:r>
      <w:del w:id="37" w:author="Author">
        <w:r w:rsidRPr="00202863">
          <w:rPr>
            <w:rFonts w:ascii="Trebuchet MS" w:hAnsi="Trebuchet MS"/>
            <w:noProof/>
          </w:rPr>
          <w:delText>against my face.</w:delText>
        </w:r>
      </w:del>
      <w:ins w:id="38" w:author="Author">
        <w:r w:rsidRPr="00202863">
          <w:rPr>
            <w:rFonts w:ascii="Trebuchet MS" w:hAnsi="Trebuchet MS"/>
            <w:noProof/>
          </w:rPr>
          <w:t>besides me.</w:t>
        </w:r>
        <w:r w:rsidRPr="00202863">
          <w:rPr>
            <w:rStyle w:val="FootnoteReference"/>
            <w:rFonts w:ascii="Trebuchet MS" w:hAnsi="Trebuchet MS"/>
            <w:noProof/>
          </w:rPr>
          <w:footnoteReference w:id="1"/>
        </w:r>
      </w:ins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5:8 </w:t>
      </w:r>
      <w:r w:rsidRPr="00202863">
        <w:rPr>
          <w:rFonts w:ascii="Trebuchet MS" w:hAnsi="Trebuchet MS"/>
          <w:noProof/>
        </w:rPr>
        <w:t>“‘You must not make for yourself a carved image</w:t>
      </w:r>
      <w:del w:id="41" w:author="Author">
        <w:r w:rsidRPr="00202863">
          <w:rPr>
            <w:rFonts w:ascii="Trebuchet MS" w:hAnsi="Trebuchet MS"/>
            <w:noProof/>
          </w:rPr>
          <w:delText>, any</w:delText>
        </w:r>
      </w:del>
      <w:ins w:id="42" w:author="Author">
        <w:r w:rsidRPr="00202863">
          <w:rPr>
            <w:rFonts w:ascii="Trebuchet MS" w:hAnsi="Trebuchet MS"/>
            <w:noProof/>
          </w:rPr>
          <w:t xml:space="preserve"> or a</w:t>
        </w:r>
      </w:ins>
      <w:r w:rsidRPr="00202863">
        <w:rPr>
          <w:rFonts w:ascii="Trebuchet MS" w:hAnsi="Trebuchet MS"/>
          <w:noProof/>
        </w:rPr>
        <w:t xml:space="preserve"> form</w:t>
      </w:r>
      <w:ins w:id="43" w:author="Author">
        <w:r w:rsidRPr="00202863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202863">
        <w:rPr>
          <w:rFonts w:ascii="Trebuchet MS" w:hAnsi="Trebuchet MS"/>
          <w:noProof/>
        </w:rPr>
        <w:t xml:space="preserve"> like anything that is in the heavens above or </w:t>
      </w:r>
      <w:del w:id="46" w:author="Author">
        <w:r w:rsidRPr="00202863">
          <w:rPr>
            <w:rFonts w:ascii="Trebuchet MS" w:hAnsi="Trebuchet MS"/>
            <w:noProof/>
          </w:rPr>
          <w:delText xml:space="preserve">that is </w:delText>
        </w:r>
      </w:del>
      <w:r w:rsidRPr="00202863">
        <w:rPr>
          <w:rFonts w:ascii="Trebuchet MS" w:hAnsi="Trebuchet MS"/>
          <w:noProof/>
        </w:rPr>
        <w:t xml:space="preserve">on the earth </w:t>
      </w:r>
      <w:del w:id="47" w:author="Author">
        <w:r w:rsidRPr="00202863">
          <w:rPr>
            <w:rFonts w:ascii="Trebuchet MS" w:hAnsi="Trebuchet MS"/>
            <w:noProof/>
          </w:rPr>
          <w:delText>underneath</w:delText>
        </w:r>
      </w:del>
      <w:ins w:id="48" w:author="Author">
        <w:r w:rsidRPr="00202863">
          <w:rPr>
            <w:rFonts w:ascii="Trebuchet MS" w:hAnsi="Trebuchet MS"/>
            <w:noProof/>
          </w:rPr>
          <w:t>below</w:t>
        </w:r>
      </w:ins>
      <w:r w:rsidRPr="00202863">
        <w:rPr>
          <w:rFonts w:ascii="Trebuchet MS" w:hAnsi="Trebuchet MS"/>
          <w:noProof/>
        </w:rPr>
        <w:t xml:space="preserve"> or</w:t>
      </w:r>
      <w:del w:id="49" w:author="Author">
        <w:r w:rsidRPr="00202863">
          <w:rPr>
            <w:rFonts w:ascii="Trebuchet MS" w:hAnsi="Trebuchet MS"/>
            <w:noProof/>
          </w:rPr>
          <w:delText xml:space="preserve"> that is</w:delText>
        </w:r>
      </w:del>
      <w:r w:rsidRPr="00202863">
        <w:rPr>
          <w:rFonts w:ascii="Trebuchet MS" w:hAnsi="Trebuchet MS"/>
          <w:noProof/>
        </w:rPr>
        <w:t xml:space="preserve"> in the waters under the earth. </w:t>
      </w:r>
      <w:r w:rsidRPr="00202863">
        <w:rPr>
          <w:rFonts w:ascii="Trebuchet MS" w:hAnsi="Trebuchet MS"/>
          <w:b/>
          <w:noProof/>
        </w:rPr>
        <w:t xml:space="preserve">5:9 </w:t>
      </w:r>
      <w:r w:rsidRPr="00202863">
        <w:rPr>
          <w:rFonts w:ascii="Trebuchet MS" w:hAnsi="Trebuchet MS"/>
          <w:noProof/>
        </w:rPr>
        <w:t xml:space="preserve">You must not bow down to them </w:t>
      </w:r>
      <w:del w:id="50" w:author="Author">
        <w:r w:rsidRPr="00202863">
          <w:rPr>
            <w:rFonts w:ascii="Trebuchet MS" w:hAnsi="Trebuchet MS"/>
            <w:noProof/>
          </w:rPr>
          <w:delText>or</w:delText>
        </w:r>
      </w:del>
      <w:ins w:id="51" w:author="Author">
        <w:r w:rsidRPr="00202863">
          <w:rPr>
            <w:rFonts w:ascii="Trebuchet MS" w:hAnsi="Trebuchet MS"/>
            <w:noProof/>
          </w:rPr>
          <w:t>nor</w:t>
        </w:r>
      </w:ins>
      <w:r w:rsidRPr="00202863">
        <w:rPr>
          <w:rFonts w:ascii="Trebuchet MS" w:hAnsi="Trebuchet MS"/>
          <w:noProof/>
        </w:rPr>
        <w:t xml:space="preserve"> be led to serve them, </w:t>
      </w:r>
      <w:del w:id="52" w:author="Author">
        <w:r w:rsidRPr="00202863">
          <w:rPr>
            <w:rFonts w:ascii="Trebuchet MS" w:hAnsi="Trebuchet MS"/>
            <w:noProof/>
          </w:rPr>
          <w:delText>because</w:delText>
        </w:r>
      </w:del>
      <w:ins w:id="53" w:author="Author">
        <w:r w:rsidRPr="00202863">
          <w:rPr>
            <w:rFonts w:ascii="Trebuchet MS" w:hAnsi="Trebuchet MS"/>
            <w:noProof/>
          </w:rPr>
          <w:t>for</w:t>
        </w:r>
      </w:ins>
      <w:r w:rsidRPr="00202863">
        <w:rPr>
          <w:rFonts w:ascii="Trebuchet MS" w:hAnsi="Trebuchet MS"/>
          <w:noProof/>
        </w:rPr>
        <w:t xml:space="preserve"> I</w:t>
      </w:r>
      <w:ins w:id="54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Jehovah your God</w:t>
      </w:r>
      <w:ins w:id="55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am a God </w:t>
      </w:r>
      <w:del w:id="56" w:author="Author">
        <w:r w:rsidRPr="00202863">
          <w:rPr>
            <w:rFonts w:ascii="Trebuchet MS" w:hAnsi="Trebuchet MS"/>
            <w:noProof/>
          </w:rPr>
          <w:delText>exacting</w:delText>
        </w:r>
      </w:del>
      <w:ins w:id="57" w:author="Author">
        <w:r w:rsidRPr="00202863">
          <w:rPr>
            <w:rFonts w:ascii="Trebuchet MS" w:hAnsi="Trebuchet MS"/>
            <w:noProof/>
          </w:rPr>
          <w:t>who requires</w:t>
        </w:r>
      </w:ins>
      <w:r w:rsidRPr="00202863">
        <w:rPr>
          <w:rFonts w:ascii="Trebuchet MS" w:hAnsi="Trebuchet MS"/>
          <w:noProof/>
        </w:rPr>
        <w:t xml:space="preserve"> exclusive devotion, bringing punishment for the error of fathers upon sons</w:t>
      </w:r>
      <w:del w:id="58" w:author="Author">
        <w:r w:rsidRPr="00202863">
          <w:rPr>
            <w:rFonts w:ascii="Trebuchet MS" w:hAnsi="Trebuchet MS"/>
            <w:noProof/>
          </w:rPr>
          <w:delText xml:space="preserve"> and</w:delText>
        </w:r>
      </w:del>
      <w:ins w:id="59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upon the third generation and upon the fourth generation</w:t>
      </w:r>
      <w:del w:id="60" w:author="Author">
        <w:r w:rsidRPr="00202863">
          <w:rPr>
            <w:rFonts w:ascii="Trebuchet MS" w:hAnsi="Trebuchet MS"/>
            <w:noProof/>
          </w:rPr>
          <w:delText>, in the case</w:delText>
        </w:r>
      </w:del>
      <w:r w:rsidRPr="00202863">
        <w:rPr>
          <w:rFonts w:ascii="Trebuchet MS" w:hAnsi="Trebuchet MS"/>
          <w:noProof/>
        </w:rPr>
        <w:t xml:space="preserve"> of those who hate me</w:t>
      </w:r>
      <w:del w:id="61" w:author="Author">
        <w:r w:rsidRPr="00202863">
          <w:rPr>
            <w:rFonts w:ascii="Trebuchet MS" w:hAnsi="Trebuchet MS"/>
            <w:noProof/>
          </w:rPr>
          <w:delText>;</w:delText>
        </w:r>
      </w:del>
      <w:ins w:id="62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</w:t>
      </w:r>
      <w:r w:rsidRPr="00202863">
        <w:rPr>
          <w:rFonts w:ascii="Trebuchet MS" w:hAnsi="Trebuchet MS"/>
          <w:b/>
          <w:noProof/>
        </w:rPr>
        <w:t xml:space="preserve">5:10 </w:t>
      </w:r>
      <w:r w:rsidRPr="00202863">
        <w:rPr>
          <w:rFonts w:ascii="Trebuchet MS" w:hAnsi="Trebuchet MS"/>
          <w:noProof/>
        </w:rPr>
        <w:t xml:space="preserve">but </w:t>
      </w:r>
      <w:del w:id="63" w:author="Author">
        <w:r w:rsidRPr="00202863">
          <w:rPr>
            <w:rFonts w:ascii="Trebuchet MS" w:hAnsi="Trebuchet MS"/>
            <w:noProof/>
          </w:rPr>
          <w:delText>exercising loving-kindness toward</w:delText>
        </w:r>
      </w:del>
      <w:ins w:id="64" w:author="Author">
        <w:r w:rsidRPr="00202863">
          <w:rPr>
            <w:rFonts w:ascii="Trebuchet MS" w:hAnsi="Trebuchet MS"/>
            <w:noProof/>
          </w:rPr>
          <w:t>showing loyal love</w:t>
        </w:r>
        <w:r w:rsidRPr="00202863">
          <w:rPr>
            <w:rStyle w:val="FootnoteReference"/>
            <w:rFonts w:ascii="Trebuchet MS" w:hAnsi="Trebuchet MS"/>
            <w:noProof/>
          </w:rPr>
          <w:footnoteReference w:id="3"/>
        </w:r>
        <w:r w:rsidRPr="00202863">
          <w:rPr>
            <w:rFonts w:ascii="Trebuchet MS" w:hAnsi="Trebuchet MS"/>
            <w:noProof/>
          </w:rPr>
          <w:t xml:space="preserve"> to</w:t>
        </w:r>
      </w:ins>
      <w:r w:rsidRPr="00202863">
        <w:rPr>
          <w:rFonts w:ascii="Trebuchet MS" w:hAnsi="Trebuchet MS"/>
          <w:noProof/>
        </w:rPr>
        <w:t xml:space="preserve"> the thousandth generation </w:t>
      </w:r>
      <w:del w:id="67" w:author="Author">
        <w:r w:rsidRPr="00202863">
          <w:rPr>
            <w:rFonts w:ascii="Trebuchet MS" w:hAnsi="Trebuchet MS"/>
            <w:noProof/>
          </w:rPr>
          <w:delText xml:space="preserve">in the case </w:delText>
        </w:r>
      </w:del>
      <w:r w:rsidRPr="00202863">
        <w:rPr>
          <w:rFonts w:ascii="Trebuchet MS" w:hAnsi="Trebuchet MS"/>
          <w:noProof/>
        </w:rPr>
        <w:t>of those who love me and keep my commandments.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5:11 </w:t>
      </w:r>
      <w:r w:rsidRPr="00202863">
        <w:rPr>
          <w:rFonts w:ascii="Trebuchet MS" w:hAnsi="Trebuchet MS"/>
          <w:noProof/>
        </w:rPr>
        <w:t>“‘You must not take up the name of Jehovah your God in a worthless way, for Jehovah will not leave anyone unpunished who takes up his name in a worthless way.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5:12 </w:t>
      </w:r>
      <w:r w:rsidRPr="00202863">
        <w:rPr>
          <w:rFonts w:ascii="Trebuchet MS" w:hAnsi="Trebuchet MS"/>
          <w:noProof/>
        </w:rPr>
        <w:t>“‘</w:t>
      </w:r>
      <w:del w:id="68" w:author="Author">
        <w:r w:rsidRPr="00202863">
          <w:rPr>
            <w:rFonts w:ascii="Trebuchet MS" w:hAnsi="Trebuchet MS"/>
            <w:noProof/>
          </w:rPr>
          <w:delText>Keeping</w:delText>
        </w:r>
      </w:del>
      <w:ins w:id="69" w:author="Author">
        <w:r w:rsidRPr="00202863">
          <w:rPr>
            <w:rFonts w:ascii="Trebuchet MS" w:hAnsi="Trebuchet MS"/>
            <w:noProof/>
          </w:rPr>
          <w:t>Observe</w:t>
        </w:r>
      </w:ins>
      <w:r w:rsidRPr="00202863">
        <w:rPr>
          <w:rFonts w:ascii="Trebuchet MS" w:hAnsi="Trebuchet MS"/>
          <w:noProof/>
        </w:rPr>
        <w:t xml:space="preserve"> the </w:t>
      </w:r>
      <w:del w:id="70" w:author="Author">
        <w:r w:rsidRPr="00202863">
          <w:rPr>
            <w:rFonts w:ascii="Trebuchet MS" w:hAnsi="Trebuchet MS"/>
            <w:noProof/>
          </w:rPr>
          <w:delText>sabbath</w:delText>
        </w:r>
      </w:del>
      <w:ins w:id="71" w:author="Author">
        <w:r w:rsidRPr="00202863">
          <w:rPr>
            <w:rFonts w:ascii="Trebuchet MS" w:hAnsi="Trebuchet MS"/>
            <w:noProof/>
          </w:rPr>
          <w:t>Sabbath</w:t>
        </w:r>
      </w:ins>
      <w:r w:rsidRPr="00202863">
        <w:rPr>
          <w:rFonts w:ascii="Trebuchet MS" w:hAnsi="Trebuchet MS"/>
          <w:noProof/>
        </w:rPr>
        <w:t xml:space="preserve"> day to </w:t>
      </w:r>
      <w:del w:id="72" w:author="Author">
        <w:r w:rsidRPr="00202863">
          <w:rPr>
            <w:rFonts w:ascii="Trebuchet MS" w:hAnsi="Trebuchet MS"/>
            <w:noProof/>
          </w:rPr>
          <w:delText>hold</w:delText>
        </w:r>
      </w:del>
      <w:ins w:id="73" w:author="Author">
        <w:r w:rsidRPr="00202863">
          <w:rPr>
            <w:rFonts w:ascii="Trebuchet MS" w:hAnsi="Trebuchet MS"/>
            <w:noProof/>
          </w:rPr>
          <w:t>keep</w:t>
        </w:r>
      </w:ins>
      <w:r w:rsidRPr="00202863">
        <w:rPr>
          <w:rFonts w:ascii="Trebuchet MS" w:hAnsi="Trebuchet MS"/>
          <w:noProof/>
        </w:rPr>
        <w:t xml:space="preserve"> it sacred, just as Jehovah your God commanded you</w:t>
      </w:r>
      <w:del w:id="74" w:author="Author">
        <w:r w:rsidRPr="00202863">
          <w:rPr>
            <w:rFonts w:ascii="Trebuchet MS" w:hAnsi="Trebuchet MS"/>
            <w:noProof/>
          </w:rPr>
          <w:delText>,</w:delText>
        </w:r>
      </w:del>
      <w:ins w:id="75" w:author="Author">
        <w:r w:rsidRPr="00202863">
          <w:rPr>
            <w:rFonts w:ascii="Trebuchet MS" w:hAnsi="Trebuchet MS"/>
            <w:noProof/>
          </w:rPr>
          <w:t>.</w:t>
        </w:r>
      </w:ins>
      <w:r w:rsidRPr="00202863">
        <w:rPr>
          <w:rFonts w:ascii="Trebuchet MS" w:hAnsi="Trebuchet MS"/>
          <w:noProof/>
        </w:rPr>
        <w:t xml:space="preserve"> </w:t>
      </w:r>
      <w:r w:rsidRPr="00202863">
        <w:rPr>
          <w:rFonts w:ascii="Trebuchet MS" w:hAnsi="Trebuchet MS"/>
          <w:b/>
          <w:noProof/>
        </w:rPr>
        <w:t xml:space="preserve">5:13 </w:t>
      </w:r>
      <w:del w:id="76" w:author="Author">
        <w:r w:rsidRPr="00202863">
          <w:rPr>
            <w:rFonts w:ascii="Trebuchet MS" w:hAnsi="Trebuchet MS"/>
            <w:noProof/>
          </w:rPr>
          <w:delText>you</w:delText>
        </w:r>
      </w:del>
      <w:ins w:id="77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are to </w:t>
      </w:r>
      <w:del w:id="78" w:author="Author">
        <w:r w:rsidRPr="00202863">
          <w:rPr>
            <w:rFonts w:ascii="Trebuchet MS" w:hAnsi="Trebuchet MS"/>
            <w:noProof/>
          </w:rPr>
          <w:delText>render service</w:delText>
        </w:r>
      </w:del>
      <w:ins w:id="79" w:author="Author">
        <w:r w:rsidRPr="00202863">
          <w:rPr>
            <w:rFonts w:ascii="Trebuchet MS" w:hAnsi="Trebuchet MS"/>
            <w:noProof/>
          </w:rPr>
          <w:t>labor</w:t>
        </w:r>
      </w:ins>
      <w:r w:rsidRPr="00202863">
        <w:rPr>
          <w:rFonts w:ascii="Trebuchet MS" w:hAnsi="Trebuchet MS"/>
          <w:noProof/>
        </w:rPr>
        <w:t xml:space="preserve"> and </w:t>
      </w:r>
      <w:del w:id="80" w:author="Author">
        <w:r w:rsidRPr="00202863">
          <w:rPr>
            <w:rFonts w:ascii="Trebuchet MS" w:hAnsi="Trebuchet MS"/>
            <w:noProof/>
          </w:rPr>
          <w:delText xml:space="preserve">you must </w:delText>
        </w:r>
      </w:del>
      <w:r w:rsidRPr="00202863">
        <w:rPr>
          <w:rFonts w:ascii="Trebuchet MS" w:hAnsi="Trebuchet MS"/>
          <w:noProof/>
        </w:rPr>
        <w:t xml:space="preserve">do all your work </w:t>
      </w:r>
      <w:ins w:id="81" w:author="Author">
        <w:r w:rsidRPr="00202863">
          <w:rPr>
            <w:rFonts w:ascii="Trebuchet MS" w:hAnsi="Trebuchet MS"/>
            <w:noProof/>
          </w:rPr>
          <w:t xml:space="preserve">in </w:t>
        </w:r>
      </w:ins>
      <w:r w:rsidRPr="00202863">
        <w:rPr>
          <w:rFonts w:ascii="Trebuchet MS" w:hAnsi="Trebuchet MS"/>
          <w:noProof/>
        </w:rPr>
        <w:t>six days</w:t>
      </w:r>
      <w:del w:id="82" w:author="Author">
        <w:r w:rsidRPr="00202863">
          <w:rPr>
            <w:rFonts w:ascii="Trebuchet MS" w:hAnsi="Trebuchet MS"/>
            <w:noProof/>
          </w:rPr>
          <w:delText>.</w:delText>
        </w:r>
      </w:del>
      <w:ins w:id="83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</w:t>
      </w:r>
      <w:r w:rsidRPr="00202863">
        <w:rPr>
          <w:rFonts w:ascii="Trebuchet MS" w:hAnsi="Trebuchet MS"/>
          <w:b/>
          <w:noProof/>
        </w:rPr>
        <w:t xml:space="preserve">5:14 </w:t>
      </w:r>
      <w:del w:id="84" w:author="Author">
        <w:r w:rsidRPr="00202863">
          <w:rPr>
            <w:rFonts w:ascii="Trebuchet MS" w:hAnsi="Trebuchet MS"/>
            <w:noProof/>
          </w:rPr>
          <w:delText>But</w:delText>
        </w:r>
      </w:del>
      <w:ins w:id="85" w:author="Author">
        <w:r w:rsidRPr="00202863">
          <w:rPr>
            <w:rFonts w:ascii="Trebuchet MS" w:hAnsi="Trebuchet MS"/>
            <w:noProof/>
          </w:rPr>
          <w:t>but</w:t>
        </w:r>
      </w:ins>
      <w:r w:rsidRPr="00202863">
        <w:rPr>
          <w:rFonts w:ascii="Trebuchet MS" w:hAnsi="Trebuchet MS"/>
          <w:noProof/>
        </w:rPr>
        <w:t xml:space="preserve"> the seventh day is a sabbath to </w:t>
      </w:r>
      <w:bookmarkStart w:id="86" w:name="_GoBack"/>
      <w:bookmarkEnd w:id="86"/>
      <w:r w:rsidRPr="00202863">
        <w:rPr>
          <w:rFonts w:ascii="Trebuchet MS" w:hAnsi="Trebuchet MS"/>
          <w:noProof/>
        </w:rPr>
        <w:lastRenderedPageBreak/>
        <w:t xml:space="preserve">Jehovah your God. You must not do any work, </w:t>
      </w:r>
      <w:ins w:id="87" w:author="Author">
        <w:r w:rsidRPr="00202863">
          <w:rPr>
            <w:rFonts w:ascii="Trebuchet MS" w:hAnsi="Trebuchet MS"/>
            <w:noProof/>
          </w:rPr>
          <w:t xml:space="preserve">neither </w:t>
        </w:r>
      </w:ins>
      <w:r w:rsidRPr="00202863">
        <w:rPr>
          <w:rFonts w:ascii="Trebuchet MS" w:hAnsi="Trebuchet MS"/>
          <w:noProof/>
        </w:rPr>
        <w:t xml:space="preserve">you nor your son nor your daughter nor your slave man nor your slave girl nor your bull nor your </w:t>
      </w:r>
      <w:del w:id="88" w:author="Author">
        <w:r w:rsidRPr="00202863">
          <w:rPr>
            <w:rFonts w:ascii="Trebuchet MS" w:hAnsi="Trebuchet MS"/>
            <w:noProof/>
          </w:rPr>
          <w:delText>ass</w:delText>
        </w:r>
      </w:del>
      <w:ins w:id="89" w:author="Author">
        <w:r w:rsidRPr="00202863">
          <w:rPr>
            <w:rFonts w:ascii="Trebuchet MS" w:hAnsi="Trebuchet MS"/>
            <w:noProof/>
          </w:rPr>
          <w:t>donkey</w:t>
        </w:r>
      </w:ins>
      <w:r w:rsidRPr="00202863">
        <w:rPr>
          <w:rFonts w:ascii="Trebuchet MS" w:hAnsi="Trebuchet MS"/>
          <w:noProof/>
        </w:rPr>
        <w:t xml:space="preserve"> nor any </w:t>
      </w:r>
      <w:ins w:id="90" w:author="Author">
        <w:r w:rsidRPr="00202863">
          <w:rPr>
            <w:rFonts w:ascii="Trebuchet MS" w:hAnsi="Trebuchet MS"/>
            <w:noProof/>
          </w:rPr>
          <w:t xml:space="preserve">of your </w:t>
        </w:r>
      </w:ins>
      <w:r w:rsidRPr="00202863">
        <w:rPr>
          <w:rFonts w:ascii="Trebuchet MS" w:hAnsi="Trebuchet MS"/>
          <w:noProof/>
        </w:rPr>
        <w:t xml:space="preserve">domestic </w:t>
      </w:r>
      <w:del w:id="91" w:author="Author">
        <w:r w:rsidRPr="00202863">
          <w:rPr>
            <w:rFonts w:ascii="Trebuchet MS" w:hAnsi="Trebuchet MS"/>
            <w:noProof/>
          </w:rPr>
          <w:delText>animal of yours</w:delText>
        </w:r>
      </w:del>
      <w:ins w:id="92" w:author="Author">
        <w:r w:rsidRPr="00202863">
          <w:rPr>
            <w:rFonts w:ascii="Trebuchet MS" w:hAnsi="Trebuchet MS"/>
            <w:noProof/>
          </w:rPr>
          <w:t>animals</w:t>
        </w:r>
      </w:ins>
      <w:r w:rsidRPr="00202863">
        <w:rPr>
          <w:rFonts w:ascii="Trebuchet MS" w:hAnsi="Trebuchet MS"/>
          <w:noProof/>
        </w:rPr>
        <w:t xml:space="preserve"> nor your </w:t>
      </w:r>
      <w:del w:id="93" w:author="Author">
        <w:r w:rsidRPr="00202863">
          <w:rPr>
            <w:rFonts w:ascii="Trebuchet MS" w:hAnsi="Trebuchet MS"/>
            <w:noProof/>
          </w:rPr>
          <w:delText>alien</w:delText>
        </w:r>
      </w:del>
      <w:ins w:id="94" w:author="Author">
        <w:r w:rsidRPr="00202863">
          <w:rPr>
            <w:rFonts w:ascii="Trebuchet MS" w:hAnsi="Trebuchet MS"/>
            <w:noProof/>
          </w:rPr>
          <w:t>foreign</w:t>
        </w:r>
      </w:ins>
      <w:r w:rsidRPr="00202863">
        <w:rPr>
          <w:rFonts w:ascii="Trebuchet MS" w:hAnsi="Trebuchet MS"/>
          <w:noProof/>
        </w:rPr>
        <w:t xml:space="preserve"> resident who is inside your </w:t>
      </w:r>
      <w:del w:id="95" w:author="Author">
        <w:r w:rsidRPr="00202863">
          <w:rPr>
            <w:rFonts w:ascii="Trebuchet MS" w:hAnsi="Trebuchet MS"/>
            <w:noProof/>
          </w:rPr>
          <w:delText>gates,</w:delText>
        </w:r>
      </w:del>
      <w:ins w:id="96" w:author="Author">
        <w:r w:rsidRPr="00202863">
          <w:rPr>
            <w:rFonts w:ascii="Trebuchet MS" w:hAnsi="Trebuchet MS"/>
            <w:noProof/>
          </w:rPr>
          <w:t>cities,</w:t>
        </w:r>
        <w:r w:rsidRPr="0020286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02863">
        <w:rPr>
          <w:rFonts w:ascii="Trebuchet MS" w:hAnsi="Trebuchet MS"/>
          <w:noProof/>
        </w:rPr>
        <w:t xml:space="preserve"> in order that your slave man and your slave girl may rest the same as you. </w:t>
      </w:r>
      <w:r w:rsidRPr="00202863">
        <w:rPr>
          <w:rFonts w:ascii="Trebuchet MS" w:hAnsi="Trebuchet MS"/>
          <w:b/>
          <w:noProof/>
        </w:rPr>
        <w:t xml:space="preserve">5:15 </w:t>
      </w:r>
      <w:del w:id="99" w:author="Author">
        <w:r w:rsidRPr="00202863">
          <w:rPr>
            <w:rFonts w:ascii="Trebuchet MS" w:hAnsi="Trebuchet MS"/>
            <w:noProof/>
          </w:rPr>
          <w:delText>And you must remember</w:delText>
        </w:r>
      </w:del>
      <w:ins w:id="100" w:author="Author">
        <w:r w:rsidRPr="00202863">
          <w:rPr>
            <w:rFonts w:ascii="Trebuchet MS" w:hAnsi="Trebuchet MS"/>
            <w:noProof/>
          </w:rPr>
          <w:t>Remember</w:t>
        </w:r>
      </w:ins>
      <w:r w:rsidRPr="00202863">
        <w:rPr>
          <w:rFonts w:ascii="Trebuchet MS" w:hAnsi="Trebuchet MS"/>
          <w:noProof/>
        </w:rPr>
        <w:t xml:space="preserve"> that you became a slave in the land of Egypt and </w:t>
      </w:r>
      <w:ins w:id="101" w:author="Author">
        <w:r w:rsidRPr="00202863">
          <w:rPr>
            <w:rFonts w:ascii="Trebuchet MS" w:hAnsi="Trebuchet MS"/>
            <w:noProof/>
          </w:rPr>
          <w:t xml:space="preserve">that </w:t>
        </w:r>
      </w:ins>
      <w:r w:rsidRPr="00202863">
        <w:rPr>
          <w:rFonts w:ascii="Trebuchet MS" w:hAnsi="Trebuchet MS"/>
          <w:noProof/>
        </w:rPr>
        <w:t xml:space="preserve">Jehovah your God </w:t>
      </w:r>
      <w:del w:id="102" w:author="Author">
        <w:r w:rsidRPr="00202863">
          <w:rPr>
            <w:rFonts w:ascii="Trebuchet MS" w:hAnsi="Trebuchet MS"/>
            <w:noProof/>
          </w:rPr>
          <w:delText>proceeded to bring</w:delText>
        </w:r>
      </w:del>
      <w:ins w:id="103" w:author="Author">
        <w:r w:rsidRPr="00202863">
          <w:rPr>
            <w:rFonts w:ascii="Trebuchet MS" w:hAnsi="Trebuchet MS"/>
            <w:noProof/>
          </w:rPr>
          <w:t>brought</w:t>
        </w:r>
      </w:ins>
      <w:r w:rsidRPr="00202863">
        <w:rPr>
          <w:rFonts w:ascii="Trebuchet MS" w:hAnsi="Trebuchet MS"/>
          <w:noProof/>
        </w:rPr>
        <w:t xml:space="preserve"> you out </w:t>
      </w:r>
      <w:del w:id="104" w:author="Author">
        <w:r w:rsidRPr="00202863">
          <w:rPr>
            <w:rFonts w:ascii="Trebuchet MS" w:hAnsi="Trebuchet MS"/>
            <w:noProof/>
          </w:rPr>
          <w:delText>from</w:delText>
        </w:r>
      </w:del>
      <w:ins w:id="105" w:author="Author">
        <w:r w:rsidRPr="00202863">
          <w:rPr>
            <w:rFonts w:ascii="Trebuchet MS" w:hAnsi="Trebuchet MS"/>
            <w:noProof/>
          </w:rPr>
          <w:t>of</w:t>
        </w:r>
      </w:ins>
      <w:r w:rsidRPr="00202863">
        <w:rPr>
          <w:rFonts w:ascii="Trebuchet MS" w:hAnsi="Trebuchet MS"/>
          <w:noProof/>
        </w:rPr>
        <w:t xml:space="preserve"> there with a </w:t>
      </w:r>
      <w:del w:id="106" w:author="Author">
        <w:r w:rsidRPr="00202863">
          <w:rPr>
            <w:rFonts w:ascii="Trebuchet MS" w:hAnsi="Trebuchet MS"/>
            <w:noProof/>
          </w:rPr>
          <w:delText>strong</w:delText>
        </w:r>
      </w:del>
      <w:ins w:id="107" w:author="Author">
        <w:r w:rsidRPr="00202863">
          <w:rPr>
            <w:rFonts w:ascii="Trebuchet MS" w:hAnsi="Trebuchet MS"/>
            <w:noProof/>
          </w:rPr>
          <w:t>mighty</w:t>
        </w:r>
      </w:ins>
      <w:r w:rsidRPr="00202863">
        <w:rPr>
          <w:rFonts w:ascii="Trebuchet MS" w:hAnsi="Trebuchet MS"/>
          <w:noProof/>
        </w:rPr>
        <w:t xml:space="preserve"> hand and an outstretched arm. That is why Jehovah your God commanded you to </w:t>
      </w:r>
      <w:del w:id="108" w:author="Author">
        <w:r w:rsidRPr="00202863">
          <w:rPr>
            <w:rFonts w:ascii="Trebuchet MS" w:hAnsi="Trebuchet MS"/>
            <w:noProof/>
          </w:rPr>
          <w:delText>carry on</w:delText>
        </w:r>
      </w:del>
      <w:ins w:id="109" w:author="Author">
        <w:r w:rsidRPr="00202863">
          <w:rPr>
            <w:rFonts w:ascii="Trebuchet MS" w:hAnsi="Trebuchet MS"/>
            <w:noProof/>
          </w:rPr>
          <w:t>observe</w:t>
        </w:r>
      </w:ins>
      <w:r w:rsidRPr="00202863">
        <w:rPr>
          <w:rFonts w:ascii="Trebuchet MS" w:hAnsi="Trebuchet MS"/>
          <w:noProof/>
        </w:rPr>
        <w:t xml:space="preserve"> the </w:t>
      </w:r>
      <w:del w:id="110" w:author="Author">
        <w:r w:rsidRPr="00202863">
          <w:rPr>
            <w:rFonts w:ascii="Trebuchet MS" w:hAnsi="Trebuchet MS"/>
            <w:noProof/>
          </w:rPr>
          <w:delText>sabbath</w:delText>
        </w:r>
      </w:del>
      <w:ins w:id="111" w:author="Author">
        <w:r w:rsidRPr="00202863">
          <w:rPr>
            <w:rFonts w:ascii="Trebuchet MS" w:hAnsi="Trebuchet MS"/>
            <w:noProof/>
          </w:rPr>
          <w:t>Sabbath</w:t>
        </w:r>
      </w:ins>
      <w:r w:rsidRPr="00202863">
        <w:rPr>
          <w:rFonts w:ascii="Trebuchet MS" w:hAnsi="Trebuchet MS"/>
          <w:noProof/>
        </w:rPr>
        <w:t xml:space="preserve"> day.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5:16 </w:t>
      </w:r>
      <w:r w:rsidRPr="00202863">
        <w:rPr>
          <w:rFonts w:ascii="Trebuchet MS" w:hAnsi="Trebuchet MS"/>
          <w:noProof/>
        </w:rPr>
        <w:t>“‘Honor your father and your mother, just as Jehovah your God has commanded you</w:t>
      </w:r>
      <w:del w:id="112" w:author="Author">
        <w:r w:rsidRPr="00202863">
          <w:rPr>
            <w:rFonts w:ascii="Trebuchet MS" w:hAnsi="Trebuchet MS"/>
            <w:noProof/>
          </w:rPr>
          <w:delText>; in order</w:delText>
        </w:r>
      </w:del>
      <w:ins w:id="113" w:author="Author">
        <w:r w:rsidRPr="00202863">
          <w:rPr>
            <w:rFonts w:ascii="Trebuchet MS" w:hAnsi="Trebuchet MS"/>
            <w:noProof/>
          </w:rPr>
          <w:t>, so</w:t>
        </w:r>
      </w:ins>
      <w:r w:rsidRPr="00202863">
        <w:rPr>
          <w:rFonts w:ascii="Trebuchet MS" w:hAnsi="Trebuchet MS"/>
          <w:noProof/>
        </w:rPr>
        <w:t xml:space="preserve"> that </w:t>
      </w:r>
      <w:del w:id="114" w:author="Author">
        <w:r w:rsidRPr="00202863">
          <w:rPr>
            <w:rFonts w:ascii="Trebuchet MS" w:hAnsi="Trebuchet MS"/>
            <w:noProof/>
          </w:rPr>
          <w:delText>your days</w:delText>
        </w:r>
      </w:del>
      <w:ins w:id="115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may </w:t>
      </w:r>
      <w:del w:id="116" w:author="Author">
        <w:r w:rsidRPr="00202863">
          <w:rPr>
            <w:rFonts w:ascii="Trebuchet MS" w:hAnsi="Trebuchet MS"/>
            <w:noProof/>
          </w:rPr>
          <w:delText>prove</w:delText>
        </w:r>
      </w:del>
      <w:ins w:id="117" w:author="Author">
        <w:r w:rsidRPr="00202863">
          <w:rPr>
            <w:rFonts w:ascii="Trebuchet MS" w:hAnsi="Trebuchet MS"/>
            <w:noProof/>
          </w:rPr>
          <w:t>live a</w:t>
        </w:r>
      </w:ins>
      <w:r w:rsidRPr="00202863">
        <w:rPr>
          <w:rFonts w:ascii="Trebuchet MS" w:hAnsi="Trebuchet MS"/>
          <w:noProof/>
        </w:rPr>
        <w:t xml:space="preserve"> long </w:t>
      </w:r>
      <w:ins w:id="118" w:author="Author">
        <w:r w:rsidRPr="00202863">
          <w:rPr>
            <w:rFonts w:ascii="Trebuchet MS" w:hAnsi="Trebuchet MS"/>
            <w:noProof/>
          </w:rPr>
          <w:t xml:space="preserve">time </w:t>
        </w:r>
      </w:ins>
      <w:r w:rsidRPr="00202863">
        <w:rPr>
          <w:rFonts w:ascii="Trebuchet MS" w:hAnsi="Trebuchet MS"/>
          <w:noProof/>
        </w:rPr>
        <w:t xml:space="preserve">and </w:t>
      </w:r>
      <w:del w:id="119" w:author="Author">
        <w:r w:rsidRPr="00202863">
          <w:rPr>
            <w:rFonts w:ascii="Trebuchet MS" w:hAnsi="Trebuchet MS"/>
            <w:noProof/>
          </w:rPr>
          <w:delText>it</w:delText>
        </w:r>
      </w:del>
      <w:ins w:id="120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may </w:t>
      </w:r>
      <w:del w:id="121" w:author="Author">
        <w:r w:rsidRPr="00202863">
          <w:rPr>
            <w:rFonts w:ascii="Trebuchet MS" w:hAnsi="Trebuchet MS"/>
            <w:noProof/>
          </w:rPr>
          <w:delText xml:space="preserve">go well with you on </w:delText>
        </w:r>
      </w:del>
      <w:ins w:id="122" w:author="Author">
        <w:r w:rsidRPr="00202863">
          <w:rPr>
            <w:rFonts w:ascii="Trebuchet MS" w:hAnsi="Trebuchet MS"/>
            <w:noProof/>
          </w:rPr>
          <w:t>prosper</w:t>
        </w:r>
        <w:r w:rsidRPr="00202863">
          <w:rPr>
            <w:rStyle w:val="FootnoteReference"/>
            <w:rFonts w:ascii="Trebuchet MS" w:hAnsi="Trebuchet MS"/>
            <w:noProof/>
          </w:rPr>
          <w:footnoteReference w:id="5"/>
        </w:r>
        <w:r w:rsidRPr="00202863">
          <w:rPr>
            <w:rFonts w:ascii="Trebuchet MS" w:hAnsi="Trebuchet MS"/>
            <w:noProof/>
          </w:rPr>
          <w:t xml:space="preserve"> in </w:t>
        </w:r>
      </w:ins>
      <w:r w:rsidRPr="00202863">
        <w:rPr>
          <w:rFonts w:ascii="Trebuchet MS" w:hAnsi="Trebuchet MS"/>
          <w:noProof/>
        </w:rPr>
        <w:t xml:space="preserve">the </w:t>
      </w:r>
      <w:del w:id="125" w:author="Author">
        <w:r w:rsidRPr="00202863">
          <w:rPr>
            <w:rFonts w:ascii="Trebuchet MS" w:hAnsi="Trebuchet MS"/>
            <w:noProof/>
          </w:rPr>
          <w:delText>ground</w:delText>
        </w:r>
      </w:del>
      <w:ins w:id="126" w:author="Author">
        <w:r w:rsidRPr="00202863">
          <w:rPr>
            <w:rFonts w:ascii="Trebuchet MS" w:hAnsi="Trebuchet MS"/>
            <w:noProof/>
          </w:rPr>
          <w:t>land</w:t>
        </w:r>
      </w:ins>
      <w:r w:rsidRPr="00202863">
        <w:rPr>
          <w:rFonts w:ascii="Trebuchet MS" w:hAnsi="Trebuchet MS"/>
          <w:noProof/>
        </w:rPr>
        <w:t xml:space="preserve"> that Jehovah your God is giving you.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5:17 </w:t>
      </w:r>
      <w:r w:rsidRPr="00202863">
        <w:rPr>
          <w:rFonts w:ascii="Trebuchet MS" w:hAnsi="Trebuchet MS"/>
          <w:noProof/>
        </w:rPr>
        <w:t>“‘You must not murder.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5:18 </w:t>
      </w:r>
      <w:r w:rsidRPr="00202863">
        <w:rPr>
          <w:rFonts w:ascii="Trebuchet MS" w:hAnsi="Trebuchet MS"/>
          <w:noProof/>
        </w:rPr>
        <w:t>“‘Neither must you commit adultery.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5:19 </w:t>
      </w:r>
      <w:r w:rsidRPr="00202863">
        <w:rPr>
          <w:rFonts w:ascii="Trebuchet MS" w:hAnsi="Trebuchet MS"/>
          <w:noProof/>
        </w:rPr>
        <w:t>“‘Neither must you steal.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5:20 </w:t>
      </w:r>
      <w:r w:rsidRPr="00202863">
        <w:rPr>
          <w:rFonts w:ascii="Trebuchet MS" w:hAnsi="Trebuchet MS"/>
          <w:noProof/>
        </w:rPr>
        <w:t xml:space="preserve">“‘Neither must you testify to a falsehood against your </w:t>
      </w:r>
      <w:del w:id="127" w:author="Author">
        <w:r w:rsidRPr="00202863">
          <w:rPr>
            <w:rFonts w:ascii="Trebuchet MS" w:hAnsi="Trebuchet MS"/>
            <w:noProof/>
          </w:rPr>
          <w:delText>fellowman</w:delText>
        </w:r>
      </w:del>
      <w:ins w:id="128" w:author="Author">
        <w:r w:rsidRPr="00202863">
          <w:rPr>
            <w:rFonts w:ascii="Trebuchet MS" w:hAnsi="Trebuchet MS"/>
            <w:noProof/>
          </w:rPr>
          <w:t>fellow man</w:t>
        </w:r>
      </w:ins>
      <w:r w:rsidRPr="00202863">
        <w:rPr>
          <w:rFonts w:ascii="Trebuchet MS" w:hAnsi="Trebuchet MS"/>
          <w:noProof/>
        </w:rPr>
        <w:t>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5:21 </w:t>
      </w:r>
      <w:r w:rsidRPr="00202863">
        <w:rPr>
          <w:rFonts w:ascii="Trebuchet MS" w:hAnsi="Trebuchet MS"/>
          <w:noProof/>
        </w:rPr>
        <w:t xml:space="preserve">“‘Neither must you desire your </w:t>
      </w:r>
      <w:del w:id="129" w:author="Author">
        <w:r w:rsidRPr="00202863">
          <w:rPr>
            <w:rFonts w:ascii="Trebuchet MS" w:hAnsi="Trebuchet MS"/>
            <w:noProof/>
          </w:rPr>
          <w:delText>fellowman’s</w:delText>
        </w:r>
      </w:del>
      <w:ins w:id="130" w:author="Author">
        <w:r w:rsidRPr="00202863">
          <w:rPr>
            <w:rFonts w:ascii="Trebuchet MS" w:hAnsi="Trebuchet MS"/>
            <w:noProof/>
          </w:rPr>
          <w:t>fellow man’s</w:t>
        </w:r>
      </w:ins>
      <w:r w:rsidRPr="00202863">
        <w:rPr>
          <w:rFonts w:ascii="Trebuchet MS" w:hAnsi="Trebuchet MS"/>
          <w:noProof/>
        </w:rPr>
        <w:t xml:space="preserve"> wife. Neither must you selfishly </w:t>
      </w:r>
      <w:del w:id="131" w:author="Author">
        <w:r w:rsidRPr="00202863">
          <w:rPr>
            <w:rFonts w:ascii="Trebuchet MS" w:hAnsi="Trebuchet MS"/>
            <w:noProof/>
          </w:rPr>
          <w:delText>crave</w:delText>
        </w:r>
      </w:del>
      <w:ins w:id="132" w:author="Author">
        <w:r w:rsidRPr="00202863">
          <w:rPr>
            <w:rFonts w:ascii="Trebuchet MS" w:hAnsi="Trebuchet MS"/>
            <w:noProof/>
          </w:rPr>
          <w:t>desire</w:t>
        </w:r>
      </w:ins>
      <w:r w:rsidRPr="00202863">
        <w:rPr>
          <w:rFonts w:ascii="Trebuchet MS" w:hAnsi="Trebuchet MS"/>
          <w:noProof/>
        </w:rPr>
        <w:t xml:space="preserve"> your </w:t>
      </w:r>
      <w:del w:id="133" w:author="Author">
        <w:r w:rsidRPr="00202863">
          <w:rPr>
            <w:rFonts w:ascii="Trebuchet MS" w:hAnsi="Trebuchet MS"/>
            <w:noProof/>
          </w:rPr>
          <w:delText>fellowman’s</w:delText>
        </w:r>
      </w:del>
      <w:ins w:id="134" w:author="Author">
        <w:r w:rsidRPr="00202863">
          <w:rPr>
            <w:rFonts w:ascii="Trebuchet MS" w:hAnsi="Trebuchet MS"/>
            <w:noProof/>
          </w:rPr>
          <w:t>fellow man’s</w:t>
        </w:r>
      </w:ins>
      <w:r w:rsidRPr="00202863">
        <w:rPr>
          <w:rFonts w:ascii="Trebuchet MS" w:hAnsi="Trebuchet MS"/>
          <w:noProof/>
        </w:rPr>
        <w:t xml:space="preserve"> house</w:t>
      </w:r>
      <w:del w:id="135" w:author="Author">
        <w:r w:rsidRPr="00202863">
          <w:rPr>
            <w:rFonts w:ascii="Trebuchet MS" w:hAnsi="Trebuchet MS"/>
            <w:noProof/>
          </w:rPr>
          <w:delText>,</w:delText>
        </w:r>
      </w:del>
      <w:ins w:id="136" w:author="Author">
        <w:r w:rsidRPr="00202863">
          <w:rPr>
            <w:rFonts w:ascii="Trebuchet MS" w:hAnsi="Trebuchet MS"/>
            <w:noProof/>
          </w:rPr>
          <w:t xml:space="preserve"> nor</w:t>
        </w:r>
      </w:ins>
      <w:r w:rsidRPr="00202863">
        <w:rPr>
          <w:rFonts w:ascii="Trebuchet MS" w:hAnsi="Trebuchet MS"/>
          <w:noProof/>
        </w:rPr>
        <w:t xml:space="preserve"> his field </w:t>
      </w:r>
      <w:del w:id="137" w:author="Author">
        <w:r w:rsidRPr="00202863">
          <w:rPr>
            <w:rFonts w:ascii="Trebuchet MS" w:hAnsi="Trebuchet MS"/>
            <w:noProof/>
          </w:rPr>
          <w:delText>or</w:delText>
        </w:r>
      </w:del>
      <w:ins w:id="138" w:author="Author">
        <w:r w:rsidRPr="00202863">
          <w:rPr>
            <w:rFonts w:ascii="Trebuchet MS" w:hAnsi="Trebuchet MS"/>
            <w:noProof/>
          </w:rPr>
          <w:t>nor</w:t>
        </w:r>
      </w:ins>
      <w:r w:rsidRPr="00202863">
        <w:rPr>
          <w:rFonts w:ascii="Trebuchet MS" w:hAnsi="Trebuchet MS"/>
          <w:noProof/>
        </w:rPr>
        <w:t xml:space="preserve"> his slave man </w:t>
      </w:r>
      <w:del w:id="139" w:author="Author">
        <w:r w:rsidRPr="00202863">
          <w:rPr>
            <w:rFonts w:ascii="Trebuchet MS" w:hAnsi="Trebuchet MS"/>
            <w:noProof/>
          </w:rPr>
          <w:delText>or</w:delText>
        </w:r>
      </w:del>
      <w:ins w:id="140" w:author="Author">
        <w:r w:rsidRPr="00202863">
          <w:rPr>
            <w:rFonts w:ascii="Trebuchet MS" w:hAnsi="Trebuchet MS"/>
            <w:noProof/>
          </w:rPr>
          <w:t>nor</w:t>
        </w:r>
      </w:ins>
      <w:r w:rsidRPr="00202863">
        <w:rPr>
          <w:rFonts w:ascii="Trebuchet MS" w:hAnsi="Trebuchet MS"/>
          <w:noProof/>
        </w:rPr>
        <w:t xml:space="preserve"> his slave girl</w:t>
      </w:r>
      <w:del w:id="141" w:author="Author">
        <w:r w:rsidRPr="00202863">
          <w:rPr>
            <w:rFonts w:ascii="Trebuchet MS" w:hAnsi="Trebuchet MS"/>
            <w:noProof/>
          </w:rPr>
          <w:delText>,</w:delText>
        </w:r>
      </w:del>
      <w:ins w:id="142" w:author="Author">
        <w:r w:rsidRPr="00202863">
          <w:rPr>
            <w:rFonts w:ascii="Trebuchet MS" w:hAnsi="Trebuchet MS"/>
            <w:noProof/>
          </w:rPr>
          <w:t xml:space="preserve"> nor</w:t>
        </w:r>
      </w:ins>
      <w:r w:rsidRPr="00202863">
        <w:rPr>
          <w:rFonts w:ascii="Trebuchet MS" w:hAnsi="Trebuchet MS"/>
          <w:noProof/>
        </w:rPr>
        <w:t xml:space="preserve"> his bull </w:t>
      </w:r>
      <w:del w:id="143" w:author="Author">
        <w:r w:rsidRPr="00202863">
          <w:rPr>
            <w:rFonts w:ascii="Trebuchet MS" w:hAnsi="Trebuchet MS"/>
            <w:noProof/>
          </w:rPr>
          <w:delText>or</w:delText>
        </w:r>
      </w:del>
      <w:ins w:id="144" w:author="Author">
        <w:r w:rsidRPr="00202863">
          <w:rPr>
            <w:rFonts w:ascii="Trebuchet MS" w:hAnsi="Trebuchet MS"/>
            <w:noProof/>
          </w:rPr>
          <w:t>nor</w:t>
        </w:r>
      </w:ins>
      <w:r w:rsidRPr="00202863">
        <w:rPr>
          <w:rFonts w:ascii="Trebuchet MS" w:hAnsi="Trebuchet MS"/>
          <w:noProof/>
        </w:rPr>
        <w:t xml:space="preserve"> his </w:t>
      </w:r>
      <w:del w:id="145" w:author="Author">
        <w:r w:rsidRPr="00202863">
          <w:rPr>
            <w:rFonts w:ascii="Trebuchet MS" w:hAnsi="Trebuchet MS"/>
            <w:noProof/>
          </w:rPr>
          <w:delText>ass or</w:delText>
        </w:r>
      </w:del>
      <w:ins w:id="146" w:author="Author">
        <w:r w:rsidRPr="00202863">
          <w:rPr>
            <w:rFonts w:ascii="Trebuchet MS" w:hAnsi="Trebuchet MS"/>
            <w:noProof/>
          </w:rPr>
          <w:t>donkey nor</w:t>
        </w:r>
      </w:ins>
      <w:r w:rsidRPr="00202863">
        <w:rPr>
          <w:rFonts w:ascii="Trebuchet MS" w:hAnsi="Trebuchet MS"/>
          <w:noProof/>
        </w:rPr>
        <w:t xml:space="preserve"> anything that belongs to your </w:t>
      </w:r>
      <w:del w:id="147" w:author="Author">
        <w:r w:rsidRPr="00202863">
          <w:rPr>
            <w:rFonts w:ascii="Trebuchet MS" w:hAnsi="Trebuchet MS"/>
            <w:noProof/>
          </w:rPr>
          <w:delText>fellowman</w:delText>
        </w:r>
      </w:del>
      <w:ins w:id="148" w:author="Author">
        <w:r w:rsidRPr="00202863">
          <w:rPr>
            <w:rFonts w:ascii="Trebuchet MS" w:hAnsi="Trebuchet MS"/>
            <w:noProof/>
          </w:rPr>
          <w:t>fellow man</w:t>
        </w:r>
      </w:ins>
      <w:r w:rsidRPr="00202863">
        <w:rPr>
          <w:rFonts w:ascii="Trebuchet MS" w:hAnsi="Trebuchet MS"/>
          <w:noProof/>
        </w:rPr>
        <w:t>.’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5:22 </w:t>
      </w:r>
      <w:r w:rsidRPr="00202863">
        <w:rPr>
          <w:rFonts w:ascii="Trebuchet MS" w:hAnsi="Trebuchet MS"/>
          <w:noProof/>
        </w:rPr>
        <w:t xml:space="preserve">“These </w:t>
      </w:r>
      <w:del w:id="149" w:author="Author">
        <w:r w:rsidRPr="00202863">
          <w:rPr>
            <w:rFonts w:ascii="Trebuchet MS" w:hAnsi="Trebuchet MS"/>
            <w:noProof/>
          </w:rPr>
          <w:delText>Words</w:delText>
        </w:r>
      </w:del>
      <w:ins w:id="150" w:author="Author">
        <w:r w:rsidRPr="00202863">
          <w:rPr>
            <w:rFonts w:ascii="Trebuchet MS" w:hAnsi="Trebuchet MS"/>
            <w:noProof/>
          </w:rPr>
          <w:t>commandments</w:t>
        </w:r>
        <w:r w:rsidRPr="00202863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202863">
        <w:rPr>
          <w:rFonts w:ascii="Trebuchet MS" w:hAnsi="Trebuchet MS"/>
          <w:noProof/>
        </w:rPr>
        <w:t xml:space="preserve"> Jehovah spoke to all </w:t>
      </w:r>
      <w:del w:id="153" w:author="Author">
        <w:r w:rsidRPr="00202863">
          <w:rPr>
            <w:rFonts w:ascii="Trebuchet MS" w:hAnsi="Trebuchet MS"/>
            <w:noProof/>
            <w:u w:val="dotted"/>
          </w:rPr>
          <w:delText>YOUR</w:delText>
        </w:r>
      </w:del>
      <w:ins w:id="154" w:author="Author">
        <w:r w:rsidRPr="00202863">
          <w:rPr>
            <w:rFonts w:ascii="Trebuchet MS" w:hAnsi="Trebuchet MS"/>
            <w:noProof/>
          </w:rPr>
          <w:t>your</w:t>
        </w:r>
      </w:ins>
      <w:r w:rsidRPr="00202863">
        <w:rPr>
          <w:rFonts w:ascii="Trebuchet MS" w:hAnsi="Trebuchet MS"/>
          <w:noProof/>
        </w:rPr>
        <w:t xml:space="preserve"> congregation </w:t>
      </w:r>
      <w:del w:id="155" w:author="Author">
        <w:r w:rsidRPr="00202863">
          <w:rPr>
            <w:rFonts w:ascii="Trebuchet MS" w:hAnsi="Trebuchet MS"/>
            <w:noProof/>
          </w:rPr>
          <w:delText>in</w:delText>
        </w:r>
      </w:del>
      <w:ins w:id="156" w:author="Author">
        <w:r w:rsidRPr="00202863">
          <w:rPr>
            <w:rFonts w:ascii="Trebuchet MS" w:hAnsi="Trebuchet MS"/>
            <w:noProof/>
          </w:rPr>
          <w:t>on</w:t>
        </w:r>
      </w:ins>
      <w:r w:rsidRPr="00202863">
        <w:rPr>
          <w:rFonts w:ascii="Trebuchet MS" w:hAnsi="Trebuchet MS"/>
          <w:noProof/>
        </w:rPr>
        <w:t xml:space="preserve"> the mountain</w:t>
      </w:r>
      <w:ins w:id="157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out of the </w:t>
      </w:r>
      <w:del w:id="158" w:author="Author">
        <w:r w:rsidRPr="00202863">
          <w:rPr>
            <w:rFonts w:ascii="Trebuchet MS" w:hAnsi="Trebuchet MS"/>
            <w:noProof/>
          </w:rPr>
          <w:delText xml:space="preserve">middle of the </w:delText>
        </w:r>
      </w:del>
      <w:r w:rsidRPr="00202863">
        <w:rPr>
          <w:rFonts w:ascii="Trebuchet MS" w:hAnsi="Trebuchet MS"/>
          <w:noProof/>
        </w:rPr>
        <w:t>fire, the cloud</w:t>
      </w:r>
      <w:ins w:id="159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and the thick gloom, with a loud voice, and he added nothing</w:t>
      </w:r>
      <w:del w:id="160" w:author="Author">
        <w:r w:rsidRPr="00202863">
          <w:rPr>
            <w:rFonts w:ascii="Trebuchet MS" w:hAnsi="Trebuchet MS"/>
            <w:noProof/>
          </w:rPr>
          <w:delText>; after which</w:delText>
        </w:r>
      </w:del>
      <w:ins w:id="161" w:author="Author">
        <w:r w:rsidRPr="00202863">
          <w:rPr>
            <w:rFonts w:ascii="Trebuchet MS" w:hAnsi="Trebuchet MS"/>
            <w:noProof/>
          </w:rPr>
          <w:t xml:space="preserve"> further; then</w:t>
        </w:r>
      </w:ins>
      <w:r w:rsidRPr="00202863">
        <w:rPr>
          <w:rFonts w:ascii="Trebuchet MS" w:hAnsi="Trebuchet MS"/>
          <w:noProof/>
        </w:rPr>
        <w:t xml:space="preserve"> he wrote them </w:t>
      </w:r>
      <w:del w:id="162" w:author="Author">
        <w:r w:rsidRPr="00202863">
          <w:rPr>
            <w:rFonts w:ascii="Trebuchet MS" w:hAnsi="Trebuchet MS"/>
            <w:noProof/>
          </w:rPr>
          <w:delText>upon</w:delText>
        </w:r>
      </w:del>
      <w:ins w:id="163" w:author="Author">
        <w:r w:rsidRPr="00202863">
          <w:rPr>
            <w:rFonts w:ascii="Trebuchet MS" w:hAnsi="Trebuchet MS"/>
            <w:noProof/>
          </w:rPr>
          <w:t>on</w:t>
        </w:r>
      </w:ins>
      <w:r w:rsidRPr="00202863">
        <w:rPr>
          <w:rFonts w:ascii="Trebuchet MS" w:hAnsi="Trebuchet MS"/>
          <w:noProof/>
        </w:rPr>
        <w:t xml:space="preserve"> two tablets of stone and gave </w:t>
      </w:r>
      <w:del w:id="164" w:author="Author">
        <w:r w:rsidRPr="00202863">
          <w:rPr>
            <w:rFonts w:ascii="Trebuchet MS" w:hAnsi="Trebuchet MS"/>
            <w:noProof/>
          </w:rPr>
          <w:delText xml:space="preserve">me </w:delText>
        </w:r>
      </w:del>
      <w:r w:rsidRPr="00202863">
        <w:rPr>
          <w:rFonts w:ascii="Trebuchet MS" w:hAnsi="Trebuchet MS"/>
          <w:noProof/>
        </w:rPr>
        <w:t>them</w:t>
      </w:r>
      <w:ins w:id="165" w:author="Author">
        <w:r w:rsidRPr="00202863">
          <w:rPr>
            <w:rFonts w:ascii="Trebuchet MS" w:hAnsi="Trebuchet MS"/>
            <w:noProof/>
          </w:rPr>
          <w:t xml:space="preserve"> to me</w:t>
        </w:r>
      </w:ins>
      <w:r w:rsidRPr="00202863">
        <w:rPr>
          <w:rFonts w:ascii="Trebuchet MS" w:hAnsi="Trebuchet MS"/>
          <w:noProof/>
        </w:rPr>
        <w:t>.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5:23 </w:t>
      </w:r>
      <w:r w:rsidRPr="00202863">
        <w:rPr>
          <w:rFonts w:ascii="Trebuchet MS" w:hAnsi="Trebuchet MS"/>
          <w:noProof/>
        </w:rPr>
        <w:t>“</w:t>
      </w:r>
      <w:del w:id="166" w:author="Author">
        <w:r w:rsidRPr="00202863">
          <w:rPr>
            <w:rFonts w:ascii="Trebuchet MS" w:hAnsi="Trebuchet MS"/>
            <w:noProof/>
          </w:rPr>
          <w:delText>And it came about that</w:delText>
        </w:r>
      </w:del>
      <w:ins w:id="167" w:author="Author">
        <w:r w:rsidRPr="00202863">
          <w:rPr>
            <w:rFonts w:ascii="Trebuchet MS" w:hAnsi="Trebuchet MS"/>
            <w:noProof/>
          </w:rPr>
          <w:t>But</w:t>
        </w:r>
      </w:ins>
      <w:r w:rsidRPr="00202863">
        <w:rPr>
          <w:rFonts w:ascii="Trebuchet MS" w:hAnsi="Trebuchet MS"/>
          <w:noProof/>
        </w:rPr>
        <w:t xml:space="preserve"> as soon as </w:t>
      </w:r>
      <w:del w:id="168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169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had heard the voice out of the </w:t>
      </w:r>
      <w:del w:id="170" w:author="Author">
        <w:r w:rsidRPr="00202863">
          <w:rPr>
            <w:rFonts w:ascii="Trebuchet MS" w:hAnsi="Trebuchet MS"/>
            <w:noProof/>
          </w:rPr>
          <w:delText xml:space="preserve">middle of the </w:delText>
        </w:r>
      </w:del>
      <w:r w:rsidRPr="00202863">
        <w:rPr>
          <w:rFonts w:ascii="Trebuchet MS" w:hAnsi="Trebuchet MS"/>
          <w:noProof/>
        </w:rPr>
        <w:t xml:space="preserve">darkness, while the mountain was burning with fire, </w:t>
      </w:r>
      <w:del w:id="171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  <w:r w:rsidRPr="00202863">
          <w:rPr>
            <w:rFonts w:ascii="Trebuchet MS" w:hAnsi="Trebuchet MS"/>
            <w:noProof/>
          </w:rPr>
          <w:delText xml:space="preserve"> proceeded to come near to me, </w:delText>
        </w:r>
      </w:del>
      <w:r w:rsidRPr="00202863">
        <w:rPr>
          <w:rFonts w:ascii="Trebuchet MS" w:hAnsi="Trebuchet MS"/>
          <w:noProof/>
        </w:rPr>
        <w:t xml:space="preserve">all the heads of </w:t>
      </w:r>
      <w:del w:id="172" w:author="Author">
        <w:r w:rsidRPr="00202863">
          <w:rPr>
            <w:rFonts w:ascii="Trebuchet MS" w:hAnsi="Trebuchet MS"/>
            <w:noProof/>
            <w:u w:val="dotted"/>
          </w:rPr>
          <w:delText>YOUR</w:delText>
        </w:r>
      </w:del>
      <w:ins w:id="173" w:author="Author">
        <w:r w:rsidRPr="00202863">
          <w:rPr>
            <w:rFonts w:ascii="Trebuchet MS" w:hAnsi="Trebuchet MS"/>
            <w:noProof/>
          </w:rPr>
          <w:t>your</w:t>
        </w:r>
      </w:ins>
      <w:r w:rsidRPr="00202863">
        <w:rPr>
          <w:rFonts w:ascii="Trebuchet MS" w:hAnsi="Trebuchet MS"/>
          <w:noProof/>
        </w:rPr>
        <w:t xml:space="preserve"> tribes and </w:t>
      </w:r>
      <w:del w:id="174" w:author="Author">
        <w:r w:rsidRPr="00202863">
          <w:rPr>
            <w:rFonts w:ascii="Trebuchet MS" w:hAnsi="Trebuchet MS"/>
            <w:noProof/>
            <w:u w:val="dotted"/>
          </w:rPr>
          <w:delText>YOUR</w:delText>
        </w:r>
        <w:r w:rsidRPr="00202863">
          <w:rPr>
            <w:rFonts w:ascii="Trebuchet MS" w:hAnsi="Trebuchet MS"/>
            <w:noProof/>
          </w:rPr>
          <w:delText xml:space="preserve"> older </w:delText>
        </w:r>
        <w:r w:rsidRPr="00202863">
          <w:rPr>
            <w:rFonts w:ascii="Trebuchet MS" w:hAnsi="Trebuchet MS"/>
            <w:noProof/>
          </w:rPr>
          <w:lastRenderedPageBreak/>
          <w:delText>men</w:delText>
        </w:r>
      </w:del>
      <w:ins w:id="175" w:author="Author">
        <w:r w:rsidRPr="00202863">
          <w:rPr>
            <w:rFonts w:ascii="Trebuchet MS" w:hAnsi="Trebuchet MS"/>
            <w:noProof/>
          </w:rPr>
          <w:t>the elders approached me</w:t>
        </w:r>
      </w:ins>
      <w:r w:rsidRPr="00202863">
        <w:rPr>
          <w:rFonts w:ascii="Trebuchet MS" w:hAnsi="Trebuchet MS"/>
          <w:noProof/>
        </w:rPr>
        <w:t xml:space="preserve">. </w:t>
      </w:r>
      <w:r w:rsidRPr="00202863">
        <w:rPr>
          <w:rFonts w:ascii="Trebuchet MS" w:hAnsi="Trebuchet MS"/>
          <w:b/>
          <w:noProof/>
        </w:rPr>
        <w:t xml:space="preserve">5:24 </w:t>
      </w:r>
      <w:r w:rsidRPr="00202863">
        <w:rPr>
          <w:rFonts w:ascii="Trebuchet MS" w:hAnsi="Trebuchet MS"/>
          <w:noProof/>
        </w:rPr>
        <w:t xml:space="preserve">Then </w:t>
      </w:r>
      <w:del w:id="176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177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said, ‘Here Jehovah our God has shown us his glory and his greatness, and we have heard his voice out of the </w:t>
      </w:r>
      <w:del w:id="178" w:author="Author">
        <w:r w:rsidRPr="00202863">
          <w:rPr>
            <w:rFonts w:ascii="Trebuchet MS" w:hAnsi="Trebuchet MS"/>
            <w:noProof/>
          </w:rPr>
          <w:delText xml:space="preserve">middle of the </w:delText>
        </w:r>
      </w:del>
      <w:r w:rsidRPr="00202863">
        <w:rPr>
          <w:rFonts w:ascii="Trebuchet MS" w:hAnsi="Trebuchet MS"/>
          <w:noProof/>
        </w:rPr>
        <w:t xml:space="preserve">fire. </w:t>
      </w:r>
      <w:del w:id="179" w:author="Author">
        <w:r w:rsidRPr="00202863">
          <w:rPr>
            <w:rFonts w:ascii="Trebuchet MS" w:hAnsi="Trebuchet MS"/>
            <w:noProof/>
          </w:rPr>
          <w:delText>This day</w:delText>
        </w:r>
      </w:del>
      <w:ins w:id="180" w:author="Author">
        <w:r w:rsidRPr="00202863">
          <w:rPr>
            <w:rFonts w:ascii="Trebuchet MS" w:hAnsi="Trebuchet MS"/>
            <w:noProof/>
          </w:rPr>
          <w:t>Today</w:t>
        </w:r>
      </w:ins>
      <w:r w:rsidRPr="00202863">
        <w:rPr>
          <w:rFonts w:ascii="Trebuchet MS" w:hAnsi="Trebuchet MS"/>
          <w:noProof/>
        </w:rPr>
        <w:t xml:space="preserve"> we have seen that God </w:t>
      </w:r>
      <w:del w:id="181" w:author="Author">
        <w:r w:rsidRPr="00202863">
          <w:rPr>
            <w:rFonts w:ascii="Trebuchet MS" w:hAnsi="Trebuchet MS"/>
            <w:noProof/>
          </w:rPr>
          <w:delText>may</w:delText>
        </w:r>
      </w:del>
      <w:ins w:id="182" w:author="Author">
        <w:r w:rsidRPr="00202863">
          <w:rPr>
            <w:rFonts w:ascii="Trebuchet MS" w:hAnsi="Trebuchet MS"/>
            <w:noProof/>
          </w:rPr>
          <w:t>can</w:t>
        </w:r>
      </w:ins>
      <w:r w:rsidRPr="00202863">
        <w:rPr>
          <w:rFonts w:ascii="Trebuchet MS" w:hAnsi="Trebuchet MS"/>
          <w:noProof/>
        </w:rPr>
        <w:t xml:space="preserve"> speak with man and he </w:t>
      </w:r>
      <w:del w:id="183" w:author="Author">
        <w:r w:rsidRPr="00202863">
          <w:rPr>
            <w:rFonts w:ascii="Trebuchet MS" w:hAnsi="Trebuchet MS"/>
            <w:noProof/>
          </w:rPr>
          <w:delText>may actually</w:delText>
        </w:r>
      </w:del>
      <w:ins w:id="184" w:author="Author">
        <w:r w:rsidRPr="00202863">
          <w:rPr>
            <w:rFonts w:ascii="Trebuchet MS" w:hAnsi="Trebuchet MS"/>
            <w:noProof/>
          </w:rPr>
          <w:t>can</w:t>
        </w:r>
      </w:ins>
      <w:r w:rsidRPr="00202863">
        <w:rPr>
          <w:rFonts w:ascii="Trebuchet MS" w:hAnsi="Trebuchet MS"/>
          <w:noProof/>
        </w:rPr>
        <w:t xml:space="preserve"> keep living. </w:t>
      </w:r>
      <w:r w:rsidRPr="00202863">
        <w:rPr>
          <w:rFonts w:ascii="Trebuchet MS" w:hAnsi="Trebuchet MS"/>
          <w:b/>
          <w:noProof/>
        </w:rPr>
        <w:t xml:space="preserve">5:25 </w:t>
      </w:r>
      <w:del w:id="185" w:author="Author">
        <w:r w:rsidRPr="00202863">
          <w:rPr>
            <w:rFonts w:ascii="Trebuchet MS" w:hAnsi="Trebuchet MS"/>
            <w:noProof/>
          </w:rPr>
          <w:delText>And now</w:delText>
        </w:r>
      </w:del>
      <w:ins w:id="186" w:author="Author">
        <w:r w:rsidRPr="00202863">
          <w:rPr>
            <w:rFonts w:ascii="Trebuchet MS" w:hAnsi="Trebuchet MS"/>
            <w:noProof/>
          </w:rPr>
          <w:t>Now,</w:t>
        </w:r>
      </w:ins>
      <w:r w:rsidRPr="00202863">
        <w:rPr>
          <w:rFonts w:ascii="Trebuchet MS" w:hAnsi="Trebuchet MS"/>
          <w:noProof/>
        </w:rPr>
        <w:t xml:space="preserve"> why should we die</w:t>
      </w:r>
      <w:del w:id="187" w:author="Author">
        <w:r w:rsidRPr="00202863">
          <w:rPr>
            <w:rFonts w:ascii="Trebuchet MS" w:hAnsi="Trebuchet MS"/>
            <w:noProof/>
          </w:rPr>
          <w:delText>, for</w:delText>
        </w:r>
      </w:del>
      <w:ins w:id="188" w:author="Author">
        <w:r w:rsidRPr="00202863">
          <w:rPr>
            <w:rFonts w:ascii="Trebuchet MS" w:hAnsi="Trebuchet MS"/>
            <w:noProof/>
          </w:rPr>
          <w:t>? For</w:t>
        </w:r>
      </w:ins>
      <w:r w:rsidRPr="00202863">
        <w:rPr>
          <w:rFonts w:ascii="Trebuchet MS" w:hAnsi="Trebuchet MS"/>
          <w:noProof/>
        </w:rPr>
        <w:t xml:space="preserve"> this great fire may consume us</w:t>
      </w:r>
      <w:del w:id="189" w:author="Author">
        <w:r w:rsidRPr="00202863">
          <w:rPr>
            <w:rFonts w:ascii="Trebuchet MS" w:hAnsi="Trebuchet MS"/>
            <w:noProof/>
          </w:rPr>
          <w:delText>?</w:delText>
        </w:r>
      </w:del>
      <w:ins w:id="190" w:author="Author">
        <w:r w:rsidRPr="00202863">
          <w:rPr>
            <w:rFonts w:ascii="Trebuchet MS" w:hAnsi="Trebuchet MS"/>
            <w:noProof/>
          </w:rPr>
          <w:t>.</w:t>
        </w:r>
      </w:ins>
      <w:r w:rsidRPr="00202863">
        <w:rPr>
          <w:rFonts w:ascii="Trebuchet MS" w:hAnsi="Trebuchet MS"/>
          <w:noProof/>
        </w:rPr>
        <w:t xml:space="preserve"> If we </w:t>
      </w:r>
      <w:del w:id="191" w:author="Author">
        <w:r w:rsidRPr="00202863">
          <w:rPr>
            <w:rFonts w:ascii="Trebuchet MS" w:hAnsi="Trebuchet MS"/>
            <w:noProof/>
          </w:rPr>
          <w:delText>are again</w:delText>
        </w:r>
      </w:del>
      <w:ins w:id="192" w:author="Author">
        <w:r w:rsidRPr="00202863">
          <w:rPr>
            <w:rFonts w:ascii="Trebuchet MS" w:hAnsi="Trebuchet MS"/>
            <w:noProof/>
          </w:rPr>
          <w:t>continue</w:t>
        </w:r>
      </w:ins>
      <w:r w:rsidRPr="00202863">
        <w:rPr>
          <w:rFonts w:ascii="Trebuchet MS" w:hAnsi="Trebuchet MS"/>
          <w:noProof/>
        </w:rPr>
        <w:t xml:space="preserve"> hearing the voice of Jehovah our God</w:t>
      </w:r>
      <w:del w:id="193" w:author="Author">
        <w:r w:rsidRPr="00202863">
          <w:rPr>
            <w:rFonts w:ascii="Trebuchet MS" w:hAnsi="Trebuchet MS"/>
            <w:noProof/>
          </w:rPr>
          <w:delText xml:space="preserve"> any further</w:delText>
        </w:r>
      </w:del>
      <w:r w:rsidRPr="00202863">
        <w:rPr>
          <w:rFonts w:ascii="Trebuchet MS" w:hAnsi="Trebuchet MS"/>
          <w:noProof/>
        </w:rPr>
        <w:t xml:space="preserve">, we are </w:t>
      </w:r>
      <w:del w:id="194" w:author="Author">
        <w:r w:rsidRPr="00202863">
          <w:rPr>
            <w:rFonts w:ascii="Trebuchet MS" w:hAnsi="Trebuchet MS"/>
            <w:noProof/>
          </w:rPr>
          <w:delText>also certain</w:delText>
        </w:r>
      </w:del>
      <w:ins w:id="195" w:author="Author">
        <w:r w:rsidRPr="00202863">
          <w:rPr>
            <w:rFonts w:ascii="Trebuchet MS" w:hAnsi="Trebuchet MS"/>
            <w:noProof/>
          </w:rPr>
          <w:t>sure</w:t>
        </w:r>
      </w:ins>
      <w:r w:rsidRPr="00202863">
        <w:rPr>
          <w:rFonts w:ascii="Trebuchet MS" w:hAnsi="Trebuchet MS"/>
          <w:noProof/>
        </w:rPr>
        <w:t xml:space="preserve"> to die. </w:t>
      </w:r>
      <w:r w:rsidRPr="00202863">
        <w:rPr>
          <w:rFonts w:ascii="Trebuchet MS" w:hAnsi="Trebuchet MS"/>
          <w:b/>
          <w:noProof/>
        </w:rPr>
        <w:t xml:space="preserve">5:26 </w:t>
      </w:r>
      <w:r w:rsidRPr="00202863">
        <w:rPr>
          <w:rFonts w:ascii="Trebuchet MS" w:hAnsi="Trebuchet MS"/>
          <w:noProof/>
        </w:rPr>
        <w:t>For who is there of all flesh</w:t>
      </w:r>
      <w:del w:id="196" w:author="Author">
        <w:r w:rsidRPr="00202863">
          <w:rPr>
            <w:rFonts w:ascii="Trebuchet MS" w:hAnsi="Trebuchet MS"/>
            <w:noProof/>
          </w:rPr>
          <w:delText xml:space="preserve"> that</w:delText>
        </w:r>
      </w:del>
      <w:ins w:id="197" w:author="Author">
        <w:r w:rsidRPr="00202863">
          <w:rPr>
            <w:rStyle w:val="FootnoteReference"/>
            <w:rFonts w:ascii="Trebuchet MS" w:hAnsi="Trebuchet MS"/>
            <w:noProof/>
          </w:rPr>
          <w:footnoteReference w:id="7"/>
        </w:r>
        <w:r w:rsidRPr="00202863">
          <w:rPr>
            <w:rFonts w:ascii="Trebuchet MS" w:hAnsi="Trebuchet MS"/>
            <w:noProof/>
          </w:rPr>
          <w:t xml:space="preserve"> who</w:t>
        </w:r>
      </w:ins>
      <w:r w:rsidRPr="00202863">
        <w:rPr>
          <w:rFonts w:ascii="Trebuchet MS" w:hAnsi="Trebuchet MS"/>
          <w:noProof/>
        </w:rPr>
        <w:t xml:space="preserve"> has heard the voice of the living God speaking out of the </w:t>
      </w:r>
      <w:del w:id="200" w:author="Author">
        <w:r w:rsidRPr="00202863">
          <w:rPr>
            <w:rFonts w:ascii="Trebuchet MS" w:hAnsi="Trebuchet MS"/>
            <w:noProof/>
          </w:rPr>
          <w:delText xml:space="preserve">middle of the </w:delText>
        </w:r>
      </w:del>
      <w:r w:rsidRPr="00202863">
        <w:rPr>
          <w:rFonts w:ascii="Trebuchet MS" w:hAnsi="Trebuchet MS"/>
          <w:noProof/>
        </w:rPr>
        <w:t xml:space="preserve">fire as we did and yet goes on living? </w:t>
      </w:r>
      <w:r w:rsidRPr="00202863">
        <w:rPr>
          <w:rFonts w:ascii="Trebuchet MS" w:hAnsi="Trebuchet MS"/>
          <w:b/>
          <w:noProof/>
        </w:rPr>
        <w:t xml:space="preserve">5:27 </w:t>
      </w:r>
      <w:r w:rsidRPr="00202863">
        <w:rPr>
          <w:rFonts w:ascii="Trebuchet MS" w:hAnsi="Trebuchet MS"/>
          <w:noProof/>
        </w:rPr>
        <w:t xml:space="preserve">You yourself </w:t>
      </w:r>
      <w:ins w:id="201" w:author="Author">
        <w:r w:rsidRPr="00202863">
          <w:rPr>
            <w:rFonts w:ascii="Trebuchet MS" w:hAnsi="Trebuchet MS"/>
            <w:noProof/>
          </w:rPr>
          <w:t xml:space="preserve">must </w:t>
        </w:r>
      </w:ins>
      <w:r w:rsidRPr="00202863">
        <w:rPr>
          <w:rFonts w:ascii="Trebuchet MS" w:hAnsi="Trebuchet MS"/>
          <w:noProof/>
        </w:rPr>
        <w:t xml:space="preserve">go near </w:t>
      </w:r>
      <w:del w:id="202" w:author="Author">
        <w:r w:rsidRPr="00202863">
          <w:rPr>
            <w:rFonts w:ascii="Trebuchet MS" w:hAnsi="Trebuchet MS"/>
            <w:noProof/>
          </w:rPr>
          <w:delText>and</w:delText>
        </w:r>
      </w:del>
      <w:ins w:id="203" w:author="Author">
        <w:r w:rsidRPr="00202863">
          <w:rPr>
            <w:rFonts w:ascii="Trebuchet MS" w:hAnsi="Trebuchet MS"/>
            <w:noProof/>
          </w:rPr>
          <w:t>to</w:t>
        </w:r>
      </w:ins>
      <w:r w:rsidRPr="00202863">
        <w:rPr>
          <w:rFonts w:ascii="Trebuchet MS" w:hAnsi="Trebuchet MS"/>
          <w:noProof/>
        </w:rPr>
        <w:t xml:space="preserve"> hear all that Jehovah our God will say</w:t>
      </w:r>
      <w:del w:id="204" w:author="Author">
        <w:r w:rsidRPr="00202863">
          <w:rPr>
            <w:rFonts w:ascii="Trebuchet MS" w:hAnsi="Trebuchet MS"/>
            <w:noProof/>
          </w:rPr>
          <w:delText>;</w:delText>
        </w:r>
      </w:del>
      <w:ins w:id="205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and you will be the one to </w:t>
      </w:r>
      <w:del w:id="206" w:author="Author">
        <w:r w:rsidRPr="00202863">
          <w:rPr>
            <w:rFonts w:ascii="Trebuchet MS" w:hAnsi="Trebuchet MS"/>
            <w:noProof/>
          </w:rPr>
          <w:delText>speak to</w:delText>
        </w:r>
      </w:del>
      <w:ins w:id="207" w:author="Author">
        <w:r w:rsidRPr="00202863">
          <w:rPr>
            <w:rFonts w:ascii="Trebuchet MS" w:hAnsi="Trebuchet MS"/>
            <w:noProof/>
          </w:rPr>
          <w:t>tell</w:t>
        </w:r>
      </w:ins>
      <w:r w:rsidRPr="00202863">
        <w:rPr>
          <w:rFonts w:ascii="Trebuchet MS" w:hAnsi="Trebuchet MS"/>
          <w:noProof/>
        </w:rPr>
        <w:t xml:space="preserve"> us all that Jehovah our God </w:t>
      </w:r>
      <w:del w:id="208" w:author="Author">
        <w:r w:rsidRPr="00202863">
          <w:rPr>
            <w:rFonts w:ascii="Trebuchet MS" w:hAnsi="Trebuchet MS"/>
            <w:noProof/>
          </w:rPr>
          <w:delText>will speak</w:delText>
        </w:r>
      </w:del>
      <w:ins w:id="209" w:author="Author">
        <w:r w:rsidRPr="00202863">
          <w:rPr>
            <w:rFonts w:ascii="Trebuchet MS" w:hAnsi="Trebuchet MS"/>
            <w:noProof/>
          </w:rPr>
          <w:t>says</w:t>
        </w:r>
      </w:ins>
      <w:r w:rsidRPr="00202863">
        <w:rPr>
          <w:rFonts w:ascii="Trebuchet MS" w:hAnsi="Trebuchet MS"/>
          <w:noProof/>
        </w:rPr>
        <w:t xml:space="preserve"> to you, and we </w:t>
      </w:r>
      <w:del w:id="210" w:author="Author">
        <w:r w:rsidRPr="00202863">
          <w:rPr>
            <w:rFonts w:ascii="Trebuchet MS" w:hAnsi="Trebuchet MS"/>
            <w:noProof/>
          </w:rPr>
          <w:delText xml:space="preserve">shall certainly </w:delText>
        </w:r>
      </w:del>
      <w:ins w:id="211" w:author="Author">
        <w:r w:rsidRPr="00202863">
          <w:rPr>
            <w:rFonts w:ascii="Trebuchet MS" w:hAnsi="Trebuchet MS"/>
            <w:noProof/>
          </w:rPr>
          <w:t xml:space="preserve">will </w:t>
        </w:r>
      </w:ins>
      <w:r w:rsidRPr="00202863">
        <w:rPr>
          <w:rFonts w:ascii="Trebuchet MS" w:hAnsi="Trebuchet MS"/>
          <w:noProof/>
        </w:rPr>
        <w:t>listen and do</w:t>
      </w:r>
      <w:ins w:id="212" w:author="Author">
        <w:r w:rsidRPr="00202863">
          <w:rPr>
            <w:rFonts w:ascii="Trebuchet MS" w:hAnsi="Trebuchet MS"/>
            <w:noProof/>
          </w:rPr>
          <w:t xml:space="preserve"> it</w:t>
        </w:r>
      </w:ins>
      <w:r w:rsidRPr="00202863">
        <w:rPr>
          <w:rFonts w:ascii="Trebuchet MS" w:hAnsi="Trebuchet MS"/>
          <w:noProof/>
        </w:rPr>
        <w:t>.’</w:t>
      </w:r>
    </w:p>
    <w:p w:rsidR="00F325E7" w:rsidRPr="00202863" w:rsidRDefault="00F325E7" w:rsidP="00F325E7">
      <w:pPr>
        <w:rPr>
          <w:rFonts w:ascii="Trebuchet MS" w:hAnsi="Trebuchet MS"/>
          <w:noProof/>
        </w:rPr>
      </w:pPr>
      <w:r w:rsidRPr="00202863">
        <w:rPr>
          <w:rFonts w:ascii="Trebuchet MS" w:hAnsi="Trebuchet MS"/>
          <w:b/>
        </w:rPr>
        <w:t xml:space="preserve">5:28 </w:t>
      </w:r>
      <w:r w:rsidRPr="00202863">
        <w:rPr>
          <w:rFonts w:ascii="Trebuchet MS" w:hAnsi="Trebuchet MS"/>
          <w:noProof/>
        </w:rPr>
        <w:t xml:space="preserve">“So Jehovah heard the </w:t>
      </w:r>
      <w:del w:id="213" w:author="Author">
        <w:r w:rsidRPr="00202863">
          <w:rPr>
            <w:rFonts w:ascii="Trebuchet MS" w:hAnsi="Trebuchet MS"/>
            <w:noProof/>
          </w:rPr>
          <w:delText xml:space="preserve">voice of </w:delText>
        </w:r>
        <w:r w:rsidRPr="00202863">
          <w:rPr>
            <w:rFonts w:ascii="Trebuchet MS" w:hAnsi="Trebuchet MS"/>
            <w:noProof/>
            <w:u w:val="dotted"/>
          </w:rPr>
          <w:delText>YOUR</w:delText>
        </w:r>
        <w:r w:rsidRPr="00202863">
          <w:rPr>
            <w:rFonts w:ascii="Trebuchet MS" w:hAnsi="Trebuchet MS"/>
            <w:noProof/>
          </w:rPr>
          <w:delText xml:space="preserve"> </w:delText>
        </w:r>
      </w:del>
      <w:r w:rsidRPr="00202863">
        <w:rPr>
          <w:rFonts w:ascii="Trebuchet MS" w:hAnsi="Trebuchet MS"/>
          <w:noProof/>
        </w:rPr>
        <w:t xml:space="preserve">words </w:t>
      </w:r>
      <w:del w:id="214" w:author="Author">
        <w:r w:rsidRPr="00202863">
          <w:rPr>
            <w:rFonts w:ascii="Trebuchet MS" w:hAnsi="Trebuchet MS"/>
            <w:noProof/>
          </w:rPr>
          <w:delText xml:space="preserve">when </w:delText>
        </w:r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15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spoke to me, and Jehovah </w:t>
      </w:r>
      <w:del w:id="216" w:author="Author">
        <w:r w:rsidRPr="00202863">
          <w:rPr>
            <w:rFonts w:ascii="Trebuchet MS" w:hAnsi="Trebuchet MS"/>
            <w:noProof/>
          </w:rPr>
          <w:delText>went on to say</w:delText>
        </w:r>
      </w:del>
      <w:ins w:id="217" w:author="Author">
        <w:r w:rsidRPr="00202863">
          <w:rPr>
            <w:rFonts w:ascii="Trebuchet MS" w:hAnsi="Trebuchet MS"/>
            <w:noProof/>
          </w:rPr>
          <w:t>said</w:t>
        </w:r>
      </w:ins>
      <w:r w:rsidRPr="00202863">
        <w:rPr>
          <w:rFonts w:ascii="Trebuchet MS" w:hAnsi="Trebuchet MS"/>
          <w:noProof/>
        </w:rPr>
        <w:t xml:space="preserve"> to me, ‘I have heard the </w:t>
      </w:r>
      <w:del w:id="218" w:author="Author">
        <w:r w:rsidRPr="00202863">
          <w:rPr>
            <w:rFonts w:ascii="Trebuchet MS" w:hAnsi="Trebuchet MS"/>
            <w:noProof/>
          </w:rPr>
          <w:delText xml:space="preserve">voice of the </w:delText>
        </w:r>
      </w:del>
      <w:r w:rsidRPr="00202863">
        <w:rPr>
          <w:rFonts w:ascii="Trebuchet MS" w:hAnsi="Trebuchet MS"/>
          <w:noProof/>
        </w:rPr>
        <w:t xml:space="preserve">words </w:t>
      </w:r>
      <w:del w:id="219" w:author="Author">
        <w:r w:rsidRPr="00202863">
          <w:rPr>
            <w:rFonts w:ascii="Trebuchet MS" w:hAnsi="Trebuchet MS"/>
            <w:noProof/>
          </w:rPr>
          <w:delText>of</w:delText>
        </w:r>
      </w:del>
      <w:ins w:id="220" w:author="Author">
        <w:r w:rsidRPr="00202863">
          <w:rPr>
            <w:rFonts w:ascii="Trebuchet MS" w:hAnsi="Trebuchet MS"/>
            <w:noProof/>
          </w:rPr>
          <w:t>that</w:t>
        </w:r>
      </w:ins>
      <w:r w:rsidRPr="00202863">
        <w:rPr>
          <w:rFonts w:ascii="Trebuchet MS" w:hAnsi="Trebuchet MS"/>
          <w:noProof/>
        </w:rPr>
        <w:t xml:space="preserve"> this people</w:t>
      </w:r>
      <w:del w:id="221" w:author="Author">
        <w:r w:rsidRPr="00202863">
          <w:rPr>
            <w:rFonts w:ascii="Trebuchet MS" w:hAnsi="Trebuchet MS"/>
            <w:noProof/>
          </w:rPr>
          <w:delText>, which they</w:delText>
        </w:r>
      </w:del>
      <w:r w:rsidRPr="00202863">
        <w:rPr>
          <w:rFonts w:ascii="Trebuchet MS" w:hAnsi="Trebuchet MS"/>
          <w:noProof/>
        </w:rPr>
        <w:t xml:space="preserve"> have spoken to you. </w:t>
      </w:r>
      <w:del w:id="222" w:author="Author">
        <w:r w:rsidRPr="00202863">
          <w:rPr>
            <w:rFonts w:ascii="Trebuchet MS" w:hAnsi="Trebuchet MS"/>
            <w:noProof/>
          </w:rPr>
          <w:delText>They have done well in all</w:delText>
        </w:r>
      </w:del>
      <w:ins w:id="223" w:author="Author">
        <w:r w:rsidRPr="00202863">
          <w:rPr>
            <w:rFonts w:ascii="Trebuchet MS" w:hAnsi="Trebuchet MS"/>
            <w:noProof/>
          </w:rPr>
          <w:t>All</w:t>
        </w:r>
      </w:ins>
      <w:r w:rsidRPr="00202863">
        <w:rPr>
          <w:rFonts w:ascii="Trebuchet MS" w:hAnsi="Trebuchet MS"/>
          <w:noProof/>
        </w:rPr>
        <w:t xml:space="preserve"> they have </w:t>
      </w:r>
      <w:del w:id="224" w:author="Author">
        <w:r w:rsidRPr="00202863">
          <w:rPr>
            <w:rFonts w:ascii="Trebuchet MS" w:hAnsi="Trebuchet MS"/>
            <w:noProof/>
          </w:rPr>
          <w:delText>spoken</w:delText>
        </w:r>
      </w:del>
      <w:ins w:id="225" w:author="Author">
        <w:r w:rsidRPr="00202863">
          <w:rPr>
            <w:rFonts w:ascii="Trebuchet MS" w:hAnsi="Trebuchet MS"/>
            <w:noProof/>
          </w:rPr>
          <w:t>said is good</w:t>
        </w:r>
      </w:ins>
      <w:r w:rsidRPr="00202863">
        <w:rPr>
          <w:rFonts w:ascii="Trebuchet MS" w:hAnsi="Trebuchet MS"/>
          <w:noProof/>
        </w:rPr>
        <w:t xml:space="preserve">. </w:t>
      </w:r>
      <w:r w:rsidRPr="00202863">
        <w:rPr>
          <w:rFonts w:ascii="Trebuchet MS" w:hAnsi="Trebuchet MS"/>
          <w:b/>
          <w:noProof/>
        </w:rPr>
        <w:t xml:space="preserve">5:29 </w:t>
      </w:r>
      <w:r w:rsidRPr="00202863">
        <w:rPr>
          <w:rFonts w:ascii="Trebuchet MS" w:hAnsi="Trebuchet MS"/>
          <w:noProof/>
        </w:rPr>
        <w:t xml:space="preserve">If only they would </w:t>
      </w:r>
      <w:del w:id="226" w:author="Author">
        <w:r w:rsidRPr="00202863">
          <w:rPr>
            <w:rFonts w:ascii="Trebuchet MS" w:hAnsi="Trebuchet MS"/>
            <w:noProof/>
          </w:rPr>
          <w:delText>develop this</w:delText>
        </w:r>
      </w:del>
      <w:ins w:id="227" w:author="Author">
        <w:r w:rsidRPr="00202863">
          <w:rPr>
            <w:rFonts w:ascii="Trebuchet MS" w:hAnsi="Trebuchet MS"/>
            <w:noProof/>
          </w:rPr>
          <w:t>always have a</w:t>
        </w:r>
      </w:ins>
      <w:r w:rsidRPr="00202863">
        <w:rPr>
          <w:rFonts w:ascii="Trebuchet MS" w:hAnsi="Trebuchet MS"/>
          <w:noProof/>
        </w:rPr>
        <w:t xml:space="preserve"> heart </w:t>
      </w:r>
      <w:del w:id="228" w:author="Author">
        <w:r w:rsidRPr="00202863">
          <w:rPr>
            <w:rFonts w:ascii="Trebuchet MS" w:hAnsi="Trebuchet MS"/>
            <w:noProof/>
          </w:rPr>
          <w:delText>of theirs</w:delText>
        </w:r>
      </w:del>
      <w:ins w:id="229" w:author="Author">
        <w:r w:rsidRPr="00202863">
          <w:rPr>
            <w:rFonts w:ascii="Trebuchet MS" w:hAnsi="Trebuchet MS"/>
            <w:noProof/>
          </w:rPr>
          <w:t>inclined</w:t>
        </w:r>
      </w:ins>
      <w:r w:rsidRPr="00202863">
        <w:rPr>
          <w:rFonts w:ascii="Trebuchet MS" w:hAnsi="Trebuchet MS"/>
          <w:noProof/>
        </w:rPr>
        <w:t xml:space="preserve"> to fear me and to keep all my commandments</w:t>
      </w:r>
      <w:del w:id="230" w:author="Author">
        <w:r w:rsidRPr="00202863">
          <w:rPr>
            <w:rFonts w:ascii="Trebuchet MS" w:hAnsi="Trebuchet MS"/>
            <w:noProof/>
          </w:rPr>
          <w:delText xml:space="preserve"> always, in order that</w:delText>
        </w:r>
      </w:del>
      <w:ins w:id="231" w:author="Author">
        <w:r w:rsidRPr="00202863">
          <w:rPr>
            <w:rFonts w:ascii="Trebuchet MS" w:hAnsi="Trebuchet MS"/>
            <w:noProof/>
          </w:rPr>
          <w:t>; then</w:t>
        </w:r>
      </w:ins>
      <w:r w:rsidRPr="00202863">
        <w:rPr>
          <w:rFonts w:ascii="Trebuchet MS" w:hAnsi="Trebuchet MS"/>
          <w:noProof/>
        </w:rPr>
        <w:t xml:space="preserve"> it </w:t>
      </w:r>
      <w:del w:id="232" w:author="Author">
        <w:r w:rsidRPr="00202863">
          <w:rPr>
            <w:rFonts w:ascii="Trebuchet MS" w:hAnsi="Trebuchet MS"/>
            <w:noProof/>
          </w:rPr>
          <w:delText>might</w:delText>
        </w:r>
      </w:del>
      <w:ins w:id="233" w:author="Author">
        <w:r w:rsidRPr="00202863">
          <w:rPr>
            <w:rFonts w:ascii="Trebuchet MS" w:hAnsi="Trebuchet MS"/>
            <w:noProof/>
          </w:rPr>
          <w:t>would</w:t>
        </w:r>
      </w:ins>
      <w:r w:rsidRPr="00202863">
        <w:rPr>
          <w:rFonts w:ascii="Trebuchet MS" w:hAnsi="Trebuchet MS"/>
          <w:noProof/>
        </w:rPr>
        <w:t xml:space="preserve"> go well with them and their sons </w:t>
      </w:r>
      <w:del w:id="234" w:author="Author">
        <w:r w:rsidRPr="00202863">
          <w:rPr>
            <w:rFonts w:ascii="Trebuchet MS" w:hAnsi="Trebuchet MS"/>
            <w:noProof/>
          </w:rPr>
          <w:delText>to time indefinite</w:delText>
        </w:r>
      </w:del>
      <w:ins w:id="235" w:author="Author">
        <w:r w:rsidRPr="00202863">
          <w:rPr>
            <w:rFonts w:ascii="Trebuchet MS" w:hAnsi="Trebuchet MS"/>
            <w:noProof/>
          </w:rPr>
          <w:t>forever</w:t>
        </w:r>
      </w:ins>
      <w:r w:rsidRPr="00202863">
        <w:rPr>
          <w:rFonts w:ascii="Trebuchet MS" w:hAnsi="Trebuchet MS"/>
          <w:noProof/>
        </w:rPr>
        <w:t xml:space="preserve">! </w:t>
      </w:r>
      <w:r w:rsidRPr="00202863">
        <w:rPr>
          <w:rFonts w:ascii="Trebuchet MS" w:hAnsi="Trebuchet MS"/>
          <w:b/>
          <w:noProof/>
        </w:rPr>
        <w:t xml:space="preserve">5:30 </w:t>
      </w:r>
      <w:r w:rsidRPr="00202863">
        <w:rPr>
          <w:rFonts w:ascii="Trebuchet MS" w:hAnsi="Trebuchet MS"/>
          <w:noProof/>
        </w:rPr>
        <w:t xml:space="preserve">Go say to them: “Return </w:t>
      </w:r>
      <w:del w:id="236" w:author="Author">
        <w:r w:rsidRPr="00202863">
          <w:rPr>
            <w:rFonts w:ascii="Trebuchet MS" w:hAnsi="Trebuchet MS"/>
            <w:noProof/>
          </w:rPr>
          <w:delText xml:space="preserve">home </w:delText>
        </w:r>
      </w:del>
      <w:r w:rsidRPr="00202863">
        <w:rPr>
          <w:rFonts w:ascii="Trebuchet MS" w:hAnsi="Trebuchet MS"/>
          <w:noProof/>
        </w:rPr>
        <w:t xml:space="preserve">to </w:t>
      </w:r>
      <w:del w:id="237" w:author="Author">
        <w:r w:rsidRPr="00202863">
          <w:rPr>
            <w:rFonts w:ascii="Trebuchet MS" w:hAnsi="Trebuchet MS"/>
            <w:noProof/>
            <w:u w:val="dotted"/>
          </w:rPr>
          <w:delText>YOUR</w:delText>
        </w:r>
      </w:del>
      <w:ins w:id="238" w:author="Author">
        <w:r w:rsidRPr="00202863">
          <w:rPr>
            <w:rFonts w:ascii="Trebuchet MS" w:hAnsi="Trebuchet MS"/>
            <w:noProof/>
          </w:rPr>
          <w:t>your</w:t>
        </w:r>
      </w:ins>
      <w:r w:rsidRPr="00202863">
        <w:rPr>
          <w:rFonts w:ascii="Trebuchet MS" w:hAnsi="Trebuchet MS"/>
          <w:noProof/>
        </w:rPr>
        <w:t xml:space="preserve"> tents.” </w:t>
      </w:r>
      <w:r w:rsidRPr="00202863">
        <w:rPr>
          <w:rFonts w:ascii="Trebuchet MS" w:hAnsi="Trebuchet MS"/>
          <w:b/>
          <w:noProof/>
        </w:rPr>
        <w:t xml:space="preserve">5:31 </w:t>
      </w:r>
      <w:del w:id="239" w:author="Author">
        <w:r w:rsidRPr="00202863">
          <w:rPr>
            <w:rFonts w:ascii="Trebuchet MS" w:hAnsi="Trebuchet MS"/>
            <w:noProof/>
          </w:rPr>
          <w:delText>And</w:delText>
        </w:r>
      </w:del>
      <w:ins w:id="240" w:author="Author">
        <w:r w:rsidRPr="00202863">
          <w:rPr>
            <w:rFonts w:ascii="Trebuchet MS" w:hAnsi="Trebuchet MS"/>
            <w:noProof/>
          </w:rPr>
          <w:t>But</w:t>
        </w:r>
      </w:ins>
      <w:r w:rsidRPr="00202863">
        <w:rPr>
          <w:rFonts w:ascii="Trebuchet MS" w:hAnsi="Trebuchet MS"/>
          <w:noProof/>
        </w:rPr>
        <w:t xml:space="preserve"> you </w:t>
      </w:r>
      <w:del w:id="241" w:author="Author">
        <w:r w:rsidRPr="00202863">
          <w:rPr>
            <w:rFonts w:ascii="Trebuchet MS" w:hAnsi="Trebuchet MS"/>
            <w:noProof/>
          </w:rPr>
          <w:delText>stand</w:delText>
        </w:r>
      </w:del>
      <w:ins w:id="242" w:author="Author">
        <w:r w:rsidRPr="00202863">
          <w:rPr>
            <w:rFonts w:ascii="Trebuchet MS" w:hAnsi="Trebuchet MS"/>
            <w:noProof/>
          </w:rPr>
          <w:t>should stay</w:t>
        </w:r>
      </w:ins>
      <w:r w:rsidRPr="00202863">
        <w:rPr>
          <w:rFonts w:ascii="Trebuchet MS" w:hAnsi="Trebuchet MS"/>
          <w:noProof/>
        </w:rPr>
        <w:t xml:space="preserve"> here with me, and let me </w:t>
      </w:r>
      <w:del w:id="243" w:author="Author">
        <w:r w:rsidRPr="00202863">
          <w:rPr>
            <w:rFonts w:ascii="Trebuchet MS" w:hAnsi="Trebuchet MS"/>
            <w:noProof/>
          </w:rPr>
          <w:delText>speak to</w:delText>
        </w:r>
      </w:del>
      <w:ins w:id="244" w:author="Author">
        <w:r w:rsidRPr="00202863">
          <w:rPr>
            <w:rFonts w:ascii="Trebuchet MS" w:hAnsi="Trebuchet MS"/>
            <w:noProof/>
          </w:rPr>
          <w:t>tell</w:t>
        </w:r>
      </w:ins>
      <w:r w:rsidRPr="00202863">
        <w:rPr>
          <w:rFonts w:ascii="Trebuchet MS" w:hAnsi="Trebuchet MS"/>
          <w:noProof/>
        </w:rPr>
        <w:t xml:space="preserve"> you all the </w:t>
      </w:r>
      <w:del w:id="245" w:author="Author">
        <w:r w:rsidRPr="00202863">
          <w:rPr>
            <w:rFonts w:ascii="Trebuchet MS" w:hAnsi="Trebuchet MS"/>
            <w:noProof/>
          </w:rPr>
          <w:delText>commandment and</w:delText>
        </w:r>
      </w:del>
      <w:ins w:id="246" w:author="Author">
        <w:r w:rsidRPr="00202863">
          <w:rPr>
            <w:rFonts w:ascii="Trebuchet MS" w:hAnsi="Trebuchet MS"/>
            <w:noProof/>
          </w:rPr>
          <w:t>commandments,</w:t>
        </w:r>
      </w:ins>
      <w:r w:rsidRPr="00202863">
        <w:rPr>
          <w:rFonts w:ascii="Trebuchet MS" w:hAnsi="Trebuchet MS"/>
          <w:noProof/>
        </w:rPr>
        <w:t xml:space="preserve"> the regulations</w:t>
      </w:r>
      <w:ins w:id="247" w:author="Author">
        <w:r w:rsidRPr="00202863">
          <w:rPr>
            <w:rFonts w:ascii="Trebuchet MS" w:hAnsi="Trebuchet MS"/>
            <w:noProof/>
          </w:rPr>
          <w:t>,</w:t>
        </w:r>
      </w:ins>
      <w:r w:rsidRPr="00202863">
        <w:rPr>
          <w:rFonts w:ascii="Trebuchet MS" w:hAnsi="Trebuchet MS"/>
          <w:noProof/>
        </w:rPr>
        <w:t xml:space="preserve"> and the judicial decisions that you should teach to them and that they </w:t>
      </w:r>
      <w:del w:id="248" w:author="Author">
        <w:r w:rsidRPr="00202863">
          <w:rPr>
            <w:rFonts w:ascii="Trebuchet MS" w:hAnsi="Trebuchet MS"/>
            <w:noProof/>
          </w:rPr>
          <w:delText>must do</w:delText>
        </w:r>
      </w:del>
      <w:ins w:id="249" w:author="Author">
        <w:r w:rsidRPr="00202863">
          <w:rPr>
            <w:rFonts w:ascii="Trebuchet MS" w:hAnsi="Trebuchet MS"/>
            <w:noProof/>
          </w:rPr>
          <w:t>are to observe</w:t>
        </w:r>
      </w:ins>
      <w:r w:rsidRPr="00202863">
        <w:rPr>
          <w:rFonts w:ascii="Trebuchet MS" w:hAnsi="Trebuchet MS"/>
          <w:noProof/>
        </w:rPr>
        <w:t xml:space="preserve"> in the land that I am giving them to take possession of</w:t>
      </w:r>
      <w:del w:id="250" w:author="Author">
        <w:r w:rsidRPr="00202863">
          <w:rPr>
            <w:rFonts w:ascii="Trebuchet MS" w:hAnsi="Trebuchet MS"/>
            <w:noProof/>
          </w:rPr>
          <w:delText xml:space="preserve"> it</w:delText>
        </w:r>
      </w:del>
      <w:r w:rsidRPr="00202863">
        <w:rPr>
          <w:rFonts w:ascii="Trebuchet MS" w:hAnsi="Trebuchet MS"/>
          <w:noProof/>
        </w:rPr>
        <w:t xml:space="preserve">.’ </w:t>
      </w:r>
      <w:r w:rsidRPr="00202863">
        <w:rPr>
          <w:rFonts w:ascii="Trebuchet MS" w:hAnsi="Trebuchet MS"/>
          <w:b/>
          <w:noProof/>
        </w:rPr>
        <w:t xml:space="preserve">5:32 </w:t>
      </w:r>
      <w:del w:id="251" w:author="Author">
        <w:r w:rsidRPr="00202863">
          <w:rPr>
            <w:rFonts w:ascii="Trebuchet MS" w:hAnsi="Trebuchet MS"/>
            <w:noProof/>
          </w:rPr>
          <w:delText xml:space="preserve">And </w:delText>
        </w:r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52" w:author="Author">
        <w:r w:rsidRPr="00202863">
          <w:rPr>
            <w:rFonts w:ascii="Trebuchet MS" w:hAnsi="Trebuchet MS"/>
            <w:noProof/>
          </w:rPr>
          <w:t>Now you</w:t>
        </w:r>
      </w:ins>
      <w:r w:rsidRPr="00202863">
        <w:rPr>
          <w:rFonts w:ascii="Trebuchet MS" w:hAnsi="Trebuchet MS"/>
          <w:noProof/>
        </w:rPr>
        <w:t xml:space="preserve"> people </w:t>
      </w:r>
      <w:del w:id="253" w:author="Author">
        <w:r w:rsidRPr="00202863">
          <w:rPr>
            <w:rFonts w:ascii="Trebuchet MS" w:hAnsi="Trebuchet MS"/>
            <w:noProof/>
          </w:rPr>
          <w:delText>must take care</w:delText>
        </w:r>
      </w:del>
      <w:ins w:id="254" w:author="Author">
        <w:r w:rsidRPr="00202863">
          <w:rPr>
            <w:rFonts w:ascii="Trebuchet MS" w:hAnsi="Trebuchet MS"/>
            <w:noProof/>
          </w:rPr>
          <w:t>should be careful</w:t>
        </w:r>
      </w:ins>
      <w:r w:rsidRPr="00202863">
        <w:rPr>
          <w:rFonts w:ascii="Trebuchet MS" w:hAnsi="Trebuchet MS"/>
          <w:noProof/>
        </w:rPr>
        <w:t xml:space="preserve"> to do just as Jehovah </w:t>
      </w:r>
      <w:del w:id="255" w:author="Author">
        <w:r w:rsidRPr="00202863">
          <w:rPr>
            <w:rFonts w:ascii="Trebuchet MS" w:hAnsi="Trebuchet MS"/>
            <w:noProof/>
            <w:u w:val="dotted"/>
          </w:rPr>
          <w:delText>YOUR</w:delText>
        </w:r>
      </w:del>
      <w:ins w:id="256" w:author="Author">
        <w:r w:rsidRPr="00202863">
          <w:rPr>
            <w:rFonts w:ascii="Trebuchet MS" w:hAnsi="Trebuchet MS"/>
            <w:noProof/>
          </w:rPr>
          <w:t>your</w:t>
        </w:r>
      </w:ins>
      <w:r w:rsidRPr="00202863">
        <w:rPr>
          <w:rFonts w:ascii="Trebuchet MS" w:hAnsi="Trebuchet MS"/>
          <w:noProof/>
        </w:rPr>
        <w:t xml:space="preserve"> God has commanded </w:t>
      </w:r>
      <w:del w:id="257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  <w:r w:rsidRPr="00202863">
          <w:rPr>
            <w:rFonts w:ascii="Trebuchet MS" w:hAnsi="Trebuchet MS"/>
            <w:noProof/>
          </w:rPr>
          <w:delText>. Y</w:delText>
        </w:r>
        <w:r w:rsidRPr="00202863">
          <w:rPr>
            <w:rFonts w:ascii="Trebuchet MS" w:hAnsi="Trebuchet MS"/>
            <w:noProof/>
            <w:u w:val="dotted"/>
          </w:rPr>
          <w:delText>OU</w:delText>
        </w:r>
      </w:del>
      <w:ins w:id="258" w:author="Author">
        <w:r w:rsidRPr="00202863">
          <w:rPr>
            <w:rFonts w:ascii="Trebuchet MS" w:hAnsi="Trebuchet MS"/>
            <w:noProof/>
          </w:rPr>
          <w:t>you. You</w:t>
        </w:r>
      </w:ins>
      <w:r w:rsidRPr="00202863">
        <w:rPr>
          <w:rFonts w:ascii="Trebuchet MS" w:hAnsi="Trebuchet MS"/>
          <w:noProof/>
        </w:rPr>
        <w:t xml:space="preserve"> must not turn to the right or to the left. </w:t>
      </w:r>
      <w:r w:rsidRPr="00202863">
        <w:rPr>
          <w:rFonts w:ascii="Trebuchet MS" w:hAnsi="Trebuchet MS"/>
          <w:b/>
          <w:noProof/>
        </w:rPr>
        <w:t xml:space="preserve">5:33 </w:t>
      </w:r>
      <w:del w:id="259" w:author="Author">
        <w:r w:rsidRPr="00202863">
          <w:rPr>
            <w:rFonts w:ascii="Trebuchet MS" w:hAnsi="Trebuchet MS"/>
            <w:noProof/>
          </w:rPr>
          <w:delText xml:space="preserve">In </w:delText>
        </w:r>
      </w:del>
      <w:ins w:id="260" w:author="Author">
        <w:r w:rsidRPr="00202863">
          <w:rPr>
            <w:rFonts w:ascii="Trebuchet MS" w:hAnsi="Trebuchet MS"/>
            <w:noProof/>
          </w:rPr>
          <w:t xml:space="preserve">You should walk in </w:t>
        </w:r>
      </w:ins>
      <w:r w:rsidRPr="00202863">
        <w:rPr>
          <w:rFonts w:ascii="Trebuchet MS" w:hAnsi="Trebuchet MS"/>
          <w:noProof/>
        </w:rPr>
        <w:t xml:space="preserve">all the way that Jehovah </w:t>
      </w:r>
      <w:del w:id="261" w:author="Author">
        <w:r w:rsidRPr="00202863">
          <w:rPr>
            <w:rFonts w:ascii="Trebuchet MS" w:hAnsi="Trebuchet MS"/>
            <w:noProof/>
            <w:u w:val="dotted"/>
          </w:rPr>
          <w:delText>YOUR</w:delText>
        </w:r>
      </w:del>
      <w:ins w:id="262" w:author="Author">
        <w:r w:rsidRPr="00202863">
          <w:rPr>
            <w:rFonts w:ascii="Trebuchet MS" w:hAnsi="Trebuchet MS"/>
            <w:noProof/>
          </w:rPr>
          <w:t>your</w:t>
        </w:r>
      </w:ins>
      <w:r w:rsidRPr="00202863">
        <w:rPr>
          <w:rFonts w:ascii="Trebuchet MS" w:hAnsi="Trebuchet MS"/>
          <w:noProof/>
        </w:rPr>
        <w:t xml:space="preserve"> God has commanded </w:t>
      </w:r>
      <w:del w:id="263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  <w:r w:rsidRPr="00202863">
          <w:rPr>
            <w:rFonts w:ascii="Trebuchet MS" w:hAnsi="Trebuchet MS"/>
            <w:noProof/>
          </w:rPr>
          <w:delText xml:space="preserve">, </w:delText>
        </w:r>
        <w:r w:rsidRPr="00202863">
          <w:rPr>
            <w:rFonts w:ascii="Trebuchet MS" w:hAnsi="Trebuchet MS"/>
            <w:noProof/>
            <w:u w:val="dotted"/>
          </w:rPr>
          <w:delText>YOU</w:delText>
        </w:r>
        <w:r w:rsidRPr="00202863">
          <w:rPr>
            <w:rFonts w:ascii="Trebuchet MS" w:hAnsi="Trebuchet MS"/>
            <w:noProof/>
          </w:rPr>
          <w:delText xml:space="preserve"> should walk</w:delText>
        </w:r>
      </w:del>
      <w:ins w:id="264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, in order that </w:t>
      </w:r>
      <w:del w:id="265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66" w:author="Author">
        <w:r w:rsidRPr="00202863">
          <w:rPr>
            <w:rFonts w:ascii="Trebuchet MS" w:hAnsi="Trebuchet MS"/>
            <w:noProof/>
          </w:rPr>
          <w:t>you</w:t>
        </w:r>
      </w:ins>
      <w:r w:rsidRPr="00202863">
        <w:rPr>
          <w:rFonts w:ascii="Trebuchet MS" w:hAnsi="Trebuchet MS"/>
          <w:noProof/>
        </w:rPr>
        <w:t xml:space="preserve"> may live and </w:t>
      </w:r>
      <w:del w:id="267" w:author="Author">
        <w:r w:rsidRPr="00202863">
          <w:rPr>
            <w:rFonts w:ascii="Trebuchet MS" w:hAnsi="Trebuchet MS"/>
            <w:noProof/>
          </w:rPr>
          <w:delText xml:space="preserve">it may be well with </w:delText>
        </w:r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68" w:author="Author">
        <w:r w:rsidRPr="00202863">
          <w:rPr>
            <w:rFonts w:ascii="Trebuchet MS" w:hAnsi="Trebuchet MS"/>
            <w:noProof/>
          </w:rPr>
          <w:t>prosper</w:t>
        </w:r>
      </w:ins>
      <w:r w:rsidRPr="00202863">
        <w:rPr>
          <w:rFonts w:ascii="Trebuchet MS" w:hAnsi="Trebuchet MS"/>
          <w:noProof/>
        </w:rPr>
        <w:t xml:space="preserve"> and </w:t>
      </w:r>
      <w:del w:id="269" w:author="Author">
        <w:r w:rsidRPr="00202863">
          <w:rPr>
            <w:rFonts w:ascii="Trebuchet MS" w:hAnsi="Trebuchet MS"/>
            <w:noProof/>
            <w:u w:val="dotted"/>
          </w:rPr>
          <w:delText>YOU</w:delText>
        </w:r>
        <w:r w:rsidRPr="00202863">
          <w:rPr>
            <w:rFonts w:ascii="Trebuchet MS" w:hAnsi="Trebuchet MS"/>
            <w:noProof/>
          </w:rPr>
          <w:delText xml:space="preserve"> may indeed lengthen </w:delText>
        </w:r>
        <w:r w:rsidRPr="00202863">
          <w:rPr>
            <w:rFonts w:ascii="Trebuchet MS" w:hAnsi="Trebuchet MS"/>
            <w:noProof/>
            <w:u w:val="dotted"/>
          </w:rPr>
          <w:delText>YOUR</w:delText>
        </w:r>
      </w:del>
      <w:ins w:id="270" w:author="Author">
        <w:r w:rsidRPr="00202863">
          <w:rPr>
            <w:rFonts w:ascii="Trebuchet MS" w:hAnsi="Trebuchet MS"/>
            <w:noProof/>
          </w:rPr>
          <w:t>prolong your</w:t>
        </w:r>
      </w:ins>
      <w:r w:rsidRPr="00202863">
        <w:rPr>
          <w:rFonts w:ascii="Trebuchet MS" w:hAnsi="Trebuchet MS"/>
          <w:noProof/>
        </w:rPr>
        <w:t xml:space="preserve"> days in the land </w:t>
      </w:r>
      <w:del w:id="271" w:author="Author">
        <w:r w:rsidRPr="00202863">
          <w:rPr>
            <w:rFonts w:ascii="Trebuchet MS" w:hAnsi="Trebuchet MS"/>
            <w:noProof/>
          </w:rPr>
          <w:delText xml:space="preserve">of which </w:delText>
        </w:r>
        <w:r w:rsidRPr="00202863">
          <w:rPr>
            <w:rFonts w:ascii="Trebuchet MS" w:hAnsi="Trebuchet MS"/>
            <w:noProof/>
            <w:u w:val="dotted"/>
          </w:rPr>
          <w:delText>YOU</w:delText>
        </w:r>
      </w:del>
      <w:ins w:id="272" w:author="Author">
        <w:r w:rsidRPr="00202863">
          <w:rPr>
            <w:rFonts w:ascii="Trebuchet MS" w:hAnsi="Trebuchet MS"/>
            <w:noProof/>
          </w:rPr>
          <w:t>that you</w:t>
        </w:r>
      </w:ins>
      <w:r w:rsidRPr="00202863">
        <w:rPr>
          <w:rFonts w:ascii="Trebuchet MS" w:hAnsi="Trebuchet MS"/>
          <w:noProof/>
        </w:rPr>
        <w:t xml:space="preserve"> will take possession</w:t>
      </w:r>
      <w:ins w:id="273" w:author="Author">
        <w:r w:rsidRPr="00202863">
          <w:rPr>
            <w:rFonts w:ascii="Trebuchet MS" w:hAnsi="Trebuchet MS"/>
            <w:noProof/>
          </w:rPr>
          <w:t xml:space="preserve"> of</w:t>
        </w:r>
      </w:ins>
      <w:r w:rsidRPr="00202863">
        <w:rPr>
          <w:rFonts w:ascii="Trebuchet MS" w:hAnsi="Trebuchet MS"/>
          <w:noProof/>
        </w:rPr>
        <w:t>.</w:t>
      </w:r>
    </w:p>
    <w:p w:rsidR="00F325E7" w:rsidRPr="00202863" w:rsidRDefault="00F325E7" w:rsidP="00F325E7">
      <w:pPr>
        <w:rPr>
          <w:rFonts w:ascii="Trebuchet MS" w:hAnsi="Trebuchet MS"/>
          <w:b/>
        </w:rPr>
      </w:pPr>
    </w:p>
    <w:p w:rsidR="00762BCB" w:rsidRPr="00F325E7" w:rsidRDefault="00762BCB" w:rsidP="00F325E7"/>
    <w:sectPr w:rsidR="00762BCB" w:rsidRPr="00F325E7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6D01" w:rsidRDefault="00E06D01">
      <w:r>
        <w:separator/>
      </w:r>
    </w:p>
  </w:endnote>
  <w:endnote w:type="continuationSeparator" w:id="0">
    <w:p w:rsidR="00E06D01" w:rsidRDefault="00E06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6D01" w:rsidRDefault="00E06D01">
      <w:r>
        <w:separator/>
      </w:r>
    </w:p>
  </w:footnote>
  <w:footnote w:type="continuationSeparator" w:id="0">
    <w:p w:rsidR="00E06D01" w:rsidRDefault="00E06D01">
      <w:r>
        <w:continuationSeparator/>
      </w:r>
    </w:p>
  </w:footnote>
  <w:footnote w:id="1">
    <w:p w:rsidR="00F325E7" w:rsidRPr="00202863" w:rsidRDefault="00F325E7" w:rsidP="00202863">
      <w:pPr>
        <w:pStyle w:val="FootnoteText"/>
        <w:spacing w:after="96"/>
        <w:ind w:firstLine="288"/>
        <w:rPr>
          <w:ins w:id="39" w:author="Author"/>
        </w:rPr>
      </w:pPr>
      <w:ins w:id="40" w:author="Author">
        <w:r w:rsidRPr="00202863">
          <w:rPr>
            <w:rStyle w:val="FootnoteReference"/>
          </w:rPr>
          <w:footnoteRef/>
        </w:r>
        <w:r w:rsidRPr="00202863">
          <w:t xml:space="preserve"> </w:t>
        </w:r>
        <w:r w:rsidRPr="00202863">
          <w:rPr>
            <w:b/>
          </w:rPr>
          <w:t xml:space="preserve">5:7 </w:t>
        </w:r>
        <w:r w:rsidRPr="00202863">
          <w:t>Or “in defiance of me.” Lit., “against my face.”</w:t>
        </w:r>
      </w:ins>
    </w:p>
  </w:footnote>
  <w:footnote w:id="2">
    <w:p w:rsidR="00F325E7" w:rsidRPr="00202863" w:rsidRDefault="00F325E7" w:rsidP="00202863">
      <w:pPr>
        <w:pStyle w:val="FootnoteText"/>
        <w:spacing w:after="96"/>
        <w:ind w:firstLine="288"/>
        <w:rPr>
          <w:ins w:id="44" w:author="Author"/>
        </w:rPr>
      </w:pPr>
      <w:ins w:id="45" w:author="Author">
        <w:r w:rsidRPr="00202863">
          <w:rPr>
            <w:rStyle w:val="FootnoteReference"/>
          </w:rPr>
          <w:footnoteRef/>
        </w:r>
        <w:r w:rsidRPr="00202863">
          <w:t xml:space="preserve"> </w:t>
        </w:r>
        <w:r w:rsidRPr="00202863">
          <w:rPr>
            <w:b/>
          </w:rPr>
          <w:t xml:space="preserve">5:8 </w:t>
        </w:r>
        <w:r w:rsidRPr="00202863">
          <w:t>Or “representation.”</w:t>
        </w:r>
      </w:ins>
    </w:p>
  </w:footnote>
  <w:footnote w:id="3">
    <w:p w:rsidR="00F325E7" w:rsidRPr="00202863" w:rsidRDefault="00F325E7" w:rsidP="00202863">
      <w:pPr>
        <w:pStyle w:val="FootnoteText"/>
        <w:spacing w:after="96"/>
        <w:ind w:firstLine="288"/>
        <w:rPr>
          <w:ins w:id="65" w:author="Author"/>
        </w:rPr>
      </w:pPr>
      <w:ins w:id="66" w:author="Author">
        <w:r w:rsidRPr="00202863">
          <w:rPr>
            <w:rStyle w:val="FootnoteReference"/>
          </w:rPr>
          <w:footnoteRef/>
        </w:r>
        <w:r w:rsidRPr="00202863">
          <w:t xml:space="preserve"> </w:t>
        </w:r>
        <w:r w:rsidRPr="00202863">
          <w:rPr>
            <w:b/>
          </w:rPr>
          <w:t xml:space="preserve">5:10 </w:t>
        </w:r>
        <w:r w:rsidRPr="00202863">
          <w:t>Or “loving-kindness.”</w:t>
        </w:r>
      </w:ins>
    </w:p>
  </w:footnote>
  <w:footnote w:id="4">
    <w:p w:rsidR="00F325E7" w:rsidRPr="00202863" w:rsidRDefault="00F325E7" w:rsidP="00202863">
      <w:pPr>
        <w:pStyle w:val="FootnoteText"/>
        <w:spacing w:after="96"/>
        <w:ind w:firstLine="288"/>
        <w:rPr>
          <w:ins w:id="97" w:author="Author"/>
        </w:rPr>
      </w:pPr>
      <w:ins w:id="98" w:author="Author">
        <w:r w:rsidRPr="00202863">
          <w:rPr>
            <w:rStyle w:val="FootnoteReference"/>
          </w:rPr>
          <w:footnoteRef/>
        </w:r>
        <w:r w:rsidRPr="00202863">
          <w:t xml:space="preserve"> </w:t>
        </w:r>
        <w:r w:rsidRPr="00202863">
          <w:rPr>
            <w:b/>
          </w:rPr>
          <w:t xml:space="preserve">5:14 </w:t>
        </w:r>
        <w:r w:rsidRPr="00202863">
          <w:t>Lit., “gates.”</w:t>
        </w:r>
      </w:ins>
    </w:p>
  </w:footnote>
  <w:footnote w:id="5">
    <w:p w:rsidR="00F325E7" w:rsidRPr="00202863" w:rsidRDefault="00F325E7" w:rsidP="00202863">
      <w:pPr>
        <w:pStyle w:val="FootnoteText"/>
        <w:spacing w:after="96"/>
        <w:ind w:firstLine="288"/>
        <w:rPr>
          <w:ins w:id="123" w:author="Author"/>
        </w:rPr>
      </w:pPr>
      <w:ins w:id="124" w:author="Author">
        <w:r w:rsidRPr="00202863">
          <w:rPr>
            <w:rStyle w:val="FootnoteReference"/>
          </w:rPr>
          <w:footnoteRef/>
        </w:r>
        <w:r w:rsidRPr="00202863">
          <w:t xml:space="preserve"> </w:t>
        </w:r>
        <w:r w:rsidRPr="00202863">
          <w:rPr>
            <w:b/>
          </w:rPr>
          <w:t xml:space="preserve">5:16 </w:t>
        </w:r>
        <w:r w:rsidRPr="00202863">
          <w:t>Or “and it may go well with you.”</w:t>
        </w:r>
      </w:ins>
    </w:p>
  </w:footnote>
  <w:footnote w:id="6">
    <w:p w:rsidR="00F325E7" w:rsidRPr="00202863" w:rsidRDefault="00F325E7" w:rsidP="00202863">
      <w:pPr>
        <w:pStyle w:val="FootnoteText"/>
        <w:spacing w:after="96"/>
        <w:ind w:firstLine="288"/>
        <w:rPr>
          <w:ins w:id="151" w:author="Author"/>
        </w:rPr>
      </w:pPr>
      <w:ins w:id="152" w:author="Author">
        <w:r w:rsidRPr="00202863">
          <w:rPr>
            <w:rStyle w:val="FootnoteReference"/>
          </w:rPr>
          <w:footnoteRef/>
        </w:r>
        <w:r w:rsidRPr="00202863">
          <w:t xml:space="preserve"> </w:t>
        </w:r>
        <w:r w:rsidRPr="00202863">
          <w:rPr>
            <w:b/>
          </w:rPr>
          <w:t xml:space="preserve">5:22 </w:t>
        </w:r>
        <w:r w:rsidRPr="00202863">
          <w:t>Lit., “words.”</w:t>
        </w:r>
      </w:ins>
    </w:p>
  </w:footnote>
  <w:footnote w:id="7">
    <w:p w:rsidR="00F325E7" w:rsidRPr="00202863" w:rsidRDefault="00F325E7" w:rsidP="00202863">
      <w:pPr>
        <w:pStyle w:val="FootnoteText"/>
        <w:spacing w:after="96"/>
        <w:ind w:firstLine="288"/>
        <w:rPr>
          <w:ins w:id="198" w:author="Author"/>
        </w:rPr>
      </w:pPr>
      <w:ins w:id="199" w:author="Author">
        <w:r w:rsidRPr="00202863">
          <w:rPr>
            <w:rStyle w:val="FootnoteReference"/>
          </w:rPr>
          <w:footnoteRef/>
        </w:r>
        <w:r w:rsidRPr="00202863">
          <w:t xml:space="preserve"> </w:t>
        </w:r>
        <w:r w:rsidRPr="00202863">
          <w:rPr>
            <w:b/>
          </w:rPr>
          <w:t xml:space="preserve">5:26 </w:t>
        </w:r>
        <w:r w:rsidRPr="00202863">
          <w:t>Or “all mankind.”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5603D">
        <w:t>Deuteronomy Chapter 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5603D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5603D">
      <w:rPr>
        <w:noProof/>
        <w:snapToGrid w:val="0"/>
      </w:rPr>
      <w:t>Deuteronomy 05.Revised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A5603D">
        <w:t>Deuteronomy Chapter 5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5603D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5603D">
      <w:rPr>
        <w:noProof/>
        <w:snapToGrid w:val="0"/>
      </w:rPr>
      <w:t>Deuteronomy 05.Revised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5603D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5603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5603D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5603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6D0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5603D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06D01"/>
    <w:rsid w:val="00EA2DE5"/>
    <w:rsid w:val="00F325E7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603CE25-D891-4A07-997F-0AF27668EC79}"/>
  <w:attachedTemplate r:id="R0ffed4e869d94f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325E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25E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325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ffed4e869d94f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1154</ap:Words>
  <ap:Characters>4793</ap:Characters>
  <ap:Application>Microsoft Office Word</ap:Application>
  <ap:DocSecurity>0</ap:DocSecurity>
  <ap:Lines>84</ap:Lines>
  <ap:Paragraphs>21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5926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5</dc:title>
  <dc:subject/>
  <dc:creator>Ruth Farrugia</dc:creator>
  <cp:keywords/>
  <dc:description/>
  <cp:lastModifiedBy>Farrugia, Ruth</cp:lastModifiedBy>
  <cp:revision>3</cp:revision>
  <dcterms:created xsi:type="dcterms:W3CDTF">2020-10-01T06:42:00Z</dcterms:created>
  <dcterms:modified xsi:type="dcterms:W3CDTF">2020-10-01T06:43:00Z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05.docx</vt:lpwstr>
  </property>
  <property fmtid="{D5CDD505-2E9C-101B-9397-08002B2CF9AE}" pid="9" name="_TranslationDocumentId">
    <vt:i4>19488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