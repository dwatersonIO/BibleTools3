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4E6" w:rsidRPr="00B978EC" w:rsidRDefault="00B104E6" w:rsidP="00B104E6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B978EC">
        <w:rPr>
          <w:rFonts w:ascii="Trebuchet MS" w:hAnsi="Trebuchet MS"/>
          <w:b/>
          <w:sz w:val="24"/>
        </w:rPr>
        <w:t xml:space="preserve">19:1 </w:t>
      </w:r>
      <w:r w:rsidRPr="00B978EC">
        <w:rPr>
          <w:rFonts w:ascii="Trebuchet MS" w:hAnsi="Trebuchet MS"/>
          <w:noProof/>
          <w:sz w:val="24"/>
        </w:rPr>
        <w:t xml:space="preserve">“When Jehovah your God </w:t>
      </w:r>
      <w:del w:id="1" w:author="Author">
        <w:r w:rsidRPr="00B978EC">
          <w:rPr>
            <w:rFonts w:ascii="Trebuchet MS" w:hAnsi="Trebuchet MS"/>
            <w:noProof/>
            <w:sz w:val="24"/>
          </w:rPr>
          <w:delText>cuts off</w:delText>
        </w:r>
      </w:del>
      <w:ins w:id="2" w:author="Author">
        <w:r w:rsidRPr="00B978EC">
          <w:rPr>
            <w:rFonts w:ascii="Trebuchet MS" w:hAnsi="Trebuchet MS"/>
            <w:noProof/>
            <w:sz w:val="24"/>
          </w:rPr>
          <w:t>destroys</w:t>
        </w:r>
      </w:ins>
      <w:r w:rsidRPr="00B978EC">
        <w:rPr>
          <w:rFonts w:ascii="Trebuchet MS" w:hAnsi="Trebuchet MS"/>
          <w:noProof/>
          <w:sz w:val="24"/>
        </w:rPr>
        <w:t xml:space="preserve"> the nations whose land Jehovah your God is giving you</w:t>
      </w:r>
      <w:del w:id="3" w:author="Author">
        <w:r w:rsidRPr="00B978EC">
          <w:rPr>
            <w:rFonts w:ascii="Trebuchet MS" w:hAnsi="Trebuchet MS"/>
            <w:noProof/>
            <w:sz w:val="24"/>
          </w:rPr>
          <w:delText>,</w:delText>
        </w:r>
      </w:del>
      <w:r w:rsidRPr="00B978EC">
        <w:rPr>
          <w:rFonts w:ascii="Trebuchet MS" w:hAnsi="Trebuchet MS"/>
          <w:noProof/>
          <w:sz w:val="24"/>
        </w:rPr>
        <w:t xml:space="preserve"> and you have dispossessed them and have </w:t>
      </w:r>
      <w:del w:id="4" w:author="Author">
        <w:r w:rsidRPr="00B978EC">
          <w:rPr>
            <w:rFonts w:ascii="Trebuchet MS" w:hAnsi="Trebuchet MS"/>
            <w:noProof/>
            <w:sz w:val="24"/>
          </w:rPr>
          <w:delText>dwelt</w:delText>
        </w:r>
      </w:del>
      <w:ins w:id="5" w:author="Author">
        <w:r w:rsidRPr="00B978EC">
          <w:rPr>
            <w:rFonts w:ascii="Trebuchet MS" w:hAnsi="Trebuchet MS"/>
            <w:noProof/>
            <w:sz w:val="24"/>
          </w:rPr>
          <w:t>settled</w:t>
        </w:r>
      </w:ins>
      <w:r w:rsidRPr="00B978EC">
        <w:rPr>
          <w:rFonts w:ascii="Trebuchet MS" w:hAnsi="Trebuchet MS"/>
          <w:noProof/>
          <w:sz w:val="24"/>
        </w:rPr>
        <w:t xml:space="preserve"> in their cities and their houses, </w:t>
      </w:r>
      <w:r w:rsidRPr="00B978EC">
        <w:rPr>
          <w:rFonts w:ascii="Trebuchet MS" w:hAnsi="Trebuchet MS"/>
          <w:b/>
          <w:noProof/>
          <w:sz w:val="24"/>
        </w:rPr>
        <w:t xml:space="preserve">19:2 </w:t>
      </w:r>
      <w:r w:rsidRPr="00B978EC">
        <w:rPr>
          <w:rFonts w:ascii="Trebuchet MS" w:hAnsi="Trebuchet MS"/>
          <w:noProof/>
          <w:sz w:val="24"/>
        </w:rPr>
        <w:t xml:space="preserve">you </w:t>
      </w:r>
      <w:del w:id="6" w:author="Author">
        <w:r w:rsidRPr="00B978EC">
          <w:rPr>
            <w:rFonts w:ascii="Trebuchet MS" w:hAnsi="Trebuchet MS"/>
            <w:noProof/>
            <w:sz w:val="24"/>
          </w:rPr>
          <w:delText>will</w:delText>
        </w:r>
      </w:del>
      <w:ins w:id="7" w:author="Author">
        <w:r w:rsidRPr="00B978EC">
          <w:rPr>
            <w:rFonts w:ascii="Trebuchet MS" w:hAnsi="Trebuchet MS"/>
            <w:noProof/>
            <w:sz w:val="24"/>
          </w:rPr>
          <w:t>should</w:t>
        </w:r>
      </w:ins>
      <w:r w:rsidRPr="00B978EC">
        <w:rPr>
          <w:rFonts w:ascii="Trebuchet MS" w:hAnsi="Trebuchet MS"/>
          <w:noProof/>
          <w:sz w:val="24"/>
        </w:rPr>
        <w:t xml:space="preserve"> set apart three cities </w:t>
      </w:r>
      <w:del w:id="8" w:author="Author">
        <w:r w:rsidRPr="00B978EC">
          <w:rPr>
            <w:rFonts w:ascii="Trebuchet MS" w:hAnsi="Trebuchet MS"/>
            <w:noProof/>
            <w:sz w:val="24"/>
          </w:rPr>
          <w:delText xml:space="preserve">for yourself </w:delText>
        </w:r>
      </w:del>
      <w:r w:rsidRPr="00B978EC">
        <w:rPr>
          <w:rFonts w:ascii="Trebuchet MS" w:hAnsi="Trebuchet MS"/>
          <w:noProof/>
          <w:sz w:val="24"/>
        </w:rPr>
        <w:t xml:space="preserve">in the midst of your land that Jehovah your God is giving you to </w:t>
      </w:r>
      <w:del w:id="9" w:author="Author">
        <w:r w:rsidRPr="00B978EC">
          <w:rPr>
            <w:rFonts w:ascii="Trebuchet MS" w:hAnsi="Trebuchet MS"/>
            <w:noProof/>
            <w:sz w:val="24"/>
          </w:rPr>
          <w:delText>take possession of it</w:delText>
        </w:r>
      </w:del>
      <w:ins w:id="10" w:author="Author">
        <w:r w:rsidRPr="00B978EC">
          <w:rPr>
            <w:rFonts w:ascii="Trebuchet MS" w:hAnsi="Trebuchet MS"/>
            <w:noProof/>
            <w:sz w:val="24"/>
          </w:rPr>
          <w:t>possess</w:t>
        </w:r>
      </w:ins>
      <w:r w:rsidRPr="00B978EC">
        <w:rPr>
          <w:rFonts w:ascii="Trebuchet MS" w:hAnsi="Trebuchet MS"/>
          <w:noProof/>
          <w:sz w:val="24"/>
        </w:rPr>
        <w:t xml:space="preserve">. </w:t>
      </w:r>
      <w:r w:rsidRPr="00B978EC">
        <w:rPr>
          <w:rFonts w:ascii="Trebuchet MS" w:hAnsi="Trebuchet MS"/>
          <w:b/>
          <w:noProof/>
          <w:sz w:val="24"/>
        </w:rPr>
        <w:t xml:space="preserve">19:3 </w:t>
      </w:r>
      <w:r w:rsidRPr="00B978EC">
        <w:rPr>
          <w:rFonts w:ascii="Trebuchet MS" w:hAnsi="Trebuchet MS"/>
          <w:noProof/>
          <w:sz w:val="24"/>
        </w:rPr>
        <w:t xml:space="preserve">You </w:t>
      </w:r>
      <w:del w:id="11" w:author="Author">
        <w:r w:rsidRPr="00B978EC">
          <w:rPr>
            <w:rFonts w:ascii="Trebuchet MS" w:hAnsi="Trebuchet MS"/>
            <w:noProof/>
            <w:sz w:val="24"/>
          </w:rPr>
          <w:delText>will prepare for yourself the way, and you must</w:delText>
        </w:r>
      </w:del>
      <w:ins w:id="12" w:author="Author">
        <w:r w:rsidRPr="00B978EC">
          <w:rPr>
            <w:rFonts w:ascii="Trebuchet MS" w:hAnsi="Trebuchet MS"/>
            <w:noProof/>
            <w:sz w:val="24"/>
          </w:rPr>
          <w:t>should</w:t>
        </w:r>
      </w:ins>
      <w:r w:rsidRPr="00B978EC">
        <w:rPr>
          <w:rFonts w:ascii="Trebuchet MS" w:hAnsi="Trebuchet MS"/>
          <w:noProof/>
          <w:sz w:val="24"/>
        </w:rPr>
        <w:t xml:space="preserve"> divide </w:t>
      </w:r>
      <w:del w:id="13" w:author="Author">
        <w:r w:rsidRPr="00B978EC">
          <w:rPr>
            <w:rFonts w:ascii="Trebuchet MS" w:hAnsi="Trebuchet MS"/>
            <w:noProof/>
            <w:sz w:val="24"/>
          </w:rPr>
          <w:delText xml:space="preserve">up </w:delText>
        </w:r>
      </w:del>
      <w:r w:rsidRPr="00B978EC">
        <w:rPr>
          <w:rFonts w:ascii="Trebuchet MS" w:hAnsi="Trebuchet MS"/>
          <w:noProof/>
          <w:sz w:val="24"/>
        </w:rPr>
        <w:t xml:space="preserve">the territory of </w:t>
      </w:r>
      <w:del w:id="14" w:author="Author">
        <w:r w:rsidRPr="00B978EC">
          <w:rPr>
            <w:rFonts w:ascii="Trebuchet MS" w:hAnsi="Trebuchet MS"/>
            <w:noProof/>
            <w:sz w:val="24"/>
          </w:rPr>
          <w:delText>your</w:delText>
        </w:r>
      </w:del>
      <w:ins w:id="15" w:author="Author">
        <w:r w:rsidRPr="00B978EC">
          <w:rPr>
            <w:rFonts w:ascii="Trebuchet MS" w:hAnsi="Trebuchet MS"/>
            <w:noProof/>
            <w:sz w:val="24"/>
          </w:rPr>
          <w:t>the</w:t>
        </w:r>
      </w:ins>
      <w:r w:rsidRPr="00B978EC">
        <w:rPr>
          <w:rFonts w:ascii="Trebuchet MS" w:hAnsi="Trebuchet MS"/>
          <w:noProof/>
          <w:sz w:val="24"/>
        </w:rPr>
        <w:t xml:space="preserve"> land that Jehovah your God </w:t>
      </w:r>
      <w:del w:id="16" w:author="Author">
        <w:r w:rsidRPr="00B978EC">
          <w:rPr>
            <w:rFonts w:ascii="Trebuchet MS" w:hAnsi="Trebuchet MS"/>
            <w:noProof/>
            <w:sz w:val="24"/>
          </w:rPr>
          <w:delText xml:space="preserve">proceeded </w:delText>
        </w:r>
      </w:del>
      <w:ins w:id="17" w:author="Author">
        <w:r w:rsidRPr="00B978EC">
          <w:rPr>
            <w:rFonts w:ascii="Trebuchet MS" w:hAnsi="Trebuchet MS"/>
            <w:noProof/>
            <w:sz w:val="24"/>
          </w:rPr>
          <w:t xml:space="preserve">has given you </w:t>
        </w:r>
      </w:ins>
      <w:r w:rsidRPr="00B978EC">
        <w:rPr>
          <w:rFonts w:ascii="Trebuchet MS" w:hAnsi="Trebuchet MS"/>
          <w:noProof/>
          <w:sz w:val="24"/>
        </w:rPr>
        <w:t xml:space="preserve">to </w:t>
      </w:r>
      <w:del w:id="18" w:author="Author">
        <w:r w:rsidRPr="00B978EC">
          <w:rPr>
            <w:rFonts w:ascii="Trebuchet MS" w:hAnsi="Trebuchet MS"/>
            <w:noProof/>
            <w:sz w:val="24"/>
          </w:rPr>
          <w:delText>give you as a possession</w:delText>
        </w:r>
      </w:del>
      <w:ins w:id="19" w:author="Author">
        <w:r w:rsidRPr="00B978EC">
          <w:rPr>
            <w:rFonts w:ascii="Trebuchet MS" w:hAnsi="Trebuchet MS"/>
            <w:noProof/>
            <w:sz w:val="24"/>
          </w:rPr>
          <w:t>possess</w:t>
        </w:r>
      </w:ins>
      <w:r w:rsidRPr="00B978EC">
        <w:rPr>
          <w:rFonts w:ascii="Trebuchet MS" w:hAnsi="Trebuchet MS"/>
          <w:noProof/>
          <w:sz w:val="24"/>
        </w:rPr>
        <w:t xml:space="preserve"> into three parts, and </w:t>
      </w:r>
      <w:del w:id="20" w:author="Author">
        <w:r w:rsidRPr="00B978EC">
          <w:rPr>
            <w:rFonts w:ascii="Trebuchet MS" w:hAnsi="Trebuchet MS"/>
            <w:noProof/>
            <w:sz w:val="24"/>
          </w:rPr>
          <w:delText>it must be for</w:delText>
        </w:r>
      </w:del>
      <w:ins w:id="21" w:author="Author">
        <w:r w:rsidRPr="00B978EC">
          <w:rPr>
            <w:rFonts w:ascii="Trebuchet MS" w:hAnsi="Trebuchet MS"/>
            <w:noProof/>
            <w:sz w:val="24"/>
          </w:rPr>
          <w:t>prepare the roads so that</w:t>
        </w:r>
      </w:ins>
      <w:r w:rsidRPr="00B978EC">
        <w:rPr>
          <w:rFonts w:ascii="Trebuchet MS" w:hAnsi="Trebuchet MS"/>
          <w:noProof/>
          <w:sz w:val="24"/>
        </w:rPr>
        <w:t xml:space="preserve"> any manslayer </w:t>
      </w:r>
      <w:del w:id="22" w:author="Author">
        <w:r w:rsidRPr="00B978EC">
          <w:rPr>
            <w:rFonts w:ascii="Trebuchet MS" w:hAnsi="Trebuchet MS"/>
            <w:noProof/>
            <w:sz w:val="24"/>
          </w:rPr>
          <w:delText>to</w:delText>
        </w:r>
      </w:del>
      <w:ins w:id="23" w:author="Author">
        <w:r w:rsidRPr="00B978EC">
          <w:rPr>
            <w:rFonts w:ascii="Trebuchet MS" w:hAnsi="Trebuchet MS"/>
            <w:noProof/>
            <w:sz w:val="24"/>
          </w:rPr>
          <w:t>can</w:t>
        </w:r>
      </w:ins>
      <w:r w:rsidRPr="00B978EC">
        <w:rPr>
          <w:rFonts w:ascii="Trebuchet MS" w:hAnsi="Trebuchet MS"/>
          <w:noProof/>
          <w:sz w:val="24"/>
        </w:rPr>
        <w:t xml:space="preserve"> flee </w:t>
      </w:r>
      <w:del w:id="24" w:author="Author">
        <w:r w:rsidRPr="00B978EC">
          <w:rPr>
            <w:rFonts w:ascii="Trebuchet MS" w:hAnsi="Trebuchet MS"/>
            <w:noProof/>
            <w:sz w:val="24"/>
          </w:rPr>
          <w:delText>there</w:delText>
        </w:r>
      </w:del>
      <w:ins w:id="25" w:author="Author">
        <w:r w:rsidRPr="00B978EC">
          <w:rPr>
            <w:rFonts w:ascii="Trebuchet MS" w:hAnsi="Trebuchet MS"/>
            <w:noProof/>
            <w:sz w:val="24"/>
          </w:rPr>
          <w:t>to one of those cities</w:t>
        </w:r>
      </w:ins>
      <w:r w:rsidRPr="00B978EC">
        <w:rPr>
          <w:rFonts w:ascii="Trebuchet MS" w:hAnsi="Trebuchet MS"/>
          <w:noProof/>
          <w:sz w:val="24"/>
        </w:rPr>
        <w:t>.</w:t>
      </w:r>
    </w:p>
    <w:p w:rsidR="00B104E6" w:rsidRPr="00B978EC" w:rsidRDefault="00B104E6" w:rsidP="00B104E6">
      <w:pPr>
        <w:rPr>
          <w:rFonts w:ascii="Trebuchet MS" w:hAnsi="Trebuchet MS"/>
          <w:noProof/>
          <w:sz w:val="24"/>
        </w:rPr>
      </w:pPr>
      <w:r w:rsidRPr="00B978EC">
        <w:rPr>
          <w:rFonts w:ascii="Trebuchet MS" w:hAnsi="Trebuchet MS"/>
          <w:b/>
          <w:sz w:val="24"/>
        </w:rPr>
        <w:t xml:space="preserve">19:4 </w:t>
      </w:r>
      <w:r w:rsidRPr="00B978EC">
        <w:rPr>
          <w:rFonts w:ascii="Trebuchet MS" w:hAnsi="Trebuchet MS"/>
          <w:noProof/>
          <w:sz w:val="24"/>
        </w:rPr>
        <w:t xml:space="preserve">“Now this is </w:t>
      </w:r>
      <w:del w:id="26" w:author="Author">
        <w:r w:rsidRPr="00B978EC">
          <w:rPr>
            <w:rFonts w:ascii="Trebuchet MS" w:hAnsi="Trebuchet MS"/>
            <w:noProof/>
            <w:sz w:val="24"/>
          </w:rPr>
          <w:delText>the case of</w:delText>
        </w:r>
      </w:del>
      <w:ins w:id="27" w:author="Author">
        <w:r w:rsidRPr="00B978EC">
          <w:rPr>
            <w:rFonts w:ascii="Trebuchet MS" w:hAnsi="Trebuchet MS"/>
            <w:noProof/>
            <w:sz w:val="24"/>
          </w:rPr>
          <w:t>what should take place regarding</w:t>
        </w:r>
      </w:ins>
      <w:r w:rsidRPr="00B978EC">
        <w:rPr>
          <w:rFonts w:ascii="Trebuchet MS" w:hAnsi="Trebuchet MS"/>
          <w:noProof/>
          <w:sz w:val="24"/>
        </w:rPr>
        <w:t xml:space="preserve"> the manslayer who may flee there </w:t>
      </w:r>
      <w:del w:id="28" w:author="Author">
        <w:r w:rsidRPr="00B978EC">
          <w:rPr>
            <w:rFonts w:ascii="Trebuchet MS" w:hAnsi="Trebuchet MS"/>
            <w:noProof/>
            <w:sz w:val="24"/>
          </w:rPr>
          <w:delText>and has</w:delText>
        </w:r>
      </w:del>
      <w:ins w:id="29" w:author="Author">
        <w:r w:rsidRPr="00B978EC">
          <w:rPr>
            <w:rFonts w:ascii="Trebuchet MS" w:hAnsi="Trebuchet MS"/>
            <w:noProof/>
            <w:sz w:val="24"/>
          </w:rPr>
          <w:t>in order</w:t>
        </w:r>
      </w:ins>
      <w:r w:rsidRPr="00B978EC">
        <w:rPr>
          <w:rFonts w:ascii="Trebuchet MS" w:hAnsi="Trebuchet MS"/>
          <w:noProof/>
          <w:sz w:val="24"/>
        </w:rPr>
        <w:t xml:space="preserve"> to live: When he strikes his </w:t>
      </w:r>
      <w:del w:id="30" w:author="Author">
        <w:r w:rsidRPr="00B978EC">
          <w:rPr>
            <w:rFonts w:ascii="Trebuchet MS" w:hAnsi="Trebuchet MS"/>
            <w:noProof/>
            <w:sz w:val="24"/>
          </w:rPr>
          <w:delText>fellowman without knowing it</w:delText>
        </w:r>
      </w:del>
      <w:ins w:id="31" w:author="Author">
        <w:r w:rsidRPr="00B978EC">
          <w:rPr>
            <w:rFonts w:ascii="Trebuchet MS" w:hAnsi="Trebuchet MS"/>
            <w:noProof/>
            <w:sz w:val="24"/>
          </w:rPr>
          <w:t>fellow man unintentionally</w:t>
        </w:r>
      </w:ins>
      <w:r w:rsidRPr="00B978EC">
        <w:rPr>
          <w:rFonts w:ascii="Trebuchet MS" w:hAnsi="Trebuchet MS"/>
          <w:noProof/>
          <w:sz w:val="24"/>
        </w:rPr>
        <w:t xml:space="preserve"> and he </w:t>
      </w:r>
      <w:del w:id="32" w:author="Author">
        <w:r w:rsidRPr="00B978EC">
          <w:rPr>
            <w:rFonts w:ascii="Trebuchet MS" w:hAnsi="Trebuchet MS"/>
            <w:noProof/>
            <w:sz w:val="24"/>
          </w:rPr>
          <w:delText>was no hater of</w:delText>
        </w:r>
      </w:del>
      <w:ins w:id="33" w:author="Author">
        <w:r w:rsidRPr="00B978EC">
          <w:rPr>
            <w:rFonts w:ascii="Trebuchet MS" w:hAnsi="Trebuchet MS"/>
            <w:noProof/>
            <w:sz w:val="24"/>
          </w:rPr>
          <w:t>did not previously hate</w:t>
        </w:r>
      </w:ins>
      <w:r w:rsidRPr="00B978EC">
        <w:rPr>
          <w:rFonts w:ascii="Trebuchet MS" w:hAnsi="Trebuchet MS"/>
          <w:noProof/>
          <w:sz w:val="24"/>
        </w:rPr>
        <w:t xml:space="preserve"> him</w:t>
      </w:r>
      <w:del w:id="34" w:author="Author">
        <w:r w:rsidRPr="00B978EC">
          <w:rPr>
            <w:rFonts w:ascii="Trebuchet MS" w:hAnsi="Trebuchet MS"/>
            <w:noProof/>
            <w:sz w:val="24"/>
          </w:rPr>
          <w:delText xml:space="preserve"> formerly</w:delText>
        </w:r>
      </w:del>
      <w:r w:rsidRPr="00B978EC">
        <w:rPr>
          <w:rFonts w:ascii="Trebuchet MS" w:hAnsi="Trebuchet MS"/>
          <w:noProof/>
          <w:sz w:val="24"/>
        </w:rPr>
        <w:t xml:space="preserve">; </w:t>
      </w:r>
      <w:r w:rsidRPr="00B978EC">
        <w:rPr>
          <w:rFonts w:ascii="Trebuchet MS" w:hAnsi="Trebuchet MS"/>
          <w:b/>
          <w:noProof/>
          <w:sz w:val="24"/>
        </w:rPr>
        <w:t xml:space="preserve">19:5 </w:t>
      </w:r>
      <w:del w:id="35" w:author="Author">
        <w:r w:rsidRPr="00B978EC">
          <w:rPr>
            <w:rFonts w:ascii="Trebuchet MS" w:hAnsi="Trebuchet MS"/>
            <w:noProof/>
            <w:sz w:val="24"/>
          </w:rPr>
          <w:delText>or</w:delText>
        </w:r>
      </w:del>
      <w:ins w:id="36" w:author="Author">
        <w:r w:rsidRPr="00B978EC">
          <w:rPr>
            <w:rFonts w:ascii="Trebuchet MS" w:hAnsi="Trebuchet MS"/>
            <w:noProof/>
            <w:sz w:val="24"/>
          </w:rPr>
          <w:t>as</w:t>
        </w:r>
      </w:ins>
      <w:r w:rsidRPr="00B978EC">
        <w:rPr>
          <w:rFonts w:ascii="Trebuchet MS" w:hAnsi="Trebuchet MS"/>
          <w:noProof/>
          <w:sz w:val="24"/>
        </w:rPr>
        <w:t xml:space="preserve"> when he goes with his </w:t>
      </w:r>
      <w:del w:id="37" w:author="Author">
        <w:r w:rsidRPr="00B978EC">
          <w:rPr>
            <w:rFonts w:ascii="Trebuchet MS" w:hAnsi="Trebuchet MS"/>
            <w:noProof/>
            <w:sz w:val="24"/>
          </w:rPr>
          <w:delText>fellowman</w:delText>
        </w:r>
      </w:del>
      <w:ins w:id="38" w:author="Author">
        <w:r w:rsidRPr="00B978EC">
          <w:rPr>
            <w:rFonts w:ascii="Trebuchet MS" w:hAnsi="Trebuchet MS"/>
            <w:noProof/>
            <w:sz w:val="24"/>
          </w:rPr>
          <w:t>fellow man</w:t>
        </w:r>
      </w:ins>
      <w:r w:rsidRPr="00B978EC">
        <w:rPr>
          <w:rFonts w:ascii="Trebuchet MS" w:hAnsi="Trebuchet MS"/>
          <w:noProof/>
          <w:sz w:val="24"/>
        </w:rPr>
        <w:t xml:space="preserve"> into the </w:t>
      </w:r>
      <w:del w:id="39" w:author="Author">
        <w:r w:rsidRPr="00B978EC">
          <w:rPr>
            <w:rFonts w:ascii="Trebuchet MS" w:hAnsi="Trebuchet MS"/>
            <w:noProof/>
            <w:sz w:val="24"/>
          </w:rPr>
          <w:delText>woods</w:delText>
        </w:r>
      </w:del>
      <w:ins w:id="40" w:author="Author">
        <w:r w:rsidRPr="00B978EC">
          <w:rPr>
            <w:rFonts w:ascii="Trebuchet MS" w:hAnsi="Trebuchet MS"/>
            <w:noProof/>
            <w:sz w:val="24"/>
          </w:rPr>
          <w:t>forest</w:t>
        </w:r>
      </w:ins>
      <w:r w:rsidRPr="00B978EC">
        <w:rPr>
          <w:rFonts w:ascii="Trebuchet MS" w:hAnsi="Trebuchet MS"/>
          <w:noProof/>
          <w:sz w:val="24"/>
        </w:rPr>
        <w:t xml:space="preserve"> to gather wood</w:t>
      </w:r>
      <w:del w:id="41" w:author="Author">
        <w:r w:rsidRPr="00B978EC">
          <w:rPr>
            <w:rFonts w:ascii="Trebuchet MS" w:hAnsi="Trebuchet MS"/>
            <w:noProof/>
            <w:sz w:val="24"/>
          </w:rPr>
          <w:delText>,</w:delText>
        </w:r>
      </w:del>
      <w:r w:rsidRPr="00B978EC">
        <w:rPr>
          <w:rFonts w:ascii="Trebuchet MS" w:hAnsi="Trebuchet MS"/>
          <w:noProof/>
          <w:sz w:val="24"/>
        </w:rPr>
        <w:t xml:space="preserve"> and</w:t>
      </w:r>
      <w:ins w:id="42" w:author="Author">
        <w:r w:rsidRPr="00B978EC">
          <w:rPr>
            <w:rFonts w:ascii="Trebuchet MS" w:hAnsi="Trebuchet MS"/>
            <w:noProof/>
            <w:sz w:val="24"/>
          </w:rPr>
          <w:t xml:space="preserve"> he raises</w:t>
        </w:r>
      </w:ins>
      <w:r w:rsidRPr="00B978EC">
        <w:rPr>
          <w:rFonts w:ascii="Trebuchet MS" w:hAnsi="Trebuchet MS"/>
          <w:noProof/>
          <w:sz w:val="24"/>
        </w:rPr>
        <w:t xml:space="preserve"> his hand </w:t>
      </w:r>
      <w:del w:id="43" w:author="Author">
        <w:r w:rsidRPr="00B978EC">
          <w:rPr>
            <w:rFonts w:ascii="Trebuchet MS" w:hAnsi="Trebuchet MS"/>
            <w:noProof/>
            <w:sz w:val="24"/>
          </w:rPr>
          <w:delText xml:space="preserve">has been raised to strike with the ax </w:delText>
        </w:r>
      </w:del>
      <w:r w:rsidRPr="00B978EC">
        <w:rPr>
          <w:rFonts w:ascii="Trebuchet MS" w:hAnsi="Trebuchet MS"/>
          <w:noProof/>
          <w:sz w:val="24"/>
        </w:rPr>
        <w:t>to cut the tree</w:t>
      </w:r>
      <w:del w:id="44" w:author="Author">
        <w:r w:rsidRPr="00B978EC">
          <w:rPr>
            <w:rFonts w:ascii="Trebuchet MS" w:hAnsi="Trebuchet MS"/>
            <w:noProof/>
            <w:sz w:val="24"/>
          </w:rPr>
          <w:delText>, and</w:delText>
        </w:r>
      </w:del>
      <w:r w:rsidRPr="00B978EC">
        <w:rPr>
          <w:rFonts w:ascii="Trebuchet MS" w:hAnsi="Trebuchet MS"/>
          <w:noProof/>
          <w:sz w:val="24"/>
        </w:rPr>
        <w:t xml:space="preserve"> </w:t>
      </w:r>
      <w:ins w:id="45" w:author="Author">
        <w:r w:rsidRPr="00B978EC">
          <w:rPr>
            <w:rFonts w:ascii="Trebuchet MS" w:hAnsi="Trebuchet MS"/>
            <w:noProof/>
            <w:sz w:val="24"/>
          </w:rPr>
          <w:t xml:space="preserve">with the ax, but </w:t>
        </w:r>
      </w:ins>
      <w:r w:rsidRPr="00B978EC">
        <w:rPr>
          <w:rFonts w:ascii="Trebuchet MS" w:hAnsi="Trebuchet MS"/>
          <w:noProof/>
          <w:sz w:val="24"/>
        </w:rPr>
        <w:t xml:space="preserve">the </w:t>
      </w:r>
      <w:del w:id="46" w:author="Author">
        <w:r w:rsidRPr="00B978EC">
          <w:rPr>
            <w:rFonts w:ascii="Trebuchet MS" w:hAnsi="Trebuchet MS"/>
            <w:noProof/>
            <w:sz w:val="24"/>
          </w:rPr>
          <w:delText>iron has slipped</w:delText>
        </w:r>
      </w:del>
      <w:ins w:id="47" w:author="Author">
        <w:r w:rsidRPr="00B978EC">
          <w:rPr>
            <w:rFonts w:ascii="Trebuchet MS" w:hAnsi="Trebuchet MS"/>
            <w:noProof/>
            <w:sz w:val="24"/>
          </w:rPr>
          <w:t>axhead flies</w:t>
        </w:r>
      </w:ins>
      <w:r w:rsidRPr="00B978EC">
        <w:rPr>
          <w:rFonts w:ascii="Trebuchet MS" w:hAnsi="Trebuchet MS"/>
          <w:noProof/>
          <w:sz w:val="24"/>
        </w:rPr>
        <w:t xml:space="preserve"> off </w:t>
      </w:r>
      <w:del w:id="48" w:author="Author">
        <w:r w:rsidRPr="00B978EC">
          <w:rPr>
            <w:rFonts w:ascii="Trebuchet MS" w:hAnsi="Trebuchet MS"/>
            <w:noProof/>
            <w:sz w:val="24"/>
          </w:rPr>
          <w:delText xml:space="preserve">from </w:delText>
        </w:r>
      </w:del>
      <w:r w:rsidRPr="00B978EC">
        <w:rPr>
          <w:rFonts w:ascii="Trebuchet MS" w:hAnsi="Trebuchet MS"/>
          <w:noProof/>
          <w:sz w:val="24"/>
        </w:rPr>
        <w:t xml:space="preserve">the </w:t>
      </w:r>
      <w:del w:id="49" w:author="Author">
        <w:r w:rsidRPr="00B978EC">
          <w:rPr>
            <w:rFonts w:ascii="Trebuchet MS" w:hAnsi="Trebuchet MS"/>
            <w:noProof/>
            <w:sz w:val="24"/>
          </w:rPr>
          <w:delText xml:space="preserve">wooden </w:delText>
        </w:r>
      </w:del>
      <w:r w:rsidRPr="00B978EC">
        <w:rPr>
          <w:rFonts w:ascii="Trebuchet MS" w:hAnsi="Trebuchet MS"/>
          <w:noProof/>
          <w:sz w:val="24"/>
        </w:rPr>
        <w:t>handle</w:t>
      </w:r>
      <w:del w:id="50" w:author="Author">
        <w:r w:rsidRPr="00B978EC">
          <w:rPr>
            <w:rFonts w:ascii="Trebuchet MS" w:hAnsi="Trebuchet MS"/>
            <w:noProof/>
            <w:sz w:val="24"/>
          </w:rPr>
          <w:delText>,</w:delText>
        </w:r>
      </w:del>
      <w:ins w:id="51" w:author="Author">
        <w:r w:rsidRPr="00B978EC">
          <w:rPr>
            <w:rFonts w:ascii="Trebuchet MS" w:hAnsi="Trebuchet MS"/>
            <w:noProof/>
            <w:sz w:val="24"/>
          </w:rPr>
          <w:t xml:space="preserve"> and hits his fellow man</w:t>
        </w:r>
      </w:ins>
      <w:r w:rsidRPr="00B978EC">
        <w:rPr>
          <w:rFonts w:ascii="Trebuchet MS" w:hAnsi="Trebuchet MS"/>
          <w:noProof/>
          <w:sz w:val="24"/>
        </w:rPr>
        <w:t xml:space="preserve"> and </w:t>
      </w:r>
      <w:del w:id="52" w:author="Author">
        <w:r w:rsidRPr="00B978EC">
          <w:rPr>
            <w:rFonts w:ascii="Trebuchet MS" w:hAnsi="Trebuchet MS"/>
            <w:noProof/>
            <w:sz w:val="24"/>
          </w:rPr>
          <w:delText xml:space="preserve">it has hit his fellowman and he has died, </w:delText>
        </w:r>
      </w:del>
      <w:r w:rsidRPr="00B978EC">
        <w:rPr>
          <w:rFonts w:ascii="Trebuchet MS" w:hAnsi="Trebuchet MS"/>
          <w:noProof/>
          <w:sz w:val="24"/>
        </w:rPr>
        <w:t xml:space="preserve">he </w:t>
      </w:r>
      <w:del w:id="53" w:author="Author">
        <w:r w:rsidRPr="00B978EC">
          <w:rPr>
            <w:rFonts w:ascii="Trebuchet MS" w:hAnsi="Trebuchet MS"/>
            <w:noProof/>
            <w:sz w:val="24"/>
          </w:rPr>
          <w:delText>himself</w:delText>
        </w:r>
      </w:del>
      <w:ins w:id="54" w:author="Author">
        <w:r w:rsidRPr="00B978EC">
          <w:rPr>
            <w:rFonts w:ascii="Trebuchet MS" w:hAnsi="Trebuchet MS"/>
            <w:noProof/>
            <w:sz w:val="24"/>
          </w:rPr>
          <w:t>dies, the manslayer</w:t>
        </w:r>
      </w:ins>
      <w:r w:rsidRPr="00B978EC">
        <w:rPr>
          <w:rFonts w:ascii="Trebuchet MS" w:hAnsi="Trebuchet MS"/>
          <w:noProof/>
          <w:sz w:val="24"/>
        </w:rPr>
        <w:t xml:space="preserve"> should flee to one of these cities </w:t>
      </w:r>
      <w:del w:id="55" w:author="Author">
        <w:r w:rsidRPr="00B978EC">
          <w:rPr>
            <w:rFonts w:ascii="Trebuchet MS" w:hAnsi="Trebuchet MS"/>
            <w:noProof/>
            <w:sz w:val="24"/>
          </w:rPr>
          <w:delText>and must</w:delText>
        </w:r>
      </w:del>
      <w:ins w:id="56" w:author="Author">
        <w:r w:rsidRPr="00B978EC">
          <w:rPr>
            <w:rFonts w:ascii="Trebuchet MS" w:hAnsi="Trebuchet MS"/>
            <w:noProof/>
            <w:sz w:val="24"/>
          </w:rPr>
          <w:t>to</w:t>
        </w:r>
      </w:ins>
      <w:r w:rsidRPr="00B978EC">
        <w:rPr>
          <w:rFonts w:ascii="Trebuchet MS" w:hAnsi="Trebuchet MS"/>
          <w:noProof/>
          <w:sz w:val="24"/>
        </w:rPr>
        <w:t xml:space="preserve"> live. </w:t>
      </w:r>
      <w:r w:rsidRPr="00B978EC">
        <w:rPr>
          <w:rFonts w:ascii="Trebuchet MS" w:hAnsi="Trebuchet MS"/>
          <w:b/>
          <w:noProof/>
          <w:sz w:val="24"/>
        </w:rPr>
        <w:t xml:space="preserve">19:6 </w:t>
      </w:r>
      <w:r w:rsidRPr="00B978EC">
        <w:rPr>
          <w:rFonts w:ascii="Trebuchet MS" w:hAnsi="Trebuchet MS"/>
          <w:noProof/>
          <w:sz w:val="24"/>
        </w:rPr>
        <w:t xml:space="preserve">Otherwise, </w:t>
      </w:r>
      <w:ins w:id="57" w:author="Author">
        <w:r w:rsidRPr="00B978EC">
          <w:rPr>
            <w:rFonts w:ascii="Trebuchet MS" w:hAnsi="Trebuchet MS"/>
            <w:noProof/>
            <w:sz w:val="24"/>
          </w:rPr>
          <w:t>in the heat of anger,</w:t>
        </w:r>
        <w:r w:rsidRPr="00B978EC">
          <w:rPr>
            <w:rStyle w:val="FootnoteReference"/>
            <w:rFonts w:ascii="Trebuchet MS" w:hAnsi="Trebuchet MS"/>
            <w:noProof/>
          </w:rPr>
          <w:footnoteReference w:id="1"/>
        </w:r>
        <w:r w:rsidRPr="00B978EC">
          <w:rPr>
            <w:rFonts w:ascii="Trebuchet MS" w:hAnsi="Trebuchet MS"/>
            <w:noProof/>
            <w:sz w:val="24"/>
          </w:rPr>
          <w:t xml:space="preserve"> </w:t>
        </w:r>
      </w:ins>
      <w:r w:rsidRPr="00B978EC">
        <w:rPr>
          <w:rFonts w:ascii="Trebuchet MS" w:hAnsi="Trebuchet MS"/>
          <w:noProof/>
          <w:sz w:val="24"/>
        </w:rPr>
        <w:t>the avenger of blood may</w:t>
      </w:r>
      <w:del w:id="60" w:author="Author">
        <w:r w:rsidRPr="00B978EC">
          <w:rPr>
            <w:rFonts w:ascii="Trebuchet MS" w:hAnsi="Trebuchet MS"/>
            <w:noProof/>
            <w:sz w:val="24"/>
          </w:rPr>
          <w:delText>, because his heart is hot,</w:delText>
        </w:r>
      </w:del>
      <w:r w:rsidRPr="00B978EC">
        <w:rPr>
          <w:rFonts w:ascii="Trebuchet MS" w:hAnsi="Trebuchet MS"/>
          <w:noProof/>
          <w:sz w:val="24"/>
        </w:rPr>
        <w:t xml:space="preserve"> chase after the manslayer</w:t>
      </w:r>
      <w:del w:id="61" w:author="Author">
        <w:r w:rsidRPr="00B978EC">
          <w:rPr>
            <w:rFonts w:ascii="Trebuchet MS" w:hAnsi="Trebuchet MS"/>
            <w:noProof/>
            <w:sz w:val="24"/>
          </w:rPr>
          <w:delText xml:space="preserve"> and actually</w:delText>
        </w:r>
      </w:del>
      <w:ins w:id="62" w:author="Author">
        <w:r w:rsidRPr="00B978EC">
          <w:rPr>
            <w:rFonts w:ascii="Trebuchet MS" w:hAnsi="Trebuchet MS"/>
            <w:noProof/>
            <w:sz w:val="24"/>
          </w:rPr>
          <w:t>,</w:t>
        </w:r>
      </w:ins>
      <w:r w:rsidRPr="00B978EC">
        <w:rPr>
          <w:rFonts w:ascii="Trebuchet MS" w:hAnsi="Trebuchet MS"/>
          <w:noProof/>
          <w:sz w:val="24"/>
        </w:rPr>
        <w:t xml:space="preserve"> overtake him, </w:t>
      </w:r>
      <w:del w:id="63" w:author="Author">
        <w:r w:rsidRPr="00B978EC">
          <w:rPr>
            <w:rFonts w:ascii="Trebuchet MS" w:hAnsi="Trebuchet MS"/>
            <w:noProof/>
            <w:sz w:val="24"/>
          </w:rPr>
          <w:delText>since the way is great; and he may indeed strike his soul fatally, whereas there is no sentence of death for</w:delText>
        </w:r>
      </w:del>
      <w:ins w:id="64" w:author="Author">
        <w:r w:rsidRPr="00B978EC">
          <w:rPr>
            <w:rFonts w:ascii="Trebuchet MS" w:hAnsi="Trebuchet MS"/>
            <w:noProof/>
            <w:sz w:val="24"/>
          </w:rPr>
          <w:t>and kill</w:t>
        </w:r>
      </w:ins>
      <w:r w:rsidRPr="00B978EC">
        <w:rPr>
          <w:rFonts w:ascii="Trebuchet MS" w:hAnsi="Trebuchet MS"/>
          <w:noProof/>
          <w:sz w:val="24"/>
        </w:rPr>
        <w:t xml:space="preserve"> him, because </w:t>
      </w:r>
      <w:del w:id="65" w:author="Author">
        <w:r w:rsidRPr="00B978EC">
          <w:rPr>
            <w:rFonts w:ascii="Trebuchet MS" w:hAnsi="Trebuchet MS"/>
            <w:noProof/>
            <w:sz w:val="24"/>
          </w:rPr>
          <w:delText xml:space="preserve">he </w:delText>
        </w:r>
      </w:del>
      <w:ins w:id="66" w:author="Author">
        <w:r w:rsidRPr="00B978EC">
          <w:rPr>
            <w:rFonts w:ascii="Trebuchet MS" w:hAnsi="Trebuchet MS"/>
            <w:noProof/>
            <w:sz w:val="24"/>
          </w:rPr>
          <w:t xml:space="preserve">the distance to the city </w:t>
        </w:r>
      </w:ins>
      <w:r w:rsidRPr="00B978EC">
        <w:rPr>
          <w:rFonts w:ascii="Trebuchet MS" w:hAnsi="Trebuchet MS"/>
          <w:noProof/>
          <w:sz w:val="24"/>
        </w:rPr>
        <w:t xml:space="preserve">was </w:t>
      </w:r>
      <w:del w:id="67" w:author="Author">
        <w:r w:rsidRPr="00B978EC">
          <w:rPr>
            <w:rFonts w:ascii="Trebuchet MS" w:hAnsi="Trebuchet MS"/>
            <w:noProof/>
            <w:sz w:val="24"/>
          </w:rPr>
          <w:delText>no hater of him formerly</w:delText>
        </w:r>
      </w:del>
      <w:ins w:id="68" w:author="Author">
        <w:r w:rsidRPr="00B978EC">
          <w:rPr>
            <w:rFonts w:ascii="Trebuchet MS" w:hAnsi="Trebuchet MS"/>
            <w:noProof/>
            <w:sz w:val="24"/>
          </w:rPr>
          <w:t>too far. However, he did not deserve to die, since he did not previously hate his fellow man</w:t>
        </w:r>
      </w:ins>
      <w:r w:rsidRPr="00B978EC">
        <w:rPr>
          <w:rFonts w:ascii="Trebuchet MS" w:hAnsi="Trebuchet MS"/>
          <w:noProof/>
          <w:sz w:val="24"/>
        </w:rPr>
        <w:t xml:space="preserve">. </w:t>
      </w:r>
      <w:r w:rsidRPr="00B978EC">
        <w:rPr>
          <w:rFonts w:ascii="Trebuchet MS" w:hAnsi="Trebuchet MS"/>
          <w:b/>
          <w:noProof/>
          <w:sz w:val="24"/>
        </w:rPr>
        <w:t xml:space="preserve">19:7 </w:t>
      </w:r>
      <w:r w:rsidRPr="00B978EC">
        <w:rPr>
          <w:rFonts w:ascii="Trebuchet MS" w:hAnsi="Trebuchet MS"/>
          <w:noProof/>
          <w:sz w:val="24"/>
        </w:rPr>
        <w:t>That is why I am commanding you</w:t>
      </w:r>
      <w:del w:id="69" w:author="Author">
        <w:r w:rsidRPr="00B978EC">
          <w:rPr>
            <w:rFonts w:ascii="Trebuchet MS" w:hAnsi="Trebuchet MS"/>
            <w:noProof/>
            <w:sz w:val="24"/>
          </w:rPr>
          <w:delText>, saying, ‘Three</w:delText>
        </w:r>
      </w:del>
      <w:ins w:id="70" w:author="Author">
        <w:r w:rsidRPr="00B978EC">
          <w:rPr>
            <w:rFonts w:ascii="Trebuchet MS" w:hAnsi="Trebuchet MS"/>
            <w:noProof/>
            <w:sz w:val="24"/>
          </w:rPr>
          <w:t>: ‘Set three</w:t>
        </w:r>
      </w:ins>
      <w:r w:rsidRPr="00B978EC">
        <w:rPr>
          <w:rFonts w:ascii="Trebuchet MS" w:hAnsi="Trebuchet MS"/>
          <w:noProof/>
          <w:sz w:val="24"/>
        </w:rPr>
        <w:t xml:space="preserve"> cities </w:t>
      </w:r>
      <w:del w:id="71" w:author="Author">
        <w:r w:rsidRPr="00B978EC">
          <w:rPr>
            <w:rFonts w:ascii="Trebuchet MS" w:hAnsi="Trebuchet MS"/>
            <w:noProof/>
            <w:sz w:val="24"/>
          </w:rPr>
          <w:delText xml:space="preserve">you will set </w:delText>
        </w:r>
      </w:del>
      <w:r w:rsidRPr="00B978EC">
        <w:rPr>
          <w:rFonts w:ascii="Trebuchet MS" w:hAnsi="Trebuchet MS"/>
          <w:noProof/>
          <w:sz w:val="24"/>
        </w:rPr>
        <w:t>apart</w:t>
      </w:r>
      <w:del w:id="72" w:author="Author">
        <w:r w:rsidRPr="00B978EC">
          <w:rPr>
            <w:rFonts w:ascii="Trebuchet MS" w:hAnsi="Trebuchet MS"/>
            <w:noProof/>
            <w:sz w:val="24"/>
          </w:rPr>
          <w:delText xml:space="preserve"> for yourself</w:delText>
        </w:r>
      </w:del>
      <w:r w:rsidRPr="00B978EC">
        <w:rPr>
          <w:rFonts w:ascii="Trebuchet MS" w:hAnsi="Trebuchet MS"/>
          <w:noProof/>
          <w:sz w:val="24"/>
        </w:rPr>
        <w:t>.’</w:t>
      </w:r>
    </w:p>
    <w:p w:rsidR="00B104E6" w:rsidRPr="00B978EC" w:rsidRDefault="00B104E6" w:rsidP="00B104E6">
      <w:pPr>
        <w:rPr>
          <w:rFonts w:ascii="Trebuchet MS" w:hAnsi="Trebuchet MS"/>
          <w:noProof/>
          <w:sz w:val="24"/>
        </w:rPr>
      </w:pPr>
      <w:r w:rsidRPr="00B978EC">
        <w:rPr>
          <w:rFonts w:ascii="Trebuchet MS" w:hAnsi="Trebuchet MS"/>
          <w:b/>
          <w:sz w:val="24"/>
        </w:rPr>
        <w:t xml:space="preserve">19:8 </w:t>
      </w:r>
      <w:r w:rsidRPr="00B978EC">
        <w:rPr>
          <w:rFonts w:ascii="Trebuchet MS" w:hAnsi="Trebuchet MS"/>
          <w:noProof/>
          <w:sz w:val="24"/>
        </w:rPr>
        <w:t>“</w:t>
      </w:r>
      <w:del w:id="73" w:author="Author">
        <w:r w:rsidRPr="00B978EC">
          <w:rPr>
            <w:rFonts w:ascii="Trebuchet MS" w:hAnsi="Trebuchet MS"/>
            <w:noProof/>
            <w:sz w:val="24"/>
          </w:rPr>
          <w:delText>And if</w:delText>
        </w:r>
      </w:del>
      <w:ins w:id="74" w:author="Author">
        <w:r w:rsidRPr="00B978EC">
          <w:rPr>
            <w:rFonts w:ascii="Trebuchet MS" w:hAnsi="Trebuchet MS"/>
            <w:noProof/>
            <w:sz w:val="24"/>
          </w:rPr>
          <w:t>If</w:t>
        </w:r>
      </w:ins>
      <w:r w:rsidRPr="00B978EC">
        <w:rPr>
          <w:rFonts w:ascii="Trebuchet MS" w:hAnsi="Trebuchet MS"/>
          <w:noProof/>
          <w:sz w:val="24"/>
        </w:rPr>
        <w:t xml:space="preserve"> Jehovah your God </w:t>
      </w:r>
      <w:del w:id="75" w:author="Author">
        <w:r w:rsidRPr="00B978EC">
          <w:rPr>
            <w:rFonts w:ascii="Trebuchet MS" w:hAnsi="Trebuchet MS"/>
            <w:noProof/>
            <w:sz w:val="24"/>
          </w:rPr>
          <w:delText>widens out</w:delText>
        </w:r>
      </w:del>
      <w:ins w:id="76" w:author="Author">
        <w:r w:rsidRPr="00B978EC">
          <w:rPr>
            <w:rFonts w:ascii="Trebuchet MS" w:hAnsi="Trebuchet MS"/>
            <w:noProof/>
            <w:sz w:val="24"/>
          </w:rPr>
          <w:t>enlarges</w:t>
        </w:r>
      </w:ins>
      <w:r w:rsidRPr="00B978EC">
        <w:rPr>
          <w:rFonts w:ascii="Trebuchet MS" w:hAnsi="Trebuchet MS"/>
          <w:noProof/>
          <w:sz w:val="24"/>
        </w:rPr>
        <w:t xml:space="preserve"> your territory </w:t>
      </w:r>
      <w:del w:id="77" w:author="Author">
        <w:r w:rsidRPr="00B978EC">
          <w:rPr>
            <w:rFonts w:ascii="Trebuchet MS" w:hAnsi="Trebuchet MS"/>
            <w:noProof/>
            <w:sz w:val="24"/>
          </w:rPr>
          <w:delText>according to what</w:delText>
        </w:r>
      </w:del>
      <w:ins w:id="78" w:author="Author">
        <w:r w:rsidRPr="00B978EC">
          <w:rPr>
            <w:rFonts w:ascii="Trebuchet MS" w:hAnsi="Trebuchet MS"/>
            <w:noProof/>
            <w:sz w:val="24"/>
          </w:rPr>
          <w:t>as</w:t>
        </w:r>
      </w:ins>
      <w:r w:rsidRPr="00B978EC">
        <w:rPr>
          <w:rFonts w:ascii="Trebuchet MS" w:hAnsi="Trebuchet MS"/>
          <w:noProof/>
          <w:sz w:val="24"/>
        </w:rPr>
        <w:t xml:space="preserve"> he swore to your forefathers</w:t>
      </w:r>
      <w:del w:id="79" w:author="Author">
        <w:r w:rsidRPr="00B978EC">
          <w:rPr>
            <w:rFonts w:ascii="Trebuchet MS" w:hAnsi="Trebuchet MS"/>
            <w:noProof/>
            <w:sz w:val="24"/>
          </w:rPr>
          <w:delText>,</w:delText>
        </w:r>
      </w:del>
      <w:r w:rsidRPr="00B978EC">
        <w:rPr>
          <w:rFonts w:ascii="Trebuchet MS" w:hAnsi="Trebuchet MS"/>
          <w:noProof/>
          <w:sz w:val="24"/>
        </w:rPr>
        <w:t xml:space="preserve"> and he has given you all the land that he promised to give to your forefathers</w:t>
      </w:r>
      <w:del w:id="80" w:author="Author">
        <w:r w:rsidRPr="00B978EC">
          <w:rPr>
            <w:rFonts w:ascii="Trebuchet MS" w:hAnsi="Trebuchet MS"/>
            <w:noProof/>
            <w:sz w:val="24"/>
          </w:rPr>
          <w:delText>,</w:delText>
        </w:r>
      </w:del>
      <w:r w:rsidRPr="00B978EC">
        <w:rPr>
          <w:rFonts w:ascii="Trebuchet MS" w:hAnsi="Trebuchet MS"/>
          <w:noProof/>
          <w:sz w:val="24"/>
        </w:rPr>
        <w:t xml:space="preserve"> </w:t>
      </w:r>
      <w:r w:rsidRPr="00B978EC">
        <w:rPr>
          <w:rFonts w:ascii="Trebuchet MS" w:hAnsi="Trebuchet MS"/>
          <w:b/>
          <w:noProof/>
          <w:sz w:val="24"/>
        </w:rPr>
        <w:t xml:space="preserve">19:9 </w:t>
      </w:r>
      <w:del w:id="81" w:author="Author">
        <w:r w:rsidRPr="00B978EC">
          <w:rPr>
            <w:rFonts w:ascii="Trebuchet MS" w:hAnsi="Trebuchet MS"/>
            <w:noProof/>
            <w:sz w:val="24"/>
          </w:rPr>
          <w:delText>because</w:delText>
        </w:r>
      </w:del>
      <w:ins w:id="82" w:author="Author">
        <w:r w:rsidRPr="00B978EC">
          <w:rPr>
            <w:rFonts w:ascii="Trebuchet MS" w:hAnsi="Trebuchet MS"/>
            <w:noProof/>
            <w:sz w:val="24"/>
          </w:rPr>
          <w:t>—provided</w:t>
        </w:r>
      </w:ins>
      <w:r w:rsidRPr="00B978EC">
        <w:rPr>
          <w:rFonts w:ascii="Trebuchet MS" w:hAnsi="Trebuchet MS"/>
          <w:noProof/>
          <w:sz w:val="24"/>
        </w:rPr>
        <w:t xml:space="preserve"> you </w:t>
      </w:r>
      <w:del w:id="83" w:author="Author">
        <w:r w:rsidRPr="00B978EC">
          <w:rPr>
            <w:rFonts w:ascii="Trebuchet MS" w:hAnsi="Trebuchet MS"/>
            <w:noProof/>
            <w:sz w:val="24"/>
          </w:rPr>
          <w:delText>will keep</w:delText>
        </w:r>
      </w:del>
      <w:ins w:id="84" w:author="Author">
        <w:r w:rsidRPr="00B978EC">
          <w:rPr>
            <w:rFonts w:ascii="Trebuchet MS" w:hAnsi="Trebuchet MS"/>
            <w:noProof/>
            <w:sz w:val="24"/>
          </w:rPr>
          <w:t>faithfully observe</w:t>
        </w:r>
      </w:ins>
      <w:r w:rsidRPr="00B978EC">
        <w:rPr>
          <w:rFonts w:ascii="Trebuchet MS" w:hAnsi="Trebuchet MS"/>
          <w:noProof/>
          <w:sz w:val="24"/>
        </w:rPr>
        <w:t xml:space="preserve"> all this commandment that I am </w:t>
      </w:r>
      <w:del w:id="85" w:author="Author">
        <w:r w:rsidRPr="00B978EC">
          <w:rPr>
            <w:rFonts w:ascii="Trebuchet MS" w:hAnsi="Trebuchet MS"/>
            <w:noProof/>
            <w:sz w:val="24"/>
          </w:rPr>
          <w:delText>commanding</w:delText>
        </w:r>
      </w:del>
      <w:ins w:id="86" w:author="Author">
        <w:r w:rsidRPr="00B978EC">
          <w:rPr>
            <w:rFonts w:ascii="Trebuchet MS" w:hAnsi="Trebuchet MS"/>
            <w:noProof/>
            <w:sz w:val="24"/>
          </w:rPr>
          <w:t>giving</w:t>
        </w:r>
      </w:ins>
      <w:r w:rsidRPr="00B978EC">
        <w:rPr>
          <w:rFonts w:ascii="Trebuchet MS" w:hAnsi="Trebuchet MS"/>
          <w:noProof/>
          <w:sz w:val="24"/>
        </w:rPr>
        <w:t xml:space="preserve"> you </w:t>
      </w:r>
      <w:r w:rsidRPr="00B978EC">
        <w:rPr>
          <w:rFonts w:ascii="Trebuchet MS" w:hAnsi="Trebuchet MS"/>
          <w:noProof/>
          <w:sz w:val="24"/>
        </w:rPr>
        <w:lastRenderedPageBreak/>
        <w:t>today</w:t>
      </w:r>
      <w:del w:id="87" w:author="Author">
        <w:r w:rsidRPr="00B978EC">
          <w:rPr>
            <w:rFonts w:ascii="Trebuchet MS" w:hAnsi="Trebuchet MS"/>
            <w:noProof/>
            <w:sz w:val="24"/>
          </w:rPr>
          <w:delText xml:space="preserve"> by doing it</w:delText>
        </w:r>
      </w:del>
      <w:r w:rsidRPr="00B978EC">
        <w:rPr>
          <w:rFonts w:ascii="Trebuchet MS" w:hAnsi="Trebuchet MS"/>
          <w:noProof/>
          <w:sz w:val="24"/>
        </w:rPr>
        <w:t xml:space="preserve">, to love Jehovah your God and </w:t>
      </w:r>
      <w:ins w:id="88" w:author="Author">
        <w:r w:rsidRPr="00B978EC">
          <w:rPr>
            <w:rFonts w:ascii="Trebuchet MS" w:hAnsi="Trebuchet MS"/>
            <w:noProof/>
            <w:sz w:val="24"/>
          </w:rPr>
          <w:t xml:space="preserve">always </w:t>
        </w:r>
      </w:ins>
      <w:r w:rsidRPr="00B978EC">
        <w:rPr>
          <w:rFonts w:ascii="Trebuchet MS" w:hAnsi="Trebuchet MS"/>
          <w:noProof/>
          <w:sz w:val="24"/>
        </w:rPr>
        <w:t>to walk in his ways</w:t>
      </w:r>
      <w:del w:id="89" w:author="Author">
        <w:r w:rsidRPr="00B978EC">
          <w:rPr>
            <w:rFonts w:ascii="Trebuchet MS" w:hAnsi="Trebuchet MS"/>
            <w:noProof/>
            <w:sz w:val="24"/>
          </w:rPr>
          <w:delText xml:space="preserve"> always, you must </w:delText>
        </w:r>
      </w:del>
      <w:ins w:id="90" w:author="Author">
        <w:r w:rsidRPr="00B978EC">
          <w:rPr>
            <w:rFonts w:ascii="Trebuchet MS" w:hAnsi="Trebuchet MS"/>
            <w:noProof/>
            <w:sz w:val="24"/>
          </w:rPr>
          <w:t>—</w:t>
        </w:r>
      </w:ins>
      <w:r w:rsidRPr="00B978EC">
        <w:rPr>
          <w:rFonts w:ascii="Trebuchet MS" w:hAnsi="Trebuchet MS"/>
          <w:noProof/>
          <w:sz w:val="24"/>
        </w:rPr>
        <w:t xml:space="preserve">then </w:t>
      </w:r>
      <w:ins w:id="91" w:author="Author">
        <w:r w:rsidRPr="00B978EC">
          <w:rPr>
            <w:rFonts w:ascii="Trebuchet MS" w:hAnsi="Trebuchet MS"/>
            <w:noProof/>
            <w:sz w:val="24"/>
          </w:rPr>
          <w:t xml:space="preserve">you are to </w:t>
        </w:r>
      </w:ins>
      <w:r w:rsidRPr="00B978EC">
        <w:rPr>
          <w:rFonts w:ascii="Trebuchet MS" w:hAnsi="Trebuchet MS"/>
          <w:noProof/>
          <w:sz w:val="24"/>
        </w:rPr>
        <w:t xml:space="preserve">add three other cities </w:t>
      </w:r>
      <w:del w:id="92" w:author="Author">
        <w:r w:rsidRPr="00B978EC">
          <w:rPr>
            <w:rFonts w:ascii="Trebuchet MS" w:hAnsi="Trebuchet MS"/>
            <w:noProof/>
            <w:sz w:val="24"/>
          </w:rPr>
          <w:delText xml:space="preserve">for yourself </w:delText>
        </w:r>
      </w:del>
      <w:r w:rsidRPr="00B978EC">
        <w:rPr>
          <w:rFonts w:ascii="Trebuchet MS" w:hAnsi="Trebuchet MS"/>
          <w:noProof/>
          <w:sz w:val="24"/>
        </w:rPr>
        <w:t>to these three</w:t>
      </w:r>
      <w:del w:id="93" w:author="Author">
        <w:r w:rsidRPr="00B978EC">
          <w:rPr>
            <w:rFonts w:ascii="Trebuchet MS" w:hAnsi="Trebuchet MS"/>
            <w:noProof/>
            <w:sz w:val="24"/>
          </w:rPr>
          <w:delText>,</w:delText>
        </w:r>
      </w:del>
      <w:ins w:id="94" w:author="Author">
        <w:r w:rsidRPr="00B978EC">
          <w:rPr>
            <w:rFonts w:ascii="Trebuchet MS" w:hAnsi="Trebuchet MS"/>
            <w:noProof/>
            <w:sz w:val="24"/>
          </w:rPr>
          <w:t>.</w:t>
        </w:r>
      </w:ins>
      <w:r w:rsidRPr="00B978EC">
        <w:rPr>
          <w:rFonts w:ascii="Trebuchet MS" w:hAnsi="Trebuchet MS"/>
          <w:noProof/>
          <w:sz w:val="24"/>
        </w:rPr>
        <w:t xml:space="preserve"> </w:t>
      </w:r>
      <w:r w:rsidRPr="00B978EC">
        <w:rPr>
          <w:rFonts w:ascii="Trebuchet MS" w:hAnsi="Trebuchet MS"/>
          <w:b/>
          <w:noProof/>
          <w:sz w:val="24"/>
        </w:rPr>
        <w:t xml:space="preserve">19:10 </w:t>
      </w:r>
      <w:del w:id="95" w:author="Author">
        <w:r w:rsidRPr="00B978EC">
          <w:rPr>
            <w:rFonts w:ascii="Trebuchet MS" w:hAnsi="Trebuchet MS"/>
            <w:noProof/>
            <w:sz w:val="24"/>
          </w:rPr>
          <w:delText>that</w:delText>
        </w:r>
      </w:del>
      <w:ins w:id="96" w:author="Author">
        <w:r w:rsidRPr="00B978EC">
          <w:rPr>
            <w:rFonts w:ascii="Trebuchet MS" w:hAnsi="Trebuchet MS"/>
            <w:noProof/>
            <w:sz w:val="24"/>
          </w:rPr>
          <w:t>In this way</w:t>
        </w:r>
      </w:ins>
      <w:r w:rsidRPr="00B978EC">
        <w:rPr>
          <w:rFonts w:ascii="Trebuchet MS" w:hAnsi="Trebuchet MS"/>
          <w:noProof/>
          <w:sz w:val="24"/>
        </w:rPr>
        <w:t xml:space="preserve"> no innocent blood </w:t>
      </w:r>
      <w:del w:id="97" w:author="Author">
        <w:r w:rsidRPr="00B978EC">
          <w:rPr>
            <w:rFonts w:ascii="Trebuchet MS" w:hAnsi="Trebuchet MS"/>
            <w:noProof/>
            <w:sz w:val="24"/>
          </w:rPr>
          <w:delText>may</w:delText>
        </w:r>
      </w:del>
      <w:ins w:id="98" w:author="Author">
        <w:r w:rsidRPr="00B978EC">
          <w:rPr>
            <w:rFonts w:ascii="Trebuchet MS" w:hAnsi="Trebuchet MS"/>
            <w:noProof/>
            <w:sz w:val="24"/>
          </w:rPr>
          <w:t>will</w:t>
        </w:r>
      </w:ins>
      <w:r w:rsidRPr="00B978EC">
        <w:rPr>
          <w:rFonts w:ascii="Trebuchet MS" w:hAnsi="Trebuchet MS"/>
          <w:noProof/>
          <w:sz w:val="24"/>
        </w:rPr>
        <w:t xml:space="preserve"> be spilled in </w:t>
      </w:r>
      <w:del w:id="99" w:author="Author">
        <w:r w:rsidRPr="00B978EC">
          <w:rPr>
            <w:rFonts w:ascii="Trebuchet MS" w:hAnsi="Trebuchet MS"/>
            <w:noProof/>
            <w:sz w:val="24"/>
          </w:rPr>
          <w:delText xml:space="preserve">the midst of </w:delText>
        </w:r>
      </w:del>
      <w:r w:rsidRPr="00B978EC">
        <w:rPr>
          <w:rFonts w:ascii="Trebuchet MS" w:hAnsi="Trebuchet MS"/>
          <w:noProof/>
          <w:sz w:val="24"/>
        </w:rPr>
        <w:t xml:space="preserve">your land that Jehovah your God is giving you as an inheritance, and no bloodguilt </w:t>
      </w:r>
      <w:del w:id="100" w:author="Author">
        <w:r w:rsidRPr="00B978EC">
          <w:rPr>
            <w:rFonts w:ascii="Trebuchet MS" w:hAnsi="Trebuchet MS"/>
            <w:noProof/>
            <w:sz w:val="24"/>
          </w:rPr>
          <w:delText>has to be</w:delText>
        </w:r>
      </w:del>
      <w:ins w:id="101" w:author="Author">
        <w:r w:rsidRPr="00B978EC">
          <w:rPr>
            <w:rFonts w:ascii="Trebuchet MS" w:hAnsi="Trebuchet MS"/>
            <w:noProof/>
            <w:sz w:val="24"/>
          </w:rPr>
          <w:t>will come</w:t>
        </w:r>
      </w:ins>
      <w:r w:rsidRPr="00B978EC">
        <w:rPr>
          <w:rFonts w:ascii="Trebuchet MS" w:hAnsi="Trebuchet MS"/>
          <w:noProof/>
          <w:sz w:val="24"/>
        </w:rPr>
        <w:t xml:space="preserve"> upon you.</w:t>
      </w:r>
    </w:p>
    <w:p w:rsidR="00B104E6" w:rsidRPr="00B978EC" w:rsidRDefault="00B104E6" w:rsidP="00B104E6">
      <w:pPr>
        <w:rPr>
          <w:rFonts w:ascii="Trebuchet MS" w:hAnsi="Trebuchet MS"/>
          <w:noProof/>
          <w:sz w:val="24"/>
        </w:rPr>
      </w:pPr>
      <w:r w:rsidRPr="00B978EC">
        <w:rPr>
          <w:rFonts w:ascii="Trebuchet MS" w:hAnsi="Trebuchet MS"/>
          <w:b/>
          <w:sz w:val="24"/>
        </w:rPr>
        <w:t xml:space="preserve">19:11 </w:t>
      </w:r>
      <w:r w:rsidRPr="00B978EC">
        <w:rPr>
          <w:rFonts w:ascii="Trebuchet MS" w:hAnsi="Trebuchet MS"/>
          <w:noProof/>
          <w:sz w:val="24"/>
        </w:rPr>
        <w:t xml:space="preserve">“But </w:t>
      </w:r>
      <w:del w:id="102" w:author="Author">
        <w:r w:rsidRPr="00B978EC">
          <w:rPr>
            <w:rFonts w:ascii="Trebuchet MS" w:hAnsi="Trebuchet MS"/>
            <w:noProof/>
            <w:sz w:val="24"/>
          </w:rPr>
          <w:delText>in case there should happen to be</w:delText>
        </w:r>
      </w:del>
      <w:ins w:id="103" w:author="Author">
        <w:r w:rsidRPr="00B978EC">
          <w:rPr>
            <w:rFonts w:ascii="Trebuchet MS" w:hAnsi="Trebuchet MS"/>
            <w:noProof/>
            <w:sz w:val="24"/>
          </w:rPr>
          <w:t>if</w:t>
        </w:r>
      </w:ins>
      <w:r w:rsidRPr="00B978EC">
        <w:rPr>
          <w:rFonts w:ascii="Trebuchet MS" w:hAnsi="Trebuchet MS"/>
          <w:noProof/>
          <w:sz w:val="24"/>
        </w:rPr>
        <w:t xml:space="preserve"> a man </w:t>
      </w:r>
      <w:del w:id="104" w:author="Author">
        <w:r w:rsidRPr="00B978EC">
          <w:rPr>
            <w:rFonts w:ascii="Trebuchet MS" w:hAnsi="Trebuchet MS"/>
            <w:noProof/>
            <w:sz w:val="24"/>
          </w:rPr>
          <w:delText>hating</w:delText>
        </w:r>
      </w:del>
      <w:ins w:id="105" w:author="Author">
        <w:r w:rsidRPr="00B978EC">
          <w:rPr>
            <w:rFonts w:ascii="Trebuchet MS" w:hAnsi="Trebuchet MS"/>
            <w:noProof/>
            <w:sz w:val="24"/>
          </w:rPr>
          <w:t>hated</w:t>
        </w:r>
      </w:ins>
      <w:r w:rsidRPr="00B978EC">
        <w:rPr>
          <w:rFonts w:ascii="Trebuchet MS" w:hAnsi="Trebuchet MS"/>
          <w:noProof/>
          <w:sz w:val="24"/>
        </w:rPr>
        <w:t xml:space="preserve"> his </w:t>
      </w:r>
      <w:del w:id="106" w:author="Author">
        <w:r w:rsidRPr="00B978EC">
          <w:rPr>
            <w:rFonts w:ascii="Trebuchet MS" w:hAnsi="Trebuchet MS"/>
            <w:noProof/>
            <w:sz w:val="24"/>
          </w:rPr>
          <w:delText>fellowman,</w:delText>
        </w:r>
      </w:del>
      <w:ins w:id="107" w:author="Author">
        <w:r w:rsidRPr="00B978EC">
          <w:rPr>
            <w:rFonts w:ascii="Trebuchet MS" w:hAnsi="Trebuchet MS"/>
            <w:noProof/>
            <w:sz w:val="24"/>
          </w:rPr>
          <w:t>fellow man</w:t>
        </w:r>
      </w:ins>
      <w:r w:rsidRPr="00B978EC">
        <w:rPr>
          <w:rFonts w:ascii="Trebuchet MS" w:hAnsi="Trebuchet MS"/>
          <w:noProof/>
          <w:sz w:val="24"/>
        </w:rPr>
        <w:t xml:space="preserve"> and he </w:t>
      </w:r>
      <w:del w:id="108" w:author="Author">
        <w:r w:rsidRPr="00B978EC">
          <w:rPr>
            <w:rFonts w:ascii="Trebuchet MS" w:hAnsi="Trebuchet MS"/>
            <w:noProof/>
            <w:sz w:val="24"/>
          </w:rPr>
          <w:delText>has lain in wait for</w:delText>
        </w:r>
      </w:del>
      <w:ins w:id="109" w:author="Author">
        <w:r w:rsidRPr="00B978EC">
          <w:rPr>
            <w:rFonts w:ascii="Trebuchet MS" w:hAnsi="Trebuchet MS"/>
            <w:noProof/>
            <w:sz w:val="24"/>
          </w:rPr>
          <w:t>was waiting to attack</w:t>
        </w:r>
      </w:ins>
      <w:r w:rsidRPr="00B978EC">
        <w:rPr>
          <w:rFonts w:ascii="Trebuchet MS" w:hAnsi="Trebuchet MS"/>
          <w:noProof/>
          <w:sz w:val="24"/>
        </w:rPr>
        <w:t xml:space="preserve"> him and </w:t>
      </w:r>
      <w:del w:id="110" w:author="Author">
        <w:r w:rsidRPr="00B978EC">
          <w:rPr>
            <w:rFonts w:ascii="Trebuchet MS" w:hAnsi="Trebuchet MS"/>
            <w:noProof/>
            <w:sz w:val="24"/>
          </w:rPr>
          <w:delText>has risen up against</w:delText>
        </w:r>
      </w:del>
      <w:ins w:id="111" w:author="Author">
        <w:r w:rsidRPr="00B978EC">
          <w:rPr>
            <w:rFonts w:ascii="Trebuchet MS" w:hAnsi="Trebuchet MS"/>
            <w:noProof/>
            <w:sz w:val="24"/>
          </w:rPr>
          <w:t>he fatally wounded</w:t>
        </w:r>
      </w:ins>
      <w:r w:rsidRPr="00B978EC">
        <w:rPr>
          <w:rFonts w:ascii="Trebuchet MS" w:hAnsi="Trebuchet MS"/>
          <w:noProof/>
          <w:sz w:val="24"/>
        </w:rPr>
        <w:t xml:space="preserve"> him</w:t>
      </w:r>
      <w:ins w:id="112" w:author="Author">
        <w:r w:rsidRPr="00B978EC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B978EC">
        <w:rPr>
          <w:rFonts w:ascii="Trebuchet MS" w:hAnsi="Trebuchet MS"/>
          <w:noProof/>
          <w:sz w:val="24"/>
        </w:rPr>
        <w:t xml:space="preserve"> and </w:t>
      </w:r>
      <w:del w:id="115" w:author="Author">
        <w:r w:rsidRPr="00B978EC">
          <w:rPr>
            <w:rFonts w:ascii="Trebuchet MS" w:hAnsi="Trebuchet MS"/>
            <w:noProof/>
            <w:sz w:val="24"/>
          </w:rPr>
          <w:delText>struck his soul fatally and he has</w:delText>
        </w:r>
      </w:del>
      <w:ins w:id="116" w:author="Author">
        <w:r w:rsidRPr="00B978EC">
          <w:rPr>
            <w:rFonts w:ascii="Trebuchet MS" w:hAnsi="Trebuchet MS"/>
            <w:noProof/>
            <w:sz w:val="24"/>
          </w:rPr>
          <w:t>he</w:t>
        </w:r>
      </w:ins>
      <w:r w:rsidRPr="00B978EC">
        <w:rPr>
          <w:rFonts w:ascii="Trebuchet MS" w:hAnsi="Trebuchet MS"/>
          <w:noProof/>
          <w:sz w:val="24"/>
        </w:rPr>
        <w:t xml:space="preserve"> died, and the man has fled to one of these cities, </w:t>
      </w:r>
      <w:r w:rsidRPr="00B978EC">
        <w:rPr>
          <w:rFonts w:ascii="Trebuchet MS" w:hAnsi="Trebuchet MS"/>
          <w:b/>
          <w:noProof/>
          <w:sz w:val="24"/>
        </w:rPr>
        <w:t xml:space="preserve">19:12 </w:t>
      </w:r>
      <w:r w:rsidRPr="00B978EC">
        <w:rPr>
          <w:rFonts w:ascii="Trebuchet MS" w:hAnsi="Trebuchet MS"/>
          <w:noProof/>
          <w:sz w:val="24"/>
        </w:rPr>
        <w:t xml:space="preserve">the </w:t>
      </w:r>
      <w:del w:id="117" w:author="Author">
        <w:r w:rsidRPr="00B978EC">
          <w:rPr>
            <w:rFonts w:ascii="Trebuchet MS" w:hAnsi="Trebuchet MS"/>
            <w:noProof/>
            <w:sz w:val="24"/>
          </w:rPr>
          <w:delText>older men</w:delText>
        </w:r>
      </w:del>
      <w:ins w:id="118" w:author="Author">
        <w:r w:rsidRPr="00B978EC">
          <w:rPr>
            <w:rFonts w:ascii="Trebuchet MS" w:hAnsi="Trebuchet MS"/>
            <w:noProof/>
            <w:sz w:val="24"/>
          </w:rPr>
          <w:t>elders</w:t>
        </w:r>
      </w:ins>
      <w:r w:rsidRPr="00B978EC">
        <w:rPr>
          <w:rFonts w:ascii="Trebuchet MS" w:hAnsi="Trebuchet MS"/>
          <w:noProof/>
          <w:sz w:val="24"/>
        </w:rPr>
        <w:t xml:space="preserve"> of his city </w:t>
      </w:r>
      <w:del w:id="119" w:author="Author">
        <w:r w:rsidRPr="00B978EC">
          <w:rPr>
            <w:rFonts w:ascii="Trebuchet MS" w:hAnsi="Trebuchet MS"/>
            <w:noProof/>
            <w:sz w:val="24"/>
          </w:rPr>
          <w:delText>must</w:delText>
        </w:r>
      </w:del>
      <w:ins w:id="120" w:author="Author">
        <w:r w:rsidRPr="00B978EC">
          <w:rPr>
            <w:rFonts w:ascii="Trebuchet MS" w:hAnsi="Trebuchet MS"/>
            <w:noProof/>
            <w:sz w:val="24"/>
          </w:rPr>
          <w:t>should</w:t>
        </w:r>
      </w:ins>
      <w:r w:rsidRPr="00B978EC">
        <w:rPr>
          <w:rFonts w:ascii="Trebuchet MS" w:hAnsi="Trebuchet MS"/>
          <w:noProof/>
          <w:sz w:val="24"/>
        </w:rPr>
        <w:t xml:space="preserve"> then </w:t>
      </w:r>
      <w:del w:id="121" w:author="Author">
        <w:r w:rsidRPr="00B978EC">
          <w:rPr>
            <w:rFonts w:ascii="Trebuchet MS" w:hAnsi="Trebuchet MS"/>
            <w:noProof/>
            <w:sz w:val="24"/>
          </w:rPr>
          <w:delText>send and take</w:delText>
        </w:r>
      </w:del>
      <w:ins w:id="122" w:author="Author">
        <w:r w:rsidRPr="00B978EC">
          <w:rPr>
            <w:rFonts w:ascii="Trebuchet MS" w:hAnsi="Trebuchet MS"/>
            <w:noProof/>
            <w:sz w:val="24"/>
          </w:rPr>
          <w:t>summon</w:t>
        </w:r>
      </w:ins>
      <w:r w:rsidRPr="00B978EC">
        <w:rPr>
          <w:rFonts w:ascii="Trebuchet MS" w:hAnsi="Trebuchet MS"/>
          <w:noProof/>
          <w:sz w:val="24"/>
        </w:rPr>
        <w:t xml:space="preserve"> him from there</w:t>
      </w:r>
      <w:del w:id="123" w:author="Author">
        <w:r w:rsidRPr="00B978EC">
          <w:rPr>
            <w:rFonts w:ascii="Trebuchet MS" w:hAnsi="Trebuchet MS"/>
            <w:noProof/>
            <w:sz w:val="24"/>
          </w:rPr>
          <w:delText>,</w:delText>
        </w:r>
      </w:del>
      <w:r w:rsidRPr="00B978EC">
        <w:rPr>
          <w:rFonts w:ascii="Trebuchet MS" w:hAnsi="Trebuchet MS"/>
          <w:noProof/>
          <w:sz w:val="24"/>
        </w:rPr>
        <w:t xml:space="preserve"> and</w:t>
      </w:r>
      <w:del w:id="124" w:author="Author">
        <w:r w:rsidRPr="00B978EC">
          <w:rPr>
            <w:rFonts w:ascii="Trebuchet MS" w:hAnsi="Trebuchet MS"/>
            <w:noProof/>
            <w:sz w:val="24"/>
          </w:rPr>
          <w:delText xml:space="preserve"> they must</w:delText>
        </w:r>
      </w:del>
      <w:r w:rsidRPr="00B978EC">
        <w:rPr>
          <w:rFonts w:ascii="Trebuchet MS" w:hAnsi="Trebuchet MS"/>
          <w:noProof/>
          <w:sz w:val="24"/>
        </w:rPr>
        <w:t xml:space="preserve"> deliver him into the hand of the avenger of blood, and he must die. </w:t>
      </w:r>
      <w:r w:rsidRPr="00B978EC">
        <w:rPr>
          <w:rFonts w:ascii="Trebuchet MS" w:hAnsi="Trebuchet MS"/>
          <w:b/>
          <w:noProof/>
          <w:sz w:val="24"/>
        </w:rPr>
        <w:t xml:space="preserve">19:13 </w:t>
      </w:r>
      <w:del w:id="125" w:author="Author">
        <w:r w:rsidRPr="00B978EC">
          <w:rPr>
            <w:rFonts w:ascii="Trebuchet MS" w:hAnsi="Trebuchet MS"/>
            <w:noProof/>
            <w:sz w:val="24"/>
          </w:rPr>
          <w:delText>Your eye</w:delText>
        </w:r>
      </w:del>
      <w:ins w:id="126" w:author="Author">
        <w:r w:rsidRPr="00B978EC">
          <w:rPr>
            <w:rFonts w:ascii="Trebuchet MS" w:hAnsi="Trebuchet MS"/>
            <w:noProof/>
            <w:sz w:val="24"/>
          </w:rPr>
          <w:t>You</w:t>
        </w:r>
        <w:r w:rsidRPr="00B978EC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B978EC">
        <w:rPr>
          <w:rFonts w:ascii="Trebuchet MS" w:hAnsi="Trebuchet MS"/>
          <w:noProof/>
          <w:sz w:val="24"/>
        </w:rPr>
        <w:t xml:space="preserve"> should not feel sorry for him, and you must </w:t>
      </w:r>
      <w:del w:id="129" w:author="Author">
        <w:r w:rsidRPr="00B978EC">
          <w:rPr>
            <w:rFonts w:ascii="Trebuchet MS" w:hAnsi="Trebuchet MS"/>
            <w:noProof/>
            <w:sz w:val="24"/>
          </w:rPr>
          <w:delText>clear away</w:delText>
        </w:r>
      </w:del>
      <w:ins w:id="130" w:author="Author">
        <w:r w:rsidRPr="00B978EC">
          <w:rPr>
            <w:rFonts w:ascii="Trebuchet MS" w:hAnsi="Trebuchet MS"/>
            <w:noProof/>
            <w:sz w:val="24"/>
          </w:rPr>
          <w:t>remove</w:t>
        </w:r>
      </w:ins>
      <w:r w:rsidRPr="00B978EC">
        <w:rPr>
          <w:rFonts w:ascii="Trebuchet MS" w:hAnsi="Trebuchet MS"/>
          <w:noProof/>
          <w:sz w:val="24"/>
        </w:rPr>
        <w:t xml:space="preserve"> the guilt of innocent blood out of Israel, </w:t>
      </w:r>
      <w:ins w:id="131" w:author="Author">
        <w:r w:rsidRPr="00B978EC">
          <w:rPr>
            <w:rFonts w:ascii="Trebuchet MS" w:hAnsi="Trebuchet MS"/>
            <w:noProof/>
            <w:sz w:val="24"/>
          </w:rPr>
          <w:t xml:space="preserve">so </w:t>
        </w:r>
      </w:ins>
      <w:r w:rsidRPr="00B978EC">
        <w:rPr>
          <w:rFonts w:ascii="Trebuchet MS" w:hAnsi="Trebuchet MS"/>
          <w:noProof/>
          <w:sz w:val="24"/>
        </w:rPr>
        <w:t xml:space="preserve">that </w:t>
      </w:r>
      <w:del w:id="132" w:author="Author">
        <w:r w:rsidRPr="00B978EC">
          <w:rPr>
            <w:rFonts w:ascii="Trebuchet MS" w:hAnsi="Trebuchet MS"/>
            <w:noProof/>
            <w:sz w:val="24"/>
          </w:rPr>
          <w:delText>you</w:delText>
        </w:r>
      </w:del>
      <w:ins w:id="133" w:author="Author">
        <w:r w:rsidRPr="00B978EC">
          <w:rPr>
            <w:rFonts w:ascii="Trebuchet MS" w:hAnsi="Trebuchet MS"/>
            <w:noProof/>
            <w:sz w:val="24"/>
          </w:rPr>
          <w:t>it</w:t>
        </w:r>
      </w:ins>
      <w:r w:rsidRPr="00B978EC">
        <w:rPr>
          <w:rFonts w:ascii="Trebuchet MS" w:hAnsi="Trebuchet MS"/>
          <w:noProof/>
          <w:sz w:val="24"/>
        </w:rPr>
        <w:t xml:space="preserve"> may </w:t>
      </w:r>
      <w:del w:id="134" w:author="Author">
        <w:r w:rsidRPr="00B978EC">
          <w:rPr>
            <w:rFonts w:ascii="Trebuchet MS" w:hAnsi="Trebuchet MS"/>
            <w:noProof/>
            <w:sz w:val="24"/>
          </w:rPr>
          <w:delText>have good</w:delText>
        </w:r>
      </w:del>
      <w:ins w:id="135" w:author="Author">
        <w:r w:rsidRPr="00B978EC">
          <w:rPr>
            <w:rFonts w:ascii="Trebuchet MS" w:hAnsi="Trebuchet MS"/>
            <w:noProof/>
            <w:sz w:val="24"/>
          </w:rPr>
          <w:t>go well for you</w:t>
        </w:r>
      </w:ins>
      <w:r w:rsidRPr="00B978EC">
        <w:rPr>
          <w:rFonts w:ascii="Trebuchet MS" w:hAnsi="Trebuchet MS"/>
          <w:noProof/>
          <w:sz w:val="24"/>
        </w:rPr>
        <w:t>.</w:t>
      </w:r>
    </w:p>
    <w:p w:rsidR="00B104E6" w:rsidRPr="00B978EC" w:rsidRDefault="00B104E6" w:rsidP="00B104E6">
      <w:pPr>
        <w:rPr>
          <w:rFonts w:ascii="Trebuchet MS" w:hAnsi="Trebuchet MS"/>
          <w:noProof/>
          <w:sz w:val="24"/>
        </w:rPr>
      </w:pPr>
      <w:r w:rsidRPr="00B978EC">
        <w:rPr>
          <w:rFonts w:ascii="Trebuchet MS" w:hAnsi="Trebuchet MS"/>
          <w:b/>
          <w:sz w:val="24"/>
        </w:rPr>
        <w:t xml:space="preserve">19:14 </w:t>
      </w:r>
      <w:r w:rsidRPr="00B978EC">
        <w:rPr>
          <w:rFonts w:ascii="Trebuchet MS" w:hAnsi="Trebuchet MS"/>
          <w:noProof/>
          <w:sz w:val="24"/>
        </w:rPr>
        <w:t>“</w:t>
      </w:r>
      <w:del w:id="136" w:author="Author">
        <w:r w:rsidRPr="00B978EC">
          <w:rPr>
            <w:rFonts w:ascii="Trebuchet MS" w:hAnsi="Trebuchet MS"/>
            <w:noProof/>
            <w:sz w:val="24"/>
          </w:rPr>
          <w:delText>You must not move back the boundary marks of your fellowman, when the ancestors will have set the boundaries in</w:delText>
        </w:r>
      </w:del>
      <w:ins w:id="137" w:author="Author">
        <w:r w:rsidRPr="00B978EC">
          <w:rPr>
            <w:rFonts w:ascii="Trebuchet MS" w:hAnsi="Trebuchet MS"/>
            <w:noProof/>
            <w:sz w:val="24"/>
          </w:rPr>
          <w:t>When you receive</w:t>
        </w:r>
      </w:ins>
      <w:r w:rsidRPr="00B978EC">
        <w:rPr>
          <w:rFonts w:ascii="Trebuchet MS" w:hAnsi="Trebuchet MS"/>
          <w:noProof/>
          <w:sz w:val="24"/>
        </w:rPr>
        <w:t xml:space="preserve"> your inheritance </w:t>
      </w:r>
      <w:del w:id="138" w:author="Author">
        <w:r w:rsidRPr="00B978EC">
          <w:rPr>
            <w:rFonts w:ascii="Trebuchet MS" w:hAnsi="Trebuchet MS"/>
            <w:noProof/>
            <w:sz w:val="24"/>
          </w:rPr>
          <w:delText xml:space="preserve">that you will inherit </w:delText>
        </w:r>
      </w:del>
      <w:r w:rsidRPr="00B978EC">
        <w:rPr>
          <w:rFonts w:ascii="Trebuchet MS" w:hAnsi="Trebuchet MS"/>
          <w:noProof/>
          <w:sz w:val="24"/>
        </w:rPr>
        <w:t xml:space="preserve">in the land that Jehovah your God is giving you to </w:t>
      </w:r>
      <w:del w:id="139" w:author="Author">
        <w:r w:rsidRPr="00B978EC">
          <w:rPr>
            <w:rFonts w:ascii="Trebuchet MS" w:hAnsi="Trebuchet MS"/>
            <w:noProof/>
            <w:sz w:val="24"/>
          </w:rPr>
          <w:delText>take possession of it</w:delText>
        </w:r>
      </w:del>
      <w:ins w:id="140" w:author="Author">
        <w:r w:rsidRPr="00B978EC">
          <w:rPr>
            <w:rFonts w:ascii="Trebuchet MS" w:hAnsi="Trebuchet MS"/>
            <w:noProof/>
            <w:sz w:val="24"/>
          </w:rPr>
          <w:t>possess, you must not move your neighbor’s boundary marker from the place where the ancestors set the boundaries</w:t>
        </w:r>
      </w:ins>
      <w:r w:rsidRPr="00B978EC">
        <w:rPr>
          <w:rFonts w:ascii="Trebuchet MS" w:hAnsi="Trebuchet MS"/>
          <w:noProof/>
          <w:sz w:val="24"/>
        </w:rPr>
        <w:t>.</w:t>
      </w:r>
    </w:p>
    <w:p w:rsidR="00B104E6" w:rsidRPr="00B978EC" w:rsidRDefault="00B104E6" w:rsidP="00B104E6">
      <w:pPr>
        <w:rPr>
          <w:rFonts w:ascii="Trebuchet MS" w:hAnsi="Trebuchet MS"/>
          <w:noProof/>
          <w:sz w:val="24"/>
        </w:rPr>
      </w:pPr>
      <w:r w:rsidRPr="00B978EC">
        <w:rPr>
          <w:rFonts w:ascii="Trebuchet MS" w:hAnsi="Trebuchet MS"/>
          <w:b/>
          <w:sz w:val="24"/>
        </w:rPr>
        <w:t xml:space="preserve">19:15 </w:t>
      </w:r>
      <w:r w:rsidRPr="00B978EC">
        <w:rPr>
          <w:rFonts w:ascii="Trebuchet MS" w:hAnsi="Trebuchet MS"/>
          <w:noProof/>
          <w:sz w:val="24"/>
        </w:rPr>
        <w:t xml:space="preserve">“No single witness </w:t>
      </w:r>
      <w:del w:id="141" w:author="Author">
        <w:r w:rsidRPr="00B978EC">
          <w:rPr>
            <w:rFonts w:ascii="Trebuchet MS" w:hAnsi="Trebuchet MS"/>
            <w:noProof/>
            <w:sz w:val="24"/>
          </w:rPr>
          <w:delText>should rise up against a man respecting</w:delText>
        </w:r>
      </w:del>
      <w:ins w:id="142" w:author="Author">
        <w:r w:rsidRPr="00B978EC">
          <w:rPr>
            <w:rFonts w:ascii="Trebuchet MS" w:hAnsi="Trebuchet MS"/>
            <w:noProof/>
            <w:sz w:val="24"/>
          </w:rPr>
          <w:t>may convict</w:t>
        </w:r>
        <w:r w:rsidRPr="00B978EC">
          <w:rPr>
            <w:rStyle w:val="FootnoteReference"/>
            <w:rFonts w:ascii="Trebuchet MS" w:hAnsi="Trebuchet MS"/>
            <w:noProof/>
          </w:rPr>
          <w:footnoteReference w:id="4"/>
        </w:r>
        <w:r w:rsidRPr="00B978EC">
          <w:rPr>
            <w:rFonts w:ascii="Trebuchet MS" w:hAnsi="Trebuchet MS"/>
            <w:noProof/>
            <w:sz w:val="24"/>
          </w:rPr>
          <w:t xml:space="preserve"> another for</w:t>
        </w:r>
      </w:ins>
      <w:r w:rsidRPr="00B978EC">
        <w:rPr>
          <w:rFonts w:ascii="Trebuchet MS" w:hAnsi="Trebuchet MS"/>
          <w:noProof/>
          <w:sz w:val="24"/>
        </w:rPr>
        <w:t xml:space="preserve"> any error or any sin</w:t>
      </w:r>
      <w:del w:id="145" w:author="Author">
        <w:r w:rsidRPr="00B978EC">
          <w:rPr>
            <w:rFonts w:ascii="Trebuchet MS" w:hAnsi="Trebuchet MS"/>
            <w:noProof/>
            <w:sz w:val="24"/>
          </w:rPr>
          <w:delText>, in the case of any sin</w:delText>
        </w:r>
      </w:del>
      <w:r w:rsidRPr="00B978EC">
        <w:rPr>
          <w:rFonts w:ascii="Trebuchet MS" w:hAnsi="Trebuchet MS"/>
          <w:noProof/>
          <w:sz w:val="24"/>
        </w:rPr>
        <w:t xml:space="preserve"> that he may commit. </w:t>
      </w:r>
      <w:del w:id="146" w:author="Author">
        <w:r w:rsidRPr="00B978EC">
          <w:rPr>
            <w:rFonts w:ascii="Trebuchet MS" w:hAnsi="Trebuchet MS"/>
            <w:noProof/>
            <w:sz w:val="24"/>
          </w:rPr>
          <w:delText>At</w:delText>
        </w:r>
      </w:del>
      <w:ins w:id="147" w:author="Author">
        <w:r w:rsidRPr="00B978EC">
          <w:rPr>
            <w:rFonts w:ascii="Trebuchet MS" w:hAnsi="Trebuchet MS"/>
            <w:noProof/>
            <w:sz w:val="24"/>
          </w:rPr>
          <w:t>On</w:t>
        </w:r>
      </w:ins>
      <w:r w:rsidRPr="00B978EC">
        <w:rPr>
          <w:rFonts w:ascii="Trebuchet MS" w:hAnsi="Trebuchet MS"/>
          <w:noProof/>
          <w:sz w:val="24"/>
        </w:rPr>
        <w:t xml:space="preserve"> the </w:t>
      </w:r>
      <w:del w:id="148" w:author="Author">
        <w:r w:rsidRPr="00B978EC">
          <w:rPr>
            <w:rFonts w:ascii="Trebuchet MS" w:hAnsi="Trebuchet MS"/>
            <w:noProof/>
            <w:sz w:val="24"/>
          </w:rPr>
          <w:delText>mouth</w:delText>
        </w:r>
      </w:del>
      <w:ins w:id="149" w:author="Author">
        <w:r w:rsidRPr="00B978EC">
          <w:rPr>
            <w:rFonts w:ascii="Trebuchet MS" w:hAnsi="Trebuchet MS"/>
            <w:noProof/>
            <w:sz w:val="24"/>
          </w:rPr>
          <w:t>testimony</w:t>
        </w:r>
        <w:r w:rsidRPr="00B978EC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B978EC">
        <w:rPr>
          <w:rFonts w:ascii="Trebuchet MS" w:hAnsi="Trebuchet MS"/>
          <w:noProof/>
          <w:sz w:val="24"/>
        </w:rPr>
        <w:t xml:space="preserve"> of two witnesses or </w:t>
      </w:r>
      <w:del w:id="152" w:author="Author">
        <w:r w:rsidRPr="00B978EC">
          <w:rPr>
            <w:rFonts w:ascii="Trebuchet MS" w:hAnsi="Trebuchet MS"/>
            <w:noProof/>
            <w:sz w:val="24"/>
          </w:rPr>
          <w:delText>at</w:delText>
        </w:r>
      </w:del>
      <w:ins w:id="153" w:author="Author">
        <w:r w:rsidRPr="00B978EC">
          <w:rPr>
            <w:rFonts w:ascii="Trebuchet MS" w:hAnsi="Trebuchet MS"/>
            <w:noProof/>
            <w:sz w:val="24"/>
          </w:rPr>
          <w:t>on</w:t>
        </w:r>
      </w:ins>
      <w:r w:rsidRPr="00B978EC">
        <w:rPr>
          <w:rFonts w:ascii="Trebuchet MS" w:hAnsi="Trebuchet MS"/>
          <w:noProof/>
          <w:sz w:val="24"/>
        </w:rPr>
        <w:t xml:space="preserve"> the </w:t>
      </w:r>
      <w:del w:id="154" w:author="Author">
        <w:r w:rsidRPr="00B978EC">
          <w:rPr>
            <w:rFonts w:ascii="Trebuchet MS" w:hAnsi="Trebuchet MS"/>
            <w:noProof/>
            <w:sz w:val="24"/>
          </w:rPr>
          <w:delText>mouth</w:delText>
        </w:r>
      </w:del>
      <w:ins w:id="155" w:author="Author">
        <w:r w:rsidRPr="00B978EC">
          <w:rPr>
            <w:rFonts w:ascii="Trebuchet MS" w:hAnsi="Trebuchet MS"/>
            <w:noProof/>
            <w:sz w:val="24"/>
          </w:rPr>
          <w:t>testimony</w:t>
        </w:r>
      </w:ins>
      <w:r w:rsidRPr="00B978EC">
        <w:rPr>
          <w:rFonts w:ascii="Trebuchet MS" w:hAnsi="Trebuchet MS"/>
          <w:noProof/>
          <w:sz w:val="24"/>
        </w:rPr>
        <w:t xml:space="preserve"> of three witnesses the matter should </w:t>
      </w:r>
      <w:del w:id="156" w:author="Author">
        <w:r w:rsidRPr="00B978EC">
          <w:rPr>
            <w:rFonts w:ascii="Trebuchet MS" w:hAnsi="Trebuchet MS"/>
            <w:noProof/>
            <w:sz w:val="24"/>
          </w:rPr>
          <w:delText>stand good</w:delText>
        </w:r>
      </w:del>
      <w:ins w:id="157" w:author="Author">
        <w:r w:rsidRPr="00B978EC">
          <w:rPr>
            <w:rFonts w:ascii="Trebuchet MS" w:hAnsi="Trebuchet MS"/>
            <w:noProof/>
            <w:sz w:val="24"/>
          </w:rPr>
          <w:t>be established</w:t>
        </w:r>
      </w:ins>
      <w:r w:rsidRPr="00B978EC">
        <w:rPr>
          <w:rFonts w:ascii="Trebuchet MS" w:hAnsi="Trebuchet MS"/>
          <w:noProof/>
          <w:sz w:val="24"/>
        </w:rPr>
        <w:t xml:space="preserve">. </w:t>
      </w:r>
      <w:r w:rsidRPr="00B978EC">
        <w:rPr>
          <w:rFonts w:ascii="Trebuchet MS" w:hAnsi="Trebuchet MS"/>
          <w:b/>
          <w:noProof/>
          <w:sz w:val="24"/>
        </w:rPr>
        <w:t xml:space="preserve">19:16 </w:t>
      </w:r>
      <w:del w:id="158" w:author="Author">
        <w:r w:rsidRPr="00B978EC">
          <w:rPr>
            <w:rFonts w:ascii="Trebuchet MS" w:hAnsi="Trebuchet MS"/>
            <w:noProof/>
            <w:sz w:val="24"/>
          </w:rPr>
          <w:delText>In case</w:delText>
        </w:r>
      </w:del>
      <w:ins w:id="159" w:author="Author">
        <w:r w:rsidRPr="00B978EC">
          <w:rPr>
            <w:rFonts w:ascii="Trebuchet MS" w:hAnsi="Trebuchet MS"/>
            <w:noProof/>
            <w:sz w:val="24"/>
          </w:rPr>
          <w:t>If</w:t>
        </w:r>
      </w:ins>
      <w:r w:rsidRPr="00B978EC">
        <w:rPr>
          <w:rFonts w:ascii="Trebuchet MS" w:hAnsi="Trebuchet MS"/>
          <w:noProof/>
          <w:sz w:val="24"/>
        </w:rPr>
        <w:t xml:space="preserve"> a </w:t>
      </w:r>
      <w:ins w:id="160" w:author="Author">
        <w:r w:rsidRPr="00B978EC">
          <w:rPr>
            <w:rFonts w:ascii="Trebuchet MS" w:hAnsi="Trebuchet MS"/>
            <w:noProof/>
            <w:sz w:val="24"/>
          </w:rPr>
          <w:t xml:space="preserve">malicious </w:t>
        </w:r>
      </w:ins>
      <w:r w:rsidRPr="00B978EC">
        <w:rPr>
          <w:rFonts w:ascii="Trebuchet MS" w:hAnsi="Trebuchet MS"/>
          <w:noProof/>
          <w:sz w:val="24"/>
        </w:rPr>
        <w:t xml:space="preserve">witness </w:t>
      </w:r>
      <w:del w:id="161" w:author="Author">
        <w:r w:rsidRPr="00B978EC">
          <w:rPr>
            <w:rFonts w:ascii="Trebuchet MS" w:hAnsi="Trebuchet MS"/>
            <w:noProof/>
            <w:sz w:val="24"/>
          </w:rPr>
          <w:delText>scheming violence should rise up</w:delText>
        </w:r>
      </w:del>
      <w:ins w:id="162" w:author="Author">
        <w:r w:rsidRPr="00B978EC">
          <w:rPr>
            <w:rFonts w:ascii="Trebuchet MS" w:hAnsi="Trebuchet MS"/>
            <w:noProof/>
            <w:sz w:val="24"/>
          </w:rPr>
          <w:t>testifies</w:t>
        </w:r>
      </w:ins>
      <w:r w:rsidRPr="00B978EC">
        <w:rPr>
          <w:rFonts w:ascii="Trebuchet MS" w:hAnsi="Trebuchet MS"/>
          <w:noProof/>
          <w:sz w:val="24"/>
        </w:rPr>
        <w:t xml:space="preserve"> against a man </w:t>
      </w:r>
      <w:del w:id="163" w:author="Author">
        <w:r w:rsidRPr="00B978EC">
          <w:rPr>
            <w:rFonts w:ascii="Trebuchet MS" w:hAnsi="Trebuchet MS"/>
            <w:noProof/>
            <w:sz w:val="24"/>
          </w:rPr>
          <w:delText>to bring a charge of revolt against</w:delText>
        </w:r>
      </w:del>
      <w:ins w:id="164" w:author="Author">
        <w:r w:rsidRPr="00B978EC">
          <w:rPr>
            <w:rFonts w:ascii="Trebuchet MS" w:hAnsi="Trebuchet MS"/>
            <w:noProof/>
            <w:sz w:val="24"/>
          </w:rPr>
          <w:t>and charges</w:t>
        </w:r>
      </w:ins>
      <w:r w:rsidRPr="00B978EC">
        <w:rPr>
          <w:rFonts w:ascii="Trebuchet MS" w:hAnsi="Trebuchet MS"/>
          <w:noProof/>
          <w:sz w:val="24"/>
        </w:rPr>
        <w:t xml:space="preserve"> him</w:t>
      </w:r>
      <w:ins w:id="165" w:author="Author">
        <w:r w:rsidRPr="00B978EC">
          <w:rPr>
            <w:rFonts w:ascii="Trebuchet MS" w:hAnsi="Trebuchet MS"/>
            <w:noProof/>
            <w:sz w:val="24"/>
          </w:rPr>
          <w:t xml:space="preserve"> with some transgression</w:t>
        </w:r>
      </w:ins>
      <w:r w:rsidRPr="00B978EC">
        <w:rPr>
          <w:rFonts w:ascii="Trebuchet MS" w:hAnsi="Trebuchet MS"/>
          <w:noProof/>
          <w:sz w:val="24"/>
        </w:rPr>
        <w:t xml:space="preserve">, </w:t>
      </w:r>
      <w:r w:rsidRPr="00B978EC">
        <w:rPr>
          <w:rFonts w:ascii="Trebuchet MS" w:hAnsi="Trebuchet MS"/>
          <w:b/>
          <w:noProof/>
          <w:sz w:val="24"/>
        </w:rPr>
        <w:t xml:space="preserve">19:17 </w:t>
      </w:r>
      <w:r w:rsidRPr="00B978EC">
        <w:rPr>
          <w:rFonts w:ascii="Trebuchet MS" w:hAnsi="Trebuchet MS"/>
          <w:noProof/>
          <w:sz w:val="24"/>
        </w:rPr>
        <w:t xml:space="preserve">the two men who have the dispute </w:t>
      </w:r>
      <w:del w:id="166" w:author="Author">
        <w:r w:rsidRPr="00B978EC">
          <w:rPr>
            <w:rFonts w:ascii="Trebuchet MS" w:hAnsi="Trebuchet MS"/>
            <w:noProof/>
            <w:sz w:val="24"/>
          </w:rPr>
          <w:delText>must also</w:delText>
        </w:r>
      </w:del>
      <w:ins w:id="167" w:author="Author">
        <w:r w:rsidRPr="00B978EC">
          <w:rPr>
            <w:rFonts w:ascii="Trebuchet MS" w:hAnsi="Trebuchet MS"/>
            <w:noProof/>
            <w:sz w:val="24"/>
          </w:rPr>
          <w:t>will</w:t>
        </w:r>
      </w:ins>
      <w:r w:rsidRPr="00B978EC">
        <w:rPr>
          <w:rFonts w:ascii="Trebuchet MS" w:hAnsi="Trebuchet MS"/>
          <w:noProof/>
          <w:sz w:val="24"/>
        </w:rPr>
        <w:t xml:space="preserve"> stand before Jehovah, before the priests and the judges who will be </w:t>
      </w:r>
      <w:del w:id="168" w:author="Author">
        <w:r w:rsidRPr="00B978EC">
          <w:rPr>
            <w:rFonts w:ascii="Trebuchet MS" w:hAnsi="Trebuchet MS"/>
            <w:noProof/>
            <w:sz w:val="24"/>
          </w:rPr>
          <w:delText>acting</w:delText>
        </w:r>
      </w:del>
      <w:ins w:id="169" w:author="Author">
        <w:r w:rsidRPr="00B978EC">
          <w:rPr>
            <w:rFonts w:ascii="Trebuchet MS" w:hAnsi="Trebuchet MS"/>
            <w:noProof/>
            <w:sz w:val="24"/>
          </w:rPr>
          <w:t>serving</w:t>
        </w:r>
      </w:ins>
      <w:r w:rsidRPr="00B978EC">
        <w:rPr>
          <w:rFonts w:ascii="Trebuchet MS" w:hAnsi="Trebuchet MS"/>
          <w:noProof/>
          <w:sz w:val="24"/>
        </w:rPr>
        <w:t xml:space="preserve"> in those days. </w:t>
      </w:r>
      <w:r w:rsidRPr="00B978EC">
        <w:rPr>
          <w:rFonts w:ascii="Trebuchet MS" w:hAnsi="Trebuchet MS"/>
          <w:b/>
          <w:noProof/>
          <w:sz w:val="24"/>
        </w:rPr>
        <w:t xml:space="preserve">19:18 </w:t>
      </w:r>
      <w:del w:id="170" w:author="Author">
        <w:r w:rsidRPr="00B978EC">
          <w:rPr>
            <w:rFonts w:ascii="Trebuchet MS" w:hAnsi="Trebuchet MS"/>
            <w:noProof/>
            <w:sz w:val="24"/>
          </w:rPr>
          <w:delText>And the</w:delText>
        </w:r>
      </w:del>
      <w:ins w:id="171" w:author="Author">
        <w:r w:rsidRPr="00B978EC">
          <w:rPr>
            <w:rFonts w:ascii="Trebuchet MS" w:hAnsi="Trebuchet MS"/>
            <w:noProof/>
            <w:sz w:val="24"/>
          </w:rPr>
          <w:t>The</w:t>
        </w:r>
      </w:ins>
      <w:r w:rsidRPr="00B978EC">
        <w:rPr>
          <w:rFonts w:ascii="Trebuchet MS" w:hAnsi="Trebuchet MS"/>
          <w:noProof/>
          <w:sz w:val="24"/>
        </w:rPr>
        <w:t xml:space="preserve"> judges </w:t>
      </w:r>
      <w:del w:id="172" w:author="Author">
        <w:r w:rsidRPr="00B978EC">
          <w:rPr>
            <w:rFonts w:ascii="Trebuchet MS" w:hAnsi="Trebuchet MS"/>
            <w:noProof/>
            <w:sz w:val="24"/>
          </w:rPr>
          <w:delText>must search</w:delText>
        </w:r>
      </w:del>
      <w:ins w:id="173" w:author="Author">
        <w:r w:rsidRPr="00B978EC">
          <w:rPr>
            <w:rFonts w:ascii="Trebuchet MS" w:hAnsi="Trebuchet MS"/>
            <w:noProof/>
            <w:sz w:val="24"/>
          </w:rPr>
          <w:t>will</w:t>
        </w:r>
      </w:ins>
      <w:r w:rsidRPr="00B978EC">
        <w:rPr>
          <w:rFonts w:ascii="Trebuchet MS" w:hAnsi="Trebuchet MS"/>
          <w:noProof/>
          <w:sz w:val="24"/>
        </w:rPr>
        <w:t xml:space="preserve"> thoroughly</w:t>
      </w:r>
      <w:ins w:id="174" w:author="Author">
        <w:r w:rsidRPr="00B978EC">
          <w:rPr>
            <w:rFonts w:ascii="Trebuchet MS" w:hAnsi="Trebuchet MS"/>
            <w:noProof/>
            <w:sz w:val="24"/>
          </w:rPr>
          <w:t xml:space="preserve"> investigate</w:t>
        </w:r>
      </w:ins>
      <w:r w:rsidRPr="00B978EC">
        <w:rPr>
          <w:rFonts w:ascii="Trebuchet MS" w:hAnsi="Trebuchet MS"/>
          <w:noProof/>
          <w:sz w:val="24"/>
        </w:rPr>
        <w:t xml:space="preserve">, and if the </w:t>
      </w:r>
      <w:del w:id="175" w:author="Author">
        <w:r w:rsidRPr="00B978EC">
          <w:rPr>
            <w:rFonts w:ascii="Trebuchet MS" w:hAnsi="Trebuchet MS"/>
            <w:noProof/>
            <w:sz w:val="24"/>
          </w:rPr>
          <w:delText>witness</w:delText>
        </w:r>
      </w:del>
      <w:ins w:id="176" w:author="Author">
        <w:r w:rsidRPr="00B978EC">
          <w:rPr>
            <w:rFonts w:ascii="Trebuchet MS" w:hAnsi="Trebuchet MS"/>
            <w:noProof/>
            <w:sz w:val="24"/>
          </w:rPr>
          <w:t>man who testified</w:t>
        </w:r>
      </w:ins>
      <w:r w:rsidRPr="00B978EC">
        <w:rPr>
          <w:rFonts w:ascii="Trebuchet MS" w:hAnsi="Trebuchet MS"/>
          <w:noProof/>
          <w:sz w:val="24"/>
        </w:rPr>
        <w:t xml:space="preserve"> is a false witness and has brought a false charge against his brother, </w:t>
      </w:r>
      <w:r w:rsidRPr="00B978EC">
        <w:rPr>
          <w:rFonts w:ascii="Trebuchet MS" w:hAnsi="Trebuchet MS"/>
          <w:b/>
          <w:noProof/>
          <w:sz w:val="24"/>
        </w:rPr>
        <w:t xml:space="preserve">19:19 </w:t>
      </w:r>
      <w:del w:id="177" w:author="Author">
        <w:r w:rsidRPr="00B978EC">
          <w:rPr>
            <w:rFonts w:ascii="Trebuchet MS" w:hAnsi="Trebuchet MS"/>
            <w:noProof/>
            <w:sz w:val="24"/>
            <w:u w:val="dotted"/>
          </w:rPr>
          <w:delText>YOU</w:delText>
        </w:r>
        <w:r w:rsidRPr="00B978EC">
          <w:rPr>
            <w:rFonts w:ascii="Trebuchet MS" w:hAnsi="Trebuchet MS"/>
            <w:noProof/>
            <w:sz w:val="24"/>
          </w:rPr>
          <w:delText xml:space="preserve"> must </w:delText>
        </w:r>
        <w:r w:rsidRPr="00B978EC">
          <w:rPr>
            <w:rFonts w:ascii="Trebuchet MS" w:hAnsi="Trebuchet MS"/>
            <w:noProof/>
            <w:sz w:val="24"/>
          </w:rPr>
          <w:lastRenderedPageBreak/>
          <w:delText>also</w:delText>
        </w:r>
      </w:del>
      <w:ins w:id="178" w:author="Author">
        <w:r w:rsidRPr="00B978EC">
          <w:rPr>
            <w:rFonts w:ascii="Trebuchet MS" w:hAnsi="Trebuchet MS"/>
            <w:noProof/>
            <w:sz w:val="24"/>
          </w:rPr>
          <w:t>you should</w:t>
        </w:r>
      </w:ins>
      <w:r w:rsidRPr="00B978EC">
        <w:rPr>
          <w:rFonts w:ascii="Trebuchet MS" w:hAnsi="Trebuchet MS"/>
          <w:noProof/>
          <w:sz w:val="24"/>
        </w:rPr>
        <w:t xml:space="preserve"> do to him just as he had schemed to do to his brother, and you must </w:t>
      </w:r>
      <w:del w:id="179" w:author="Author">
        <w:r w:rsidRPr="00B978EC">
          <w:rPr>
            <w:rFonts w:ascii="Trebuchet MS" w:hAnsi="Trebuchet MS"/>
            <w:noProof/>
            <w:sz w:val="24"/>
          </w:rPr>
          <w:delText>clear away</w:delText>
        </w:r>
      </w:del>
      <w:ins w:id="180" w:author="Author">
        <w:r w:rsidRPr="00B978EC">
          <w:rPr>
            <w:rFonts w:ascii="Trebuchet MS" w:hAnsi="Trebuchet MS"/>
            <w:noProof/>
            <w:sz w:val="24"/>
          </w:rPr>
          <w:t>remove</w:t>
        </w:r>
      </w:ins>
      <w:r w:rsidRPr="00B978EC">
        <w:rPr>
          <w:rFonts w:ascii="Trebuchet MS" w:hAnsi="Trebuchet MS"/>
          <w:noProof/>
          <w:sz w:val="24"/>
        </w:rPr>
        <w:t xml:space="preserve"> what is bad from your midst. </w:t>
      </w:r>
      <w:r w:rsidRPr="00B978EC">
        <w:rPr>
          <w:rFonts w:ascii="Trebuchet MS" w:hAnsi="Trebuchet MS"/>
          <w:b/>
          <w:noProof/>
          <w:sz w:val="24"/>
        </w:rPr>
        <w:t xml:space="preserve">19:20 </w:t>
      </w:r>
      <w:del w:id="181" w:author="Author">
        <w:r w:rsidRPr="00B978EC">
          <w:rPr>
            <w:rFonts w:ascii="Trebuchet MS" w:hAnsi="Trebuchet MS"/>
            <w:noProof/>
            <w:sz w:val="24"/>
          </w:rPr>
          <w:delText>So those</w:delText>
        </w:r>
      </w:del>
      <w:ins w:id="182" w:author="Author">
        <w:r w:rsidRPr="00B978EC">
          <w:rPr>
            <w:rFonts w:ascii="Trebuchet MS" w:hAnsi="Trebuchet MS"/>
            <w:noProof/>
            <w:sz w:val="24"/>
          </w:rPr>
          <w:t>Those</w:t>
        </w:r>
      </w:ins>
      <w:r w:rsidRPr="00B978EC">
        <w:rPr>
          <w:rFonts w:ascii="Trebuchet MS" w:hAnsi="Trebuchet MS"/>
          <w:noProof/>
          <w:sz w:val="24"/>
        </w:rPr>
        <w:t xml:space="preserve"> who remain will hear and be afraid, and they will never again do anything bad like this </w:t>
      </w:r>
      <w:del w:id="183" w:author="Author">
        <w:r w:rsidRPr="00B978EC">
          <w:rPr>
            <w:rFonts w:ascii="Trebuchet MS" w:hAnsi="Trebuchet MS"/>
            <w:noProof/>
            <w:sz w:val="24"/>
          </w:rPr>
          <w:delText>in your midst</w:delText>
        </w:r>
      </w:del>
      <w:ins w:id="184" w:author="Author">
        <w:r w:rsidRPr="00B978EC">
          <w:rPr>
            <w:rFonts w:ascii="Trebuchet MS" w:hAnsi="Trebuchet MS"/>
            <w:noProof/>
            <w:sz w:val="24"/>
          </w:rPr>
          <w:t>among you</w:t>
        </w:r>
      </w:ins>
      <w:r w:rsidRPr="00B978EC">
        <w:rPr>
          <w:rFonts w:ascii="Trebuchet MS" w:hAnsi="Trebuchet MS"/>
          <w:noProof/>
          <w:sz w:val="24"/>
        </w:rPr>
        <w:t xml:space="preserve">. </w:t>
      </w:r>
      <w:r w:rsidRPr="00B978EC">
        <w:rPr>
          <w:rFonts w:ascii="Trebuchet MS" w:hAnsi="Trebuchet MS"/>
          <w:b/>
          <w:noProof/>
          <w:sz w:val="24"/>
        </w:rPr>
        <w:t xml:space="preserve">19:21 </w:t>
      </w:r>
      <w:del w:id="185" w:author="Author">
        <w:r w:rsidRPr="00B978EC">
          <w:rPr>
            <w:rFonts w:ascii="Trebuchet MS" w:hAnsi="Trebuchet MS"/>
            <w:noProof/>
            <w:sz w:val="24"/>
          </w:rPr>
          <w:delText>And your eye</w:delText>
        </w:r>
      </w:del>
      <w:ins w:id="186" w:author="Author">
        <w:r w:rsidRPr="00B978EC">
          <w:rPr>
            <w:rFonts w:ascii="Trebuchet MS" w:hAnsi="Trebuchet MS"/>
            <w:noProof/>
            <w:sz w:val="24"/>
          </w:rPr>
          <w:t>You</w:t>
        </w:r>
        <w:r w:rsidRPr="00B978EC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B978EC">
        <w:rPr>
          <w:rFonts w:ascii="Trebuchet MS" w:hAnsi="Trebuchet MS"/>
          <w:noProof/>
          <w:sz w:val="24"/>
        </w:rPr>
        <w:t xml:space="preserve"> should not feel sorry: </w:t>
      </w:r>
      <w:del w:id="189" w:author="Author">
        <w:r w:rsidRPr="00B978EC">
          <w:rPr>
            <w:rFonts w:ascii="Trebuchet MS" w:hAnsi="Trebuchet MS"/>
            <w:noProof/>
            <w:sz w:val="24"/>
          </w:rPr>
          <w:delText>soul</w:delText>
        </w:r>
      </w:del>
      <w:ins w:id="190" w:author="Author">
        <w:r w:rsidRPr="00B978EC">
          <w:rPr>
            <w:rFonts w:ascii="Trebuchet MS" w:hAnsi="Trebuchet MS"/>
            <w:noProof/>
            <w:sz w:val="24"/>
          </w:rPr>
          <w:t>Life</w:t>
        </w:r>
        <w:r w:rsidRPr="00B978EC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B978EC">
        <w:rPr>
          <w:rFonts w:ascii="Trebuchet MS" w:hAnsi="Trebuchet MS"/>
          <w:noProof/>
          <w:sz w:val="24"/>
        </w:rPr>
        <w:t xml:space="preserve"> will be for </w:t>
      </w:r>
      <w:del w:id="193" w:author="Author">
        <w:r w:rsidRPr="00B978EC">
          <w:rPr>
            <w:rFonts w:ascii="Trebuchet MS" w:hAnsi="Trebuchet MS"/>
            <w:noProof/>
            <w:sz w:val="24"/>
          </w:rPr>
          <w:delText>soul,</w:delText>
        </w:r>
      </w:del>
      <w:ins w:id="194" w:author="Author">
        <w:r w:rsidRPr="00B978EC">
          <w:rPr>
            <w:rFonts w:ascii="Trebuchet MS" w:hAnsi="Trebuchet MS"/>
            <w:noProof/>
            <w:sz w:val="24"/>
          </w:rPr>
          <w:t>life,</w:t>
        </w:r>
        <w:r w:rsidRPr="00B978EC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B978EC">
        <w:rPr>
          <w:rFonts w:ascii="Trebuchet MS" w:hAnsi="Trebuchet MS"/>
          <w:noProof/>
          <w:sz w:val="24"/>
        </w:rPr>
        <w:t xml:space="preserve"> eye for eye, tooth for tooth, hand for hand, foot for foot.</w:t>
      </w:r>
    </w:p>
    <w:p w:rsidR="00B104E6" w:rsidRPr="00B978EC" w:rsidRDefault="00B104E6" w:rsidP="00B104E6">
      <w:pPr>
        <w:rPr>
          <w:rFonts w:ascii="Trebuchet MS" w:hAnsi="Trebuchet MS"/>
          <w:b/>
          <w:sz w:val="24"/>
        </w:rPr>
      </w:pPr>
    </w:p>
    <w:p w:rsidR="00762BCB" w:rsidRPr="00B104E6" w:rsidRDefault="00762BCB" w:rsidP="00B104E6"/>
    <w:sectPr w:rsidR="00762BCB" w:rsidRPr="00B104E6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5089" w:rsidRDefault="00B75089">
      <w:r>
        <w:separator/>
      </w:r>
    </w:p>
  </w:endnote>
  <w:endnote w:type="continuationSeparator" w:id="0">
    <w:p w:rsidR="00B75089" w:rsidRDefault="00B75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5089" w:rsidRDefault="00B75089">
      <w:r>
        <w:separator/>
      </w:r>
    </w:p>
  </w:footnote>
  <w:footnote w:type="continuationSeparator" w:id="0">
    <w:p w:rsidR="00B75089" w:rsidRDefault="00B75089">
      <w:r>
        <w:continuationSeparator/>
      </w:r>
    </w:p>
  </w:footnote>
  <w:footnote w:id="1">
    <w:p w:rsidR="00B104E6" w:rsidRPr="00B978EC" w:rsidRDefault="00B104E6" w:rsidP="00B978EC">
      <w:pPr>
        <w:pStyle w:val="FootnoteText"/>
        <w:spacing w:after="96"/>
        <w:ind w:firstLine="288"/>
        <w:rPr>
          <w:ins w:id="58" w:author="Author"/>
        </w:rPr>
      </w:pPr>
      <w:ins w:id="59" w:author="Author">
        <w:r w:rsidRPr="00B978EC">
          <w:rPr>
            <w:rStyle w:val="FootnoteReference"/>
          </w:rPr>
          <w:footnoteRef/>
        </w:r>
        <w:r w:rsidRPr="00B978EC">
          <w:t xml:space="preserve"> </w:t>
        </w:r>
        <w:r w:rsidRPr="00B978EC">
          <w:rPr>
            <w:b/>
          </w:rPr>
          <w:t xml:space="preserve">19:6 </w:t>
        </w:r>
        <w:r w:rsidRPr="00B978EC">
          <w:t>Lit., “because his heart is hot.”</w:t>
        </w:r>
      </w:ins>
    </w:p>
  </w:footnote>
  <w:footnote w:id="2">
    <w:p w:rsidR="00B104E6" w:rsidRPr="00B978EC" w:rsidRDefault="00B104E6" w:rsidP="00B978EC">
      <w:pPr>
        <w:pStyle w:val="FootnoteText"/>
        <w:spacing w:after="96"/>
        <w:ind w:firstLine="288"/>
        <w:rPr>
          <w:ins w:id="113" w:author="Author"/>
        </w:rPr>
      </w:pPr>
      <w:ins w:id="114" w:author="Author">
        <w:r w:rsidRPr="00B978EC">
          <w:rPr>
            <w:rStyle w:val="FootnoteReference"/>
          </w:rPr>
          <w:footnoteRef/>
        </w:r>
        <w:r w:rsidRPr="00B978EC">
          <w:t xml:space="preserve"> </w:t>
        </w:r>
        <w:r w:rsidRPr="00B978EC">
          <w:rPr>
            <w:b/>
          </w:rPr>
          <w:t xml:space="preserve">19:11 </w:t>
        </w:r>
        <w:r w:rsidRPr="00B978EC">
          <w:t>Or “his soul.”</w:t>
        </w:r>
      </w:ins>
    </w:p>
  </w:footnote>
  <w:footnote w:id="3">
    <w:p w:rsidR="00B104E6" w:rsidRPr="00B978EC" w:rsidRDefault="00B104E6" w:rsidP="00B978EC">
      <w:pPr>
        <w:pStyle w:val="FootnoteText"/>
        <w:spacing w:after="96"/>
        <w:ind w:firstLine="288"/>
        <w:rPr>
          <w:ins w:id="127" w:author="Author"/>
        </w:rPr>
      </w:pPr>
      <w:ins w:id="128" w:author="Author">
        <w:r w:rsidRPr="00B978EC">
          <w:rPr>
            <w:rStyle w:val="FootnoteReference"/>
          </w:rPr>
          <w:footnoteRef/>
        </w:r>
        <w:r w:rsidRPr="00B978EC">
          <w:t xml:space="preserve"> </w:t>
        </w:r>
        <w:r w:rsidRPr="00B978EC">
          <w:rPr>
            <w:b/>
          </w:rPr>
          <w:t xml:space="preserve">19:13 </w:t>
        </w:r>
        <w:r w:rsidRPr="00B978EC">
          <w:t>Lit., “Your eye.”</w:t>
        </w:r>
      </w:ins>
    </w:p>
  </w:footnote>
  <w:footnote w:id="4">
    <w:p w:rsidR="00B104E6" w:rsidRPr="00B978EC" w:rsidRDefault="00B104E6" w:rsidP="00B978EC">
      <w:pPr>
        <w:pStyle w:val="FootnoteText"/>
        <w:spacing w:after="96"/>
        <w:ind w:firstLine="288"/>
        <w:rPr>
          <w:ins w:id="143" w:author="Author"/>
        </w:rPr>
      </w:pPr>
      <w:ins w:id="144" w:author="Author">
        <w:r w:rsidRPr="00B978EC">
          <w:rPr>
            <w:rStyle w:val="FootnoteReference"/>
          </w:rPr>
          <w:footnoteRef/>
        </w:r>
        <w:r w:rsidRPr="00B978EC">
          <w:t xml:space="preserve"> </w:t>
        </w:r>
        <w:r w:rsidRPr="00B978EC">
          <w:rPr>
            <w:b/>
          </w:rPr>
          <w:t xml:space="preserve">19:15 </w:t>
        </w:r>
        <w:r w:rsidRPr="00B978EC">
          <w:t>Lit., “rise up against.”</w:t>
        </w:r>
      </w:ins>
    </w:p>
  </w:footnote>
  <w:footnote w:id="5">
    <w:p w:rsidR="00B104E6" w:rsidRPr="00B978EC" w:rsidRDefault="00B104E6" w:rsidP="00B978EC">
      <w:pPr>
        <w:pStyle w:val="FootnoteText"/>
        <w:spacing w:after="96"/>
        <w:ind w:firstLine="288"/>
        <w:rPr>
          <w:ins w:id="150" w:author="Author"/>
        </w:rPr>
      </w:pPr>
      <w:ins w:id="151" w:author="Author">
        <w:r w:rsidRPr="00B978EC">
          <w:rPr>
            <w:rStyle w:val="FootnoteReference"/>
          </w:rPr>
          <w:footnoteRef/>
        </w:r>
        <w:r w:rsidRPr="00B978EC">
          <w:t xml:space="preserve"> </w:t>
        </w:r>
        <w:r w:rsidRPr="00B978EC">
          <w:rPr>
            <w:b/>
          </w:rPr>
          <w:t xml:space="preserve">19:15 </w:t>
        </w:r>
        <w:r w:rsidRPr="00B978EC">
          <w:t>Lit., “mouth.”</w:t>
        </w:r>
      </w:ins>
    </w:p>
  </w:footnote>
  <w:footnote w:id="6">
    <w:p w:rsidR="00B104E6" w:rsidRPr="00B978EC" w:rsidRDefault="00B104E6" w:rsidP="00B978EC">
      <w:pPr>
        <w:pStyle w:val="FootnoteText"/>
        <w:spacing w:after="96"/>
        <w:ind w:firstLine="288"/>
        <w:rPr>
          <w:ins w:id="187" w:author="Author"/>
        </w:rPr>
      </w:pPr>
      <w:ins w:id="188" w:author="Author">
        <w:r w:rsidRPr="00B978EC">
          <w:rPr>
            <w:rStyle w:val="FootnoteReference"/>
          </w:rPr>
          <w:footnoteRef/>
        </w:r>
        <w:r w:rsidRPr="00B978EC">
          <w:t xml:space="preserve"> </w:t>
        </w:r>
        <w:r w:rsidRPr="00B978EC">
          <w:rPr>
            <w:b/>
          </w:rPr>
          <w:t xml:space="preserve">19:21 </w:t>
        </w:r>
        <w:r w:rsidRPr="00B978EC">
          <w:t>Lit., “Your eye.”</w:t>
        </w:r>
      </w:ins>
    </w:p>
  </w:footnote>
  <w:footnote w:id="7">
    <w:p w:rsidR="00B104E6" w:rsidRPr="00B978EC" w:rsidRDefault="00B104E6" w:rsidP="00B978EC">
      <w:pPr>
        <w:pStyle w:val="FootnoteText"/>
        <w:spacing w:after="96"/>
        <w:ind w:firstLine="288"/>
        <w:rPr>
          <w:ins w:id="191" w:author="Author"/>
        </w:rPr>
      </w:pPr>
      <w:ins w:id="192" w:author="Author">
        <w:r w:rsidRPr="00B978EC">
          <w:rPr>
            <w:rStyle w:val="FootnoteReference"/>
          </w:rPr>
          <w:footnoteRef/>
        </w:r>
        <w:r w:rsidRPr="00B978EC">
          <w:t xml:space="preserve"> </w:t>
        </w:r>
        <w:r w:rsidRPr="00B978EC">
          <w:rPr>
            <w:b/>
          </w:rPr>
          <w:t xml:space="preserve">19:21 </w:t>
        </w:r>
        <w:r w:rsidRPr="00B978EC">
          <w:t>Or “Soul.”</w:t>
        </w:r>
      </w:ins>
    </w:p>
  </w:footnote>
  <w:footnote w:id="8">
    <w:p w:rsidR="00B104E6" w:rsidRPr="00B978EC" w:rsidRDefault="00B104E6" w:rsidP="00B978EC">
      <w:pPr>
        <w:pStyle w:val="FootnoteText"/>
        <w:spacing w:after="96"/>
        <w:ind w:firstLine="288"/>
        <w:rPr>
          <w:ins w:id="195" w:author="Author"/>
        </w:rPr>
      </w:pPr>
      <w:ins w:id="196" w:author="Author">
        <w:r w:rsidRPr="00B978EC">
          <w:rPr>
            <w:rStyle w:val="FootnoteReference"/>
          </w:rPr>
          <w:footnoteRef/>
        </w:r>
        <w:r w:rsidRPr="00B978EC">
          <w:t xml:space="preserve"> </w:t>
        </w:r>
        <w:r w:rsidRPr="00B978EC">
          <w:rPr>
            <w:b/>
          </w:rPr>
          <w:t xml:space="preserve">19:21 </w:t>
        </w:r>
        <w:r w:rsidRPr="00B978EC">
          <w:t>Or “soul.”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5A9F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C5A9F">
        <w:t>Deuteronomy Chapter 19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C5A9F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C5A9F">
      <w:rPr>
        <w:noProof/>
        <w:snapToGrid w:val="0"/>
      </w:rPr>
      <w:t>Deuteronomy 19.Revised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C5A9F">
        <w:t>Deuteronomy Chapter 19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C5A9F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C5A9F">
      <w:rPr>
        <w:noProof/>
        <w:snapToGrid w:val="0"/>
      </w:rPr>
      <w:t>Deuteronomy 19.Revised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C5A9F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C5A9F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C5A9F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C5A9F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089"/>
    <w:rsid w:val="00245EDD"/>
    <w:rsid w:val="0026230D"/>
    <w:rsid w:val="002B524D"/>
    <w:rsid w:val="002C00A8"/>
    <w:rsid w:val="00310508"/>
    <w:rsid w:val="003B380B"/>
    <w:rsid w:val="004500A2"/>
    <w:rsid w:val="004B7393"/>
    <w:rsid w:val="004C5A9F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104E6"/>
    <w:rsid w:val="00B75089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f1040731700947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104E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04E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104E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104E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04E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104E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f1040731700947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875</ap:Words>
  <ap:Characters>3776</ap:Characters>
  <ap:Application>Microsoft Office Word</ap:Application>
  <ap:DocSecurity>0</ap:DocSecurity>
  <ap:Lines>64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4641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19</dc:title>
  <dc:subject/>
  <dc:creator>Ruth Farrugia</dc:creator>
  <cp:keywords/>
  <dc:description/>
  <cp:lastModifiedBy>Ruth Farrugia</cp:lastModifiedBy>
  <cp:revision>3</cp:revision>
  <dcterms:created xsi:type="dcterms:W3CDTF">2020-09-21T12:05:00Z</dcterms:created>
  <dcterms:modified xsi:type="dcterms:W3CDTF">2020-09-21T12:05:00Z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19.docx</vt:lpwstr>
  </property>
  <property fmtid="{D5CDD505-2E9C-101B-9397-08002B2CF9AE}" pid="9" name="_TranslationDocumentId">
    <vt:i4>19502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