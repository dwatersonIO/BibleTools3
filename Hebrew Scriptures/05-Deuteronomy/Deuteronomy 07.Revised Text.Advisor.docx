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34DD" w:rsidRPr="00505DF9" w:rsidRDefault="00D634DD" w:rsidP="00D634DD">
      <w:pPr>
        <w:rPr>
          <w:rFonts w:ascii="Trebuchet MS" w:hAnsi="Trebuchet MS"/>
          <w:noProof/>
        </w:rPr>
      </w:pPr>
      <w:bookmarkStart w:id="0" w:name="_GoBack"/>
      <w:bookmarkEnd w:id="0"/>
      <w:r w:rsidRPr="00505DF9">
        <w:rPr>
          <w:rFonts w:ascii="Trebuchet MS" w:hAnsi="Trebuchet MS"/>
          <w:b/>
        </w:rPr>
        <w:t xml:space="preserve">7:1 </w:t>
      </w:r>
      <w:r w:rsidRPr="00505DF9">
        <w:rPr>
          <w:rFonts w:ascii="Trebuchet MS" w:hAnsi="Trebuchet MS"/>
          <w:noProof/>
        </w:rPr>
        <w:t xml:space="preserve">“When Jehovah your God </w:t>
      </w:r>
      <w:del w:id="1" w:author="Author">
        <w:r w:rsidRPr="00505DF9">
          <w:rPr>
            <w:rFonts w:ascii="Trebuchet MS" w:hAnsi="Trebuchet MS"/>
            <w:noProof/>
          </w:rPr>
          <w:delText xml:space="preserve">at last </w:delText>
        </w:r>
      </w:del>
      <w:r w:rsidRPr="00505DF9">
        <w:rPr>
          <w:rFonts w:ascii="Trebuchet MS" w:hAnsi="Trebuchet MS"/>
          <w:noProof/>
        </w:rPr>
        <w:t xml:space="preserve">brings you into the land </w:t>
      </w:r>
      <w:del w:id="2" w:author="Author">
        <w:r w:rsidRPr="00505DF9">
          <w:rPr>
            <w:rFonts w:ascii="Trebuchet MS" w:hAnsi="Trebuchet MS"/>
            <w:noProof/>
          </w:rPr>
          <w:delText xml:space="preserve">to which </w:delText>
        </w:r>
      </w:del>
      <w:r w:rsidRPr="00505DF9">
        <w:rPr>
          <w:rFonts w:ascii="Trebuchet MS" w:hAnsi="Trebuchet MS"/>
          <w:noProof/>
        </w:rPr>
        <w:t xml:space="preserve">you are </w:t>
      </w:r>
      <w:del w:id="3" w:author="Author">
        <w:r w:rsidRPr="00505DF9">
          <w:rPr>
            <w:rFonts w:ascii="Trebuchet MS" w:hAnsi="Trebuchet MS"/>
            <w:noProof/>
          </w:rPr>
          <w:delText>going so as</w:delText>
        </w:r>
      </w:del>
      <w:ins w:id="4" w:author="Author">
        <w:r w:rsidRPr="00505DF9">
          <w:rPr>
            <w:rFonts w:ascii="Trebuchet MS" w:hAnsi="Trebuchet MS"/>
            <w:noProof/>
          </w:rPr>
          <w:t>about</w:t>
        </w:r>
      </w:ins>
      <w:r w:rsidRPr="00505DF9">
        <w:rPr>
          <w:rFonts w:ascii="Trebuchet MS" w:hAnsi="Trebuchet MS"/>
          <w:noProof/>
        </w:rPr>
        <w:t xml:space="preserve"> to </w:t>
      </w:r>
      <w:ins w:id="5" w:author="Author">
        <w:r w:rsidRPr="00505DF9">
          <w:rPr>
            <w:rFonts w:ascii="Trebuchet MS" w:hAnsi="Trebuchet MS"/>
            <w:noProof/>
          </w:rPr>
          <w:t xml:space="preserve">enter and </w:t>
        </w:r>
      </w:ins>
      <w:r w:rsidRPr="00505DF9">
        <w:rPr>
          <w:rFonts w:ascii="Trebuchet MS" w:hAnsi="Trebuchet MS"/>
          <w:noProof/>
        </w:rPr>
        <w:t>take possession of</w:t>
      </w:r>
      <w:del w:id="6" w:author="Author">
        <w:r w:rsidRPr="00505DF9">
          <w:rPr>
            <w:rFonts w:ascii="Trebuchet MS" w:hAnsi="Trebuchet MS"/>
            <w:noProof/>
          </w:rPr>
          <w:delText xml:space="preserve"> it</w:delText>
        </w:r>
      </w:del>
      <w:r w:rsidRPr="00505DF9">
        <w:rPr>
          <w:rFonts w:ascii="Trebuchet MS" w:hAnsi="Trebuchet MS"/>
          <w:noProof/>
        </w:rPr>
        <w:t xml:space="preserve">, he </w:t>
      </w:r>
      <w:del w:id="7" w:author="Author">
        <w:r w:rsidRPr="00505DF9">
          <w:rPr>
            <w:rFonts w:ascii="Trebuchet MS" w:hAnsi="Trebuchet MS"/>
            <w:noProof/>
          </w:rPr>
          <w:delText>must</w:delText>
        </w:r>
      </w:del>
      <w:ins w:id="8" w:author="Author">
        <w:r w:rsidRPr="00505DF9">
          <w:rPr>
            <w:rFonts w:ascii="Trebuchet MS" w:hAnsi="Trebuchet MS"/>
            <w:noProof/>
          </w:rPr>
          <w:t>will</w:t>
        </w:r>
      </w:ins>
      <w:r w:rsidRPr="00505DF9">
        <w:rPr>
          <w:rFonts w:ascii="Trebuchet MS" w:hAnsi="Trebuchet MS"/>
          <w:noProof/>
        </w:rPr>
        <w:t xml:space="preserve"> also clear away populous nations from before you</w:t>
      </w:r>
      <w:del w:id="9" w:author="Author">
        <w:r w:rsidRPr="00505DF9">
          <w:rPr>
            <w:rFonts w:ascii="Trebuchet MS" w:hAnsi="Trebuchet MS"/>
            <w:noProof/>
          </w:rPr>
          <w:delText>,</w:delText>
        </w:r>
      </w:del>
      <w:ins w:id="10" w:author="Author">
        <w:r w:rsidRPr="00505DF9">
          <w:rPr>
            <w:rFonts w:ascii="Trebuchet MS" w:hAnsi="Trebuchet MS"/>
            <w:noProof/>
          </w:rPr>
          <w:t>:</w:t>
        </w:r>
      </w:ins>
      <w:r w:rsidRPr="00505DF9">
        <w:rPr>
          <w:rFonts w:ascii="Trebuchet MS" w:hAnsi="Trebuchet MS"/>
          <w:noProof/>
        </w:rPr>
        <w:t xml:space="preserve"> the Hit′tites</w:t>
      </w:r>
      <w:del w:id="11" w:author="Author">
        <w:r w:rsidRPr="00505DF9">
          <w:rPr>
            <w:rFonts w:ascii="Trebuchet MS" w:hAnsi="Trebuchet MS"/>
            <w:noProof/>
          </w:rPr>
          <w:delText xml:space="preserve"> and</w:delText>
        </w:r>
      </w:del>
      <w:ins w:id="12" w:author="Author">
        <w:r w:rsidRPr="00505DF9">
          <w:rPr>
            <w:rFonts w:ascii="Trebuchet MS" w:hAnsi="Trebuchet MS"/>
            <w:noProof/>
          </w:rPr>
          <w:t>,</w:t>
        </w:r>
      </w:ins>
      <w:r w:rsidRPr="00505DF9">
        <w:rPr>
          <w:rFonts w:ascii="Trebuchet MS" w:hAnsi="Trebuchet MS"/>
          <w:noProof/>
        </w:rPr>
        <w:t xml:space="preserve"> the Gir′ga·shites</w:t>
      </w:r>
      <w:del w:id="13" w:author="Author">
        <w:r w:rsidRPr="00505DF9">
          <w:rPr>
            <w:rFonts w:ascii="Trebuchet MS" w:hAnsi="Trebuchet MS"/>
            <w:noProof/>
          </w:rPr>
          <w:delText xml:space="preserve"> and</w:delText>
        </w:r>
      </w:del>
      <w:ins w:id="14" w:author="Author">
        <w:r w:rsidRPr="00505DF9">
          <w:rPr>
            <w:rFonts w:ascii="Trebuchet MS" w:hAnsi="Trebuchet MS"/>
            <w:noProof/>
          </w:rPr>
          <w:t>,</w:t>
        </w:r>
      </w:ins>
      <w:r w:rsidRPr="00505DF9">
        <w:rPr>
          <w:rFonts w:ascii="Trebuchet MS" w:hAnsi="Trebuchet MS"/>
          <w:noProof/>
        </w:rPr>
        <w:t xml:space="preserve"> the Am′or·ites</w:t>
      </w:r>
      <w:del w:id="15" w:author="Author">
        <w:r w:rsidRPr="00505DF9">
          <w:rPr>
            <w:rFonts w:ascii="Trebuchet MS" w:hAnsi="Trebuchet MS"/>
            <w:noProof/>
          </w:rPr>
          <w:delText xml:space="preserve"> and</w:delText>
        </w:r>
      </w:del>
      <w:ins w:id="16" w:author="Author">
        <w:r w:rsidRPr="00505DF9">
          <w:rPr>
            <w:rFonts w:ascii="Trebuchet MS" w:hAnsi="Trebuchet MS"/>
            <w:noProof/>
          </w:rPr>
          <w:t>,</w:t>
        </w:r>
      </w:ins>
      <w:r w:rsidRPr="00505DF9">
        <w:rPr>
          <w:rFonts w:ascii="Trebuchet MS" w:hAnsi="Trebuchet MS"/>
          <w:noProof/>
        </w:rPr>
        <w:t xml:space="preserve"> the Ca′naan·ites</w:t>
      </w:r>
      <w:del w:id="17" w:author="Author">
        <w:r w:rsidRPr="00505DF9">
          <w:rPr>
            <w:rFonts w:ascii="Trebuchet MS" w:hAnsi="Trebuchet MS"/>
            <w:noProof/>
          </w:rPr>
          <w:delText xml:space="preserve"> and</w:delText>
        </w:r>
      </w:del>
      <w:ins w:id="18" w:author="Author">
        <w:r w:rsidRPr="00505DF9">
          <w:rPr>
            <w:rFonts w:ascii="Trebuchet MS" w:hAnsi="Trebuchet MS"/>
            <w:noProof/>
          </w:rPr>
          <w:t>,</w:t>
        </w:r>
      </w:ins>
      <w:r w:rsidRPr="00505DF9">
        <w:rPr>
          <w:rFonts w:ascii="Trebuchet MS" w:hAnsi="Trebuchet MS"/>
          <w:noProof/>
        </w:rPr>
        <w:t xml:space="preserve"> the Per′iz·zites</w:t>
      </w:r>
      <w:del w:id="19" w:author="Author">
        <w:r w:rsidRPr="00505DF9">
          <w:rPr>
            <w:rFonts w:ascii="Trebuchet MS" w:hAnsi="Trebuchet MS"/>
            <w:noProof/>
          </w:rPr>
          <w:delText xml:space="preserve"> and</w:delText>
        </w:r>
      </w:del>
      <w:ins w:id="20" w:author="Author">
        <w:r w:rsidRPr="00505DF9">
          <w:rPr>
            <w:rFonts w:ascii="Trebuchet MS" w:hAnsi="Trebuchet MS"/>
            <w:noProof/>
          </w:rPr>
          <w:t>,</w:t>
        </w:r>
      </w:ins>
      <w:r w:rsidRPr="00505DF9">
        <w:rPr>
          <w:rFonts w:ascii="Trebuchet MS" w:hAnsi="Trebuchet MS"/>
          <w:noProof/>
        </w:rPr>
        <w:t xml:space="preserve"> the Hi′vites</w:t>
      </w:r>
      <w:ins w:id="21" w:author="Author">
        <w:r w:rsidRPr="00505DF9">
          <w:rPr>
            <w:rFonts w:ascii="Trebuchet MS" w:hAnsi="Trebuchet MS"/>
            <w:noProof/>
          </w:rPr>
          <w:t>,</w:t>
        </w:r>
      </w:ins>
      <w:r w:rsidRPr="00505DF9">
        <w:rPr>
          <w:rFonts w:ascii="Trebuchet MS" w:hAnsi="Trebuchet MS"/>
          <w:noProof/>
        </w:rPr>
        <w:t xml:space="preserve"> and the Jeb′u·sites, seven nations more populous and </w:t>
      </w:r>
      <w:del w:id="22" w:author="Author">
        <w:r w:rsidRPr="00505DF9">
          <w:rPr>
            <w:rFonts w:ascii="Trebuchet MS" w:hAnsi="Trebuchet MS"/>
            <w:noProof/>
          </w:rPr>
          <w:delText>mighty</w:delText>
        </w:r>
      </w:del>
      <w:ins w:id="23" w:author="Author">
        <w:r w:rsidRPr="00505DF9">
          <w:rPr>
            <w:rFonts w:ascii="Trebuchet MS" w:hAnsi="Trebuchet MS"/>
            <w:noProof/>
          </w:rPr>
          <w:t>mightier</w:t>
        </w:r>
      </w:ins>
      <w:r w:rsidRPr="00505DF9">
        <w:rPr>
          <w:rFonts w:ascii="Trebuchet MS" w:hAnsi="Trebuchet MS"/>
          <w:noProof/>
        </w:rPr>
        <w:t xml:space="preserve"> than you are. </w:t>
      </w:r>
      <w:r w:rsidRPr="00505DF9">
        <w:rPr>
          <w:rFonts w:ascii="Trebuchet MS" w:hAnsi="Trebuchet MS"/>
          <w:b/>
          <w:noProof/>
        </w:rPr>
        <w:t xml:space="preserve">7:2 </w:t>
      </w:r>
      <w:del w:id="24" w:author="Author">
        <w:r w:rsidRPr="00505DF9">
          <w:rPr>
            <w:rFonts w:ascii="Trebuchet MS" w:hAnsi="Trebuchet MS"/>
            <w:noProof/>
          </w:rPr>
          <w:delText xml:space="preserve">And </w:delText>
        </w:r>
      </w:del>
      <w:r w:rsidRPr="00505DF9">
        <w:rPr>
          <w:rFonts w:ascii="Trebuchet MS" w:hAnsi="Trebuchet MS"/>
          <w:noProof/>
        </w:rPr>
        <w:t xml:space="preserve">Jehovah your God will </w:t>
      </w:r>
      <w:del w:id="25" w:author="Author">
        <w:r w:rsidRPr="00505DF9">
          <w:rPr>
            <w:rFonts w:ascii="Trebuchet MS" w:hAnsi="Trebuchet MS"/>
            <w:noProof/>
          </w:rPr>
          <w:delText>certainly abandon</w:delText>
        </w:r>
      </w:del>
      <w:ins w:id="26" w:author="Author">
        <w:r w:rsidRPr="00505DF9">
          <w:rPr>
            <w:rFonts w:ascii="Trebuchet MS" w:hAnsi="Trebuchet MS"/>
            <w:noProof/>
          </w:rPr>
          <w:t>give</w:t>
        </w:r>
      </w:ins>
      <w:r w:rsidRPr="00505DF9">
        <w:rPr>
          <w:rFonts w:ascii="Trebuchet MS" w:hAnsi="Trebuchet MS"/>
          <w:noProof/>
        </w:rPr>
        <w:t xml:space="preserve"> them </w:t>
      </w:r>
      <w:ins w:id="27" w:author="Author">
        <w:r w:rsidRPr="00505DF9">
          <w:rPr>
            <w:rFonts w:ascii="Trebuchet MS" w:hAnsi="Trebuchet MS"/>
            <w:noProof/>
          </w:rPr>
          <w:t xml:space="preserve">over </w:t>
        </w:r>
      </w:ins>
      <w:r w:rsidRPr="00505DF9">
        <w:rPr>
          <w:rFonts w:ascii="Trebuchet MS" w:hAnsi="Trebuchet MS"/>
          <w:noProof/>
        </w:rPr>
        <w:t xml:space="preserve">to you, and you </w:t>
      </w:r>
      <w:del w:id="28" w:author="Author">
        <w:r w:rsidRPr="00505DF9">
          <w:rPr>
            <w:rFonts w:ascii="Trebuchet MS" w:hAnsi="Trebuchet MS"/>
            <w:noProof/>
          </w:rPr>
          <w:delText>must</w:delText>
        </w:r>
      </w:del>
      <w:ins w:id="29" w:author="Author">
        <w:r w:rsidRPr="00505DF9">
          <w:rPr>
            <w:rFonts w:ascii="Trebuchet MS" w:hAnsi="Trebuchet MS"/>
            <w:noProof/>
          </w:rPr>
          <w:t>will</w:t>
        </w:r>
      </w:ins>
      <w:r w:rsidRPr="00505DF9">
        <w:rPr>
          <w:rFonts w:ascii="Trebuchet MS" w:hAnsi="Trebuchet MS"/>
          <w:noProof/>
        </w:rPr>
        <w:t xml:space="preserve"> defeat them. You should without fail devote them to destruction. You must </w:t>
      </w:r>
      <w:del w:id="30" w:author="Author">
        <w:r w:rsidRPr="00505DF9">
          <w:rPr>
            <w:rFonts w:ascii="Trebuchet MS" w:hAnsi="Trebuchet MS"/>
            <w:noProof/>
          </w:rPr>
          <w:delText>conclude no</w:delText>
        </w:r>
      </w:del>
      <w:ins w:id="31" w:author="Author">
        <w:r w:rsidRPr="00505DF9">
          <w:rPr>
            <w:rFonts w:ascii="Trebuchet MS" w:hAnsi="Trebuchet MS"/>
            <w:noProof/>
          </w:rPr>
          <w:t>not make any</w:t>
        </w:r>
      </w:ins>
      <w:r w:rsidRPr="00505DF9">
        <w:rPr>
          <w:rFonts w:ascii="Trebuchet MS" w:hAnsi="Trebuchet MS"/>
          <w:noProof/>
        </w:rPr>
        <w:t xml:space="preserve"> covenant with them nor show them any favor. </w:t>
      </w:r>
      <w:r w:rsidRPr="00505DF9">
        <w:rPr>
          <w:rFonts w:ascii="Trebuchet MS" w:hAnsi="Trebuchet MS"/>
          <w:b/>
          <w:noProof/>
        </w:rPr>
        <w:t xml:space="preserve">7:3 </w:t>
      </w:r>
      <w:del w:id="32" w:author="Author">
        <w:r w:rsidRPr="00505DF9">
          <w:rPr>
            <w:rFonts w:ascii="Trebuchet MS" w:hAnsi="Trebuchet MS"/>
            <w:noProof/>
          </w:rPr>
          <w:delText>And you</w:delText>
        </w:r>
      </w:del>
      <w:ins w:id="33" w:author="Author">
        <w:r w:rsidRPr="00505DF9">
          <w:rPr>
            <w:rFonts w:ascii="Trebuchet MS" w:hAnsi="Trebuchet MS"/>
            <w:noProof/>
          </w:rPr>
          <w:t>You</w:t>
        </w:r>
      </w:ins>
      <w:r w:rsidRPr="00505DF9">
        <w:rPr>
          <w:rFonts w:ascii="Trebuchet MS" w:hAnsi="Trebuchet MS"/>
          <w:noProof/>
        </w:rPr>
        <w:t xml:space="preserve"> must </w:t>
      </w:r>
      <w:ins w:id="34" w:author="Author">
        <w:r w:rsidRPr="00505DF9">
          <w:rPr>
            <w:rFonts w:ascii="Trebuchet MS" w:hAnsi="Trebuchet MS"/>
            <w:noProof/>
          </w:rPr>
          <w:t xml:space="preserve">not </w:t>
        </w:r>
      </w:ins>
      <w:r w:rsidRPr="00505DF9">
        <w:rPr>
          <w:rFonts w:ascii="Trebuchet MS" w:hAnsi="Trebuchet MS"/>
          <w:noProof/>
        </w:rPr>
        <w:t xml:space="preserve">form </w:t>
      </w:r>
      <w:del w:id="35" w:author="Author">
        <w:r w:rsidRPr="00505DF9">
          <w:rPr>
            <w:rFonts w:ascii="Trebuchet MS" w:hAnsi="Trebuchet MS"/>
            <w:noProof/>
          </w:rPr>
          <w:delText>no</w:delText>
        </w:r>
      </w:del>
      <w:ins w:id="36" w:author="Author">
        <w:r w:rsidRPr="00505DF9">
          <w:rPr>
            <w:rFonts w:ascii="Trebuchet MS" w:hAnsi="Trebuchet MS"/>
            <w:noProof/>
          </w:rPr>
          <w:t>any</w:t>
        </w:r>
      </w:ins>
      <w:r w:rsidRPr="00505DF9">
        <w:rPr>
          <w:rFonts w:ascii="Trebuchet MS" w:hAnsi="Trebuchet MS"/>
          <w:noProof/>
        </w:rPr>
        <w:t xml:space="preserve"> marriage </w:t>
      </w:r>
      <w:del w:id="37" w:author="Author">
        <w:r w:rsidRPr="00505DF9">
          <w:rPr>
            <w:rFonts w:ascii="Trebuchet MS" w:hAnsi="Trebuchet MS"/>
            <w:noProof/>
          </w:rPr>
          <w:delText>alliance</w:delText>
        </w:r>
      </w:del>
      <w:ins w:id="38" w:author="Author">
        <w:r w:rsidRPr="00505DF9">
          <w:rPr>
            <w:rFonts w:ascii="Trebuchet MS" w:hAnsi="Trebuchet MS"/>
            <w:noProof/>
          </w:rPr>
          <w:t>alliances</w:t>
        </w:r>
        <w:r w:rsidRPr="00505DF9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505DF9">
        <w:rPr>
          <w:rFonts w:ascii="Trebuchet MS" w:hAnsi="Trebuchet MS"/>
          <w:noProof/>
        </w:rPr>
        <w:t xml:space="preserve"> with them. </w:t>
      </w:r>
      <w:del w:id="41" w:author="Author">
        <w:r w:rsidRPr="00505DF9">
          <w:rPr>
            <w:rFonts w:ascii="Trebuchet MS" w:hAnsi="Trebuchet MS"/>
            <w:noProof/>
          </w:rPr>
          <w:delText>Your daughter you must</w:delText>
        </w:r>
      </w:del>
      <w:ins w:id="42" w:author="Author">
        <w:r w:rsidRPr="00505DF9">
          <w:rPr>
            <w:rFonts w:ascii="Trebuchet MS" w:hAnsi="Trebuchet MS"/>
            <w:noProof/>
          </w:rPr>
          <w:t>Do</w:t>
        </w:r>
      </w:ins>
      <w:r w:rsidRPr="00505DF9">
        <w:rPr>
          <w:rFonts w:ascii="Trebuchet MS" w:hAnsi="Trebuchet MS"/>
          <w:noProof/>
        </w:rPr>
        <w:t xml:space="preserve"> not give </w:t>
      </w:r>
      <w:ins w:id="43" w:author="Author">
        <w:r w:rsidRPr="00505DF9">
          <w:rPr>
            <w:rFonts w:ascii="Trebuchet MS" w:hAnsi="Trebuchet MS"/>
            <w:noProof/>
          </w:rPr>
          <w:t xml:space="preserve">your daughters </w:t>
        </w:r>
      </w:ins>
      <w:r w:rsidRPr="00505DF9">
        <w:rPr>
          <w:rFonts w:ascii="Trebuchet MS" w:hAnsi="Trebuchet MS"/>
          <w:noProof/>
        </w:rPr>
        <w:t xml:space="preserve">to </w:t>
      </w:r>
      <w:del w:id="44" w:author="Author">
        <w:r w:rsidRPr="00505DF9">
          <w:rPr>
            <w:rFonts w:ascii="Trebuchet MS" w:hAnsi="Trebuchet MS"/>
            <w:noProof/>
          </w:rPr>
          <w:delText>his son, and his daughter you must not</w:delText>
        </w:r>
      </w:del>
      <w:ins w:id="45" w:author="Author">
        <w:r w:rsidRPr="00505DF9">
          <w:rPr>
            <w:rFonts w:ascii="Trebuchet MS" w:hAnsi="Trebuchet MS"/>
            <w:noProof/>
          </w:rPr>
          <w:t>their sons or</w:t>
        </w:r>
      </w:ins>
      <w:r w:rsidRPr="00505DF9">
        <w:rPr>
          <w:rFonts w:ascii="Trebuchet MS" w:hAnsi="Trebuchet MS"/>
          <w:noProof/>
        </w:rPr>
        <w:t xml:space="preserve"> take </w:t>
      </w:r>
      <w:ins w:id="46" w:author="Author">
        <w:r w:rsidRPr="00505DF9">
          <w:rPr>
            <w:rFonts w:ascii="Trebuchet MS" w:hAnsi="Trebuchet MS"/>
            <w:noProof/>
          </w:rPr>
          <w:t xml:space="preserve">their daughters </w:t>
        </w:r>
      </w:ins>
      <w:r w:rsidRPr="00505DF9">
        <w:rPr>
          <w:rFonts w:ascii="Trebuchet MS" w:hAnsi="Trebuchet MS"/>
          <w:noProof/>
        </w:rPr>
        <w:t xml:space="preserve">for your </w:t>
      </w:r>
      <w:del w:id="47" w:author="Author">
        <w:r w:rsidRPr="00505DF9">
          <w:rPr>
            <w:rFonts w:ascii="Trebuchet MS" w:hAnsi="Trebuchet MS"/>
            <w:noProof/>
          </w:rPr>
          <w:delText>son</w:delText>
        </w:r>
      </w:del>
      <w:ins w:id="48" w:author="Author">
        <w:r w:rsidRPr="00505DF9">
          <w:rPr>
            <w:rFonts w:ascii="Trebuchet MS" w:hAnsi="Trebuchet MS"/>
            <w:noProof/>
          </w:rPr>
          <w:t>sons</w:t>
        </w:r>
      </w:ins>
      <w:r w:rsidRPr="00505DF9">
        <w:rPr>
          <w:rFonts w:ascii="Trebuchet MS" w:hAnsi="Trebuchet MS"/>
          <w:noProof/>
        </w:rPr>
        <w:t xml:space="preserve">. </w:t>
      </w:r>
      <w:r w:rsidRPr="00505DF9">
        <w:rPr>
          <w:rFonts w:ascii="Trebuchet MS" w:hAnsi="Trebuchet MS"/>
          <w:b/>
          <w:noProof/>
        </w:rPr>
        <w:t xml:space="preserve">7:4 </w:t>
      </w:r>
      <w:r w:rsidRPr="00505DF9">
        <w:rPr>
          <w:rFonts w:ascii="Trebuchet MS" w:hAnsi="Trebuchet MS"/>
          <w:noProof/>
        </w:rPr>
        <w:t xml:space="preserve">For </w:t>
      </w:r>
      <w:del w:id="49" w:author="Author">
        <w:r w:rsidRPr="00505DF9">
          <w:rPr>
            <w:rFonts w:ascii="Trebuchet MS" w:hAnsi="Trebuchet MS"/>
            <w:noProof/>
          </w:rPr>
          <w:delText>he</w:delText>
        </w:r>
      </w:del>
      <w:ins w:id="50" w:author="Author">
        <w:r w:rsidRPr="00505DF9">
          <w:rPr>
            <w:rFonts w:ascii="Trebuchet MS" w:hAnsi="Trebuchet MS"/>
            <w:noProof/>
          </w:rPr>
          <w:t>they</w:t>
        </w:r>
      </w:ins>
      <w:r w:rsidRPr="00505DF9">
        <w:rPr>
          <w:rFonts w:ascii="Trebuchet MS" w:hAnsi="Trebuchet MS"/>
          <w:noProof/>
        </w:rPr>
        <w:t xml:space="preserve"> will turn your </w:t>
      </w:r>
      <w:del w:id="51" w:author="Author">
        <w:r w:rsidRPr="00505DF9">
          <w:rPr>
            <w:rFonts w:ascii="Trebuchet MS" w:hAnsi="Trebuchet MS"/>
            <w:noProof/>
          </w:rPr>
          <w:delText>son</w:delText>
        </w:r>
      </w:del>
      <w:ins w:id="52" w:author="Author">
        <w:r w:rsidRPr="00505DF9">
          <w:rPr>
            <w:rFonts w:ascii="Trebuchet MS" w:hAnsi="Trebuchet MS"/>
            <w:noProof/>
          </w:rPr>
          <w:t>sons away</w:t>
        </w:r>
      </w:ins>
      <w:r w:rsidRPr="00505DF9">
        <w:rPr>
          <w:rFonts w:ascii="Trebuchet MS" w:hAnsi="Trebuchet MS"/>
          <w:noProof/>
        </w:rPr>
        <w:t xml:space="preserve"> from following me</w:t>
      </w:r>
      <w:del w:id="53" w:author="Author">
        <w:r w:rsidRPr="00505DF9">
          <w:rPr>
            <w:rFonts w:ascii="Trebuchet MS" w:hAnsi="Trebuchet MS"/>
            <w:noProof/>
          </w:rPr>
          <w:delText>, and they will certainly</w:delText>
        </w:r>
      </w:del>
      <w:ins w:id="54" w:author="Author">
        <w:r w:rsidRPr="00505DF9">
          <w:rPr>
            <w:rFonts w:ascii="Trebuchet MS" w:hAnsi="Trebuchet MS"/>
            <w:noProof/>
          </w:rPr>
          <w:t xml:space="preserve"> to</w:t>
        </w:r>
      </w:ins>
      <w:r w:rsidRPr="00505DF9">
        <w:rPr>
          <w:rFonts w:ascii="Trebuchet MS" w:hAnsi="Trebuchet MS"/>
          <w:noProof/>
        </w:rPr>
        <w:t xml:space="preserve"> serve other gods; </w:t>
      </w:r>
      <w:del w:id="55" w:author="Author">
        <w:r w:rsidRPr="00505DF9">
          <w:rPr>
            <w:rFonts w:ascii="Trebuchet MS" w:hAnsi="Trebuchet MS"/>
            <w:noProof/>
          </w:rPr>
          <w:delText>and</w:delText>
        </w:r>
      </w:del>
      <w:ins w:id="56" w:author="Author">
        <w:r w:rsidRPr="00505DF9">
          <w:rPr>
            <w:rFonts w:ascii="Trebuchet MS" w:hAnsi="Trebuchet MS"/>
            <w:noProof/>
          </w:rPr>
          <w:t>then</w:t>
        </w:r>
      </w:ins>
      <w:r w:rsidRPr="00505DF9">
        <w:rPr>
          <w:rFonts w:ascii="Trebuchet MS" w:hAnsi="Trebuchet MS"/>
          <w:noProof/>
        </w:rPr>
        <w:t xml:space="preserve"> Jehovah’s anger will </w:t>
      </w:r>
      <w:del w:id="57" w:author="Author">
        <w:r w:rsidRPr="00505DF9">
          <w:rPr>
            <w:rFonts w:ascii="Trebuchet MS" w:hAnsi="Trebuchet MS"/>
            <w:noProof/>
          </w:rPr>
          <w:delText xml:space="preserve">indeed </w:delText>
        </w:r>
      </w:del>
      <w:r w:rsidRPr="00505DF9">
        <w:rPr>
          <w:rFonts w:ascii="Trebuchet MS" w:hAnsi="Trebuchet MS"/>
          <w:noProof/>
        </w:rPr>
        <w:t xml:space="preserve">blaze against </w:t>
      </w:r>
      <w:del w:id="58" w:author="Author">
        <w:r w:rsidRPr="00505DF9">
          <w:rPr>
            <w:rFonts w:ascii="Trebuchet MS" w:hAnsi="Trebuchet MS"/>
            <w:noProof/>
            <w:u w:val="dotted"/>
          </w:rPr>
          <w:delText>YOU</w:delText>
        </w:r>
      </w:del>
      <w:ins w:id="59" w:author="Author">
        <w:r w:rsidRPr="00505DF9">
          <w:rPr>
            <w:rFonts w:ascii="Trebuchet MS" w:hAnsi="Trebuchet MS"/>
            <w:noProof/>
          </w:rPr>
          <w:t>you</w:t>
        </w:r>
      </w:ins>
      <w:r w:rsidRPr="00505DF9">
        <w:rPr>
          <w:rFonts w:ascii="Trebuchet MS" w:hAnsi="Trebuchet MS"/>
          <w:noProof/>
        </w:rPr>
        <w:t xml:space="preserve">, and he will </w:t>
      </w:r>
      <w:del w:id="60" w:author="Author">
        <w:r w:rsidRPr="00505DF9">
          <w:rPr>
            <w:rFonts w:ascii="Trebuchet MS" w:hAnsi="Trebuchet MS"/>
            <w:noProof/>
          </w:rPr>
          <w:delText>certainly</w:delText>
        </w:r>
      </w:del>
      <w:ins w:id="61" w:author="Author">
        <w:r w:rsidRPr="00505DF9">
          <w:rPr>
            <w:rFonts w:ascii="Trebuchet MS" w:hAnsi="Trebuchet MS"/>
            <w:noProof/>
          </w:rPr>
          <w:t>swiftly</w:t>
        </w:r>
      </w:ins>
      <w:r w:rsidRPr="00505DF9">
        <w:rPr>
          <w:rFonts w:ascii="Trebuchet MS" w:hAnsi="Trebuchet MS"/>
          <w:noProof/>
        </w:rPr>
        <w:t xml:space="preserve"> annihilate you</w:t>
      </w:r>
      <w:del w:id="62" w:author="Author">
        <w:r w:rsidRPr="00505DF9">
          <w:rPr>
            <w:rFonts w:ascii="Trebuchet MS" w:hAnsi="Trebuchet MS"/>
            <w:noProof/>
          </w:rPr>
          <w:delText xml:space="preserve"> in a hurry</w:delText>
        </w:r>
      </w:del>
      <w:r w:rsidRPr="00505DF9">
        <w:rPr>
          <w:rFonts w:ascii="Trebuchet MS" w:hAnsi="Trebuchet MS"/>
          <w:noProof/>
        </w:rPr>
        <w:t>.</w:t>
      </w:r>
    </w:p>
    <w:p w:rsidR="00D634DD" w:rsidRPr="00505DF9" w:rsidRDefault="00D634DD" w:rsidP="00D634DD">
      <w:pPr>
        <w:rPr>
          <w:rFonts w:ascii="Trebuchet MS" w:hAnsi="Trebuchet MS"/>
          <w:noProof/>
        </w:rPr>
      </w:pPr>
      <w:r w:rsidRPr="00505DF9">
        <w:rPr>
          <w:rFonts w:ascii="Trebuchet MS" w:hAnsi="Trebuchet MS"/>
          <w:b/>
        </w:rPr>
        <w:t xml:space="preserve">7:5 </w:t>
      </w:r>
      <w:r w:rsidRPr="00505DF9">
        <w:rPr>
          <w:rFonts w:ascii="Trebuchet MS" w:hAnsi="Trebuchet MS"/>
          <w:noProof/>
        </w:rPr>
        <w:t>“</w:t>
      </w:r>
      <w:del w:id="63" w:author="Author">
        <w:r w:rsidRPr="00505DF9">
          <w:rPr>
            <w:rFonts w:ascii="Trebuchet MS" w:hAnsi="Trebuchet MS"/>
            <w:noProof/>
          </w:rPr>
          <w:delText>On the other hand</w:delText>
        </w:r>
      </w:del>
      <w:ins w:id="64" w:author="Author">
        <w:r w:rsidRPr="00505DF9">
          <w:rPr>
            <w:rFonts w:ascii="Trebuchet MS" w:hAnsi="Trebuchet MS"/>
            <w:noProof/>
          </w:rPr>
          <w:t>Instead</w:t>
        </w:r>
      </w:ins>
      <w:r w:rsidRPr="00505DF9">
        <w:rPr>
          <w:rFonts w:ascii="Trebuchet MS" w:hAnsi="Trebuchet MS"/>
          <w:noProof/>
        </w:rPr>
        <w:t xml:space="preserve">, this is what </w:t>
      </w:r>
      <w:del w:id="65" w:author="Author">
        <w:r w:rsidRPr="00505DF9">
          <w:rPr>
            <w:rFonts w:ascii="Trebuchet MS" w:hAnsi="Trebuchet MS"/>
            <w:noProof/>
            <w:u w:val="dotted"/>
          </w:rPr>
          <w:delText>YOU</w:delText>
        </w:r>
      </w:del>
      <w:ins w:id="66" w:author="Author">
        <w:r w:rsidRPr="00505DF9">
          <w:rPr>
            <w:rFonts w:ascii="Trebuchet MS" w:hAnsi="Trebuchet MS"/>
            <w:noProof/>
          </w:rPr>
          <w:t>you</w:t>
        </w:r>
      </w:ins>
      <w:r w:rsidRPr="00505DF9">
        <w:rPr>
          <w:rFonts w:ascii="Trebuchet MS" w:hAnsi="Trebuchet MS"/>
          <w:noProof/>
        </w:rPr>
        <w:t xml:space="preserve"> should do to them: </w:t>
      </w:r>
      <w:del w:id="67" w:author="Author">
        <w:r w:rsidRPr="00505DF9">
          <w:rPr>
            <w:rFonts w:ascii="Trebuchet MS" w:hAnsi="Trebuchet MS"/>
            <w:noProof/>
          </w:rPr>
          <w:delText xml:space="preserve">Their </w:delText>
        </w:r>
      </w:del>
      <w:ins w:id="68" w:author="Author">
        <w:r w:rsidRPr="00505DF9">
          <w:rPr>
            <w:rFonts w:ascii="Trebuchet MS" w:hAnsi="Trebuchet MS"/>
            <w:noProof/>
          </w:rPr>
          <w:t xml:space="preserve">Tear down their </w:t>
        </w:r>
      </w:ins>
      <w:r w:rsidRPr="00505DF9">
        <w:rPr>
          <w:rFonts w:ascii="Trebuchet MS" w:hAnsi="Trebuchet MS"/>
          <w:noProof/>
        </w:rPr>
        <w:t>altars</w:t>
      </w:r>
      <w:del w:id="69" w:author="Author">
        <w:r w:rsidRPr="00505DF9">
          <w:rPr>
            <w:rFonts w:ascii="Trebuchet MS" w:hAnsi="Trebuchet MS"/>
            <w:noProof/>
          </w:rPr>
          <w:delText xml:space="preserve"> </w:delText>
        </w:r>
        <w:r w:rsidRPr="00505DF9">
          <w:rPr>
            <w:rFonts w:ascii="Trebuchet MS" w:hAnsi="Trebuchet MS"/>
            <w:noProof/>
            <w:u w:val="dotted"/>
          </w:rPr>
          <w:delText>YOU</w:delText>
        </w:r>
        <w:r w:rsidRPr="00505DF9">
          <w:rPr>
            <w:rFonts w:ascii="Trebuchet MS" w:hAnsi="Trebuchet MS"/>
            <w:noProof/>
          </w:rPr>
          <w:delText xml:space="preserve"> should pull down, and </w:delText>
        </w:r>
      </w:del>
      <w:ins w:id="70" w:author="Author">
        <w:r w:rsidRPr="00505DF9">
          <w:rPr>
            <w:rFonts w:ascii="Trebuchet MS" w:hAnsi="Trebuchet MS"/>
            <w:noProof/>
          </w:rPr>
          <w:t xml:space="preserve">, break up </w:t>
        </w:r>
      </w:ins>
      <w:r w:rsidRPr="00505DF9">
        <w:rPr>
          <w:rFonts w:ascii="Trebuchet MS" w:hAnsi="Trebuchet MS"/>
          <w:noProof/>
        </w:rPr>
        <w:t>their sacred pillars</w:t>
      </w:r>
      <w:del w:id="71" w:author="Author">
        <w:r w:rsidRPr="00505DF9">
          <w:rPr>
            <w:rFonts w:ascii="Trebuchet MS" w:hAnsi="Trebuchet MS"/>
            <w:noProof/>
          </w:rPr>
          <w:delText xml:space="preserve"> </w:delText>
        </w:r>
        <w:r w:rsidRPr="00505DF9">
          <w:rPr>
            <w:rFonts w:ascii="Trebuchet MS" w:hAnsi="Trebuchet MS"/>
            <w:noProof/>
            <w:u w:val="dotted"/>
          </w:rPr>
          <w:delText>YOU</w:delText>
        </w:r>
        <w:r w:rsidRPr="00505DF9">
          <w:rPr>
            <w:rFonts w:ascii="Trebuchet MS" w:hAnsi="Trebuchet MS"/>
            <w:noProof/>
          </w:rPr>
          <w:delText xml:space="preserve"> should break</w:delText>
        </w:r>
      </w:del>
      <w:ins w:id="72" w:author="Author">
        <w:r w:rsidRPr="00505DF9">
          <w:rPr>
            <w:rFonts w:ascii="Trebuchet MS" w:hAnsi="Trebuchet MS"/>
            <w:noProof/>
          </w:rPr>
          <w:t>, cut</w:t>
        </w:r>
      </w:ins>
      <w:r w:rsidRPr="00505DF9">
        <w:rPr>
          <w:rFonts w:ascii="Trebuchet MS" w:hAnsi="Trebuchet MS"/>
          <w:noProof/>
        </w:rPr>
        <w:t xml:space="preserve"> down</w:t>
      </w:r>
      <w:del w:id="73" w:author="Author">
        <w:r w:rsidRPr="00505DF9">
          <w:rPr>
            <w:rFonts w:ascii="Trebuchet MS" w:hAnsi="Trebuchet MS"/>
            <w:noProof/>
          </w:rPr>
          <w:delText>, and</w:delText>
        </w:r>
      </w:del>
      <w:r w:rsidRPr="00505DF9">
        <w:rPr>
          <w:rFonts w:ascii="Trebuchet MS" w:hAnsi="Trebuchet MS"/>
          <w:noProof/>
        </w:rPr>
        <w:t xml:space="preserve"> their sacred poles</w:t>
      </w:r>
      <w:del w:id="74" w:author="Author">
        <w:r w:rsidRPr="00505DF9">
          <w:rPr>
            <w:rFonts w:ascii="Trebuchet MS" w:hAnsi="Trebuchet MS"/>
            <w:noProof/>
          </w:rPr>
          <w:delText xml:space="preserve"> </w:delText>
        </w:r>
        <w:r w:rsidRPr="00505DF9">
          <w:rPr>
            <w:rFonts w:ascii="Trebuchet MS" w:hAnsi="Trebuchet MS"/>
            <w:noProof/>
            <w:u w:val="dotted"/>
          </w:rPr>
          <w:delText>YOU</w:delText>
        </w:r>
        <w:r w:rsidRPr="00505DF9">
          <w:rPr>
            <w:rFonts w:ascii="Trebuchet MS" w:hAnsi="Trebuchet MS"/>
            <w:noProof/>
          </w:rPr>
          <w:delText xml:space="preserve"> should cut down</w:delText>
        </w:r>
      </w:del>
      <w:r w:rsidRPr="00505DF9">
        <w:rPr>
          <w:rFonts w:ascii="Trebuchet MS" w:hAnsi="Trebuchet MS"/>
          <w:noProof/>
        </w:rPr>
        <w:t>,</w:t>
      </w:r>
      <w:ins w:id="75" w:author="Author">
        <w:r w:rsidRPr="00505DF9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505DF9">
        <w:rPr>
          <w:rFonts w:ascii="Trebuchet MS" w:hAnsi="Trebuchet MS"/>
          <w:noProof/>
        </w:rPr>
        <w:t xml:space="preserve"> and</w:t>
      </w:r>
      <w:ins w:id="78" w:author="Author">
        <w:r w:rsidRPr="00505DF9">
          <w:rPr>
            <w:rFonts w:ascii="Trebuchet MS" w:hAnsi="Trebuchet MS"/>
            <w:noProof/>
          </w:rPr>
          <w:t xml:space="preserve"> burn up</w:t>
        </w:r>
      </w:ins>
      <w:r w:rsidRPr="00505DF9">
        <w:rPr>
          <w:rFonts w:ascii="Trebuchet MS" w:hAnsi="Trebuchet MS"/>
          <w:noProof/>
        </w:rPr>
        <w:t xml:space="preserve"> their graven images</w:t>
      </w:r>
      <w:del w:id="79" w:author="Author">
        <w:r w:rsidRPr="00505DF9">
          <w:rPr>
            <w:rFonts w:ascii="Trebuchet MS" w:hAnsi="Trebuchet MS"/>
            <w:noProof/>
          </w:rPr>
          <w:delText xml:space="preserve"> </w:delText>
        </w:r>
        <w:r w:rsidRPr="00505DF9">
          <w:rPr>
            <w:rFonts w:ascii="Trebuchet MS" w:hAnsi="Trebuchet MS"/>
            <w:noProof/>
            <w:u w:val="dotted"/>
          </w:rPr>
          <w:delText>YOU</w:delText>
        </w:r>
        <w:r w:rsidRPr="00505DF9">
          <w:rPr>
            <w:rFonts w:ascii="Trebuchet MS" w:hAnsi="Trebuchet MS"/>
            <w:noProof/>
          </w:rPr>
          <w:delText xml:space="preserve"> should burn with fire</w:delText>
        </w:r>
      </w:del>
      <w:r w:rsidRPr="00505DF9">
        <w:rPr>
          <w:rFonts w:ascii="Trebuchet MS" w:hAnsi="Trebuchet MS"/>
          <w:noProof/>
        </w:rPr>
        <w:t xml:space="preserve">. </w:t>
      </w:r>
      <w:r w:rsidRPr="00505DF9">
        <w:rPr>
          <w:rFonts w:ascii="Trebuchet MS" w:hAnsi="Trebuchet MS"/>
          <w:b/>
          <w:noProof/>
        </w:rPr>
        <w:t xml:space="preserve">7:6 </w:t>
      </w:r>
      <w:r w:rsidRPr="00505DF9">
        <w:rPr>
          <w:rFonts w:ascii="Trebuchet MS" w:hAnsi="Trebuchet MS"/>
          <w:noProof/>
        </w:rPr>
        <w:t>For you are a holy people to Jehovah your God</w:t>
      </w:r>
      <w:del w:id="80" w:author="Author">
        <w:r w:rsidRPr="00505DF9">
          <w:rPr>
            <w:rFonts w:ascii="Trebuchet MS" w:hAnsi="Trebuchet MS"/>
            <w:noProof/>
          </w:rPr>
          <w:delText>. It is you</w:delText>
        </w:r>
      </w:del>
      <w:ins w:id="81" w:author="Author">
        <w:r w:rsidRPr="00505DF9">
          <w:rPr>
            <w:rFonts w:ascii="Trebuchet MS" w:hAnsi="Trebuchet MS"/>
            <w:noProof/>
          </w:rPr>
          <w:t>, and</w:t>
        </w:r>
      </w:ins>
      <w:r w:rsidRPr="00505DF9">
        <w:rPr>
          <w:rFonts w:ascii="Trebuchet MS" w:hAnsi="Trebuchet MS"/>
          <w:noProof/>
        </w:rPr>
        <w:t xml:space="preserve"> Jehovah your God has chosen </w:t>
      </w:r>
      <w:ins w:id="82" w:author="Author">
        <w:r w:rsidRPr="00505DF9">
          <w:rPr>
            <w:rFonts w:ascii="Trebuchet MS" w:hAnsi="Trebuchet MS"/>
            <w:noProof/>
          </w:rPr>
          <w:t xml:space="preserve">you </w:t>
        </w:r>
      </w:ins>
      <w:r w:rsidRPr="00505DF9">
        <w:rPr>
          <w:rFonts w:ascii="Trebuchet MS" w:hAnsi="Trebuchet MS"/>
          <w:noProof/>
        </w:rPr>
        <w:t xml:space="preserve">to become his people, </w:t>
      </w:r>
      <w:del w:id="83" w:author="Author">
        <w:r w:rsidRPr="00505DF9">
          <w:rPr>
            <w:rFonts w:ascii="Trebuchet MS" w:hAnsi="Trebuchet MS"/>
            <w:noProof/>
          </w:rPr>
          <w:delText>a</w:delText>
        </w:r>
      </w:del>
      <w:ins w:id="84" w:author="Author">
        <w:r w:rsidRPr="00505DF9">
          <w:rPr>
            <w:rFonts w:ascii="Trebuchet MS" w:hAnsi="Trebuchet MS"/>
            <w:noProof/>
          </w:rPr>
          <w:t>his</w:t>
        </w:r>
      </w:ins>
      <w:r w:rsidRPr="00505DF9">
        <w:rPr>
          <w:rFonts w:ascii="Trebuchet MS" w:hAnsi="Trebuchet MS"/>
          <w:noProof/>
        </w:rPr>
        <w:t xml:space="preserve"> special property,</w:t>
      </w:r>
      <w:ins w:id="85" w:author="Author">
        <w:r w:rsidRPr="00505DF9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505DF9">
        <w:rPr>
          <w:rFonts w:ascii="Trebuchet MS" w:hAnsi="Trebuchet MS"/>
          <w:noProof/>
        </w:rPr>
        <w:t xml:space="preserve"> out of all the peoples </w:t>
      </w:r>
      <w:del w:id="88" w:author="Author">
        <w:r w:rsidRPr="00505DF9">
          <w:rPr>
            <w:rFonts w:ascii="Trebuchet MS" w:hAnsi="Trebuchet MS"/>
            <w:noProof/>
          </w:rPr>
          <w:delText>that</w:delText>
        </w:r>
      </w:del>
      <w:ins w:id="89" w:author="Author">
        <w:r w:rsidRPr="00505DF9">
          <w:rPr>
            <w:rFonts w:ascii="Trebuchet MS" w:hAnsi="Trebuchet MS"/>
            <w:noProof/>
          </w:rPr>
          <w:t>who</w:t>
        </w:r>
      </w:ins>
      <w:r w:rsidRPr="00505DF9">
        <w:rPr>
          <w:rFonts w:ascii="Trebuchet MS" w:hAnsi="Trebuchet MS"/>
          <w:noProof/>
        </w:rPr>
        <w:t xml:space="preserve"> are on the </w:t>
      </w:r>
      <w:del w:id="90" w:author="Author">
        <w:r w:rsidRPr="00505DF9">
          <w:rPr>
            <w:rFonts w:ascii="Trebuchet MS" w:hAnsi="Trebuchet MS"/>
            <w:noProof/>
          </w:rPr>
          <w:delText>surface</w:delText>
        </w:r>
      </w:del>
      <w:ins w:id="91" w:author="Author">
        <w:r w:rsidRPr="00505DF9">
          <w:rPr>
            <w:rFonts w:ascii="Trebuchet MS" w:hAnsi="Trebuchet MS"/>
            <w:noProof/>
          </w:rPr>
          <w:t>face</w:t>
        </w:r>
      </w:ins>
      <w:r w:rsidRPr="00505DF9">
        <w:rPr>
          <w:rFonts w:ascii="Trebuchet MS" w:hAnsi="Trebuchet MS"/>
          <w:noProof/>
        </w:rPr>
        <w:t xml:space="preserve"> of the </w:t>
      </w:r>
      <w:del w:id="92" w:author="Author">
        <w:r w:rsidRPr="00505DF9">
          <w:rPr>
            <w:rFonts w:ascii="Trebuchet MS" w:hAnsi="Trebuchet MS"/>
            <w:noProof/>
          </w:rPr>
          <w:delText>ground</w:delText>
        </w:r>
      </w:del>
      <w:ins w:id="93" w:author="Author">
        <w:r w:rsidRPr="00505DF9">
          <w:rPr>
            <w:rFonts w:ascii="Trebuchet MS" w:hAnsi="Trebuchet MS"/>
            <w:noProof/>
          </w:rPr>
          <w:t>earth</w:t>
        </w:r>
      </w:ins>
      <w:r w:rsidRPr="00505DF9">
        <w:rPr>
          <w:rFonts w:ascii="Trebuchet MS" w:hAnsi="Trebuchet MS"/>
          <w:noProof/>
        </w:rPr>
        <w:t>.</w:t>
      </w:r>
    </w:p>
    <w:p w:rsidR="00D634DD" w:rsidRPr="00505DF9" w:rsidRDefault="00D634DD" w:rsidP="00D634DD">
      <w:pPr>
        <w:rPr>
          <w:rFonts w:ascii="Trebuchet MS" w:hAnsi="Trebuchet MS"/>
          <w:noProof/>
        </w:rPr>
      </w:pPr>
      <w:r w:rsidRPr="00505DF9">
        <w:rPr>
          <w:rFonts w:ascii="Trebuchet MS" w:hAnsi="Trebuchet MS"/>
          <w:b/>
        </w:rPr>
        <w:t xml:space="preserve">7:7 </w:t>
      </w:r>
      <w:r w:rsidRPr="00505DF9">
        <w:rPr>
          <w:rFonts w:ascii="Trebuchet MS" w:hAnsi="Trebuchet MS"/>
          <w:noProof/>
        </w:rPr>
        <w:t xml:space="preserve">“It was not because </w:t>
      </w:r>
      <w:del w:id="94" w:author="Author">
        <w:r w:rsidRPr="00505DF9">
          <w:rPr>
            <w:rFonts w:ascii="Trebuchet MS" w:hAnsi="Trebuchet MS"/>
            <w:noProof/>
          </w:rPr>
          <w:delText xml:space="preserve">of </w:delText>
        </w:r>
        <w:r w:rsidRPr="00505DF9">
          <w:rPr>
            <w:rFonts w:ascii="Trebuchet MS" w:hAnsi="Trebuchet MS"/>
            <w:noProof/>
            <w:u w:val="dotted"/>
          </w:rPr>
          <w:delText>YOUR</w:delText>
        </w:r>
        <w:r w:rsidRPr="00505DF9">
          <w:rPr>
            <w:rFonts w:ascii="Trebuchet MS" w:hAnsi="Trebuchet MS"/>
            <w:noProof/>
          </w:rPr>
          <w:delText xml:space="preserve"> being</w:delText>
        </w:r>
      </w:del>
      <w:ins w:id="95" w:author="Author">
        <w:r w:rsidRPr="00505DF9">
          <w:rPr>
            <w:rFonts w:ascii="Trebuchet MS" w:hAnsi="Trebuchet MS"/>
            <w:noProof/>
          </w:rPr>
          <w:t>you were</w:t>
        </w:r>
      </w:ins>
      <w:r w:rsidRPr="00505DF9">
        <w:rPr>
          <w:rFonts w:ascii="Trebuchet MS" w:hAnsi="Trebuchet MS"/>
          <w:noProof/>
        </w:rPr>
        <w:t xml:space="preserve"> the most </w:t>
      </w:r>
      <w:del w:id="96" w:author="Author">
        <w:r w:rsidRPr="00505DF9">
          <w:rPr>
            <w:rFonts w:ascii="Trebuchet MS" w:hAnsi="Trebuchet MS"/>
            <w:noProof/>
          </w:rPr>
          <w:delText>populous</w:delText>
        </w:r>
      </w:del>
      <w:ins w:id="97" w:author="Author">
        <w:r w:rsidRPr="00505DF9">
          <w:rPr>
            <w:rFonts w:ascii="Trebuchet MS" w:hAnsi="Trebuchet MS"/>
            <w:noProof/>
          </w:rPr>
          <w:t>numerous</w:t>
        </w:r>
      </w:ins>
      <w:r w:rsidRPr="00505DF9">
        <w:rPr>
          <w:rFonts w:ascii="Trebuchet MS" w:hAnsi="Trebuchet MS"/>
          <w:noProof/>
        </w:rPr>
        <w:t xml:space="preserve"> of all the peoples that Jehovah showed affection for </w:t>
      </w:r>
      <w:del w:id="98" w:author="Author">
        <w:r w:rsidRPr="00505DF9">
          <w:rPr>
            <w:rFonts w:ascii="Trebuchet MS" w:hAnsi="Trebuchet MS"/>
            <w:noProof/>
            <w:u w:val="dotted"/>
          </w:rPr>
          <w:delText>YOU</w:delText>
        </w:r>
        <w:r w:rsidRPr="00505DF9">
          <w:rPr>
            <w:rFonts w:ascii="Trebuchet MS" w:hAnsi="Trebuchet MS"/>
            <w:noProof/>
          </w:rPr>
          <w:delText xml:space="preserve"> so that he</w:delText>
        </w:r>
      </w:del>
      <w:ins w:id="99" w:author="Author">
        <w:r w:rsidRPr="00505DF9">
          <w:rPr>
            <w:rFonts w:ascii="Trebuchet MS" w:hAnsi="Trebuchet MS"/>
            <w:noProof/>
          </w:rPr>
          <w:t>you and</w:t>
        </w:r>
      </w:ins>
      <w:r w:rsidRPr="00505DF9">
        <w:rPr>
          <w:rFonts w:ascii="Trebuchet MS" w:hAnsi="Trebuchet MS"/>
          <w:noProof/>
        </w:rPr>
        <w:t xml:space="preserve"> chose </w:t>
      </w:r>
      <w:del w:id="100" w:author="Author">
        <w:r w:rsidRPr="00505DF9">
          <w:rPr>
            <w:rFonts w:ascii="Trebuchet MS" w:hAnsi="Trebuchet MS"/>
            <w:noProof/>
            <w:u w:val="dotted"/>
          </w:rPr>
          <w:delText>YOU</w:delText>
        </w:r>
      </w:del>
      <w:ins w:id="101" w:author="Author">
        <w:r w:rsidRPr="00505DF9">
          <w:rPr>
            <w:rFonts w:ascii="Trebuchet MS" w:hAnsi="Trebuchet MS"/>
            <w:noProof/>
          </w:rPr>
          <w:t>you</w:t>
        </w:r>
      </w:ins>
      <w:r w:rsidRPr="00505DF9">
        <w:rPr>
          <w:rFonts w:ascii="Trebuchet MS" w:hAnsi="Trebuchet MS"/>
          <w:noProof/>
        </w:rPr>
        <w:t xml:space="preserve">, for </w:t>
      </w:r>
      <w:del w:id="102" w:author="Author">
        <w:r w:rsidRPr="00505DF9">
          <w:rPr>
            <w:rFonts w:ascii="Trebuchet MS" w:hAnsi="Trebuchet MS"/>
            <w:noProof/>
            <w:u w:val="dotted"/>
          </w:rPr>
          <w:delText>YOU</w:delText>
        </w:r>
      </w:del>
      <w:ins w:id="103" w:author="Author">
        <w:r w:rsidRPr="00505DF9">
          <w:rPr>
            <w:rFonts w:ascii="Trebuchet MS" w:hAnsi="Trebuchet MS"/>
            <w:noProof/>
          </w:rPr>
          <w:t>you</w:t>
        </w:r>
      </w:ins>
      <w:r w:rsidRPr="00505DF9">
        <w:rPr>
          <w:rFonts w:ascii="Trebuchet MS" w:hAnsi="Trebuchet MS"/>
          <w:noProof/>
        </w:rPr>
        <w:t xml:space="preserve"> were the </w:t>
      </w:r>
      <w:del w:id="104" w:author="Author">
        <w:r w:rsidRPr="00505DF9">
          <w:rPr>
            <w:rFonts w:ascii="Trebuchet MS" w:hAnsi="Trebuchet MS"/>
            <w:noProof/>
          </w:rPr>
          <w:delText>least</w:delText>
        </w:r>
      </w:del>
      <w:ins w:id="105" w:author="Author">
        <w:r w:rsidRPr="00505DF9">
          <w:rPr>
            <w:rFonts w:ascii="Trebuchet MS" w:hAnsi="Trebuchet MS"/>
            <w:noProof/>
          </w:rPr>
          <w:t>smallest</w:t>
        </w:r>
      </w:ins>
      <w:r w:rsidRPr="00505DF9">
        <w:rPr>
          <w:rFonts w:ascii="Trebuchet MS" w:hAnsi="Trebuchet MS"/>
          <w:noProof/>
        </w:rPr>
        <w:t xml:space="preserve"> of all the peoples. </w:t>
      </w:r>
      <w:r w:rsidRPr="00505DF9">
        <w:rPr>
          <w:rFonts w:ascii="Trebuchet MS" w:hAnsi="Trebuchet MS"/>
          <w:b/>
          <w:noProof/>
        </w:rPr>
        <w:t xml:space="preserve">7:8 </w:t>
      </w:r>
      <w:del w:id="106" w:author="Author">
        <w:r w:rsidRPr="00505DF9">
          <w:rPr>
            <w:rFonts w:ascii="Trebuchet MS" w:hAnsi="Trebuchet MS"/>
            <w:noProof/>
          </w:rPr>
          <w:delText>But</w:delText>
        </w:r>
      </w:del>
      <w:ins w:id="107" w:author="Author">
        <w:r w:rsidRPr="00505DF9">
          <w:rPr>
            <w:rFonts w:ascii="Trebuchet MS" w:hAnsi="Trebuchet MS"/>
            <w:noProof/>
          </w:rPr>
          <w:t>Rather,</w:t>
        </w:r>
      </w:ins>
      <w:r w:rsidRPr="00505DF9">
        <w:rPr>
          <w:rFonts w:ascii="Trebuchet MS" w:hAnsi="Trebuchet MS"/>
          <w:noProof/>
        </w:rPr>
        <w:t xml:space="preserve"> it was because of Jehovah’s </w:t>
      </w:r>
      <w:del w:id="108" w:author="Author">
        <w:r w:rsidRPr="00505DF9">
          <w:rPr>
            <w:rFonts w:ascii="Trebuchet MS" w:hAnsi="Trebuchet MS"/>
            <w:noProof/>
          </w:rPr>
          <w:delText xml:space="preserve">loving </w:delText>
        </w:r>
        <w:r w:rsidRPr="00505DF9">
          <w:rPr>
            <w:rFonts w:ascii="Trebuchet MS" w:hAnsi="Trebuchet MS"/>
            <w:noProof/>
            <w:u w:val="dotted"/>
          </w:rPr>
          <w:delText>YOU</w:delText>
        </w:r>
        <w:r w:rsidRPr="00505DF9">
          <w:rPr>
            <w:rFonts w:ascii="Trebuchet MS" w:hAnsi="Trebuchet MS"/>
            <w:noProof/>
          </w:rPr>
          <w:delText>,</w:delText>
        </w:r>
      </w:del>
      <w:ins w:id="109" w:author="Author">
        <w:r w:rsidRPr="00505DF9">
          <w:rPr>
            <w:rFonts w:ascii="Trebuchet MS" w:hAnsi="Trebuchet MS"/>
            <w:noProof/>
          </w:rPr>
          <w:t>love for you</w:t>
        </w:r>
      </w:ins>
      <w:r w:rsidRPr="00505DF9">
        <w:rPr>
          <w:rFonts w:ascii="Trebuchet MS" w:hAnsi="Trebuchet MS"/>
          <w:noProof/>
        </w:rPr>
        <w:t xml:space="preserve"> and because </w:t>
      </w:r>
      <w:del w:id="110" w:author="Author">
        <w:r w:rsidRPr="00505DF9">
          <w:rPr>
            <w:rFonts w:ascii="Trebuchet MS" w:hAnsi="Trebuchet MS"/>
            <w:noProof/>
          </w:rPr>
          <w:delText>of his keeping</w:delText>
        </w:r>
      </w:del>
      <w:ins w:id="111" w:author="Author">
        <w:r w:rsidRPr="00505DF9">
          <w:rPr>
            <w:rFonts w:ascii="Trebuchet MS" w:hAnsi="Trebuchet MS"/>
            <w:noProof/>
          </w:rPr>
          <w:t>he kept</w:t>
        </w:r>
      </w:ins>
      <w:r w:rsidRPr="00505DF9">
        <w:rPr>
          <w:rFonts w:ascii="Trebuchet MS" w:hAnsi="Trebuchet MS"/>
          <w:noProof/>
        </w:rPr>
        <w:t xml:space="preserve"> the </w:t>
      </w:r>
      <w:del w:id="112" w:author="Author">
        <w:r w:rsidRPr="00505DF9">
          <w:rPr>
            <w:rFonts w:ascii="Trebuchet MS" w:hAnsi="Trebuchet MS"/>
            <w:noProof/>
          </w:rPr>
          <w:delText>sworn statement</w:delText>
        </w:r>
      </w:del>
      <w:ins w:id="113" w:author="Author">
        <w:r w:rsidRPr="00505DF9">
          <w:rPr>
            <w:rFonts w:ascii="Trebuchet MS" w:hAnsi="Trebuchet MS"/>
            <w:noProof/>
          </w:rPr>
          <w:t>oath</w:t>
        </w:r>
      </w:ins>
      <w:r w:rsidRPr="00505DF9">
        <w:rPr>
          <w:rFonts w:ascii="Trebuchet MS" w:hAnsi="Trebuchet MS"/>
          <w:noProof/>
        </w:rPr>
        <w:t xml:space="preserve"> that he had sworn to </w:t>
      </w:r>
      <w:del w:id="114" w:author="Author">
        <w:r w:rsidRPr="00505DF9">
          <w:rPr>
            <w:rFonts w:ascii="Trebuchet MS" w:hAnsi="Trebuchet MS"/>
            <w:noProof/>
            <w:u w:val="dotted"/>
          </w:rPr>
          <w:delText>YOUR</w:delText>
        </w:r>
      </w:del>
      <w:ins w:id="115" w:author="Author">
        <w:r w:rsidRPr="00505DF9">
          <w:rPr>
            <w:rFonts w:ascii="Trebuchet MS" w:hAnsi="Trebuchet MS"/>
            <w:noProof/>
          </w:rPr>
          <w:t>your</w:t>
        </w:r>
      </w:ins>
      <w:r w:rsidRPr="00505DF9">
        <w:rPr>
          <w:rFonts w:ascii="Trebuchet MS" w:hAnsi="Trebuchet MS"/>
          <w:noProof/>
        </w:rPr>
        <w:t xml:space="preserve"> forefathers</w:t>
      </w:r>
      <w:del w:id="116" w:author="Author">
        <w:r w:rsidRPr="00505DF9">
          <w:rPr>
            <w:rFonts w:ascii="Trebuchet MS" w:hAnsi="Trebuchet MS"/>
            <w:noProof/>
          </w:rPr>
          <w:delText>,</w:delText>
        </w:r>
      </w:del>
      <w:r w:rsidRPr="00505DF9">
        <w:rPr>
          <w:rFonts w:ascii="Trebuchet MS" w:hAnsi="Trebuchet MS"/>
          <w:noProof/>
        </w:rPr>
        <w:t xml:space="preserve"> that Jehovah brought </w:t>
      </w:r>
      <w:del w:id="117" w:author="Author">
        <w:r w:rsidRPr="00505DF9">
          <w:rPr>
            <w:rFonts w:ascii="Trebuchet MS" w:hAnsi="Trebuchet MS"/>
            <w:noProof/>
            <w:u w:val="dotted"/>
          </w:rPr>
          <w:delText>YOU</w:delText>
        </w:r>
      </w:del>
      <w:ins w:id="118" w:author="Author">
        <w:r w:rsidRPr="00505DF9">
          <w:rPr>
            <w:rFonts w:ascii="Trebuchet MS" w:hAnsi="Trebuchet MS"/>
            <w:noProof/>
          </w:rPr>
          <w:t>you</w:t>
        </w:r>
      </w:ins>
      <w:r w:rsidRPr="00505DF9">
        <w:rPr>
          <w:rFonts w:ascii="Trebuchet MS" w:hAnsi="Trebuchet MS"/>
          <w:noProof/>
        </w:rPr>
        <w:t xml:space="preserve"> out with a </w:t>
      </w:r>
      <w:del w:id="119" w:author="Author">
        <w:r w:rsidRPr="00505DF9">
          <w:rPr>
            <w:rFonts w:ascii="Trebuchet MS" w:hAnsi="Trebuchet MS"/>
            <w:noProof/>
          </w:rPr>
          <w:delText>strong</w:delText>
        </w:r>
      </w:del>
      <w:ins w:id="120" w:author="Author">
        <w:r w:rsidRPr="00505DF9">
          <w:rPr>
            <w:rFonts w:ascii="Trebuchet MS" w:hAnsi="Trebuchet MS"/>
            <w:noProof/>
          </w:rPr>
          <w:t>mighty</w:t>
        </w:r>
      </w:ins>
      <w:r w:rsidRPr="00505DF9">
        <w:rPr>
          <w:rFonts w:ascii="Trebuchet MS" w:hAnsi="Trebuchet MS"/>
          <w:noProof/>
        </w:rPr>
        <w:t xml:space="preserve"> hand, </w:t>
      </w:r>
      <w:del w:id="121" w:author="Author">
        <w:r w:rsidRPr="00505DF9">
          <w:rPr>
            <w:rFonts w:ascii="Trebuchet MS" w:hAnsi="Trebuchet MS"/>
            <w:noProof/>
          </w:rPr>
          <w:delText>that he might</w:delText>
        </w:r>
      </w:del>
      <w:ins w:id="122" w:author="Author">
        <w:r w:rsidRPr="00505DF9">
          <w:rPr>
            <w:rFonts w:ascii="Trebuchet MS" w:hAnsi="Trebuchet MS"/>
            <w:noProof/>
          </w:rPr>
          <w:t>to</w:t>
        </w:r>
      </w:ins>
      <w:r w:rsidRPr="00505DF9">
        <w:rPr>
          <w:rFonts w:ascii="Trebuchet MS" w:hAnsi="Trebuchet MS"/>
          <w:noProof/>
        </w:rPr>
        <w:t xml:space="preserve"> redeem you from the house of </w:t>
      </w:r>
      <w:del w:id="123" w:author="Author">
        <w:r w:rsidRPr="00505DF9">
          <w:rPr>
            <w:rFonts w:ascii="Trebuchet MS" w:hAnsi="Trebuchet MS"/>
            <w:noProof/>
          </w:rPr>
          <w:delText>slaves</w:delText>
        </w:r>
      </w:del>
      <w:ins w:id="124" w:author="Author">
        <w:r w:rsidRPr="00505DF9">
          <w:rPr>
            <w:rFonts w:ascii="Trebuchet MS" w:hAnsi="Trebuchet MS"/>
            <w:noProof/>
          </w:rPr>
          <w:t>slavery</w:t>
        </w:r>
      </w:ins>
      <w:r w:rsidRPr="00505DF9">
        <w:rPr>
          <w:rFonts w:ascii="Trebuchet MS" w:hAnsi="Trebuchet MS"/>
          <w:noProof/>
        </w:rPr>
        <w:t xml:space="preserve">, from the </w:t>
      </w:r>
      <w:del w:id="125" w:author="Author">
        <w:r w:rsidRPr="00505DF9">
          <w:rPr>
            <w:rFonts w:ascii="Trebuchet MS" w:hAnsi="Trebuchet MS"/>
            <w:noProof/>
          </w:rPr>
          <w:delText>hand</w:delText>
        </w:r>
      </w:del>
      <w:ins w:id="126" w:author="Author">
        <w:r w:rsidRPr="00505DF9">
          <w:rPr>
            <w:rFonts w:ascii="Trebuchet MS" w:hAnsi="Trebuchet MS"/>
            <w:noProof/>
          </w:rPr>
          <w:t>power</w:t>
        </w:r>
        <w:r w:rsidRPr="00505DF9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505DF9">
        <w:rPr>
          <w:rFonts w:ascii="Trebuchet MS" w:hAnsi="Trebuchet MS"/>
          <w:noProof/>
        </w:rPr>
        <w:t xml:space="preserve"> of Phar′aoh </w:t>
      </w:r>
      <w:del w:id="129" w:author="Author">
        <w:r w:rsidRPr="00505DF9">
          <w:rPr>
            <w:rFonts w:ascii="Trebuchet MS" w:hAnsi="Trebuchet MS"/>
            <w:noProof/>
          </w:rPr>
          <w:delText xml:space="preserve">the </w:delText>
        </w:r>
      </w:del>
      <w:r w:rsidRPr="00505DF9">
        <w:rPr>
          <w:rFonts w:ascii="Trebuchet MS" w:hAnsi="Trebuchet MS"/>
          <w:noProof/>
        </w:rPr>
        <w:t xml:space="preserve">king of </w:t>
      </w:r>
      <w:r w:rsidRPr="00505DF9">
        <w:rPr>
          <w:rFonts w:ascii="Trebuchet MS" w:hAnsi="Trebuchet MS"/>
          <w:noProof/>
        </w:rPr>
        <w:lastRenderedPageBreak/>
        <w:t xml:space="preserve">Egypt. </w:t>
      </w:r>
      <w:r w:rsidRPr="00505DF9">
        <w:rPr>
          <w:rFonts w:ascii="Trebuchet MS" w:hAnsi="Trebuchet MS"/>
          <w:b/>
          <w:noProof/>
        </w:rPr>
        <w:t xml:space="preserve">7:9 </w:t>
      </w:r>
      <w:del w:id="130" w:author="Author">
        <w:r w:rsidRPr="00505DF9">
          <w:rPr>
            <w:rFonts w:ascii="Trebuchet MS" w:hAnsi="Trebuchet MS"/>
            <w:noProof/>
          </w:rPr>
          <w:delText>And you</w:delText>
        </w:r>
      </w:del>
      <w:ins w:id="131" w:author="Author">
        <w:r w:rsidRPr="00505DF9">
          <w:rPr>
            <w:rFonts w:ascii="Trebuchet MS" w:hAnsi="Trebuchet MS"/>
            <w:noProof/>
          </w:rPr>
          <w:t>You</w:t>
        </w:r>
      </w:ins>
      <w:r w:rsidRPr="00505DF9">
        <w:rPr>
          <w:rFonts w:ascii="Trebuchet MS" w:hAnsi="Trebuchet MS"/>
          <w:noProof/>
        </w:rPr>
        <w:t xml:space="preserve"> well know that Jehovah your God is the true God, the faithful God, keeping </w:t>
      </w:r>
      <w:ins w:id="132" w:author="Author">
        <w:r w:rsidRPr="00505DF9">
          <w:rPr>
            <w:rFonts w:ascii="Trebuchet MS" w:hAnsi="Trebuchet MS"/>
            <w:noProof/>
          </w:rPr>
          <w:t xml:space="preserve">his </w:t>
        </w:r>
      </w:ins>
      <w:r w:rsidRPr="00505DF9">
        <w:rPr>
          <w:rFonts w:ascii="Trebuchet MS" w:hAnsi="Trebuchet MS"/>
          <w:noProof/>
        </w:rPr>
        <w:t xml:space="preserve">covenant and </w:t>
      </w:r>
      <w:del w:id="133" w:author="Author">
        <w:r w:rsidRPr="00505DF9">
          <w:rPr>
            <w:rFonts w:ascii="Trebuchet MS" w:hAnsi="Trebuchet MS"/>
            <w:noProof/>
          </w:rPr>
          <w:delText>loving-kindness in the case</w:delText>
        </w:r>
      </w:del>
      <w:ins w:id="134" w:author="Author">
        <w:r w:rsidRPr="00505DF9">
          <w:rPr>
            <w:rFonts w:ascii="Trebuchet MS" w:hAnsi="Trebuchet MS"/>
            <w:noProof/>
          </w:rPr>
          <w:t>loyal love to a thousand generations</w:t>
        </w:r>
      </w:ins>
      <w:r w:rsidRPr="00505DF9">
        <w:rPr>
          <w:rFonts w:ascii="Trebuchet MS" w:hAnsi="Trebuchet MS"/>
          <w:noProof/>
        </w:rPr>
        <w:t xml:space="preserve"> of those who love him and </w:t>
      </w:r>
      <w:del w:id="135" w:author="Author">
        <w:r w:rsidRPr="00505DF9">
          <w:rPr>
            <w:rFonts w:ascii="Trebuchet MS" w:hAnsi="Trebuchet MS"/>
            <w:noProof/>
          </w:rPr>
          <w:delText xml:space="preserve">those who </w:delText>
        </w:r>
      </w:del>
      <w:r w:rsidRPr="00505DF9">
        <w:rPr>
          <w:rFonts w:ascii="Trebuchet MS" w:hAnsi="Trebuchet MS"/>
          <w:noProof/>
        </w:rPr>
        <w:t>keep his commandments</w:t>
      </w:r>
      <w:del w:id="136" w:author="Author">
        <w:r w:rsidRPr="00505DF9">
          <w:rPr>
            <w:rFonts w:ascii="Trebuchet MS" w:hAnsi="Trebuchet MS"/>
            <w:noProof/>
          </w:rPr>
          <w:delText xml:space="preserve"> to a thousand generations,</w:delText>
        </w:r>
      </w:del>
      <w:ins w:id="137" w:author="Author">
        <w:r w:rsidRPr="00505DF9">
          <w:rPr>
            <w:rFonts w:ascii="Trebuchet MS" w:hAnsi="Trebuchet MS"/>
            <w:noProof/>
          </w:rPr>
          <w:t>.</w:t>
        </w:r>
      </w:ins>
      <w:r w:rsidRPr="00505DF9">
        <w:rPr>
          <w:rFonts w:ascii="Trebuchet MS" w:hAnsi="Trebuchet MS"/>
          <w:noProof/>
        </w:rPr>
        <w:t xml:space="preserve"> </w:t>
      </w:r>
      <w:r w:rsidRPr="00505DF9">
        <w:rPr>
          <w:rFonts w:ascii="Trebuchet MS" w:hAnsi="Trebuchet MS"/>
          <w:b/>
          <w:noProof/>
        </w:rPr>
        <w:t xml:space="preserve">7:10 </w:t>
      </w:r>
      <w:del w:id="138" w:author="Author">
        <w:r w:rsidRPr="00505DF9">
          <w:rPr>
            <w:rFonts w:ascii="Trebuchet MS" w:hAnsi="Trebuchet MS"/>
            <w:noProof/>
          </w:rPr>
          <w:delText>but repaying to his face the one</w:delText>
        </w:r>
      </w:del>
      <w:ins w:id="139" w:author="Author">
        <w:r w:rsidRPr="00505DF9">
          <w:rPr>
            <w:rFonts w:ascii="Trebuchet MS" w:hAnsi="Trebuchet MS"/>
            <w:noProof/>
          </w:rPr>
          <w:t>But those</w:t>
        </w:r>
      </w:ins>
      <w:r w:rsidRPr="00505DF9">
        <w:rPr>
          <w:rFonts w:ascii="Trebuchet MS" w:hAnsi="Trebuchet MS"/>
          <w:noProof/>
        </w:rPr>
        <w:t xml:space="preserve"> who </w:t>
      </w:r>
      <w:del w:id="140" w:author="Author">
        <w:r w:rsidRPr="00505DF9">
          <w:rPr>
            <w:rFonts w:ascii="Trebuchet MS" w:hAnsi="Trebuchet MS"/>
            <w:noProof/>
          </w:rPr>
          <w:delText>hates</w:delText>
        </w:r>
      </w:del>
      <w:ins w:id="141" w:author="Author">
        <w:r w:rsidRPr="00505DF9">
          <w:rPr>
            <w:rFonts w:ascii="Trebuchet MS" w:hAnsi="Trebuchet MS"/>
            <w:noProof/>
          </w:rPr>
          <w:t>hate</w:t>
        </w:r>
      </w:ins>
      <w:r w:rsidRPr="00505DF9">
        <w:rPr>
          <w:rFonts w:ascii="Trebuchet MS" w:hAnsi="Trebuchet MS"/>
          <w:noProof/>
        </w:rPr>
        <w:t xml:space="preserve"> him </w:t>
      </w:r>
      <w:del w:id="142" w:author="Author">
        <w:r w:rsidRPr="00505DF9">
          <w:rPr>
            <w:rFonts w:ascii="Trebuchet MS" w:hAnsi="Trebuchet MS"/>
            <w:noProof/>
          </w:rPr>
          <w:delText xml:space="preserve">by destroying him. He will not hesitate toward the one who hates him; </w:delText>
        </w:r>
      </w:del>
      <w:r w:rsidRPr="00505DF9">
        <w:rPr>
          <w:rFonts w:ascii="Trebuchet MS" w:hAnsi="Trebuchet MS"/>
          <w:noProof/>
        </w:rPr>
        <w:t xml:space="preserve">he will repay </w:t>
      </w:r>
      <w:del w:id="143" w:author="Author">
        <w:r w:rsidRPr="00505DF9">
          <w:rPr>
            <w:rFonts w:ascii="Trebuchet MS" w:hAnsi="Trebuchet MS"/>
            <w:noProof/>
          </w:rPr>
          <w:delText>him</w:delText>
        </w:r>
      </w:del>
      <w:ins w:id="144" w:author="Author">
        <w:r w:rsidRPr="00505DF9">
          <w:rPr>
            <w:rFonts w:ascii="Trebuchet MS" w:hAnsi="Trebuchet MS"/>
            <w:noProof/>
          </w:rPr>
          <w:t>to their face with destruction. He will not be slow</w:t>
        </w:r>
      </w:ins>
      <w:r w:rsidRPr="00505DF9">
        <w:rPr>
          <w:rFonts w:ascii="Trebuchet MS" w:hAnsi="Trebuchet MS"/>
          <w:noProof/>
        </w:rPr>
        <w:t xml:space="preserve"> to </w:t>
      </w:r>
      <w:del w:id="145" w:author="Author">
        <w:r w:rsidRPr="00505DF9">
          <w:rPr>
            <w:rFonts w:ascii="Trebuchet MS" w:hAnsi="Trebuchet MS"/>
            <w:noProof/>
          </w:rPr>
          <w:delText>his</w:delText>
        </w:r>
      </w:del>
      <w:ins w:id="146" w:author="Author">
        <w:r w:rsidRPr="00505DF9">
          <w:rPr>
            <w:rFonts w:ascii="Trebuchet MS" w:hAnsi="Trebuchet MS"/>
            <w:noProof/>
          </w:rPr>
          <w:t>deal with those who hate him; he will repay them to their</w:t>
        </w:r>
      </w:ins>
      <w:r w:rsidRPr="00505DF9">
        <w:rPr>
          <w:rFonts w:ascii="Trebuchet MS" w:hAnsi="Trebuchet MS"/>
          <w:noProof/>
        </w:rPr>
        <w:t xml:space="preserve"> face. </w:t>
      </w:r>
      <w:r w:rsidRPr="00505DF9">
        <w:rPr>
          <w:rFonts w:ascii="Trebuchet MS" w:hAnsi="Trebuchet MS"/>
          <w:b/>
          <w:noProof/>
        </w:rPr>
        <w:t xml:space="preserve">7:11 </w:t>
      </w:r>
      <w:del w:id="147" w:author="Author">
        <w:r w:rsidRPr="00505DF9">
          <w:rPr>
            <w:rFonts w:ascii="Trebuchet MS" w:hAnsi="Trebuchet MS"/>
            <w:noProof/>
          </w:rPr>
          <w:delText>And you must</w:delText>
        </w:r>
      </w:del>
      <w:ins w:id="148" w:author="Author">
        <w:r w:rsidRPr="00505DF9">
          <w:rPr>
            <w:rFonts w:ascii="Trebuchet MS" w:hAnsi="Trebuchet MS"/>
            <w:noProof/>
          </w:rPr>
          <w:t>Therefore, take care to</w:t>
        </w:r>
      </w:ins>
      <w:r w:rsidRPr="00505DF9">
        <w:rPr>
          <w:rFonts w:ascii="Trebuchet MS" w:hAnsi="Trebuchet MS"/>
          <w:noProof/>
        </w:rPr>
        <w:t xml:space="preserve"> keep the </w:t>
      </w:r>
      <w:del w:id="149" w:author="Author">
        <w:r w:rsidRPr="00505DF9">
          <w:rPr>
            <w:rFonts w:ascii="Trebuchet MS" w:hAnsi="Trebuchet MS"/>
            <w:noProof/>
          </w:rPr>
          <w:delText>commandment</w:delText>
        </w:r>
      </w:del>
      <w:ins w:id="150" w:author="Author">
        <w:r w:rsidRPr="00505DF9">
          <w:rPr>
            <w:rFonts w:ascii="Trebuchet MS" w:hAnsi="Trebuchet MS"/>
            <w:noProof/>
          </w:rPr>
          <w:t>commandments</w:t>
        </w:r>
      </w:ins>
      <w:r w:rsidRPr="00505DF9">
        <w:rPr>
          <w:rFonts w:ascii="Trebuchet MS" w:hAnsi="Trebuchet MS"/>
          <w:noProof/>
        </w:rPr>
        <w:t xml:space="preserve"> and the regulations and the judicial decisions that I am commanding you today</w:t>
      </w:r>
      <w:ins w:id="151" w:author="Author">
        <w:r w:rsidRPr="00505DF9">
          <w:rPr>
            <w:rFonts w:ascii="Trebuchet MS" w:hAnsi="Trebuchet MS"/>
            <w:noProof/>
          </w:rPr>
          <w:t>,</w:t>
        </w:r>
      </w:ins>
      <w:r w:rsidRPr="00505DF9">
        <w:rPr>
          <w:rFonts w:ascii="Trebuchet MS" w:hAnsi="Trebuchet MS"/>
          <w:noProof/>
        </w:rPr>
        <w:t xml:space="preserve"> by </w:t>
      </w:r>
      <w:del w:id="152" w:author="Author">
        <w:r w:rsidRPr="00505DF9">
          <w:rPr>
            <w:rFonts w:ascii="Trebuchet MS" w:hAnsi="Trebuchet MS"/>
            <w:noProof/>
          </w:rPr>
          <w:delText>doing</w:delText>
        </w:r>
      </w:del>
      <w:ins w:id="153" w:author="Author">
        <w:r w:rsidRPr="00505DF9">
          <w:rPr>
            <w:rFonts w:ascii="Trebuchet MS" w:hAnsi="Trebuchet MS"/>
            <w:noProof/>
          </w:rPr>
          <w:t>observing</w:t>
        </w:r>
      </w:ins>
      <w:r w:rsidRPr="00505DF9">
        <w:rPr>
          <w:rFonts w:ascii="Trebuchet MS" w:hAnsi="Trebuchet MS"/>
          <w:noProof/>
        </w:rPr>
        <w:t xml:space="preserve"> them.</w:t>
      </w:r>
    </w:p>
    <w:p w:rsidR="00D634DD" w:rsidRPr="00505DF9" w:rsidRDefault="00D634DD" w:rsidP="00D634DD">
      <w:pPr>
        <w:rPr>
          <w:rFonts w:ascii="Trebuchet MS" w:hAnsi="Trebuchet MS"/>
          <w:noProof/>
        </w:rPr>
      </w:pPr>
      <w:r w:rsidRPr="00505DF9">
        <w:rPr>
          <w:rFonts w:ascii="Trebuchet MS" w:hAnsi="Trebuchet MS"/>
          <w:b/>
        </w:rPr>
        <w:t xml:space="preserve">7:12 </w:t>
      </w:r>
      <w:r w:rsidRPr="00505DF9">
        <w:rPr>
          <w:rFonts w:ascii="Trebuchet MS" w:hAnsi="Trebuchet MS"/>
          <w:noProof/>
        </w:rPr>
        <w:t>“</w:t>
      </w:r>
      <w:del w:id="154" w:author="Author">
        <w:r w:rsidRPr="00505DF9">
          <w:rPr>
            <w:rFonts w:ascii="Trebuchet MS" w:hAnsi="Trebuchet MS"/>
            <w:noProof/>
          </w:rPr>
          <w:delText xml:space="preserve">And it must occur that, because </w:delText>
        </w:r>
        <w:r w:rsidRPr="00505DF9">
          <w:rPr>
            <w:rFonts w:ascii="Trebuchet MS" w:hAnsi="Trebuchet MS"/>
            <w:noProof/>
            <w:u w:val="dotted"/>
          </w:rPr>
          <w:delText>YOU</w:delText>
        </w:r>
      </w:del>
      <w:ins w:id="155" w:author="Author">
        <w:r w:rsidRPr="00505DF9">
          <w:rPr>
            <w:rFonts w:ascii="Trebuchet MS" w:hAnsi="Trebuchet MS"/>
            <w:noProof/>
          </w:rPr>
          <w:t>If you</w:t>
        </w:r>
      </w:ins>
      <w:r w:rsidRPr="00505DF9">
        <w:rPr>
          <w:rFonts w:ascii="Trebuchet MS" w:hAnsi="Trebuchet MS"/>
          <w:noProof/>
        </w:rPr>
        <w:t xml:space="preserve"> continue listening to these judicial decisions and </w:t>
      </w:r>
      <w:del w:id="156" w:author="Author">
        <w:r w:rsidRPr="00505DF9">
          <w:rPr>
            <w:rFonts w:ascii="Trebuchet MS" w:hAnsi="Trebuchet MS"/>
            <w:noProof/>
            <w:u w:val="dotted"/>
          </w:rPr>
          <w:delText>YOU</w:delText>
        </w:r>
        <w:r w:rsidRPr="00505DF9">
          <w:rPr>
            <w:rFonts w:ascii="Trebuchet MS" w:hAnsi="Trebuchet MS"/>
            <w:noProof/>
          </w:rPr>
          <w:delText xml:space="preserve"> do keep</w:delText>
        </w:r>
      </w:del>
      <w:ins w:id="157" w:author="Author">
        <w:r w:rsidRPr="00505DF9">
          <w:rPr>
            <w:rFonts w:ascii="Trebuchet MS" w:hAnsi="Trebuchet MS"/>
            <w:noProof/>
          </w:rPr>
          <w:t>you observe</w:t>
        </w:r>
      </w:ins>
      <w:r w:rsidRPr="00505DF9">
        <w:rPr>
          <w:rFonts w:ascii="Trebuchet MS" w:hAnsi="Trebuchet MS"/>
          <w:noProof/>
        </w:rPr>
        <w:t xml:space="preserve"> them and </w:t>
      </w:r>
      <w:del w:id="158" w:author="Author">
        <w:r w:rsidRPr="00505DF9">
          <w:rPr>
            <w:rFonts w:ascii="Trebuchet MS" w:hAnsi="Trebuchet MS"/>
            <w:noProof/>
          </w:rPr>
          <w:delText xml:space="preserve">do </w:delText>
        </w:r>
      </w:del>
      <w:r w:rsidRPr="00505DF9">
        <w:rPr>
          <w:rFonts w:ascii="Trebuchet MS" w:hAnsi="Trebuchet MS"/>
          <w:noProof/>
        </w:rPr>
        <w:t xml:space="preserve">carry them out, Jehovah your God </w:t>
      </w:r>
      <w:del w:id="159" w:author="Author">
        <w:r w:rsidRPr="00505DF9">
          <w:rPr>
            <w:rFonts w:ascii="Trebuchet MS" w:hAnsi="Trebuchet MS"/>
            <w:noProof/>
          </w:rPr>
          <w:delText>must</w:delText>
        </w:r>
      </w:del>
      <w:ins w:id="160" w:author="Author">
        <w:r w:rsidRPr="00505DF9">
          <w:rPr>
            <w:rFonts w:ascii="Trebuchet MS" w:hAnsi="Trebuchet MS"/>
            <w:noProof/>
          </w:rPr>
          <w:t>will</w:t>
        </w:r>
      </w:ins>
      <w:r w:rsidRPr="00505DF9">
        <w:rPr>
          <w:rFonts w:ascii="Trebuchet MS" w:hAnsi="Trebuchet MS"/>
          <w:noProof/>
        </w:rPr>
        <w:t xml:space="preserve"> keep </w:t>
      </w:r>
      <w:del w:id="161" w:author="Author">
        <w:r w:rsidRPr="00505DF9">
          <w:rPr>
            <w:rFonts w:ascii="Trebuchet MS" w:hAnsi="Trebuchet MS"/>
            <w:noProof/>
          </w:rPr>
          <w:delText xml:space="preserve">toward you </w:delText>
        </w:r>
      </w:del>
      <w:r w:rsidRPr="00505DF9">
        <w:rPr>
          <w:rFonts w:ascii="Trebuchet MS" w:hAnsi="Trebuchet MS"/>
          <w:noProof/>
        </w:rPr>
        <w:t xml:space="preserve">the covenant and the </w:t>
      </w:r>
      <w:del w:id="162" w:author="Author">
        <w:r w:rsidRPr="00505DF9">
          <w:rPr>
            <w:rFonts w:ascii="Trebuchet MS" w:hAnsi="Trebuchet MS"/>
            <w:noProof/>
          </w:rPr>
          <w:delText>loving-kindness</w:delText>
        </w:r>
      </w:del>
      <w:ins w:id="163" w:author="Author">
        <w:r w:rsidRPr="00505DF9">
          <w:rPr>
            <w:rFonts w:ascii="Trebuchet MS" w:hAnsi="Trebuchet MS"/>
            <w:noProof/>
          </w:rPr>
          <w:t>loyal love</w:t>
        </w:r>
      </w:ins>
      <w:r w:rsidRPr="00505DF9">
        <w:rPr>
          <w:rFonts w:ascii="Trebuchet MS" w:hAnsi="Trebuchet MS"/>
          <w:noProof/>
        </w:rPr>
        <w:t xml:space="preserve"> about which he swore to your forefathers. </w:t>
      </w:r>
      <w:r w:rsidRPr="00505DF9">
        <w:rPr>
          <w:rFonts w:ascii="Trebuchet MS" w:hAnsi="Trebuchet MS"/>
          <w:b/>
          <w:noProof/>
        </w:rPr>
        <w:t xml:space="preserve">7:13 </w:t>
      </w:r>
      <w:del w:id="164" w:author="Author">
        <w:r w:rsidRPr="00505DF9">
          <w:rPr>
            <w:rFonts w:ascii="Trebuchet MS" w:hAnsi="Trebuchet MS"/>
            <w:noProof/>
          </w:rPr>
          <w:delText>And he</w:delText>
        </w:r>
      </w:del>
      <w:ins w:id="165" w:author="Author">
        <w:r w:rsidRPr="00505DF9">
          <w:rPr>
            <w:rFonts w:ascii="Trebuchet MS" w:hAnsi="Trebuchet MS"/>
            <w:noProof/>
          </w:rPr>
          <w:t>He</w:t>
        </w:r>
      </w:ins>
      <w:r w:rsidRPr="00505DF9">
        <w:rPr>
          <w:rFonts w:ascii="Trebuchet MS" w:hAnsi="Trebuchet MS"/>
          <w:noProof/>
        </w:rPr>
        <w:t xml:space="preserve"> will </w:t>
      </w:r>
      <w:del w:id="166" w:author="Author">
        <w:r w:rsidRPr="00505DF9">
          <w:rPr>
            <w:rFonts w:ascii="Trebuchet MS" w:hAnsi="Trebuchet MS"/>
            <w:noProof/>
          </w:rPr>
          <w:delText xml:space="preserve">certainly </w:delText>
        </w:r>
      </w:del>
      <w:r w:rsidRPr="00505DF9">
        <w:rPr>
          <w:rFonts w:ascii="Trebuchet MS" w:hAnsi="Trebuchet MS"/>
          <w:noProof/>
        </w:rPr>
        <w:t>love you and bless you and multiply you</w:t>
      </w:r>
      <w:del w:id="167" w:author="Author">
        <w:r w:rsidRPr="00505DF9">
          <w:rPr>
            <w:rFonts w:ascii="Trebuchet MS" w:hAnsi="Trebuchet MS"/>
            <w:noProof/>
          </w:rPr>
          <w:delText xml:space="preserve"> and </w:delText>
        </w:r>
      </w:del>
      <w:ins w:id="168" w:author="Author">
        <w:r w:rsidRPr="00505DF9">
          <w:rPr>
            <w:rFonts w:ascii="Trebuchet MS" w:hAnsi="Trebuchet MS"/>
            <w:noProof/>
          </w:rPr>
          <w:t xml:space="preserve">. Yes, he will </w:t>
        </w:r>
      </w:ins>
      <w:r w:rsidRPr="00505DF9">
        <w:rPr>
          <w:rFonts w:ascii="Trebuchet MS" w:hAnsi="Trebuchet MS"/>
          <w:noProof/>
        </w:rPr>
        <w:t xml:space="preserve">bless </w:t>
      </w:r>
      <w:ins w:id="169" w:author="Author">
        <w:r w:rsidRPr="00505DF9">
          <w:rPr>
            <w:rFonts w:ascii="Trebuchet MS" w:hAnsi="Trebuchet MS"/>
            <w:noProof/>
          </w:rPr>
          <w:t>you with many children</w:t>
        </w:r>
        <w:r w:rsidRPr="00505DF9">
          <w:rPr>
            <w:rStyle w:val="FootnoteReference"/>
            <w:rFonts w:ascii="Trebuchet MS" w:hAnsi="Trebuchet MS"/>
            <w:noProof/>
          </w:rPr>
          <w:footnoteReference w:id="5"/>
        </w:r>
        <w:r w:rsidRPr="00505DF9">
          <w:rPr>
            <w:rFonts w:ascii="Trebuchet MS" w:hAnsi="Trebuchet MS"/>
            <w:noProof/>
          </w:rPr>
          <w:t xml:space="preserve"> and with </w:t>
        </w:r>
      </w:ins>
      <w:r w:rsidRPr="00505DF9">
        <w:rPr>
          <w:rFonts w:ascii="Trebuchet MS" w:hAnsi="Trebuchet MS"/>
          <w:noProof/>
        </w:rPr>
        <w:t xml:space="preserve">the </w:t>
      </w:r>
      <w:del w:id="172" w:author="Author">
        <w:r w:rsidRPr="00505DF9">
          <w:rPr>
            <w:rFonts w:ascii="Trebuchet MS" w:hAnsi="Trebuchet MS"/>
            <w:noProof/>
          </w:rPr>
          <w:delText>fruit of your belly and the fruit</w:delText>
        </w:r>
      </w:del>
      <w:ins w:id="173" w:author="Author">
        <w:r w:rsidRPr="00505DF9">
          <w:rPr>
            <w:rFonts w:ascii="Trebuchet MS" w:hAnsi="Trebuchet MS"/>
            <w:noProof/>
          </w:rPr>
          <w:t>produce</w:t>
        </w:r>
      </w:ins>
      <w:r w:rsidRPr="00505DF9">
        <w:rPr>
          <w:rFonts w:ascii="Trebuchet MS" w:hAnsi="Trebuchet MS"/>
          <w:noProof/>
        </w:rPr>
        <w:t xml:space="preserve"> of your soil, your grain</w:t>
      </w:r>
      <w:del w:id="174" w:author="Author">
        <w:r w:rsidRPr="00505DF9">
          <w:rPr>
            <w:rFonts w:ascii="Trebuchet MS" w:hAnsi="Trebuchet MS"/>
            <w:noProof/>
          </w:rPr>
          <w:delText xml:space="preserve"> and</w:delText>
        </w:r>
      </w:del>
      <w:ins w:id="175" w:author="Author">
        <w:r w:rsidRPr="00505DF9">
          <w:rPr>
            <w:rFonts w:ascii="Trebuchet MS" w:hAnsi="Trebuchet MS"/>
            <w:noProof/>
          </w:rPr>
          <w:t>,</w:t>
        </w:r>
      </w:ins>
      <w:r w:rsidRPr="00505DF9">
        <w:rPr>
          <w:rFonts w:ascii="Trebuchet MS" w:hAnsi="Trebuchet MS"/>
          <w:noProof/>
        </w:rPr>
        <w:t xml:space="preserve"> your new wine</w:t>
      </w:r>
      <w:del w:id="176" w:author="Author">
        <w:r w:rsidRPr="00505DF9">
          <w:rPr>
            <w:rFonts w:ascii="Trebuchet MS" w:hAnsi="Trebuchet MS"/>
            <w:noProof/>
          </w:rPr>
          <w:delText xml:space="preserve"> and</w:delText>
        </w:r>
      </w:del>
      <w:ins w:id="177" w:author="Author">
        <w:r w:rsidRPr="00505DF9">
          <w:rPr>
            <w:rFonts w:ascii="Trebuchet MS" w:hAnsi="Trebuchet MS"/>
            <w:noProof/>
          </w:rPr>
          <w:t>,</w:t>
        </w:r>
      </w:ins>
      <w:r w:rsidRPr="00505DF9">
        <w:rPr>
          <w:rFonts w:ascii="Trebuchet MS" w:hAnsi="Trebuchet MS"/>
          <w:noProof/>
        </w:rPr>
        <w:t xml:space="preserve"> your oil, the </w:t>
      </w:r>
      <w:del w:id="178" w:author="Author">
        <w:r w:rsidRPr="00505DF9">
          <w:rPr>
            <w:rFonts w:ascii="Trebuchet MS" w:hAnsi="Trebuchet MS"/>
            <w:noProof/>
          </w:rPr>
          <w:delText>young</w:delText>
        </w:r>
      </w:del>
      <w:ins w:id="179" w:author="Author">
        <w:r w:rsidRPr="00505DF9">
          <w:rPr>
            <w:rFonts w:ascii="Trebuchet MS" w:hAnsi="Trebuchet MS"/>
            <w:noProof/>
          </w:rPr>
          <w:t>calves of your herds and the lambs</w:t>
        </w:r>
      </w:ins>
      <w:r w:rsidRPr="00505DF9">
        <w:rPr>
          <w:rFonts w:ascii="Trebuchet MS" w:hAnsi="Trebuchet MS"/>
          <w:noProof/>
        </w:rPr>
        <w:t xml:space="preserve"> of your </w:t>
      </w:r>
      <w:del w:id="180" w:author="Author">
        <w:r w:rsidRPr="00505DF9">
          <w:rPr>
            <w:rFonts w:ascii="Trebuchet MS" w:hAnsi="Trebuchet MS"/>
            <w:noProof/>
          </w:rPr>
          <w:delText>cows and</w:delText>
        </w:r>
      </w:del>
      <w:ins w:id="181" w:author="Author">
        <w:r w:rsidRPr="00505DF9">
          <w:rPr>
            <w:rFonts w:ascii="Trebuchet MS" w:hAnsi="Trebuchet MS"/>
            <w:noProof/>
          </w:rPr>
          <w:t>flocks, in</w:t>
        </w:r>
      </w:ins>
      <w:r w:rsidRPr="00505DF9">
        <w:rPr>
          <w:rFonts w:ascii="Trebuchet MS" w:hAnsi="Trebuchet MS"/>
          <w:noProof/>
        </w:rPr>
        <w:t xml:space="preserve"> the </w:t>
      </w:r>
      <w:del w:id="182" w:author="Author">
        <w:r w:rsidRPr="00505DF9">
          <w:rPr>
            <w:rFonts w:ascii="Trebuchet MS" w:hAnsi="Trebuchet MS"/>
            <w:noProof/>
          </w:rPr>
          <w:delText>progeny of your flock, on the soil</w:delText>
        </w:r>
      </w:del>
      <w:ins w:id="183" w:author="Author">
        <w:r w:rsidRPr="00505DF9">
          <w:rPr>
            <w:rFonts w:ascii="Trebuchet MS" w:hAnsi="Trebuchet MS"/>
            <w:noProof/>
          </w:rPr>
          <w:t>land</w:t>
        </w:r>
      </w:ins>
      <w:r w:rsidRPr="00505DF9">
        <w:rPr>
          <w:rFonts w:ascii="Trebuchet MS" w:hAnsi="Trebuchet MS"/>
          <w:noProof/>
        </w:rPr>
        <w:t xml:space="preserve"> that he swore to your forefathers to give to you. </w:t>
      </w:r>
      <w:r w:rsidRPr="00505DF9">
        <w:rPr>
          <w:rFonts w:ascii="Trebuchet MS" w:hAnsi="Trebuchet MS"/>
          <w:b/>
          <w:noProof/>
        </w:rPr>
        <w:t xml:space="preserve">7:14 </w:t>
      </w:r>
      <w:del w:id="184" w:author="Author">
        <w:r w:rsidRPr="00505DF9">
          <w:rPr>
            <w:rFonts w:ascii="Trebuchet MS" w:hAnsi="Trebuchet MS"/>
            <w:noProof/>
          </w:rPr>
          <w:delText xml:space="preserve">The </w:delText>
        </w:r>
      </w:del>
      <w:ins w:id="185" w:author="Author">
        <w:r w:rsidRPr="00505DF9">
          <w:rPr>
            <w:rFonts w:ascii="Trebuchet MS" w:hAnsi="Trebuchet MS"/>
            <w:noProof/>
          </w:rPr>
          <w:t xml:space="preserve">You will become the </w:t>
        </w:r>
      </w:ins>
      <w:r w:rsidRPr="00505DF9">
        <w:rPr>
          <w:rFonts w:ascii="Trebuchet MS" w:hAnsi="Trebuchet MS"/>
          <w:noProof/>
        </w:rPr>
        <w:t>most blessed of all the peoples</w:t>
      </w:r>
      <w:del w:id="186" w:author="Author">
        <w:r w:rsidRPr="00505DF9">
          <w:rPr>
            <w:rFonts w:ascii="Trebuchet MS" w:hAnsi="Trebuchet MS"/>
            <w:noProof/>
          </w:rPr>
          <w:delText xml:space="preserve"> </w:delText>
        </w:r>
      </w:del>
      <w:ins w:id="187" w:author="Author">
        <w:r w:rsidRPr="00505DF9">
          <w:rPr>
            <w:rFonts w:ascii="Trebuchet MS" w:hAnsi="Trebuchet MS"/>
            <w:noProof/>
          </w:rPr>
          <w:t xml:space="preserve">; no man or woman among </w:t>
        </w:r>
      </w:ins>
      <w:r w:rsidRPr="00505DF9">
        <w:rPr>
          <w:rFonts w:ascii="Trebuchet MS" w:hAnsi="Trebuchet MS"/>
          <w:noProof/>
        </w:rPr>
        <w:t xml:space="preserve">you will </w:t>
      </w:r>
      <w:del w:id="188" w:author="Author">
        <w:r w:rsidRPr="00505DF9">
          <w:rPr>
            <w:rFonts w:ascii="Trebuchet MS" w:hAnsi="Trebuchet MS"/>
            <w:noProof/>
          </w:rPr>
          <w:delText xml:space="preserve">become. There will not prove to </w:delText>
        </w:r>
      </w:del>
      <w:r w:rsidRPr="00505DF9">
        <w:rPr>
          <w:rFonts w:ascii="Trebuchet MS" w:hAnsi="Trebuchet MS"/>
          <w:noProof/>
        </w:rPr>
        <w:t xml:space="preserve">be </w:t>
      </w:r>
      <w:del w:id="189" w:author="Author">
        <w:r w:rsidRPr="00505DF9">
          <w:rPr>
            <w:rFonts w:ascii="Trebuchet MS" w:hAnsi="Trebuchet MS"/>
            <w:noProof/>
          </w:rPr>
          <w:delText>in you a male or a female</w:delText>
        </w:r>
      </w:del>
      <w:ins w:id="190" w:author="Author">
        <w:r w:rsidRPr="00505DF9">
          <w:rPr>
            <w:rFonts w:ascii="Trebuchet MS" w:hAnsi="Trebuchet MS"/>
            <w:noProof/>
          </w:rPr>
          <w:t>childless, nor will your livestock be</w:t>
        </w:r>
      </w:ins>
      <w:r w:rsidRPr="00505DF9">
        <w:rPr>
          <w:rFonts w:ascii="Trebuchet MS" w:hAnsi="Trebuchet MS"/>
          <w:noProof/>
        </w:rPr>
        <w:t xml:space="preserve"> without </w:t>
      </w:r>
      <w:del w:id="191" w:author="Author">
        <w:r w:rsidRPr="00505DF9">
          <w:rPr>
            <w:rFonts w:ascii="Trebuchet MS" w:hAnsi="Trebuchet MS"/>
            <w:noProof/>
          </w:rPr>
          <w:delText>offspring, nor among your domestic animals</w:delText>
        </w:r>
      </w:del>
      <w:ins w:id="192" w:author="Author">
        <w:r w:rsidRPr="00505DF9">
          <w:rPr>
            <w:rFonts w:ascii="Trebuchet MS" w:hAnsi="Trebuchet MS"/>
            <w:noProof/>
          </w:rPr>
          <w:t>young</w:t>
        </w:r>
      </w:ins>
      <w:r w:rsidRPr="00505DF9">
        <w:rPr>
          <w:rFonts w:ascii="Trebuchet MS" w:hAnsi="Trebuchet MS"/>
          <w:noProof/>
        </w:rPr>
        <w:t xml:space="preserve">. </w:t>
      </w:r>
      <w:r w:rsidRPr="00505DF9">
        <w:rPr>
          <w:rFonts w:ascii="Trebuchet MS" w:hAnsi="Trebuchet MS"/>
          <w:b/>
          <w:noProof/>
        </w:rPr>
        <w:t xml:space="preserve">7:15 </w:t>
      </w:r>
      <w:del w:id="193" w:author="Author">
        <w:r w:rsidRPr="00505DF9">
          <w:rPr>
            <w:rFonts w:ascii="Trebuchet MS" w:hAnsi="Trebuchet MS"/>
            <w:noProof/>
          </w:rPr>
          <w:delText xml:space="preserve">And </w:delText>
        </w:r>
      </w:del>
      <w:r w:rsidRPr="00505DF9">
        <w:rPr>
          <w:rFonts w:ascii="Trebuchet MS" w:hAnsi="Trebuchet MS"/>
          <w:noProof/>
        </w:rPr>
        <w:t xml:space="preserve">Jehovah will </w:t>
      </w:r>
      <w:del w:id="194" w:author="Author">
        <w:r w:rsidRPr="00505DF9">
          <w:rPr>
            <w:rFonts w:ascii="Trebuchet MS" w:hAnsi="Trebuchet MS"/>
            <w:noProof/>
          </w:rPr>
          <w:delText>certainly remove</w:delText>
        </w:r>
      </w:del>
      <w:ins w:id="195" w:author="Author">
        <w:r w:rsidRPr="00505DF9">
          <w:rPr>
            <w:rFonts w:ascii="Trebuchet MS" w:hAnsi="Trebuchet MS"/>
            <w:noProof/>
          </w:rPr>
          <w:t>take away</w:t>
        </w:r>
      </w:ins>
      <w:r w:rsidRPr="00505DF9">
        <w:rPr>
          <w:rFonts w:ascii="Trebuchet MS" w:hAnsi="Trebuchet MS"/>
          <w:noProof/>
        </w:rPr>
        <w:t xml:space="preserve"> from you </w:t>
      </w:r>
      <w:del w:id="196" w:author="Author">
        <w:r w:rsidRPr="00505DF9">
          <w:rPr>
            <w:rFonts w:ascii="Trebuchet MS" w:hAnsi="Trebuchet MS"/>
            <w:noProof/>
          </w:rPr>
          <w:delText>every</w:delText>
        </w:r>
      </w:del>
      <w:ins w:id="197" w:author="Author">
        <w:r w:rsidRPr="00505DF9">
          <w:rPr>
            <w:rFonts w:ascii="Trebuchet MS" w:hAnsi="Trebuchet MS"/>
            <w:noProof/>
          </w:rPr>
          <w:t>all</w:t>
        </w:r>
      </w:ins>
      <w:r w:rsidRPr="00505DF9">
        <w:rPr>
          <w:rFonts w:ascii="Trebuchet MS" w:hAnsi="Trebuchet MS"/>
          <w:noProof/>
        </w:rPr>
        <w:t xml:space="preserve"> sickness</w:t>
      </w:r>
      <w:del w:id="198" w:author="Author">
        <w:r w:rsidRPr="00505DF9">
          <w:rPr>
            <w:rFonts w:ascii="Trebuchet MS" w:hAnsi="Trebuchet MS"/>
            <w:noProof/>
          </w:rPr>
          <w:delText>;</w:delText>
        </w:r>
      </w:del>
      <w:ins w:id="199" w:author="Author">
        <w:r w:rsidRPr="00505DF9">
          <w:rPr>
            <w:rFonts w:ascii="Trebuchet MS" w:hAnsi="Trebuchet MS"/>
            <w:noProof/>
          </w:rPr>
          <w:t>,</w:t>
        </w:r>
      </w:ins>
      <w:r w:rsidRPr="00505DF9">
        <w:rPr>
          <w:rFonts w:ascii="Trebuchet MS" w:hAnsi="Trebuchet MS"/>
          <w:noProof/>
        </w:rPr>
        <w:t xml:space="preserve"> and </w:t>
      </w:r>
      <w:del w:id="200" w:author="Author">
        <w:r w:rsidRPr="00505DF9">
          <w:rPr>
            <w:rFonts w:ascii="Trebuchet MS" w:hAnsi="Trebuchet MS"/>
            <w:noProof/>
          </w:rPr>
          <w:delText xml:space="preserve">as for all </w:delText>
        </w:r>
      </w:del>
      <w:ins w:id="201" w:author="Author">
        <w:r w:rsidRPr="00505DF9">
          <w:rPr>
            <w:rFonts w:ascii="Trebuchet MS" w:hAnsi="Trebuchet MS"/>
            <w:noProof/>
          </w:rPr>
          <w:t xml:space="preserve">he will not bring upon you any of </w:t>
        </w:r>
      </w:ins>
      <w:r w:rsidRPr="00505DF9">
        <w:rPr>
          <w:rFonts w:ascii="Trebuchet MS" w:hAnsi="Trebuchet MS"/>
          <w:noProof/>
        </w:rPr>
        <w:t xml:space="preserve">the </w:t>
      </w:r>
      <w:del w:id="202" w:author="Author">
        <w:r w:rsidRPr="00505DF9">
          <w:rPr>
            <w:rFonts w:ascii="Trebuchet MS" w:hAnsi="Trebuchet MS"/>
            <w:noProof/>
          </w:rPr>
          <w:delText>evil</w:delText>
        </w:r>
      </w:del>
      <w:ins w:id="203" w:author="Author">
        <w:r w:rsidRPr="00505DF9">
          <w:rPr>
            <w:rFonts w:ascii="Trebuchet MS" w:hAnsi="Trebuchet MS"/>
            <w:noProof/>
          </w:rPr>
          <w:t>terrible</w:t>
        </w:r>
      </w:ins>
      <w:r w:rsidRPr="00505DF9">
        <w:rPr>
          <w:rFonts w:ascii="Trebuchet MS" w:hAnsi="Trebuchet MS"/>
          <w:noProof/>
        </w:rPr>
        <w:t xml:space="preserve"> diseases </w:t>
      </w:r>
      <w:del w:id="204" w:author="Author">
        <w:r w:rsidRPr="00505DF9">
          <w:rPr>
            <w:rFonts w:ascii="Trebuchet MS" w:hAnsi="Trebuchet MS"/>
            <w:noProof/>
          </w:rPr>
          <w:delText xml:space="preserve">of Egypt </w:delText>
        </w:r>
      </w:del>
      <w:r w:rsidRPr="00505DF9">
        <w:rPr>
          <w:rFonts w:ascii="Trebuchet MS" w:hAnsi="Trebuchet MS"/>
          <w:noProof/>
        </w:rPr>
        <w:t>that you have known</w:t>
      </w:r>
      <w:del w:id="205" w:author="Author">
        <w:r w:rsidRPr="00505DF9">
          <w:rPr>
            <w:rFonts w:ascii="Trebuchet MS" w:hAnsi="Trebuchet MS"/>
            <w:noProof/>
          </w:rPr>
          <w:delText>, he will not place them upon you, and</w:delText>
        </w:r>
      </w:del>
      <w:ins w:id="206" w:author="Author">
        <w:r w:rsidRPr="00505DF9">
          <w:rPr>
            <w:rFonts w:ascii="Trebuchet MS" w:hAnsi="Trebuchet MS"/>
            <w:noProof/>
          </w:rPr>
          <w:t xml:space="preserve"> in Egypt. Instead,</w:t>
        </w:r>
      </w:ins>
      <w:r w:rsidRPr="00505DF9">
        <w:rPr>
          <w:rFonts w:ascii="Trebuchet MS" w:hAnsi="Trebuchet MS"/>
          <w:noProof/>
        </w:rPr>
        <w:t xml:space="preserve"> he will </w:t>
      </w:r>
      <w:del w:id="207" w:author="Author">
        <w:r w:rsidRPr="00505DF9">
          <w:rPr>
            <w:rFonts w:ascii="Trebuchet MS" w:hAnsi="Trebuchet MS"/>
            <w:noProof/>
          </w:rPr>
          <w:delText>indeed put</w:delText>
        </w:r>
      </w:del>
      <w:ins w:id="208" w:author="Author">
        <w:r w:rsidRPr="00505DF9">
          <w:rPr>
            <w:rFonts w:ascii="Trebuchet MS" w:hAnsi="Trebuchet MS"/>
            <w:noProof/>
          </w:rPr>
          <w:t>bring</w:t>
        </w:r>
      </w:ins>
      <w:r w:rsidRPr="00505DF9">
        <w:rPr>
          <w:rFonts w:ascii="Trebuchet MS" w:hAnsi="Trebuchet MS"/>
          <w:noProof/>
        </w:rPr>
        <w:t xml:space="preserve"> them upon all those who hate you. </w:t>
      </w:r>
      <w:r w:rsidRPr="00505DF9">
        <w:rPr>
          <w:rFonts w:ascii="Trebuchet MS" w:hAnsi="Trebuchet MS"/>
          <w:b/>
          <w:noProof/>
        </w:rPr>
        <w:t xml:space="preserve">7:16 </w:t>
      </w:r>
      <w:del w:id="209" w:author="Author">
        <w:r w:rsidRPr="00505DF9">
          <w:rPr>
            <w:rFonts w:ascii="Trebuchet MS" w:hAnsi="Trebuchet MS"/>
            <w:noProof/>
          </w:rPr>
          <w:delText>And you must consume</w:delText>
        </w:r>
      </w:del>
      <w:ins w:id="210" w:author="Author">
        <w:r w:rsidRPr="00505DF9">
          <w:rPr>
            <w:rFonts w:ascii="Trebuchet MS" w:hAnsi="Trebuchet MS"/>
            <w:noProof/>
          </w:rPr>
          <w:t>You are to destroy</w:t>
        </w:r>
        <w:r w:rsidRPr="00505DF9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505DF9">
        <w:rPr>
          <w:rFonts w:ascii="Trebuchet MS" w:hAnsi="Trebuchet MS"/>
          <w:noProof/>
        </w:rPr>
        <w:t xml:space="preserve"> all the peoples whom Jehovah your God </w:t>
      </w:r>
      <w:del w:id="213" w:author="Author">
        <w:r w:rsidRPr="00505DF9">
          <w:rPr>
            <w:rFonts w:ascii="Trebuchet MS" w:hAnsi="Trebuchet MS"/>
            <w:noProof/>
          </w:rPr>
          <w:delText>is giving</w:delText>
        </w:r>
      </w:del>
      <w:ins w:id="214" w:author="Author">
        <w:r w:rsidRPr="00505DF9">
          <w:rPr>
            <w:rFonts w:ascii="Trebuchet MS" w:hAnsi="Trebuchet MS"/>
            <w:noProof/>
          </w:rPr>
          <w:t>gives over</w:t>
        </w:r>
      </w:ins>
      <w:r w:rsidRPr="00505DF9">
        <w:rPr>
          <w:rFonts w:ascii="Trebuchet MS" w:hAnsi="Trebuchet MS"/>
          <w:noProof/>
        </w:rPr>
        <w:t xml:space="preserve"> to you. </w:t>
      </w:r>
      <w:del w:id="215" w:author="Author">
        <w:r w:rsidRPr="00505DF9">
          <w:rPr>
            <w:rFonts w:ascii="Trebuchet MS" w:hAnsi="Trebuchet MS"/>
            <w:noProof/>
          </w:rPr>
          <w:delText>Your eye</w:delText>
        </w:r>
      </w:del>
      <w:ins w:id="216" w:author="Author">
        <w:r w:rsidRPr="00505DF9">
          <w:rPr>
            <w:rFonts w:ascii="Trebuchet MS" w:hAnsi="Trebuchet MS"/>
            <w:noProof/>
          </w:rPr>
          <w:t>You</w:t>
        </w:r>
        <w:r w:rsidRPr="00505DF9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505DF9">
        <w:rPr>
          <w:rFonts w:ascii="Trebuchet MS" w:hAnsi="Trebuchet MS"/>
          <w:noProof/>
        </w:rPr>
        <w:t xml:space="preserve"> must not feel sorry for them</w:t>
      </w:r>
      <w:del w:id="219" w:author="Author">
        <w:r w:rsidRPr="00505DF9">
          <w:rPr>
            <w:rFonts w:ascii="Trebuchet MS" w:hAnsi="Trebuchet MS"/>
            <w:noProof/>
          </w:rPr>
          <w:delText>;</w:delText>
        </w:r>
      </w:del>
      <w:ins w:id="220" w:author="Author">
        <w:r w:rsidRPr="00505DF9">
          <w:rPr>
            <w:rFonts w:ascii="Trebuchet MS" w:hAnsi="Trebuchet MS"/>
            <w:noProof/>
          </w:rPr>
          <w:t>,</w:t>
        </w:r>
      </w:ins>
      <w:r w:rsidRPr="00505DF9">
        <w:rPr>
          <w:rFonts w:ascii="Trebuchet MS" w:hAnsi="Trebuchet MS"/>
          <w:noProof/>
        </w:rPr>
        <w:t xml:space="preserve"> and you must not serve their gods, because that </w:t>
      </w:r>
      <w:del w:id="221" w:author="Author">
        <w:r w:rsidRPr="00505DF9">
          <w:rPr>
            <w:rFonts w:ascii="Trebuchet MS" w:hAnsi="Trebuchet MS"/>
            <w:noProof/>
          </w:rPr>
          <w:delText>will</w:delText>
        </w:r>
      </w:del>
      <w:ins w:id="222" w:author="Author">
        <w:r w:rsidRPr="00505DF9">
          <w:rPr>
            <w:rFonts w:ascii="Trebuchet MS" w:hAnsi="Trebuchet MS"/>
            <w:noProof/>
          </w:rPr>
          <w:t>would</w:t>
        </w:r>
      </w:ins>
      <w:r w:rsidRPr="00505DF9">
        <w:rPr>
          <w:rFonts w:ascii="Trebuchet MS" w:hAnsi="Trebuchet MS"/>
          <w:noProof/>
        </w:rPr>
        <w:t xml:space="preserve"> be a snare to you.</w:t>
      </w:r>
    </w:p>
    <w:p w:rsidR="00D634DD" w:rsidRPr="00505DF9" w:rsidRDefault="00D634DD" w:rsidP="00D634DD">
      <w:pPr>
        <w:rPr>
          <w:rFonts w:ascii="Trebuchet MS" w:hAnsi="Trebuchet MS"/>
          <w:noProof/>
        </w:rPr>
      </w:pPr>
      <w:r w:rsidRPr="00505DF9">
        <w:rPr>
          <w:rFonts w:ascii="Trebuchet MS" w:hAnsi="Trebuchet MS"/>
          <w:b/>
        </w:rPr>
        <w:lastRenderedPageBreak/>
        <w:t xml:space="preserve">7:17 </w:t>
      </w:r>
      <w:r w:rsidRPr="00505DF9">
        <w:rPr>
          <w:rFonts w:ascii="Trebuchet MS" w:hAnsi="Trebuchet MS"/>
          <w:noProof/>
        </w:rPr>
        <w:t>“</w:t>
      </w:r>
      <w:del w:id="223" w:author="Author">
        <w:r w:rsidRPr="00505DF9">
          <w:rPr>
            <w:rFonts w:ascii="Trebuchet MS" w:hAnsi="Trebuchet MS"/>
            <w:noProof/>
          </w:rPr>
          <w:delText>In case</w:delText>
        </w:r>
      </w:del>
      <w:ins w:id="224" w:author="Author">
        <w:r w:rsidRPr="00505DF9">
          <w:rPr>
            <w:rFonts w:ascii="Trebuchet MS" w:hAnsi="Trebuchet MS"/>
            <w:noProof/>
          </w:rPr>
          <w:t>If</w:t>
        </w:r>
      </w:ins>
      <w:r w:rsidRPr="00505DF9">
        <w:rPr>
          <w:rFonts w:ascii="Trebuchet MS" w:hAnsi="Trebuchet MS"/>
          <w:noProof/>
        </w:rPr>
        <w:t xml:space="preserve"> you </w:t>
      </w:r>
      <w:ins w:id="225" w:author="Author">
        <w:r w:rsidRPr="00505DF9">
          <w:rPr>
            <w:rFonts w:ascii="Trebuchet MS" w:hAnsi="Trebuchet MS"/>
            <w:noProof/>
          </w:rPr>
          <w:t xml:space="preserve">should </w:t>
        </w:r>
      </w:ins>
      <w:r w:rsidRPr="00505DF9">
        <w:rPr>
          <w:rFonts w:ascii="Trebuchet MS" w:hAnsi="Trebuchet MS"/>
          <w:noProof/>
        </w:rPr>
        <w:t xml:space="preserve">say in your heart, ‘These nations </w:t>
      </w:r>
      <w:del w:id="226" w:author="Author">
        <w:r w:rsidRPr="00505DF9">
          <w:rPr>
            <w:rFonts w:ascii="Trebuchet MS" w:hAnsi="Trebuchet MS"/>
            <w:noProof/>
          </w:rPr>
          <w:delText>are too populous for me.</w:delText>
        </w:r>
      </w:del>
      <w:ins w:id="227" w:author="Author">
        <w:r w:rsidRPr="00505DF9">
          <w:rPr>
            <w:rFonts w:ascii="Trebuchet MS" w:hAnsi="Trebuchet MS"/>
            <w:noProof/>
          </w:rPr>
          <w:t>outnumber us.</w:t>
        </w:r>
      </w:ins>
      <w:r w:rsidRPr="00505DF9">
        <w:rPr>
          <w:rFonts w:ascii="Trebuchet MS" w:hAnsi="Trebuchet MS"/>
          <w:noProof/>
        </w:rPr>
        <w:t xml:space="preserve"> How </w:t>
      </w:r>
      <w:del w:id="228" w:author="Author">
        <w:r w:rsidRPr="00505DF9">
          <w:rPr>
            <w:rFonts w:ascii="Trebuchet MS" w:hAnsi="Trebuchet MS"/>
            <w:noProof/>
          </w:rPr>
          <w:delText>shall</w:delText>
        </w:r>
      </w:del>
      <w:ins w:id="229" w:author="Author">
        <w:r w:rsidRPr="00505DF9">
          <w:rPr>
            <w:rFonts w:ascii="Trebuchet MS" w:hAnsi="Trebuchet MS"/>
            <w:noProof/>
          </w:rPr>
          <w:t>can</w:t>
        </w:r>
      </w:ins>
      <w:r w:rsidRPr="00505DF9">
        <w:rPr>
          <w:rFonts w:ascii="Trebuchet MS" w:hAnsi="Trebuchet MS"/>
          <w:noProof/>
        </w:rPr>
        <w:t xml:space="preserve"> I </w:t>
      </w:r>
      <w:del w:id="230" w:author="Author">
        <w:r w:rsidRPr="00505DF9">
          <w:rPr>
            <w:rFonts w:ascii="Trebuchet MS" w:hAnsi="Trebuchet MS"/>
            <w:noProof/>
          </w:rPr>
          <w:delText xml:space="preserve">be able to </w:delText>
        </w:r>
      </w:del>
      <w:r w:rsidRPr="00505DF9">
        <w:rPr>
          <w:rFonts w:ascii="Trebuchet MS" w:hAnsi="Trebuchet MS"/>
          <w:noProof/>
        </w:rPr>
        <w:t xml:space="preserve">drive them away?’ </w:t>
      </w:r>
      <w:r w:rsidRPr="00505DF9">
        <w:rPr>
          <w:rFonts w:ascii="Trebuchet MS" w:hAnsi="Trebuchet MS"/>
          <w:b/>
          <w:noProof/>
        </w:rPr>
        <w:t xml:space="preserve">7:18 </w:t>
      </w:r>
      <w:r w:rsidRPr="00505DF9">
        <w:rPr>
          <w:rFonts w:ascii="Trebuchet MS" w:hAnsi="Trebuchet MS"/>
          <w:noProof/>
        </w:rPr>
        <w:t xml:space="preserve">you must not be afraid of them. You should </w:t>
      </w:r>
      <w:del w:id="231" w:author="Author">
        <w:r w:rsidRPr="00505DF9">
          <w:rPr>
            <w:rFonts w:ascii="Trebuchet MS" w:hAnsi="Trebuchet MS"/>
            <w:noProof/>
          </w:rPr>
          <w:delText>by all means remember</w:delText>
        </w:r>
      </w:del>
      <w:ins w:id="232" w:author="Author">
        <w:r w:rsidRPr="00505DF9">
          <w:rPr>
            <w:rFonts w:ascii="Trebuchet MS" w:hAnsi="Trebuchet MS"/>
            <w:noProof/>
          </w:rPr>
          <w:t>remind yourself of</w:t>
        </w:r>
      </w:ins>
      <w:r w:rsidRPr="00505DF9">
        <w:rPr>
          <w:rFonts w:ascii="Trebuchet MS" w:hAnsi="Trebuchet MS"/>
          <w:noProof/>
        </w:rPr>
        <w:t xml:space="preserve"> what Jehovah your God did to Phar′aoh and all Egypt, </w:t>
      </w:r>
      <w:r w:rsidRPr="00505DF9">
        <w:rPr>
          <w:rFonts w:ascii="Trebuchet MS" w:hAnsi="Trebuchet MS"/>
          <w:b/>
          <w:noProof/>
        </w:rPr>
        <w:t xml:space="preserve">7:19 </w:t>
      </w:r>
      <w:r w:rsidRPr="00505DF9">
        <w:rPr>
          <w:rFonts w:ascii="Trebuchet MS" w:hAnsi="Trebuchet MS"/>
          <w:noProof/>
        </w:rPr>
        <w:t xml:space="preserve">the great </w:t>
      </w:r>
      <w:del w:id="233" w:author="Author">
        <w:r w:rsidRPr="00505DF9">
          <w:rPr>
            <w:rFonts w:ascii="Trebuchet MS" w:hAnsi="Trebuchet MS"/>
            <w:noProof/>
          </w:rPr>
          <w:delText>provings</w:delText>
        </w:r>
      </w:del>
      <w:ins w:id="234" w:author="Author">
        <w:r w:rsidRPr="00505DF9">
          <w:rPr>
            <w:rFonts w:ascii="Trebuchet MS" w:hAnsi="Trebuchet MS"/>
            <w:noProof/>
          </w:rPr>
          <w:t>judgments</w:t>
        </w:r>
        <w:r w:rsidRPr="00505DF9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505DF9">
        <w:rPr>
          <w:rFonts w:ascii="Trebuchet MS" w:hAnsi="Trebuchet MS"/>
          <w:noProof/>
        </w:rPr>
        <w:t xml:space="preserve"> that your eyes saw</w:t>
      </w:r>
      <w:del w:id="237" w:author="Author">
        <w:r w:rsidRPr="00505DF9">
          <w:rPr>
            <w:rFonts w:ascii="Trebuchet MS" w:hAnsi="Trebuchet MS"/>
            <w:noProof/>
          </w:rPr>
          <w:delText>,</w:delText>
        </w:r>
      </w:del>
      <w:r w:rsidRPr="00505DF9">
        <w:rPr>
          <w:rFonts w:ascii="Trebuchet MS" w:hAnsi="Trebuchet MS"/>
          <w:noProof/>
        </w:rPr>
        <w:t xml:space="preserve"> and the signs and the miracles and the </w:t>
      </w:r>
      <w:del w:id="238" w:author="Author">
        <w:r w:rsidRPr="00505DF9">
          <w:rPr>
            <w:rFonts w:ascii="Trebuchet MS" w:hAnsi="Trebuchet MS"/>
            <w:noProof/>
          </w:rPr>
          <w:delText>strong</w:delText>
        </w:r>
      </w:del>
      <w:ins w:id="239" w:author="Author">
        <w:r w:rsidRPr="00505DF9">
          <w:rPr>
            <w:rFonts w:ascii="Trebuchet MS" w:hAnsi="Trebuchet MS"/>
            <w:noProof/>
          </w:rPr>
          <w:t>mighty</w:t>
        </w:r>
      </w:ins>
      <w:r w:rsidRPr="00505DF9">
        <w:rPr>
          <w:rFonts w:ascii="Trebuchet MS" w:hAnsi="Trebuchet MS"/>
          <w:noProof/>
        </w:rPr>
        <w:t xml:space="preserve"> hand and the outstretched arm with which Jehovah your God brought you out. That is </w:t>
      </w:r>
      <w:del w:id="240" w:author="Author">
        <w:r w:rsidRPr="00505DF9">
          <w:rPr>
            <w:rFonts w:ascii="Trebuchet MS" w:hAnsi="Trebuchet MS"/>
            <w:noProof/>
          </w:rPr>
          <w:delText>the way</w:delText>
        </w:r>
      </w:del>
      <w:ins w:id="241" w:author="Author">
        <w:r w:rsidRPr="00505DF9">
          <w:rPr>
            <w:rFonts w:ascii="Trebuchet MS" w:hAnsi="Trebuchet MS"/>
            <w:noProof/>
          </w:rPr>
          <w:t>what</w:t>
        </w:r>
      </w:ins>
      <w:r w:rsidRPr="00505DF9">
        <w:rPr>
          <w:rFonts w:ascii="Trebuchet MS" w:hAnsi="Trebuchet MS"/>
          <w:noProof/>
        </w:rPr>
        <w:t xml:space="preserve"> Jehovah your God will do to all the peoples </w:t>
      </w:r>
      <w:del w:id="242" w:author="Author">
        <w:r w:rsidRPr="00505DF9">
          <w:rPr>
            <w:rFonts w:ascii="Trebuchet MS" w:hAnsi="Trebuchet MS"/>
            <w:noProof/>
          </w:rPr>
          <w:delText xml:space="preserve">before whom </w:delText>
        </w:r>
      </w:del>
      <w:r w:rsidRPr="00505DF9">
        <w:rPr>
          <w:rFonts w:ascii="Trebuchet MS" w:hAnsi="Trebuchet MS"/>
          <w:noProof/>
        </w:rPr>
        <w:t xml:space="preserve">you </w:t>
      </w:r>
      <w:del w:id="243" w:author="Author">
        <w:r w:rsidRPr="00505DF9">
          <w:rPr>
            <w:rFonts w:ascii="Trebuchet MS" w:hAnsi="Trebuchet MS"/>
            <w:noProof/>
          </w:rPr>
          <w:delText>are afraid</w:delText>
        </w:r>
      </w:del>
      <w:ins w:id="244" w:author="Author">
        <w:r w:rsidRPr="00505DF9">
          <w:rPr>
            <w:rFonts w:ascii="Trebuchet MS" w:hAnsi="Trebuchet MS"/>
            <w:noProof/>
          </w:rPr>
          <w:t>fear</w:t>
        </w:r>
      </w:ins>
      <w:r w:rsidRPr="00505DF9">
        <w:rPr>
          <w:rFonts w:ascii="Trebuchet MS" w:hAnsi="Trebuchet MS"/>
          <w:noProof/>
        </w:rPr>
        <w:t xml:space="preserve">. </w:t>
      </w:r>
      <w:r w:rsidRPr="00505DF9">
        <w:rPr>
          <w:rFonts w:ascii="Trebuchet MS" w:hAnsi="Trebuchet MS"/>
          <w:b/>
          <w:noProof/>
        </w:rPr>
        <w:t xml:space="preserve">7:20 </w:t>
      </w:r>
      <w:del w:id="245" w:author="Author">
        <w:r w:rsidRPr="00505DF9">
          <w:rPr>
            <w:rFonts w:ascii="Trebuchet MS" w:hAnsi="Trebuchet MS"/>
            <w:noProof/>
          </w:rPr>
          <w:delText xml:space="preserve">And </w:delText>
        </w:r>
      </w:del>
      <w:r w:rsidRPr="00505DF9">
        <w:rPr>
          <w:rFonts w:ascii="Trebuchet MS" w:hAnsi="Trebuchet MS"/>
          <w:noProof/>
        </w:rPr>
        <w:t xml:space="preserve">Jehovah your God will </w:t>
      </w:r>
      <w:del w:id="246" w:author="Author">
        <w:r w:rsidRPr="00505DF9">
          <w:rPr>
            <w:rFonts w:ascii="Trebuchet MS" w:hAnsi="Trebuchet MS"/>
            <w:noProof/>
          </w:rPr>
          <w:delText xml:space="preserve">also </w:delText>
        </w:r>
      </w:del>
      <w:r w:rsidRPr="00505DF9">
        <w:rPr>
          <w:rFonts w:ascii="Trebuchet MS" w:hAnsi="Trebuchet MS"/>
          <w:noProof/>
        </w:rPr>
        <w:t>send the feeling of dejection</w:t>
      </w:r>
      <w:ins w:id="247" w:author="Author">
        <w:r w:rsidRPr="00505DF9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505DF9">
        <w:rPr>
          <w:rFonts w:ascii="Trebuchet MS" w:hAnsi="Trebuchet MS"/>
          <w:noProof/>
        </w:rPr>
        <w:t xml:space="preserve"> upon them</w:t>
      </w:r>
      <w:del w:id="250" w:author="Author">
        <w:r w:rsidRPr="00505DF9">
          <w:rPr>
            <w:rFonts w:ascii="Trebuchet MS" w:hAnsi="Trebuchet MS"/>
            <w:noProof/>
          </w:rPr>
          <w:delText>,</w:delText>
        </w:r>
      </w:del>
      <w:r w:rsidRPr="00505DF9">
        <w:rPr>
          <w:rFonts w:ascii="Trebuchet MS" w:hAnsi="Trebuchet MS"/>
          <w:noProof/>
        </w:rPr>
        <w:t xml:space="preserve"> until those </w:t>
      </w:r>
      <w:del w:id="251" w:author="Author">
        <w:r w:rsidRPr="00505DF9">
          <w:rPr>
            <w:rFonts w:ascii="Trebuchet MS" w:hAnsi="Trebuchet MS"/>
            <w:noProof/>
          </w:rPr>
          <w:delText xml:space="preserve">perish </w:delText>
        </w:r>
      </w:del>
      <w:r w:rsidRPr="00505DF9">
        <w:rPr>
          <w:rFonts w:ascii="Trebuchet MS" w:hAnsi="Trebuchet MS"/>
          <w:noProof/>
        </w:rPr>
        <w:t xml:space="preserve">who were </w:t>
      </w:r>
      <w:del w:id="252" w:author="Author">
        <w:r w:rsidRPr="00505DF9">
          <w:rPr>
            <w:rFonts w:ascii="Trebuchet MS" w:hAnsi="Trebuchet MS"/>
            <w:noProof/>
          </w:rPr>
          <w:delText>let remain</w:delText>
        </w:r>
      </w:del>
      <w:ins w:id="253" w:author="Author">
        <w:r w:rsidRPr="00505DF9">
          <w:rPr>
            <w:rFonts w:ascii="Trebuchet MS" w:hAnsi="Trebuchet MS"/>
            <w:noProof/>
          </w:rPr>
          <w:t>left remaining</w:t>
        </w:r>
      </w:ins>
      <w:r w:rsidRPr="00505DF9">
        <w:rPr>
          <w:rFonts w:ascii="Trebuchet MS" w:hAnsi="Trebuchet MS"/>
          <w:noProof/>
        </w:rPr>
        <w:t xml:space="preserve"> and who were concealing themselves from before you</w:t>
      </w:r>
      <w:ins w:id="254" w:author="Author">
        <w:r w:rsidRPr="00505DF9">
          <w:rPr>
            <w:rFonts w:ascii="Trebuchet MS" w:hAnsi="Trebuchet MS"/>
            <w:noProof/>
          </w:rPr>
          <w:t xml:space="preserve"> perish</w:t>
        </w:r>
      </w:ins>
      <w:r w:rsidRPr="00505DF9">
        <w:rPr>
          <w:rFonts w:ascii="Trebuchet MS" w:hAnsi="Trebuchet MS"/>
          <w:noProof/>
        </w:rPr>
        <w:t xml:space="preserve">. </w:t>
      </w:r>
      <w:r w:rsidRPr="00505DF9">
        <w:rPr>
          <w:rFonts w:ascii="Trebuchet MS" w:hAnsi="Trebuchet MS"/>
          <w:b/>
          <w:noProof/>
        </w:rPr>
        <w:t xml:space="preserve">7:21 </w:t>
      </w:r>
      <w:del w:id="255" w:author="Author">
        <w:r w:rsidRPr="00505DF9">
          <w:rPr>
            <w:rFonts w:ascii="Trebuchet MS" w:hAnsi="Trebuchet MS"/>
            <w:noProof/>
          </w:rPr>
          <w:delText>You must</w:delText>
        </w:r>
      </w:del>
      <w:ins w:id="256" w:author="Author">
        <w:r w:rsidRPr="00505DF9">
          <w:rPr>
            <w:rFonts w:ascii="Trebuchet MS" w:hAnsi="Trebuchet MS"/>
            <w:noProof/>
          </w:rPr>
          <w:t>Do</w:t>
        </w:r>
      </w:ins>
      <w:r w:rsidRPr="00505DF9">
        <w:rPr>
          <w:rFonts w:ascii="Trebuchet MS" w:hAnsi="Trebuchet MS"/>
          <w:noProof/>
        </w:rPr>
        <w:t xml:space="preserve"> not </w:t>
      </w:r>
      <w:del w:id="257" w:author="Author">
        <w:r w:rsidRPr="00505DF9">
          <w:rPr>
            <w:rFonts w:ascii="Trebuchet MS" w:hAnsi="Trebuchet MS"/>
            <w:noProof/>
          </w:rPr>
          <w:delText>suffer a shock</w:delText>
        </w:r>
      </w:del>
      <w:ins w:id="258" w:author="Author">
        <w:r w:rsidRPr="00505DF9">
          <w:rPr>
            <w:rFonts w:ascii="Trebuchet MS" w:hAnsi="Trebuchet MS"/>
            <w:noProof/>
          </w:rPr>
          <w:t>be struck with terror</w:t>
        </w:r>
      </w:ins>
      <w:r w:rsidRPr="00505DF9">
        <w:rPr>
          <w:rFonts w:ascii="Trebuchet MS" w:hAnsi="Trebuchet MS"/>
          <w:noProof/>
        </w:rPr>
        <w:t xml:space="preserve"> because of them, for Jehovah your God is </w:t>
      </w:r>
      <w:del w:id="259" w:author="Author">
        <w:r w:rsidRPr="00505DF9">
          <w:rPr>
            <w:rFonts w:ascii="Trebuchet MS" w:hAnsi="Trebuchet MS"/>
            <w:noProof/>
          </w:rPr>
          <w:delText>in your midst</w:delText>
        </w:r>
      </w:del>
      <w:ins w:id="260" w:author="Author">
        <w:r w:rsidRPr="00505DF9">
          <w:rPr>
            <w:rFonts w:ascii="Trebuchet MS" w:hAnsi="Trebuchet MS"/>
            <w:noProof/>
          </w:rPr>
          <w:t>with you</w:t>
        </w:r>
      </w:ins>
      <w:r w:rsidRPr="00505DF9">
        <w:rPr>
          <w:rFonts w:ascii="Trebuchet MS" w:hAnsi="Trebuchet MS"/>
          <w:noProof/>
        </w:rPr>
        <w:t xml:space="preserve">, a great and </w:t>
      </w:r>
      <w:del w:id="261" w:author="Author">
        <w:r w:rsidRPr="00505DF9">
          <w:rPr>
            <w:rFonts w:ascii="Trebuchet MS" w:hAnsi="Trebuchet MS"/>
            <w:noProof/>
          </w:rPr>
          <w:delText>fear</w:delText>
        </w:r>
      </w:del>
      <w:ins w:id="262" w:author="Author">
        <w:r w:rsidRPr="00505DF9">
          <w:rPr>
            <w:rFonts w:ascii="Trebuchet MS" w:hAnsi="Trebuchet MS"/>
            <w:noProof/>
          </w:rPr>
          <w:t>awe</w:t>
        </w:r>
      </w:ins>
      <w:r w:rsidRPr="00505DF9">
        <w:rPr>
          <w:rFonts w:ascii="Trebuchet MS" w:hAnsi="Trebuchet MS"/>
          <w:noProof/>
        </w:rPr>
        <w:t>-inspiring God.</w:t>
      </w:r>
    </w:p>
    <w:p w:rsidR="00D634DD" w:rsidRPr="00505DF9" w:rsidRDefault="00D634DD" w:rsidP="00D634DD">
      <w:pPr>
        <w:rPr>
          <w:rFonts w:ascii="Trebuchet MS" w:hAnsi="Trebuchet MS"/>
          <w:noProof/>
        </w:rPr>
      </w:pPr>
      <w:r w:rsidRPr="00505DF9">
        <w:rPr>
          <w:rFonts w:ascii="Trebuchet MS" w:hAnsi="Trebuchet MS"/>
          <w:b/>
        </w:rPr>
        <w:t xml:space="preserve">7:22 </w:t>
      </w:r>
      <w:r w:rsidRPr="00505DF9">
        <w:rPr>
          <w:rFonts w:ascii="Trebuchet MS" w:hAnsi="Trebuchet MS"/>
          <w:noProof/>
        </w:rPr>
        <w:t>“</w:t>
      </w:r>
      <w:del w:id="263" w:author="Author">
        <w:r w:rsidRPr="00505DF9">
          <w:rPr>
            <w:rFonts w:ascii="Trebuchet MS" w:hAnsi="Trebuchet MS"/>
            <w:noProof/>
          </w:rPr>
          <w:delText xml:space="preserve">And </w:delText>
        </w:r>
      </w:del>
      <w:r w:rsidRPr="00505DF9">
        <w:rPr>
          <w:rFonts w:ascii="Trebuchet MS" w:hAnsi="Trebuchet MS"/>
          <w:noProof/>
        </w:rPr>
        <w:t xml:space="preserve">Jehovah your God will certainly </w:t>
      </w:r>
      <w:del w:id="264" w:author="Author">
        <w:r w:rsidRPr="00505DF9">
          <w:rPr>
            <w:rFonts w:ascii="Trebuchet MS" w:hAnsi="Trebuchet MS"/>
            <w:noProof/>
          </w:rPr>
          <w:delText>push</w:delText>
        </w:r>
      </w:del>
      <w:ins w:id="265" w:author="Author">
        <w:r w:rsidRPr="00505DF9">
          <w:rPr>
            <w:rFonts w:ascii="Trebuchet MS" w:hAnsi="Trebuchet MS"/>
            <w:noProof/>
          </w:rPr>
          <w:t>drive</w:t>
        </w:r>
      </w:ins>
      <w:r w:rsidRPr="00505DF9">
        <w:rPr>
          <w:rFonts w:ascii="Trebuchet MS" w:hAnsi="Trebuchet MS"/>
          <w:noProof/>
        </w:rPr>
        <w:t xml:space="preserve"> these nations away from before you little by little. You will not be allowed to </w:t>
      </w:r>
      <w:del w:id="266" w:author="Author">
        <w:r w:rsidRPr="00505DF9">
          <w:rPr>
            <w:rFonts w:ascii="Trebuchet MS" w:hAnsi="Trebuchet MS"/>
            <w:noProof/>
          </w:rPr>
          <w:delText>finish</w:delText>
        </w:r>
      </w:del>
      <w:ins w:id="267" w:author="Author">
        <w:r w:rsidRPr="00505DF9">
          <w:rPr>
            <w:rFonts w:ascii="Trebuchet MS" w:hAnsi="Trebuchet MS"/>
            <w:noProof/>
          </w:rPr>
          <w:t>put an end to</w:t>
        </w:r>
      </w:ins>
      <w:r w:rsidRPr="00505DF9">
        <w:rPr>
          <w:rFonts w:ascii="Trebuchet MS" w:hAnsi="Trebuchet MS"/>
          <w:noProof/>
        </w:rPr>
        <w:t xml:space="preserve"> them </w:t>
      </w:r>
      <w:del w:id="268" w:author="Author">
        <w:r w:rsidRPr="00505DF9">
          <w:rPr>
            <w:rFonts w:ascii="Trebuchet MS" w:hAnsi="Trebuchet MS"/>
            <w:noProof/>
          </w:rPr>
          <w:delText xml:space="preserve">off </w:delText>
        </w:r>
      </w:del>
      <w:r w:rsidRPr="00505DF9">
        <w:rPr>
          <w:rFonts w:ascii="Trebuchet MS" w:hAnsi="Trebuchet MS"/>
          <w:noProof/>
        </w:rPr>
        <w:t xml:space="preserve">quickly, </w:t>
      </w:r>
      <w:del w:id="269" w:author="Author">
        <w:r w:rsidRPr="00505DF9">
          <w:rPr>
            <w:rFonts w:ascii="Trebuchet MS" w:hAnsi="Trebuchet MS"/>
            <w:noProof/>
          </w:rPr>
          <w:delText>for fear</w:delText>
        </w:r>
      </w:del>
      <w:ins w:id="270" w:author="Author">
        <w:r w:rsidRPr="00505DF9">
          <w:rPr>
            <w:rFonts w:ascii="Trebuchet MS" w:hAnsi="Trebuchet MS"/>
            <w:noProof/>
          </w:rPr>
          <w:t>so that</w:t>
        </w:r>
      </w:ins>
      <w:r w:rsidRPr="00505DF9">
        <w:rPr>
          <w:rFonts w:ascii="Trebuchet MS" w:hAnsi="Trebuchet MS"/>
          <w:noProof/>
        </w:rPr>
        <w:t xml:space="preserve"> the wild </w:t>
      </w:r>
      <w:del w:id="271" w:author="Author">
        <w:r w:rsidRPr="00505DF9">
          <w:rPr>
            <w:rFonts w:ascii="Trebuchet MS" w:hAnsi="Trebuchet MS"/>
            <w:noProof/>
          </w:rPr>
          <w:delText>beasts</w:delText>
        </w:r>
      </w:del>
      <w:ins w:id="272" w:author="Author">
        <w:r w:rsidRPr="00505DF9">
          <w:rPr>
            <w:rFonts w:ascii="Trebuchet MS" w:hAnsi="Trebuchet MS"/>
            <w:noProof/>
          </w:rPr>
          <w:t>animals</w:t>
        </w:r>
      </w:ins>
      <w:r w:rsidRPr="00505DF9">
        <w:rPr>
          <w:rFonts w:ascii="Trebuchet MS" w:hAnsi="Trebuchet MS"/>
          <w:noProof/>
        </w:rPr>
        <w:t xml:space="preserve"> of the field </w:t>
      </w:r>
      <w:del w:id="273" w:author="Author">
        <w:r w:rsidRPr="00505DF9">
          <w:rPr>
            <w:rFonts w:ascii="Trebuchet MS" w:hAnsi="Trebuchet MS"/>
            <w:noProof/>
          </w:rPr>
          <w:delText>may</w:delText>
        </w:r>
      </w:del>
      <w:ins w:id="274" w:author="Author">
        <w:r w:rsidRPr="00505DF9">
          <w:rPr>
            <w:rFonts w:ascii="Trebuchet MS" w:hAnsi="Trebuchet MS"/>
            <w:noProof/>
          </w:rPr>
          <w:t>will not</w:t>
        </w:r>
      </w:ins>
      <w:r w:rsidRPr="00505DF9">
        <w:rPr>
          <w:rFonts w:ascii="Trebuchet MS" w:hAnsi="Trebuchet MS"/>
          <w:noProof/>
        </w:rPr>
        <w:t xml:space="preserve"> multiply against you. </w:t>
      </w:r>
      <w:r w:rsidRPr="00505DF9">
        <w:rPr>
          <w:rFonts w:ascii="Trebuchet MS" w:hAnsi="Trebuchet MS"/>
          <w:b/>
          <w:noProof/>
        </w:rPr>
        <w:t xml:space="preserve">7:23 </w:t>
      </w:r>
      <w:del w:id="275" w:author="Author">
        <w:r w:rsidRPr="00505DF9">
          <w:rPr>
            <w:rFonts w:ascii="Trebuchet MS" w:hAnsi="Trebuchet MS"/>
            <w:noProof/>
          </w:rPr>
          <w:delText xml:space="preserve">And </w:delText>
        </w:r>
      </w:del>
      <w:r w:rsidRPr="00505DF9">
        <w:rPr>
          <w:rFonts w:ascii="Trebuchet MS" w:hAnsi="Trebuchet MS"/>
          <w:noProof/>
        </w:rPr>
        <w:t xml:space="preserve">Jehovah your God will </w:t>
      </w:r>
      <w:del w:id="276" w:author="Author">
        <w:r w:rsidRPr="00505DF9">
          <w:rPr>
            <w:rFonts w:ascii="Trebuchet MS" w:hAnsi="Trebuchet MS"/>
            <w:noProof/>
          </w:rPr>
          <w:delText>indeed abandon</w:delText>
        </w:r>
      </w:del>
      <w:ins w:id="277" w:author="Author">
        <w:r w:rsidRPr="00505DF9">
          <w:rPr>
            <w:rFonts w:ascii="Trebuchet MS" w:hAnsi="Trebuchet MS"/>
            <w:noProof/>
          </w:rPr>
          <w:t>give</w:t>
        </w:r>
      </w:ins>
      <w:r w:rsidRPr="00505DF9">
        <w:rPr>
          <w:rFonts w:ascii="Trebuchet MS" w:hAnsi="Trebuchet MS"/>
          <w:noProof/>
        </w:rPr>
        <w:t xml:space="preserve"> them </w:t>
      </w:r>
      <w:ins w:id="278" w:author="Author">
        <w:r w:rsidRPr="00505DF9">
          <w:rPr>
            <w:rFonts w:ascii="Trebuchet MS" w:hAnsi="Trebuchet MS"/>
            <w:noProof/>
          </w:rPr>
          <w:t xml:space="preserve">over </w:t>
        </w:r>
      </w:ins>
      <w:r w:rsidRPr="00505DF9">
        <w:rPr>
          <w:rFonts w:ascii="Trebuchet MS" w:hAnsi="Trebuchet MS"/>
          <w:noProof/>
        </w:rPr>
        <w:t xml:space="preserve">to you and </w:t>
      </w:r>
      <w:del w:id="279" w:author="Author">
        <w:r w:rsidRPr="00505DF9">
          <w:rPr>
            <w:rFonts w:ascii="Trebuchet MS" w:hAnsi="Trebuchet MS"/>
            <w:noProof/>
          </w:rPr>
          <w:delText>rout</w:delText>
        </w:r>
      </w:del>
      <w:ins w:id="280" w:author="Author">
        <w:r w:rsidRPr="00505DF9">
          <w:rPr>
            <w:rFonts w:ascii="Trebuchet MS" w:hAnsi="Trebuchet MS"/>
            <w:noProof/>
          </w:rPr>
          <w:t>utterly defeat</w:t>
        </w:r>
      </w:ins>
      <w:r w:rsidRPr="00505DF9">
        <w:rPr>
          <w:rFonts w:ascii="Trebuchet MS" w:hAnsi="Trebuchet MS"/>
          <w:noProof/>
        </w:rPr>
        <w:t xml:space="preserve"> them </w:t>
      </w:r>
      <w:del w:id="281" w:author="Author">
        <w:r w:rsidRPr="00505DF9">
          <w:rPr>
            <w:rFonts w:ascii="Trebuchet MS" w:hAnsi="Trebuchet MS"/>
            <w:noProof/>
          </w:rPr>
          <w:delText xml:space="preserve">with a great rout, </w:delText>
        </w:r>
      </w:del>
      <w:r w:rsidRPr="00505DF9">
        <w:rPr>
          <w:rFonts w:ascii="Trebuchet MS" w:hAnsi="Trebuchet MS"/>
          <w:noProof/>
        </w:rPr>
        <w:t xml:space="preserve">until they are annihilated. </w:t>
      </w:r>
      <w:r w:rsidRPr="00505DF9">
        <w:rPr>
          <w:rFonts w:ascii="Trebuchet MS" w:hAnsi="Trebuchet MS"/>
          <w:b/>
          <w:noProof/>
        </w:rPr>
        <w:t xml:space="preserve">7:24 </w:t>
      </w:r>
      <w:del w:id="282" w:author="Author">
        <w:r w:rsidRPr="00505DF9">
          <w:rPr>
            <w:rFonts w:ascii="Trebuchet MS" w:hAnsi="Trebuchet MS"/>
            <w:noProof/>
          </w:rPr>
          <w:delText>And he</w:delText>
        </w:r>
      </w:del>
      <w:ins w:id="283" w:author="Author">
        <w:r w:rsidRPr="00505DF9">
          <w:rPr>
            <w:rFonts w:ascii="Trebuchet MS" w:hAnsi="Trebuchet MS"/>
            <w:noProof/>
          </w:rPr>
          <w:t>He</w:t>
        </w:r>
      </w:ins>
      <w:r w:rsidRPr="00505DF9">
        <w:rPr>
          <w:rFonts w:ascii="Trebuchet MS" w:hAnsi="Trebuchet MS"/>
          <w:noProof/>
        </w:rPr>
        <w:t xml:space="preserve"> will </w:t>
      </w:r>
      <w:del w:id="284" w:author="Author">
        <w:r w:rsidRPr="00505DF9">
          <w:rPr>
            <w:rFonts w:ascii="Trebuchet MS" w:hAnsi="Trebuchet MS"/>
            <w:noProof/>
          </w:rPr>
          <w:delText xml:space="preserve">certainly </w:delText>
        </w:r>
      </w:del>
      <w:r w:rsidRPr="00505DF9">
        <w:rPr>
          <w:rFonts w:ascii="Trebuchet MS" w:hAnsi="Trebuchet MS"/>
          <w:noProof/>
        </w:rPr>
        <w:t xml:space="preserve">give their kings into your hand, and you </w:t>
      </w:r>
      <w:del w:id="285" w:author="Author">
        <w:r w:rsidRPr="00505DF9">
          <w:rPr>
            <w:rFonts w:ascii="Trebuchet MS" w:hAnsi="Trebuchet MS"/>
            <w:noProof/>
          </w:rPr>
          <w:delText>must destroy</w:delText>
        </w:r>
      </w:del>
      <w:ins w:id="286" w:author="Author">
        <w:r w:rsidRPr="00505DF9">
          <w:rPr>
            <w:rFonts w:ascii="Trebuchet MS" w:hAnsi="Trebuchet MS"/>
            <w:noProof/>
          </w:rPr>
          <w:t>will wipe out</w:t>
        </w:r>
      </w:ins>
      <w:r w:rsidRPr="00505DF9">
        <w:rPr>
          <w:rFonts w:ascii="Trebuchet MS" w:hAnsi="Trebuchet MS"/>
          <w:noProof/>
        </w:rPr>
        <w:t xml:space="preserve"> their names from under the heavens. Nobody will </w:t>
      </w:r>
      <w:del w:id="287" w:author="Author">
        <w:r w:rsidRPr="00505DF9">
          <w:rPr>
            <w:rFonts w:ascii="Trebuchet MS" w:hAnsi="Trebuchet MS"/>
            <w:noProof/>
          </w:rPr>
          <w:delText xml:space="preserve">take a firm </w:delText>
        </w:r>
      </w:del>
      <w:r w:rsidRPr="00505DF9">
        <w:rPr>
          <w:rFonts w:ascii="Trebuchet MS" w:hAnsi="Trebuchet MS"/>
          <w:noProof/>
        </w:rPr>
        <w:t xml:space="preserve">stand </w:t>
      </w:r>
      <w:del w:id="288" w:author="Author">
        <w:r w:rsidRPr="00505DF9">
          <w:rPr>
            <w:rFonts w:ascii="Trebuchet MS" w:hAnsi="Trebuchet MS"/>
            <w:noProof/>
          </w:rPr>
          <w:delText>against</w:delText>
        </w:r>
      </w:del>
      <w:ins w:id="289" w:author="Author">
        <w:r w:rsidRPr="00505DF9">
          <w:rPr>
            <w:rFonts w:ascii="Trebuchet MS" w:hAnsi="Trebuchet MS"/>
            <w:noProof/>
          </w:rPr>
          <w:t>up to</w:t>
        </w:r>
      </w:ins>
      <w:r w:rsidRPr="00505DF9">
        <w:rPr>
          <w:rFonts w:ascii="Trebuchet MS" w:hAnsi="Trebuchet MS"/>
          <w:noProof/>
        </w:rPr>
        <w:t xml:space="preserve"> you, until you have exterminated them. </w:t>
      </w:r>
      <w:r w:rsidRPr="00505DF9">
        <w:rPr>
          <w:rFonts w:ascii="Trebuchet MS" w:hAnsi="Trebuchet MS"/>
          <w:b/>
          <w:noProof/>
        </w:rPr>
        <w:t xml:space="preserve">7:25 </w:t>
      </w:r>
      <w:del w:id="290" w:author="Author">
        <w:r w:rsidRPr="00505DF9">
          <w:rPr>
            <w:rFonts w:ascii="Trebuchet MS" w:hAnsi="Trebuchet MS"/>
            <w:noProof/>
          </w:rPr>
          <w:delText xml:space="preserve">The </w:delText>
        </w:r>
      </w:del>
      <w:ins w:id="291" w:author="Author">
        <w:r w:rsidRPr="00505DF9">
          <w:rPr>
            <w:rFonts w:ascii="Trebuchet MS" w:hAnsi="Trebuchet MS"/>
            <w:noProof/>
          </w:rPr>
          <w:t xml:space="preserve">You should burn the </w:t>
        </w:r>
      </w:ins>
      <w:r w:rsidRPr="00505DF9">
        <w:rPr>
          <w:rFonts w:ascii="Trebuchet MS" w:hAnsi="Trebuchet MS"/>
          <w:noProof/>
        </w:rPr>
        <w:t xml:space="preserve">graven images of their gods </w:t>
      </w:r>
      <w:del w:id="292" w:author="Author">
        <w:r w:rsidRPr="00505DF9">
          <w:rPr>
            <w:rFonts w:ascii="Trebuchet MS" w:hAnsi="Trebuchet MS"/>
            <w:noProof/>
            <w:u w:val="dotted"/>
          </w:rPr>
          <w:delText>YOU</w:delText>
        </w:r>
        <w:r w:rsidRPr="00505DF9">
          <w:rPr>
            <w:rFonts w:ascii="Trebuchet MS" w:hAnsi="Trebuchet MS"/>
            <w:noProof/>
          </w:rPr>
          <w:delText xml:space="preserve"> should burn </w:delText>
        </w:r>
      </w:del>
      <w:r w:rsidRPr="00505DF9">
        <w:rPr>
          <w:rFonts w:ascii="Trebuchet MS" w:hAnsi="Trebuchet MS"/>
          <w:noProof/>
        </w:rPr>
        <w:t xml:space="preserve">in the fire. </w:t>
      </w:r>
      <w:del w:id="293" w:author="Author">
        <w:r w:rsidRPr="00505DF9">
          <w:rPr>
            <w:rFonts w:ascii="Trebuchet MS" w:hAnsi="Trebuchet MS"/>
            <w:noProof/>
          </w:rPr>
          <w:delText>You must</w:delText>
        </w:r>
      </w:del>
      <w:ins w:id="294" w:author="Author">
        <w:r w:rsidRPr="00505DF9">
          <w:rPr>
            <w:rFonts w:ascii="Trebuchet MS" w:hAnsi="Trebuchet MS"/>
            <w:noProof/>
          </w:rPr>
          <w:t>Do</w:t>
        </w:r>
      </w:ins>
      <w:r w:rsidRPr="00505DF9">
        <w:rPr>
          <w:rFonts w:ascii="Trebuchet MS" w:hAnsi="Trebuchet MS"/>
          <w:noProof/>
        </w:rPr>
        <w:t xml:space="preserve"> not desire the silver and the gold </w:t>
      </w:r>
      <w:del w:id="295" w:author="Author">
        <w:r w:rsidRPr="00505DF9">
          <w:rPr>
            <w:rFonts w:ascii="Trebuchet MS" w:hAnsi="Trebuchet MS"/>
            <w:noProof/>
          </w:rPr>
          <w:delText>upon</w:delText>
        </w:r>
      </w:del>
      <w:ins w:id="296" w:author="Author">
        <w:r w:rsidRPr="00505DF9">
          <w:rPr>
            <w:rFonts w:ascii="Trebuchet MS" w:hAnsi="Trebuchet MS"/>
            <w:noProof/>
          </w:rPr>
          <w:t>on</w:t>
        </w:r>
      </w:ins>
      <w:r w:rsidRPr="00505DF9">
        <w:rPr>
          <w:rFonts w:ascii="Trebuchet MS" w:hAnsi="Trebuchet MS"/>
          <w:noProof/>
        </w:rPr>
        <w:t xml:space="preserve"> them</w:t>
      </w:r>
      <w:del w:id="297" w:author="Author">
        <w:r w:rsidRPr="00505DF9">
          <w:rPr>
            <w:rFonts w:ascii="Trebuchet MS" w:hAnsi="Trebuchet MS"/>
            <w:noProof/>
          </w:rPr>
          <w:delText>, nor indeed</w:delText>
        </w:r>
      </w:del>
      <w:ins w:id="298" w:author="Author">
        <w:r w:rsidRPr="00505DF9">
          <w:rPr>
            <w:rFonts w:ascii="Trebuchet MS" w:hAnsi="Trebuchet MS"/>
            <w:noProof/>
          </w:rPr>
          <w:t xml:space="preserve"> or</w:t>
        </w:r>
      </w:ins>
      <w:r w:rsidRPr="00505DF9">
        <w:rPr>
          <w:rFonts w:ascii="Trebuchet MS" w:hAnsi="Trebuchet MS"/>
          <w:noProof/>
        </w:rPr>
        <w:t xml:space="preserve"> take it for yourself, </w:t>
      </w:r>
      <w:del w:id="299" w:author="Author">
        <w:r w:rsidRPr="00505DF9">
          <w:rPr>
            <w:rFonts w:ascii="Trebuchet MS" w:hAnsi="Trebuchet MS"/>
            <w:noProof/>
          </w:rPr>
          <w:delText>for fear</w:delText>
        </w:r>
      </w:del>
      <w:ins w:id="300" w:author="Author">
        <w:r w:rsidRPr="00505DF9">
          <w:rPr>
            <w:rFonts w:ascii="Trebuchet MS" w:hAnsi="Trebuchet MS"/>
            <w:noProof/>
          </w:rPr>
          <w:t>so that</w:t>
        </w:r>
      </w:ins>
      <w:r w:rsidRPr="00505DF9">
        <w:rPr>
          <w:rFonts w:ascii="Trebuchet MS" w:hAnsi="Trebuchet MS"/>
          <w:noProof/>
        </w:rPr>
        <w:t xml:space="preserve"> you </w:t>
      </w:r>
      <w:del w:id="301" w:author="Author">
        <w:r w:rsidRPr="00505DF9">
          <w:rPr>
            <w:rFonts w:ascii="Trebuchet MS" w:hAnsi="Trebuchet MS"/>
            <w:noProof/>
          </w:rPr>
          <w:delText>may be</w:delText>
        </w:r>
      </w:del>
      <w:ins w:id="302" w:author="Author">
        <w:r w:rsidRPr="00505DF9">
          <w:rPr>
            <w:rFonts w:ascii="Trebuchet MS" w:hAnsi="Trebuchet MS"/>
            <w:noProof/>
          </w:rPr>
          <w:t>are not</w:t>
        </w:r>
      </w:ins>
      <w:r w:rsidRPr="00505DF9">
        <w:rPr>
          <w:rFonts w:ascii="Trebuchet MS" w:hAnsi="Trebuchet MS"/>
          <w:noProof/>
        </w:rPr>
        <w:t xml:space="preserve"> ensnared by it</w:t>
      </w:r>
      <w:del w:id="303" w:author="Author">
        <w:r w:rsidRPr="00505DF9">
          <w:rPr>
            <w:rFonts w:ascii="Trebuchet MS" w:hAnsi="Trebuchet MS"/>
            <w:noProof/>
          </w:rPr>
          <w:delText>;</w:delText>
        </w:r>
      </w:del>
      <w:ins w:id="304" w:author="Author">
        <w:r w:rsidRPr="00505DF9">
          <w:rPr>
            <w:rFonts w:ascii="Trebuchet MS" w:hAnsi="Trebuchet MS"/>
            <w:noProof/>
          </w:rPr>
          <w:t>,</w:t>
        </w:r>
      </w:ins>
      <w:r w:rsidRPr="00505DF9">
        <w:rPr>
          <w:rFonts w:ascii="Trebuchet MS" w:hAnsi="Trebuchet MS"/>
          <w:noProof/>
        </w:rPr>
        <w:t xml:space="preserve"> for it is </w:t>
      </w:r>
      <w:del w:id="305" w:author="Author">
        <w:r w:rsidRPr="00505DF9">
          <w:rPr>
            <w:rFonts w:ascii="Trebuchet MS" w:hAnsi="Trebuchet MS"/>
            <w:noProof/>
          </w:rPr>
          <w:delText>a thing</w:delText>
        </w:r>
      </w:del>
      <w:ins w:id="306" w:author="Author">
        <w:r w:rsidRPr="00505DF9">
          <w:rPr>
            <w:rFonts w:ascii="Trebuchet MS" w:hAnsi="Trebuchet MS"/>
            <w:noProof/>
          </w:rPr>
          <w:t>something</w:t>
        </w:r>
      </w:ins>
      <w:r w:rsidRPr="00505DF9">
        <w:rPr>
          <w:rFonts w:ascii="Trebuchet MS" w:hAnsi="Trebuchet MS"/>
          <w:noProof/>
        </w:rPr>
        <w:t xml:space="preserve"> detestable to Jehovah your God. </w:t>
      </w:r>
      <w:r w:rsidRPr="00505DF9">
        <w:rPr>
          <w:rFonts w:ascii="Trebuchet MS" w:hAnsi="Trebuchet MS"/>
          <w:b/>
          <w:noProof/>
        </w:rPr>
        <w:t xml:space="preserve">7:26 </w:t>
      </w:r>
      <w:del w:id="307" w:author="Author">
        <w:r w:rsidRPr="00505DF9">
          <w:rPr>
            <w:rFonts w:ascii="Trebuchet MS" w:hAnsi="Trebuchet MS"/>
            <w:noProof/>
          </w:rPr>
          <w:delText>And you</w:delText>
        </w:r>
      </w:del>
      <w:ins w:id="308" w:author="Author">
        <w:r w:rsidRPr="00505DF9">
          <w:rPr>
            <w:rFonts w:ascii="Trebuchet MS" w:hAnsi="Trebuchet MS"/>
            <w:noProof/>
          </w:rPr>
          <w:t>You</w:t>
        </w:r>
      </w:ins>
      <w:r w:rsidRPr="00505DF9">
        <w:rPr>
          <w:rFonts w:ascii="Trebuchet MS" w:hAnsi="Trebuchet MS"/>
          <w:noProof/>
        </w:rPr>
        <w:t xml:space="preserve"> must not bring a detestable thing into your house and </w:t>
      </w:r>
      <w:del w:id="309" w:author="Author">
        <w:r w:rsidRPr="00505DF9">
          <w:rPr>
            <w:rFonts w:ascii="Trebuchet MS" w:hAnsi="Trebuchet MS"/>
            <w:noProof/>
          </w:rPr>
          <w:delText>actually</w:delText>
        </w:r>
      </w:del>
      <w:ins w:id="310" w:author="Author">
        <w:r w:rsidRPr="00505DF9">
          <w:rPr>
            <w:rFonts w:ascii="Trebuchet MS" w:hAnsi="Trebuchet MS"/>
            <w:noProof/>
          </w:rPr>
          <w:t>thereby</w:t>
        </w:r>
      </w:ins>
      <w:r w:rsidRPr="00505DF9">
        <w:rPr>
          <w:rFonts w:ascii="Trebuchet MS" w:hAnsi="Trebuchet MS"/>
          <w:noProof/>
        </w:rPr>
        <w:t xml:space="preserve"> become </w:t>
      </w:r>
      <w:del w:id="311" w:author="Author">
        <w:r w:rsidRPr="00505DF9">
          <w:rPr>
            <w:rFonts w:ascii="Trebuchet MS" w:hAnsi="Trebuchet MS"/>
            <w:noProof/>
          </w:rPr>
          <w:delText>a thing</w:delText>
        </w:r>
      </w:del>
      <w:ins w:id="312" w:author="Author">
        <w:r w:rsidRPr="00505DF9">
          <w:rPr>
            <w:rFonts w:ascii="Trebuchet MS" w:hAnsi="Trebuchet MS"/>
            <w:noProof/>
          </w:rPr>
          <w:t>something</w:t>
        </w:r>
      </w:ins>
      <w:r w:rsidRPr="00505DF9">
        <w:rPr>
          <w:rFonts w:ascii="Trebuchet MS" w:hAnsi="Trebuchet MS"/>
          <w:noProof/>
        </w:rPr>
        <w:t xml:space="preserve"> devoted to destruction like it. You should </w:t>
      </w:r>
      <w:del w:id="313" w:author="Author">
        <w:r w:rsidRPr="00505DF9">
          <w:rPr>
            <w:rFonts w:ascii="Trebuchet MS" w:hAnsi="Trebuchet MS"/>
            <w:noProof/>
          </w:rPr>
          <w:delText>thoroughly</w:delText>
        </w:r>
      </w:del>
      <w:ins w:id="314" w:author="Author">
        <w:r w:rsidRPr="00505DF9">
          <w:rPr>
            <w:rFonts w:ascii="Trebuchet MS" w:hAnsi="Trebuchet MS"/>
            <w:noProof/>
          </w:rPr>
          <w:t>utterly</w:t>
        </w:r>
      </w:ins>
      <w:r w:rsidRPr="00505DF9">
        <w:rPr>
          <w:rFonts w:ascii="Trebuchet MS" w:hAnsi="Trebuchet MS"/>
          <w:noProof/>
        </w:rPr>
        <w:t xml:space="preserve"> loathe it and absolutely detest it, because it is something devoted to destruction.</w:t>
      </w:r>
    </w:p>
    <w:p w:rsidR="00D634DD" w:rsidRPr="00505DF9" w:rsidRDefault="00D634DD" w:rsidP="00D634DD">
      <w:pPr>
        <w:rPr>
          <w:rFonts w:ascii="Trebuchet MS" w:hAnsi="Trebuchet MS"/>
          <w:b/>
        </w:rPr>
      </w:pPr>
    </w:p>
    <w:p w:rsidR="00762BCB" w:rsidRPr="00D634DD" w:rsidRDefault="00762BCB" w:rsidP="00D634DD"/>
    <w:sectPr w:rsidR="00762BCB" w:rsidRPr="00D634DD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462F" w:rsidRDefault="006D462F">
      <w:r>
        <w:separator/>
      </w:r>
    </w:p>
  </w:endnote>
  <w:endnote w:type="continuationSeparator" w:id="0">
    <w:p w:rsidR="006D462F" w:rsidRDefault="006D4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462F" w:rsidRDefault="006D462F">
      <w:r>
        <w:separator/>
      </w:r>
    </w:p>
  </w:footnote>
  <w:footnote w:type="continuationSeparator" w:id="0">
    <w:p w:rsidR="006D462F" w:rsidRDefault="006D462F">
      <w:r>
        <w:continuationSeparator/>
      </w:r>
    </w:p>
  </w:footnote>
  <w:footnote w:id="1">
    <w:p w:rsidR="00D634DD" w:rsidRPr="00505DF9" w:rsidRDefault="00D634DD" w:rsidP="00505DF9">
      <w:pPr>
        <w:pStyle w:val="FootnoteText"/>
        <w:spacing w:after="96"/>
        <w:ind w:firstLine="288"/>
        <w:rPr>
          <w:ins w:id="39" w:author="Author"/>
        </w:rPr>
      </w:pPr>
      <w:ins w:id="40" w:author="Author">
        <w:r w:rsidRPr="00505DF9">
          <w:rPr>
            <w:rStyle w:val="FootnoteReference"/>
          </w:rPr>
          <w:footnoteRef/>
        </w:r>
        <w:r w:rsidRPr="00505DF9">
          <w:t xml:space="preserve"> </w:t>
        </w:r>
        <w:r w:rsidRPr="00505DF9">
          <w:rPr>
            <w:b/>
          </w:rPr>
          <w:t xml:space="preserve">7:3 </w:t>
        </w:r>
        <w:r w:rsidRPr="00505DF9">
          <w:t>Or “not intermarry.”</w:t>
        </w:r>
      </w:ins>
    </w:p>
  </w:footnote>
  <w:footnote w:id="2">
    <w:p w:rsidR="00D634DD" w:rsidRPr="00505DF9" w:rsidRDefault="00D634DD" w:rsidP="00505DF9">
      <w:pPr>
        <w:pStyle w:val="FootnoteText"/>
        <w:spacing w:after="96"/>
        <w:ind w:firstLine="288"/>
        <w:rPr>
          <w:ins w:id="76" w:author="Author"/>
        </w:rPr>
      </w:pPr>
      <w:ins w:id="77" w:author="Author">
        <w:r w:rsidRPr="00505DF9">
          <w:rPr>
            <w:rStyle w:val="FootnoteReference"/>
          </w:rPr>
          <w:footnoteRef/>
        </w:r>
        <w:r w:rsidRPr="00505DF9">
          <w:t xml:space="preserve"> </w:t>
        </w:r>
        <w:r w:rsidRPr="00505DF9">
          <w:rPr>
            <w:b/>
          </w:rPr>
          <w:t xml:space="preserve">7:5 </w:t>
        </w:r>
        <w:r w:rsidRPr="00505DF9">
          <w:t>See Glossary.</w:t>
        </w:r>
      </w:ins>
    </w:p>
  </w:footnote>
  <w:footnote w:id="3">
    <w:p w:rsidR="00D634DD" w:rsidRPr="00505DF9" w:rsidRDefault="00D634DD" w:rsidP="00505DF9">
      <w:pPr>
        <w:pStyle w:val="FootnoteText"/>
        <w:spacing w:after="96"/>
        <w:ind w:firstLine="288"/>
        <w:rPr>
          <w:ins w:id="86" w:author="Author"/>
        </w:rPr>
      </w:pPr>
      <w:ins w:id="87" w:author="Author">
        <w:r w:rsidRPr="00505DF9">
          <w:rPr>
            <w:rStyle w:val="FootnoteReference"/>
          </w:rPr>
          <w:footnoteRef/>
        </w:r>
        <w:r w:rsidRPr="00505DF9">
          <w:t xml:space="preserve"> </w:t>
        </w:r>
        <w:r w:rsidRPr="00505DF9">
          <w:rPr>
            <w:b/>
          </w:rPr>
          <w:t xml:space="preserve">7:6 </w:t>
        </w:r>
        <w:r w:rsidRPr="00505DF9">
          <w:t>Or “treasured possession.”</w:t>
        </w:r>
      </w:ins>
    </w:p>
  </w:footnote>
  <w:footnote w:id="4">
    <w:p w:rsidR="00D634DD" w:rsidRPr="00505DF9" w:rsidRDefault="00D634DD" w:rsidP="00505DF9">
      <w:pPr>
        <w:pStyle w:val="FootnoteText"/>
        <w:spacing w:after="96"/>
        <w:ind w:firstLine="288"/>
        <w:rPr>
          <w:ins w:id="127" w:author="Author"/>
        </w:rPr>
      </w:pPr>
      <w:ins w:id="128" w:author="Author">
        <w:r w:rsidRPr="00505DF9">
          <w:rPr>
            <w:rStyle w:val="FootnoteReference"/>
          </w:rPr>
          <w:footnoteRef/>
        </w:r>
        <w:r w:rsidRPr="00505DF9">
          <w:t xml:space="preserve"> </w:t>
        </w:r>
        <w:r w:rsidRPr="00505DF9">
          <w:rPr>
            <w:b/>
          </w:rPr>
          <w:t xml:space="preserve">7:8 </w:t>
        </w:r>
        <w:r w:rsidRPr="00505DF9">
          <w:t>Lit., “hand.”</w:t>
        </w:r>
      </w:ins>
    </w:p>
  </w:footnote>
  <w:footnote w:id="5">
    <w:p w:rsidR="00D634DD" w:rsidRPr="00505DF9" w:rsidRDefault="00D634DD" w:rsidP="00505DF9">
      <w:pPr>
        <w:pStyle w:val="FootnoteText"/>
        <w:spacing w:after="96"/>
        <w:ind w:firstLine="288"/>
        <w:rPr>
          <w:ins w:id="170" w:author="Author"/>
        </w:rPr>
      </w:pPr>
      <w:ins w:id="171" w:author="Author">
        <w:r w:rsidRPr="00505DF9">
          <w:rPr>
            <w:rStyle w:val="FootnoteReference"/>
          </w:rPr>
          <w:footnoteRef/>
        </w:r>
        <w:r w:rsidRPr="00505DF9">
          <w:t xml:space="preserve"> </w:t>
        </w:r>
        <w:r w:rsidRPr="00505DF9">
          <w:rPr>
            <w:b/>
          </w:rPr>
          <w:t xml:space="preserve">7:13 </w:t>
        </w:r>
        <w:r w:rsidRPr="00505DF9">
          <w:t>Lit., “bless the fruit of your womb.”</w:t>
        </w:r>
      </w:ins>
    </w:p>
  </w:footnote>
  <w:footnote w:id="6">
    <w:p w:rsidR="00D634DD" w:rsidRPr="00505DF9" w:rsidRDefault="00D634DD" w:rsidP="00505DF9">
      <w:pPr>
        <w:pStyle w:val="FootnoteText"/>
        <w:spacing w:after="96"/>
        <w:ind w:firstLine="288"/>
        <w:rPr>
          <w:ins w:id="211" w:author="Author"/>
        </w:rPr>
      </w:pPr>
      <w:ins w:id="212" w:author="Author">
        <w:r w:rsidRPr="00505DF9">
          <w:rPr>
            <w:rStyle w:val="FootnoteReference"/>
          </w:rPr>
          <w:footnoteRef/>
        </w:r>
        <w:r w:rsidRPr="00505DF9">
          <w:t xml:space="preserve"> </w:t>
        </w:r>
        <w:r w:rsidRPr="00505DF9">
          <w:rPr>
            <w:b/>
          </w:rPr>
          <w:t xml:space="preserve">7:16 </w:t>
        </w:r>
        <w:r w:rsidRPr="00505DF9">
          <w:t>Lit., “devour.”</w:t>
        </w:r>
      </w:ins>
    </w:p>
  </w:footnote>
  <w:footnote w:id="7">
    <w:p w:rsidR="00D634DD" w:rsidRPr="00505DF9" w:rsidRDefault="00D634DD" w:rsidP="00505DF9">
      <w:pPr>
        <w:pStyle w:val="FootnoteText"/>
        <w:spacing w:after="96"/>
        <w:ind w:firstLine="288"/>
        <w:rPr>
          <w:ins w:id="217" w:author="Author"/>
        </w:rPr>
      </w:pPr>
      <w:ins w:id="218" w:author="Author">
        <w:r w:rsidRPr="00505DF9">
          <w:rPr>
            <w:rStyle w:val="FootnoteReference"/>
          </w:rPr>
          <w:footnoteRef/>
        </w:r>
        <w:r w:rsidRPr="00505DF9">
          <w:t xml:space="preserve"> </w:t>
        </w:r>
        <w:r w:rsidRPr="00505DF9">
          <w:rPr>
            <w:b/>
          </w:rPr>
          <w:t xml:space="preserve">7:16 </w:t>
        </w:r>
        <w:r w:rsidRPr="00505DF9">
          <w:t>Lit., “Your eye.”</w:t>
        </w:r>
      </w:ins>
    </w:p>
  </w:footnote>
  <w:footnote w:id="8">
    <w:p w:rsidR="00D634DD" w:rsidRPr="00505DF9" w:rsidRDefault="00D634DD" w:rsidP="00505DF9">
      <w:pPr>
        <w:pStyle w:val="FootnoteText"/>
        <w:spacing w:after="96"/>
        <w:ind w:firstLine="288"/>
        <w:rPr>
          <w:ins w:id="235" w:author="Author"/>
        </w:rPr>
      </w:pPr>
      <w:ins w:id="236" w:author="Author">
        <w:r w:rsidRPr="00505DF9">
          <w:rPr>
            <w:rStyle w:val="FootnoteReference"/>
          </w:rPr>
          <w:footnoteRef/>
        </w:r>
        <w:r w:rsidRPr="00505DF9">
          <w:t xml:space="preserve"> </w:t>
        </w:r>
        <w:r w:rsidRPr="00505DF9">
          <w:rPr>
            <w:b/>
          </w:rPr>
          <w:t xml:space="preserve">7:19 </w:t>
        </w:r>
        <w:r w:rsidRPr="00505DF9">
          <w:t>Or “trials.”</w:t>
        </w:r>
      </w:ins>
    </w:p>
  </w:footnote>
  <w:footnote w:id="9">
    <w:p w:rsidR="00D634DD" w:rsidRPr="00505DF9" w:rsidRDefault="00D634DD" w:rsidP="00505DF9">
      <w:pPr>
        <w:pStyle w:val="FootnoteText"/>
        <w:spacing w:after="96"/>
        <w:ind w:firstLine="288"/>
        <w:rPr>
          <w:ins w:id="248" w:author="Author"/>
        </w:rPr>
      </w:pPr>
      <w:ins w:id="249" w:author="Author">
        <w:r w:rsidRPr="00505DF9">
          <w:rPr>
            <w:rStyle w:val="FootnoteReference"/>
          </w:rPr>
          <w:footnoteRef/>
        </w:r>
        <w:r w:rsidRPr="00505DF9">
          <w:t xml:space="preserve"> </w:t>
        </w:r>
        <w:r w:rsidRPr="00505DF9">
          <w:rPr>
            <w:b/>
          </w:rPr>
          <w:t xml:space="preserve">7:20 </w:t>
        </w:r>
        <w:r w:rsidRPr="00505DF9">
          <w:t>Or possibly, “panic; terror.”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30338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30338">
        <w:t>Deuteronomy Chapter 7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30338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30338">
      <w:rPr>
        <w:noProof/>
        <w:snapToGrid w:val="0"/>
      </w:rPr>
      <w:t>Deuteronomy 07.Revised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30338">
        <w:t>Deuteronomy Chapter 7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30338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30338">
      <w:rPr>
        <w:noProof/>
        <w:snapToGrid w:val="0"/>
      </w:rPr>
      <w:t>Deuteronomy 07.Revised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30338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3033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30338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30338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62F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D462F"/>
    <w:rsid w:val="006E0169"/>
    <w:rsid w:val="0075006C"/>
    <w:rsid w:val="00762BCB"/>
    <w:rsid w:val="00796D66"/>
    <w:rsid w:val="007A584B"/>
    <w:rsid w:val="00830338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34DD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62178ef2b12245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D634DD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634DD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D634D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D634DD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634DD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D634D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62178ef2b12245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1</ap:TotalTime>
  <ap:Pages>3</ap:Pages>
  <ap:Words>1171</ap:Words>
  <ap:Characters>5177</ap:Characters>
  <ap:Application>Microsoft Office Word</ap:Application>
  <ap:DocSecurity>0</ap:DocSecurity>
  <ap:Lines>86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6339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7</dc:title>
  <dc:subject/>
  <dc:creator>Ruth Farrugia</dc:creator>
  <cp:keywords/>
  <dc:description/>
  <cp:lastModifiedBy>Ruth Farrugia</cp:lastModifiedBy>
  <cp:revision>3</cp:revision>
  <dcterms:created xsi:type="dcterms:W3CDTF">2020-08-26T14:05:00Z</dcterms:created>
  <dcterms:modified xsi:type="dcterms:W3CDTF">2020-08-26T14:06:00Z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07.docx</vt:lpwstr>
  </property>
  <property fmtid="{D5CDD505-2E9C-101B-9397-08002B2CF9AE}" pid="9" name="_TranslationDocumentId">
    <vt:i4>19490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5007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