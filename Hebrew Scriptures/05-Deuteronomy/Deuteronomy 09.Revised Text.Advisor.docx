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9E7" w:rsidRPr="009C3696" w:rsidRDefault="00ED39E7" w:rsidP="00ED39E7">
      <w:pPr>
        <w:rPr>
          <w:rFonts w:ascii="Trebuchet MS" w:hAnsi="Trebuchet MS"/>
          <w:noProof/>
        </w:rPr>
      </w:pPr>
      <w:bookmarkStart w:id="0" w:name="_GoBack"/>
      <w:bookmarkEnd w:id="0"/>
      <w:r w:rsidRPr="009C3696">
        <w:rPr>
          <w:rFonts w:ascii="Trebuchet MS" w:hAnsi="Trebuchet MS"/>
          <w:b/>
        </w:rPr>
        <w:t xml:space="preserve">9:1 </w:t>
      </w:r>
      <w:r w:rsidRPr="009C3696">
        <w:rPr>
          <w:rFonts w:ascii="Trebuchet MS" w:hAnsi="Trebuchet MS"/>
          <w:noProof/>
        </w:rPr>
        <w:t xml:space="preserve">“Hear, O Israel, </w:t>
      </w:r>
      <w:ins w:id="1" w:author="Author">
        <w:r w:rsidRPr="009C3696">
          <w:rPr>
            <w:rFonts w:ascii="Trebuchet MS" w:hAnsi="Trebuchet MS"/>
            <w:noProof/>
          </w:rPr>
          <w:t xml:space="preserve">today </w:t>
        </w:r>
      </w:ins>
      <w:r w:rsidRPr="009C3696">
        <w:rPr>
          <w:rFonts w:ascii="Trebuchet MS" w:hAnsi="Trebuchet MS"/>
          <w:noProof/>
        </w:rPr>
        <w:t>you are</w:t>
      </w:r>
      <w:del w:id="2" w:author="Author">
        <w:r w:rsidRPr="009C3696">
          <w:rPr>
            <w:rFonts w:ascii="Trebuchet MS" w:hAnsi="Trebuchet MS"/>
            <w:noProof/>
          </w:rPr>
          <w:delText xml:space="preserve"> today</w:delText>
        </w:r>
      </w:del>
      <w:r w:rsidRPr="009C3696">
        <w:rPr>
          <w:rFonts w:ascii="Trebuchet MS" w:hAnsi="Trebuchet MS"/>
          <w:noProof/>
        </w:rPr>
        <w:t xml:space="preserve"> crossing the Jordan to go in and dispossess nations greater and mightier than you, cities great and fortified to the heavens,</w:t>
      </w:r>
      <w:ins w:id="3" w:author="Author">
        <w:r w:rsidRPr="009C3696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9C3696">
        <w:rPr>
          <w:rFonts w:ascii="Trebuchet MS" w:hAnsi="Trebuchet MS"/>
          <w:noProof/>
        </w:rPr>
        <w:t xml:space="preserve"> </w:t>
      </w:r>
      <w:r w:rsidRPr="009C3696">
        <w:rPr>
          <w:rFonts w:ascii="Trebuchet MS" w:hAnsi="Trebuchet MS"/>
          <w:b/>
          <w:noProof/>
        </w:rPr>
        <w:t xml:space="preserve">9:2 </w:t>
      </w:r>
      <w:r w:rsidRPr="009C3696">
        <w:rPr>
          <w:rFonts w:ascii="Trebuchet MS" w:hAnsi="Trebuchet MS"/>
          <w:noProof/>
        </w:rPr>
        <w:t xml:space="preserve">a people great and tall, the sons of </w:t>
      </w:r>
      <w:ins w:id="6" w:author="Author">
        <w:r w:rsidRPr="009C3696">
          <w:rPr>
            <w:rFonts w:ascii="Trebuchet MS" w:hAnsi="Trebuchet MS"/>
            <w:noProof/>
          </w:rPr>
          <w:t xml:space="preserve">the </w:t>
        </w:r>
      </w:ins>
      <w:r w:rsidRPr="009C3696">
        <w:rPr>
          <w:rFonts w:ascii="Trebuchet MS" w:hAnsi="Trebuchet MS"/>
          <w:noProof/>
        </w:rPr>
        <w:t xml:space="preserve">An′a·kim, about whom you </w:t>
      </w:r>
      <w:del w:id="7" w:author="Author">
        <w:r w:rsidRPr="009C3696">
          <w:rPr>
            <w:rFonts w:ascii="Trebuchet MS" w:hAnsi="Trebuchet MS"/>
            <w:noProof/>
          </w:rPr>
          <w:delText>yourself have known</w:delText>
        </w:r>
      </w:del>
      <w:ins w:id="8" w:author="Author">
        <w:r w:rsidRPr="009C3696">
          <w:rPr>
            <w:rFonts w:ascii="Trebuchet MS" w:hAnsi="Trebuchet MS"/>
            <w:noProof/>
          </w:rPr>
          <w:t>know</w:t>
        </w:r>
      </w:ins>
      <w:r w:rsidRPr="009C3696">
        <w:rPr>
          <w:rFonts w:ascii="Trebuchet MS" w:hAnsi="Trebuchet MS"/>
          <w:noProof/>
        </w:rPr>
        <w:t xml:space="preserve"> and </w:t>
      </w:r>
      <w:del w:id="9" w:author="Author">
        <w:r w:rsidRPr="009C3696">
          <w:rPr>
            <w:rFonts w:ascii="Trebuchet MS" w:hAnsi="Trebuchet MS"/>
            <w:noProof/>
          </w:rPr>
          <w:delText xml:space="preserve">you yourself </w:delText>
        </w:r>
      </w:del>
      <w:r w:rsidRPr="009C3696">
        <w:rPr>
          <w:rFonts w:ascii="Trebuchet MS" w:hAnsi="Trebuchet MS"/>
          <w:noProof/>
        </w:rPr>
        <w:t xml:space="preserve">have heard it said, ‘Who can </w:t>
      </w:r>
      <w:del w:id="10" w:author="Author">
        <w:r w:rsidRPr="009C3696">
          <w:rPr>
            <w:rFonts w:ascii="Trebuchet MS" w:hAnsi="Trebuchet MS"/>
            <w:noProof/>
          </w:rPr>
          <w:delText xml:space="preserve">make a firm </w:delText>
        </w:r>
      </w:del>
      <w:r w:rsidRPr="009C3696">
        <w:rPr>
          <w:rFonts w:ascii="Trebuchet MS" w:hAnsi="Trebuchet MS"/>
          <w:noProof/>
        </w:rPr>
        <w:t xml:space="preserve">stand </w:t>
      </w:r>
      <w:del w:id="11" w:author="Author">
        <w:r w:rsidRPr="009C3696">
          <w:rPr>
            <w:rFonts w:ascii="Trebuchet MS" w:hAnsi="Trebuchet MS"/>
            <w:noProof/>
          </w:rPr>
          <w:delText>before</w:delText>
        </w:r>
      </w:del>
      <w:ins w:id="12" w:author="Author">
        <w:r w:rsidRPr="009C3696">
          <w:rPr>
            <w:rFonts w:ascii="Trebuchet MS" w:hAnsi="Trebuchet MS"/>
            <w:noProof/>
          </w:rPr>
          <w:t>up to</w:t>
        </w:r>
      </w:ins>
      <w:r w:rsidRPr="009C3696">
        <w:rPr>
          <w:rFonts w:ascii="Trebuchet MS" w:hAnsi="Trebuchet MS"/>
          <w:noProof/>
        </w:rPr>
        <w:t xml:space="preserve"> the sons of A′nak?’ </w:t>
      </w:r>
      <w:r w:rsidRPr="009C3696">
        <w:rPr>
          <w:rFonts w:ascii="Trebuchet MS" w:hAnsi="Trebuchet MS"/>
          <w:b/>
          <w:noProof/>
        </w:rPr>
        <w:t xml:space="preserve">9:3 </w:t>
      </w:r>
      <w:del w:id="13" w:author="Author">
        <w:r w:rsidRPr="009C3696">
          <w:rPr>
            <w:rFonts w:ascii="Trebuchet MS" w:hAnsi="Trebuchet MS"/>
            <w:noProof/>
          </w:rPr>
          <w:delText>And</w:delText>
        </w:r>
      </w:del>
      <w:ins w:id="14" w:author="Author">
        <w:r w:rsidRPr="009C3696">
          <w:rPr>
            <w:rFonts w:ascii="Trebuchet MS" w:hAnsi="Trebuchet MS"/>
            <w:noProof/>
          </w:rPr>
          <w:t>Therefore,</w:t>
        </w:r>
      </w:ins>
      <w:r w:rsidRPr="009C3696">
        <w:rPr>
          <w:rFonts w:ascii="Trebuchet MS" w:hAnsi="Trebuchet MS"/>
          <w:noProof/>
        </w:rPr>
        <w:t xml:space="preserve"> you </w:t>
      </w:r>
      <w:del w:id="15" w:author="Author">
        <w:r w:rsidRPr="009C3696">
          <w:rPr>
            <w:rFonts w:ascii="Trebuchet MS" w:hAnsi="Trebuchet MS"/>
            <w:noProof/>
          </w:rPr>
          <w:delText>well</w:delText>
        </w:r>
      </w:del>
      <w:ins w:id="16" w:author="Author">
        <w:r w:rsidRPr="009C3696">
          <w:rPr>
            <w:rFonts w:ascii="Trebuchet MS" w:hAnsi="Trebuchet MS"/>
            <w:noProof/>
          </w:rPr>
          <w:t>should</w:t>
        </w:r>
      </w:ins>
      <w:r w:rsidRPr="009C3696">
        <w:rPr>
          <w:rFonts w:ascii="Trebuchet MS" w:hAnsi="Trebuchet MS"/>
          <w:noProof/>
        </w:rPr>
        <w:t xml:space="preserve"> know </w:t>
      </w:r>
      <w:del w:id="17" w:author="Author">
        <w:r w:rsidRPr="009C3696">
          <w:rPr>
            <w:rFonts w:ascii="Trebuchet MS" w:hAnsi="Trebuchet MS"/>
            <w:noProof/>
          </w:rPr>
          <w:delText>today</w:delText>
        </w:r>
      </w:del>
      <w:ins w:id="18" w:author="Author">
        <w:r w:rsidRPr="009C3696">
          <w:rPr>
            <w:rFonts w:ascii="Trebuchet MS" w:hAnsi="Trebuchet MS"/>
            <w:noProof/>
          </w:rPr>
          <w:t>this day</w:t>
        </w:r>
      </w:ins>
      <w:r w:rsidRPr="009C3696">
        <w:rPr>
          <w:rFonts w:ascii="Trebuchet MS" w:hAnsi="Trebuchet MS"/>
          <w:noProof/>
        </w:rPr>
        <w:t xml:space="preserve"> that Jehovah your God </w:t>
      </w:r>
      <w:del w:id="19" w:author="Author">
        <w:r w:rsidRPr="009C3696">
          <w:rPr>
            <w:rFonts w:ascii="Trebuchet MS" w:hAnsi="Trebuchet MS"/>
            <w:noProof/>
          </w:rPr>
          <w:delText>is crossing before</w:delText>
        </w:r>
      </w:del>
      <w:ins w:id="20" w:author="Author">
        <w:r w:rsidRPr="009C3696">
          <w:rPr>
            <w:rFonts w:ascii="Trebuchet MS" w:hAnsi="Trebuchet MS"/>
            <w:noProof/>
          </w:rPr>
          <w:t>will cross ahead of</w:t>
        </w:r>
      </w:ins>
      <w:r w:rsidRPr="009C3696">
        <w:rPr>
          <w:rFonts w:ascii="Trebuchet MS" w:hAnsi="Trebuchet MS"/>
          <w:noProof/>
        </w:rPr>
        <w:t xml:space="preserve"> you. </w:t>
      </w:r>
      <w:del w:id="21" w:author="Author">
        <w:r w:rsidRPr="009C3696">
          <w:rPr>
            <w:rFonts w:ascii="Trebuchet MS" w:hAnsi="Trebuchet MS"/>
            <w:noProof/>
          </w:rPr>
          <w:delText>A</w:delText>
        </w:r>
      </w:del>
      <w:ins w:id="22" w:author="Author">
        <w:r w:rsidRPr="009C3696">
          <w:rPr>
            <w:rFonts w:ascii="Trebuchet MS" w:hAnsi="Trebuchet MS"/>
            <w:noProof/>
          </w:rPr>
          <w:t>He is a</w:t>
        </w:r>
      </w:ins>
      <w:r w:rsidRPr="009C3696">
        <w:rPr>
          <w:rFonts w:ascii="Trebuchet MS" w:hAnsi="Trebuchet MS"/>
          <w:noProof/>
        </w:rPr>
        <w:t xml:space="preserve"> consuming fire</w:t>
      </w:r>
      <w:ins w:id="23" w:author="Author">
        <w:r w:rsidRPr="009C3696">
          <w:rPr>
            <w:rFonts w:ascii="Trebuchet MS" w:hAnsi="Trebuchet MS"/>
            <w:noProof/>
          </w:rPr>
          <w:t>, and</w:t>
        </w:r>
      </w:ins>
      <w:r w:rsidRPr="009C3696">
        <w:rPr>
          <w:rFonts w:ascii="Trebuchet MS" w:hAnsi="Trebuchet MS"/>
          <w:noProof/>
        </w:rPr>
        <w:t xml:space="preserve"> he </w:t>
      </w:r>
      <w:del w:id="24" w:author="Author">
        <w:r w:rsidRPr="009C3696">
          <w:rPr>
            <w:rFonts w:ascii="Trebuchet MS" w:hAnsi="Trebuchet MS"/>
            <w:noProof/>
          </w:rPr>
          <w:delText xml:space="preserve">is. He </w:delText>
        </w:r>
      </w:del>
      <w:r w:rsidRPr="009C3696">
        <w:rPr>
          <w:rFonts w:ascii="Trebuchet MS" w:hAnsi="Trebuchet MS"/>
          <w:noProof/>
        </w:rPr>
        <w:t>will annihilate them</w:t>
      </w:r>
      <w:del w:id="25" w:author="Author">
        <w:r w:rsidRPr="009C3696">
          <w:rPr>
            <w:rFonts w:ascii="Trebuchet MS" w:hAnsi="Trebuchet MS"/>
            <w:noProof/>
          </w:rPr>
          <w:delText>, and he himself</w:delText>
        </w:r>
      </w:del>
      <w:ins w:id="26" w:author="Author">
        <w:r w:rsidRPr="009C3696">
          <w:rPr>
            <w:rFonts w:ascii="Trebuchet MS" w:hAnsi="Trebuchet MS"/>
            <w:noProof/>
          </w:rPr>
          <w:t>. He</w:t>
        </w:r>
      </w:ins>
      <w:r w:rsidRPr="009C3696">
        <w:rPr>
          <w:rFonts w:ascii="Trebuchet MS" w:hAnsi="Trebuchet MS"/>
          <w:noProof/>
        </w:rPr>
        <w:t xml:space="preserve"> will subdue them before </w:t>
      </w:r>
      <w:ins w:id="27" w:author="Author">
        <w:r w:rsidRPr="009C3696">
          <w:rPr>
            <w:rFonts w:ascii="Trebuchet MS" w:hAnsi="Trebuchet MS"/>
            <w:noProof/>
          </w:rPr>
          <w:t xml:space="preserve">your eyes so that </w:t>
        </w:r>
      </w:ins>
      <w:r w:rsidRPr="009C3696">
        <w:rPr>
          <w:rFonts w:ascii="Trebuchet MS" w:hAnsi="Trebuchet MS"/>
          <w:noProof/>
        </w:rPr>
        <w:t>you</w:t>
      </w:r>
      <w:del w:id="28" w:author="Author">
        <w:r w:rsidRPr="009C3696">
          <w:rPr>
            <w:rFonts w:ascii="Trebuchet MS" w:hAnsi="Trebuchet MS"/>
            <w:noProof/>
          </w:rPr>
          <w:delText>; and you must dispossess</w:delText>
        </w:r>
      </w:del>
      <w:ins w:id="29" w:author="Author">
        <w:r w:rsidRPr="009C3696">
          <w:rPr>
            <w:rFonts w:ascii="Trebuchet MS" w:hAnsi="Trebuchet MS"/>
            <w:noProof/>
          </w:rPr>
          <w:t xml:space="preserve"> may quickly drive</w:t>
        </w:r>
      </w:ins>
      <w:r w:rsidRPr="009C3696">
        <w:rPr>
          <w:rFonts w:ascii="Trebuchet MS" w:hAnsi="Trebuchet MS"/>
          <w:noProof/>
        </w:rPr>
        <w:t xml:space="preserve"> them </w:t>
      </w:r>
      <w:ins w:id="30" w:author="Author">
        <w:r w:rsidRPr="009C3696">
          <w:rPr>
            <w:rFonts w:ascii="Trebuchet MS" w:hAnsi="Trebuchet MS"/>
            <w:noProof/>
          </w:rPr>
          <w:t>out</w:t>
        </w:r>
        <w:r w:rsidRPr="009C3696">
          <w:rPr>
            <w:rStyle w:val="FootnoteReference"/>
            <w:rFonts w:ascii="Trebuchet MS" w:hAnsi="Trebuchet MS"/>
            <w:noProof/>
          </w:rPr>
          <w:footnoteReference w:id="2"/>
        </w:r>
        <w:r w:rsidRPr="009C3696">
          <w:rPr>
            <w:rFonts w:ascii="Trebuchet MS" w:hAnsi="Trebuchet MS"/>
            <w:noProof/>
          </w:rPr>
          <w:t xml:space="preserve"> </w:t>
        </w:r>
      </w:ins>
      <w:r w:rsidRPr="009C3696">
        <w:rPr>
          <w:rFonts w:ascii="Trebuchet MS" w:hAnsi="Trebuchet MS"/>
          <w:noProof/>
        </w:rPr>
        <w:t>and destroy them</w:t>
      </w:r>
      <w:del w:id="33" w:author="Author">
        <w:r w:rsidRPr="009C3696">
          <w:rPr>
            <w:rFonts w:ascii="Trebuchet MS" w:hAnsi="Trebuchet MS"/>
            <w:noProof/>
          </w:rPr>
          <w:delText xml:space="preserve"> speedily</w:delText>
        </w:r>
      </w:del>
      <w:r w:rsidRPr="009C3696">
        <w:rPr>
          <w:rFonts w:ascii="Trebuchet MS" w:hAnsi="Trebuchet MS"/>
          <w:noProof/>
        </w:rPr>
        <w:t xml:space="preserve">, just as Jehovah has </w:t>
      </w:r>
      <w:del w:id="34" w:author="Author">
        <w:r w:rsidRPr="009C3696">
          <w:rPr>
            <w:rFonts w:ascii="Trebuchet MS" w:hAnsi="Trebuchet MS"/>
            <w:noProof/>
          </w:rPr>
          <w:delText>spoken to</w:delText>
        </w:r>
      </w:del>
      <w:ins w:id="35" w:author="Author">
        <w:r w:rsidRPr="009C3696">
          <w:rPr>
            <w:rFonts w:ascii="Trebuchet MS" w:hAnsi="Trebuchet MS"/>
            <w:noProof/>
          </w:rPr>
          <w:t>promised</w:t>
        </w:r>
      </w:ins>
      <w:r w:rsidRPr="009C3696">
        <w:rPr>
          <w:rFonts w:ascii="Trebuchet MS" w:hAnsi="Trebuchet MS"/>
          <w:noProof/>
        </w:rPr>
        <w:t xml:space="preserve"> you.</w:t>
      </w:r>
    </w:p>
    <w:p w:rsidR="00ED39E7" w:rsidRPr="009C3696" w:rsidRDefault="00ED39E7" w:rsidP="00ED39E7">
      <w:pPr>
        <w:rPr>
          <w:rFonts w:ascii="Trebuchet MS" w:hAnsi="Trebuchet MS"/>
          <w:noProof/>
        </w:rPr>
      </w:pPr>
      <w:r w:rsidRPr="009C3696">
        <w:rPr>
          <w:rFonts w:ascii="Trebuchet MS" w:hAnsi="Trebuchet MS"/>
          <w:b/>
        </w:rPr>
        <w:t xml:space="preserve">9:4 </w:t>
      </w:r>
      <w:r w:rsidRPr="009C3696">
        <w:rPr>
          <w:rFonts w:ascii="Trebuchet MS" w:hAnsi="Trebuchet MS"/>
          <w:noProof/>
        </w:rPr>
        <w:t xml:space="preserve">“Do not say in your heart when Jehovah your God </w:t>
      </w:r>
      <w:del w:id="36" w:author="Author">
        <w:r w:rsidRPr="009C3696">
          <w:rPr>
            <w:rFonts w:ascii="Trebuchet MS" w:hAnsi="Trebuchet MS"/>
            <w:noProof/>
          </w:rPr>
          <w:delText>pushes</w:delText>
        </w:r>
      </w:del>
      <w:ins w:id="37" w:author="Author">
        <w:r w:rsidRPr="009C3696">
          <w:rPr>
            <w:rFonts w:ascii="Trebuchet MS" w:hAnsi="Trebuchet MS"/>
            <w:noProof/>
          </w:rPr>
          <w:t>drives</w:t>
        </w:r>
      </w:ins>
      <w:r w:rsidRPr="009C3696">
        <w:rPr>
          <w:rFonts w:ascii="Trebuchet MS" w:hAnsi="Trebuchet MS"/>
          <w:noProof/>
        </w:rPr>
        <w:t xml:space="preserve"> them away from before you</w:t>
      </w:r>
      <w:del w:id="38" w:author="Author">
        <w:r w:rsidRPr="009C3696">
          <w:rPr>
            <w:rFonts w:ascii="Trebuchet MS" w:hAnsi="Trebuchet MS"/>
            <w:noProof/>
          </w:rPr>
          <w:delText xml:space="preserve"> this</w:delText>
        </w:r>
      </w:del>
      <w:r w:rsidRPr="009C3696">
        <w:rPr>
          <w:rFonts w:ascii="Trebuchet MS" w:hAnsi="Trebuchet MS"/>
          <w:noProof/>
        </w:rPr>
        <w:t xml:space="preserve">, ‘It was </w:t>
      </w:r>
      <w:del w:id="39" w:author="Author">
        <w:r w:rsidRPr="009C3696">
          <w:rPr>
            <w:rFonts w:ascii="Trebuchet MS" w:hAnsi="Trebuchet MS"/>
            <w:noProof/>
          </w:rPr>
          <w:delText>for</w:delText>
        </w:r>
      </w:del>
      <w:ins w:id="40" w:author="Author">
        <w:r w:rsidRPr="009C3696">
          <w:rPr>
            <w:rFonts w:ascii="Trebuchet MS" w:hAnsi="Trebuchet MS"/>
            <w:noProof/>
          </w:rPr>
          <w:t>because of</w:t>
        </w:r>
      </w:ins>
      <w:r w:rsidRPr="009C3696">
        <w:rPr>
          <w:rFonts w:ascii="Trebuchet MS" w:hAnsi="Trebuchet MS"/>
          <w:noProof/>
        </w:rPr>
        <w:t xml:space="preserve"> my own righteousness that Jehovah has brought me in to take possession of this land</w:t>
      </w:r>
      <w:del w:id="41" w:author="Author">
        <w:r w:rsidRPr="009C3696">
          <w:rPr>
            <w:rFonts w:ascii="Trebuchet MS" w:hAnsi="Trebuchet MS"/>
            <w:noProof/>
          </w:rPr>
          <w:delText>,</w:delText>
        </w:r>
      </w:del>
      <w:ins w:id="42" w:author="Author">
        <w:r w:rsidRPr="009C3696">
          <w:rPr>
            <w:rFonts w:ascii="Trebuchet MS" w:hAnsi="Trebuchet MS"/>
            <w:noProof/>
          </w:rPr>
          <w:t>.</w:t>
        </w:r>
      </w:ins>
      <w:r w:rsidRPr="009C3696">
        <w:rPr>
          <w:rFonts w:ascii="Trebuchet MS" w:hAnsi="Trebuchet MS"/>
          <w:noProof/>
        </w:rPr>
        <w:t xml:space="preserve">’ </w:t>
      </w:r>
      <w:del w:id="43" w:author="Author">
        <w:r w:rsidRPr="009C3696">
          <w:rPr>
            <w:rFonts w:ascii="Trebuchet MS" w:hAnsi="Trebuchet MS"/>
            <w:noProof/>
          </w:rPr>
          <w:delText>whereas</w:delText>
        </w:r>
      </w:del>
      <w:ins w:id="44" w:author="Author">
        <w:r w:rsidRPr="009C3696">
          <w:rPr>
            <w:rFonts w:ascii="Trebuchet MS" w:hAnsi="Trebuchet MS"/>
            <w:noProof/>
          </w:rPr>
          <w:t>Rather,</w:t>
        </w:r>
      </w:ins>
      <w:r w:rsidRPr="009C3696">
        <w:rPr>
          <w:rFonts w:ascii="Trebuchet MS" w:hAnsi="Trebuchet MS"/>
          <w:noProof/>
        </w:rPr>
        <w:t xml:space="preserve"> it is </w:t>
      </w:r>
      <w:del w:id="45" w:author="Author">
        <w:r w:rsidRPr="009C3696">
          <w:rPr>
            <w:rFonts w:ascii="Trebuchet MS" w:hAnsi="Trebuchet MS"/>
            <w:noProof/>
          </w:rPr>
          <w:delText>for</w:delText>
        </w:r>
      </w:del>
      <w:ins w:id="46" w:author="Author">
        <w:r w:rsidRPr="009C3696">
          <w:rPr>
            <w:rFonts w:ascii="Trebuchet MS" w:hAnsi="Trebuchet MS"/>
            <w:noProof/>
          </w:rPr>
          <w:t>because of</w:t>
        </w:r>
      </w:ins>
      <w:r w:rsidRPr="009C3696">
        <w:rPr>
          <w:rFonts w:ascii="Trebuchet MS" w:hAnsi="Trebuchet MS"/>
          <w:noProof/>
        </w:rPr>
        <w:t xml:space="preserve"> the wickedness of these nations that Jehovah is driving them away from before you. </w:t>
      </w:r>
      <w:r w:rsidRPr="009C3696">
        <w:rPr>
          <w:rFonts w:ascii="Trebuchet MS" w:hAnsi="Trebuchet MS"/>
          <w:b/>
          <w:noProof/>
        </w:rPr>
        <w:t xml:space="preserve">9:5 </w:t>
      </w:r>
      <w:r w:rsidRPr="009C3696">
        <w:rPr>
          <w:rFonts w:ascii="Trebuchet MS" w:hAnsi="Trebuchet MS"/>
          <w:noProof/>
        </w:rPr>
        <w:t xml:space="preserve">It is not </w:t>
      </w:r>
      <w:del w:id="47" w:author="Author">
        <w:r w:rsidRPr="009C3696">
          <w:rPr>
            <w:rFonts w:ascii="Trebuchet MS" w:hAnsi="Trebuchet MS"/>
            <w:noProof/>
          </w:rPr>
          <w:delText>for</w:delText>
        </w:r>
      </w:del>
      <w:ins w:id="48" w:author="Author">
        <w:r w:rsidRPr="009C3696">
          <w:rPr>
            <w:rFonts w:ascii="Trebuchet MS" w:hAnsi="Trebuchet MS"/>
            <w:noProof/>
          </w:rPr>
          <w:t>because of</w:t>
        </w:r>
      </w:ins>
      <w:r w:rsidRPr="009C3696">
        <w:rPr>
          <w:rFonts w:ascii="Trebuchet MS" w:hAnsi="Trebuchet MS"/>
          <w:noProof/>
        </w:rPr>
        <w:t xml:space="preserve"> your righteousness or </w:t>
      </w:r>
      <w:del w:id="49" w:author="Author">
        <w:r w:rsidRPr="009C3696">
          <w:rPr>
            <w:rFonts w:ascii="Trebuchet MS" w:hAnsi="Trebuchet MS"/>
            <w:noProof/>
          </w:rPr>
          <w:delText xml:space="preserve">for </w:delText>
        </w:r>
      </w:del>
      <w:r w:rsidRPr="009C3696">
        <w:rPr>
          <w:rFonts w:ascii="Trebuchet MS" w:hAnsi="Trebuchet MS"/>
          <w:noProof/>
        </w:rPr>
        <w:t>the uprightness of your heart that you are going in to take possession of their land</w:t>
      </w:r>
      <w:del w:id="50" w:author="Author">
        <w:r w:rsidRPr="009C3696">
          <w:rPr>
            <w:rFonts w:ascii="Trebuchet MS" w:hAnsi="Trebuchet MS"/>
            <w:noProof/>
          </w:rPr>
          <w:delText>; in fact</w:delText>
        </w:r>
      </w:del>
      <w:ins w:id="51" w:author="Author">
        <w:r w:rsidRPr="009C3696">
          <w:rPr>
            <w:rFonts w:ascii="Trebuchet MS" w:hAnsi="Trebuchet MS"/>
            <w:noProof/>
          </w:rPr>
          <w:t>. Instead</w:t>
        </w:r>
      </w:ins>
      <w:r w:rsidRPr="009C3696">
        <w:rPr>
          <w:rFonts w:ascii="Trebuchet MS" w:hAnsi="Trebuchet MS"/>
          <w:noProof/>
        </w:rPr>
        <w:t xml:space="preserve">, it is </w:t>
      </w:r>
      <w:del w:id="52" w:author="Author">
        <w:r w:rsidRPr="009C3696">
          <w:rPr>
            <w:rFonts w:ascii="Trebuchet MS" w:hAnsi="Trebuchet MS"/>
            <w:noProof/>
          </w:rPr>
          <w:delText>for</w:delText>
        </w:r>
      </w:del>
      <w:ins w:id="53" w:author="Author">
        <w:r w:rsidRPr="009C3696">
          <w:rPr>
            <w:rFonts w:ascii="Trebuchet MS" w:hAnsi="Trebuchet MS"/>
            <w:noProof/>
          </w:rPr>
          <w:t>because of</w:t>
        </w:r>
      </w:ins>
      <w:r w:rsidRPr="009C3696">
        <w:rPr>
          <w:rFonts w:ascii="Trebuchet MS" w:hAnsi="Trebuchet MS"/>
          <w:noProof/>
        </w:rPr>
        <w:t xml:space="preserve"> the wickedness of these nations that Jehovah your God is driving them away from before you</w:t>
      </w:r>
      <w:del w:id="54" w:author="Author">
        <w:r w:rsidRPr="009C3696">
          <w:rPr>
            <w:rFonts w:ascii="Trebuchet MS" w:hAnsi="Trebuchet MS"/>
            <w:noProof/>
          </w:rPr>
          <w:delText>,</w:delText>
        </w:r>
      </w:del>
      <w:r w:rsidRPr="009C3696">
        <w:rPr>
          <w:rFonts w:ascii="Trebuchet MS" w:hAnsi="Trebuchet MS"/>
          <w:noProof/>
        </w:rPr>
        <w:t xml:space="preserve"> and in order to carry out the word that Jehovah swore to your forefathers, Abraham, Isaac</w:t>
      </w:r>
      <w:ins w:id="55" w:author="Author">
        <w:r w:rsidRPr="009C3696">
          <w:rPr>
            <w:rFonts w:ascii="Trebuchet MS" w:hAnsi="Trebuchet MS"/>
            <w:noProof/>
          </w:rPr>
          <w:t>,</w:t>
        </w:r>
      </w:ins>
      <w:r w:rsidRPr="009C3696">
        <w:rPr>
          <w:rFonts w:ascii="Trebuchet MS" w:hAnsi="Trebuchet MS"/>
          <w:noProof/>
        </w:rPr>
        <w:t xml:space="preserve"> and Jacob. </w:t>
      </w:r>
      <w:r w:rsidRPr="009C3696">
        <w:rPr>
          <w:rFonts w:ascii="Trebuchet MS" w:hAnsi="Trebuchet MS"/>
          <w:b/>
          <w:noProof/>
        </w:rPr>
        <w:t xml:space="preserve">9:6 </w:t>
      </w:r>
      <w:del w:id="56" w:author="Author">
        <w:r w:rsidRPr="009C3696">
          <w:rPr>
            <w:rFonts w:ascii="Trebuchet MS" w:hAnsi="Trebuchet MS"/>
            <w:noProof/>
          </w:rPr>
          <w:delText>And you must know</w:delText>
        </w:r>
      </w:del>
      <w:ins w:id="57" w:author="Author">
        <w:r w:rsidRPr="009C3696">
          <w:rPr>
            <w:rFonts w:ascii="Trebuchet MS" w:hAnsi="Trebuchet MS"/>
            <w:noProof/>
          </w:rPr>
          <w:t>Know, then,</w:t>
        </w:r>
      </w:ins>
      <w:r w:rsidRPr="009C3696">
        <w:rPr>
          <w:rFonts w:ascii="Trebuchet MS" w:hAnsi="Trebuchet MS"/>
          <w:noProof/>
        </w:rPr>
        <w:t xml:space="preserve"> that it is not </w:t>
      </w:r>
      <w:del w:id="58" w:author="Author">
        <w:r w:rsidRPr="009C3696">
          <w:rPr>
            <w:rFonts w:ascii="Trebuchet MS" w:hAnsi="Trebuchet MS"/>
            <w:noProof/>
          </w:rPr>
          <w:delText>for</w:delText>
        </w:r>
      </w:del>
      <w:ins w:id="59" w:author="Author">
        <w:r w:rsidRPr="009C3696">
          <w:rPr>
            <w:rFonts w:ascii="Trebuchet MS" w:hAnsi="Trebuchet MS"/>
            <w:noProof/>
          </w:rPr>
          <w:t>because of</w:t>
        </w:r>
      </w:ins>
      <w:r w:rsidRPr="009C3696">
        <w:rPr>
          <w:rFonts w:ascii="Trebuchet MS" w:hAnsi="Trebuchet MS"/>
          <w:noProof/>
        </w:rPr>
        <w:t xml:space="preserve"> your righteousness that Jehovah your God is giving you this good land to take possession of</w:t>
      </w:r>
      <w:del w:id="60" w:author="Author">
        <w:r w:rsidRPr="009C3696">
          <w:rPr>
            <w:rFonts w:ascii="Trebuchet MS" w:hAnsi="Trebuchet MS"/>
            <w:noProof/>
          </w:rPr>
          <w:delText xml:space="preserve"> it; for</w:delText>
        </w:r>
      </w:del>
      <w:ins w:id="61" w:author="Author">
        <w:r w:rsidRPr="009C3696">
          <w:rPr>
            <w:rFonts w:ascii="Trebuchet MS" w:hAnsi="Trebuchet MS"/>
            <w:noProof/>
          </w:rPr>
          <w:t>, because</w:t>
        </w:r>
      </w:ins>
      <w:r w:rsidRPr="009C3696">
        <w:rPr>
          <w:rFonts w:ascii="Trebuchet MS" w:hAnsi="Trebuchet MS"/>
          <w:noProof/>
        </w:rPr>
        <w:t xml:space="preserve"> you are </w:t>
      </w:r>
      <w:del w:id="62" w:author="Author">
        <w:r w:rsidRPr="009C3696">
          <w:rPr>
            <w:rFonts w:ascii="Trebuchet MS" w:hAnsi="Trebuchet MS"/>
            <w:noProof/>
          </w:rPr>
          <w:delText>a stiff-necked</w:delText>
        </w:r>
      </w:del>
      <w:ins w:id="63" w:author="Author">
        <w:r w:rsidRPr="009C3696">
          <w:rPr>
            <w:rFonts w:ascii="Trebuchet MS" w:hAnsi="Trebuchet MS"/>
            <w:noProof/>
          </w:rPr>
          <w:t>an obstinate</w:t>
        </w:r>
        <w:r w:rsidRPr="009C3696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9C3696">
        <w:rPr>
          <w:rFonts w:ascii="Trebuchet MS" w:hAnsi="Trebuchet MS"/>
          <w:noProof/>
        </w:rPr>
        <w:t xml:space="preserve"> people.</w:t>
      </w:r>
    </w:p>
    <w:p w:rsidR="00ED39E7" w:rsidRPr="009C3696" w:rsidRDefault="00ED39E7" w:rsidP="00ED39E7">
      <w:pPr>
        <w:rPr>
          <w:rFonts w:ascii="Trebuchet MS" w:hAnsi="Trebuchet MS"/>
          <w:noProof/>
        </w:rPr>
      </w:pPr>
      <w:r w:rsidRPr="009C3696">
        <w:rPr>
          <w:rFonts w:ascii="Trebuchet MS" w:hAnsi="Trebuchet MS"/>
          <w:b/>
        </w:rPr>
        <w:t xml:space="preserve">9:7 </w:t>
      </w:r>
      <w:r w:rsidRPr="009C3696">
        <w:rPr>
          <w:rFonts w:ascii="Trebuchet MS" w:hAnsi="Trebuchet MS"/>
          <w:noProof/>
        </w:rPr>
        <w:t>“Remember</w:t>
      </w:r>
      <w:del w:id="66" w:author="Author">
        <w:r w:rsidRPr="009C3696">
          <w:rPr>
            <w:rFonts w:ascii="Trebuchet MS" w:hAnsi="Trebuchet MS"/>
            <w:noProof/>
          </w:rPr>
          <w:delText>: Do not</w:delText>
        </w:r>
      </w:del>
      <w:ins w:id="67" w:author="Author">
        <w:r w:rsidRPr="009C3696">
          <w:rPr>
            <w:rFonts w:ascii="Trebuchet MS" w:hAnsi="Trebuchet MS"/>
            <w:noProof/>
          </w:rPr>
          <w:t>—never</w:t>
        </w:r>
      </w:ins>
      <w:r w:rsidRPr="009C3696">
        <w:rPr>
          <w:rFonts w:ascii="Trebuchet MS" w:hAnsi="Trebuchet MS"/>
          <w:noProof/>
        </w:rPr>
        <w:t xml:space="preserve"> forget</w:t>
      </w:r>
      <w:del w:id="68" w:author="Author">
        <w:r w:rsidRPr="009C3696">
          <w:rPr>
            <w:rFonts w:ascii="Trebuchet MS" w:hAnsi="Trebuchet MS"/>
            <w:noProof/>
          </w:rPr>
          <w:delText xml:space="preserve"> how</w:delText>
        </w:r>
      </w:del>
      <w:ins w:id="69" w:author="Author">
        <w:r w:rsidRPr="009C3696">
          <w:rPr>
            <w:rFonts w:ascii="Trebuchet MS" w:hAnsi="Trebuchet MS"/>
            <w:noProof/>
          </w:rPr>
          <w:t>—the way</w:t>
        </w:r>
      </w:ins>
      <w:r w:rsidRPr="009C3696">
        <w:rPr>
          <w:rFonts w:ascii="Trebuchet MS" w:hAnsi="Trebuchet MS"/>
          <w:noProof/>
        </w:rPr>
        <w:t xml:space="preserve"> you </w:t>
      </w:r>
      <w:del w:id="70" w:author="Author">
        <w:r w:rsidRPr="009C3696">
          <w:rPr>
            <w:rFonts w:ascii="Trebuchet MS" w:hAnsi="Trebuchet MS"/>
            <w:noProof/>
          </w:rPr>
          <w:delText xml:space="preserve">have </w:delText>
        </w:r>
      </w:del>
      <w:r w:rsidRPr="009C3696">
        <w:rPr>
          <w:rFonts w:ascii="Trebuchet MS" w:hAnsi="Trebuchet MS"/>
          <w:noProof/>
        </w:rPr>
        <w:t xml:space="preserve">provoked Jehovah your God in the wilderness. From the day that you </w:t>
      </w:r>
      <w:del w:id="71" w:author="Author">
        <w:r w:rsidRPr="009C3696">
          <w:rPr>
            <w:rFonts w:ascii="Trebuchet MS" w:hAnsi="Trebuchet MS"/>
            <w:noProof/>
          </w:rPr>
          <w:delText>went out of</w:delText>
        </w:r>
      </w:del>
      <w:ins w:id="72" w:author="Author">
        <w:r w:rsidRPr="009C3696">
          <w:rPr>
            <w:rFonts w:ascii="Trebuchet MS" w:hAnsi="Trebuchet MS"/>
            <w:noProof/>
          </w:rPr>
          <w:t>left</w:t>
        </w:r>
      </w:ins>
      <w:r w:rsidRPr="009C3696">
        <w:rPr>
          <w:rFonts w:ascii="Trebuchet MS" w:hAnsi="Trebuchet MS"/>
          <w:noProof/>
        </w:rPr>
        <w:t xml:space="preserve"> the land of Egypt until </w:t>
      </w:r>
      <w:del w:id="73" w:author="Author">
        <w:r w:rsidRPr="009C3696">
          <w:rPr>
            <w:rFonts w:ascii="Trebuchet MS" w:hAnsi="Trebuchet MS"/>
            <w:noProof/>
            <w:u w:val="dotted"/>
          </w:rPr>
          <w:delText>YOUR</w:delText>
        </w:r>
      </w:del>
      <w:ins w:id="74" w:author="Author">
        <w:r w:rsidRPr="009C3696">
          <w:rPr>
            <w:rFonts w:ascii="Trebuchet MS" w:hAnsi="Trebuchet MS"/>
            <w:noProof/>
          </w:rPr>
          <w:t>your</w:t>
        </w:r>
      </w:ins>
      <w:r w:rsidRPr="009C3696">
        <w:rPr>
          <w:rFonts w:ascii="Trebuchet MS" w:hAnsi="Trebuchet MS"/>
          <w:noProof/>
        </w:rPr>
        <w:t xml:space="preserve"> coming to this place</w:t>
      </w:r>
      <w:del w:id="75" w:author="Author">
        <w:r w:rsidRPr="009C3696">
          <w:rPr>
            <w:rFonts w:ascii="Trebuchet MS" w:hAnsi="Trebuchet MS"/>
            <w:noProof/>
          </w:rPr>
          <w:delText xml:space="preserve"> </w:delText>
        </w:r>
        <w:r w:rsidRPr="009C3696">
          <w:rPr>
            <w:rFonts w:ascii="Trebuchet MS" w:hAnsi="Trebuchet MS"/>
            <w:noProof/>
            <w:u w:val="dotted"/>
          </w:rPr>
          <w:delText>YOU</w:delText>
        </w:r>
        <w:r w:rsidRPr="009C3696">
          <w:rPr>
            <w:rFonts w:ascii="Trebuchet MS" w:hAnsi="Trebuchet MS"/>
            <w:noProof/>
          </w:rPr>
          <w:delText xml:space="preserve"> people have proved rebellious in </w:delText>
        </w:r>
        <w:r w:rsidRPr="009C3696">
          <w:rPr>
            <w:rFonts w:ascii="Trebuchet MS" w:hAnsi="Trebuchet MS"/>
            <w:noProof/>
            <w:u w:val="dotted"/>
          </w:rPr>
          <w:delText>YOUR</w:delText>
        </w:r>
        <w:r w:rsidRPr="009C3696">
          <w:rPr>
            <w:rFonts w:ascii="Trebuchet MS" w:hAnsi="Trebuchet MS"/>
            <w:noProof/>
          </w:rPr>
          <w:delText xml:space="preserve"> behavior with</w:delText>
        </w:r>
      </w:del>
      <w:ins w:id="76" w:author="Author">
        <w:r w:rsidRPr="009C3696">
          <w:rPr>
            <w:rFonts w:ascii="Trebuchet MS" w:hAnsi="Trebuchet MS"/>
            <w:noProof/>
          </w:rPr>
          <w:t>, you have rebelled against</w:t>
        </w:r>
      </w:ins>
      <w:r w:rsidRPr="009C3696">
        <w:rPr>
          <w:rFonts w:ascii="Trebuchet MS" w:hAnsi="Trebuchet MS"/>
          <w:noProof/>
        </w:rPr>
        <w:t xml:space="preserve"> Jehovah. </w:t>
      </w:r>
      <w:r w:rsidRPr="009C3696">
        <w:rPr>
          <w:rFonts w:ascii="Trebuchet MS" w:hAnsi="Trebuchet MS"/>
          <w:b/>
          <w:noProof/>
        </w:rPr>
        <w:t xml:space="preserve">9:8 </w:t>
      </w:r>
      <w:r w:rsidRPr="009C3696">
        <w:rPr>
          <w:rFonts w:ascii="Trebuchet MS" w:hAnsi="Trebuchet MS"/>
          <w:noProof/>
        </w:rPr>
        <w:t xml:space="preserve">Even in </w:t>
      </w:r>
      <w:del w:id="77" w:author="Author">
        <w:r w:rsidRPr="009C3696" w:rsidDel="0039338E">
          <w:rPr>
            <w:rFonts w:ascii="Trebuchet MS" w:hAnsi="Trebuchet MS"/>
            <w:noProof/>
          </w:rPr>
          <w:delText>Ho′reb</w:delText>
        </w:r>
      </w:del>
      <w:ins w:id="78" w:author="Author">
        <w:r>
          <w:rPr>
            <w:rFonts w:ascii="Trebuchet MS" w:hAnsi="Trebuchet MS"/>
            <w:noProof/>
          </w:rPr>
          <w:t>Hor</w:t>
        </w:r>
        <w:r w:rsidRPr="005A05F0">
          <w:rPr>
            <w:rFonts w:ascii="Trebuchet MS" w:hAnsi="Trebuchet MS"/>
            <w:noProof/>
          </w:rPr>
          <w:t>′</w:t>
        </w:r>
        <w:r>
          <w:rPr>
            <w:rFonts w:ascii="Trebuchet MS" w:hAnsi="Trebuchet MS"/>
            <w:noProof/>
          </w:rPr>
          <w:t>eb</w:t>
        </w:r>
      </w:ins>
      <w:r w:rsidRPr="009C3696">
        <w:rPr>
          <w:rFonts w:ascii="Trebuchet MS" w:hAnsi="Trebuchet MS"/>
          <w:noProof/>
        </w:rPr>
        <w:t xml:space="preserve"> </w:t>
      </w:r>
      <w:del w:id="79" w:author="Author">
        <w:r w:rsidRPr="009C3696">
          <w:rPr>
            <w:rFonts w:ascii="Trebuchet MS" w:hAnsi="Trebuchet MS"/>
            <w:noProof/>
            <w:u w:val="dotted"/>
          </w:rPr>
          <w:delText>YOU</w:delText>
        </w:r>
      </w:del>
      <w:ins w:id="80" w:author="Author">
        <w:r w:rsidRPr="009C3696">
          <w:rPr>
            <w:rFonts w:ascii="Trebuchet MS" w:hAnsi="Trebuchet MS"/>
            <w:noProof/>
          </w:rPr>
          <w:t>you</w:t>
        </w:r>
      </w:ins>
      <w:r w:rsidRPr="009C3696">
        <w:rPr>
          <w:rFonts w:ascii="Trebuchet MS" w:hAnsi="Trebuchet MS"/>
          <w:noProof/>
        </w:rPr>
        <w:t xml:space="preserve"> provoked Jehovah</w:t>
      </w:r>
      <w:del w:id="81" w:author="Author">
        <w:r w:rsidRPr="009C3696">
          <w:rPr>
            <w:rFonts w:ascii="Trebuchet MS" w:hAnsi="Trebuchet MS"/>
            <w:noProof/>
          </w:rPr>
          <w:delText xml:space="preserve"> to anger</w:delText>
        </w:r>
      </w:del>
      <w:ins w:id="82" w:author="Author">
        <w:r w:rsidRPr="009C3696">
          <w:rPr>
            <w:rFonts w:ascii="Trebuchet MS" w:hAnsi="Trebuchet MS"/>
            <w:noProof/>
          </w:rPr>
          <w:t>, and Jehovah was</w:t>
        </w:r>
      </w:ins>
      <w:r w:rsidRPr="009C3696">
        <w:rPr>
          <w:rFonts w:ascii="Trebuchet MS" w:hAnsi="Trebuchet MS"/>
          <w:noProof/>
        </w:rPr>
        <w:t xml:space="preserve"> so </w:t>
      </w:r>
      <w:ins w:id="83" w:author="Author">
        <w:r w:rsidRPr="009C3696">
          <w:rPr>
            <w:rFonts w:ascii="Trebuchet MS" w:hAnsi="Trebuchet MS"/>
            <w:noProof/>
          </w:rPr>
          <w:t xml:space="preserve">angry with you </w:t>
        </w:r>
      </w:ins>
      <w:r w:rsidRPr="009C3696">
        <w:rPr>
          <w:rFonts w:ascii="Trebuchet MS" w:hAnsi="Trebuchet MS"/>
          <w:noProof/>
        </w:rPr>
        <w:t xml:space="preserve">that </w:t>
      </w:r>
      <w:del w:id="84" w:author="Author">
        <w:r w:rsidRPr="009C3696">
          <w:rPr>
            <w:rFonts w:ascii="Trebuchet MS" w:hAnsi="Trebuchet MS"/>
            <w:noProof/>
          </w:rPr>
          <w:delText xml:space="preserve">Jehovah got incensed at </w:delText>
        </w:r>
        <w:r w:rsidRPr="009C3696">
          <w:rPr>
            <w:rFonts w:ascii="Trebuchet MS" w:hAnsi="Trebuchet MS"/>
            <w:noProof/>
            <w:u w:val="dotted"/>
          </w:rPr>
          <w:delText>YOU</w:delText>
        </w:r>
        <w:r w:rsidRPr="009C3696">
          <w:rPr>
            <w:rFonts w:ascii="Trebuchet MS" w:hAnsi="Trebuchet MS"/>
            <w:noProof/>
          </w:rPr>
          <w:delText xml:space="preserve"> to the point of annihilating </w:delText>
        </w:r>
        <w:r w:rsidRPr="009C3696">
          <w:rPr>
            <w:rFonts w:ascii="Trebuchet MS" w:hAnsi="Trebuchet MS"/>
            <w:noProof/>
            <w:u w:val="dotted"/>
          </w:rPr>
          <w:delText>YOU</w:delText>
        </w:r>
      </w:del>
      <w:ins w:id="85" w:author="Author">
        <w:r w:rsidRPr="009C3696">
          <w:rPr>
            <w:rFonts w:ascii="Trebuchet MS" w:hAnsi="Trebuchet MS"/>
            <w:noProof/>
          </w:rPr>
          <w:t>he was ready to annihilate you</w:t>
        </w:r>
      </w:ins>
      <w:r w:rsidRPr="009C3696">
        <w:rPr>
          <w:rFonts w:ascii="Trebuchet MS" w:hAnsi="Trebuchet MS"/>
          <w:noProof/>
        </w:rPr>
        <w:t xml:space="preserve">. </w:t>
      </w:r>
      <w:r w:rsidRPr="009C3696">
        <w:rPr>
          <w:rFonts w:ascii="Trebuchet MS" w:hAnsi="Trebuchet MS"/>
          <w:b/>
          <w:noProof/>
        </w:rPr>
        <w:t xml:space="preserve">9:9 </w:t>
      </w:r>
      <w:r w:rsidRPr="009C3696">
        <w:rPr>
          <w:rFonts w:ascii="Trebuchet MS" w:hAnsi="Trebuchet MS"/>
          <w:noProof/>
        </w:rPr>
        <w:t xml:space="preserve">When I went up the mountain to receive the stone tablets, the tablets of the covenant that Jehovah </w:t>
      </w:r>
      <w:del w:id="86" w:author="Author">
        <w:r w:rsidRPr="009C3696">
          <w:rPr>
            <w:rFonts w:ascii="Trebuchet MS" w:hAnsi="Trebuchet MS"/>
            <w:noProof/>
          </w:rPr>
          <w:delText>had concluded</w:delText>
        </w:r>
      </w:del>
      <w:ins w:id="87" w:author="Author">
        <w:r w:rsidRPr="009C3696">
          <w:rPr>
            <w:rFonts w:ascii="Trebuchet MS" w:hAnsi="Trebuchet MS"/>
            <w:noProof/>
          </w:rPr>
          <w:t>made</w:t>
        </w:r>
      </w:ins>
      <w:r w:rsidRPr="009C3696">
        <w:rPr>
          <w:rFonts w:ascii="Trebuchet MS" w:hAnsi="Trebuchet MS"/>
          <w:noProof/>
        </w:rPr>
        <w:t xml:space="preserve"> with </w:t>
      </w:r>
      <w:del w:id="88" w:author="Author">
        <w:r w:rsidRPr="009C3696">
          <w:rPr>
            <w:rFonts w:ascii="Trebuchet MS" w:hAnsi="Trebuchet MS"/>
            <w:noProof/>
            <w:u w:val="dotted"/>
          </w:rPr>
          <w:delText>YOU</w:delText>
        </w:r>
        <w:r w:rsidRPr="009C3696">
          <w:rPr>
            <w:rFonts w:ascii="Trebuchet MS" w:hAnsi="Trebuchet MS"/>
            <w:noProof/>
          </w:rPr>
          <w:delText>, and</w:delText>
        </w:r>
      </w:del>
      <w:ins w:id="89" w:author="Author">
        <w:r w:rsidRPr="009C3696">
          <w:rPr>
            <w:rFonts w:ascii="Trebuchet MS" w:hAnsi="Trebuchet MS"/>
            <w:noProof/>
          </w:rPr>
          <w:t>you,</w:t>
        </w:r>
      </w:ins>
      <w:r w:rsidRPr="009C3696">
        <w:rPr>
          <w:rFonts w:ascii="Trebuchet MS" w:hAnsi="Trebuchet MS"/>
          <w:noProof/>
        </w:rPr>
        <w:t xml:space="preserve"> I </w:t>
      </w:r>
      <w:del w:id="90" w:author="Author">
        <w:r w:rsidRPr="009C3696">
          <w:rPr>
            <w:rFonts w:ascii="Trebuchet MS" w:hAnsi="Trebuchet MS"/>
            <w:noProof/>
          </w:rPr>
          <w:delText>kept dwelling in</w:delText>
        </w:r>
      </w:del>
      <w:ins w:id="91" w:author="Author">
        <w:r w:rsidRPr="009C3696">
          <w:rPr>
            <w:rFonts w:ascii="Trebuchet MS" w:hAnsi="Trebuchet MS"/>
            <w:noProof/>
          </w:rPr>
          <w:t>remained on</w:t>
        </w:r>
      </w:ins>
      <w:r w:rsidRPr="009C3696">
        <w:rPr>
          <w:rFonts w:ascii="Trebuchet MS" w:hAnsi="Trebuchet MS"/>
          <w:noProof/>
        </w:rPr>
        <w:t xml:space="preserve"> the mountain </w:t>
      </w:r>
      <w:del w:id="92" w:author="Author">
        <w:r w:rsidRPr="009C3696">
          <w:rPr>
            <w:rFonts w:ascii="Trebuchet MS" w:hAnsi="Trebuchet MS"/>
            <w:noProof/>
          </w:rPr>
          <w:delText>forty</w:delText>
        </w:r>
      </w:del>
      <w:ins w:id="93" w:author="Author">
        <w:r w:rsidRPr="009C3696">
          <w:rPr>
            <w:rFonts w:ascii="Trebuchet MS" w:hAnsi="Trebuchet MS"/>
            <w:noProof/>
          </w:rPr>
          <w:t>40</w:t>
        </w:r>
      </w:ins>
      <w:r w:rsidRPr="009C3696">
        <w:rPr>
          <w:rFonts w:ascii="Trebuchet MS" w:hAnsi="Trebuchet MS"/>
          <w:noProof/>
        </w:rPr>
        <w:t xml:space="preserve"> days and </w:t>
      </w:r>
      <w:del w:id="94" w:author="Author">
        <w:r w:rsidRPr="009C3696">
          <w:rPr>
            <w:rFonts w:ascii="Trebuchet MS" w:hAnsi="Trebuchet MS"/>
            <w:noProof/>
          </w:rPr>
          <w:delText>forty</w:delText>
        </w:r>
      </w:del>
      <w:ins w:id="95" w:author="Author">
        <w:r w:rsidRPr="009C3696">
          <w:rPr>
            <w:rFonts w:ascii="Trebuchet MS" w:hAnsi="Trebuchet MS"/>
            <w:noProof/>
          </w:rPr>
          <w:t>40</w:t>
        </w:r>
      </w:ins>
      <w:r w:rsidRPr="009C3696">
        <w:rPr>
          <w:rFonts w:ascii="Trebuchet MS" w:hAnsi="Trebuchet MS"/>
          <w:noProof/>
        </w:rPr>
        <w:t xml:space="preserve"> nights, </w:t>
      </w:r>
      <w:del w:id="96" w:author="Author">
        <w:r w:rsidRPr="009C3696">
          <w:rPr>
            <w:rFonts w:ascii="Trebuchet MS" w:hAnsi="Trebuchet MS"/>
            <w:noProof/>
          </w:rPr>
          <w:delText>(I neither ate bread nor drank</w:delText>
        </w:r>
      </w:del>
      <w:ins w:id="97" w:author="Author">
        <w:r w:rsidRPr="009C3696">
          <w:rPr>
            <w:rFonts w:ascii="Trebuchet MS" w:hAnsi="Trebuchet MS"/>
            <w:noProof/>
          </w:rPr>
          <w:t>eating no food and drinking no</w:t>
        </w:r>
      </w:ins>
      <w:r w:rsidRPr="009C3696">
        <w:rPr>
          <w:rFonts w:ascii="Trebuchet MS" w:hAnsi="Trebuchet MS"/>
          <w:noProof/>
        </w:rPr>
        <w:t xml:space="preserve"> water</w:t>
      </w:r>
      <w:del w:id="98" w:author="Author">
        <w:r w:rsidRPr="009C3696">
          <w:rPr>
            <w:rFonts w:ascii="Trebuchet MS" w:hAnsi="Trebuchet MS"/>
            <w:noProof/>
          </w:rPr>
          <w:delText>,)</w:delText>
        </w:r>
      </w:del>
      <w:ins w:id="99" w:author="Author">
        <w:r w:rsidRPr="009C3696">
          <w:rPr>
            <w:rFonts w:ascii="Trebuchet MS" w:hAnsi="Trebuchet MS"/>
            <w:noProof/>
          </w:rPr>
          <w:t>.</w:t>
        </w:r>
      </w:ins>
      <w:r w:rsidRPr="009C3696">
        <w:rPr>
          <w:rFonts w:ascii="Trebuchet MS" w:hAnsi="Trebuchet MS"/>
          <w:noProof/>
        </w:rPr>
        <w:t xml:space="preserve"> </w:t>
      </w:r>
      <w:r w:rsidRPr="009C3696">
        <w:rPr>
          <w:rFonts w:ascii="Trebuchet MS" w:hAnsi="Trebuchet MS"/>
          <w:b/>
          <w:noProof/>
        </w:rPr>
        <w:t xml:space="preserve">9:10 </w:t>
      </w:r>
      <w:del w:id="100" w:author="Author">
        <w:r w:rsidRPr="009C3696">
          <w:rPr>
            <w:rFonts w:ascii="Trebuchet MS" w:hAnsi="Trebuchet MS"/>
            <w:noProof/>
          </w:rPr>
          <w:delText>then</w:delText>
        </w:r>
      </w:del>
      <w:ins w:id="101" w:author="Author">
        <w:r w:rsidRPr="009C3696">
          <w:rPr>
            <w:rFonts w:ascii="Trebuchet MS" w:hAnsi="Trebuchet MS"/>
            <w:noProof/>
          </w:rPr>
          <w:t>Then</w:t>
        </w:r>
      </w:ins>
      <w:r w:rsidRPr="009C3696">
        <w:rPr>
          <w:rFonts w:ascii="Trebuchet MS" w:hAnsi="Trebuchet MS"/>
          <w:noProof/>
        </w:rPr>
        <w:t xml:space="preserve"> Jehovah gave me the two tablets of stone written </w:t>
      </w:r>
      <w:del w:id="102" w:author="Author">
        <w:r w:rsidRPr="009C3696">
          <w:rPr>
            <w:rFonts w:ascii="Trebuchet MS" w:hAnsi="Trebuchet MS"/>
            <w:noProof/>
          </w:rPr>
          <w:delText>upon</w:delText>
        </w:r>
      </w:del>
      <w:ins w:id="103" w:author="Author">
        <w:r w:rsidRPr="009C3696">
          <w:rPr>
            <w:rFonts w:ascii="Trebuchet MS" w:hAnsi="Trebuchet MS"/>
            <w:noProof/>
          </w:rPr>
          <w:t>on</w:t>
        </w:r>
      </w:ins>
      <w:r w:rsidRPr="009C3696">
        <w:rPr>
          <w:rFonts w:ascii="Trebuchet MS" w:hAnsi="Trebuchet MS"/>
          <w:noProof/>
        </w:rPr>
        <w:t xml:space="preserve"> with God’s finger</w:t>
      </w:r>
      <w:del w:id="104" w:author="Author">
        <w:r w:rsidRPr="009C3696">
          <w:rPr>
            <w:rFonts w:ascii="Trebuchet MS" w:hAnsi="Trebuchet MS"/>
            <w:noProof/>
          </w:rPr>
          <w:delText>;</w:delText>
        </w:r>
      </w:del>
      <w:ins w:id="105" w:author="Author">
        <w:r w:rsidRPr="009C3696">
          <w:rPr>
            <w:rFonts w:ascii="Trebuchet MS" w:hAnsi="Trebuchet MS"/>
            <w:noProof/>
          </w:rPr>
          <w:t>,</w:t>
        </w:r>
      </w:ins>
      <w:r w:rsidRPr="009C3696">
        <w:rPr>
          <w:rFonts w:ascii="Trebuchet MS" w:hAnsi="Trebuchet MS"/>
          <w:noProof/>
        </w:rPr>
        <w:t xml:space="preserve"> and </w:t>
      </w:r>
      <w:del w:id="106" w:author="Author">
        <w:r w:rsidRPr="009C3696">
          <w:rPr>
            <w:rFonts w:ascii="Trebuchet MS" w:hAnsi="Trebuchet MS"/>
            <w:noProof/>
          </w:rPr>
          <w:delText>upon</w:delText>
        </w:r>
      </w:del>
      <w:ins w:id="107" w:author="Author">
        <w:r w:rsidRPr="009C3696">
          <w:rPr>
            <w:rFonts w:ascii="Trebuchet MS" w:hAnsi="Trebuchet MS"/>
            <w:noProof/>
          </w:rPr>
          <w:t>on</w:t>
        </w:r>
      </w:ins>
      <w:r w:rsidRPr="009C3696">
        <w:rPr>
          <w:rFonts w:ascii="Trebuchet MS" w:hAnsi="Trebuchet MS"/>
          <w:noProof/>
        </w:rPr>
        <w:t xml:space="preserve"> them were all the words that Jehovah had spoken </w:t>
      </w:r>
      <w:del w:id="108" w:author="Author">
        <w:r w:rsidRPr="009C3696">
          <w:rPr>
            <w:rFonts w:ascii="Trebuchet MS" w:hAnsi="Trebuchet MS"/>
            <w:noProof/>
          </w:rPr>
          <w:delText xml:space="preserve">with </w:delText>
        </w:r>
        <w:r w:rsidRPr="009C3696">
          <w:rPr>
            <w:rFonts w:ascii="Trebuchet MS" w:hAnsi="Trebuchet MS"/>
            <w:noProof/>
            <w:u w:val="dotted"/>
          </w:rPr>
          <w:delText>YOU</w:delText>
        </w:r>
        <w:r w:rsidRPr="009C3696">
          <w:rPr>
            <w:rFonts w:ascii="Trebuchet MS" w:hAnsi="Trebuchet MS"/>
            <w:noProof/>
          </w:rPr>
          <w:delText xml:space="preserve"> in</w:delText>
        </w:r>
      </w:del>
      <w:ins w:id="109" w:author="Author">
        <w:r w:rsidRPr="009C3696">
          <w:rPr>
            <w:rFonts w:ascii="Trebuchet MS" w:hAnsi="Trebuchet MS"/>
            <w:noProof/>
          </w:rPr>
          <w:t>to you on</w:t>
        </w:r>
      </w:ins>
      <w:r w:rsidRPr="009C3696">
        <w:rPr>
          <w:rFonts w:ascii="Trebuchet MS" w:hAnsi="Trebuchet MS"/>
          <w:noProof/>
        </w:rPr>
        <w:t xml:space="preserve"> the mountain out of the </w:t>
      </w:r>
      <w:del w:id="110" w:author="Author">
        <w:r w:rsidRPr="009C3696">
          <w:rPr>
            <w:rFonts w:ascii="Trebuchet MS" w:hAnsi="Trebuchet MS"/>
            <w:noProof/>
          </w:rPr>
          <w:delText xml:space="preserve">middle of the </w:delText>
        </w:r>
      </w:del>
      <w:r w:rsidRPr="009C3696">
        <w:rPr>
          <w:rFonts w:ascii="Trebuchet MS" w:hAnsi="Trebuchet MS"/>
          <w:noProof/>
        </w:rPr>
        <w:t xml:space="preserve">fire in the day of the </w:t>
      </w:r>
      <w:del w:id="111" w:author="Author">
        <w:r w:rsidRPr="009C3696">
          <w:rPr>
            <w:rFonts w:ascii="Trebuchet MS" w:hAnsi="Trebuchet MS"/>
            <w:noProof/>
          </w:rPr>
          <w:delText>congregation.</w:delText>
        </w:r>
      </w:del>
      <w:ins w:id="112" w:author="Author">
        <w:r w:rsidRPr="009C3696">
          <w:rPr>
            <w:rFonts w:ascii="Trebuchet MS" w:hAnsi="Trebuchet MS"/>
            <w:noProof/>
          </w:rPr>
          <w:t>assembly.</w:t>
        </w:r>
        <w:r w:rsidRPr="009C3696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9C3696">
        <w:rPr>
          <w:rFonts w:ascii="Trebuchet MS" w:hAnsi="Trebuchet MS"/>
          <w:noProof/>
        </w:rPr>
        <w:t xml:space="preserve"> </w:t>
      </w:r>
      <w:r w:rsidRPr="009C3696">
        <w:rPr>
          <w:rFonts w:ascii="Trebuchet MS" w:hAnsi="Trebuchet MS"/>
          <w:b/>
          <w:noProof/>
        </w:rPr>
        <w:t xml:space="preserve">9:11 </w:t>
      </w:r>
      <w:del w:id="115" w:author="Author">
        <w:r w:rsidRPr="009C3696">
          <w:rPr>
            <w:rFonts w:ascii="Trebuchet MS" w:hAnsi="Trebuchet MS"/>
            <w:noProof/>
          </w:rPr>
          <w:delText>And it came about that at</w:delText>
        </w:r>
      </w:del>
      <w:ins w:id="116" w:author="Author">
        <w:r w:rsidRPr="009C3696">
          <w:rPr>
            <w:rFonts w:ascii="Trebuchet MS" w:hAnsi="Trebuchet MS"/>
            <w:noProof/>
          </w:rPr>
          <w:t>At</w:t>
        </w:r>
      </w:ins>
      <w:r w:rsidRPr="009C3696">
        <w:rPr>
          <w:rFonts w:ascii="Trebuchet MS" w:hAnsi="Trebuchet MS"/>
          <w:noProof/>
        </w:rPr>
        <w:t xml:space="preserve"> the end of the </w:t>
      </w:r>
      <w:del w:id="117" w:author="Author">
        <w:r w:rsidRPr="009C3696">
          <w:rPr>
            <w:rFonts w:ascii="Trebuchet MS" w:hAnsi="Trebuchet MS"/>
            <w:noProof/>
          </w:rPr>
          <w:delText>forty</w:delText>
        </w:r>
      </w:del>
      <w:ins w:id="118" w:author="Author">
        <w:r w:rsidRPr="009C3696">
          <w:rPr>
            <w:rFonts w:ascii="Trebuchet MS" w:hAnsi="Trebuchet MS"/>
            <w:noProof/>
          </w:rPr>
          <w:t>40</w:t>
        </w:r>
      </w:ins>
      <w:r w:rsidRPr="009C3696">
        <w:rPr>
          <w:rFonts w:ascii="Trebuchet MS" w:hAnsi="Trebuchet MS"/>
          <w:noProof/>
        </w:rPr>
        <w:t xml:space="preserve"> days and </w:t>
      </w:r>
      <w:del w:id="119" w:author="Author">
        <w:r w:rsidRPr="009C3696">
          <w:rPr>
            <w:rFonts w:ascii="Trebuchet MS" w:hAnsi="Trebuchet MS"/>
            <w:noProof/>
          </w:rPr>
          <w:delText>forty</w:delText>
        </w:r>
      </w:del>
      <w:ins w:id="120" w:author="Author">
        <w:r w:rsidRPr="009C3696">
          <w:rPr>
            <w:rFonts w:ascii="Trebuchet MS" w:hAnsi="Trebuchet MS"/>
            <w:noProof/>
          </w:rPr>
          <w:t>40</w:t>
        </w:r>
      </w:ins>
      <w:r w:rsidRPr="009C3696">
        <w:rPr>
          <w:rFonts w:ascii="Trebuchet MS" w:hAnsi="Trebuchet MS"/>
          <w:noProof/>
        </w:rPr>
        <w:t xml:space="preserve"> nights</w:t>
      </w:r>
      <w:ins w:id="121" w:author="Author">
        <w:r w:rsidRPr="009C3696">
          <w:rPr>
            <w:rFonts w:ascii="Trebuchet MS" w:hAnsi="Trebuchet MS"/>
            <w:noProof/>
          </w:rPr>
          <w:t>,</w:t>
        </w:r>
      </w:ins>
      <w:r w:rsidRPr="009C3696">
        <w:rPr>
          <w:rFonts w:ascii="Trebuchet MS" w:hAnsi="Trebuchet MS"/>
          <w:noProof/>
        </w:rPr>
        <w:t xml:space="preserve"> Jehovah gave me the two tablets of stone, the tablets of the covenant</w:t>
      </w:r>
      <w:del w:id="122" w:author="Author">
        <w:r w:rsidRPr="009C3696">
          <w:rPr>
            <w:rFonts w:ascii="Trebuchet MS" w:hAnsi="Trebuchet MS"/>
            <w:noProof/>
          </w:rPr>
          <w:delText>;</w:delText>
        </w:r>
      </w:del>
      <w:ins w:id="123" w:author="Author">
        <w:r w:rsidRPr="009C3696">
          <w:rPr>
            <w:rFonts w:ascii="Trebuchet MS" w:hAnsi="Trebuchet MS"/>
            <w:noProof/>
          </w:rPr>
          <w:t>,</w:t>
        </w:r>
      </w:ins>
      <w:r w:rsidRPr="009C3696">
        <w:rPr>
          <w:rFonts w:ascii="Trebuchet MS" w:hAnsi="Trebuchet MS"/>
          <w:noProof/>
        </w:rPr>
        <w:t xml:space="preserve"> </w:t>
      </w:r>
      <w:r w:rsidRPr="009C3696">
        <w:rPr>
          <w:rFonts w:ascii="Trebuchet MS" w:hAnsi="Trebuchet MS"/>
          <w:b/>
          <w:noProof/>
        </w:rPr>
        <w:t xml:space="preserve">9:12 </w:t>
      </w:r>
      <w:r w:rsidRPr="009C3696">
        <w:rPr>
          <w:rFonts w:ascii="Trebuchet MS" w:hAnsi="Trebuchet MS"/>
          <w:noProof/>
        </w:rPr>
        <w:t xml:space="preserve">and Jehovah </w:t>
      </w:r>
      <w:del w:id="124" w:author="Author">
        <w:r w:rsidRPr="009C3696">
          <w:rPr>
            <w:rFonts w:ascii="Trebuchet MS" w:hAnsi="Trebuchet MS"/>
            <w:noProof/>
          </w:rPr>
          <w:delText>proceeded to say to</w:delText>
        </w:r>
      </w:del>
      <w:ins w:id="125" w:author="Author">
        <w:r w:rsidRPr="009C3696">
          <w:rPr>
            <w:rFonts w:ascii="Trebuchet MS" w:hAnsi="Trebuchet MS"/>
            <w:noProof/>
          </w:rPr>
          <w:t>told</w:t>
        </w:r>
      </w:ins>
      <w:r w:rsidRPr="009C3696">
        <w:rPr>
          <w:rFonts w:ascii="Trebuchet MS" w:hAnsi="Trebuchet MS"/>
          <w:noProof/>
        </w:rPr>
        <w:t xml:space="preserve"> me, ‘Get up, go down quickly from here, because your people whom you brought out of Egypt have acted </w:t>
      </w:r>
      <w:del w:id="126" w:author="Author">
        <w:r w:rsidRPr="009C3696">
          <w:rPr>
            <w:rFonts w:ascii="Trebuchet MS" w:hAnsi="Trebuchet MS"/>
            <w:noProof/>
          </w:rPr>
          <w:delText>ruinously</w:delText>
        </w:r>
      </w:del>
      <w:ins w:id="127" w:author="Author">
        <w:r w:rsidRPr="009C3696">
          <w:rPr>
            <w:rFonts w:ascii="Trebuchet MS" w:hAnsi="Trebuchet MS"/>
            <w:noProof/>
          </w:rPr>
          <w:t>corruptly</w:t>
        </w:r>
      </w:ins>
      <w:r w:rsidRPr="009C3696">
        <w:rPr>
          <w:rFonts w:ascii="Trebuchet MS" w:hAnsi="Trebuchet MS"/>
          <w:noProof/>
        </w:rPr>
        <w:t xml:space="preserve">. They have </w:t>
      </w:r>
      <w:ins w:id="128" w:author="Author">
        <w:r w:rsidRPr="009C3696">
          <w:rPr>
            <w:rFonts w:ascii="Trebuchet MS" w:hAnsi="Trebuchet MS"/>
            <w:noProof/>
          </w:rPr>
          <w:t xml:space="preserve">quickly </w:t>
        </w:r>
      </w:ins>
      <w:r w:rsidRPr="009C3696">
        <w:rPr>
          <w:rFonts w:ascii="Trebuchet MS" w:hAnsi="Trebuchet MS"/>
          <w:noProof/>
        </w:rPr>
        <w:t xml:space="preserve">turned aside </w:t>
      </w:r>
      <w:del w:id="129" w:author="Author">
        <w:r w:rsidRPr="009C3696">
          <w:rPr>
            <w:rFonts w:ascii="Trebuchet MS" w:hAnsi="Trebuchet MS"/>
            <w:noProof/>
          </w:rPr>
          <w:delText xml:space="preserve">quickly </w:delText>
        </w:r>
      </w:del>
      <w:r w:rsidRPr="009C3696">
        <w:rPr>
          <w:rFonts w:ascii="Trebuchet MS" w:hAnsi="Trebuchet MS"/>
          <w:noProof/>
        </w:rPr>
        <w:t xml:space="preserve">from the </w:t>
      </w:r>
      <w:del w:id="130" w:author="Author">
        <w:r w:rsidRPr="009C3696">
          <w:rPr>
            <w:rFonts w:ascii="Trebuchet MS" w:hAnsi="Trebuchet MS"/>
            <w:noProof/>
          </w:rPr>
          <w:delText>way about which</w:delText>
        </w:r>
      </w:del>
      <w:ins w:id="131" w:author="Author">
        <w:r w:rsidRPr="009C3696">
          <w:rPr>
            <w:rFonts w:ascii="Trebuchet MS" w:hAnsi="Trebuchet MS"/>
            <w:noProof/>
          </w:rPr>
          <w:t>path</w:t>
        </w:r>
      </w:ins>
      <w:r w:rsidRPr="009C3696">
        <w:rPr>
          <w:rFonts w:ascii="Trebuchet MS" w:hAnsi="Trebuchet MS"/>
          <w:noProof/>
        </w:rPr>
        <w:t xml:space="preserve"> I commanded them</w:t>
      </w:r>
      <w:ins w:id="132" w:author="Author">
        <w:r w:rsidRPr="009C3696">
          <w:rPr>
            <w:rFonts w:ascii="Trebuchet MS" w:hAnsi="Trebuchet MS"/>
            <w:noProof/>
          </w:rPr>
          <w:t xml:space="preserve"> to follow</w:t>
        </w:r>
      </w:ins>
      <w:r w:rsidRPr="009C3696">
        <w:rPr>
          <w:rFonts w:ascii="Trebuchet MS" w:hAnsi="Trebuchet MS"/>
          <w:noProof/>
        </w:rPr>
        <w:t xml:space="preserve">. They have made </w:t>
      </w:r>
      <w:ins w:id="133" w:author="Author">
        <w:r w:rsidRPr="009C3696">
          <w:rPr>
            <w:rFonts w:ascii="Trebuchet MS" w:hAnsi="Trebuchet MS"/>
            <w:noProof/>
          </w:rPr>
          <w:t>a metal image</w:t>
        </w:r>
        <w:r w:rsidRPr="009C3696">
          <w:rPr>
            <w:rStyle w:val="FootnoteReference"/>
            <w:rFonts w:ascii="Trebuchet MS" w:hAnsi="Trebuchet MS"/>
            <w:noProof/>
          </w:rPr>
          <w:footnoteReference w:id="5"/>
        </w:r>
        <w:r w:rsidRPr="009C3696">
          <w:rPr>
            <w:rFonts w:ascii="Trebuchet MS" w:hAnsi="Trebuchet MS"/>
            <w:noProof/>
          </w:rPr>
          <w:t xml:space="preserve"> for </w:t>
        </w:r>
      </w:ins>
      <w:r w:rsidRPr="009C3696">
        <w:rPr>
          <w:rFonts w:ascii="Trebuchet MS" w:hAnsi="Trebuchet MS"/>
          <w:noProof/>
        </w:rPr>
        <w:t>themselves</w:t>
      </w:r>
      <w:del w:id="136" w:author="Author">
        <w:r w:rsidRPr="009C3696">
          <w:rPr>
            <w:rFonts w:ascii="Trebuchet MS" w:hAnsi="Trebuchet MS"/>
            <w:noProof/>
          </w:rPr>
          <w:delText xml:space="preserve"> a molten image</w:delText>
        </w:r>
      </w:del>
      <w:r w:rsidRPr="009C3696">
        <w:rPr>
          <w:rFonts w:ascii="Trebuchet MS" w:hAnsi="Trebuchet MS"/>
          <w:noProof/>
        </w:rPr>
        <w:t xml:space="preserve">.’ </w:t>
      </w:r>
      <w:r w:rsidRPr="009C3696">
        <w:rPr>
          <w:rFonts w:ascii="Trebuchet MS" w:hAnsi="Trebuchet MS"/>
          <w:b/>
          <w:noProof/>
        </w:rPr>
        <w:t xml:space="preserve">9:13 </w:t>
      </w:r>
      <w:del w:id="137" w:author="Author">
        <w:r w:rsidRPr="009C3696">
          <w:rPr>
            <w:rFonts w:ascii="Trebuchet MS" w:hAnsi="Trebuchet MS"/>
            <w:noProof/>
          </w:rPr>
          <w:delText xml:space="preserve">And </w:delText>
        </w:r>
      </w:del>
      <w:r w:rsidRPr="009C3696">
        <w:rPr>
          <w:rFonts w:ascii="Trebuchet MS" w:hAnsi="Trebuchet MS"/>
          <w:noProof/>
        </w:rPr>
        <w:t xml:space="preserve">Jehovah </w:t>
      </w:r>
      <w:del w:id="138" w:author="Author">
        <w:r w:rsidRPr="009C3696">
          <w:rPr>
            <w:rFonts w:ascii="Trebuchet MS" w:hAnsi="Trebuchet MS"/>
            <w:noProof/>
          </w:rPr>
          <w:delText>went on to say this</w:delText>
        </w:r>
      </w:del>
      <w:ins w:id="139" w:author="Author">
        <w:r w:rsidRPr="009C3696">
          <w:rPr>
            <w:rFonts w:ascii="Trebuchet MS" w:hAnsi="Trebuchet MS"/>
            <w:noProof/>
          </w:rPr>
          <w:t>then said</w:t>
        </w:r>
      </w:ins>
      <w:r w:rsidRPr="009C3696">
        <w:rPr>
          <w:rFonts w:ascii="Trebuchet MS" w:hAnsi="Trebuchet MS"/>
          <w:noProof/>
        </w:rPr>
        <w:t xml:space="preserve"> to me, ‘I have seen this people, and</w:t>
      </w:r>
      <w:del w:id="140" w:author="Author">
        <w:r w:rsidRPr="009C3696">
          <w:rPr>
            <w:rFonts w:ascii="Trebuchet MS" w:hAnsi="Trebuchet MS"/>
            <w:noProof/>
          </w:rPr>
          <w:delText>,</w:delText>
        </w:r>
      </w:del>
      <w:r w:rsidRPr="009C3696">
        <w:rPr>
          <w:rFonts w:ascii="Trebuchet MS" w:hAnsi="Trebuchet MS"/>
          <w:noProof/>
        </w:rPr>
        <w:t xml:space="preserve"> look! it is </w:t>
      </w:r>
      <w:del w:id="141" w:author="Author">
        <w:r w:rsidRPr="009C3696">
          <w:rPr>
            <w:rFonts w:ascii="Trebuchet MS" w:hAnsi="Trebuchet MS"/>
            <w:noProof/>
          </w:rPr>
          <w:delText>a stiff-necked</w:delText>
        </w:r>
      </w:del>
      <w:ins w:id="142" w:author="Author">
        <w:r w:rsidRPr="009C3696">
          <w:rPr>
            <w:rFonts w:ascii="Trebuchet MS" w:hAnsi="Trebuchet MS"/>
            <w:noProof/>
          </w:rPr>
          <w:t>an obstinate</w:t>
        </w:r>
        <w:r w:rsidRPr="009C3696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9C3696">
        <w:rPr>
          <w:rFonts w:ascii="Trebuchet MS" w:hAnsi="Trebuchet MS"/>
          <w:noProof/>
        </w:rPr>
        <w:t xml:space="preserve"> people. </w:t>
      </w:r>
      <w:r w:rsidRPr="009C3696">
        <w:rPr>
          <w:rFonts w:ascii="Trebuchet MS" w:hAnsi="Trebuchet MS"/>
          <w:b/>
          <w:noProof/>
        </w:rPr>
        <w:t xml:space="preserve">9:14 </w:t>
      </w:r>
      <w:r w:rsidRPr="009C3696">
        <w:rPr>
          <w:rFonts w:ascii="Trebuchet MS" w:hAnsi="Trebuchet MS"/>
          <w:noProof/>
        </w:rPr>
        <w:t xml:space="preserve">Let me </w:t>
      </w:r>
      <w:del w:id="145" w:author="Author">
        <w:r w:rsidRPr="009C3696">
          <w:rPr>
            <w:rFonts w:ascii="Trebuchet MS" w:hAnsi="Trebuchet MS"/>
            <w:noProof/>
          </w:rPr>
          <w:delText>alone that</w:delText>
        </w:r>
      </w:del>
      <w:ins w:id="146" w:author="Author">
        <w:r w:rsidRPr="009C3696">
          <w:rPr>
            <w:rFonts w:ascii="Trebuchet MS" w:hAnsi="Trebuchet MS"/>
            <w:noProof/>
          </w:rPr>
          <w:t>be, and</w:t>
        </w:r>
      </w:ins>
      <w:r w:rsidRPr="009C3696">
        <w:rPr>
          <w:rFonts w:ascii="Trebuchet MS" w:hAnsi="Trebuchet MS"/>
          <w:noProof/>
        </w:rPr>
        <w:t xml:space="preserve"> I </w:t>
      </w:r>
      <w:del w:id="147" w:author="Author">
        <w:r w:rsidRPr="009C3696">
          <w:rPr>
            <w:rFonts w:ascii="Trebuchet MS" w:hAnsi="Trebuchet MS"/>
            <w:noProof/>
          </w:rPr>
          <w:delText>may</w:delText>
        </w:r>
      </w:del>
      <w:ins w:id="148" w:author="Author">
        <w:r w:rsidRPr="009C3696">
          <w:rPr>
            <w:rFonts w:ascii="Trebuchet MS" w:hAnsi="Trebuchet MS"/>
            <w:noProof/>
          </w:rPr>
          <w:t>will</w:t>
        </w:r>
      </w:ins>
      <w:r w:rsidRPr="009C3696">
        <w:rPr>
          <w:rFonts w:ascii="Trebuchet MS" w:hAnsi="Trebuchet MS"/>
          <w:noProof/>
        </w:rPr>
        <w:t xml:space="preserve"> annihilate them and wipe out their name from under the heavens, and let me make you a nation mightier and more </w:t>
      </w:r>
      <w:del w:id="149" w:author="Author">
        <w:r w:rsidRPr="009C3696">
          <w:rPr>
            <w:rFonts w:ascii="Trebuchet MS" w:hAnsi="Trebuchet MS"/>
            <w:noProof/>
          </w:rPr>
          <w:delText>populous</w:delText>
        </w:r>
      </w:del>
      <w:ins w:id="150" w:author="Author">
        <w:r w:rsidRPr="009C3696">
          <w:rPr>
            <w:rFonts w:ascii="Trebuchet MS" w:hAnsi="Trebuchet MS"/>
            <w:noProof/>
          </w:rPr>
          <w:t>numerous</w:t>
        </w:r>
      </w:ins>
      <w:r w:rsidRPr="009C3696">
        <w:rPr>
          <w:rFonts w:ascii="Trebuchet MS" w:hAnsi="Trebuchet MS"/>
          <w:noProof/>
        </w:rPr>
        <w:t xml:space="preserve"> than they are.’</w:t>
      </w:r>
    </w:p>
    <w:p w:rsidR="00ED39E7" w:rsidRPr="009C3696" w:rsidRDefault="00ED39E7" w:rsidP="00ED39E7">
      <w:pPr>
        <w:rPr>
          <w:rFonts w:ascii="Trebuchet MS" w:hAnsi="Trebuchet MS"/>
          <w:noProof/>
        </w:rPr>
      </w:pPr>
      <w:r w:rsidRPr="009C3696">
        <w:rPr>
          <w:rFonts w:ascii="Trebuchet MS" w:hAnsi="Trebuchet MS"/>
          <w:b/>
        </w:rPr>
        <w:t xml:space="preserve">9:15 </w:t>
      </w:r>
      <w:r w:rsidRPr="009C3696">
        <w:rPr>
          <w:rFonts w:ascii="Trebuchet MS" w:hAnsi="Trebuchet MS"/>
          <w:noProof/>
        </w:rPr>
        <w:t>“</w:t>
      </w:r>
      <w:del w:id="151" w:author="Author">
        <w:r w:rsidRPr="009C3696">
          <w:rPr>
            <w:rFonts w:ascii="Trebuchet MS" w:hAnsi="Trebuchet MS"/>
            <w:noProof/>
          </w:rPr>
          <w:delText>After that</w:delText>
        </w:r>
      </w:del>
      <w:ins w:id="152" w:author="Author">
        <w:r w:rsidRPr="009C3696">
          <w:rPr>
            <w:rFonts w:ascii="Trebuchet MS" w:hAnsi="Trebuchet MS"/>
            <w:noProof/>
          </w:rPr>
          <w:t>Then</w:t>
        </w:r>
      </w:ins>
      <w:r w:rsidRPr="009C3696">
        <w:rPr>
          <w:rFonts w:ascii="Trebuchet MS" w:hAnsi="Trebuchet MS"/>
          <w:noProof/>
        </w:rPr>
        <w:t xml:space="preserve"> I turned and went down </w:t>
      </w:r>
      <w:del w:id="153" w:author="Author">
        <w:r w:rsidRPr="009C3696">
          <w:rPr>
            <w:rFonts w:ascii="Trebuchet MS" w:hAnsi="Trebuchet MS"/>
            <w:noProof/>
          </w:rPr>
          <w:delText xml:space="preserve">from </w:delText>
        </w:r>
      </w:del>
      <w:r w:rsidRPr="009C3696">
        <w:rPr>
          <w:rFonts w:ascii="Trebuchet MS" w:hAnsi="Trebuchet MS"/>
          <w:noProof/>
        </w:rPr>
        <w:t>the mountain</w:t>
      </w:r>
      <w:del w:id="154" w:author="Author">
        <w:r w:rsidRPr="009C3696">
          <w:rPr>
            <w:rFonts w:ascii="Trebuchet MS" w:hAnsi="Trebuchet MS"/>
            <w:noProof/>
          </w:rPr>
          <w:delText>,</w:delText>
        </w:r>
      </w:del>
      <w:r w:rsidRPr="009C3696">
        <w:rPr>
          <w:rFonts w:ascii="Trebuchet MS" w:hAnsi="Trebuchet MS"/>
          <w:noProof/>
        </w:rPr>
        <w:t xml:space="preserve"> while the mountain was burning with fire</w:t>
      </w:r>
      <w:del w:id="155" w:author="Author">
        <w:r w:rsidRPr="009C3696">
          <w:rPr>
            <w:rFonts w:ascii="Trebuchet MS" w:hAnsi="Trebuchet MS"/>
            <w:noProof/>
          </w:rPr>
          <w:delText>;</w:delText>
        </w:r>
      </w:del>
      <w:ins w:id="156" w:author="Author">
        <w:r w:rsidRPr="009C3696">
          <w:rPr>
            <w:rFonts w:ascii="Trebuchet MS" w:hAnsi="Trebuchet MS"/>
            <w:noProof/>
          </w:rPr>
          <w:t>,</w:t>
        </w:r>
      </w:ins>
      <w:r w:rsidRPr="009C3696">
        <w:rPr>
          <w:rFonts w:ascii="Trebuchet MS" w:hAnsi="Trebuchet MS"/>
          <w:noProof/>
        </w:rPr>
        <w:t xml:space="preserve"> and the two tablets of the covenant were in both my hands. </w:t>
      </w:r>
      <w:r w:rsidRPr="009C3696">
        <w:rPr>
          <w:rFonts w:ascii="Trebuchet MS" w:hAnsi="Trebuchet MS"/>
          <w:b/>
          <w:noProof/>
        </w:rPr>
        <w:t xml:space="preserve">9:16 </w:t>
      </w:r>
      <w:r w:rsidRPr="009C3696">
        <w:rPr>
          <w:rFonts w:ascii="Trebuchet MS" w:hAnsi="Trebuchet MS"/>
          <w:noProof/>
        </w:rPr>
        <w:t>Then I looked</w:t>
      </w:r>
      <w:del w:id="157" w:author="Author">
        <w:r w:rsidRPr="009C3696">
          <w:rPr>
            <w:rFonts w:ascii="Trebuchet MS" w:hAnsi="Trebuchet MS"/>
            <w:noProof/>
          </w:rPr>
          <w:delText>,</w:delText>
        </w:r>
      </w:del>
      <w:r w:rsidRPr="009C3696">
        <w:rPr>
          <w:rFonts w:ascii="Trebuchet MS" w:hAnsi="Trebuchet MS"/>
          <w:noProof/>
        </w:rPr>
        <w:t xml:space="preserve"> and </w:t>
      </w:r>
      <w:del w:id="158" w:author="Author">
        <w:r w:rsidRPr="009C3696">
          <w:rPr>
            <w:rFonts w:ascii="Trebuchet MS" w:hAnsi="Trebuchet MS"/>
            <w:noProof/>
          </w:rPr>
          <w:delText xml:space="preserve">there </w:delText>
        </w:r>
        <w:r w:rsidRPr="009C3696">
          <w:rPr>
            <w:rFonts w:ascii="Trebuchet MS" w:hAnsi="Trebuchet MS"/>
            <w:noProof/>
            <w:u w:val="dotted"/>
          </w:rPr>
          <w:delText>YOU</w:delText>
        </w:r>
      </w:del>
      <w:ins w:id="159" w:author="Author">
        <w:r w:rsidRPr="009C3696">
          <w:rPr>
            <w:rFonts w:ascii="Trebuchet MS" w:hAnsi="Trebuchet MS"/>
            <w:noProof/>
          </w:rPr>
          <w:t>saw that you</w:t>
        </w:r>
      </w:ins>
      <w:r w:rsidRPr="009C3696">
        <w:rPr>
          <w:rFonts w:ascii="Trebuchet MS" w:hAnsi="Trebuchet MS"/>
          <w:noProof/>
        </w:rPr>
        <w:t xml:space="preserve"> had sinned against Jehovah </w:t>
      </w:r>
      <w:del w:id="160" w:author="Author">
        <w:r w:rsidRPr="009C3696">
          <w:rPr>
            <w:rFonts w:ascii="Trebuchet MS" w:hAnsi="Trebuchet MS"/>
            <w:noProof/>
            <w:u w:val="dotted"/>
          </w:rPr>
          <w:delText>YOUR</w:delText>
        </w:r>
      </w:del>
      <w:ins w:id="161" w:author="Author">
        <w:r w:rsidRPr="009C3696">
          <w:rPr>
            <w:rFonts w:ascii="Trebuchet MS" w:hAnsi="Trebuchet MS"/>
            <w:noProof/>
          </w:rPr>
          <w:t>your</w:t>
        </w:r>
      </w:ins>
      <w:r w:rsidRPr="009C3696">
        <w:rPr>
          <w:rFonts w:ascii="Trebuchet MS" w:hAnsi="Trebuchet MS"/>
          <w:noProof/>
        </w:rPr>
        <w:t xml:space="preserve"> God! </w:t>
      </w:r>
      <w:del w:id="162" w:author="Author">
        <w:r w:rsidRPr="009C3696">
          <w:rPr>
            <w:rFonts w:ascii="Trebuchet MS" w:hAnsi="Trebuchet MS"/>
            <w:noProof/>
          </w:rPr>
          <w:delText>Y</w:delText>
        </w:r>
        <w:r w:rsidRPr="009C3696">
          <w:rPr>
            <w:rFonts w:ascii="Trebuchet MS" w:hAnsi="Trebuchet MS"/>
            <w:noProof/>
            <w:u w:val="dotted"/>
          </w:rPr>
          <w:delText>OU</w:delText>
        </w:r>
      </w:del>
      <w:ins w:id="163" w:author="Author">
        <w:r w:rsidRPr="009C3696">
          <w:rPr>
            <w:rFonts w:ascii="Trebuchet MS" w:hAnsi="Trebuchet MS"/>
            <w:noProof/>
          </w:rPr>
          <w:t>You</w:t>
        </w:r>
      </w:ins>
      <w:r w:rsidRPr="009C3696">
        <w:rPr>
          <w:rFonts w:ascii="Trebuchet MS" w:hAnsi="Trebuchet MS"/>
          <w:noProof/>
        </w:rPr>
        <w:t xml:space="preserve"> had made </w:t>
      </w:r>
      <w:ins w:id="164" w:author="Author">
        <w:r w:rsidRPr="009C3696">
          <w:rPr>
            <w:rFonts w:ascii="Trebuchet MS" w:hAnsi="Trebuchet MS"/>
            <w:noProof/>
          </w:rPr>
          <w:t>a metal</w:t>
        </w:r>
        <w:r w:rsidRPr="009C3696">
          <w:rPr>
            <w:rStyle w:val="FootnoteReference"/>
            <w:rFonts w:ascii="Trebuchet MS" w:hAnsi="Trebuchet MS"/>
            <w:noProof/>
          </w:rPr>
          <w:footnoteReference w:id="7"/>
        </w:r>
        <w:r w:rsidRPr="009C3696">
          <w:rPr>
            <w:rFonts w:ascii="Trebuchet MS" w:hAnsi="Trebuchet MS"/>
            <w:noProof/>
          </w:rPr>
          <w:t xml:space="preserve"> calf for </w:t>
        </w:r>
      </w:ins>
      <w:r w:rsidRPr="009C3696">
        <w:rPr>
          <w:rFonts w:ascii="Trebuchet MS" w:hAnsi="Trebuchet MS"/>
          <w:noProof/>
        </w:rPr>
        <w:t>yourselves</w:t>
      </w:r>
      <w:del w:id="167" w:author="Author">
        <w:r w:rsidRPr="009C3696">
          <w:rPr>
            <w:rFonts w:ascii="Trebuchet MS" w:hAnsi="Trebuchet MS"/>
            <w:noProof/>
          </w:rPr>
          <w:delText xml:space="preserve"> a molten calf. Y</w:delText>
        </w:r>
        <w:r w:rsidRPr="009C3696">
          <w:rPr>
            <w:rFonts w:ascii="Trebuchet MS" w:hAnsi="Trebuchet MS"/>
            <w:noProof/>
            <w:u w:val="dotted"/>
          </w:rPr>
          <w:delText>OU</w:delText>
        </w:r>
      </w:del>
      <w:ins w:id="168" w:author="Author">
        <w:r w:rsidRPr="009C3696">
          <w:rPr>
            <w:rFonts w:ascii="Trebuchet MS" w:hAnsi="Trebuchet MS"/>
            <w:noProof/>
          </w:rPr>
          <w:t>. You</w:t>
        </w:r>
      </w:ins>
      <w:r w:rsidRPr="009C3696">
        <w:rPr>
          <w:rFonts w:ascii="Trebuchet MS" w:hAnsi="Trebuchet MS"/>
          <w:noProof/>
        </w:rPr>
        <w:t xml:space="preserve"> had turned aside quickly from the </w:t>
      </w:r>
      <w:del w:id="169" w:author="Author">
        <w:r w:rsidRPr="009C3696">
          <w:rPr>
            <w:rFonts w:ascii="Trebuchet MS" w:hAnsi="Trebuchet MS"/>
            <w:noProof/>
          </w:rPr>
          <w:delText>way about which</w:delText>
        </w:r>
      </w:del>
      <w:ins w:id="170" w:author="Author">
        <w:r w:rsidRPr="009C3696">
          <w:rPr>
            <w:rFonts w:ascii="Trebuchet MS" w:hAnsi="Trebuchet MS"/>
            <w:noProof/>
          </w:rPr>
          <w:t>path</w:t>
        </w:r>
      </w:ins>
      <w:r w:rsidRPr="009C3696">
        <w:rPr>
          <w:rFonts w:ascii="Trebuchet MS" w:hAnsi="Trebuchet MS"/>
          <w:noProof/>
        </w:rPr>
        <w:t xml:space="preserve"> Jehovah had commanded </w:t>
      </w:r>
      <w:del w:id="171" w:author="Author">
        <w:r w:rsidRPr="009C3696">
          <w:rPr>
            <w:rFonts w:ascii="Trebuchet MS" w:hAnsi="Trebuchet MS"/>
            <w:noProof/>
            <w:u w:val="dotted"/>
          </w:rPr>
          <w:delText>YOU</w:delText>
        </w:r>
      </w:del>
      <w:ins w:id="172" w:author="Author">
        <w:r w:rsidRPr="009C3696">
          <w:rPr>
            <w:rFonts w:ascii="Trebuchet MS" w:hAnsi="Trebuchet MS"/>
            <w:noProof/>
          </w:rPr>
          <w:t>you to follow</w:t>
        </w:r>
      </w:ins>
      <w:r w:rsidRPr="009C3696">
        <w:rPr>
          <w:rFonts w:ascii="Trebuchet MS" w:hAnsi="Trebuchet MS"/>
          <w:noProof/>
        </w:rPr>
        <w:t xml:space="preserve">. </w:t>
      </w:r>
      <w:r w:rsidRPr="009C3696">
        <w:rPr>
          <w:rFonts w:ascii="Trebuchet MS" w:hAnsi="Trebuchet MS"/>
          <w:b/>
          <w:noProof/>
        </w:rPr>
        <w:t xml:space="preserve">9:17 </w:t>
      </w:r>
      <w:del w:id="173" w:author="Author">
        <w:r w:rsidRPr="009C3696">
          <w:rPr>
            <w:rFonts w:ascii="Trebuchet MS" w:hAnsi="Trebuchet MS"/>
            <w:noProof/>
          </w:rPr>
          <w:delText>At that</w:delText>
        </w:r>
      </w:del>
      <w:ins w:id="174" w:author="Author">
        <w:r w:rsidRPr="009C3696">
          <w:rPr>
            <w:rFonts w:ascii="Trebuchet MS" w:hAnsi="Trebuchet MS"/>
            <w:noProof/>
          </w:rPr>
          <w:t>So</w:t>
        </w:r>
      </w:ins>
      <w:r w:rsidRPr="009C3696">
        <w:rPr>
          <w:rFonts w:ascii="Trebuchet MS" w:hAnsi="Trebuchet MS"/>
          <w:noProof/>
        </w:rPr>
        <w:t xml:space="preserve"> I took hold of the two tablets and </w:t>
      </w:r>
      <w:del w:id="175" w:author="Author">
        <w:r w:rsidRPr="009C3696">
          <w:rPr>
            <w:rFonts w:ascii="Trebuchet MS" w:hAnsi="Trebuchet MS"/>
            <w:noProof/>
          </w:rPr>
          <w:delText>flung</w:delText>
        </w:r>
      </w:del>
      <w:ins w:id="176" w:author="Author">
        <w:r w:rsidRPr="009C3696">
          <w:rPr>
            <w:rFonts w:ascii="Trebuchet MS" w:hAnsi="Trebuchet MS"/>
            <w:noProof/>
          </w:rPr>
          <w:t>threw</w:t>
        </w:r>
      </w:ins>
      <w:r w:rsidRPr="009C3696">
        <w:rPr>
          <w:rFonts w:ascii="Trebuchet MS" w:hAnsi="Trebuchet MS"/>
          <w:noProof/>
        </w:rPr>
        <w:t xml:space="preserve"> them down </w:t>
      </w:r>
      <w:del w:id="177" w:author="Author">
        <w:r w:rsidRPr="009C3696">
          <w:rPr>
            <w:rFonts w:ascii="Trebuchet MS" w:hAnsi="Trebuchet MS"/>
            <w:noProof/>
          </w:rPr>
          <w:delText>from</w:delText>
        </w:r>
      </w:del>
      <w:ins w:id="178" w:author="Author">
        <w:r w:rsidRPr="009C3696">
          <w:rPr>
            <w:rFonts w:ascii="Trebuchet MS" w:hAnsi="Trebuchet MS"/>
            <w:noProof/>
          </w:rPr>
          <w:t>with</w:t>
        </w:r>
      </w:ins>
      <w:r w:rsidRPr="009C3696">
        <w:rPr>
          <w:rFonts w:ascii="Trebuchet MS" w:hAnsi="Trebuchet MS"/>
          <w:noProof/>
        </w:rPr>
        <w:t xml:space="preserve"> both my hands and shattered them before </w:t>
      </w:r>
      <w:del w:id="179" w:author="Author">
        <w:r w:rsidRPr="009C3696">
          <w:rPr>
            <w:rFonts w:ascii="Trebuchet MS" w:hAnsi="Trebuchet MS"/>
            <w:noProof/>
            <w:u w:val="dotted"/>
          </w:rPr>
          <w:delText>YOUR</w:delText>
        </w:r>
      </w:del>
      <w:ins w:id="180" w:author="Author">
        <w:r w:rsidRPr="009C3696">
          <w:rPr>
            <w:rFonts w:ascii="Trebuchet MS" w:hAnsi="Trebuchet MS"/>
            <w:noProof/>
          </w:rPr>
          <w:t>your</w:t>
        </w:r>
      </w:ins>
      <w:r w:rsidRPr="009C3696">
        <w:rPr>
          <w:rFonts w:ascii="Trebuchet MS" w:hAnsi="Trebuchet MS"/>
          <w:noProof/>
        </w:rPr>
        <w:t xml:space="preserve"> eyes. </w:t>
      </w:r>
      <w:r w:rsidRPr="009C3696">
        <w:rPr>
          <w:rFonts w:ascii="Trebuchet MS" w:hAnsi="Trebuchet MS"/>
          <w:b/>
          <w:noProof/>
        </w:rPr>
        <w:t xml:space="preserve">9:18 </w:t>
      </w:r>
      <w:del w:id="181" w:author="Author">
        <w:r w:rsidRPr="009C3696">
          <w:rPr>
            <w:rFonts w:ascii="Trebuchet MS" w:hAnsi="Trebuchet MS"/>
            <w:noProof/>
          </w:rPr>
          <w:delText>And</w:delText>
        </w:r>
      </w:del>
      <w:ins w:id="182" w:author="Author">
        <w:r w:rsidRPr="009C3696">
          <w:rPr>
            <w:rFonts w:ascii="Trebuchet MS" w:hAnsi="Trebuchet MS"/>
            <w:noProof/>
          </w:rPr>
          <w:t>Then</w:t>
        </w:r>
      </w:ins>
      <w:r w:rsidRPr="009C3696">
        <w:rPr>
          <w:rFonts w:ascii="Trebuchet MS" w:hAnsi="Trebuchet MS"/>
          <w:noProof/>
        </w:rPr>
        <w:t xml:space="preserve"> I </w:t>
      </w:r>
      <w:del w:id="183" w:author="Author">
        <w:r w:rsidRPr="009C3696">
          <w:rPr>
            <w:rFonts w:ascii="Trebuchet MS" w:hAnsi="Trebuchet MS"/>
            <w:noProof/>
          </w:rPr>
          <w:delText>proceeded to prostrate</w:delText>
        </w:r>
      </w:del>
      <w:ins w:id="184" w:author="Author">
        <w:r w:rsidRPr="009C3696">
          <w:rPr>
            <w:rFonts w:ascii="Trebuchet MS" w:hAnsi="Trebuchet MS"/>
            <w:noProof/>
          </w:rPr>
          <w:t>prostrated</w:t>
        </w:r>
      </w:ins>
      <w:r w:rsidRPr="009C3696">
        <w:rPr>
          <w:rFonts w:ascii="Trebuchet MS" w:hAnsi="Trebuchet MS"/>
          <w:noProof/>
        </w:rPr>
        <w:t xml:space="preserve"> myself before Jehovah, as at first, </w:t>
      </w:r>
      <w:del w:id="185" w:author="Author">
        <w:r w:rsidRPr="009C3696">
          <w:rPr>
            <w:rFonts w:ascii="Trebuchet MS" w:hAnsi="Trebuchet MS"/>
            <w:noProof/>
          </w:rPr>
          <w:delText>forty</w:delText>
        </w:r>
      </w:del>
      <w:ins w:id="186" w:author="Author">
        <w:r w:rsidRPr="009C3696">
          <w:rPr>
            <w:rFonts w:ascii="Trebuchet MS" w:hAnsi="Trebuchet MS"/>
            <w:noProof/>
          </w:rPr>
          <w:t>for 40</w:t>
        </w:r>
      </w:ins>
      <w:r w:rsidRPr="009C3696">
        <w:rPr>
          <w:rFonts w:ascii="Trebuchet MS" w:hAnsi="Trebuchet MS"/>
          <w:noProof/>
        </w:rPr>
        <w:t xml:space="preserve"> days and </w:t>
      </w:r>
      <w:del w:id="187" w:author="Author">
        <w:r w:rsidRPr="009C3696">
          <w:rPr>
            <w:rFonts w:ascii="Trebuchet MS" w:hAnsi="Trebuchet MS"/>
            <w:noProof/>
          </w:rPr>
          <w:delText>forty</w:delText>
        </w:r>
      </w:del>
      <w:ins w:id="188" w:author="Author">
        <w:r w:rsidRPr="009C3696">
          <w:rPr>
            <w:rFonts w:ascii="Trebuchet MS" w:hAnsi="Trebuchet MS"/>
            <w:noProof/>
          </w:rPr>
          <w:t>40</w:t>
        </w:r>
      </w:ins>
      <w:r w:rsidRPr="009C3696">
        <w:rPr>
          <w:rFonts w:ascii="Trebuchet MS" w:hAnsi="Trebuchet MS"/>
          <w:noProof/>
        </w:rPr>
        <w:t xml:space="preserve"> nights. I neither ate </w:t>
      </w:r>
      <w:del w:id="189" w:author="Author">
        <w:r w:rsidRPr="009C3696">
          <w:rPr>
            <w:rFonts w:ascii="Trebuchet MS" w:hAnsi="Trebuchet MS"/>
            <w:noProof/>
          </w:rPr>
          <w:delText>bread</w:delText>
        </w:r>
      </w:del>
      <w:ins w:id="190" w:author="Author">
        <w:r w:rsidRPr="009C3696">
          <w:rPr>
            <w:rFonts w:ascii="Trebuchet MS" w:hAnsi="Trebuchet MS"/>
            <w:noProof/>
          </w:rPr>
          <w:t>food</w:t>
        </w:r>
      </w:ins>
      <w:r w:rsidRPr="009C3696">
        <w:rPr>
          <w:rFonts w:ascii="Trebuchet MS" w:hAnsi="Trebuchet MS"/>
          <w:noProof/>
        </w:rPr>
        <w:t xml:space="preserve"> nor drank water, because of all </w:t>
      </w:r>
      <w:del w:id="191" w:author="Author">
        <w:r w:rsidRPr="009C3696">
          <w:rPr>
            <w:rFonts w:ascii="Trebuchet MS" w:hAnsi="Trebuchet MS"/>
            <w:noProof/>
            <w:u w:val="dotted"/>
          </w:rPr>
          <w:delText>YOUR</w:delText>
        </w:r>
        <w:r w:rsidRPr="009C3696">
          <w:rPr>
            <w:rFonts w:ascii="Trebuchet MS" w:hAnsi="Trebuchet MS"/>
            <w:noProof/>
          </w:rPr>
          <w:delText xml:space="preserve"> sin</w:delText>
        </w:r>
      </w:del>
      <w:ins w:id="192" w:author="Author">
        <w:r w:rsidRPr="009C3696">
          <w:rPr>
            <w:rFonts w:ascii="Trebuchet MS" w:hAnsi="Trebuchet MS"/>
            <w:noProof/>
          </w:rPr>
          <w:t>the sins</w:t>
        </w:r>
      </w:ins>
      <w:r w:rsidRPr="009C3696">
        <w:rPr>
          <w:rFonts w:ascii="Trebuchet MS" w:hAnsi="Trebuchet MS"/>
          <w:noProof/>
        </w:rPr>
        <w:t xml:space="preserve"> that </w:t>
      </w:r>
      <w:del w:id="193" w:author="Author">
        <w:r w:rsidRPr="009C3696">
          <w:rPr>
            <w:rFonts w:ascii="Trebuchet MS" w:hAnsi="Trebuchet MS"/>
            <w:noProof/>
            <w:u w:val="dotted"/>
          </w:rPr>
          <w:delText>YOU</w:delText>
        </w:r>
      </w:del>
      <w:ins w:id="194" w:author="Author">
        <w:r w:rsidRPr="009C3696">
          <w:rPr>
            <w:rFonts w:ascii="Trebuchet MS" w:hAnsi="Trebuchet MS"/>
            <w:noProof/>
          </w:rPr>
          <w:t>you</w:t>
        </w:r>
      </w:ins>
      <w:r w:rsidRPr="009C3696">
        <w:rPr>
          <w:rFonts w:ascii="Trebuchet MS" w:hAnsi="Trebuchet MS"/>
          <w:noProof/>
        </w:rPr>
        <w:t xml:space="preserve"> had committed </w:t>
      </w:r>
      <w:del w:id="195" w:author="Author">
        <w:r w:rsidRPr="009C3696">
          <w:rPr>
            <w:rFonts w:ascii="Trebuchet MS" w:hAnsi="Trebuchet MS"/>
            <w:noProof/>
          </w:rPr>
          <w:delText>in</w:delText>
        </w:r>
      </w:del>
      <w:ins w:id="196" w:author="Author">
        <w:r w:rsidRPr="009C3696">
          <w:rPr>
            <w:rFonts w:ascii="Trebuchet MS" w:hAnsi="Trebuchet MS"/>
            <w:noProof/>
          </w:rPr>
          <w:t>by your</w:t>
        </w:r>
      </w:ins>
      <w:r w:rsidRPr="009C3696">
        <w:rPr>
          <w:rFonts w:ascii="Trebuchet MS" w:hAnsi="Trebuchet MS"/>
          <w:noProof/>
        </w:rPr>
        <w:t xml:space="preserve"> doing </w:t>
      </w:r>
      <w:ins w:id="197" w:author="Author">
        <w:r w:rsidRPr="009C3696">
          <w:rPr>
            <w:rFonts w:ascii="Trebuchet MS" w:hAnsi="Trebuchet MS"/>
            <w:noProof/>
          </w:rPr>
          <w:t xml:space="preserve">what was </w:t>
        </w:r>
      </w:ins>
      <w:r w:rsidRPr="009C3696">
        <w:rPr>
          <w:rFonts w:ascii="Trebuchet MS" w:hAnsi="Trebuchet MS"/>
          <w:noProof/>
        </w:rPr>
        <w:t xml:space="preserve">evil in </w:t>
      </w:r>
      <w:del w:id="198" w:author="Author">
        <w:r w:rsidRPr="009C3696">
          <w:rPr>
            <w:rFonts w:ascii="Trebuchet MS" w:hAnsi="Trebuchet MS"/>
            <w:noProof/>
          </w:rPr>
          <w:delText>the</w:delText>
        </w:r>
      </w:del>
      <w:ins w:id="199" w:author="Author">
        <w:r w:rsidRPr="009C3696">
          <w:rPr>
            <w:rFonts w:ascii="Trebuchet MS" w:hAnsi="Trebuchet MS"/>
            <w:noProof/>
          </w:rPr>
          <w:t>Jehovah’s</w:t>
        </w:r>
      </w:ins>
      <w:r w:rsidRPr="009C3696">
        <w:rPr>
          <w:rFonts w:ascii="Trebuchet MS" w:hAnsi="Trebuchet MS"/>
          <w:noProof/>
        </w:rPr>
        <w:t xml:space="preserve"> eyes </w:t>
      </w:r>
      <w:del w:id="200" w:author="Author">
        <w:r w:rsidRPr="009C3696">
          <w:rPr>
            <w:rFonts w:ascii="Trebuchet MS" w:hAnsi="Trebuchet MS"/>
            <w:noProof/>
          </w:rPr>
          <w:delText>of Jehovah so as to offend</w:delText>
        </w:r>
      </w:del>
      <w:ins w:id="201" w:author="Author">
        <w:r w:rsidRPr="009C3696">
          <w:rPr>
            <w:rFonts w:ascii="Trebuchet MS" w:hAnsi="Trebuchet MS"/>
            <w:noProof/>
          </w:rPr>
          <w:t>and offending</w:t>
        </w:r>
      </w:ins>
      <w:r w:rsidRPr="009C3696">
        <w:rPr>
          <w:rFonts w:ascii="Trebuchet MS" w:hAnsi="Trebuchet MS"/>
          <w:noProof/>
        </w:rPr>
        <w:t xml:space="preserve"> him. </w:t>
      </w:r>
      <w:r w:rsidRPr="009C3696">
        <w:rPr>
          <w:rFonts w:ascii="Trebuchet MS" w:hAnsi="Trebuchet MS"/>
          <w:b/>
          <w:noProof/>
        </w:rPr>
        <w:t xml:space="preserve">9:19 </w:t>
      </w:r>
      <w:r w:rsidRPr="009C3696">
        <w:rPr>
          <w:rFonts w:ascii="Trebuchet MS" w:hAnsi="Trebuchet MS"/>
          <w:noProof/>
        </w:rPr>
        <w:t xml:space="preserve">For I was </w:t>
      </w:r>
      <w:del w:id="202" w:author="Author">
        <w:r w:rsidRPr="009C3696">
          <w:rPr>
            <w:rFonts w:ascii="Trebuchet MS" w:hAnsi="Trebuchet MS"/>
            <w:noProof/>
          </w:rPr>
          <w:delText>scared</w:delText>
        </w:r>
      </w:del>
      <w:ins w:id="203" w:author="Author">
        <w:r w:rsidRPr="009C3696">
          <w:rPr>
            <w:rFonts w:ascii="Trebuchet MS" w:hAnsi="Trebuchet MS"/>
            <w:noProof/>
          </w:rPr>
          <w:t>terrified</w:t>
        </w:r>
      </w:ins>
      <w:r w:rsidRPr="009C3696">
        <w:rPr>
          <w:rFonts w:ascii="Trebuchet MS" w:hAnsi="Trebuchet MS"/>
          <w:noProof/>
        </w:rPr>
        <w:t xml:space="preserve"> because of </w:t>
      </w:r>
      <w:del w:id="204" w:author="Author">
        <w:r w:rsidRPr="009C3696">
          <w:rPr>
            <w:rFonts w:ascii="Trebuchet MS" w:hAnsi="Trebuchet MS"/>
            <w:noProof/>
          </w:rPr>
          <w:delText>the hot</w:delText>
        </w:r>
      </w:del>
      <w:ins w:id="205" w:author="Author">
        <w:r w:rsidRPr="009C3696">
          <w:rPr>
            <w:rFonts w:ascii="Trebuchet MS" w:hAnsi="Trebuchet MS"/>
            <w:noProof/>
          </w:rPr>
          <w:t>Jehovah’s great</w:t>
        </w:r>
      </w:ins>
      <w:r w:rsidRPr="009C3696">
        <w:rPr>
          <w:rFonts w:ascii="Trebuchet MS" w:hAnsi="Trebuchet MS"/>
          <w:noProof/>
        </w:rPr>
        <w:t xml:space="preserve"> anger </w:t>
      </w:r>
      <w:del w:id="206" w:author="Author">
        <w:r w:rsidRPr="009C3696">
          <w:rPr>
            <w:rFonts w:ascii="Trebuchet MS" w:hAnsi="Trebuchet MS"/>
            <w:noProof/>
          </w:rPr>
          <w:delText xml:space="preserve">with which Jehovah had got indignant at </w:delText>
        </w:r>
        <w:r w:rsidRPr="009C3696">
          <w:rPr>
            <w:rFonts w:ascii="Trebuchet MS" w:hAnsi="Trebuchet MS"/>
            <w:noProof/>
            <w:u w:val="dotted"/>
          </w:rPr>
          <w:delText>YOU</w:delText>
        </w:r>
      </w:del>
      <w:ins w:id="207" w:author="Author">
        <w:r w:rsidRPr="009C3696">
          <w:rPr>
            <w:rFonts w:ascii="Trebuchet MS" w:hAnsi="Trebuchet MS"/>
            <w:noProof/>
          </w:rPr>
          <w:t>against you, in that he was ready</w:t>
        </w:r>
      </w:ins>
      <w:r w:rsidRPr="009C3696">
        <w:rPr>
          <w:rFonts w:ascii="Trebuchet MS" w:hAnsi="Trebuchet MS"/>
          <w:noProof/>
        </w:rPr>
        <w:t xml:space="preserve"> to </w:t>
      </w:r>
      <w:del w:id="208" w:author="Author">
        <w:r w:rsidRPr="009C3696">
          <w:rPr>
            <w:rFonts w:ascii="Trebuchet MS" w:hAnsi="Trebuchet MS"/>
            <w:noProof/>
          </w:rPr>
          <w:delText xml:space="preserve">the point of annihilating </w:delText>
        </w:r>
        <w:r w:rsidRPr="009C3696">
          <w:rPr>
            <w:rFonts w:ascii="Trebuchet MS" w:hAnsi="Trebuchet MS"/>
            <w:noProof/>
            <w:u w:val="dotted"/>
          </w:rPr>
          <w:delText>YOU</w:delText>
        </w:r>
        <w:r w:rsidRPr="009C3696">
          <w:rPr>
            <w:rFonts w:ascii="Trebuchet MS" w:hAnsi="Trebuchet MS"/>
            <w:noProof/>
          </w:rPr>
          <w:delText>.</w:delText>
        </w:r>
      </w:del>
      <w:ins w:id="209" w:author="Author">
        <w:r w:rsidRPr="009C3696">
          <w:rPr>
            <w:rFonts w:ascii="Trebuchet MS" w:hAnsi="Trebuchet MS"/>
            <w:noProof/>
          </w:rPr>
          <w:t>annihilate you.</w:t>
        </w:r>
      </w:ins>
      <w:r w:rsidRPr="009C3696">
        <w:rPr>
          <w:rFonts w:ascii="Trebuchet MS" w:hAnsi="Trebuchet MS"/>
          <w:noProof/>
        </w:rPr>
        <w:t xml:space="preserve"> However, Jehovah listened to me </w:t>
      </w:r>
      <w:del w:id="210" w:author="Author">
        <w:r w:rsidRPr="009C3696">
          <w:rPr>
            <w:rFonts w:ascii="Trebuchet MS" w:hAnsi="Trebuchet MS"/>
            <w:noProof/>
          </w:rPr>
          <w:delText xml:space="preserve">also </w:delText>
        </w:r>
      </w:del>
      <w:r w:rsidRPr="009C3696">
        <w:rPr>
          <w:rFonts w:ascii="Trebuchet MS" w:hAnsi="Trebuchet MS"/>
          <w:noProof/>
        </w:rPr>
        <w:t>that time</w:t>
      </w:r>
      <w:ins w:id="211" w:author="Author">
        <w:r w:rsidRPr="009C3696">
          <w:rPr>
            <w:rFonts w:ascii="Trebuchet MS" w:hAnsi="Trebuchet MS"/>
            <w:noProof/>
          </w:rPr>
          <w:t xml:space="preserve"> also</w:t>
        </w:r>
      </w:ins>
      <w:r w:rsidRPr="009C3696">
        <w:rPr>
          <w:rFonts w:ascii="Trebuchet MS" w:hAnsi="Trebuchet MS"/>
          <w:noProof/>
        </w:rPr>
        <w:t>.</w:t>
      </w:r>
    </w:p>
    <w:p w:rsidR="00ED39E7" w:rsidRPr="009C3696" w:rsidRDefault="00ED39E7" w:rsidP="00ED39E7">
      <w:pPr>
        <w:rPr>
          <w:rFonts w:ascii="Trebuchet MS" w:hAnsi="Trebuchet MS"/>
          <w:noProof/>
        </w:rPr>
      </w:pPr>
      <w:r w:rsidRPr="009C3696">
        <w:rPr>
          <w:rFonts w:ascii="Trebuchet MS" w:hAnsi="Trebuchet MS"/>
          <w:b/>
        </w:rPr>
        <w:t xml:space="preserve">9:20 </w:t>
      </w:r>
      <w:r w:rsidRPr="009C3696">
        <w:rPr>
          <w:rFonts w:ascii="Trebuchet MS" w:hAnsi="Trebuchet MS"/>
          <w:noProof/>
        </w:rPr>
        <w:t>“</w:t>
      </w:r>
      <w:del w:id="212" w:author="Author">
        <w:r w:rsidRPr="009C3696">
          <w:rPr>
            <w:rFonts w:ascii="Trebuchet MS" w:hAnsi="Trebuchet MS"/>
            <w:noProof/>
          </w:rPr>
          <w:delText xml:space="preserve">At Aaron, too, </w:delText>
        </w:r>
      </w:del>
      <w:r w:rsidRPr="009C3696">
        <w:rPr>
          <w:rFonts w:ascii="Trebuchet MS" w:hAnsi="Trebuchet MS"/>
          <w:noProof/>
        </w:rPr>
        <w:t xml:space="preserve">Jehovah </w:t>
      </w:r>
      <w:del w:id="213" w:author="Author">
        <w:r w:rsidRPr="009C3696">
          <w:rPr>
            <w:rFonts w:ascii="Trebuchet MS" w:hAnsi="Trebuchet MS"/>
            <w:noProof/>
          </w:rPr>
          <w:delText>got very incensed</w:delText>
        </w:r>
      </w:del>
      <w:ins w:id="214" w:author="Author">
        <w:r w:rsidRPr="009C3696">
          <w:rPr>
            <w:rFonts w:ascii="Trebuchet MS" w:hAnsi="Trebuchet MS"/>
            <w:noProof/>
          </w:rPr>
          <w:t>was so angry with Aaron that he was ready</w:t>
        </w:r>
      </w:ins>
      <w:r w:rsidRPr="009C3696">
        <w:rPr>
          <w:rFonts w:ascii="Trebuchet MS" w:hAnsi="Trebuchet MS"/>
          <w:noProof/>
        </w:rPr>
        <w:t xml:space="preserve"> to </w:t>
      </w:r>
      <w:del w:id="215" w:author="Author">
        <w:r w:rsidRPr="009C3696">
          <w:rPr>
            <w:rFonts w:ascii="Trebuchet MS" w:hAnsi="Trebuchet MS"/>
            <w:noProof/>
          </w:rPr>
          <w:delText>the point of annihilating</w:delText>
        </w:r>
      </w:del>
      <w:ins w:id="216" w:author="Author">
        <w:r w:rsidRPr="009C3696">
          <w:rPr>
            <w:rFonts w:ascii="Trebuchet MS" w:hAnsi="Trebuchet MS"/>
            <w:noProof/>
          </w:rPr>
          <w:t>annihilate</w:t>
        </w:r>
      </w:ins>
      <w:r w:rsidRPr="009C3696">
        <w:rPr>
          <w:rFonts w:ascii="Trebuchet MS" w:hAnsi="Trebuchet MS"/>
          <w:noProof/>
        </w:rPr>
        <w:t xml:space="preserve"> him</w:t>
      </w:r>
      <w:del w:id="217" w:author="Author">
        <w:r w:rsidRPr="009C3696">
          <w:rPr>
            <w:rFonts w:ascii="Trebuchet MS" w:hAnsi="Trebuchet MS"/>
            <w:noProof/>
          </w:rPr>
          <w:delText>;</w:delText>
        </w:r>
      </w:del>
      <w:ins w:id="218" w:author="Author">
        <w:r w:rsidRPr="009C3696">
          <w:rPr>
            <w:rFonts w:ascii="Trebuchet MS" w:hAnsi="Trebuchet MS"/>
            <w:noProof/>
          </w:rPr>
          <w:t>,</w:t>
        </w:r>
      </w:ins>
      <w:r w:rsidRPr="009C3696">
        <w:rPr>
          <w:rFonts w:ascii="Trebuchet MS" w:hAnsi="Trebuchet MS"/>
          <w:noProof/>
        </w:rPr>
        <w:t xml:space="preserve"> but I made supplication </w:t>
      </w:r>
      <w:del w:id="219" w:author="Author">
        <w:r w:rsidRPr="009C3696">
          <w:rPr>
            <w:rFonts w:ascii="Trebuchet MS" w:hAnsi="Trebuchet MS"/>
            <w:noProof/>
          </w:rPr>
          <w:delText>also in behalf of</w:delText>
        </w:r>
      </w:del>
      <w:ins w:id="220" w:author="Author">
        <w:r w:rsidRPr="009C3696">
          <w:rPr>
            <w:rFonts w:ascii="Trebuchet MS" w:hAnsi="Trebuchet MS"/>
            <w:noProof/>
          </w:rPr>
          <w:t>for</w:t>
        </w:r>
      </w:ins>
      <w:r w:rsidRPr="009C3696">
        <w:rPr>
          <w:rFonts w:ascii="Trebuchet MS" w:hAnsi="Trebuchet MS"/>
          <w:noProof/>
        </w:rPr>
        <w:t xml:space="preserve"> Aaron at that </w:t>
      </w:r>
      <w:del w:id="221" w:author="Author">
        <w:r w:rsidRPr="009C3696">
          <w:rPr>
            <w:rFonts w:ascii="Trebuchet MS" w:hAnsi="Trebuchet MS"/>
            <w:noProof/>
          </w:rPr>
          <w:delText xml:space="preserve">particular </w:delText>
        </w:r>
      </w:del>
      <w:r w:rsidRPr="009C3696">
        <w:rPr>
          <w:rFonts w:ascii="Trebuchet MS" w:hAnsi="Trebuchet MS"/>
          <w:noProof/>
        </w:rPr>
        <w:t>time</w:t>
      </w:r>
      <w:ins w:id="222" w:author="Author">
        <w:r w:rsidRPr="009C3696">
          <w:rPr>
            <w:rFonts w:ascii="Trebuchet MS" w:hAnsi="Trebuchet MS"/>
            <w:noProof/>
          </w:rPr>
          <w:t xml:space="preserve"> also</w:t>
        </w:r>
      </w:ins>
      <w:r w:rsidRPr="009C3696">
        <w:rPr>
          <w:rFonts w:ascii="Trebuchet MS" w:hAnsi="Trebuchet MS"/>
          <w:noProof/>
        </w:rPr>
        <w:t xml:space="preserve">. </w:t>
      </w:r>
      <w:r w:rsidRPr="009C3696">
        <w:rPr>
          <w:rFonts w:ascii="Trebuchet MS" w:hAnsi="Trebuchet MS"/>
          <w:b/>
          <w:noProof/>
        </w:rPr>
        <w:t xml:space="preserve">9:21 </w:t>
      </w:r>
      <w:del w:id="223" w:author="Author">
        <w:r w:rsidRPr="009C3696">
          <w:rPr>
            <w:rFonts w:ascii="Trebuchet MS" w:hAnsi="Trebuchet MS"/>
            <w:noProof/>
          </w:rPr>
          <w:delText xml:space="preserve">And </w:delText>
        </w:r>
        <w:r w:rsidRPr="009C3696">
          <w:rPr>
            <w:rFonts w:ascii="Trebuchet MS" w:hAnsi="Trebuchet MS"/>
            <w:noProof/>
            <w:u w:val="dotted"/>
          </w:rPr>
          <w:delText>YOUR</w:delText>
        </w:r>
        <w:r w:rsidRPr="009C3696">
          <w:rPr>
            <w:rFonts w:ascii="Trebuchet MS" w:hAnsi="Trebuchet MS"/>
            <w:noProof/>
          </w:rPr>
          <w:delText xml:space="preserve"> sin that </w:delText>
        </w:r>
        <w:r w:rsidRPr="009C3696">
          <w:rPr>
            <w:rFonts w:ascii="Trebuchet MS" w:hAnsi="Trebuchet MS"/>
            <w:noProof/>
            <w:u w:val="dotted"/>
          </w:rPr>
          <w:delText>YOU</w:delText>
        </w:r>
        <w:r w:rsidRPr="009C3696">
          <w:rPr>
            <w:rFonts w:ascii="Trebuchet MS" w:hAnsi="Trebuchet MS"/>
            <w:noProof/>
          </w:rPr>
          <w:delText xml:space="preserve"> had</w:delText>
        </w:r>
      </w:del>
      <w:ins w:id="224" w:author="Author">
        <w:r w:rsidRPr="009C3696">
          <w:rPr>
            <w:rFonts w:ascii="Trebuchet MS" w:hAnsi="Trebuchet MS"/>
            <w:noProof/>
          </w:rPr>
          <w:t>Then I took the sinful thing you</w:t>
        </w:r>
      </w:ins>
      <w:r w:rsidRPr="009C3696">
        <w:rPr>
          <w:rFonts w:ascii="Trebuchet MS" w:hAnsi="Trebuchet MS"/>
          <w:noProof/>
        </w:rPr>
        <w:t xml:space="preserve"> made, the calf, </w:t>
      </w:r>
      <w:del w:id="225" w:author="Author">
        <w:r w:rsidRPr="009C3696">
          <w:rPr>
            <w:rFonts w:ascii="Trebuchet MS" w:hAnsi="Trebuchet MS"/>
            <w:noProof/>
          </w:rPr>
          <w:delText xml:space="preserve">I took, </w:delText>
        </w:r>
      </w:del>
      <w:r w:rsidRPr="009C3696">
        <w:rPr>
          <w:rFonts w:ascii="Trebuchet MS" w:hAnsi="Trebuchet MS"/>
          <w:noProof/>
        </w:rPr>
        <w:t xml:space="preserve">and </w:t>
      </w:r>
      <w:del w:id="226" w:author="Author">
        <w:r w:rsidRPr="009C3696">
          <w:rPr>
            <w:rFonts w:ascii="Trebuchet MS" w:hAnsi="Trebuchet MS"/>
            <w:noProof/>
          </w:rPr>
          <w:delText>I proceeded to burn</w:delText>
        </w:r>
      </w:del>
      <w:ins w:id="227" w:author="Author">
        <w:r w:rsidRPr="009C3696">
          <w:rPr>
            <w:rFonts w:ascii="Trebuchet MS" w:hAnsi="Trebuchet MS"/>
            <w:noProof/>
          </w:rPr>
          <w:t>burned</w:t>
        </w:r>
      </w:ins>
      <w:r w:rsidRPr="009C3696">
        <w:rPr>
          <w:rFonts w:ascii="Trebuchet MS" w:hAnsi="Trebuchet MS"/>
          <w:noProof/>
        </w:rPr>
        <w:t xml:space="preserve"> it </w:t>
      </w:r>
      <w:ins w:id="228" w:author="Author">
        <w:r w:rsidRPr="009C3696">
          <w:rPr>
            <w:rFonts w:ascii="Trebuchet MS" w:hAnsi="Trebuchet MS"/>
            <w:noProof/>
          </w:rPr>
          <w:t xml:space="preserve">up </w:t>
        </w:r>
      </w:ins>
      <w:r w:rsidRPr="009C3696">
        <w:rPr>
          <w:rFonts w:ascii="Trebuchet MS" w:hAnsi="Trebuchet MS"/>
          <w:noProof/>
        </w:rPr>
        <w:t>in the fire</w:t>
      </w:r>
      <w:ins w:id="229" w:author="Author">
        <w:r w:rsidRPr="009C3696">
          <w:rPr>
            <w:rFonts w:ascii="Trebuchet MS" w:hAnsi="Trebuchet MS"/>
            <w:noProof/>
          </w:rPr>
          <w:t>; I crushed it</w:t>
        </w:r>
      </w:ins>
      <w:r w:rsidRPr="009C3696">
        <w:rPr>
          <w:rFonts w:ascii="Trebuchet MS" w:hAnsi="Trebuchet MS"/>
          <w:noProof/>
        </w:rPr>
        <w:t xml:space="preserve"> and </w:t>
      </w:r>
      <w:del w:id="230" w:author="Author">
        <w:r w:rsidRPr="009C3696">
          <w:rPr>
            <w:rFonts w:ascii="Trebuchet MS" w:hAnsi="Trebuchet MS"/>
            <w:noProof/>
          </w:rPr>
          <w:delText>to crush it, grinding</w:delText>
        </w:r>
      </w:del>
      <w:ins w:id="231" w:author="Author">
        <w:r w:rsidRPr="009C3696">
          <w:rPr>
            <w:rFonts w:ascii="Trebuchet MS" w:hAnsi="Trebuchet MS"/>
            <w:noProof/>
          </w:rPr>
          <w:t>ground</w:t>
        </w:r>
      </w:ins>
      <w:r w:rsidRPr="009C3696">
        <w:rPr>
          <w:rFonts w:ascii="Trebuchet MS" w:hAnsi="Trebuchet MS"/>
          <w:noProof/>
        </w:rPr>
        <w:t xml:space="preserve"> it thoroughly until it </w:t>
      </w:r>
      <w:del w:id="232" w:author="Author">
        <w:r w:rsidRPr="009C3696">
          <w:rPr>
            <w:rFonts w:ascii="Trebuchet MS" w:hAnsi="Trebuchet MS"/>
            <w:noProof/>
          </w:rPr>
          <w:delText>had become</w:delText>
        </w:r>
      </w:del>
      <w:ins w:id="233" w:author="Author">
        <w:r w:rsidRPr="009C3696">
          <w:rPr>
            <w:rFonts w:ascii="Trebuchet MS" w:hAnsi="Trebuchet MS"/>
            <w:noProof/>
          </w:rPr>
          <w:t>was</w:t>
        </w:r>
      </w:ins>
      <w:r w:rsidRPr="009C3696">
        <w:rPr>
          <w:rFonts w:ascii="Trebuchet MS" w:hAnsi="Trebuchet MS"/>
          <w:noProof/>
        </w:rPr>
        <w:t xml:space="preserve"> fine like dust</w:t>
      </w:r>
      <w:del w:id="234" w:author="Author">
        <w:r w:rsidRPr="009C3696">
          <w:rPr>
            <w:rFonts w:ascii="Trebuchet MS" w:hAnsi="Trebuchet MS"/>
            <w:noProof/>
          </w:rPr>
          <w:delText>; after which</w:delText>
        </w:r>
      </w:del>
      <w:ins w:id="235" w:author="Author">
        <w:r w:rsidRPr="009C3696">
          <w:rPr>
            <w:rFonts w:ascii="Trebuchet MS" w:hAnsi="Trebuchet MS"/>
            <w:noProof/>
          </w:rPr>
          <w:t>, and</w:t>
        </w:r>
      </w:ins>
      <w:r w:rsidRPr="009C3696">
        <w:rPr>
          <w:rFonts w:ascii="Trebuchet MS" w:hAnsi="Trebuchet MS"/>
          <w:noProof/>
        </w:rPr>
        <w:t xml:space="preserve"> I threw </w:t>
      </w:r>
      <w:del w:id="236" w:author="Author">
        <w:r w:rsidRPr="009C3696">
          <w:rPr>
            <w:rFonts w:ascii="Trebuchet MS" w:hAnsi="Trebuchet MS"/>
            <w:noProof/>
          </w:rPr>
          <w:delText>its</w:delText>
        </w:r>
      </w:del>
      <w:ins w:id="237" w:author="Author">
        <w:r w:rsidRPr="009C3696">
          <w:rPr>
            <w:rFonts w:ascii="Trebuchet MS" w:hAnsi="Trebuchet MS"/>
            <w:noProof/>
          </w:rPr>
          <w:t>the</w:t>
        </w:r>
      </w:ins>
      <w:r w:rsidRPr="009C3696">
        <w:rPr>
          <w:rFonts w:ascii="Trebuchet MS" w:hAnsi="Trebuchet MS"/>
          <w:noProof/>
        </w:rPr>
        <w:t xml:space="preserve"> dust into the </w:t>
      </w:r>
      <w:del w:id="238" w:author="Author">
        <w:r w:rsidRPr="009C3696">
          <w:rPr>
            <w:rFonts w:ascii="Trebuchet MS" w:hAnsi="Trebuchet MS"/>
            <w:noProof/>
          </w:rPr>
          <w:delText>torrent</w:delText>
        </w:r>
      </w:del>
      <w:ins w:id="239" w:author="Author">
        <w:r w:rsidRPr="009C3696">
          <w:rPr>
            <w:rFonts w:ascii="Trebuchet MS" w:hAnsi="Trebuchet MS"/>
            <w:noProof/>
          </w:rPr>
          <w:t>stream</w:t>
        </w:r>
      </w:ins>
      <w:r w:rsidRPr="009C3696">
        <w:rPr>
          <w:rFonts w:ascii="Trebuchet MS" w:hAnsi="Trebuchet MS"/>
          <w:noProof/>
        </w:rPr>
        <w:t xml:space="preserve"> that </w:t>
      </w:r>
      <w:del w:id="240" w:author="Author">
        <w:r w:rsidRPr="009C3696">
          <w:rPr>
            <w:rFonts w:ascii="Trebuchet MS" w:hAnsi="Trebuchet MS"/>
            <w:noProof/>
          </w:rPr>
          <w:delText>was descending</w:delText>
        </w:r>
      </w:del>
      <w:ins w:id="241" w:author="Author">
        <w:r w:rsidRPr="009C3696">
          <w:rPr>
            <w:rFonts w:ascii="Trebuchet MS" w:hAnsi="Trebuchet MS"/>
            <w:noProof/>
          </w:rPr>
          <w:t>flows down</w:t>
        </w:r>
      </w:ins>
      <w:r w:rsidRPr="009C3696">
        <w:rPr>
          <w:rFonts w:ascii="Trebuchet MS" w:hAnsi="Trebuchet MS"/>
          <w:noProof/>
        </w:rPr>
        <w:t xml:space="preserve"> from the mountain.</w:t>
      </w:r>
    </w:p>
    <w:p w:rsidR="00ED39E7" w:rsidRPr="009C3696" w:rsidRDefault="00ED39E7" w:rsidP="00ED39E7">
      <w:pPr>
        <w:rPr>
          <w:rFonts w:ascii="Trebuchet MS" w:hAnsi="Trebuchet MS"/>
          <w:noProof/>
        </w:rPr>
      </w:pPr>
      <w:r w:rsidRPr="009C3696">
        <w:rPr>
          <w:rFonts w:ascii="Trebuchet MS" w:hAnsi="Trebuchet MS"/>
          <w:b/>
        </w:rPr>
        <w:t xml:space="preserve">9:22 </w:t>
      </w:r>
      <w:r w:rsidRPr="009C3696">
        <w:rPr>
          <w:rFonts w:ascii="Trebuchet MS" w:hAnsi="Trebuchet MS"/>
          <w:noProof/>
        </w:rPr>
        <w:t>“Further, at Tab′e·rah</w:t>
      </w:r>
      <w:del w:id="242" w:author="Author">
        <w:r w:rsidRPr="009C3696">
          <w:rPr>
            <w:rFonts w:ascii="Trebuchet MS" w:hAnsi="Trebuchet MS"/>
            <w:noProof/>
          </w:rPr>
          <w:delText xml:space="preserve"> and</w:delText>
        </w:r>
      </w:del>
      <w:ins w:id="243" w:author="Author">
        <w:r w:rsidRPr="009C3696">
          <w:rPr>
            <w:rFonts w:ascii="Trebuchet MS" w:hAnsi="Trebuchet MS"/>
            <w:noProof/>
          </w:rPr>
          <w:t>,</w:t>
        </w:r>
      </w:ins>
      <w:r w:rsidRPr="009C3696">
        <w:rPr>
          <w:rFonts w:ascii="Trebuchet MS" w:hAnsi="Trebuchet MS"/>
          <w:noProof/>
        </w:rPr>
        <w:t xml:space="preserve"> at Mas′sah</w:t>
      </w:r>
      <w:ins w:id="244" w:author="Author">
        <w:r w:rsidRPr="009C3696">
          <w:rPr>
            <w:rFonts w:ascii="Trebuchet MS" w:hAnsi="Trebuchet MS"/>
            <w:noProof/>
          </w:rPr>
          <w:t>,</w:t>
        </w:r>
      </w:ins>
      <w:r w:rsidRPr="009C3696">
        <w:rPr>
          <w:rFonts w:ascii="Trebuchet MS" w:hAnsi="Trebuchet MS"/>
          <w:noProof/>
        </w:rPr>
        <w:t xml:space="preserve"> and at Kib′roth-hat·ta′a·vah</w:t>
      </w:r>
      <w:del w:id="245" w:author="Author">
        <w:r w:rsidRPr="009C3696">
          <w:rPr>
            <w:rFonts w:ascii="Trebuchet MS" w:hAnsi="Trebuchet MS"/>
            <w:noProof/>
          </w:rPr>
          <w:delText xml:space="preserve"> </w:delText>
        </w:r>
        <w:r w:rsidRPr="009C3696">
          <w:rPr>
            <w:rFonts w:ascii="Trebuchet MS" w:hAnsi="Trebuchet MS"/>
            <w:noProof/>
            <w:u w:val="dotted"/>
          </w:rPr>
          <w:delText>YOU</w:delText>
        </w:r>
        <w:r w:rsidRPr="009C3696">
          <w:rPr>
            <w:rFonts w:ascii="Trebuchet MS" w:hAnsi="Trebuchet MS"/>
            <w:noProof/>
          </w:rPr>
          <w:delText xml:space="preserve"> proved yourselves provokers of</w:delText>
        </w:r>
      </w:del>
      <w:ins w:id="246" w:author="Author">
        <w:r w:rsidRPr="009C3696">
          <w:rPr>
            <w:rFonts w:ascii="Trebuchet MS" w:hAnsi="Trebuchet MS"/>
            <w:noProof/>
          </w:rPr>
          <w:t>, you also provoked</w:t>
        </w:r>
      </w:ins>
      <w:r w:rsidRPr="009C3696">
        <w:rPr>
          <w:rFonts w:ascii="Trebuchet MS" w:hAnsi="Trebuchet MS"/>
          <w:noProof/>
        </w:rPr>
        <w:t xml:space="preserve"> Jehovah to anger. </w:t>
      </w:r>
      <w:r w:rsidRPr="009C3696">
        <w:rPr>
          <w:rFonts w:ascii="Trebuchet MS" w:hAnsi="Trebuchet MS"/>
          <w:b/>
          <w:noProof/>
        </w:rPr>
        <w:t xml:space="preserve">9:23 </w:t>
      </w:r>
      <w:del w:id="247" w:author="Author">
        <w:r w:rsidRPr="009C3696">
          <w:rPr>
            <w:rFonts w:ascii="Trebuchet MS" w:hAnsi="Trebuchet MS"/>
            <w:noProof/>
          </w:rPr>
          <w:delText>And when</w:delText>
        </w:r>
      </w:del>
      <w:ins w:id="248" w:author="Author">
        <w:r w:rsidRPr="009C3696">
          <w:rPr>
            <w:rFonts w:ascii="Trebuchet MS" w:hAnsi="Trebuchet MS"/>
            <w:noProof/>
          </w:rPr>
          <w:t>When</w:t>
        </w:r>
      </w:ins>
      <w:r w:rsidRPr="009C3696">
        <w:rPr>
          <w:rFonts w:ascii="Trebuchet MS" w:hAnsi="Trebuchet MS"/>
          <w:noProof/>
        </w:rPr>
        <w:t xml:space="preserve"> Jehovah sent </w:t>
      </w:r>
      <w:del w:id="249" w:author="Author">
        <w:r w:rsidRPr="009C3696">
          <w:rPr>
            <w:rFonts w:ascii="Trebuchet MS" w:hAnsi="Trebuchet MS"/>
            <w:noProof/>
            <w:u w:val="dotted"/>
          </w:rPr>
          <w:delText>YOU</w:delText>
        </w:r>
      </w:del>
      <w:ins w:id="250" w:author="Author">
        <w:r w:rsidRPr="009C3696">
          <w:rPr>
            <w:rFonts w:ascii="Trebuchet MS" w:hAnsi="Trebuchet MS"/>
            <w:noProof/>
          </w:rPr>
          <w:t>you</w:t>
        </w:r>
      </w:ins>
      <w:r w:rsidRPr="009C3696">
        <w:rPr>
          <w:rFonts w:ascii="Trebuchet MS" w:hAnsi="Trebuchet MS"/>
          <w:noProof/>
        </w:rPr>
        <w:t xml:space="preserve"> out of Ka′desh-bar′ne·a</w:t>
      </w:r>
      <w:del w:id="251" w:author="Author">
        <w:r w:rsidRPr="009C3696">
          <w:rPr>
            <w:rFonts w:ascii="Trebuchet MS" w:hAnsi="Trebuchet MS"/>
            <w:noProof/>
          </w:rPr>
          <w:delText>, saying</w:delText>
        </w:r>
      </w:del>
      <w:ins w:id="252" w:author="Author">
        <w:r w:rsidRPr="009C3696">
          <w:rPr>
            <w:rFonts w:ascii="Trebuchet MS" w:hAnsi="Trebuchet MS"/>
            <w:noProof/>
          </w:rPr>
          <w:t xml:space="preserve"> and said</w:t>
        </w:r>
      </w:ins>
      <w:r w:rsidRPr="009C3696">
        <w:rPr>
          <w:rFonts w:ascii="Trebuchet MS" w:hAnsi="Trebuchet MS"/>
          <w:noProof/>
        </w:rPr>
        <w:t xml:space="preserve">, ‘Go up and take possession of the land that I </w:t>
      </w:r>
      <w:del w:id="253" w:author="Author">
        <w:r w:rsidRPr="009C3696">
          <w:rPr>
            <w:rFonts w:ascii="Trebuchet MS" w:hAnsi="Trebuchet MS"/>
            <w:noProof/>
          </w:rPr>
          <w:delText>shall</w:delText>
        </w:r>
      </w:del>
      <w:ins w:id="254" w:author="Author">
        <w:r w:rsidRPr="009C3696">
          <w:rPr>
            <w:rFonts w:ascii="Trebuchet MS" w:hAnsi="Trebuchet MS"/>
            <w:noProof/>
          </w:rPr>
          <w:t>will</w:t>
        </w:r>
      </w:ins>
      <w:r w:rsidRPr="009C3696">
        <w:rPr>
          <w:rFonts w:ascii="Trebuchet MS" w:hAnsi="Trebuchet MS"/>
          <w:noProof/>
        </w:rPr>
        <w:t xml:space="preserve"> certainly give </w:t>
      </w:r>
      <w:del w:id="255" w:author="Author">
        <w:r w:rsidRPr="009C3696">
          <w:rPr>
            <w:rFonts w:ascii="Trebuchet MS" w:hAnsi="Trebuchet MS"/>
            <w:noProof/>
            <w:u w:val="dotted"/>
          </w:rPr>
          <w:delText>YOU</w:delText>
        </w:r>
      </w:del>
      <w:ins w:id="256" w:author="Author">
        <w:r w:rsidRPr="009C3696">
          <w:rPr>
            <w:rFonts w:ascii="Trebuchet MS" w:hAnsi="Trebuchet MS"/>
            <w:noProof/>
          </w:rPr>
          <w:t>you</w:t>
        </w:r>
      </w:ins>
      <w:r w:rsidRPr="009C3696">
        <w:rPr>
          <w:rFonts w:ascii="Trebuchet MS" w:hAnsi="Trebuchet MS"/>
          <w:noProof/>
        </w:rPr>
        <w:t xml:space="preserve">!’ </w:t>
      </w:r>
      <w:del w:id="257" w:author="Author">
        <w:r w:rsidRPr="009C3696">
          <w:rPr>
            <w:rFonts w:ascii="Trebuchet MS" w:hAnsi="Trebuchet MS"/>
            <w:noProof/>
          </w:rPr>
          <w:delText xml:space="preserve">then </w:delText>
        </w:r>
        <w:r w:rsidRPr="009C3696">
          <w:rPr>
            <w:rFonts w:ascii="Trebuchet MS" w:hAnsi="Trebuchet MS"/>
            <w:noProof/>
            <w:u w:val="dotted"/>
          </w:rPr>
          <w:delText>YOU</w:delText>
        </w:r>
        <w:r w:rsidRPr="009C3696">
          <w:rPr>
            <w:rFonts w:ascii="Trebuchet MS" w:hAnsi="Trebuchet MS"/>
            <w:noProof/>
          </w:rPr>
          <w:delText xml:space="preserve"> behaved rebelliously</w:delText>
        </w:r>
      </w:del>
      <w:ins w:id="258" w:author="Author">
        <w:r w:rsidRPr="009C3696">
          <w:rPr>
            <w:rFonts w:ascii="Trebuchet MS" w:hAnsi="Trebuchet MS"/>
            <w:noProof/>
          </w:rPr>
          <w:t>you again rebelled</w:t>
        </w:r>
      </w:ins>
      <w:r w:rsidRPr="009C3696">
        <w:rPr>
          <w:rFonts w:ascii="Trebuchet MS" w:hAnsi="Trebuchet MS"/>
          <w:noProof/>
        </w:rPr>
        <w:t xml:space="preserve"> against the order of Jehovah </w:t>
      </w:r>
      <w:del w:id="259" w:author="Author">
        <w:r w:rsidRPr="009C3696">
          <w:rPr>
            <w:rFonts w:ascii="Trebuchet MS" w:hAnsi="Trebuchet MS"/>
            <w:noProof/>
            <w:u w:val="dotted"/>
          </w:rPr>
          <w:delText>YOUR</w:delText>
        </w:r>
      </w:del>
      <w:ins w:id="260" w:author="Author">
        <w:r w:rsidRPr="009C3696">
          <w:rPr>
            <w:rFonts w:ascii="Trebuchet MS" w:hAnsi="Trebuchet MS"/>
            <w:noProof/>
          </w:rPr>
          <w:t>your</w:t>
        </w:r>
      </w:ins>
      <w:r w:rsidRPr="009C3696">
        <w:rPr>
          <w:rFonts w:ascii="Trebuchet MS" w:hAnsi="Trebuchet MS"/>
          <w:noProof/>
        </w:rPr>
        <w:t xml:space="preserve"> God, and </w:t>
      </w:r>
      <w:del w:id="261" w:author="Author">
        <w:r w:rsidRPr="009C3696">
          <w:rPr>
            <w:rFonts w:ascii="Trebuchet MS" w:hAnsi="Trebuchet MS"/>
            <w:noProof/>
            <w:u w:val="dotted"/>
          </w:rPr>
          <w:delText>YOU</w:delText>
        </w:r>
      </w:del>
      <w:ins w:id="262" w:author="Author">
        <w:r w:rsidRPr="009C3696">
          <w:rPr>
            <w:rFonts w:ascii="Trebuchet MS" w:hAnsi="Trebuchet MS"/>
            <w:noProof/>
          </w:rPr>
          <w:t>you</w:t>
        </w:r>
      </w:ins>
      <w:r w:rsidRPr="009C3696">
        <w:rPr>
          <w:rFonts w:ascii="Trebuchet MS" w:hAnsi="Trebuchet MS"/>
          <w:noProof/>
        </w:rPr>
        <w:t xml:space="preserve"> did not exercise faith </w:t>
      </w:r>
      <w:del w:id="263" w:author="Author">
        <w:r w:rsidRPr="009C3696">
          <w:rPr>
            <w:rFonts w:ascii="Trebuchet MS" w:hAnsi="Trebuchet MS"/>
            <w:noProof/>
          </w:rPr>
          <w:delText>toward</w:delText>
        </w:r>
      </w:del>
      <w:ins w:id="264" w:author="Author">
        <w:r w:rsidRPr="009C3696">
          <w:rPr>
            <w:rFonts w:ascii="Trebuchet MS" w:hAnsi="Trebuchet MS"/>
            <w:noProof/>
          </w:rPr>
          <w:t>in</w:t>
        </w:r>
      </w:ins>
      <w:r w:rsidRPr="009C3696">
        <w:rPr>
          <w:rFonts w:ascii="Trebuchet MS" w:hAnsi="Trebuchet MS"/>
          <w:noProof/>
        </w:rPr>
        <w:t xml:space="preserve"> him and did not </w:t>
      </w:r>
      <w:del w:id="265" w:author="Author">
        <w:r w:rsidRPr="009C3696">
          <w:rPr>
            <w:rFonts w:ascii="Trebuchet MS" w:hAnsi="Trebuchet MS"/>
            <w:noProof/>
          </w:rPr>
          <w:delText>listen to his voice</w:delText>
        </w:r>
      </w:del>
      <w:ins w:id="266" w:author="Author">
        <w:r w:rsidRPr="009C3696">
          <w:rPr>
            <w:rFonts w:ascii="Trebuchet MS" w:hAnsi="Trebuchet MS"/>
            <w:noProof/>
          </w:rPr>
          <w:t>obey him</w:t>
        </w:r>
      </w:ins>
      <w:r w:rsidRPr="009C3696">
        <w:rPr>
          <w:rFonts w:ascii="Trebuchet MS" w:hAnsi="Trebuchet MS"/>
          <w:noProof/>
        </w:rPr>
        <w:t xml:space="preserve">. </w:t>
      </w:r>
      <w:r w:rsidRPr="009C3696">
        <w:rPr>
          <w:rFonts w:ascii="Trebuchet MS" w:hAnsi="Trebuchet MS"/>
          <w:b/>
          <w:noProof/>
        </w:rPr>
        <w:t xml:space="preserve">9:24 </w:t>
      </w:r>
      <w:del w:id="267" w:author="Author">
        <w:r w:rsidRPr="009C3696">
          <w:rPr>
            <w:rFonts w:ascii="Trebuchet MS" w:hAnsi="Trebuchet MS"/>
            <w:noProof/>
          </w:rPr>
          <w:delText>Y</w:delText>
        </w:r>
        <w:r w:rsidRPr="009C3696">
          <w:rPr>
            <w:rFonts w:ascii="Trebuchet MS" w:hAnsi="Trebuchet MS"/>
            <w:noProof/>
            <w:u w:val="dotted"/>
          </w:rPr>
          <w:delText>OU</w:delText>
        </w:r>
      </w:del>
      <w:ins w:id="268" w:author="Author">
        <w:r w:rsidRPr="009C3696">
          <w:rPr>
            <w:rFonts w:ascii="Trebuchet MS" w:hAnsi="Trebuchet MS"/>
            <w:noProof/>
          </w:rPr>
          <w:t>You</w:t>
        </w:r>
      </w:ins>
      <w:r w:rsidRPr="009C3696">
        <w:rPr>
          <w:rFonts w:ascii="Trebuchet MS" w:hAnsi="Trebuchet MS"/>
          <w:noProof/>
        </w:rPr>
        <w:t xml:space="preserve"> have </w:t>
      </w:r>
      <w:del w:id="269" w:author="Author">
        <w:r w:rsidRPr="009C3696">
          <w:rPr>
            <w:rFonts w:ascii="Trebuchet MS" w:hAnsi="Trebuchet MS"/>
            <w:noProof/>
          </w:rPr>
          <w:delText>proved yourselves rebellious in behavior with</w:delText>
        </w:r>
      </w:del>
      <w:ins w:id="270" w:author="Author">
        <w:r w:rsidRPr="009C3696">
          <w:rPr>
            <w:rFonts w:ascii="Trebuchet MS" w:hAnsi="Trebuchet MS"/>
            <w:noProof/>
          </w:rPr>
          <w:t>rebelled against</w:t>
        </w:r>
      </w:ins>
      <w:r w:rsidRPr="009C3696">
        <w:rPr>
          <w:rFonts w:ascii="Trebuchet MS" w:hAnsi="Trebuchet MS"/>
          <w:noProof/>
        </w:rPr>
        <w:t xml:space="preserve"> Jehovah </w:t>
      </w:r>
      <w:del w:id="271" w:author="Author">
        <w:r w:rsidRPr="009C3696">
          <w:rPr>
            <w:rFonts w:ascii="Trebuchet MS" w:hAnsi="Trebuchet MS"/>
            <w:noProof/>
          </w:rPr>
          <w:delText xml:space="preserve">from the day of my knowing </w:delText>
        </w:r>
        <w:r w:rsidRPr="009C3696">
          <w:rPr>
            <w:rFonts w:ascii="Trebuchet MS" w:hAnsi="Trebuchet MS"/>
            <w:noProof/>
            <w:u w:val="dotted"/>
          </w:rPr>
          <w:delText>YOU</w:delText>
        </w:r>
      </w:del>
      <w:ins w:id="272" w:author="Author">
        <w:r w:rsidRPr="009C3696">
          <w:rPr>
            <w:rFonts w:ascii="Trebuchet MS" w:hAnsi="Trebuchet MS"/>
            <w:noProof/>
          </w:rPr>
          <w:t>ever since I have known you</w:t>
        </w:r>
      </w:ins>
      <w:r w:rsidRPr="009C3696">
        <w:rPr>
          <w:rFonts w:ascii="Trebuchet MS" w:hAnsi="Trebuchet MS"/>
          <w:noProof/>
        </w:rPr>
        <w:t>.</w:t>
      </w:r>
    </w:p>
    <w:p w:rsidR="00ED39E7" w:rsidRPr="009C3696" w:rsidRDefault="00ED39E7" w:rsidP="00ED39E7">
      <w:pPr>
        <w:rPr>
          <w:rFonts w:ascii="Trebuchet MS" w:hAnsi="Trebuchet MS"/>
          <w:noProof/>
        </w:rPr>
      </w:pPr>
      <w:r w:rsidRPr="009C3696">
        <w:rPr>
          <w:rFonts w:ascii="Trebuchet MS" w:hAnsi="Trebuchet MS"/>
          <w:b/>
        </w:rPr>
        <w:t xml:space="preserve">9:25 </w:t>
      </w:r>
      <w:r w:rsidRPr="009C3696">
        <w:rPr>
          <w:rFonts w:ascii="Trebuchet MS" w:hAnsi="Trebuchet MS"/>
          <w:noProof/>
        </w:rPr>
        <w:t xml:space="preserve">“So I kept prostrating myself before Jehovah </w:t>
      </w:r>
      <w:del w:id="273" w:author="Author">
        <w:r w:rsidRPr="009C3696">
          <w:rPr>
            <w:rFonts w:ascii="Trebuchet MS" w:hAnsi="Trebuchet MS"/>
            <w:noProof/>
          </w:rPr>
          <w:delText>forty</w:delText>
        </w:r>
      </w:del>
      <w:ins w:id="274" w:author="Author">
        <w:r w:rsidRPr="009C3696">
          <w:rPr>
            <w:rFonts w:ascii="Trebuchet MS" w:hAnsi="Trebuchet MS"/>
            <w:noProof/>
          </w:rPr>
          <w:t>40</w:t>
        </w:r>
      </w:ins>
      <w:r w:rsidRPr="009C3696">
        <w:rPr>
          <w:rFonts w:ascii="Trebuchet MS" w:hAnsi="Trebuchet MS"/>
          <w:noProof/>
        </w:rPr>
        <w:t xml:space="preserve"> days and </w:t>
      </w:r>
      <w:del w:id="275" w:author="Author">
        <w:r w:rsidRPr="009C3696">
          <w:rPr>
            <w:rFonts w:ascii="Trebuchet MS" w:hAnsi="Trebuchet MS"/>
            <w:noProof/>
          </w:rPr>
          <w:delText>forty</w:delText>
        </w:r>
      </w:del>
      <w:ins w:id="276" w:author="Author">
        <w:r w:rsidRPr="009C3696">
          <w:rPr>
            <w:rFonts w:ascii="Trebuchet MS" w:hAnsi="Trebuchet MS"/>
            <w:noProof/>
          </w:rPr>
          <w:t>40</w:t>
        </w:r>
      </w:ins>
      <w:r w:rsidRPr="009C3696">
        <w:rPr>
          <w:rFonts w:ascii="Trebuchet MS" w:hAnsi="Trebuchet MS"/>
          <w:noProof/>
        </w:rPr>
        <w:t xml:space="preserve"> nights, for I prostrated myself </w:t>
      </w:r>
      <w:del w:id="277" w:author="Author">
        <w:r w:rsidRPr="009C3696">
          <w:rPr>
            <w:rFonts w:ascii="Trebuchet MS" w:hAnsi="Trebuchet MS"/>
            <w:noProof/>
          </w:rPr>
          <w:delText>thus</w:delText>
        </w:r>
      </w:del>
      <w:ins w:id="278" w:author="Author">
        <w:r w:rsidRPr="009C3696">
          <w:rPr>
            <w:rFonts w:ascii="Trebuchet MS" w:hAnsi="Trebuchet MS"/>
            <w:noProof/>
          </w:rPr>
          <w:t>in this way</w:t>
        </w:r>
      </w:ins>
      <w:r w:rsidRPr="009C3696">
        <w:rPr>
          <w:rFonts w:ascii="Trebuchet MS" w:hAnsi="Trebuchet MS"/>
          <w:noProof/>
        </w:rPr>
        <w:t xml:space="preserve"> because Jehovah </w:t>
      </w:r>
      <w:del w:id="279" w:author="Author">
        <w:r w:rsidRPr="009C3696">
          <w:rPr>
            <w:rFonts w:ascii="Trebuchet MS" w:hAnsi="Trebuchet MS"/>
            <w:noProof/>
          </w:rPr>
          <w:delText xml:space="preserve">talked of annihilating </w:delText>
        </w:r>
        <w:r w:rsidRPr="009C3696">
          <w:rPr>
            <w:rFonts w:ascii="Trebuchet MS" w:hAnsi="Trebuchet MS"/>
            <w:noProof/>
            <w:u w:val="dotted"/>
          </w:rPr>
          <w:delText>YOU</w:delText>
        </w:r>
      </w:del>
      <w:ins w:id="280" w:author="Author">
        <w:r w:rsidRPr="009C3696">
          <w:rPr>
            <w:rFonts w:ascii="Trebuchet MS" w:hAnsi="Trebuchet MS"/>
            <w:noProof/>
          </w:rPr>
          <w:t>said he would annihilate you</w:t>
        </w:r>
      </w:ins>
      <w:r w:rsidRPr="009C3696">
        <w:rPr>
          <w:rFonts w:ascii="Trebuchet MS" w:hAnsi="Trebuchet MS"/>
          <w:noProof/>
        </w:rPr>
        <w:t xml:space="preserve">. </w:t>
      </w:r>
      <w:r w:rsidRPr="009C3696">
        <w:rPr>
          <w:rFonts w:ascii="Trebuchet MS" w:hAnsi="Trebuchet MS"/>
          <w:b/>
          <w:noProof/>
        </w:rPr>
        <w:t xml:space="preserve">9:26 </w:t>
      </w:r>
      <w:del w:id="281" w:author="Author">
        <w:r w:rsidRPr="009C3696">
          <w:rPr>
            <w:rFonts w:ascii="Trebuchet MS" w:hAnsi="Trebuchet MS"/>
            <w:noProof/>
          </w:rPr>
          <w:delText xml:space="preserve">And </w:delText>
        </w:r>
      </w:del>
      <w:r w:rsidRPr="009C3696">
        <w:rPr>
          <w:rFonts w:ascii="Trebuchet MS" w:hAnsi="Trebuchet MS"/>
          <w:noProof/>
        </w:rPr>
        <w:t xml:space="preserve">I began to make supplication to Jehovah and to say, ‘O Sovereign Lord Jehovah, do not bring </w:t>
      </w:r>
      <w:del w:id="282" w:author="Author">
        <w:r w:rsidRPr="009C3696">
          <w:rPr>
            <w:rFonts w:ascii="Trebuchet MS" w:hAnsi="Trebuchet MS"/>
            <w:noProof/>
          </w:rPr>
          <w:delText xml:space="preserve">to ruin </w:delText>
        </w:r>
      </w:del>
      <w:r w:rsidRPr="009C3696">
        <w:rPr>
          <w:rFonts w:ascii="Trebuchet MS" w:hAnsi="Trebuchet MS"/>
          <w:noProof/>
        </w:rPr>
        <w:t>your people</w:t>
      </w:r>
      <w:del w:id="283" w:author="Author">
        <w:r w:rsidRPr="009C3696">
          <w:rPr>
            <w:rFonts w:ascii="Trebuchet MS" w:hAnsi="Trebuchet MS"/>
            <w:noProof/>
          </w:rPr>
          <w:delText>, even</w:delText>
        </w:r>
      </w:del>
      <w:ins w:id="284" w:author="Author">
        <w:r w:rsidRPr="009C3696">
          <w:rPr>
            <w:rFonts w:ascii="Trebuchet MS" w:hAnsi="Trebuchet MS"/>
            <w:noProof/>
          </w:rPr>
          <w:t xml:space="preserve"> to ruin. They are</w:t>
        </w:r>
      </w:ins>
      <w:r w:rsidRPr="009C3696">
        <w:rPr>
          <w:rFonts w:ascii="Trebuchet MS" w:hAnsi="Trebuchet MS"/>
          <w:noProof/>
        </w:rPr>
        <w:t xml:space="preserve"> your </w:t>
      </w:r>
      <w:del w:id="285" w:author="Author">
        <w:r w:rsidRPr="009C3696">
          <w:rPr>
            <w:rFonts w:ascii="Trebuchet MS" w:hAnsi="Trebuchet MS"/>
            <w:noProof/>
          </w:rPr>
          <w:delText>private property,</w:delText>
        </w:r>
      </w:del>
      <w:ins w:id="286" w:author="Author">
        <w:r w:rsidRPr="009C3696">
          <w:rPr>
            <w:rFonts w:ascii="Trebuchet MS" w:hAnsi="Trebuchet MS"/>
            <w:noProof/>
          </w:rPr>
          <w:t>personal possession,</w:t>
        </w:r>
        <w:r w:rsidRPr="009C3696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9C3696">
        <w:rPr>
          <w:rFonts w:ascii="Trebuchet MS" w:hAnsi="Trebuchet MS"/>
          <w:noProof/>
        </w:rPr>
        <w:t xml:space="preserve"> whom you redeemed </w:t>
      </w:r>
      <w:del w:id="289" w:author="Author">
        <w:r w:rsidRPr="009C3696">
          <w:rPr>
            <w:rFonts w:ascii="Trebuchet MS" w:hAnsi="Trebuchet MS"/>
            <w:noProof/>
          </w:rPr>
          <w:delText>with</w:delText>
        </w:r>
      </w:del>
      <w:ins w:id="290" w:author="Author">
        <w:r w:rsidRPr="009C3696">
          <w:rPr>
            <w:rFonts w:ascii="Trebuchet MS" w:hAnsi="Trebuchet MS"/>
            <w:noProof/>
          </w:rPr>
          <w:t>through</w:t>
        </w:r>
      </w:ins>
      <w:r w:rsidRPr="009C3696">
        <w:rPr>
          <w:rFonts w:ascii="Trebuchet MS" w:hAnsi="Trebuchet MS"/>
          <w:noProof/>
        </w:rPr>
        <w:t xml:space="preserve"> your greatness</w:t>
      </w:r>
      <w:del w:id="291" w:author="Author">
        <w:r w:rsidRPr="009C3696">
          <w:rPr>
            <w:rFonts w:ascii="Trebuchet MS" w:hAnsi="Trebuchet MS"/>
            <w:noProof/>
          </w:rPr>
          <w:delText>, whom you</w:delText>
        </w:r>
      </w:del>
      <w:ins w:id="292" w:author="Author">
        <w:r w:rsidRPr="009C3696">
          <w:rPr>
            <w:rFonts w:ascii="Trebuchet MS" w:hAnsi="Trebuchet MS"/>
            <w:noProof/>
          </w:rPr>
          <w:t xml:space="preserve"> and</w:t>
        </w:r>
      </w:ins>
      <w:r w:rsidRPr="009C3696">
        <w:rPr>
          <w:rFonts w:ascii="Trebuchet MS" w:hAnsi="Trebuchet MS"/>
          <w:noProof/>
        </w:rPr>
        <w:t xml:space="preserve"> brought out of Egypt with a </w:t>
      </w:r>
      <w:del w:id="293" w:author="Author">
        <w:r w:rsidRPr="009C3696">
          <w:rPr>
            <w:rFonts w:ascii="Trebuchet MS" w:hAnsi="Trebuchet MS"/>
            <w:noProof/>
          </w:rPr>
          <w:delText>strong</w:delText>
        </w:r>
      </w:del>
      <w:ins w:id="294" w:author="Author">
        <w:r w:rsidRPr="009C3696">
          <w:rPr>
            <w:rFonts w:ascii="Trebuchet MS" w:hAnsi="Trebuchet MS"/>
            <w:noProof/>
          </w:rPr>
          <w:t>mighty</w:t>
        </w:r>
      </w:ins>
      <w:r w:rsidRPr="009C3696">
        <w:rPr>
          <w:rFonts w:ascii="Trebuchet MS" w:hAnsi="Trebuchet MS"/>
          <w:noProof/>
        </w:rPr>
        <w:t xml:space="preserve"> hand. </w:t>
      </w:r>
      <w:r w:rsidRPr="009C3696">
        <w:rPr>
          <w:rFonts w:ascii="Trebuchet MS" w:hAnsi="Trebuchet MS"/>
          <w:b/>
          <w:noProof/>
        </w:rPr>
        <w:t xml:space="preserve">9:27 </w:t>
      </w:r>
      <w:r w:rsidRPr="009C3696">
        <w:rPr>
          <w:rFonts w:ascii="Trebuchet MS" w:hAnsi="Trebuchet MS"/>
          <w:noProof/>
        </w:rPr>
        <w:t>Remember your servants Abraham, Isaac</w:t>
      </w:r>
      <w:ins w:id="295" w:author="Author">
        <w:r w:rsidRPr="009C3696">
          <w:rPr>
            <w:rFonts w:ascii="Trebuchet MS" w:hAnsi="Trebuchet MS"/>
            <w:noProof/>
          </w:rPr>
          <w:t>,</w:t>
        </w:r>
      </w:ins>
      <w:r w:rsidRPr="009C3696">
        <w:rPr>
          <w:rFonts w:ascii="Trebuchet MS" w:hAnsi="Trebuchet MS"/>
          <w:noProof/>
        </w:rPr>
        <w:t xml:space="preserve"> and Jacob. Do not </w:t>
      </w:r>
      <w:del w:id="296" w:author="Author">
        <w:r w:rsidRPr="009C3696">
          <w:rPr>
            <w:rFonts w:ascii="Trebuchet MS" w:hAnsi="Trebuchet MS"/>
            <w:noProof/>
          </w:rPr>
          <w:delText>turn your face</w:delText>
        </w:r>
      </w:del>
      <w:ins w:id="297" w:author="Author">
        <w:r w:rsidRPr="009C3696">
          <w:rPr>
            <w:rFonts w:ascii="Trebuchet MS" w:hAnsi="Trebuchet MS"/>
            <w:noProof/>
          </w:rPr>
          <w:t>pay attention</w:t>
        </w:r>
      </w:ins>
      <w:r w:rsidRPr="009C3696">
        <w:rPr>
          <w:rFonts w:ascii="Trebuchet MS" w:hAnsi="Trebuchet MS"/>
          <w:noProof/>
        </w:rPr>
        <w:t xml:space="preserve"> to the </w:t>
      </w:r>
      <w:del w:id="298" w:author="Author">
        <w:r w:rsidRPr="009C3696">
          <w:rPr>
            <w:rFonts w:ascii="Trebuchet MS" w:hAnsi="Trebuchet MS"/>
            <w:noProof/>
          </w:rPr>
          <w:delText>hardness</w:delText>
        </w:r>
      </w:del>
      <w:ins w:id="299" w:author="Author">
        <w:r w:rsidRPr="009C3696">
          <w:rPr>
            <w:rFonts w:ascii="Trebuchet MS" w:hAnsi="Trebuchet MS"/>
            <w:noProof/>
          </w:rPr>
          <w:t>stubbornness</w:t>
        </w:r>
      </w:ins>
      <w:r w:rsidRPr="009C3696">
        <w:rPr>
          <w:rFonts w:ascii="Trebuchet MS" w:hAnsi="Trebuchet MS"/>
          <w:noProof/>
        </w:rPr>
        <w:t xml:space="preserve"> of this people</w:t>
      </w:r>
      <w:del w:id="300" w:author="Author">
        <w:r w:rsidRPr="009C3696">
          <w:rPr>
            <w:rFonts w:ascii="Trebuchet MS" w:hAnsi="Trebuchet MS"/>
            <w:noProof/>
          </w:rPr>
          <w:delText xml:space="preserve"> and</w:delText>
        </w:r>
      </w:del>
      <w:ins w:id="301" w:author="Author">
        <w:r w:rsidRPr="009C3696">
          <w:rPr>
            <w:rFonts w:ascii="Trebuchet MS" w:hAnsi="Trebuchet MS"/>
            <w:noProof/>
          </w:rPr>
          <w:t>,</w:t>
        </w:r>
      </w:ins>
      <w:r w:rsidRPr="009C3696">
        <w:rPr>
          <w:rFonts w:ascii="Trebuchet MS" w:hAnsi="Trebuchet MS"/>
          <w:noProof/>
        </w:rPr>
        <w:t xml:space="preserve"> their wickedness</w:t>
      </w:r>
      <w:ins w:id="302" w:author="Author">
        <w:r w:rsidRPr="009C3696">
          <w:rPr>
            <w:rFonts w:ascii="Trebuchet MS" w:hAnsi="Trebuchet MS"/>
            <w:noProof/>
          </w:rPr>
          <w:t>,</w:t>
        </w:r>
      </w:ins>
      <w:r w:rsidRPr="009C3696">
        <w:rPr>
          <w:rFonts w:ascii="Trebuchet MS" w:hAnsi="Trebuchet MS"/>
          <w:noProof/>
        </w:rPr>
        <w:t xml:space="preserve"> and their sin</w:t>
      </w:r>
      <w:del w:id="303" w:author="Author">
        <w:r w:rsidRPr="009C3696">
          <w:rPr>
            <w:rFonts w:ascii="Trebuchet MS" w:hAnsi="Trebuchet MS"/>
            <w:noProof/>
          </w:rPr>
          <w:delText>,</w:delText>
        </w:r>
      </w:del>
      <w:ins w:id="304" w:author="Author">
        <w:r w:rsidRPr="009C3696">
          <w:rPr>
            <w:rFonts w:ascii="Trebuchet MS" w:hAnsi="Trebuchet MS"/>
            <w:noProof/>
          </w:rPr>
          <w:t>.</w:t>
        </w:r>
      </w:ins>
      <w:r w:rsidRPr="009C3696">
        <w:rPr>
          <w:rFonts w:ascii="Trebuchet MS" w:hAnsi="Trebuchet MS"/>
          <w:noProof/>
        </w:rPr>
        <w:t xml:space="preserve"> </w:t>
      </w:r>
      <w:r w:rsidRPr="009C3696">
        <w:rPr>
          <w:rFonts w:ascii="Trebuchet MS" w:hAnsi="Trebuchet MS"/>
          <w:b/>
          <w:noProof/>
        </w:rPr>
        <w:t xml:space="preserve">9:28 </w:t>
      </w:r>
      <w:del w:id="305" w:author="Author">
        <w:r w:rsidRPr="009C3696">
          <w:rPr>
            <w:rFonts w:ascii="Trebuchet MS" w:hAnsi="Trebuchet MS"/>
            <w:noProof/>
          </w:rPr>
          <w:delText>for fear</w:delText>
        </w:r>
      </w:del>
      <w:ins w:id="306" w:author="Author">
        <w:r w:rsidRPr="009C3696">
          <w:rPr>
            <w:rFonts w:ascii="Trebuchet MS" w:hAnsi="Trebuchet MS"/>
            <w:noProof/>
          </w:rPr>
          <w:t>Otherwise</w:t>
        </w:r>
      </w:ins>
      <w:r w:rsidRPr="009C3696">
        <w:rPr>
          <w:rFonts w:ascii="Trebuchet MS" w:hAnsi="Trebuchet MS"/>
          <w:noProof/>
        </w:rPr>
        <w:t xml:space="preserve"> the </w:t>
      </w:r>
      <w:ins w:id="307" w:author="Author">
        <w:r w:rsidRPr="009C3696">
          <w:rPr>
            <w:rFonts w:ascii="Trebuchet MS" w:hAnsi="Trebuchet MS"/>
            <w:noProof/>
          </w:rPr>
          <w:t xml:space="preserve">people of the </w:t>
        </w:r>
      </w:ins>
      <w:r w:rsidRPr="009C3696">
        <w:rPr>
          <w:rFonts w:ascii="Trebuchet MS" w:hAnsi="Trebuchet MS"/>
          <w:noProof/>
        </w:rPr>
        <w:t xml:space="preserve">land </w:t>
      </w:r>
      <w:del w:id="308" w:author="Author">
        <w:r w:rsidRPr="009C3696">
          <w:rPr>
            <w:rFonts w:ascii="Trebuchet MS" w:hAnsi="Trebuchet MS"/>
            <w:noProof/>
          </w:rPr>
          <w:delText>out of</w:delText>
        </w:r>
      </w:del>
      <w:ins w:id="309" w:author="Author">
        <w:r w:rsidRPr="009C3696">
          <w:rPr>
            <w:rFonts w:ascii="Trebuchet MS" w:hAnsi="Trebuchet MS"/>
            <w:noProof/>
          </w:rPr>
          <w:t>from</w:t>
        </w:r>
      </w:ins>
      <w:r w:rsidRPr="009C3696">
        <w:rPr>
          <w:rFonts w:ascii="Trebuchet MS" w:hAnsi="Trebuchet MS"/>
          <w:noProof/>
        </w:rPr>
        <w:t xml:space="preserve"> which you brought us may say: “</w:t>
      </w:r>
      <w:del w:id="310" w:author="Author">
        <w:r w:rsidRPr="009C3696">
          <w:rPr>
            <w:rFonts w:ascii="Trebuchet MS" w:hAnsi="Trebuchet MS"/>
            <w:noProof/>
          </w:rPr>
          <w:delText xml:space="preserve">Because </w:delText>
        </w:r>
      </w:del>
      <w:r w:rsidRPr="009C3696">
        <w:rPr>
          <w:rFonts w:ascii="Trebuchet MS" w:hAnsi="Trebuchet MS"/>
          <w:noProof/>
        </w:rPr>
        <w:t xml:space="preserve">Jehovah was unable to bring them into the land that he </w:t>
      </w:r>
      <w:del w:id="311" w:author="Author">
        <w:r w:rsidRPr="009C3696">
          <w:rPr>
            <w:rFonts w:ascii="Trebuchet MS" w:hAnsi="Trebuchet MS"/>
            <w:noProof/>
          </w:rPr>
          <w:delText xml:space="preserve">had </w:delText>
        </w:r>
      </w:del>
      <w:r w:rsidRPr="009C3696">
        <w:rPr>
          <w:rFonts w:ascii="Trebuchet MS" w:hAnsi="Trebuchet MS"/>
          <w:noProof/>
        </w:rPr>
        <w:t>promised them, and because he hated them</w:t>
      </w:r>
      <w:ins w:id="312" w:author="Author">
        <w:r w:rsidRPr="009C3696">
          <w:rPr>
            <w:rFonts w:ascii="Trebuchet MS" w:hAnsi="Trebuchet MS"/>
            <w:noProof/>
          </w:rPr>
          <w:t>,</w:t>
        </w:r>
      </w:ins>
      <w:r w:rsidRPr="009C3696">
        <w:rPr>
          <w:rFonts w:ascii="Trebuchet MS" w:hAnsi="Trebuchet MS"/>
          <w:noProof/>
        </w:rPr>
        <w:t xml:space="preserve"> he brought them out to put them to death in the wilderness.” </w:t>
      </w:r>
      <w:r w:rsidRPr="009C3696">
        <w:rPr>
          <w:rFonts w:ascii="Trebuchet MS" w:hAnsi="Trebuchet MS"/>
          <w:b/>
          <w:noProof/>
        </w:rPr>
        <w:t xml:space="preserve">9:29 </w:t>
      </w:r>
      <w:del w:id="313" w:author="Author">
        <w:r w:rsidRPr="009C3696">
          <w:rPr>
            <w:rFonts w:ascii="Trebuchet MS" w:hAnsi="Trebuchet MS"/>
            <w:noProof/>
          </w:rPr>
          <w:delText>They</w:delText>
        </w:r>
      </w:del>
      <w:ins w:id="314" w:author="Author">
        <w:r w:rsidRPr="009C3696">
          <w:rPr>
            <w:rFonts w:ascii="Trebuchet MS" w:hAnsi="Trebuchet MS"/>
            <w:noProof/>
          </w:rPr>
          <w:t>For they</w:t>
        </w:r>
      </w:ins>
      <w:r w:rsidRPr="009C3696">
        <w:rPr>
          <w:rFonts w:ascii="Trebuchet MS" w:hAnsi="Trebuchet MS"/>
          <w:noProof/>
        </w:rPr>
        <w:t xml:space="preserve"> are</w:t>
      </w:r>
      <w:del w:id="315" w:author="Author">
        <w:r w:rsidRPr="009C3696">
          <w:rPr>
            <w:rFonts w:ascii="Trebuchet MS" w:hAnsi="Trebuchet MS"/>
            <w:noProof/>
          </w:rPr>
          <w:delText>, too,</w:delText>
        </w:r>
      </w:del>
      <w:r w:rsidRPr="009C3696">
        <w:rPr>
          <w:rFonts w:ascii="Trebuchet MS" w:hAnsi="Trebuchet MS"/>
          <w:noProof/>
        </w:rPr>
        <w:t xml:space="preserve"> your people and your </w:t>
      </w:r>
      <w:del w:id="316" w:author="Author">
        <w:r w:rsidRPr="009C3696">
          <w:rPr>
            <w:rFonts w:ascii="Trebuchet MS" w:hAnsi="Trebuchet MS"/>
            <w:noProof/>
          </w:rPr>
          <w:delText>private property</w:delText>
        </w:r>
      </w:del>
      <w:ins w:id="317" w:author="Author">
        <w:r w:rsidRPr="009C3696">
          <w:rPr>
            <w:rFonts w:ascii="Trebuchet MS" w:hAnsi="Trebuchet MS"/>
            <w:noProof/>
          </w:rPr>
          <w:t>personal possession,</w:t>
        </w:r>
        <w:r w:rsidRPr="009C3696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9C3696">
        <w:rPr>
          <w:rFonts w:ascii="Trebuchet MS" w:hAnsi="Trebuchet MS"/>
          <w:noProof/>
        </w:rPr>
        <w:t xml:space="preserve"> whom you brought out with your great power and your outstretched arm.’</w:t>
      </w:r>
    </w:p>
    <w:p w:rsidR="00ED39E7" w:rsidRPr="009C3696" w:rsidRDefault="00ED39E7" w:rsidP="00ED39E7">
      <w:pPr>
        <w:rPr>
          <w:rFonts w:ascii="Trebuchet MS" w:hAnsi="Trebuchet MS"/>
          <w:b/>
        </w:rPr>
      </w:pPr>
    </w:p>
    <w:p w:rsidR="00762BCB" w:rsidRPr="00ED39E7" w:rsidRDefault="00762BCB" w:rsidP="00ED39E7"/>
    <w:sectPr w:rsidR="00762BCB" w:rsidRPr="00ED39E7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37FC" w:rsidRDefault="00DB37FC">
      <w:r>
        <w:separator/>
      </w:r>
    </w:p>
  </w:endnote>
  <w:endnote w:type="continuationSeparator" w:id="0">
    <w:p w:rsidR="00DB37FC" w:rsidRDefault="00DB3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37FC" w:rsidRDefault="00DB37FC">
      <w:r>
        <w:separator/>
      </w:r>
    </w:p>
  </w:footnote>
  <w:footnote w:type="continuationSeparator" w:id="0">
    <w:p w:rsidR="00DB37FC" w:rsidRDefault="00DB37FC">
      <w:r>
        <w:continuationSeparator/>
      </w:r>
    </w:p>
  </w:footnote>
  <w:footnote w:id="1">
    <w:p w:rsidR="00ED39E7" w:rsidRPr="009C3696" w:rsidRDefault="00ED39E7" w:rsidP="009C3696">
      <w:pPr>
        <w:pStyle w:val="FootnoteText"/>
        <w:spacing w:after="96"/>
        <w:ind w:firstLine="288"/>
        <w:rPr>
          <w:ins w:id="4" w:author="Author"/>
        </w:rPr>
      </w:pPr>
      <w:ins w:id="5" w:author="Author">
        <w:r w:rsidRPr="009C3696">
          <w:rPr>
            <w:rStyle w:val="FootnoteReference"/>
          </w:rPr>
          <w:footnoteRef/>
        </w:r>
        <w:r w:rsidRPr="009C3696">
          <w:t xml:space="preserve"> </w:t>
        </w:r>
        <w:r w:rsidRPr="009C3696">
          <w:rPr>
            <w:b/>
          </w:rPr>
          <w:t xml:space="preserve">9:1 </w:t>
        </w:r>
        <w:r w:rsidRPr="009C3696">
          <w:t>That is, with towering walls.</w:t>
        </w:r>
      </w:ins>
    </w:p>
  </w:footnote>
  <w:footnote w:id="2">
    <w:p w:rsidR="00ED39E7" w:rsidRPr="009C3696" w:rsidRDefault="00ED39E7" w:rsidP="009C3696">
      <w:pPr>
        <w:pStyle w:val="FootnoteText"/>
        <w:spacing w:after="96"/>
        <w:ind w:firstLine="288"/>
        <w:rPr>
          <w:ins w:id="31" w:author="Author"/>
        </w:rPr>
      </w:pPr>
      <w:ins w:id="32" w:author="Author">
        <w:r w:rsidRPr="009C3696">
          <w:rPr>
            <w:rStyle w:val="FootnoteReference"/>
          </w:rPr>
          <w:footnoteRef/>
        </w:r>
        <w:r w:rsidRPr="009C3696">
          <w:t xml:space="preserve"> </w:t>
        </w:r>
        <w:r w:rsidRPr="009C3696">
          <w:rPr>
            <w:b/>
          </w:rPr>
          <w:t xml:space="preserve">9:3 </w:t>
        </w:r>
        <w:r w:rsidRPr="009C3696">
          <w:t>Or “dispossess them.”</w:t>
        </w:r>
      </w:ins>
    </w:p>
  </w:footnote>
  <w:footnote w:id="3">
    <w:p w:rsidR="00ED39E7" w:rsidRPr="009C3696" w:rsidRDefault="00ED39E7" w:rsidP="009C3696">
      <w:pPr>
        <w:pStyle w:val="FootnoteText"/>
        <w:spacing w:after="96"/>
        <w:ind w:firstLine="288"/>
        <w:rPr>
          <w:ins w:id="64" w:author="Author"/>
        </w:rPr>
      </w:pPr>
      <w:ins w:id="65" w:author="Author">
        <w:r w:rsidRPr="009C3696">
          <w:rPr>
            <w:rStyle w:val="FootnoteReference"/>
          </w:rPr>
          <w:footnoteRef/>
        </w:r>
        <w:r w:rsidRPr="009C3696">
          <w:t xml:space="preserve"> </w:t>
        </w:r>
        <w:r w:rsidRPr="009C3696">
          <w:rPr>
            <w:b/>
          </w:rPr>
          <w:t xml:space="preserve">9:6 </w:t>
        </w:r>
        <w:r w:rsidRPr="009C3696">
          <w:t>Lit., “stiff-necked.”</w:t>
        </w:r>
      </w:ins>
    </w:p>
  </w:footnote>
  <w:footnote w:id="4">
    <w:p w:rsidR="00ED39E7" w:rsidRPr="009C3696" w:rsidRDefault="00ED39E7" w:rsidP="009C3696">
      <w:pPr>
        <w:pStyle w:val="FootnoteText"/>
        <w:spacing w:after="96"/>
        <w:ind w:firstLine="288"/>
        <w:rPr>
          <w:ins w:id="113" w:author="Author"/>
        </w:rPr>
      </w:pPr>
      <w:ins w:id="114" w:author="Author">
        <w:r w:rsidRPr="009C3696">
          <w:rPr>
            <w:rStyle w:val="FootnoteReference"/>
          </w:rPr>
          <w:footnoteRef/>
        </w:r>
        <w:r w:rsidRPr="009C3696">
          <w:t xml:space="preserve"> </w:t>
        </w:r>
        <w:r w:rsidRPr="009C3696">
          <w:rPr>
            <w:b/>
          </w:rPr>
          <w:t xml:space="preserve">9:10 </w:t>
        </w:r>
        <w:r w:rsidRPr="009C3696">
          <w:t>Or “congregation.”</w:t>
        </w:r>
      </w:ins>
    </w:p>
  </w:footnote>
  <w:footnote w:id="5">
    <w:p w:rsidR="00ED39E7" w:rsidRPr="009C3696" w:rsidRDefault="00ED39E7" w:rsidP="009C3696">
      <w:pPr>
        <w:pStyle w:val="FootnoteText"/>
        <w:spacing w:after="96"/>
        <w:ind w:firstLine="288"/>
        <w:rPr>
          <w:ins w:id="134" w:author="Author"/>
        </w:rPr>
      </w:pPr>
      <w:ins w:id="135" w:author="Author">
        <w:r w:rsidRPr="009C3696">
          <w:rPr>
            <w:rStyle w:val="FootnoteReference"/>
          </w:rPr>
          <w:footnoteRef/>
        </w:r>
        <w:r w:rsidRPr="009C3696">
          <w:t xml:space="preserve"> </w:t>
        </w:r>
        <w:r w:rsidRPr="009C3696">
          <w:rPr>
            <w:b/>
          </w:rPr>
          <w:t xml:space="preserve">9:12 </w:t>
        </w:r>
        <w:r w:rsidRPr="009C3696">
          <w:t>Or “molten statue.”</w:t>
        </w:r>
      </w:ins>
    </w:p>
  </w:footnote>
  <w:footnote w:id="6">
    <w:p w:rsidR="00ED39E7" w:rsidRPr="009C3696" w:rsidRDefault="00ED39E7" w:rsidP="009C3696">
      <w:pPr>
        <w:pStyle w:val="FootnoteText"/>
        <w:spacing w:after="96"/>
        <w:ind w:firstLine="288"/>
        <w:rPr>
          <w:ins w:id="143" w:author="Author"/>
        </w:rPr>
      </w:pPr>
      <w:ins w:id="144" w:author="Author">
        <w:r w:rsidRPr="009C3696">
          <w:rPr>
            <w:rStyle w:val="FootnoteReference"/>
          </w:rPr>
          <w:footnoteRef/>
        </w:r>
        <w:r w:rsidRPr="009C3696">
          <w:t xml:space="preserve"> </w:t>
        </w:r>
        <w:r w:rsidRPr="009C3696">
          <w:rPr>
            <w:b/>
          </w:rPr>
          <w:t xml:space="preserve">9:13 </w:t>
        </w:r>
        <w:r w:rsidRPr="009C3696">
          <w:t>Lit., “stiff-necked.”</w:t>
        </w:r>
      </w:ins>
    </w:p>
  </w:footnote>
  <w:footnote w:id="7">
    <w:p w:rsidR="00ED39E7" w:rsidRPr="009C3696" w:rsidRDefault="00ED39E7" w:rsidP="009C3696">
      <w:pPr>
        <w:pStyle w:val="FootnoteText"/>
        <w:spacing w:after="96"/>
        <w:ind w:firstLine="288"/>
        <w:rPr>
          <w:ins w:id="165" w:author="Author"/>
        </w:rPr>
      </w:pPr>
      <w:ins w:id="166" w:author="Author">
        <w:r w:rsidRPr="009C3696">
          <w:rPr>
            <w:rStyle w:val="FootnoteReference"/>
          </w:rPr>
          <w:footnoteRef/>
        </w:r>
        <w:r w:rsidRPr="009C3696">
          <w:t xml:space="preserve"> </w:t>
        </w:r>
        <w:r w:rsidRPr="009C3696">
          <w:rPr>
            <w:b/>
          </w:rPr>
          <w:t xml:space="preserve">9:16 </w:t>
        </w:r>
        <w:r w:rsidRPr="009C3696">
          <w:t>Or “molten.”</w:t>
        </w:r>
      </w:ins>
    </w:p>
  </w:footnote>
  <w:footnote w:id="8">
    <w:p w:rsidR="00ED39E7" w:rsidRPr="009C3696" w:rsidRDefault="00ED39E7" w:rsidP="009C3696">
      <w:pPr>
        <w:pStyle w:val="FootnoteText"/>
        <w:spacing w:after="96"/>
        <w:ind w:firstLine="288"/>
        <w:rPr>
          <w:ins w:id="287" w:author="Author"/>
        </w:rPr>
      </w:pPr>
      <w:ins w:id="288" w:author="Author">
        <w:r w:rsidRPr="009C3696">
          <w:rPr>
            <w:rStyle w:val="FootnoteReference"/>
          </w:rPr>
          <w:footnoteRef/>
        </w:r>
        <w:r w:rsidRPr="009C3696">
          <w:t xml:space="preserve"> </w:t>
        </w:r>
        <w:r w:rsidRPr="009C3696">
          <w:rPr>
            <w:b/>
          </w:rPr>
          <w:t xml:space="preserve">9:26 </w:t>
        </w:r>
        <w:r w:rsidRPr="009C3696">
          <w:t>Or “your inheritance.”</w:t>
        </w:r>
      </w:ins>
    </w:p>
  </w:footnote>
  <w:footnote w:id="9">
    <w:p w:rsidR="00ED39E7" w:rsidRPr="009C3696" w:rsidRDefault="00ED39E7" w:rsidP="009C3696">
      <w:pPr>
        <w:pStyle w:val="FootnoteText"/>
        <w:spacing w:after="96"/>
        <w:ind w:firstLine="288"/>
        <w:rPr>
          <w:ins w:id="318" w:author="Author"/>
        </w:rPr>
      </w:pPr>
      <w:ins w:id="319" w:author="Author">
        <w:r w:rsidRPr="009C3696">
          <w:rPr>
            <w:rStyle w:val="FootnoteReference"/>
          </w:rPr>
          <w:footnoteRef/>
        </w:r>
        <w:r w:rsidRPr="009C3696">
          <w:t xml:space="preserve"> </w:t>
        </w:r>
        <w:r w:rsidRPr="009C3696">
          <w:rPr>
            <w:b/>
          </w:rPr>
          <w:t xml:space="preserve">9:29 </w:t>
        </w:r>
        <w:r w:rsidRPr="009C3696">
          <w:t>Or “your inheritance.”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A467D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A467D">
        <w:t>Deuteronomy Chapter 9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7A467D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A467D">
      <w:rPr>
        <w:noProof/>
        <w:snapToGrid w:val="0"/>
      </w:rPr>
      <w:t>Deuteronomy 09.Revised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A467D">
        <w:t>Deuteronomy Chapter 9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7A467D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A467D">
      <w:rPr>
        <w:noProof/>
        <w:snapToGrid w:val="0"/>
      </w:rPr>
      <w:t>Deuteronomy 09.Revised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7A467D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7A467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7A467D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7A467D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7FC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467D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B37FC"/>
    <w:rsid w:val="00DE253C"/>
    <w:rsid w:val="00EA2DE5"/>
    <w:rsid w:val="00ED39E7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ee6bac10b45040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ED39E7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D39E7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ED39E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ED39E7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D39E7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ED39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ee6bac10b45040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1258</ap:Words>
  <ap:Characters>5565</ap:Characters>
  <ap:Application>Microsoft Office Word</ap:Application>
  <ap:DocSecurity>0</ap:DocSecurity>
  <ap:Lines>94</ap:Lines>
  <ap:Paragraphs>11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6812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9</dc:title>
  <dc:subject/>
  <dc:creator>Matthew Calleja</dc:creator>
  <cp:keywords/>
  <dc:description/>
  <cp:lastModifiedBy>Matthew Calleja</cp:lastModifiedBy>
  <cp:revision>3</cp:revision>
  <dcterms:created xsi:type="dcterms:W3CDTF">2020-08-27T14:20:00Z</dcterms:created>
  <dcterms:modified xsi:type="dcterms:W3CDTF">2020-08-27T14:20:00Z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09.docx</vt:lpwstr>
  </property>
  <property fmtid="{D5CDD505-2E9C-101B-9397-08002B2CF9AE}" pid="9" name="_TranslationDocumentId">
    <vt:i4>19492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5009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