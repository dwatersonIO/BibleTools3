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06F" w:rsidRPr="000A096E" w:rsidRDefault="00F0206F" w:rsidP="00F0206F">
      <w:pPr>
        <w:rPr>
          <w:rFonts w:ascii="Trebuchet MS" w:hAnsi="Trebuchet MS"/>
          <w:noProof/>
        </w:rPr>
      </w:pPr>
      <w:bookmarkStart w:id="0" w:name="_GoBack"/>
      <w:bookmarkEnd w:id="0"/>
      <w:r w:rsidRPr="000A096E">
        <w:rPr>
          <w:rFonts w:ascii="Trebuchet MS" w:hAnsi="Trebuchet MS"/>
          <w:b/>
        </w:rPr>
        <w:t xml:space="preserve">14:1 </w:t>
      </w:r>
      <w:r w:rsidRPr="000A096E">
        <w:rPr>
          <w:rFonts w:ascii="Trebuchet MS" w:hAnsi="Trebuchet MS"/>
          <w:noProof/>
        </w:rPr>
        <w:t>“</w:t>
      </w:r>
      <w:del w:id="1" w:author="Author">
        <w:r w:rsidRPr="000A096E">
          <w:rPr>
            <w:rFonts w:ascii="Trebuchet MS" w:hAnsi="Trebuchet MS"/>
            <w:noProof/>
          </w:rPr>
          <w:delText xml:space="preserve">Sons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2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 are </w:t>
      </w:r>
      <w:ins w:id="3" w:author="Author">
        <w:r w:rsidRPr="000A096E">
          <w:rPr>
            <w:rFonts w:ascii="Trebuchet MS" w:hAnsi="Trebuchet MS"/>
            <w:noProof/>
          </w:rPr>
          <w:t xml:space="preserve">sons </w:t>
        </w:r>
      </w:ins>
      <w:r w:rsidRPr="000A096E">
        <w:rPr>
          <w:rFonts w:ascii="Trebuchet MS" w:hAnsi="Trebuchet MS"/>
          <w:noProof/>
        </w:rPr>
        <w:t xml:space="preserve">of Jehovah </w:t>
      </w:r>
      <w:del w:id="4" w:author="Author">
        <w:r w:rsidRPr="000A096E">
          <w:rPr>
            <w:rFonts w:ascii="Trebuchet MS" w:hAnsi="Trebuchet MS"/>
            <w:noProof/>
            <w:u w:val="dotted"/>
          </w:rPr>
          <w:delText>YOUR</w:delText>
        </w:r>
      </w:del>
      <w:ins w:id="5" w:author="Author">
        <w:r w:rsidRPr="000A096E">
          <w:rPr>
            <w:rFonts w:ascii="Trebuchet MS" w:hAnsi="Trebuchet MS"/>
            <w:noProof/>
          </w:rPr>
          <w:t>your</w:t>
        </w:r>
      </w:ins>
      <w:r w:rsidRPr="000A096E">
        <w:rPr>
          <w:rFonts w:ascii="Trebuchet MS" w:hAnsi="Trebuchet MS"/>
          <w:noProof/>
        </w:rPr>
        <w:t xml:space="preserve"> God. </w:t>
      </w:r>
      <w:del w:id="6" w:author="Author">
        <w:r w:rsidRPr="000A096E">
          <w:rPr>
            <w:rFonts w:ascii="Trebuchet MS" w:hAnsi="Trebuchet MS"/>
            <w:noProof/>
          </w:rPr>
          <w:delText>Y</w:delText>
        </w:r>
        <w:r w:rsidRPr="000A096E">
          <w:rPr>
            <w:rFonts w:ascii="Trebuchet MS" w:hAnsi="Trebuchet MS"/>
            <w:noProof/>
            <w:u w:val="dotted"/>
          </w:rPr>
          <w:delText>OU</w:delText>
        </w:r>
        <w:r w:rsidRPr="000A096E">
          <w:rPr>
            <w:rFonts w:ascii="Trebuchet MS" w:hAnsi="Trebuchet MS"/>
            <w:noProof/>
          </w:rPr>
          <w:delText xml:space="preserve"> must</w:delText>
        </w:r>
      </w:del>
      <w:ins w:id="7" w:author="Author">
        <w:r w:rsidRPr="000A096E">
          <w:rPr>
            <w:rFonts w:ascii="Trebuchet MS" w:hAnsi="Trebuchet MS"/>
            <w:noProof/>
          </w:rPr>
          <w:t>Do</w:t>
        </w:r>
      </w:ins>
      <w:r w:rsidRPr="000A096E">
        <w:rPr>
          <w:rFonts w:ascii="Trebuchet MS" w:hAnsi="Trebuchet MS"/>
          <w:noProof/>
        </w:rPr>
        <w:t xml:space="preserve"> not </w:t>
      </w:r>
      <w:del w:id="8" w:author="Author">
        <w:r w:rsidRPr="000A096E">
          <w:rPr>
            <w:rFonts w:ascii="Trebuchet MS" w:hAnsi="Trebuchet MS"/>
            <w:noProof/>
          </w:rPr>
          <w:delText>make cuttings upon</w:delText>
        </w:r>
      </w:del>
      <w:ins w:id="9" w:author="Author">
        <w:r w:rsidRPr="000A096E">
          <w:rPr>
            <w:rFonts w:ascii="Trebuchet MS" w:hAnsi="Trebuchet MS"/>
            <w:noProof/>
          </w:rPr>
          <w:t>cut</w:t>
        </w:r>
      </w:ins>
      <w:r w:rsidRPr="000A096E">
        <w:rPr>
          <w:rFonts w:ascii="Trebuchet MS" w:hAnsi="Trebuchet MS"/>
          <w:noProof/>
        </w:rPr>
        <w:t xml:space="preserve"> yourselves or </w:t>
      </w:r>
      <w:del w:id="10" w:author="Author">
        <w:r w:rsidRPr="000A096E">
          <w:rPr>
            <w:rFonts w:ascii="Trebuchet MS" w:hAnsi="Trebuchet MS"/>
            <w:noProof/>
          </w:rPr>
          <w:delText xml:space="preserve">impose baldness on </w:delText>
        </w:r>
        <w:r w:rsidRPr="000A096E">
          <w:rPr>
            <w:rFonts w:ascii="Trebuchet MS" w:hAnsi="Trebuchet MS"/>
            <w:noProof/>
            <w:u w:val="dotted"/>
          </w:rPr>
          <w:delText>YOUR</w:delText>
        </w:r>
      </w:del>
      <w:ins w:id="11" w:author="Author">
        <w:r w:rsidRPr="000A096E">
          <w:rPr>
            <w:rFonts w:ascii="Trebuchet MS" w:hAnsi="Trebuchet MS"/>
            <w:noProof/>
          </w:rPr>
          <w:t>shave your</w:t>
        </w:r>
      </w:ins>
      <w:r w:rsidRPr="000A096E">
        <w:rPr>
          <w:rFonts w:ascii="Trebuchet MS" w:hAnsi="Trebuchet MS"/>
          <w:noProof/>
        </w:rPr>
        <w:t xml:space="preserve"> foreheads </w:t>
      </w:r>
      <w:ins w:id="12" w:author="Author">
        <w:r w:rsidRPr="000A096E">
          <w:rPr>
            <w:rFonts w:ascii="Trebuchet MS" w:hAnsi="Trebuchet MS"/>
            <w:noProof/>
          </w:rPr>
          <w:t>bald</w:t>
        </w:r>
        <w:r w:rsidRPr="000A096E">
          <w:rPr>
            <w:rStyle w:val="FootnoteReference"/>
            <w:rFonts w:ascii="Trebuchet MS" w:hAnsi="Trebuchet MS"/>
            <w:noProof/>
          </w:rPr>
          <w:footnoteReference w:id="1"/>
        </w:r>
        <w:r w:rsidRPr="000A096E">
          <w:rPr>
            <w:rFonts w:ascii="Trebuchet MS" w:hAnsi="Trebuchet MS"/>
            <w:noProof/>
          </w:rPr>
          <w:t xml:space="preserve"> </w:t>
        </w:r>
      </w:ins>
      <w:r w:rsidRPr="000A096E">
        <w:rPr>
          <w:rFonts w:ascii="Trebuchet MS" w:hAnsi="Trebuchet MS"/>
          <w:noProof/>
        </w:rPr>
        <w:t xml:space="preserve">for a dead person. </w:t>
      </w:r>
      <w:r w:rsidRPr="000A096E">
        <w:rPr>
          <w:rFonts w:ascii="Trebuchet MS" w:hAnsi="Trebuchet MS"/>
          <w:b/>
          <w:noProof/>
        </w:rPr>
        <w:t xml:space="preserve">14:2 </w:t>
      </w:r>
      <w:r w:rsidRPr="000A096E">
        <w:rPr>
          <w:rFonts w:ascii="Trebuchet MS" w:hAnsi="Trebuchet MS"/>
          <w:noProof/>
        </w:rPr>
        <w:t xml:space="preserve">For you are a holy people to Jehovah your God, and Jehovah has chosen you to become his people, </w:t>
      </w:r>
      <w:del w:id="15" w:author="Author">
        <w:r w:rsidRPr="000A096E">
          <w:rPr>
            <w:rFonts w:ascii="Trebuchet MS" w:hAnsi="Trebuchet MS"/>
            <w:noProof/>
          </w:rPr>
          <w:delText>a</w:delText>
        </w:r>
      </w:del>
      <w:ins w:id="16" w:author="Author">
        <w:r w:rsidRPr="000A096E">
          <w:rPr>
            <w:rFonts w:ascii="Trebuchet MS" w:hAnsi="Trebuchet MS"/>
            <w:noProof/>
          </w:rPr>
          <w:t>his</w:t>
        </w:r>
      </w:ins>
      <w:r w:rsidRPr="000A096E">
        <w:rPr>
          <w:rFonts w:ascii="Trebuchet MS" w:hAnsi="Trebuchet MS"/>
          <w:noProof/>
        </w:rPr>
        <w:t xml:space="preserve"> special property,</w:t>
      </w:r>
      <w:ins w:id="17" w:author="Author">
        <w:r w:rsidRPr="000A096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A096E">
        <w:rPr>
          <w:rFonts w:ascii="Trebuchet MS" w:hAnsi="Trebuchet MS"/>
          <w:noProof/>
        </w:rPr>
        <w:t xml:space="preserve"> out of all the peoples who are on the </w:t>
      </w:r>
      <w:del w:id="20" w:author="Author">
        <w:r w:rsidRPr="000A096E">
          <w:rPr>
            <w:rFonts w:ascii="Trebuchet MS" w:hAnsi="Trebuchet MS"/>
            <w:noProof/>
          </w:rPr>
          <w:delText>surface</w:delText>
        </w:r>
      </w:del>
      <w:ins w:id="21" w:author="Author">
        <w:r w:rsidRPr="000A096E">
          <w:rPr>
            <w:rFonts w:ascii="Trebuchet MS" w:hAnsi="Trebuchet MS"/>
            <w:noProof/>
          </w:rPr>
          <w:t>face</w:t>
        </w:r>
      </w:ins>
      <w:r w:rsidRPr="000A096E">
        <w:rPr>
          <w:rFonts w:ascii="Trebuchet MS" w:hAnsi="Trebuchet MS"/>
          <w:noProof/>
        </w:rPr>
        <w:t xml:space="preserve"> of the </w:t>
      </w:r>
      <w:del w:id="22" w:author="Author">
        <w:r w:rsidRPr="000A096E">
          <w:rPr>
            <w:rFonts w:ascii="Trebuchet MS" w:hAnsi="Trebuchet MS"/>
            <w:noProof/>
          </w:rPr>
          <w:delText>ground</w:delText>
        </w:r>
      </w:del>
      <w:ins w:id="23" w:author="Author">
        <w:r w:rsidRPr="000A096E">
          <w:rPr>
            <w:rFonts w:ascii="Trebuchet MS" w:hAnsi="Trebuchet MS"/>
            <w:noProof/>
          </w:rPr>
          <w:t>earth</w:t>
        </w:r>
      </w:ins>
      <w:r w:rsidRPr="000A096E">
        <w:rPr>
          <w:rFonts w:ascii="Trebuchet MS" w:hAnsi="Trebuchet MS"/>
          <w:noProof/>
        </w:rPr>
        <w:t>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14:3 </w:t>
      </w:r>
      <w:r w:rsidRPr="000A096E">
        <w:rPr>
          <w:rFonts w:ascii="Trebuchet MS" w:hAnsi="Trebuchet MS"/>
          <w:noProof/>
        </w:rPr>
        <w:t xml:space="preserve">“You must </w:t>
      </w:r>
      <w:ins w:id="24" w:author="Author">
        <w:r w:rsidRPr="000A096E">
          <w:rPr>
            <w:rFonts w:ascii="Trebuchet MS" w:hAnsi="Trebuchet MS"/>
            <w:noProof/>
          </w:rPr>
          <w:t xml:space="preserve">not </w:t>
        </w:r>
      </w:ins>
      <w:r w:rsidRPr="000A096E">
        <w:rPr>
          <w:rFonts w:ascii="Trebuchet MS" w:hAnsi="Trebuchet MS"/>
          <w:noProof/>
        </w:rPr>
        <w:t xml:space="preserve">eat </w:t>
      </w:r>
      <w:del w:id="25" w:author="Author">
        <w:r w:rsidRPr="000A096E">
          <w:rPr>
            <w:rFonts w:ascii="Trebuchet MS" w:hAnsi="Trebuchet MS"/>
            <w:noProof/>
          </w:rPr>
          <w:delText>no</w:delText>
        </w:r>
      </w:del>
      <w:ins w:id="26" w:author="Author">
        <w:r w:rsidRPr="000A096E">
          <w:rPr>
            <w:rFonts w:ascii="Trebuchet MS" w:hAnsi="Trebuchet MS"/>
            <w:noProof/>
          </w:rPr>
          <w:t>anything that is</w:t>
        </w:r>
      </w:ins>
      <w:r w:rsidRPr="000A096E">
        <w:rPr>
          <w:rFonts w:ascii="Trebuchet MS" w:hAnsi="Trebuchet MS"/>
          <w:noProof/>
        </w:rPr>
        <w:t xml:space="preserve"> detestable</w:t>
      </w:r>
      <w:del w:id="27" w:author="Author">
        <w:r w:rsidRPr="000A096E">
          <w:rPr>
            <w:rFonts w:ascii="Trebuchet MS" w:hAnsi="Trebuchet MS"/>
            <w:noProof/>
          </w:rPr>
          <w:delText xml:space="preserve"> thing of any sort</w:delText>
        </w:r>
      </w:del>
      <w:r w:rsidRPr="000A096E">
        <w:rPr>
          <w:rFonts w:ascii="Trebuchet MS" w:hAnsi="Trebuchet MS"/>
          <w:noProof/>
        </w:rPr>
        <w:t xml:space="preserve">. </w:t>
      </w:r>
      <w:r w:rsidRPr="000A096E">
        <w:rPr>
          <w:rFonts w:ascii="Trebuchet MS" w:hAnsi="Trebuchet MS"/>
          <w:b/>
          <w:noProof/>
        </w:rPr>
        <w:t xml:space="preserve">14:4 </w:t>
      </w:r>
      <w:del w:id="28" w:author="Author">
        <w:r w:rsidRPr="000A096E">
          <w:rPr>
            <w:rFonts w:ascii="Trebuchet MS" w:hAnsi="Trebuchet MS"/>
            <w:noProof/>
          </w:rPr>
          <w:delText>This is</w:delText>
        </w:r>
      </w:del>
      <w:ins w:id="29" w:author="Author">
        <w:r w:rsidRPr="000A096E">
          <w:rPr>
            <w:rFonts w:ascii="Trebuchet MS" w:hAnsi="Trebuchet MS"/>
            <w:noProof/>
          </w:rPr>
          <w:t>These are</w:t>
        </w:r>
      </w:ins>
      <w:r w:rsidRPr="000A096E">
        <w:rPr>
          <w:rFonts w:ascii="Trebuchet MS" w:hAnsi="Trebuchet MS"/>
          <w:noProof/>
        </w:rPr>
        <w:t xml:space="preserve"> the </w:t>
      </w:r>
      <w:del w:id="30" w:author="Author">
        <w:r w:rsidRPr="000A096E">
          <w:rPr>
            <w:rFonts w:ascii="Trebuchet MS" w:hAnsi="Trebuchet MS"/>
            <w:noProof/>
          </w:rPr>
          <w:delText>sort of beast</w:delText>
        </w:r>
      </w:del>
      <w:ins w:id="31" w:author="Author">
        <w:r w:rsidRPr="000A096E">
          <w:rPr>
            <w:rFonts w:ascii="Trebuchet MS" w:hAnsi="Trebuchet MS"/>
            <w:noProof/>
          </w:rPr>
          <w:t>animals</w:t>
        </w:r>
      </w:ins>
      <w:r w:rsidRPr="000A096E">
        <w:rPr>
          <w:rFonts w:ascii="Trebuchet MS" w:hAnsi="Trebuchet MS"/>
          <w:noProof/>
        </w:rPr>
        <w:t xml:space="preserve"> that </w:t>
      </w:r>
      <w:del w:id="32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33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 may eat: the bull, the sheep</w:t>
      </w:r>
      <w:del w:id="34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35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goat, </w:t>
      </w:r>
      <w:r w:rsidRPr="000A096E">
        <w:rPr>
          <w:rFonts w:ascii="Trebuchet MS" w:hAnsi="Trebuchet MS"/>
          <w:b/>
          <w:noProof/>
        </w:rPr>
        <w:t xml:space="preserve">14:5 </w:t>
      </w:r>
      <w:r w:rsidRPr="000A096E">
        <w:rPr>
          <w:rFonts w:ascii="Trebuchet MS" w:hAnsi="Trebuchet MS"/>
          <w:noProof/>
        </w:rPr>
        <w:t xml:space="preserve">the </w:t>
      </w:r>
      <w:del w:id="36" w:author="Author">
        <w:r w:rsidRPr="000A096E">
          <w:rPr>
            <w:rFonts w:ascii="Trebuchet MS" w:hAnsi="Trebuchet MS"/>
            <w:noProof/>
          </w:rPr>
          <w:delText>stag and</w:delText>
        </w:r>
      </w:del>
      <w:ins w:id="37" w:author="Author">
        <w:r w:rsidRPr="000A096E">
          <w:rPr>
            <w:rFonts w:ascii="Trebuchet MS" w:hAnsi="Trebuchet MS"/>
            <w:noProof/>
          </w:rPr>
          <w:t>deer, the</w:t>
        </w:r>
      </w:ins>
      <w:r w:rsidRPr="000A096E">
        <w:rPr>
          <w:rFonts w:ascii="Trebuchet MS" w:hAnsi="Trebuchet MS"/>
          <w:noProof/>
        </w:rPr>
        <w:t xml:space="preserve"> gazelle</w:t>
      </w:r>
      <w:del w:id="38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39" w:author="Author">
        <w:r w:rsidRPr="000A096E">
          <w:rPr>
            <w:rFonts w:ascii="Trebuchet MS" w:hAnsi="Trebuchet MS"/>
            <w:noProof/>
          </w:rPr>
          <w:t>, the</w:t>
        </w:r>
      </w:ins>
      <w:r w:rsidRPr="000A096E">
        <w:rPr>
          <w:rFonts w:ascii="Trebuchet MS" w:hAnsi="Trebuchet MS"/>
          <w:noProof/>
        </w:rPr>
        <w:t xml:space="preserve"> roebuck</w:t>
      </w:r>
      <w:del w:id="40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41" w:author="Author">
        <w:r w:rsidRPr="000A096E">
          <w:rPr>
            <w:rFonts w:ascii="Trebuchet MS" w:hAnsi="Trebuchet MS"/>
            <w:noProof/>
          </w:rPr>
          <w:t>, the</w:t>
        </w:r>
      </w:ins>
      <w:r w:rsidRPr="000A096E">
        <w:rPr>
          <w:rFonts w:ascii="Trebuchet MS" w:hAnsi="Trebuchet MS"/>
          <w:noProof/>
        </w:rPr>
        <w:t xml:space="preserve"> wild goat</w:t>
      </w:r>
      <w:del w:id="42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43" w:author="Author">
        <w:r w:rsidRPr="000A096E">
          <w:rPr>
            <w:rFonts w:ascii="Trebuchet MS" w:hAnsi="Trebuchet MS"/>
            <w:noProof/>
          </w:rPr>
          <w:t>, the</w:t>
        </w:r>
      </w:ins>
      <w:r w:rsidRPr="000A096E">
        <w:rPr>
          <w:rFonts w:ascii="Trebuchet MS" w:hAnsi="Trebuchet MS"/>
          <w:noProof/>
        </w:rPr>
        <w:t xml:space="preserve"> antelope</w:t>
      </w:r>
      <w:del w:id="44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45" w:author="Author">
        <w:r w:rsidRPr="000A096E">
          <w:rPr>
            <w:rFonts w:ascii="Trebuchet MS" w:hAnsi="Trebuchet MS"/>
            <w:noProof/>
          </w:rPr>
          <w:t>, the</w:t>
        </w:r>
      </w:ins>
      <w:r w:rsidRPr="000A096E">
        <w:rPr>
          <w:rFonts w:ascii="Trebuchet MS" w:hAnsi="Trebuchet MS"/>
          <w:noProof/>
        </w:rPr>
        <w:t xml:space="preserve"> wild sheep</w:t>
      </w:r>
      <w:ins w:id="46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and </w:t>
      </w:r>
      <w:del w:id="47" w:author="Author">
        <w:r w:rsidRPr="000A096E">
          <w:rPr>
            <w:rFonts w:ascii="Trebuchet MS" w:hAnsi="Trebuchet MS"/>
            <w:noProof/>
          </w:rPr>
          <w:delText>chamois;</w:delText>
        </w:r>
      </w:del>
      <w:ins w:id="48" w:author="Author">
        <w:r w:rsidRPr="000A096E">
          <w:rPr>
            <w:rFonts w:ascii="Trebuchet MS" w:hAnsi="Trebuchet MS"/>
            <w:noProof/>
          </w:rPr>
          <w:t>the mountain sheep.</w:t>
        </w:r>
      </w:ins>
      <w:r w:rsidRPr="000A096E">
        <w:rPr>
          <w:rFonts w:ascii="Trebuchet MS" w:hAnsi="Trebuchet MS"/>
          <w:noProof/>
        </w:rPr>
        <w:t xml:space="preserve"> </w:t>
      </w:r>
      <w:r w:rsidRPr="000A096E">
        <w:rPr>
          <w:rFonts w:ascii="Trebuchet MS" w:hAnsi="Trebuchet MS"/>
          <w:b/>
          <w:noProof/>
        </w:rPr>
        <w:t xml:space="preserve">14:6 </w:t>
      </w:r>
      <w:del w:id="49" w:author="Author">
        <w:r w:rsidRPr="000A096E">
          <w:rPr>
            <w:rFonts w:ascii="Trebuchet MS" w:hAnsi="Trebuchet MS"/>
            <w:noProof/>
          </w:rPr>
          <w:delText>and every beast</w:delText>
        </w:r>
      </w:del>
      <w:ins w:id="50" w:author="Author">
        <w:r w:rsidRPr="000A096E">
          <w:rPr>
            <w:rFonts w:ascii="Trebuchet MS" w:hAnsi="Trebuchet MS"/>
            <w:noProof/>
          </w:rPr>
          <w:t>You may eat any animal</w:t>
        </w:r>
      </w:ins>
      <w:r w:rsidRPr="000A096E">
        <w:rPr>
          <w:rFonts w:ascii="Trebuchet MS" w:hAnsi="Trebuchet MS"/>
          <w:noProof/>
        </w:rPr>
        <w:t xml:space="preserve"> that </w:t>
      </w:r>
      <w:del w:id="51" w:author="Author">
        <w:r w:rsidRPr="000A096E">
          <w:rPr>
            <w:rFonts w:ascii="Trebuchet MS" w:hAnsi="Trebuchet MS"/>
            <w:noProof/>
          </w:rPr>
          <w:delText>splits the</w:delText>
        </w:r>
      </w:del>
      <w:ins w:id="52" w:author="Author">
        <w:r w:rsidRPr="000A096E">
          <w:rPr>
            <w:rFonts w:ascii="Trebuchet MS" w:hAnsi="Trebuchet MS"/>
            <w:noProof/>
          </w:rPr>
          <w:t>has a split</w:t>
        </w:r>
      </w:ins>
      <w:r w:rsidRPr="000A096E">
        <w:rPr>
          <w:rFonts w:ascii="Trebuchet MS" w:hAnsi="Trebuchet MS"/>
          <w:noProof/>
        </w:rPr>
        <w:t xml:space="preserve"> hoof </w:t>
      </w:r>
      <w:del w:id="53" w:author="Author">
        <w:r w:rsidRPr="000A096E">
          <w:rPr>
            <w:rFonts w:ascii="Trebuchet MS" w:hAnsi="Trebuchet MS"/>
            <w:noProof/>
          </w:rPr>
          <w:delText>and that forms a cleft</w:delText>
        </w:r>
      </w:del>
      <w:ins w:id="54" w:author="Author">
        <w:r w:rsidRPr="000A096E">
          <w:rPr>
            <w:rFonts w:ascii="Trebuchet MS" w:hAnsi="Trebuchet MS"/>
            <w:noProof/>
          </w:rPr>
          <w:t>divided</w:t>
        </w:r>
      </w:ins>
      <w:r w:rsidRPr="000A096E">
        <w:rPr>
          <w:rFonts w:ascii="Trebuchet MS" w:hAnsi="Trebuchet MS"/>
          <w:noProof/>
        </w:rPr>
        <w:t xml:space="preserve"> into two </w:t>
      </w:r>
      <w:del w:id="55" w:author="Author">
        <w:r w:rsidRPr="000A096E">
          <w:rPr>
            <w:rFonts w:ascii="Trebuchet MS" w:hAnsi="Trebuchet MS"/>
            <w:noProof/>
          </w:rPr>
          <w:delText>hoofs, chewing</w:delText>
        </w:r>
      </w:del>
      <w:ins w:id="56" w:author="Author">
        <w:r w:rsidRPr="000A096E">
          <w:rPr>
            <w:rFonts w:ascii="Trebuchet MS" w:hAnsi="Trebuchet MS"/>
            <w:noProof/>
          </w:rPr>
          <w:t>and that chews</w:t>
        </w:r>
      </w:ins>
      <w:r w:rsidRPr="000A096E">
        <w:rPr>
          <w:rFonts w:ascii="Trebuchet MS" w:hAnsi="Trebuchet MS"/>
          <w:noProof/>
        </w:rPr>
        <w:t xml:space="preserve"> the cud</w:t>
      </w:r>
      <w:del w:id="57" w:author="Author">
        <w:r w:rsidRPr="000A096E">
          <w:rPr>
            <w:rFonts w:ascii="Trebuchet MS" w:hAnsi="Trebuchet MS"/>
            <w:noProof/>
          </w:rPr>
          <w:delText xml:space="preserve"> among the beasts. It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 xml:space="preserve"> may eat</w:delText>
        </w:r>
      </w:del>
      <w:r w:rsidRPr="000A096E">
        <w:rPr>
          <w:rFonts w:ascii="Trebuchet MS" w:hAnsi="Trebuchet MS"/>
          <w:noProof/>
        </w:rPr>
        <w:t xml:space="preserve">. </w:t>
      </w:r>
      <w:r w:rsidRPr="000A096E">
        <w:rPr>
          <w:rFonts w:ascii="Trebuchet MS" w:hAnsi="Trebuchet MS"/>
          <w:b/>
          <w:noProof/>
        </w:rPr>
        <w:t xml:space="preserve">14:7 </w:t>
      </w:r>
      <w:del w:id="58" w:author="Author">
        <w:r w:rsidRPr="000A096E">
          <w:rPr>
            <w:rFonts w:ascii="Trebuchet MS" w:hAnsi="Trebuchet MS"/>
            <w:noProof/>
          </w:rPr>
          <w:delText xml:space="preserve">Only this sort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59" w:author="Author">
        <w:r w:rsidRPr="000A096E">
          <w:rPr>
            <w:rFonts w:ascii="Trebuchet MS" w:hAnsi="Trebuchet MS"/>
            <w:noProof/>
          </w:rPr>
          <w:t>However, you</w:t>
        </w:r>
      </w:ins>
      <w:r w:rsidRPr="000A096E">
        <w:rPr>
          <w:rFonts w:ascii="Trebuchet MS" w:hAnsi="Trebuchet MS"/>
          <w:noProof/>
        </w:rPr>
        <w:t xml:space="preserve"> must not eat </w:t>
      </w:r>
      <w:del w:id="60" w:author="Author">
        <w:r w:rsidRPr="000A096E">
          <w:rPr>
            <w:rFonts w:ascii="Trebuchet MS" w:hAnsi="Trebuchet MS"/>
            <w:noProof/>
          </w:rPr>
          <w:delText>out of those</w:delText>
        </w:r>
      </w:del>
      <w:ins w:id="61" w:author="Author">
        <w:r w:rsidRPr="000A096E">
          <w:rPr>
            <w:rFonts w:ascii="Trebuchet MS" w:hAnsi="Trebuchet MS"/>
            <w:noProof/>
          </w:rPr>
          <w:t>the following animals</w:t>
        </w:r>
      </w:ins>
      <w:r w:rsidRPr="000A096E">
        <w:rPr>
          <w:rFonts w:ascii="Trebuchet MS" w:hAnsi="Trebuchet MS"/>
          <w:noProof/>
        </w:rPr>
        <w:t xml:space="preserve"> that chew the cud or that </w:t>
      </w:r>
      <w:ins w:id="62" w:author="Author">
        <w:r w:rsidRPr="000A096E">
          <w:rPr>
            <w:rFonts w:ascii="Trebuchet MS" w:hAnsi="Trebuchet MS"/>
            <w:noProof/>
          </w:rPr>
          <w:t xml:space="preserve">have </w:t>
        </w:r>
      </w:ins>
      <w:r w:rsidRPr="000A096E">
        <w:rPr>
          <w:rFonts w:ascii="Trebuchet MS" w:hAnsi="Trebuchet MS"/>
          <w:noProof/>
        </w:rPr>
        <w:t xml:space="preserve">split </w:t>
      </w:r>
      <w:del w:id="63" w:author="Author">
        <w:r w:rsidRPr="000A096E">
          <w:rPr>
            <w:rFonts w:ascii="Trebuchet MS" w:hAnsi="Trebuchet MS"/>
            <w:noProof/>
          </w:rPr>
          <w:delText>the hoof, cloven</w:delText>
        </w:r>
      </w:del>
      <w:ins w:id="64" w:author="Author">
        <w:r w:rsidRPr="000A096E">
          <w:rPr>
            <w:rFonts w:ascii="Trebuchet MS" w:hAnsi="Trebuchet MS"/>
            <w:noProof/>
          </w:rPr>
          <w:t>hooves</w:t>
        </w:r>
      </w:ins>
      <w:r w:rsidRPr="000A096E">
        <w:rPr>
          <w:rFonts w:ascii="Trebuchet MS" w:hAnsi="Trebuchet MS"/>
          <w:noProof/>
        </w:rPr>
        <w:t>: the camel</w:t>
      </w:r>
      <w:del w:id="65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66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hare</w:t>
      </w:r>
      <w:ins w:id="67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and the rock badger, because they </w:t>
      </w:r>
      <w:del w:id="68" w:author="Author">
        <w:r w:rsidRPr="000A096E">
          <w:rPr>
            <w:rFonts w:ascii="Trebuchet MS" w:hAnsi="Trebuchet MS"/>
            <w:noProof/>
          </w:rPr>
          <w:delText>are chewers of</w:delText>
        </w:r>
      </w:del>
      <w:ins w:id="69" w:author="Author">
        <w:r w:rsidRPr="000A096E">
          <w:rPr>
            <w:rFonts w:ascii="Trebuchet MS" w:hAnsi="Trebuchet MS"/>
            <w:noProof/>
          </w:rPr>
          <w:t>chew</w:t>
        </w:r>
      </w:ins>
      <w:r w:rsidRPr="000A096E">
        <w:rPr>
          <w:rFonts w:ascii="Trebuchet MS" w:hAnsi="Trebuchet MS"/>
          <w:noProof/>
        </w:rPr>
        <w:t xml:space="preserve"> the cud but do not </w:t>
      </w:r>
      <w:ins w:id="70" w:author="Author">
        <w:r w:rsidRPr="000A096E">
          <w:rPr>
            <w:rFonts w:ascii="Trebuchet MS" w:hAnsi="Trebuchet MS"/>
            <w:noProof/>
          </w:rPr>
          <w:t xml:space="preserve">have </w:t>
        </w:r>
      </w:ins>
      <w:r w:rsidRPr="000A096E">
        <w:rPr>
          <w:rFonts w:ascii="Trebuchet MS" w:hAnsi="Trebuchet MS"/>
          <w:noProof/>
        </w:rPr>
        <w:t xml:space="preserve">split </w:t>
      </w:r>
      <w:del w:id="71" w:author="Author">
        <w:r w:rsidRPr="000A096E">
          <w:rPr>
            <w:rFonts w:ascii="Trebuchet MS" w:hAnsi="Trebuchet MS"/>
            <w:noProof/>
          </w:rPr>
          <w:delText>the hoof</w:delText>
        </w:r>
      </w:del>
      <w:ins w:id="72" w:author="Author">
        <w:r w:rsidRPr="000A096E">
          <w:rPr>
            <w:rFonts w:ascii="Trebuchet MS" w:hAnsi="Trebuchet MS"/>
            <w:noProof/>
          </w:rPr>
          <w:t>hooves</w:t>
        </w:r>
      </w:ins>
      <w:r w:rsidRPr="000A096E">
        <w:rPr>
          <w:rFonts w:ascii="Trebuchet MS" w:hAnsi="Trebuchet MS"/>
          <w:noProof/>
        </w:rPr>
        <w:t xml:space="preserve">. They are unclean for </w:t>
      </w:r>
      <w:del w:id="73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74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. </w:t>
      </w:r>
      <w:r w:rsidRPr="000A096E">
        <w:rPr>
          <w:rFonts w:ascii="Trebuchet MS" w:hAnsi="Trebuchet MS"/>
          <w:b/>
          <w:noProof/>
        </w:rPr>
        <w:t xml:space="preserve">14:8 </w:t>
      </w:r>
      <w:del w:id="75" w:author="Author">
        <w:r w:rsidRPr="000A096E">
          <w:rPr>
            <w:rFonts w:ascii="Trebuchet MS" w:hAnsi="Trebuchet MS"/>
            <w:noProof/>
          </w:rPr>
          <w:delText>The</w:delText>
        </w:r>
      </w:del>
      <w:ins w:id="76" w:author="Author">
        <w:r w:rsidRPr="000A096E">
          <w:rPr>
            <w:rFonts w:ascii="Trebuchet MS" w:hAnsi="Trebuchet MS"/>
            <w:noProof/>
          </w:rPr>
          <w:t>Also the</w:t>
        </w:r>
      </w:ins>
      <w:r w:rsidRPr="000A096E">
        <w:rPr>
          <w:rFonts w:ascii="Trebuchet MS" w:hAnsi="Trebuchet MS"/>
          <w:noProof/>
        </w:rPr>
        <w:t xml:space="preserve"> pig </w:t>
      </w:r>
      <w:del w:id="77" w:author="Author">
        <w:r w:rsidRPr="000A096E">
          <w:rPr>
            <w:rFonts w:ascii="Trebuchet MS" w:hAnsi="Trebuchet MS"/>
            <w:noProof/>
          </w:rPr>
          <w:delText xml:space="preserve">also, </w:delText>
        </w:r>
      </w:del>
      <w:r w:rsidRPr="000A096E">
        <w:rPr>
          <w:rFonts w:ascii="Trebuchet MS" w:hAnsi="Trebuchet MS"/>
          <w:noProof/>
        </w:rPr>
        <w:t xml:space="preserve">because it </w:t>
      </w:r>
      <w:del w:id="78" w:author="Author">
        <w:r w:rsidRPr="000A096E">
          <w:rPr>
            <w:rFonts w:ascii="Trebuchet MS" w:hAnsi="Trebuchet MS"/>
            <w:noProof/>
          </w:rPr>
          <w:delText>is</w:delText>
        </w:r>
      </w:del>
      <w:ins w:id="79" w:author="Author">
        <w:r w:rsidRPr="000A096E">
          <w:rPr>
            <w:rFonts w:ascii="Trebuchet MS" w:hAnsi="Trebuchet MS"/>
            <w:noProof/>
          </w:rPr>
          <w:t>has</w:t>
        </w:r>
      </w:ins>
      <w:r w:rsidRPr="000A096E">
        <w:rPr>
          <w:rFonts w:ascii="Trebuchet MS" w:hAnsi="Trebuchet MS"/>
          <w:noProof/>
        </w:rPr>
        <w:t xml:space="preserve"> a </w:t>
      </w:r>
      <w:del w:id="80" w:author="Author">
        <w:r w:rsidRPr="000A096E">
          <w:rPr>
            <w:rFonts w:ascii="Trebuchet MS" w:hAnsi="Trebuchet MS"/>
            <w:noProof/>
          </w:rPr>
          <w:delText xml:space="preserve">splitter of the </w:delText>
        </w:r>
      </w:del>
      <w:ins w:id="81" w:author="Author">
        <w:r w:rsidRPr="000A096E">
          <w:rPr>
            <w:rFonts w:ascii="Trebuchet MS" w:hAnsi="Trebuchet MS"/>
            <w:noProof/>
          </w:rPr>
          <w:t xml:space="preserve">split </w:t>
        </w:r>
      </w:ins>
      <w:r w:rsidRPr="000A096E">
        <w:rPr>
          <w:rFonts w:ascii="Trebuchet MS" w:hAnsi="Trebuchet MS"/>
          <w:noProof/>
        </w:rPr>
        <w:t xml:space="preserve">hoof but </w:t>
      </w:r>
      <w:del w:id="82" w:author="Author">
        <w:r w:rsidRPr="000A096E">
          <w:rPr>
            <w:rFonts w:ascii="Trebuchet MS" w:hAnsi="Trebuchet MS"/>
            <w:noProof/>
          </w:rPr>
          <w:delText>there is no</w:delText>
        </w:r>
      </w:del>
      <w:ins w:id="83" w:author="Author">
        <w:r w:rsidRPr="000A096E">
          <w:rPr>
            <w:rFonts w:ascii="Trebuchet MS" w:hAnsi="Trebuchet MS"/>
            <w:noProof/>
          </w:rPr>
          <w:t>does not chew the</w:t>
        </w:r>
      </w:ins>
      <w:r w:rsidRPr="000A096E">
        <w:rPr>
          <w:rFonts w:ascii="Trebuchet MS" w:hAnsi="Trebuchet MS"/>
          <w:noProof/>
        </w:rPr>
        <w:t xml:space="preserve"> cud. It is unclean for </w:t>
      </w:r>
      <w:del w:id="84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>. None of</w:delText>
        </w:r>
      </w:del>
      <w:ins w:id="85" w:author="Author">
        <w:r w:rsidRPr="000A096E">
          <w:rPr>
            <w:rFonts w:ascii="Trebuchet MS" w:hAnsi="Trebuchet MS"/>
            <w:noProof/>
          </w:rPr>
          <w:t>you. You must not eat</w:t>
        </w:r>
      </w:ins>
      <w:r w:rsidRPr="000A096E">
        <w:rPr>
          <w:rFonts w:ascii="Trebuchet MS" w:hAnsi="Trebuchet MS"/>
          <w:noProof/>
        </w:rPr>
        <w:t xml:space="preserve"> their flesh </w:t>
      </w:r>
      <w:del w:id="86" w:author="Author">
        <w:r w:rsidRPr="000A096E">
          <w:rPr>
            <w:rFonts w:ascii="Trebuchet MS" w:hAnsi="Trebuchet MS"/>
            <w:noProof/>
          </w:rPr>
          <w:delText xml:space="preserve">must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 xml:space="preserve"> eat, and</w:delText>
        </w:r>
      </w:del>
      <w:ins w:id="87" w:author="Author">
        <w:r w:rsidRPr="000A096E">
          <w:rPr>
            <w:rFonts w:ascii="Trebuchet MS" w:hAnsi="Trebuchet MS"/>
            <w:noProof/>
          </w:rPr>
          <w:t>or touch</w:t>
        </w:r>
      </w:ins>
      <w:r w:rsidRPr="000A096E">
        <w:rPr>
          <w:rFonts w:ascii="Trebuchet MS" w:hAnsi="Trebuchet MS"/>
          <w:noProof/>
        </w:rPr>
        <w:t xml:space="preserve"> their carcasses</w:t>
      </w:r>
      <w:del w:id="88" w:author="Author">
        <w:r w:rsidRPr="000A096E">
          <w:rPr>
            <w:rFonts w:ascii="Trebuchet MS" w:hAnsi="Trebuchet MS"/>
            <w:noProof/>
          </w:rPr>
          <w:delText xml:space="preserve">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 xml:space="preserve"> must not touch</w:delText>
        </w:r>
      </w:del>
      <w:r w:rsidRPr="000A096E">
        <w:rPr>
          <w:rFonts w:ascii="Trebuchet MS" w:hAnsi="Trebuchet MS"/>
          <w:noProof/>
        </w:rPr>
        <w:t>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14:9 </w:t>
      </w:r>
      <w:r w:rsidRPr="000A096E">
        <w:rPr>
          <w:rFonts w:ascii="Trebuchet MS" w:hAnsi="Trebuchet MS"/>
          <w:noProof/>
        </w:rPr>
        <w:t>“</w:t>
      </w:r>
      <w:del w:id="89" w:author="Author">
        <w:r w:rsidRPr="000A096E">
          <w:rPr>
            <w:rFonts w:ascii="Trebuchet MS" w:hAnsi="Trebuchet MS"/>
            <w:noProof/>
          </w:rPr>
          <w:delText>This sort out of</w:delText>
        </w:r>
      </w:del>
      <w:ins w:id="90" w:author="Author">
        <w:r w:rsidRPr="000A096E">
          <w:rPr>
            <w:rFonts w:ascii="Trebuchet MS" w:hAnsi="Trebuchet MS"/>
            <w:noProof/>
          </w:rPr>
          <w:t>Of</w:t>
        </w:r>
      </w:ins>
      <w:r w:rsidRPr="000A096E">
        <w:rPr>
          <w:rFonts w:ascii="Trebuchet MS" w:hAnsi="Trebuchet MS"/>
          <w:noProof/>
        </w:rPr>
        <w:t xml:space="preserve"> everything that is </w:t>
      </w:r>
      <w:ins w:id="91" w:author="Author">
        <w:r w:rsidRPr="000A096E">
          <w:rPr>
            <w:rFonts w:ascii="Trebuchet MS" w:hAnsi="Trebuchet MS"/>
            <w:noProof/>
          </w:rPr>
          <w:t xml:space="preserve">living </w:t>
        </w:r>
      </w:ins>
      <w:r w:rsidRPr="000A096E">
        <w:rPr>
          <w:rFonts w:ascii="Trebuchet MS" w:hAnsi="Trebuchet MS"/>
          <w:noProof/>
        </w:rPr>
        <w:t>in the waters</w:t>
      </w:r>
      <w:del w:id="92" w:author="Author">
        <w:r w:rsidRPr="000A096E">
          <w:rPr>
            <w:rFonts w:ascii="Trebuchet MS" w:hAnsi="Trebuchet MS"/>
            <w:noProof/>
          </w:rPr>
          <w:delText xml:space="preserve">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93" w:author="Author">
        <w:r w:rsidRPr="000A096E">
          <w:rPr>
            <w:rFonts w:ascii="Trebuchet MS" w:hAnsi="Trebuchet MS"/>
            <w:noProof/>
          </w:rPr>
          <w:t>, you</w:t>
        </w:r>
      </w:ins>
      <w:r w:rsidRPr="000A096E">
        <w:rPr>
          <w:rFonts w:ascii="Trebuchet MS" w:hAnsi="Trebuchet MS"/>
          <w:noProof/>
        </w:rPr>
        <w:t xml:space="preserve"> may eat</w:t>
      </w:r>
      <w:del w:id="94" w:author="Author">
        <w:r w:rsidRPr="000A096E">
          <w:rPr>
            <w:rFonts w:ascii="Trebuchet MS" w:hAnsi="Trebuchet MS"/>
            <w:noProof/>
          </w:rPr>
          <w:delText>: Everything that has</w:delText>
        </w:r>
      </w:del>
      <w:ins w:id="95" w:author="Author">
        <w:r w:rsidRPr="000A096E">
          <w:rPr>
            <w:rFonts w:ascii="Trebuchet MS" w:hAnsi="Trebuchet MS"/>
            <w:noProof/>
          </w:rPr>
          <w:t xml:space="preserve"> these: Anything with</w:t>
        </w:r>
      </w:ins>
      <w:r w:rsidRPr="000A096E">
        <w:rPr>
          <w:rFonts w:ascii="Trebuchet MS" w:hAnsi="Trebuchet MS"/>
          <w:noProof/>
        </w:rPr>
        <w:t xml:space="preserve"> fins and scales</w:t>
      </w:r>
      <w:del w:id="96" w:author="Author">
        <w:r w:rsidRPr="000A096E">
          <w:rPr>
            <w:rFonts w:ascii="Trebuchet MS" w:hAnsi="Trebuchet MS"/>
            <w:noProof/>
          </w:rPr>
          <w:delText xml:space="preserve">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97" w:author="Author">
        <w:r w:rsidRPr="000A096E">
          <w:rPr>
            <w:rFonts w:ascii="Trebuchet MS" w:hAnsi="Trebuchet MS"/>
            <w:noProof/>
          </w:rPr>
          <w:t>, you</w:t>
        </w:r>
      </w:ins>
      <w:r w:rsidRPr="000A096E">
        <w:rPr>
          <w:rFonts w:ascii="Trebuchet MS" w:hAnsi="Trebuchet MS"/>
          <w:noProof/>
        </w:rPr>
        <w:t xml:space="preserve"> may eat. </w:t>
      </w:r>
      <w:r w:rsidRPr="000A096E">
        <w:rPr>
          <w:rFonts w:ascii="Trebuchet MS" w:hAnsi="Trebuchet MS"/>
          <w:b/>
          <w:noProof/>
        </w:rPr>
        <w:t xml:space="preserve">14:10 </w:t>
      </w:r>
      <w:del w:id="98" w:author="Author">
        <w:r w:rsidRPr="000A096E">
          <w:rPr>
            <w:rFonts w:ascii="Trebuchet MS" w:hAnsi="Trebuchet MS"/>
            <w:noProof/>
          </w:rPr>
          <w:delText>And everything</w:delText>
        </w:r>
      </w:del>
      <w:ins w:id="99" w:author="Author">
        <w:r w:rsidRPr="000A096E">
          <w:rPr>
            <w:rFonts w:ascii="Trebuchet MS" w:hAnsi="Trebuchet MS"/>
            <w:noProof/>
          </w:rPr>
          <w:t>But you must not eat anything</w:t>
        </w:r>
      </w:ins>
      <w:r w:rsidRPr="000A096E">
        <w:rPr>
          <w:rFonts w:ascii="Trebuchet MS" w:hAnsi="Trebuchet MS"/>
          <w:noProof/>
        </w:rPr>
        <w:t xml:space="preserve"> that has no fins and scales</w:t>
      </w:r>
      <w:del w:id="100" w:author="Author">
        <w:r w:rsidRPr="000A096E">
          <w:rPr>
            <w:rFonts w:ascii="Trebuchet MS" w:hAnsi="Trebuchet MS"/>
            <w:noProof/>
          </w:rPr>
          <w:delText xml:space="preserve">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 xml:space="preserve"> must not eat</w:delText>
        </w:r>
      </w:del>
      <w:r w:rsidRPr="000A096E">
        <w:rPr>
          <w:rFonts w:ascii="Trebuchet MS" w:hAnsi="Trebuchet MS"/>
          <w:noProof/>
        </w:rPr>
        <w:t xml:space="preserve">. It is unclean for </w:t>
      </w:r>
      <w:del w:id="101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102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>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14:11 </w:t>
      </w:r>
      <w:r w:rsidRPr="000A096E">
        <w:rPr>
          <w:rFonts w:ascii="Trebuchet MS" w:hAnsi="Trebuchet MS"/>
          <w:noProof/>
        </w:rPr>
        <w:t>“</w:t>
      </w:r>
      <w:del w:id="103" w:author="Author">
        <w:r w:rsidRPr="000A096E">
          <w:rPr>
            <w:rFonts w:ascii="Trebuchet MS" w:hAnsi="Trebuchet MS"/>
            <w:noProof/>
          </w:rPr>
          <w:delText>Any</w:delText>
        </w:r>
      </w:del>
      <w:ins w:id="104" w:author="Author">
        <w:r w:rsidRPr="000A096E">
          <w:rPr>
            <w:rFonts w:ascii="Trebuchet MS" w:hAnsi="Trebuchet MS"/>
            <w:noProof/>
          </w:rPr>
          <w:t>You may eat any</w:t>
        </w:r>
      </w:ins>
      <w:r w:rsidRPr="000A096E">
        <w:rPr>
          <w:rFonts w:ascii="Trebuchet MS" w:hAnsi="Trebuchet MS"/>
          <w:noProof/>
        </w:rPr>
        <w:t xml:space="preserve"> clean bird</w:t>
      </w:r>
      <w:del w:id="105" w:author="Author">
        <w:r w:rsidRPr="000A096E">
          <w:rPr>
            <w:rFonts w:ascii="Trebuchet MS" w:hAnsi="Trebuchet MS"/>
            <w:noProof/>
          </w:rPr>
          <w:delText xml:space="preserve">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  <w:r w:rsidRPr="000A096E">
          <w:rPr>
            <w:rFonts w:ascii="Trebuchet MS" w:hAnsi="Trebuchet MS"/>
            <w:noProof/>
          </w:rPr>
          <w:delText xml:space="preserve"> may eat</w:delText>
        </w:r>
      </w:del>
      <w:r w:rsidRPr="000A096E">
        <w:rPr>
          <w:rFonts w:ascii="Trebuchet MS" w:hAnsi="Trebuchet MS"/>
          <w:noProof/>
        </w:rPr>
        <w:t xml:space="preserve">. </w:t>
      </w:r>
      <w:r w:rsidRPr="000A096E">
        <w:rPr>
          <w:rFonts w:ascii="Trebuchet MS" w:hAnsi="Trebuchet MS"/>
          <w:b/>
          <w:noProof/>
        </w:rPr>
        <w:t xml:space="preserve">14:12 </w:t>
      </w:r>
      <w:r w:rsidRPr="000A096E">
        <w:rPr>
          <w:rFonts w:ascii="Trebuchet MS" w:hAnsi="Trebuchet MS"/>
          <w:noProof/>
        </w:rPr>
        <w:t xml:space="preserve">But </w:t>
      </w:r>
      <w:del w:id="106" w:author="Author">
        <w:r w:rsidRPr="000A096E">
          <w:rPr>
            <w:rFonts w:ascii="Trebuchet MS" w:hAnsi="Trebuchet MS"/>
            <w:noProof/>
          </w:rPr>
          <w:delText xml:space="preserve">these are the ones of which </w:delText>
        </w:r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107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 must not eat</w:t>
      </w:r>
      <w:ins w:id="108" w:author="Author">
        <w:r w:rsidRPr="000A096E">
          <w:rPr>
            <w:rFonts w:ascii="Trebuchet MS" w:hAnsi="Trebuchet MS"/>
            <w:noProof/>
          </w:rPr>
          <w:t xml:space="preserve"> these</w:t>
        </w:r>
      </w:ins>
      <w:r w:rsidRPr="000A096E">
        <w:rPr>
          <w:rFonts w:ascii="Trebuchet MS" w:hAnsi="Trebuchet MS"/>
          <w:noProof/>
        </w:rPr>
        <w:t>: the eagle</w:t>
      </w:r>
      <w:del w:id="109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10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osprey</w:t>
      </w:r>
      <w:del w:id="111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12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black vulture, </w:t>
      </w:r>
      <w:r w:rsidRPr="000A096E">
        <w:rPr>
          <w:rFonts w:ascii="Trebuchet MS" w:hAnsi="Trebuchet MS"/>
          <w:b/>
          <w:noProof/>
        </w:rPr>
        <w:t xml:space="preserve">14:13 </w:t>
      </w:r>
      <w:del w:id="113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>the red kite</w:t>
      </w:r>
      <w:del w:id="114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15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black kite</w:t>
      </w:r>
      <w:del w:id="116" w:author="Author">
        <w:r w:rsidRPr="000A096E">
          <w:rPr>
            <w:rFonts w:ascii="Trebuchet MS" w:hAnsi="Trebuchet MS"/>
            <w:noProof/>
          </w:rPr>
          <w:delText xml:space="preserve"> and the</w:delText>
        </w:r>
      </w:del>
      <w:ins w:id="117" w:author="Author">
        <w:r w:rsidRPr="000A096E">
          <w:rPr>
            <w:rFonts w:ascii="Trebuchet MS" w:hAnsi="Trebuchet MS"/>
            <w:noProof/>
          </w:rPr>
          <w:t>, every kind of</w:t>
        </w:r>
      </w:ins>
      <w:r w:rsidRPr="000A096E">
        <w:rPr>
          <w:rFonts w:ascii="Trebuchet MS" w:hAnsi="Trebuchet MS"/>
          <w:noProof/>
        </w:rPr>
        <w:t xml:space="preserve"> glede</w:t>
      </w:r>
      <w:del w:id="118" w:author="Author">
        <w:r w:rsidRPr="000A096E">
          <w:rPr>
            <w:rFonts w:ascii="Trebuchet MS" w:hAnsi="Trebuchet MS"/>
            <w:noProof/>
          </w:rPr>
          <w:delText xml:space="preserve"> according to its kind;</w:delText>
        </w:r>
      </w:del>
      <w:ins w:id="119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</w:t>
      </w:r>
      <w:r w:rsidRPr="000A096E">
        <w:rPr>
          <w:rFonts w:ascii="Trebuchet MS" w:hAnsi="Trebuchet MS"/>
          <w:b/>
          <w:noProof/>
        </w:rPr>
        <w:t xml:space="preserve">14:14 </w:t>
      </w:r>
      <w:del w:id="120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 xml:space="preserve">every </w:t>
      </w:r>
      <w:ins w:id="121" w:author="Author">
        <w:r w:rsidRPr="000A096E">
          <w:rPr>
            <w:rFonts w:ascii="Trebuchet MS" w:hAnsi="Trebuchet MS"/>
            <w:noProof/>
          </w:rPr>
          <w:t xml:space="preserve">kind of </w:t>
        </w:r>
      </w:ins>
      <w:r w:rsidRPr="000A096E">
        <w:rPr>
          <w:rFonts w:ascii="Trebuchet MS" w:hAnsi="Trebuchet MS"/>
          <w:noProof/>
        </w:rPr>
        <w:t>raven</w:t>
      </w:r>
      <w:del w:id="122" w:author="Author">
        <w:r w:rsidRPr="000A096E">
          <w:rPr>
            <w:rFonts w:ascii="Trebuchet MS" w:hAnsi="Trebuchet MS"/>
            <w:noProof/>
          </w:rPr>
          <w:delText xml:space="preserve"> according to its kind;</w:delText>
        </w:r>
      </w:del>
      <w:ins w:id="123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</w:t>
      </w:r>
      <w:r w:rsidRPr="000A096E">
        <w:rPr>
          <w:rFonts w:ascii="Trebuchet MS" w:hAnsi="Trebuchet MS"/>
          <w:b/>
          <w:noProof/>
        </w:rPr>
        <w:t xml:space="preserve">14:15 </w:t>
      </w:r>
      <w:del w:id="124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>the ostrich</w:t>
      </w:r>
      <w:del w:id="125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26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owl</w:t>
      </w:r>
      <w:del w:id="127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28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gull</w:t>
      </w:r>
      <w:del w:id="129" w:author="Author">
        <w:r w:rsidRPr="000A096E">
          <w:rPr>
            <w:rFonts w:ascii="Trebuchet MS" w:hAnsi="Trebuchet MS"/>
            <w:noProof/>
          </w:rPr>
          <w:delText xml:space="preserve"> and the</w:delText>
        </w:r>
      </w:del>
      <w:ins w:id="130" w:author="Author">
        <w:r w:rsidRPr="000A096E">
          <w:rPr>
            <w:rFonts w:ascii="Trebuchet MS" w:hAnsi="Trebuchet MS"/>
            <w:noProof/>
          </w:rPr>
          <w:t>, every kind of</w:t>
        </w:r>
      </w:ins>
      <w:r w:rsidRPr="000A096E">
        <w:rPr>
          <w:rFonts w:ascii="Trebuchet MS" w:hAnsi="Trebuchet MS"/>
          <w:noProof/>
        </w:rPr>
        <w:t xml:space="preserve"> falcon</w:t>
      </w:r>
      <w:del w:id="131" w:author="Author">
        <w:r w:rsidRPr="000A096E">
          <w:rPr>
            <w:rFonts w:ascii="Trebuchet MS" w:hAnsi="Trebuchet MS"/>
            <w:noProof/>
          </w:rPr>
          <w:delText xml:space="preserve"> according to its kind;</w:delText>
        </w:r>
      </w:del>
      <w:ins w:id="132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</w:t>
      </w:r>
      <w:r w:rsidRPr="000A096E">
        <w:rPr>
          <w:rFonts w:ascii="Trebuchet MS" w:hAnsi="Trebuchet MS"/>
          <w:b/>
          <w:noProof/>
        </w:rPr>
        <w:t xml:space="preserve">14:16 </w:t>
      </w:r>
      <w:r w:rsidRPr="000A096E">
        <w:rPr>
          <w:rFonts w:ascii="Trebuchet MS" w:hAnsi="Trebuchet MS"/>
          <w:noProof/>
        </w:rPr>
        <w:t>the little owl</w:t>
      </w:r>
      <w:del w:id="133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34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long-eared owl</w:t>
      </w:r>
      <w:del w:id="135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36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swan, </w:t>
      </w:r>
      <w:r w:rsidRPr="000A096E">
        <w:rPr>
          <w:rFonts w:ascii="Trebuchet MS" w:hAnsi="Trebuchet MS"/>
          <w:b/>
          <w:noProof/>
        </w:rPr>
        <w:t xml:space="preserve">14:17 </w:t>
      </w:r>
      <w:del w:id="137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>the pelican</w:t>
      </w:r>
      <w:del w:id="138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39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vulture</w:t>
      </w:r>
      <w:del w:id="140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41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cormorant, </w:t>
      </w:r>
      <w:r w:rsidRPr="000A096E">
        <w:rPr>
          <w:rFonts w:ascii="Trebuchet MS" w:hAnsi="Trebuchet MS"/>
          <w:b/>
          <w:noProof/>
        </w:rPr>
        <w:t xml:space="preserve">14:18 </w:t>
      </w:r>
      <w:del w:id="142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>the stork</w:t>
      </w:r>
      <w:del w:id="143" w:author="Author">
        <w:r w:rsidRPr="000A096E">
          <w:rPr>
            <w:rFonts w:ascii="Trebuchet MS" w:hAnsi="Trebuchet MS"/>
            <w:noProof/>
          </w:rPr>
          <w:delText xml:space="preserve"> and the</w:delText>
        </w:r>
      </w:del>
      <w:ins w:id="144" w:author="Author">
        <w:r w:rsidRPr="000A096E">
          <w:rPr>
            <w:rFonts w:ascii="Trebuchet MS" w:hAnsi="Trebuchet MS"/>
            <w:noProof/>
          </w:rPr>
          <w:t>, every kind of</w:t>
        </w:r>
      </w:ins>
      <w:r w:rsidRPr="000A096E">
        <w:rPr>
          <w:rFonts w:ascii="Trebuchet MS" w:hAnsi="Trebuchet MS"/>
          <w:noProof/>
        </w:rPr>
        <w:t xml:space="preserve"> heron</w:t>
      </w:r>
      <w:del w:id="145" w:author="Author">
        <w:r w:rsidRPr="000A096E">
          <w:rPr>
            <w:rFonts w:ascii="Trebuchet MS" w:hAnsi="Trebuchet MS"/>
            <w:noProof/>
          </w:rPr>
          <w:delText xml:space="preserve"> according to its kind</w:delText>
        </w:r>
      </w:del>
      <w:ins w:id="146" w:author="Author">
        <w:r w:rsidRPr="000A096E">
          <w:rPr>
            <w:rFonts w:ascii="Trebuchet MS" w:hAnsi="Trebuchet MS"/>
            <w:noProof/>
          </w:rPr>
          <w:t>, the hoopoe</w:t>
        </w:r>
      </w:ins>
      <w:r w:rsidRPr="000A096E">
        <w:rPr>
          <w:rFonts w:ascii="Trebuchet MS" w:hAnsi="Trebuchet MS"/>
          <w:noProof/>
        </w:rPr>
        <w:t xml:space="preserve">, and the </w:t>
      </w:r>
      <w:del w:id="147" w:author="Author">
        <w:r w:rsidRPr="000A096E">
          <w:rPr>
            <w:rFonts w:ascii="Trebuchet MS" w:hAnsi="Trebuchet MS"/>
            <w:noProof/>
          </w:rPr>
          <w:delText xml:space="preserve">hoopoe and the </w:delText>
        </w:r>
      </w:del>
      <w:r w:rsidRPr="000A096E">
        <w:rPr>
          <w:rFonts w:ascii="Trebuchet MS" w:hAnsi="Trebuchet MS"/>
          <w:noProof/>
        </w:rPr>
        <w:t xml:space="preserve">bat. </w:t>
      </w:r>
      <w:r w:rsidRPr="000A096E">
        <w:rPr>
          <w:rFonts w:ascii="Trebuchet MS" w:hAnsi="Trebuchet MS"/>
          <w:b/>
          <w:noProof/>
        </w:rPr>
        <w:t xml:space="preserve">14:19 </w:t>
      </w:r>
      <w:del w:id="148" w:author="Author">
        <w:r w:rsidRPr="000A096E">
          <w:rPr>
            <w:rFonts w:ascii="Trebuchet MS" w:hAnsi="Trebuchet MS"/>
            <w:noProof/>
          </w:rPr>
          <w:delText>And every</w:delText>
        </w:r>
      </w:del>
      <w:ins w:id="149" w:author="Author">
        <w:r w:rsidRPr="000A096E">
          <w:rPr>
            <w:rFonts w:ascii="Trebuchet MS" w:hAnsi="Trebuchet MS"/>
            <w:noProof/>
          </w:rPr>
          <w:t>Every</w:t>
        </w:r>
      </w:ins>
      <w:r w:rsidRPr="000A096E">
        <w:rPr>
          <w:rFonts w:ascii="Trebuchet MS" w:hAnsi="Trebuchet MS"/>
          <w:noProof/>
        </w:rPr>
        <w:t xml:space="preserve"> winged swarming creature</w:t>
      </w:r>
      <w:ins w:id="150" w:author="Author">
        <w:r w:rsidRPr="000A096E">
          <w:rPr>
            <w:rStyle w:val="FootnoteReference"/>
            <w:rFonts w:ascii="Trebuchet MS" w:hAnsi="Trebuchet MS"/>
            <w:noProof/>
          </w:rPr>
          <w:footnoteReference w:id="3"/>
        </w:r>
        <w:r w:rsidRPr="000A096E">
          <w:rPr>
            <w:rFonts w:ascii="Trebuchet MS" w:hAnsi="Trebuchet MS"/>
            <w:noProof/>
          </w:rPr>
          <w:t xml:space="preserve"> also</w:t>
        </w:r>
      </w:ins>
      <w:r w:rsidRPr="000A096E">
        <w:rPr>
          <w:rFonts w:ascii="Trebuchet MS" w:hAnsi="Trebuchet MS"/>
          <w:noProof/>
        </w:rPr>
        <w:t xml:space="preserve"> is unclean for </w:t>
      </w:r>
      <w:del w:id="153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154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. They should not be eaten. </w:t>
      </w:r>
      <w:r w:rsidRPr="000A096E">
        <w:rPr>
          <w:rFonts w:ascii="Trebuchet MS" w:hAnsi="Trebuchet MS"/>
          <w:b/>
          <w:noProof/>
        </w:rPr>
        <w:t xml:space="preserve">14:20 </w:t>
      </w:r>
      <w:r w:rsidRPr="000A096E">
        <w:rPr>
          <w:rFonts w:ascii="Trebuchet MS" w:hAnsi="Trebuchet MS"/>
          <w:noProof/>
        </w:rPr>
        <w:t xml:space="preserve">Any clean flying creature </w:t>
      </w:r>
      <w:del w:id="155" w:author="Author">
        <w:r w:rsidRPr="000A096E">
          <w:rPr>
            <w:rFonts w:ascii="Trebuchet MS" w:hAnsi="Trebuchet MS"/>
            <w:noProof/>
            <w:u w:val="dotted"/>
          </w:rPr>
          <w:delText>YOU</w:delText>
        </w:r>
      </w:del>
      <w:ins w:id="156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 may eat.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14:21 </w:t>
      </w:r>
      <w:r w:rsidRPr="000A096E">
        <w:rPr>
          <w:rFonts w:ascii="Trebuchet MS" w:hAnsi="Trebuchet MS"/>
          <w:noProof/>
        </w:rPr>
        <w:t>“</w:t>
      </w:r>
      <w:del w:id="157" w:author="Author">
        <w:r w:rsidRPr="000A096E">
          <w:rPr>
            <w:rFonts w:ascii="Trebuchet MS" w:hAnsi="Trebuchet MS"/>
            <w:noProof/>
          </w:rPr>
          <w:delText>Y</w:delText>
        </w:r>
        <w:r w:rsidRPr="000A096E">
          <w:rPr>
            <w:rFonts w:ascii="Trebuchet MS" w:hAnsi="Trebuchet MS"/>
            <w:noProof/>
            <w:u w:val="dotted"/>
          </w:rPr>
          <w:delText>OU</w:delText>
        </w:r>
      </w:del>
      <w:ins w:id="158" w:author="Author">
        <w:r w:rsidRPr="000A096E">
          <w:rPr>
            <w:rFonts w:ascii="Trebuchet MS" w:hAnsi="Trebuchet MS"/>
            <w:noProof/>
          </w:rPr>
          <w:t>You</w:t>
        </w:r>
      </w:ins>
      <w:r w:rsidRPr="000A096E">
        <w:rPr>
          <w:rFonts w:ascii="Trebuchet MS" w:hAnsi="Trebuchet MS"/>
          <w:noProof/>
        </w:rPr>
        <w:t xml:space="preserve"> must not eat any </w:t>
      </w:r>
      <w:del w:id="159" w:author="Author">
        <w:r w:rsidRPr="000A096E">
          <w:rPr>
            <w:rFonts w:ascii="Trebuchet MS" w:hAnsi="Trebuchet MS"/>
            <w:noProof/>
          </w:rPr>
          <w:delText>body already</w:delText>
        </w:r>
      </w:del>
      <w:ins w:id="160" w:author="Author">
        <w:r w:rsidRPr="000A096E">
          <w:rPr>
            <w:rFonts w:ascii="Trebuchet MS" w:hAnsi="Trebuchet MS"/>
            <w:noProof/>
          </w:rPr>
          <w:t>animal that was found</w:t>
        </w:r>
      </w:ins>
      <w:r w:rsidRPr="000A096E">
        <w:rPr>
          <w:rFonts w:ascii="Trebuchet MS" w:hAnsi="Trebuchet MS"/>
          <w:noProof/>
        </w:rPr>
        <w:t xml:space="preserve"> dead. </w:t>
      </w:r>
      <w:del w:id="161" w:author="Author">
        <w:r w:rsidRPr="000A096E">
          <w:rPr>
            <w:rFonts w:ascii="Trebuchet MS" w:hAnsi="Trebuchet MS"/>
            <w:noProof/>
          </w:rPr>
          <w:delText xml:space="preserve">To </w:delText>
        </w:r>
      </w:del>
      <w:ins w:id="162" w:author="Author">
        <w:r w:rsidRPr="000A096E">
          <w:rPr>
            <w:rFonts w:ascii="Trebuchet MS" w:hAnsi="Trebuchet MS"/>
            <w:noProof/>
          </w:rPr>
          <w:t xml:space="preserve">You may give it to </w:t>
        </w:r>
      </w:ins>
      <w:r w:rsidRPr="000A096E">
        <w:rPr>
          <w:rFonts w:ascii="Trebuchet MS" w:hAnsi="Trebuchet MS"/>
          <w:noProof/>
        </w:rPr>
        <w:t xml:space="preserve">the </w:t>
      </w:r>
      <w:del w:id="163" w:author="Author">
        <w:r w:rsidRPr="000A096E">
          <w:rPr>
            <w:rFonts w:ascii="Trebuchet MS" w:hAnsi="Trebuchet MS"/>
            <w:noProof/>
          </w:rPr>
          <w:delText>alien</w:delText>
        </w:r>
      </w:del>
      <w:ins w:id="164" w:author="Author">
        <w:r w:rsidRPr="000A096E">
          <w:rPr>
            <w:rFonts w:ascii="Trebuchet MS" w:hAnsi="Trebuchet MS"/>
            <w:noProof/>
          </w:rPr>
          <w:t>foreign</w:t>
        </w:r>
      </w:ins>
      <w:r w:rsidRPr="000A096E">
        <w:rPr>
          <w:rFonts w:ascii="Trebuchet MS" w:hAnsi="Trebuchet MS"/>
          <w:noProof/>
        </w:rPr>
        <w:t xml:space="preserve"> resident who is inside your </w:t>
      </w:r>
      <w:del w:id="165" w:author="Author">
        <w:r w:rsidRPr="000A096E">
          <w:rPr>
            <w:rFonts w:ascii="Trebuchet MS" w:hAnsi="Trebuchet MS"/>
            <w:noProof/>
          </w:rPr>
          <w:delText>gates you may give it,</w:delText>
        </w:r>
      </w:del>
      <w:ins w:id="166" w:author="Author">
        <w:r w:rsidRPr="000A096E">
          <w:rPr>
            <w:rFonts w:ascii="Trebuchet MS" w:hAnsi="Trebuchet MS"/>
            <w:noProof/>
          </w:rPr>
          <w:t>cities,</w:t>
        </w:r>
        <w:r w:rsidRPr="000A096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A096E">
        <w:rPr>
          <w:rFonts w:ascii="Trebuchet MS" w:hAnsi="Trebuchet MS"/>
          <w:noProof/>
        </w:rPr>
        <w:t xml:space="preserve"> and he </w:t>
      </w:r>
      <w:del w:id="169" w:author="Author">
        <w:r w:rsidRPr="000A096E">
          <w:rPr>
            <w:rFonts w:ascii="Trebuchet MS" w:hAnsi="Trebuchet MS"/>
            <w:noProof/>
          </w:rPr>
          <w:delText>must</w:delText>
        </w:r>
      </w:del>
      <w:ins w:id="170" w:author="Author">
        <w:r w:rsidRPr="000A096E">
          <w:rPr>
            <w:rFonts w:ascii="Trebuchet MS" w:hAnsi="Trebuchet MS"/>
            <w:noProof/>
          </w:rPr>
          <w:t>may</w:t>
        </w:r>
      </w:ins>
      <w:r w:rsidRPr="000A096E">
        <w:rPr>
          <w:rFonts w:ascii="Trebuchet MS" w:hAnsi="Trebuchet MS"/>
          <w:noProof/>
        </w:rPr>
        <w:t xml:space="preserve"> eat it</w:t>
      </w:r>
      <w:del w:id="171" w:author="Author">
        <w:r w:rsidRPr="000A096E">
          <w:rPr>
            <w:rFonts w:ascii="Trebuchet MS" w:hAnsi="Trebuchet MS"/>
            <w:noProof/>
          </w:rPr>
          <w:delText>;</w:delText>
        </w:r>
      </w:del>
      <w:ins w:id="172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or </w:t>
      </w:r>
      <w:del w:id="173" w:author="Author">
        <w:r w:rsidRPr="000A096E">
          <w:rPr>
            <w:rFonts w:ascii="Trebuchet MS" w:hAnsi="Trebuchet MS"/>
            <w:noProof/>
          </w:rPr>
          <w:delText>there</w:delText>
        </w:r>
      </w:del>
      <w:ins w:id="174" w:author="Author">
        <w:r w:rsidRPr="000A096E">
          <w:rPr>
            <w:rFonts w:ascii="Trebuchet MS" w:hAnsi="Trebuchet MS"/>
            <w:noProof/>
          </w:rPr>
          <w:t>it</w:t>
        </w:r>
      </w:ins>
      <w:r w:rsidRPr="000A096E">
        <w:rPr>
          <w:rFonts w:ascii="Trebuchet MS" w:hAnsi="Trebuchet MS"/>
          <w:noProof/>
        </w:rPr>
        <w:t xml:space="preserve"> may be </w:t>
      </w:r>
      <w:del w:id="175" w:author="Author">
        <w:r w:rsidRPr="000A096E">
          <w:rPr>
            <w:rFonts w:ascii="Trebuchet MS" w:hAnsi="Trebuchet MS"/>
            <w:noProof/>
          </w:rPr>
          <w:delText xml:space="preserve">a selling of it </w:delText>
        </w:r>
      </w:del>
      <w:ins w:id="176" w:author="Author">
        <w:r w:rsidRPr="000A096E">
          <w:rPr>
            <w:rFonts w:ascii="Trebuchet MS" w:hAnsi="Trebuchet MS"/>
            <w:noProof/>
          </w:rPr>
          <w:t xml:space="preserve">sold </w:t>
        </w:r>
      </w:ins>
      <w:r w:rsidRPr="000A096E">
        <w:rPr>
          <w:rFonts w:ascii="Trebuchet MS" w:hAnsi="Trebuchet MS"/>
          <w:noProof/>
        </w:rPr>
        <w:t>to a foreigner</w:t>
      </w:r>
      <w:del w:id="177" w:author="Author">
        <w:r w:rsidRPr="000A096E">
          <w:rPr>
            <w:rFonts w:ascii="Trebuchet MS" w:hAnsi="Trebuchet MS"/>
            <w:noProof/>
          </w:rPr>
          <w:delText>, because</w:delText>
        </w:r>
      </w:del>
      <w:ins w:id="178" w:author="Author">
        <w:r w:rsidRPr="000A096E">
          <w:rPr>
            <w:rFonts w:ascii="Trebuchet MS" w:hAnsi="Trebuchet MS"/>
            <w:noProof/>
          </w:rPr>
          <w:t>. For</w:t>
        </w:r>
      </w:ins>
      <w:r w:rsidRPr="000A096E">
        <w:rPr>
          <w:rFonts w:ascii="Trebuchet MS" w:hAnsi="Trebuchet MS"/>
          <w:noProof/>
        </w:rPr>
        <w:t xml:space="preserve"> you are a holy people to Jehovah your God.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noProof/>
        </w:rPr>
        <w:t xml:space="preserve">“You must not boil a </w:t>
      </w:r>
      <w:del w:id="179" w:author="Author">
        <w:r w:rsidRPr="000A096E">
          <w:rPr>
            <w:rFonts w:ascii="Trebuchet MS" w:hAnsi="Trebuchet MS"/>
            <w:noProof/>
          </w:rPr>
          <w:delText>kid</w:delText>
        </w:r>
      </w:del>
      <w:ins w:id="180" w:author="Author">
        <w:r w:rsidRPr="000A096E">
          <w:rPr>
            <w:rFonts w:ascii="Trebuchet MS" w:hAnsi="Trebuchet MS"/>
            <w:noProof/>
          </w:rPr>
          <w:t>young goat</w:t>
        </w:r>
      </w:ins>
      <w:r w:rsidRPr="000A096E">
        <w:rPr>
          <w:rFonts w:ascii="Trebuchet MS" w:hAnsi="Trebuchet MS"/>
          <w:noProof/>
        </w:rPr>
        <w:t xml:space="preserve"> in its mother’s milk.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14:22 </w:t>
      </w:r>
      <w:r w:rsidRPr="000A096E">
        <w:rPr>
          <w:rFonts w:ascii="Trebuchet MS" w:hAnsi="Trebuchet MS"/>
          <w:noProof/>
        </w:rPr>
        <w:t>“</w:t>
      </w:r>
      <w:del w:id="181" w:author="Author">
        <w:r w:rsidRPr="000A096E">
          <w:rPr>
            <w:rFonts w:ascii="Trebuchet MS" w:hAnsi="Trebuchet MS"/>
            <w:noProof/>
          </w:rPr>
          <w:delText>Without</w:delText>
        </w:r>
      </w:del>
      <w:ins w:id="182" w:author="Author">
        <w:r w:rsidRPr="000A096E">
          <w:rPr>
            <w:rFonts w:ascii="Trebuchet MS" w:hAnsi="Trebuchet MS"/>
            <w:noProof/>
          </w:rPr>
          <w:t>You must without</w:t>
        </w:r>
      </w:ins>
      <w:r w:rsidRPr="000A096E">
        <w:rPr>
          <w:rFonts w:ascii="Trebuchet MS" w:hAnsi="Trebuchet MS"/>
          <w:noProof/>
        </w:rPr>
        <w:t xml:space="preserve"> fail </w:t>
      </w:r>
      <w:del w:id="183" w:author="Author">
        <w:r w:rsidRPr="000A096E">
          <w:rPr>
            <w:rFonts w:ascii="Trebuchet MS" w:hAnsi="Trebuchet MS"/>
            <w:noProof/>
          </w:rPr>
          <w:delText xml:space="preserve">you should </w:delText>
        </w:r>
      </w:del>
      <w:r w:rsidRPr="000A096E">
        <w:rPr>
          <w:rFonts w:ascii="Trebuchet MS" w:hAnsi="Trebuchet MS"/>
          <w:noProof/>
        </w:rPr>
        <w:t>give a tenth</w:t>
      </w:r>
      <w:ins w:id="184" w:author="Author">
        <w:r w:rsidRPr="000A096E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A096E">
        <w:rPr>
          <w:rFonts w:ascii="Trebuchet MS" w:hAnsi="Trebuchet MS"/>
          <w:noProof/>
        </w:rPr>
        <w:t xml:space="preserve"> of </w:t>
      </w:r>
      <w:del w:id="187" w:author="Author">
        <w:r w:rsidRPr="000A096E">
          <w:rPr>
            <w:rFonts w:ascii="Trebuchet MS" w:hAnsi="Trebuchet MS"/>
            <w:noProof/>
          </w:rPr>
          <w:delText>all the produce of</w:delText>
        </w:r>
      </w:del>
      <w:ins w:id="188" w:author="Author">
        <w:r w:rsidRPr="000A096E">
          <w:rPr>
            <w:rFonts w:ascii="Trebuchet MS" w:hAnsi="Trebuchet MS"/>
            <w:noProof/>
          </w:rPr>
          <w:t>everything</w:t>
        </w:r>
      </w:ins>
      <w:r w:rsidRPr="000A096E">
        <w:rPr>
          <w:rFonts w:ascii="Trebuchet MS" w:hAnsi="Trebuchet MS"/>
          <w:noProof/>
        </w:rPr>
        <w:t xml:space="preserve"> your seed</w:t>
      </w:r>
      <w:del w:id="189" w:author="Author">
        <w:r w:rsidRPr="000A096E">
          <w:rPr>
            <w:rFonts w:ascii="Trebuchet MS" w:hAnsi="Trebuchet MS"/>
            <w:noProof/>
          </w:rPr>
          <w:delText>, that which comes forth of</w:delText>
        </w:r>
      </w:del>
      <w:ins w:id="190" w:author="Author">
        <w:r w:rsidRPr="000A096E">
          <w:rPr>
            <w:rFonts w:ascii="Trebuchet MS" w:hAnsi="Trebuchet MS"/>
            <w:noProof/>
          </w:rPr>
          <w:t xml:space="preserve"> produces in</w:t>
        </w:r>
      </w:ins>
      <w:r w:rsidRPr="000A096E">
        <w:rPr>
          <w:rFonts w:ascii="Trebuchet MS" w:hAnsi="Trebuchet MS"/>
          <w:noProof/>
        </w:rPr>
        <w:t xml:space="preserve"> the field year by year. </w:t>
      </w:r>
      <w:r w:rsidRPr="000A096E">
        <w:rPr>
          <w:rFonts w:ascii="Trebuchet MS" w:hAnsi="Trebuchet MS"/>
          <w:b/>
          <w:noProof/>
        </w:rPr>
        <w:t xml:space="preserve">14:23 </w:t>
      </w:r>
      <w:del w:id="191" w:author="Author">
        <w:r w:rsidRPr="000A096E">
          <w:rPr>
            <w:rFonts w:ascii="Trebuchet MS" w:hAnsi="Trebuchet MS"/>
            <w:noProof/>
          </w:rPr>
          <w:delText xml:space="preserve">And before Jehovah your God, in the place that he </w:delText>
        </w:r>
      </w:del>
      <w:ins w:id="192" w:author="Author">
        <w:r w:rsidRPr="000A096E">
          <w:rPr>
            <w:rFonts w:ascii="Trebuchet MS" w:hAnsi="Trebuchet MS"/>
            <w:noProof/>
          </w:rPr>
          <w:t xml:space="preserve">You </w:t>
        </w:r>
      </w:ins>
      <w:r w:rsidRPr="000A096E">
        <w:rPr>
          <w:rFonts w:ascii="Trebuchet MS" w:hAnsi="Trebuchet MS"/>
          <w:noProof/>
        </w:rPr>
        <w:t xml:space="preserve">will </w:t>
      </w:r>
      <w:del w:id="193" w:author="Author">
        <w:r w:rsidRPr="000A096E">
          <w:rPr>
            <w:rFonts w:ascii="Trebuchet MS" w:hAnsi="Trebuchet MS"/>
            <w:noProof/>
          </w:rPr>
          <w:delText xml:space="preserve">choose to have his name reside there, you must </w:delText>
        </w:r>
      </w:del>
      <w:r w:rsidRPr="000A096E">
        <w:rPr>
          <w:rFonts w:ascii="Trebuchet MS" w:hAnsi="Trebuchet MS"/>
          <w:noProof/>
        </w:rPr>
        <w:t>eat the tenth part of your grain, your new wine</w:t>
      </w:r>
      <w:del w:id="194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195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your oil</w:t>
      </w:r>
      <w:ins w:id="196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and the firstborn </w:t>
      </w:r>
      <w:del w:id="197" w:author="Author">
        <w:r w:rsidRPr="000A096E">
          <w:rPr>
            <w:rFonts w:ascii="Trebuchet MS" w:hAnsi="Trebuchet MS"/>
            <w:noProof/>
          </w:rPr>
          <w:delText xml:space="preserve">ones </w:delText>
        </w:r>
      </w:del>
      <w:r w:rsidRPr="000A096E">
        <w:rPr>
          <w:rFonts w:ascii="Trebuchet MS" w:hAnsi="Trebuchet MS"/>
          <w:noProof/>
        </w:rPr>
        <w:t xml:space="preserve">of your herd and </w:t>
      </w:r>
      <w:del w:id="198" w:author="Author">
        <w:r w:rsidRPr="000A096E">
          <w:rPr>
            <w:rFonts w:ascii="Trebuchet MS" w:hAnsi="Trebuchet MS"/>
            <w:noProof/>
          </w:rPr>
          <w:delText xml:space="preserve">of </w:delText>
        </w:r>
      </w:del>
      <w:r w:rsidRPr="000A096E">
        <w:rPr>
          <w:rFonts w:ascii="Trebuchet MS" w:hAnsi="Trebuchet MS"/>
          <w:noProof/>
        </w:rPr>
        <w:t>your flock</w:t>
      </w:r>
      <w:del w:id="199" w:author="Author">
        <w:r w:rsidRPr="000A096E">
          <w:rPr>
            <w:rFonts w:ascii="Trebuchet MS" w:hAnsi="Trebuchet MS"/>
            <w:noProof/>
          </w:rPr>
          <w:delText>; in order</w:delText>
        </w:r>
      </w:del>
      <w:ins w:id="200" w:author="Author">
        <w:r w:rsidRPr="000A096E">
          <w:rPr>
            <w:rFonts w:ascii="Trebuchet MS" w:hAnsi="Trebuchet MS"/>
            <w:noProof/>
          </w:rPr>
          <w:t xml:space="preserve"> before Jehovah your God in the place that he chooses to have his name reside, so</w:t>
        </w:r>
      </w:ins>
      <w:r w:rsidRPr="000A096E">
        <w:rPr>
          <w:rFonts w:ascii="Trebuchet MS" w:hAnsi="Trebuchet MS"/>
          <w:noProof/>
        </w:rPr>
        <w:t xml:space="preserve"> that you may learn to fear Jehovah your God always.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14:24 </w:t>
      </w:r>
      <w:r w:rsidRPr="000A096E">
        <w:rPr>
          <w:rFonts w:ascii="Trebuchet MS" w:hAnsi="Trebuchet MS"/>
          <w:noProof/>
        </w:rPr>
        <w:t>“</w:t>
      </w:r>
      <w:del w:id="201" w:author="Author">
        <w:r w:rsidRPr="000A096E">
          <w:rPr>
            <w:rFonts w:ascii="Trebuchet MS" w:hAnsi="Trebuchet MS"/>
            <w:noProof/>
          </w:rPr>
          <w:delText>Now in case</w:delText>
        </w:r>
      </w:del>
      <w:ins w:id="202" w:author="Author">
        <w:r w:rsidRPr="000A096E">
          <w:rPr>
            <w:rFonts w:ascii="Trebuchet MS" w:hAnsi="Trebuchet MS"/>
            <w:noProof/>
          </w:rPr>
          <w:t>But if</w:t>
        </w:r>
      </w:ins>
      <w:r w:rsidRPr="000A096E">
        <w:rPr>
          <w:rFonts w:ascii="Trebuchet MS" w:hAnsi="Trebuchet MS"/>
          <w:noProof/>
        </w:rPr>
        <w:t xml:space="preserve"> the journey should be too long for you</w:t>
      </w:r>
      <w:del w:id="203" w:author="Author">
        <w:r w:rsidRPr="000A096E">
          <w:rPr>
            <w:rFonts w:ascii="Trebuchet MS" w:hAnsi="Trebuchet MS"/>
            <w:noProof/>
          </w:rPr>
          <w:delText>, because</w:delText>
        </w:r>
      </w:del>
      <w:ins w:id="204" w:author="Author">
        <w:r w:rsidRPr="000A096E">
          <w:rPr>
            <w:rFonts w:ascii="Trebuchet MS" w:hAnsi="Trebuchet MS"/>
            <w:noProof/>
          </w:rPr>
          <w:t xml:space="preserve"> and</w:t>
        </w:r>
      </w:ins>
      <w:r w:rsidRPr="000A096E">
        <w:rPr>
          <w:rFonts w:ascii="Trebuchet MS" w:hAnsi="Trebuchet MS"/>
          <w:noProof/>
        </w:rPr>
        <w:t xml:space="preserve"> you </w:t>
      </w:r>
      <w:del w:id="205" w:author="Author">
        <w:r w:rsidRPr="000A096E">
          <w:rPr>
            <w:rFonts w:ascii="Trebuchet MS" w:hAnsi="Trebuchet MS"/>
            <w:noProof/>
          </w:rPr>
          <w:delText>will</w:delText>
        </w:r>
      </w:del>
      <w:ins w:id="206" w:author="Author">
        <w:r w:rsidRPr="000A096E">
          <w:rPr>
            <w:rFonts w:ascii="Trebuchet MS" w:hAnsi="Trebuchet MS"/>
            <w:noProof/>
          </w:rPr>
          <w:t>are</w:t>
        </w:r>
      </w:ins>
      <w:r w:rsidRPr="000A096E">
        <w:rPr>
          <w:rFonts w:ascii="Trebuchet MS" w:hAnsi="Trebuchet MS"/>
          <w:noProof/>
        </w:rPr>
        <w:t xml:space="preserve"> not </w:t>
      </w:r>
      <w:del w:id="207" w:author="Author">
        <w:r w:rsidRPr="000A096E">
          <w:rPr>
            <w:rFonts w:ascii="Trebuchet MS" w:hAnsi="Trebuchet MS"/>
            <w:noProof/>
          </w:rPr>
          <w:delText xml:space="preserve">be </w:delText>
        </w:r>
      </w:del>
      <w:r w:rsidRPr="000A096E">
        <w:rPr>
          <w:rFonts w:ascii="Trebuchet MS" w:hAnsi="Trebuchet MS"/>
          <w:noProof/>
        </w:rPr>
        <w:t>able to carry it</w:t>
      </w:r>
      <w:del w:id="208" w:author="Author">
        <w:r w:rsidRPr="000A096E">
          <w:rPr>
            <w:rFonts w:ascii="Trebuchet MS" w:hAnsi="Trebuchet MS"/>
            <w:noProof/>
          </w:rPr>
          <w:delText>, since</w:delText>
        </w:r>
      </w:del>
      <w:ins w:id="209" w:author="Author">
        <w:r w:rsidRPr="000A096E">
          <w:rPr>
            <w:rFonts w:ascii="Trebuchet MS" w:hAnsi="Trebuchet MS"/>
            <w:noProof/>
          </w:rPr>
          <w:t xml:space="preserve"> to</w:t>
        </w:r>
      </w:ins>
      <w:r w:rsidRPr="000A096E">
        <w:rPr>
          <w:rFonts w:ascii="Trebuchet MS" w:hAnsi="Trebuchet MS"/>
          <w:noProof/>
        </w:rPr>
        <w:t xml:space="preserve"> the place that Jehovah your God </w:t>
      </w:r>
      <w:del w:id="210" w:author="Author">
        <w:r w:rsidRPr="000A096E">
          <w:rPr>
            <w:rFonts w:ascii="Trebuchet MS" w:hAnsi="Trebuchet MS"/>
            <w:noProof/>
          </w:rPr>
          <w:delText xml:space="preserve">will choose to </w:delText>
        </w:r>
      </w:del>
      <w:ins w:id="211" w:author="Author">
        <w:r w:rsidRPr="000A096E">
          <w:rPr>
            <w:rFonts w:ascii="Trebuchet MS" w:hAnsi="Trebuchet MS"/>
            <w:noProof/>
          </w:rPr>
          <w:t xml:space="preserve">chooses as the </w:t>
        </w:r>
      </w:ins>
      <w:r w:rsidRPr="000A096E">
        <w:rPr>
          <w:rFonts w:ascii="Trebuchet MS" w:hAnsi="Trebuchet MS"/>
          <w:noProof/>
        </w:rPr>
        <w:t xml:space="preserve">place </w:t>
      </w:r>
      <w:ins w:id="212" w:author="Author">
        <w:r w:rsidRPr="000A096E">
          <w:rPr>
            <w:rFonts w:ascii="Trebuchet MS" w:hAnsi="Trebuchet MS"/>
            <w:noProof/>
          </w:rPr>
          <w:t xml:space="preserve">for </w:t>
        </w:r>
      </w:ins>
      <w:r w:rsidRPr="000A096E">
        <w:rPr>
          <w:rFonts w:ascii="Trebuchet MS" w:hAnsi="Trebuchet MS"/>
          <w:noProof/>
        </w:rPr>
        <w:t xml:space="preserve">his name </w:t>
      </w:r>
      <w:del w:id="213" w:author="Author">
        <w:r w:rsidRPr="000A096E">
          <w:rPr>
            <w:rFonts w:ascii="Trebuchet MS" w:hAnsi="Trebuchet MS"/>
            <w:noProof/>
          </w:rPr>
          <w:delText>there will be too</w:delText>
        </w:r>
      </w:del>
      <w:ins w:id="214" w:author="Author">
        <w:r w:rsidRPr="000A096E">
          <w:rPr>
            <w:rFonts w:ascii="Trebuchet MS" w:hAnsi="Trebuchet MS"/>
            <w:noProof/>
          </w:rPr>
          <w:t>because it is</w:t>
        </w:r>
      </w:ins>
      <w:r w:rsidRPr="000A096E">
        <w:rPr>
          <w:rFonts w:ascii="Trebuchet MS" w:hAnsi="Trebuchet MS"/>
          <w:noProof/>
        </w:rPr>
        <w:t xml:space="preserve"> far away </w:t>
      </w:r>
      <w:del w:id="215" w:author="Author">
        <w:r w:rsidRPr="000A096E">
          <w:rPr>
            <w:rFonts w:ascii="Trebuchet MS" w:hAnsi="Trebuchet MS"/>
            <w:noProof/>
          </w:rPr>
          <w:delText>for</w:delText>
        </w:r>
      </w:del>
      <w:ins w:id="216" w:author="Author">
        <w:r w:rsidRPr="000A096E">
          <w:rPr>
            <w:rFonts w:ascii="Trebuchet MS" w:hAnsi="Trebuchet MS"/>
            <w:noProof/>
          </w:rPr>
          <w:t>from</w:t>
        </w:r>
      </w:ins>
      <w:r w:rsidRPr="000A096E">
        <w:rPr>
          <w:rFonts w:ascii="Trebuchet MS" w:hAnsi="Trebuchet MS"/>
          <w:noProof/>
        </w:rPr>
        <w:t xml:space="preserve"> you</w:t>
      </w:r>
      <w:del w:id="217" w:author="Author">
        <w:r w:rsidRPr="000A096E">
          <w:rPr>
            <w:rFonts w:ascii="Trebuchet MS" w:hAnsi="Trebuchet MS"/>
            <w:noProof/>
          </w:rPr>
          <w:delText>,</w:delText>
        </w:r>
      </w:del>
      <w:r w:rsidRPr="000A096E">
        <w:rPr>
          <w:rFonts w:ascii="Trebuchet MS" w:hAnsi="Trebuchet MS"/>
          <w:noProof/>
        </w:rPr>
        <w:t xml:space="preserve"> (because Jehovah your God will bless you</w:t>
      </w:r>
      <w:del w:id="218" w:author="Author">
        <w:r w:rsidRPr="000A096E">
          <w:rPr>
            <w:rFonts w:ascii="Trebuchet MS" w:hAnsi="Trebuchet MS"/>
            <w:noProof/>
          </w:rPr>
          <w:delText>,</w:delText>
        </w:r>
      </w:del>
      <w:r w:rsidRPr="000A096E">
        <w:rPr>
          <w:rFonts w:ascii="Trebuchet MS" w:hAnsi="Trebuchet MS"/>
          <w:noProof/>
        </w:rPr>
        <w:t>)</w:t>
      </w:r>
      <w:ins w:id="219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</w:t>
      </w:r>
      <w:r w:rsidRPr="000A096E">
        <w:rPr>
          <w:rFonts w:ascii="Trebuchet MS" w:hAnsi="Trebuchet MS"/>
          <w:b/>
          <w:noProof/>
        </w:rPr>
        <w:t xml:space="preserve">14:25 </w:t>
      </w:r>
      <w:r w:rsidRPr="000A096E">
        <w:rPr>
          <w:rFonts w:ascii="Trebuchet MS" w:hAnsi="Trebuchet MS"/>
          <w:noProof/>
        </w:rPr>
        <w:t xml:space="preserve">you </w:t>
      </w:r>
      <w:del w:id="220" w:author="Author">
        <w:r w:rsidRPr="000A096E">
          <w:rPr>
            <w:rFonts w:ascii="Trebuchet MS" w:hAnsi="Trebuchet MS"/>
            <w:noProof/>
          </w:rPr>
          <w:delText>must</w:delText>
        </w:r>
      </w:del>
      <w:ins w:id="221" w:author="Author">
        <w:r w:rsidRPr="000A096E">
          <w:rPr>
            <w:rFonts w:ascii="Trebuchet MS" w:hAnsi="Trebuchet MS"/>
            <w:noProof/>
          </w:rPr>
          <w:t>may</w:t>
        </w:r>
      </w:ins>
      <w:r w:rsidRPr="000A096E">
        <w:rPr>
          <w:rFonts w:ascii="Trebuchet MS" w:hAnsi="Trebuchet MS"/>
          <w:noProof/>
        </w:rPr>
        <w:t xml:space="preserve"> then </w:t>
      </w:r>
      <w:del w:id="222" w:author="Author">
        <w:r w:rsidRPr="000A096E">
          <w:rPr>
            <w:rFonts w:ascii="Trebuchet MS" w:hAnsi="Trebuchet MS"/>
            <w:noProof/>
          </w:rPr>
          <w:delText>turn</w:delText>
        </w:r>
      </w:del>
      <w:ins w:id="223" w:author="Author">
        <w:r w:rsidRPr="000A096E">
          <w:rPr>
            <w:rFonts w:ascii="Trebuchet MS" w:hAnsi="Trebuchet MS"/>
            <w:noProof/>
          </w:rPr>
          <w:t>convert</w:t>
        </w:r>
      </w:ins>
      <w:r w:rsidRPr="000A096E">
        <w:rPr>
          <w:rFonts w:ascii="Trebuchet MS" w:hAnsi="Trebuchet MS"/>
          <w:noProof/>
        </w:rPr>
        <w:t xml:space="preserve"> it into money, and </w:t>
      </w:r>
      <w:del w:id="224" w:author="Author">
        <w:r w:rsidRPr="000A096E">
          <w:rPr>
            <w:rFonts w:ascii="Trebuchet MS" w:hAnsi="Trebuchet MS"/>
            <w:noProof/>
          </w:rPr>
          <w:delText xml:space="preserve">you must wrap the </w:delText>
        </w:r>
      </w:del>
      <w:ins w:id="225" w:author="Author">
        <w:r w:rsidRPr="000A096E">
          <w:rPr>
            <w:rFonts w:ascii="Trebuchet MS" w:hAnsi="Trebuchet MS"/>
            <w:noProof/>
          </w:rPr>
          <w:t xml:space="preserve">with your </w:t>
        </w:r>
      </w:ins>
      <w:r w:rsidRPr="000A096E">
        <w:rPr>
          <w:rFonts w:ascii="Trebuchet MS" w:hAnsi="Trebuchet MS"/>
          <w:noProof/>
        </w:rPr>
        <w:t xml:space="preserve">money </w:t>
      </w:r>
      <w:del w:id="226" w:author="Author">
        <w:r w:rsidRPr="000A096E">
          <w:rPr>
            <w:rFonts w:ascii="Trebuchet MS" w:hAnsi="Trebuchet MS"/>
            <w:noProof/>
          </w:rPr>
          <w:delText xml:space="preserve">up </w:delText>
        </w:r>
      </w:del>
      <w:r w:rsidRPr="000A096E">
        <w:rPr>
          <w:rFonts w:ascii="Trebuchet MS" w:hAnsi="Trebuchet MS"/>
          <w:noProof/>
        </w:rPr>
        <w:t xml:space="preserve">in </w:t>
      </w:r>
      <w:del w:id="227" w:author="Author">
        <w:r w:rsidRPr="000A096E">
          <w:rPr>
            <w:rFonts w:ascii="Trebuchet MS" w:hAnsi="Trebuchet MS"/>
            <w:noProof/>
          </w:rPr>
          <w:delText xml:space="preserve">your </w:delText>
        </w:r>
      </w:del>
      <w:r w:rsidRPr="000A096E">
        <w:rPr>
          <w:rFonts w:ascii="Trebuchet MS" w:hAnsi="Trebuchet MS"/>
          <w:noProof/>
        </w:rPr>
        <w:t>hand</w:t>
      </w:r>
      <w:del w:id="228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229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travel to the place that Jehovah your God will choose. </w:t>
      </w:r>
      <w:r w:rsidRPr="000A096E">
        <w:rPr>
          <w:rFonts w:ascii="Trebuchet MS" w:hAnsi="Trebuchet MS"/>
          <w:b/>
          <w:noProof/>
        </w:rPr>
        <w:t xml:space="preserve">14:26 </w:t>
      </w:r>
      <w:r w:rsidRPr="000A096E">
        <w:rPr>
          <w:rFonts w:ascii="Trebuchet MS" w:hAnsi="Trebuchet MS"/>
          <w:noProof/>
        </w:rPr>
        <w:t xml:space="preserve">You </w:t>
      </w:r>
      <w:del w:id="230" w:author="Author">
        <w:r w:rsidRPr="000A096E">
          <w:rPr>
            <w:rFonts w:ascii="Trebuchet MS" w:hAnsi="Trebuchet MS"/>
            <w:noProof/>
          </w:rPr>
          <w:delText>must also give</w:delText>
        </w:r>
      </w:del>
      <w:ins w:id="231" w:author="Author">
        <w:r w:rsidRPr="000A096E">
          <w:rPr>
            <w:rFonts w:ascii="Trebuchet MS" w:hAnsi="Trebuchet MS"/>
            <w:noProof/>
          </w:rPr>
          <w:t>may then spend</w:t>
        </w:r>
      </w:ins>
      <w:r w:rsidRPr="000A096E">
        <w:rPr>
          <w:rFonts w:ascii="Trebuchet MS" w:hAnsi="Trebuchet MS"/>
          <w:noProof/>
        </w:rPr>
        <w:t xml:space="preserve"> the money </w:t>
      </w:r>
      <w:del w:id="232" w:author="Author">
        <w:r w:rsidRPr="000A096E">
          <w:rPr>
            <w:rFonts w:ascii="Trebuchet MS" w:hAnsi="Trebuchet MS"/>
            <w:noProof/>
          </w:rPr>
          <w:delText>for</w:delText>
        </w:r>
      </w:del>
      <w:ins w:id="233" w:author="Author">
        <w:r w:rsidRPr="000A096E">
          <w:rPr>
            <w:rFonts w:ascii="Trebuchet MS" w:hAnsi="Trebuchet MS"/>
            <w:noProof/>
          </w:rPr>
          <w:t>on</w:t>
        </w:r>
      </w:ins>
      <w:r w:rsidRPr="000A096E">
        <w:rPr>
          <w:rFonts w:ascii="Trebuchet MS" w:hAnsi="Trebuchet MS"/>
          <w:noProof/>
        </w:rPr>
        <w:t xml:space="preserve"> whatever </w:t>
      </w:r>
      <w:del w:id="234" w:author="Author">
        <w:r w:rsidRPr="000A096E">
          <w:rPr>
            <w:rFonts w:ascii="Trebuchet MS" w:hAnsi="Trebuchet MS"/>
            <w:noProof/>
          </w:rPr>
          <w:delText xml:space="preserve">your soul may crave in the way of </w:delText>
        </w:r>
      </w:del>
      <w:ins w:id="235" w:author="Author">
        <w:r w:rsidRPr="000A096E">
          <w:rPr>
            <w:rFonts w:ascii="Trebuchet MS" w:hAnsi="Trebuchet MS"/>
            <w:noProof/>
          </w:rPr>
          <w:t>you desire</w:t>
        </w:r>
        <w:r w:rsidRPr="000A096E">
          <w:rPr>
            <w:rStyle w:val="FootnoteReference"/>
            <w:rFonts w:ascii="Trebuchet MS" w:hAnsi="Trebuchet MS"/>
            <w:noProof/>
          </w:rPr>
          <w:footnoteReference w:id="6"/>
        </w:r>
        <w:r w:rsidRPr="000A096E">
          <w:rPr>
            <w:rFonts w:ascii="Trebuchet MS" w:hAnsi="Trebuchet MS"/>
            <w:noProof/>
          </w:rPr>
          <w:t>—</w:t>
        </w:r>
      </w:ins>
      <w:r w:rsidRPr="000A096E">
        <w:rPr>
          <w:rFonts w:ascii="Trebuchet MS" w:hAnsi="Trebuchet MS"/>
          <w:noProof/>
        </w:rPr>
        <w:t>cattle</w:t>
      </w:r>
      <w:del w:id="238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239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sheep</w:t>
      </w:r>
      <w:del w:id="240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241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goats</w:t>
      </w:r>
      <w:del w:id="242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243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wine and </w:t>
      </w:r>
      <w:del w:id="244" w:author="Author">
        <w:r w:rsidRPr="000A096E">
          <w:rPr>
            <w:rFonts w:ascii="Trebuchet MS" w:hAnsi="Trebuchet MS"/>
            <w:noProof/>
          </w:rPr>
          <w:delText>intoxicating liquor</w:delText>
        </w:r>
      </w:del>
      <w:ins w:id="245" w:author="Author">
        <w:r w:rsidRPr="000A096E">
          <w:rPr>
            <w:rFonts w:ascii="Trebuchet MS" w:hAnsi="Trebuchet MS"/>
            <w:noProof/>
          </w:rPr>
          <w:t>other alcoholic beverages,</w:t>
        </w:r>
      </w:ins>
      <w:r w:rsidRPr="000A096E">
        <w:rPr>
          <w:rFonts w:ascii="Trebuchet MS" w:hAnsi="Trebuchet MS"/>
          <w:noProof/>
        </w:rPr>
        <w:t xml:space="preserve"> and anything </w:t>
      </w:r>
      <w:del w:id="246" w:author="Author">
        <w:r w:rsidRPr="000A096E">
          <w:rPr>
            <w:rFonts w:ascii="Trebuchet MS" w:hAnsi="Trebuchet MS"/>
            <w:noProof/>
          </w:rPr>
          <w:delText xml:space="preserve">that your soul may ask of you; and </w:delText>
        </w:r>
      </w:del>
      <w:r w:rsidRPr="000A096E">
        <w:rPr>
          <w:rFonts w:ascii="Trebuchet MS" w:hAnsi="Trebuchet MS"/>
          <w:noProof/>
        </w:rPr>
        <w:t xml:space="preserve">you </w:t>
      </w:r>
      <w:del w:id="247" w:author="Author">
        <w:r w:rsidRPr="000A096E">
          <w:rPr>
            <w:rFonts w:ascii="Trebuchet MS" w:hAnsi="Trebuchet MS"/>
            <w:noProof/>
          </w:rPr>
          <w:delText>must</w:delText>
        </w:r>
      </w:del>
      <w:ins w:id="248" w:author="Author">
        <w:r w:rsidRPr="000A096E">
          <w:rPr>
            <w:rFonts w:ascii="Trebuchet MS" w:hAnsi="Trebuchet MS"/>
            <w:noProof/>
          </w:rPr>
          <w:t>please;</w:t>
        </w:r>
        <w:r w:rsidRPr="000A096E">
          <w:rPr>
            <w:rStyle w:val="FootnoteReference"/>
            <w:rFonts w:ascii="Trebuchet MS" w:hAnsi="Trebuchet MS"/>
            <w:noProof/>
          </w:rPr>
          <w:footnoteReference w:id="7"/>
        </w:r>
        <w:r w:rsidRPr="000A096E">
          <w:rPr>
            <w:rFonts w:ascii="Trebuchet MS" w:hAnsi="Trebuchet MS"/>
            <w:noProof/>
          </w:rPr>
          <w:t xml:space="preserve"> and you will</w:t>
        </w:r>
      </w:ins>
      <w:r w:rsidRPr="000A096E">
        <w:rPr>
          <w:rFonts w:ascii="Trebuchet MS" w:hAnsi="Trebuchet MS"/>
          <w:noProof/>
        </w:rPr>
        <w:t xml:space="preserve"> eat there before Jehovah your God and rejoice, you and your household. </w:t>
      </w:r>
      <w:r w:rsidRPr="000A096E">
        <w:rPr>
          <w:rFonts w:ascii="Trebuchet MS" w:hAnsi="Trebuchet MS"/>
          <w:b/>
          <w:noProof/>
        </w:rPr>
        <w:t xml:space="preserve">14:27 </w:t>
      </w:r>
      <w:r w:rsidRPr="000A096E">
        <w:rPr>
          <w:rFonts w:ascii="Trebuchet MS" w:hAnsi="Trebuchet MS"/>
          <w:noProof/>
        </w:rPr>
        <w:t xml:space="preserve">And </w:t>
      </w:r>
      <w:ins w:id="251" w:author="Author">
        <w:r w:rsidRPr="000A096E">
          <w:rPr>
            <w:rFonts w:ascii="Trebuchet MS" w:hAnsi="Trebuchet MS"/>
            <w:noProof/>
          </w:rPr>
          <w:t xml:space="preserve">do not neglect </w:t>
        </w:r>
      </w:ins>
      <w:r w:rsidRPr="000A096E">
        <w:rPr>
          <w:rFonts w:ascii="Trebuchet MS" w:hAnsi="Trebuchet MS"/>
          <w:noProof/>
        </w:rPr>
        <w:t xml:space="preserve">the Levite who is inside your </w:t>
      </w:r>
      <w:del w:id="252" w:author="Author">
        <w:r w:rsidRPr="000A096E">
          <w:rPr>
            <w:rFonts w:ascii="Trebuchet MS" w:hAnsi="Trebuchet MS"/>
            <w:noProof/>
          </w:rPr>
          <w:delText>gates, you must not abandon him</w:delText>
        </w:r>
      </w:del>
      <w:ins w:id="253" w:author="Author">
        <w:r w:rsidRPr="000A096E">
          <w:rPr>
            <w:rFonts w:ascii="Trebuchet MS" w:hAnsi="Trebuchet MS"/>
            <w:noProof/>
          </w:rPr>
          <w:t>cities</w:t>
        </w:r>
      </w:ins>
      <w:r w:rsidRPr="000A096E">
        <w:rPr>
          <w:rFonts w:ascii="Trebuchet MS" w:hAnsi="Trebuchet MS"/>
          <w:noProof/>
        </w:rPr>
        <w:t>, for he has no share or inheritance with you.</w:t>
      </w:r>
    </w:p>
    <w:p w:rsidR="00F0206F" w:rsidRPr="000A096E" w:rsidRDefault="00F0206F" w:rsidP="00F0206F">
      <w:pPr>
        <w:rPr>
          <w:rFonts w:ascii="Trebuchet MS" w:hAnsi="Trebuchet MS"/>
          <w:noProof/>
        </w:rPr>
      </w:pPr>
      <w:r w:rsidRPr="000A096E">
        <w:rPr>
          <w:rFonts w:ascii="Trebuchet MS" w:hAnsi="Trebuchet MS"/>
          <w:b/>
        </w:rPr>
        <w:t xml:space="preserve">14:28 </w:t>
      </w:r>
      <w:r w:rsidRPr="000A096E">
        <w:rPr>
          <w:rFonts w:ascii="Trebuchet MS" w:hAnsi="Trebuchet MS"/>
          <w:noProof/>
        </w:rPr>
        <w:t xml:space="preserve">“At the end of </w:t>
      </w:r>
      <w:ins w:id="254" w:author="Author">
        <w:r w:rsidRPr="000A096E">
          <w:rPr>
            <w:rFonts w:ascii="Trebuchet MS" w:hAnsi="Trebuchet MS"/>
            <w:noProof/>
          </w:rPr>
          <w:t xml:space="preserve">every </w:t>
        </w:r>
      </w:ins>
      <w:r w:rsidRPr="000A096E">
        <w:rPr>
          <w:rFonts w:ascii="Trebuchet MS" w:hAnsi="Trebuchet MS"/>
          <w:noProof/>
        </w:rPr>
        <w:t>three years</w:t>
      </w:r>
      <w:ins w:id="255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you </w:t>
      </w:r>
      <w:del w:id="256" w:author="Author">
        <w:r w:rsidRPr="000A096E">
          <w:rPr>
            <w:rFonts w:ascii="Trebuchet MS" w:hAnsi="Trebuchet MS"/>
            <w:noProof/>
          </w:rPr>
          <w:delText>will</w:delText>
        </w:r>
      </w:del>
      <w:ins w:id="257" w:author="Author">
        <w:r w:rsidRPr="000A096E">
          <w:rPr>
            <w:rFonts w:ascii="Trebuchet MS" w:hAnsi="Trebuchet MS"/>
            <w:noProof/>
          </w:rPr>
          <w:t>should</w:t>
        </w:r>
      </w:ins>
      <w:r w:rsidRPr="000A096E">
        <w:rPr>
          <w:rFonts w:ascii="Trebuchet MS" w:hAnsi="Trebuchet MS"/>
          <w:noProof/>
        </w:rPr>
        <w:t xml:space="preserve"> bring out the entire tenth part of your produce </w:t>
      </w:r>
      <w:del w:id="258" w:author="Author">
        <w:r w:rsidRPr="000A096E">
          <w:rPr>
            <w:rFonts w:ascii="Trebuchet MS" w:hAnsi="Trebuchet MS"/>
            <w:noProof/>
          </w:rPr>
          <w:delText>in</w:delText>
        </w:r>
      </w:del>
      <w:ins w:id="259" w:author="Author">
        <w:r w:rsidRPr="000A096E">
          <w:rPr>
            <w:rFonts w:ascii="Trebuchet MS" w:hAnsi="Trebuchet MS"/>
            <w:noProof/>
          </w:rPr>
          <w:t>for</w:t>
        </w:r>
      </w:ins>
      <w:r w:rsidRPr="000A096E">
        <w:rPr>
          <w:rFonts w:ascii="Trebuchet MS" w:hAnsi="Trebuchet MS"/>
          <w:noProof/>
        </w:rPr>
        <w:t xml:space="preserve"> that year</w:t>
      </w:r>
      <w:del w:id="260" w:author="Author">
        <w:r w:rsidRPr="000A096E">
          <w:rPr>
            <w:rFonts w:ascii="Trebuchet MS" w:hAnsi="Trebuchet MS"/>
            <w:noProof/>
          </w:rPr>
          <w:delText>,</w:delText>
        </w:r>
      </w:del>
      <w:r w:rsidRPr="000A096E">
        <w:rPr>
          <w:rFonts w:ascii="Trebuchet MS" w:hAnsi="Trebuchet MS"/>
          <w:noProof/>
        </w:rPr>
        <w:t xml:space="preserve"> and </w:t>
      </w:r>
      <w:del w:id="261" w:author="Author">
        <w:r w:rsidRPr="000A096E">
          <w:rPr>
            <w:rFonts w:ascii="Trebuchet MS" w:hAnsi="Trebuchet MS"/>
            <w:noProof/>
          </w:rPr>
          <w:delText xml:space="preserve">you must </w:delText>
        </w:r>
      </w:del>
      <w:r w:rsidRPr="000A096E">
        <w:rPr>
          <w:rFonts w:ascii="Trebuchet MS" w:hAnsi="Trebuchet MS"/>
          <w:noProof/>
        </w:rPr>
        <w:t xml:space="preserve">deposit it inside your </w:t>
      </w:r>
      <w:del w:id="262" w:author="Author">
        <w:r w:rsidRPr="000A096E">
          <w:rPr>
            <w:rFonts w:ascii="Trebuchet MS" w:hAnsi="Trebuchet MS"/>
            <w:noProof/>
          </w:rPr>
          <w:delText>gates</w:delText>
        </w:r>
      </w:del>
      <w:ins w:id="263" w:author="Author">
        <w:r w:rsidRPr="000A096E">
          <w:rPr>
            <w:rFonts w:ascii="Trebuchet MS" w:hAnsi="Trebuchet MS"/>
            <w:noProof/>
          </w:rPr>
          <w:t>cities</w:t>
        </w:r>
      </w:ins>
      <w:r w:rsidRPr="000A096E">
        <w:rPr>
          <w:rFonts w:ascii="Trebuchet MS" w:hAnsi="Trebuchet MS"/>
          <w:noProof/>
        </w:rPr>
        <w:t xml:space="preserve">. </w:t>
      </w:r>
      <w:r w:rsidRPr="000A096E">
        <w:rPr>
          <w:rFonts w:ascii="Trebuchet MS" w:hAnsi="Trebuchet MS"/>
          <w:b/>
          <w:noProof/>
        </w:rPr>
        <w:t xml:space="preserve">14:29 </w:t>
      </w:r>
      <w:del w:id="264" w:author="Author">
        <w:r w:rsidRPr="000A096E">
          <w:rPr>
            <w:rFonts w:ascii="Trebuchet MS" w:hAnsi="Trebuchet MS"/>
            <w:noProof/>
          </w:rPr>
          <w:delText>And</w:delText>
        </w:r>
      </w:del>
      <w:ins w:id="265" w:author="Author">
        <w:r w:rsidRPr="000A096E">
          <w:rPr>
            <w:rFonts w:ascii="Trebuchet MS" w:hAnsi="Trebuchet MS"/>
            <w:noProof/>
          </w:rPr>
          <w:t>Then</w:t>
        </w:r>
      </w:ins>
      <w:r w:rsidRPr="000A096E">
        <w:rPr>
          <w:rFonts w:ascii="Trebuchet MS" w:hAnsi="Trebuchet MS"/>
          <w:noProof/>
        </w:rPr>
        <w:t xml:space="preserve"> the Levite, </w:t>
      </w:r>
      <w:del w:id="266" w:author="Author">
        <w:r w:rsidRPr="000A096E">
          <w:rPr>
            <w:rFonts w:ascii="Trebuchet MS" w:hAnsi="Trebuchet MS"/>
            <w:noProof/>
          </w:rPr>
          <w:delText>because he</w:delText>
        </w:r>
      </w:del>
      <w:ins w:id="267" w:author="Author">
        <w:r w:rsidRPr="000A096E">
          <w:rPr>
            <w:rFonts w:ascii="Trebuchet MS" w:hAnsi="Trebuchet MS"/>
            <w:noProof/>
          </w:rPr>
          <w:t>who</w:t>
        </w:r>
      </w:ins>
      <w:r w:rsidRPr="000A096E">
        <w:rPr>
          <w:rFonts w:ascii="Trebuchet MS" w:hAnsi="Trebuchet MS"/>
          <w:noProof/>
        </w:rPr>
        <w:t xml:space="preserve"> has no share or inheritance with you, </w:t>
      </w:r>
      <w:del w:id="268" w:author="Author">
        <w:r w:rsidRPr="000A096E">
          <w:rPr>
            <w:rFonts w:ascii="Trebuchet MS" w:hAnsi="Trebuchet MS"/>
            <w:noProof/>
          </w:rPr>
          <w:delText xml:space="preserve">and </w:delText>
        </w:r>
      </w:del>
      <w:r w:rsidRPr="000A096E">
        <w:rPr>
          <w:rFonts w:ascii="Trebuchet MS" w:hAnsi="Trebuchet MS"/>
          <w:noProof/>
        </w:rPr>
        <w:t xml:space="preserve">the </w:t>
      </w:r>
      <w:del w:id="269" w:author="Author">
        <w:r w:rsidRPr="000A096E">
          <w:rPr>
            <w:rFonts w:ascii="Trebuchet MS" w:hAnsi="Trebuchet MS"/>
            <w:noProof/>
          </w:rPr>
          <w:delText>alien</w:delText>
        </w:r>
      </w:del>
      <w:ins w:id="270" w:author="Author">
        <w:r w:rsidRPr="000A096E">
          <w:rPr>
            <w:rFonts w:ascii="Trebuchet MS" w:hAnsi="Trebuchet MS"/>
            <w:noProof/>
          </w:rPr>
          <w:t>foreign</w:t>
        </w:r>
      </w:ins>
      <w:r w:rsidRPr="000A096E">
        <w:rPr>
          <w:rFonts w:ascii="Trebuchet MS" w:hAnsi="Trebuchet MS"/>
          <w:noProof/>
        </w:rPr>
        <w:t xml:space="preserve"> resident</w:t>
      </w:r>
      <w:del w:id="271" w:author="Author">
        <w:r w:rsidRPr="000A096E">
          <w:rPr>
            <w:rFonts w:ascii="Trebuchet MS" w:hAnsi="Trebuchet MS"/>
            <w:noProof/>
          </w:rPr>
          <w:delText xml:space="preserve"> and</w:delText>
        </w:r>
      </w:del>
      <w:ins w:id="272" w:author="Author">
        <w:r w:rsidRPr="000A096E">
          <w:rPr>
            <w:rFonts w:ascii="Trebuchet MS" w:hAnsi="Trebuchet MS"/>
            <w:noProof/>
          </w:rPr>
          <w:t>,</w:t>
        </w:r>
      </w:ins>
      <w:r w:rsidRPr="000A096E">
        <w:rPr>
          <w:rFonts w:ascii="Trebuchet MS" w:hAnsi="Trebuchet MS"/>
          <w:noProof/>
        </w:rPr>
        <w:t xml:space="preserve"> the fatherless </w:t>
      </w:r>
      <w:del w:id="273" w:author="Author">
        <w:r w:rsidRPr="000A096E">
          <w:rPr>
            <w:rFonts w:ascii="Trebuchet MS" w:hAnsi="Trebuchet MS"/>
            <w:noProof/>
          </w:rPr>
          <w:delText>boy</w:delText>
        </w:r>
      </w:del>
      <w:ins w:id="274" w:author="Author">
        <w:r w:rsidRPr="000A096E">
          <w:rPr>
            <w:rFonts w:ascii="Trebuchet MS" w:hAnsi="Trebuchet MS"/>
            <w:noProof/>
          </w:rPr>
          <w:t>child,</w:t>
        </w:r>
        <w:r w:rsidRPr="000A096E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0A096E">
        <w:rPr>
          <w:rFonts w:ascii="Trebuchet MS" w:hAnsi="Trebuchet MS"/>
          <w:noProof/>
        </w:rPr>
        <w:t xml:space="preserve"> and the widow</w:t>
      </w:r>
      <w:del w:id="277" w:author="Author">
        <w:r w:rsidRPr="000A096E">
          <w:rPr>
            <w:rFonts w:ascii="Trebuchet MS" w:hAnsi="Trebuchet MS"/>
            <w:noProof/>
          </w:rPr>
          <w:delText>,</w:delText>
        </w:r>
      </w:del>
      <w:r w:rsidRPr="000A096E">
        <w:rPr>
          <w:rFonts w:ascii="Trebuchet MS" w:hAnsi="Trebuchet MS"/>
          <w:noProof/>
        </w:rPr>
        <w:t xml:space="preserve"> who are </w:t>
      </w:r>
      <w:del w:id="278" w:author="Author">
        <w:r w:rsidRPr="000A096E">
          <w:rPr>
            <w:rFonts w:ascii="Trebuchet MS" w:hAnsi="Trebuchet MS"/>
            <w:noProof/>
          </w:rPr>
          <w:delText>inside</w:delText>
        </w:r>
      </w:del>
      <w:ins w:id="279" w:author="Author">
        <w:r w:rsidRPr="000A096E">
          <w:rPr>
            <w:rFonts w:ascii="Trebuchet MS" w:hAnsi="Trebuchet MS"/>
            <w:noProof/>
          </w:rPr>
          <w:t>in</w:t>
        </w:r>
      </w:ins>
      <w:r w:rsidRPr="000A096E">
        <w:rPr>
          <w:rFonts w:ascii="Trebuchet MS" w:hAnsi="Trebuchet MS"/>
          <w:noProof/>
        </w:rPr>
        <w:t xml:space="preserve"> your </w:t>
      </w:r>
      <w:del w:id="280" w:author="Author">
        <w:r w:rsidRPr="000A096E">
          <w:rPr>
            <w:rFonts w:ascii="Trebuchet MS" w:hAnsi="Trebuchet MS"/>
            <w:noProof/>
          </w:rPr>
          <w:delText>gates, must</w:delText>
        </w:r>
      </w:del>
      <w:ins w:id="281" w:author="Author">
        <w:r w:rsidRPr="000A096E">
          <w:rPr>
            <w:rFonts w:ascii="Trebuchet MS" w:hAnsi="Trebuchet MS"/>
            <w:noProof/>
          </w:rPr>
          <w:t>cities will</w:t>
        </w:r>
      </w:ins>
      <w:r w:rsidRPr="000A096E">
        <w:rPr>
          <w:rFonts w:ascii="Trebuchet MS" w:hAnsi="Trebuchet MS"/>
          <w:noProof/>
        </w:rPr>
        <w:t xml:space="preserve"> come</w:t>
      </w:r>
      <w:del w:id="282" w:author="Author">
        <w:r w:rsidRPr="000A096E">
          <w:rPr>
            <w:rFonts w:ascii="Trebuchet MS" w:hAnsi="Trebuchet MS"/>
            <w:noProof/>
          </w:rPr>
          <w:delText>,</w:delText>
        </w:r>
      </w:del>
      <w:r w:rsidRPr="000A096E">
        <w:rPr>
          <w:rFonts w:ascii="Trebuchet MS" w:hAnsi="Trebuchet MS"/>
          <w:noProof/>
        </w:rPr>
        <w:t xml:space="preserve"> and </w:t>
      </w:r>
      <w:del w:id="283" w:author="Author">
        <w:r w:rsidRPr="000A096E">
          <w:rPr>
            <w:rFonts w:ascii="Trebuchet MS" w:hAnsi="Trebuchet MS"/>
            <w:noProof/>
          </w:rPr>
          <w:delText xml:space="preserve">they must </w:delText>
        </w:r>
      </w:del>
      <w:r w:rsidRPr="000A096E">
        <w:rPr>
          <w:rFonts w:ascii="Trebuchet MS" w:hAnsi="Trebuchet MS"/>
          <w:noProof/>
        </w:rPr>
        <w:t xml:space="preserve">eat </w:t>
      </w:r>
      <w:del w:id="284" w:author="Author">
        <w:r w:rsidRPr="000A096E">
          <w:rPr>
            <w:rFonts w:ascii="Trebuchet MS" w:hAnsi="Trebuchet MS"/>
            <w:noProof/>
          </w:rPr>
          <w:delText>and satisfy themselves; in order</w:delText>
        </w:r>
      </w:del>
      <w:ins w:id="285" w:author="Author">
        <w:r w:rsidRPr="000A096E">
          <w:rPr>
            <w:rFonts w:ascii="Trebuchet MS" w:hAnsi="Trebuchet MS"/>
            <w:noProof/>
          </w:rPr>
          <w:t>their fill, so</w:t>
        </w:r>
      </w:ins>
      <w:r w:rsidRPr="000A096E">
        <w:rPr>
          <w:rFonts w:ascii="Trebuchet MS" w:hAnsi="Trebuchet MS"/>
          <w:noProof/>
        </w:rPr>
        <w:t xml:space="preserve"> that Jehovah your God may bless you in </w:t>
      </w:r>
      <w:del w:id="286" w:author="Author">
        <w:r w:rsidRPr="000A096E">
          <w:rPr>
            <w:rFonts w:ascii="Trebuchet MS" w:hAnsi="Trebuchet MS"/>
            <w:noProof/>
          </w:rPr>
          <w:delText>every deed of your hand</w:delText>
        </w:r>
      </w:del>
      <w:ins w:id="287" w:author="Author">
        <w:r w:rsidRPr="000A096E">
          <w:rPr>
            <w:rFonts w:ascii="Trebuchet MS" w:hAnsi="Trebuchet MS"/>
            <w:noProof/>
          </w:rPr>
          <w:t>all</w:t>
        </w:r>
      </w:ins>
      <w:r w:rsidRPr="000A096E">
        <w:rPr>
          <w:rFonts w:ascii="Trebuchet MS" w:hAnsi="Trebuchet MS"/>
          <w:noProof/>
        </w:rPr>
        <w:t xml:space="preserve"> that you </w:t>
      </w:r>
      <w:del w:id="288" w:author="Author">
        <w:r w:rsidRPr="000A096E">
          <w:rPr>
            <w:rFonts w:ascii="Trebuchet MS" w:hAnsi="Trebuchet MS"/>
            <w:noProof/>
          </w:rPr>
          <w:delText xml:space="preserve">will </w:delText>
        </w:r>
      </w:del>
      <w:r w:rsidRPr="000A096E">
        <w:rPr>
          <w:rFonts w:ascii="Trebuchet MS" w:hAnsi="Trebuchet MS"/>
          <w:noProof/>
        </w:rPr>
        <w:t>do.</w:t>
      </w:r>
    </w:p>
    <w:p w:rsidR="00F0206F" w:rsidRPr="000A096E" w:rsidRDefault="00F0206F" w:rsidP="00F0206F">
      <w:pPr>
        <w:rPr>
          <w:rFonts w:ascii="Trebuchet MS" w:hAnsi="Trebuchet MS"/>
          <w:b/>
        </w:rPr>
      </w:pPr>
    </w:p>
    <w:p w:rsidR="00762BCB" w:rsidRPr="00F0206F" w:rsidRDefault="00762BCB" w:rsidP="00F0206F"/>
    <w:sectPr w:rsidR="00762BCB" w:rsidRPr="00F0206F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AF0" w:rsidRDefault="003D6AF0">
      <w:r>
        <w:separator/>
      </w:r>
    </w:p>
  </w:endnote>
  <w:endnote w:type="continuationSeparator" w:id="0">
    <w:p w:rsidR="003D6AF0" w:rsidRDefault="003D6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AF0" w:rsidRDefault="003D6AF0">
      <w:r>
        <w:separator/>
      </w:r>
    </w:p>
  </w:footnote>
  <w:footnote w:type="continuationSeparator" w:id="0">
    <w:p w:rsidR="003D6AF0" w:rsidRDefault="003D6AF0">
      <w:r>
        <w:continuationSeparator/>
      </w:r>
    </w:p>
  </w:footnote>
  <w:footnote w:id="1">
    <w:p w:rsidR="00F0206F" w:rsidRPr="000A096E" w:rsidRDefault="00F0206F" w:rsidP="000A096E">
      <w:pPr>
        <w:pStyle w:val="FootnoteText"/>
        <w:spacing w:after="96"/>
        <w:ind w:firstLine="288"/>
        <w:rPr>
          <w:ins w:id="13" w:author="Author"/>
        </w:rPr>
      </w:pPr>
      <w:ins w:id="14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14:1 </w:t>
        </w:r>
        <w:r w:rsidRPr="000A096E">
          <w:t>Lit., “put (make) baldness between your eyes.”</w:t>
        </w:r>
      </w:ins>
    </w:p>
  </w:footnote>
  <w:footnote w:id="2">
    <w:p w:rsidR="00F0206F" w:rsidRPr="000A096E" w:rsidRDefault="00F0206F" w:rsidP="000A096E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 </w:t>
        </w:r>
        <w:r w:rsidRPr="000A096E">
          <w:t>Or “treasured possession.”</w:t>
        </w:r>
      </w:ins>
    </w:p>
  </w:footnote>
  <w:footnote w:id="3">
    <w:p w:rsidR="00F0206F" w:rsidRPr="000A096E" w:rsidRDefault="00F0206F" w:rsidP="000A096E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14:19 </w:t>
        </w:r>
        <w:r w:rsidRPr="000A096E">
          <w:t>Or “insect.”</w:t>
        </w:r>
      </w:ins>
    </w:p>
  </w:footnote>
  <w:footnote w:id="4">
    <w:p w:rsidR="00F0206F" w:rsidRPr="000A096E" w:rsidRDefault="00F0206F" w:rsidP="000A096E">
      <w:pPr>
        <w:pStyle w:val="FootnoteText"/>
        <w:spacing w:after="96"/>
        <w:ind w:firstLine="288"/>
        <w:rPr>
          <w:ins w:id="167" w:author="Author"/>
        </w:rPr>
      </w:pPr>
      <w:ins w:id="168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14:21 </w:t>
        </w:r>
        <w:r w:rsidRPr="000A096E">
          <w:t>Lit., “gates.”</w:t>
        </w:r>
      </w:ins>
    </w:p>
  </w:footnote>
  <w:footnote w:id="5">
    <w:p w:rsidR="00F0206F" w:rsidRPr="000A096E" w:rsidRDefault="00F0206F" w:rsidP="000A096E">
      <w:pPr>
        <w:pStyle w:val="FootnoteText"/>
        <w:spacing w:after="96"/>
        <w:ind w:firstLine="288"/>
        <w:rPr>
          <w:ins w:id="185" w:author="Author"/>
        </w:rPr>
      </w:pPr>
      <w:ins w:id="186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14:22 </w:t>
        </w:r>
        <w:r w:rsidRPr="000A096E">
          <w:t>Or “a tithe.”</w:t>
        </w:r>
      </w:ins>
    </w:p>
  </w:footnote>
  <w:footnote w:id="6">
    <w:p w:rsidR="00F0206F" w:rsidRPr="000A096E" w:rsidRDefault="00F0206F" w:rsidP="000A096E">
      <w:pPr>
        <w:pStyle w:val="FootnoteText"/>
        <w:spacing w:after="96"/>
        <w:ind w:firstLine="288"/>
        <w:rPr>
          <w:ins w:id="236" w:author="Author"/>
        </w:rPr>
      </w:pPr>
      <w:ins w:id="237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14:26 </w:t>
        </w:r>
        <w:r w:rsidRPr="000A096E">
          <w:t>Or “your soul desires.”</w:t>
        </w:r>
      </w:ins>
    </w:p>
  </w:footnote>
  <w:footnote w:id="7">
    <w:p w:rsidR="00F0206F" w:rsidRPr="000A096E" w:rsidRDefault="00F0206F" w:rsidP="000A096E">
      <w:pPr>
        <w:pStyle w:val="FootnoteText"/>
        <w:spacing w:after="96"/>
        <w:ind w:firstLine="288"/>
        <w:rPr>
          <w:ins w:id="249" w:author="Author"/>
        </w:rPr>
      </w:pPr>
      <w:ins w:id="250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14:26 </w:t>
        </w:r>
        <w:r w:rsidRPr="000A096E">
          <w:t>Or “anything your soul may ask of you.”</w:t>
        </w:r>
      </w:ins>
    </w:p>
  </w:footnote>
  <w:footnote w:id="8">
    <w:p w:rsidR="00F0206F" w:rsidRPr="000A096E" w:rsidRDefault="00F0206F" w:rsidP="000A096E">
      <w:pPr>
        <w:pStyle w:val="FootnoteText"/>
        <w:spacing w:after="96"/>
        <w:ind w:firstLine="288"/>
        <w:rPr>
          <w:ins w:id="275" w:author="Author"/>
        </w:rPr>
      </w:pPr>
      <w:ins w:id="276" w:author="Author">
        <w:r w:rsidRPr="000A096E">
          <w:rPr>
            <w:rStyle w:val="FootnoteReference"/>
          </w:rPr>
          <w:footnoteRef/>
        </w:r>
        <w:r w:rsidRPr="000A096E">
          <w:t xml:space="preserve"> </w:t>
        </w:r>
        <w:r w:rsidRPr="000A096E">
          <w:rPr>
            <w:b/>
          </w:rPr>
          <w:t xml:space="preserve">14:29 </w:t>
        </w:r>
        <w:r w:rsidRPr="000A096E">
          <w:t>Or “the orphan.”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77C38">
        <w:t>Deuteronomy Chapter 14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77C38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7C38">
      <w:rPr>
        <w:noProof/>
        <w:snapToGrid w:val="0"/>
      </w:rPr>
      <w:t>Deuteronomy 14.Revised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77C38">
        <w:t>Deuteronomy Chapter 14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77C38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7C38">
      <w:rPr>
        <w:noProof/>
        <w:snapToGrid w:val="0"/>
      </w:rPr>
      <w:t>Deuteronomy 14.Revised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77C38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77C3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77C38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77C3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F0"/>
    <w:rsid w:val="00245EDD"/>
    <w:rsid w:val="0026230D"/>
    <w:rsid w:val="002B524D"/>
    <w:rsid w:val="002C00A8"/>
    <w:rsid w:val="00310508"/>
    <w:rsid w:val="003B380B"/>
    <w:rsid w:val="003D6AF0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77C38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0206F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C0F36A3-0CB1-453D-97F7-94D5C91DC710}"/>
  <w:attachedTemplate r:id="R050b2c725bdc49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0206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206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020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50b2c725bdc49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928</ap:Words>
  <ap:Characters>3929</ap:Characters>
  <ap:Application>Microsoft Office Word</ap:Application>
  <ap:DocSecurity>0</ap:DocSecurity>
  <ap:Lines>66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4842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14</dc:title>
  <dc:subject/>
  <dc:creator>Ruth Farrugia</dc:creator>
  <cp:keywords/>
  <dc:description/>
  <cp:lastModifiedBy>Farrugia, Ruth</cp:lastModifiedBy>
  <cp:revision>3</cp:revision>
  <dcterms:created xsi:type="dcterms:W3CDTF">2020-12-01T07:25:00Z</dcterms:created>
  <dcterms:modified xsi:type="dcterms:W3CDTF">2020-12-01T07:26:00Z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14.docx</vt:lpwstr>
  </property>
  <property fmtid="{D5CDD505-2E9C-101B-9397-08002B2CF9AE}" pid="9" name="_TranslationDocumentId">
    <vt:i4>19497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