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559" w:rsidRPr="000E6E8B" w:rsidRDefault="008C3559" w:rsidP="008C3559">
      <w:pPr>
        <w:rPr>
          <w:rFonts w:ascii="Trebuchet MS" w:hAnsi="Trebuchet MS"/>
          <w:noProof/>
        </w:rPr>
      </w:pPr>
      <w:bookmarkStart w:id="0" w:name="_GoBack"/>
      <w:bookmarkEnd w:id="0"/>
      <w:r w:rsidRPr="000E6E8B">
        <w:rPr>
          <w:rFonts w:ascii="Trebuchet MS" w:hAnsi="Trebuchet MS"/>
          <w:b/>
        </w:rPr>
        <w:t xml:space="preserve">21:1 </w:t>
      </w:r>
      <w:r w:rsidRPr="000E6E8B">
        <w:rPr>
          <w:rFonts w:ascii="Trebuchet MS" w:hAnsi="Trebuchet MS"/>
          <w:noProof/>
        </w:rPr>
        <w:t>“</w:t>
      </w:r>
      <w:del w:id="1" w:author="Author">
        <w:r w:rsidRPr="000E6E8B">
          <w:rPr>
            <w:rFonts w:ascii="Trebuchet MS" w:hAnsi="Trebuchet MS"/>
            <w:noProof/>
          </w:rPr>
          <w:delText>In case</w:delText>
        </w:r>
      </w:del>
      <w:ins w:id="2" w:author="Author">
        <w:r w:rsidRPr="000E6E8B">
          <w:rPr>
            <w:rFonts w:ascii="Trebuchet MS" w:hAnsi="Trebuchet MS"/>
            <w:noProof/>
          </w:rPr>
          <w:t>If</w:t>
        </w:r>
      </w:ins>
      <w:r w:rsidRPr="000E6E8B">
        <w:rPr>
          <w:rFonts w:ascii="Trebuchet MS" w:hAnsi="Trebuchet MS"/>
          <w:noProof/>
        </w:rPr>
        <w:t xml:space="preserve"> someone is found slain </w:t>
      </w:r>
      <w:del w:id="3" w:author="Author">
        <w:r w:rsidRPr="000E6E8B">
          <w:rPr>
            <w:rFonts w:ascii="Trebuchet MS" w:hAnsi="Trebuchet MS"/>
            <w:noProof/>
          </w:rPr>
          <w:delText xml:space="preserve">on </w:delText>
        </w:r>
      </w:del>
      <w:ins w:id="4" w:author="Author">
        <w:r w:rsidRPr="000E6E8B">
          <w:rPr>
            <w:rFonts w:ascii="Trebuchet MS" w:hAnsi="Trebuchet MS"/>
            <w:noProof/>
          </w:rPr>
          <w:t xml:space="preserve">in a field of </w:t>
        </w:r>
      </w:ins>
      <w:r w:rsidRPr="000E6E8B">
        <w:rPr>
          <w:rFonts w:ascii="Trebuchet MS" w:hAnsi="Trebuchet MS"/>
          <w:noProof/>
        </w:rPr>
        <w:t xml:space="preserve">the </w:t>
      </w:r>
      <w:del w:id="5" w:author="Author">
        <w:r w:rsidRPr="000E6E8B">
          <w:rPr>
            <w:rFonts w:ascii="Trebuchet MS" w:hAnsi="Trebuchet MS"/>
            <w:noProof/>
          </w:rPr>
          <w:delText>ground</w:delText>
        </w:r>
      </w:del>
      <w:ins w:id="6" w:author="Author">
        <w:r w:rsidRPr="000E6E8B">
          <w:rPr>
            <w:rFonts w:ascii="Trebuchet MS" w:hAnsi="Trebuchet MS"/>
            <w:noProof/>
          </w:rPr>
          <w:t>land</w:t>
        </w:r>
      </w:ins>
      <w:r w:rsidRPr="000E6E8B">
        <w:rPr>
          <w:rFonts w:ascii="Trebuchet MS" w:hAnsi="Trebuchet MS"/>
          <w:noProof/>
        </w:rPr>
        <w:t xml:space="preserve"> that Jehovah your God is giving you to </w:t>
      </w:r>
      <w:del w:id="7" w:author="Author">
        <w:r w:rsidRPr="000E6E8B">
          <w:rPr>
            <w:rFonts w:ascii="Trebuchet MS" w:hAnsi="Trebuchet MS"/>
            <w:noProof/>
          </w:rPr>
          <w:delText>take possession of it, fallen on the field,</w:delText>
        </w:r>
      </w:del>
      <w:ins w:id="8" w:author="Author">
        <w:r w:rsidRPr="000E6E8B">
          <w:rPr>
            <w:rFonts w:ascii="Trebuchet MS" w:hAnsi="Trebuchet MS"/>
            <w:noProof/>
          </w:rPr>
          <w:t>possess</w:t>
        </w:r>
      </w:ins>
      <w:r w:rsidRPr="000E6E8B">
        <w:rPr>
          <w:rFonts w:ascii="Trebuchet MS" w:hAnsi="Trebuchet MS"/>
          <w:noProof/>
        </w:rPr>
        <w:t xml:space="preserve"> and it </w:t>
      </w:r>
      <w:del w:id="9" w:author="Author">
        <w:r w:rsidRPr="000E6E8B">
          <w:rPr>
            <w:rFonts w:ascii="Trebuchet MS" w:hAnsi="Trebuchet MS"/>
            <w:noProof/>
          </w:rPr>
          <w:delText>has</w:delText>
        </w:r>
      </w:del>
      <w:ins w:id="10" w:author="Author">
        <w:r w:rsidRPr="000E6E8B">
          <w:rPr>
            <w:rFonts w:ascii="Trebuchet MS" w:hAnsi="Trebuchet MS"/>
            <w:noProof/>
          </w:rPr>
          <w:t>is</w:t>
        </w:r>
      </w:ins>
      <w:r w:rsidRPr="000E6E8B">
        <w:rPr>
          <w:rFonts w:ascii="Trebuchet MS" w:hAnsi="Trebuchet MS"/>
          <w:noProof/>
        </w:rPr>
        <w:t xml:space="preserve"> not </w:t>
      </w:r>
      <w:del w:id="11" w:author="Author">
        <w:r w:rsidRPr="000E6E8B">
          <w:rPr>
            <w:rFonts w:ascii="Trebuchet MS" w:hAnsi="Trebuchet MS"/>
            <w:noProof/>
          </w:rPr>
          <w:delText xml:space="preserve">become </w:delText>
        </w:r>
      </w:del>
      <w:r w:rsidRPr="000E6E8B">
        <w:rPr>
          <w:rFonts w:ascii="Trebuchet MS" w:hAnsi="Trebuchet MS"/>
          <w:noProof/>
        </w:rPr>
        <w:t xml:space="preserve">known who </w:t>
      </w:r>
      <w:del w:id="12" w:author="Author">
        <w:r w:rsidRPr="000E6E8B">
          <w:rPr>
            <w:rFonts w:ascii="Trebuchet MS" w:hAnsi="Trebuchet MS"/>
            <w:noProof/>
          </w:rPr>
          <w:delText>struck</w:delText>
        </w:r>
      </w:del>
      <w:ins w:id="13" w:author="Author">
        <w:r w:rsidRPr="000E6E8B">
          <w:rPr>
            <w:rFonts w:ascii="Trebuchet MS" w:hAnsi="Trebuchet MS"/>
            <w:noProof/>
          </w:rPr>
          <w:t>killed</w:t>
        </w:r>
      </w:ins>
      <w:r w:rsidRPr="000E6E8B">
        <w:rPr>
          <w:rFonts w:ascii="Trebuchet MS" w:hAnsi="Trebuchet MS"/>
          <w:noProof/>
        </w:rPr>
        <w:t xml:space="preserve"> him</w:t>
      </w:r>
      <w:del w:id="14" w:author="Author">
        <w:r w:rsidRPr="000E6E8B">
          <w:rPr>
            <w:rFonts w:ascii="Trebuchet MS" w:hAnsi="Trebuchet MS"/>
            <w:noProof/>
          </w:rPr>
          <w:delText xml:space="preserve"> fatally</w:delText>
        </w:r>
      </w:del>
      <w:r w:rsidRPr="000E6E8B">
        <w:rPr>
          <w:rFonts w:ascii="Trebuchet MS" w:hAnsi="Trebuchet MS"/>
          <w:noProof/>
        </w:rPr>
        <w:t xml:space="preserve">, </w:t>
      </w:r>
      <w:r w:rsidRPr="000E6E8B">
        <w:rPr>
          <w:rFonts w:ascii="Trebuchet MS" w:hAnsi="Trebuchet MS"/>
          <w:b/>
          <w:noProof/>
        </w:rPr>
        <w:t xml:space="preserve">21:2 </w:t>
      </w:r>
      <w:r w:rsidRPr="000E6E8B">
        <w:rPr>
          <w:rFonts w:ascii="Trebuchet MS" w:hAnsi="Trebuchet MS"/>
          <w:noProof/>
        </w:rPr>
        <w:t xml:space="preserve">your </w:t>
      </w:r>
      <w:del w:id="15" w:author="Author">
        <w:r w:rsidRPr="000E6E8B">
          <w:rPr>
            <w:rFonts w:ascii="Trebuchet MS" w:hAnsi="Trebuchet MS"/>
            <w:noProof/>
          </w:rPr>
          <w:delText>older men</w:delText>
        </w:r>
      </w:del>
      <w:ins w:id="16" w:author="Author">
        <w:r w:rsidRPr="000E6E8B">
          <w:rPr>
            <w:rFonts w:ascii="Trebuchet MS" w:hAnsi="Trebuchet MS"/>
            <w:noProof/>
          </w:rPr>
          <w:t>elders</w:t>
        </w:r>
      </w:ins>
      <w:r w:rsidRPr="000E6E8B">
        <w:rPr>
          <w:rFonts w:ascii="Trebuchet MS" w:hAnsi="Trebuchet MS"/>
          <w:noProof/>
        </w:rPr>
        <w:t xml:space="preserve"> and </w:t>
      </w:r>
      <w:del w:id="17" w:author="Author">
        <w:r w:rsidRPr="000E6E8B">
          <w:rPr>
            <w:rFonts w:ascii="Trebuchet MS" w:hAnsi="Trebuchet MS"/>
            <w:noProof/>
          </w:rPr>
          <w:delText xml:space="preserve">your </w:delText>
        </w:r>
      </w:del>
      <w:r w:rsidRPr="000E6E8B">
        <w:rPr>
          <w:rFonts w:ascii="Trebuchet MS" w:hAnsi="Trebuchet MS"/>
          <w:noProof/>
        </w:rPr>
        <w:t xml:space="preserve">judges </w:t>
      </w:r>
      <w:del w:id="18" w:author="Author">
        <w:r w:rsidRPr="000E6E8B">
          <w:rPr>
            <w:rFonts w:ascii="Trebuchet MS" w:hAnsi="Trebuchet MS"/>
            <w:noProof/>
          </w:rPr>
          <w:delText>must also</w:delText>
        </w:r>
      </w:del>
      <w:ins w:id="19" w:author="Author">
        <w:r w:rsidRPr="000E6E8B">
          <w:rPr>
            <w:rFonts w:ascii="Trebuchet MS" w:hAnsi="Trebuchet MS"/>
            <w:noProof/>
          </w:rPr>
          <w:t>should</w:t>
        </w:r>
      </w:ins>
      <w:r w:rsidRPr="000E6E8B">
        <w:rPr>
          <w:rFonts w:ascii="Trebuchet MS" w:hAnsi="Trebuchet MS"/>
          <w:noProof/>
        </w:rPr>
        <w:t xml:space="preserve"> go out and measure </w:t>
      </w:r>
      <w:ins w:id="20" w:author="Author">
        <w:r w:rsidRPr="000E6E8B">
          <w:rPr>
            <w:rFonts w:ascii="Trebuchet MS" w:hAnsi="Trebuchet MS"/>
            <w:noProof/>
          </w:rPr>
          <w:t xml:space="preserve">the distance from the dead body </w:t>
        </w:r>
      </w:ins>
      <w:r w:rsidRPr="000E6E8B">
        <w:rPr>
          <w:rFonts w:ascii="Trebuchet MS" w:hAnsi="Trebuchet MS"/>
          <w:noProof/>
        </w:rPr>
        <w:t xml:space="preserve">to the cities that </w:t>
      </w:r>
      <w:del w:id="21" w:author="Author">
        <w:r w:rsidRPr="000E6E8B">
          <w:rPr>
            <w:rFonts w:ascii="Trebuchet MS" w:hAnsi="Trebuchet MS"/>
            <w:noProof/>
          </w:rPr>
          <w:delText>are all around the slain one;</w:delText>
        </w:r>
      </w:del>
      <w:ins w:id="22" w:author="Author">
        <w:r w:rsidRPr="000E6E8B">
          <w:rPr>
            <w:rFonts w:ascii="Trebuchet MS" w:hAnsi="Trebuchet MS"/>
            <w:noProof/>
          </w:rPr>
          <w:t>surround it.</w:t>
        </w:r>
      </w:ins>
      <w:r w:rsidRPr="000E6E8B">
        <w:rPr>
          <w:rFonts w:ascii="Trebuchet MS" w:hAnsi="Trebuchet MS"/>
          <w:noProof/>
        </w:rPr>
        <w:t xml:space="preserve"> </w:t>
      </w:r>
      <w:r w:rsidRPr="000E6E8B">
        <w:rPr>
          <w:rFonts w:ascii="Trebuchet MS" w:hAnsi="Trebuchet MS"/>
          <w:b/>
          <w:noProof/>
        </w:rPr>
        <w:t xml:space="preserve">21:3 </w:t>
      </w:r>
      <w:del w:id="23" w:author="Author">
        <w:r w:rsidRPr="000E6E8B">
          <w:rPr>
            <w:rFonts w:ascii="Trebuchet MS" w:hAnsi="Trebuchet MS"/>
            <w:noProof/>
          </w:rPr>
          <w:delText>and it must prove to be</w:delText>
        </w:r>
      </w:del>
      <w:ins w:id="24" w:author="Author">
        <w:r w:rsidRPr="000E6E8B">
          <w:rPr>
            <w:rFonts w:ascii="Trebuchet MS" w:hAnsi="Trebuchet MS"/>
            <w:noProof/>
          </w:rPr>
          <w:t>Then</w:t>
        </w:r>
      </w:ins>
      <w:r w:rsidRPr="000E6E8B">
        <w:rPr>
          <w:rFonts w:ascii="Trebuchet MS" w:hAnsi="Trebuchet MS"/>
          <w:noProof/>
        </w:rPr>
        <w:t xml:space="preserve"> the </w:t>
      </w:r>
      <w:ins w:id="25" w:author="Author">
        <w:r w:rsidRPr="000E6E8B">
          <w:rPr>
            <w:rFonts w:ascii="Trebuchet MS" w:hAnsi="Trebuchet MS"/>
            <w:noProof/>
          </w:rPr>
          <w:t xml:space="preserve">elders of the </w:t>
        </w:r>
      </w:ins>
      <w:r w:rsidRPr="000E6E8B">
        <w:rPr>
          <w:rFonts w:ascii="Trebuchet MS" w:hAnsi="Trebuchet MS"/>
          <w:noProof/>
        </w:rPr>
        <w:t xml:space="preserve">city nearest to the </w:t>
      </w:r>
      <w:del w:id="26" w:author="Author">
        <w:r w:rsidRPr="000E6E8B">
          <w:rPr>
            <w:rFonts w:ascii="Trebuchet MS" w:hAnsi="Trebuchet MS"/>
            <w:noProof/>
          </w:rPr>
          <w:delText>slain one. And the older men of that city must</w:delText>
        </w:r>
      </w:del>
      <w:ins w:id="27" w:author="Author">
        <w:r w:rsidRPr="000E6E8B">
          <w:rPr>
            <w:rFonts w:ascii="Trebuchet MS" w:hAnsi="Trebuchet MS"/>
            <w:noProof/>
          </w:rPr>
          <w:t>body should</w:t>
        </w:r>
      </w:ins>
      <w:r w:rsidRPr="000E6E8B">
        <w:rPr>
          <w:rFonts w:ascii="Trebuchet MS" w:hAnsi="Trebuchet MS"/>
          <w:noProof/>
        </w:rPr>
        <w:t xml:space="preserve"> take </w:t>
      </w:r>
      <w:ins w:id="28" w:author="Author">
        <w:r w:rsidRPr="000E6E8B">
          <w:rPr>
            <w:rFonts w:ascii="Trebuchet MS" w:hAnsi="Trebuchet MS"/>
            <w:noProof/>
          </w:rPr>
          <w:t xml:space="preserve">from the herd </w:t>
        </w:r>
      </w:ins>
      <w:r w:rsidRPr="000E6E8B">
        <w:rPr>
          <w:rFonts w:ascii="Trebuchet MS" w:hAnsi="Trebuchet MS"/>
          <w:noProof/>
        </w:rPr>
        <w:t xml:space="preserve">a young cow </w:t>
      </w:r>
      <w:del w:id="29" w:author="Author">
        <w:r w:rsidRPr="000E6E8B">
          <w:rPr>
            <w:rFonts w:ascii="Trebuchet MS" w:hAnsi="Trebuchet MS"/>
            <w:noProof/>
          </w:rPr>
          <w:delText xml:space="preserve">of the herd </w:delText>
        </w:r>
      </w:del>
      <w:r w:rsidRPr="000E6E8B">
        <w:rPr>
          <w:rFonts w:ascii="Trebuchet MS" w:hAnsi="Trebuchet MS"/>
          <w:noProof/>
        </w:rPr>
        <w:t xml:space="preserve">that has </w:t>
      </w:r>
      <w:del w:id="30" w:author="Author">
        <w:r w:rsidRPr="000E6E8B">
          <w:rPr>
            <w:rFonts w:ascii="Trebuchet MS" w:hAnsi="Trebuchet MS"/>
            <w:noProof/>
          </w:rPr>
          <w:delText>not</w:delText>
        </w:r>
      </w:del>
      <w:ins w:id="31" w:author="Author">
        <w:r w:rsidRPr="000E6E8B">
          <w:rPr>
            <w:rFonts w:ascii="Trebuchet MS" w:hAnsi="Trebuchet MS"/>
            <w:noProof/>
          </w:rPr>
          <w:t>never</w:t>
        </w:r>
      </w:ins>
      <w:r w:rsidRPr="000E6E8B">
        <w:rPr>
          <w:rFonts w:ascii="Trebuchet MS" w:hAnsi="Trebuchet MS"/>
          <w:noProof/>
        </w:rPr>
        <w:t xml:space="preserve"> been </w:t>
      </w:r>
      <w:del w:id="32" w:author="Author">
        <w:r w:rsidRPr="000E6E8B">
          <w:rPr>
            <w:rFonts w:ascii="Trebuchet MS" w:hAnsi="Trebuchet MS"/>
            <w:noProof/>
          </w:rPr>
          <w:delText>worked with</w:delText>
        </w:r>
      </w:del>
      <w:ins w:id="33" w:author="Author">
        <w:r w:rsidRPr="000E6E8B">
          <w:rPr>
            <w:rFonts w:ascii="Trebuchet MS" w:hAnsi="Trebuchet MS"/>
            <w:noProof/>
          </w:rPr>
          <w:t>put to work</w:t>
        </w:r>
      </w:ins>
      <w:r w:rsidRPr="000E6E8B">
        <w:rPr>
          <w:rFonts w:ascii="Trebuchet MS" w:hAnsi="Trebuchet MS"/>
          <w:noProof/>
        </w:rPr>
        <w:t xml:space="preserve">, that has </w:t>
      </w:r>
      <w:del w:id="34" w:author="Author">
        <w:r w:rsidRPr="000E6E8B">
          <w:rPr>
            <w:rFonts w:ascii="Trebuchet MS" w:hAnsi="Trebuchet MS"/>
            <w:noProof/>
          </w:rPr>
          <w:delText>not</w:delText>
        </w:r>
      </w:del>
      <w:ins w:id="35" w:author="Author">
        <w:r w:rsidRPr="000E6E8B">
          <w:rPr>
            <w:rFonts w:ascii="Trebuchet MS" w:hAnsi="Trebuchet MS"/>
            <w:noProof/>
          </w:rPr>
          <w:t>never</w:t>
        </w:r>
      </w:ins>
      <w:r w:rsidRPr="000E6E8B">
        <w:rPr>
          <w:rFonts w:ascii="Trebuchet MS" w:hAnsi="Trebuchet MS"/>
          <w:noProof/>
        </w:rPr>
        <w:t xml:space="preserve"> pulled in a yoke</w:t>
      </w:r>
      <w:del w:id="36" w:author="Author">
        <w:r w:rsidRPr="000E6E8B">
          <w:rPr>
            <w:rFonts w:ascii="Trebuchet MS" w:hAnsi="Trebuchet MS"/>
            <w:noProof/>
          </w:rPr>
          <w:delText>;</w:delText>
        </w:r>
      </w:del>
      <w:ins w:id="37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</w:t>
      </w:r>
      <w:r w:rsidRPr="000E6E8B">
        <w:rPr>
          <w:rFonts w:ascii="Trebuchet MS" w:hAnsi="Trebuchet MS"/>
          <w:b/>
          <w:noProof/>
        </w:rPr>
        <w:t xml:space="preserve">21:4 </w:t>
      </w:r>
      <w:r w:rsidRPr="000E6E8B">
        <w:rPr>
          <w:rFonts w:ascii="Trebuchet MS" w:hAnsi="Trebuchet MS"/>
          <w:noProof/>
        </w:rPr>
        <w:t xml:space="preserve">and the </w:t>
      </w:r>
      <w:del w:id="38" w:author="Author">
        <w:r w:rsidRPr="000E6E8B">
          <w:rPr>
            <w:rFonts w:ascii="Trebuchet MS" w:hAnsi="Trebuchet MS"/>
            <w:noProof/>
          </w:rPr>
          <w:delText>older men</w:delText>
        </w:r>
      </w:del>
      <w:ins w:id="39" w:author="Author">
        <w:r w:rsidRPr="000E6E8B">
          <w:rPr>
            <w:rFonts w:ascii="Trebuchet MS" w:hAnsi="Trebuchet MS"/>
            <w:noProof/>
          </w:rPr>
          <w:t>elders</w:t>
        </w:r>
      </w:ins>
      <w:r w:rsidRPr="000E6E8B">
        <w:rPr>
          <w:rFonts w:ascii="Trebuchet MS" w:hAnsi="Trebuchet MS"/>
          <w:noProof/>
        </w:rPr>
        <w:t xml:space="preserve"> of that city </w:t>
      </w:r>
      <w:del w:id="40" w:author="Author">
        <w:r w:rsidRPr="000E6E8B">
          <w:rPr>
            <w:rFonts w:ascii="Trebuchet MS" w:hAnsi="Trebuchet MS"/>
            <w:noProof/>
          </w:rPr>
          <w:delText>must</w:delText>
        </w:r>
      </w:del>
      <w:ins w:id="41" w:author="Author">
        <w:r w:rsidRPr="000E6E8B">
          <w:rPr>
            <w:rFonts w:ascii="Trebuchet MS" w:hAnsi="Trebuchet MS"/>
            <w:noProof/>
          </w:rPr>
          <w:t>should</w:t>
        </w:r>
      </w:ins>
      <w:r w:rsidRPr="000E6E8B">
        <w:rPr>
          <w:rFonts w:ascii="Trebuchet MS" w:hAnsi="Trebuchet MS"/>
          <w:noProof/>
        </w:rPr>
        <w:t xml:space="preserve"> lead the young cow down to a </w:t>
      </w:r>
      <w:del w:id="42" w:author="Author">
        <w:r w:rsidRPr="000E6E8B">
          <w:rPr>
            <w:rFonts w:ascii="Trebuchet MS" w:hAnsi="Trebuchet MS"/>
            <w:noProof/>
          </w:rPr>
          <w:delText xml:space="preserve">torrent </w:delText>
        </w:r>
      </w:del>
      <w:r w:rsidRPr="000E6E8B">
        <w:rPr>
          <w:rFonts w:ascii="Trebuchet MS" w:hAnsi="Trebuchet MS"/>
          <w:noProof/>
        </w:rPr>
        <w:t>valley</w:t>
      </w:r>
      <w:ins w:id="43" w:author="Author">
        <w:r w:rsidRPr="000E6E8B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E6E8B">
        <w:rPr>
          <w:rFonts w:ascii="Trebuchet MS" w:hAnsi="Trebuchet MS"/>
          <w:noProof/>
        </w:rPr>
        <w:t xml:space="preserve"> running with water </w:t>
      </w:r>
      <w:del w:id="46" w:author="Author">
        <w:r w:rsidRPr="000E6E8B">
          <w:rPr>
            <w:rFonts w:ascii="Trebuchet MS" w:hAnsi="Trebuchet MS"/>
            <w:noProof/>
          </w:rPr>
          <w:delText>in which there was customarily</w:delText>
        </w:r>
      </w:del>
      <w:ins w:id="47" w:author="Author">
        <w:r w:rsidRPr="000E6E8B">
          <w:rPr>
            <w:rFonts w:ascii="Trebuchet MS" w:hAnsi="Trebuchet MS"/>
            <w:noProof/>
          </w:rPr>
          <w:t>where</w:t>
        </w:r>
      </w:ins>
      <w:r w:rsidRPr="000E6E8B">
        <w:rPr>
          <w:rFonts w:ascii="Trebuchet MS" w:hAnsi="Trebuchet MS"/>
          <w:noProof/>
        </w:rPr>
        <w:t xml:space="preserve"> no tilling or sowing of seed</w:t>
      </w:r>
      <w:ins w:id="48" w:author="Author">
        <w:r w:rsidRPr="000E6E8B">
          <w:rPr>
            <w:rFonts w:ascii="Trebuchet MS" w:hAnsi="Trebuchet MS"/>
            <w:noProof/>
          </w:rPr>
          <w:t xml:space="preserve"> has been done</w:t>
        </w:r>
      </w:ins>
      <w:r w:rsidRPr="000E6E8B">
        <w:rPr>
          <w:rFonts w:ascii="Trebuchet MS" w:hAnsi="Trebuchet MS"/>
          <w:noProof/>
        </w:rPr>
        <w:t xml:space="preserve">, and they </w:t>
      </w:r>
      <w:del w:id="49" w:author="Author">
        <w:r w:rsidRPr="000E6E8B">
          <w:rPr>
            <w:rFonts w:ascii="Trebuchet MS" w:hAnsi="Trebuchet MS"/>
            <w:noProof/>
          </w:rPr>
          <w:delText>must</w:delText>
        </w:r>
      </w:del>
      <w:ins w:id="50" w:author="Author">
        <w:r w:rsidRPr="000E6E8B">
          <w:rPr>
            <w:rFonts w:ascii="Trebuchet MS" w:hAnsi="Trebuchet MS"/>
            <w:noProof/>
          </w:rPr>
          <w:t>should</w:t>
        </w:r>
      </w:ins>
      <w:r w:rsidRPr="000E6E8B">
        <w:rPr>
          <w:rFonts w:ascii="Trebuchet MS" w:hAnsi="Trebuchet MS"/>
          <w:noProof/>
        </w:rPr>
        <w:t xml:space="preserve"> break the neck of the young cow there in the </w:t>
      </w:r>
      <w:del w:id="51" w:author="Author">
        <w:r w:rsidRPr="000E6E8B">
          <w:rPr>
            <w:rFonts w:ascii="Trebuchet MS" w:hAnsi="Trebuchet MS"/>
            <w:noProof/>
          </w:rPr>
          <w:delText xml:space="preserve">torrent </w:delText>
        </w:r>
      </w:del>
      <w:r w:rsidRPr="000E6E8B">
        <w:rPr>
          <w:rFonts w:ascii="Trebuchet MS" w:hAnsi="Trebuchet MS"/>
          <w:noProof/>
        </w:rPr>
        <w:t>valley.</w:t>
      </w:r>
    </w:p>
    <w:p w:rsidR="008C3559" w:rsidRPr="000E6E8B" w:rsidRDefault="008C3559" w:rsidP="008C3559">
      <w:pPr>
        <w:rPr>
          <w:rFonts w:ascii="Trebuchet MS" w:hAnsi="Trebuchet MS"/>
          <w:noProof/>
        </w:rPr>
      </w:pPr>
      <w:r w:rsidRPr="000E6E8B">
        <w:rPr>
          <w:rFonts w:ascii="Trebuchet MS" w:hAnsi="Trebuchet MS"/>
          <w:b/>
        </w:rPr>
        <w:t xml:space="preserve">21:5 </w:t>
      </w:r>
      <w:r w:rsidRPr="000E6E8B">
        <w:rPr>
          <w:rFonts w:ascii="Trebuchet MS" w:hAnsi="Trebuchet MS"/>
          <w:noProof/>
        </w:rPr>
        <w:t>“And the priests</w:t>
      </w:r>
      <w:ins w:id="52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the </w:t>
      </w:r>
      <w:del w:id="53" w:author="Author">
        <w:r w:rsidRPr="000E6E8B">
          <w:rPr>
            <w:rFonts w:ascii="Trebuchet MS" w:hAnsi="Trebuchet MS"/>
            <w:noProof/>
          </w:rPr>
          <w:delText>sons of Le′vi must</w:delText>
        </w:r>
      </w:del>
      <w:ins w:id="54" w:author="Author">
        <w:r w:rsidRPr="000E6E8B">
          <w:rPr>
            <w:rFonts w:ascii="Trebuchet MS" w:hAnsi="Trebuchet MS"/>
            <w:noProof/>
          </w:rPr>
          <w:t>Levites, will</w:t>
        </w:r>
      </w:ins>
      <w:r w:rsidRPr="000E6E8B">
        <w:rPr>
          <w:rFonts w:ascii="Trebuchet MS" w:hAnsi="Trebuchet MS"/>
          <w:noProof/>
        </w:rPr>
        <w:t xml:space="preserve"> approach</w:t>
      </w:r>
      <w:del w:id="55" w:author="Author">
        <w:r w:rsidRPr="000E6E8B">
          <w:rPr>
            <w:rFonts w:ascii="Trebuchet MS" w:hAnsi="Trebuchet MS"/>
            <w:noProof/>
          </w:rPr>
          <w:delText>,</w:delText>
        </w:r>
      </w:del>
      <w:r w:rsidRPr="000E6E8B">
        <w:rPr>
          <w:rFonts w:ascii="Trebuchet MS" w:hAnsi="Trebuchet MS"/>
          <w:noProof/>
        </w:rPr>
        <w:t xml:space="preserve"> because </w:t>
      </w:r>
      <w:del w:id="56" w:author="Author">
        <w:r w:rsidRPr="000E6E8B">
          <w:rPr>
            <w:rFonts w:ascii="Trebuchet MS" w:hAnsi="Trebuchet MS"/>
            <w:noProof/>
          </w:rPr>
          <w:delText xml:space="preserve">they are the ones </w:delText>
        </w:r>
      </w:del>
      <w:r w:rsidRPr="000E6E8B">
        <w:rPr>
          <w:rFonts w:ascii="Trebuchet MS" w:hAnsi="Trebuchet MS"/>
          <w:noProof/>
        </w:rPr>
        <w:t xml:space="preserve">Jehovah your God has chosen </w:t>
      </w:r>
      <w:ins w:id="57" w:author="Author">
        <w:r w:rsidRPr="000E6E8B">
          <w:rPr>
            <w:rFonts w:ascii="Trebuchet MS" w:hAnsi="Trebuchet MS"/>
            <w:noProof/>
          </w:rPr>
          <w:t xml:space="preserve">them </w:t>
        </w:r>
      </w:ins>
      <w:r w:rsidRPr="000E6E8B">
        <w:rPr>
          <w:rFonts w:ascii="Trebuchet MS" w:hAnsi="Trebuchet MS"/>
          <w:noProof/>
        </w:rPr>
        <w:t>to minister to him</w:t>
      </w:r>
      <w:del w:id="58" w:author="Author">
        <w:r w:rsidRPr="000E6E8B">
          <w:rPr>
            <w:rFonts w:ascii="Trebuchet MS" w:hAnsi="Trebuchet MS"/>
            <w:noProof/>
          </w:rPr>
          <w:delText xml:space="preserve"> and</w:delText>
        </w:r>
      </w:del>
      <w:ins w:id="59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to </w:t>
      </w:r>
      <w:del w:id="60" w:author="Author">
        <w:r w:rsidRPr="000E6E8B">
          <w:rPr>
            <w:rFonts w:ascii="Trebuchet MS" w:hAnsi="Trebuchet MS"/>
            <w:noProof/>
          </w:rPr>
          <w:delText>bless</w:delText>
        </w:r>
      </w:del>
      <w:ins w:id="61" w:author="Author">
        <w:r w:rsidRPr="000E6E8B">
          <w:rPr>
            <w:rFonts w:ascii="Trebuchet MS" w:hAnsi="Trebuchet MS"/>
            <w:noProof/>
          </w:rPr>
          <w:t>pronounce blessings</w:t>
        </w:r>
      </w:ins>
      <w:r w:rsidRPr="000E6E8B">
        <w:rPr>
          <w:rFonts w:ascii="Trebuchet MS" w:hAnsi="Trebuchet MS"/>
          <w:noProof/>
        </w:rPr>
        <w:t xml:space="preserve"> in the name of Jehovah</w:t>
      </w:r>
      <w:del w:id="62" w:author="Author">
        <w:r w:rsidRPr="000E6E8B">
          <w:rPr>
            <w:rFonts w:ascii="Trebuchet MS" w:hAnsi="Trebuchet MS"/>
            <w:noProof/>
          </w:rPr>
          <w:delText xml:space="preserve"> and at whose mouth</w:delText>
        </w:r>
      </w:del>
      <w:ins w:id="63" w:author="Author">
        <w:r w:rsidRPr="000E6E8B">
          <w:rPr>
            <w:rFonts w:ascii="Trebuchet MS" w:hAnsi="Trebuchet MS"/>
            <w:noProof/>
          </w:rPr>
          <w:t>. They will declare how</w:t>
        </w:r>
      </w:ins>
      <w:r w:rsidRPr="000E6E8B">
        <w:rPr>
          <w:rFonts w:ascii="Trebuchet MS" w:hAnsi="Trebuchet MS"/>
          <w:noProof/>
        </w:rPr>
        <w:t xml:space="preserve"> every dispute </w:t>
      </w:r>
      <w:del w:id="64" w:author="Author">
        <w:r w:rsidRPr="000E6E8B">
          <w:rPr>
            <w:rFonts w:ascii="Trebuchet MS" w:hAnsi="Trebuchet MS"/>
            <w:noProof/>
          </w:rPr>
          <w:delText>over every violent deed</w:delText>
        </w:r>
      </w:del>
      <w:ins w:id="65" w:author="Author">
        <w:r w:rsidRPr="000E6E8B">
          <w:rPr>
            <w:rFonts w:ascii="Trebuchet MS" w:hAnsi="Trebuchet MS"/>
            <w:noProof/>
          </w:rPr>
          <w:t>involving violence</w:t>
        </w:r>
      </w:ins>
      <w:r w:rsidRPr="000E6E8B">
        <w:rPr>
          <w:rFonts w:ascii="Trebuchet MS" w:hAnsi="Trebuchet MS"/>
          <w:noProof/>
        </w:rPr>
        <w:t xml:space="preserve"> should be </w:t>
      </w:r>
      <w:del w:id="66" w:author="Author">
        <w:r w:rsidRPr="000E6E8B">
          <w:rPr>
            <w:rFonts w:ascii="Trebuchet MS" w:hAnsi="Trebuchet MS"/>
            <w:noProof/>
          </w:rPr>
          <w:delText>disposed of</w:delText>
        </w:r>
      </w:del>
      <w:ins w:id="67" w:author="Author">
        <w:r w:rsidRPr="000E6E8B">
          <w:rPr>
            <w:rFonts w:ascii="Trebuchet MS" w:hAnsi="Trebuchet MS"/>
            <w:noProof/>
          </w:rPr>
          <w:t>resolved</w:t>
        </w:r>
      </w:ins>
      <w:r w:rsidRPr="000E6E8B">
        <w:rPr>
          <w:rFonts w:ascii="Trebuchet MS" w:hAnsi="Trebuchet MS"/>
          <w:noProof/>
        </w:rPr>
        <w:t xml:space="preserve">. </w:t>
      </w:r>
      <w:r w:rsidRPr="000E6E8B">
        <w:rPr>
          <w:rFonts w:ascii="Trebuchet MS" w:hAnsi="Trebuchet MS"/>
          <w:b/>
          <w:noProof/>
        </w:rPr>
        <w:t xml:space="preserve">21:6 </w:t>
      </w:r>
      <w:r w:rsidRPr="000E6E8B">
        <w:rPr>
          <w:rFonts w:ascii="Trebuchet MS" w:hAnsi="Trebuchet MS"/>
          <w:noProof/>
        </w:rPr>
        <w:t xml:space="preserve">Then all the </w:t>
      </w:r>
      <w:del w:id="68" w:author="Author">
        <w:r w:rsidRPr="000E6E8B">
          <w:rPr>
            <w:rFonts w:ascii="Trebuchet MS" w:hAnsi="Trebuchet MS"/>
            <w:noProof/>
          </w:rPr>
          <w:delText>older men</w:delText>
        </w:r>
      </w:del>
      <w:ins w:id="69" w:author="Author">
        <w:r w:rsidRPr="000E6E8B">
          <w:rPr>
            <w:rFonts w:ascii="Trebuchet MS" w:hAnsi="Trebuchet MS"/>
            <w:noProof/>
          </w:rPr>
          <w:t>elders</w:t>
        </w:r>
      </w:ins>
      <w:r w:rsidRPr="000E6E8B">
        <w:rPr>
          <w:rFonts w:ascii="Trebuchet MS" w:hAnsi="Trebuchet MS"/>
          <w:noProof/>
        </w:rPr>
        <w:t xml:space="preserve"> of </w:t>
      </w:r>
      <w:del w:id="70" w:author="Author">
        <w:r w:rsidRPr="000E6E8B">
          <w:rPr>
            <w:rFonts w:ascii="Trebuchet MS" w:hAnsi="Trebuchet MS"/>
            <w:noProof/>
          </w:rPr>
          <w:delText>that</w:delText>
        </w:r>
      </w:del>
      <w:ins w:id="71" w:author="Author">
        <w:r w:rsidRPr="000E6E8B">
          <w:rPr>
            <w:rFonts w:ascii="Trebuchet MS" w:hAnsi="Trebuchet MS"/>
            <w:noProof/>
          </w:rPr>
          <w:t>the</w:t>
        </w:r>
      </w:ins>
      <w:r w:rsidRPr="000E6E8B">
        <w:rPr>
          <w:rFonts w:ascii="Trebuchet MS" w:hAnsi="Trebuchet MS"/>
          <w:noProof/>
        </w:rPr>
        <w:t xml:space="preserve"> city who are nearest to the </w:t>
      </w:r>
      <w:del w:id="72" w:author="Author">
        <w:r w:rsidRPr="000E6E8B">
          <w:rPr>
            <w:rFonts w:ascii="Trebuchet MS" w:hAnsi="Trebuchet MS"/>
            <w:noProof/>
          </w:rPr>
          <w:delText>slain one</w:delText>
        </w:r>
      </w:del>
      <w:ins w:id="73" w:author="Author">
        <w:r w:rsidRPr="000E6E8B">
          <w:rPr>
            <w:rFonts w:ascii="Trebuchet MS" w:hAnsi="Trebuchet MS"/>
            <w:noProof/>
          </w:rPr>
          <w:t>dead body</w:t>
        </w:r>
      </w:ins>
      <w:r w:rsidRPr="000E6E8B">
        <w:rPr>
          <w:rFonts w:ascii="Trebuchet MS" w:hAnsi="Trebuchet MS"/>
          <w:noProof/>
        </w:rPr>
        <w:t xml:space="preserve"> should wash their hands over the young cow</w:t>
      </w:r>
      <w:del w:id="74" w:author="Author">
        <w:r w:rsidRPr="000E6E8B">
          <w:rPr>
            <w:rFonts w:ascii="Trebuchet MS" w:hAnsi="Trebuchet MS"/>
            <w:noProof/>
          </w:rPr>
          <w:delText>, the</w:delText>
        </w:r>
      </w:del>
      <w:ins w:id="75" w:author="Author">
        <w:r w:rsidRPr="000E6E8B">
          <w:rPr>
            <w:rFonts w:ascii="Trebuchet MS" w:hAnsi="Trebuchet MS"/>
            <w:noProof/>
          </w:rPr>
          <w:t xml:space="preserve"> whose</w:t>
        </w:r>
      </w:ins>
      <w:r w:rsidRPr="000E6E8B">
        <w:rPr>
          <w:rFonts w:ascii="Trebuchet MS" w:hAnsi="Trebuchet MS"/>
          <w:noProof/>
        </w:rPr>
        <w:t xml:space="preserve"> neck </w:t>
      </w:r>
      <w:del w:id="76" w:author="Author">
        <w:r w:rsidRPr="000E6E8B">
          <w:rPr>
            <w:rFonts w:ascii="Trebuchet MS" w:hAnsi="Trebuchet MS"/>
            <w:noProof/>
          </w:rPr>
          <w:delText xml:space="preserve">of which </w:delText>
        </w:r>
      </w:del>
      <w:r w:rsidRPr="000E6E8B">
        <w:rPr>
          <w:rFonts w:ascii="Trebuchet MS" w:hAnsi="Trebuchet MS"/>
          <w:noProof/>
        </w:rPr>
        <w:t xml:space="preserve">was broken in the </w:t>
      </w:r>
      <w:del w:id="77" w:author="Author">
        <w:r w:rsidRPr="000E6E8B">
          <w:rPr>
            <w:rFonts w:ascii="Trebuchet MS" w:hAnsi="Trebuchet MS"/>
            <w:noProof/>
          </w:rPr>
          <w:delText xml:space="preserve">torrent </w:delText>
        </w:r>
      </w:del>
      <w:r w:rsidRPr="000E6E8B">
        <w:rPr>
          <w:rFonts w:ascii="Trebuchet MS" w:hAnsi="Trebuchet MS"/>
          <w:noProof/>
        </w:rPr>
        <w:t>valley</w:t>
      </w:r>
      <w:del w:id="78" w:author="Author">
        <w:r w:rsidRPr="000E6E8B">
          <w:rPr>
            <w:rFonts w:ascii="Trebuchet MS" w:hAnsi="Trebuchet MS"/>
            <w:noProof/>
          </w:rPr>
          <w:delText>;</w:delText>
        </w:r>
      </w:del>
      <w:ins w:id="79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</w:t>
      </w:r>
      <w:r w:rsidRPr="000E6E8B">
        <w:rPr>
          <w:rFonts w:ascii="Trebuchet MS" w:hAnsi="Trebuchet MS"/>
          <w:b/>
          <w:noProof/>
        </w:rPr>
        <w:t xml:space="preserve">21:7 </w:t>
      </w:r>
      <w:r w:rsidRPr="000E6E8B">
        <w:rPr>
          <w:rFonts w:ascii="Trebuchet MS" w:hAnsi="Trebuchet MS"/>
          <w:noProof/>
        </w:rPr>
        <w:t xml:space="preserve">and they </w:t>
      </w:r>
      <w:del w:id="80" w:author="Author">
        <w:r w:rsidRPr="000E6E8B">
          <w:rPr>
            <w:rFonts w:ascii="Trebuchet MS" w:hAnsi="Trebuchet MS"/>
            <w:noProof/>
          </w:rPr>
          <w:delText>must answer and say</w:delText>
        </w:r>
      </w:del>
      <w:ins w:id="81" w:author="Author">
        <w:r w:rsidRPr="000E6E8B">
          <w:rPr>
            <w:rFonts w:ascii="Trebuchet MS" w:hAnsi="Trebuchet MS"/>
            <w:noProof/>
          </w:rPr>
          <w:t>should declare</w:t>
        </w:r>
      </w:ins>
      <w:r w:rsidRPr="000E6E8B">
        <w:rPr>
          <w:rFonts w:ascii="Trebuchet MS" w:hAnsi="Trebuchet MS"/>
          <w:noProof/>
        </w:rPr>
        <w:t xml:space="preserve">, ‘Our hands did not shed this blood, </w:t>
      </w:r>
      <w:del w:id="82" w:author="Author">
        <w:r w:rsidRPr="000E6E8B">
          <w:rPr>
            <w:rFonts w:ascii="Trebuchet MS" w:hAnsi="Trebuchet MS"/>
            <w:noProof/>
          </w:rPr>
          <w:delText>neither</w:delText>
        </w:r>
      </w:del>
      <w:ins w:id="83" w:author="Author">
        <w:r w:rsidRPr="000E6E8B">
          <w:rPr>
            <w:rFonts w:ascii="Trebuchet MS" w:hAnsi="Trebuchet MS"/>
            <w:noProof/>
          </w:rPr>
          <w:t>nor</w:t>
        </w:r>
      </w:ins>
      <w:r w:rsidRPr="000E6E8B">
        <w:rPr>
          <w:rFonts w:ascii="Trebuchet MS" w:hAnsi="Trebuchet MS"/>
          <w:noProof/>
        </w:rPr>
        <w:t xml:space="preserve"> did our eyes see it shed. </w:t>
      </w:r>
      <w:r w:rsidRPr="000E6E8B">
        <w:rPr>
          <w:rFonts w:ascii="Trebuchet MS" w:hAnsi="Trebuchet MS"/>
          <w:b/>
          <w:noProof/>
        </w:rPr>
        <w:t xml:space="preserve">21:8 </w:t>
      </w:r>
      <w:r w:rsidRPr="000E6E8B">
        <w:rPr>
          <w:rFonts w:ascii="Trebuchet MS" w:hAnsi="Trebuchet MS"/>
          <w:noProof/>
        </w:rPr>
        <w:t xml:space="preserve">Do not </w:t>
      </w:r>
      <w:del w:id="84" w:author="Author">
        <w:r w:rsidRPr="000E6E8B">
          <w:rPr>
            <w:rFonts w:ascii="Trebuchet MS" w:hAnsi="Trebuchet MS"/>
            <w:noProof/>
          </w:rPr>
          <w:delText>set it to the account of</w:delText>
        </w:r>
      </w:del>
      <w:ins w:id="85" w:author="Author">
        <w:r w:rsidRPr="000E6E8B">
          <w:rPr>
            <w:rFonts w:ascii="Trebuchet MS" w:hAnsi="Trebuchet MS"/>
            <w:noProof/>
          </w:rPr>
          <w:t>hold this against</w:t>
        </w:r>
      </w:ins>
      <w:r w:rsidRPr="000E6E8B">
        <w:rPr>
          <w:rFonts w:ascii="Trebuchet MS" w:hAnsi="Trebuchet MS"/>
          <w:noProof/>
        </w:rPr>
        <w:t xml:space="preserve"> your people Israel, whom you redeemed, O Jehovah, and do not </w:t>
      </w:r>
      <w:del w:id="86" w:author="Author">
        <w:r w:rsidRPr="000E6E8B">
          <w:rPr>
            <w:rFonts w:ascii="Trebuchet MS" w:hAnsi="Trebuchet MS"/>
            <w:noProof/>
          </w:rPr>
          <w:delText>put the</w:delText>
        </w:r>
      </w:del>
      <w:ins w:id="87" w:author="Author">
        <w:r w:rsidRPr="000E6E8B">
          <w:rPr>
            <w:rFonts w:ascii="Trebuchet MS" w:hAnsi="Trebuchet MS"/>
            <w:noProof/>
          </w:rPr>
          <w:t>let</w:t>
        </w:r>
      </w:ins>
      <w:r w:rsidRPr="000E6E8B">
        <w:rPr>
          <w:rFonts w:ascii="Trebuchet MS" w:hAnsi="Trebuchet MS"/>
          <w:noProof/>
        </w:rPr>
        <w:t xml:space="preserve"> guilt </w:t>
      </w:r>
      <w:del w:id="88" w:author="Author">
        <w:r w:rsidRPr="000E6E8B">
          <w:rPr>
            <w:rFonts w:ascii="Trebuchet MS" w:hAnsi="Trebuchet MS"/>
            <w:noProof/>
          </w:rPr>
          <w:delText>of</w:delText>
        </w:r>
      </w:del>
      <w:ins w:id="89" w:author="Author">
        <w:r w:rsidRPr="000E6E8B">
          <w:rPr>
            <w:rFonts w:ascii="Trebuchet MS" w:hAnsi="Trebuchet MS"/>
            <w:noProof/>
          </w:rPr>
          <w:t>for</w:t>
        </w:r>
      </w:ins>
      <w:r w:rsidRPr="000E6E8B">
        <w:rPr>
          <w:rFonts w:ascii="Trebuchet MS" w:hAnsi="Trebuchet MS"/>
          <w:noProof/>
        </w:rPr>
        <w:t xml:space="preserve"> innocent blood </w:t>
      </w:r>
      <w:del w:id="90" w:author="Author">
        <w:r w:rsidRPr="000E6E8B">
          <w:rPr>
            <w:rFonts w:ascii="Trebuchet MS" w:hAnsi="Trebuchet MS"/>
            <w:noProof/>
          </w:rPr>
          <w:delText>in the midst of</w:delText>
        </w:r>
      </w:del>
      <w:ins w:id="91" w:author="Author">
        <w:r w:rsidRPr="000E6E8B">
          <w:rPr>
            <w:rFonts w:ascii="Trebuchet MS" w:hAnsi="Trebuchet MS"/>
            <w:noProof/>
          </w:rPr>
          <w:t>remain among</w:t>
        </w:r>
      </w:ins>
      <w:r w:rsidRPr="000E6E8B">
        <w:rPr>
          <w:rFonts w:ascii="Trebuchet MS" w:hAnsi="Trebuchet MS"/>
          <w:noProof/>
        </w:rPr>
        <w:t xml:space="preserve"> your people Israel.’ </w:t>
      </w:r>
      <w:del w:id="92" w:author="Author">
        <w:r w:rsidRPr="000E6E8B">
          <w:rPr>
            <w:rFonts w:ascii="Trebuchet MS" w:hAnsi="Trebuchet MS"/>
            <w:noProof/>
          </w:rPr>
          <w:delText>And</w:delText>
        </w:r>
      </w:del>
      <w:ins w:id="93" w:author="Author">
        <w:r w:rsidRPr="000E6E8B">
          <w:rPr>
            <w:rFonts w:ascii="Trebuchet MS" w:hAnsi="Trebuchet MS"/>
            <w:noProof/>
          </w:rPr>
          <w:t>Then</w:t>
        </w:r>
      </w:ins>
      <w:r w:rsidRPr="000E6E8B">
        <w:rPr>
          <w:rFonts w:ascii="Trebuchet MS" w:hAnsi="Trebuchet MS"/>
          <w:noProof/>
        </w:rPr>
        <w:t xml:space="preserve"> the bloodguilt </w:t>
      </w:r>
      <w:del w:id="94" w:author="Author">
        <w:r w:rsidRPr="000E6E8B">
          <w:rPr>
            <w:rFonts w:ascii="Trebuchet MS" w:hAnsi="Trebuchet MS"/>
            <w:noProof/>
          </w:rPr>
          <w:delText>must</w:delText>
        </w:r>
      </w:del>
      <w:ins w:id="95" w:author="Author">
        <w:r w:rsidRPr="000E6E8B">
          <w:rPr>
            <w:rFonts w:ascii="Trebuchet MS" w:hAnsi="Trebuchet MS"/>
            <w:noProof/>
          </w:rPr>
          <w:t>will</w:t>
        </w:r>
      </w:ins>
      <w:r w:rsidRPr="000E6E8B">
        <w:rPr>
          <w:rFonts w:ascii="Trebuchet MS" w:hAnsi="Trebuchet MS"/>
          <w:noProof/>
        </w:rPr>
        <w:t xml:space="preserve"> not be </w:t>
      </w:r>
      <w:del w:id="96" w:author="Author">
        <w:r w:rsidRPr="000E6E8B">
          <w:rPr>
            <w:rFonts w:ascii="Trebuchet MS" w:hAnsi="Trebuchet MS"/>
            <w:noProof/>
          </w:rPr>
          <w:delText>set to their account</w:delText>
        </w:r>
      </w:del>
      <w:ins w:id="97" w:author="Author">
        <w:r w:rsidRPr="000E6E8B">
          <w:rPr>
            <w:rFonts w:ascii="Trebuchet MS" w:hAnsi="Trebuchet MS"/>
            <w:noProof/>
          </w:rPr>
          <w:t>held against them</w:t>
        </w:r>
      </w:ins>
      <w:r w:rsidRPr="000E6E8B">
        <w:rPr>
          <w:rFonts w:ascii="Trebuchet MS" w:hAnsi="Trebuchet MS"/>
          <w:noProof/>
        </w:rPr>
        <w:t xml:space="preserve">. </w:t>
      </w:r>
      <w:r w:rsidRPr="000E6E8B">
        <w:rPr>
          <w:rFonts w:ascii="Trebuchet MS" w:hAnsi="Trebuchet MS"/>
          <w:b/>
          <w:noProof/>
        </w:rPr>
        <w:t xml:space="preserve">21:9 </w:t>
      </w:r>
      <w:del w:id="98" w:author="Author">
        <w:r w:rsidRPr="000E6E8B">
          <w:rPr>
            <w:rFonts w:ascii="Trebuchet MS" w:hAnsi="Trebuchet MS"/>
            <w:noProof/>
          </w:rPr>
          <w:delText>And</w:delText>
        </w:r>
      </w:del>
      <w:ins w:id="99" w:author="Author">
        <w:r w:rsidRPr="000E6E8B">
          <w:rPr>
            <w:rFonts w:ascii="Trebuchet MS" w:hAnsi="Trebuchet MS"/>
            <w:noProof/>
          </w:rPr>
          <w:t>In this way</w:t>
        </w:r>
      </w:ins>
      <w:r w:rsidRPr="000E6E8B">
        <w:rPr>
          <w:rFonts w:ascii="Trebuchet MS" w:hAnsi="Trebuchet MS"/>
          <w:noProof/>
        </w:rPr>
        <w:t xml:space="preserve"> you</w:t>
      </w:r>
      <w:del w:id="100" w:author="Author">
        <w:r w:rsidRPr="000E6E8B">
          <w:rPr>
            <w:rFonts w:ascii="Trebuchet MS" w:hAnsi="Trebuchet MS"/>
            <w:noProof/>
          </w:rPr>
          <w:delText>—you</w:delText>
        </w:r>
      </w:del>
      <w:r w:rsidRPr="000E6E8B">
        <w:rPr>
          <w:rFonts w:ascii="Trebuchet MS" w:hAnsi="Trebuchet MS"/>
          <w:noProof/>
        </w:rPr>
        <w:t xml:space="preserve"> will </w:t>
      </w:r>
      <w:del w:id="101" w:author="Author">
        <w:r w:rsidRPr="000E6E8B">
          <w:rPr>
            <w:rFonts w:ascii="Trebuchet MS" w:hAnsi="Trebuchet MS"/>
            <w:noProof/>
          </w:rPr>
          <w:delText>clear away</w:delText>
        </w:r>
      </w:del>
      <w:ins w:id="102" w:author="Author">
        <w:r w:rsidRPr="000E6E8B">
          <w:rPr>
            <w:rFonts w:ascii="Trebuchet MS" w:hAnsi="Trebuchet MS"/>
            <w:noProof/>
          </w:rPr>
          <w:t>remove</w:t>
        </w:r>
      </w:ins>
      <w:r w:rsidRPr="000E6E8B">
        <w:rPr>
          <w:rFonts w:ascii="Trebuchet MS" w:hAnsi="Trebuchet MS"/>
          <w:noProof/>
        </w:rPr>
        <w:t xml:space="preserve"> the guilt of innocent blood from your midst</w:t>
      </w:r>
      <w:del w:id="103" w:author="Author">
        <w:r w:rsidRPr="000E6E8B">
          <w:rPr>
            <w:rFonts w:ascii="Trebuchet MS" w:hAnsi="Trebuchet MS"/>
            <w:noProof/>
          </w:rPr>
          <w:delText>, because you will do</w:delText>
        </w:r>
      </w:del>
      <w:ins w:id="104" w:author="Author">
        <w:r w:rsidRPr="000E6E8B">
          <w:rPr>
            <w:rFonts w:ascii="Trebuchet MS" w:hAnsi="Trebuchet MS"/>
            <w:noProof/>
          </w:rPr>
          <w:t xml:space="preserve"> by doing</w:t>
        </w:r>
      </w:ins>
      <w:r w:rsidRPr="000E6E8B">
        <w:rPr>
          <w:rFonts w:ascii="Trebuchet MS" w:hAnsi="Trebuchet MS"/>
          <w:noProof/>
        </w:rPr>
        <w:t xml:space="preserve"> what is right in Jehovah’s eyes.</w:t>
      </w:r>
    </w:p>
    <w:p w:rsidR="008C3559" w:rsidRPr="000E6E8B" w:rsidRDefault="008C3559" w:rsidP="008C3559">
      <w:pPr>
        <w:rPr>
          <w:rFonts w:ascii="Trebuchet MS" w:hAnsi="Trebuchet MS"/>
          <w:noProof/>
        </w:rPr>
      </w:pPr>
      <w:r w:rsidRPr="000E6E8B">
        <w:rPr>
          <w:rFonts w:ascii="Trebuchet MS" w:hAnsi="Trebuchet MS"/>
          <w:b/>
        </w:rPr>
        <w:t xml:space="preserve">21:10 </w:t>
      </w:r>
      <w:r w:rsidRPr="000E6E8B">
        <w:rPr>
          <w:rFonts w:ascii="Trebuchet MS" w:hAnsi="Trebuchet MS"/>
          <w:noProof/>
        </w:rPr>
        <w:t>“</w:t>
      </w:r>
      <w:del w:id="105" w:author="Author">
        <w:r w:rsidRPr="000E6E8B">
          <w:rPr>
            <w:rFonts w:ascii="Trebuchet MS" w:hAnsi="Trebuchet MS"/>
            <w:noProof/>
          </w:rPr>
          <w:delText>In case</w:delText>
        </w:r>
      </w:del>
      <w:ins w:id="106" w:author="Author">
        <w:r w:rsidRPr="000E6E8B">
          <w:rPr>
            <w:rFonts w:ascii="Trebuchet MS" w:hAnsi="Trebuchet MS"/>
            <w:noProof/>
          </w:rPr>
          <w:t>If</w:t>
        </w:r>
      </w:ins>
      <w:r w:rsidRPr="000E6E8B">
        <w:rPr>
          <w:rFonts w:ascii="Trebuchet MS" w:hAnsi="Trebuchet MS"/>
          <w:noProof/>
        </w:rPr>
        <w:t xml:space="preserve"> you go </w:t>
      </w:r>
      <w:del w:id="107" w:author="Author">
        <w:r w:rsidRPr="000E6E8B">
          <w:rPr>
            <w:rFonts w:ascii="Trebuchet MS" w:hAnsi="Trebuchet MS"/>
            <w:noProof/>
          </w:rPr>
          <w:delText xml:space="preserve">out </w:delText>
        </w:r>
      </w:del>
      <w:r w:rsidRPr="000E6E8B">
        <w:rPr>
          <w:rFonts w:ascii="Trebuchet MS" w:hAnsi="Trebuchet MS"/>
          <w:noProof/>
        </w:rPr>
        <w:t xml:space="preserve">to </w:t>
      </w:r>
      <w:del w:id="108" w:author="Author">
        <w:r w:rsidRPr="000E6E8B">
          <w:rPr>
            <w:rFonts w:ascii="Trebuchet MS" w:hAnsi="Trebuchet MS"/>
            <w:noProof/>
          </w:rPr>
          <w:delText>the battle</w:delText>
        </w:r>
      </w:del>
      <w:ins w:id="109" w:author="Author">
        <w:r w:rsidRPr="000E6E8B">
          <w:rPr>
            <w:rFonts w:ascii="Trebuchet MS" w:hAnsi="Trebuchet MS"/>
            <w:noProof/>
          </w:rPr>
          <w:t>war</w:t>
        </w:r>
      </w:ins>
      <w:r w:rsidRPr="000E6E8B">
        <w:rPr>
          <w:rFonts w:ascii="Trebuchet MS" w:hAnsi="Trebuchet MS"/>
          <w:noProof/>
        </w:rPr>
        <w:t xml:space="preserve"> against your enemies and Jehovah your God </w:t>
      </w:r>
      <w:del w:id="110" w:author="Author">
        <w:r w:rsidRPr="000E6E8B">
          <w:rPr>
            <w:rFonts w:ascii="Trebuchet MS" w:hAnsi="Trebuchet MS"/>
            <w:noProof/>
          </w:rPr>
          <w:delText>has given</w:delText>
        </w:r>
      </w:del>
      <w:ins w:id="111" w:author="Author">
        <w:r w:rsidRPr="000E6E8B">
          <w:rPr>
            <w:rFonts w:ascii="Trebuchet MS" w:hAnsi="Trebuchet MS"/>
            <w:noProof/>
          </w:rPr>
          <w:t>defeats</w:t>
        </w:r>
      </w:ins>
      <w:r w:rsidRPr="000E6E8B">
        <w:rPr>
          <w:rFonts w:ascii="Trebuchet MS" w:hAnsi="Trebuchet MS"/>
          <w:noProof/>
        </w:rPr>
        <w:t xml:space="preserve"> them </w:t>
      </w:r>
      <w:del w:id="112" w:author="Author">
        <w:r w:rsidRPr="000E6E8B">
          <w:rPr>
            <w:rFonts w:ascii="Trebuchet MS" w:hAnsi="Trebuchet MS"/>
            <w:noProof/>
          </w:rPr>
          <w:delText xml:space="preserve">into your hand </w:delText>
        </w:r>
      </w:del>
      <w:ins w:id="113" w:author="Author">
        <w:r w:rsidRPr="000E6E8B">
          <w:rPr>
            <w:rFonts w:ascii="Trebuchet MS" w:hAnsi="Trebuchet MS"/>
            <w:noProof/>
          </w:rPr>
          <w:t xml:space="preserve">for you </w:t>
        </w:r>
      </w:ins>
      <w:r w:rsidRPr="000E6E8B">
        <w:rPr>
          <w:rFonts w:ascii="Trebuchet MS" w:hAnsi="Trebuchet MS"/>
          <w:noProof/>
        </w:rPr>
        <w:t xml:space="preserve">and you </w:t>
      </w:r>
      <w:del w:id="114" w:author="Author">
        <w:r w:rsidRPr="000E6E8B">
          <w:rPr>
            <w:rFonts w:ascii="Trebuchet MS" w:hAnsi="Trebuchet MS"/>
            <w:noProof/>
          </w:rPr>
          <w:delText>have carried</w:delText>
        </w:r>
      </w:del>
      <w:ins w:id="115" w:author="Author">
        <w:r w:rsidRPr="000E6E8B">
          <w:rPr>
            <w:rFonts w:ascii="Trebuchet MS" w:hAnsi="Trebuchet MS"/>
            <w:noProof/>
          </w:rPr>
          <w:t>take</w:t>
        </w:r>
      </w:ins>
      <w:r w:rsidRPr="000E6E8B">
        <w:rPr>
          <w:rFonts w:ascii="Trebuchet MS" w:hAnsi="Trebuchet MS"/>
          <w:noProof/>
        </w:rPr>
        <w:t xml:space="preserve"> them </w:t>
      </w:r>
      <w:del w:id="116" w:author="Author">
        <w:r w:rsidRPr="000E6E8B">
          <w:rPr>
            <w:rFonts w:ascii="Trebuchet MS" w:hAnsi="Trebuchet MS"/>
            <w:noProof/>
          </w:rPr>
          <w:delText xml:space="preserve">away </w:delText>
        </w:r>
      </w:del>
      <w:r w:rsidRPr="000E6E8B">
        <w:rPr>
          <w:rFonts w:ascii="Trebuchet MS" w:hAnsi="Trebuchet MS"/>
          <w:noProof/>
        </w:rPr>
        <w:t>captive</w:t>
      </w:r>
      <w:del w:id="117" w:author="Author">
        <w:r w:rsidRPr="000E6E8B">
          <w:rPr>
            <w:rFonts w:ascii="Trebuchet MS" w:hAnsi="Trebuchet MS"/>
            <w:noProof/>
          </w:rPr>
          <w:delText>;</w:delText>
        </w:r>
      </w:del>
      <w:ins w:id="118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</w:t>
      </w:r>
      <w:r w:rsidRPr="000E6E8B">
        <w:rPr>
          <w:rFonts w:ascii="Trebuchet MS" w:hAnsi="Trebuchet MS"/>
          <w:b/>
          <w:noProof/>
        </w:rPr>
        <w:t xml:space="preserve">21:11 </w:t>
      </w:r>
      <w:r w:rsidRPr="000E6E8B">
        <w:rPr>
          <w:rFonts w:ascii="Trebuchet MS" w:hAnsi="Trebuchet MS"/>
          <w:noProof/>
        </w:rPr>
        <w:t xml:space="preserve">and you </w:t>
      </w:r>
      <w:del w:id="119" w:author="Author">
        <w:r w:rsidRPr="000E6E8B">
          <w:rPr>
            <w:rFonts w:ascii="Trebuchet MS" w:hAnsi="Trebuchet MS"/>
            <w:noProof/>
          </w:rPr>
          <w:delText>have seen</w:delText>
        </w:r>
      </w:del>
      <w:ins w:id="120" w:author="Author">
        <w:r w:rsidRPr="000E6E8B">
          <w:rPr>
            <w:rFonts w:ascii="Trebuchet MS" w:hAnsi="Trebuchet MS"/>
            <w:noProof/>
          </w:rPr>
          <w:t>see</w:t>
        </w:r>
      </w:ins>
      <w:r w:rsidRPr="000E6E8B">
        <w:rPr>
          <w:rFonts w:ascii="Trebuchet MS" w:hAnsi="Trebuchet MS"/>
          <w:noProof/>
        </w:rPr>
        <w:t xml:space="preserve"> among the captives a </w:t>
      </w:r>
      <w:del w:id="121" w:author="Author">
        <w:r w:rsidRPr="000E6E8B">
          <w:rPr>
            <w:rFonts w:ascii="Trebuchet MS" w:hAnsi="Trebuchet MS"/>
            <w:noProof/>
          </w:rPr>
          <w:delText xml:space="preserve">woman </w:delText>
        </w:r>
      </w:del>
      <w:r w:rsidRPr="000E6E8B">
        <w:rPr>
          <w:rFonts w:ascii="Trebuchet MS" w:hAnsi="Trebuchet MS"/>
          <w:noProof/>
        </w:rPr>
        <w:t xml:space="preserve">beautiful </w:t>
      </w:r>
      <w:del w:id="122" w:author="Author">
        <w:r w:rsidRPr="000E6E8B">
          <w:rPr>
            <w:rFonts w:ascii="Trebuchet MS" w:hAnsi="Trebuchet MS"/>
            <w:noProof/>
          </w:rPr>
          <w:delText>in form,</w:delText>
        </w:r>
      </w:del>
      <w:ins w:id="123" w:author="Author">
        <w:r w:rsidRPr="000E6E8B">
          <w:rPr>
            <w:rFonts w:ascii="Trebuchet MS" w:hAnsi="Trebuchet MS"/>
            <w:noProof/>
          </w:rPr>
          <w:t>woman</w:t>
        </w:r>
      </w:ins>
      <w:r w:rsidRPr="000E6E8B">
        <w:rPr>
          <w:rFonts w:ascii="Trebuchet MS" w:hAnsi="Trebuchet MS"/>
          <w:noProof/>
        </w:rPr>
        <w:t xml:space="preserve"> and you </w:t>
      </w:r>
      <w:del w:id="124" w:author="Author">
        <w:r w:rsidRPr="000E6E8B">
          <w:rPr>
            <w:rFonts w:ascii="Trebuchet MS" w:hAnsi="Trebuchet MS"/>
            <w:noProof/>
          </w:rPr>
          <w:delText>have got attached</w:delText>
        </w:r>
      </w:del>
      <w:ins w:id="125" w:author="Author">
        <w:r w:rsidRPr="000E6E8B">
          <w:rPr>
            <w:rFonts w:ascii="Trebuchet MS" w:hAnsi="Trebuchet MS"/>
            <w:noProof/>
          </w:rPr>
          <w:t>are attracted</w:t>
        </w:r>
      </w:ins>
      <w:r w:rsidRPr="000E6E8B">
        <w:rPr>
          <w:rFonts w:ascii="Trebuchet MS" w:hAnsi="Trebuchet MS"/>
          <w:noProof/>
        </w:rPr>
        <w:t xml:space="preserve"> to her and </w:t>
      </w:r>
      <w:del w:id="126" w:author="Author">
        <w:r w:rsidRPr="000E6E8B">
          <w:rPr>
            <w:rFonts w:ascii="Trebuchet MS" w:hAnsi="Trebuchet MS"/>
            <w:noProof/>
          </w:rPr>
          <w:delText>taken</w:delText>
        </w:r>
      </w:del>
      <w:ins w:id="127" w:author="Author">
        <w:r w:rsidRPr="000E6E8B">
          <w:rPr>
            <w:rFonts w:ascii="Trebuchet MS" w:hAnsi="Trebuchet MS"/>
            <w:noProof/>
          </w:rPr>
          <w:t>you want to take</w:t>
        </w:r>
      </w:ins>
      <w:r w:rsidRPr="000E6E8B">
        <w:rPr>
          <w:rFonts w:ascii="Trebuchet MS" w:hAnsi="Trebuchet MS"/>
          <w:noProof/>
        </w:rPr>
        <w:t xml:space="preserve"> her </w:t>
      </w:r>
      <w:del w:id="128" w:author="Author">
        <w:r w:rsidRPr="000E6E8B">
          <w:rPr>
            <w:rFonts w:ascii="Trebuchet MS" w:hAnsi="Trebuchet MS"/>
            <w:noProof/>
          </w:rPr>
          <w:delText>for</w:delText>
        </w:r>
      </w:del>
      <w:ins w:id="129" w:author="Author">
        <w:r w:rsidRPr="000E6E8B">
          <w:rPr>
            <w:rFonts w:ascii="Trebuchet MS" w:hAnsi="Trebuchet MS"/>
            <w:noProof/>
          </w:rPr>
          <w:t>as</w:t>
        </w:r>
      </w:ins>
      <w:r w:rsidRPr="000E6E8B">
        <w:rPr>
          <w:rFonts w:ascii="Trebuchet MS" w:hAnsi="Trebuchet MS"/>
          <w:noProof/>
        </w:rPr>
        <w:t xml:space="preserve"> your wife, </w:t>
      </w:r>
      <w:r w:rsidRPr="000E6E8B">
        <w:rPr>
          <w:rFonts w:ascii="Trebuchet MS" w:hAnsi="Trebuchet MS"/>
          <w:b/>
          <w:noProof/>
        </w:rPr>
        <w:t xml:space="preserve">21:12 </w:t>
      </w:r>
      <w:r w:rsidRPr="000E6E8B">
        <w:rPr>
          <w:rFonts w:ascii="Trebuchet MS" w:hAnsi="Trebuchet MS"/>
          <w:noProof/>
        </w:rPr>
        <w:t xml:space="preserve">you </w:t>
      </w:r>
      <w:del w:id="130" w:author="Author">
        <w:r w:rsidRPr="000E6E8B">
          <w:rPr>
            <w:rFonts w:ascii="Trebuchet MS" w:hAnsi="Trebuchet MS"/>
            <w:noProof/>
          </w:rPr>
          <w:delText>must then</w:delText>
        </w:r>
      </w:del>
      <w:ins w:id="131" w:author="Author">
        <w:r w:rsidRPr="000E6E8B">
          <w:rPr>
            <w:rFonts w:ascii="Trebuchet MS" w:hAnsi="Trebuchet MS"/>
            <w:noProof/>
          </w:rPr>
          <w:t>may</w:t>
        </w:r>
      </w:ins>
      <w:r w:rsidRPr="000E6E8B">
        <w:rPr>
          <w:rFonts w:ascii="Trebuchet MS" w:hAnsi="Trebuchet MS"/>
          <w:noProof/>
        </w:rPr>
        <w:t xml:space="preserve"> bring her into </w:t>
      </w:r>
      <w:del w:id="132" w:author="Author">
        <w:r w:rsidRPr="000E6E8B">
          <w:rPr>
            <w:rFonts w:ascii="Trebuchet MS" w:hAnsi="Trebuchet MS"/>
            <w:noProof/>
          </w:rPr>
          <w:delText xml:space="preserve">the midst of </w:delText>
        </w:r>
      </w:del>
      <w:r w:rsidRPr="000E6E8B">
        <w:rPr>
          <w:rFonts w:ascii="Trebuchet MS" w:hAnsi="Trebuchet MS"/>
          <w:noProof/>
        </w:rPr>
        <w:t xml:space="preserve">your house. She </w:t>
      </w:r>
      <w:del w:id="133" w:author="Author">
        <w:r w:rsidRPr="000E6E8B">
          <w:rPr>
            <w:rFonts w:ascii="Trebuchet MS" w:hAnsi="Trebuchet MS"/>
            <w:noProof/>
          </w:rPr>
          <w:delText>must now</w:delText>
        </w:r>
      </w:del>
      <w:ins w:id="134" w:author="Author">
        <w:r w:rsidRPr="000E6E8B">
          <w:rPr>
            <w:rFonts w:ascii="Trebuchet MS" w:hAnsi="Trebuchet MS"/>
            <w:noProof/>
          </w:rPr>
          <w:t>should then</w:t>
        </w:r>
      </w:ins>
      <w:r w:rsidRPr="000E6E8B">
        <w:rPr>
          <w:rFonts w:ascii="Trebuchet MS" w:hAnsi="Trebuchet MS"/>
          <w:noProof/>
        </w:rPr>
        <w:t xml:space="preserve"> shave her head</w:t>
      </w:r>
      <w:del w:id="135" w:author="Author">
        <w:r w:rsidRPr="000E6E8B">
          <w:rPr>
            <w:rFonts w:ascii="Trebuchet MS" w:hAnsi="Trebuchet MS"/>
            <w:noProof/>
          </w:rPr>
          <w:delText xml:space="preserve"> and</w:delText>
        </w:r>
      </w:del>
      <w:ins w:id="136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attend to her nails, </w:t>
      </w:r>
      <w:r w:rsidRPr="000E6E8B">
        <w:rPr>
          <w:rFonts w:ascii="Trebuchet MS" w:hAnsi="Trebuchet MS"/>
          <w:b/>
          <w:noProof/>
        </w:rPr>
        <w:t xml:space="preserve">21:13 </w:t>
      </w:r>
      <w:r w:rsidRPr="000E6E8B">
        <w:rPr>
          <w:rFonts w:ascii="Trebuchet MS" w:hAnsi="Trebuchet MS"/>
          <w:noProof/>
        </w:rPr>
        <w:t xml:space="preserve">and remove the </w:t>
      </w:r>
      <w:del w:id="137" w:author="Author">
        <w:r w:rsidRPr="000E6E8B">
          <w:rPr>
            <w:rFonts w:ascii="Trebuchet MS" w:hAnsi="Trebuchet MS"/>
            <w:noProof/>
          </w:rPr>
          <w:delText>mantle</w:delText>
        </w:r>
      </w:del>
      <w:ins w:id="138" w:author="Author">
        <w:r w:rsidRPr="000E6E8B">
          <w:rPr>
            <w:rFonts w:ascii="Trebuchet MS" w:hAnsi="Trebuchet MS"/>
            <w:noProof/>
          </w:rPr>
          <w:t>clothing</w:t>
        </w:r>
      </w:ins>
      <w:r w:rsidRPr="000E6E8B">
        <w:rPr>
          <w:rFonts w:ascii="Trebuchet MS" w:hAnsi="Trebuchet MS"/>
          <w:noProof/>
        </w:rPr>
        <w:t xml:space="preserve"> of her captivity</w:t>
      </w:r>
      <w:del w:id="139" w:author="Author">
        <w:r w:rsidRPr="000E6E8B">
          <w:rPr>
            <w:rFonts w:ascii="Trebuchet MS" w:hAnsi="Trebuchet MS"/>
            <w:noProof/>
          </w:rPr>
          <w:delText xml:space="preserve"> from off her</w:delText>
        </w:r>
      </w:del>
      <w:ins w:id="140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and dwell in your house</w:t>
      </w:r>
      <w:del w:id="141" w:author="Author">
        <w:r w:rsidRPr="000E6E8B">
          <w:rPr>
            <w:rFonts w:ascii="Trebuchet MS" w:hAnsi="Trebuchet MS"/>
            <w:noProof/>
          </w:rPr>
          <w:delText xml:space="preserve"> and</w:delText>
        </w:r>
      </w:del>
      <w:ins w:id="142" w:author="Author">
        <w:r w:rsidRPr="000E6E8B">
          <w:rPr>
            <w:rFonts w:ascii="Trebuchet MS" w:hAnsi="Trebuchet MS"/>
            <w:noProof/>
          </w:rPr>
          <w:t>. She will</w:t>
        </w:r>
      </w:ins>
      <w:r w:rsidRPr="000E6E8B">
        <w:rPr>
          <w:rFonts w:ascii="Trebuchet MS" w:hAnsi="Trebuchet MS"/>
          <w:noProof/>
        </w:rPr>
        <w:t xml:space="preserve"> weep for her father and her mother a whole </w:t>
      </w:r>
      <w:del w:id="143" w:author="Author">
        <w:r w:rsidRPr="000E6E8B">
          <w:rPr>
            <w:rFonts w:ascii="Trebuchet MS" w:hAnsi="Trebuchet MS"/>
            <w:noProof/>
          </w:rPr>
          <w:delText xml:space="preserve">lunar </w:delText>
        </w:r>
      </w:del>
      <w:r w:rsidRPr="000E6E8B">
        <w:rPr>
          <w:rFonts w:ascii="Trebuchet MS" w:hAnsi="Trebuchet MS"/>
          <w:noProof/>
        </w:rPr>
        <w:t>month</w:t>
      </w:r>
      <w:del w:id="144" w:author="Author">
        <w:r w:rsidRPr="000E6E8B">
          <w:rPr>
            <w:rFonts w:ascii="Trebuchet MS" w:hAnsi="Trebuchet MS"/>
            <w:noProof/>
          </w:rPr>
          <w:delText>;</w:delText>
        </w:r>
      </w:del>
      <w:ins w:id="145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and </w:t>
      </w:r>
      <w:del w:id="146" w:author="Author">
        <w:r w:rsidRPr="000E6E8B">
          <w:rPr>
            <w:rFonts w:ascii="Trebuchet MS" w:hAnsi="Trebuchet MS"/>
            <w:noProof/>
          </w:rPr>
          <w:delText>after that</w:delText>
        </w:r>
      </w:del>
      <w:ins w:id="147" w:author="Author">
        <w:r w:rsidRPr="000E6E8B">
          <w:rPr>
            <w:rFonts w:ascii="Trebuchet MS" w:hAnsi="Trebuchet MS"/>
            <w:noProof/>
          </w:rPr>
          <w:t>afterward</w:t>
        </w:r>
      </w:ins>
      <w:r w:rsidRPr="000E6E8B">
        <w:rPr>
          <w:rFonts w:ascii="Trebuchet MS" w:hAnsi="Trebuchet MS"/>
          <w:noProof/>
        </w:rPr>
        <w:t xml:space="preserve"> you </w:t>
      </w:r>
      <w:del w:id="148" w:author="Author">
        <w:r w:rsidRPr="000E6E8B">
          <w:rPr>
            <w:rFonts w:ascii="Trebuchet MS" w:hAnsi="Trebuchet MS"/>
            <w:noProof/>
          </w:rPr>
          <w:delText>should</w:delText>
        </w:r>
      </w:del>
      <w:ins w:id="149" w:author="Author">
        <w:r w:rsidRPr="000E6E8B">
          <w:rPr>
            <w:rFonts w:ascii="Trebuchet MS" w:hAnsi="Trebuchet MS"/>
            <w:noProof/>
          </w:rPr>
          <w:t>may</w:t>
        </w:r>
      </w:ins>
      <w:r w:rsidRPr="000E6E8B">
        <w:rPr>
          <w:rFonts w:ascii="Trebuchet MS" w:hAnsi="Trebuchet MS"/>
          <w:noProof/>
        </w:rPr>
        <w:t xml:space="preserve"> have relations with her</w:t>
      </w:r>
      <w:del w:id="150" w:author="Author">
        <w:r w:rsidRPr="000E6E8B">
          <w:rPr>
            <w:rFonts w:ascii="Trebuchet MS" w:hAnsi="Trebuchet MS"/>
            <w:noProof/>
          </w:rPr>
          <w:delText>, and</w:delText>
        </w:r>
      </w:del>
      <w:ins w:id="151" w:author="Author">
        <w:r w:rsidRPr="000E6E8B">
          <w:rPr>
            <w:rFonts w:ascii="Trebuchet MS" w:hAnsi="Trebuchet MS"/>
            <w:noProof/>
          </w:rPr>
          <w:t>;</w:t>
        </w:r>
      </w:ins>
      <w:r w:rsidRPr="000E6E8B">
        <w:rPr>
          <w:rFonts w:ascii="Trebuchet MS" w:hAnsi="Trebuchet MS"/>
          <w:noProof/>
        </w:rPr>
        <w:t xml:space="preserve"> you </w:t>
      </w:r>
      <w:del w:id="152" w:author="Author">
        <w:r w:rsidRPr="000E6E8B">
          <w:rPr>
            <w:rFonts w:ascii="Trebuchet MS" w:hAnsi="Trebuchet MS"/>
            <w:noProof/>
          </w:rPr>
          <w:delText>must take possession of her as your bride,</w:delText>
        </w:r>
      </w:del>
      <w:ins w:id="153" w:author="Author">
        <w:r w:rsidRPr="000E6E8B">
          <w:rPr>
            <w:rFonts w:ascii="Trebuchet MS" w:hAnsi="Trebuchet MS"/>
            <w:noProof/>
          </w:rPr>
          <w:t>will become her husband</w:t>
        </w:r>
      </w:ins>
      <w:r w:rsidRPr="000E6E8B">
        <w:rPr>
          <w:rFonts w:ascii="Trebuchet MS" w:hAnsi="Trebuchet MS"/>
          <w:noProof/>
        </w:rPr>
        <w:t xml:space="preserve"> and she </w:t>
      </w:r>
      <w:del w:id="154" w:author="Author">
        <w:r w:rsidRPr="000E6E8B">
          <w:rPr>
            <w:rFonts w:ascii="Trebuchet MS" w:hAnsi="Trebuchet MS"/>
            <w:noProof/>
          </w:rPr>
          <w:delText>must</w:delText>
        </w:r>
      </w:del>
      <w:ins w:id="155" w:author="Author">
        <w:r w:rsidRPr="000E6E8B">
          <w:rPr>
            <w:rFonts w:ascii="Trebuchet MS" w:hAnsi="Trebuchet MS"/>
            <w:noProof/>
          </w:rPr>
          <w:t>will</w:t>
        </w:r>
      </w:ins>
      <w:r w:rsidRPr="000E6E8B">
        <w:rPr>
          <w:rFonts w:ascii="Trebuchet MS" w:hAnsi="Trebuchet MS"/>
          <w:noProof/>
        </w:rPr>
        <w:t xml:space="preserve"> become your wife. </w:t>
      </w:r>
      <w:r w:rsidRPr="000E6E8B">
        <w:rPr>
          <w:rFonts w:ascii="Trebuchet MS" w:hAnsi="Trebuchet MS"/>
          <w:b/>
          <w:noProof/>
        </w:rPr>
        <w:t xml:space="preserve">21:14 </w:t>
      </w:r>
      <w:del w:id="156" w:author="Author">
        <w:r w:rsidRPr="000E6E8B">
          <w:rPr>
            <w:rFonts w:ascii="Trebuchet MS" w:hAnsi="Trebuchet MS"/>
            <w:noProof/>
          </w:rPr>
          <w:delText>And it must occur that</w:delText>
        </w:r>
      </w:del>
      <w:ins w:id="157" w:author="Author">
        <w:r w:rsidRPr="000E6E8B">
          <w:rPr>
            <w:rFonts w:ascii="Trebuchet MS" w:hAnsi="Trebuchet MS"/>
            <w:noProof/>
          </w:rPr>
          <w:t>But</w:t>
        </w:r>
      </w:ins>
      <w:r w:rsidRPr="000E6E8B">
        <w:rPr>
          <w:rFonts w:ascii="Trebuchet MS" w:hAnsi="Trebuchet MS"/>
          <w:noProof/>
        </w:rPr>
        <w:t xml:space="preserve"> if you </w:t>
      </w:r>
      <w:del w:id="158" w:author="Author">
        <w:r w:rsidRPr="000E6E8B">
          <w:rPr>
            <w:rFonts w:ascii="Trebuchet MS" w:hAnsi="Trebuchet MS"/>
            <w:noProof/>
          </w:rPr>
          <w:delText>have found no delight in</w:delText>
        </w:r>
      </w:del>
      <w:ins w:id="159" w:author="Author">
        <w:r w:rsidRPr="000E6E8B">
          <w:rPr>
            <w:rFonts w:ascii="Trebuchet MS" w:hAnsi="Trebuchet MS"/>
            <w:noProof/>
          </w:rPr>
          <w:t>are not pleased with</w:t>
        </w:r>
      </w:ins>
      <w:r w:rsidRPr="000E6E8B">
        <w:rPr>
          <w:rFonts w:ascii="Trebuchet MS" w:hAnsi="Trebuchet MS"/>
          <w:noProof/>
        </w:rPr>
        <w:t xml:space="preserve"> her, you </w:t>
      </w:r>
      <w:del w:id="160" w:author="Author">
        <w:r w:rsidRPr="000E6E8B">
          <w:rPr>
            <w:rFonts w:ascii="Trebuchet MS" w:hAnsi="Trebuchet MS"/>
            <w:noProof/>
          </w:rPr>
          <w:delText>must</w:delText>
        </w:r>
      </w:del>
      <w:ins w:id="161" w:author="Author">
        <w:r w:rsidRPr="000E6E8B">
          <w:rPr>
            <w:rFonts w:ascii="Trebuchet MS" w:hAnsi="Trebuchet MS"/>
            <w:noProof/>
          </w:rPr>
          <w:t>should</w:t>
        </w:r>
      </w:ins>
      <w:r w:rsidRPr="000E6E8B">
        <w:rPr>
          <w:rFonts w:ascii="Trebuchet MS" w:hAnsi="Trebuchet MS"/>
          <w:noProof/>
        </w:rPr>
        <w:t xml:space="preserve"> then </w:t>
      </w:r>
      <w:del w:id="162" w:author="Author">
        <w:r w:rsidRPr="000E6E8B">
          <w:rPr>
            <w:rFonts w:ascii="Trebuchet MS" w:hAnsi="Trebuchet MS"/>
            <w:noProof/>
          </w:rPr>
          <w:delText>send</w:delText>
        </w:r>
      </w:del>
      <w:ins w:id="163" w:author="Author">
        <w:r w:rsidRPr="000E6E8B">
          <w:rPr>
            <w:rFonts w:ascii="Trebuchet MS" w:hAnsi="Trebuchet MS"/>
            <w:noProof/>
          </w:rPr>
          <w:t>let</w:t>
        </w:r>
      </w:ins>
      <w:r w:rsidRPr="000E6E8B">
        <w:rPr>
          <w:rFonts w:ascii="Trebuchet MS" w:hAnsi="Trebuchet MS"/>
          <w:noProof/>
        </w:rPr>
        <w:t xml:space="preserve"> her </w:t>
      </w:r>
      <w:del w:id="164" w:author="Author">
        <w:r w:rsidRPr="000E6E8B">
          <w:rPr>
            <w:rFonts w:ascii="Trebuchet MS" w:hAnsi="Trebuchet MS"/>
            <w:noProof/>
          </w:rPr>
          <w:delText>away, agreeably to her own soul; but</w:delText>
        </w:r>
      </w:del>
      <w:ins w:id="165" w:author="Author">
        <w:r w:rsidRPr="000E6E8B">
          <w:rPr>
            <w:rFonts w:ascii="Trebuchet MS" w:hAnsi="Trebuchet MS"/>
            <w:noProof/>
          </w:rPr>
          <w:t>go wherever she wishes.</w:t>
        </w:r>
        <w:r w:rsidRPr="000E6E8B">
          <w:rPr>
            <w:rStyle w:val="FootnoteReference"/>
            <w:rFonts w:ascii="Trebuchet MS" w:hAnsi="Trebuchet MS"/>
            <w:noProof/>
          </w:rPr>
          <w:footnoteReference w:id="2"/>
        </w:r>
        <w:r w:rsidRPr="000E6E8B">
          <w:rPr>
            <w:rFonts w:ascii="Trebuchet MS" w:hAnsi="Trebuchet MS"/>
            <w:noProof/>
          </w:rPr>
          <w:t xml:space="preserve"> But</w:t>
        </w:r>
      </w:ins>
      <w:r w:rsidRPr="000E6E8B">
        <w:rPr>
          <w:rFonts w:ascii="Trebuchet MS" w:hAnsi="Trebuchet MS"/>
          <w:noProof/>
        </w:rPr>
        <w:t xml:space="preserve"> you </w:t>
      </w:r>
      <w:del w:id="168" w:author="Author">
        <w:r w:rsidRPr="000E6E8B">
          <w:rPr>
            <w:rFonts w:ascii="Trebuchet MS" w:hAnsi="Trebuchet MS"/>
            <w:noProof/>
          </w:rPr>
          <w:delText>must by no means</w:delText>
        </w:r>
      </w:del>
      <w:ins w:id="169" w:author="Author">
        <w:r w:rsidRPr="000E6E8B">
          <w:rPr>
            <w:rFonts w:ascii="Trebuchet MS" w:hAnsi="Trebuchet MS"/>
            <w:noProof/>
          </w:rPr>
          <w:t>may not</w:t>
        </w:r>
      </w:ins>
      <w:r w:rsidRPr="000E6E8B">
        <w:rPr>
          <w:rFonts w:ascii="Trebuchet MS" w:hAnsi="Trebuchet MS"/>
          <w:noProof/>
        </w:rPr>
        <w:t xml:space="preserve"> sell her for money</w:t>
      </w:r>
      <w:del w:id="170" w:author="Author">
        <w:r w:rsidRPr="000E6E8B">
          <w:rPr>
            <w:rFonts w:ascii="Trebuchet MS" w:hAnsi="Trebuchet MS"/>
            <w:noProof/>
          </w:rPr>
          <w:delText>. You must not deal tyrannically with her after</w:delText>
        </w:r>
      </w:del>
      <w:ins w:id="171" w:author="Author">
        <w:r w:rsidRPr="000E6E8B">
          <w:rPr>
            <w:rFonts w:ascii="Trebuchet MS" w:hAnsi="Trebuchet MS"/>
            <w:noProof/>
          </w:rPr>
          <w:t xml:space="preserve"> or treat her harshly, since</w:t>
        </w:r>
      </w:ins>
      <w:r w:rsidRPr="000E6E8B">
        <w:rPr>
          <w:rFonts w:ascii="Trebuchet MS" w:hAnsi="Trebuchet MS"/>
          <w:noProof/>
        </w:rPr>
        <w:t xml:space="preserve"> you have humiliated her.</w:t>
      </w:r>
    </w:p>
    <w:p w:rsidR="008C3559" w:rsidRPr="000E6E8B" w:rsidRDefault="008C3559" w:rsidP="008C3559">
      <w:pPr>
        <w:rPr>
          <w:rFonts w:ascii="Trebuchet MS" w:hAnsi="Trebuchet MS"/>
          <w:noProof/>
        </w:rPr>
      </w:pPr>
      <w:r w:rsidRPr="000E6E8B">
        <w:rPr>
          <w:rFonts w:ascii="Trebuchet MS" w:hAnsi="Trebuchet MS"/>
          <w:b/>
        </w:rPr>
        <w:t xml:space="preserve">21:15 </w:t>
      </w:r>
      <w:r w:rsidRPr="000E6E8B">
        <w:rPr>
          <w:rFonts w:ascii="Trebuchet MS" w:hAnsi="Trebuchet MS"/>
          <w:noProof/>
        </w:rPr>
        <w:t>“</w:t>
      </w:r>
      <w:del w:id="172" w:author="Author">
        <w:r w:rsidRPr="000E6E8B">
          <w:rPr>
            <w:rFonts w:ascii="Trebuchet MS" w:hAnsi="Trebuchet MS"/>
            <w:noProof/>
          </w:rPr>
          <w:delText>In case</w:delText>
        </w:r>
      </w:del>
      <w:ins w:id="173" w:author="Author">
        <w:r w:rsidRPr="000E6E8B">
          <w:rPr>
            <w:rFonts w:ascii="Trebuchet MS" w:hAnsi="Trebuchet MS"/>
            <w:noProof/>
          </w:rPr>
          <w:t>If</w:t>
        </w:r>
      </w:ins>
      <w:r w:rsidRPr="000E6E8B">
        <w:rPr>
          <w:rFonts w:ascii="Trebuchet MS" w:hAnsi="Trebuchet MS"/>
          <w:noProof/>
        </w:rPr>
        <w:t xml:space="preserve"> a man </w:t>
      </w:r>
      <w:del w:id="174" w:author="Author">
        <w:r w:rsidRPr="000E6E8B">
          <w:rPr>
            <w:rFonts w:ascii="Trebuchet MS" w:hAnsi="Trebuchet MS"/>
            <w:noProof/>
          </w:rPr>
          <w:delText xml:space="preserve">comes to have </w:delText>
        </w:r>
      </w:del>
      <w:ins w:id="175" w:author="Author">
        <w:r w:rsidRPr="000E6E8B">
          <w:rPr>
            <w:rFonts w:ascii="Trebuchet MS" w:hAnsi="Trebuchet MS"/>
            <w:noProof/>
          </w:rPr>
          <w:t xml:space="preserve">has </w:t>
        </w:r>
      </w:ins>
      <w:r w:rsidRPr="000E6E8B">
        <w:rPr>
          <w:rFonts w:ascii="Trebuchet MS" w:hAnsi="Trebuchet MS"/>
          <w:noProof/>
        </w:rPr>
        <w:t>two wives</w:t>
      </w:r>
      <w:del w:id="176" w:author="Author">
        <w:r w:rsidRPr="000E6E8B">
          <w:rPr>
            <w:rFonts w:ascii="Trebuchet MS" w:hAnsi="Trebuchet MS"/>
            <w:noProof/>
          </w:rPr>
          <w:delText>, the</w:delText>
        </w:r>
      </w:del>
      <w:ins w:id="177" w:author="Author">
        <w:r w:rsidRPr="000E6E8B">
          <w:rPr>
            <w:rFonts w:ascii="Trebuchet MS" w:hAnsi="Trebuchet MS"/>
            <w:noProof/>
          </w:rPr>
          <w:t xml:space="preserve"> and he loves</w:t>
        </w:r>
      </w:ins>
      <w:r w:rsidRPr="000E6E8B">
        <w:rPr>
          <w:rFonts w:ascii="Trebuchet MS" w:hAnsi="Trebuchet MS"/>
          <w:noProof/>
        </w:rPr>
        <w:t xml:space="preserve"> one </w:t>
      </w:r>
      <w:del w:id="178" w:author="Author">
        <w:r w:rsidRPr="000E6E8B">
          <w:rPr>
            <w:rFonts w:ascii="Trebuchet MS" w:hAnsi="Trebuchet MS"/>
            <w:noProof/>
          </w:rPr>
          <w:delText>loved and</w:delText>
        </w:r>
      </w:del>
      <w:ins w:id="179" w:author="Author">
        <w:r w:rsidRPr="000E6E8B">
          <w:rPr>
            <w:rFonts w:ascii="Trebuchet MS" w:hAnsi="Trebuchet MS"/>
            <w:noProof/>
          </w:rPr>
          <w:t>more than</w:t>
        </w:r>
      </w:ins>
      <w:r w:rsidRPr="000E6E8B">
        <w:rPr>
          <w:rFonts w:ascii="Trebuchet MS" w:hAnsi="Trebuchet MS"/>
          <w:noProof/>
        </w:rPr>
        <w:t xml:space="preserve"> the other</w:t>
      </w:r>
      <w:del w:id="180" w:author="Author">
        <w:r w:rsidRPr="000E6E8B">
          <w:rPr>
            <w:rFonts w:ascii="Trebuchet MS" w:hAnsi="Trebuchet MS"/>
            <w:noProof/>
          </w:rPr>
          <w:delText xml:space="preserve"> hated,</w:delText>
        </w:r>
      </w:del>
      <w:ins w:id="181" w:author="Author">
        <w:r w:rsidRPr="000E6E8B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E6E8B">
        <w:rPr>
          <w:rFonts w:ascii="Trebuchet MS" w:hAnsi="Trebuchet MS"/>
          <w:noProof/>
        </w:rPr>
        <w:t xml:space="preserve"> and </w:t>
      </w:r>
      <w:del w:id="184" w:author="Author">
        <w:r w:rsidRPr="000E6E8B">
          <w:rPr>
            <w:rFonts w:ascii="Trebuchet MS" w:hAnsi="Trebuchet MS"/>
            <w:noProof/>
          </w:rPr>
          <w:delText>they, the loved one and the hated one,</w:delText>
        </w:r>
      </w:del>
      <w:ins w:id="185" w:author="Author">
        <w:r w:rsidRPr="000E6E8B">
          <w:rPr>
            <w:rFonts w:ascii="Trebuchet MS" w:hAnsi="Trebuchet MS"/>
            <w:noProof/>
          </w:rPr>
          <w:t>both</w:t>
        </w:r>
      </w:ins>
      <w:r w:rsidRPr="000E6E8B">
        <w:rPr>
          <w:rFonts w:ascii="Trebuchet MS" w:hAnsi="Trebuchet MS"/>
          <w:noProof/>
        </w:rPr>
        <w:t xml:space="preserve"> have borne sons to him</w:t>
      </w:r>
      <w:del w:id="186" w:author="Author">
        <w:r w:rsidRPr="000E6E8B">
          <w:rPr>
            <w:rFonts w:ascii="Trebuchet MS" w:hAnsi="Trebuchet MS"/>
            <w:noProof/>
          </w:rPr>
          <w:delText>,</w:delText>
        </w:r>
      </w:del>
      <w:r w:rsidRPr="000E6E8B">
        <w:rPr>
          <w:rFonts w:ascii="Trebuchet MS" w:hAnsi="Trebuchet MS"/>
          <w:noProof/>
        </w:rPr>
        <w:t xml:space="preserve"> and the firstborn son </w:t>
      </w:r>
      <w:del w:id="187" w:author="Author">
        <w:r w:rsidRPr="000E6E8B">
          <w:rPr>
            <w:rFonts w:ascii="Trebuchet MS" w:hAnsi="Trebuchet MS"/>
            <w:noProof/>
          </w:rPr>
          <w:delText>has come</w:delText>
        </w:r>
      </w:del>
      <w:ins w:id="188" w:author="Author">
        <w:r w:rsidRPr="000E6E8B">
          <w:rPr>
            <w:rFonts w:ascii="Trebuchet MS" w:hAnsi="Trebuchet MS"/>
            <w:noProof/>
          </w:rPr>
          <w:t>belongs</w:t>
        </w:r>
      </w:ins>
      <w:r w:rsidRPr="000E6E8B">
        <w:rPr>
          <w:rFonts w:ascii="Trebuchet MS" w:hAnsi="Trebuchet MS"/>
          <w:noProof/>
        </w:rPr>
        <w:t xml:space="preserve"> to </w:t>
      </w:r>
      <w:del w:id="189" w:author="Author">
        <w:r w:rsidRPr="000E6E8B">
          <w:rPr>
            <w:rFonts w:ascii="Trebuchet MS" w:hAnsi="Trebuchet MS"/>
            <w:noProof/>
          </w:rPr>
          <w:delText xml:space="preserve">be of </w:delText>
        </w:r>
      </w:del>
      <w:r w:rsidRPr="000E6E8B">
        <w:rPr>
          <w:rFonts w:ascii="Trebuchet MS" w:hAnsi="Trebuchet MS"/>
          <w:noProof/>
        </w:rPr>
        <w:t xml:space="preserve">the </w:t>
      </w:r>
      <w:del w:id="190" w:author="Author">
        <w:r w:rsidRPr="000E6E8B">
          <w:rPr>
            <w:rFonts w:ascii="Trebuchet MS" w:hAnsi="Trebuchet MS"/>
            <w:noProof/>
          </w:rPr>
          <w:delText>hated</w:delText>
        </w:r>
      </w:del>
      <w:ins w:id="191" w:author="Author">
        <w:r w:rsidRPr="000E6E8B">
          <w:rPr>
            <w:rFonts w:ascii="Trebuchet MS" w:hAnsi="Trebuchet MS"/>
            <w:noProof/>
          </w:rPr>
          <w:t>unloved</w:t>
        </w:r>
      </w:ins>
      <w:r w:rsidRPr="000E6E8B">
        <w:rPr>
          <w:rFonts w:ascii="Trebuchet MS" w:hAnsi="Trebuchet MS"/>
          <w:noProof/>
        </w:rPr>
        <w:t xml:space="preserve"> one, </w:t>
      </w:r>
      <w:r w:rsidRPr="000E6E8B">
        <w:rPr>
          <w:rFonts w:ascii="Trebuchet MS" w:hAnsi="Trebuchet MS"/>
          <w:b/>
          <w:noProof/>
        </w:rPr>
        <w:t xml:space="preserve">21:16 </w:t>
      </w:r>
      <w:del w:id="192" w:author="Author">
        <w:r w:rsidRPr="000E6E8B">
          <w:rPr>
            <w:rFonts w:ascii="Trebuchet MS" w:hAnsi="Trebuchet MS"/>
            <w:noProof/>
          </w:rPr>
          <w:delText>it must also occur that in</w:delText>
        </w:r>
      </w:del>
      <w:ins w:id="193" w:author="Author">
        <w:r w:rsidRPr="000E6E8B">
          <w:rPr>
            <w:rFonts w:ascii="Trebuchet MS" w:hAnsi="Trebuchet MS"/>
            <w:noProof/>
          </w:rPr>
          <w:t>on</w:t>
        </w:r>
      </w:ins>
      <w:r w:rsidRPr="000E6E8B">
        <w:rPr>
          <w:rFonts w:ascii="Trebuchet MS" w:hAnsi="Trebuchet MS"/>
          <w:noProof/>
        </w:rPr>
        <w:t xml:space="preserve"> the day that he gives </w:t>
      </w:r>
      <w:del w:id="194" w:author="Author">
        <w:r w:rsidRPr="000E6E8B">
          <w:rPr>
            <w:rFonts w:ascii="Trebuchet MS" w:hAnsi="Trebuchet MS"/>
            <w:noProof/>
          </w:rPr>
          <w:delText>as an</w:delText>
        </w:r>
      </w:del>
      <w:ins w:id="195" w:author="Author">
        <w:r w:rsidRPr="000E6E8B">
          <w:rPr>
            <w:rFonts w:ascii="Trebuchet MS" w:hAnsi="Trebuchet MS"/>
            <w:noProof/>
          </w:rPr>
          <w:t>his</w:t>
        </w:r>
      </w:ins>
      <w:r w:rsidRPr="000E6E8B">
        <w:rPr>
          <w:rFonts w:ascii="Trebuchet MS" w:hAnsi="Trebuchet MS"/>
          <w:noProof/>
        </w:rPr>
        <w:t xml:space="preserve"> inheritance to his sons</w:t>
      </w:r>
      <w:del w:id="196" w:author="Author">
        <w:r w:rsidRPr="000E6E8B">
          <w:rPr>
            <w:rFonts w:ascii="Trebuchet MS" w:hAnsi="Trebuchet MS"/>
            <w:noProof/>
          </w:rPr>
          <w:delText xml:space="preserve"> what he happens to have</w:delText>
        </w:r>
      </w:del>
      <w:r w:rsidRPr="000E6E8B">
        <w:rPr>
          <w:rFonts w:ascii="Trebuchet MS" w:hAnsi="Trebuchet MS"/>
          <w:noProof/>
        </w:rPr>
        <w:t xml:space="preserve">, he will not be allowed to </w:t>
      </w:r>
      <w:del w:id="197" w:author="Author">
        <w:r w:rsidRPr="000E6E8B">
          <w:rPr>
            <w:rFonts w:ascii="Trebuchet MS" w:hAnsi="Trebuchet MS"/>
            <w:noProof/>
          </w:rPr>
          <w:delText>constitute</w:delText>
        </w:r>
      </w:del>
      <w:ins w:id="198" w:author="Author">
        <w:r w:rsidRPr="000E6E8B">
          <w:rPr>
            <w:rFonts w:ascii="Trebuchet MS" w:hAnsi="Trebuchet MS"/>
            <w:noProof/>
          </w:rPr>
          <w:t>treat</w:t>
        </w:r>
      </w:ins>
      <w:r w:rsidRPr="000E6E8B">
        <w:rPr>
          <w:rFonts w:ascii="Trebuchet MS" w:hAnsi="Trebuchet MS"/>
          <w:noProof/>
        </w:rPr>
        <w:t xml:space="preserve"> the son of the loved one </w:t>
      </w:r>
      <w:ins w:id="199" w:author="Author">
        <w:r w:rsidRPr="000E6E8B">
          <w:rPr>
            <w:rFonts w:ascii="Trebuchet MS" w:hAnsi="Trebuchet MS"/>
            <w:noProof/>
          </w:rPr>
          <w:t xml:space="preserve">as </w:t>
        </w:r>
      </w:ins>
      <w:r w:rsidRPr="000E6E8B">
        <w:rPr>
          <w:rFonts w:ascii="Trebuchet MS" w:hAnsi="Trebuchet MS"/>
          <w:noProof/>
        </w:rPr>
        <w:t xml:space="preserve">his firstborn at the expense of the </w:t>
      </w:r>
      <w:del w:id="200" w:author="Author">
        <w:r w:rsidRPr="000E6E8B">
          <w:rPr>
            <w:rFonts w:ascii="Trebuchet MS" w:hAnsi="Trebuchet MS"/>
            <w:noProof/>
          </w:rPr>
          <w:delText xml:space="preserve">hated one’s </w:delText>
        </w:r>
      </w:del>
      <w:r w:rsidRPr="000E6E8B">
        <w:rPr>
          <w:rFonts w:ascii="Trebuchet MS" w:hAnsi="Trebuchet MS"/>
          <w:noProof/>
        </w:rPr>
        <w:t>son</w:t>
      </w:r>
      <w:ins w:id="201" w:author="Author">
        <w:r w:rsidRPr="000E6E8B">
          <w:rPr>
            <w:rFonts w:ascii="Trebuchet MS" w:hAnsi="Trebuchet MS"/>
            <w:noProof/>
          </w:rPr>
          <w:t xml:space="preserve"> of the unloved one</w:t>
        </w:r>
      </w:ins>
      <w:r w:rsidRPr="000E6E8B">
        <w:rPr>
          <w:rFonts w:ascii="Trebuchet MS" w:hAnsi="Trebuchet MS"/>
          <w:noProof/>
        </w:rPr>
        <w:t xml:space="preserve">, the firstborn. </w:t>
      </w:r>
      <w:r w:rsidRPr="000E6E8B">
        <w:rPr>
          <w:rFonts w:ascii="Trebuchet MS" w:hAnsi="Trebuchet MS"/>
          <w:b/>
          <w:noProof/>
        </w:rPr>
        <w:t xml:space="preserve">21:17 </w:t>
      </w:r>
      <w:del w:id="202" w:author="Author">
        <w:r w:rsidRPr="000E6E8B">
          <w:rPr>
            <w:rFonts w:ascii="Trebuchet MS" w:hAnsi="Trebuchet MS"/>
            <w:noProof/>
          </w:rPr>
          <w:delText>For he</w:delText>
        </w:r>
      </w:del>
      <w:ins w:id="203" w:author="Author">
        <w:r w:rsidRPr="000E6E8B">
          <w:rPr>
            <w:rFonts w:ascii="Trebuchet MS" w:hAnsi="Trebuchet MS"/>
            <w:noProof/>
          </w:rPr>
          <w:t>He</w:t>
        </w:r>
      </w:ins>
      <w:r w:rsidRPr="000E6E8B">
        <w:rPr>
          <w:rFonts w:ascii="Trebuchet MS" w:hAnsi="Trebuchet MS"/>
          <w:noProof/>
        </w:rPr>
        <w:t xml:space="preserve"> should recognize as the firstborn the </w:t>
      </w:r>
      <w:del w:id="204" w:author="Author">
        <w:r w:rsidRPr="000E6E8B">
          <w:rPr>
            <w:rFonts w:ascii="Trebuchet MS" w:hAnsi="Trebuchet MS"/>
            <w:noProof/>
          </w:rPr>
          <w:delText>hated</w:delText>
        </w:r>
      </w:del>
      <w:ins w:id="205" w:author="Author">
        <w:r w:rsidRPr="000E6E8B">
          <w:rPr>
            <w:rFonts w:ascii="Trebuchet MS" w:hAnsi="Trebuchet MS"/>
            <w:noProof/>
          </w:rPr>
          <w:t>unloved</w:t>
        </w:r>
      </w:ins>
      <w:r w:rsidRPr="000E6E8B">
        <w:rPr>
          <w:rFonts w:ascii="Trebuchet MS" w:hAnsi="Trebuchet MS"/>
          <w:noProof/>
        </w:rPr>
        <w:t xml:space="preserve"> one’s son by giving him </w:t>
      </w:r>
      <w:del w:id="206" w:author="Author">
        <w:r w:rsidRPr="000E6E8B">
          <w:rPr>
            <w:rFonts w:ascii="Trebuchet MS" w:hAnsi="Trebuchet MS"/>
            <w:noProof/>
          </w:rPr>
          <w:delText xml:space="preserve">two parts in </w:delText>
        </w:r>
      </w:del>
      <w:ins w:id="207" w:author="Author">
        <w:r w:rsidRPr="000E6E8B">
          <w:rPr>
            <w:rFonts w:ascii="Trebuchet MS" w:hAnsi="Trebuchet MS"/>
            <w:noProof/>
          </w:rPr>
          <w:t xml:space="preserve">the double portion of </w:t>
        </w:r>
      </w:ins>
      <w:r w:rsidRPr="000E6E8B">
        <w:rPr>
          <w:rFonts w:ascii="Trebuchet MS" w:hAnsi="Trebuchet MS"/>
          <w:noProof/>
        </w:rPr>
        <w:t xml:space="preserve">everything he </w:t>
      </w:r>
      <w:del w:id="208" w:author="Author">
        <w:r w:rsidRPr="000E6E8B">
          <w:rPr>
            <w:rFonts w:ascii="Trebuchet MS" w:hAnsi="Trebuchet MS"/>
            <w:noProof/>
          </w:rPr>
          <w:delText>is found to have, because</w:delText>
        </w:r>
      </w:del>
      <w:ins w:id="209" w:author="Author">
        <w:r w:rsidRPr="000E6E8B">
          <w:rPr>
            <w:rFonts w:ascii="Trebuchet MS" w:hAnsi="Trebuchet MS"/>
            <w:noProof/>
          </w:rPr>
          <w:t>has, for</w:t>
        </w:r>
      </w:ins>
      <w:r w:rsidRPr="000E6E8B">
        <w:rPr>
          <w:rFonts w:ascii="Trebuchet MS" w:hAnsi="Trebuchet MS"/>
          <w:noProof/>
        </w:rPr>
        <w:t xml:space="preserve"> that one is the beginning of his </w:t>
      </w:r>
      <w:del w:id="210" w:author="Author">
        <w:r w:rsidRPr="000E6E8B">
          <w:rPr>
            <w:rFonts w:ascii="Trebuchet MS" w:hAnsi="Trebuchet MS"/>
            <w:noProof/>
          </w:rPr>
          <w:delText>generative</w:delText>
        </w:r>
      </w:del>
      <w:ins w:id="211" w:author="Author">
        <w:r w:rsidRPr="000E6E8B">
          <w:rPr>
            <w:rFonts w:ascii="Trebuchet MS" w:hAnsi="Trebuchet MS"/>
            <w:noProof/>
          </w:rPr>
          <w:t>procreative</w:t>
        </w:r>
      </w:ins>
      <w:r w:rsidRPr="000E6E8B">
        <w:rPr>
          <w:rFonts w:ascii="Trebuchet MS" w:hAnsi="Trebuchet MS"/>
          <w:noProof/>
        </w:rPr>
        <w:t xml:space="preserve"> power. The right of the firstborn’s position belongs to him.</w:t>
      </w:r>
    </w:p>
    <w:p w:rsidR="008C3559" w:rsidRPr="000E6E8B" w:rsidRDefault="008C3559" w:rsidP="008C3559">
      <w:pPr>
        <w:rPr>
          <w:rFonts w:ascii="Trebuchet MS" w:hAnsi="Trebuchet MS"/>
          <w:noProof/>
        </w:rPr>
      </w:pPr>
      <w:r w:rsidRPr="000E6E8B">
        <w:rPr>
          <w:rFonts w:ascii="Trebuchet MS" w:hAnsi="Trebuchet MS"/>
          <w:b/>
        </w:rPr>
        <w:t xml:space="preserve">21:18 </w:t>
      </w:r>
      <w:r w:rsidRPr="000E6E8B">
        <w:rPr>
          <w:rFonts w:ascii="Trebuchet MS" w:hAnsi="Trebuchet MS"/>
          <w:noProof/>
        </w:rPr>
        <w:t>“</w:t>
      </w:r>
      <w:del w:id="212" w:author="Author">
        <w:r w:rsidRPr="000E6E8B">
          <w:rPr>
            <w:rFonts w:ascii="Trebuchet MS" w:hAnsi="Trebuchet MS"/>
            <w:noProof/>
          </w:rPr>
          <w:delText>In case</w:delText>
        </w:r>
      </w:del>
      <w:ins w:id="213" w:author="Author">
        <w:r w:rsidRPr="000E6E8B">
          <w:rPr>
            <w:rFonts w:ascii="Trebuchet MS" w:hAnsi="Trebuchet MS"/>
            <w:noProof/>
          </w:rPr>
          <w:t>If</w:t>
        </w:r>
      </w:ins>
      <w:r w:rsidRPr="000E6E8B">
        <w:rPr>
          <w:rFonts w:ascii="Trebuchet MS" w:hAnsi="Trebuchet MS"/>
          <w:noProof/>
        </w:rPr>
        <w:t xml:space="preserve"> a man </w:t>
      </w:r>
      <w:del w:id="214" w:author="Author">
        <w:r w:rsidRPr="000E6E8B">
          <w:rPr>
            <w:rFonts w:ascii="Trebuchet MS" w:hAnsi="Trebuchet MS"/>
            <w:noProof/>
          </w:rPr>
          <w:delText>happens to have</w:delText>
        </w:r>
      </w:del>
      <w:ins w:id="215" w:author="Author">
        <w:r w:rsidRPr="000E6E8B">
          <w:rPr>
            <w:rFonts w:ascii="Trebuchet MS" w:hAnsi="Trebuchet MS"/>
            <w:noProof/>
          </w:rPr>
          <w:t>has</w:t>
        </w:r>
      </w:ins>
      <w:r w:rsidRPr="000E6E8B">
        <w:rPr>
          <w:rFonts w:ascii="Trebuchet MS" w:hAnsi="Trebuchet MS"/>
          <w:noProof/>
        </w:rPr>
        <w:t xml:space="preserve"> a son who is stubborn and rebellious</w:t>
      </w:r>
      <w:del w:id="216" w:author="Author">
        <w:r w:rsidRPr="000E6E8B">
          <w:rPr>
            <w:rFonts w:ascii="Trebuchet MS" w:hAnsi="Trebuchet MS"/>
            <w:noProof/>
          </w:rPr>
          <w:delText>,</w:delText>
        </w:r>
      </w:del>
      <w:ins w:id="217" w:author="Author">
        <w:r w:rsidRPr="000E6E8B">
          <w:rPr>
            <w:rFonts w:ascii="Trebuchet MS" w:hAnsi="Trebuchet MS"/>
            <w:noProof/>
          </w:rPr>
          <w:t xml:space="preserve"> and</w:t>
        </w:r>
      </w:ins>
      <w:r w:rsidRPr="000E6E8B">
        <w:rPr>
          <w:rFonts w:ascii="Trebuchet MS" w:hAnsi="Trebuchet MS"/>
          <w:noProof/>
        </w:rPr>
        <w:t xml:space="preserve"> he </w:t>
      </w:r>
      <w:ins w:id="218" w:author="Author">
        <w:r w:rsidRPr="000E6E8B">
          <w:rPr>
            <w:rFonts w:ascii="Trebuchet MS" w:hAnsi="Trebuchet MS"/>
            <w:noProof/>
          </w:rPr>
          <w:t xml:space="preserve">does </w:t>
        </w:r>
      </w:ins>
      <w:r w:rsidRPr="000E6E8B">
        <w:rPr>
          <w:rFonts w:ascii="Trebuchet MS" w:hAnsi="Trebuchet MS"/>
          <w:noProof/>
        </w:rPr>
        <w:t xml:space="preserve">not </w:t>
      </w:r>
      <w:del w:id="219" w:author="Author">
        <w:r w:rsidRPr="000E6E8B">
          <w:rPr>
            <w:rFonts w:ascii="Trebuchet MS" w:hAnsi="Trebuchet MS"/>
            <w:noProof/>
          </w:rPr>
          <w:delText>listening to the voice of</w:delText>
        </w:r>
      </w:del>
      <w:ins w:id="220" w:author="Author">
        <w:r w:rsidRPr="000E6E8B">
          <w:rPr>
            <w:rFonts w:ascii="Trebuchet MS" w:hAnsi="Trebuchet MS"/>
            <w:noProof/>
          </w:rPr>
          <w:t>obey</w:t>
        </w:r>
      </w:ins>
      <w:r w:rsidRPr="000E6E8B">
        <w:rPr>
          <w:rFonts w:ascii="Trebuchet MS" w:hAnsi="Trebuchet MS"/>
          <w:noProof/>
        </w:rPr>
        <w:t xml:space="preserve"> his father or </w:t>
      </w:r>
      <w:del w:id="221" w:author="Author">
        <w:r w:rsidRPr="000E6E8B">
          <w:rPr>
            <w:rFonts w:ascii="Trebuchet MS" w:hAnsi="Trebuchet MS"/>
            <w:noProof/>
          </w:rPr>
          <w:delText xml:space="preserve">the voice of </w:delText>
        </w:r>
      </w:del>
      <w:r w:rsidRPr="000E6E8B">
        <w:rPr>
          <w:rFonts w:ascii="Trebuchet MS" w:hAnsi="Trebuchet MS"/>
          <w:noProof/>
        </w:rPr>
        <w:t xml:space="preserve">his mother, and they have </w:t>
      </w:r>
      <w:del w:id="222" w:author="Author">
        <w:r w:rsidRPr="000E6E8B">
          <w:rPr>
            <w:rFonts w:ascii="Trebuchet MS" w:hAnsi="Trebuchet MS"/>
            <w:noProof/>
          </w:rPr>
          <w:delText>corrected</w:delText>
        </w:r>
      </w:del>
      <w:ins w:id="223" w:author="Author">
        <w:r w:rsidRPr="000E6E8B">
          <w:rPr>
            <w:rFonts w:ascii="Trebuchet MS" w:hAnsi="Trebuchet MS"/>
            <w:noProof/>
          </w:rPr>
          <w:t>tried to correct</w:t>
        </w:r>
      </w:ins>
      <w:r w:rsidRPr="000E6E8B">
        <w:rPr>
          <w:rFonts w:ascii="Trebuchet MS" w:hAnsi="Trebuchet MS"/>
          <w:noProof/>
        </w:rPr>
        <w:t xml:space="preserve"> him but he </w:t>
      </w:r>
      <w:del w:id="224" w:author="Author">
        <w:r w:rsidRPr="000E6E8B">
          <w:rPr>
            <w:rFonts w:ascii="Trebuchet MS" w:hAnsi="Trebuchet MS"/>
            <w:noProof/>
          </w:rPr>
          <w:delText>will not</w:delText>
        </w:r>
      </w:del>
      <w:ins w:id="225" w:author="Author">
        <w:r w:rsidRPr="000E6E8B">
          <w:rPr>
            <w:rFonts w:ascii="Trebuchet MS" w:hAnsi="Trebuchet MS"/>
            <w:noProof/>
          </w:rPr>
          <w:t>refuses to</w:t>
        </w:r>
      </w:ins>
      <w:r w:rsidRPr="000E6E8B">
        <w:rPr>
          <w:rFonts w:ascii="Trebuchet MS" w:hAnsi="Trebuchet MS"/>
          <w:noProof/>
        </w:rPr>
        <w:t xml:space="preserve"> listen to them, </w:t>
      </w:r>
      <w:r w:rsidRPr="000E6E8B">
        <w:rPr>
          <w:rFonts w:ascii="Trebuchet MS" w:hAnsi="Trebuchet MS"/>
          <w:b/>
          <w:noProof/>
        </w:rPr>
        <w:t xml:space="preserve">21:19 </w:t>
      </w:r>
      <w:r w:rsidRPr="000E6E8B">
        <w:rPr>
          <w:rFonts w:ascii="Trebuchet MS" w:hAnsi="Trebuchet MS"/>
          <w:noProof/>
        </w:rPr>
        <w:t xml:space="preserve">his father and his mother </w:t>
      </w:r>
      <w:del w:id="226" w:author="Author">
        <w:r w:rsidRPr="000E6E8B">
          <w:rPr>
            <w:rFonts w:ascii="Trebuchet MS" w:hAnsi="Trebuchet MS"/>
            <w:noProof/>
          </w:rPr>
          <w:delText>must also</w:delText>
        </w:r>
      </w:del>
      <w:ins w:id="227" w:author="Author">
        <w:r w:rsidRPr="000E6E8B">
          <w:rPr>
            <w:rFonts w:ascii="Trebuchet MS" w:hAnsi="Trebuchet MS"/>
            <w:noProof/>
          </w:rPr>
          <w:t>should</w:t>
        </w:r>
      </w:ins>
      <w:r w:rsidRPr="000E6E8B">
        <w:rPr>
          <w:rFonts w:ascii="Trebuchet MS" w:hAnsi="Trebuchet MS"/>
          <w:noProof/>
        </w:rPr>
        <w:t xml:space="preserve"> take hold of him and bring him out to the </w:t>
      </w:r>
      <w:del w:id="228" w:author="Author">
        <w:r w:rsidRPr="000E6E8B">
          <w:rPr>
            <w:rFonts w:ascii="Trebuchet MS" w:hAnsi="Trebuchet MS"/>
            <w:noProof/>
          </w:rPr>
          <w:delText>older men of his city and to</w:delText>
        </w:r>
      </w:del>
      <w:ins w:id="229" w:author="Author">
        <w:r w:rsidRPr="000E6E8B">
          <w:rPr>
            <w:rFonts w:ascii="Trebuchet MS" w:hAnsi="Trebuchet MS"/>
            <w:noProof/>
          </w:rPr>
          <w:t>elders at</w:t>
        </w:r>
      </w:ins>
      <w:r w:rsidRPr="000E6E8B">
        <w:rPr>
          <w:rFonts w:ascii="Trebuchet MS" w:hAnsi="Trebuchet MS"/>
          <w:noProof/>
        </w:rPr>
        <w:t xml:space="preserve"> the gate of his </w:t>
      </w:r>
      <w:del w:id="230" w:author="Author">
        <w:r w:rsidRPr="000E6E8B">
          <w:rPr>
            <w:rFonts w:ascii="Trebuchet MS" w:hAnsi="Trebuchet MS"/>
            <w:noProof/>
          </w:rPr>
          <w:delText>place,</w:delText>
        </w:r>
      </w:del>
      <w:ins w:id="231" w:author="Author">
        <w:r w:rsidRPr="000E6E8B">
          <w:rPr>
            <w:rFonts w:ascii="Trebuchet MS" w:hAnsi="Trebuchet MS"/>
            <w:noProof/>
          </w:rPr>
          <w:t>city</w:t>
        </w:r>
      </w:ins>
      <w:r w:rsidRPr="000E6E8B">
        <w:rPr>
          <w:rFonts w:ascii="Trebuchet MS" w:hAnsi="Trebuchet MS"/>
          <w:noProof/>
        </w:rPr>
        <w:t xml:space="preserve"> </w:t>
      </w:r>
      <w:r w:rsidRPr="000E6E8B">
        <w:rPr>
          <w:rFonts w:ascii="Trebuchet MS" w:hAnsi="Trebuchet MS"/>
          <w:b/>
          <w:noProof/>
        </w:rPr>
        <w:t xml:space="preserve">21:20 </w:t>
      </w:r>
      <w:r w:rsidRPr="000E6E8B">
        <w:rPr>
          <w:rFonts w:ascii="Trebuchet MS" w:hAnsi="Trebuchet MS"/>
          <w:noProof/>
        </w:rPr>
        <w:t xml:space="preserve">and </w:t>
      </w:r>
      <w:del w:id="232" w:author="Author">
        <w:r w:rsidRPr="000E6E8B">
          <w:rPr>
            <w:rFonts w:ascii="Trebuchet MS" w:hAnsi="Trebuchet MS"/>
            <w:noProof/>
          </w:rPr>
          <w:delText xml:space="preserve">they must </w:delText>
        </w:r>
      </w:del>
      <w:r w:rsidRPr="000E6E8B">
        <w:rPr>
          <w:rFonts w:ascii="Trebuchet MS" w:hAnsi="Trebuchet MS"/>
          <w:noProof/>
        </w:rPr>
        <w:t xml:space="preserve">say to the </w:t>
      </w:r>
      <w:del w:id="233" w:author="Author">
        <w:r w:rsidRPr="000E6E8B">
          <w:rPr>
            <w:rFonts w:ascii="Trebuchet MS" w:hAnsi="Trebuchet MS"/>
            <w:noProof/>
          </w:rPr>
          <w:delText>older men</w:delText>
        </w:r>
      </w:del>
      <w:ins w:id="234" w:author="Author">
        <w:r w:rsidRPr="000E6E8B">
          <w:rPr>
            <w:rFonts w:ascii="Trebuchet MS" w:hAnsi="Trebuchet MS"/>
            <w:noProof/>
          </w:rPr>
          <w:t>elders</w:t>
        </w:r>
      </w:ins>
      <w:r w:rsidRPr="000E6E8B">
        <w:rPr>
          <w:rFonts w:ascii="Trebuchet MS" w:hAnsi="Trebuchet MS"/>
          <w:noProof/>
        </w:rPr>
        <w:t xml:space="preserve"> of his city, ‘This son of ours is stubborn and rebellious</w:t>
      </w:r>
      <w:del w:id="235" w:author="Author">
        <w:r w:rsidRPr="000E6E8B">
          <w:rPr>
            <w:rFonts w:ascii="Trebuchet MS" w:hAnsi="Trebuchet MS"/>
            <w:noProof/>
          </w:rPr>
          <w:delText>;</w:delText>
        </w:r>
      </w:del>
      <w:ins w:id="236" w:author="Author">
        <w:r w:rsidRPr="000E6E8B">
          <w:rPr>
            <w:rFonts w:ascii="Trebuchet MS" w:hAnsi="Trebuchet MS"/>
            <w:noProof/>
          </w:rPr>
          <w:t>, and</w:t>
        </w:r>
      </w:ins>
      <w:r w:rsidRPr="000E6E8B">
        <w:rPr>
          <w:rFonts w:ascii="Trebuchet MS" w:hAnsi="Trebuchet MS"/>
          <w:noProof/>
        </w:rPr>
        <w:t xml:space="preserve"> he </w:t>
      </w:r>
      <w:del w:id="237" w:author="Author">
        <w:r w:rsidRPr="000E6E8B">
          <w:rPr>
            <w:rFonts w:ascii="Trebuchet MS" w:hAnsi="Trebuchet MS"/>
            <w:noProof/>
          </w:rPr>
          <w:delText>is not listening</w:delText>
        </w:r>
      </w:del>
      <w:ins w:id="238" w:author="Author">
        <w:r w:rsidRPr="000E6E8B">
          <w:rPr>
            <w:rFonts w:ascii="Trebuchet MS" w:hAnsi="Trebuchet MS"/>
            <w:noProof/>
          </w:rPr>
          <w:t>refuses</w:t>
        </w:r>
      </w:ins>
      <w:r w:rsidRPr="000E6E8B">
        <w:rPr>
          <w:rFonts w:ascii="Trebuchet MS" w:hAnsi="Trebuchet MS"/>
          <w:noProof/>
        </w:rPr>
        <w:t xml:space="preserve"> to </w:t>
      </w:r>
      <w:del w:id="239" w:author="Author">
        <w:r w:rsidRPr="000E6E8B">
          <w:rPr>
            <w:rFonts w:ascii="Trebuchet MS" w:hAnsi="Trebuchet MS"/>
            <w:noProof/>
          </w:rPr>
          <w:delText xml:space="preserve">our voice, being </w:delText>
        </w:r>
      </w:del>
      <w:ins w:id="240" w:author="Author">
        <w:r w:rsidRPr="000E6E8B">
          <w:rPr>
            <w:rFonts w:ascii="Trebuchet MS" w:hAnsi="Trebuchet MS"/>
            <w:noProof/>
          </w:rPr>
          <w:t xml:space="preserve">obey us. He is </w:t>
        </w:r>
      </w:ins>
      <w:r w:rsidRPr="000E6E8B">
        <w:rPr>
          <w:rFonts w:ascii="Trebuchet MS" w:hAnsi="Trebuchet MS"/>
          <w:noProof/>
        </w:rPr>
        <w:t xml:space="preserve">a glutton and a drunkard.’ </w:t>
      </w:r>
      <w:r w:rsidRPr="000E6E8B">
        <w:rPr>
          <w:rFonts w:ascii="Trebuchet MS" w:hAnsi="Trebuchet MS"/>
          <w:b/>
          <w:noProof/>
        </w:rPr>
        <w:t xml:space="preserve">21:21 </w:t>
      </w:r>
      <w:r w:rsidRPr="000E6E8B">
        <w:rPr>
          <w:rFonts w:ascii="Trebuchet MS" w:hAnsi="Trebuchet MS"/>
          <w:noProof/>
        </w:rPr>
        <w:t xml:space="preserve">Then all the men of his city must </w:t>
      </w:r>
      <w:del w:id="241" w:author="Author">
        <w:r w:rsidRPr="000E6E8B">
          <w:rPr>
            <w:rFonts w:ascii="Trebuchet MS" w:hAnsi="Trebuchet MS"/>
            <w:noProof/>
          </w:rPr>
          <w:delText>pelt</w:delText>
        </w:r>
      </w:del>
      <w:ins w:id="242" w:author="Author">
        <w:r w:rsidRPr="000E6E8B">
          <w:rPr>
            <w:rFonts w:ascii="Trebuchet MS" w:hAnsi="Trebuchet MS"/>
            <w:noProof/>
          </w:rPr>
          <w:t>stone</w:t>
        </w:r>
      </w:ins>
      <w:r w:rsidRPr="000E6E8B">
        <w:rPr>
          <w:rFonts w:ascii="Trebuchet MS" w:hAnsi="Trebuchet MS"/>
          <w:noProof/>
        </w:rPr>
        <w:t xml:space="preserve"> him </w:t>
      </w:r>
      <w:del w:id="243" w:author="Author">
        <w:r w:rsidRPr="000E6E8B">
          <w:rPr>
            <w:rFonts w:ascii="Trebuchet MS" w:hAnsi="Trebuchet MS"/>
            <w:noProof/>
          </w:rPr>
          <w:delText>with stones, and he must die.</w:delText>
        </w:r>
      </w:del>
      <w:ins w:id="244" w:author="Author">
        <w:r w:rsidRPr="000E6E8B">
          <w:rPr>
            <w:rFonts w:ascii="Trebuchet MS" w:hAnsi="Trebuchet MS"/>
            <w:noProof/>
          </w:rPr>
          <w:t>to death.</w:t>
        </w:r>
      </w:ins>
      <w:r w:rsidRPr="000E6E8B">
        <w:rPr>
          <w:rFonts w:ascii="Trebuchet MS" w:hAnsi="Trebuchet MS"/>
          <w:noProof/>
        </w:rPr>
        <w:t xml:space="preserve"> So you must </w:t>
      </w:r>
      <w:del w:id="245" w:author="Author">
        <w:r w:rsidRPr="000E6E8B">
          <w:rPr>
            <w:rFonts w:ascii="Trebuchet MS" w:hAnsi="Trebuchet MS"/>
            <w:noProof/>
          </w:rPr>
          <w:delText>clear away</w:delText>
        </w:r>
      </w:del>
      <w:ins w:id="246" w:author="Author">
        <w:r w:rsidRPr="000E6E8B">
          <w:rPr>
            <w:rFonts w:ascii="Trebuchet MS" w:hAnsi="Trebuchet MS"/>
            <w:noProof/>
          </w:rPr>
          <w:t>remove</w:t>
        </w:r>
      </w:ins>
      <w:r w:rsidRPr="000E6E8B">
        <w:rPr>
          <w:rFonts w:ascii="Trebuchet MS" w:hAnsi="Trebuchet MS"/>
          <w:noProof/>
        </w:rPr>
        <w:t xml:space="preserve"> what is bad from your midst, and all Israel will hear and </w:t>
      </w:r>
      <w:del w:id="247" w:author="Author">
        <w:r w:rsidRPr="000E6E8B">
          <w:rPr>
            <w:rFonts w:ascii="Trebuchet MS" w:hAnsi="Trebuchet MS"/>
            <w:noProof/>
          </w:rPr>
          <w:delText xml:space="preserve">indeed </w:delText>
        </w:r>
      </w:del>
      <w:r w:rsidRPr="000E6E8B">
        <w:rPr>
          <w:rFonts w:ascii="Trebuchet MS" w:hAnsi="Trebuchet MS"/>
          <w:noProof/>
        </w:rPr>
        <w:t>become afraid.</w:t>
      </w:r>
    </w:p>
    <w:p w:rsidR="008C3559" w:rsidRPr="000E6E8B" w:rsidRDefault="008C3559" w:rsidP="008C3559">
      <w:pPr>
        <w:rPr>
          <w:rFonts w:ascii="Trebuchet MS" w:hAnsi="Trebuchet MS"/>
          <w:noProof/>
        </w:rPr>
      </w:pPr>
      <w:r w:rsidRPr="000E6E8B">
        <w:rPr>
          <w:rFonts w:ascii="Trebuchet MS" w:hAnsi="Trebuchet MS"/>
          <w:b/>
        </w:rPr>
        <w:t xml:space="preserve">21:22 </w:t>
      </w:r>
      <w:r w:rsidRPr="000E6E8B">
        <w:rPr>
          <w:rFonts w:ascii="Trebuchet MS" w:hAnsi="Trebuchet MS"/>
          <w:noProof/>
        </w:rPr>
        <w:t>“</w:t>
      </w:r>
      <w:del w:id="248" w:author="Author">
        <w:r w:rsidRPr="000E6E8B">
          <w:rPr>
            <w:rFonts w:ascii="Trebuchet MS" w:hAnsi="Trebuchet MS"/>
            <w:noProof/>
          </w:rPr>
          <w:delText>And in case there comes to be in</w:delText>
        </w:r>
      </w:del>
      <w:ins w:id="249" w:author="Author">
        <w:r w:rsidRPr="000E6E8B">
          <w:rPr>
            <w:rFonts w:ascii="Trebuchet MS" w:hAnsi="Trebuchet MS"/>
            <w:noProof/>
          </w:rPr>
          <w:t>If</w:t>
        </w:r>
      </w:ins>
      <w:r w:rsidRPr="000E6E8B">
        <w:rPr>
          <w:rFonts w:ascii="Trebuchet MS" w:hAnsi="Trebuchet MS"/>
          <w:noProof/>
        </w:rPr>
        <w:t xml:space="preserve"> a man </w:t>
      </w:r>
      <w:ins w:id="250" w:author="Author">
        <w:r w:rsidRPr="000E6E8B">
          <w:rPr>
            <w:rFonts w:ascii="Trebuchet MS" w:hAnsi="Trebuchet MS"/>
            <w:noProof/>
          </w:rPr>
          <w:t xml:space="preserve">commits </w:t>
        </w:r>
      </w:ins>
      <w:r w:rsidRPr="000E6E8B">
        <w:rPr>
          <w:rFonts w:ascii="Trebuchet MS" w:hAnsi="Trebuchet MS"/>
          <w:noProof/>
        </w:rPr>
        <w:t>a sin deserving the sentence of death</w:t>
      </w:r>
      <w:del w:id="251" w:author="Author">
        <w:r w:rsidRPr="000E6E8B">
          <w:rPr>
            <w:rFonts w:ascii="Trebuchet MS" w:hAnsi="Trebuchet MS"/>
            <w:noProof/>
          </w:rPr>
          <w:delText>,</w:delText>
        </w:r>
      </w:del>
      <w:r w:rsidRPr="000E6E8B">
        <w:rPr>
          <w:rFonts w:ascii="Trebuchet MS" w:hAnsi="Trebuchet MS"/>
          <w:noProof/>
        </w:rPr>
        <w:t xml:space="preserve"> and he has been put to death</w:t>
      </w:r>
      <w:del w:id="252" w:author="Author">
        <w:r w:rsidRPr="000E6E8B">
          <w:rPr>
            <w:rFonts w:ascii="Trebuchet MS" w:hAnsi="Trebuchet MS"/>
            <w:noProof/>
          </w:rPr>
          <w:delText>,</w:delText>
        </w:r>
      </w:del>
      <w:r w:rsidRPr="000E6E8B">
        <w:rPr>
          <w:rFonts w:ascii="Trebuchet MS" w:hAnsi="Trebuchet MS"/>
          <w:noProof/>
        </w:rPr>
        <w:t xml:space="preserve"> and you have hung him </w:t>
      </w:r>
      <w:del w:id="253" w:author="Author">
        <w:r w:rsidRPr="000E6E8B">
          <w:rPr>
            <w:rFonts w:ascii="Trebuchet MS" w:hAnsi="Trebuchet MS"/>
            <w:noProof/>
          </w:rPr>
          <w:delText>upon</w:delText>
        </w:r>
      </w:del>
      <w:ins w:id="254" w:author="Author">
        <w:r w:rsidRPr="000E6E8B">
          <w:rPr>
            <w:rFonts w:ascii="Trebuchet MS" w:hAnsi="Trebuchet MS"/>
            <w:noProof/>
          </w:rPr>
          <w:t>on</w:t>
        </w:r>
      </w:ins>
      <w:r w:rsidRPr="000E6E8B">
        <w:rPr>
          <w:rFonts w:ascii="Trebuchet MS" w:hAnsi="Trebuchet MS"/>
          <w:noProof/>
        </w:rPr>
        <w:t xml:space="preserve"> a stake, </w:t>
      </w:r>
      <w:r w:rsidRPr="000E6E8B">
        <w:rPr>
          <w:rFonts w:ascii="Trebuchet MS" w:hAnsi="Trebuchet MS"/>
          <w:b/>
          <w:noProof/>
        </w:rPr>
        <w:t xml:space="preserve">21:23 </w:t>
      </w:r>
      <w:r w:rsidRPr="000E6E8B">
        <w:rPr>
          <w:rFonts w:ascii="Trebuchet MS" w:hAnsi="Trebuchet MS"/>
          <w:noProof/>
        </w:rPr>
        <w:t xml:space="preserve">his dead body should not </w:t>
      </w:r>
      <w:del w:id="255" w:author="Author">
        <w:r w:rsidRPr="000E6E8B">
          <w:rPr>
            <w:rFonts w:ascii="Trebuchet MS" w:hAnsi="Trebuchet MS"/>
            <w:noProof/>
          </w:rPr>
          <w:delText>stay</w:delText>
        </w:r>
      </w:del>
      <w:ins w:id="256" w:author="Author">
        <w:r w:rsidRPr="000E6E8B">
          <w:rPr>
            <w:rFonts w:ascii="Trebuchet MS" w:hAnsi="Trebuchet MS"/>
            <w:noProof/>
          </w:rPr>
          <w:t>remain</w:t>
        </w:r>
      </w:ins>
      <w:r w:rsidRPr="000E6E8B">
        <w:rPr>
          <w:rFonts w:ascii="Trebuchet MS" w:hAnsi="Trebuchet MS"/>
          <w:noProof/>
        </w:rPr>
        <w:t xml:space="preserve"> all night on the stake</w:t>
      </w:r>
      <w:del w:id="257" w:author="Author">
        <w:r w:rsidRPr="000E6E8B">
          <w:rPr>
            <w:rFonts w:ascii="Trebuchet MS" w:hAnsi="Trebuchet MS"/>
            <w:noProof/>
          </w:rPr>
          <w:delText>; but</w:delText>
        </w:r>
      </w:del>
      <w:ins w:id="258" w:author="Author">
        <w:r w:rsidRPr="000E6E8B">
          <w:rPr>
            <w:rFonts w:ascii="Trebuchet MS" w:hAnsi="Trebuchet MS"/>
            <w:noProof/>
          </w:rPr>
          <w:t>. Instead,</w:t>
        </w:r>
      </w:ins>
      <w:r w:rsidRPr="000E6E8B">
        <w:rPr>
          <w:rFonts w:ascii="Trebuchet MS" w:hAnsi="Trebuchet MS"/>
          <w:noProof/>
        </w:rPr>
        <w:t xml:space="preserve"> you should </w:t>
      </w:r>
      <w:del w:id="259" w:author="Author">
        <w:r w:rsidRPr="000E6E8B">
          <w:rPr>
            <w:rFonts w:ascii="Trebuchet MS" w:hAnsi="Trebuchet MS"/>
            <w:noProof/>
          </w:rPr>
          <w:delText>by all means</w:delText>
        </w:r>
      </w:del>
      <w:ins w:id="260" w:author="Author">
        <w:r w:rsidRPr="000E6E8B">
          <w:rPr>
            <w:rFonts w:ascii="Trebuchet MS" w:hAnsi="Trebuchet MS"/>
            <w:noProof/>
          </w:rPr>
          <w:t>be sure to</w:t>
        </w:r>
      </w:ins>
      <w:r w:rsidRPr="000E6E8B">
        <w:rPr>
          <w:rFonts w:ascii="Trebuchet MS" w:hAnsi="Trebuchet MS"/>
          <w:noProof/>
        </w:rPr>
        <w:t xml:space="preserve"> bury him on that day, because </w:t>
      </w:r>
      <w:ins w:id="261" w:author="Author">
        <w:r w:rsidRPr="000E6E8B">
          <w:rPr>
            <w:rFonts w:ascii="Trebuchet MS" w:hAnsi="Trebuchet MS"/>
            <w:noProof/>
          </w:rPr>
          <w:t xml:space="preserve">the one hung up is </w:t>
        </w:r>
      </w:ins>
      <w:r w:rsidRPr="000E6E8B">
        <w:rPr>
          <w:rFonts w:ascii="Trebuchet MS" w:hAnsi="Trebuchet MS"/>
          <w:noProof/>
        </w:rPr>
        <w:t>something accursed of God</w:t>
      </w:r>
      <w:del w:id="262" w:author="Author">
        <w:r w:rsidRPr="000E6E8B">
          <w:rPr>
            <w:rFonts w:ascii="Trebuchet MS" w:hAnsi="Trebuchet MS"/>
            <w:noProof/>
          </w:rPr>
          <w:delText xml:space="preserve"> is the one hung up;</w:delText>
        </w:r>
      </w:del>
      <w:ins w:id="263" w:author="Author">
        <w:r w:rsidRPr="000E6E8B">
          <w:rPr>
            <w:rFonts w:ascii="Trebuchet MS" w:hAnsi="Trebuchet MS"/>
            <w:noProof/>
          </w:rPr>
          <w:t>,</w:t>
        </w:r>
      </w:ins>
      <w:r w:rsidRPr="000E6E8B">
        <w:rPr>
          <w:rFonts w:ascii="Trebuchet MS" w:hAnsi="Trebuchet MS"/>
          <w:noProof/>
        </w:rPr>
        <w:t xml:space="preserve"> and you </w:t>
      </w:r>
      <w:del w:id="264" w:author="Author">
        <w:r w:rsidRPr="000E6E8B">
          <w:rPr>
            <w:rFonts w:ascii="Trebuchet MS" w:hAnsi="Trebuchet MS"/>
            <w:noProof/>
          </w:rPr>
          <w:delText>must</w:delText>
        </w:r>
      </w:del>
      <w:ins w:id="265" w:author="Author">
        <w:r w:rsidRPr="000E6E8B">
          <w:rPr>
            <w:rFonts w:ascii="Trebuchet MS" w:hAnsi="Trebuchet MS"/>
            <w:noProof/>
          </w:rPr>
          <w:t>should</w:t>
        </w:r>
      </w:ins>
      <w:r w:rsidRPr="000E6E8B">
        <w:rPr>
          <w:rFonts w:ascii="Trebuchet MS" w:hAnsi="Trebuchet MS"/>
          <w:noProof/>
        </w:rPr>
        <w:t xml:space="preserve"> not defile your </w:t>
      </w:r>
      <w:del w:id="266" w:author="Author">
        <w:r w:rsidRPr="000E6E8B">
          <w:rPr>
            <w:rFonts w:ascii="Trebuchet MS" w:hAnsi="Trebuchet MS"/>
            <w:noProof/>
          </w:rPr>
          <w:delText>soil, which</w:delText>
        </w:r>
      </w:del>
      <w:ins w:id="267" w:author="Author">
        <w:r w:rsidRPr="000E6E8B">
          <w:rPr>
            <w:rFonts w:ascii="Trebuchet MS" w:hAnsi="Trebuchet MS"/>
            <w:noProof/>
          </w:rPr>
          <w:t>land that</w:t>
        </w:r>
      </w:ins>
      <w:r w:rsidRPr="000E6E8B">
        <w:rPr>
          <w:rFonts w:ascii="Trebuchet MS" w:hAnsi="Trebuchet MS"/>
          <w:noProof/>
        </w:rPr>
        <w:t xml:space="preserve"> Jehovah your God is giving you as an inheritance.</w:t>
      </w:r>
    </w:p>
    <w:p w:rsidR="008C3559" w:rsidRPr="000E6E8B" w:rsidRDefault="008C3559" w:rsidP="008C3559">
      <w:pPr>
        <w:rPr>
          <w:rFonts w:ascii="Trebuchet MS" w:hAnsi="Trebuchet MS"/>
          <w:b/>
        </w:rPr>
      </w:pPr>
    </w:p>
    <w:p w:rsidR="00762BCB" w:rsidRPr="008C3559" w:rsidRDefault="00762BCB" w:rsidP="008C3559"/>
    <w:sectPr w:rsidR="00762BCB" w:rsidRPr="008C3559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9BA" w:rsidRDefault="004F09BA">
      <w:r>
        <w:separator/>
      </w:r>
    </w:p>
  </w:endnote>
  <w:endnote w:type="continuationSeparator" w:id="0">
    <w:p w:rsidR="004F09BA" w:rsidRDefault="004F0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9BA" w:rsidRDefault="004F09BA">
      <w:r>
        <w:separator/>
      </w:r>
    </w:p>
  </w:footnote>
  <w:footnote w:type="continuationSeparator" w:id="0">
    <w:p w:rsidR="004F09BA" w:rsidRDefault="004F09BA">
      <w:r>
        <w:continuationSeparator/>
      </w:r>
    </w:p>
  </w:footnote>
  <w:footnote w:id="1">
    <w:p w:rsidR="008C3559" w:rsidRPr="000E6E8B" w:rsidRDefault="008C3559" w:rsidP="000E6E8B">
      <w:pPr>
        <w:pStyle w:val="FootnoteText"/>
        <w:spacing w:after="96"/>
        <w:ind w:firstLine="288"/>
        <w:rPr>
          <w:ins w:id="44" w:author="Author"/>
        </w:rPr>
      </w:pPr>
      <w:ins w:id="45" w:author="Author">
        <w:r w:rsidRPr="000E6E8B">
          <w:rPr>
            <w:rStyle w:val="FootnoteReference"/>
          </w:rPr>
          <w:footnoteRef/>
        </w:r>
        <w:r w:rsidRPr="000E6E8B">
          <w:t xml:space="preserve"> </w:t>
        </w:r>
        <w:r w:rsidRPr="000E6E8B">
          <w:rPr>
            <w:b/>
          </w:rPr>
          <w:t xml:space="preserve">21:4 </w:t>
        </w:r>
        <w:r w:rsidRPr="000E6E8B">
          <w:t>Or “wadi.”</w:t>
        </w:r>
      </w:ins>
    </w:p>
  </w:footnote>
  <w:footnote w:id="2">
    <w:p w:rsidR="008C3559" w:rsidRPr="000E6E8B" w:rsidRDefault="008C3559" w:rsidP="000E6E8B">
      <w:pPr>
        <w:pStyle w:val="FootnoteText"/>
        <w:spacing w:after="96"/>
        <w:ind w:firstLine="288"/>
        <w:rPr>
          <w:ins w:id="166" w:author="Author"/>
        </w:rPr>
      </w:pPr>
      <w:ins w:id="167" w:author="Author">
        <w:r w:rsidRPr="000E6E8B">
          <w:rPr>
            <w:rStyle w:val="FootnoteReference"/>
          </w:rPr>
          <w:footnoteRef/>
        </w:r>
        <w:r w:rsidRPr="000E6E8B">
          <w:t xml:space="preserve"> </w:t>
        </w:r>
        <w:r w:rsidRPr="000E6E8B">
          <w:rPr>
            <w:b/>
          </w:rPr>
          <w:t xml:space="preserve">21:14 </w:t>
        </w:r>
        <w:r w:rsidRPr="000E6E8B">
          <w:t>Or “according to her soul.”</w:t>
        </w:r>
      </w:ins>
    </w:p>
  </w:footnote>
  <w:footnote w:id="3">
    <w:p w:rsidR="008C3559" w:rsidRPr="000E6E8B" w:rsidRDefault="008C3559" w:rsidP="000E6E8B">
      <w:pPr>
        <w:pStyle w:val="FootnoteText"/>
        <w:spacing w:after="96"/>
        <w:ind w:firstLine="288"/>
        <w:rPr>
          <w:ins w:id="182" w:author="Author"/>
        </w:rPr>
      </w:pPr>
      <w:ins w:id="183" w:author="Author">
        <w:r w:rsidRPr="000E6E8B">
          <w:rPr>
            <w:rStyle w:val="FootnoteReference"/>
          </w:rPr>
          <w:footnoteRef/>
        </w:r>
        <w:r w:rsidRPr="000E6E8B">
          <w:t xml:space="preserve"> </w:t>
        </w:r>
        <w:r w:rsidRPr="000E6E8B">
          <w:rPr>
            <w:b/>
          </w:rPr>
          <w:t xml:space="preserve">21:15 </w:t>
        </w:r>
        <w:r w:rsidRPr="000E6E8B">
          <w:t>Lit., “two wives, one loved and one hated.”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E7D0C">
        <w:t>Deuteronomy Chapter 21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E7D0C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E7D0C">
      <w:rPr>
        <w:noProof/>
        <w:snapToGrid w:val="0"/>
      </w:rPr>
      <w:t>Deuteronomy 21.Revised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CE7D0C">
        <w:t>Deuteronomy Chapter 21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E7D0C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E7D0C">
      <w:rPr>
        <w:noProof/>
        <w:snapToGrid w:val="0"/>
      </w:rPr>
      <w:t>Deuteronomy 21.Revised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E7D0C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E7D0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E7D0C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E7D0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B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4F09BA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C3559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E7D0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D0507CB-6AC8-40EB-916F-9D83E8C6AE30}"/>
  <w:attachedTemplate r:id="Reab48c4866b247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C355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355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C35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ab48c4866b247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1026</ap:Words>
  <ap:Characters>4229</ap:Characters>
  <ap:Application>Microsoft Office Word</ap:Application>
  <ap:DocSecurity>0</ap:DocSecurity>
  <ap:Lines>72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5245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21</dc:title>
  <dc:subject/>
  <dc:creator>Ruth Farrugia</dc:creator>
  <cp:keywords/>
  <dc:description/>
  <cp:lastModifiedBy>Farrugia, Ruth</cp:lastModifiedBy>
  <cp:revision>3</cp:revision>
  <dcterms:created xsi:type="dcterms:W3CDTF">2020-12-01T07:51:00Z</dcterms:created>
  <dcterms:modified xsi:type="dcterms:W3CDTF">2020-12-01T07:52:00Z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21.docx</vt:lpwstr>
  </property>
  <property fmtid="{D5CDD505-2E9C-101B-9397-08002B2CF9AE}" pid="9" name="_TranslationDocumentId">
    <vt:i4>19504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