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84B" w:rsidRPr="00E5556F" w:rsidRDefault="0098384B" w:rsidP="0098384B">
      <w:pPr>
        <w:rPr>
          <w:rFonts w:ascii="Trebuchet MS" w:hAnsi="Trebuchet MS"/>
          <w:noProof/>
        </w:rPr>
      </w:pPr>
      <w:bookmarkStart w:id="0" w:name="_GoBack"/>
      <w:bookmarkEnd w:id="0"/>
      <w:r w:rsidRPr="00E5556F">
        <w:rPr>
          <w:rFonts w:ascii="Trebuchet MS" w:hAnsi="Trebuchet MS"/>
          <w:b/>
        </w:rPr>
        <w:t xml:space="preserve">27:1 </w:t>
      </w:r>
      <w:del w:id="1" w:author="Author">
        <w:r w:rsidRPr="00E5556F">
          <w:rPr>
            <w:rFonts w:ascii="Trebuchet MS" w:hAnsi="Trebuchet MS"/>
            <w:noProof/>
          </w:rPr>
          <w:delText>And</w:delText>
        </w:r>
      </w:del>
      <w:ins w:id="2" w:author="Author">
        <w:r w:rsidRPr="00E5556F">
          <w:rPr>
            <w:rFonts w:ascii="Trebuchet MS" w:hAnsi="Trebuchet MS"/>
            <w:noProof/>
          </w:rPr>
          <w:t>Then</w:t>
        </w:r>
      </w:ins>
      <w:r w:rsidRPr="00E5556F">
        <w:rPr>
          <w:rFonts w:ascii="Trebuchet MS" w:hAnsi="Trebuchet MS"/>
          <w:noProof/>
        </w:rPr>
        <w:t xml:space="preserve"> Moses together with the </w:t>
      </w:r>
      <w:del w:id="3" w:author="Author">
        <w:r w:rsidRPr="00E5556F">
          <w:rPr>
            <w:rFonts w:ascii="Trebuchet MS" w:hAnsi="Trebuchet MS"/>
            <w:noProof/>
          </w:rPr>
          <w:delText>older men</w:delText>
        </w:r>
      </w:del>
      <w:ins w:id="4" w:author="Author">
        <w:r w:rsidRPr="00E5556F">
          <w:rPr>
            <w:rFonts w:ascii="Trebuchet MS" w:hAnsi="Trebuchet MS"/>
            <w:noProof/>
          </w:rPr>
          <w:t>elders</w:t>
        </w:r>
      </w:ins>
      <w:r w:rsidRPr="00E5556F">
        <w:rPr>
          <w:rFonts w:ascii="Trebuchet MS" w:hAnsi="Trebuchet MS"/>
          <w:noProof/>
        </w:rPr>
        <w:t xml:space="preserve"> of Israel </w:t>
      </w:r>
      <w:del w:id="5" w:author="Author">
        <w:r w:rsidRPr="00E5556F">
          <w:rPr>
            <w:rFonts w:ascii="Trebuchet MS" w:hAnsi="Trebuchet MS"/>
            <w:noProof/>
          </w:rPr>
          <w:delText>went on to command</w:delText>
        </w:r>
      </w:del>
      <w:ins w:id="6" w:author="Author">
        <w:r w:rsidRPr="00E5556F">
          <w:rPr>
            <w:rFonts w:ascii="Trebuchet MS" w:hAnsi="Trebuchet MS"/>
            <w:noProof/>
          </w:rPr>
          <w:t>commanded</w:t>
        </w:r>
      </w:ins>
      <w:r w:rsidRPr="00E5556F">
        <w:rPr>
          <w:rFonts w:ascii="Trebuchet MS" w:hAnsi="Trebuchet MS"/>
          <w:noProof/>
        </w:rPr>
        <w:t xml:space="preserve"> the people, saying: “</w:t>
      </w:r>
      <w:del w:id="7" w:author="Author">
        <w:r w:rsidRPr="00E5556F">
          <w:rPr>
            <w:rFonts w:ascii="Trebuchet MS" w:hAnsi="Trebuchet MS"/>
            <w:noProof/>
          </w:rPr>
          <w:delText>There should be an observing of</w:delText>
        </w:r>
      </w:del>
      <w:ins w:id="8" w:author="Author">
        <w:r w:rsidRPr="00E5556F">
          <w:rPr>
            <w:rFonts w:ascii="Trebuchet MS" w:hAnsi="Trebuchet MS"/>
            <w:noProof/>
          </w:rPr>
          <w:t>Observe</w:t>
        </w:r>
      </w:ins>
      <w:r w:rsidRPr="00E5556F">
        <w:rPr>
          <w:rFonts w:ascii="Trebuchet MS" w:hAnsi="Trebuchet MS"/>
          <w:noProof/>
        </w:rPr>
        <w:t xml:space="preserve"> every commandment that I am </w:t>
      </w:r>
      <w:del w:id="9" w:author="Author">
        <w:r w:rsidRPr="00E5556F">
          <w:rPr>
            <w:rFonts w:ascii="Trebuchet MS" w:hAnsi="Trebuchet MS"/>
            <w:noProof/>
          </w:rPr>
          <w:delText xml:space="preserve">commanding </w:delText>
        </w:r>
        <w:r w:rsidRPr="00E5556F">
          <w:rPr>
            <w:rFonts w:ascii="Trebuchet MS" w:hAnsi="Trebuchet MS"/>
            <w:noProof/>
            <w:u w:val="dotted"/>
          </w:rPr>
          <w:delText>YOU</w:delText>
        </w:r>
      </w:del>
      <w:ins w:id="10" w:author="Author">
        <w:r w:rsidRPr="00E5556F">
          <w:rPr>
            <w:rFonts w:ascii="Trebuchet MS" w:hAnsi="Trebuchet MS"/>
            <w:noProof/>
          </w:rPr>
          <w:t>giving you</w:t>
        </w:r>
      </w:ins>
      <w:r w:rsidRPr="00E5556F">
        <w:rPr>
          <w:rFonts w:ascii="Trebuchet MS" w:hAnsi="Trebuchet MS"/>
          <w:noProof/>
        </w:rPr>
        <w:t xml:space="preserve"> today. </w:t>
      </w:r>
      <w:r w:rsidRPr="00E5556F">
        <w:rPr>
          <w:rFonts w:ascii="Trebuchet MS" w:hAnsi="Trebuchet MS"/>
          <w:b/>
          <w:noProof/>
        </w:rPr>
        <w:t xml:space="preserve">27:2 </w:t>
      </w:r>
      <w:r w:rsidRPr="00E5556F">
        <w:rPr>
          <w:rFonts w:ascii="Trebuchet MS" w:hAnsi="Trebuchet MS"/>
          <w:noProof/>
        </w:rPr>
        <w:t xml:space="preserve">And </w:t>
      </w:r>
      <w:del w:id="11" w:author="Author">
        <w:r w:rsidRPr="00E5556F">
          <w:rPr>
            <w:rFonts w:ascii="Trebuchet MS" w:hAnsi="Trebuchet MS"/>
            <w:noProof/>
          </w:rPr>
          <w:delText xml:space="preserve">it must occur that </w:delText>
        </w:r>
      </w:del>
      <w:r w:rsidRPr="00E5556F">
        <w:rPr>
          <w:rFonts w:ascii="Trebuchet MS" w:hAnsi="Trebuchet MS"/>
          <w:noProof/>
        </w:rPr>
        <w:t xml:space="preserve">in the day when </w:t>
      </w:r>
      <w:del w:id="12" w:author="Author">
        <w:r w:rsidRPr="00E5556F">
          <w:rPr>
            <w:rFonts w:ascii="Trebuchet MS" w:hAnsi="Trebuchet MS"/>
            <w:noProof/>
            <w:u w:val="dotted"/>
          </w:rPr>
          <w:delText>YOU</w:delText>
        </w:r>
      </w:del>
      <w:ins w:id="13" w:author="Author">
        <w:r w:rsidRPr="00E5556F">
          <w:rPr>
            <w:rFonts w:ascii="Trebuchet MS" w:hAnsi="Trebuchet MS"/>
            <w:noProof/>
          </w:rPr>
          <w:t>you</w:t>
        </w:r>
      </w:ins>
      <w:r w:rsidRPr="00E5556F">
        <w:rPr>
          <w:rFonts w:ascii="Trebuchet MS" w:hAnsi="Trebuchet MS"/>
          <w:noProof/>
        </w:rPr>
        <w:t xml:space="preserve"> will cross the Jordan into the land that Jehovah your God is giving you, </w:t>
      </w:r>
      <w:del w:id="14" w:author="Author">
        <w:r w:rsidRPr="00E5556F">
          <w:rPr>
            <w:rFonts w:ascii="Trebuchet MS" w:hAnsi="Trebuchet MS"/>
            <w:noProof/>
          </w:rPr>
          <w:delText xml:space="preserve">you must also </w:delText>
        </w:r>
      </w:del>
      <w:r w:rsidRPr="00E5556F">
        <w:rPr>
          <w:rFonts w:ascii="Trebuchet MS" w:hAnsi="Trebuchet MS"/>
          <w:noProof/>
        </w:rPr>
        <w:t xml:space="preserve">set up </w:t>
      </w:r>
      <w:del w:id="15" w:author="Author">
        <w:r w:rsidRPr="00E5556F">
          <w:rPr>
            <w:rFonts w:ascii="Trebuchet MS" w:hAnsi="Trebuchet MS"/>
            <w:noProof/>
          </w:rPr>
          <w:delText>for yourself great</w:delText>
        </w:r>
      </w:del>
      <w:ins w:id="16" w:author="Author">
        <w:r w:rsidRPr="00E5556F">
          <w:rPr>
            <w:rFonts w:ascii="Trebuchet MS" w:hAnsi="Trebuchet MS"/>
            <w:noProof/>
          </w:rPr>
          <w:t>large</w:t>
        </w:r>
      </w:ins>
      <w:r w:rsidRPr="00E5556F">
        <w:rPr>
          <w:rFonts w:ascii="Trebuchet MS" w:hAnsi="Trebuchet MS"/>
          <w:noProof/>
        </w:rPr>
        <w:t xml:space="preserve"> stones and </w:t>
      </w:r>
      <w:del w:id="17" w:author="Author">
        <w:r w:rsidRPr="00E5556F">
          <w:rPr>
            <w:rFonts w:ascii="Trebuchet MS" w:hAnsi="Trebuchet MS"/>
            <w:noProof/>
          </w:rPr>
          <w:delText>whitewash</w:delText>
        </w:r>
      </w:del>
      <w:ins w:id="18" w:author="Author">
        <w:r w:rsidRPr="00E5556F">
          <w:rPr>
            <w:rFonts w:ascii="Trebuchet MS" w:hAnsi="Trebuchet MS"/>
            <w:noProof/>
          </w:rPr>
          <w:t>cover</w:t>
        </w:r>
      </w:ins>
      <w:r w:rsidRPr="00E5556F">
        <w:rPr>
          <w:rFonts w:ascii="Trebuchet MS" w:hAnsi="Trebuchet MS"/>
          <w:noProof/>
        </w:rPr>
        <w:t xml:space="preserve"> them with </w:t>
      </w:r>
      <w:del w:id="19" w:author="Author">
        <w:r w:rsidRPr="00E5556F">
          <w:rPr>
            <w:rFonts w:ascii="Trebuchet MS" w:hAnsi="Trebuchet MS"/>
            <w:noProof/>
          </w:rPr>
          <w:delText>lime.</w:delText>
        </w:r>
      </w:del>
      <w:ins w:id="20" w:author="Author">
        <w:r w:rsidRPr="00E5556F">
          <w:rPr>
            <w:rFonts w:ascii="Trebuchet MS" w:hAnsi="Trebuchet MS"/>
            <w:noProof/>
          </w:rPr>
          <w:t>plaster.</w:t>
        </w:r>
        <w:r w:rsidRPr="00E5556F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5556F">
        <w:rPr>
          <w:rFonts w:ascii="Trebuchet MS" w:hAnsi="Trebuchet MS"/>
          <w:noProof/>
        </w:rPr>
        <w:t xml:space="preserve"> </w:t>
      </w:r>
      <w:r w:rsidRPr="00E5556F">
        <w:rPr>
          <w:rFonts w:ascii="Trebuchet MS" w:hAnsi="Trebuchet MS"/>
          <w:b/>
          <w:noProof/>
        </w:rPr>
        <w:t xml:space="preserve">27:3 </w:t>
      </w:r>
      <w:del w:id="23" w:author="Author">
        <w:r w:rsidRPr="00E5556F">
          <w:rPr>
            <w:rFonts w:ascii="Trebuchet MS" w:hAnsi="Trebuchet MS"/>
            <w:noProof/>
          </w:rPr>
          <w:delText>And you must</w:delText>
        </w:r>
      </w:del>
      <w:ins w:id="24" w:author="Author">
        <w:r w:rsidRPr="00E5556F">
          <w:rPr>
            <w:rFonts w:ascii="Trebuchet MS" w:hAnsi="Trebuchet MS"/>
            <w:noProof/>
          </w:rPr>
          <w:t>Then</w:t>
        </w:r>
      </w:ins>
      <w:r w:rsidRPr="00E5556F">
        <w:rPr>
          <w:rFonts w:ascii="Trebuchet MS" w:hAnsi="Trebuchet MS"/>
          <w:noProof/>
        </w:rPr>
        <w:t xml:space="preserve"> write </w:t>
      </w:r>
      <w:del w:id="25" w:author="Author">
        <w:r w:rsidRPr="00E5556F">
          <w:rPr>
            <w:rFonts w:ascii="Trebuchet MS" w:hAnsi="Trebuchet MS"/>
            <w:noProof/>
          </w:rPr>
          <w:delText>upon</w:delText>
        </w:r>
      </w:del>
      <w:ins w:id="26" w:author="Author">
        <w:r w:rsidRPr="00E5556F">
          <w:rPr>
            <w:rFonts w:ascii="Trebuchet MS" w:hAnsi="Trebuchet MS"/>
            <w:noProof/>
          </w:rPr>
          <w:t>on</w:t>
        </w:r>
      </w:ins>
      <w:r w:rsidRPr="00E5556F">
        <w:rPr>
          <w:rFonts w:ascii="Trebuchet MS" w:hAnsi="Trebuchet MS"/>
          <w:noProof/>
        </w:rPr>
        <w:t xml:space="preserve"> them all the words of this </w:t>
      </w:r>
      <w:del w:id="27" w:author="Author">
        <w:r w:rsidRPr="00E5556F">
          <w:rPr>
            <w:rFonts w:ascii="Trebuchet MS" w:hAnsi="Trebuchet MS"/>
            <w:noProof/>
          </w:rPr>
          <w:delText>law</w:delText>
        </w:r>
      </w:del>
      <w:ins w:id="28" w:author="Author">
        <w:r w:rsidRPr="00E5556F">
          <w:rPr>
            <w:rFonts w:ascii="Trebuchet MS" w:hAnsi="Trebuchet MS"/>
            <w:noProof/>
          </w:rPr>
          <w:t>Law</w:t>
        </w:r>
      </w:ins>
      <w:r w:rsidRPr="00E5556F">
        <w:rPr>
          <w:rFonts w:ascii="Trebuchet MS" w:hAnsi="Trebuchet MS"/>
          <w:noProof/>
        </w:rPr>
        <w:t xml:space="preserve"> when you have crossed</w:t>
      </w:r>
      <w:del w:id="29" w:author="Author">
        <w:r w:rsidRPr="00E5556F">
          <w:rPr>
            <w:rFonts w:ascii="Trebuchet MS" w:hAnsi="Trebuchet MS"/>
            <w:noProof/>
          </w:rPr>
          <w:delText>, in order</w:delText>
        </w:r>
      </w:del>
      <w:ins w:id="30" w:author="Author">
        <w:r w:rsidRPr="00E5556F">
          <w:rPr>
            <w:rFonts w:ascii="Trebuchet MS" w:hAnsi="Trebuchet MS"/>
            <w:noProof/>
          </w:rPr>
          <w:t xml:space="preserve"> over, so</w:t>
        </w:r>
      </w:ins>
      <w:r w:rsidRPr="00E5556F">
        <w:rPr>
          <w:rFonts w:ascii="Trebuchet MS" w:hAnsi="Trebuchet MS"/>
          <w:noProof/>
        </w:rPr>
        <w:t xml:space="preserve"> that you may enter into the land that Jehovah your God is giving you, a land flowing with milk and honey, </w:t>
      </w:r>
      <w:del w:id="31" w:author="Author">
        <w:r w:rsidRPr="00E5556F">
          <w:rPr>
            <w:rFonts w:ascii="Trebuchet MS" w:hAnsi="Trebuchet MS"/>
            <w:noProof/>
          </w:rPr>
          <w:delText>according to what</w:delText>
        </w:r>
      </w:del>
      <w:ins w:id="32" w:author="Author">
        <w:r w:rsidRPr="00E5556F">
          <w:rPr>
            <w:rFonts w:ascii="Trebuchet MS" w:hAnsi="Trebuchet MS"/>
            <w:noProof/>
          </w:rPr>
          <w:t>just as</w:t>
        </w:r>
      </w:ins>
      <w:r w:rsidRPr="00E5556F">
        <w:rPr>
          <w:rFonts w:ascii="Trebuchet MS" w:hAnsi="Trebuchet MS"/>
          <w:noProof/>
        </w:rPr>
        <w:t xml:space="preserve"> Jehovah</w:t>
      </w:r>
      <w:ins w:id="33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the God of your forefathers</w:t>
      </w:r>
      <w:ins w:id="34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has </w:t>
      </w:r>
      <w:del w:id="35" w:author="Author">
        <w:r w:rsidRPr="00E5556F">
          <w:rPr>
            <w:rFonts w:ascii="Trebuchet MS" w:hAnsi="Trebuchet MS"/>
            <w:noProof/>
          </w:rPr>
          <w:delText>spoken to</w:delText>
        </w:r>
      </w:del>
      <w:ins w:id="36" w:author="Author">
        <w:r w:rsidRPr="00E5556F">
          <w:rPr>
            <w:rFonts w:ascii="Trebuchet MS" w:hAnsi="Trebuchet MS"/>
            <w:noProof/>
          </w:rPr>
          <w:t>promised</w:t>
        </w:r>
      </w:ins>
      <w:r w:rsidRPr="00E5556F">
        <w:rPr>
          <w:rFonts w:ascii="Trebuchet MS" w:hAnsi="Trebuchet MS"/>
          <w:noProof/>
        </w:rPr>
        <w:t xml:space="preserve"> you. </w:t>
      </w:r>
      <w:r w:rsidRPr="00E5556F">
        <w:rPr>
          <w:rFonts w:ascii="Trebuchet MS" w:hAnsi="Trebuchet MS"/>
          <w:b/>
          <w:noProof/>
        </w:rPr>
        <w:t xml:space="preserve">27:4 </w:t>
      </w:r>
      <w:del w:id="37" w:author="Author">
        <w:r w:rsidRPr="00E5556F">
          <w:rPr>
            <w:rFonts w:ascii="Trebuchet MS" w:hAnsi="Trebuchet MS"/>
            <w:noProof/>
          </w:rPr>
          <w:delText xml:space="preserve">And it must occur that when </w:delText>
        </w:r>
        <w:r w:rsidRPr="00E5556F">
          <w:rPr>
            <w:rFonts w:ascii="Trebuchet MS" w:hAnsi="Trebuchet MS"/>
            <w:noProof/>
            <w:u w:val="dotted"/>
          </w:rPr>
          <w:delText>YOU</w:delText>
        </w:r>
        <w:r w:rsidRPr="00E5556F">
          <w:rPr>
            <w:rFonts w:ascii="Trebuchet MS" w:hAnsi="Trebuchet MS"/>
            <w:noProof/>
          </w:rPr>
          <w:delText xml:space="preserve"> </w:delText>
        </w:r>
      </w:del>
      <w:ins w:id="38" w:author="Author">
        <w:r w:rsidRPr="00E5556F">
          <w:rPr>
            <w:rFonts w:ascii="Trebuchet MS" w:hAnsi="Trebuchet MS"/>
            <w:noProof/>
          </w:rPr>
          <w:t xml:space="preserve">When you </w:t>
        </w:r>
      </w:ins>
      <w:r w:rsidRPr="00E5556F">
        <w:rPr>
          <w:rFonts w:ascii="Trebuchet MS" w:hAnsi="Trebuchet MS"/>
          <w:noProof/>
        </w:rPr>
        <w:t xml:space="preserve">have crossed the Jordan, </w:t>
      </w:r>
      <w:del w:id="39" w:author="Author">
        <w:r w:rsidRPr="00E5556F">
          <w:rPr>
            <w:rFonts w:ascii="Trebuchet MS" w:hAnsi="Trebuchet MS"/>
            <w:noProof/>
            <w:u w:val="dotted"/>
          </w:rPr>
          <w:delText>YOU</w:delText>
        </w:r>
      </w:del>
      <w:ins w:id="40" w:author="Author">
        <w:r w:rsidRPr="00E5556F">
          <w:rPr>
            <w:rFonts w:ascii="Trebuchet MS" w:hAnsi="Trebuchet MS"/>
            <w:noProof/>
          </w:rPr>
          <w:t>you</w:t>
        </w:r>
      </w:ins>
      <w:r w:rsidRPr="00E5556F">
        <w:rPr>
          <w:rFonts w:ascii="Trebuchet MS" w:hAnsi="Trebuchet MS"/>
          <w:noProof/>
        </w:rPr>
        <w:t xml:space="preserve"> should set up these stones</w:t>
      </w:r>
      <w:del w:id="41" w:author="Author">
        <w:r w:rsidRPr="00E5556F">
          <w:rPr>
            <w:rFonts w:ascii="Trebuchet MS" w:hAnsi="Trebuchet MS"/>
            <w:noProof/>
          </w:rPr>
          <w:delText>,</w:delText>
        </w:r>
      </w:del>
      <w:ins w:id="42" w:author="Author">
        <w:r w:rsidRPr="00E5556F">
          <w:rPr>
            <w:rFonts w:ascii="Trebuchet MS" w:hAnsi="Trebuchet MS"/>
            <w:noProof/>
          </w:rPr>
          <w:t xml:space="preserve"> on Mount E′bal and cover them with plaster,</w:t>
        </w:r>
        <w:r w:rsidRPr="00E5556F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5556F">
        <w:rPr>
          <w:rFonts w:ascii="Trebuchet MS" w:hAnsi="Trebuchet MS"/>
          <w:noProof/>
        </w:rPr>
        <w:t xml:space="preserve"> just as I am commanding </w:t>
      </w:r>
      <w:del w:id="45" w:author="Author">
        <w:r w:rsidRPr="00E5556F">
          <w:rPr>
            <w:rFonts w:ascii="Trebuchet MS" w:hAnsi="Trebuchet MS"/>
            <w:noProof/>
            <w:u w:val="dotted"/>
          </w:rPr>
          <w:delText>YOU</w:delText>
        </w:r>
      </w:del>
      <w:ins w:id="46" w:author="Author">
        <w:r w:rsidRPr="00E5556F">
          <w:rPr>
            <w:rFonts w:ascii="Trebuchet MS" w:hAnsi="Trebuchet MS"/>
            <w:noProof/>
          </w:rPr>
          <w:t>you</w:t>
        </w:r>
      </w:ins>
      <w:r w:rsidRPr="00E5556F">
        <w:rPr>
          <w:rFonts w:ascii="Trebuchet MS" w:hAnsi="Trebuchet MS"/>
          <w:noProof/>
        </w:rPr>
        <w:t xml:space="preserve"> today</w:t>
      </w:r>
      <w:del w:id="47" w:author="Author">
        <w:r w:rsidRPr="00E5556F">
          <w:rPr>
            <w:rFonts w:ascii="Trebuchet MS" w:hAnsi="Trebuchet MS"/>
            <w:noProof/>
          </w:rPr>
          <w:delText>, in Mount E′bal, and you must whitewash them with lime</w:delText>
        </w:r>
      </w:del>
      <w:r w:rsidRPr="00E5556F">
        <w:rPr>
          <w:rFonts w:ascii="Trebuchet MS" w:hAnsi="Trebuchet MS"/>
          <w:noProof/>
        </w:rPr>
        <w:t xml:space="preserve">. </w:t>
      </w:r>
      <w:r w:rsidRPr="00E5556F">
        <w:rPr>
          <w:rFonts w:ascii="Trebuchet MS" w:hAnsi="Trebuchet MS"/>
          <w:b/>
          <w:noProof/>
        </w:rPr>
        <w:t xml:space="preserve">27:5 </w:t>
      </w:r>
      <w:r w:rsidRPr="00E5556F">
        <w:rPr>
          <w:rFonts w:ascii="Trebuchet MS" w:hAnsi="Trebuchet MS"/>
          <w:noProof/>
        </w:rPr>
        <w:t xml:space="preserve">You </w:t>
      </w:r>
      <w:del w:id="48" w:author="Author">
        <w:r w:rsidRPr="00E5556F">
          <w:rPr>
            <w:rFonts w:ascii="Trebuchet MS" w:hAnsi="Trebuchet MS"/>
            <w:noProof/>
          </w:rPr>
          <w:delText>must</w:delText>
        </w:r>
      </w:del>
      <w:ins w:id="49" w:author="Author">
        <w:r w:rsidRPr="00E5556F">
          <w:rPr>
            <w:rFonts w:ascii="Trebuchet MS" w:hAnsi="Trebuchet MS"/>
            <w:noProof/>
          </w:rPr>
          <w:t>are</w:t>
        </w:r>
      </w:ins>
      <w:r w:rsidRPr="00E5556F">
        <w:rPr>
          <w:rFonts w:ascii="Trebuchet MS" w:hAnsi="Trebuchet MS"/>
          <w:noProof/>
        </w:rPr>
        <w:t xml:space="preserve"> also</w:t>
      </w:r>
      <w:ins w:id="50" w:author="Author">
        <w:r w:rsidRPr="00E5556F">
          <w:rPr>
            <w:rFonts w:ascii="Trebuchet MS" w:hAnsi="Trebuchet MS"/>
            <w:noProof/>
          </w:rPr>
          <w:t xml:space="preserve"> to</w:t>
        </w:r>
      </w:ins>
      <w:r w:rsidRPr="00E5556F">
        <w:rPr>
          <w:rFonts w:ascii="Trebuchet MS" w:hAnsi="Trebuchet MS"/>
          <w:noProof/>
        </w:rPr>
        <w:t xml:space="preserve"> build an altar there to Jehovah your God, an altar of stones. You </w:t>
      </w:r>
      <w:del w:id="51" w:author="Author">
        <w:r w:rsidRPr="00E5556F">
          <w:rPr>
            <w:rFonts w:ascii="Trebuchet MS" w:hAnsi="Trebuchet MS"/>
            <w:noProof/>
          </w:rPr>
          <w:delText>must</w:delText>
        </w:r>
      </w:del>
      <w:ins w:id="52" w:author="Author">
        <w:r w:rsidRPr="00E5556F">
          <w:rPr>
            <w:rFonts w:ascii="Trebuchet MS" w:hAnsi="Trebuchet MS"/>
            <w:noProof/>
          </w:rPr>
          <w:t>should</w:t>
        </w:r>
      </w:ins>
      <w:r w:rsidRPr="00E5556F">
        <w:rPr>
          <w:rFonts w:ascii="Trebuchet MS" w:hAnsi="Trebuchet MS"/>
          <w:noProof/>
        </w:rPr>
        <w:t xml:space="preserve"> not </w:t>
      </w:r>
      <w:del w:id="53" w:author="Author">
        <w:r w:rsidRPr="00E5556F">
          <w:rPr>
            <w:rFonts w:ascii="Trebuchet MS" w:hAnsi="Trebuchet MS"/>
            <w:noProof/>
          </w:rPr>
          <w:delText>wield an</w:delText>
        </w:r>
      </w:del>
      <w:ins w:id="54" w:author="Author">
        <w:r w:rsidRPr="00E5556F">
          <w:rPr>
            <w:rFonts w:ascii="Trebuchet MS" w:hAnsi="Trebuchet MS"/>
            <w:noProof/>
          </w:rPr>
          <w:t>use</w:t>
        </w:r>
      </w:ins>
      <w:r w:rsidRPr="00E5556F">
        <w:rPr>
          <w:rFonts w:ascii="Trebuchet MS" w:hAnsi="Trebuchet MS"/>
          <w:noProof/>
        </w:rPr>
        <w:t xml:space="preserve"> iron </w:t>
      </w:r>
      <w:del w:id="55" w:author="Author">
        <w:r w:rsidRPr="00E5556F">
          <w:rPr>
            <w:rFonts w:ascii="Trebuchet MS" w:hAnsi="Trebuchet MS"/>
            <w:noProof/>
          </w:rPr>
          <w:delText>tool upon</w:delText>
        </w:r>
      </w:del>
      <w:ins w:id="56" w:author="Author">
        <w:r w:rsidRPr="00E5556F">
          <w:rPr>
            <w:rFonts w:ascii="Trebuchet MS" w:hAnsi="Trebuchet MS"/>
            <w:noProof/>
          </w:rPr>
          <w:t>tools on</w:t>
        </w:r>
      </w:ins>
      <w:r w:rsidRPr="00E5556F">
        <w:rPr>
          <w:rFonts w:ascii="Trebuchet MS" w:hAnsi="Trebuchet MS"/>
          <w:noProof/>
        </w:rPr>
        <w:t xml:space="preserve"> them. </w:t>
      </w:r>
      <w:r w:rsidRPr="00E5556F">
        <w:rPr>
          <w:rFonts w:ascii="Trebuchet MS" w:hAnsi="Trebuchet MS"/>
          <w:b/>
          <w:noProof/>
        </w:rPr>
        <w:t xml:space="preserve">27:6 </w:t>
      </w:r>
      <w:del w:id="57" w:author="Author">
        <w:r w:rsidRPr="00E5556F">
          <w:rPr>
            <w:rFonts w:ascii="Trebuchet MS" w:hAnsi="Trebuchet MS"/>
            <w:noProof/>
          </w:rPr>
          <w:delText>With whole stones you</w:delText>
        </w:r>
      </w:del>
      <w:ins w:id="58" w:author="Author">
        <w:r w:rsidRPr="00E5556F">
          <w:rPr>
            <w:rFonts w:ascii="Trebuchet MS" w:hAnsi="Trebuchet MS"/>
            <w:noProof/>
          </w:rPr>
          <w:t>You</w:t>
        </w:r>
      </w:ins>
      <w:r w:rsidRPr="00E5556F">
        <w:rPr>
          <w:rFonts w:ascii="Trebuchet MS" w:hAnsi="Trebuchet MS"/>
          <w:noProof/>
        </w:rPr>
        <w:t xml:space="preserve"> should build the altar of Jehovah your God</w:t>
      </w:r>
      <w:del w:id="59" w:author="Author">
        <w:r w:rsidRPr="00E5556F">
          <w:rPr>
            <w:rFonts w:ascii="Trebuchet MS" w:hAnsi="Trebuchet MS"/>
            <w:noProof/>
          </w:rPr>
          <w:delText>,</w:delText>
        </w:r>
      </w:del>
      <w:ins w:id="60" w:author="Author">
        <w:r w:rsidRPr="00E5556F">
          <w:rPr>
            <w:rFonts w:ascii="Trebuchet MS" w:hAnsi="Trebuchet MS"/>
            <w:noProof/>
          </w:rPr>
          <w:t xml:space="preserve"> with whole stones</w:t>
        </w:r>
      </w:ins>
      <w:r w:rsidRPr="00E5556F">
        <w:rPr>
          <w:rFonts w:ascii="Trebuchet MS" w:hAnsi="Trebuchet MS"/>
          <w:noProof/>
        </w:rPr>
        <w:t xml:space="preserve"> and</w:t>
      </w:r>
      <w:del w:id="61" w:author="Author">
        <w:r w:rsidRPr="00E5556F">
          <w:rPr>
            <w:rFonts w:ascii="Trebuchet MS" w:hAnsi="Trebuchet MS"/>
            <w:noProof/>
          </w:rPr>
          <w:delText xml:space="preserve"> you must</w:delText>
        </w:r>
      </w:del>
      <w:r w:rsidRPr="00E5556F">
        <w:rPr>
          <w:rFonts w:ascii="Trebuchet MS" w:hAnsi="Trebuchet MS"/>
          <w:noProof/>
        </w:rPr>
        <w:t xml:space="preserve"> offer burnt offerings to Jehovah your God on it. </w:t>
      </w:r>
      <w:r w:rsidRPr="00E5556F">
        <w:rPr>
          <w:rFonts w:ascii="Trebuchet MS" w:hAnsi="Trebuchet MS"/>
          <w:b/>
          <w:noProof/>
        </w:rPr>
        <w:t xml:space="preserve">27:7 </w:t>
      </w:r>
      <w:del w:id="62" w:author="Author">
        <w:r w:rsidRPr="00E5556F">
          <w:rPr>
            <w:rFonts w:ascii="Trebuchet MS" w:hAnsi="Trebuchet MS"/>
            <w:noProof/>
          </w:rPr>
          <w:delText>And you must sacrifice</w:delText>
        </w:r>
      </w:del>
      <w:ins w:id="63" w:author="Author">
        <w:r w:rsidRPr="00E5556F">
          <w:rPr>
            <w:rFonts w:ascii="Trebuchet MS" w:hAnsi="Trebuchet MS"/>
            <w:noProof/>
          </w:rPr>
          <w:t>You are to offer</w:t>
        </w:r>
      </w:ins>
      <w:r w:rsidRPr="00E5556F">
        <w:rPr>
          <w:rFonts w:ascii="Trebuchet MS" w:hAnsi="Trebuchet MS"/>
          <w:noProof/>
        </w:rPr>
        <w:t xml:space="preserve"> communion sacrifices and eat them there, and you </w:t>
      </w:r>
      <w:del w:id="64" w:author="Author">
        <w:r w:rsidRPr="00E5556F">
          <w:rPr>
            <w:rFonts w:ascii="Trebuchet MS" w:hAnsi="Trebuchet MS"/>
            <w:noProof/>
          </w:rPr>
          <w:delText>must</w:delText>
        </w:r>
      </w:del>
      <w:ins w:id="65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rejoice before Jehovah your God. </w:t>
      </w:r>
      <w:r w:rsidRPr="00E5556F">
        <w:rPr>
          <w:rFonts w:ascii="Trebuchet MS" w:hAnsi="Trebuchet MS"/>
          <w:b/>
          <w:noProof/>
        </w:rPr>
        <w:t xml:space="preserve">27:8 </w:t>
      </w:r>
      <w:r w:rsidRPr="00E5556F">
        <w:rPr>
          <w:rFonts w:ascii="Trebuchet MS" w:hAnsi="Trebuchet MS"/>
          <w:noProof/>
        </w:rPr>
        <w:t xml:space="preserve">And </w:t>
      </w:r>
      <w:del w:id="66" w:author="Author">
        <w:r w:rsidRPr="00E5556F">
          <w:rPr>
            <w:rFonts w:ascii="Trebuchet MS" w:hAnsi="Trebuchet MS"/>
            <w:noProof/>
          </w:rPr>
          <w:delText>you must</w:delText>
        </w:r>
      </w:del>
      <w:ins w:id="67" w:author="Author">
        <w:r w:rsidRPr="00E5556F">
          <w:rPr>
            <w:rFonts w:ascii="Trebuchet MS" w:hAnsi="Trebuchet MS"/>
            <w:noProof/>
          </w:rPr>
          <w:t>clearly</w:t>
        </w:r>
      </w:ins>
      <w:r w:rsidRPr="00E5556F">
        <w:rPr>
          <w:rFonts w:ascii="Trebuchet MS" w:hAnsi="Trebuchet MS"/>
          <w:noProof/>
        </w:rPr>
        <w:t xml:space="preserve"> write on the stones all the words of this </w:t>
      </w:r>
      <w:del w:id="68" w:author="Author">
        <w:r w:rsidRPr="00E5556F">
          <w:rPr>
            <w:rFonts w:ascii="Trebuchet MS" w:hAnsi="Trebuchet MS"/>
            <w:noProof/>
          </w:rPr>
          <w:delText>law, making them quite clear</w:delText>
        </w:r>
      </w:del>
      <w:ins w:id="69" w:author="Author">
        <w:r w:rsidRPr="00E5556F">
          <w:rPr>
            <w:rFonts w:ascii="Trebuchet MS" w:hAnsi="Trebuchet MS"/>
            <w:noProof/>
          </w:rPr>
          <w:t>Law</w:t>
        </w:r>
      </w:ins>
      <w:r w:rsidRPr="00E5556F">
        <w:rPr>
          <w:rFonts w:ascii="Trebuchet MS" w:hAnsi="Trebuchet MS"/>
          <w:noProof/>
        </w:rPr>
        <w:t>.”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27:9 </w:t>
      </w:r>
      <w:r w:rsidRPr="00E5556F">
        <w:rPr>
          <w:rFonts w:ascii="Trebuchet MS" w:hAnsi="Trebuchet MS"/>
          <w:noProof/>
        </w:rPr>
        <w:t xml:space="preserve">Then Moses and the </w:t>
      </w:r>
      <w:ins w:id="70" w:author="Author">
        <w:r w:rsidRPr="00E5556F">
          <w:rPr>
            <w:rFonts w:ascii="Trebuchet MS" w:hAnsi="Trebuchet MS"/>
            <w:noProof/>
          </w:rPr>
          <w:t xml:space="preserve">Levitical </w:t>
        </w:r>
      </w:ins>
      <w:r w:rsidRPr="00E5556F">
        <w:rPr>
          <w:rFonts w:ascii="Trebuchet MS" w:hAnsi="Trebuchet MS"/>
          <w:noProof/>
        </w:rPr>
        <w:t>priests</w:t>
      </w:r>
      <w:del w:id="71" w:author="Author">
        <w:r w:rsidRPr="00E5556F">
          <w:rPr>
            <w:rFonts w:ascii="Trebuchet MS" w:hAnsi="Trebuchet MS"/>
            <w:noProof/>
          </w:rPr>
          <w:delText>, the Levites,</w:delText>
        </w:r>
      </w:del>
      <w:r w:rsidRPr="00E5556F">
        <w:rPr>
          <w:rFonts w:ascii="Trebuchet MS" w:hAnsi="Trebuchet MS"/>
          <w:noProof/>
        </w:rPr>
        <w:t xml:space="preserve"> spoke to all Israel, saying: “Keep silent and listen, O Israel. This day you have become the people of Jehovah your God. </w:t>
      </w:r>
      <w:r w:rsidRPr="00E5556F">
        <w:rPr>
          <w:rFonts w:ascii="Trebuchet MS" w:hAnsi="Trebuchet MS"/>
          <w:b/>
          <w:noProof/>
        </w:rPr>
        <w:t xml:space="preserve">27:10 </w:t>
      </w:r>
      <w:del w:id="72" w:author="Author">
        <w:r w:rsidRPr="00E5556F">
          <w:rPr>
            <w:rFonts w:ascii="Trebuchet MS" w:hAnsi="Trebuchet MS"/>
            <w:noProof/>
          </w:rPr>
          <w:delText>And you</w:delText>
        </w:r>
      </w:del>
      <w:ins w:id="73" w:author="Author">
        <w:r w:rsidRPr="00E5556F">
          <w:rPr>
            <w:rFonts w:ascii="Trebuchet MS" w:hAnsi="Trebuchet MS"/>
            <w:noProof/>
          </w:rPr>
          <w:t>You</w:t>
        </w:r>
      </w:ins>
      <w:r w:rsidRPr="00E5556F">
        <w:rPr>
          <w:rFonts w:ascii="Trebuchet MS" w:hAnsi="Trebuchet MS"/>
          <w:noProof/>
        </w:rPr>
        <w:t xml:space="preserve"> must listen to the voice of Jehovah your God and carry out his commandments and his regulations, which I am commanding you today.”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27:11 </w:t>
      </w:r>
      <w:del w:id="74" w:author="Author">
        <w:r w:rsidRPr="00E5556F">
          <w:rPr>
            <w:rFonts w:ascii="Trebuchet MS" w:hAnsi="Trebuchet MS"/>
            <w:noProof/>
          </w:rPr>
          <w:delText>And</w:delText>
        </w:r>
      </w:del>
      <w:ins w:id="75" w:author="Author">
        <w:r w:rsidRPr="00E5556F">
          <w:rPr>
            <w:rFonts w:ascii="Trebuchet MS" w:hAnsi="Trebuchet MS"/>
            <w:noProof/>
          </w:rPr>
          <w:t>On that day</w:t>
        </w:r>
      </w:ins>
      <w:r w:rsidRPr="00E5556F">
        <w:rPr>
          <w:rFonts w:ascii="Trebuchet MS" w:hAnsi="Trebuchet MS"/>
          <w:noProof/>
        </w:rPr>
        <w:t xml:space="preserve"> Moses </w:t>
      </w:r>
      <w:del w:id="76" w:author="Author">
        <w:r w:rsidRPr="00E5556F">
          <w:rPr>
            <w:rFonts w:ascii="Trebuchet MS" w:hAnsi="Trebuchet MS"/>
            <w:noProof/>
          </w:rPr>
          <w:delText>went on to command</w:delText>
        </w:r>
      </w:del>
      <w:ins w:id="77" w:author="Author">
        <w:r w:rsidRPr="00E5556F">
          <w:rPr>
            <w:rFonts w:ascii="Trebuchet MS" w:hAnsi="Trebuchet MS"/>
            <w:noProof/>
          </w:rPr>
          <w:t>commanded</w:t>
        </w:r>
      </w:ins>
      <w:r w:rsidRPr="00E5556F">
        <w:rPr>
          <w:rFonts w:ascii="Trebuchet MS" w:hAnsi="Trebuchet MS"/>
          <w:noProof/>
        </w:rPr>
        <w:t xml:space="preserve"> the people</w:t>
      </w:r>
      <w:del w:id="78" w:author="Author">
        <w:r w:rsidRPr="00E5556F">
          <w:rPr>
            <w:rFonts w:ascii="Trebuchet MS" w:hAnsi="Trebuchet MS"/>
            <w:noProof/>
          </w:rPr>
          <w:delText xml:space="preserve"> on that day</w:delText>
        </w:r>
      </w:del>
      <w:r w:rsidRPr="00E5556F">
        <w:rPr>
          <w:rFonts w:ascii="Trebuchet MS" w:hAnsi="Trebuchet MS"/>
          <w:noProof/>
        </w:rPr>
        <w:t xml:space="preserve">, saying: </w:t>
      </w:r>
      <w:r w:rsidRPr="00E5556F">
        <w:rPr>
          <w:rFonts w:ascii="Trebuchet MS" w:hAnsi="Trebuchet MS"/>
          <w:b/>
          <w:noProof/>
        </w:rPr>
        <w:t xml:space="preserve">27:12 </w:t>
      </w:r>
      <w:r w:rsidRPr="00E5556F">
        <w:rPr>
          <w:rFonts w:ascii="Trebuchet MS" w:hAnsi="Trebuchet MS"/>
          <w:noProof/>
        </w:rPr>
        <w:t xml:space="preserve">“The following </w:t>
      </w:r>
      <w:del w:id="79" w:author="Author">
        <w:r w:rsidRPr="00E5556F">
          <w:rPr>
            <w:rFonts w:ascii="Trebuchet MS" w:hAnsi="Trebuchet MS"/>
            <w:noProof/>
          </w:rPr>
          <w:delText>are the ones who</w:delText>
        </w:r>
      </w:del>
      <w:ins w:id="80" w:author="Author">
        <w:r w:rsidRPr="00E5556F">
          <w:rPr>
            <w:rFonts w:ascii="Trebuchet MS" w:hAnsi="Trebuchet MS"/>
            <w:noProof/>
          </w:rPr>
          <w:t>tribes</w:t>
        </w:r>
      </w:ins>
      <w:r w:rsidRPr="00E5556F">
        <w:rPr>
          <w:rFonts w:ascii="Trebuchet MS" w:hAnsi="Trebuchet MS"/>
          <w:noProof/>
        </w:rPr>
        <w:t xml:space="preserve"> will stand </w:t>
      </w:r>
      <w:ins w:id="81" w:author="Author">
        <w:r w:rsidRPr="00E5556F">
          <w:rPr>
            <w:rFonts w:ascii="Trebuchet MS" w:hAnsi="Trebuchet MS"/>
            <w:noProof/>
          </w:rPr>
          <w:t xml:space="preserve">on Mount Ger′i·zim </w:t>
        </w:r>
      </w:ins>
      <w:r w:rsidRPr="00E5556F">
        <w:rPr>
          <w:rFonts w:ascii="Trebuchet MS" w:hAnsi="Trebuchet MS"/>
          <w:noProof/>
        </w:rPr>
        <w:t xml:space="preserve">to bless the people </w:t>
      </w:r>
      <w:del w:id="82" w:author="Author">
        <w:r w:rsidRPr="00E5556F">
          <w:rPr>
            <w:rFonts w:ascii="Trebuchet MS" w:hAnsi="Trebuchet MS"/>
            <w:noProof/>
          </w:rPr>
          <w:delText xml:space="preserve">on Mount Ger′i·zim </w:delText>
        </w:r>
      </w:del>
      <w:r w:rsidRPr="00E5556F">
        <w:rPr>
          <w:rFonts w:ascii="Trebuchet MS" w:hAnsi="Trebuchet MS"/>
          <w:noProof/>
        </w:rPr>
        <w:t xml:space="preserve">when </w:t>
      </w:r>
      <w:del w:id="83" w:author="Author">
        <w:r w:rsidRPr="00E5556F">
          <w:rPr>
            <w:rFonts w:ascii="Trebuchet MS" w:hAnsi="Trebuchet MS"/>
            <w:noProof/>
            <w:u w:val="dotted"/>
          </w:rPr>
          <w:delText>YOU</w:delText>
        </w:r>
      </w:del>
      <w:ins w:id="84" w:author="Author">
        <w:r w:rsidRPr="00E5556F">
          <w:rPr>
            <w:rFonts w:ascii="Trebuchet MS" w:hAnsi="Trebuchet MS"/>
            <w:noProof/>
          </w:rPr>
          <w:t>you</w:t>
        </w:r>
      </w:ins>
      <w:r w:rsidRPr="00E5556F">
        <w:rPr>
          <w:rFonts w:ascii="Trebuchet MS" w:hAnsi="Trebuchet MS"/>
          <w:noProof/>
        </w:rPr>
        <w:t xml:space="preserve"> have crossed the Jordan: Sim′e·on</w:t>
      </w:r>
      <w:del w:id="85" w:author="Author">
        <w:r w:rsidRPr="00E5556F">
          <w:rPr>
            <w:rFonts w:ascii="Trebuchet MS" w:hAnsi="Trebuchet MS"/>
            <w:noProof/>
          </w:rPr>
          <w:delText xml:space="preserve"> and</w:delText>
        </w:r>
      </w:del>
      <w:ins w:id="86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Le′vi</w:t>
      </w:r>
      <w:del w:id="87" w:author="Author">
        <w:r w:rsidRPr="00E5556F">
          <w:rPr>
            <w:rFonts w:ascii="Trebuchet MS" w:hAnsi="Trebuchet MS"/>
            <w:noProof/>
          </w:rPr>
          <w:delText xml:space="preserve"> and</w:delText>
        </w:r>
      </w:del>
      <w:ins w:id="88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Judah</w:t>
      </w:r>
      <w:del w:id="89" w:author="Author">
        <w:r w:rsidRPr="00E5556F">
          <w:rPr>
            <w:rFonts w:ascii="Trebuchet MS" w:hAnsi="Trebuchet MS"/>
            <w:noProof/>
          </w:rPr>
          <w:delText xml:space="preserve"> and</w:delText>
        </w:r>
      </w:del>
      <w:ins w:id="90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Is′sa·char</w:t>
      </w:r>
      <w:del w:id="91" w:author="Author">
        <w:r w:rsidRPr="00E5556F">
          <w:rPr>
            <w:rFonts w:ascii="Trebuchet MS" w:hAnsi="Trebuchet MS"/>
            <w:noProof/>
          </w:rPr>
          <w:delText xml:space="preserve"> and</w:delText>
        </w:r>
      </w:del>
      <w:ins w:id="92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Joseph</w:t>
      </w:r>
      <w:ins w:id="93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and Benjamin. </w:t>
      </w:r>
      <w:r w:rsidRPr="00E5556F">
        <w:rPr>
          <w:rFonts w:ascii="Trebuchet MS" w:hAnsi="Trebuchet MS"/>
          <w:b/>
          <w:noProof/>
        </w:rPr>
        <w:t xml:space="preserve">27:13 </w:t>
      </w:r>
      <w:r w:rsidRPr="00E5556F">
        <w:rPr>
          <w:rFonts w:ascii="Trebuchet MS" w:hAnsi="Trebuchet MS"/>
          <w:noProof/>
        </w:rPr>
        <w:t xml:space="preserve">And the following </w:t>
      </w:r>
      <w:del w:id="94" w:author="Author">
        <w:r w:rsidRPr="00E5556F">
          <w:rPr>
            <w:rFonts w:ascii="Trebuchet MS" w:hAnsi="Trebuchet MS"/>
            <w:noProof/>
          </w:rPr>
          <w:delText xml:space="preserve">are the ones who </w:delText>
        </w:r>
      </w:del>
      <w:r w:rsidRPr="00E5556F">
        <w:rPr>
          <w:rFonts w:ascii="Trebuchet MS" w:hAnsi="Trebuchet MS"/>
          <w:noProof/>
        </w:rPr>
        <w:t xml:space="preserve">will stand </w:t>
      </w:r>
      <w:del w:id="95" w:author="Author">
        <w:r w:rsidRPr="00E5556F">
          <w:rPr>
            <w:rFonts w:ascii="Trebuchet MS" w:hAnsi="Trebuchet MS"/>
            <w:noProof/>
          </w:rPr>
          <w:delText xml:space="preserve">for the malediction </w:delText>
        </w:r>
      </w:del>
      <w:r w:rsidRPr="00E5556F">
        <w:rPr>
          <w:rFonts w:ascii="Trebuchet MS" w:hAnsi="Trebuchet MS"/>
          <w:noProof/>
        </w:rPr>
        <w:t>on Mount E′bal</w:t>
      </w:r>
      <w:ins w:id="96" w:author="Author">
        <w:r w:rsidRPr="00E5556F">
          <w:rPr>
            <w:rFonts w:ascii="Trebuchet MS" w:hAnsi="Trebuchet MS"/>
            <w:noProof/>
          </w:rPr>
          <w:t xml:space="preserve"> to pronounce the curse</w:t>
        </w:r>
      </w:ins>
      <w:r w:rsidRPr="00E5556F">
        <w:rPr>
          <w:rFonts w:ascii="Trebuchet MS" w:hAnsi="Trebuchet MS"/>
          <w:noProof/>
        </w:rPr>
        <w:t>: Reu′ben, Gad</w:t>
      </w:r>
      <w:del w:id="97" w:author="Author">
        <w:r w:rsidRPr="00E5556F">
          <w:rPr>
            <w:rFonts w:ascii="Trebuchet MS" w:hAnsi="Trebuchet MS"/>
            <w:noProof/>
          </w:rPr>
          <w:delText xml:space="preserve"> and</w:delText>
        </w:r>
      </w:del>
      <w:ins w:id="98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Ash′er</w:t>
      </w:r>
      <w:del w:id="99" w:author="Author">
        <w:r w:rsidRPr="00E5556F">
          <w:rPr>
            <w:rFonts w:ascii="Trebuchet MS" w:hAnsi="Trebuchet MS"/>
            <w:noProof/>
          </w:rPr>
          <w:delText xml:space="preserve"> and</w:delText>
        </w:r>
      </w:del>
      <w:ins w:id="100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Zeb′u·lun, Dan</w:t>
      </w:r>
      <w:ins w:id="101" w:author="Author">
        <w:r w:rsidRPr="00E5556F">
          <w:rPr>
            <w:rFonts w:ascii="Trebuchet MS" w:hAnsi="Trebuchet MS"/>
            <w:noProof/>
          </w:rPr>
          <w:t>,</w:t>
        </w:r>
      </w:ins>
      <w:r w:rsidRPr="00E5556F">
        <w:rPr>
          <w:rFonts w:ascii="Trebuchet MS" w:hAnsi="Trebuchet MS"/>
          <w:noProof/>
        </w:rPr>
        <w:t xml:space="preserve"> and Naph′ta·li. </w:t>
      </w:r>
      <w:r w:rsidRPr="00E5556F">
        <w:rPr>
          <w:rFonts w:ascii="Trebuchet MS" w:hAnsi="Trebuchet MS"/>
          <w:b/>
          <w:noProof/>
        </w:rPr>
        <w:t xml:space="preserve">27:14 </w:t>
      </w:r>
      <w:r w:rsidRPr="00E5556F">
        <w:rPr>
          <w:rFonts w:ascii="Trebuchet MS" w:hAnsi="Trebuchet MS"/>
          <w:noProof/>
        </w:rPr>
        <w:t xml:space="preserve">And the Levites </w:t>
      </w:r>
      <w:del w:id="102" w:author="Author">
        <w:r w:rsidRPr="00E5556F">
          <w:rPr>
            <w:rFonts w:ascii="Trebuchet MS" w:hAnsi="Trebuchet MS"/>
            <w:noProof/>
          </w:rPr>
          <w:delText>must</w:delText>
        </w:r>
      </w:del>
      <w:ins w:id="103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answer </w:t>
      </w:r>
      <w:del w:id="104" w:author="Author">
        <w:r w:rsidRPr="00E5556F">
          <w:rPr>
            <w:rFonts w:ascii="Trebuchet MS" w:hAnsi="Trebuchet MS"/>
            <w:noProof/>
          </w:rPr>
          <w:delText xml:space="preserve">and say with raised voice to </w:delText>
        </w:r>
      </w:del>
      <w:r w:rsidRPr="00E5556F">
        <w:rPr>
          <w:rFonts w:ascii="Trebuchet MS" w:hAnsi="Trebuchet MS"/>
          <w:noProof/>
        </w:rPr>
        <w:t>every man of Israel</w:t>
      </w:r>
      <w:ins w:id="105" w:author="Author">
        <w:r w:rsidRPr="00E5556F">
          <w:rPr>
            <w:rFonts w:ascii="Trebuchet MS" w:hAnsi="Trebuchet MS"/>
            <w:noProof/>
          </w:rPr>
          <w:t xml:space="preserve"> with a loud voice</w:t>
        </w:r>
      </w:ins>
      <w:r w:rsidRPr="00E5556F">
        <w:rPr>
          <w:rFonts w:ascii="Trebuchet MS" w:hAnsi="Trebuchet MS"/>
          <w:noProof/>
        </w:rPr>
        <w:t>: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27:15 </w:t>
      </w:r>
      <w:r w:rsidRPr="00E5556F">
        <w:rPr>
          <w:rFonts w:ascii="Trebuchet MS" w:hAnsi="Trebuchet MS"/>
          <w:noProof/>
        </w:rPr>
        <w:t xml:space="preserve">“‘Cursed is the man who makes a carved image or a </w:t>
      </w:r>
      <w:del w:id="106" w:author="Author">
        <w:r w:rsidRPr="00E5556F">
          <w:rPr>
            <w:rFonts w:ascii="Trebuchet MS" w:hAnsi="Trebuchet MS"/>
            <w:noProof/>
          </w:rPr>
          <w:delText>molten</w:delText>
        </w:r>
      </w:del>
      <w:ins w:id="107" w:author="Author">
        <w:r w:rsidRPr="00E5556F">
          <w:rPr>
            <w:rFonts w:ascii="Trebuchet MS" w:hAnsi="Trebuchet MS"/>
            <w:noProof/>
          </w:rPr>
          <w:t>metal</w:t>
        </w:r>
      </w:ins>
      <w:r w:rsidRPr="00E5556F">
        <w:rPr>
          <w:rFonts w:ascii="Trebuchet MS" w:hAnsi="Trebuchet MS"/>
          <w:noProof/>
        </w:rPr>
        <w:t xml:space="preserve"> statue,</w:t>
      </w:r>
      <w:ins w:id="108" w:author="Author">
        <w:r w:rsidRPr="00E5556F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E5556F">
        <w:rPr>
          <w:rFonts w:ascii="Trebuchet MS" w:hAnsi="Trebuchet MS"/>
          <w:noProof/>
        </w:rPr>
        <w:t xml:space="preserve"> a thing detestable to Jehovah, the </w:t>
      </w:r>
      <w:del w:id="111" w:author="Author">
        <w:r w:rsidRPr="00E5556F">
          <w:rPr>
            <w:rFonts w:ascii="Trebuchet MS" w:hAnsi="Trebuchet MS"/>
            <w:noProof/>
          </w:rPr>
          <w:delText>manufacture</w:delText>
        </w:r>
      </w:del>
      <w:ins w:id="112" w:author="Author">
        <w:r w:rsidRPr="00E5556F">
          <w:rPr>
            <w:rFonts w:ascii="Trebuchet MS" w:hAnsi="Trebuchet MS"/>
            <w:noProof/>
          </w:rPr>
          <w:t>workmanship</w:t>
        </w:r>
      </w:ins>
      <w:r w:rsidRPr="00E5556F">
        <w:rPr>
          <w:rFonts w:ascii="Trebuchet MS" w:hAnsi="Trebuchet MS"/>
          <w:noProof/>
        </w:rPr>
        <w:t xml:space="preserve"> of the hands of a </w:t>
      </w:r>
      <w:del w:id="113" w:author="Author">
        <w:r w:rsidRPr="00E5556F">
          <w:rPr>
            <w:rFonts w:ascii="Trebuchet MS" w:hAnsi="Trebuchet MS"/>
            <w:noProof/>
          </w:rPr>
          <w:delText>wood-and-metal worker,</w:delText>
        </w:r>
      </w:del>
      <w:ins w:id="114" w:author="Author">
        <w:r w:rsidRPr="00E5556F">
          <w:rPr>
            <w:rFonts w:ascii="Trebuchet MS" w:hAnsi="Trebuchet MS"/>
            <w:noProof/>
          </w:rPr>
          <w:t>craftsman,</w:t>
        </w:r>
        <w:r w:rsidRPr="00E5556F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5556F">
        <w:rPr>
          <w:rFonts w:ascii="Trebuchet MS" w:hAnsi="Trebuchet MS"/>
          <w:noProof/>
        </w:rPr>
        <w:t xml:space="preserve"> and who has </w:t>
      </w:r>
      <w:del w:id="117" w:author="Author">
        <w:r w:rsidRPr="00E5556F">
          <w:rPr>
            <w:rFonts w:ascii="Trebuchet MS" w:hAnsi="Trebuchet MS"/>
            <w:noProof/>
          </w:rPr>
          <w:delText>put</w:delText>
        </w:r>
      </w:del>
      <w:ins w:id="118" w:author="Author">
        <w:r w:rsidRPr="00E5556F">
          <w:rPr>
            <w:rFonts w:ascii="Trebuchet MS" w:hAnsi="Trebuchet MS"/>
            <w:noProof/>
          </w:rPr>
          <w:t>hidden</w:t>
        </w:r>
      </w:ins>
      <w:r w:rsidRPr="00E5556F">
        <w:rPr>
          <w:rFonts w:ascii="Trebuchet MS" w:hAnsi="Trebuchet MS"/>
          <w:noProof/>
        </w:rPr>
        <w:t xml:space="preserve"> it</w:t>
      </w:r>
      <w:del w:id="119" w:author="Author">
        <w:r w:rsidRPr="00E5556F">
          <w:rPr>
            <w:rFonts w:ascii="Trebuchet MS" w:hAnsi="Trebuchet MS"/>
            <w:noProof/>
          </w:rPr>
          <w:delText xml:space="preserve"> in a hiding place</w:delText>
        </w:r>
      </w:del>
      <w:r w:rsidRPr="00E5556F">
        <w:rPr>
          <w:rFonts w:ascii="Trebuchet MS" w:hAnsi="Trebuchet MS"/>
          <w:noProof/>
        </w:rPr>
        <w:t xml:space="preserve">.’ (And all the people </w:t>
      </w:r>
      <w:del w:id="120" w:author="Author">
        <w:r w:rsidRPr="00E5556F">
          <w:rPr>
            <w:rFonts w:ascii="Trebuchet MS" w:hAnsi="Trebuchet MS"/>
            <w:noProof/>
          </w:rPr>
          <w:delText>must answer and say</w:delText>
        </w:r>
      </w:del>
      <w:ins w:id="121" w:author="Author">
        <w:r w:rsidRPr="00E5556F">
          <w:rPr>
            <w:rFonts w:ascii="Trebuchet MS" w:hAnsi="Trebuchet MS"/>
            <w:noProof/>
          </w:rPr>
          <w:t>will respond, saying</w:t>
        </w:r>
      </w:ins>
      <w:r w:rsidRPr="00E5556F">
        <w:rPr>
          <w:rFonts w:ascii="Trebuchet MS" w:hAnsi="Trebuchet MS"/>
          <w:noProof/>
        </w:rPr>
        <w:t>, ‘Amen!’</w:t>
      </w:r>
      <w:ins w:id="122" w:author="Author">
        <w:r w:rsidRPr="00E5556F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E5556F">
        <w:rPr>
          <w:rFonts w:ascii="Trebuchet MS" w:hAnsi="Trebuchet MS"/>
          <w:noProof/>
        </w:rPr>
        <w:t>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27:16 </w:t>
      </w:r>
      <w:r w:rsidRPr="00E5556F">
        <w:rPr>
          <w:rFonts w:ascii="Trebuchet MS" w:hAnsi="Trebuchet MS"/>
          <w:noProof/>
        </w:rPr>
        <w:t xml:space="preserve">“‘Cursed is the one who treats his father or his mother with contempt.’ (And all the people </w:t>
      </w:r>
      <w:del w:id="125" w:author="Author">
        <w:r w:rsidRPr="00E5556F">
          <w:rPr>
            <w:rFonts w:ascii="Trebuchet MS" w:hAnsi="Trebuchet MS"/>
            <w:noProof/>
          </w:rPr>
          <w:delText>must</w:delText>
        </w:r>
      </w:del>
      <w:ins w:id="126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27:17 </w:t>
      </w:r>
      <w:r w:rsidRPr="00E5556F">
        <w:rPr>
          <w:rFonts w:ascii="Trebuchet MS" w:hAnsi="Trebuchet MS"/>
          <w:noProof/>
        </w:rPr>
        <w:t xml:space="preserve">“‘Cursed is the one who moves </w:t>
      </w:r>
      <w:del w:id="127" w:author="Author">
        <w:r w:rsidRPr="00E5556F">
          <w:rPr>
            <w:rFonts w:ascii="Trebuchet MS" w:hAnsi="Trebuchet MS"/>
            <w:noProof/>
          </w:rPr>
          <w:delText>back the</w:delText>
        </w:r>
      </w:del>
      <w:ins w:id="128" w:author="Author">
        <w:r w:rsidRPr="00E5556F">
          <w:rPr>
            <w:rFonts w:ascii="Trebuchet MS" w:hAnsi="Trebuchet MS"/>
            <w:noProof/>
          </w:rPr>
          <w:t>his neighbor’s</w:t>
        </w:r>
      </w:ins>
      <w:r w:rsidRPr="00E5556F">
        <w:rPr>
          <w:rFonts w:ascii="Trebuchet MS" w:hAnsi="Trebuchet MS"/>
          <w:noProof/>
        </w:rPr>
        <w:t xml:space="preserve"> boundary </w:t>
      </w:r>
      <w:del w:id="129" w:author="Author">
        <w:r w:rsidRPr="00E5556F">
          <w:rPr>
            <w:rFonts w:ascii="Trebuchet MS" w:hAnsi="Trebuchet MS"/>
            <w:noProof/>
          </w:rPr>
          <w:delText>mark of his fellowman</w:delText>
        </w:r>
      </w:del>
      <w:ins w:id="130" w:author="Author">
        <w:r w:rsidRPr="00E5556F">
          <w:rPr>
            <w:rFonts w:ascii="Trebuchet MS" w:hAnsi="Trebuchet MS"/>
            <w:noProof/>
          </w:rPr>
          <w:t>marker</w:t>
        </w:r>
      </w:ins>
      <w:r w:rsidRPr="00E5556F">
        <w:rPr>
          <w:rFonts w:ascii="Trebuchet MS" w:hAnsi="Trebuchet MS"/>
          <w:noProof/>
        </w:rPr>
        <w:t xml:space="preserve">.’ (And all the people </w:t>
      </w:r>
      <w:del w:id="131" w:author="Author">
        <w:r w:rsidRPr="00E5556F">
          <w:rPr>
            <w:rFonts w:ascii="Trebuchet MS" w:hAnsi="Trebuchet MS"/>
            <w:noProof/>
          </w:rPr>
          <w:delText>must</w:delText>
        </w:r>
      </w:del>
      <w:ins w:id="132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27:18 </w:t>
      </w:r>
      <w:r w:rsidRPr="00E5556F">
        <w:rPr>
          <w:rFonts w:ascii="Trebuchet MS" w:hAnsi="Trebuchet MS"/>
          <w:noProof/>
        </w:rPr>
        <w:t xml:space="preserve">“‘Cursed is the one who causes </w:t>
      </w:r>
      <w:del w:id="133" w:author="Author">
        <w:r w:rsidRPr="00E5556F">
          <w:rPr>
            <w:rFonts w:ascii="Trebuchet MS" w:hAnsi="Trebuchet MS"/>
            <w:noProof/>
          </w:rPr>
          <w:delText>the</w:delText>
        </w:r>
      </w:del>
      <w:ins w:id="134" w:author="Author">
        <w:r w:rsidRPr="00E5556F">
          <w:rPr>
            <w:rFonts w:ascii="Trebuchet MS" w:hAnsi="Trebuchet MS"/>
            <w:noProof/>
          </w:rPr>
          <w:t>a</w:t>
        </w:r>
      </w:ins>
      <w:r w:rsidRPr="00E5556F">
        <w:rPr>
          <w:rFonts w:ascii="Trebuchet MS" w:hAnsi="Trebuchet MS"/>
          <w:noProof/>
        </w:rPr>
        <w:t xml:space="preserve"> blind </w:t>
      </w:r>
      <w:ins w:id="135" w:author="Author">
        <w:r w:rsidRPr="00E5556F">
          <w:rPr>
            <w:rFonts w:ascii="Trebuchet MS" w:hAnsi="Trebuchet MS"/>
            <w:noProof/>
          </w:rPr>
          <w:t xml:space="preserve">person </w:t>
        </w:r>
      </w:ins>
      <w:r w:rsidRPr="00E5556F">
        <w:rPr>
          <w:rFonts w:ascii="Trebuchet MS" w:hAnsi="Trebuchet MS"/>
          <w:noProof/>
        </w:rPr>
        <w:t xml:space="preserve">to </w:t>
      </w:r>
      <w:del w:id="136" w:author="Author">
        <w:r w:rsidRPr="00E5556F">
          <w:rPr>
            <w:rFonts w:ascii="Trebuchet MS" w:hAnsi="Trebuchet MS"/>
            <w:noProof/>
          </w:rPr>
          <w:delText>go astray in the</w:delText>
        </w:r>
      </w:del>
      <w:ins w:id="137" w:author="Author">
        <w:r w:rsidRPr="00E5556F">
          <w:rPr>
            <w:rFonts w:ascii="Trebuchet MS" w:hAnsi="Trebuchet MS"/>
            <w:noProof/>
          </w:rPr>
          <w:t>lose his</w:t>
        </w:r>
      </w:ins>
      <w:r w:rsidRPr="00E5556F">
        <w:rPr>
          <w:rFonts w:ascii="Trebuchet MS" w:hAnsi="Trebuchet MS"/>
          <w:noProof/>
        </w:rPr>
        <w:t xml:space="preserve"> way</w:t>
      </w:r>
      <w:ins w:id="138" w:author="Author">
        <w:r w:rsidRPr="00E5556F">
          <w:rPr>
            <w:rFonts w:ascii="Trebuchet MS" w:hAnsi="Trebuchet MS"/>
            <w:noProof/>
          </w:rPr>
          <w:t xml:space="preserve"> on the road</w:t>
        </w:r>
      </w:ins>
      <w:r w:rsidRPr="00E5556F">
        <w:rPr>
          <w:rFonts w:ascii="Trebuchet MS" w:hAnsi="Trebuchet MS"/>
          <w:noProof/>
        </w:rPr>
        <w:t xml:space="preserve">.’ (And all the people </w:t>
      </w:r>
      <w:del w:id="139" w:author="Author">
        <w:r w:rsidRPr="00E5556F">
          <w:rPr>
            <w:rFonts w:ascii="Trebuchet MS" w:hAnsi="Trebuchet MS"/>
            <w:noProof/>
          </w:rPr>
          <w:delText>must</w:delText>
        </w:r>
      </w:del>
      <w:ins w:id="140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27:19 </w:t>
      </w:r>
      <w:r w:rsidRPr="00E5556F">
        <w:rPr>
          <w:rFonts w:ascii="Trebuchet MS" w:hAnsi="Trebuchet MS"/>
          <w:noProof/>
        </w:rPr>
        <w:t xml:space="preserve">“‘Cursed is the one who perverts the judgment of </w:t>
      </w:r>
      <w:del w:id="141" w:author="Author">
        <w:r w:rsidRPr="00E5556F">
          <w:rPr>
            <w:rFonts w:ascii="Trebuchet MS" w:hAnsi="Trebuchet MS"/>
            <w:noProof/>
          </w:rPr>
          <w:delText>an alien</w:delText>
        </w:r>
      </w:del>
      <w:ins w:id="142" w:author="Author">
        <w:r w:rsidRPr="00E5556F">
          <w:rPr>
            <w:rFonts w:ascii="Trebuchet MS" w:hAnsi="Trebuchet MS"/>
            <w:noProof/>
          </w:rPr>
          <w:t>a foreign</w:t>
        </w:r>
      </w:ins>
      <w:r w:rsidRPr="00E5556F">
        <w:rPr>
          <w:rFonts w:ascii="Trebuchet MS" w:hAnsi="Trebuchet MS"/>
          <w:noProof/>
        </w:rPr>
        <w:t xml:space="preserve"> resident, a fatherless </w:t>
      </w:r>
      <w:del w:id="143" w:author="Author">
        <w:r w:rsidRPr="00E5556F">
          <w:rPr>
            <w:rFonts w:ascii="Trebuchet MS" w:hAnsi="Trebuchet MS"/>
            <w:noProof/>
          </w:rPr>
          <w:delText>boy and</w:delText>
        </w:r>
      </w:del>
      <w:ins w:id="144" w:author="Author">
        <w:r w:rsidRPr="00E5556F">
          <w:rPr>
            <w:rFonts w:ascii="Trebuchet MS" w:hAnsi="Trebuchet MS"/>
            <w:noProof/>
          </w:rPr>
          <w:t>child,</w:t>
        </w:r>
        <w:r w:rsidRPr="00E5556F">
          <w:rPr>
            <w:rStyle w:val="FootnoteReference"/>
            <w:rFonts w:ascii="Trebuchet MS" w:hAnsi="Trebuchet MS"/>
            <w:noProof/>
          </w:rPr>
          <w:footnoteReference w:id="6"/>
        </w:r>
        <w:r w:rsidRPr="00E5556F">
          <w:rPr>
            <w:rFonts w:ascii="Trebuchet MS" w:hAnsi="Trebuchet MS"/>
            <w:noProof/>
          </w:rPr>
          <w:t xml:space="preserve"> or</w:t>
        </w:r>
      </w:ins>
      <w:r w:rsidRPr="00E5556F">
        <w:rPr>
          <w:rFonts w:ascii="Trebuchet MS" w:hAnsi="Trebuchet MS"/>
          <w:noProof/>
        </w:rPr>
        <w:t xml:space="preserve"> a widow.’ (And all the people </w:t>
      </w:r>
      <w:del w:id="147" w:author="Author">
        <w:r w:rsidRPr="00E5556F">
          <w:rPr>
            <w:rFonts w:ascii="Trebuchet MS" w:hAnsi="Trebuchet MS"/>
            <w:noProof/>
          </w:rPr>
          <w:delText>must</w:delText>
        </w:r>
      </w:del>
      <w:ins w:id="148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27:20 </w:t>
      </w:r>
      <w:r w:rsidRPr="00E5556F">
        <w:rPr>
          <w:rFonts w:ascii="Trebuchet MS" w:hAnsi="Trebuchet MS"/>
          <w:noProof/>
        </w:rPr>
        <w:t xml:space="preserve">“‘Cursed is the one who lies down with his father’s wife, </w:t>
      </w:r>
      <w:del w:id="149" w:author="Author">
        <w:r w:rsidRPr="00E5556F">
          <w:rPr>
            <w:rFonts w:ascii="Trebuchet MS" w:hAnsi="Trebuchet MS"/>
            <w:noProof/>
          </w:rPr>
          <w:delText>because</w:delText>
        </w:r>
      </w:del>
      <w:ins w:id="150" w:author="Author">
        <w:r w:rsidRPr="00E5556F">
          <w:rPr>
            <w:rFonts w:ascii="Trebuchet MS" w:hAnsi="Trebuchet MS"/>
            <w:noProof/>
          </w:rPr>
          <w:t>for</w:t>
        </w:r>
      </w:ins>
      <w:r w:rsidRPr="00E5556F">
        <w:rPr>
          <w:rFonts w:ascii="Trebuchet MS" w:hAnsi="Trebuchet MS"/>
          <w:noProof/>
        </w:rPr>
        <w:t xml:space="preserve"> he has </w:t>
      </w:r>
      <w:del w:id="151" w:author="Author">
        <w:r w:rsidRPr="00E5556F">
          <w:rPr>
            <w:rFonts w:ascii="Trebuchet MS" w:hAnsi="Trebuchet MS"/>
            <w:noProof/>
          </w:rPr>
          <w:delText>uncovered the skirt of</w:delText>
        </w:r>
      </w:del>
      <w:ins w:id="152" w:author="Author">
        <w:r w:rsidRPr="00E5556F">
          <w:rPr>
            <w:rFonts w:ascii="Trebuchet MS" w:hAnsi="Trebuchet MS"/>
            <w:noProof/>
          </w:rPr>
          <w:t>dishonored</w:t>
        </w:r>
      </w:ins>
      <w:r w:rsidRPr="00E5556F">
        <w:rPr>
          <w:rFonts w:ascii="Trebuchet MS" w:hAnsi="Trebuchet MS"/>
          <w:noProof/>
        </w:rPr>
        <w:t xml:space="preserve"> his father.’</w:t>
      </w:r>
      <w:ins w:id="153" w:author="Author">
        <w:r w:rsidRPr="00E5556F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E5556F">
        <w:rPr>
          <w:rFonts w:ascii="Trebuchet MS" w:hAnsi="Trebuchet MS"/>
          <w:noProof/>
        </w:rPr>
        <w:t xml:space="preserve"> (And all the people </w:t>
      </w:r>
      <w:del w:id="156" w:author="Author">
        <w:r w:rsidRPr="00E5556F">
          <w:rPr>
            <w:rFonts w:ascii="Trebuchet MS" w:hAnsi="Trebuchet MS"/>
            <w:noProof/>
          </w:rPr>
          <w:delText>must</w:delText>
        </w:r>
      </w:del>
      <w:ins w:id="157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27:21 </w:t>
      </w:r>
      <w:r w:rsidRPr="00E5556F">
        <w:rPr>
          <w:rFonts w:ascii="Trebuchet MS" w:hAnsi="Trebuchet MS"/>
          <w:noProof/>
        </w:rPr>
        <w:t xml:space="preserve">“‘Cursed is the one who lies down with any </w:t>
      </w:r>
      <w:del w:id="158" w:author="Author">
        <w:r w:rsidRPr="00E5556F">
          <w:rPr>
            <w:rFonts w:ascii="Trebuchet MS" w:hAnsi="Trebuchet MS"/>
            <w:noProof/>
          </w:rPr>
          <w:delText>beast</w:delText>
        </w:r>
      </w:del>
      <w:ins w:id="159" w:author="Author">
        <w:r w:rsidRPr="00E5556F">
          <w:rPr>
            <w:rFonts w:ascii="Trebuchet MS" w:hAnsi="Trebuchet MS"/>
            <w:noProof/>
          </w:rPr>
          <w:t>animal</w:t>
        </w:r>
      </w:ins>
      <w:r w:rsidRPr="00E5556F">
        <w:rPr>
          <w:rFonts w:ascii="Trebuchet MS" w:hAnsi="Trebuchet MS"/>
          <w:noProof/>
        </w:rPr>
        <w:t xml:space="preserve">.’ (And all the people </w:t>
      </w:r>
      <w:del w:id="160" w:author="Author">
        <w:r w:rsidRPr="00E5556F">
          <w:rPr>
            <w:rFonts w:ascii="Trebuchet MS" w:hAnsi="Trebuchet MS"/>
            <w:noProof/>
          </w:rPr>
          <w:delText>must</w:delText>
        </w:r>
      </w:del>
      <w:ins w:id="161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27:22 </w:t>
      </w:r>
      <w:r w:rsidRPr="00E5556F">
        <w:rPr>
          <w:rFonts w:ascii="Trebuchet MS" w:hAnsi="Trebuchet MS"/>
          <w:noProof/>
        </w:rPr>
        <w:t xml:space="preserve">“‘Cursed is the one who lies down with his sister, the daughter of his father or the daughter of his mother.’ (And all the people </w:t>
      </w:r>
      <w:del w:id="162" w:author="Author">
        <w:r w:rsidRPr="00E5556F">
          <w:rPr>
            <w:rFonts w:ascii="Trebuchet MS" w:hAnsi="Trebuchet MS"/>
            <w:noProof/>
          </w:rPr>
          <w:delText>must</w:delText>
        </w:r>
      </w:del>
      <w:ins w:id="163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27:23 </w:t>
      </w:r>
      <w:r w:rsidRPr="00E5556F">
        <w:rPr>
          <w:rFonts w:ascii="Trebuchet MS" w:hAnsi="Trebuchet MS"/>
          <w:noProof/>
        </w:rPr>
        <w:t xml:space="preserve">“‘Cursed is the one who lies down with his mother-in-law.’ (And all the people </w:t>
      </w:r>
      <w:del w:id="164" w:author="Author">
        <w:r w:rsidRPr="00E5556F">
          <w:rPr>
            <w:rFonts w:ascii="Trebuchet MS" w:hAnsi="Trebuchet MS"/>
            <w:noProof/>
          </w:rPr>
          <w:delText>must</w:delText>
        </w:r>
      </w:del>
      <w:ins w:id="165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27:24 </w:t>
      </w:r>
      <w:r w:rsidRPr="00E5556F">
        <w:rPr>
          <w:rFonts w:ascii="Trebuchet MS" w:hAnsi="Trebuchet MS"/>
          <w:noProof/>
        </w:rPr>
        <w:t xml:space="preserve">“‘Cursed is the one who </w:t>
      </w:r>
      <w:del w:id="166" w:author="Author">
        <w:r w:rsidRPr="00E5556F">
          <w:rPr>
            <w:rFonts w:ascii="Trebuchet MS" w:hAnsi="Trebuchet MS"/>
            <w:noProof/>
          </w:rPr>
          <w:delText>fatally strikes</w:delText>
        </w:r>
      </w:del>
      <w:ins w:id="167" w:author="Author">
        <w:r w:rsidRPr="00E5556F">
          <w:rPr>
            <w:rFonts w:ascii="Trebuchet MS" w:hAnsi="Trebuchet MS"/>
            <w:noProof/>
          </w:rPr>
          <w:t>ambushes and kills</w:t>
        </w:r>
      </w:ins>
      <w:r w:rsidRPr="00E5556F">
        <w:rPr>
          <w:rFonts w:ascii="Trebuchet MS" w:hAnsi="Trebuchet MS"/>
          <w:noProof/>
        </w:rPr>
        <w:t xml:space="preserve"> his </w:t>
      </w:r>
      <w:del w:id="168" w:author="Author">
        <w:r w:rsidRPr="00E5556F">
          <w:rPr>
            <w:rFonts w:ascii="Trebuchet MS" w:hAnsi="Trebuchet MS"/>
            <w:noProof/>
          </w:rPr>
          <w:delText>fellowman from a hiding place</w:delText>
        </w:r>
      </w:del>
      <w:ins w:id="169" w:author="Author">
        <w:r w:rsidRPr="00E5556F">
          <w:rPr>
            <w:rFonts w:ascii="Trebuchet MS" w:hAnsi="Trebuchet MS"/>
            <w:noProof/>
          </w:rPr>
          <w:t>neighbor</w:t>
        </w:r>
      </w:ins>
      <w:r w:rsidRPr="00E5556F">
        <w:rPr>
          <w:rFonts w:ascii="Trebuchet MS" w:hAnsi="Trebuchet MS"/>
          <w:noProof/>
        </w:rPr>
        <w:t xml:space="preserve">.’ (And all the people </w:t>
      </w:r>
      <w:del w:id="170" w:author="Author">
        <w:r w:rsidRPr="00E5556F">
          <w:rPr>
            <w:rFonts w:ascii="Trebuchet MS" w:hAnsi="Trebuchet MS"/>
            <w:noProof/>
          </w:rPr>
          <w:delText>must</w:delText>
        </w:r>
      </w:del>
      <w:ins w:id="171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27:25 </w:t>
      </w:r>
      <w:r w:rsidRPr="00E5556F">
        <w:rPr>
          <w:rFonts w:ascii="Trebuchet MS" w:hAnsi="Trebuchet MS"/>
          <w:noProof/>
        </w:rPr>
        <w:t xml:space="preserve">“‘Cursed is the one who accepts a bribe to </w:t>
      </w:r>
      <w:del w:id="172" w:author="Author">
        <w:r w:rsidRPr="00E5556F">
          <w:rPr>
            <w:rFonts w:ascii="Trebuchet MS" w:hAnsi="Trebuchet MS"/>
            <w:noProof/>
          </w:rPr>
          <w:delText>strike a soul fatally, when it is</w:delText>
        </w:r>
      </w:del>
      <w:ins w:id="173" w:author="Author">
        <w:r w:rsidRPr="00E5556F">
          <w:rPr>
            <w:rFonts w:ascii="Trebuchet MS" w:hAnsi="Trebuchet MS"/>
            <w:noProof/>
          </w:rPr>
          <w:t>kill</w:t>
        </w:r>
        <w:r w:rsidRPr="00E5556F">
          <w:rPr>
            <w:rStyle w:val="FootnoteReference"/>
            <w:rFonts w:ascii="Trebuchet MS" w:hAnsi="Trebuchet MS"/>
            <w:noProof/>
          </w:rPr>
          <w:footnoteReference w:id="8"/>
        </w:r>
        <w:r w:rsidRPr="00E5556F">
          <w:rPr>
            <w:rFonts w:ascii="Trebuchet MS" w:hAnsi="Trebuchet MS"/>
            <w:noProof/>
          </w:rPr>
          <w:t xml:space="preserve"> an</w:t>
        </w:r>
      </w:ins>
      <w:r w:rsidRPr="00E5556F">
        <w:rPr>
          <w:rFonts w:ascii="Trebuchet MS" w:hAnsi="Trebuchet MS"/>
          <w:noProof/>
        </w:rPr>
        <w:t xml:space="preserve"> innocent </w:t>
      </w:r>
      <w:del w:id="176" w:author="Author">
        <w:r w:rsidRPr="00E5556F">
          <w:rPr>
            <w:rFonts w:ascii="Trebuchet MS" w:hAnsi="Trebuchet MS"/>
            <w:noProof/>
          </w:rPr>
          <w:delText>blood</w:delText>
        </w:r>
      </w:del>
      <w:ins w:id="177" w:author="Author">
        <w:r w:rsidRPr="00E5556F">
          <w:rPr>
            <w:rFonts w:ascii="Trebuchet MS" w:hAnsi="Trebuchet MS"/>
            <w:noProof/>
          </w:rPr>
          <w:t>person</w:t>
        </w:r>
      </w:ins>
      <w:r w:rsidRPr="00E5556F">
        <w:rPr>
          <w:rFonts w:ascii="Trebuchet MS" w:hAnsi="Trebuchet MS"/>
          <w:noProof/>
        </w:rPr>
        <w:t>.’</w:t>
      </w:r>
      <w:ins w:id="178" w:author="Author">
        <w:r w:rsidRPr="00E5556F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E5556F">
        <w:rPr>
          <w:rFonts w:ascii="Trebuchet MS" w:hAnsi="Trebuchet MS"/>
          <w:noProof/>
        </w:rPr>
        <w:t xml:space="preserve"> (And all the people </w:t>
      </w:r>
      <w:del w:id="181" w:author="Author">
        <w:r w:rsidRPr="00E5556F">
          <w:rPr>
            <w:rFonts w:ascii="Trebuchet MS" w:hAnsi="Trebuchet MS"/>
            <w:noProof/>
          </w:rPr>
          <w:delText>must</w:delText>
        </w:r>
      </w:del>
      <w:ins w:id="182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noProof/>
        </w:rPr>
      </w:pPr>
      <w:r w:rsidRPr="00E5556F">
        <w:rPr>
          <w:rFonts w:ascii="Trebuchet MS" w:hAnsi="Trebuchet MS"/>
          <w:b/>
        </w:rPr>
        <w:t xml:space="preserve">27:26 </w:t>
      </w:r>
      <w:r w:rsidRPr="00E5556F">
        <w:rPr>
          <w:rFonts w:ascii="Trebuchet MS" w:hAnsi="Trebuchet MS"/>
          <w:noProof/>
        </w:rPr>
        <w:t xml:space="preserve">“‘Cursed is the one who will not </w:t>
      </w:r>
      <w:del w:id="183" w:author="Author">
        <w:r w:rsidRPr="00E5556F">
          <w:rPr>
            <w:rFonts w:ascii="Trebuchet MS" w:hAnsi="Trebuchet MS"/>
            <w:noProof/>
          </w:rPr>
          <w:delText>put</w:delText>
        </w:r>
      </w:del>
      <w:ins w:id="184" w:author="Author">
        <w:r w:rsidRPr="00E5556F">
          <w:rPr>
            <w:rFonts w:ascii="Trebuchet MS" w:hAnsi="Trebuchet MS"/>
            <w:noProof/>
          </w:rPr>
          <w:t>uphold</w:t>
        </w:r>
      </w:ins>
      <w:r w:rsidRPr="00E5556F">
        <w:rPr>
          <w:rFonts w:ascii="Trebuchet MS" w:hAnsi="Trebuchet MS"/>
          <w:noProof/>
        </w:rPr>
        <w:t xml:space="preserve"> the words of this </w:t>
      </w:r>
      <w:del w:id="185" w:author="Author">
        <w:r w:rsidRPr="00E5556F">
          <w:rPr>
            <w:rFonts w:ascii="Trebuchet MS" w:hAnsi="Trebuchet MS"/>
            <w:noProof/>
          </w:rPr>
          <w:delText>law in force</w:delText>
        </w:r>
      </w:del>
      <w:ins w:id="186" w:author="Author">
        <w:r w:rsidRPr="00E5556F">
          <w:rPr>
            <w:rFonts w:ascii="Trebuchet MS" w:hAnsi="Trebuchet MS"/>
            <w:noProof/>
          </w:rPr>
          <w:t>Law</w:t>
        </w:r>
      </w:ins>
      <w:r w:rsidRPr="00E5556F">
        <w:rPr>
          <w:rFonts w:ascii="Trebuchet MS" w:hAnsi="Trebuchet MS"/>
          <w:noProof/>
        </w:rPr>
        <w:t xml:space="preserve"> by </w:t>
      </w:r>
      <w:del w:id="187" w:author="Author">
        <w:r w:rsidRPr="00E5556F">
          <w:rPr>
            <w:rFonts w:ascii="Trebuchet MS" w:hAnsi="Trebuchet MS"/>
            <w:noProof/>
          </w:rPr>
          <w:delText>doing</w:delText>
        </w:r>
      </w:del>
      <w:ins w:id="188" w:author="Author">
        <w:r w:rsidRPr="00E5556F">
          <w:rPr>
            <w:rFonts w:ascii="Trebuchet MS" w:hAnsi="Trebuchet MS"/>
            <w:noProof/>
          </w:rPr>
          <w:t>carrying</w:t>
        </w:r>
      </w:ins>
      <w:r w:rsidRPr="00E5556F">
        <w:rPr>
          <w:rFonts w:ascii="Trebuchet MS" w:hAnsi="Trebuchet MS"/>
          <w:noProof/>
        </w:rPr>
        <w:t xml:space="preserve"> them</w:t>
      </w:r>
      <w:ins w:id="189" w:author="Author">
        <w:r w:rsidRPr="00E5556F">
          <w:rPr>
            <w:rFonts w:ascii="Trebuchet MS" w:hAnsi="Trebuchet MS"/>
            <w:noProof/>
          </w:rPr>
          <w:t xml:space="preserve"> out</w:t>
        </w:r>
      </w:ins>
      <w:r w:rsidRPr="00E5556F">
        <w:rPr>
          <w:rFonts w:ascii="Trebuchet MS" w:hAnsi="Trebuchet MS"/>
          <w:noProof/>
        </w:rPr>
        <w:t xml:space="preserve">.’ (And all the people </w:t>
      </w:r>
      <w:del w:id="190" w:author="Author">
        <w:r w:rsidRPr="00E5556F">
          <w:rPr>
            <w:rFonts w:ascii="Trebuchet MS" w:hAnsi="Trebuchet MS"/>
            <w:noProof/>
          </w:rPr>
          <w:delText>must</w:delText>
        </w:r>
      </w:del>
      <w:ins w:id="191" w:author="Author">
        <w:r w:rsidRPr="00E5556F">
          <w:rPr>
            <w:rFonts w:ascii="Trebuchet MS" w:hAnsi="Trebuchet MS"/>
            <w:noProof/>
          </w:rPr>
          <w:t>will</w:t>
        </w:r>
      </w:ins>
      <w:r w:rsidRPr="00E5556F">
        <w:rPr>
          <w:rFonts w:ascii="Trebuchet MS" w:hAnsi="Trebuchet MS"/>
          <w:noProof/>
        </w:rPr>
        <w:t xml:space="preserve"> say, ‘Amen!’)</w:t>
      </w:r>
    </w:p>
    <w:p w:rsidR="0098384B" w:rsidRPr="00E5556F" w:rsidRDefault="0098384B" w:rsidP="0098384B">
      <w:pPr>
        <w:rPr>
          <w:rFonts w:ascii="Trebuchet MS" w:hAnsi="Trebuchet MS"/>
          <w:b/>
        </w:rPr>
      </w:pPr>
    </w:p>
    <w:p w:rsidR="00762BCB" w:rsidRPr="0098384B" w:rsidRDefault="00762BCB" w:rsidP="0098384B"/>
    <w:sectPr w:rsidR="00762BCB" w:rsidRPr="0098384B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2885" w:rsidRDefault="007D2885">
      <w:r>
        <w:separator/>
      </w:r>
    </w:p>
  </w:endnote>
  <w:endnote w:type="continuationSeparator" w:id="0">
    <w:p w:rsidR="007D2885" w:rsidRDefault="007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2885" w:rsidRDefault="007D2885">
      <w:r>
        <w:separator/>
      </w:r>
    </w:p>
  </w:footnote>
  <w:footnote w:type="continuationSeparator" w:id="0">
    <w:p w:rsidR="007D2885" w:rsidRDefault="007D2885">
      <w:r>
        <w:continuationSeparator/>
      </w:r>
    </w:p>
  </w:footnote>
  <w:footnote w:id="1">
    <w:p w:rsidR="0098384B" w:rsidRPr="00E5556F" w:rsidRDefault="0098384B" w:rsidP="00E5556F">
      <w:pPr>
        <w:pStyle w:val="FootnoteText"/>
        <w:spacing w:after="96"/>
        <w:ind w:firstLine="288"/>
        <w:rPr>
          <w:ins w:id="21" w:author="Author"/>
        </w:rPr>
      </w:pPr>
      <w:ins w:id="22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27:2 </w:t>
        </w:r>
        <w:r w:rsidRPr="00E5556F">
          <w:t>Or “whitewash them with lime.”</w:t>
        </w:r>
      </w:ins>
    </w:p>
  </w:footnote>
  <w:footnote w:id="2">
    <w:p w:rsidR="0098384B" w:rsidRPr="00E5556F" w:rsidRDefault="0098384B" w:rsidP="00E5556F">
      <w:pPr>
        <w:pStyle w:val="FootnoteText"/>
        <w:spacing w:after="96"/>
        <w:ind w:firstLine="288"/>
        <w:rPr>
          <w:ins w:id="43" w:author="Author"/>
        </w:rPr>
      </w:pPr>
      <w:ins w:id="44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27:4 </w:t>
        </w:r>
        <w:r w:rsidRPr="00E5556F">
          <w:t>Or “whitewash them with lime.”</w:t>
        </w:r>
      </w:ins>
    </w:p>
  </w:footnote>
  <w:footnote w:id="3">
    <w:p w:rsidR="0098384B" w:rsidRPr="00E5556F" w:rsidRDefault="0098384B" w:rsidP="00E5556F">
      <w:pPr>
        <w:pStyle w:val="FootnoteText"/>
        <w:spacing w:after="96"/>
        <w:ind w:firstLine="288"/>
        <w:rPr>
          <w:ins w:id="109" w:author="Author"/>
        </w:rPr>
      </w:pPr>
      <w:ins w:id="110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27:15 </w:t>
        </w:r>
        <w:r w:rsidRPr="00E5556F">
          <w:t>Or “molten statue.”</w:t>
        </w:r>
      </w:ins>
    </w:p>
  </w:footnote>
  <w:footnote w:id="4">
    <w:p w:rsidR="0098384B" w:rsidRPr="00E5556F" w:rsidRDefault="0098384B" w:rsidP="00E5556F">
      <w:pPr>
        <w:pStyle w:val="FootnoteText"/>
        <w:spacing w:after="96"/>
        <w:ind w:firstLine="288"/>
        <w:rPr>
          <w:ins w:id="115" w:author="Author"/>
        </w:rPr>
      </w:pPr>
      <w:ins w:id="116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27:15 </w:t>
        </w:r>
        <w:r w:rsidRPr="00E5556F">
          <w:t>Or “a wood-and-metal worker.”</w:t>
        </w:r>
      </w:ins>
    </w:p>
  </w:footnote>
  <w:footnote w:id="5">
    <w:p w:rsidR="0098384B" w:rsidRPr="00E5556F" w:rsidRDefault="0098384B" w:rsidP="00E5556F">
      <w:pPr>
        <w:pStyle w:val="FootnoteText"/>
        <w:spacing w:after="96"/>
        <w:ind w:firstLine="288"/>
        <w:rPr>
          <w:ins w:id="123" w:author="Author"/>
        </w:rPr>
      </w:pPr>
      <w:ins w:id="124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27:15 </w:t>
        </w:r>
        <w:r w:rsidRPr="00E5556F">
          <w:t>Or “So be it!”</w:t>
        </w:r>
      </w:ins>
    </w:p>
  </w:footnote>
  <w:footnote w:id="6">
    <w:p w:rsidR="0098384B" w:rsidRPr="00E5556F" w:rsidRDefault="0098384B" w:rsidP="00E5556F">
      <w:pPr>
        <w:pStyle w:val="FootnoteText"/>
        <w:spacing w:after="96"/>
        <w:ind w:firstLine="288"/>
        <w:rPr>
          <w:ins w:id="145" w:author="Author"/>
        </w:rPr>
      </w:pPr>
      <w:ins w:id="146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27:19 </w:t>
        </w:r>
        <w:r w:rsidRPr="00E5556F">
          <w:t>Or “an orphan.”</w:t>
        </w:r>
      </w:ins>
    </w:p>
  </w:footnote>
  <w:footnote w:id="7">
    <w:p w:rsidR="0098384B" w:rsidRPr="00E5556F" w:rsidRDefault="0098384B" w:rsidP="00E5556F">
      <w:pPr>
        <w:pStyle w:val="FootnoteText"/>
        <w:spacing w:after="96"/>
        <w:ind w:firstLine="288"/>
        <w:rPr>
          <w:ins w:id="154" w:author="Author"/>
        </w:rPr>
      </w:pPr>
      <w:ins w:id="155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27:20 </w:t>
        </w:r>
        <w:r w:rsidRPr="00E5556F">
          <w:t>Lit., “uncovered the skirt of his father.”</w:t>
        </w:r>
      </w:ins>
    </w:p>
  </w:footnote>
  <w:footnote w:id="8">
    <w:p w:rsidR="0098384B" w:rsidRPr="00E5556F" w:rsidRDefault="0098384B" w:rsidP="00E5556F">
      <w:pPr>
        <w:pStyle w:val="FootnoteText"/>
        <w:spacing w:after="96"/>
        <w:ind w:firstLine="288"/>
        <w:rPr>
          <w:ins w:id="174" w:author="Author"/>
        </w:rPr>
      </w:pPr>
      <w:ins w:id="175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27:25 </w:t>
        </w:r>
        <w:r w:rsidRPr="00E5556F">
          <w:t>Or “strike down.”</w:t>
        </w:r>
      </w:ins>
    </w:p>
  </w:footnote>
  <w:footnote w:id="9">
    <w:p w:rsidR="0098384B" w:rsidRPr="00E5556F" w:rsidRDefault="0098384B" w:rsidP="00E5556F">
      <w:pPr>
        <w:pStyle w:val="FootnoteText"/>
        <w:spacing w:after="96"/>
        <w:ind w:firstLine="288"/>
        <w:rPr>
          <w:ins w:id="179" w:author="Author"/>
        </w:rPr>
      </w:pPr>
      <w:ins w:id="180" w:author="Author">
        <w:r w:rsidRPr="00E5556F">
          <w:rPr>
            <w:rStyle w:val="FootnoteReference"/>
          </w:rPr>
          <w:footnoteRef/>
        </w:r>
        <w:r w:rsidRPr="00E5556F">
          <w:t xml:space="preserve"> </w:t>
        </w:r>
        <w:r w:rsidRPr="00E5556F">
          <w:rPr>
            <w:b/>
          </w:rPr>
          <w:t xml:space="preserve">27:25 </w:t>
        </w:r>
        <w:r w:rsidRPr="00E5556F">
          <w:t>Or “a soul of innocent blood.”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D1077">
        <w:t>Deuteronomy Chapter 27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D1077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D1077">
      <w:rPr>
        <w:noProof/>
        <w:snapToGrid w:val="0"/>
      </w:rPr>
      <w:t>Deuteronomy 27.Revised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AD1077">
        <w:t>Deuteronomy Chapter 27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D1077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D1077">
      <w:rPr>
        <w:noProof/>
        <w:snapToGrid w:val="0"/>
      </w:rPr>
      <w:t>Deuteronomy 27.Revised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D1077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D107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D1077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D1077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85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7D2885"/>
    <w:rsid w:val="0085190A"/>
    <w:rsid w:val="00875211"/>
    <w:rsid w:val="008F667F"/>
    <w:rsid w:val="00980020"/>
    <w:rsid w:val="0098384B"/>
    <w:rsid w:val="0098685D"/>
    <w:rsid w:val="009C7D92"/>
    <w:rsid w:val="00A13B03"/>
    <w:rsid w:val="00A73FF6"/>
    <w:rsid w:val="00A86CA5"/>
    <w:rsid w:val="00AA09DB"/>
    <w:rsid w:val="00AD1077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72BD052-8A23-47A0-AAF5-63AAE734D55F}"/>
  <w:attachedTemplate r:id="R935cf35620614f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8384B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384B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8384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35cf35620614f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783</ap:Words>
  <ap:Characters>3536</ap:Characters>
  <ap:Application>Microsoft Office Word</ap:Application>
  <ap:DocSecurity>0</ap:DocSecurity>
  <ap:Lines>64</ap:Lines>
  <ap:Paragraphs>23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4296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27</dc:title>
  <dc:subject/>
  <dc:creator>Ruth Farrugia</dc:creator>
  <cp:keywords/>
  <dc:description/>
  <cp:lastModifiedBy>Farrugia, Ruth</cp:lastModifiedBy>
  <cp:revision>3</cp:revision>
  <dcterms:created xsi:type="dcterms:W3CDTF">2020-12-01T08:10:00Z</dcterms:created>
  <dcterms:modified xsi:type="dcterms:W3CDTF">2020-12-01T08:10:00Z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27.docx</vt:lpwstr>
  </property>
  <property fmtid="{D5CDD505-2E9C-101B-9397-08002B2CF9AE}" pid="9" name="_TranslationDocumentId">
    <vt:i4>19510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5027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