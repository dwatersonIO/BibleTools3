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6D5E" w:rsidRPr="00242E5F" w:rsidRDefault="00E86D5E" w:rsidP="00E86D5E">
      <w:pPr>
        <w:rPr>
          <w:rFonts w:ascii="Trebuchet MS" w:hAnsi="Trebuchet MS"/>
          <w:noProof/>
        </w:rPr>
      </w:pPr>
      <w:bookmarkStart w:id="0" w:name="_GoBack"/>
      <w:bookmarkEnd w:id="0"/>
      <w:r w:rsidRPr="00242E5F">
        <w:rPr>
          <w:rFonts w:ascii="Trebuchet MS" w:hAnsi="Trebuchet MS"/>
          <w:b/>
        </w:rPr>
        <w:t xml:space="preserve">11:1 </w:t>
      </w:r>
      <w:r w:rsidRPr="00242E5F">
        <w:rPr>
          <w:rFonts w:ascii="Trebuchet MS" w:hAnsi="Trebuchet MS"/>
          <w:noProof/>
        </w:rPr>
        <w:t>“</w:t>
      </w:r>
      <w:del w:id="1" w:author="Author">
        <w:r w:rsidRPr="00242E5F">
          <w:rPr>
            <w:rFonts w:ascii="Trebuchet MS" w:hAnsi="Trebuchet MS"/>
            <w:noProof/>
          </w:rPr>
          <w:delText>And you</w:delText>
        </w:r>
      </w:del>
      <w:ins w:id="2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must love Jehovah your God and </w:t>
      </w:r>
      <w:ins w:id="3" w:author="Author">
        <w:r w:rsidRPr="00242E5F">
          <w:rPr>
            <w:rFonts w:ascii="Trebuchet MS" w:hAnsi="Trebuchet MS"/>
            <w:noProof/>
          </w:rPr>
          <w:t xml:space="preserve">always </w:t>
        </w:r>
      </w:ins>
      <w:r w:rsidRPr="00242E5F">
        <w:rPr>
          <w:rFonts w:ascii="Trebuchet MS" w:hAnsi="Trebuchet MS"/>
          <w:noProof/>
        </w:rPr>
        <w:t>keep your obligation to him and his statutes</w:t>
      </w:r>
      <w:del w:id="4" w:author="Author">
        <w:r w:rsidRPr="00242E5F">
          <w:rPr>
            <w:rFonts w:ascii="Trebuchet MS" w:hAnsi="Trebuchet MS"/>
            <w:noProof/>
          </w:rPr>
          <w:delText xml:space="preserve"> and</w:delText>
        </w:r>
      </w:del>
      <w:ins w:id="5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his judicial decisions</w:t>
      </w:r>
      <w:ins w:id="6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and his commandments</w:t>
      </w:r>
      <w:del w:id="7" w:author="Author">
        <w:r w:rsidRPr="00242E5F">
          <w:rPr>
            <w:rFonts w:ascii="Trebuchet MS" w:hAnsi="Trebuchet MS"/>
            <w:noProof/>
          </w:rPr>
          <w:delText xml:space="preserve"> always</w:delText>
        </w:r>
      </w:del>
      <w:r w:rsidRPr="00242E5F">
        <w:rPr>
          <w:rFonts w:ascii="Trebuchet MS" w:hAnsi="Trebuchet MS"/>
          <w:noProof/>
        </w:rPr>
        <w:t xml:space="preserve">. </w:t>
      </w:r>
      <w:r w:rsidRPr="00242E5F">
        <w:rPr>
          <w:rFonts w:ascii="Trebuchet MS" w:hAnsi="Trebuchet MS"/>
          <w:b/>
          <w:noProof/>
        </w:rPr>
        <w:t xml:space="preserve">11:2 </w:t>
      </w:r>
      <w:del w:id="8" w:author="Author">
        <w:r w:rsidRPr="00242E5F">
          <w:rPr>
            <w:rFonts w:ascii="Trebuchet MS" w:hAnsi="Trebuchet MS"/>
            <w:noProof/>
          </w:rPr>
          <w:delText xml:space="preserve">And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well</w:delText>
        </w:r>
      </w:del>
      <w:ins w:id="9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know </w:t>
      </w:r>
      <w:ins w:id="10" w:author="Author">
        <w:r w:rsidRPr="00242E5F">
          <w:rPr>
            <w:rFonts w:ascii="Trebuchet MS" w:hAnsi="Trebuchet MS"/>
            <w:noProof/>
          </w:rPr>
          <w:t xml:space="preserve">that </w:t>
        </w:r>
      </w:ins>
      <w:r w:rsidRPr="00242E5F">
        <w:rPr>
          <w:rFonts w:ascii="Trebuchet MS" w:hAnsi="Trebuchet MS"/>
          <w:noProof/>
        </w:rPr>
        <w:t xml:space="preserve">today </w:t>
      </w:r>
      <w:del w:id="11" w:author="Author">
        <w:r w:rsidRPr="00242E5F">
          <w:rPr>
            <w:rFonts w:ascii="Trebuchet MS" w:hAnsi="Trebuchet MS"/>
            <w:noProof/>
          </w:rPr>
          <w:delText xml:space="preserve">(for </w:delText>
        </w:r>
      </w:del>
      <w:r w:rsidRPr="00242E5F">
        <w:rPr>
          <w:rFonts w:ascii="Trebuchet MS" w:hAnsi="Trebuchet MS"/>
          <w:noProof/>
        </w:rPr>
        <w:t xml:space="preserve">I </w:t>
      </w:r>
      <w:del w:id="12" w:author="Author">
        <w:r w:rsidRPr="00242E5F">
          <w:rPr>
            <w:rFonts w:ascii="Trebuchet MS" w:hAnsi="Trebuchet MS"/>
            <w:noProof/>
          </w:rPr>
          <w:delText>do</w:delText>
        </w:r>
      </w:del>
      <w:ins w:id="13" w:author="Author">
        <w:r w:rsidRPr="00242E5F">
          <w:rPr>
            <w:rFonts w:ascii="Trebuchet MS" w:hAnsi="Trebuchet MS"/>
            <w:noProof/>
          </w:rPr>
          <w:t>am addressing you,</w:t>
        </w:r>
      </w:ins>
      <w:r w:rsidRPr="00242E5F">
        <w:rPr>
          <w:rFonts w:ascii="Trebuchet MS" w:hAnsi="Trebuchet MS"/>
          <w:noProof/>
        </w:rPr>
        <w:t xml:space="preserve"> not </w:t>
      </w:r>
      <w:del w:id="14" w:author="Author">
        <w:r w:rsidRPr="00242E5F">
          <w:rPr>
            <w:rFonts w:ascii="Trebuchet MS" w:hAnsi="Trebuchet MS"/>
            <w:noProof/>
          </w:rPr>
          <w:delText xml:space="preserve">address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5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sons who have not known </w:t>
      </w:r>
      <w:del w:id="16" w:author="Author">
        <w:r w:rsidRPr="00242E5F">
          <w:rPr>
            <w:rFonts w:ascii="Trebuchet MS" w:hAnsi="Trebuchet MS"/>
            <w:noProof/>
          </w:rPr>
          <w:delText>and who have not</w:delText>
        </w:r>
      </w:del>
      <w:ins w:id="17" w:author="Author">
        <w:r w:rsidRPr="00242E5F">
          <w:rPr>
            <w:rFonts w:ascii="Trebuchet MS" w:hAnsi="Trebuchet MS"/>
            <w:noProof/>
          </w:rPr>
          <w:t>or</w:t>
        </w:r>
      </w:ins>
      <w:r w:rsidRPr="00242E5F">
        <w:rPr>
          <w:rFonts w:ascii="Trebuchet MS" w:hAnsi="Trebuchet MS"/>
          <w:noProof/>
        </w:rPr>
        <w:t xml:space="preserve"> seen the discipline of Jehovah </w:t>
      </w:r>
      <w:del w:id="18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9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God, his greatness, his </w:t>
      </w:r>
      <w:del w:id="20" w:author="Author">
        <w:r w:rsidRPr="00242E5F">
          <w:rPr>
            <w:rFonts w:ascii="Trebuchet MS" w:hAnsi="Trebuchet MS"/>
            <w:noProof/>
          </w:rPr>
          <w:delText>strong</w:delText>
        </w:r>
      </w:del>
      <w:ins w:id="21" w:author="Author">
        <w:r w:rsidRPr="00242E5F">
          <w:rPr>
            <w:rFonts w:ascii="Trebuchet MS" w:hAnsi="Trebuchet MS"/>
            <w:noProof/>
          </w:rPr>
          <w:t>mighty</w:t>
        </w:r>
      </w:ins>
      <w:r w:rsidRPr="00242E5F">
        <w:rPr>
          <w:rFonts w:ascii="Trebuchet MS" w:hAnsi="Trebuchet MS"/>
          <w:noProof/>
        </w:rPr>
        <w:t xml:space="preserve"> hand and his outstretched arm</w:t>
      </w:r>
      <w:del w:id="22" w:author="Author">
        <w:r w:rsidRPr="00242E5F">
          <w:rPr>
            <w:rFonts w:ascii="Trebuchet MS" w:hAnsi="Trebuchet MS"/>
            <w:noProof/>
          </w:rPr>
          <w:delText>,</w:delText>
        </w:r>
      </w:del>
      <w:ins w:id="23" w:author="Author">
        <w:r w:rsidRPr="00242E5F">
          <w:rPr>
            <w:rFonts w:ascii="Trebuchet MS" w:hAnsi="Trebuchet MS"/>
            <w:noProof/>
          </w:rPr>
          <w:t>.</w:t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11:3 </w:t>
      </w:r>
      <w:del w:id="24" w:author="Author">
        <w:r w:rsidRPr="00242E5F">
          <w:rPr>
            <w:rFonts w:ascii="Trebuchet MS" w:hAnsi="Trebuchet MS"/>
            <w:noProof/>
          </w:rPr>
          <w:delText>nor</w:delText>
        </w:r>
      </w:del>
      <w:ins w:id="25" w:author="Author">
        <w:r w:rsidRPr="00242E5F">
          <w:rPr>
            <w:rFonts w:ascii="Trebuchet MS" w:hAnsi="Trebuchet MS"/>
            <w:noProof/>
          </w:rPr>
          <w:t>They did not see</w:t>
        </w:r>
      </w:ins>
      <w:r w:rsidRPr="00242E5F">
        <w:rPr>
          <w:rFonts w:ascii="Trebuchet MS" w:hAnsi="Trebuchet MS"/>
          <w:noProof/>
        </w:rPr>
        <w:t xml:space="preserve"> his signs and his deeds that he did in </w:t>
      </w:r>
      <w:del w:id="26" w:author="Author">
        <w:r w:rsidRPr="00242E5F">
          <w:rPr>
            <w:rFonts w:ascii="Trebuchet MS" w:hAnsi="Trebuchet MS"/>
            <w:noProof/>
          </w:rPr>
          <w:delText xml:space="preserve">the midst of </w:delText>
        </w:r>
      </w:del>
      <w:r w:rsidRPr="00242E5F">
        <w:rPr>
          <w:rFonts w:ascii="Trebuchet MS" w:hAnsi="Trebuchet MS"/>
          <w:noProof/>
        </w:rPr>
        <w:t xml:space="preserve">Egypt to Phar′aoh </w:t>
      </w:r>
      <w:del w:id="27" w:author="Author">
        <w:r w:rsidRPr="00242E5F">
          <w:rPr>
            <w:rFonts w:ascii="Trebuchet MS" w:hAnsi="Trebuchet MS"/>
            <w:noProof/>
          </w:rPr>
          <w:delText xml:space="preserve">the </w:delText>
        </w:r>
      </w:del>
      <w:r w:rsidRPr="00242E5F">
        <w:rPr>
          <w:rFonts w:ascii="Trebuchet MS" w:hAnsi="Trebuchet MS"/>
          <w:noProof/>
        </w:rPr>
        <w:t xml:space="preserve">king of Egypt and to all his land; </w:t>
      </w:r>
      <w:r w:rsidRPr="00242E5F">
        <w:rPr>
          <w:rFonts w:ascii="Trebuchet MS" w:hAnsi="Trebuchet MS"/>
          <w:b/>
          <w:noProof/>
        </w:rPr>
        <w:t xml:space="preserve">11:4 </w:t>
      </w:r>
      <w:del w:id="28" w:author="Author">
        <w:r w:rsidRPr="00242E5F">
          <w:rPr>
            <w:rFonts w:ascii="Trebuchet MS" w:hAnsi="Trebuchet MS"/>
            <w:noProof/>
          </w:rPr>
          <w:delText>n</w:delText>
        </w:r>
      </w:del>
      <w:r w:rsidRPr="00242E5F">
        <w:rPr>
          <w:rFonts w:ascii="Trebuchet MS" w:hAnsi="Trebuchet MS"/>
          <w:noProof/>
        </w:rPr>
        <w:t xml:space="preserve">or what he did to the </w:t>
      </w:r>
      <w:del w:id="29" w:author="Author">
        <w:r w:rsidRPr="00242E5F">
          <w:rPr>
            <w:rFonts w:ascii="Trebuchet MS" w:hAnsi="Trebuchet MS"/>
            <w:noProof/>
          </w:rPr>
          <w:delText>military forces</w:delText>
        </w:r>
      </w:del>
      <w:ins w:id="30" w:author="Author">
        <w:r w:rsidRPr="00242E5F">
          <w:rPr>
            <w:rFonts w:ascii="Trebuchet MS" w:hAnsi="Trebuchet MS"/>
            <w:noProof/>
          </w:rPr>
          <w:t>armies</w:t>
        </w:r>
      </w:ins>
      <w:r w:rsidRPr="00242E5F">
        <w:rPr>
          <w:rFonts w:ascii="Trebuchet MS" w:hAnsi="Trebuchet MS"/>
          <w:noProof/>
        </w:rPr>
        <w:t xml:space="preserve"> of Egypt, to </w:t>
      </w:r>
      <w:del w:id="31" w:author="Author">
        <w:r w:rsidRPr="00242E5F">
          <w:rPr>
            <w:rFonts w:ascii="Trebuchet MS" w:hAnsi="Trebuchet MS"/>
            <w:noProof/>
          </w:rPr>
          <w:delText>his</w:delText>
        </w:r>
      </w:del>
      <w:ins w:id="32" w:author="Author">
        <w:r w:rsidRPr="00242E5F">
          <w:rPr>
            <w:rFonts w:ascii="Trebuchet MS" w:hAnsi="Trebuchet MS"/>
            <w:noProof/>
          </w:rPr>
          <w:t>Phar′aoh’s</w:t>
        </w:r>
      </w:ins>
      <w:r w:rsidRPr="00242E5F">
        <w:rPr>
          <w:rFonts w:ascii="Trebuchet MS" w:hAnsi="Trebuchet MS"/>
          <w:noProof/>
        </w:rPr>
        <w:t xml:space="preserve"> horses and </w:t>
      </w:r>
      <w:del w:id="33" w:author="Author">
        <w:r w:rsidRPr="00242E5F">
          <w:rPr>
            <w:rFonts w:ascii="Trebuchet MS" w:hAnsi="Trebuchet MS"/>
            <w:noProof/>
          </w:rPr>
          <w:delText xml:space="preserve">his </w:delText>
        </w:r>
      </w:del>
      <w:r w:rsidRPr="00242E5F">
        <w:rPr>
          <w:rFonts w:ascii="Trebuchet MS" w:hAnsi="Trebuchet MS"/>
          <w:noProof/>
        </w:rPr>
        <w:t>war chariots</w:t>
      </w:r>
      <w:del w:id="34" w:author="Author">
        <w:r w:rsidRPr="00242E5F">
          <w:rPr>
            <w:rFonts w:ascii="Trebuchet MS" w:hAnsi="Trebuchet MS"/>
            <w:noProof/>
          </w:rPr>
          <w:delText xml:space="preserve"> against the faces of</w:delText>
        </w:r>
      </w:del>
      <w:ins w:id="35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which </w:t>
      </w:r>
      <w:del w:id="36" w:author="Author">
        <w:r w:rsidRPr="00242E5F">
          <w:rPr>
            <w:rFonts w:ascii="Trebuchet MS" w:hAnsi="Trebuchet MS"/>
            <w:noProof/>
          </w:rPr>
          <w:delText>he made</w:delText>
        </w:r>
      </w:del>
      <w:ins w:id="37" w:author="Author">
        <w:r w:rsidRPr="00242E5F">
          <w:rPr>
            <w:rFonts w:ascii="Trebuchet MS" w:hAnsi="Trebuchet MS"/>
            <w:noProof/>
          </w:rPr>
          <w:t>were overwhelmed by</w:t>
        </w:r>
      </w:ins>
      <w:r w:rsidRPr="00242E5F">
        <w:rPr>
          <w:rFonts w:ascii="Trebuchet MS" w:hAnsi="Trebuchet MS"/>
          <w:noProof/>
        </w:rPr>
        <w:t xml:space="preserve"> the waters of the Red Sea </w:t>
      </w:r>
      <w:del w:id="38" w:author="Author">
        <w:r w:rsidRPr="00242E5F">
          <w:rPr>
            <w:rFonts w:ascii="Trebuchet MS" w:hAnsi="Trebuchet MS"/>
            <w:noProof/>
          </w:rPr>
          <w:delText xml:space="preserve">overflow </w:delText>
        </w:r>
      </w:del>
      <w:r w:rsidRPr="00242E5F">
        <w:rPr>
          <w:rFonts w:ascii="Trebuchet MS" w:hAnsi="Trebuchet MS"/>
          <w:noProof/>
        </w:rPr>
        <w:t xml:space="preserve">when they were chasing after </w:t>
      </w:r>
      <w:del w:id="39" w:author="Author">
        <w:r w:rsidRPr="00242E5F">
          <w:rPr>
            <w:rFonts w:ascii="Trebuchet MS" w:hAnsi="Trebuchet MS"/>
            <w:noProof/>
          </w:rPr>
          <w:delText>them</w:delText>
        </w:r>
      </w:del>
      <w:ins w:id="40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, and Jehovah </w:t>
      </w:r>
      <w:del w:id="41" w:author="Author">
        <w:r w:rsidRPr="00242E5F">
          <w:rPr>
            <w:rFonts w:ascii="Trebuchet MS" w:hAnsi="Trebuchet MS"/>
            <w:noProof/>
          </w:rPr>
          <w:delText>proceeded to destroy</w:delText>
        </w:r>
      </w:del>
      <w:ins w:id="42" w:author="Author">
        <w:r w:rsidRPr="00242E5F">
          <w:rPr>
            <w:rFonts w:ascii="Trebuchet MS" w:hAnsi="Trebuchet MS"/>
            <w:noProof/>
          </w:rPr>
          <w:t>destroyed</w:t>
        </w:r>
      </w:ins>
      <w:r w:rsidRPr="00242E5F">
        <w:rPr>
          <w:rFonts w:ascii="Trebuchet MS" w:hAnsi="Trebuchet MS"/>
          <w:noProof/>
        </w:rPr>
        <w:t xml:space="preserve"> them </w:t>
      </w:r>
      <w:del w:id="43" w:author="Author">
        <w:r w:rsidRPr="00242E5F">
          <w:rPr>
            <w:rFonts w:ascii="Trebuchet MS" w:hAnsi="Trebuchet MS"/>
            <w:noProof/>
          </w:rPr>
          <w:delText>till this day;</w:delText>
        </w:r>
      </w:del>
      <w:ins w:id="44" w:author="Author">
        <w:r w:rsidRPr="00242E5F">
          <w:rPr>
            <w:rFonts w:ascii="Trebuchet MS" w:hAnsi="Trebuchet MS"/>
            <w:noProof/>
          </w:rPr>
          <w:t>once and for all.</w:t>
        </w:r>
        <w:r w:rsidRPr="00242E5F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11:5 </w:t>
      </w:r>
      <w:del w:id="47" w:author="Author">
        <w:r w:rsidRPr="00242E5F">
          <w:rPr>
            <w:rFonts w:ascii="Trebuchet MS" w:hAnsi="Trebuchet MS"/>
            <w:noProof/>
          </w:rPr>
          <w:delText>nor</w:delText>
        </w:r>
      </w:del>
      <w:ins w:id="48" w:author="Author">
        <w:r w:rsidRPr="00242E5F">
          <w:rPr>
            <w:rFonts w:ascii="Trebuchet MS" w:hAnsi="Trebuchet MS"/>
            <w:noProof/>
          </w:rPr>
          <w:t>They did not see</w:t>
        </w:r>
      </w:ins>
      <w:r w:rsidRPr="00242E5F">
        <w:rPr>
          <w:rFonts w:ascii="Trebuchet MS" w:hAnsi="Trebuchet MS"/>
          <w:noProof/>
        </w:rPr>
        <w:t xml:space="preserve"> what he has done </w:t>
      </w:r>
      <w:del w:id="49" w:author="Author">
        <w:r w:rsidRPr="00242E5F">
          <w:rPr>
            <w:rFonts w:ascii="Trebuchet MS" w:hAnsi="Trebuchet MS"/>
            <w:noProof/>
          </w:rPr>
          <w:delText xml:space="preserve">to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50" w:author="Author">
        <w:r w:rsidRPr="00242E5F">
          <w:rPr>
            <w:rFonts w:ascii="Trebuchet MS" w:hAnsi="Trebuchet MS"/>
            <w:noProof/>
          </w:rPr>
          <w:t>for</w:t>
        </w:r>
        <w:r w:rsidRPr="00242E5F">
          <w:rPr>
            <w:rStyle w:val="FootnoteReference"/>
            <w:rFonts w:ascii="Trebuchet MS" w:hAnsi="Trebuchet MS"/>
            <w:noProof/>
          </w:rPr>
          <w:footnoteReference w:id="2"/>
        </w:r>
        <w:r w:rsidRPr="00242E5F">
          <w:rPr>
            <w:rFonts w:ascii="Trebuchet MS" w:hAnsi="Trebuchet MS"/>
            <w:noProof/>
          </w:rPr>
          <w:t xml:space="preserve"> you</w:t>
        </w:r>
      </w:ins>
      <w:r w:rsidRPr="00242E5F">
        <w:rPr>
          <w:rFonts w:ascii="Trebuchet MS" w:hAnsi="Trebuchet MS"/>
          <w:noProof/>
        </w:rPr>
        <w:t xml:space="preserve"> in the wilderness until </w:t>
      </w:r>
      <w:del w:id="53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54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coming to this place</w:t>
      </w:r>
      <w:del w:id="55" w:author="Author">
        <w:r w:rsidRPr="00242E5F">
          <w:rPr>
            <w:rFonts w:ascii="Trebuchet MS" w:hAnsi="Trebuchet MS"/>
            <w:noProof/>
          </w:rPr>
          <w:delText>;</w:delText>
        </w:r>
      </w:del>
      <w:ins w:id="56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11:6 </w:t>
      </w:r>
      <w:del w:id="57" w:author="Author">
        <w:r w:rsidRPr="00242E5F">
          <w:rPr>
            <w:rFonts w:ascii="Trebuchet MS" w:hAnsi="Trebuchet MS"/>
            <w:noProof/>
          </w:rPr>
          <w:delText>n</w:delText>
        </w:r>
      </w:del>
      <w:r w:rsidRPr="00242E5F">
        <w:rPr>
          <w:rFonts w:ascii="Trebuchet MS" w:hAnsi="Trebuchet MS"/>
          <w:noProof/>
        </w:rPr>
        <w:t>or what he did to Da′than and A·bi′ram</w:t>
      </w:r>
      <w:ins w:id="58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the sons of E·li′ab the son of Reu′ben, when the earth opened </w:t>
      </w:r>
      <w:del w:id="59" w:author="Author">
        <w:r w:rsidRPr="00242E5F">
          <w:rPr>
            <w:rFonts w:ascii="Trebuchet MS" w:hAnsi="Trebuchet MS"/>
            <w:noProof/>
          </w:rPr>
          <w:delText>its mouth and proceeded to swallow</w:delText>
        </w:r>
      </w:del>
      <w:ins w:id="60" w:author="Author">
        <w:r w:rsidRPr="00242E5F">
          <w:rPr>
            <w:rFonts w:ascii="Trebuchet MS" w:hAnsi="Trebuchet MS"/>
            <w:noProof/>
          </w:rPr>
          <w:t>and swallowed</w:t>
        </w:r>
      </w:ins>
      <w:r w:rsidRPr="00242E5F">
        <w:rPr>
          <w:rFonts w:ascii="Trebuchet MS" w:hAnsi="Trebuchet MS"/>
          <w:noProof/>
        </w:rPr>
        <w:t xml:space="preserve"> them up</w:t>
      </w:r>
      <w:del w:id="61" w:author="Author">
        <w:r w:rsidRPr="00242E5F">
          <w:rPr>
            <w:rFonts w:ascii="Trebuchet MS" w:hAnsi="Trebuchet MS"/>
            <w:noProof/>
          </w:rPr>
          <w:delText xml:space="preserve"> and</w:delText>
        </w:r>
      </w:del>
      <w:ins w:id="62" w:author="Author">
        <w:r w:rsidRPr="00242E5F">
          <w:rPr>
            <w:rFonts w:ascii="Trebuchet MS" w:hAnsi="Trebuchet MS"/>
            <w:noProof/>
          </w:rPr>
          <w:t>, along with</w:t>
        </w:r>
      </w:ins>
      <w:r w:rsidRPr="00242E5F">
        <w:rPr>
          <w:rFonts w:ascii="Trebuchet MS" w:hAnsi="Trebuchet MS"/>
          <w:noProof/>
        </w:rPr>
        <w:t xml:space="preserve"> their households and their tents and every </w:t>
      </w:r>
      <w:del w:id="63" w:author="Author">
        <w:r w:rsidRPr="00242E5F">
          <w:rPr>
            <w:rFonts w:ascii="Trebuchet MS" w:hAnsi="Trebuchet MS"/>
            <w:noProof/>
          </w:rPr>
          <w:delText>existing</w:delText>
        </w:r>
      </w:del>
      <w:ins w:id="64" w:author="Author">
        <w:r w:rsidRPr="00242E5F">
          <w:rPr>
            <w:rFonts w:ascii="Trebuchet MS" w:hAnsi="Trebuchet MS"/>
            <w:noProof/>
          </w:rPr>
          <w:t>living</w:t>
        </w:r>
      </w:ins>
      <w:r w:rsidRPr="00242E5F">
        <w:rPr>
          <w:rFonts w:ascii="Trebuchet MS" w:hAnsi="Trebuchet MS"/>
          <w:noProof/>
        </w:rPr>
        <w:t xml:space="preserve"> thing that </w:t>
      </w:r>
      <w:del w:id="65" w:author="Author">
        <w:r w:rsidRPr="00242E5F">
          <w:rPr>
            <w:rFonts w:ascii="Trebuchet MS" w:hAnsi="Trebuchet MS"/>
            <w:noProof/>
          </w:rPr>
          <w:delText>stepped after</w:delText>
        </w:r>
      </w:del>
      <w:ins w:id="66" w:author="Author">
        <w:r w:rsidRPr="00242E5F">
          <w:rPr>
            <w:rFonts w:ascii="Trebuchet MS" w:hAnsi="Trebuchet MS"/>
            <w:noProof/>
          </w:rPr>
          <w:t>followed</w:t>
        </w:r>
      </w:ins>
      <w:r w:rsidRPr="00242E5F">
        <w:rPr>
          <w:rFonts w:ascii="Trebuchet MS" w:hAnsi="Trebuchet MS"/>
          <w:noProof/>
        </w:rPr>
        <w:t xml:space="preserve"> them</w:t>
      </w:r>
      <w:del w:id="67" w:author="Author">
        <w:r w:rsidRPr="00242E5F">
          <w:rPr>
            <w:rFonts w:ascii="Trebuchet MS" w:hAnsi="Trebuchet MS"/>
            <w:noProof/>
          </w:rPr>
          <w:delText xml:space="preserve"> in</w:delText>
        </w:r>
      </w:del>
      <w:ins w:id="68" w:author="Author">
        <w:r w:rsidRPr="00242E5F">
          <w:rPr>
            <w:rFonts w:ascii="Trebuchet MS" w:hAnsi="Trebuchet MS"/>
            <w:noProof/>
          </w:rPr>
          <w:t>, before</w:t>
        </w:r>
      </w:ins>
      <w:r w:rsidRPr="00242E5F">
        <w:rPr>
          <w:rFonts w:ascii="Trebuchet MS" w:hAnsi="Trebuchet MS"/>
          <w:noProof/>
        </w:rPr>
        <w:t xml:space="preserve"> the </w:t>
      </w:r>
      <w:del w:id="69" w:author="Author">
        <w:r w:rsidRPr="00242E5F">
          <w:rPr>
            <w:rFonts w:ascii="Trebuchet MS" w:hAnsi="Trebuchet MS"/>
            <w:noProof/>
          </w:rPr>
          <w:delText>midst</w:delText>
        </w:r>
      </w:del>
      <w:ins w:id="70" w:author="Author">
        <w:r w:rsidRPr="00242E5F">
          <w:rPr>
            <w:rFonts w:ascii="Trebuchet MS" w:hAnsi="Trebuchet MS"/>
            <w:noProof/>
          </w:rPr>
          <w:t>eyes</w:t>
        </w:r>
      </w:ins>
      <w:r w:rsidRPr="00242E5F">
        <w:rPr>
          <w:rFonts w:ascii="Trebuchet MS" w:hAnsi="Trebuchet MS"/>
          <w:noProof/>
        </w:rPr>
        <w:t xml:space="preserve"> of all Israel</w:t>
      </w:r>
      <w:del w:id="71" w:author="Author">
        <w:r w:rsidRPr="00242E5F">
          <w:rPr>
            <w:rFonts w:ascii="Trebuchet MS" w:hAnsi="Trebuchet MS"/>
            <w:noProof/>
          </w:rPr>
          <w:delText>);</w:delText>
        </w:r>
      </w:del>
      <w:ins w:id="72" w:author="Author">
        <w:r w:rsidRPr="00242E5F">
          <w:rPr>
            <w:rFonts w:ascii="Trebuchet MS" w:hAnsi="Trebuchet MS"/>
            <w:noProof/>
          </w:rPr>
          <w:t>.</w:t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11:7 </w:t>
      </w:r>
      <w:del w:id="73" w:author="Author">
        <w:r w:rsidRPr="00242E5F">
          <w:rPr>
            <w:rFonts w:ascii="Trebuchet MS" w:hAnsi="Trebuchet MS"/>
            <w:noProof/>
          </w:rPr>
          <w:delText xml:space="preserve">for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74" w:author="Author">
        <w:r w:rsidRPr="00242E5F">
          <w:rPr>
            <w:rFonts w:ascii="Trebuchet MS" w:hAnsi="Trebuchet MS"/>
            <w:noProof/>
          </w:rPr>
          <w:t>Your own</w:t>
        </w:r>
      </w:ins>
      <w:r w:rsidRPr="00242E5F">
        <w:rPr>
          <w:rFonts w:ascii="Trebuchet MS" w:hAnsi="Trebuchet MS"/>
          <w:noProof/>
        </w:rPr>
        <w:t xml:space="preserve"> eyes </w:t>
      </w:r>
      <w:del w:id="75" w:author="Author">
        <w:r w:rsidRPr="00242E5F">
          <w:rPr>
            <w:rFonts w:ascii="Trebuchet MS" w:hAnsi="Trebuchet MS"/>
            <w:noProof/>
          </w:rPr>
          <w:delText>were the ones seeing</w:delText>
        </w:r>
      </w:del>
      <w:ins w:id="76" w:author="Author">
        <w:r w:rsidRPr="00242E5F">
          <w:rPr>
            <w:rFonts w:ascii="Trebuchet MS" w:hAnsi="Trebuchet MS"/>
            <w:noProof/>
          </w:rPr>
          <w:t>have seen</w:t>
        </w:r>
      </w:ins>
      <w:r w:rsidRPr="00242E5F">
        <w:rPr>
          <w:rFonts w:ascii="Trebuchet MS" w:hAnsi="Trebuchet MS"/>
          <w:noProof/>
        </w:rPr>
        <w:t xml:space="preserve"> all the great deeds </w:t>
      </w:r>
      <w:del w:id="77" w:author="Author">
        <w:r w:rsidRPr="00242E5F">
          <w:rPr>
            <w:rFonts w:ascii="Trebuchet MS" w:hAnsi="Trebuchet MS"/>
            <w:noProof/>
          </w:rPr>
          <w:delText>of</w:delText>
        </w:r>
      </w:del>
      <w:ins w:id="78" w:author="Author">
        <w:r w:rsidRPr="00242E5F">
          <w:rPr>
            <w:rFonts w:ascii="Trebuchet MS" w:hAnsi="Trebuchet MS"/>
            <w:noProof/>
          </w:rPr>
          <w:t>that</w:t>
        </w:r>
      </w:ins>
      <w:r w:rsidRPr="00242E5F">
        <w:rPr>
          <w:rFonts w:ascii="Trebuchet MS" w:hAnsi="Trebuchet MS"/>
          <w:noProof/>
        </w:rPr>
        <w:t xml:space="preserve"> Jehovah </w:t>
      </w:r>
      <w:del w:id="79" w:author="Author">
        <w:r w:rsidRPr="00242E5F">
          <w:rPr>
            <w:rFonts w:ascii="Trebuchet MS" w:hAnsi="Trebuchet MS"/>
            <w:noProof/>
          </w:rPr>
          <w:delText xml:space="preserve">that he </w:delText>
        </w:r>
      </w:del>
      <w:r w:rsidRPr="00242E5F">
        <w:rPr>
          <w:rFonts w:ascii="Trebuchet MS" w:hAnsi="Trebuchet MS"/>
          <w:noProof/>
        </w:rPr>
        <w:t>did.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11:8 </w:t>
      </w:r>
      <w:r w:rsidRPr="00242E5F">
        <w:rPr>
          <w:rFonts w:ascii="Trebuchet MS" w:hAnsi="Trebuchet MS"/>
          <w:noProof/>
        </w:rPr>
        <w:t>“</w:t>
      </w:r>
      <w:del w:id="80" w:author="Author">
        <w:r w:rsidRPr="00242E5F">
          <w:rPr>
            <w:rFonts w:ascii="Trebuchet MS" w:hAnsi="Trebuchet MS"/>
            <w:noProof/>
          </w:rPr>
          <w:delText xml:space="preserve">And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81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must keep the whole commandment that I am </w:t>
      </w:r>
      <w:del w:id="82" w:author="Author">
        <w:r w:rsidRPr="00242E5F">
          <w:rPr>
            <w:rFonts w:ascii="Trebuchet MS" w:hAnsi="Trebuchet MS"/>
            <w:noProof/>
          </w:rPr>
          <w:delText>commanding</w:delText>
        </w:r>
      </w:del>
      <w:ins w:id="83" w:author="Author">
        <w:r w:rsidRPr="00242E5F">
          <w:rPr>
            <w:rFonts w:ascii="Trebuchet MS" w:hAnsi="Trebuchet MS"/>
            <w:noProof/>
          </w:rPr>
          <w:t>giving</w:t>
        </w:r>
      </w:ins>
      <w:r w:rsidRPr="00242E5F">
        <w:rPr>
          <w:rFonts w:ascii="Trebuchet MS" w:hAnsi="Trebuchet MS"/>
          <w:noProof/>
        </w:rPr>
        <w:t xml:space="preserve"> you today, </w:t>
      </w:r>
      <w:del w:id="84" w:author="Author">
        <w:r w:rsidRPr="00242E5F">
          <w:rPr>
            <w:rFonts w:ascii="Trebuchet MS" w:hAnsi="Trebuchet MS"/>
            <w:noProof/>
          </w:rPr>
          <w:delText>in order</w:delText>
        </w:r>
      </w:del>
      <w:ins w:id="85" w:author="Author">
        <w:r w:rsidRPr="00242E5F">
          <w:rPr>
            <w:rFonts w:ascii="Trebuchet MS" w:hAnsi="Trebuchet MS"/>
            <w:noProof/>
          </w:rPr>
          <w:t>so</w:t>
        </w:r>
      </w:ins>
      <w:r w:rsidRPr="00242E5F">
        <w:rPr>
          <w:rFonts w:ascii="Trebuchet MS" w:hAnsi="Trebuchet MS"/>
          <w:noProof/>
        </w:rPr>
        <w:t xml:space="preserve"> that </w:t>
      </w:r>
      <w:del w:id="86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87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may grow strong and </w:t>
      </w:r>
      <w:del w:id="88" w:author="Author">
        <w:r w:rsidRPr="00242E5F">
          <w:rPr>
            <w:rFonts w:ascii="Trebuchet MS" w:hAnsi="Trebuchet MS"/>
            <w:noProof/>
          </w:rPr>
          <w:delText>may indeed enter in and take possession of</w:delText>
        </w:r>
      </w:del>
      <w:ins w:id="89" w:author="Author">
        <w:r w:rsidRPr="00242E5F">
          <w:rPr>
            <w:rFonts w:ascii="Trebuchet MS" w:hAnsi="Trebuchet MS"/>
            <w:noProof/>
          </w:rPr>
          <w:t>cross over into</w:t>
        </w:r>
      </w:ins>
      <w:r w:rsidRPr="00242E5F">
        <w:rPr>
          <w:rFonts w:ascii="Trebuchet MS" w:hAnsi="Trebuchet MS"/>
          <w:noProof/>
        </w:rPr>
        <w:t xml:space="preserve"> the land to </w:t>
      </w:r>
      <w:del w:id="90" w:author="Author">
        <w:r w:rsidRPr="00242E5F">
          <w:rPr>
            <w:rFonts w:ascii="Trebuchet MS" w:hAnsi="Trebuchet MS"/>
            <w:noProof/>
          </w:rPr>
          <w:delText xml:space="preserve">which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are crossing to </w:delText>
        </w:r>
      </w:del>
      <w:r w:rsidRPr="00242E5F">
        <w:rPr>
          <w:rFonts w:ascii="Trebuchet MS" w:hAnsi="Trebuchet MS"/>
          <w:noProof/>
        </w:rPr>
        <w:t xml:space="preserve">take possession of it, </w:t>
      </w:r>
      <w:r w:rsidRPr="00242E5F">
        <w:rPr>
          <w:rFonts w:ascii="Trebuchet MS" w:hAnsi="Trebuchet MS"/>
          <w:b/>
          <w:noProof/>
        </w:rPr>
        <w:t xml:space="preserve">11:9 </w:t>
      </w:r>
      <w:r w:rsidRPr="00242E5F">
        <w:rPr>
          <w:rFonts w:ascii="Trebuchet MS" w:hAnsi="Trebuchet MS"/>
          <w:noProof/>
        </w:rPr>
        <w:t xml:space="preserve">and </w:t>
      </w:r>
      <w:del w:id="91" w:author="Author">
        <w:r w:rsidRPr="00242E5F">
          <w:rPr>
            <w:rFonts w:ascii="Trebuchet MS" w:hAnsi="Trebuchet MS"/>
            <w:noProof/>
          </w:rPr>
          <w:delText>in order</w:delText>
        </w:r>
      </w:del>
      <w:ins w:id="92" w:author="Author">
        <w:r w:rsidRPr="00242E5F">
          <w:rPr>
            <w:rFonts w:ascii="Trebuchet MS" w:hAnsi="Trebuchet MS"/>
            <w:noProof/>
          </w:rPr>
          <w:t>so</w:t>
        </w:r>
      </w:ins>
      <w:r w:rsidRPr="00242E5F">
        <w:rPr>
          <w:rFonts w:ascii="Trebuchet MS" w:hAnsi="Trebuchet MS"/>
          <w:noProof/>
        </w:rPr>
        <w:t xml:space="preserve"> that </w:t>
      </w:r>
      <w:del w:id="93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94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may </w:t>
      </w:r>
      <w:del w:id="95" w:author="Author">
        <w:r w:rsidRPr="00242E5F">
          <w:rPr>
            <w:rFonts w:ascii="Trebuchet MS" w:hAnsi="Trebuchet MS"/>
            <w:noProof/>
          </w:rPr>
          <w:delText xml:space="preserve">lengthen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  <w:r w:rsidRPr="00242E5F">
          <w:rPr>
            <w:rFonts w:ascii="Trebuchet MS" w:hAnsi="Trebuchet MS"/>
            <w:noProof/>
          </w:rPr>
          <w:delText xml:space="preserve"> days on </w:delText>
        </w:r>
      </w:del>
      <w:ins w:id="96" w:author="Author">
        <w:r w:rsidRPr="00242E5F">
          <w:rPr>
            <w:rFonts w:ascii="Trebuchet MS" w:hAnsi="Trebuchet MS"/>
            <w:noProof/>
          </w:rPr>
          <w:t xml:space="preserve">live long in </w:t>
        </w:r>
      </w:ins>
      <w:r w:rsidRPr="00242E5F">
        <w:rPr>
          <w:rFonts w:ascii="Trebuchet MS" w:hAnsi="Trebuchet MS"/>
          <w:noProof/>
        </w:rPr>
        <w:t xml:space="preserve">the </w:t>
      </w:r>
      <w:del w:id="97" w:author="Author">
        <w:r w:rsidRPr="00242E5F">
          <w:rPr>
            <w:rFonts w:ascii="Trebuchet MS" w:hAnsi="Trebuchet MS"/>
            <w:noProof/>
          </w:rPr>
          <w:delText>soil</w:delText>
        </w:r>
      </w:del>
      <w:ins w:id="98" w:author="Author">
        <w:r w:rsidRPr="00242E5F">
          <w:rPr>
            <w:rFonts w:ascii="Trebuchet MS" w:hAnsi="Trebuchet MS"/>
            <w:noProof/>
          </w:rPr>
          <w:t>land</w:t>
        </w:r>
      </w:ins>
      <w:r w:rsidRPr="00242E5F">
        <w:rPr>
          <w:rFonts w:ascii="Trebuchet MS" w:hAnsi="Trebuchet MS"/>
          <w:noProof/>
        </w:rPr>
        <w:t xml:space="preserve"> that Jehovah swore to </w:t>
      </w:r>
      <w:del w:id="99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00" w:author="Author">
        <w:r w:rsidRPr="00242E5F">
          <w:rPr>
            <w:rFonts w:ascii="Trebuchet MS" w:hAnsi="Trebuchet MS"/>
            <w:noProof/>
          </w:rPr>
          <w:t>give to your</w:t>
        </w:r>
      </w:ins>
      <w:r w:rsidRPr="00242E5F">
        <w:rPr>
          <w:rFonts w:ascii="Trebuchet MS" w:hAnsi="Trebuchet MS"/>
          <w:noProof/>
        </w:rPr>
        <w:t xml:space="preserve"> forefathers </w:t>
      </w:r>
      <w:del w:id="101" w:author="Author">
        <w:r w:rsidRPr="00242E5F">
          <w:rPr>
            <w:rFonts w:ascii="Trebuchet MS" w:hAnsi="Trebuchet MS"/>
            <w:noProof/>
          </w:rPr>
          <w:delText xml:space="preserve">to give to them </w:delText>
        </w:r>
      </w:del>
      <w:r w:rsidRPr="00242E5F">
        <w:rPr>
          <w:rFonts w:ascii="Trebuchet MS" w:hAnsi="Trebuchet MS"/>
          <w:noProof/>
        </w:rPr>
        <w:t xml:space="preserve">and their </w:t>
      </w:r>
      <w:del w:id="102" w:author="Author">
        <w:r w:rsidRPr="00242E5F">
          <w:rPr>
            <w:rFonts w:ascii="Trebuchet MS" w:hAnsi="Trebuchet MS"/>
            <w:noProof/>
          </w:rPr>
          <w:delText>seed,</w:delText>
        </w:r>
      </w:del>
      <w:ins w:id="103" w:author="Author">
        <w:r w:rsidRPr="00242E5F">
          <w:rPr>
            <w:rFonts w:ascii="Trebuchet MS" w:hAnsi="Trebuchet MS"/>
            <w:noProof/>
          </w:rPr>
          <w:t>offspring,</w:t>
        </w:r>
        <w:r w:rsidRPr="00242E5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42E5F">
        <w:rPr>
          <w:rFonts w:ascii="Trebuchet MS" w:hAnsi="Trebuchet MS"/>
          <w:noProof/>
        </w:rPr>
        <w:t xml:space="preserve"> a land flowing with milk and honey.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11:10 </w:t>
      </w:r>
      <w:r w:rsidRPr="00242E5F">
        <w:rPr>
          <w:rFonts w:ascii="Trebuchet MS" w:hAnsi="Trebuchet MS"/>
          <w:noProof/>
        </w:rPr>
        <w:t>“</w:t>
      </w:r>
      <w:del w:id="106" w:author="Author">
        <w:r w:rsidRPr="00242E5F">
          <w:rPr>
            <w:rFonts w:ascii="Trebuchet MS" w:hAnsi="Trebuchet MS"/>
            <w:noProof/>
          </w:rPr>
          <w:delText>For the</w:delText>
        </w:r>
      </w:del>
      <w:ins w:id="107" w:author="Author">
        <w:r w:rsidRPr="00242E5F">
          <w:rPr>
            <w:rFonts w:ascii="Trebuchet MS" w:hAnsi="Trebuchet MS"/>
            <w:noProof/>
          </w:rPr>
          <w:t>The</w:t>
        </w:r>
      </w:ins>
      <w:r w:rsidRPr="00242E5F">
        <w:rPr>
          <w:rFonts w:ascii="Trebuchet MS" w:hAnsi="Trebuchet MS"/>
          <w:noProof/>
        </w:rPr>
        <w:t xml:space="preserve"> land </w:t>
      </w:r>
      <w:del w:id="108" w:author="Author">
        <w:r w:rsidRPr="00242E5F">
          <w:rPr>
            <w:rFonts w:ascii="Trebuchet MS" w:hAnsi="Trebuchet MS"/>
            <w:noProof/>
          </w:rPr>
          <w:delText xml:space="preserve">to which </w:delText>
        </w:r>
      </w:del>
      <w:r w:rsidRPr="00242E5F">
        <w:rPr>
          <w:rFonts w:ascii="Trebuchet MS" w:hAnsi="Trebuchet MS"/>
          <w:noProof/>
        </w:rPr>
        <w:t xml:space="preserve">you are going to take possession of </w:t>
      </w:r>
      <w:del w:id="109" w:author="Author">
        <w:r w:rsidRPr="00242E5F">
          <w:rPr>
            <w:rFonts w:ascii="Trebuchet MS" w:hAnsi="Trebuchet MS"/>
            <w:noProof/>
          </w:rPr>
          <w:delText xml:space="preserve">it </w:delText>
        </w:r>
      </w:del>
      <w:r w:rsidRPr="00242E5F">
        <w:rPr>
          <w:rFonts w:ascii="Trebuchet MS" w:hAnsi="Trebuchet MS"/>
          <w:noProof/>
        </w:rPr>
        <w:t>is not like the land of Egypt</w:t>
      </w:r>
      <w:ins w:id="110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out of which </w:t>
      </w:r>
      <w:del w:id="111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12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came, where you used to sow your seed and </w:t>
      </w:r>
      <w:del w:id="113" w:author="Author">
        <w:r w:rsidRPr="00242E5F">
          <w:rPr>
            <w:rFonts w:ascii="Trebuchet MS" w:hAnsi="Trebuchet MS"/>
            <w:noProof/>
          </w:rPr>
          <w:delText xml:space="preserve">you had to do irrigating </w:delText>
        </w:r>
      </w:del>
      <w:ins w:id="114" w:author="Author">
        <w:r w:rsidRPr="00242E5F">
          <w:rPr>
            <w:rFonts w:ascii="Trebuchet MS" w:hAnsi="Trebuchet MS"/>
            <w:noProof/>
          </w:rPr>
          <w:t xml:space="preserve">irrigate it </w:t>
        </w:r>
      </w:ins>
      <w:r w:rsidRPr="00242E5F">
        <w:rPr>
          <w:rFonts w:ascii="Trebuchet MS" w:hAnsi="Trebuchet MS"/>
          <w:noProof/>
        </w:rPr>
        <w:t>with your foot,</w:t>
      </w:r>
      <w:ins w:id="115" w:author="Author">
        <w:r w:rsidRPr="00242E5F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42E5F">
        <w:rPr>
          <w:rFonts w:ascii="Trebuchet MS" w:hAnsi="Trebuchet MS"/>
          <w:noProof/>
        </w:rPr>
        <w:t xml:space="preserve"> like a garden of vegetables. </w:t>
      </w:r>
      <w:r w:rsidRPr="00242E5F">
        <w:rPr>
          <w:rFonts w:ascii="Trebuchet MS" w:hAnsi="Trebuchet MS"/>
          <w:b/>
          <w:noProof/>
        </w:rPr>
        <w:t xml:space="preserve">11:11 </w:t>
      </w:r>
      <w:r w:rsidRPr="00242E5F">
        <w:rPr>
          <w:rFonts w:ascii="Trebuchet MS" w:hAnsi="Trebuchet MS"/>
          <w:noProof/>
        </w:rPr>
        <w:t xml:space="preserve">But the land </w:t>
      </w:r>
      <w:del w:id="118" w:author="Author">
        <w:r w:rsidRPr="00242E5F">
          <w:rPr>
            <w:rFonts w:ascii="Trebuchet MS" w:hAnsi="Trebuchet MS"/>
            <w:noProof/>
          </w:rPr>
          <w:delText xml:space="preserve">to which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19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are </w:t>
      </w:r>
      <w:del w:id="120" w:author="Author">
        <w:r w:rsidRPr="00242E5F">
          <w:rPr>
            <w:rFonts w:ascii="Trebuchet MS" w:hAnsi="Trebuchet MS"/>
            <w:noProof/>
          </w:rPr>
          <w:delText>crossing</w:delText>
        </w:r>
      </w:del>
      <w:ins w:id="121" w:author="Author">
        <w:r w:rsidRPr="00242E5F">
          <w:rPr>
            <w:rFonts w:ascii="Trebuchet MS" w:hAnsi="Trebuchet MS"/>
            <w:noProof/>
          </w:rPr>
          <w:t>about</w:t>
        </w:r>
      </w:ins>
      <w:r w:rsidRPr="00242E5F">
        <w:rPr>
          <w:rFonts w:ascii="Trebuchet MS" w:hAnsi="Trebuchet MS"/>
          <w:noProof/>
        </w:rPr>
        <w:t xml:space="preserve"> to </w:t>
      </w:r>
      <w:del w:id="122" w:author="Author">
        <w:r w:rsidRPr="00242E5F">
          <w:rPr>
            <w:rFonts w:ascii="Trebuchet MS" w:hAnsi="Trebuchet MS"/>
            <w:noProof/>
          </w:rPr>
          <w:delText>take possession of it</w:delText>
        </w:r>
      </w:del>
      <w:ins w:id="123" w:author="Author">
        <w:r w:rsidRPr="00242E5F">
          <w:rPr>
            <w:rFonts w:ascii="Trebuchet MS" w:hAnsi="Trebuchet MS"/>
            <w:noProof/>
          </w:rPr>
          <w:t>cross into and possess</w:t>
        </w:r>
      </w:ins>
      <w:r w:rsidRPr="00242E5F">
        <w:rPr>
          <w:rFonts w:ascii="Trebuchet MS" w:hAnsi="Trebuchet MS"/>
          <w:noProof/>
        </w:rPr>
        <w:t xml:space="preserve"> is a land of mountains and valley plains. </w:t>
      </w:r>
      <w:del w:id="124" w:author="Author">
        <w:r w:rsidRPr="00242E5F">
          <w:rPr>
            <w:rFonts w:ascii="Trebuchet MS" w:hAnsi="Trebuchet MS"/>
            <w:noProof/>
          </w:rPr>
          <w:delText>Of</w:delText>
        </w:r>
      </w:del>
      <w:ins w:id="125" w:author="Author">
        <w:r w:rsidRPr="00242E5F">
          <w:rPr>
            <w:rFonts w:ascii="Trebuchet MS" w:hAnsi="Trebuchet MS"/>
            <w:noProof/>
          </w:rPr>
          <w:t>It drinks</w:t>
        </w:r>
      </w:ins>
      <w:r w:rsidRPr="00242E5F">
        <w:rPr>
          <w:rFonts w:ascii="Trebuchet MS" w:hAnsi="Trebuchet MS"/>
          <w:noProof/>
        </w:rPr>
        <w:t xml:space="preserve"> the </w:t>
      </w:r>
      <w:del w:id="126" w:author="Author">
        <w:r w:rsidRPr="00242E5F">
          <w:rPr>
            <w:rFonts w:ascii="Trebuchet MS" w:hAnsi="Trebuchet MS"/>
            <w:noProof/>
          </w:rPr>
          <w:delText>rain of</w:delText>
        </w:r>
      </w:del>
      <w:ins w:id="127" w:author="Author">
        <w:r w:rsidRPr="00242E5F">
          <w:rPr>
            <w:rFonts w:ascii="Trebuchet MS" w:hAnsi="Trebuchet MS"/>
            <w:noProof/>
          </w:rPr>
          <w:t>water that rains from</w:t>
        </w:r>
      </w:ins>
      <w:r w:rsidRPr="00242E5F">
        <w:rPr>
          <w:rFonts w:ascii="Trebuchet MS" w:hAnsi="Trebuchet MS"/>
          <w:noProof/>
        </w:rPr>
        <w:t xml:space="preserve"> the heavens</w:t>
      </w:r>
      <w:del w:id="128" w:author="Author">
        <w:r w:rsidRPr="00242E5F">
          <w:rPr>
            <w:rFonts w:ascii="Trebuchet MS" w:hAnsi="Trebuchet MS"/>
            <w:noProof/>
          </w:rPr>
          <w:delText xml:space="preserve"> it drinks water</w:delText>
        </w:r>
      </w:del>
      <w:r w:rsidRPr="00242E5F">
        <w:rPr>
          <w:rFonts w:ascii="Trebuchet MS" w:hAnsi="Trebuchet MS"/>
          <w:noProof/>
        </w:rPr>
        <w:t xml:space="preserve">; </w:t>
      </w:r>
      <w:r w:rsidRPr="00242E5F">
        <w:rPr>
          <w:rFonts w:ascii="Trebuchet MS" w:hAnsi="Trebuchet MS"/>
          <w:b/>
          <w:noProof/>
        </w:rPr>
        <w:t xml:space="preserve">11:12 </w:t>
      </w:r>
      <w:ins w:id="129" w:author="Author">
        <w:r w:rsidRPr="00242E5F">
          <w:rPr>
            <w:rFonts w:ascii="Trebuchet MS" w:hAnsi="Trebuchet MS"/>
            <w:noProof/>
          </w:rPr>
          <w:t xml:space="preserve">it is </w:t>
        </w:r>
      </w:ins>
      <w:r w:rsidRPr="00242E5F">
        <w:rPr>
          <w:rFonts w:ascii="Trebuchet MS" w:hAnsi="Trebuchet MS"/>
          <w:noProof/>
        </w:rPr>
        <w:t>a land that Jehovah your God is caring for. The eyes of Jehovah your God are constantly upon it, from the beginning of the year to the close of the year.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11:13 </w:t>
      </w:r>
      <w:r w:rsidRPr="00242E5F">
        <w:rPr>
          <w:rFonts w:ascii="Trebuchet MS" w:hAnsi="Trebuchet MS"/>
          <w:noProof/>
        </w:rPr>
        <w:t xml:space="preserve">“And </w:t>
      </w:r>
      <w:del w:id="130" w:author="Author">
        <w:r w:rsidRPr="00242E5F">
          <w:rPr>
            <w:rFonts w:ascii="Trebuchet MS" w:hAnsi="Trebuchet MS"/>
            <w:noProof/>
          </w:rPr>
          <w:delText xml:space="preserve">it must occur that </w:delText>
        </w:r>
      </w:del>
      <w:r w:rsidRPr="00242E5F">
        <w:rPr>
          <w:rFonts w:ascii="Trebuchet MS" w:hAnsi="Trebuchet MS"/>
          <w:noProof/>
        </w:rPr>
        <w:t xml:space="preserve">if </w:t>
      </w:r>
      <w:del w:id="131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32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will </w:t>
      </w:r>
      <w:del w:id="133" w:author="Author">
        <w:r w:rsidRPr="00242E5F">
          <w:rPr>
            <w:rFonts w:ascii="Trebuchet MS" w:hAnsi="Trebuchet MS"/>
            <w:noProof/>
          </w:rPr>
          <w:delText>without fail</w:delText>
        </w:r>
      </w:del>
      <w:ins w:id="134" w:author="Author">
        <w:r w:rsidRPr="00242E5F">
          <w:rPr>
            <w:rFonts w:ascii="Trebuchet MS" w:hAnsi="Trebuchet MS"/>
            <w:noProof/>
          </w:rPr>
          <w:t>diligently</w:t>
        </w:r>
      </w:ins>
      <w:r w:rsidRPr="00242E5F">
        <w:rPr>
          <w:rFonts w:ascii="Trebuchet MS" w:hAnsi="Trebuchet MS"/>
          <w:noProof/>
        </w:rPr>
        <w:t xml:space="preserve"> obey my commandments that I am commanding </w:t>
      </w:r>
      <w:del w:id="135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36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today </w:t>
      </w:r>
      <w:del w:id="137" w:author="Author">
        <w:r w:rsidRPr="00242E5F">
          <w:rPr>
            <w:rFonts w:ascii="Trebuchet MS" w:hAnsi="Trebuchet MS"/>
            <w:noProof/>
          </w:rPr>
          <w:delText>so as to</w:delText>
        </w:r>
      </w:del>
      <w:ins w:id="138" w:author="Author">
        <w:r w:rsidRPr="00242E5F">
          <w:rPr>
            <w:rFonts w:ascii="Trebuchet MS" w:hAnsi="Trebuchet MS"/>
            <w:noProof/>
          </w:rPr>
          <w:t>and</w:t>
        </w:r>
      </w:ins>
      <w:r w:rsidRPr="00242E5F">
        <w:rPr>
          <w:rFonts w:ascii="Trebuchet MS" w:hAnsi="Trebuchet MS"/>
          <w:noProof/>
        </w:rPr>
        <w:t xml:space="preserve"> love Jehovah </w:t>
      </w:r>
      <w:del w:id="139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40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God and </w:t>
      </w:r>
      <w:del w:id="141" w:author="Author">
        <w:r w:rsidRPr="00242E5F">
          <w:rPr>
            <w:rFonts w:ascii="Trebuchet MS" w:hAnsi="Trebuchet MS"/>
            <w:noProof/>
          </w:rPr>
          <w:delText xml:space="preserve">to </w:delText>
        </w:r>
      </w:del>
      <w:r w:rsidRPr="00242E5F">
        <w:rPr>
          <w:rFonts w:ascii="Trebuchet MS" w:hAnsi="Trebuchet MS"/>
          <w:noProof/>
        </w:rPr>
        <w:t xml:space="preserve">serve him with all </w:t>
      </w:r>
      <w:del w:id="142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43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heart and all </w:t>
      </w:r>
      <w:del w:id="144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45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soul,</w:t>
      </w:r>
      <w:ins w:id="146" w:author="Author">
        <w:r w:rsidRPr="00242E5F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11:14 </w:t>
      </w:r>
      <w:r w:rsidRPr="00242E5F">
        <w:rPr>
          <w:rFonts w:ascii="Trebuchet MS" w:hAnsi="Trebuchet MS"/>
          <w:noProof/>
        </w:rPr>
        <w:t xml:space="preserve">I </w:t>
      </w:r>
      <w:ins w:id="149" w:author="Author">
        <w:r w:rsidRPr="00242E5F">
          <w:rPr>
            <w:rFonts w:ascii="Trebuchet MS" w:hAnsi="Trebuchet MS"/>
            <w:noProof/>
          </w:rPr>
          <w:t xml:space="preserve">will </w:t>
        </w:r>
      </w:ins>
      <w:r w:rsidRPr="00242E5F">
        <w:rPr>
          <w:rFonts w:ascii="Trebuchet MS" w:hAnsi="Trebuchet MS"/>
          <w:noProof/>
        </w:rPr>
        <w:t xml:space="preserve">also </w:t>
      </w:r>
      <w:del w:id="150" w:author="Author">
        <w:r w:rsidRPr="00242E5F">
          <w:rPr>
            <w:rFonts w:ascii="Trebuchet MS" w:hAnsi="Trebuchet MS"/>
            <w:noProof/>
          </w:rPr>
          <w:delText xml:space="preserve">shall certainly </w:delText>
        </w:r>
      </w:del>
      <w:r w:rsidRPr="00242E5F">
        <w:rPr>
          <w:rFonts w:ascii="Trebuchet MS" w:hAnsi="Trebuchet MS"/>
          <w:noProof/>
        </w:rPr>
        <w:t xml:space="preserve">give rain for </w:t>
      </w:r>
      <w:del w:id="151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52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land at its appointed time, autumn rain and spring rain, and you will </w:t>
      </w:r>
      <w:del w:id="153" w:author="Author">
        <w:r w:rsidRPr="00242E5F">
          <w:rPr>
            <w:rFonts w:ascii="Trebuchet MS" w:hAnsi="Trebuchet MS"/>
            <w:noProof/>
          </w:rPr>
          <w:delText xml:space="preserve">indeed </w:delText>
        </w:r>
      </w:del>
      <w:r w:rsidRPr="00242E5F">
        <w:rPr>
          <w:rFonts w:ascii="Trebuchet MS" w:hAnsi="Trebuchet MS"/>
          <w:noProof/>
        </w:rPr>
        <w:t xml:space="preserve">gather your grain and your </w:t>
      </w:r>
      <w:del w:id="154" w:author="Author">
        <w:r w:rsidRPr="00242E5F">
          <w:rPr>
            <w:rFonts w:ascii="Trebuchet MS" w:hAnsi="Trebuchet MS"/>
            <w:noProof/>
          </w:rPr>
          <w:delText>sweet</w:delText>
        </w:r>
      </w:del>
      <w:ins w:id="155" w:author="Author">
        <w:r w:rsidRPr="00242E5F">
          <w:rPr>
            <w:rFonts w:ascii="Trebuchet MS" w:hAnsi="Trebuchet MS"/>
            <w:noProof/>
          </w:rPr>
          <w:t>new</w:t>
        </w:r>
      </w:ins>
      <w:r w:rsidRPr="00242E5F">
        <w:rPr>
          <w:rFonts w:ascii="Trebuchet MS" w:hAnsi="Trebuchet MS"/>
          <w:noProof/>
        </w:rPr>
        <w:t xml:space="preserve"> wine and your oil. </w:t>
      </w:r>
      <w:r w:rsidRPr="00242E5F">
        <w:rPr>
          <w:rFonts w:ascii="Trebuchet MS" w:hAnsi="Trebuchet MS"/>
          <w:b/>
          <w:noProof/>
        </w:rPr>
        <w:t xml:space="preserve">11:15 </w:t>
      </w:r>
      <w:r w:rsidRPr="00242E5F">
        <w:rPr>
          <w:rFonts w:ascii="Trebuchet MS" w:hAnsi="Trebuchet MS"/>
          <w:noProof/>
        </w:rPr>
        <w:t xml:space="preserve">And I </w:t>
      </w:r>
      <w:del w:id="156" w:author="Author">
        <w:r w:rsidRPr="00242E5F">
          <w:rPr>
            <w:rFonts w:ascii="Trebuchet MS" w:hAnsi="Trebuchet MS"/>
            <w:noProof/>
          </w:rPr>
          <w:delText>shall certainly give</w:delText>
        </w:r>
      </w:del>
      <w:ins w:id="157" w:author="Author">
        <w:r w:rsidRPr="00242E5F">
          <w:rPr>
            <w:rFonts w:ascii="Trebuchet MS" w:hAnsi="Trebuchet MS"/>
            <w:noProof/>
          </w:rPr>
          <w:t>will provide</w:t>
        </w:r>
      </w:ins>
      <w:r w:rsidRPr="00242E5F">
        <w:rPr>
          <w:rFonts w:ascii="Trebuchet MS" w:hAnsi="Trebuchet MS"/>
          <w:noProof/>
        </w:rPr>
        <w:t xml:space="preserve"> vegetation in your </w:t>
      </w:r>
      <w:del w:id="158" w:author="Author">
        <w:r w:rsidRPr="00242E5F">
          <w:rPr>
            <w:rFonts w:ascii="Trebuchet MS" w:hAnsi="Trebuchet MS"/>
            <w:noProof/>
          </w:rPr>
          <w:delText>field</w:delText>
        </w:r>
      </w:del>
      <w:ins w:id="159" w:author="Author">
        <w:r w:rsidRPr="00242E5F">
          <w:rPr>
            <w:rFonts w:ascii="Trebuchet MS" w:hAnsi="Trebuchet MS"/>
            <w:noProof/>
          </w:rPr>
          <w:t>fields</w:t>
        </w:r>
      </w:ins>
      <w:r w:rsidRPr="00242E5F">
        <w:rPr>
          <w:rFonts w:ascii="Trebuchet MS" w:hAnsi="Trebuchet MS"/>
          <w:noProof/>
        </w:rPr>
        <w:t xml:space="preserve"> for your </w:t>
      </w:r>
      <w:del w:id="160" w:author="Author">
        <w:r w:rsidRPr="00242E5F">
          <w:rPr>
            <w:rFonts w:ascii="Trebuchet MS" w:hAnsi="Trebuchet MS"/>
            <w:noProof/>
          </w:rPr>
          <w:delText>domestic animals</w:delText>
        </w:r>
      </w:del>
      <w:ins w:id="161" w:author="Author">
        <w:r w:rsidRPr="00242E5F">
          <w:rPr>
            <w:rFonts w:ascii="Trebuchet MS" w:hAnsi="Trebuchet MS"/>
            <w:noProof/>
          </w:rPr>
          <w:t>livestock</w:t>
        </w:r>
      </w:ins>
      <w:r w:rsidRPr="00242E5F">
        <w:rPr>
          <w:rFonts w:ascii="Trebuchet MS" w:hAnsi="Trebuchet MS"/>
          <w:noProof/>
        </w:rPr>
        <w:t xml:space="preserve">, and you will </w:t>
      </w:r>
      <w:del w:id="162" w:author="Author">
        <w:r w:rsidRPr="00242E5F">
          <w:rPr>
            <w:rFonts w:ascii="Trebuchet MS" w:hAnsi="Trebuchet MS"/>
            <w:noProof/>
          </w:rPr>
          <w:delText xml:space="preserve">indeed </w:delText>
        </w:r>
      </w:del>
      <w:r w:rsidRPr="00242E5F">
        <w:rPr>
          <w:rFonts w:ascii="Trebuchet MS" w:hAnsi="Trebuchet MS"/>
          <w:noProof/>
        </w:rPr>
        <w:t xml:space="preserve">eat and be satisfied. </w:t>
      </w:r>
      <w:r w:rsidRPr="00242E5F">
        <w:rPr>
          <w:rFonts w:ascii="Trebuchet MS" w:hAnsi="Trebuchet MS"/>
          <w:b/>
          <w:noProof/>
        </w:rPr>
        <w:t xml:space="preserve">11:16 </w:t>
      </w:r>
      <w:del w:id="163" w:author="Author">
        <w:r w:rsidRPr="00242E5F">
          <w:rPr>
            <w:rFonts w:ascii="Trebuchet MS" w:hAnsi="Trebuchet MS"/>
            <w:noProof/>
          </w:rPr>
          <w:delText xml:space="preserve">Watch out for yourselves for fear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64" w:author="Author">
        <w:r w:rsidRPr="00242E5F">
          <w:rPr>
            <w:rFonts w:ascii="Trebuchet MS" w:hAnsi="Trebuchet MS"/>
            <w:noProof/>
          </w:rPr>
          <w:t>Be careful not to let your</w:t>
        </w:r>
      </w:ins>
      <w:r w:rsidRPr="00242E5F">
        <w:rPr>
          <w:rFonts w:ascii="Trebuchet MS" w:hAnsi="Trebuchet MS"/>
          <w:noProof/>
        </w:rPr>
        <w:t xml:space="preserve"> heart </w:t>
      </w:r>
      <w:del w:id="165" w:author="Author">
        <w:r w:rsidRPr="00242E5F">
          <w:rPr>
            <w:rFonts w:ascii="Trebuchet MS" w:hAnsi="Trebuchet MS"/>
            <w:noProof/>
          </w:rPr>
          <w:delText xml:space="preserve">may </w:delText>
        </w:r>
      </w:del>
      <w:r w:rsidRPr="00242E5F">
        <w:rPr>
          <w:rFonts w:ascii="Trebuchet MS" w:hAnsi="Trebuchet MS"/>
          <w:noProof/>
        </w:rPr>
        <w:t>be enticed</w:t>
      </w:r>
      <w:del w:id="166" w:author="Author">
        <w:r w:rsidRPr="00242E5F">
          <w:rPr>
            <w:rFonts w:ascii="Trebuchet MS" w:hAnsi="Trebuchet MS"/>
            <w:noProof/>
          </w:rPr>
          <w:delText xml:space="preserve">, and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do turn aside</w:delText>
        </w:r>
      </w:del>
      <w:ins w:id="167" w:author="Author">
        <w:r w:rsidRPr="00242E5F">
          <w:rPr>
            <w:rFonts w:ascii="Trebuchet MS" w:hAnsi="Trebuchet MS"/>
            <w:noProof/>
          </w:rPr>
          <w:t xml:space="preserve"> to go astray</w:t>
        </w:r>
      </w:ins>
      <w:r w:rsidRPr="00242E5F">
        <w:rPr>
          <w:rFonts w:ascii="Trebuchet MS" w:hAnsi="Trebuchet MS"/>
          <w:noProof/>
        </w:rPr>
        <w:t xml:space="preserve"> and worship other gods and bow down to them</w:t>
      </w:r>
      <w:del w:id="168" w:author="Author">
        <w:r w:rsidRPr="00242E5F">
          <w:rPr>
            <w:rFonts w:ascii="Trebuchet MS" w:hAnsi="Trebuchet MS"/>
            <w:noProof/>
          </w:rPr>
          <w:delText>,</w:delText>
        </w:r>
      </w:del>
      <w:ins w:id="169" w:author="Author">
        <w:r w:rsidRPr="00242E5F">
          <w:rPr>
            <w:rFonts w:ascii="Trebuchet MS" w:hAnsi="Trebuchet MS"/>
            <w:noProof/>
          </w:rPr>
          <w:t>.</w:t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11:17 </w:t>
      </w:r>
      <w:del w:id="170" w:author="Author">
        <w:r w:rsidRPr="00242E5F">
          <w:rPr>
            <w:rFonts w:ascii="Trebuchet MS" w:hAnsi="Trebuchet MS"/>
            <w:noProof/>
          </w:rPr>
          <w:delText>and</w:delText>
        </w:r>
      </w:del>
      <w:ins w:id="171" w:author="Author">
        <w:r w:rsidRPr="00242E5F">
          <w:rPr>
            <w:rFonts w:ascii="Trebuchet MS" w:hAnsi="Trebuchet MS"/>
            <w:noProof/>
          </w:rPr>
          <w:t>Otherwise,</w:t>
        </w:r>
      </w:ins>
      <w:r w:rsidRPr="00242E5F">
        <w:rPr>
          <w:rFonts w:ascii="Trebuchet MS" w:hAnsi="Trebuchet MS"/>
          <w:noProof/>
        </w:rPr>
        <w:t xml:space="preserve"> Jehovah’s anger </w:t>
      </w:r>
      <w:del w:id="172" w:author="Author">
        <w:r w:rsidRPr="00242E5F">
          <w:rPr>
            <w:rFonts w:ascii="Trebuchet MS" w:hAnsi="Trebuchet MS"/>
            <w:noProof/>
          </w:rPr>
          <w:delText>does</w:delText>
        </w:r>
      </w:del>
      <w:ins w:id="173" w:author="Author">
        <w:r w:rsidRPr="00242E5F">
          <w:rPr>
            <w:rFonts w:ascii="Trebuchet MS" w:hAnsi="Trebuchet MS"/>
            <w:noProof/>
          </w:rPr>
          <w:t>will</w:t>
        </w:r>
      </w:ins>
      <w:r w:rsidRPr="00242E5F">
        <w:rPr>
          <w:rFonts w:ascii="Trebuchet MS" w:hAnsi="Trebuchet MS"/>
          <w:noProof/>
        </w:rPr>
        <w:t xml:space="preserve"> blaze against </w:t>
      </w:r>
      <w:del w:id="174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75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, and he </w:t>
      </w:r>
      <w:del w:id="176" w:author="Author">
        <w:r w:rsidRPr="00242E5F">
          <w:rPr>
            <w:rFonts w:ascii="Trebuchet MS" w:hAnsi="Trebuchet MS"/>
            <w:noProof/>
          </w:rPr>
          <w:delText>does</w:delText>
        </w:r>
      </w:del>
      <w:ins w:id="177" w:author="Author">
        <w:r w:rsidRPr="00242E5F">
          <w:rPr>
            <w:rFonts w:ascii="Trebuchet MS" w:hAnsi="Trebuchet MS"/>
            <w:noProof/>
          </w:rPr>
          <w:t>will</w:t>
        </w:r>
      </w:ins>
      <w:r w:rsidRPr="00242E5F">
        <w:rPr>
          <w:rFonts w:ascii="Trebuchet MS" w:hAnsi="Trebuchet MS"/>
          <w:noProof/>
        </w:rPr>
        <w:t xml:space="preserve"> shut up the heavens so that </w:t>
      </w:r>
      <w:del w:id="178" w:author="Author">
        <w:r w:rsidRPr="00242E5F">
          <w:rPr>
            <w:rFonts w:ascii="Trebuchet MS" w:hAnsi="Trebuchet MS"/>
            <w:noProof/>
          </w:rPr>
          <w:delText>no</w:delText>
        </w:r>
      </w:del>
      <w:ins w:id="179" w:author="Author">
        <w:r w:rsidRPr="00242E5F">
          <w:rPr>
            <w:rFonts w:ascii="Trebuchet MS" w:hAnsi="Trebuchet MS"/>
            <w:noProof/>
          </w:rPr>
          <w:t>it will not</w:t>
        </w:r>
      </w:ins>
      <w:r w:rsidRPr="00242E5F">
        <w:rPr>
          <w:rFonts w:ascii="Trebuchet MS" w:hAnsi="Trebuchet MS"/>
          <w:noProof/>
        </w:rPr>
        <w:t xml:space="preserve"> rain </w:t>
      </w:r>
      <w:del w:id="180" w:author="Author">
        <w:r w:rsidRPr="00242E5F">
          <w:rPr>
            <w:rFonts w:ascii="Trebuchet MS" w:hAnsi="Trebuchet MS"/>
            <w:noProof/>
          </w:rPr>
          <w:delText xml:space="preserve">will occur </w:delText>
        </w:r>
      </w:del>
      <w:r w:rsidRPr="00242E5F">
        <w:rPr>
          <w:rFonts w:ascii="Trebuchet MS" w:hAnsi="Trebuchet MS"/>
          <w:noProof/>
        </w:rPr>
        <w:t xml:space="preserve">and the ground will not give its produce and </w:t>
      </w:r>
      <w:del w:id="181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have to</w:delText>
        </w:r>
      </w:del>
      <w:ins w:id="182" w:author="Author">
        <w:r w:rsidRPr="00242E5F">
          <w:rPr>
            <w:rFonts w:ascii="Trebuchet MS" w:hAnsi="Trebuchet MS"/>
            <w:noProof/>
          </w:rPr>
          <w:t>you will quickly</w:t>
        </w:r>
      </w:ins>
      <w:r w:rsidRPr="00242E5F">
        <w:rPr>
          <w:rFonts w:ascii="Trebuchet MS" w:hAnsi="Trebuchet MS"/>
          <w:noProof/>
        </w:rPr>
        <w:t xml:space="preserve"> perish </w:t>
      </w:r>
      <w:del w:id="183" w:author="Author">
        <w:r w:rsidRPr="00242E5F">
          <w:rPr>
            <w:rFonts w:ascii="Trebuchet MS" w:hAnsi="Trebuchet MS"/>
            <w:noProof/>
          </w:rPr>
          <w:delText xml:space="preserve">speedily </w:delText>
        </w:r>
      </w:del>
      <w:r w:rsidRPr="00242E5F">
        <w:rPr>
          <w:rFonts w:ascii="Trebuchet MS" w:hAnsi="Trebuchet MS"/>
          <w:noProof/>
        </w:rPr>
        <w:t xml:space="preserve">from </w:t>
      </w:r>
      <w:del w:id="184" w:author="Author">
        <w:r w:rsidRPr="00242E5F">
          <w:rPr>
            <w:rFonts w:ascii="Trebuchet MS" w:hAnsi="Trebuchet MS"/>
            <w:noProof/>
          </w:rPr>
          <w:delText xml:space="preserve">off </w:delText>
        </w:r>
      </w:del>
      <w:r w:rsidRPr="00242E5F">
        <w:rPr>
          <w:rFonts w:ascii="Trebuchet MS" w:hAnsi="Trebuchet MS"/>
          <w:noProof/>
        </w:rPr>
        <w:t xml:space="preserve">the good land that Jehovah is giving </w:t>
      </w:r>
      <w:del w:id="185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86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>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11:18 </w:t>
      </w:r>
      <w:r w:rsidRPr="00242E5F">
        <w:rPr>
          <w:rFonts w:ascii="Trebuchet MS" w:hAnsi="Trebuchet MS"/>
          <w:noProof/>
        </w:rPr>
        <w:t>“</w:t>
      </w:r>
      <w:del w:id="187" w:author="Author">
        <w:r w:rsidRPr="00242E5F">
          <w:rPr>
            <w:rFonts w:ascii="Trebuchet MS" w:hAnsi="Trebuchet MS"/>
            <w:noProof/>
          </w:rPr>
          <w:delText xml:space="preserve">And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188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must </w:t>
      </w:r>
      <w:del w:id="189" w:author="Author">
        <w:r w:rsidRPr="00242E5F">
          <w:rPr>
            <w:rFonts w:ascii="Trebuchet MS" w:hAnsi="Trebuchet MS"/>
            <w:noProof/>
          </w:rPr>
          <w:delText>apply</w:delText>
        </w:r>
      </w:del>
      <w:ins w:id="190" w:author="Author">
        <w:r w:rsidRPr="00242E5F">
          <w:rPr>
            <w:rFonts w:ascii="Trebuchet MS" w:hAnsi="Trebuchet MS"/>
            <w:noProof/>
          </w:rPr>
          <w:t>impress</w:t>
        </w:r>
      </w:ins>
      <w:r w:rsidRPr="00242E5F">
        <w:rPr>
          <w:rFonts w:ascii="Trebuchet MS" w:hAnsi="Trebuchet MS"/>
          <w:noProof/>
        </w:rPr>
        <w:t xml:space="preserve"> these words of mine </w:t>
      </w:r>
      <w:del w:id="191" w:author="Author">
        <w:r w:rsidRPr="00242E5F">
          <w:rPr>
            <w:rFonts w:ascii="Trebuchet MS" w:hAnsi="Trebuchet MS"/>
            <w:noProof/>
          </w:rPr>
          <w:delText xml:space="preserve">to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92" w:author="Author">
        <w:r w:rsidRPr="00242E5F">
          <w:rPr>
            <w:rFonts w:ascii="Trebuchet MS" w:hAnsi="Trebuchet MS"/>
            <w:noProof/>
          </w:rPr>
          <w:t>on your</w:t>
        </w:r>
      </w:ins>
      <w:r w:rsidRPr="00242E5F">
        <w:rPr>
          <w:rFonts w:ascii="Trebuchet MS" w:hAnsi="Trebuchet MS"/>
          <w:noProof/>
        </w:rPr>
        <w:t xml:space="preserve"> heart and </w:t>
      </w:r>
      <w:del w:id="193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94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soul</w:t>
      </w:r>
      <w:ins w:id="195" w:author="Author">
        <w:r w:rsidRPr="00242E5F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242E5F">
        <w:rPr>
          <w:rFonts w:ascii="Trebuchet MS" w:hAnsi="Trebuchet MS"/>
          <w:noProof/>
        </w:rPr>
        <w:t xml:space="preserve"> and bind them as a </w:t>
      </w:r>
      <w:del w:id="198" w:author="Author">
        <w:r w:rsidRPr="00242E5F">
          <w:rPr>
            <w:rFonts w:ascii="Trebuchet MS" w:hAnsi="Trebuchet MS"/>
            <w:noProof/>
          </w:rPr>
          <w:delText xml:space="preserve">sign upon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199" w:author="Author">
        <w:r w:rsidRPr="00242E5F">
          <w:rPr>
            <w:rFonts w:ascii="Trebuchet MS" w:hAnsi="Trebuchet MS"/>
            <w:noProof/>
          </w:rPr>
          <w:t>reminder on your</w:t>
        </w:r>
      </w:ins>
      <w:r w:rsidRPr="00242E5F">
        <w:rPr>
          <w:rFonts w:ascii="Trebuchet MS" w:hAnsi="Trebuchet MS"/>
          <w:noProof/>
        </w:rPr>
        <w:t xml:space="preserve"> hand, and they </w:t>
      </w:r>
      <w:del w:id="200" w:author="Author">
        <w:r w:rsidRPr="00242E5F">
          <w:rPr>
            <w:rFonts w:ascii="Trebuchet MS" w:hAnsi="Trebuchet MS"/>
            <w:noProof/>
          </w:rPr>
          <w:delText>must serve as</w:delText>
        </w:r>
      </w:del>
      <w:ins w:id="201" w:author="Author">
        <w:r w:rsidRPr="00242E5F">
          <w:rPr>
            <w:rFonts w:ascii="Trebuchet MS" w:hAnsi="Trebuchet MS"/>
            <w:noProof/>
          </w:rPr>
          <w:t>should be like</w:t>
        </w:r>
      </w:ins>
      <w:r w:rsidRPr="00242E5F">
        <w:rPr>
          <w:rFonts w:ascii="Trebuchet MS" w:hAnsi="Trebuchet MS"/>
          <w:noProof/>
        </w:rPr>
        <w:t xml:space="preserve"> a </w:t>
      </w:r>
      <w:del w:id="202" w:author="Author">
        <w:r w:rsidRPr="00242E5F">
          <w:rPr>
            <w:rFonts w:ascii="Trebuchet MS" w:hAnsi="Trebuchet MS"/>
            <w:noProof/>
          </w:rPr>
          <w:delText xml:space="preserve">frontlet band between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  <w:r w:rsidRPr="00242E5F">
          <w:rPr>
            <w:rFonts w:ascii="Trebuchet MS" w:hAnsi="Trebuchet MS"/>
            <w:noProof/>
          </w:rPr>
          <w:delText xml:space="preserve"> eyes.</w:delText>
        </w:r>
      </w:del>
      <w:ins w:id="203" w:author="Author">
        <w:r w:rsidRPr="00242E5F">
          <w:rPr>
            <w:rFonts w:ascii="Trebuchet MS" w:hAnsi="Trebuchet MS"/>
            <w:noProof/>
          </w:rPr>
          <w:t>headband on your forehead.</w:t>
        </w:r>
        <w:r w:rsidRPr="00242E5F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11:19 </w:t>
      </w:r>
      <w:del w:id="206" w:author="Author">
        <w:r w:rsidRPr="00242E5F">
          <w:rPr>
            <w:rFonts w:ascii="Trebuchet MS" w:hAnsi="Trebuchet MS"/>
            <w:noProof/>
          </w:rPr>
          <w:delText>Y</w:delText>
        </w:r>
        <w:r w:rsidRPr="00242E5F">
          <w:rPr>
            <w:rFonts w:ascii="Trebuchet MS" w:hAnsi="Trebuchet MS"/>
            <w:noProof/>
            <w:u w:val="dotted"/>
          </w:rPr>
          <w:delText>OU</w:delText>
        </w:r>
        <w:r w:rsidRPr="00242E5F">
          <w:rPr>
            <w:rFonts w:ascii="Trebuchet MS" w:hAnsi="Trebuchet MS"/>
            <w:noProof/>
          </w:rPr>
          <w:delText xml:space="preserve"> must also teach</w:delText>
        </w:r>
      </w:del>
      <w:ins w:id="207" w:author="Author">
        <w:r w:rsidRPr="00242E5F">
          <w:rPr>
            <w:rFonts w:ascii="Trebuchet MS" w:hAnsi="Trebuchet MS"/>
            <w:noProof/>
          </w:rPr>
          <w:t>Teach</w:t>
        </w:r>
      </w:ins>
      <w:r w:rsidRPr="00242E5F">
        <w:rPr>
          <w:rFonts w:ascii="Trebuchet MS" w:hAnsi="Trebuchet MS"/>
          <w:noProof/>
        </w:rPr>
        <w:t xml:space="preserve"> them to </w:t>
      </w:r>
      <w:del w:id="208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  <w:r w:rsidRPr="00242E5F">
          <w:rPr>
            <w:rFonts w:ascii="Trebuchet MS" w:hAnsi="Trebuchet MS"/>
            <w:noProof/>
          </w:rPr>
          <w:delText xml:space="preserve"> sons, so as to speak of</w:delText>
        </w:r>
      </w:del>
      <w:ins w:id="209" w:author="Author">
        <w:r w:rsidRPr="00242E5F">
          <w:rPr>
            <w:rFonts w:ascii="Trebuchet MS" w:hAnsi="Trebuchet MS"/>
            <w:noProof/>
          </w:rPr>
          <w:t>your children, speaking about</w:t>
        </w:r>
      </w:ins>
      <w:r w:rsidRPr="00242E5F">
        <w:rPr>
          <w:rFonts w:ascii="Trebuchet MS" w:hAnsi="Trebuchet MS"/>
          <w:noProof/>
        </w:rPr>
        <w:t xml:space="preserve"> them when you sit in your house and when you walk on the road and when you lie down and when you get up. </w:t>
      </w:r>
      <w:r w:rsidRPr="00242E5F">
        <w:rPr>
          <w:rFonts w:ascii="Trebuchet MS" w:hAnsi="Trebuchet MS"/>
          <w:b/>
          <w:noProof/>
        </w:rPr>
        <w:t xml:space="preserve">11:20 </w:t>
      </w:r>
      <w:del w:id="210" w:author="Author">
        <w:r w:rsidRPr="00242E5F">
          <w:rPr>
            <w:rFonts w:ascii="Trebuchet MS" w:hAnsi="Trebuchet MS"/>
            <w:noProof/>
          </w:rPr>
          <w:delText>And you must write</w:delText>
        </w:r>
      </w:del>
      <w:ins w:id="211" w:author="Author">
        <w:r w:rsidRPr="00242E5F">
          <w:rPr>
            <w:rFonts w:ascii="Trebuchet MS" w:hAnsi="Trebuchet MS"/>
            <w:noProof/>
          </w:rPr>
          <w:t>Write</w:t>
        </w:r>
      </w:ins>
      <w:r w:rsidRPr="00242E5F">
        <w:rPr>
          <w:rFonts w:ascii="Trebuchet MS" w:hAnsi="Trebuchet MS"/>
          <w:noProof/>
        </w:rPr>
        <w:t xml:space="preserve"> them </w:t>
      </w:r>
      <w:del w:id="212" w:author="Author">
        <w:r w:rsidRPr="00242E5F">
          <w:rPr>
            <w:rFonts w:ascii="Trebuchet MS" w:hAnsi="Trebuchet MS"/>
            <w:noProof/>
          </w:rPr>
          <w:delText>upon</w:delText>
        </w:r>
      </w:del>
      <w:ins w:id="213" w:author="Author">
        <w:r w:rsidRPr="00242E5F">
          <w:rPr>
            <w:rFonts w:ascii="Trebuchet MS" w:hAnsi="Trebuchet MS"/>
            <w:noProof/>
          </w:rPr>
          <w:t>on</w:t>
        </w:r>
      </w:ins>
      <w:r w:rsidRPr="00242E5F">
        <w:rPr>
          <w:rFonts w:ascii="Trebuchet MS" w:hAnsi="Trebuchet MS"/>
          <w:noProof/>
        </w:rPr>
        <w:t xml:space="preserve"> the doorposts of your house and on your gates, </w:t>
      </w:r>
      <w:r w:rsidRPr="00242E5F">
        <w:rPr>
          <w:rFonts w:ascii="Trebuchet MS" w:hAnsi="Trebuchet MS"/>
          <w:b/>
          <w:noProof/>
        </w:rPr>
        <w:t xml:space="preserve">11:21 </w:t>
      </w:r>
      <w:del w:id="214" w:author="Author">
        <w:r w:rsidRPr="00242E5F">
          <w:rPr>
            <w:rFonts w:ascii="Trebuchet MS" w:hAnsi="Trebuchet MS"/>
            <w:noProof/>
          </w:rPr>
          <w:delText>in order</w:delText>
        </w:r>
      </w:del>
      <w:ins w:id="215" w:author="Author">
        <w:r w:rsidRPr="00242E5F">
          <w:rPr>
            <w:rFonts w:ascii="Trebuchet MS" w:hAnsi="Trebuchet MS"/>
            <w:noProof/>
          </w:rPr>
          <w:t>so</w:t>
        </w:r>
      </w:ins>
      <w:r w:rsidRPr="00242E5F">
        <w:rPr>
          <w:rFonts w:ascii="Trebuchet MS" w:hAnsi="Trebuchet MS"/>
          <w:noProof/>
        </w:rPr>
        <w:t xml:space="preserve"> that </w:t>
      </w:r>
      <w:del w:id="216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  <w:r w:rsidRPr="00242E5F">
          <w:rPr>
            <w:rFonts w:ascii="Trebuchet MS" w:hAnsi="Trebuchet MS"/>
            <w:noProof/>
          </w:rPr>
          <w:delText xml:space="preserve"> days</w:delText>
        </w:r>
      </w:del>
      <w:ins w:id="217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and </w:t>
      </w:r>
      <w:del w:id="218" w:author="Author">
        <w:r w:rsidRPr="00242E5F">
          <w:rPr>
            <w:rFonts w:ascii="Trebuchet MS" w:hAnsi="Trebuchet MS"/>
            <w:noProof/>
          </w:rPr>
          <w:delText xml:space="preserve">the days of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19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sons may </w:t>
      </w:r>
      <w:del w:id="220" w:author="Author">
        <w:r w:rsidRPr="00242E5F">
          <w:rPr>
            <w:rFonts w:ascii="Trebuchet MS" w:hAnsi="Trebuchet MS"/>
            <w:noProof/>
          </w:rPr>
          <w:delText>be many on</w:delText>
        </w:r>
      </w:del>
      <w:ins w:id="221" w:author="Author">
        <w:r w:rsidRPr="00242E5F">
          <w:rPr>
            <w:rFonts w:ascii="Trebuchet MS" w:hAnsi="Trebuchet MS"/>
            <w:noProof/>
          </w:rPr>
          <w:t>live long in</w:t>
        </w:r>
      </w:ins>
      <w:r w:rsidRPr="00242E5F">
        <w:rPr>
          <w:rFonts w:ascii="Trebuchet MS" w:hAnsi="Trebuchet MS"/>
          <w:noProof/>
        </w:rPr>
        <w:t xml:space="preserve"> the </w:t>
      </w:r>
      <w:del w:id="222" w:author="Author">
        <w:r w:rsidRPr="00242E5F">
          <w:rPr>
            <w:rFonts w:ascii="Trebuchet MS" w:hAnsi="Trebuchet MS"/>
            <w:noProof/>
          </w:rPr>
          <w:delText>soil</w:delText>
        </w:r>
      </w:del>
      <w:ins w:id="223" w:author="Author">
        <w:r w:rsidRPr="00242E5F">
          <w:rPr>
            <w:rFonts w:ascii="Trebuchet MS" w:hAnsi="Trebuchet MS"/>
            <w:noProof/>
          </w:rPr>
          <w:t>land</w:t>
        </w:r>
      </w:ins>
      <w:r w:rsidRPr="00242E5F">
        <w:rPr>
          <w:rFonts w:ascii="Trebuchet MS" w:hAnsi="Trebuchet MS"/>
          <w:noProof/>
        </w:rPr>
        <w:t xml:space="preserve"> that Jehovah swore to </w:t>
      </w:r>
      <w:del w:id="224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25" w:author="Author">
        <w:r w:rsidRPr="00242E5F">
          <w:rPr>
            <w:rFonts w:ascii="Trebuchet MS" w:hAnsi="Trebuchet MS"/>
            <w:noProof/>
          </w:rPr>
          <w:t>give to your</w:t>
        </w:r>
      </w:ins>
      <w:r w:rsidRPr="00242E5F">
        <w:rPr>
          <w:rFonts w:ascii="Trebuchet MS" w:hAnsi="Trebuchet MS"/>
          <w:noProof/>
        </w:rPr>
        <w:t xml:space="preserve"> forefathers</w:t>
      </w:r>
      <w:del w:id="226" w:author="Author">
        <w:r w:rsidRPr="00242E5F">
          <w:rPr>
            <w:rFonts w:ascii="Trebuchet MS" w:hAnsi="Trebuchet MS"/>
            <w:noProof/>
          </w:rPr>
          <w:delText xml:space="preserve"> to give to them</w:delText>
        </w:r>
      </w:del>
      <w:r w:rsidRPr="00242E5F">
        <w:rPr>
          <w:rFonts w:ascii="Trebuchet MS" w:hAnsi="Trebuchet MS"/>
          <w:noProof/>
        </w:rPr>
        <w:t>,</w:t>
      </w:r>
      <w:ins w:id="227" w:author="Author">
        <w:r w:rsidRPr="00242E5F">
          <w:rPr>
            <w:rFonts w:ascii="Trebuchet MS" w:hAnsi="Trebuchet MS"/>
            <w:noProof/>
          </w:rPr>
          <w:t xml:space="preserve"> for</w:t>
        </w:r>
      </w:ins>
      <w:r w:rsidRPr="00242E5F">
        <w:rPr>
          <w:rFonts w:ascii="Trebuchet MS" w:hAnsi="Trebuchet MS"/>
          <w:noProof/>
        </w:rPr>
        <w:t xml:space="preserve"> as </w:t>
      </w:r>
      <w:del w:id="228" w:author="Author">
        <w:r w:rsidRPr="00242E5F">
          <w:rPr>
            <w:rFonts w:ascii="Trebuchet MS" w:hAnsi="Trebuchet MS"/>
            <w:noProof/>
          </w:rPr>
          <w:delText>the days of</w:delText>
        </w:r>
      </w:del>
      <w:ins w:id="229" w:author="Author">
        <w:r w:rsidRPr="00242E5F">
          <w:rPr>
            <w:rFonts w:ascii="Trebuchet MS" w:hAnsi="Trebuchet MS"/>
            <w:noProof/>
          </w:rPr>
          <w:t>long as</w:t>
        </w:r>
      </w:ins>
      <w:r w:rsidRPr="00242E5F">
        <w:rPr>
          <w:rFonts w:ascii="Trebuchet MS" w:hAnsi="Trebuchet MS"/>
          <w:noProof/>
        </w:rPr>
        <w:t xml:space="preserve"> the heavens </w:t>
      </w:r>
      <w:ins w:id="230" w:author="Author">
        <w:r w:rsidRPr="00242E5F">
          <w:rPr>
            <w:rFonts w:ascii="Trebuchet MS" w:hAnsi="Trebuchet MS"/>
            <w:noProof/>
          </w:rPr>
          <w:t xml:space="preserve">are </w:t>
        </w:r>
      </w:ins>
      <w:r w:rsidRPr="00242E5F">
        <w:rPr>
          <w:rFonts w:ascii="Trebuchet MS" w:hAnsi="Trebuchet MS"/>
          <w:noProof/>
        </w:rPr>
        <w:t>over the earth.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11:22 </w:t>
      </w:r>
      <w:r w:rsidRPr="00242E5F">
        <w:rPr>
          <w:rFonts w:ascii="Trebuchet MS" w:hAnsi="Trebuchet MS"/>
          <w:noProof/>
        </w:rPr>
        <w:t>“</w:t>
      </w:r>
      <w:del w:id="231" w:author="Author">
        <w:r w:rsidRPr="00242E5F">
          <w:rPr>
            <w:rFonts w:ascii="Trebuchet MS" w:hAnsi="Trebuchet MS"/>
            <w:noProof/>
          </w:rPr>
          <w:delText xml:space="preserve">For if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32" w:author="Author">
        <w:r w:rsidRPr="00242E5F">
          <w:rPr>
            <w:rFonts w:ascii="Trebuchet MS" w:hAnsi="Trebuchet MS"/>
            <w:noProof/>
          </w:rPr>
          <w:t>If you</w:t>
        </w:r>
      </w:ins>
      <w:r w:rsidRPr="00242E5F">
        <w:rPr>
          <w:rFonts w:ascii="Trebuchet MS" w:hAnsi="Trebuchet MS"/>
          <w:noProof/>
        </w:rPr>
        <w:t xml:space="preserve"> strictly </w:t>
      </w:r>
      <w:del w:id="233" w:author="Author">
        <w:r w:rsidRPr="00242E5F">
          <w:rPr>
            <w:rFonts w:ascii="Trebuchet MS" w:hAnsi="Trebuchet MS"/>
            <w:noProof/>
          </w:rPr>
          <w:delText>keep all</w:delText>
        </w:r>
      </w:del>
      <w:ins w:id="234" w:author="Author">
        <w:r w:rsidRPr="00242E5F">
          <w:rPr>
            <w:rFonts w:ascii="Trebuchet MS" w:hAnsi="Trebuchet MS"/>
            <w:noProof/>
          </w:rPr>
          <w:t>observe</w:t>
        </w:r>
      </w:ins>
      <w:r w:rsidRPr="00242E5F">
        <w:rPr>
          <w:rFonts w:ascii="Trebuchet MS" w:hAnsi="Trebuchet MS"/>
          <w:noProof/>
        </w:rPr>
        <w:t xml:space="preserve"> this commandment that I am </w:t>
      </w:r>
      <w:del w:id="235" w:author="Author">
        <w:r w:rsidRPr="00242E5F">
          <w:rPr>
            <w:rFonts w:ascii="Trebuchet MS" w:hAnsi="Trebuchet MS"/>
            <w:noProof/>
          </w:rPr>
          <w:delText xml:space="preserve">commanding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so as to do</w:delText>
        </w:r>
      </w:del>
      <w:ins w:id="236" w:author="Author">
        <w:r w:rsidRPr="00242E5F">
          <w:rPr>
            <w:rFonts w:ascii="Trebuchet MS" w:hAnsi="Trebuchet MS"/>
            <w:noProof/>
          </w:rPr>
          <w:t>giving you and you carry</w:t>
        </w:r>
      </w:ins>
      <w:r w:rsidRPr="00242E5F">
        <w:rPr>
          <w:rFonts w:ascii="Trebuchet MS" w:hAnsi="Trebuchet MS"/>
          <w:noProof/>
        </w:rPr>
        <w:t xml:space="preserve"> it</w:t>
      </w:r>
      <w:ins w:id="237" w:author="Author">
        <w:r w:rsidRPr="00242E5F">
          <w:rPr>
            <w:rFonts w:ascii="Trebuchet MS" w:hAnsi="Trebuchet MS"/>
            <w:noProof/>
          </w:rPr>
          <w:t xml:space="preserve"> out</w:t>
        </w:r>
      </w:ins>
      <w:r w:rsidRPr="00242E5F">
        <w:rPr>
          <w:rFonts w:ascii="Trebuchet MS" w:hAnsi="Trebuchet MS"/>
          <w:noProof/>
        </w:rPr>
        <w:t xml:space="preserve">, to love Jehovah </w:t>
      </w:r>
      <w:del w:id="238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39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God, to walk in all his ways and to cling to him, </w:t>
      </w:r>
      <w:r w:rsidRPr="00242E5F">
        <w:rPr>
          <w:rFonts w:ascii="Trebuchet MS" w:hAnsi="Trebuchet MS"/>
          <w:b/>
          <w:noProof/>
        </w:rPr>
        <w:t xml:space="preserve">11:23 </w:t>
      </w:r>
      <w:r w:rsidRPr="00242E5F">
        <w:rPr>
          <w:rFonts w:ascii="Trebuchet MS" w:hAnsi="Trebuchet MS"/>
          <w:noProof/>
        </w:rPr>
        <w:t xml:space="preserve">Jehovah </w:t>
      </w:r>
      <w:del w:id="240" w:author="Author">
        <w:r w:rsidRPr="00242E5F">
          <w:rPr>
            <w:rFonts w:ascii="Trebuchet MS" w:hAnsi="Trebuchet MS"/>
            <w:noProof/>
          </w:rPr>
          <w:delText>also must</w:delText>
        </w:r>
      </w:del>
      <w:ins w:id="241" w:author="Author">
        <w:r w:rsidRPr="00242E5F">
          <w:rPr>
            <w:rFonts w:ascii="Trebuchet MS" w:hAnsi="Trebuchet MS"/>
            <w:noProof/>
          </w:rPr>
          <w:t>will</w:t>
        </w:r>
      </w:ins>
      <w:r w:rsidRPr="00242E5F">
        <w:rPr>
          <w:rFonts w:ascii="Trebuchet MS" w:hAnsi="Trebuchet MS"/>
          <w:noProof/>
        </w:rPr>
        <w:t xml:space="preserve"> drive away all these nations </w:t>
      </w:r>
      <w:del w:id="242" w:author="Author">
        <w:r w:rsidRPr="00242E5F">
          <w:rPr>
            <w:rFonts w:ascii="Trebuchet MS" w:hAnsi="Trebuchet MS"/>
            <w:noProof/>
          </w:rPr>
          <w:delText xml:space="preserve">on account of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43" w:author="Author">
        <w:r w:rsidRPr="00242E5F">
          <w:rPr>
            <w:rFonts w:ascii="Trebuchet MS" w:hAnsi="Trebuchet MS"/>
            <w:noProof/>
          </w:rPr>
          <w:t>from before you</w:t>
        </w:r>
      </w:ins>
      <w:r w:rsidRPr="00242E5F">
        <w:rPr>
          <w:rFonts w:ascii="Trebuchet MS" w:hAnsi="Trebuchet MS"/>
          <w:noProof/>
        </w:rPr>
        <w:t xml:space="preserve">, and </w:t>
      </w:r>
      <w:del w:id="244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45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will</w:t>
      </w:r>
      <w:del w:id="246" w:author="Author">
        <w:r w:rsidRPr="00242E5F">
          <w:rPr>
            <w:rFonts w:ascii="Trebuchet MS" w:hAnsi="Trebuchet MS"/>
            <w:noProof/>
          </w:rPr>
          <w:delText xml:space="preserve"> certainly</w:delText>
        </w:r>
      </w:del>
      <w:r w:rsidRPr="00242E5F">
        <w:rPr>
          <w:rFonts w:ascii="Trebuchet MS" w:hAnsi="Trebuchet MS"/>
          <w:noProof/>
        </w:rPr>
        <w:t xml:space="preserve"> dispossess nations greater and more numerous than </w:t>
      </w:r>
      <w:del w:id="247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48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are. </w:t>
      </w:r>
      <w:r w:rsidRPr="00242E5F">
        <w:rPr>
          <w:rFonts w:ascii="Trebuchet MS" w:hAnsi="Trebuchet MS"/>
          <w:b/>
          <w:noProof/>
        </w:rPr>
        <w:t xml:space="preserve">11:24 </w:t>
      </w:r>
      <w:r w:rsidRPr="00242E5F">
        <w:rPr>
          <w:rFonts w:ascii="Trebuchet MS" w:hAnsi="Trebuchet MS"/>
          <w:noProof/>
        </w:rPr>
        <w:t xml:space="preserve">Every place </w:t>
      </w:r>
      <w:del w:id="249" w:author="Author">
        <w:r w:rsidRPr="00242E5F">
          <w:rPr>
            <w:rFonts w:ascii="Trebuchet MS" w:hAnsi="Trebuchet MS"/>
            <w:noProof/>
          </w:rPr>
          <w:delText xml:space="preserve">on which the sole of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50" w:author="Author">
        <w:r w:rsidRPr="00242E5F">
          <w:rPr>
            <w:rFonts w:ascii="Trebuchet MS" w:hAnsi="Trebuchet MS"/>
            <w:noProof/>
          </w:rPr>
          <w:t>you set your</w:t>
        </w:r>
      </w:ins>
      <w:r w:rsidRPr="00242E5F">
        <w:rPr>
          <w:rFonts w:ascii="Trebuchet MS" w:hAnsi="Trebuchet MS"/>
          <w:noProof/>
        </w:rPr>
        <w:t xml:space="preserve"> foot will </w:t>
      </w:r>
      <w:del w:id="251" w:author="Author">
        <w:r w:rsidRPr="00242E5F">
          <w:rPr>
            <w:rFonts w:ascii="Trebuchet MS" w:hAnsi="Trebuchet MS"/>
            <w:noProof/>
          </w:rPr>
          <w:delText xml:space="preserve">tread will </w:delText>
        </w:r>
      </w:del>
      <w:r w:rsidRPr="00242E5F">
        <w:rPr>
          <w:rFonts w:ascii="Trebuchet MS" w:hAnsi="Trebuchet MS"/>
          <w:noProof/>
        </w:rPr>
        <w:t xml:space="preserve">become </w:t>
      </w:r>
      <w:del w:id="252" w:author="Author">
        <w:r w:rsidRPr="00242E5F">
          <w:rPr>
            <w:rFonts w:ascii="Trebuchet MS" w:hAnsi="Trebuchet MS"/>
            <w:noProof/>
            <w:u w:val="dotted"/>
          </w:rPr>
          <w:delText>YOURS</w:delText>
        </w:r>
      </w:del>
      <w:ins w:id="253" w:author="Author">
        <w:r w:rsidRPr="00242E5F">
          <w:rPr>
            <w:rFonts w:ascii="Trebuchet MS" w:hAnsi="Trebuchet MS"/>
            <w:noProof/>
          </w:rPr>
          <w:t>yours</w:t>
        </w:r>
      </w:ins>
      <w:r w:rsidRPr="00242E5F">
        <w:rPr>
          <w:rFonts w:ascii="Trebuchet MS" w:hAnsi="Trebuchet MS"/>
          <w:noProof/>
        </w:rPr>
        <w:t>. From the wilderness up to Leb′a·non, from the River, the river Eu·phra′tes, to the western sea</w:t>
      </w:r>
      <w:del w:id="254" w:author="Author">
        <w:r w:rsidRPr="00242E5F">
          <w:rPr>
            <w:rFonts w:ascii="Trebuchet MS" w:hAnsi="Trebuchet MS"/>
            <w:noProof/>
          </w:rPr>
          <w:delText xml:space="preserve">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55" w:author="Author">
        <w:r w:rsidRPr="00242E5F">
          <w:rPr>
            <w:rFonts w:ascii="Trebuchet MS" w:hAnsi="Trebuchet MS"/>
            <w:noProof/>
          </w:rPr>
          <w:t>,</w:t>
        </w:r>
        <w:r w:rsidRPr="00242E5F">
          <w:rPr>
            <w:rStyle w:val="FootnoteReference"/>
            <w:rFonts w:ascii="Trebuchet MS" w:hAnsi="Trebuchet MS"/>
            <w:noProof/>
          </w:rPr>
          <w:footnoteReference w:id="8"/>
        </w:r>
        <w:r w:rsidRPr="00242E5F">
          <w:rPr>
            <w:rFonts w:ascii="Trebuchet MS" w:hAnsi="Trebuchet MS"/>
            <w:noProof/>
          </w:rPr>
          <w:t xml:space="preserve"> your</w:t>
        </w:r>
      </w:ins>
      <w:r w:rsidRPr="00242E5F">
        <w:rPr>
          <w:rFonts w:ascii="Trebuchet MS" w:hAnsi="Trebuchet MS"/>
          <w:noProof/>
        </w:rPr>
        <w:t xml:space="preserve"> boundary will become. </w:t>
      </w:r>
      <w:r w:rsidRPr="00242E5F">
        <w:rPr>
          <w:rFonts w:ascii="Trebuchet MS" w:hAnsi="Trebuchet MS"/>
          <w:b/>
          <w:noProof/>
        </w:rPr>
        <w:t xml:space="preserve">11:25 </w:t>
      </w:r>
      <w:del w:id="258" w:author="Author">
        <w:r w:rsidRPr="00242E5F">
          <w:rPr>
            <w:rFonts w:ascii="Trebuchet MS" w:hAnsi="Trebuchet MS"/>
            <w:noProof/>
          </w:rPr>
          <w:delText>No man</w:delText>
        </w:r>
      </w:del>
      <w:ins w:id="259" w:author="Author">
        <w:r w:rsidRPr="00242E5F">
          <w:rPr>
            <w:rFonts w:ascii="Trebuchet MS" w:hAnsi="Trebuchet MS"/>
            <w:noProof/>
          </w:rPr>
          <w:t>Nobody</w:t>
        </w:r>
      </w:ins>
      <w:r w:rsidRPr="00242E5F">
        <w:rPr>
          <w:rFonts w:ascii="Trebuchet MS" w:hAnsi="Trebuchet MS"/>
          <w:noProof/>
        </w:rPr>
        <w:t xml:space="preserve"> will </w:t>
      </w:r>
      <w:del w:id="260" w:author="Author">
        <w:r w:rsidRPr="00242E5F">
          <w:rPr>
            <w:rFonts w:ascii="Trebuchet MS" w:hAnsi="Trebuchet MS"/>
            <w:noProof/>
          </w:rPr>
          <w:delText xml:space="preserve">make a firm </w:delText>
        </w:r>
      </w:del>
      <w:r w:rsidRPr="00242E5F">
        <w:rPr>
          <w:rFonts w:ascii="Trebuchet MS" w:hAnsi="Trebuchet MS"/>
          <w:noProof/>
        </w:rPr>
        <w:t xml:space="preserve">stand </w:t>
      </w:r>
      <w:del w:id="261" w:author="Author">
        <w:r w:rsidRPr="00242E5F">
          <w:rPr>
            <w:rFonts w:ascii="Trebuchet MS" w:hAnsi="Trebuchet MS"/>
            <w:noProof/>
          </w:rPr>
          <w:delText xml:space="preserve">against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. The </w:delText>
        </w:r>
      </w:del>
      <w:ins w:id="262" w:author="Author">
        <w:r w:rsidRPr="00242E5F">
          <w:rPr>
            <w:rFonts w:ascii="Trebuchet MS" w:hAnsi="Trebuchet MS"/>
            <w:noProof/>
          </w:rPr>
          <w:t xml:space="preserve">up to you. Jehovah your God will spread the </w:t>
        </w:r>
      </w:ins>
      <w:r w:rsidRPr="00242E5F">
        <w:rPr>
          <w:rFonts w:ascii="Trebuchet MS" w:hAnsi="Trebuchet MS"/>
          <w:noProof/>
        </w:rPr>
        <w:t xml:space="preserve">dread </w:t>
      </w:r>
      <w:del w:id="263" w:author="Author">
        <w:r w:rsidRPr="00242E5F">
          <w:rPr>
            <w:rFonts w:ascii="Trebuchet MS" w:hAnsi="Trebuchet MS"/>
            <w:noProof/>
          </w:rPr>
          <w:delText xml:space="preserve">of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</w:delText>
        </w:r>
      </w:del>
      <w:r w:rsidRPr="00242E5F">
        <w:rPr>
          <w:rFonts w:ascii="Trebuchet MS" w:hAnsi="Trebuchet MS"/>
          <w:noProof/>
        </w:rPr>
        <w:t xml:space="preserve">and the fear of </w:t>
      </w:r>
      <w:del w:id="264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Jehovah </w:delText>
        </w:r>
        <w:r w:rsidRPr="00242E5F">
          <w:rPr>
            <w:rFonts w:ascii="Trebuchet MS" w:hAnsi="Trebuchet MS"/>
            <w:noProof/>
            <w:u w:val="dotted"/>
          </w:rPr>
          <w:delText>YOUR</w:delText>
        </w:r>
        <w:r w:rsidRPr="00242E5F">
          <w:rPr>
            <w:rFonts w:ascii="Trebuchet MS" w:hAnsi="Trebuchet MS"/>
            <w:noProof/>
          </w:rPr>
          <w:delText xml:space="preserve"> God will put before the face of all</w:delText>
        </w:r>
      </w:del>
      <w:ins w:id="265" w:author="Author">
        <w:r w:rsidRPr="00242E5F">
          <w:rPr>
            <w:rFonts w:ascii="Trebuchet MS" w:hAnsi="Trebuchet MS"/>
            <w:noProof/>
          </w:rPr>
          <w:t>you over</w:t>
        </w:r>
      </w:ins>
      <w:r w:rsidRPr="00242E5F">
        <w:rPr>
          <w:rFonts w:ascii="Trebuchet MS" w:hAnsi="Trebuchet MS"/>
          <w:noProof/>
        </w:rPr>
        <w:t xml:space="preserve"> the </w:t>
      </w:r>
      <w:ins w:id="266" w:author="Author">
        <w:r w:rsidRPr="00242E5F">
          <w:rPr>
            <w:rFonts w:ascii="Trebuchet MS" w:hAnsi="Trebuchet MS"/>
            <w:noProof/>
          </w:rPr>
          <w:t xml:space="preserve">whole </w:t>
        </w:r>
      </w:ins>
      <w:r w:rsidRPr="00242E5F">
        <w:rPr>
          <w:rFonts w:ascii="Trebuchet MS" w:hAnsi="Trebuchet MS"/>
          <w:noProof/>
        </w:rPr>
        <w:t xml:space="preserve">land on which </w:t>
      </w:r>
      <w:del w:id="267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will tread</w:delText>
        </w:r>
      </w:del>
      <w:ins w:id="268" w:author="Author">
        <w:r w:rsidRPr="00242E5F">
          <w:rPr>
            <w:rFonts w:ascii="Trebuchet MS" w:hAnsi="Trebuchet MS"/>
            <w:noProof/>
          </w:rPr>
          <w:t>you walk</w:t>
        </w:r>
      </w:ins>
      <w:r w:rsidRPr="00242E5F">
        <w:rPr>
          <w:rFonts w:ascii="Trebuchet MS" w:hAnsi="Trebuchet MS"/>
          <w:noProof/>
        </w:rPr>
        <w:t xml:space="preserve">, just as he </w:t>
      </w:r>
      <w:del w:id="269" w:author="Author">
        <w:r w:rsidRPr="00242E5F">
          <w:rPr>
            <w:rFonts w:ascii="Trebuchet MS" w:hAnsi="Trebuchet MS"/>
            <w:noProof/>
          </w:rPr>
          <w:delText xml:space="preserve">has </w:delText>
        </w:r>
      </w:del>
      <w:r w:rsidRPr="00242E5F">
        <w:rPr>
          <w:rFonts w:ascii="Trebuchet MS" w:hAnsi="Trebuchet MS"/>
          <w:noProof/>
        </w:rPr>
        <w:t xml:space="preserve">promised </w:t>
      </w:r>
      <w:del w:id="270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71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>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11:26 </w:t>
      </w:r>
      <w:r w:rsidRPr="00242E5F">
        <w:rPr>
          <w:rFonts w:ascii="Trebuchet MS" w:hAnsi="Trebuchet MS"/>
          <w:noProof/>
        </w:rPr>
        <w:t xml:space="preserve">“See, I am putting before </w:t>
      </w:r>
      <w:del w:id="272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73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today </w:t>
      </w:r>
      <w:ins w:id="274" w:author="Author">
        <w:r w:rsidRPr="00242E5F">
          <w:rPr>
            <w:rFonts w:ascii="Trebuchet MS" w:hAnsi="Trebuchet MS"/>
            <w:noProof/>
          </w:rPr>
          <w:t xml:space="preserve">a </w:t>
        </w:r>
      </w:ins>
      <w:r w:rsidRPr="00242E5F">
        <w:rPr>
          <w:rFonts w:ascii="Trebuchet MS" w:hAnsi="Trebuchet MS"/>
          <w:noProof/>
        </w:rPr>
        <w:t xml:space="preserve">blessing and </w:t>
      </w:r>
      <w:del w:id="275" w:author="Author">
        <w:r w:rsidRPr="00242E5F">
          <w:rPr>
            <w:rFonts w:ascii="Trebuchet MS" w:hAnsi="Trebuchet MS"/>
            <w:noProof/>
          </w:rPr>
          <w:delText>malediction</w:delText>
        </w:r>
      </w:del>
      <w:ins w:id="276" w:author="Author">
        <w:r w:rsidRPr="00242E5F">
          <w:rPr>
            <w:rFonts w:ascii="Trebuchet MS" w:hAnsi="Trebuchet MS"/>
            <w:noProof/>
          </w:rPr>
          <w:t>a curse</w:t>
        </w:r>
      </w:ins>
      <w:r w:rsidRPr="00242E5F">
        <w:rPr>
          <w:rFonts w:ascii="Trebuchet MS" w:hAnsi="Trebuchet MS"/>
          <w:noProof/>
        </w:rPr>
        <w:t xml:space="preserve">: </w:t>
      </w:r>
      <w:r w:rsidRPr="00242E5F">
        <w:rPr>
          <w:rFonts w:ascii="Trebuchet MS" w:hAnsi="Trebuchet MS"/>
          <w:b/>
          <w:noProof/>
        </w:rPr>
        <w:t xml:space="preserve">11:27 </w:t>
      </w:r>
      <w:r w:rsidRPr="00242E5F">
        <w:rPr>
          <w:rFonts w:ascii="Trebuchet MS" w:hAnsi="Trebuchet MS"/>
          <w:noProof/>
        </w:rPr>
        <w:t>the blessing</w:t>
      </w:r>
      <w:del w:id="277" w:author="Author">
        <w:r w:rsidRPr="00242E5F">
          <w:rPr>
            <w:rFonts w:ascii="Trebuchet MS" w:hAnsi="Trebuchet MS"/>
            <w:noProof/>
          </w:rPr>
          <w:delText xml:space="preserve">, provided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will</w:delText>
        </w:r>
      </w:del>
      <w:ins w:id="278" w:author="Author">
        <w:r w:rsidRPr="00242E5F">
          <w:rPr>
            <w:rFonts w:ascii="Trebuchet MS" w:hAnsi="Trebuchet MS"/>
            <w:noProof/>
          </w:rPr>
          <w:t xml:space="preserve"> if you</w:t>
        </w:r>
      </w:ins>
      <w:r w:rsidRPr="00242E5F">
        <w:rPr>
          <w:rFonts w:ascii="Trebuchet MS" w:hAnsi="Trebuchet MS"/>
          <w:noProof/>
        </w:rPr>
        <w:t xml:space="preserve"> obey the commandments of Jehovah </w:t>
      </w:r>
      <w:del w:id="279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80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God that I am commanding </w:t>
      </w:r>
      <w:del w:id="281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82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today</w:t>
      </w:r>
      <w:del w:id="283" w:author="Author">
        <w:r w:rsidRPr="00242E5F">
          <w:rPr>
            <w:rFonts w:ascii="Trebuchet MS" w:hAnsi="Trebuchet MS"/>
            <w:noProof/>
          </w:rPr>
          <w:delText>;</w:delText>
        </w:r>
      </w:del>
      <w:ins w:id="284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11:28 </w:t>
      </w:r>
      <w:r w:rsidRPr="00242E5F">
        <w:rPr>
          <w:rFonts w:ascii="Trebuchet MS" w:hAnsi="Trebuchet MS"/>
          <w:noProof/>
        </w:rPr>
        <w:t xml:space="preserve">and the </w:t>
      </w:r>
      <w:del w:id="285" w:author="Author">
        <w:r w:rsidRPr="00242E5F">
          <w:rPr>
            <w:rFonts w:ascii="Trebuchet MS" w:hAnsi="Trebuchet MS"/>
            <w:noProof/>
          </w:rPr>
          <w:delText>malediction,</w:delText>
        </w:r>
      </w:del>
      <w:ins w:id="286" w:author="Author">
        <w:r w:rsidRPr="00242E5F">
          <w:rPr>
            <w:rFonts w:ascii="Trebuchet MS" w:hAnsi="Trebuchet MS"/>
            <w:noProof/>
          </w:rPr>
          <w:t>curse</w:t>
        </w:r>
      </w:ins>
      <w:r w:rsidRPr="00242E5F">
        <w:rPr>
          <w:rFonts w:ascii="Trebuchet MS" w:hAnsi="Trebuchet MS"/>
          <w:noProof/>
        </w:rPr>
        <w:t xml:space="preserve"> if </w:t>
      </w:r>
      <w:del w:id="287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will</w:delText>
        </w:r>
      </w:del>
      <w:ins w:id="288" w:author="Author">
        <w:r w:rsidRPr="00242E5F">
          <w:rPr>
            <w:rFonts w:ascii="Trebuchet MS" w:hAnsi="Trebuchet MS"/>
            <w:noProof/>
          </w:rPr>
          <w:t>you do</w:t>
        </w:r>
      </w:ins>
      <w:r w:rsidRPr="00242E5F">
        <w:rPr>
          <w:rFonts w:ascii="Trebuchet MS" w:hAnsi="Trebuchet MS"/>
          <w:noProof/>
        </w:rPr>
        <w:t xml:space="preserve"> not obey the commandments of Jehovah </w:t>
      </w:r>
      <w:del w:id="289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290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God and </w:t>
      </w:r>
      <w:del w:id="291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do</w:delText>
        </w:r>
      </w:del>
      <w:ins w:id="292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turn aside from the way </w:t>
      </w:r>
      <w:del w:id="293" w:author="Author">
        <w:r w:rsidRPr="00242E5F">
          <w:rPr>
            <w:rFonts w:ascii="Trebuchet MS" w:hAnsi="Trebuchet MS"/>
            <w:noProof/>
          </w:rPr>
          <w:delText xml:space="preserve">about which </w:delText>
        </w:r>
      </w:del>
      <w:r w:rsidRPr="00242E5F">
        <w:rPr>
          <w:rFonts w:ascii="Trebuchet MS" w:hAnsi="Trebuchet MS"/>
          <w:noProof/>
        </w:rPr>
        <w:t xml:space="preserve">I am commanding </w:t>
      </w:r>
      <w:del w:id="294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95" w:author="Author">
        <w:r w:rsidRPr="00242E5F">
          <w:rPr>
            <w:rFonts w:ascii="Trebuchet MS" w:hAnsi="Trebuchet MS"/>
            <w:noProof/>
          </w:rPr>
          <w:t>you to follow</w:t>
        </w:r>
      </w:ins>
      <w:r w:rsidRPr="00242E5F">
        <w:rPr>
          <w:rFonts w:ascii="Trebuchet MS" w:hAnsi="Trebuchet MS"/>
          <w:noProof/>
        </w:rPr>
        <w:t xml:space="preserve"> today</w:t>
      </w:r>
      <w:del w:id="296" w:author="Author">
        <w:r w:rsidRPr="00242E5F">
          <w:rPr>
            <w:rFonts w:ascii="Trebuchet MS" w:hAnsi="Trebuchet MS"/>
            <w:noProof/>
          </w:rPr>
          <w:delText>, so as to walk after other</w:delText>
        </w:r>
      </w:del>
      <w:ins w:id="297" w:author="Author">
        <w:r w:rsidRPr="00242E5F">
          <w:rPr>
            <w:rFonts w:ascii="Trebuchet MS" w:hAnsi="Trebuchet MS"/>
            <w:noProof/>
          </w:rPr>
          <w:t xml:space="preserve"> and you follow</w:t>
        </w:r>
      </w:ins>
      <w:r w:rsidRPr="00242E5F">
        <w:rPr>
          <w:rFonts w:ascii="Trebuchet MS" w:hAnsi="Trebuchet MS"/>
          <w:noProof/>
        </w:rPr>
        <w:t xml:space="preserve"> gods </w:t>
      </w:r>
      <w:del w:id="298" w:author="Author">
        <w:r w:rsidRPr="00242E5F">
          <w:rPr>
            <w:rFonts w:ascii="Trebuchet MS" w:hAnsi="Trebuchet MS"/>
            <w:noProof/>
          </w:rPr>
          <w:delText xml:space="preserve">whom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299" w:author="Author">
        <w:r w:rsidRPr="00242E5F">
          <w:rPr>
            <w:rFonts w:ascii="Trebuchet MS" w:hAnsi="Trebuchet MS"/>
            <w:noProof/>
          </w:rPr>
          <w:t>that you</w:t>
        </w:r>
      </w:ins>
      <w:r w:rsidRPr="00242E5F">
        <w:rPr>
          <w:rFonts w:ascii="Trebuchet MS" w:hAnsi="Trebuchet MS"/>
          <w:noProof/>
        </w:rPr>
        <w:t xml:space="preserve"> have not known.</w:t>
      </w:r>
    </w:p>
    <w:p w:rsidR="00E86D5E" w:rsidRPr="00242E5F" w:rsidRDefault="00E86D5E" w:rsidP="00E86D5E">
      <w:pPr>
        <w:rPr>
          <w:rFonts w:ascii="Trebuchet MS" w:hAnsi="Trebuchet MS"/>
          <w:noProof/>
        </w:rPr>
      </w:pPr>
      <w:r w:rsidRPr="00242E5F">
        <w:rPr>
          <w:rFonts w:ascii="Trebuchet MS" w:hAnsi="Trebuchet MS"/>
          <w:b/>
        </w:rPr>
        <w:t xml:space="preserve">11:29 </w:t>
      </w:r>
      <w:r w:rsidRPr="00242E5F">
        <w:rPr>
          <w:rFonts w:ascii="Trebuchet MS" w:hAnsi="Trebuchet MS"/>
          <w:noProof/>
        </w:rPr>
        <w:t>“</w:t>
      </w:r>
      <w:del w:id="300" w:author="Author">
        <w:r w:rsidRPr="00242E5F">
          <w:rPr>
            <w:rFonts w:ascii="Trebuchet MS" w:hAnsi="Trebuchet MS"/>
            <w:noProof/>
          </w:rPr>
          <w:delText>And it must occur that when</w:delText>
        </w:r>
      </w:del>
      <w:ins w:id="301" w:author="Author">
        <w:r w:rsidRPr="00242E5F">
          <w:rPr>
            <w:rFonts w:ascii="Trebuchet MS" w:hAnsi="Trebuchet MS"/>
            <w:noProof/>
          </w:rPr>
          <w:t>When</w:t>
        </w:r>
      </w:ins>
      <w:r w:rsidRPr="00242E5F">
        <w:rPr>
          <w:rFonts w:ascii="Trebuchet MS" w:hAnsi="Trebuchet MS"/>
          <w:noProof/>
        </w:rPr>
        <w:t xml:space="preserve"> Jehovah your God brings you into the land </w:t>
      </w:r>
      <w:del w:id="302" w:author="Author">
        <w:r w:rsidRPr="00242E5F">
          <w:rPr>
            <w:rFonts w:ascii="Trebuchet MS" w:hAnsi="Trebuchet MS"/>
            <w:noProof/>
          </w:rPr>
          <w:delText xml:space="preserve">to which </w:delText>
        </w:r>
      </w:del>
      <w:r w:rsidRPr="00242E5F">
        <w:rPr>
          <w:rFonts w:ascii="Trebuchet MS" w:hAnsi="Trebuchet MS"/>
          <w:noProof/>
        </w:rPr>
        <w:t xml:space="preserve">you are </w:t>
      </w:r>
      <w:del w:id="303" w:author="Author">
        <w:r w:rsidRPr="00242E5F">
          <w:rPr>
            <w:rFonts w:ascii="Trebuchet MS" w:hAnsi="Trebuchet MS"/>
            <w:noProof/>
          </w:rPr>
          <w:delText>going to take possession of it</w:delText>
        </w:r>
      </w:del>
      <w:ins w:id="304" w:author="Author">
        <w:r w:rsidRPr="00242E5F">
          <w:rPr>
            <w:rFonts w:ascii="Trebuchet MS" w:hAnsi="Trebuchet MS"/>
            <w:noProof/>
          </w:rPr>
          <w:t>to possess</w:t>
        </w:r>
      </w:ins>
      <w:r w:rsidRPr="00242E5F">
        <w:rPr>
          <w:rFonts w:ascii="Trebuchet MS" w:hAnsi="Trebuchet MS"/>
          <w:noProof/>
        </w:rPr>
        <w:t xml:space="preserve">, you must </w:t>
      </w:r>
      <w:del w:id="305" w:author="Author">
        <w:r w:rsidRPr="00242E5F">
          <w:rPr>
            <w:rFonts w:ascii="Trebuchet MS" w:hAnsi="Trebuchet MS"/>
            <w:noProof/>
          </w:rPr>
          <w:delText>also give</w:delText>
        </w:r>
      </w:del>
      <w:ins w:id="306" w:author="Author">
        <w:r w:rsidRPr="00242E5F">
          <w:rPr>
            <w:rFonts w:ascii="Trebuchet MS" w:hAnsi="Trebuchet MS"/>
            <w:noProof/>
          </w:rPr>
          <w:t>pronounce</w:t>
        </w:r>
        <w:r w:rsidRPr="00242E5F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242E5F">
        <w:rPr>
          <w:rFonts w:ascii="Trebuchet MS" w:hAnsi="Trebuchet MS"/>
          <w:noProof/>
        </w:rPr>
        <w:t xml:space="preserve"> the blessing </w:t>
      </w:r>
      <w:del w:id="309" w:author="Author">
        <w:r w:rsidRPr="00242E5F">
          <w:rPr>
            <w:rFonts w:ascii="Trebuchet MS" w:hAnsi="Trebuchet MS"/>
            <w:noProof/>
          </w:rPr>
          <w:delText>upon</w:delText>
        </w:r>
      </w:del>
      <w:ins w:id="310" w:author="Author">
        <w:r w:rsidRPr="00242E5F">
          <w:rPr>
            <w:rFonts w:ascii="Trebuchet MS" w:hAnsi="Trebuchet MS"/>
            <w:noProof/>
          </w:rPr>
          <w:t>on</w:t>
        </w:r>
      </w:ins>
      <w:r w:rsidRPr="00242E5F">
        <w:rPr>
          <w:rFonts w:ascii="Trebuchet MS" w:hAnsi="Trebuchet MS"/>
          <w:noProof/>
        </w:rPr>
        <w:t xml:space="preserve"> Mount Ger′i·zim and the </w:t>
      </w:r>
      <w:del w:id="311" w:author="Author">
        <w:r w:rsidRPr="00242E5F">
          <w:rPr>
            <w:rFonts w:ascii="Trebuchet MS" w:hAnsi="Trebuchet MS"/>
            <w:noProof/>
          </w:rPr>
          <w:delText>malediction upon</w:delText>
        </w:r>
      </w:del>
      <w:ins w:id="312" w:author="Author">
        <w:r w:rsidRPr="00242E5F">
          <w:rPr>
            <w:rFonts w:ascii="Trebuchet MS" w:hAnsi="Trebuchet MS"/>
            <w:noProof/>
          </w:rPr>
          <w:t>curse on</w:t>
        </w:r>
      </w:ins>
      <w:r w:rsidRPr="00242E5F">
        <w:rPr>
          <w:rFonts w:ascii="Trebuchet MS" w:hAnsi="Trebuchet MS"/>
          <w:noProof/>
        </w:rPr>
        <w:t xml:space="preserve"> Mount E′bal. </w:t>
      </w:r>
      <w:r w:rsidRPr="00242E5F">
        <w:rPr>
          <w:rFonts w:ascii="Trebuchet MS" w:hAnsi="Trebuchet MS"/>
          <w:b/>
          <w:noProof/>
        </w:rPr>
        <w:t xml:space="preserve">11:30 </w:t>
      </w:r>
      <w:r w:rsidRPr="00242E5F">
        <w:rPr>
          <w:rFonts w:ascii="Trebuchet MS" w:hAnsi="Trebuchet MS"/>
          <w:noProof/>
        </w:rPr>
        <w:t xml:space="preserve">Are they not on the </w:t>
      </w:r>
      <w:ins w:id="313" w:author="Author">
        <w:r w:rsidRPr="00242E5F">
          <w:rPr>
            <w:rFonts w:ascii="Trebuchet MS" w:hAnsi="Trebuchet MS"/>
            <w:noProof/>
          </w:rPr>
          <w:t xml:space="preserve">other </w:t>
        </w:r>
      </w:ins>
      <w:r w:rsidRPr="00242E5F">
        <w:rPr>
          <w:rFonts w:ascii="Trebuchet MS" w:hAnsi="Trebuchet MS"/>
          <w:noProof/>
        </w:rPr>
        <w:t xml:space="preserve">side of the Jordan toward the </w:t>
      </w:r>
      <w:del w:id="314" w:author="Author">
        <w:r w:rsidRPr="00242E5F">
          <w:rPr>
            <w:rFonts w:ascii="Trebuchet MS" w:hAnsi="Trebuchet MS"/>
            <w:noProof/>
          </w:rPr>
          <w:delText>direction of the sunset,</w:delText>
        </w:r>
      </w:del>
      <w:ins w:id="315" w:author="Author">
        <w:r w:rsidRPr="00242E5F">
          <w:rPr>
            <w:rFonts w:ascii="Trebuchet MS" w:hAnsi="Trebuchet MS"/>
            <w:noProof/>
          </w:rPr>
          <w:t>west,</w:t>
        </w:r>
        <w:r w:rsidRPr="00242E5F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242E5F">
        <w:rPr>
          <w:rFonts w:ascii="Trebuchet MS" w:hAnsi="Trebuchet MS"/>
          <w:noProof/>
        </w:rPr>
        <w:t xml:space="preserve"> in the land of the Ca′naan·ites </w:t>
      </w:r>
      <w:del w:id="318" w:author="Author">
        <w:r w:rsidRPr="00242E5F">
          <w:rPr>
            <w:rFonts w:ascii="Trebuchet MS" w:hAnsi="Trebuchet MS"/>
            <w:noProof/>
          </w:rPr>
          <w:delText>dwelling</w:delText>
        </w:r>
      </w:del>
      <w:ins w:id="319" w:author="Author">
        <w:r w:rsidRPr="00242E5F">
          <w:rPr>
            <w:rFonts w:ascii="Trebuchet MS" w:hAnsi="Trebuchet MS"/>
            <w:noProof/>
          </w:rPr>
          <w:t>who live</w:t>
        </w:r>
      </w:ins>
      <w:r w:rsidRPr="00242E5F">
        <w:rPr>
          <w:rFonts w:ascii="Trebuchet MS" w:hAnsi="Trebuchet MS"/>
          <w:noProof/>
        </w:rPr>
        <w:t xml:space="preserve"> in the Ar′a·bah, </w:t>
      </w:r>
      <w:del w:id="320" w:author="Author">
        <w:r w:rsidRPr="00242E5F">
          <w:rPr>
            <w:rFonts w:ascii="Trebuchet MS" w:hAnsi="Trebuchet MS"/>
            <w:noProof/>
          </w:rPr>
          <w:delText>in front of</w:delText>
        </w:r>
      </w:del>
      <w:ins w:id="321" w:author="Author">
        <w:r w:rsidRPr="00242E5F">
          <w:rPr>
            <w:rFonts w:ascii="Trebuchet MS" w:hAnsi="Trebuchet MS"/>
            <w:noProof/>
          </w:rPr>
          <w:t>opposite</w:t>
        </w:r>
      </w:ins>
      <w:r w:rsidRPr="00242E5F">
        <w:rPr>
          <w:rFonts w:ascii="Trebuchet MS" w:hAnsi="Trebuchet MS"/>
          <w:noProof/>
        </w:rPr>
        <w:t xml:space="preserve"> Gil′gal, beside the big trees of Mo′reh? </w:t>
      </w:r>
      <w:r w:rsidRPr="00242E5F">
        <w:rPr>
          <w:rFonts w:ascii="Trebuchet MS" w:hAnsi="Trebuchet MS"/>
          <w:b/>
          <w:noProof/>
        </w:rPr>
        <w:t xml:space="preserve">11:31 </w:t>
      </w:r>
      <w:r w:rsidRPr="00242E5F">
        <w:rPr>
          <w:rFonts w:ascii="Trebuchet MS" w:hAnsi="Trebuchet MS"/>
          <w:noProof/>
        </w:rPr>
        <w:t xml:space="preserve">For </w:t>
      </w:r>
      <w:del w:id="322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323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are crossing the Jordan to </w:t>
      </w:r>
      <w:del w:id="324" w:author="Author">
        <w:r w:rsidRPr="00242E5F">
          <w:rPr>
            <w:rFonts w:ascii="Trebuchet MS" w:hAnsi="Trebuchet MS"/>
            <w:noProof/>
          </w:rPr>
          <w:delText>go in</w:delText>
        </w:r>
      </w:del>
      <w:ins w:id="325" w:author="Author">
        <w:r w:rsidRPr="00242E5F">
          <w:rPr>
            <w:rFonts w:ascii="Trebuchet MS" w:hAnsi="Trebuchet MS"/>
            <w:noProof/>
          </w:rPr>
          <w:t>enter</w:t>
        </w:r>
      </w:ins>
      <w:r w:rsidRPr="00242E5F">
        <w:rPr>
          <w:rFonts w:ascii="Trebuchet MS" w:hAnsi="Trebuchet MS"/>
          <w:noProof/>
        </w:rPr>
        <w:t xml:space="preserve"> and take possession of the land that Jehovah </w:t>
      </w:r>
      <w:del w:id="326" w:author="Author">
        <w:r w:rsidRPr="00242E5F">
          <w:rPr>
            <w:rFonts w:ascii="Trebuchet MS" w:hAnsi="Trebuchet MS"/>
            <w:noProof/>
            <w:u w:val="dotted"/>
          </w:rPr>
          <w:delText>YOUR</w:delText>
        </w:r>
      </w:del>
      <w:ins w:id="327" w:author="Author">
        <w:r w:rsidRPr="00242E5F">
          <w:rPr>
            <w:rFonts w:ascii="Trebuchet MS" w:hAnsi="Trebuchet MS"/>
            <w:noProof/>
          </w:rPr>
          <w:t>your</w:t>
        </w:r>
      </w:ins>
      <w:r w:rsidRPr="00242E5F">
        <w:rPr>
          <w:rFonts w:ascii="Trebuchet MS" w:hAnsi="Trebuchet MS"/>
          <w:noProof/>
        </w:rPr>
        <w:t xml:space="preserve"> God is giving </w:t>
      </w:r>
      <w:del w:id="328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, and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  <w:r w:rsidRPr="00242E5F">
          <w:rPr>
            <w:rFonts w:ascii="Trebuchet MS" w:hAnsi="Trebuchet MS"/>
            <w:noProof/>
          </w:rPr>
          <w:delText xml:space="preserve"> must</w:delText>
        </w:r>
      </w:del>
      <w:ins w:id="329" w:author="Author">
        <w:r w:rsidRPr="00242E5F">
          <w:rPr>
            <w:rFonts w:ascii="Trebuchet MS" w:hAnsi="Trebuchet MS"/>
            <w:noProof/>
          </w:rPr>
          <w:t>you. When you</w:t>
        </w:r>
      </w:ins>
      <w:r w:rsidRPr="00242E5F">
        <w:rPr>
          <w:rFonts w:ascii="Trebuchet MS" w:hAnsi="Trebuchet MS"/>
          <w:noProof/>
        </w:rPr>
        <w:t xml:space="preserve"> take possession of it and </w:t>
      </w:r>
      <w:del w:id="330" w:author="Author">
        <w:r w:rsidRPr="00242E5F">
          <w:rPr>
            <w:rFonts w:ascii="Trebuchet MS" w:hAnsi="Trebuchet MS"/>
            <w:noProof/>
          </w:rPr>
          <w:delText>dwell</w:delText>
        </w:r>
      </w:del>
      <w:ins w:id="331" w:author="Author">
        <w:r w:rsidRPr="00242E5F">
          <w:rPr>
            <w:rFonts w:ascii="Trebuchet MS" w:hAnsi="Trebuchet MS"/>
            <w:noProof/>
          </w:rPr>
          <w:t>live</w:t>
        </w:r>
      </w:ins>
      <w:r w:rsidRPr="00242E5F">
        <w:rPr>
          <w:rFonts w:ascii="Trebuchet MS" w:hAnsi="Trebuchet MS"/>
          <w:noProof/>
        </w:rPr>
        <w:t xml:space="preserve"> in it</w:t>
      </w:r>
      <w:del w:id="332" w:author="Author">
        <w:r w:rsidRPr="00242E5F">
          <w:rPr>
            <w:rFonts w:ascii="Trebuchet MS" w:hAnsi="Trebuchet MS"/>
            <w:noProof/>
          </w:rPr>
          <w:delText>.</w:delText>
        </w:r>
      </w:del>
      <w:ins w:id="333" w:author="Author">
        <w:r w:rsidRPr="00242E5F">
          <w:rPr>
            <w:rFonts w:ascii="Trebuchet MS" w:hAnsi="Trebuchet MS"/>
            <w:noProof/>
          </w:rPr>
          <w:t>,</w:t>
        </w:r>
      </w:ins>
      <w:r w:rsidRPr="00242E5F">
        <w:rPr>
          <w:rFonts w:ascii="Trebuchet MS" w:hAnsi="Trebuchet MS"/>
          <w:noProof/>
        </w:rPr>
        <w:t xml:space="preserve"> </w:t>
      </w:r>
      <w:r w:rsidRPr="00242E5F">
        <w:rPr>
          <w:rFonts w:ascii="Trebuchet MS" w:hAnsi="Trebuchet MS"/>
          <w:b/>
          <w:noProof/>
        </w:rPr>
        <w:t xml:space="preserve">11:32 </w:t>
      </w:r>
      <w:del w:id="334" w:author="Author">
        <w:r w:rsidRPr="00242E5F">
          <w:rPr>
            <w:rFonts w:ascii="Trebuchet MS" w:hAnsi="Trebuchet MS"/>
            <w:noProof/>
          </w:rPr>
          <w:delText xml:space="preserve">And </w:delText>
        </w:r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335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must be careful to carry out all the regulations and the judicial decisions that I am putting before </w:t>
      </w:r>
      <w:del w:id="336" w:author="Author">
        <w:r w:rsidRPr="00242E5F">
          <w:rPr>
            <w:rFonts w:ascii="Trebuchet MS" w:hAnsi="Trebuchet MS"/>
            <w:noProof/>
            <w:u w:val="dotted"/>
          </w:rPr>
          <w:delText>YOU</w:delText>
        </w:r>
      </w:del>
      <w:ins w:id="337" w:author="Author">
        <w:r w:rsidRPr="00242E5F">
          <w:rPr>
            <w:rFonts w:ascii="Trebuchet MS" w:hAnsi="Trebuchet MS"/>
            <w:noProof/>
          </w:rPr>
          <w:t>you</w:t>
        </w:r>
      </w:ins>
      <w:r w:rsidRPr="00242E5F">
        <w:rPr>
          <w:rFonts w:ascii="Trebuchet MS" w:hAnsi="Trebuchet MS"/>
          <w:noProof/>
        </w:rPr>
        <w:t xml:space="preserve"> today.</w:t>
      </w:r>
    </w:p>
    <w:p w:rsidR="00E86D5E" w:rsidRPr="00242E5F" w:rsidRDefault="00E86D5E" w:rsidP="00E86D5E">
      <w:pPr>
        <w:rPr>
          <w:rFonts w:ascii="Trebuchet MS" w:hAnsi="Trebuchet MS"/>
          <w:b/>
        </w:rPr>
      </w:pPr>
    </w:p>
    <w:p w:rsidR="00762BCB" w:rsidRPr="00E86D5E" w:rsidRDefault="00762BCB" w:rsidP="00E86D5E"/>
    <w:sectPr w:rsidR="00762BCB" w:rsidRPr="00E86D5E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2517" w:rsidRDefault="00A92517">
      <w:r>
        <w:separator/>
      </w:r>
    </w:p>
  </w:endnote>
  <w:endnote w:type="continuationSeparator" w:id="0">
    <w:p w:rsidR="00A92517" w:rsidRDefault="00A92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2517" w:rsidRDefault="00A92517">
      <w:r>
        <w:separator/>
      </w:r>
    </w:p>
  </w:footnote>
  <w:footnote w:type="continuationSeparator" w:id="0">
    <w:p w:rsidR="00A92517" w:rsidRDefault="00A92517">
      <w:r>
        <w:continuationSeparator/>
      </w:r>
    </w:p>
  </w:footnote>
  <w:footnote w:id="1">
    <w:p w:rsidR="00E86D5E" w:rsidRPr="00242E5F" w:rsidRDefault="00E86D5E" w:rsidP="00242E5F">
      <w:pPr>
        <w:pStyle w:val="FootnoteText"/>
        <w:spacing w:after="96"/>
        <w:ind w:firstLine="288"/>
        <w:rPr>
          <w:ins w:id="45" w:author="Author"/>
        </w:rPr>
      </w:pPr>
      <w:ins w:id="46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11:4 </w:t>
        </w:r>
        <w:r w:rsidRPr="00242E5F">
          <w:t>Or “until this day.”</w:t>
        </w:r>
      </w:ins>
    </w:p>
  </w:footnote>
  <w:footnote w:id="2">
    <w:p w:rsidR="00E86D5E" w:rsidRPr="00242E5F" w:rsidRDefault="00E86D5E" w:rsidP="00242E5F">
      <w:pPr>
        <w:pStyle w:val="FootnoteText"/>
        <w:spacing w:after="96"/>
        <w:ind w:firstLine="288"/>
        <w:rPr>
          <w:ins w:id="51" w:author="Author"/>
        </w:rPr>
      </w:pPr>
      <w:ins w:id="52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11:5 </w:t>
        </w:r>
        <w:r w:rsidRPr="00242E5F">
          <w:t>Or “to.”</w:t>
        </w:r>
      </w:ins>
    </w:p>
  </w:footnote>
  <w:footnote w:id="3">
    <w:p w:rsidR="00E86D5E" w:rsidRPr="00242E5F" w:rsidRDefault="00E86D5E" w:rsidP="00242E5F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11:9 </w:t>
        </w:r>
        <w:r w:rsidRPr="00242E5F">
          <w:t>Lit., “seed.”</w:t>
        </w:r>
      </w:ins>
    </w:p>
  </w:footnote>
  <w:footnote w:id="4">
    <w:p w:rsidR="00E86D5E" w:rsidRPr="00242E5F" w:rsidRDefault="00E86D5E" w:rsidP="00242E5F">
      <w:pPr>
        <w:pStyle w:val="FootnoteText"/>
        <w:spacing w:after="96"/>
        <w:ind w:firstLine="288"/>
        <w:rPr>
          <w:ins w:id="116" w:author="Author"/>
        </w:rPr>
      </w:pPr>
      <w:ins w:id="117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11:10 </w:t>
        </w:r>
        <w:r w:rsidRPr="00242E5F">
          <w:t>Or “water it with your foot,” that is, by some form of foot power, whether on a waterwheel or by forming and opening water channels.</w:t>
        </w:r>
      </w:ins>
    </w:p>
  </w:footnote>
  <w:footnote w:id="5">
    <w:p w:rsidR="00E86D5E" w:rsidRPr="00242E5F" w:rsidRDefault="00E86D5E" w:rsidP="00242E5F">
      <w:pPr>
        <w:pStyle w:val="FootnoteText"/>
        <w:spacing w:after="96"/>
        <w:ind w:firstLine="288"/>
        <w:rPr>
          <w:ins w:id="147" w:author="Author"/>
        </w:rPr>
      </w:pPr>
      <w:ins w:id="148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11:13 </w:t>
        </w:r>
        <w:r w:rsidRPr="00242E5F">
          <w:t>See Glossary.</w:t>
        </w:r>
      </w:ins>
    </w:p>
  </w:footnote>
  <w:footnote w:id="6">
    <w:p w:rsidR="00E86D5E" w:rsidRPr="00242E5F" w:rsidRDefault="00E86D5E" w:rsidP="00242E5F">
      <w:pPr>
        <w:pStyle w:val="FootnoteText"/>
        <w:spacing w:after="96"/>
        <w:ind w:firstLine="288"/>
        <w:rPr>
          <w:ins w:id="196" w:author="Author"/>
        </w:rPr>
      </w:pPr>
      <w:ins w:id="197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11:18 </w:t>
        </w:r>
        <w:r w:rsidRPr="00242E5F">
          <w:t>See Glossary.</w:t>
        </w:r>
      </w:ins>
    </w:p>
  </w:footnote>
  <w:footnote w:id="7">
    <w:p w:rsidR="00E86D5E" w:rsidRPr="00242E5F" w:rsidRDefault="00E86D5E" w:rsidP="00242E5F">
      <w:pPr>
        <w:pStyle w:val="FootnoteText"/>
        <w:spacing w:after="96"/>
        <w:ind w:firstLine="288"/>
        <w:rPr>
          <w:ins w:id="204" w:author="Author"/>
        </w:rPr>
      </w:pPr>
      <w:ins w:id="205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11:18 </w:t>
        </w:r>
        <w:r w:rsidRPr="00242E5F">
          <w:t>Lit., “between your eyes.”</w:t>
        </w:r>
      </w:ins>
    </w:p>
  </w:footnote>
  <w:footnote w:id="8">
    <w:p w:rsidR="00E86D5E" w:rsidRPr="00242E5F" w:rsidRDefault="00E86D5E" w:rsidP="00242E5F">
      <w:pPr>
        <w:pStyle w:val="FootnoteText"/>
        <w:spacing w:after="96"/>
        <w:ind w:firstLine="288"/>
        <w:rPr>
          <w:ins w:id="256" w:author="Author"/>
        </w:rPr>
      </w:pPr>
      <w:ins w:id="257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11:24 </w:t>
        </w:r>
        <w:r w:rsidRPr="00242E5F">
          <w:t>That is, the Great Sea, the Mediterranean.</w:t>
        </w:r>
      </w:ins>
    </w:p>
  </w:footnote>
  <w:footnote w:id="9">
    <w:p w:rsidR="00E86D5E" w:rsidRPr="00242E5F" w:rsidRDefault="00E86D5E" w:rsidP="00242E5F">
      <w:pPr>
        <w:pStyle w:val="FootnoteText"/>
        <w:spacing w:after="96"/>
        <w:ind w:firstLine="288"/>
        <w:rPr>
          <w:ins w:id="307" w:author="Author"/>
        </w:rPr>
      </w:pPr>
      <w:ins w:id="308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11:29 </w:t>
        </w:r>
        <w:r w:rsidRPr="00242E5F">
          <w:t>Or “give.”</w:t>
        </w:r>
      </w:ins>
    </w:p>
  </w:footnote>
  <w:footnote w:id="10">
    <w:p w:rsidR="00E86D5E" w:rsidRPr="00242E5F" w:rsidRDefault="00E86D5E" w:rsidP="00242E5F">
      <w:pPr>
        <w:pStyle w:val="FootnoteText"/>
        <w:spacing w:after="96"/>
        <w:ind w:firstLine="288"/>
        <w:rPr>
          <w:ins w:id="316" w:author="Author"/>
        </w:rPr>
      </w:pPr>
      <w:ins w:id="317" w:author="Author">
        <w:r w:rsidRPr="00242E5F">
          <w:rPr>
            <w:rStyle w:val="FootnoteReference"/>
          </w:rPr>
          <w:footnoteRef/>
        </w:r>
        <w:r w:rsidRPr="00242E5F">
          <w:t xml:space="preserve"> </w:t>
        </w:r>
        <w:r w:rsidRPr="00242E5F">
          <w:rPr>
            <w:b/>
          </w:rPr>
          <w:t xml:space="preserve">11:30 </w:t>
        </w:r>
        <w:r w:rsidRPr="00242E5F">
          <w:t>Or “sunset.”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43E14">
        <w:t>Deuteronomy Chapter 11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43E14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43E14">
      <w:rPr>
        <w:noProof/>
        <w:snapToGrid w:val="0"/>
      </w:rPr>
      <w:t>Deuteronomy 11.Revised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43E14">
        <w:t>Deuteronomy Chapter 11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43E14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43E14">
      <w:rPr>
        <w:noProof/>
        <w:snapToGrid w:val="0"/>
      </w:rPr>
      <w:t>Deuteronomy 11.Revised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43E1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43E1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43E1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43E1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17"/>
    <w:rsid w:val="00245EDD"/>
    <w:rsid w:val="0026230D"/>
    <w:rsid w:val="002B524D"/>
    <w:rsid w:val="002C00A8"/>
    <w:rsid w:val="00310508"/>
    <w:rsid w:val="00343E14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92517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86D5E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6093EBA-35AC-40B8-8F32-BD2C48152961}"/>
  <w:attachedTemplate r:id="R81a2b000e12d4a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86D5E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6D5E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86D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1a2b000e12d4a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1230</ap:Words>
  <ap:Characters>5207</ap:Characters>
  <ap:Application>Microsoft Office Word</ap:Application>
  <ap:DocSecurity>0</ap:DocSecurity>
  <ap:Lines>86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6424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11</dc:title>
  <dc:subject/>
  <dc:creator>Matthew Calleja</dc:creator>
  <cp:keywords/>
  <dc:description/>
  <cp:lastModifiedBy>Calleja, Matthew</cp:lastModifiedBy>
  <cp:revision>3</cp:revision>
  <dcterms:created xsi:type="dcterms:W3CDTF">2020-11-30T15:40:00Z</dcterms:created>
  <dcterms:modified xsi:type="dcterms:W3CDTF">2020-11-30T15:40:00Z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11.docx</vt:lpwstr>
  </property>
  <property fmtid="{D5CDD505-2E9C-101B-9397-08002B2CF9AE}" pid="9" name="_TranslationDocumentId">
    <vt:i4>19494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5011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