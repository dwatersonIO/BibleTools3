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63F" w:rsidRPr="002A6664" w:rsidRDefault="0004363F" w:rsidP="0004363F">
      <w:pPr>
        <w:rPr>
          <w:rFonts w:ascii="Trebuchet MS" w:hAnsi="Trebuchet MS"/>
          <w:b/>
          <w:noProof/>
        </w:rPr>
      </w:pPr>
      <w:bookmarkStart w:id="0" w:name="_GoBack"/>
      <w:bookmarkEnd w:id="0"/>
      <w:r w:rsidRPr="002A6664">
        <w:rPr>
          <w:rFonts w:ascii="Trebuchet MS" w:hAnsi="Trebuchet MS"/>
          <w:b/>
          <w:noProof/>
        </w:rPr>
        <w:t>DEUTERONOMY</w:t>
      </w:r>
    </w:p>
    <w:p w:rsidR="0004363F" w:rsidRPr="002A6664" w:rsidRDefault="0004363F" w:rsidP="0004363F">
      <w:pPr>
        <w:rPr>
          <w:rFonts w:ascii="Trebuchet MS" w:hAnsi="Trebuchet MS"/>
          <w:noProof/>
        </w:rPr>
      </w:pPr>
      <w:r w:rsidRPr="002A6664">
        <w:rPr>
          <w:rFonts w:ascii="Trebuchet MS" w:hAnsi="Trebuchet MS"/>
          <w:b/>
        </w:rPr>
        <w:t xml:space="preserve">1:1 </w:t>
      </w:r>
      <w:r w:rsidRPr="002A6664">
        <w:rPr>
          <w:rFonts w:ascii="Trebuchet MS" w:hAnsi="Trebuchet MS"/>
          <w:noProof/>
        </w:rPr>
        <w:t>These are the words that Moses spoke to all Israel in the region of the Jordan in the wilderness, on the desert plains in front of Suph, between Pa′ran</w:t>
      </w:r>
      <w:del w:id="1" w:author="Author">
        <w:r w:rsidRPr="002A6664">
          <w:rPr>
            <w:rFonts w:ascii="Trebuchet MS" w:hAnsi="Trebuchet MS"/>
            <w:noProof/>
          </w:rPr>
          <w:delText xml:space="preserve"> and</w:delText>
        </w:r>
      </w:del>
      <w:ins w:id="2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To′phel</w:t>
      </w:r>
      <w:del w:id="3" w:author="Author">
        <w:r w:rsidRPr="002A6664">
          <w:rPr>
            <w:rFonts w:ascii="Trebuchet MS" w:hAnsi="Trebuchet MS"/>
            <w:noProof/>
          </w:rPr>
          <w:delText xml:space="preserve"> and</w:delText>
        </w:r>
      </w:del>
      <w:ins w:id="4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La′ban</w:t>
      </w:r>
      <w:del w:id="5" w:author="Author">
        <w:r w:rsidRPr="002A6664">
          <w:rPr>
            <w:rFonts w:ascii="Trebuchet MS" w:hAnsi="Trebuchet MS"/>
            <w:noProof/>
          </w:rPr>
          <w:delText xml:space="preserve"> and</w:delText>
        </w:r>
      </w:del>
      <w:ins w:id="6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Ha·ze′roth</w:t>
      </w:r>
      <w:ins w:id="7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and Di′za·hab</w:t>
      </w:r>
      <w:del w:id="8" w:author="Author">
        <w:r w:rsidRPr="002A6664">
          <w:rPr>
            <w:rFonts w:ascii="Trebuchet MS" w:hAnsi="Trebuchet MS"/>
            <w:noProof/>
          </w:rPr>
          <w:delText>,</w:delText>
        </w:r>
      </w:del>
      <w:ins w:id="9" w:author="Author">
        <w:r w:rsidRPr="002A6664">
          <w:rPr>
            <w:rFonts w:ascii="Trebuchet MS" w:hAnsi="Trebuchet MS"/>
            <w:noProof/>
          </w:rPr>
          <w:t>.</w:t>
        </w:r>
      </w:ins>
      <w:r w:rsidRPr="002A6664">
        <w:rPr>
          <w:rFonts w:ascii="Trebuchet MS" w:hAnsi="Trebuchet MS"/>
          <w:noProof/>
        </w:rPr>
        <w:t xml:space="preserve"> </w:t>
      </w:r>
      <w:r w:rsidRPr="002A6664">
        <w:rPr>
          <w:rFonts w:ascii="Trebuchet MS" w:hAnsi="Trebuchet MS"/>
          <w:b/>
          <w:noProof/>
        </w:rPr>
        <w:t xml:space="preserve">1:2 </w:t>
      </w:r>
      <w:del w:id="10" w:author="Author">
        <w:r w:rsidRPr="002A6664">
          <w:rPr>
            <w:rFonts w:ascii="Trebuchet MS" w:hAnsi="Trebuchet MS"/>
            <w:noProof/>
          </w:rPr>
          <w:delText>it being eleven</w:delText>
        </w:r>
      </w:del>
      <w:ins w:id="11" w:author="Author">
        <w:r w:rsidRPr="002A6664">
          <w:rPr>
            <w:rFonts w:ascii="Trebuchet MS" w:hAnsi="Trebuchet MS"/>
            <w:noProof/>
          </w:rPr>
          <w:t>It is 11</w:t>
        </w:r>
      </w:ins>
      <w:r w:rsidRPr="002A6664">
        <w:rPr>
          <w:rFonts w:ascii="Trebuchet MS" w:hAnsi="Trebuchet MS"/>
          <w:noProof/>
        </w:rPr>
        <w:t xml:space="preserve"> days from </w:t>
      </w:r>
      <w:del w:id="12" w:author="Author">
        <w:r w:rsidRPr="002A6664" w:rsidDel="00905204">
          <w:rPr>
            <w:rFonts w:ascii="Trebuchet MS" w:hAnsi="Trebuchet MS"/>
            <w:noProof/>
          </w:rPr>
          <w:delText>Ho′reb</w:delText>
        </w:r>
      </w:del>
      <w:ins w:id="13" w:author="Author">
        <w:r>
          <w:rPr>
            <w:rFonts w:ascii="Trebuchet MS" w:hAnsi="Trebuchet MS"/>
            <w:noProof/>
          </w:rPr>
          <w:t>Hor</w:t>
        </w:r>
        <w:r w:rsidRPr="005A05F0">
          <w:rPr>
            <w:rFonts w:ascii="Trebuchet MS" w:hAnsi="Trebuchet MS"/>
            <w:noProof/>
          </w:rPr>
          <w:t>′</w:t>
        </w:r>
        <w:r>
          <w:rPr>
            <w:rFonts w:ascii="Trebuchet MS" w:hAnsi="Trebuchet MS"/>
            <w:noProof/>
          </w:rPr>
          <w:t>eb</w:t>
        </w:r>
      </w:ins>
      <w:r w:rsidRPr="002A6664">
        <w:rPr>
          <w:rFonts w:ascii="Trebuchet MS" w:hAnsi="Trebuchet MS"/>
          <w:noProof/>
        </w:rPr>
        <w:t xml:space="preserve"> </w:t>
      </w:r>
      <w:ins w:id="14" w:author="Author">
        <w:r w:rsidRPr="002A6664">
          <w:rPr>
            <w:rFonts w:ascii="Trebuchet MS" w:hAnsi="Trebuchet MS"/>
            <w:noProof/>
          </w:rPr>
          <w:t xml:space="preserve">to Ka′desh-bar′ne·a </w:t>
        </w:r>
      </w:ins>
      <w:r w:rsidRPr="002A6664">
        <w:rPr>
          <w:rFonts w:ascii="Trebuchet MS" w:hAnsi="Trebuchet MS"/>
          <w:noProof/>
        </w:rPr>
        <w:t xml:space="preserve">by </w:t>
      </w:r>
      <w:del w:id="15" w:author="Author">
        <w:r w:rsidRPr="002A6664">
          <w:rPr>
            <w:rFonts w:ascii="Trebuchet MS" w:hAnsi="Trebuchet MS"/>
            <w:noProof/>
          </w:rPr>
          <w:delText xml:space="preserve">the </w:delText>
        </w:r>
      </w:del>
      <w:r w:rsidRPr="002A6664">
        <w:rPr>
          <w:rFonts w:ascii="Trebuchet MS" w:hAnsi="Trebuchet MS"/>
          <w:noProof/>
        </w:rPr>
        <w:t>way of Mount Se′ir</w:t>
      </w:r>
      <w:del w:id="16" w:author="Author">
        <w:r w:rsidRPr="002A6664">
          <w:rPr>
            <w:rFonts w:ascii="Trebuchet MS" w:hAnsi="Trebuchet MS"/>
            <w:noProof/>
          </w:rPr>
          <w:delText xml:space="preserve"> to Ka′desh-bar′ne·a</w:delText>
        </w:r>
      </w:del>
      <w:r w:rsidRPr="002A6664">
        <w:rPr>
          <w:rFonts w:ascii="Trebuchet MS" w:hAnsi="Trebuchet MS"/>
          <w:noProof/>
        </w:rPr>
        <w:t xml:space="preserve">. </w:t>
      </w:r>
      <w:r w:rsidRPr="002A6664">
        <w:rPr>
          <w:rFonts w:ascii="Trebuchet MS" w:hAnsi="Trebuchet MS"/>
          <w:b/>
          <w:noProof/>
        </w:rPr>
        <w:t xml:space="preserve">1:3 </w:t>
      </w:r>
      <w:del w:id="17" w:author="Author">
        <w:r w:rsidRPr="002A6664">
          <w:rPr>
            <w:rFonts w:ascii="Trebuchet MS" w:hAnsi="Trebuchet MS"/>
            <w:noProof/>
          </w:rPr>
          <w:delText>And it came about that in</w:delText>
        </w:r>
      </w:del>
      <w:ins w:id="18" w:author="Author">
        <w:r w:rsidRPr="002A6664">
          <w:rPr>
            <w:rFonts w:ascii="Trebuchet MS" w:hAnsi="Trebuchet MS"/>
            <w:noProof/>
          </w:rPr>
          <w:t>In</w:t>
        </w:r>
      </w:ins>
      <w:r w:rsidRPr="002A6664">
        <w:rPr>
          <w:rFonts w:ascii="Trebuchet MS" w:hAnsi="Trebuchet MS"/>
          <w:noProof/>
        </w:rPr>
        <w:t xml:space="preserve"> the </w:t>
      </w:r>
      <w:del w:id="19" w:author="Author">
        <w:r w:rsidRPr="002A6664">
          <w:rPr>
            <w:rFonts w:ascii="Trebuchet MS" w:hAnsi="Trebuchet MS"/>
            <w:noProof/>
          </w:rPr>
          <w:delText>fortieth</w:delText>
        </w:r>
      </w:del>
      <w:ins w:id="20" w:author="Author">
        <w:r w:rsidRPr="002A6664">
          <w:rPr>
            <w:rFonts w:ascii="Trebuchet MS" w:hAnsi="Trebuchet MS"/>
            <w:noProof/>
          </w:rPr>
          <w:t>40th</w:t>
        </w:r>
      </w:ins>
      <w:r w:rsidRPr="002A6664">
        <w:rPr>
          <w:rFonts w:ascii="Trebuchet MS" w:hAnsi="Trebuchet MS"/>
          <w:noProof/>
        </w:rPr>
        <w:t xml:space="preserve"> year, in the </w:t>
      </w:r>
      <w:del w:id="21" w:author="Author">
        <w:r w:rsidRPr="002A6664">
          <w:rPr>
            <w:rFonts w:ascii="Trebuchet MS" w:hAnsi="Trebuchet MS"/>
            <w:noProof/>
          </w:rPr>
          <w:delText>eleventh</w:delText>
        </w:r>
      </w:del>
      <w:ins w:id="22" w:author="Author">
        <w:r w:rsidRPr="002A6664">
          <w:rPr>
            <w:rFonts w:ascii="Trebuchet MS" w:hAnsi="Trebuchet MS"/>
            <w:noProof/>
          </w:rPr>
          <w:t>11th</w:t>
        </w:r>
      </w:ins>
      <w:r w:rsidRPr="002A6664">
        <w:rPr>
          <w:rFonts w:ascii="Trebuchet MS" w:hAnsi="Trebuchet MS"/>
          <w:noProof/>
        </w:rPr>
        <w:t xml:space="preserve"> month, on the first of the month, Moses spoke to the </w:t>
      </w:r>
      <w:del w:id="23" w:author="Author">
        <w:r w:rsidRPr="002A6664">
          <w:rPr>
            <w:rFonts w:ascii="Trebuchet MS" w:hAnsi="Trebuchet MS"/>
            <w:noProof/>
          </w:rPr>
          <w:delText>sons of Israel</w:delText>
        </w:r>
      </w:del>
      <w:ins w:id="24" w:author="Author">
        <w:r w:rsidRPr="002A6664">
          <w:rPr>
            <w:rFonts w:ascii="Trebuchet MS" w:hAnsi="Trebuchet MS"/>
            <w:noProof/>
          </w:rPr>
          <w:t>Israelites</w:t>
        </w:r>
        <w:r w:rsidRPr="002A6664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2A6664">
        <w:rPr>
          <w:rFonts w:ascii="Trebuchet MS" w:hAnsi="Trebuchet MS"/>
          <w:noProof/>
        </w:rPr>
        <w:t xml:space="preserve"> according to all that Jehovah had </w:t>
      </w:r>
      <w:del w:id="27" w:author="Author">
        <w:r w:rsidRPr="002A6664">
          <w:rPr>
            <w:rFonts w:ascii="Trebuchet MS" w:hAnsi="Trebuchet MS"/>
            <w:noProof/>
          </w:rPr>
          <w:delText>commanded</w:delText>
        </w:r>
      </w:del>
      <w:ins w:id="28" w:author="Author">
        <w:r w:rsidRPr="002A6664">
          <w:rPr>
            <w:rFonts w:ascii="Trebuchet MS" w:hAnsi="Trebuchet MS"/>
            <w:noProof/>
          </w:rPr>
          <w:t>instructed</w:t>
        </w:r>
      </w:ins>
      <w:r w:rsidRPr="002A6664">
        <w:rPr>
          <w:rFonts w:ascii="Trebuchet MS" w:hAnsi="Trebuchet MS"/>
          <w:noProof/>
        </w:rPr>
        <w:t xml:space="preserve"> him </w:t>
      </w:r>
      <w:del w:id="29" w:author="Author">
        <w:r w:rsidRPr="002A6664">
          <w:rPr>
            <w:rFonts w:ascii="Trebuchet MS" w:hAnsi="Trebuchet MS"/>
            <w:noProof/>
          </w:rPr>
          <w:delText>for</w:delText>
        </w:r>
      </w:del>
      <w:ins w:id="30" w:author="Author">
        <w:r w:rsidRPr="002A6664">
          <w:rPr>
            <w:rFonts w:ascii="Trebuchet MS" w:hAnsi="Trebuchet MS"/>
            <w:noProof/>
          </w:rPr>
          <w:t>to tell</w:t>
        </w:r>
      </w:ins>
      <w:r w:rsidRPr="002A6664">
        <w:rPr>
          <w:rFonts w:ascii="Trebuchet MS" w:hAnsi="Trebuchet MS"/>
          <w:noProof/>
        </w:rPr>
        <w:t xml:space="preserve"> them</w:t>
      </w:r>
      <w:del w:id="31" w:author="Author">
        <w:r w:rsidRPr="002A6664">
          <w:rPr>
            <w:rFonts w:ascii="Trebuchet MS" w:hAnsi="Trebuchet MS"/>
            <w:noProof/>
          </w:rPr>
          <w:delText>,</w:delText>
        </w:r>
      </w:del>
      <w:ins w:id="32" w:author="Author">
        <w:r w:rsidRPr="002A6664">
          <w:rPr>
            <w:rFonts w:ascii="Trebuchet MS" w:hAnsi="Trebuchet MS"/>
            <w:noProof/>
          </w:rPr>
          <w:t>.</w:t>
        </w:r>
      </w:ins>
      <w:r w:rsidRPr="002A6664">
        <w:rPr>
          <w:rFonts w:ascii="Trebuchet MS" w:hAnsi="Trebuchet MS"/>
          <w:noProof/>
        </w:rPr>
        <w:t xml:space="preserve"> </w:t>
      </w:r>
      <w:r w:rsidRPr="002A6664">
        <w:rPr>
          <w:rFonts w:ascii="Trebuchet MS" w:hAnsi="Trebuchet MS"/>
          <w:b/>
          <w:noProof/>
        </w:rPr>
        <w:t xml:space="preserve">1:4 </w:t>
      </w:r>
      <w:ins w:id="33" w:author="Author">
        <w:r w:rsidRPr="002A6664">
          <w:rPr>
            <w:rFonts w:ascii="Trebuchet MS" w:hAnsi="Trebuchet MS"/>
            <w:noProof/>
          </w:rPr>
          <w:t xml:space="preserve">This was </w:t>
        </w:r>
      </w:ins>
      <w:r w:rsidRPr="002A6664">
        <w:rPr>
          <w:rFonts w:ascii="Trebuchet MS" w:hAnsi="Trebuchet MS"/>
          <w:noProof/>
        </w:rPr>
        <w:t xml:space="preserve">after </w:t>
      </w:r>
      <w:del w:id="34" w:author="Author">
        <w:r w:rsidRPr="002A6664">
          <w:rPr>
            <w:rFonts w:ascii="Trebuchet MS" w:hAnsi="Trebuchet MS"/>
            <w:noProof/>
          </w:rPr>
          <w:delText>his defeating</w:delText>
        </w:r>
      </w:del>
      <w:ins w:id="35" w:author="Author">
        <w:r w:rsidRPr="002A6664">
          <w:rPr>
            <w:rFonts w:ascii="Trebuchet MS" w:hAnsi="Trebuchet MS"/>
            <w:noProof/>
          </w:rPr>
          <w:t>he defeated</w:t>
        </w:r>
      </w:ins>
      <w:r w:rsidRPr="002A6664">
        <w:rPr>
          <w:rFonts w:ascii="Trebuchet MS" w:hAnsi="Trebuchet MS"/>
          <w:noProof/>
        </w:rPr>
        <w:t xml:space="preserve"> Si′hon the king of the Am′or·ites, who was dwelling in Hesh′bon, and Og the king of Ba′shan, who was dwelling in Ash′ta·roth, in Ed′re·i. </w:t>
      </w:r>
      <w:r w:rsidRPr="002A6664">
        <w:rPr>
          <w:rFonts w:ascii="Trebuchet MS" w:hAnsi="Trebuchet MS"/>
          <w:b/>
          <w:noProof/>
        </w:rPr>
        <w:t xml:space="preserve">1:5 </w:t>
      </w:r>
      <w:r w:rsidRPr="002A6664">
        <w:rPr>
          <w:rFonts w:ascii="Trebuchet MS" w:hAnsi="Trebuchet MS"/>
          <w:noProof/>
        </w:rPr>
        <w:t>In the region of the Jordan in the land of Mo′ab</w:t>
      </w:r>
      <w:ins w:id="36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Moses undertook to explain this </w:t>
      </w:r>
      <w:del w:id="37" w:author="Author">
        <w:r w:rsidRPr="002A6664">
          <w:rPr>
            <w:rFonts w:ascii="Trebuchet MS" w:hAnsi="Trebuchet MS"/>
            <w:noProof/>
          </w:rPr>
          <w:delText>law</w:delText>
        </w:r>
      </w:del>
      <w:ins w:id="38" w:author="Author">
        <w:r w:rsidRPr="002A6664">
          <w:rPr>
            <w:rFonts w:ascii="Trebuchet MS" w:hAnsi="Trebuchet MS"/>
            <w:noProof/>
          </w:rPr>
          <w:t>Law</w:t>
        </w:r>
      </w:ins>
      <w:r w:rsidRPr="002A6664">
        <w:rPr>
          <w:rFonts w:ascii="Trebuchet MS" w:hAnsi="Trebuchet MS"/>
          <w:noProof/>
        </w:rPr>
        <w:t>, saying:</w:t>
      </w:r>
    </w:p>
    <w:p w:rsidR="0004363F" w:rsidRPr="002A6664" w:rsidRDefault="0004363F" w:rsidP="0004363F">
      <w:pPr>
        <w:rPr>
          <w:rFonts w:ascii="Trebuchet MS" w:hAnsi="Trebuchet MS"/>
          <w:noProof/>
        </w:rPr>
      </w:pPr>
      <w:r w:rsidRPr="002A6664">
        <w:rPr>
          <w:rFonts w:ascii="Trebuchet MS" w:hAnsi="Trebuchet MS"/>
          <w:b/>
        </w:rPr>
        <w:t xml:space="preserve">1:6 </w:t>
      </w:r>
      <w:r w:rsidRPr="002A6664">
        <w:rPr>
          <w:rFonts w:ascii="Trebuchet MS" w:hAnsi="Trebuchet MS"/>
          <w:noProof/>
        </w:rPr>
        <w:t xml:space="preserve">“Jehovah our God </w:t>
      </w:r>
      <w:del w:id="39" w:author="Author">
        <w:r w:rsidRPr="002A6664">
          <w:rPr>
            <w:rFonts w:ascii="Trebuchet MS" w:hAnsi="Trebuchet MS"/>
            <w:noProof/>
          </w:rPr>
          <w:delText>spoke to</w:delText>
        </w:r>
      </w:del>
      <w:ins w:id="40" w:author="Author">
        <w:r w:rsidRPr="002A6664">
          <w:rPr>
            <w:rFonts w:ascii="Trebuchet MS" w:hAnsi="Trebuchet MS"/>
            <w:noProof/>
          </w:rPr>
          <w:t>told</w:t>
        </w:r>
      </w:ins>
      <w:r w:rsidRPr="002A6664">
        <w:rPr>
          <w:rFonts w:ascii="Trebuchet MS" w:hAnsi="Trebuchet MS"/>
          <w:noProof/>
        </w:rPr>
        <w:t xml:space="preserve"> us in </w:t>
      </w:r>
      <w:del w:id="41" w:author="Author">
        <w:r w:rsidRPr="002A6664" w:rsidDel="001105B8">
          <w:rPr>
            <w:rFonts w:ascii="Trebuchet MS" w:hAnsi="Trebuchet MS"/>
            <w:noProof/>
          </w:rPr>
          <w:delText>Ho′reb</w:delText>
        </w:r>
      </w:del>
      <w:ins w:id="42" w:author="Author">
        <w:r>
          <w:rPr>
            <w:rFonts w:ascii="Trebuchet MS" w:hAnsi="Trebuchet MS"/>
            <w:noProof/>
          </w:rPr>
          <w:t>Hor</w:t>
        </w:r>
        <w:r w:rsidRPr="005A05F0">
          <w:rPr>
            <w:rFonts w:ascii="Trebuchet MS" w:hAnsi="Trebuchet MS"/>
            <w:noProof/>
          </w:rPr>
          <w:t>′</w:t>
        </w:r>
        <w:r>
          <w:rPr>
            <w:rFonts w:ascii="Trebuchet MS" w:hAnsi="Trebuchet MS"/>
            <w:noProof/>
          </w:rPr>
          <w:t>eb</w:t>
        </w:r>
      </w:ins>
      <w:r w:rsidRPr="002A6664">
        <w:rPr>
          <w:rFonts w:ascii="Trebuchet MS" w:hAnsi="Trebuchet MS"/>
          <w:noProof/>
        </w:rPr>
        <w:t xml:space="preserve">, </w:t>
      </w:r>
      <w:del w:id="43" w:author="Author">
        <w:r w:rsidRPr="002A6664">
          <w:rPr>
            <w:rFonts w:ascii="Trebuchet MS" w:hAnsi="Trebuchet MS"/>
            <w:noProof/>
          </w:rPr>
          <w:delText>saying, ‘Y</w:delText>
        </w:r>
        <w:r w:rsidRPr="002A6664">
          <w:rPr>
            <w:rFonts w:ascii="Trebuchet MS" w:hAnsi="Trebuchet MS"/>
            <w:noProof/>
            <w:u w:val="dotted"/>
          </w:rPr>
          <w:delText>OU</w:delText>
        </w:r>
      </w:del>
      <w:ins w:id="44" w:author="Author">
        <w:r w:rsidRPr="002A6664">
          <w:rPr>
            <w:rFonts w:ascii="Trebuchet MS" w:hAnsi="Trebuchet MS"/>
            <w:noProof/>
          </w:rPr>
          <w:t>‘You</w:t>
        </w:r>
      </w:ins>
      <w:r w:rsidRPr="002A6664">
        <w:rPr>
          <w:rFonts w:ascii="Trebuchet MS" w:hAnsi="Trebuchet MS"/>
          <w:noProof/>
        </w:rPr>
        <w:t xml:space="preserve"> have </w:t>
      </w:r>
      <w:del w:id="45" w:author="Author">
        <w:r w:rsidRPr="002A6664">
          <w:rPr>
            <w:rFonts w:ascii="Trebuchet MS" w:hAnsi="Trebuchet MS"/>
            <w:noProof/>
          </w:rPr>
          <w:delText>dwelt</w:delText>
        </w:r>
      </w:del>
      <w:ins w:id="46" w:author="Author">
        <w:r w:rsidRPr="002A6664">
          <w:rPr>
            <w:rFonts w:ascii="Trebuchet MS" w:hAnsi="Trebuchet MS"/>
            <w:noProof/>
          </w:rPr>
          <w:t>stayed</w:t>
        </w:r>
      </w:ins>
      <w:r w:rsidRPr="002A6664">
        <w:rPr>
          <w:rFonts w:ascii="Trebuchet MS" w:hAnsi="Trebuchet MS"/>
          <w:noProof/>
        </w:rPr>
        <w:t xml:space="preserve"> long enough in this mountainous region. </w:t>
      </w:r>
      <w:r w:rsidRPr="002A6664">
        <w:rPr>
          <w:rFonts w:ascii="Trebuchet MS" w:hAnsi="Trebuchet MS"/>
          <w:b/>
          <w:noProof/>
        </w:rPr>
        <w:t xml:space="preserve">1:7 </w:t>
      </w:r>
      <w:r w:rsidRPr="002A6664">
        <w:rPr>
          <w:rFonts w:ascii="Trebuchet MS" w:hAnsi="Trebuchet MS"/>
          <w:noProof/>
        </w:rPr>
        <w:t xml:space="preserve">Turn and set out </w:t>
      </w:r>
      <w:del w:id="47" w:author="Author">
        <w:r w:rsidRPr="002A6664">
          <w:rPr>
            <w:rFonts w:ascii="Trebuchet MS" w:hAnsi="Trebuchet MS"/>
            <w:noProof/>
          </w:rPr>
          <w:delText xml:space="preserve">on </w:delText>
        </w:r>
        <w:r w:rsidRPr="002A6664">
          <w:rPr>
            <w:rFonts w:ascii="Trebuchet MS" w:hAnsi="Trebuchet MS"/>
            <w:noProof/>
            <w:u w:val="dotted"/>
          </w:rPr>
          <w:delText>YOUR</w:delText>
        </w:r>
        <w:r w:rsidRPr="002A6664">
          <w:rPr>
            <w:rFonts w:ascii="Trebuchet MS" w:hAnsi="Trebuchet MS"/>
            <w:noProof/>
          </w:rPr>
          <w:delText xml:space="preserve"> way and go into</w:delText>
        </w:r>
      </w:del>
      <w:ins w:id="48" w:author="Author">
        <w:r w:rsidRPr="002A6664">
          <w:rPr>
            <w:rFonts w:ascii="Trebuchet MS" w:hAnsi="Trebuchet MS"/>
            <w:noProof/>
          </w:rPr>
          <w:t>for</w:t>
        </w:r>
      </w:ins>
      <w:r w:rsidRPr="002A6664">
        <w:rPr>
          <w:rFonts w:ascii="Trebuchet MS" w:hAnsi="Trebuchet MS"/>
          <w:noProof/>
        </w:rPr>
        <w:t xml:space="preserve"> the mountainous region of the Am′or·ites and </w:t>
      </w:r>
      <w:del w:id="49" w:author="Author">
        <w:r w:rsidRPr="002A6664">
          <w:rPr>
            <w:rFonts w:ascii="Trebuchet MS" w:hAnsi="Trebuchet MS"/>
            <w:noProof/>
          </w:rPr>
          <w:delText>to</w:delText>
        </w:r>
      </w:del>
      <w:ins w:id="50" w:author="Author">
        <w:r w:rsidRPr="002A6664">
          <w:rPr>
            <w:rFonts w:ascii="Trebuchet MS" w:hAnsi="Trebuchet MS"/>
            <w:noProof/>
          </w:rPr>
          <w:t>toward</w:t>
        </w:r>
      </w:ins>
      <w:r w:rsidRPr="002A6664">
        <w:rPr>
          <w:rFonts w:ascii="Trebuchet MS" w:hAnsi="Trebuchet MS"/>
          <w:noProof/>
        </w:rPr>
        <w:t xml:space="preserve"> all their neighbors in the Ar′a·bah, the mountainous region</w:t>
      </w:r>
      <w:del w:id="51" w:author="Author">
        <w:r w:rsidRPr="002A6664">
          <w:rPr>
            <w:rFonts w:ascii="Trebuchet MS" w:hAnsi="Trebuchet MS"/>
            <w:noProof/>
          </w:rPr>
          <w:delText xml:space="preserve"> and</w:delText>
        </w:r>
      </w:del>
      <w:ins w:id="52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the She·phe′lah</w:t>
      </w:r>
      <w:del w:id="53" w:author="Author">
        <w:r w:rsidRPr="002A6664">
          <w:rPr>
            <w:rFonts w:ascii="Trebuchet MS" w:hAnsi="Trebuchet MS"/>
            <w:noProof/>
          </w:rPr>
          <w:delText xml:space="preserve"> and</w:delText>
        </w:r>
      </w:del>
      <w:ins w:id="54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the Neg′eb</w:t>
      </w:r>
      <w:ins w:id="55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and the seacoast, the land of the Ca′naan·ites, and Leb′a·non,</w:t>
      </w:r>
      <w:ins w:id="56" w:author="Author">
        <w:r w:rsidRPr="002A6664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2A6664">
        <w:rPr>
          <w:rFonts w:ascii="Trebuchet MS" w:hAnsi="Trebuchet MS"/>
          <w:noProof/>
        </w:rPr>
        <w:t xml:space="preserve"> up to the great river, the river Eu·phra′tes. </w:t>
      </w:r>
      <w:r w:rsidRPr="002A6664">
        <w:rPr>
          <w:rFonts w:ascii="Trebuchet MS" w:hAnsi="Trebuchet MS"/>
          <w:b/>
          <w:noProof/>
        </w:rPr>
        <w:t xml:space="preserve">1:8 </w:t>
      </w:r>
      <w:r w:rsidRPr="002A6664">
        <w:rPr>
          <w:rFonts w:ascii="Trebuchet MS" w:hAnsi="Trebuchet MS"/>
          <w:noProof/>
        </w:rPr>
        <w:t xml:space="preserve">See, I </w:t>
      </w:r>
      <w:del w:id="59" w:author="Author">
        <w:r w:rsidRPr="002A6664">
          <w:rPr>
            <w:rFonts w:ascii="Trebuchet MS" w:hAnsi="Trebuchet MS"/>
            <w:noProof/>
          </w:rPr>
          <w:delText>do put</w:delText>
        </w:r>
      </w:del>
      <w:ins w:id="60" w:author="Author">
        <w:r w:rsidRPr="002A6664">
          <w:rPr>
            <w:rFonts w:ascii="Trebuchet MS" w:hAnsi="Trebuchet MS"/>
            <w:noProof/>
          </w:rPr>
          <w:t>have set</w:t>
        </w:r>
      </w:ins>
      <w:r w:rsidRPr="002A6664">
        <w:rPr>
          <w:rFonts w:ascii="Trebuchet MS" w:hAnsi="Trebuchet MS"/>
          <w:noProof/>
        </w:rPr>
        <w:t xml:space="preserve"> the land before </w:t>
      </w:r>
      <w:del w:id="61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people</w:delText>
        </w:r>
      </w:del>
      <w:ins w:id="62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. Go in and take possession of the land about which Jehovah swore to </w:t>
      </w:r>
      <w:del w:id="63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64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fathers, to Abraham, Isaac</w:t>
      </w:r>
      <w:ins w:id="65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and Jacob, to give it to them and their </w:t>
      </w:r>
      <w:del w:id="66" w:author="Author">
        <w:r w:rsidRPr="002A6664">
          <w:rPr>
            <w:rFonts w:ascii="Trebuchet MS" w:hAnsi="Trebuchet MS"/>
            <w:noProof/>
          </w:rPr>
          <w:delText>seed</w:delText>
        </w:r>
      </w:del>
      <w:ins w:id="67" w:author="Author">
        <w:r w:rsidRPr="002A6664">
          <w:rPr>
            <w:rFonts w:ascii="Trebuchet MS" w:hAnsi="Trebuchet MS"/>
            <w:noProof/>
          </w:rPr>
          <w:t>offspring</w:t>
        </w:r>
        <w:r w:rsidRPr="002A6664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2A6664">
        <w:rPr>
          <w:rFonts w:ascii="Trebuchet MS" w:hAnsi="Trebuchet MS"/>
          <w:noProof/>
        </w:rPr>
        <w:t xml:space="preserve"> after them.’</w:t>
      </w:r>
    </w:p>
    <w:p w:rsidR="0004363F" w:rsidRPr="002A6664" w:rsidRDefault="0004363F" w:rsidP="0004363F">
      <w:pPr>
        <w:rPr>
          <w:rFonts w:ascii="Trebuchet MS" w:hAnsi="Trebuchet MS"/>
          <w:noProof/>
        </w:rPr>
      </w:pPr>
      <w:r w:rsidRPr="002A6664">
        <w:rPr>
          <w:rFonts w:ascii="Trebuchet MS" w:hAnsi="Trebuchet MS"/>
          <w:b/>
        </w:rPr>
        <w:t xml:space="preserve">1:9 </w:t>
      </w:r>
      <w:r w:rsidRPr="002A6664">
        <w:rPr>
          <w:rFonts w:ascii="Trebuchet MS" w:hAnsi="Trebuchet MS"/>
          <w:noProof/>
        </w:rPr>
        <w:t xml:space="preserve">“And I </w:t>
      </w:r>
      <w:del w:id="70" w:author="Author">
        <w:r w:rsidRPr="002A6664">
          <w:rPr>
            <w:rFonts w:ascii="Trebuchet MS" w:hAnsi="Trebuchet MS"/>
            <w:noProof/>
          </w:rPr>
          <w:delText xml:space="preserve">proceeded to say this to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71" w:author="Author">
        <w:r w:rsidRPr="002A6664">
          <w:rPr>
            <w:rFonts w:ascii="Trebuchet MS" w:hAnsi="Trebuchet MS"/>
            <w:noProof/>
          </w:rPr>
          <w:t>told you</w:t>
        </w:r>
      </w:ins>
      <w:r w:rsidRPr="002A6664">
        <w:rPr>
          <w:rFonts w:ascii="Trebuchet MS" w:hAnsi="Trebuchet MS"/>
          <w:noProof/>
        </w:rPr>
        <w:t xml:space="preserve"> at that </w:t>
      </w:r>
      <w:del w:id="72" w:author="Author">
        <w:r w:rsidRPr="002A6664">
          <w:rPr>
            <w:rFonts w:ascii="Trebuchet MS" w:hAnsi="Trebuchet MS"/>
            <w:noProof/>
          </w:rPr>
          <w:delText xml:space="preserve">particular </w:delText>
        </w:r>
      </w:del>
      <w:r w:rsidRPr="002A6664">
        <w:rPr>
          <w:rFonts w:ascii="Trebuchet MS" w:hAnsi="Trebuchet MS"/>
          <w:noProof/>
        </w:rPr>
        <w:t xml:space="preserve">time, ‘I am not able </w:t>
      </w:r>
      <w:ins w:id="73" w:author="Author">
        <w:r w:rsidRPr="002A6664">
          <w:rPr>
            <w:rFonts w:ascii="Trebuchet MS" w:hAnsi="Trebuchet MS"/>
            <w:noProof/>
          </w:rPr>
          <w:t xml:space="preserve">to carry you </w:t>
        </w:r>
      </w:ins>
      <w:r w:rsidRPr="002A6664">
        <w:rPr>
          <w:rFonts w:ascii="Trebuchet MS" w:hAnsi="Trebuchet MS"/>
          <w:noProof/>
        </w:rPr>
        <w:t>by myself</w:t>
      </w:r>
      <w:del w:id="74" w:author="Author">
        <w:r w:rsidRPr="002A6664">
          <w:rPr>
            <w:rFonts w:ascii="Trebuchet MS" w:hAnsi="Trebuchet MS"/>
            <w:noProof/>
          </w:rPr>
          <w:delText xml:space="preserve"> to carry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</w:del>
      <w:r w:rsidRPr="002A6664">
        <w:rPr>
          <w:rFonts w:ascii="Trebuchet MS" w:hAnsi="Trebuchet MS"/>
          <w:noProof/>
        </w:rPr>
        <w:t xml:space="preserve">. </w:t>
      </w:r>
      <w:r w:rsidRPr="002A6664">
        <w:rPr>
          <w:rFonts w:ascii="Trebuchet MS" w:hAnsi="Trebuchet MS"/>
          <w:b/>
          <w:noProof/>
        </w:rPr>
        <w:t xml:space="preserve">1:10 </w:t>
      </w:r>
      <w:r w:rsidRPr="002A6664">
        <w:rPr>
          <w:rFonts w:ascii="Trebuchet MS" w:hAnsi="Trebuchet MS"/>
          <w:noProof/>
        </w:rPr>
        <w:t xml:space="preserve">Jehovah </w:t>
      </w:r>
      <w:del w:id="75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76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God has multiplied </w:t>
      </w:r>
      <w:del w:id="77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78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, and here </w:t>
      </w:r>
      <w:del w:id="79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80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are today </w:t>
      </w:r>
      <w:del w:id="81" w:author="Author">
        <w:r w:rsidRPr="002A6664">
          <w:rPr>
            <w:rFonts w:ascii="Trebuchet MS" w:hAnsi="Trebuchet MS"/>
            <w:noProof/>
          </w:rPr>
          <w:delText>like</w:delText>
        </w:r>
      </w:del>
      <w:ins w:id="82" w:author="Author">
        <w:r w:rsidRPr="002A6664">
          <w:rPr>
            <w:rFonts w:ascii="Trebuchet MS" w:hAnsi="Trebuchet MS"/>
            <w:noProof/>
          </w:rPr>
          <w:t>as numerous as</w:t>
        </w:r>
      </w:ins>
      <w:r w:rsidRPr="002A6664">
        <w:rPr>
          <w:rFonts w:ascii="Trebuchet MS" w:hAnsi="Trebuchet MS"/>
          <w:noProof/>
        </w:rPr>
        <w:t xml:space="preserve"> the stars of the heavens</w:t>
      </w:r>
      <w:del w:id="83" w:author="Author">
        <w:r w:rsidRPr="002A6664">
          <w:rPr>
            <w:rFonts w:ascii="Trebuchet MS" w:hAnsi="Trebuchet MS"/>
            <w:noProof/>
          </w:rPr>
          <w:delText xml:space="preserve"> for multitude</w:delText>
        </w:r>
      </w:del>
      <w:r w:rsidRPr="002A6664">
        <w:rPr>
          <w:rFonts w:ascii="Trebuchet MS" w:hAnsi="Trebuchet MS"/>
          <w:noProof/>
        </w:rPr>
        <w:t xml:space="preserve">. </w:t>
      </w:r>
      <w:r w:rsidRPr="002A6664">
        <w:rPr>
          <w:rFonts w:ascii="Trebuchet MS" w:hAnsi="Trebuchet MS"/>
          <w:b/>
          <w:noProof/>
        </w:rPr>
        <w:t xml:space="preserve">1:11 </w:t>
      </w:r>
      <w:r w:rsidRPr="002A6664">
        <w:rPr>
          <w:rFonts w:ascii="Trebuchet MS" w:hAnsi="Trebuchet MS"/>
          <w:noProof/>
        </w:rPr>
        <w:t>May Jehovah</w:t>
      </w:r>
      <w:ins w:id="84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the God of </w:t>
      </w:r>
      <w:del w:id="85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86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forefathers</w:t>
      </w:r>
      <w:del w:id="87" w:author="Author">
        <w:r w:rsidRPr="002A6664">
          <w:rPr>
            <w:rFonts w:ascii="Trebuchet MS" w:hAnsi="Trebuchet MS"/>
            <w:noProof/>
          </w:rPr>
          <w:delText xml:space="preserve"> increase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88" w:author="Author">
        <w:r w:rsidRPr="002A6664">
          <w:rPr>
            <w:rFonts w:ascii="Trebuchet MS" w:hAnsi="Trebuchet MS"/>
            <w:noProof/>
          </w:rPr>
          <w:t>, multiply you</w:t>
        </w:r>
      </w:ins>
      <w:r w:rsidRPr="002A6664">
        <w:rPr>
          <w:rFonts w:ascii="Trebuchet MS" w:hAnsi="Trebuchet MS"/>
          <w:noProof/>
        </w:rPr>
        <w:t xml:space="preserve"> a thousand times as many as </w:t>
      </w:r>
      <w:del w:id="89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90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are, and may he bless </w:t>
      </w:r>
      <w:del w:id="91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92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just as he has promised </w:t>
      </w:r>
      <w:del w:id="93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94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. </w:t>
      </w:r>
      <w:r w:rsidRPr="002A6664">
        <w:rPr>
          <w:rFonts w:ascii="Trebuchet MS" w:hAnsi="Trebuchet MS"/>
          <w:b/>
          <w:noProof/>
        </w:rPr>
        <w:t xml:space="preserve">1:12 </w:t>
      </w:r>
      <w:r w:rsidRPr="002A6664">
        <w:rPr>
          <w:rFonts w:ascii="Trebuchet MS" w:hAnsi="Trebuchet MS"/>
          <w:noProof/>
        </w:rPr>
        <w:t xml:space="preserve">How can I </w:t>
      </w:r>
      <w:del w:id="95" w:author="Author">
        <w:r w:rsidRPr="002A6664">
          <w:rPr>
            <w:rFonts w:ascii="Trebuchet MS" w:hAnsi="Trebuchet MS"/>
            <w:noProof/>
          </w:rPr>
          <w:delText>carry</w:delText>
        </w:r>
      </w:del>
      <w:ins w:id="96" w:author="Author">
        <w:r w:rsidRPr="002A6664">
          <w:rPr>
            <w:rFonts w:ascii="Trebuchet MS" w:hAnsi="Trebuchet MS"/>
            <w:noProof/>
          </w:rPr>
          <w:t>bear</w:t>
        </w:r>
      </w:ins>
      <w:r w:rsidRPr="002A6664">
        <w:rPr>
          <w:rFonts w:ascii="Trebuchet MS" w:hAnsi="Trebuchet MS"/>
          <w:noProof/>
        </w:rPr>
        <w:t xml:space="preserve"> by myself the burden of </w:t>
      </w:r>
      <w:del w:id="97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98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and the load of </w:t>
      </w:r>
      <w:del w:id="99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100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and </w:t>
      </w:r>
      <w:del w:id="101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102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quarreling? </w:t>
      </w:r>
      <w:r w:rsidRPr="002A6664">
        <w:rPr>
          <w:rFonts w:ascii="Trebuchet MS" w:hAnsi="Trebuchet MS"/>
          <w:b/>
          <w:noProof/>
        </w:rPr>
        <w:t xml:space="preserve">1:13 </w:t>
      </w:r>
      <w:del w:id="103" w:author="Author">
        <w:r w:rsidRPr="002A6664">
          <w:rPr>
            <w:rFonts w:ascii="Trebuchet MS" w:hAnsi="Trebuchet MS"/>
            <w:noProof/>
          </w:rPr>
          <w:delText>Get</w:delText>
        </w:r>
      </w:del>
      <w:ins w:id="104" w:author="Author">
        <w:r w:rsidRPr="002A6664">
          <w:rPr>
            <w:rFonts w:ascii="Trebuchet MS" w:hAnsi="Trebuchet MS"/>
            <w:noProof/>
          </w:rPr>
          <w:t>Select</w:t>
        </w:r>
      </w:ins>
      <w:r w:rsidRPr="002A6664">
        <w:rPr>
          <w:rFonts w:ascii="Trebuchet MS" w:hAnsi="Trebuchet MS"/>
          <w:noProof/>
        </w:rPr>
        <w:t xml:space="preserve"> wise</w:t>
      </w:r>
      <w:del w:id="105" w:author="Author">
        <w:r w:rsidRPr="002A6664">
          <w:rPr>
            <w:rFonts w:ascii="Trebuchet MS" w:hAnsi="Trebuchet MS"/>
            <w:noProof/>
          </w:rPr>
          <w:delText xml:space="preserve"> and</w:delText>
        </w:r>
      </w:del>
      <w:ins w:id="106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discreet</w:t>
      </w:r>
      <w:ins w:id="107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and experienced men of </w:t>
      </w:r>
      <w:del w:id="108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109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tribes, </w:t>
      </w:r>
      <w:del w:id="110" w:author="Author">
        <w:r w:rsidRPr="002A6664">
          <w:rPr>
            <w:rFonts w:ascii="Trebuchet MS" w:hAnsi="Trebuchet MS"/>
            <w:noProof/>
          </w:rPr>
          <w:delText>that</w:delText>
        </w:r>
      </w:del>
      <w:ins w:id="111" w:author="Author">
        <w:r w:rsidRPr="002A6664">
          <w:rPr>
            <w:rFonts w:ascii="Trebuchet MS" w:hAnsi="Trebuchet MS"/>
            <w:noProof/>
          </w:rPr>
          <w:t>and</w:t>
        </w:r>
      </w:ins>
      <w:r w:rsidRPr="002A6664">
        <w:rPr>
          <w:rFonts w:ascii="Trebuchet MS" w:hAnsi="Trebuchet MS"/>
          <w:noProof/>
        </w:rPr>
        <w:t xml:space="preserve"> I </w:t>
      </w:r>
      <w:del w:id="112" w:author="Author">
        <w:r w:rsidRPr="002A6664">
          <w:rPr>
            <w:rFonts w:ascii="Trebuchet MS" w:hAnsi="Trebuchet MS"/>
            <w:noProof/>
          </w:rPr>
          <w:delText>may set</w:delText>
        </w:r>
      </w:del>
      <w:ins w:id="113" w:author="Author">
        <w:r w:rsidRPr="002A6664">
          <w:rPr>
            <w:rFonts w:ascii="Trebuchet MS" w:hAnsi="Trebuchet MS"/>
            <w:noProof/>
          </w:rPr>
          <w:t>will appoint</w:t>
        </w:r>
      </w:ins>
      <w:r w:rsidRPr="002A6664">
        <w:rPr>
          <w:rFonts w:ascii="Trebuchet MS" w:hAnsi="Trebuchet MS"/>
          <w:noProof/>
        </w:rPr>
        <w:t xml:space="preserve"> them as heads over </w:t>
      </w:r>
      <w:del w:id="114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115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.’ </w:t>
      </w:r>
      <w:r w:rsidRPr="002A6664">
        <w:rPr>
          <w:rFonts w:ascii="Trebuchet MS" w:hAnsi="Trebuchet MS"/>
          <w:b/>
          <w:noProof/>
        </w:rPr>
        <w:t xml:space="preserve">1:14 </w:t>
      </w:r>
      <w:del w:id="116" w:author="Author">
        <w:r w:rsidRPr="002A6664">
          <w:rPr>
            <w:rFonts w:ascii="Trebuchet MS" w:hAnsi="Trebuchet MS"/>
            <w:noProof/>
          </w:rPr>
          <w:delText xml:space="preserve">At that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117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answered me</w:t>
      </w:r>
      <w:del w:id="118" w:author="Author">
        <w:r w:rsidRPr="002A6664">
          <w:rPr>
            <w:rFonts w:ascii="Trebuchet MS" w:hAnsi="Trebuchet MS"/>
            <w:noProof/>
          </w:rPr>
          <w:delText xml:space="preserve"> and said, ‘The thing</w:delText>
        </w:r>
      </w:del>
      <w:ins w:id="119" w:author="Author">
        <w:r w:rsidRPr="002A6664">
          <w:rPr>
            <w:rFonts w:ascii="Trebuchet MS" w:hAnsi="Trebuchet MS"/>
            <w:noProof/>
          </w:rPr>
          <w:t>, ‘What</w:t>
        </w:r>
      </w:ins>
      <w:r w:rsidRPr="002A6664">
        <w:rPr>
          <w:rFonts w:ascii="Trebuchet MS" w:hAnsi="Trebuchet MS"/>
          <w:noProof/>
        </w:rPr>
        <w:t xml:space="preserve"> you have </w:t>
      </w:r>
      <w:del w:id="120" w:author="Author">
        <w:r w:rsidRPr="002A6664">
          <w:rPr>
            <w:rFonts w:ascii="Trebuchet MS" w:hAnsi="Trebuchet MS"/>
            <w:noProof/>
          </w:rPr>
          <w:delText>spoken for</w:delText>
        </w:r>
      </w:del>
      <w:ins w:id="121" w:author="Author">
        <w:r w:rsidRPr="002A6664">
          <w:rPr>
            <w:rFonts w:ascii="Trebuchet MS" w:hAnsi="Trebuchet MS"/>
            <w:noProof/>
          </w:rPr>
          <w:t>told</w:t>
        </w:r>
      </w:ins>
      <w:r w:rsidRPr="002A6664">
        <w:rPr>
          <w:rFonts w:ascii="Trebuchet MS" w:hAnsi="Trebuchet MS"/>
          <w:noProof/>
        </w:rPr>
        <w:t xml:space="preserve"> us to do is good.’ </w:t>
      </w:r>
      <w:r w:rsidRPr="002A6664">
        <w:rPr>
          <w:rFonts w:ascii="Trebuchet MS" w:hAnsi="Trebuchet MS"/>
          <w:b/>
          <w:noProof/>
        </w:rPr>
        <w:t xml:space="preserve">1:15 </w:t>
      </w:r>
      <w:r w:rsidRPr="002A6664">
        <w:rPr>
          <w:rFonts w:ascii="Trebuchet MS" w:hAnsi="Trebuchet MS"/>
          <w:noProof/>
        </w:rPr>
        <w:t xml:space="preserve">So I took the heads of </w:t>
      </w:r>
      <w:del w:id="122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123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tribes, </w:t>
      </w:r>
      <w:del w:id="124" w:author="Author">
        <w:r w:rsidRPr="002A6664">
          <w:rPr>
            <w:rFonts w:ascii="Trebuchet MS" w:hAnsi="Trebuchet MS"/>
            <w:noProof/>
          </w:rPr>
          <w:delText xml:space="preserve">men </w:delText>
        </w:r>
      </w:del>
      <w:r w:rsidRPr="002A6664">
        <w:rPr>
          <w:rFonts w:ascii="Trebuchet MS" w:hAnsi="Trebuchet MS"/>
          <w:noProof/>
        </w:rPr>
        <w:t>wise and experienced</w:t>
      </w:r>
      <w:ins w:id="125" w:author="Author">
        <w:r w:rsidRPr="002A6664">
          <w:rPr>
            <w:rFonts w:ascii="Trebuchet MS" w:hAnsi="Trebuchet MS"/>
            <w:noProof/>
          </w:rPr>
          <w:t xml:space="preserve"> men</w:t>
        </w:r>
      </w:ins>
      <w:r w:rsidRPr="002A6664">
        <w:rPr>
          <w:rFonts w:ascii="Trebuchet MS" w:hAnsi="Trebuchet MS"/>
          <w:noProof/>
        </w:rPr>
        <w:t xml:space="preserve">, and </w:t>
      </w:r>
      <w:del w:id="126" w:author="Author">
        <w:r w:rsidRPr="002A6664">
          <w:rPr>
            <w:rFonts w:ascii="Trebuchet MS" w:hAnsi="Trebuchet MS"/>
            <w:noProof/>
          </w:rPr>
          <w:delText>put</w:delText>
        </w:r>
      </w:del>
      <w:ins w:id="127" w:author="Author">
        <w:r w:rsidRPr="002A6664">
          <w:rPr>
            <w:rFonts w:ascii="Trebuchet MS" w:hAnsi="Trebuchet MS"/>
            <w:noProof/>
          </w:rPr>
          <w:t>appointed</w:t>
        </w:r>
      </w:ins>
      <w:r w:rsidRPr="002A6664">
        <w:rPr>
          <w:rFonts w:ascii="Trebuchet MS" w:hAnsi="Trebuchet MS"/>
          <w:noProof/>
        </w:rPr>
        <w:t xml:space="preserve"> them as heads over </w:t>
      </w:r>
      <w:del w:id="128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129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>, chiefs of thousands</w:t>
      </w:r>
      <w:del w:id="130" w:author="Author">
        <w:r w:rsidRPr="002A6664">
          <w:rPr>
            <w:rFonts w:ascii="Trebuchet MS" w:hAnsi="Trebuchet MS"/>
            <w:noProof/>
          </w:rPr>
          <w:delText xml:space="preserve"> and</w:delText>
        </w:r>
      </w:del>
      <w:ins w:id="131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chiefs of hundreds</w:t>
      </w:r>
      <w:del w:id="132" w:author="Author">
        <w:r w:rsidRPr="002A6664">
          <w:rPr>
            <w:rFonts w:ascii="Trebuchet MS" w:hAnsi="Trebuchet MS"/>
            <w:noProof/>
          </w:rPr>
          <w:delText xml:space="preserve"> and</w:delText>
        </w:r>
      </w:del>
      <w:ins w:id="133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chiefs of fifties</w:t>
      </w:r>
      <w:del w:id="134" w:author="Author">
        <w:r w:rsidRPr="002A6664">
          <w:rPr>
            <w:rFonts w:ascii="Trebuchet MS" w:hAnsi="Trebuchet MS"/>
            <w:noProof/>
          </w:rPr>
          <w:delText xml:space="preserve"> and</w:delText>
        </w:r>
      </w:del>
      <w:ins w:id="135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chiefs of tens</w:t>
      </w:r>
      <w:ins w:id="136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and officers of </w:t>
      </w:r>
      <w:del w:id="137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138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tribes.</w:t>
      </w:r>
    </w:p>
    <w:p w:rsidR="0004363F" w:rsidRPr="002A6664" w:rsidRDefault="0004363F" w:rsidP="0004363F">
      <w:pPr>
        <w:rPr>
          <w:rFonts w:ascii="Trebuchet MS" w:hAnsi="Trebuchet MS"/>
          <w:noProof/>
        </w:rPr>
      </w:pPr>
      <w:r w:rsidRPr="002A6664">
        <w:rPr>
          <w:rFonts w:ascii="Trebuchet MS" w:hAnsi="Trebuchet MS"/>
          <w:b/>
        </w:rPr>
        <w:t xml:space="preserve">1:16 </w:t>
      </w:r>
      <w:r w:rsidRPr="002A6664">
        <w:rPr>
          <w:rFonts w:ascii="Trebuchet MS" w:hAnsi="Trebuchet MS"/>
          <w:noProof/>
        </w:rPr>
        <w:t>“</w:t>
      </w:r>
      <w:del w:id="139" w:author="Author">
        <w:r w:rsidRPr="002A6664">
          <w:rPr>
            <w:rFonts w:ascii="Trebuchet MS" w:hAnsi="Trebuchet MS"/>
            <w:noProof/>
          </w:rPr>
          <w:delText xml:space="preserve">And I went on to command </w:delText>
        </w:r>
        <w:r w:rsidRPr="002A6664">
          <w:rPr>
            <w:rFonts w:ascii="Trebuchet MS" w:hAnsi="Trebuchet MS"/>
            <w:noProof/>
            <w:u w:val="dotted"/>
          </w:rPr>
          <w:delText>YOUR</w:delText>
        </w:r>
        <w:r w:rsidRPr="002A6664">
          <w:rPr>
            <w:rFonts w:ascii="Trebuchet MS" w:hAnsi="Trebuchet MS"/>
            <w:noProof/>
          </w:rPr>
          <w:delText xml:space="preserve"> judges at</w:delText>
        </w:r>
      </w:del>
      <w:ins w:id="140" w:author="Author">
        <w:r w:rsidRPr="002A6664">
          <w:rPr>
            <w:rFonts w:ascii="Trebuchet MS" w:hAnsi="Trebuchet MS"/>
            <w:noProof/>
          </w:rPr>
          <w:t>At</w:t>
        </w:r>
      </w:ins>
      <w:r w:rsidRPr="002A6664">
        <w:rPr>
          <w:rFonts w:ascii="Trebuchet MS" w:hAnsi="Trebuchet MS"/>
          <w:noProof/>
        </w:rPr>
        <w:t xml:space="preserve"> that </w:t>
      </w:r>
      <w:del w:id="141" w:author="Author">
        <w:r w:rsidRPr="002A6664">
          <w:rPr>
            <w:rFonts w:ascii="Trebuchet MS" w:hAnsi="Trebuchet MS"/>
            <w:noProof/>
          </w:rPr>
          <w:delText xml:space="preserve">particular </w:delText>
        </w:r>
      </w:del>
      <w:r w:rsidRPr="002A6664">
        <w:rPr>
          <w:rFonts w:ascii="Trebuchet MS" w:hAnsi="Trebuchet MS"/>
          <w:noProof/>
        </w:rPr>
        <w:t>time</w:t>
      </w:r>
      <w:del w:id="142" w:author="Author">
        <w:r w:rsidRPr="002A6664">
          <w:rPr>
            <w:rFonts w:ascii="Trebuchet MS" w:hAnsi="Trebuchet MS"/>
            <w:noProof/>
          </w:rPr>
          <w:delText>, saying</w:delText>
        </w:r>
      </w:del>
      <w:ins w:id="143" w:author="Author">
        <w:r w:rsidRPr="002A6664">
          <w:rPr>
            <w:rFonts w:ascii="Trebuchet MS" w:hAnsi="Trebuchet MS"/>
            <w:noProof/>
          </w:rPr>
          <w:t xml:space="preserve"> I instructed your judges</w:t>
        </w:r>
      </w:ins>
      <w:r w:rsidRPr="002A6664">
        <w:rPr>
          <w:rFonts w:ascii="Trebuchet MS" w:hAnsi="Trebuchet MS"/>
          <w:noProof/>
        </w:rPr>
        <w:t xml:space="preserve">, ‘When </w:t>
      </w:r>
      <w:del w:id="144" w:author="Author">
        <w:r w:rsidRPr="002A6664">
          <w:rPr>
            <w:rFonts w:ascii="Trebuchet MS" w:hAnsi="Trebuchet MS"/>
            <w:noProof/>
          </w:rPr>
          <w:delText>having</w:delText>
        </w:r>
      </w:del>
      <w:ins w:id="145" w:author="Author">
        <w:r w:rsidRPr="002A6664">
          <w:rPr>
            <w:rFonts w:ascii="Trebuchet MS" w:hAnsi="Trebuchet MS"/>
            <w:noProof/>
          </w:rPr>
          <w:t>you hear</w:t>
        </w:r>
      </w:ins>
      <w:r w:rsidRPr="002A6664">
        <w:rPr>
          <w:rFonts w:ascii="Trebuchet MS" w:hAnsi="Trebuchet MS"/>
          <w:noProof/>
        </w:rPr>
        <w:t xml:space="preserve"> a </w:t>
      </w:r>
      <w:del w:id="146" w:author="Author">
        <w:r w:rsidRPr="002A6664">
          <w:rPr>
            <w:rFonts w:ascii="Trebuchet MS" w:hAnsi="Trebuchet MS"/>
            <w:noProof/>
          </w:rPr>
          <w:delText>hearing</w:delText>
        </w:r>
      </w:del>
      <w:ins w:id="147" w:author="Author">
        <w:r w:rsidRPr="002A6664">
          <w:rPr>
            <w:rFonts w:ascii="Trebuchet MS" w:hAnsi="Trebuchet MS"/>
            <w:noProof/>
          </w:rPr>
          <w:t>case</w:t>
        </w:r>
      </w:ins>
      <w:r w:rsidRPr="002A6664">
        <w:rPr>
          <w:rFonts w:ascii="Trebuchet MS" w:hAnsi="Trebuchet MS"/>
          <w:noProof/>
        </w:rPr>
        <w:t xml:space="preserve"> between </w:t>
      </w:r>
      <w:del w:id="148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149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brothers, </w:t>
      </w:r>
      <w:del w:id="150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must</w:delText>
        </w:r>
      </w:del>
      <w:ins w:id="151" w:author="Author">
        <w:r w:rsidRPr="002A6664">
          <w:rPr>
            <w:rFonts w:ascii="Trebuchet MS" w:hAnsi="Trebuchet MS"/>
            <w:noProof/>
          </w:rPr>
          <w:t>you are to</w:t>
        </w:r>
      </w:ins>
      <w:r w:rsidRPr="002A6664">
        <w:rPr>
          <w:rFonts w:ascii="Trebuchet MS" w:hAnsi="Trebuchet MS"/>
          <w:noProof/>
        </w:rPr>
        <w:t xml:space="preserve"> judge with righteousness between a man and his brother or </w:t>
      </w:r>
      <w:del w:id="152" w:author="Author">
        <w:r w:rsidRPr="002A6664">
          <w:rPr>
            <w:rFonts w:ascii="Trebuchet MS" w:hAnsi="Trebuchet MS"/>
            <w:noProof/>
          </w:rPr>
          <w:delText>his alien</w:delText>
        </w:r>
      </w:del>
      <w:ins w:id="153" w:author="Author">
        <w:r w:rsidRPr="002A6664">
          <w:rPr>
            <w:rFonts w:ascii="Trebuchet MS" w:hAnsi="Trebuchet MS"/>
            <w:noProof/>
          </w:rPr>
          <w:t>a foreign</w:t>
        </w:r>
      </w:ins>
      <w:r w:rsidRPr="002A6664">
        <w:rPr>
          <w:rFonts w:ascii="Trebuchet MS" w:hAnsi="Trebuchet MS"/>
          <w:noProof/>
        </w:rPr>
        <w:t xml:space="preserve"> resident. </w:t>
      </w:r>
      <w:r w:rsidRPr="002A6664">
        <w:rPr>
          <w:rFonts w:ascii="Trebuchet MS" w:hAnsi="Trebuchet MS"/>
          <w:b/>
          <w:noProof/>
        </w:rPr>
        <w:t xml:space="preserve">1:17 </w:t>
      </w:r>
      <w:del w:id="154" w:author="Author">
        <w:r w:rsidRPr="002A6664">
          <w:rPr>
            <w:rFonts w:ascii="Trebuchet MS" w:hAnsi="Trebuchet MS"/>
            <w:noProof/>
          </w:rPr>
          <w:delText>Y</w:delText>
        </w:r>
        <w:r w:rsidRPr="002A6664">
          <w:rPr>
            <w:rFonts w:ascii="Trebuchet MS" w:hAnsi="Trebuchet MS"/>
            <w:noProof/>
            <w:u w:val="dotted"/>
          </w:rPr>
          <w:delText>OU</w:delText>
        </w:r>
      </w:del>
      <w:ins w:id="155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must not be partial in judgment. </w:t>
      </w:r>
      <w:del w:id="156" w:author="Author">
        <w:r w:rsidRPr="002A6664">
          <w:rPr>
            <w:rFonts w:ascii="Trebuchet MS" w:hAnsi="Trebuchet MS"/>
            <w:noProof/>
          </w:rPr>
          <w:delText>Y</w:delText>
        </w:r>
        <w:r w:rsidRPr="002A6664">
          <w:rPr>
            <w:rFonts w:ascii="Trebuchet MS" w:hAnsi="Trebuchet MS"/>
            <w:noProof/>
            <w:u w:val="dotted"/>
          </w:rPr>
          <w:delText>OU</w:delText>
        </w:r>
      </w:del>
      <w:ins w:id="157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should hear the </w:t>
      </w:r>
      <w:del w:id="158" w:author="Author">
        <w:r w:rsidRPr="002A6664">
          <w:rPr>
            <w:rFonts w:ascii="Trebuchet MS" w:hAnsi="Trebuchet MS"/>
            <w:noProof/>
          </w:rPr>
          <w:delText>little</w:delText>
        </w:r>
      </w:del>
      <w:ins w:id="159" w:author="Author">
        <w:r w:rsidRPr="002A6664">
          <w:rPr>
            <w:rFonts w:ascii="Trebuchet MS" w:hAnsi="Trebuchet MS"/>
            <w:noProof/>
          </w:rPr>
          <w:t>small</w:t>
        </w:r>
      </w:ins>
      <w:r w:rsidRPr="002A6664">
        <w:rPr>
          <w:rFonts w:ascii="Trebuchet MS" w:hAnsi="Trebuchet MS"/>
          <w:noProof/>
        </w:rPr>
        <w:t xml:space="preserve"> one the same as the great one. </w:t>
      </w:r>
      <w:del w:id="160" w:author="Author">
        <w:r w:rsidRPr="002A6664">
          <w:rPr>
            <w:rFonts w:ascii="Trebuchet MS" w:hAnsi="Trebuchet MS"/>
            <w:noProof/>
          </w:rPr>
          <w:delText>Y</w:delText>
        </w:r>
        <w:r w:rsidRPr="002A6664">
          <w:rPr>
            <w:rFonts w:ascii="Trebuchet MS" w:hAnsi="Trebuchet MS"/>
            <w:noProof/>
            <w:u w:val="dotted"/>
          </w:rPr>
          <w:delText>OU</w:delText>
        </w:r>
      </w:del>
      <w:ins w:id="161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must not become </w:t>
      </w:r>
      <w:del w:id="162" w:author="Author">
        <w:r w:rsidRPr="002A6664">
          <w:rPr>
            <w:rFonts w:ascii="Trebuchet MS" w:hAnsi="Trebuchet MS"/>
            <w:noProof/>
          </w:rPr>
          <w:delText>frightened because of a man</w:delText>
        </w:r>
      </w:del>
      <w:ins w:id="163" w:author="Author">
        <w:r w:rsidRPr="002A6664">
          <w:rPr>
            <w:rFonts w:ascii="Trebuchet MS" w:hAnsi="Trebuchet MS"/>
            <w:noProof/>
          </w:rPr>
          <w:t>intimidated by men</w:t>
        </w:r>
      </w:ins>
      <w:r w:rsidRPr="002A6664">
        <w:rPr>
          <w:rFonts w:ascii="Trebuchet MS" w:hAnsi="Trebuchet MS"/>
          <w:noProof/>
        </w:rPr>
        <w:t xml:space="preserve">, for the judgment belongs to God; and </w:t>
      </w:r>
      <w:del w:id="164" w:author="Author">
        <w:r w:rsidRPr="002A6664">
          <w:rPr>
            <w:rFonts w:ascii="Trebuchet MS" w:hAnsi="Trebuchet MS"/>
            <w:noProof/>
          </w:rPr>
          <w:delText>the</w:delText>
        </w:r>
      </w:del>
      <w:ins w:id="165" w:author="Author">
        <w:r w:rsidRPr="002A6664">
          <w:rPr>
            <w:rFonts w:ascii="Trebuchet MS" w:hAnsi="Trebuchet MS"/>
            <w:noProof/>
          </w:rPr>
          <w:t>if a</w:t>
        </w:r>
      </w:ins>
      <w:r w:rsidRPr="002A6664">
        <w:rPr>
          <w:rFonts w:ascii="Trebuchet MS" w:hAnsi="Trebuchet MS"/>
          <w:noProof/>
        </w:rPr>
        <w:t xml:space="preserve"> case </w:t>
      </w:r>
      <w:del w:id="166" w:author="Author">
        <w:r w:rsidRPr="002A6664">
          <w:rPr>
            <w:rFonts w:ascii="Trebuchet MS" w:hAnsi="Trebuchet MS"/>
            <w:noProof/>
          </w:rPr>
          <w:delText xml:space="preserve">that </w:delText>
        </w:r>
      </w:del>
      <w:r w:rsidRPr="002A6664">
        <w:rPr>
          <w:rFonts w:ascii="Trebuchet MS" w:hAnsi="Trebuchet MS"/>
          <w:noProof/>
        </w:rPr>
        <w:t xml:space="preserve">is too </w:t>
      </w:r>
      <w:del w:id="167" w:author="Author">
        <w:r w:rsidRPr="002A6664">
          <w:rPr>
            <w:rFonts w:ascii="Trebuchet MS" w:hAnsi="Trebuchet MS"/>
            <w:noProof/>
          </w:rPr>
          <w:delText>hard</w:delText>
        </w:r>
      </w:del>
      <w:ins w:id="168" w:author="Author">
        <w:r w:rsidRPr="002A6664">
          <w:rPr>
            <w:rFonts w:ascii="Trebuchet MS" w:hAnsi="Trebuchet MS"/>
            <w:noProof/>
          </w:rPr>
          <w:t>difficult</w:t>
        </w:r>
      </w:ins>
      <w:r w:rsidRPr="002A6664">
        <w:rPr>
          <w:rFonts w:ascii="Trebuchet MS" w:hAnsi="Trebuchet MS"/>
          <w:noProof/>
        </w:rPr>
        <w:t xml:space="preserve"> for </w:t>
      </w:r>
      <w:del w:id="169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,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170" w:author="Author">
        <w:r w:rsidRPr="002A6664">
          <w:rPr>
            <w:rFonts w:ascii="Trebuchet MS" w:hAnsi="Trebuchet MS"/>
            <w:noProof/>
          </w:rPr>
          <w:t>you, you</w:t>
        </w:r>
      </w:ins>
      <w:r w:rsidRPr="002A6664">
        <w:rPr>
          <w:rFonts w:ascii="Trebuchet MS" w:hAnsi="Trebuchet MS"/>
          <w:noProof/>
        </w:rPr>
        <w:t xml:space="preserve"> should present </w:t>
      </w:r>
      <w:ins w:id="171" w:author="Author">
        <w:r w:rsidRPr="002A6664">
          <w:rPr>
            <w:rFonts w:ascii="Trebuchet MS" w:hAnsi="Trebuchet MS"/>
            <w:noProof/>
          </w:rPr>
          <w:t xml:space="preserve">it </w:t>
        </w:r>
      </w:ins>
      <w:r w:rsidRPr="002A6664">
        <w:rPr>
          <w:rFonts w:ascii="Trebuchet MS" w:hAnsi="Trebuchet MS"/>
          <w:noProof/>
        </w:rPr>
        <w:t xml:space="preserve">to me, and I </w:t>
      </w:r>
      <w:del w:id="172" w:author="Author">
        <w:r w:rsidRPr="002A6664">
          <w:rPr>
            <w:rFonts w:ascii="Trebuchet MS" w:hAnsi="Trebuchet MS"/>
            <w:noProof/>
          </w:rPr>
          <w:delText>must</w:delText>
        </w:r>
      </w:del>
      <w:ins w:id="173" w:author="Author">
        <w:r w:rsidRPr="002A6664">
          <w:rPr>
            <w:rFonts w:ascii="Trebuchet MS" w:hAnsi="Trebuchet MS"/>
            <w:noProof/>
          </w:rPr>
          <w:t>will</w:t>
        </w:r>
      </w:ins>
      <w:r w:rsidRPr="002A6664">
        <w:rPr>
          <w:rFonts w:ascii="Trebuchet MS" w:hAnsi="Trebuchet MS"/>
          <w:noProof/>
        </w:rPr>
        <w:t xml:space="preserve"> hear it.’ </w:t>
      </w:r>
      <w:r w:rsidRPr="002A6664">
        <w:rPr>
          <w:rFonts w:ascii="Trebuchet MS" w:hAnsi="Trebuchet MS"/>
          <w:b/>
          <w:noProof/>
        </w:rPr>
        <w:t xml:space="preserve">1:18 </w:t>
      </w:r>
      <w:del w:id="174" w:author="Author">
        <w:r w:rsidRPr="002A6664">
          <w:rPr>
            <w:rFonts w:ascii="Trebuchet MS" w:hAnsi="Trebuchet MS"/>
            <w:noProof/>
          </w:rPr>
          <w:delText xml:space="preserve">And I proceeded to command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at</w:delText>
        </w:r>
      </w:del>
      <w:ins w:id="175" w:author="Author">
        <w:r w:rsidRPr="002A6664">
          <w:rPr>
            <w:rFonts w:ascii="Trebuchet MS" w:hAnsi="Trebuchet MS"/>
            <w:noProof/>
          </w:rPr>
          <w:t>At</w:t>
        </w:r>
      </w:ins>
      <w:r w:rsidRPr="002A6664">
        <w:rPr>
          <w:rFonts w:ascii="Trebuchet MS" w:hAnsi="Trebuchet MS"/>
          <w:noProof/>
        </w:rPr>
        <w:t xml:space="preserve"> that </w:t>
      </w:r>
      <w:del w:id="176" w:author="Author">
        <w:r w:rsidRPr="002A6664">
          <w:rPr>
            <w:rFonts w:ascii="Trebuchet MS" w:hAnsi="Trebuchet MS"/>
            <w:noProof/>
          </w:rPr>
          <w:delText xml:space="preserve">particular </w:delText>
        </w:r>
      </w:del>
      <w:r w:rsidRPr="002A6664">
        <w:rPr>
          <w:rFonts w:ascii="Trebuchet MS" w:hAnsi="Trebuchet MS"/>
          <w:noProof/>
        </w:rPr>
        <w:t xml:space="preserve">time </w:t>
      </w:r>
      <w:ins w:id="177" w:author="Author">
        <w:r w:rsidRPr="002A6664">
          <w:rPr>
            <w:rFonts w:ascii="Trebuchet MS" w:hAnsi="Trebuchet MS"/>
            <w:noProof/>
          </w:rPr>
          <w:t xml:space="preserve">I instructed you regarding </w:t>
        </w:r>
      </w:ins>
      <w:r w:rsidRPr="002A6664">
        <w:rPr>
          <w:rFonts w:ascii="Trebuchet MS" w:hAnsi="Trebuchet MS"/>
          <w:noProof/>
        </w:rPr>
        <w:t xml:space="preserve">all the things that </w:t>
      </w:r>
      <w:del w:id="178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179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should do.</w:t>
      </w:r>
    </w:p>
    <w:p w:rsidR="0004363F" w:rsidRPr="002A6664" w:rsidRDefault="0004363F" w:rsidP="0004363F">
      <w:pPr>
        <w:rPr>
          <w:rFonts w:ascii="Trebuchet MS" w:hAnsi="Trebuchet MS"/>
          <w:noProof/>
        </w:rPr>
      </w:pPr>
      <w:r w:rsidRPr="002A6664">
        <w:rPr>
          <w:rFonts w:ascii="Trebuchet MS" w:hAnsi="Trebuchet MS"/>
          <w:b/>
        </w:rPr>
        <w:t xml:space="preserve">1:19 </w:t>
      </w:r>
      <w:r w:rsidRPr="002A6664">
        <w:rPr>
          <w:rFonts w:ascii="Trebuchet MS" w:hAnsi="Trebuchet MS"/>
          <w:noProof/>
        </w:rPr>
        <w:t xml:space="preserve">“Then we </w:t>
      </w:r>
      <w:del w:id="180" w:author="Author">
        <w:r w:rsidRPr="002A6664">
          <w:rPr>
            <w:rFonts w:ascii="Trebuchet MS" w:hAnsi="Trebuchet MS"/>
            <w:noProof/>
          </w:rPr>
          <w:delText>pulled away</w:delText>
        </w:r>
      </w:del>
      <w:ins w:id="181" w:author="Author">
        <w:r w:rsidRPr="002A6664">
          <w:rPr>
            <w:rFonts w:ascii="Trebuchet MS" w:hAnsi="Trebuchet MS"/>
            <w:noProof/>
          </w:rPr>
          <w:t>departed</w:t>
        </w:r>
      </w:ins>
      <w:r w:rsidRPr="002A6664">
        <w:rPr>
          <w:rFonts w:ascii="Trebuchet MS" w:hAnsi="Trebuchet MS"/>
          <w:noProof/>
        </w:rPr>
        <w:t xml:space="preserve"> from </w:t>
      </w:r>
      <w:del w:id="182" w:author="Author">
        <w:r w:rsidRPr="002A6664" w:rsidDel="00CC7F89">
          <w:rPr>
            <w:rFonts w:ascii="Trebuchet MS" w:hAnsi="Trebuchet MS"/>
            <w:noProof/>
          </w:rPr>
          <w:delText>Ho′reb</w:delText>
        </w:r>
      </w:del>
      <w:ins w:id="183" w:author="Author">
        <w:r>
          <w:rPr>
            <w:rFonts w:ascii="Trebuchet MS" w:hAnsi="Trebuchet MS"/>
            <w:noProof/>
          </w:rPr>
          <w:t>Hor</w:t>
        </w:r>
        <w:r w:rsidRPr="005A05F0">
          <w:rPr>
            <w:rFonts w:ascii="Trebuchet MS" w:hAnsi="Trebuchet MS"/>
            <w:noProof/>
          </w:rPr>
          <w:t>′</w:t>
        </w:r>
        <w:r>
          <w:rPr>
            <w:rFonts w:ascii="Trebuchet MS" w:hAnsi="Trebuchet MS"/>
            <w:noProof/>
          </w:rPr>
          <w:t>eb</w:t>
        </w:r>
      </w:ins>
      <w:r w:rsidRPr="002A6664">
        <w:rPr>
          <w:rFonts w:ascii="Trebuchet MS" w:hAnsi="Trebuchet MS"/>
          <w:noProof/>
        </w:rPr>
        <w:t xml:space="preserve"> and </w:t>
      </w:r>
      <w:del w:id="184" w:author="Author">
        <w:r w:rsidRPr="002A6664">
          <w:rPr>
            <w:rFonts w:ascii="Trebuchet MS" w:hAnsi="Trebuchet MS"/>
            <w:noProof/>
          </w:rPr>
          <w:delText>went marching</w:delText>
        </w:r>
      </w:del>
      <w:ins w:id="185" w:author="Author">
        <w:r w:rsidRPr="002A6664">
          <w:rPr>
            <w:rFonts w:ascii="Trebuchet MS" w:hAnsi="Trebuchet MS"/>
            <w:noProof/>
          </w:rPr>
          <w:t>marched</w:t>
        </w:r>
      </w:ins>
      <w:r w:rsidRPr="002A6664">
        <w:rPr>
          <w:rFonts w:ascii="Trebuchet MS" w:hAnsi="Trebuchet MS"/>
          <w:noProof/>
        </w:rPr>
        <w:t xml:space="preserve"> through all that great and </w:t>
      </w:r>
      <w:del w:id="186" w:author="Author">
        <w:r w:rsidRPr="002A6664">
          <w:rPr>
            <w:rFonts w:ascii="Trebuchet MS" w:hAnsi="Trebuchet MS"/>
            <w:noProof/>
          </w:rPr>
          <w:delText>fear-inspiring</w:delText>
        </w:r>
      </w:del>
      <w:ins w:id="187" w:author="Author">
        <w:r w:rsidRPr="002A6664">
          <w:rPr>
            <w:rFonts w:ascii="Trebuchet MS" w:hAnsi="Trebuchet MS"/>
            <w:noProof/>
          </w:rPr>
          <w:t>fearsome</w:t>
        </w:r>
      </w:ins>
      <w:r w:rsidRPr="002A6664">
        <w:rPr>
          <w:rFonts w:ascii="Trebuchet MS" w:hAnsi="Trebuchet MS"/>
          <w:noProof/>
        </w:rPr>
        <w:t xml:space="preserve"> wilderness</w:t>
      </w:r>
      <w:del w:id="188" w:author="Author">
        <w:r w:rsidRPr="002A6664">
          <w:rPr>
            <w:rFonts w:ascii="Trebuchet MS" w:hAnsi="Trebuchet MS"/>
            <w:noProof/>
          </w:rPr>
          <w:delText xml:space="preserve">, which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have seen, by</w:delText>
        </w:r>
      </w:del>
      <w:ins w:id="189" w:author="Author">
        <w:r w:rsidRPr="002A6664">
          <w:rPr>
            <w:rFonts w:ascii="Trebuchet MS" w:hAnsi="Trebuchet MS"/>
            <w:noProof/>
          </w:rPr>
          <w:t xml:space="preserve"> that you saw on</w:t>
        </w:r>
      </w:ins>
      <w:r w:rsidRPr="002A6664">
        <w:rPr>
          <w:rFonts w:ascii="Trebuchet MS" w:hAnsi="Trebuchet MS"/>
          <w:noProof/>
        </w:rPr>
        <w:t xml:space="preserve"> the way </w:t>
      </w:r>
      <w:del w:id="190" w:author="Author">
        <w:r w:rsidRPr="002A6664">
          <w:rPr>
            <w:rFonts w:ascii="Trebuchet MS" w:hAnsi="Trebuchet MS"/>
            <w:noProof/>
          </w:rPr>
          <w:delText>of</w:delText>
        </w:r>
      </w:del>
      <w:ins w:id="191" w:author="Author">
        <w:r w:rsidRPr="002A6664">
          <w:rPr>
            <w:rFonts w:ascii="Trebuchet MS" w:hAnsi="Trebuchet MS"/>
            <w:noProof/>
          </w:rPr>
          <w:t>to</w:t>
        </w:r>
      </w:ins>
      <w:r w:rsidRPr="002A6664">
        <w:rPr>
          <w:rFonts w:ascii="Trebuchet MS" w:hAnsi="Trebuchet MS"/>
          <w:noProof/>
        </w:rPr>
        <w:t xml:space="preserve"> the mountainous region of the Am′or·ites, just as Jehovah our God had commanded us</w:t>
      </w:r>
      <w:del w:id="192" w:author="Author">
        <w:r w:rsidRPr="002A6664">
          <w:rPr>
            <w:rFonts w:ascii="Trebuchet MS" w:hAnsi="Trebuchet MS"/>
            <w:noProof/>
          </w:rPr>
          <w:delText>;</w:delText>
        </w:r>
      </w:del>
      <w:ins w:id="193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and we eventually came to Ka′desh-bar′ne·a. </w:t>
      </w:r>
      <w:r w:rsidRPr="002A6664">
        <w:rPr>
          <w:rFonts w:ascii="Trebuchet MS" w:hAnsi="Trebuchet MS"/>
          <w:b/>
          <w:noProof/>
        </w:rPr>
        <w:t xml:space="preserve">1:20 </w:t>
      </w:r>
      <w:r w:rsidRPr="002A6664">
        <w:rPr>
          <w:rFonts w:ascii="Trebuchet MS" w:hAnsi="Trebuchet MS"/>
          <w:noProof/>
        </w:rPr>
        <w:t xml:space="preserve">I </w:t>
      </w:r>
      <w:del w:id="194" w:author="Author">
        <w:r w:rsidRPr="002A6664">
          <w:rPr>
            <w:rFonts w:ascii="Trebuchet MS" w:hAnsi="Trebuchet MS"/>
            <w:noProof/>
          </w:rPr>
          <w:delText>now</w:delText>
        </w:r>
      </w:del>
      <w:ins w:id="195" w:author="Author">
        <w:r w:rsidRPr="002A6664">
          <w:rPr>
            <w:rFonts w:ascii="Trebuchet MS" w:hAnsi="Trebuchet MS"/>
            <w:noProof/>
          </w:rPr>
          <w:t>then</w:t>
        </w:r>
      </w:ins>
      <w:r w:rsidRPr="002A6664">
        <w:rPr>
          <w:rFonts w:ascii="Trebuchet MS" w:hAnsi="Trebuchet MS"/>
          <w:noProof/>
        </w:rPr>
        <w:t xml:space="preserve"> said to </w:t>
      </w:r>
      <w:del w:id="196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>, ‘Y</w:delText>
        </w:r>
        <w:r w:rsidRPr="002A6664">
          <w:rPr>
            <w:rFonts w:ascii="Trebuchet MS" w:hAnsi="Trebuchet MS"/>
            <w:noProof/>
            <w:u w:val="dotted"/>
          </w:rPr>
          <w:delText>OU</w:delText>
        </w:r>
      </w:del>
      <w:ins w:id="197" w:author="Author">
        <w:r w:rsidRPr="002A6664">
          <w:rPr>
            <w:rFonts w:ascii="Trebuchet MS" w:hAnsi="Trebuchet MS"/>
            <w:noProof/>
          </w:rPr>
          <w:t>you, ‘You</w:t>
        </w:r>
      </w:ins>
      <w:r w:rsidRPr="002A6664">
        <w:rPr>
          <w:rFonts w:ascii="Trebuchet MS" w:hAnsi="Trebuchet MS"/>
          <w:noProof/>
        </w:rPr>
        <w:t xml:space="preserve"> have come to the mountainous region of the Am′or·ites, which Jehovah our God is giving to us. </w:t>
      </w:r>
      <w:r w:rsidRPr="002A6664">
        <w:rPr>
          <w:rFonts w:ascii="Trebuchet MS" w:hAnsi="Trebuchet MS"/>
          <w:b/>
          <w:noProof/>
        </w:rPr>
        <w:t xml:space="preserve">1:21 </w:t>
      </w:r>
      <w:r w:rsidRPr="002A6664">
        <w:rPr>
          <w:rFonts w:ascii="Trebuchet MS" w:hAnsi="Trebuchet MS"/>
          <w:noProof/>
        </w:rPr>
        <w:t xml:space="preserve">See, Jehovah your God has </w:t>
      </w:r>
      <w:del w:id="198" w:author="Author">
        <w:r w:rsidRPr="002A6664">
          <w:rPr>
            <w:rFonts w:ascii="Trebuchet MS" w:hAnsi="Trebuchet MS"/>
            <w:noProof/>
          </w:rPr>
          <w:delText>abandoned</w:delText>
        </w:r>
      </w:del>
      <w:ins w:id="199" w:author="Author">
        <w:r w:rsidRPr="002A6664">
          <w:rPr>
            <w:rFonts w:ascii="Trebuchet MS" w:hAnsi="Trebuchet MS"/>
            <w:noProof/>
          </w:rPr>
          <w:t>given</w:t>
        </w:r>
      </w:ins>
      <w:r w:rsidRPr="002A6664">
        <w:rPr>
          <w:rFonts w:ascii="Trebuchet MS" w:hAnsi="Trebuchet MS"/>
          <w:noProof/>
        </w:rPr>
        <w:t xml:space="preserve"> the land </w:t>
      </w:r>
      <w:ins w:id="200" w:author="Author">
        <w:r w:rsidRPr="002A6664">
          <w:rPr>
            <w:rFonts w:ascii="Trebuchet MS" w:hAnsi="Trebuchet MS"/>
            <w:noProof/>
          </w:rPr>
          <w:t xml:space="preserve">over </w:t>
        </w:r>
      </w:ins>
      <w:r w:rsidRPr="002A6664">
        <w:rPr>
          <w:rFonts w:ascii="Trebuchet MS" w:hAnsi="Trebuchet MS"/>
          <w:noProof/>
        </w:rPr>
        <w:t>to you. Go up, take possession</w:t>
      </w:r>
      <w:ins w:id="201" w:author="Author">
        <w:r w:rsidRPr="002A6664">
          <w:rPr>
            <w:rFonts w:ascii="Trebuchet MS" w:hAnsi="Trebuchet MS"/>
            <w:noProof/>
          </w:rPr>
          <w:t xml:space="preserve"> of it</w:t>
        </w:r>
      </w:ins>
      <w:r w:rsidRPr="002A6664">
        <w:rPr>
          <w:rFonts w:ascii="Trebuchet MS" w:hAnsi="Trebuchet MS"/>
          <w:noProof/>
        </w:rPr>
        <w:t>, just as Jehovah</w:t>
      </w:r>
      <w:ins w:id="202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the God of your forefathers</w:t>
      </w:r>
      <w:ins w:id="203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has </w:t>
      </w:r>
      <w:del w:id="204" w:author="Author">
        <w:r w:rsidRPr="002A6664">
          <w:rPr>
            <w:rFonts w:ascii="Trebuchet MS" w:hAnsi="Trebuchet MS"/>
            <w:noProof/>
          </w:rPr>
          <w:delText>spoken to</w:delText>
        </w:r>
      </w:del>
      <w:ins w:id="205" w:author="Author">
        <w:r w:rsidRPr="002A6664">
          <w:rPr>
            <w:rFonts w:ascii="Trebuchet MS" w:hAnsi="Trebuchet MS"/>
            <w:noProof/>
          </w:rPr>
          <w:t>told</w:t>
        </w:r>
      </w:ins>
      <w:r w:rsidRPr="002A6664">
        <w:rPr>
          <w:rFonts w:ascii="Trebuchet MS" w:hAnsi="Trebuchet MS"/>
          <w:noProof/>
        </w:rPr>
        <w:t xml:space="preserve"> you. Do not be afraid</w:t>
      </w:r>
      <w:del w:id="206" w:author="Author">
        <w:r w:rsidRPr="002A6664">
          <w:rPr>
            <w:rFonts w:ascii="Trebuchet MS" w:hAnsi="Trebuchet MS"/>
            <w:noProof/>
          </w:rPr>
          <w:delText>, nor be</w:delText>
        </w:r>
      </w:del>
      <w:ins w:id="207" w:author="Author">
        <w:r w:rsidRPr="002A6664">
          <w:rPr>
            <w:rFonts w:ascii="Trebuchet MS" w:hAnsi="Trebuchet MS"/>
            <w:noProof/>
          </w:rPr>
          <w:t xml:space="preserve"> or</w:t>
        </w:r>
      </w:ins>
      <w:r w:rsidRPr="002A6664">
        <w:rPr>
          <w:rFonts w:ascii="Trebuchet MS" w:hAnsi="Trebuchet MS"/>
          <w:noProof/>
        </w:rPr>
        <w:t xml:space="preserve"> terrified.’</w:t>
      </w:r>
    </w:p>
    <w:p w:rsidR="0004363F" w:rsidRPr="002A6664" w:rsidRDefault="0004363F" w:rsidP="0004363F">
      <w:pPr>
        <w:rPr>
          <w:rFonts w:ascii="Trebuchet MS" w:hAnsi="Trebuchet MS"/>
          <w:noProof/>
        </w:rPr>
      </w:pPr>
      <w:r w:rsidRPr="002A6664">
        <w:rPr>
          <w:rFonts w:ascii="Trebuchet MS" w:hAnsi="Trebuchet MS"/>
          <w:b/>
        </w:rPr>
        <w:t xml:space="preserve">1:22 </w:t>
      </w:r>
      <w:r w:rsidRPr="002A6664">
        <w:rPr>
          <w:rFonts w:ascii="Trebuchet MS" w:hAnsi="Trebuchet MS"/>
          <w:noProof/>
        </w:rPr>
        <w:t xml:space="preserve">“However, all of </w:t>
      </w:r>
      <w:del w:id="208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came near to</w:delText>
        </w:r>
      </w:del>
      <w:ins w:id="209" w:author="Author">
        <w:r w:rsidRPr="002A6664">
          <w:rPr>
            <w:rFonts w:ascii="Trebuchet MS" w:hAnsi="Trebuchet MS"/>
            <w:noProof/>
          </w:rPr>
          <w:t>you approached</w:t>
        </w:r>
      </w:ins>
      <w:r w:rsidRPr="002A6664">
        <w:rPr>
          <w:rFonts w:ascii="Trebuchet MS" w:hAnsi="Trebuchet MS"/>
          <w:noProof/>
        </w:rPr>
        <w:t xml:space="preserve"> me and said, ‘</w:t>
      </w:r>
      <w:del w:id="210" w:author="Author">
        <w:r w:rsidRPr="002A6664">
          <w:rPr>
            <w:rFonts w:ascii="Trebuchet MS" w:hAnsi="Trebuchet MS"/>
            <w:noProof/>
          </w:rPr>
          <w:delText>Do let</w:delText>
        </w:r>
      </w:del>
      <w:ins w:id="211" w:author="Author">
        <w:r w:rsidRPr="002A6664">
          <w:rPr>
            <w:rFonts w:ascii="Trebuchet MS" w:hAnsi="Trebuchet MS"/>
            <w:noProof/>
          </w:rPr>
          <w:t>Let</w:t>
        </w:r>
      </w:ins>
      <w:r w:rsidRPr="002A6664">
        <w:rPr>
          <w:rFonts w:ascii="Trebuchet MS" w:hAnsi="Trebuchet MS"/>
          <w:noProof/>
        </w:rPr>
        <w:t xml:space="preserve"> us send men ahead of us </w:t>
      </w:r>
      <w:del w:id="212" w:author="Author">
        <w:r w:rsidRPr="002A6664">
          <w:rPr>
            <w:rFonts w:ascii="Trebuchet MS" w:hAnsi="Trebuchet MS"/>
            <w:noProof/>
          </w:rPr>
          <w:delText>that they may</w:delText>
        </w:r>
      </w:del>
      <w:ins w:id="213" w:author="Author">
        <w:r w:rsidRPr="002A6664">
          <w:rPr>
            <w:rFonts w:ascii="Trebuchet MS" w:hAnsi="Trebuchet MS"/>
            <w:noProof/>
          </w:rPr>
          <w:t>to</w:t>
        </w:r>
      </w:ins>
      <w:r w:rsidRPr="002A6664">
        <w:rPr>
          <w:rFonts w:ascii="Trebuchet MS" w:hAnsi="Trebuchet MS"/>
          <w:noProof/>
        </w:rPr>
        <w:t xml:space="preserve"> search out the land for us and bring </w:t>
      </w:r>
      <w:del w:id="214" w:author="Author">
        <w:r w:rsidRPr="002A6664">
          <w:rPr>
            <w:rFonts w:ascii="Trebuchet MS" w:hAnsi="Trebuchet MS"/>
            <w:noProof/>
          </w:rPr>
          <w:delText>us</w:delText>
        </w:r>
      </w:del>
      <w:ins w:id="215" w:author="Author">
        <w:r w:rsidRPr="002A6664">
          <w:rPr>
            <w:rFonts w:ascii="Trebuchet MS" w:hAnsi="Trebuchet MS"/>
            <w:noProof/>
          </w:rPr>
          <w:t>word</w:t>
        </w:r>
      </w:ins>
      <w:r w:rsidRPr="002A6664">
        <w:rPr>
          <w:rFonts w:ascii="Trebuchet MS" w:hAnsi="Trebuchet MS"/>
          <w:noProof/>
        </w:rPr>
        <w:t xml:space="preserve"> back </w:t>
      </w:r>
      <w:del w:id="216" w:author="Author">
        <w:r w:rsidRPr="002A6664">
          <w:rPr>
            <w:rFonts w:ascii="Trebuchet MS" w:hAnsi="Trebuchet MS"/>
            <w:noProof/>
          </w:rPr>
          <w:delText>word concerning the way by which</w:delText>
        </w:r>
      </w:del>
      <w:ins w:id="217" w:author="Author">
        <w:r w:rsidRPr="002A6664">
          <w:rPr>
            <w:rFonts w:ascii="Trebuchet MS" w:hAnsi="Trebuchet MS"/>
            <w:noProof/>
          </w:rPr>
          <w:t>to us as to what route</w:t>
        </w:r>
      </w:ins>
      <w:r w:rsidRPr="002A6664">
        <w:rPr>
          <w:rFonts w:ascii="Trebuchet MS" w:hAnsi="Trebuchet MS"/>
          <w:noProof/>
        </w:rPr>
        <w:t xml:space="preserve"> we should </w:t>
      </w:r>
      <w:del w:id="218" w:author="Author">
        <w:r w:rsidRPr="002A6664">
          <w:rPr>
            <w:rFonts w:ascii="Trebuchet MS" w:hAnsi="Trebuchet MS"/>
            <w:noProof/>
          </w:rPr>
          <w:delText>go up</w:delText>
        </w:r>
      </w:del>
      <w:ins w:id="219" w:author="Author">
        <w:r w:rsidRPr="002A6664">
          <w:rPr>
            <w:rFonts w:ascii="Trebuchet MS" w:hAnsi="Trebuchet MS"/>
            <w:noProof/>
          </w:rPr>
          <w:t>take</w:t>
        </w:r>
      </w:ins>
      <w:r w:rsidRPr="002A6664">
        <w:rPr>
          <w:rFonts w:ascii="Trebuchet MS" w:hAnsi="Trebuchet MS"/>
          <w:noProof/>
        </w:rPr>
        <w:t xml:space="preserve"> and </w:t>
      </w:r>
      <w:del w:id="220" w:author="Author">
        <w:r w:rsidRPr="002A6664">
          <w:rPr>
            <w:rFonts w:ascii="Trebuchet MS" w:hAnsi="Trebuchet MS"/>
            <w:noProof/>
          </w:rPr>
          <w:delText>the</w:delText>
        </w:r>
      </w:del>
      <w:ins w:id="221" w:author="Author">
        <w:r w:rsidRPr="002A6664">
          <w:rPr>
            <w:rFonts w:ascii="Trebuchet MS" w:hAnsi="Trebuchet MS"/>
            <w:noProof/>
          </w:rPr>
          <w:t>what kind of</w:t>
        </w:r>
      </w:ins>
      <w:r w:rsidRPr="002A6664">
        <w:rPr>
          <w:rFonts w:ascii="Trebuchet MS" w:hAnsi="Trebuchet MS"/>
          <w:noProof/>
        </w:rPr>
        <w:t xml:space="preserve"> cities </w:t>
      </w:r>
      <w:del w:id="222" w:author="Author">
        <w:r w:rsidRPr="002A6664">
          <w:rPr>
            <w:rFonts w:ascii="Trebuchet MS" w:hAnsi="Trebuchet MS"/>
            <w:noProof/>
          </w:rPr>
          <w:delText xml:space="preserve">to which </w:delText>
        </w:r>
      </w:del>
      <w:r w:rsidRPr="002A6664">
        <w:rPr>
          <w:rFonts w:ascii="Trebuchet MS" w:hAnsi="Trebuchet MS"/>
          <w:noProof/>
        </w:rPr>
        <w:t xml:space="preserve">we will </w:t>
      </w:r>
      <w:del w:id="223" w:author="Author">
        <w:r w:rsidRPr="002A6664">
          <w:rPr>
            <w:rFonts w:ascii="Trebuchet MS" w:hAnsi="Trebuchet MS"/>
            <w:noProof/>
          </w:rPr>
          <w:delText>come</w:delText>
        </w:r>
      </w:del>
      <w:ins w:id="224" w:author="Author">
        <w:r w:rsidRPr="002A6664">
          <w:rPr>
            <w:rFonts w:ascii="Trebuchet MS" w:hAnsi="Trebuchet MS"/>
            <w:noProof/>
          </w:rPr>
          <w:t>encounter</w:t>
        </w:r>
      </w:ins>
      <w:r w:rsidRPr="002A6664">
        <w:rPr>
          <w:rFonts w:ascii="Trebuchet MS" w:hAnsi="Trebuchet MS"/>
          <w:noProof/>
        </w:rPr>
        <w:t xml:space="preserve">.’ </w:t>
      </w:r>
      <w:r w:rsidRPr="002A6664">
        <w:rPr>
          <w:rFonts w:ascii="Trebuchet MS" w:hAnsi="Trebuchet MS"/>
          <w:b/>
          <w:noProof/>
        </w:rPr>
        <w:t xml:space="preserve">1:23 </w:t>
      </w:r>
      <w:del w:id="225" w:author="Author">
        <w:r w:rsidRPr="002A6664">
          <w:rPr>
            <w:rFonts w:ascii="Trebuchet MS" w:hAnsi="Trebuchet MS"/>
            <w:noProof/>
          </w:rPr>
          <w:delText>Well, the thing proved to be</w:delText>
        </w:r>
      </w:del>
      <w:ins w:id="226" w:author="Author">
        <w:r w:rsidRPr="002A6664">
          <w:rPr>
            <w:rFonts w:ascii="Trebuchet MS" w:hAnsi="Trebuchet MS"/>
            <w:noProof/>
          </w:rPr>
          <w:t>The suggestion seemed</w:t>
        </w:r>
      </w:ins>
      <w:r w:rsidRPr="002A6664">
        <w:rPr>
          <w:rFonts w:ascii="Trebuchet MS" w:hAnsi="Trebuchet MS"/>
          <w:noProof/>
        </w:rPr>
        <w:t xml:space="preserve"> good </w:t>
      </w:r>
      <w:del w:id="227" w:author="Author">
        <w:r w:rsidRPr="002A6664">
          <w:rPr>
            <w:rFonts w:ascii="Trebuchet MS" w:hAnsi="Trebuchet MS"/>
            <w:noProof/>
          </w:rPr>
          <w:delText>in my eyes</w:delText>
        </w:r>
      </w:del>
      <w:ins w:id="228" w:author="Author">
        <w:r w:rsidRPr="002A6664">
          <w:rPr>
            <w:rFonts w:ascii="Trebuchet MS" w:hAnsi="Trebuchet MS"/>
            <w:noProof/>
          </w:rPr>
          <w:t>to me</w:t>
        </w:r>
      </w:ins>
      <w:r w:rsidRPr="002A6664">
        <w:rPr>
          <w:rFonts w:ascii="Trebuchet MS" w:hAnsi="Trebuchet MS"/>
          <w:noProof/>
        </w:rPr>
        <w:t xml:space="preserve">, so </w:t>
      </w:r>
      <w:del w:id="229" w:author="Author">
        <w:r w:rsidRPr="002A6664">
          <w:rPr>
            <w:rFonts w:ascii="Trebuchet MS" w:hAnsi="Trebuchet MS"/>
            <w:noProof/>
          </w:rPr>
          <w:delText xml:space="preserve">that </w:delText>
        </w:r>
      </w:del>
      <w:r w:rsidRPr="002A6664">
        <w:rPr>
          <w:rFonts w:ascii="Trebuchet MS" w:hAnsi="Trebuchet MS"/>
          <w:noProof/>
        </w:rPr>
        <w:t xml:space="preserve">I </w:t>
      </w:r>
      <w:del w:id="230" w:author="Author">
        <w:r w:rsidRPr="002A6664">
          <w:rPr>
            <w:rFonts w:ascii="Trebuchet MS" w:hAnsi="Trebuchet MS"/>
            <w:noProof/>
          </w:rPr>
          <w:delText>took twelve</w:delText>
        </w:r>
      </w:del>
      <w:ins w:id="231" w:author="Author">
        <w:r w:rsidRPr="002A6664">
          <w:rPr>
            <w:rFonts w:ascii="Trebuchet MS" w:hAnsi="Trebuchet MS"/>
            <w:noProof/>
          </w:rPr>
          <w:t>selected 12 of your</w:t>
        </w:r>
      </w:ins>
      <w:r w:rsidRPr="002A6664">
        <w:rPr>
          <w:rFonts w:ascii="Trebuchet MS" w:hAnsi="Trebuchet MS"/>
          <w:noProof/>
        </w:rPr>
        <w:t xml:space="preserve"> men</w:t>
      </w:r>
      <w:del w:id="232" w:author="Author">
        <w:r w:rsidRPr="002A6664">
          <w:rPr>
            <w:rFonts w:ascii="Trebuchet MS" w:hAnsi="Trebuchet MS"/>
            <w:noProof/>
          </w:rPr>
          <w:delText xml:space="preserve"> of </w:delText>
        </w:r>
        <w:r w:rsidRPr="002A6664">
          <w:rPr>
            <w:rFonts w:ascii="Trebuchet MS" w:hAnsi="Trebuchet MS"/>
            <w:noProof/>
            <w:u w:val="dotted"/>
          </w:rPr>
          <w:delText>YOURS</w:delText>
        </w:r>
      </w:del>
      <w:r w:rsidRPr="002A6664">
        <w:rPr>
          <w:rFonts w:ascii="Trebuchet MS" w:hAnsi="Trebuchet MS"/>
          <w:noProof/>
        </w:rPr>
        <w:t xml:space="preserve">, one for each tribe. </w:t>
      </w:r>
      <w:r w:rsidRPr="002A6664">
        <w:rPr>
          <w:rFonts w:ascii="Trebuchet MS" w:hAnsi="Trebuchet MS"/>
          <w:b/>
          <w:noProof/>
        </w:rPr>
        <w:t xml:space="preserve">1:24 </w:t>
      </w:r>
      <w:del w:id="233" w:author="Author">
        <w:r w:rsidRPr="002A6664">
          <w:rPr>
            <w:rFonts w:ascii="Trebuchet MS" w:hAnsi="Trebuchet MS"/>
            <w:noProof/>
          </w:rPr>
          <w:delText>Then they turned</w:delText>
        </w:r>
      </w:del>
      <w:ins w:id="234" w:author="Author">
        <w:r w:rsidRPr="002A6664">
          <w:rPr>
            <w:rFonts w:ascii="Trebuchet MS" w:hAnsi="Trebuchet MS"/>
            <w:noProof/>
          </w:rPr>
          <w:t>They left</w:t>
        </w:r>
      </w:ins>
      <w:r w:rsidRPr="002A6664">
        <w:rPr>
          <w:rFonts w:ascii="Trebuchet MS" w:hAnsi="Trebuchet MS"/>
          <w:noProof/>
        </w:rPr>
        <w:t xml:space="preserve"> and went up into the mountainous region and </w:t>
      </w:r>
      <w:del w:id="235" w:author="Author">
        <w:r w:rsidRPr="002A6664">
          <w:rPr>
            <w:rFonts w:ascii="Trebuchet MS" w:hAnsi="Trebuchet MS"/>
            <w:noProof/>
          </w:rPr>
          <w:delText>got as far as</w:delText>
        </w:r>
      </w:del>
      <w:ins w:id="236" w:author="Author">
        <w:r w:rsidRPr="002A6664">
          <w:rPr>
            <w:rFonts w:ascii="Trebuchet MS" w:hAnsi="Trebuchet MS"/>
            <w:noProof/>
          </w:rPr>
          <w:t>reached</w:t>
        </w:r>
      </w:ins>
      <w:r w:rsidRPr="002A6664">
        <w:rPr>
          <w:rFonts w:ascii="Trebuchet MS" w:hAnsi="Trebuchet MS"/>
          <w:noProof/>
        </w:rPr>
        <w:t xml:space="preserve"> the </w:t>
      </w:r>
      <w:del w:id="237" w:author="Author">
        <w:r w:rsidRPr="002A6664">
          <w:rPr>
            <w:rFonts w:ascii="Trebuchet MS" w:hAnsi="Trebuchet MS"/>
            <w:noProof/>
          </w:rPr>
          <w:delText>torrent valley</w:delText>
        </w:r>
      </w:del>
      <w:ins w:id="238" w:author="Author">
        <w:r w:rsidRPr="002A6664">
          <w:rPr>
            <w:rFonts w:ascii="Trebuchet MS" w:hAnsi="Trebuchet MS"/>
            <w:noProof/>
          </w:rPr>
          <w:t>Valley</w:t>
        </w:r>
        <w:r w:rsidRPr="002A6664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2A6664">
        <w:rPr>
          <w:rFonts w:ascii="Trebuchet MS" w:hAnsi="Trebuchet MS"/>
          <w:noProof/>
        </w:rPr>
        <w:t xml:space="preserve"> of Esh′col and </w:t>
      </w:r>
      <w:del w:id="241" w:author="Author">
        <w:r w:rsidRPr="002A6664">
          <w:rPr>
            <w:rFonts w:ascii="Trebuchet MS" w:hAnsi="Trebuchet MS"/>
            <w:noProof/>
          </w:rPr>
          <w:delText>went spying on</w:delText>
        </w:r>
      </w:del>
      <w:ins w:id="242" w:author="Author">
        <w:r w:rsidRPr="002A6664">
          <w:rPr>
            <w:rFonts w:ascii="Trebuchet MS" w:hAnsi="Trebuchet MS"/>
            <w:noProof/>
          </w:rPr>
          <w:t>spied</w:t>
        </w:r>
      </w:ins>
      <w:r w:rsidRPr="002A6664">
        <w:rPr>
          <w:rFonts w:ascii="Trebuchet MS" w:hAnsi="Trebuchet MS"/>
          <w:noProof/>
        </w:rPr>
        <w:t xml:space="preserve"> it</w:t>
      </w:r>
      <w:ins w:id="243" w:author="Author">
        <w:r w:rsidRPr="002A6664">
          <w:rPr>
            <w:rFonts w:ascii="Trebuchet MS" w:hAnsi="Trebuchet MS"/>
            <w:noProof/>
          </w:rPr>
          <w:t xml:space="preserve"> out</w:t>
        </w:r>
      </w:ins>
      <w:r w:rsidRPr="002A6664">
        <w:rPr>
          <w:rFonts w:ascii="Trebuchet MS" w:hAnsi="Trebuchet MS"/>
          <w:noProof/>
        </w:rPr>
        <w:t xml:space="preserve">. </w:t>
      </w:r>
      <w:r w:rsidRPr="002A6664">
        <w:rPr>
          <w:rFonts w:ascii="Trebuchet MS" w:hAnsi="Trebuchet MS"/>
          <w:b/>
          <w:noProof/>
        </w:rPr>
        <w:t xml:space="preserve">1:25 </w:t>
      </w:r>
      <w:del w:id="244" w:author="Author">
        <w:r w:rsidRPr="002A6664">
          <w:rPr>
            <w:rFonts w:ascii="Trebuchet MS" w:hAnsi="Trebuchet MS"/>
            <w:noProof/>
          </w:rPr>
          <w:delText>And they proceeded to take</w:delText>
        </w:r>
      </w:del>
      <w:ins w:id="245" w:author="Author">
        <w:r w:rsidRPr="002A6664">
          <w:rPr>
            <w:rFonts w:ascii="Trebuchet MS" w:hAnsi="Trebuchet MS"/>
            <w:noProof/>
          </w:rPr>
          <w:t>They took</w:t>
        </w:r>
      </w:ins>
      <w:r w:rsidRPr="002A6664">
        <w:rPr>
          <w:rFonts w:ascii="Trebuchet MS" w:hAnsi="Trebuchet MS"/>
          <w:noProof/>
        </w:rPr>
        <w:t xml:space="preserve"> some of the fruitage of the land </w:t>
      </w:r>
      <w:del w:id="246" w:author="Author">
        <w:r w:rsidRPr="002A6664">
          <w:rPr>
            <w:rFonts w:ascii="Trebuchet MS" w:hAnsi="Trebuchet MS"/>
            <w:noProof/>
          </w:rPr>
          <w:delText xml:space="preserve">in their hand </w:delText>
        </w:r>
      </w:del>
      <w:r w:rsidRPr="002A6664">
        <w:rPr>
          <w:rFonts w:ascii="Trebuchet MS" w:hAnsi="Trebuchet MS"/>
          <w:noProof/>
        </w:rPr>
        <w:t xml:space="preserve">and </w:t>
      </w:r>
      <w:del w:id="247" w:author="Author">
        <w:r w:rsidRPr="002A6664">
          <w:rPr>
            <w:rFonts w:ascii="Trebuchet MS" w:hAnsi="Trebuchet MS"/>
            <w:noProof/>
          </w:rPr>
          <w:delText>to bring</w:delText>
        </w:r>
      </w:del>
      <w:ins w:id="248" w:author="Author">
        <w:r w:rsidRPr="002A6664">
          <w:rPr>
            <w:rFonts w:ascii="Trebuchet MS" w:hAnsi="Trebuchet MS"/>
            <w:noProof/>
          </w:rPr>
          <w:t>carried</w:t>
        </w:r>
      </w:ins>
      <w:r w:rsidRPr="002A6664">
        <w:rPr>
          <w:rFonts w:ascii="Trebuchet MS" w:hAnsi="Trebuchet MS"/>
          <w:noProof/>
        </w:rPr>
        <w:t xml:space="preserve"> it </w:t>
      </w:r>
      <w:del w:id="249" w:author="Author">
        <w:r w:rsidRPr="002A6664">
          <w:rPr>
            <w:rFonts w:ascii="Trebuchet MS" w:hAnsi="Trebuchet MS"/>
            <w:noProof/>
          </w:rPr>
          <w:delText>down</w:delText>
        </w:r>
      </w:del>
      <w:ins w:id="250" w:author="Author">
        <w:r w:rsidRPr="002A6664">
          <w:rPr>
            <w:rFonts w:ascii="Trebuchet MS" w:hAnsi="Trebuchet MS"/>
            <w:noProof/>
          </w:rPr>
          <w:t>back</w:t>
        </w:r>
      </w:ins>
      <w:r w:rsidRPr="002A6664">
        <w:rPr>
          <w:rFonts w:ascii="Trebuchet MS" w:hAnsi="Trebuchet MS"/>
          <w:noProof/>
        </w:rPr>
        <w:t xml:space="preserve"> to us, and they </w:t>
      </w:r>
      <w:del w:id="251" w:author="Author">
        <w:r w:rsidRPr="002A6664">
          <w:rPr>
            <w:rFonts w:ascii="Trebuchet MS" w:hAnsi="Trebuchet MS"/>
            <w:noProof/>
          </w:rPr>
          <w:delText xml:space="preserve">came bringing us back </w:delText>
        </w:r>
      </w:del>
      <w:ins w:id="252" w:author="Author">
        <w:r w:rsidRPr="002A6664">
          <w:rPr>
            <w:rFonts w:ascii="Trebuchet MS" w:hAnsi="Trebuchet MS"/>
            <w:noProof/>
          </w:rPr>
          <w:t xml:space="preserve">brought </w:t>
        </w:r>
      </w:ins>
      <w:r w:rsidRPr="002A6664">
        <w:rPr>
          <w:rFonts w:ascii="Trebuchet MS" w:hAnsi="Trebuchet MS"/>
          <w:noProof/>
        </w:rPr>
        <w:t xml:space="preserve">word </w:t>
      </w:r>
      <w:del w:id="253" w:author="Author">
        <w:r w:rsidRPr="002A6664">
          <w:rPr>
            <w:rFonts w:ascii="Trebuchet MS" w:hAnsi="Trebuchet MS"/>
            <w:noProof/>
          </w:rPr>
          <w:delText>and saying</w:delText>
        </w:r>
      </w:del>
      <w:ins w:id="254" w:author="Author">
        <w:r w:rsidRPr="002A6664">
          <w:rPr>
            <w:rFonts w:ascii="Trebuchet MS" w:hAnsi="Trebuchet MS"/>
            <w:noProof/>
          </w:rPr>
          <w:t>back to us</w:t>
        </w:r>
      </w:ins>
      <w:r w:rsidRPr="002A6664">
        <w:rPr>
          <w:rFonts w:ascii="Trebuchet MS" w:hAnsi="Trebuchet MS"/>
          <w:noProof/>
        </w:rPr>
        <w:t xml:space="preserve">, ‘The land that Jehovah our God is giving us is good.’ </w:t>
      </w:r>
      <w:r w:rsidRPr="002A6664">
        <w:rPr>
          <w:rFonts w:ascii="Trebuchet MS" w:hAnsi="Trebuchet MS"/>
          <w:b/>
          <w:noProof/>
        </w:rPr>
        <w:t xml:space="preserve">1:26 </w:t>
      </w:r>
      <w:r w:rsidRPr="002A6664">
        <w:rPr>
          <w:rFonts w:ascii="Trebuchet MS" w:hAnsi="Trebuchet MS"/>
          <w:noProof/>
        </w:rPr>
        <w:t xml:space="preserve">But </w:t>
      </w:r>
      <w:del w:id="255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did not wish</w:delText>
        </w:r>
      </w:del>
      <w:ins w:id="256" w:author="Author">
        <w:r w:rsidRPr="002A6664">
          <w:rPr>
            <w:rFonts w:ascii="Trebuchet MS" w:hAnsi="Trebuchet MS"/>
            <w:noProof/>
          </w:rPr>
          <w:t>you refused</w:t>
        </w:r>
      </w:ins>
      <w:r w:rsidRPr="002A6664">
        <w:rPr>
          <w:rFonts w:ascii="Trebuchet MS" w:hAnsi="Trebuchet MS"/>
          <w:noProof/>
        </w:rPr>
        <w:t xml:space="preserve"> to go up, and </w:t>
      </w:r>
      <w:del w:id="257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began to behave rebelliously</w:delText>
        </w:r>
      </w:del>
      <w:ins w:id="258" w:author="Author">
        <w:r w:rsidRPr="002A6664">
          <w:rPr>
            <w:rFonts w:ascii="Trebuchet MS" w:hAnsi="Trebuchet MS"/>
            <w:noProof/>
          </w:rPr>
          <w:t>you rebelled</w:t>
        </w:r>
      </w:ins>
      <w:r w:rsidRPr="002A6664">
        <w:rPr>
          <w:rFonts w:ascii="Trebuchet MS" w:hAnsi="Trebuchet MS"/>
          <w:noProof/>
        </w:rPr>
        <w:t xml:space="preserve"> against the order of Jehovah </w:t>
      </w:r>
      <w:del w:id="259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260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God. </w:t>
      </w:r>
      <w:r w:rsidRPr="002A6664">
        <w:rPr>
          <w:rFonts w:ascii="Trebuchet MS" w:hAnsi="Trebuchet MS"/>
          <w:b/>
          <w:noProof/>
        </w:rPr>
        <w:t xml:space="preserve">1:27 </w:t>
      </w:r>
      <w:del w:id="261" w:author="Author">
        <w:r w:rsidRPr="002A6664">
          <w:rPr>
            <w:rFonts w:ascii="Trebuchet MS" w:hAnsi="Trebuchet MS"/>
            <w:noProof/>
          </w:rPr>
          <w:delText xml:space="preserve">And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262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kept grumbling in </w:t>
      </w:r>
      <w:del w:id="263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264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tents and </w:t>
      </w:r>
      <w:ins w:id="265" w:author="Author">
        <w:r w:rsidRPr="002A6664">
          <w:rPr>
            <w:rFonts w:ascii="Trebuchet MS" w:hAnsi="Trebuchet MS"/>
            <w:noProof/>
          </w:rPr>
          <w:t xml:space="preserve">were </w:t>
        </w:r>
      </w:ins>
      <w:r w:rsidRPr="002A6664">
        <w:rPr>
          <w:rFonts w:ascii="Trebuchet MS" w:hAnsi="Trebuchet MS"/>
          <w:noProof/>
        </w:rPr>
        <w:t xml:space="preserve">saying, ‘It was because Jehovah hated us that he brought us out of the land of Egypt to </w:t>
      </w:r>
      <w:del w:id="266" w:author="Author">
        <w:r w:rsidRPr="002A6664">
          <w:rPr>
            <w:rFonts w:ascii="Trebuchet MS" w:hAnsi="Trebuchet MS"/>
            <w:noProof/>
          </w:rPr>
          <w:delText>give</w:delText>
        </w:r>
      </w:del>
      <w:ins w:id="267" w:author="Author">
        <w:r w:rsidRPr="002A6664">
          <w:rPr>
            <w:rFonts w:ascii="Trebuchet MS" w:hAnsi="Trebuchet MS"/>
            <w:noProof/>
          </w:rPr>
          <w:t>hand</w:t>
        </w:r>
      </w:ins>
      <w:r w:rsidRPr="002A6664">
        <w:rPr>
          <w:rFonts w:ascii="Trebuchet MS" w:hAnsi="Trebuchet MS"/>
          <w:noProof/>
        </w:rPr>
        <w:t xml:space="preserve"> us </w:t>
      </w:r>
      <w:del w:id="268" w:author="Author">
        <w:r w:rsidRPr="002A6664">
          <w:rPr>
            <w:rFonts w:ascii="Trebuchet MS" w:hAnsi="Trebuchet MS"/>
            <w:noProof/>
          </w:rPr>
          <w:delText xml:space="preserve">into the hand of </w:delText>
        </w:r>
      </w:del>
      <w:ins w:id="269" w:author="Author">
        <w:r w:rsidRPr="002A6664">
          <w:rPr>
            <w:rFonts w:ascii="Trebuchet MS" w:hAnsi="Trebuchet MS"/>
            <w:noProof/>
          </w:rPr>
          <w:t xml:space="preserve">over to </w:t>
        </w:r>
      </w:ins>
      <w:r w:rsidRPr="002A6664">
        <w:rPr>
          <w:rFonts w:ascii="Trebuchet MS" w:hAnsi="Trebuchet MS"/>
          <w:noProof/>
        </w:rPr>
        <w:t>the Am′or·ites</w:t>
      </w:r>
      <w:del w:id="270" w:author="Author">
        <w:r w:rsidRPr="002A6664">
          <w:rPr>
            <w:rFonts w:ascii="Trebuchet MS" w:hAnsi="Trebuchet MS"/>
            <w:noProof/>
          </w:rPr>
          <w:delText>,</w:delText>
        </w:r>
      </w:del>
      <w:r w:rsidRPr="002A6664">
        <w:rPr>
          <w:rFonts w:ascii="Trebuchet MS" w:hAnsi="Trebuchet MS"/>
          <w:noProof/>
        </w:rPr>
        <w:t xml:space="preserve"> to annihilate us. </w:t>
      </w:r>
      <w:r w:rsidRPr="002A6664">
        <w:rPr>
          <w:rFonts w:ascii="Trebuchet MS" w:hAnsi="Trebuchet MS"/>
          <w:b/>
          <w:noProof/>
        </w:rPr>
        <w:t xml:space="preserve">1:28 </w:t>
      </w:r>
      <w:del w:id="271" w:author="Author">
        <w:r w:rsidRPr="002A6664">
          <w:rPr>
            <w:rFonts w:ascii="Trebuchet MS" w:hAnsi="Trebuchet MS"/>
            <w:noProof/>
          </w:rPr>
          <w:delText>Where</w:delText>
        </w:r>
      </w:del>
      <w:ins w:id="272" w:author="Author">
        <w:r w:rsidRPr="002A6664">
          <w:rPr>
            <w:rFonts w:ascii="Trebuchet MS" w:hAnsi="Trebuchet MS"/>
            <w:noProof/>
          </w:rPr>
          <w:t>What kind of place</w:t>
        </w:r>
      </w:ins>
      <w:r w:rsidRPr="002A6664">
        <w:rPr>
          <w:rFonts w:ascii="Trebuchet MS" w:hAnsi="Trebuchet MS"/>
          <w:noProof/>
        </w:rPr>
        <w:t xml:space="preserve"> are we going </w:t>
      </w:r>
      <w:del w:id="273" w:author="Author">
        <w:r w:rsidRPr="002A6664">
          <w:rPr>
            <w:rFonts w:ascii="Trebuchet MS" w:hAnsi="Trebuchet MS"/>
            <w:noProof/>
          </w:rPr>
          <w:delText>up</w:delText>
        </w:r>
      </w:del>
      <w:ins w:id="274" w:author="Author">
        <w:r w:rsidRPr="002A6664">
          <w:rPr>
            <w:rFonts w:ascii="Trebuchet MS" w:hAnsi="Trebuchet MS"/>
            <w:noProof/>
          </w:rPr>
          <w:t>to</w:t>
        </w:r>
      </w:ins>
      <w:r w:rsidRPr="002A6664">
        <w:rPr>
          <w:rFonts w:ascii="Trebuchet MS" w:hAnsi="Trebuchet MS"/>
          <w:noProof/>
        </w:rPr>
        <w:t xml:space="preserve">? Our brothers </w:t>
      </w:r>
      <w:del w:id="275" w:author="Author">
        <w:r w:rsidRPr="002A6664">
          <w:rPr>
            <w:rFonts w:ascii="Trebuchet MS" w:hAnsi="Trebuchet MS"/>
            <w:noProof/>
          </w:rPr>
          <w:delText>have caused our</w:delText>
        </w:r>
      </w:del>
      <w:ins w:id="276" w:author="Author">
        <w:r w:rsidRPr="002A6664">
          <w:rPr>
            <w:rFonts w:ascii="Trebuchet MS" w:hAnsi="Trebuchet MS"/>
            <w:noProof/>
          </w:rPr>
          <w:t>made us lose</w:t>
        </w:r>
      </w:ins>
      <w:r w:rsidRPr="002A6664">
        <w:rPr>
          <w:rFonts w:ascii="Trebuchet MS" w:hAnsi="Trebuchet MS"/>
          <w:noProof/>
        </w:rPr>
        <w:t xml:space="preserve"> heart</w:t>
      </w:r>
      <w:del w:id="277" w:author="Author">
        <w:r w:rsidRPr="002A6664">
          <w:rPr>
            <w:rFonts w:ascii="Trebuchet MS" w:hAnsi="Trebuchet MS"/>
            <w:noProof/>
          </w:rPr>
          <w:delText xml:space="preserve"> to melt,</w:delText>
        </w:r>
      </w:del>
      <w:ins w:id="278" w:author="Author">
        <w:r w:rsidRPr="002A6664">
          <w:rPr>
            <w:rStyle w:val="FootnoteReference"/>
            <w:rFonts w:ascii="Trebuchet MS" w:hAnsi="Trebuchet MS"/>
            <w:noProof/>
          </w:rPr>
          <w:footnoteReference w:id="5"/>
        </w:r>
        <w:r w:rsidRPr="002A6664">
          <w:rPr>
            <w:rFonts w:ascii="Trebuchet MS" w:hAnsi="Trebuchet MS"/>
            <w:noProof/>
          </w:rPr>
          <w:t xml:space="preserve"> by</w:t>
        </w:r>
      </w:ins>
      <w:r w:rsidRPr="002A6664">
        <w:rPr>
          <w:rFonts w:ascii="Trebuchet MS" w:hAnsi="Trebuchet MS"/>
          <w:noProof/>
        </w:rPr>
        <w:t xml:space="preserve"> saying</w:t>
      </w:r>
      <w:del w:id="281" w:author="Author">
        <w:r w:rsidRPr="002A6664">
          <w:rPr>
            <w:rFonts w:ascii="Trebuchet MS" w:hAnsi="Trebuchet MS"/>
            <w:noProof/>
          </w:rPr>
          <w:delText>: “A</w:delText>
        </w:r>
      </w:del>
      <w:ins w:id="282" w:author="Author">
        <w:r w:rsidRPr="002A6664">
          <w:rPr>
            <w:rFonts w:ascii="Trebuchet MS" w:hAnsi="Trebuchet MS"/>
            <w:noProof/>
          </w:rPr>
          <w:t>, “They are a</w:t>
        </w:r>
      </w:ins>
      <w:r w:rsidRPr="002A6664">
        <w:rPr>
          <w:rFonts w:ascii="Trebuchet MS" w:hAnsi="Trebuchet MS"/>
          <w:noProof/>
        </w:rPr>
        <w:t xml:space="preserve"> people greater and taller than we are, </w:t>
      </w:r>
      <w:ins w:id="283" w:author="Author">
        <w:r w:rsidRPr="002A6664">
          <w:rPr>
            <w:rFonts w:ascii="Trebuchet MS" w:hAnsi="Trebuchet MS"/>
            <w:noProof/>
          </w:rPr>
          <w:t xml:space="preserve">and their </w:t>
        </w:r>
      </w:ins>
      <w:r w:rsidRPr="002A6664">
        <w:rPr>
          <w:rFonts w:ascii="Trebuchet MS" w:hAnsi="Trebuchet MS"/>
          <w:noProof/>
        </w:rPr>
        <w:t xml:space="preserve">cities </w:t>
      </w:r>
      <w:ins w:id="284" w:author="Author">
        <w:r w:rsidRPr="002A6664">
          <w:rPr>
            <w:rFonts w:ascii="Trebuchet MS" w:hAnsi="Trebuchet MS"/>
            <w:noProof/>
          </w:rPr>
          <w:t xml:space="preserve">are </w:t>
        </w:r>
      </w:ins>
      <w:r w:rsidRPr="002A6664">
        <w:rPr>
          <w:rFonts w:ascii="Trebuchet MS" w:hAnsi="Trebuchet MS"/>
          <w:noProof/>
        </w:rPr>
        <w:t>great and fortified to the heavens</w:t>
      </w:r>
      <w:ins w:id="285" w:author="Author">
        <w:r w:rsidRPr="002A6664">
          <w:rPr>
            <w:rFonts w:ascii="Trebuchet MS" w:hAnsi="Trebuchet MS"/>
            <w:noProof/>
          </w:rPr>
          <w:t>,</w:t>
        </w:r>
        <w:r w:rsidRPr="002A6664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2A6664">
        <w:rPr>
          <w:rFonts w:ascii="Trebuchet MS" w:hAnsi="Trebuchet MS"/>
          <w:noProof/>
        </w:rPr>
        <w:t xml:space="preserve"> and </w:t>
      </w:r>
      <w:del w:id="288" w:author="Author">
        <w:r w:rsidRPr="002A6664">
          <w:rPr>
            <w:rFonts w:ascii="Trebuchet MS" w:hAnsi="Trebuchet MS"/>
            <w:noProof/>
          </w:rPr>
          <w:delText>also</w:delText>
        </w:r>
      </w:del>
      <w:ins w:id="289" w:author="Author">
        <w:r w:rsidRPr="002A6664">
          <w:rPr>
            <w:rFonts w:ascii="Trebuchet MS" w:hAnsi="Trebuchet MS"/>
            <w:noProof/>
          </w:rPr>
          <w:t>we saw</w:t>
        </w:r>
      </w:ins>
      <w:r w:rsidRPr="002A6664">
        <w:rPr>
          <w:rFonts w:ascii="Trebuchet MS" w:hAnsi="Trebuchet MS"/>
          <w:noProof/>
        </w:rPr>
        <w:t xml:space="preserve"> the sons of the An′a·kim </w:t>
      </w:r>
      <w:del w:id="290" w:author="Author">
        <w:r w:rsidRPr="002A6664">
          <w:rPr>
            <w:rFonts w:ascii="Trebuchet MS" w:hAnsi="Trebuchet MS"/>
            <w:noProof/>
          </w:rPr>
          <w:delText xml:space="preserve">we saw </w:delText>
        </w:r>
      </w:del>
      <w:r w:rsidRPr="002A6664">
        <w:rPr>
          <w:rFonts w:ascii="Trebuchet MS" w:hAnsi="Trebuchet MS"/>
          <w:noProof/>
        </w:rPr>
        <w:t>there.”’</w:t>
      </w:r>
    </w:p>
    <w:p w:rsidR="0004363F" w:rsidRPr="002A6664" w:rsidRDefault="0004363F" w:rsidP="0004363F">
      <w:pPr>
        <w:rPr>
          <w:rFonts w:ascii="Trebuchet MS" w:hAnsi="Trebuchet MS"/>
          <w:noProof/>
        </w:rPr>
      </w:pPr>
      <w:r w:rsidRPr="002A6664">
        <w:rPr>
          <w:rFonts w:ascii="Trebuchet MS" w:hAnsi="Trebuchet MS"/>
          <w:b/>
        </w:rPr>
        <w:t xml:space="preserve">1:29 </w:t>
      </w:r>
      <w:r w:rsidRPr="002A6664">
        <w:rPr>
          <w:rFonts w:ascii="Trebuchet MS" w:hAnsi="Trebuchet MS"/>
          <w:noProof/>
        </w:rPr>
        <w:t xml:space="preserve">“So I said to </w:t>
      </w:r>
      <w:del w:id="291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>, ‘Y</w:delText>
        </w:r>
        <w:r w:rsidRPr="002A6664">
          <w:rPr>
            <w:rFonts w:ascii="Trebuchet MS" w:hAnsi="Trebuchet MS"/>
            <w:noProof/>
            <w:u w:val="dotted"/>
          </w:rPr>
          <w:delText>OU</w:delText>
        </w:r>
        <w:r w:rsidRPr="002A6664">
          <w:rPr>
            <w:rFonts w:ascii="Trebuchet MS" w:hAnsi="Trebuchet MS"/>
            <w:noProof/>
          </w:rPr>
          <w:delText xml:space="preserve"> must</w:delText>
        </w:r>
      </w:del>
      <w:ins w:id="292" w:author="Author">
        <w:r w:rsidRPr="002A6664">
          <w:rPr>
            <w:rFonts w:ascii="Trebuchet MS" w:hAnsi="Trebuchet MS"/>
            <w:noProof/>
          </w:rPr>
          <w:t>you, ‘Do</w:t>
        </w:r>
      </w:ins>
      <w:r w:rsidRPr="002A6664">
        <w:rPr>
          <w:rFonts w:ascii="Trebuchet MS" w:hAnsi="Trebuchet MS"/>
          <w:noProof/>
        </w:rPr>
        <w:t xml:space="preserve"> not </w:t>
      </w:r>
      <w:del w:id="293" w:author="Author">
        <w:r w:rsidRPr="002A6664">
          <w:rPr>
            <w:rFonts w:ascii="Trebuchet MS" w:hAnsi="Trebuchet MS"/>
            <w:noProof/>
          </w:rPr>
          <w:delText>suffer a shock</w:delText>
        </w:r>
      </w:del>
      <w:ins w:id="294" w:author="Author">
        <w:r w:rsidRPr="002A6664">
          <w:rPr>
            <w:rFonts w:ascii="Trebuchet MS" w:hAnsi="Trebuchet MS"/>
            <w:noProof/>
          </w:rPr>
          <w:t>be struck with terror</w:t>
        </w:r>
      </w:ins>
      <w:r w:rsidRPr="002A6664">
        <w:rPr>
          <w:rFonts w:ascii="Trebuchet MS" w:hAnsi="Trebuchet MS"/>
          <w:noProof/>
        </w:rPr>
        <w:t xml:space="preserve"> or be afraid because of them. </w:t>
      </w:r>
      <w:r w:rsidRPr="002A6664">
        <w:rPr>
          <w:rFonts w:ascii="Trebuchet MS" w:hAnsi="Trebuchet MS"/>
          <w:b/>
          <w:noProof/>
        </w:rPr>
        <w:t xml:space="preserve">1:30 </w:t>
      </w:r>
      <w:r w:rsidRPr="002A6664">
        <w:rPr>
          <w:rFonts w:ascii="Trebuchet MS" w:hAnsi="Trebuchet MS"/>
          <w:noProof/>
        </w:rPr>
        <w:t xml:space="preserve">Jehovah </w:t>
      </w:r>
      <w:del w:id="295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296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God </w:t>
      </w:r>
      <w:del w:id="297" w:author="Author">
        <w:r w:rsidRPr="002A6664">
          <w:rPr>
            <w:rFonts w:ascii="Trebuchet MS" w:hAnsi="Trebuchet MS"/>
            <w:noProof/>
          </w:rPr>
          <w:delText>is the one going</w:delText>
        </w:r>
      </w:del>
      <w:ins w:id="298" w:author="Author">
        <w:r w:rsidRPr="002A6664">
          <w:rPr>
            <w:rFonts w:ascii="Trebuchet MS" w:hAnsi="Trebuchet MS"/>
            <w:noProof/>
          </w:rPr>
          <w:t>will go</w:t>
        </w:r>
      </w:ins>
      <w:r w:rsidRPr="002A6664">
        <w:rPr>
          <w:rFonts w:ascii="Trebuchet MS" w:hAnsi="Trebuchet MS"/>
          <w:noProof/>
        </w:rPr>
        <w:t xml:space="preserve"> before </w:t>
      </w:r>
      <w:del w:id="299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>. He</w:delText>
        </w:r>
      </w:del>
      <w:ins w:id="300" w:author="Author">
        <w:r w:rsidRPr="002A6664">
          <w:rPr>
            <w:rFonts w:ascii="Trebuchet MS" w:hAnsi="Trebuchet MS"/>
            <w:noProof/>
          </w:rPr>
          <w:t>you and</w:t>
        </w:r>
      </w:ins>
      <w:r w:rsidRPr="002A6664">
        <w:rPr>
          <w:rFonts w:ascii="Trebuchet MS" w:hAnsi="Trebuchet MS"/>
          <w:noProof/>
        </w:rPr>
        <w:t xml:space="preserve"> will fight for </w:t>
      </w:r>
      <w:del w:id="301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according to all that</w:delText>
        </w:r>
      </w:del>
      <w:ins w:id="302" w:author="Author">
        <w:r w:rsidRPr="002A6664">
          <w:rPr>
            <w:rFonts w:ascii="Trebuchet MS" w:hAnsi="Trebuchet MS"/>
            <w:noProof/>
          </w:rPr>
          <w:t>you, just as</w:t>
        </w:r>
      </w:ins>
      <w:r w:rsidRPr="002A6664">
        <w:rPr>
          <w:rFonts w:ascii="Trebuchet MS" w:hAnsi="Trebuchet MS"/>
          <w:noProof/>
        </w:rPr>
        <w:t xml:space="preserve"> he did </w:t>
      </w:r>
      <w:del w:id="303" w:author="Author">
        <w:r w:rsidRPr="002A6664">
          <w:rPr>
            <w:rFonts w:ascii="Trebuchet MS" w:hAnsi="Trebuchet MS"/>
            <w:noProof/>
          </w:rPr>
          <w:delText xml:space="preserve">with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</w:delText>
        </w:r>
      </w:del>
      <w:r w:rsidRPr="002A6664">
        <w:rPr>
          <w:rFonts w:ascii="Trebuchet MS" w:hAnsi="Trebuchet MS"/>
          <w:noProof/>
        </w:rPr>
        <w:t xml:space="preserve">in Egypt </w:t>
      </w:r>
      <w:del w:id="304" w:author="Author">
        <w:r w:rsidRPr="002A6664">
          <w:rPr>
            <w:rFonts w:ascii="Trebuchet MS" w:hAnsi="Trebuchet MS"/>
            <w:noProof/>
          </w:rPr>
          <w:delText xml:space="preserve">under </w:delText>
        </w:r>
        <w:r w:rsidRPr="002A6664">
          <w:rPr>
            <w:rFonts w:ascii="Trebuchet MS" w:hAnsi="Trebuchet MS"/>
            <w:noProof/>
            <w:u w:val="dotted"/>
          </w:rPr>
          <w:delText>YOUR</w:delText>
        </w:r>
        <w:r w:rsidRPr="002A6664">
          <w:rPr>
            <w:rFonts w:ascii="Trebuchet MS" w:hAnsi="Trebuchet MS"/>
            <w:noProof/>
          </w:rPr>
          <w:delText xml:space="preserve"> own</w:delText>
        </w:r>
      </w:del>
      <w:ins w:id="305" w:author="Author">
        <w:r w:rsidRPr="002A6664">
          <w:rPr>
            <w:rFonts w:ascii="Trebuchet MS" w:hAnsi="Trebuchet MS"/>
            <w:noProof/>
          </w:rPr>
          <w:t>before your very</w:t>
        </w:r>
      </w:ins>
      <w:r w:rsidRPr="002A6664">
        <w:rPr>
          <w:rFonts w:ascii="Trebuchet MS" w:hAnsi="Trebuchet MS"/>
          <w:noProof/>
        </w:rPr>
        <w:t xml:space="preserve"> eyes</w:t>
      </w:r>
      <w:del w:id="306" w:author="Author">
        <w:r w:rsidRPr="002A6664">
          <w:rPr>
            <w:rFonts w:ascii="Trebuchet MS" w:hAnsi="Trebuchet MS"/>
            <w:noProof/>
          </w:rPr>
          <w:delText>,</w:delText>
        </w:r>
      </w:del>
      <w:ins w:id="307" w:author="Author">
        <w:r w:rsidRPr="002A6664">
          <w:rPr>
            <w:rFonts w:ascii="Trebuchet MS" w:hAnsi="Trebuchet MS"/>
            <w:noProof/>
          </w:rPr>
          <w:t>.</w:t>
        </w:r>
      </w:ins>
      <w:r w:rsidRPr="002A6664">
        <w:rPr>
          <w:rFonts w:ascii="Trebuchet MS" w:hAnsi="Trebuchet MS"/>
          <w:noProof/>
        </w:rPr>
        <w:t xml:space="preserve"> </w:t>
      </w:r>
      <w:r w:rsidRPr="002A6664">
        <w:rPr>
          <w:rFonts w:ascii="Trebuchet MS" w:hAnsi="Trebuchet MS"/>
          <w:b/>
          <w:noProof/>
        </w:rPr>
        <w:t xml:space="preserve">1:31 </w:t>
      </w:r>
      <w:del w:id="308" w:author="Author">
        <w:r w:rsidRPr="002A6664">
          <w:rPr>
            <w:rFonts w:ascii="Trebuchet MS" w:hAnsi="Trebuchet MS"/>
            <w:noProof/>
          </w:rPr>
          <w:delText>and</w:delText>
        </w:r>
      </w:del>
      <w:ins w:id="309" w:author="Author">
        <w:r w:rsidRPr="002A6664">
          <w:rPr>
            <w:rFonts w:ascii="Trebuchet MS" w:hAnsi="Trebuchet MS"/>
            <w:noProof/>
          </w:rPr>
          <w:t>And you saw</w:t>
        </w:r>
      </w:ins>
      <w:r w:rsidRPr="002A6664">
        <w:rPr>
          <w:rFonts w:ascii="Trebuchet MS" w:hAnsi="Trebuchet MS"/>
          <w:noProof/>
        </w:rPr>
        <w:t xml:space="preserve"> in the wilderness</w:t>
      </w:r>
      <w:del w:id="310" w:author="Author">
        <w:r w:rsidRPr="002A6664">
          <w:rPr>
            <w:rFonts w:ascii="Trebuchet MS" w:hAnsi="Trebuchet MS"/>
            <w:noProof/>
          </w:rPr>
          <w:delText>, where you saw</w:delText>
        </w:r>
      </w:del>
      <w:r w:rsidRPr="002A6664">
        <w:rPr>
          <w:rFonts w:ascii="Trebuchet MS" w:hAnsi="Trebuchet MS"/>
          <w:noProof/>
        </w:rPr>
        <w:t xml:space="preserve"> how Jehovah your God carried you just as a man carries his son, </w:t>
      </w:r>
      <w:del w:id="311" w:author="Author">
        <w:r w:rsidRPr="002A6664">
          <w:rPr>
            <w:rFonts w:ascii="Trebuchet MS" w:hAnsi="Trebuchet MS"/>
            <w:noProof/>
          </w:rPr>
          <w:delText xml:space="preserve">in all the way that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walked</w:delText>
        </w:r>
      </w:del>
      <w:ins w:id="312" w:author="Author">
        <w:r w:rsidRPr="002A6664">
          <w:rPr>
            <w:rFonts w:ascii="Trebuchet MS" w:hAnsi="Trebuchet MS"/>
            <w:noProof/>
          </w:rPr>
          <w:t>everywhere you went</w:t>
        </w:r>
      </w:ins>
      <w:r w:rsidRPr="002A6664">
        <w:rPr>
          <w:rFonts w:ascii="Trebuchet MS" w:hAnsi="Trebuchet MS"/>
          <w:noProof/>
        </w:rPr>
        <w:t xml:space="preserve"> until </w:t>
      </w:r>
      <w:del w:id="313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  <w:r w:rsidRPr="002A6664">
          <w:rPr>
            <w:rFonts w:ascii="Trebuchet MS" w:hAnsi="Trebuchet MS"/>
            <w:noProof/>
          </w:rPr>
          <w:delText xml:space="preserve"> coming</w:delText>
        </w:r>
      </w:del>
      <w:ins w:id="314" w:author="Author">
        <w:r w:rsidRPr="002A6664">
          <w:rPr>
            <w:rFonts w:ascii="Trebuchet MS" w:hAnsi="Trebuchet MS"/>
            <w:noProof/>
          </w:rPr>
          <w:t>you came</w:t>
        </w:r>
      </w:ins>
      <w:r w:rsidRPr="002A6664">
        <w:rPr>
          <w:rFonts w:ascii="Trebuchet MS" w:hAnsi="Trebuchet MS"/>
          <w:noProof/>
        </w:rPr>
        <w:t xml:space="preserve"> to this place.’ </w:t>
      </w:r>
      <w:r w:rsidRPr="002A6664">
        <w:rPr>
          <w:rFonts w:ascii="Trebuchet MS" w:hAnsi="Trebuchet MS"/>
          <w:b/>
          <w:noProof/>
        </w:rPr>
        <w:t xml:space="preserve">1:32 </w:t>
      </w:r>
      <w:r w:rsidRPr="002A6664">
        <w:rPr>
          <w:rFonts w:ascii="Trebuchet MS" w:hAnsi="Trebuchet MS"/>
          <w:noProof/>
        </w:rPr>
        <w:t xml:space="preserve">But despite </w:t>
      </w:r>
      <w:ins w:id="315" w:author="Author">
        <w:r w:rsidRPr="002A6664">
          <w:rPr>
            <w:rFonts w:ascii="Trebuchet MS" w:hAnsi="Trebuchet MS"/>
            <w:noProof/>
          </w:rPr>
          <w:t xml:space="preserve">all of </w:t>
        </w:r>
      </w:ins>
      <w:r w:rsidRPr="002A6664">
        <w:rPr>
          <w:rFonts w:ascii="Trebuchet MS" w:hAnsi="Trebuchet MS"/>
          <w:noProof/>
        </w:rPr>
        <w:t>this</w:t>
      </w:r>
      <w:del w:id="316" w:author="Author">
        <w:r w:rsidRPr="002A6664">
          <w:rPr>
            <w:rFonts w:ascii="Trebuchet MS" w:hAnsi="Trebuchet MS"/>
            <w:noProof/>
          </w:rPr>
          <w:delText xml:space="preserve"> word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were</w:delText>
        </w:r>
      </w:del>
      <w:ins w:id="317" w:author="Author">
        <w:r w:rsidRPr="002A6664">
          <w:rPr>
            <w:rFonts w:ascii="Trebuchet MS" w:hAnsi="Trebuchet MS"/>
            <w:noProof/>
          </w:rPr>
          <w:t>, you did</w:t>
        </w:r>
      </w:ins>
      <w:r w:rsidRPr="002A6664">
        <w:rPr>
          <w:rFonts w:ascii="Trebuchet MS" w:hAnsi="Trebuchet MS"/>
          <w:noProof/>
        </w:rPr>
        <w:t xml:space="preserve"> not </w:t>
      </w:r>
      <w:del w:id="318" w:author="Author">
        <w:r w:rsidRPr="002A6664">
          <w:rPr>
            <w:rFonts w:ascii="Trebuchet MS" w:hAnsi="Trebuchet MS"/>
            <w:noProof/>
          </w:rPr>
          <w:delText>putting</w:delText>
        </w:r>
      </w:del>
      <w:ins w:id="319" w:author="Author">
        <w:r w:rsidRPr="002A6664">
          <w:rPr>
            <w:rFonts w:ascii="Trebuchet MS" w:hAnsi="Trebuchet MS"/>
            <w:noProof/>
          </w:rPr>
          <w:t>put</w:t>
        </w:r>
      </w:ins>
      <w:r w:rsidRPr="002A6664">
        <w:rPr>
          <w:rFonts w:ascii="Trebuchet MS" w:hAnsi="Trebuchet MS"/>
          <w:noProof/>
        </w:rPr>
        <w:t xml:space="preserve"> faith in Jehovah </w:t>
      </w:r>
      <w:del w:id="320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321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God, </w:t>
      </w:r>
      <w:r w:rsidRPr="002A6664">
        <w:rPr>
          <w:rFonts w:ascii="Trebuchet MS" w:hAnsi="Trebuchet MS"/>
          <w:b/>
          <w:noProof/>
        </w:rPr>
        <w:t xml:space="preserve">1:33 </w:t>
      </w:r>
      <w:r w:rsidRPr="002A6664">
        <w:rPr>
          <w:rFonts w:ascii="Trebuchet MS" w:hAnsi="Trebuchet MS"/>
          <w:noProof/>
        </w:rPr>
        <w:t xml:space="preserve">who was going </w:t>
      </w:r>
      <w:del w:id="322" w:author="Author">
        <w:r w:rsidRPr="002A6664">
          <w:rPr>
            <w:rFonts w:ascii="Trebuchet MS" w:hAnsi="Trebuchet MS"/>
            <w:noProof/>
          </w:rPr>
          <w:delText xml:space="preserve">before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in</w:delText>
        </w:r>
      </w:del>
      <w:ins w:id="323" w:author="Author">
        <w:r w:rsidRPr="002A6664">
          <w:rPr>
            <w:rFonts w:ascii="Trebuchet MS" w:hAnsi="Trebuchet MS"/>
            <w:noProof/>
          </w:rPr>
          <w:t>ahead of you on</w:t>
        </w:r>
      </w:ins>
      <w:r w:rsidRPr="002A6664">
        <w:rPr>
          <w:rFonts w:ascii="Trebuchet MS" w:hAnsi="Trebuchet MS"/>
          <w:noProof/>
        </w:rPr>
        <w:t xml:space="preserve"> the way</w:t>
      </w:r>
      <w:ins w:id="324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to spy out </w:t>
      </w:r>
      <w:del w:id="325" w:author="Author">
        <w:r w:rsidRPr="002A6664">
          <w:rPr>
            <w:rFonts w:ascii="Trebuchet MS" w:hAnsi="Trebuchet MS"/>
            <w:noProof/>
          </w:rPr>
          <w:delText xml:space="preserve">for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</w:delText>
        </w:r>
      </w:del>
      <w:r w:rsidRPr="002A6664">
        <w:rPr>
          <w:rFonts w:ascii="Trebuchet MS" w:hAnsi="Trebuchet MS"/>
          <w:noProof/>
        </w:rPr>
        <w:t xml:space="preserve">a place for </w:t>
      </w:r>
      <w:del w:id="326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327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to camp</w:t>
      </w:r>
      <w:del w:id="328" w:author="Author">
        <w:r w:rsidRPr="002A6664">
          <w:rPr>
            <w:rFonts w:ascii="Trebuchet MS" w:hAnsi="Trebuchet MS"/>
            <w:noProof/>
          </w:rPr>
          <w:delText>,</w:delText>
        </w:r>
      </w:del>
      <w:ins w:id="329" w:author="Author">
        <w:r w:rsidRPr="002A6664">
          <w:rPr>
            <w:rFonts w:ascii="Trebuchet MS" w:hAnsi="Trebuchet MS"/>
            <w:noProof/>
          </w:rPr>
          <w:t>. He appeared</w:t>
        </w:r>
      </w:ins>
      <w:r w:rsidRPr="002A6664">
        <w:rPr>
          <w:rFonts w:ascii="Trebuchet MS" w:hAnsi="Trebuchet MS"/>
          <w:noProof/>
        </w:rPr>
        <w:t xml:space="preserve"> by fire at night </w:t>
      </w:r>
      <w:del w:id="330" w:author="Author">
        <w:r w:rsidRPr="002A6664">
          <w:rPr>
            <w:rFonts w:ascii="Trebuchet MS" w:hAnsi="Trebuchet MS"/>
            <w:noProof/>
          </w:rPr>
          <w:delText xml:space="preserve">for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to see by what way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should walk </w:delText>
        </w:r>
      </w:del>
      <w:r w:rsidRPr="002A6664">
        <w:rPr>
          <w:rFonts w:ascii="Trebuchet MS" w:hAnsi="Trebuchet MS"/>
          <w:noProof/>
        </w:rPr>
        <w:t xml:space="preserve">and by a cloud in </w:t>
      </w:r>
      <w:ins w:id="331" w:author="Author">
        <w:r w:rsidRPr="002A6664">
          <w:rPr>
            <w:rFonts w:ascii="Trebuchet MS" w:hAnsi="Trebuchet MS"/>
            <w:noProof/>
          </w:rPr>
          <w:t xml:space="preserve">the </w:t>
        </w:r>
      </w:ins>
      <w:r w:rsidRPr="002A6664">
        <w:rPr>
          <w:rFonts w:ascii="Trebuchet MS" w:hAnsi="Trebuchet MS"/>
          <w:noProof/>
        </w:rPr>
        <w:t>daytime</w:t>
      </w:r>
      <w:ins w:id="332" w:author="Author">
        <w:r w:rsidRPr="002A6664">
          <w:rPr>
            <w:rFonts w:ascii="Trebuchet MS" w:hAnsi="Trebuchet MS"/>
            <w:noProof/>
          </w:rPr>
          <w:t xml:space="preserve"> to show you the way you should walk</w:t>
        </w:r>
      </w:ins>
      <w:r w:rsidRPr="002A6664">
        <w:rPr>
          <w:rFonts w:ascii="Trebuchet MS" w:hAnsi="Trebuchet MS"/>
          <w:noProof/>
        </w:rPr>
        <w:t>.</w:t>
      </w:r>
    </w:p>
    <w:p w:rsidR="0004363F" w:rsidRPr="002A6664" w:rsidRDefault="0004363F" w:rsidP="0004363F">
      <w:pPr>
        <w:rPr>
          <w:rFonts w:ascii="Trebuchet MS" w:hAnsi="Trebuchet MS"/>
          <w:noProof/>
        </w:rPr>
      </w:pPr>
      <w:r w:rsidRPr="002A6664">
        <w:rPr>
          <w:rFonts w:ascii="Trebuchet MS" w:hAnsi="Trebuchet MS"/>
          <w:b/>
        </w:rPr>
        <w:t xml:space="preserve">1:34 </w:t>
      </w:r>
      <w:r w:rsidRPr="002A6664">
        <w:rPr>
          <w:rFonts w:ascii="Trebuchet MS" w:hAnsi="Trebuchet MS"/>
          <w:noProof/>
        </w:rPr>
        <w:t xml:space="preserve">“All the while Jehovah heard </w:t>
      </w:r>
      <w:del w:id="333" w:author="Author">
        <w:r w:rsidRPr="002A6664">
          <w:rPr>
            <w:rFonts w:ascii="Trebuchet MS" w:hAnsi="Trebuchet MS"/>
            <w:noProof/>
          </w:rPr>
          <w:delText xml:space="preserve">the voice of </w:delText>
        </w:r>
        <w:r w:rsidRPr="002A6664">
          <w:rPr>
            <w:rFonts w:ascii="Trebuchet MS" w:hAnsi="Trebuchet MS"/>
            <w:noProof/>
            <w:u w:val="dotted"/>
          </w:rPr>
          <w:delText>YOUR</w:delText>
        </w:r>
        <w:r w:rsidRPr="002A6664">
          <w:rPr>
            <w:rFonts w:ascii="Trebuchet MS" w:hAnsi="Trebuchet MS"/>
            <w:noProof/>
          </w:rPr>
          <w:delText xml:space="preserve"> words. So </w:delText>
        </w:r>
      </w:del>
      <w:ins w:id="334" w:author="Author">
        <w:r w:rsidRPr="002A6664">
          <w:rPr>
            <w:rFonts w:ascii="Trebuchet MS" w:hAnsi="Trebuchet MS"/>
            <w:noProof/>
          </w:rPr>
          <w:t xml:space="preserve">what you were saying, and </w:t>
        </w:r>
      </w:ins>
      <w:r w:rsidRPr="002A6664">
        <w:rPr>
          <w:rFonts w:ascii="Trebuchet MS" w:hAnsi="Trebuchet MS"/>
          <w:noProof/>
        </w:rPr>
        <w:t xml:space="preserve">he became indignant and </w:t>
      </w:r>
      <w:ins w:id="335" w:author="Author">
        <w:r w:rsidRPr="002A6664">
          <w:rPr>
            <w:rFonts w:ascii="Trebuchet MS" w:hAnsi="Trebuchet MS"/>
            <w:noProof/>
          </w:rPr>
          <w:t xml:space="preserve">solemnly </w:t>
        </w:r>
      </w:ins>
      <w:r w:rsidRPr="002A6664">
        <w:rPr>
          <w:rFonts w:ascii="Trebuchet MS" w:hAnsi="Trebuchet MS"/>
          <w:noProof/>
        </w:rPr>
        <w:t xml:space="preserve">swore, </w:t>
      </w:r>
      <w:del w:id="336" w:author="Author">
        <w:r w:rsidRPr="002A6664">
          <w:rPr>
            <w:rFonts w:ascii="Trebuchet MS" w:hAnsi="Trebuchet MS"/>
            <w:noProof/>
          </w:rPr>
          <w:delText xml:space="preserve">saying, </w:delText>
        </w:r>
      </w:del>
      <w:r w:rsidRPr="002A6664">
        <w:rPr>
          <w:rFonts w:ascii="Trebuchet MS" w:hAnsi="Trebuchet MS"/>
          <w:b/>
          <w:noProof/>
        </w:rPr>
        <w:t xml:space="preserve">1:35 </w:t>
      </w:r>
      <w:r w:rsidRPr="002A6664">
        <w:rPr>
          <w:rFonts w:ascii="Trebuchet MS" w:hAnsi="Trebuchet MS"/>
          <w:noProof/>
        </w:rPr>
        <w:t xml:space="preserve">‘Not one </w:t>
      </w:r>
      <w:del w:id="337" w:author="Author">
        <w:r w:rsidRPr="002A6664">
          <w:rPr>
            <w:rFonts w:ascii="Trebuchet MS" w:hAnsi="Trebuchet MS"/>
            <w:noProof/>
          </w:rPr>
          <w:delText>among</w:delText>
        </w:r>
      </w:del>
      <w:ins w:id="338" w:author="Author">
        <w:r w:rsidRPr="002A6664">
          <w:rPr>
            <w:rFonts w:ascii="Trebuchet MS" w:hAnsi="Trebuchet MS"/>
            <w:noProof/>
          </w:rPr>
          <w:t>of</w:t>
        </w:r>
      </w:ins>
      <w:r w:rsidRPr="002A6664">
        <w:rPr>
          <w:rFonts w:ascii="Trebuchet MS" w:hAnsi="Trebuchet MS"/>
          <w:noProof/>
        </w:rPr>
        <w:t xml:space="preserve"> these men of this evil generation will see the good land that I swore to give to </w:t>
      </w:r>
      <w:del w:id="339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340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fathers, </w:t>
      </w:r>
      <w:r w:rsidRPr="002A6664">
        <w:rPr>
          <w:rFonts w:ascii="Trebuchet MS" w:hAnsi="Trebuchet MS"/>
          <w:b/>
          <w:noProof/>
        </w:rPr>
        <w:t xml:space="preserve">1:36 </w:t>
      </w:r>
      <w:r w:rsidRPr="002A6664">
        <w:rPr>
          <w:rFonts w:ascii="Trebuchet MS" w:hAnsi="Trebuchet MS"/>
          <w:noProof/>
        </w:rPr>
        <w:t xml:space="preserve">except Ca′leb the son of Je·phun′neh. He will see it, and </w:t>
      </w:r>
      <w:del w:id="341" w:author="Author">
        <w:r w:rsidRPr="002A6664">
          <w:rPr>
            <w:rFonts w:ascii="Trebuchet MS" w:hAnsi="Trebuchet MS"/>
            <w:noProof/>
          </w:rPr>
          <w:delText xml:space="preserve">to him and to his sons </w:delText>
        </w:r>
      </w:del>
      <w:r w:rsidRPr="002A6664">
        <w:rPr>
          <w:rFonts w:ascii="Trebuchet MS" w:hAnsi="Trebuchet MS"/>
          <w:noProof/>
        </w:rPr>
        <w:t xml:space="preserve">I </w:t>
      </w:r>
      <w:del w:id="342" w:author="Author">
        <w:r w:rsidRPr="002A6664">
          <w:rPr>
            <w:rFonts w:ascii="Trebuchet MS" w:hAnsi="Trebuchet MS"/>
            <w:noProof/>
          </w:rPr>
          <w:delText>shall</w:delText>
        </w:r>
      </w:del>
      <w:ins w:id="343" w:author="Author">
        <w:r w:rsidRPr="002A6664">
          <w:rPr>
            <w:rFonts w:ascii="Trebuchet MS" w:hAnsi="Trebuchet MS"/>
            <w:noProof/>
          </w:rPr>
          <w:t>will</w:t>
        </w:r>
      </w:ins>
      <w:r w:rsidRPr="002A6664">
        <w:rPr>
          <w:rFonts w:ascii="Trebuchet MS" w:hAnsi="Trebuchet MS"/>
          <w:noProof/>
        </w:rPr>
        <w:t xml:space="preserve"> give the land </w:t>
      </w:r>
      <w:del w:id="344" w:author="Author">
        <w:r w:rsidRPr="002A6664">
          <w:rPr>
            <w:rFonts w:ascii="Trebuchet MS" w:hAnsi="Trebuchet MS"/>
            <w:noProof/>
          </w:rPr>
          <w:delText>upon</w:delText>
        </w:r>
      </w:del>
      <w:ins w:id="345" w:author="Author">
        <w:r w:rsidRPr="002A6664">
          <w:rPr>
            <w:rFonts w:ascii="Trebuchet MS" w:hAnsi="Trebuchet MS"/>
            <w:noProof/>
          </w:rPr>
          <w:t>on</w:t>
        </w:r>
      </w:ins>
      <w:r w:rsidRPr="002A6664">
        <w:rPr>
          <w:rFonts w:ascii="Trebuchet MS" w:hAnsi="Trebuchet MS"/>
          <w:noProof/>
        </w:rPr>
        <w:t xml:space="preserve"> which he </w:t>
      </w:r>
      <w:del w:id="346" w:author="Author">
        <w:r w:rsidRPr="002A6664">
          <w:rPr>
            <w:rFonts w:ascii="Trebuchet MS" w:hAnsi="Trebuchet MS"/>
            <w:noProof/>
          </w:rPr>
          <w:delText>trod, by reason of the fact that</w:delText>
        </w:r>
      </w:del>
      <w:ins w:id="347" w:author="Author">
        <w:r w:rsidRPr="002A6664">
          <w:rPr>
            <w:rFonts w:ascii="Trebuchet MS" w:hAnsi="Trebuchet MS"/>
            <w:noProof/>
          </w:rPr>
          <w:t>walked to him and to his sons, because</w:t>
        </w:r>
      </w:ins>
      <w:r w:rsidRPr="002A6664">
        <w:rPr>
          <w:rFonts w:ascii="Trebuchet MS" w:hAnsi="Trebuchet MS"/>
          <w:noProof/>
        </w:rPr>
        <w:t xml:space="preserve"> he has followed Jehovah </w:t>
      </w:r>
      <w:del w:id="348" w:author="Author">
        <w:r w:rsidRPr="002A6664">
          <w:rPr>
            <w:rFonts w:ascii="Trebuchet MS" w:hAnsi="Trebuchet MS"/>
            <w:noProof/>
          </w:rPr>
          <w:delText>fully.</w:delText>
        </w:r>
      </w:del>
      <w:ins w:id="349" w:author="Author">
        <w:r w:rsidRPr="002A6664">
          <w:rPr>
            <w:rFonts w:ascii="Trebuchet MS" w:hAnsi="Trebuchet MS"/>
            <w:noProof/>
          </w:rPr>
          <w:t>wholeheartedly.</w:t>
        </w:r>
        <w:r w:rsidRPr="002A6664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2A6664">
        <w:rPr>
          <w:rFonts w:ascii="Trebuchet MS" w:hAnsi="Trebuchet MS"/>
          <w:noProof/>
        </w:rPr>
        <w:t xml:space="preserve"> </w:t>
      </w:r>
      <w:r w:rsidRPr="002A6664">
        <w:rPr>
          <w:rFonts w:ascii="Trebuchet MS" w:hAnsi="Trebuchet MS"/>
          <w:b/>
          <w:noProof/>
        </w:rPr>
        <w:t xml:space="preserve">1:37 </w:t>
      </w:r>
      <w:r w:rsidRPr="002A6664">
        <w:rPr>
          <w:rFonts w:ascii="Trebuchet MS" w:hAnsi="Trebuchet MS"/>
          <w:noProof/>
        </w:rPr>
        <w:t>(</w:t>
      </w:r>
      <w:del w:id="352" w:author="Author">
        <w:r w:rsidRPr="002A6664">
          <w:rPr>
            <w:rFonts w:ascii="Trebuchet MS" w:hAnsi="Trebuchet MS"/>
            <w:noProof/>
          </w:rPr>
          <w:delText xml:space="preserve">Even against me </w:delText>
        </w:r>
      </w:del>
      <w:r w:rsidRPr="002A6664">
        <w:rPr>
          <w:rFonts w:ascii="Trebuchet MS" w:hAnsi="Trebuchet MS"/>
          <w:noProof/>
        </w:rPr>
        <w:t xml:space="preserve">Jehovah </w:t>
      </w:r>
      <w:del w:id="353" w:author="Author">
        <w:r w:rsidRPr="002A6664">
          <w:rPr>
            <w:rFonts w:ascii="Trebuchet MS" w:hAnsi="Trebuchet MS"/>
            <w:noProof/>
          </w:rPr>
          <w:delText xml:space="preserve">got incensed on </w:delText>
        </w:r>
        <w:r w:rsidRPr="002A6664">
          <w:rPr>
            <w:rFonts w:ascii="Trebuchet MS" w:hAnsi="Trebuchet MS"/>
            <w:noProof/>
            <w:u w:val="dotted"/>
          </w:rPr>
          <w:delText>YOUR</w:delText>
        </w:r>
        <w:r w:rsidRPr="002A6664">
          <w:rPr>
            <w:rFonts w:ascii="Trebuchet MS" w:hAnsi="Trebuchet MS"/>
            <w:noProof/>
          </w:rPr>
          <w:delText xml:space="preserve"> account, saying, ‘</w:delText>
        </w:r>
      </w:del>
      <w:ins w:id="354" w:author="Author">
        <w:r w:rsidRPr="002A6664">
          <w:rPr>
            <w:rFonts w:ascii="Trebuchet MS" w:hAnsi="Trebuchet MS"/>
            <w:noProof/>
          </w:rPr>
          <w:t>even became angry with me because of you, and he said, “</w:t>
        </w:r>
      </w:ins>
      <w:r w:rsidRPr="002A6664">
        <w:rPr>
          <w:rFonts w:ascii="Trebuchet MS" w:hAnsi="Trebuchet MS"/>
          <w:noProof/>
        </w:rPr>
        <w:t xml:space="preserve">You too will not go in there. </w:t>
      </w:r>
      <w:r w:rsidRPr="002A6664">
        <w:rPr>
          <w:rFonts w:ascii="Trebuchet MS" w:hAnsi="Trebuchet MS"/>
          <w:b/>
          <w:noProof/>
        </w:rPr>
        <w:t xml:space="preserve">1:38 </w:t>
      </w:r>
      <w:r w:rsidRPr="002A6664">
        <w:rPr>
          <w:rFonts w:ascii="Trebuchet MS" w:hAnsi="Trebuchet MS"/>
          <w:noProof/>
        </w:rPr>
        <w:t xml:space="preserve">Joshua the son of Nun, who </w:t>
      </w:r>
      <w:del w:id="355" w:author="Author">
        <w:r w:rsidRPr="002A6664">
          <w:rPr>
            <w:rFonts w:ascii="Trebuchet MS" w:hAnsi="Trebuchet MS"/>
            <w:noProof/>
          </w:rPr>
          <w:delText>is standing</w:delText>
        </w:r>
      </w:del>
      <w:ins w:id="356" w:author="Author">
        <w:r w:rsidRPr="002A6664">
          <w:rPr>
            <w:rFonts w:ascii="Trebuchet MS" w:hAnsi="Trebuchet MS"/>
            <w:noProof/>
          </w:rPr>
          <w:t>stands</w:t>
        </w:r>
      </w:ins>
      <w:r w:rsidRPr="002A6664">
        <w:rPr>
          <w:rFonts w:ascii="Trebuchet MS" w:hAnsi="Trebuchet MS"/>
          <w:noProof/>
        </w:rPr>
        <w:t xml:space="preserve"> before you, is the one who will </w:t>
      </w:r>
      <w:del w:id="357" w:author="Author">
        <w:r w:rsidRPr="002A6664">
          <w:rPr>
            <w:rFonts w:ascii="Trebuchet MS" w:hAnsi="Trebuchet MS"/>
            <w:noProof/>
          </w:rPr>
          <w:delText>go in there.’ Him he has made</w:delText>
        </w:r>
      </w:del>
      <w:ins w:id="358" w:author="Author">
        <w:r w:rsidRPr="002A6664">
          <w:rPr>
            <w:rFonts w:ascii="Trebuchet MS" w:hAnsi="Trebuchet MS"/>
            <w:noProof/>
          </w:rPr>
          <w:t>enter into the land. Make him</w:t>
        </w:r>
      </w:ins>
      <w:r w:rsidRPr="002A6664">
        <w:rPr>
          <w:rFonts w:ascii="Trebuchet MS" w:hAnsi="Trebuchet MS"/>
          <w:noProof/>
        </w:rPr>
        <w:t xml:space="preserve"> strong,</w:t>
      </w:r>
      <w:del w:id="359" w:author="Author">
        <w:r w:rsidRPr="002A6664">
          <w:rPr>
            <w:rFonts w:ascii="Trebuchet MS" w:hAnsi="Trebuchet MS"/>
            <w:noProof/>
          </w:rPr>
          <w:delText xml:space="preserve"> because</w:delText>
        </w:r>
      </w:del>
      <w:ins w:id="360" w:author="Author">
        <w:r w:rsidRPr="002A6664">
          <w:rPr>
            <w:rStyle w:val="FootnoteReference"/>
            <w:rFonts w:ascii="Trebuchet MS" w:hAnsi="Trebuchet MS"/>
            <w:noProof/>
          </w:rPr>
          <w:footnoteReference w:id="8"/>
        </w:r>
        <w:r w:rsidRPr="002A6664">
          <w:rPr>
            <w:rFonts w:ascii="Trebuchet MS" w:hAnsi="Trebuchet MS"/>
            <w:noProof/>
          </w:rPr>
          <w:t xml:space="preserve"> for</w:t>
        </w:r>
      </w:ins>
      <w:r w:rsidRPr="002A6664">
        <w:rPr>
          <w:rFonts w:ascii="Trebuchet MS" w:hAnsi="Trebuchet MS"/>
          <w:noProof/>
        </w:rPr>
        <w:t xml:space="preserve"> he will cause Israel to inherit it</w:t>
      </w:r>
      <w:del w:id="363" w:author="Author">
        <w:r w:rsidRPr="002A6664">
          <w:rPr>
            <w:rFonts w:ascii="Trebuchet MS" w:hAnsi="Trebuchet MS"/>
            <w:noProof/>
          </w:rPr>
          <w:delText>.)</w:delText>
        </w:r>
      </w:del>
      <w:ins w:id="364" w:author="Author">
        <w:r w:rsidRPr="002A6664">
          <w:rPr>
            <w:rFonts w:ascii="Trebuchet MS" w:hAnsi="Trebuchet MS"/>
            <w:noProof/>
          </w:rPr>
          <w:t>.”)</w:t>
        </w:r>
      </w:ins>
      <w:r w:rsidRPr="002A6664">
        <w:rPr>
          <w:rFonts w:ascii="Trebuchet MS" w:hAnsi="Trebuchet MS"/>
          <w:noProof/>
        </w:rPr>
        <w:t xml:space="preserve"> </w:t>
      </w:r>
      <w:r w:rsidRPr="002A6664">
        <w:rPr>
          <w:rFonts w:ascii="Trebuchet MS" w:hAnsi="Trebuchet MS"/>
          <w:b/>
          <w:noProof/>
        </w:rPr>
        <w:t xml:space="preserve">1:39 </w:t>
      </w:r>
      <w:del w:id="365" w:author="Author">
        <w:r w:rsidRPr="002A6664">
          <w:rPr>
            <w:rFonts w:ascii="Trebuchet MS" w:hAnsi="Trebuchet MS"/>
            <w:noProof/>
          </w:rPr>
          <w:delText xml:space="preserve">As for </w:delText>
        </w:r>
        <w:r w:rsidRPr="002A6664">
          <w:rPr>
            <w:rFonts w:ascii="Trebuchet MS" w:hAnsi="Trebuchet MS"/>
            <w:noProof/>
            <w:u w:val="dotted"/>
          </w:rPr>
          <w:delText>YOUR</w:delText>
        </w:r>
        <w:r w:rsidRPr="002A6664">
          <w:rPr>
            <w:rFonts w:ascii="Trebuchet MS" w:hAnsi="Trebuchet MS"/>
            <w:noProof/>
          </w:rPr>
          <w:delText xml:space="preserve"> little ones of</w:delText>
        </w:r>
      </w:del>
      <w:ins w:id="366" w:author="Author">
        <w:r w:rsidRPr="002A6664">
          <w:rPr>
            <w:rFonts w:ascii="Trebuchet MS" w:hAnsi="Trebuchet MS"/>
            <w:noProof/>
          </w:rPr>
          <w:t>Moreover, your children</w:t>
        </w:r>
      </w:ins>
      <w:r w:rsidRPr="002A6664">
        <w:rPr>
          <w:rFonts w:ascii="Trebuchet MS" w:hAnsi="Trebuchet MS"/>
          <w:noProof/>
        </w:rPr>
        <w:t xml:space="preserve"> who</w:t>
      </w:r>
      <w:del w:id="367" w:author="Author">
        <w:r w:rsidRPr="002A6664" w:rsidDel="00DE4B20">
          <w:rPr>
            <w:rFonts w:ascii="Trebuchet MS" w:hAnsi="Trebuchet MS"/>
            <w:noProof/>
          </w:rPr>
          <w:delText>m</w:delText>
        </w:r>
      </w:del>
      <w:r w:rsidRPr="002A6664">
        <w:rPr>
          <w:rFonts w:ascii="Trebuchet MS" w:hAnsi="Trebuchet MS"/>
          <w:noProof/>
        </w:rPr>
        <w:t xml:space="preserve"> </w:t>
      </w:r>
      <w:del w:id="368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369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said</w:t>
      </w:r>
      <w:del w:id="370" w:author="Author">
        <w:r w:rsidRPr="002A6664">
          <w:rPr>
            <w:rFonts w:ascii="Trebuchet MS" w:hAnsi="Trebuchet MS"/>
            <w:noProof/>
          </w:rPr>
          <w:delText>: “Plunder they will</w:delText>
        </w:r>
      </w:del>
      <w:ins w:id="371" w:author="Author">
        <w:r w:rsidRPr="002A6664">
          <w:rPr>
            <w:rFonts w:ascii="Trebuchet MS" w:hAnsi="Trebuchet MS"/>
            <w:noProof/>
          </w:rPr>
          <w:t xml:space="preserve"> would</w:t>
        </w:r>
      </w:ins>
      <w:r w:rsidRPr="002A6664">
        <w:rPr>
          <w:rFonts w:ascii="Trebuchet MS" w:hAnsi="Trebuchet MS"/>
          <w:noProof/>
        </w:rPr>
        <w:t xml:space="preserve"> become</w:t>
      </w:r>
      <w:del w:id="372" w:author="Author">
        <w:r w:rsidRPr="002A6664">
          <w:rPr>
            <w:rFonts w:ascii="Trebuchet MS" w:hAnsi="Trebuchet MS"/>
            <w:noProof/>
          </w:rPr>
          <w:delText>!”</w:delText>
        </w:r>
      </w:del>
      <w:ins w:id="373" w:author="Author">
        <w:r w:rsidRPr="002A6664">
          <w:rPr>
            <w:rFonts w:ascii="Trebuchet MS" w:hAnsi="Trebuchet MS"/>
            <w:noProof/>
          </w:rPr>
          <w:t xml:space="preserve"> plunder</w:t>
        </w:r>
      </w:ins>
      <w:r w:rsidRPr="002A6664">
        <w:rPr>
          <w:rFonts w:ascii="Trebuchet MS" w:hAnsi="Trebuchet MS"/>
          <w:noProof/>
        </w:rPr>
        <w:t xml:space="preserve"> and </w:t>
      </w:r>
      <w:del w:id="374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375" w:author="Author">
        <w:r w:rsidRPr="002A6664">
          <w:rPr>
            <w:rFonts w:ascii="Trebuchet MS" w:hAnsi="Trebuchet MS"/>
            <w:noProof/>
          </w:rPr>
          <w:t>your</w:t>
        </w:r>
      </w:ins>
      <w:r w:rsidRPr="002A6664">
        <w:rPr>
          <w:rFonts w:ascii="Trebuchet MS" w:hAnsi="Trebuchet MS"/>
          <w:noProof/>
        </w:rPr>
        <w:t xml:space="preserve"> sons who today do not know good or bad, these will </w:t>
      </w:r>
      <w:del w:id="376" w:author="Author">
        <w:r w:rsidRPr="002A6664">
          <w:rPr>
            <w:rFonts w:ascii="Trebuchet MS" w:hAnsi="Trebuchet MS"/>
            <w:noProof/>
          </w:rPr>
          <w:delText>go in there</w:delText>
        </w:r>
      </w:del>
      <w:ins w:id="377" w:author="Author">
        <w:r w:rsidRPr="002A6664">
          <w:rPr>
            <w:rFonts w:ascii="Trebuchet MS" w:hAnsi="Trebuchet MS"/>
            <w:noProof/>
          </w:rPr>
          <w:t>enter</w:t>
        </w:r>
      </w:ins>
      <w:r w:rsidRPr="002A6664">
        <w:rPr>
          <w:rFonts w:ascii="Trebuchet MS" w:hAnsi="Trebuchet MS"/>
          <w:noProof/>
        </w:rPr>
        <w:t xml:space="preserve">, and </w:t>
      </w:r>
      <w:del w:id="378" w:author="Author">
        <w:r w:rsidRPr="002A6664">
          <w:rPr>
            <w:rFonts w:ascii="Trebuchet MS" w:hAnsi="Trebuchet MS"/>
            <w:noProof/>
          </w:rPr>
          <w:delText xml:space="preserve">to them </w:delText>
        </w:r>
      </w:del>
      <w:r w:rsidRPr="002A6664">
        <w:rPr>
          <w:rFonts w:ascii="Trebuchet MS" w:hAnsi="Trebuchet MS"/>
          <w:noProof/>
        </w:rPr>
        <w:t xml:space="preserve">I </w:t>
      </w:r>
      <w:del w:id="379" w:author="Author">
        <w:r w:rsidRPr="002A6664">
          <w:rPr>
            <w:rFonts w:ascii="Trebuchet MS" w:hAnsi="Trebuchet MS"/>
            <w:noProof/>
          </w:rPr>
          <w:delText>shall</w:delText>
        </w:r>
      </w:del>
      <w:ins w:id="380" w:author="Author">
        <w:r w:rsidRPr="002A6664">
          <w:rPr>
            <w:rFonts w:ascii="Trebuchet MS" w:hAnsi="Trebuchet MS"/>
            <w:noProof/>
          </w:rPr>
          <w:t>will</w:t>
        </w:r>
      </w:ins>
      <w:r w:rsidRPr="002A6664">
        <w:rPr>
          <w:rFonts w:ascii="Trebuchet MS" w:hAnsi="Trebuchet MS"/>
          <w:noProof/>
        </w:rPr>
        <w:t xml:space="preserve"> give it</w:t>
      </w:r>
      <w:del w:id="381" w:author="Author">
        <w:r w:rsidRPr="002A6664">
          <w:rPr>
            <w:rFonts w:ascii="Trebuchet MS" w:hAnsi="Trebuchet MS"/>
            <w:noProof/>
          </w:rPr>
          <w:delText>, and they will take possession of it</w:delText>
        </w:r>
      </w:del>
      <w:ins w:id="382" w:author="Author">
        <w:r w:rsidRPr="002A6664">
          <w:rPr>
            <w:rFonts w:ascii="Trebuchet MS" w:hAnsi="Trebuchet MS"/>
            <w:noProof/>
          </w:rPr>
          <w:t xml:space="preserve"> to them to possess</w:t>
        </w:r>
      </w:ins>
      <w:r w:rsidRPr="002A6664">
        <w:rPr>
          <w:rFonts w:ascii="Trebuchet MS" w:hAnsi="Trebuchet MS"/>
          <w:noProof/>
        </w:rPr>
        <w:t xml:space="preserve">. </w:t>
      </w:r>
      <w:r w:rsidRPr="002A6664">
        <w:rPr>
          <w:rFonts w:ascii="Trebuchet MS" w:hAnsi="Trebuchet MS"/>
          <w:b/>
          <w:noProof/>
        </w:rPr>
        <w:t xml:space="preserve">1:40 </w:t>
      </w:r>
      <w:del w:id="383" w:author="Author">
        <w:r w:rsidRPr="002A6664">
          <w:rPr>
            <w:rFonts w:ascii="Trebuchet MS" w:hAnsi="Trebuchet MS"/>
            <w:noProof/>
          </w:rPr>
          <w:delText>As</w:delText>
        </w:r>
      </w:del>
      <w:ins w:id="384" w:author="Author">
        <w:r w:rsidRPr="002A6664">
          <w:rPr>
            <w:rFonts w:ascii="Trebuchet MS" w:hAnsi="Trebuchet MS"/>
            <w:noProof/>
          </w:rPr>
          <w:t>But as</w:t>
        </w:r>
      </w:ins>
      <w:r w:rsidRPr="002A6664">
        <w:rPr>
          <w:rFonts w:ascii="Trebuchet MS" w:hAnsi="Trebuchet MS"/>
          <w:noProof/>
        </w:rPr>
        <w:t xml:space="preserve"> for </w:t>
      </w:r>
      <w:del w:id="385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yourselves, change </w:delText>
        </w:r>
        <w:r w:rsidRPr="002A6664">
          <w:rPr>
            <w:rFonts w:ascii="Trebuchet MS" w:hAnsi="Trebuchet MS"/>
            <w:noProof/>
            <w:u w:val="dotted"/>
          </w:rPr>
          <w:delText>YOUR</w:delText>
        </w:r>
        <w:r w:rsidRPr="002A6664">
          <w:rPr>
            <w:rFonts w:ascii="Trebuchet MS" w:hAnsi="Trebuchet MS"/>
            <w:noProof/>
          </w:rPr>
          <w:delText xml:space="preserve"> direction</w:delText>
        </w:r>
      </w:del>
      <w:ins w:id="386" w:author="Author">
        <w:r w:rsidRPr="002A6664">
          <w:rPr>
            <w:rFonts w:ascii="Trebuchet MS" w:hAnsi="Trebuchet MS"/>
            <w:noProof/>
          </w:rPr>
          <w:t>you, turn back</w:t>
        </w:r>
      </w:ins>
      <w:r w:rsidRPr="002A6664">
        <w:rPr>
          <w:rFonts w:ascii="Trebuchet MS" w:hAnsi="Trebuchet MS"/>
          <w:noProof/>
        </w:rPr>
        <w:t xml:space="preserve"> and </w:t>
      </w:r>
      <w:del w:id="387" w:author="Author">
        <w:r w:rsidRPr="002A6664">
          <w:rPr>
            <w:rFonts w:ascii="Trebuchet MS" w:hAnsi="Trebuchet MS"/>
            <w:noProof/>
          </w:rPr>
          <w:delText>pull away</w:delText>
        </w:r>
      </w:del>
      <w:ins w:id="388" w:author="Author">
        <w:r w:rsidRPr="002A6664">
          <w:rPr>
            <w:rFonts w:ascii="Trebuchet MS" w:hAnsi="Trebuchet MS"/>
            <w:noProof/>
          </w:rPr>
          <w:t>depart</w:t>
        </w:r>
      </w:ins>
      <w:r w:rsidRPr="002A6664">
        <w:rPr>
          <w:rFonts w:ascii="Trebuchet MS" w:hAnsi="Trebuchet MS"/>
          <w:noProof/>
        </w:rPr>
        <w:t xml:space="preserve"> for the wilderness by the way of the Red Sea.’</w:t>
      </w:r>
    </w:p>
    <w:p w:rsidR="0004363F" w:rsidRPr="002A6664" w:rsidRDefault="0004363F" w:rsidP="0004363F">
      <w:pPr>
        <w:rPr>
          <w:rFonts w:ascii="Trebuchet MS" w:hAnsi="Trebuchet MS"/>
          <w:noProof/>
        </w:rPr>
      </w:pPr>
      <w:r w:rsidRPr="002A6664">
        <w:rPr>
          <w:rFonts w:ascii="Trebuchet MS" w:hAnsi="Trebuchet MS"/>
          <w:b/>
        </w:rPr>
        <w:t xml:space="preserve">1:41 </w:t>
      </w:r>
      <w:r w:rsidRPr="002A6664">
        <w:rPr>
          <w:rFonts w:ascii="Trebuchet MS" w:hAnsi="Trebuchet MS"/>
          <w:noProof/>
        </w:rPr>
        <w:t xml:space="preserve">“At this </w:t>
      </w:r>
      <w:del w:id="389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answered and</w:delText>
        </w:r>
      </w:del>
      <w:ins w:id="390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said to me, ‘We have sinned against Jehovah. We</w:t>
      </w:r>
      <w:del w:id="391" w:author="Author">
        <w:r w:rsidRPr="002A6664">
          <w:rPr>
            <w:rFonts w:ascii="Trebuchet MS" w:hAnsi="Trebuchet MS"/>
            <w:noProof/>
          </w:rPr>
          <w:delText>—we shall</w:delText>
        </w:r>
      </w:del>
      <w:ins w:id="392" w:author="Author">
        <w:r w:rsidRPr="002A6664">
          <w:rPr>
            <w:rFonts w:ascii="Trebuchet MS" w:hAnsi="Trebuchet MS"/>
            <w:noProof/>
          </w:rPr>
          <w:t xml:space="preserve"> will now</w:t>
        </w:r>
      </w:ins>
      <w:r w:rsidRPr="002A6664">
        <w:rPr>
          <w:rFonts w:ascii="Trebuchet MS" w:hAnsi="Trebuchet MS"/>
          <w:noProof/>
        </w:rPr>
        <w:t xml:space="preserve"> go up and fight</w:t>
      </w:r>
      <w:del w:id="393" w:author="Author">
        <w:r w:rsidRPr="002A6664">
          <w:rPr>
            <w:rFonts w:ascii="Trebuchet MS" w:hAnsi="Trebuchet MS"/>
            <w:noProof/>
          </w:rPr>
          <w:delText xml:space="preserve"> in accord with all that </w:delText>
        </w:r>
      </w:del>
      <w:ins w:id="394" w:author="Author">
        <w:r w:rsidRPr="002A6664">
          <w:rPr>
            <w:rFonts w:ascii="Trebuchet MS" w:hAnsi="Trebuchet MS"/>
            <w:noProof/>
          </w:rPr>
          <w:t xml:space="preserve">, just as </w:t>
        </w:r>
      </w:ins>
      <w:r w:rsidRPr="002A6664">
        <w:rPr>
          <w:rFonts w:ascii="Trebuchet MS" w:hAnsi="Trebuchet MS"/>
          <w:noProof/>
        </w:rPr>
        <w:t xml:space="preserve">Jehovah our God has commanded us!’ So </w:t>
      </w:r>
      <w:del w:id="395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girded on, </w:delText>
        </w:r>
      </w:del>
      <w:r w:rsidRPr="002A6664">
        <w:rPr>
          <w:rFonts w:ascii="Trebuchet MS" w:hAnsi="Trebuchet MS"/>
          <w:noProof/>
        </w:rPr>
        <w:t xml:space="preserve">each </w:t>
      </w:r>
      <w:del w:id="396" w:author="Author">
        <w:r w:rsidRPr="002A6664">
          <w:rPr>
            <w:rFonts w:ascii="Trebuchet MS" w:hAnsi="Trebuchet MS"/>
            <w:noProof/>
          </w:rPr>
          <w:delText>one,</w:delText>
        </w:r>
      </w:del>
      <w:ins w:id="397" w:author="Author">
        <w:r w:rsidRPr="002A6664">
          <w:rPr>
            <w:rFonts w:ascii="Trebuchet MS" w:hAnsi="Trebuchet MS"/>
            <w:noProof/>
          </w:rPr>
          <w:t>of you put on</w:t>
        </w:r>
      </w:ins>
      <w:r w:rsidRPr="002A6664">
        <w:rPr>
          <w:rFonts w:ascii="Trebuchet MS" w:hAnsi="Trebuchet MS"/>
          <w:noProof/>
        </w:rPr>
        <w:t xml:space="preserve"> his weapons of war</w:t>
      </w:r>
      <w:ins w:id="398" w:author="Author">
        <w:r w:rsidRPr="002A6664">
          <w:rPr>
            <w:rFonts w:ascii="Trebuchet MS" w:hAnsi="Trebuchet MS"/>
            <w:noProof/>
          </w:rPr>
          <w:t>,</w:t>
        </w:r>
      </w:ins>
      <w:r w:rsidRPr="002A6664">
        <w:rPr>
          <w:rFonts w:ascii="Trebuchet MS" w:hAnsi="Trebuchet MS"/>
          <w:noProof/>
        </w:rPr>
        <w:t xml:space="preserve"> and </w:t>
      </w:r>
      <w:del w:id="399" w:author="Author">
        <w:r w:rsidRPr="002A6664">
          <w:rPr>
            <w:rFonts w:ascii="Trebuchet MS" w:hAnsi="Trebuchet MS"/>
            <w:noProof/>
          </w:rPr>
          <w:delText>regarded</w:delText>
        </w:r>
      </w:del>
      <w:ins w:id="400" w:author="Author">
        <w:r w:rsidRPr="002A6664">
          <w:rPr>
            <w:rFonts w:ascii="Trebuchet MS" w:hAnsi="Trebuchet MS"/>
            <w:noProof/>
          </w:rPr>
          <w:t>you thought</w:t>
        </w:r>
      </w:ins>
      <w:r w:rsidRPr="002A6664">
        <w:rPr>
          <w:rFonts w:ascii="Trebuchet MS" w:hAnsi="Trebuchet MS"/>
          <w:noProof/>
        </w:rPr>
        <w:t xml:space="preserve"> it </w:t>
      </w:r>
      <w:del w:id="401" w:author="Author">
        <w:r w:rsidRPr="002A6664">
          <w:rPr>
            <w:rFonts w:ascii="Trebuchet MS" w:hAnsi="Trebuchet MS"/>
            <w:noProof/>
          </w:rPr>
          <w:delText>as</w:delText>
        </w:r>
      </w:del>
      <w:ins w:id="402" w:author="Author">
        <w:r w:rsidRPr="002A6664">
          <w:rPr>
            <w:rFonts w:ascii="Trebuchet MS" w:hAnsi="Trebuchet MS"/>
            <w:noProof/>
          </w:rPr>
          <w:t>would be an</w:t>
        </w:r>
      </w:ins>
      <w:r w:rsidRPr="002A6664">
        <w:rPr>
          <w:rFonts w:ascii="Trebuchet MS" w:hAnsi="Trebuchet MS"/>
          <w:noProof/>
        </w:rPr>
        <w:t xml:space="preserve"> easy </w:t>
      </w:r>
      <w:ins w:id="403" w:author="Author">
        <w:r w:rsidRPr="002A6664">
          <w:rPr>
            <w:rFonts w:ascii="Trebuchet MS" w:hAnsi="Trebuchet MS"/>
            <w:noProof/>
          </w:rPr>
          <w:t xml:space="preserve">thing </w:t>
        </w:r>
      </w:ins>
      <w:r w:rsidRPr="002A6664">
        <w:rPr>
          <w:rFonts w:ascii="Trebuchet MS" w:hAnsi="Trebuchet MS"/>
          <w:noProof/>
        </w:rPr>
        <w:t xml:space="preserve">to go up </w:t>
      </w:r>
      <w:del w:id="404" w:author="Author">
        <w:r w:rsidRPr="002A6664">
          <w:rPr>
            <w:rFonts w:ascii="Trebuchet MS" w:hAnsi="Trebuchet MS"/>
            <w:noProof/>
          </w:rPr>
          <w:delText xml:space="preserve">into </w:delText>
        </w:r>
      </w:del>
      <w:r w:rsidRPr="002A6664">
        <w:rPr>
          <w:rFonts w:ascii="Trebuchet MS" w:hAnsi="Trebuchet MS"/>
          <w:noProof/>
        </w:rPr>
        <w:t xml:space="preserve">the mountain. </w:t>
      </w:r>
      <w:r w:rsidRPr="002A6664">
        <w:rPr>
          <w:rFonts w:ascii="Trebuchet MS" w:hAnsi="Trebuchet MS"/>
          <w:b/>
          <w:noProof/>
        </w:rPr>
        <w:t xml:space="preserve">1:42 </w:t>
      </w:r>
      <w:r w:rsidRPr="002A6664">
        <w:rPr>
          <w:rFonts w:ascii="Trebuchet MS" w:hAnsi="Trebuchet MS"/>
          <w:noProof/>
        </w:rPr>
        <w:t>But Jehovah said to me, ‘</w:t>
      </w:r>
      <w:del w:id="405" w:author="Author">
        <w:r w:rsidRPr="002A6664">
          <w:rPr>
            <w:rFonts w:ascii="Trebuchet MS" w:hAnsi="Trebuchet MS"/>
            <w:noProof/>
          </w:rPr>
          <w:delText>Say to</w:delText>
        </w:r>
      </w:del>
      <w:ins w:id="406" w:author="Author">
        <w:r w:rsidRPr="002A6664">
          <w:rPr>
            <w:rFonts w:ascii="Trebuchet MS" w:hAnsi="Trebuchet MS"/>
            <w:noProof/>
          </w:rPr>
          <w:t>Tell</w:t>
        </w:r>
      </w:ins>
      <w:r w:rsidRPr="002A6664">
        <w:rPr>
          <w:rFonts w:ascii="Trebuchet MS" w:hAnsi="Trebuchet MS"/>
          <w:noProof/>
        </w:rPr>
        <w:t xml:space="preserve"> them: “</w:t>
      </w:r>
      <w:del w:id="407" w:author="Author">
        <w:r w:rsidRPr="002A6664">
          <w:rPr>
            <w:rFonts w:ascii="Trebuchet MS" w:hAnsi="Trebuchet MS"/>
            <w:noProof/>
          </w:rPr>
          <w:delText>Y</w:delText>
        </w:r>
        <w:r w:rsidRPr="002A6664">
          <w:rPr>
            <w:rFonts w:ascii="Trebuchet MS" w:hAnsi="Trebuchet MS"/>
            <w:noProof/>
            <w:u w:val="dotted"/>
          </w:rPr>
          <w:delText>OU</w:delText>
        </w:r>
      </w:del>
      <w:ins w:id="408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must not go up and fight, </w:t>
      </w:r>
      <w:del w:id="409" w:author="Author">
        <w:r w:rsidRPr="002A6664">
          <w:rPr>
            <w:rFonts w:ascii="Trebuchet MS" w:hAnsi="Trebuchet MS"/>
            <w:noProof/>
          </w:rPr>
          <w:delText>because</w:delText>
        </w:r>
      </w:del>
      <w:ins w:id="410" w:author="Author">
        <w:r w:rsidRPr="002A6664">
          <w:rPr>
            <w:rFonts w:ascii="Trebuchet MS" w:hAnsi="Trebuchet MS"/>
            <w:noProof/>
          </w:rPr>
          <w:t>for</w:t>
        </w:r>
      </w:ins>
      <w:r w:rsidRPr="002A6664">
        <w:rPr>
          <w:rFonts w:ascii="Trebuchet MS" w:hAnsi="Trebuchet MS"/>
          <w:noProof/>
        </w:rPr>
        <w:t xml:space="preserve"> I </w:t>
      </w:r>
      <w:del w:id="411" w:author="Author">
        <w:r w:rsidRPr="002A6664">
          <w:rPr>
            <w:rFonts w:ascii="Trebuchet MS" w:hAnsi="Trebuchet MS"/>
            <w:noProof/>
          </w:rPr>
          <w:delText xml:space="preserve">am not in </w:delText>
        </w:r>
        <w:r w:rsidRPr="002A6664">
          <w:rPr>
            <w:rFonts w:ascii="Trebuchet MS" w:hAnsi="Trebuchet MS"/>
            <w:noProof/>
            <w:u w:val="dotted"/>
          </w:rPr>
          <w:delText>YOUR</w:delText>
        </w:r>
        <w:r w:rsidRPr="002A6664">
          <w:rPr>
            <w:rFonts w:ascii="Trebuchet MS" w:hAnsi="Trebuchet MS"/>
            <w:noProof/>
          </w:rPr>
          <w:delText xml:space="preserve"> midst; that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 may</w:delText>
        </w:r>
      </w:del>
      <w:ins w:id="412" w:author="Author">
        <w:r w:rsidRPr="002A6664">
          <w:rPr>
            <w:rFonts w:ascii="Trebuchet MS" w:hAnsi="Trebuchet MS"/>
            <w:noProof/>
          </w:rPr>
          <w:t>will</w:t>
        </w:r>
      </w:ins>
      <w:r w:rsidRPr="002A6664">
        <w:rPr>
          <w:rFonts w:ascii="Trebuchet MS" w:hAnsi="Trebuchet MS"/>
          <w:noProof/>
        </w:rPr>
        <w:t xml:space="preserve"> not be </w:t>
      </w:r>
      <w:ins w:id="413" w:author="Author">
        <w:r w:rsidRPr="002A6664">
          <w:rPr>
            <w:rFonts w:ascii="Trebuchet MS" w:hAnsi="Trebuchet MS"/>
            <w:noProof/>
          </w:rPr>
          <w:t xml:space="preserve">with you. If you do, you will be </w:t>
        </w:r>
      </w:ins>
      <w:r w:rsidRPr="002A6664">
        <w:rPr>
          <w:rFonts w:ascii="Trebuchet MS" w:hAnsi="Trebuchet MS"/>
          <w:noProof/>
        </w:rPr>
        <w:t xml:space="preserve">defeated </w:t>
      </w:r>
      <w:del w:id="414" w:author="Author">
        <w:r w:rsidRPr="002A6664">
          <w:rPr>
            <w:rFonts w:ascii="Trebuchet MS" w:hAnsi="Trebuchet MS"/>
            <w:noProof/>
          </w:rPr>
          <w:delText xml:space="preserve">before </w:delText>
        </w:r>
        <w:r w:rsidRPr="002A6664">
          <w:rPr>
            <w:rFonts w:ascii="Trebuchet MS" w:hAnsi="Trebuchet MS"/>
            <w:noProof/>
            <w:u w:val="dotted"/>
          </w:rPr>
          <w:delText>YOUR</w:delText>
        </w:r>
      </w:del>
      <w:ins w:id="415" w:author="Author">
        <w:r w:rsidRPr="002A6664">
          <w:rPr>
            <w:rFonts w:ascii="Trebuchet MS" w:hAnsi="Trebuchet MS"/>
            <w:noProof/>
          </w:rPr>
          <w:t>by your</w:t>
        </w:r>
      </w:ins>
      <w:r w:rsidRPr="002A6664">
        <w:rPr>
          <w:rFonts w:ascii="Trebuchet MS" w:hAnsi="Trebuchet MS"/>
          <w:noProof/>
        </w:rPr>
        <w:t xml:space="preserve"> enemies.”’ </w:t>
      </w:r>
      <w:r w:rsidRPr="002A6664">
        <w:rPr>
          <w:rFonts w:ascii="Trebuchet MS" w:hAnsi="Trebuchet MS"/>
          <w:b/>
          <w:noProof/>
        </w:rPr>
        <w:t xml:space="preserve">1:43 </w:t>
      </w:r>
      <w:r w:rsidRPr="002A6664">
        <w:rPr>
          <w:rFonts w:ascii="Trebuchet MS" w:hAnsi="Trebuchet MS"/>
          <w:noProof/>
        </w:rPr>
        <w:t xml:space="preserve">So I spoke to </w:t>
      </w:r>
      <w:del w:id="416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 xml:space="preserve">, and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417" w:author="Author">
        <w:r w:rsidRPr="002A6664">
          <w:rPr>
            <w:rFonts w:ascii="Trebuchet MS" w:hAnsi="Trebuchet MS"/>
            <w:noProof/>
          </w:rPr>
          <w:t>you, but you</w:t>
        </w:r>
      </w:ins>
      <w:r w:rsidRPr="002A6664">
        <w:rPr>
          <w:rFonts w:ascii="Trebuchet MS" w:hAnsi="Trebuchet MS"/>
          <w:noProof/>
        </w:rPr>
        <w:t xml:space="preserve"> did not listen</w:t>
      </w:r>
      <w:del w:id="418" w:author="Author">
        <w:r w:rsidRPr="002A6664">
          <w:rPr>
            <w:rFonts w:ascii="Trebuchet MS" w:hAnsi="Trebuchet MS"/>
            <w:noProof/>
          </w:rPr>
          <w:delText xml:space="preserve"> but began to behave rebelliously</w:delText>
        </w:r>
      </w:del>
      <w:ins w:id="419" w:author="Author">
        <w:r w:rsidRPr="002A6664">
          <w:rPr>
            <w:rFonts w:ascii="Trebuchet MS" w:hAnsi="Trebuchet MS"/>
            <w:noProof/>
          </w:rPr>
          <w:t>. Instead, you rebelled</w:t>
        </w:r>
      </w:ins>
      <w:r w:rsidRPr="002A6664">
        <w:rPr>
          <w:rFonts w:ascii="Trebuchet MS" w:hAnsi="Trebuchet MS"/>
          <w:noProof/>
        </w:rPr>
        <w:t xml:space="preserve"> against Jehovah’s order and </w:t>
      </w:r>
      <w:del w:id="420" w:author="Author">
        <w:r w:rsidRPr="002A6664">
          <w:rPr>
            <w:rFonts w:ascii="Trebuchet MS" w:hAnsi="Trebuchet MS"/>
            <w:noProof/>
          </w:rPr>
          <w:delText xml:space="preserve">to get all heated up, and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421" w:author="Author">
        <w:r w:rsidRPr="002A6664">
          <w:rPr>
            <w:rFonts w:ascii="Trebuchet MS" w:hAnsi="Trebuchet MS"/>
            <w:noProof/>
          </w:rPr>
          <w:t>presumptuously</w:t>
        </w:r>
      </w:ins>
      <w:r w:rsidRPr="002A6664">
        <w:rPr>
          <w:rFonts w:ascii="Trebuchet MS" w:hAnsi="Trebuchet MS"/>
          <w:noProof/>
        </w:rPr>
        <w:t xml:space="preserve"> tried to go up </w:t>
      </w:r>
      <w:del w:id="422" w:author="Author">
        <w:r w:rsidRPr="002A6664">
          <w:rPr>
            <w:rFonts w:ascii="Trebuchet MS" w:hAnsi="Trebuchet MS"/>
            <w:noProof/>
          </w:rPr>
          <w:delText xml:space="preserve">into </w:delText>
        </w:r>
      </w:del>
      <w:r w:rsidRPr="002A6664">
        <w:rPr>
          <w:rFonts w:ascii="Trebuchet MS" w:hAnsi="Trebuchet MS"/>
          <w:noProof/>
        </w:rPr>
        <w:t xml:space="preserve">the mountain. </w:t>
      </w:r>
      <w:r w:rsidRPr="002A6664">
        <w:rPr>
          <w:rFonts w:ascii="Trebuchet MS" w:hAnsi="Trebuchet MS"/>
          <w:b/>
          <w:noProof/>
        </w:rPr>
        <w:t xml:space="preserve">1:44 </w:t>
      </w:r>
      <w:r w:rsidRPr="002A6664">
        <w:rPr>
          <w:rFonts w:ascii="Trebuchet MS" w:hAnsi="Trebuchet MS"/>
          <w:noProof/>
        </w:rPr>
        <w:t xml:space="preserve">Then the Am′or·ites who were dwelling in that mountain came out to meet </w:t>
      </w:r>
      <w:del w:id="423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424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and </w:t>
      </w:r>
      <w:del w:id="425" w:author="Author">
        <w:r w:rsidRPr="002A6664">
          <w:rPr>
            <w:rFonts w:ascii="Trebuchet MS" w:hAnsi="Trebuchet MS"/>
            <w:noProof/>
          </w:rPr>
          <w:delText xml:space="preserve">went chasing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  <w:r w:rsidRPr="002A6664">
          <w:rPr>
            <w:rFonts w:ascii="Trebuchet MS" w:hAnsi="Trebuchet MS"/>
            <w:noProof/>
          </w:rPr>
          <w:delText>, just as</w:delText>
        </w:r>
      </w:del>
      <w:ins w:id="426" w:author="Author">
        <w:r w:rsidRPr="002A6664">
          <w:rPr>
            <w:rFonts w:ascii="Trebuchet MS" w:hAnsi="Trebuchet MS"/>
            <w:noProof/>
          </w:rPr>
          <w:t>chased you away like</w:t>
        </w:r>
      </w:ins>
      <w:r w:rsidRPr="002A6664">
        <w:rPr>
          <w:rFonts w:ascii="Trebuchet MS" w:hAnsi="Trebuchet MS"/>
          <w:noProof/>
        </w:rPr>
        <w:t xml:space="preserve"> bees do, and </w:t>
      </w:r>
      <w:del w:id="427" w:author="Author">
        <w:r w:rsidRPr="002A6664">
          <w:rPr>
            <w:rFonts w:ascii="Trebuchet MS" w:hAnsi="Trebuchet MS"/>
            <w:noProof/>
          </w:rPr>
          <w:delText xml:space="preserve">scattering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428" w:author="Author">
        <w:r w:rsidRPr="002A6664">
          <w:rPr>
            <w:rFonts w:ascii="Trebuchet MS" w:hAnsi="Trebuchet MS"/>
            <w:noProof/>
          </w:rPr>
          <w:t>they scattered you</w:t>
        </w:r>
      </w:ins>
      <w:r w:rsidRPr="002A6664">
        <w:rPr>
          <w:rFonts w:ascii="Trebuchet MS" w:hAnsi="Trebuchet MS"/>
          <w:noProof/>
        </w:rPr>
        <w:t xml:space="preserve"> in Se′ir as far as Hor′mah. </w:t>
      </w:r>
      <w:r w:rsidRPr="002A6664">
        <w:rPr>
          <w:rFonts w:ascii="Trebuchet MS" w:hAnsi="Trebuchet MS"/>
          <w:b/>
          <w:noProof/>
        </w:rPr>
        <w:t xml:space="preserve">1:45 </w:t>
      </w:r>
      <w:del w:id="429" w:author="Author">
        <w:r w:rsidRPr="002A6664">
          <w:rPr>
            <w:rFonts w:ascii="Trebuchet MS" w:hAnsi="Trebuchet MS"/>
            <w:noProof/>
          </w:rPr>
          <w:delText xml:space="preserve">After that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430" w:author="Author">
        <w:r w:rsidRPr="002A6664">
          <w:rPr>
            <w:rFonts w:ascii="Trebuchet MS" w:hAnsi="Trebuchet MS"/>
            <w:noProof/>
          </w:rPr>
          <w:t>So you</w:t>
        </w:r>
      </w:ins>
      <w:r w:rsidRPr="002A6664">
        <w:rPr>
          <w:rFonts w:ascii="Trebuchet MS" w:hAnsi="Trebuchet MS"/>
          <w:noProof/>
        </w:rPr>
        <w:t xml:space="preserve"> returned and began to weep before Jehovah, but Jehovah did not listen to </w:t>
      </w:r>
      <w:del w:id="431" w:author="Author">
        <w:r w:rsidRPr="002A6664">
          <w:rPr>
            <w:rFonts w:ascii="Trebuchet MS" w:hAnsi="Trebuchet MS"/>
            <w:noProof/>
            <w:u w:val="dotted"/>
          </w:rPr>
          <w:delText>YOUR</w:delText>
        </w:r>
        <w:r w:rsidRPr="002A6664">
          <w:rPr>
            <w:rFonts w:ascii="Trebuchet MS" w:hAnsi="Trebuchet MS"/>
            <w:noProof/>
          </w:rPr>
          <w:delText xml:space="preserve"> voice, neither did he give ear</w:delText>
        </w:r>
      </w:del>
      <w:ins w:id="432" w:author="Author">
        <w:r w:rsidRPr="002A6664">
          <w:rPr>
            <w:rFonts w:ascii="Trebuchet MS" w:hAnsi="Trebuchet MS"/>
            <w:noProof/>
          </w:rPr>
          <w:t>you or pay attention</w:t>
        </w:r>
      </w:ins>
      <w:r w:rsidRPr="002A6664">
        <w:rPr>
          <w:rFonts w:ascii="Trebuchet MS" w:hAnsi="Trebuchet MS"/>
          <w:noProof/>
        </w:rPr>
        <w:t xml:space="preserve"> to </w:t>
      </w:r>
      <w:del w:id="433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434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. </w:t>
      </w:r>
      <w:r w:rsidRPr="002A6664">
        <w:rPr>
          <w:rFonts w:ascii="Trebuchet MS" w:hAnsi="Trebuchet MS"/>
          <w:b/>
          <w:noProof/>
        </w:rPr>
        <w:t xml:space="preserve">1:46 </w:t>
      </w:r>
      <w:del w:id="435" w:author="Author">
        <w:r w:rsidRPr="002A6664">
          <w:rPr>
            <w:rFonts w:ascii="Trebuchet MS" w:hAnsi="Trebuchet MS"/>
            <w:noProof/>
          </w:rPr>
          <w:delText xml:space="preserve">So </w:delText>
        </w:r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436" w:author="Author">
        <w:r w:rsidRPr="002A6664">
          <w:rPr>
            <w:rFonts w:ascii="Trebuchet MS" w:hAnsi="Trebuchet MS"/>
            <w:noProof/>
          </w:rPr>
          <w:t>That is why you</w:t>
        </w:r>
      </w:ins>
      <w:r w:rsidRPr="002A6664">
        <w:rPr>
          <w:rFonts w:ascii="Trebuchet MS" w:hAnsi="Trebuchet MS"/>
          <w:noProof/>
        </w:rPr>
        <w:t xml:space="preserve"> kept dwelling in Ka′desh </w:t>
      </w:r>
      <w:del w:id="437" w:author="Author">
        <w:r w:rsidRPr="002A6664">
          <w:rPr>
            <w:rFonts w:ascii="Trebuchet MS" w:hAnsi="Trebuchet MS"/>
            <w:noProof/>
          </w:rPr>
          <w:delText>many days,</w:delText>
        </w:r>
      </w:del>
      <w:ins w:id="438" w:author="Author">
        <w:r w:rsidRPr="002A6664">
          <w:rPr>
            <w:rFonts w:ascii="Trebuchet MS" w:hAnsi="Trebuchet MS"/>
            <w:noProof/>
          </w:rPr>
          <w:t>for</w:t>
        </w:r>
      </w:ins>
      <w:r w:rsidRPr="002A6664">
        <w:rPr>
          <w:rFonts w:ascii="Trebuchet MS" w:hAnsi="Trebuchet MS"/>
          <w:noProof/>
        </w:rPr>
        <w:t xml:space="preserve"> as </w:t>
      </w:r>
      <w:del w:id="439" w:author="Author">
        <w:r w:rsidRPr="002A6664">
          <w:rPr>
            <w:rFonts w:ascii="Trebuchet MS" w:hAnsi="Trebuchet MS"/>
            <w:noProof/>
          </w:rPr>
          <w:delText>many days</w:delText>
        </w:r>
      </w:del>
      <w:ins w:id="440" w:author="Author">
        <w:r w:rsidRPr="002A6664">
          <w:rPr>
            <w:rFonts w:ascii="Trebuchet MS" w:hAnsi="Trebuchet MS"/>
            <w:noProof/>
          </w:rPr>
          <w:t>long</w:t>
        </w:r>
      </w:ins>
      <w:r w:rsidRPr="002A6664">
        <w:rPr>
          <w:rFonts w:ascii="Trebuchet MS" w:hAnsi="Trebuchet MS"/>
          <w:noProof/>
        </w:rPr>
        <w:t xml:space="preserve"> as </w:t>
      </w:r>
      <w:del w:id="441" w:author="Author">
        <w:r w:rsidRPr="002A6664">
          <w:rPr>
            <w:rFonts w:ascii="Trebuchet MS" w:hAnsi="Trebuchet MS"/>
            <w:noProof/>
            <w:u w:val="dotted"/>
          </w:rPr>
          <w:delText>YOU</w:delText>
        </w:r>
      </w:del>
      <w:ins w:id="442" w:author="Author">
        <w:r w:rsidRPr="002A6664">
          <w:rPr>
            <w:rFonts w:ascii="Trebuchet MS" w:hAnsi="Trebuchet MS"/>
            <w:noProof/>
          </w:rPr>
          <w:t>you</w:t>
        </w:r>
      </w:ins>
      <w:r w:rsidRPr="002A6664">
        <w:rPr>
          <w:rFonts w:ascii="Trebuchet MS" w:hAnsi="Trebuchet MS"/>
          <w:noProof/>
        </w:rPr>
        <w:t xml:space="preserve"> did</w:t>
      </w:r>
      <w:del w:id="443" w:author="Author">
        <w:r w:rsidRPr="002A6664">
          <w:rPr>
            <w:rFonts w:ascii="Trebuchet MS" w:hAnsi="Trebuchet MS"/>
            <w:noProof/>
          </w:rPr>
          <w:delText xml:space="preserve"> dwell there</w:delText>
        </w:r>
      </w:del>
      <w:r w:rsidRPr="002A6664">
        <w:rPr>
          <w:rFonts w:ascii="Trebuchet MS" w:hAnsi="Trebuchet MS"/>
          <w:noProof/>
        </w:rPr>
        <w:t>.</w:t>
      </w:r>
    </w:p>
    <w:p w:rsidR="0004363F" w:rsidRPr="002A6664" w:rsidRDefault="0004363F" w:rsidP="0004363F">
      <w:pPr>
        <w:rPr>
          <w:rFonts w:ascii="Trebuchet MS" w:hAnsi="Trebuchet MS"/>
          <w:b/>
        </w:rPr>
      </w:pPr>
    </w:p>
    <w:p w:rsidR="00762BCB" w:rsidRPr="0004363F" w:rsidRDefault="00762BCB" w:rsidP="0004363F"/>
    <w:sectPr w:rsidR="00762BCB" w:rsidRPr="0004363F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0B0" w:rsidRDefault="000A00B0">
      <w:r>
        <w:separator/>
      </w:r>
    </w:p>
  </w:endnote>
  <w:endnote w:type="continuationSeparator" w:id="0">
    <w:p w:rsidR="000A00B0" w:rsidRDefault="000A0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0B0" w:rsidRDefault="000A00B0">
      <w:r>
        <w:separator/>
      </w:r>
    </w:p>
  </w:footnote>
  <w:footnote w:type="continuationSeparator" w:id="0">
    <w:p w:rsidR="000A00B0" w:rsidRDefault="000A00B0">
      <w:r>
        <w:continuationSeparator/>
      </w:r>
    </w:p>
  </w:footnote>
  <w:footnote w:id="1">
    <w:p w:rsidR="0004363F" w:rsidRPr="002A6664" w:rsidRDefault="0004363F" w:rsidP="002A6664">
      <w:pPr>
        <w:pStyle w:val="FootnoteText"/>
        <w:spacing w:after="96"/>
        <w:ind w:firstLine="288"/>
        <w:rPr>
          <w:ins w:id="25" w:author="Author"/>
        </w:rPr>
      </w:pPr>
      <w:ins w:id="26" w:author="Author">
        <w:r w:rsidRPr="002A6664">
          <w:rPr>
            <w:rStyle w:val="FootnoteReference"/>
          </w:rPr>
          <w:footnoteRef/>
        </w:r>
        <w:r w:rsidRPr="002A6664">
          <w:t xml:space="preserve"> </w:t>
        </w:r>
        <w:r w:rsidRPr="002A6664">
          <w:rPr>
            <w:b/>
          </w:rPr>
          <w:t xml:space="preserve">1:3 </w:t>
        </w:r>
        <w:r w:rsidRPr="002A6664">
          <w:t>Lit., “sons of Israel.”</w:t>
        </w:r>
      </w:ins>
    </w:p>
  </w:footnote>
  <w:footnote w:id="2">
    <w:p w:rsidR="0004363F" w:rsidRPr="002A6664" w:rsidRDefault="0004363F" w:rsidP="002A6664">
      <w:pPr>
        <w:pStyle w:val="FootnoteText"/>
        <w:spacing w:after="96"/>
        <w:ind w:firstLine="288"/>
        <w:rPr>
          <w:ins w:id="57" w:author="Author"/>
        </w:rPr>
      </w:pPr>
      <w:ins w:id="58" w:author="Author">
        <w:r w:rsidRPr="002A6664">
          <w:rPr>
            <w:rStyle w:val="FootnoteReference"/>
          </w:rPr>
          <w:footnoteRef/>
        </w:r>
        <w:r w:rsidRPr="002A6664">
          <w:t xml:space="preserve"> </w:t>
        </w:r>
        <w:r w:rsidRPr="002A6664">
          <w:rPr>
            <w:b/>
          </w:rPr>
          <w:t xml:space="preserve">1:7 </w:t>
        </w:r>
        <w:r w:rsidRPr="002A6664">
          <w:t>Evidently, the Lebanon mountain range.</w:t>
        </w:r>
      </w:ins>
    </w:p>
  </w:footnote>
  <w:footnote w:id="3">
    <w:p w:rsidR="0004363F" w:rsidRPr="002A6664" w:rsidRDefault="0004363F" w:rsidP="002A6664">
      <w:pPr>
        <w:pStyle w:val="FootnoteText"/>
        <w:spacing w:after="96"/>
        <w:ind w:firstLine="288"/>
        <w:rPr>
          <w:ins w:id="68" w:author="Author"/>
        </w:rPr>
      </w:pPr>
      <w:ins w:id="69" w:author="Author">
        <w:r w:rsidRPr="002A6664">
          <w:rPr>
            <w:rStyle w:val="FootnoteReference"/>
          </w:rPr>
          <w:footnoteRef/>
        </w:r>
        <w:r w:rsidRPr="002A6664">
          <w:t xml:space="preserve"> </w:t>
        </w:r>
        <w:r w:rsidRPr="002A6664">
          <w:rPr>
            <w:b/>
          </w:rPr>
          <w:t xml:space="preserve">1:8 </w:t>
        </w:r>
        <w:r w:rsidRPr="002A6664">
          <w:t>Lit., “seed.”</w:t>
        </w:r>
      </w:ins>
    </w:p>
  </w:footnote>
  <w:footnote w:id="4">
    <w:p w:rsidR="0004363F" w:rsidRPr="002A6664" w:rsidRDefault="0004363F" w:rsidP="002A6664">
      <w:pPr>
        <w:pStyle w:val="FootnoteText"/>
        <w:spacing w:after="96"/>
        <w:ind w:firstLine="288"/>
        <w:rPr>
          <w:ins w:id="239" w:author="Author"/>
        </w:rPr>
      </w:pPr>
      <w:ins w:id="240" w:author="Author">
        <w:r w:rsidRPr="002A6664">
          <w:rPr>
            <w:rStyle w:val="FootnoteReference"/>
          </w:rPr>
          <w:footnoteRef/>
        </w:r>
        <w:r w:rsidRPr="002A6664">
          <w:t xml:space="preserve"> </w:t>
        </w:r>
        <w:r w:rsidRPr="002A6664">
          <w:rPr>
            <w:b/>
          </w:rPr>
          <w:t xml:space="preserve">1:24 </w:t>
        </w:r>
        <w:r w:rsidRPr="002A6664">
          <w:t>Or “Wadi.”</w:t>
        </w:r>
      </w:ins>
    </w:p>
  </w:footnote>
  <w:footnote w:id="5">
    <w:p w:rsidR="0004363F" w:rsidRPr="002A6664" w:rsidRDefault="0004363F" w:rsidP="002A6664">
      <w:pPr>
        <w:pStyle w:val="FootnoteText"/>
        <w:spacing w:after="96"/>
        <w:ind w:firstLine="288"/>
        <w:rPr>
          <w:ins w:id="279" w:author="Author"/>
        </w:rPr>
      </w:pPr>
      <w:ins w:id="280" w:author="Author">
        <w:r w:rsidRPr="002A6664">
          <w:rPr>
            <w:rStyle w:val="FootnoteReference"/>
          </w:rPr>
          <w:footnoteRef/>
        </w:r>
        <w:r w:rsidRPr="002A6664">
          <w:t xml:space="preserve"> </w:t>
        </w:r>
        <w:r w:rsidRPr="002A6664">
          <w:rPr>
            <w:b/>
          </w:rPr>
          <w:t xml:space="preserve">1:28 </w:t>
        </w:r>
        <w:r w:rsidRPr="002A6664">
          <w:t>Lit., “caused our heart to melt.”</w:t>
        </w:r>
      </w:ins>
    </w:p>
  </w:footnote>
  <w:footnote w:id="6">
    <w:p w:rsidR="0004363F" w:rsidRPr="002A6664" w:rsidRDefault="0004363F" w:rsidP="002A6664">
      <w:pPr>
        <w:pStyle w:val="FootnoteText"/>
        <w:spacing w:after="96"/>
        <w:ind w:firstLine="288"/>
        <w:rPr>
          <w:ins w:id="286" w:author="Author"/>
        </w:rPr>
      </w:pPr>
      <w:ins w:id="287" w:author="Author">
        <w:r w:rsidRPr="002A6664">
          <w:rPr>
            <w:rStyle w:val="FootnoteReference"/>
          </w:rPr>
          <w:footnoteRef/>
        </w:r>
        <w:r w:rsidRPr="002A6664">
          <w:t xml:space="preserve"> </w:t>
        </w:r>
        <w:r w:rsidRPr="002A6664">
          <w:rPr>
            <w:b/>
          </w:rPr>
          <w:t xml:space="preserve">1:28 </w:t>
        </w:r>
        <w:r w:rsidRPr="002A6664">
          <w:t>That is, with towering walls.</w:t>
        </w:r>
      </w:ins>
    </w:p>
  </w:footnote>
  <w:footnote w:id="7">
    <w:p w:rsidR="0004363F" w:rsidRPr="002A6664" w:rsidRDefault="0004363F" w:rsidP="002A6664">
      <w:pPr>
        <w:pStyle w:val="FootnoteText"/>
        <w:spacing w:after="96"/>
        <w:ind w:firstLine="288"/>
        <w:rPr>
          <w:ins w:id="350" w:author="Author"/>
        </w:rPr>
      </w:pPr>
      <w:ins w:id="351" w:author="Author">
        <w:r w:rsidRPr="002A6664">
          <w:rPr>
            <w:rStyle w:val="FootnoteReference"/>
          </w:rPr>
          <w:footnoteRef/>
        </w:r>
        <w:r w:rsidRPr="002A6664">
          <w:t xml:space="preserve"> </w:t>
        </w:r>
        <w:r w:rsidRPr="002A6664">
          <w:rPr>
            <w:b/>
          </w:rPr>
          <w:t xml:space="preserve">1:36 </w:t>
        </w:r>
        <w:r w:rsidRPr="002A6664">
          <w:t>Lit., “fully; completely.”</w:t>
        </w:r>
      </w:ins>
    </w:p>
  </w:footnote>
  <w:footnote w:id="8">
    <w:p w:rsidR="0004363F" w:rsidRPr="002A6664" w:rsidRDefault="0004363F" w:rsidP="002A6664">
      <w:pPr>
        <w:pStyle w:val="FootnoteText"/>
        <w:spacing w:after="96"/>
        <w:ind w:firstLine="288"/>
        <w:rPr>
          <w:ins w:id="361" w:author="Author"/>
        </w:rPr>
      </w:pPr>
      <w:ins w:id="362" w:author="Author">
        <w:r w:rsidRPr="002A6664">
          <w:rPr>
            <w:rStyle w:val="FootnoteReference"/>
          </w:rPr>
          <w:footnoteRef/>
        </w:r>
        <w:r w:rsidRPr="002A6664">
          <w:t xml:space="preserve"> </w:t>
        </w:r>
        <w:r w:rsidRPr="002A6664">
          <w:rPr>
            <w:b/>
          </w:rPr>
          <w:t xml:space="preserve">1:38 </w:t>
        </w:r>
        <w:r w:rsidRPr="002A6664">
          <w:t>Or possibly, “God has made him strong.”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B06A6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B06A6">
        <w:t>Deuteronomy Chapter 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B06A6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B06A6">
      <w:rPr>
        <w:noProof/>
        <w:snapToGrid w:val="0"/>
      </w:rPr>
      <w:t>Deuteronomy 01.Revised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B06A6">
        <w:t>Deuteronomy Chapter 1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B06A6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B06A6">
      <w:rPr>
        <w:noProof/>
        <w:snapToGrid w:val="0"/>
      </w:rPr>
      <w:t>Deuteronomy 01.Revised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B06A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B06A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B06A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B06A6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0B0"/>
    <w:rsid w:val="0004363F"/>
    <w:rsid w:val="000A00B0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AB06A6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39c0ad1866b749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04363F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4363F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04363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04363F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4363F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0436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39c0ad1866b749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1701</ap:Words>
  <ap:Characters>7111</ap:Characters>
  <ap:Application>Microsoft Office Word</ap:Application>
  <ap:DocSecurity>0</ap:DocSecurity>
  <ap:Lines>118</ap:Lines>
  <ap:Paragraphs>16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8796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</dc:title>
  <dc:subject/>
  <dc:creator>Ruth Farrugia</dc:creator>
  <cp:keywords/>
  <dc:description/>
  <cp:lastModifiedBy>Ruth Farrugia</cp:lastModifiedBy>
  <cp:revision>3</cp:revision>
  <dcterms:created xsi:type="dcterms:W3CDTF">2020-08-26T14:02:00Z</dcterms:created>
  <dcterms:modified xsi:type="dcterms:W3CDTF">2020-08-26T14:02:00Z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01.docx</vt:lpwstr>
  </property>
  <property fmtid="{D5CDD505-2E9C-101B-9397-08002B2CF9AE}" pid="9" name="_TranslationDocumentId">
    <vt:i4>19484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5001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