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FE3" w:rsidRPr="00713F8F" w:rsidRDefault="00166FE3" w:rsidP="00166FE3">
      <w:pPr>
        <w:rPr>
          <w:rFonts w:ascii="Trebuchet MS" w:hAnsi="Trebuchet MS"/>
          <w:noProof/>
        </w:rPr>
      </w:pPr>
      <w:bookmarkStart w:id="0" w:name="_GoBack"/>
      <w:bookmarkEnd w:id="0"/>
      <w:r w:rsidRPr="00713F8F">
        <w:rPr>
          <w:rFonts w:ascii="Trebuchet MS" w:hAnsi="Trebuchet MS"/>
          <w:b/>
        </w:rPr>
        <w:t xml:space="preserve">12:1 </w:t>
      </w:r>
      <w:r w:rsidRPr="00713F8F">
        <w:rPr>
          <w:rFonts w:ascii="Trebuchet MS" w:hAnsi="Trebuchet MS"/>
          <w:noProof/>
        </w:rPr>
        <w:t xml:space="preserve">“These are the regulations and the judicial decisions that </w:t>
      </w:r>
      <w:del w:id="1" w:author="Author">
        <w:r w:rsidRPr="00713F8F">
          <w:rPr>
            <w:rFonts w:ascii="Trebuchet MS" w:hAnsi="Trebuchet MS"/>
            <w:noProof/>
            <w:u w:val="dotted"/>
          </w:rPr>
          <w:delText>YOU</w:delText>
        </w:r>
      </w:del>
      <w:ins w:id="2" w:author="Author">
        <w:r w:rsidRPr="00713F8F">
          <w:rPr>
            <w:rFonts w:ascii="Trebuchet MS" w:hAnsi="Trebuchet MS"/>
            <w:noProof/>
          </w:rPr>
          <w:t>you</w:t>
        </w:r>
      </w:ins>
      <w:r w:rsidRPr="00713F8F">
        <w:rPr>
          <w:rFonts w:ascii="Trebuchet MS" w:hAnsi="Trebuchet MS"/>
          <w:noProof/>
        </w:rPr>
        <w:t xml:space="preserve"> should be careful to carry out </w:t>
      </w:r>
      <w:ins w:id="3" w:author="Author">
        <w:r w:rsidRPr="00713F8F">
          <w:rPr>
            <w:rFonts w:ascii="Trebuchet MS" w:hAnsi="Trebuchet MS"/>
            <w:noProof/>
          </w:rPr>
          <w:t xml:space="preserve">all the days that you are alive </w:t>
        </w:r>
      </w:ins>
      <w:r w:rsidRPr="00713F8F">
        <w:rPr>
          <w:rFonts w:ascii="Trebuchet MS" w:hAnsi="Trebuchet MS"/>
          <w:noProof/>
        </w:rPr>
        <w:t xml:space="preserve">in the land that Jehovah the God of your forefathers will </w:t>
      </w:r>
      <w:del w:id="4" w:author="Author">
        <w:r w:rsidRPr="00713F8F">
          <w:rPr>
            <w:rFonts w:ascii="Trebuchet MS" w:hAnsi="Trebuchet MS"/>
            <w:noProof/>
          </w:rPr>
          <w:delText>certainly allow</w:delText>
        </w:r>
      </w:del>
      <w:ins w:id="5" w:author="Author">
        <w:r w:rsidRPr="00713F8F">
          <w:rPr>
            <w:rFonts w:ascii="Trebuchet MS" w:hAnsi="Trebuchet MS"/>
            <w:noProof/>
          </w:rPr>
          <w:t>give</w:t>
        </w:r>
      </w:ins>
      <w:r w:rsidRPr="00713F8F">
        <w:rPr>
          <w:rFonts w:ascii="Trebuchet MS" w:hAnsi="Trebuchet MS"/>
          <w:noProof/>
        </w:rPr>
        <w:t xml:space="preserve"> you to </w:t>
      </w:r>
      <w:del w:id="6" w:author="Author">
        <w:r w:rsidRPr="00713F8F">
          <w:rPr>
            <w:rFonts w:ascii="Trebuchet MS" w:hAnsi="Trebuchet MS"/>
            <w:noProof/>
          </w:rPr>
          <w:delText xml:space="preserve">take possession of, all the days that </w:delText>
        </w:r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 are alive on the soil</w:delText>
        </w:r>
      </w:del>
      <w:ins w:id="7" w:author="Author">
        <w:r w:rsidRPr="00713F8F">
          <w:rPr>
            <w:rFonts w:ascii="Trebuchet MS" w:hAnsi="Trebuchet MS"/>
            <w:noProof/>
          </w:rPr>
          <w:t>possess</w:t>
        </w:r>
      </w:ins>
      <w:r w:rsidRPr="00713F8F">
        <w:rPr>
          <w:rFonts w:ascii="Trebuchet MS" w:hAnsi="Trebuchet MS"/>
          <w:noProof/>
        </w:rPr>
        <w:t xml:space="preserve">. </w:t>
      </w:r>
      <w:r w:rsidRPr="00713F8F">
        <w:rPr>
          <w:rFonts w:ascii="Trebuchet MS" w:hAnsi="Trebuchet MS"/>
          <w:b/>
          <w:noProof/>
        </w:rPr>
        <w:t xml:space="preserve">12:2 </w:t>
      </w:r>
      <w:del w:id="8" w:author="Author">
        <w:r w:rsidRPr="00713F8F">
          <w:rPr>
            <w:rFonts w:ascii="Trebuchet MS" w:hAnsi="Trebuchet MS"/>
            <w:noProof/>
          </w:rPr>
          <w:delText>Y</w:delText>
        </w:r>
        <w:r w:rsidRPr="00713F8F">
          <w:rPr>
            <w:rFonts w:ascii="Trebuchet MS" w:hAnsi="Trebuchet MS"/>
            <w:noProof/>
            <w:u w:val="dotted"/>
          </w:rPr>
          <w:delText>OU</w:delText>
        </w:r>
      </w:del>
      <w:ins w:id="9" w:author="Author">
        <w:r w:rsidRPr="00713F8F">
          <w:rPr>
            <w:rFonts w:ascii="Trebuchet MS" w:hAnsi="Trebuchet MS"/>
            <w:noProof/>
          </w:rPr>
          <w:t>You</w:t>
        </w:r>
      </w:ins>
      <w:r w:rsidRPr="00713F8F">
        <w:rPr>
          <w:rFonts w:ascii="Trebuchet MS" w:hAnsi="Trebuchet MS"/>
          <w:noProof/>
        </w:rPr>
        <w:t xml:space="preserve"> should </w:t>
      </w:r>
      <w:del w:id="10" w:author="Author">
        <w:r w:rsidRPr="00713F8F">
          <w:rPr>
            <w:rFonts w:ascii="Trebuchet MS" w:hAnsi="Trebuchet MS"/>
            <w:noProof/>
          </w:rPr>
          <w:delText>absolutely</w:delText>
        </w:r>
      </w:del>
      <w:ins w:id="11" w:author="Author">
        <w:r w:rsidRPr="00713F8F">
          <w:rPr>
            <w:rFonts w:ascii="Trebuchet MS" w:hAnsi="Trebuchet MS"/>
            <w:noProof/>
          </w:rPr>
          <w:t>completely</w:t>
        </w:r>
      </w:ins>
      <w:r w:rsidRPr="00713F8F">
        <w:rPr>
          <w:rFonts w:ascii="Trebuchet MS" w:hAnsi="Trebuchet MS"/>
          <w:noProof/>
        </w:rPr>
        <w:t xml:space="preserve"> destroy all the places where the nations </w:t>
      </w:r>
      <w:del w:id="12" w:author="Author">
        <w:r w:rsidRPr="00713F8F">
          <w:rPr>
            <w:rFonts w:ascii="Trebuchet MS" w:hAnsi="Trebuchet MS"/>
            <w:noProof/>
          </w:rPr>
          <w:delText xml:space="preserve">whom </w:delText>
        </w:r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 are dispossessing</w:delText>
        </w:r>
      </w:del>
      <w:ins w:id="13" w:author="Author">
        <w:r w:rsidRPr="00713F8F">
          <w:rPr>
            <w:rFonts w:ascii="Trebuchet MS" w:hAnsi="Trebuchet MS"/>
            <w:noProof/>
          </w:rPr>
          <w:t>you will dispossess</w:t>
        </w:r>
      </w:ins>
      <w:r w:rsidRPr="00713F8F">
        <w:rPr>
          <w:rFonts w:ascii="Trebuchet MS" w:hAnsi="Trebuchet MS"/>
          <w:noProof/>
        </w:rPr>
        <w:t xml:space="preserve"> have served their gods, </w:t>
      </w:r>
      <w:ins w:id="14" w:author="Author">
        <w:r w:rsidRPr="00713F8F">
          <w:rPr>
            <w:rFonts w:ascii="Trebuchet MS" w:hAnsi="Trebuchet MS"/>
            <w:noProof/>
          </w:rPr>
          <w:t xml:space="preserve">whether </w:t>
        </w:r>
      </w:ins>
      <w:r w:rsidRPr="00713F8F">
        <w:rPr>
          <w:rFonts w:ascii="Trebuchet MS" w:hAnsi="Trebuchet MS"/>
          <w:noProof/>
        </w:rPr>
        <w:t xml:space="preserve">on the </w:t>
      </w:r>
      <w:del w:id="15" w:author="Author">
        <w:r w:rsidRPr="00713F8F">
          <w:rPr>
            <w:rFonts w:ascii="Trebuchet MS" w:hAnsi="Trebuchet MS"/>
            <w:noProof/>
          </w:rPr>
          <w:delText>tall</w:delText>
        </w:r>
      </w:del>
      <w:ins w:id="16" w:author="Author">
        <w:r w:rsidRPr="00713F8F">
          <w:rPr>
            <w:rFonts w:ascii="Trebuchet MS" w:hAnsi="Trebuchet MS"/>
            <w:noProof/>
          </w:rPr>
          <w:t>high</w:t>
        </w:r>
      </w:ins>
      <w:r w:rsidRPr="00713F8F">
        <w:rPr>
          <w:rFonts w:ascii="Trebuchet MS" w:hAnsi="Trebuchet MS"/>
          <w:noProof/>
        </w:rPr>
        <w:t xml:space="preserve"> mountains </w:t>
      </w:r>
      <w:del w:id="17" w:author="Author">
        <w:r w:rsidRPr="00713F8F">
          <w:rPr>
            <w:rFonts w:ascii="Trebuchet MS" w:hAnsi="Trebuchet MS"/>
            <w:noProof/>
          </w:rPr>
          <w:delText>and</w:delText>
        </w:r>
      </w:del>
      <w:ins w:id="18" w:author="Author">
        <w:r w:rsidRPr="00713F8F">
          <w:rPr>
            <w:rFonts w:ascii="Trebuchet MS" w:hAnsi="Trebuchet MS"/>
            <w:noProof/>
          </w:rPr>
          <w:t>or on</w:t>
        </w:r>
      </w:ins>
      <w:r w:rsidRPr="00713F8F">
        <w:rPr>
          <w:rFonts w:ascii="Trebuchet MS" w:hAnsi="Trebuchet MS"/>
          <w:noProof/>
        </w:rPr>
        <w:t xml:space="preserve"> the hills </w:t>
      </w:r>
      <w:del w:id="19" w:author="Author">
        <w:r w:rsidRPr="00713F8F">
          <w:rPr>
            <w:rFonts w:ascii="Trebuchet MS" w:hAnsi="Trebuchet MS"/>
            <w:noProof/>
          </w:rPr>
          <w:delText>and</w:delText>
        </w:r>
      </w:del>
      <w:ins w:id="20" w:author="Author">
        <w:r w:rsidRPr="00713F8F">
          <w:rPr>
            <w:rFonts w:ascii="Trebuchet MS" w:hAnsi="Trebuchet MS"/>
            <w:noProof/>
          </w:rPr>
          <w:t>or</w:t>
        </w:r>
      </w:ins>
      <w:r w:rsidRPr="00713F8F">
        <w:rPr>
          <w:rFonts w:ascii="Trebuchet MS" w:hAnsi="Trebuchet MS"/>
          <w:noProof/>
        </w:rPr>
        <w:t xml:space="preserve"> under </w:t>
      </w:r>
      <w:del w:id="21" w:author="Author">
        <w:r w:rsidRPr="00713F8F">
          <w:rPr>
            <w:rFonts w:ascii="Trebuchet MS" w:hAnsi="Trebuchet MS"/>
            <w:noProof/>
          </w:rPr>
          <w:delText>every</w:delText>
        </w:r>
      </w:del>
      <w:ins w:id="22" w:author="Author">
        <w:r w:rsidRPr="00713F8F">
          <w:rPr>
            <w:rFonts w:ascii="Trebuchet MS" w:hAnsi="Trebuchet MS"/>
            <w:noProof/>
          </w:rPr>
          <w:t>any</w:t>
        </w:r>
      </w:ins>
      <w:r w:rsidRPr="00713F8F">
        <w:rPr>
          <w:rFonts w:ascii="Trebuchet MS" w:hAnsi="Trebuchet MS"/>
          <w:noProof/>
        </w:rPr>
        <w:t xml:space="preserve"> luxuriant tree. </w:t>
      </w:r>
      <w:r w:rsidRPr="00713F8F">
        <w:rPr>
          <w:rFonts w:ascii="Trebuchet MS" w:hAnsi="Trebuchet MS"/>
          <w:b/>
          <w:noProof/>
        </w:rPr>
        <w:t xml:space="preserve">12:3 </w:t>
      </w:r>
      <w:del w:id="23" w:author="Author">
        <w:r w:rsidRPr="00713F8F">
          <w:rPr>
            <w:rFonts w:ascii="Trebuchet MS" w:hAnsi="Trebuchet MS"/>
            <w:noProof/>
          </w:rPr>
          <w:delText xml:space="preserve">And </w:delText>
        </w:r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 must</w:delText>
        </w:r>
      </w:del>
      <w:ins w:id="24" w:author="Author">
        <w:r w:rsidRPr="00713F8F">
          <w:rPr>
            <w:rFonts w:ascii="Trebuchet MS" w:hAnsi="Trebuchet MS"/>
            <w:noProof/>
          </w:rPr>
          <w:t>You should</w:t>
        </w:r>
      </w:ins>
      <w:r w:rsidRPr="00713F8F">
        <w:rPr>
          <w:rFonts w:ascii="Trebuchet MS" w:hAnsi="Trebuchet MS"/>
          <w:noProof/>
        </w:rPr>
        <w:t xml:space="preserve"> pull down their altars</w:t>
      </w:r>
      <w:del w:id="25" w:author="Author">
        <w:r w:rsidRPr="00713F8F">
          <w:rPr>
            <w:rFonts w:ascii="Trebuchet MS" w:hAnsi="Trebuchet MS"/>
            <w:noProof/>
          </w:rPr>
          <w:delText xml:space="preserve"> and</w:delText>
        </w:r>
      </w:del>
      <w:ins w:id="26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shatter their sacred pillars, </w:t>
      </w:r>
      <w:del w:id="27" w:author="Author">
        <w:r w:rsidRPr="00713F8F">
          <w:rPr>
            <w:rFonts w:ascii="Trebuchet MS" w:hAnsi="Trebuchet MS"/>
            <w:noProof/>
          </w:rPr>
          <w:delText xml:space="preserve">and </w:delText>
        </w:r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 should </w:delText>
        </w:r>
      </w:del>
      <w:r w:rsidRPr="00713F8F">
        <w:rPr>
          <w:rFonts w:ascii="Trebuchet MS" w:hAnsi="Trebuchet MS"/>
          <w:noProof/>
        </w:rPr>
        <w:t>burn their sacred poles</w:t>
      </w:r>
      <w:ins w:id="28" w:author="Author">
        <w:r w:rsidRPr="00713F8F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713F8F">
        <w:rPr>
          <w:rFonts w:ascii="Trebuchet MS" w:hAnsi="Trebuchet MS"/>
          <w:noProof/>
        </w:rPr>
        <w:t xml:space="preserve"> in the fire</w:t>
      </w:r>
      <w:ins w:id="31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and cut down the graven images of their gods, </w:t>
      </w:r>
      <w:del w:id="32" w:author="Author">
        <w:r w:rsidRPr="00713F8F">
          <w:rPr>
            <w:rFonts w:ascii="Trebuchet MS" w:hAnsi="Trebuchet MS"/>
            <w:noProof/>
          </w:rPr>
          <w:delText xml:space="preserve">and </w:delText>
        </w:r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 must destroy</w:delText>
        </w:r>
      </w:del>
      <w:ins w:id="33" w:author="Author">
        <w:r w:rsidRPr="00713F8F">
          <w:rPr>
            <w:rFonts w:ascii="Trebuchet MS" w:hAnsi="Trebuchet MS"/>
            <w:noProof/>
          </w:rPr>
          <w:t>obliterating</w:t>
        </w:r>
      </w:ins>
      <w:r w:rsidRPr="00713F8F">
        <w:rPr>
          <w:rFonts w:ascii="Trebuchet MS" w:hAnsi="Trebuchet MS"/>
          <w:noProof/>
        </w:rPr>
        <w:t xml:space="preserve"> their </w:t>
      </w:r>
      <w:ins w:id="34" w:author="Author">
        <w:r w:rsidRPr="00713F8F">
          <w:rPr>
            <w:rFonts w:ascii="Trebuchet MS" w:hAnsi="Trebuchet MS"/>
            <w:noProof/>
          </w:rPr>
          <w:t xml:space="preserve">very </w:t>
        </w:r>
      </w:ins>
      <w:r w:rsidRPr="00713F8F">
        <w:rPr>
          <w:rFonts w:ascii="Trebuchet MS" w:hAnsi="Trebuchet MS"/>
          <w:noProof/>
        </w:rPr>
        <w:t>names from that place.</w:t>
      </w:r>
    </w:p>
    <w:p w:rsidR="00166FE3" w:rsidRPr="00713F8F" w:rsidRDefault="00166FE3" w:rsidP="00166FE3">
      <w:pPr>
        <w:rPr>
          <w:rFonts w:ascii="Trebuchet MS" w:hAnsi="Trebuchet MS"/>
          <w:noProof/>
        </w:rPr>
      </w:pPr>
      <w:r w:rsidRPr="00713F8F">
        <w:rPr>
          <w:rFonts w:ascii="Trebuchet MS" w:hAnsi="Trebuchet MS"/>
          <w:b/>
        </w:rPr>
        <w:t xml:space="preserve">12:4 </w:t>
      </w:r>
      <w:r w:rsidRPr="00713F8F">
        <w:rPr>
          <w:rFonts w:ascii="Trebuchet MS" w:hAnsi="Trebuchet MS"/>
          <w:noProof/>
        </w:rPr>
        <w:t>“</w:t>
      </w:r>
      <w:del w:id="35" w:author="Author">
        <w:r w:rsidRPr="00713F8F">
          <w:rPr>
            <w:rFonts w:ascii="Trebuchet MS" w:hAnsi="Trebuchet MS"/>
            <w:noProof/>
          </w:rPr>
          <w:delText>Y</w:delText>
        </w:r>
        <w:r w:rsidRPr="00713F8F">
          <w:rPr>
            <w:rFonts w:ascii="Trebuchet MS" w:hAnsi="Trebuchet MS"/>
            <w:noProof/>
            <w:u w:val="dotted"/>
          </w:rPr>
          <w:delText>OU</w:delText>
        </w:r>
      </w:del>
      <w:ins w:id="36" w:author="Author">
        <w:r w:rsidRPr="00713F8F">
          <w:rPr>
            <w:rFonts w:ascii="Trebuchet MS" w:hAnsi="Trebuchet MS"/>
            <w:noProof/>
          </w:rPr>
          <w:t>You</w:t>
        </w:r>
      </w:ins>
      <w:r w:rsidRPr="00713F8F">
        <w:rPr>
          <w:rFonts w:ascii="Trebuchet MS" w:hAnsi="Trebuchet MS"/>
          <w:noProof/>
        </w:rPr>
        <w:t xml:space="preserve"> must not </w:t>
      </w:r>
      <w:del w:id="37" w:author="Author">
        <w:r w:rsidRPr="00713F8F">
          <w:rPr>
            <w:rFonts w:ascii="Trebuchet MS" w:hAnsi="Trebuchet MS"/>
            <w:noProof/>
          </w:rPr>
          <w:delText>do that way to</w:delText>
        </w:r>
      </w:del>
      <w:ins w:id="38" w:author="Author">
        <w:r w:rsidRPr="00713F8F">
          <w:rPr>
            <w:rFonts w:ascii="Trebuchet MS" w:hAnsi="Trebuchet MS"/>
            <w:noProof/>
          </w:rPr>
          <w:t>worship</w:t>
        </w:r>
      </w:ins>
      <w:r w:rsidRPr="00713F8F">
        <w:rPr>
          <w:rFonts w:ascii="Trebuchet MS" w:hAnsi="Trebuchet MS"/>
          <w:noProof/>
        </w:rPr>
        <w:t xml:space="preserve"> Jehovah </w:t>
      </w:r>
      <w:del w:id="39" w:author="Author"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40" w:author="Author">
        <w:r w:rsidRPr="00713F8F">
          <w:rPr>
            <w:rFonts w:ascii="Trebuchet MS" w:hAnsi="Trebuchet MS"/>
            <w:noProof/>
          </w:rPr>
          <w:t>your</w:t>
        </w:r>
      </w:ins>
      <w:r w:rsidRPr="00713F8F">
        <w:rPr>
          <w:rFonts w:ascii="Trebuchet MS" w:hAnsi="Trebuchet MS"/>
          <w:noProof/>
        </w:rPr>
        <w:t xml:space="preserve"> God</w:t>
      </w:r>
      <w:del w:id="41" w:author="Author">
        <w:r w:rsidRPr="00713F8F">
          <w:rPr>
            <w:rFonts w:ascii="Trebuchet MS" w:hAnsi="Trebuchet MS"/>
            <w:noProof/>
          </w:rPr>
          <w:delText>,</w:delText>
        </w:r>
      </w:del>
      <w:ins w:id="42" w:author="Author">
        <w:r w:rsidRPr="00713F8F">
          <w:rPr>
            <w:rFonts w:ascii="Trebuchet MS" w:hAnsi="Trebuchet MS"/>
            <w:noProof/>
          </w:rPr>
          <w:t xml:space="preserve"> in that way.</w:t>
        </w:r>
      </w:ins>
      <w:r w:rsidRPr="00713F8F">
        <w:rPr>
          <w:rFonts w:ascii="Trebuchet MS" w:hAnsi="Trebuchet MS"/>
          <w:noProof/>
        </w:rPr>
        <w:t xml:space="preserve"> </w:t>
      </w:r>
      <w:r w:rsidRPr="00713F8F">
        <w:rPr>
          <w:rFonts w:ascii="Trebuchet MS" w:hAnsi="Trebuchet MS"/>
          <w:b/>
          <w:noProof/>
        </w:rPr>
        <w:t xml:space="preserve">12:5 </w:t>
      </w:r>
      <w:del w:id="43" w:author="Author">
        <w:r w:rsidRPr="00713F8F">
          <w:rPr>
            <w:rFonts w:ascii="Trebuchet MS" w:hAnsi="Trebuchet MS"/>
            <w:noProof/>
          </w:rPr>
          <w:delText>but</w:delText>
        </w:r>
      </w:del>
      <w:ins w:id="44" w:author="Author">
        <w:r w:rsidRPr="00713F8F">
          <w:rPr>
            <w:rFonts w:ascii="Trebuchet MS" w:hAnsi="Trebuchet MS"/>
            <w:noProof/>
          </w:rPr>
          <w:t>Rather, seek Jehovah your God wherever he chooses</w:t>
        </w:r>
      </w:ins>
      <w:r w:rsidRPr="00713F8F">
        <w:rPr>
          <w:rFonts w:ascii="Trebuchet MS" w:hAnsi="Trebuchet MS"/>
          <w:noProof/>
        </w:rPr>
        <w:t xml:space="preserve"> to </w:t>
      </w:r>
      <w:del w:id="45" w:author="Author">
        <w:r w:rsidRPr="00713F8F">
          <w:rPr>
            <w:rFonts w:ascii="Trebuchet MS" w:hAnsi="Trebuchet MS"/>
            <w:noProof/>
          </w:rPr>
          <w:delText>the</w:delText>
        </w:r>
      </w:del>
      <w:ins w:id="46" w:author="Author">
        <w:r w:rsidRPr="00713F8F">
          <w:rPr>
            <w:rFonts w:ascii="Trebuchet MS" w:hAnsi="Trebuchet MS"/>
            <w:noProof/>
          </w:rPr>
          <w:t>establish his name and his</w:t>
        </w:r>
      </w:ins>
      <w:r w:rsidRPr="00713F8F">
        <w:rPr>
          <w:rFonts w:ascii="Trebuchet MS" w:hAnsi="Trebuchet MS"/>
          <w:noProof/>
        </w:rPr>
        <w:t xml:space="preserve"> place </w:t>
      </w:r>
      <w:del w:id="47" w:author="Author">
        <w:r w:rsidRPr="00713F8F">
          <w:rPr>
            <w:rFonts w:ascii="Trebuchet MS" w:hAnsi="Trebuchet MS"/>
            <w:noProof/>
          </w:rPr>
          <w:delText xml:space="preserve">that Jehovah </w:delText>
        </w:r>
        <w:r w:rsidRPr="00713F8F">
          <w:rPr>
            <w:rFonts w:ascii="Trebuchet MS" w:hAnsi="Trebuchet MS"/>
            <w:noProof/>
            <w:u w:val="dotted"/>
          </w:rPr>
          <w:delText>YOUR</w:delText>
        </w:r>
        <w:r w:rsidRPr="00713F8F">
          <w:rPr>
            <w:rFonts w:ascii="Trebuchet MS" w:hAnsi="Trebuchet MS"/>
            <w:noProof/>
          </w:rPr>
          <w:delText xml:space="preserve"> God will choose out </w:delText>
        </w:r>
      </w:del>
      <w:r w:rsidRPr="00713F8F">
        <w:rPr>
          <w:rFonts w:ascii="Trebuchet MS" w:hAnsi="Trebuchet MS"/>
          <w:noProof/>
        </w:rPr>
        <w:t xml:space="preserve">of </w:t>
      </w:r>
      <w:ins w:id="48" w:author="Author">
        <w:r w:rsidRPr="00713F8F">
          <w:rPr>
            <w:rFonts w:ascii="Trebuchet MS" w:hAnsi="Trebuchet MS"/>
            <w:noProof/>
          </w:rPr>
          <w:t xml:space="preserve">residence among </w:t>
        </w:r>
      </w:ins>
      <w:r w:rsidRPr="00713F8F">
        <w:rPr>
          <w:rFonts w:ascii="Trebuchet MS" w:hAnsi="Trebuchet MS"/>
          <w:noProof/>
        </w:rPr>
        <w:t xml:space="preserve">all </w:t>
      </w:r>
      <w:del w:id="49" w:author="Author"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50" w:author="Author">
        <w:r w:rsidRPr="00713F8F">
          <w:rPr>
            <w:rFonts w:ascii="Trebuchet MS" w:hAnsi="Trebuchet MS"/>
            <w:noProof/>
          </w:rPr>
          <w:t>your</w:t>
        </w:r>
      </w:ins>
      <w:r w:rsidRPr="00713F8F">
        <w:rPr>
          <w:rFonts w:ascii="Trebuchet MS" w:hAnsi="Trebuchet MS"/>
          <w:noProof/>
        </w:rPr>
        <w:t xml:space="preserve"> tribes</w:t>
      </w:r>
      <w:del w:id="51" w:author="Author">
        <w:r w:rsidRPr="00713F8F">
          <w:rPr>
            <w:rFonts w:ascii="Trebuchet MS" w:hAnsi="Trebuchet MS"/>
            <w:noProof/>
          </w:rPr>
          <w:delText xml:space="preserve"> to place his name </w:delText>
        </w:r>
      </w:del>
      <w:ins w:id="52" w:author="Author">
        <w:r w:rsidRPr="00713F8F">
          <w:rPr>
            <w:rFonts w:ascii="Trebuchet MS" w:hAnsi="Trebuchet MS"/>
            <w:noProof/>
          </w:rPr>
          <w:t xml:space="preserve">, and go </w:t>
        </w:r>
      </w:ins>
      <w:r w:rsidRPr="00713F8F">
        <w:rPr>
          <w:rFonts w:ascii="Trebuchet MS" w:hAnsi="Trebuchet MS"/>
          <w:noProof/>
        </w:rPr>
        <w:t>there</w:t>
      </w:r>
      <w:del w:id="53" w:author="Author">
        <w:r w:rsidRPr="00713F8F">
          <w:rPr>
            <w:rFonts w:ascii="Trebuchet MS" w:hAnsi="Trebuchet MS"/>
            <w:noProof/>
          </w:rPr>
          <w:delText xml:space="preserve">, to have it reside, </w:delText>
        </w:r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 will seek, and there you must come</w:delText>
        </w:r>
      </w:del>
      <w:r w:rsidRPr="00713F8F">
        <w:rPr>
          <w:rFonts w:ascii="Trebuchet MS" w:hAnsi="Trebuchet MS"/>
          <w:noProof/>
        </w:rPr>
        <w:t xml:space="preserve">. </w:t>
      </w:r>
      <w:r w:rsidRPr="00713F8F">
        <w:rPr>
          <w:rFonts w:ascii="Trebuchet MS" w:hAnsi="Trebuchet MS"/>
          <w:b/>
          <w:noProof/>
        </w:rPr>
        <w:t xml:space="preserve">12:6 </w:t>
      </w:r>
      <w:del w:id="54" w:author="Author">
        <w:r w:rsidRPr="00713F8F">
          <w:rPr>
            <w:rFonts w:ascii="Trebuchet MS" w:hAnsi="Trebuchet MS"/>
            <w:noProof/>
          </w:rPr>
          <w:delText xml:space="preserve">And there </w:delText>
        </w:r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 must</w:delText>
        </w:r>
      </w:del>
      <w:ins w:id="55" w:author="Author">
        <w:r w:rsidRPr="00713F8F">
          <w:rPr>
            <w:rFonts w:ascii="Trebuchet MS" w:hAnsi="Trebuchet MS"/>
            <w:noProof/>
          </w:rPr>
          <w:t>That is where you are to</w:t>
        </w:r>
      </w:ins>
      <w:r w:rsidRPr="00713F8F">
        <w:rPr>
          <w:rFonts w:ascii="Trebuchet MS" w:hAnsi="Trebuchet MS"/>
          <w:noProof/>
        </w:rPr>
        <w:t xml:space="preserve"> bring </w:t>
      </w:r>
      <w:del w:id="56" w:author="Author"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57" w:author="Author">
        <w:r w:rsidRPr="00713F8F">
          <w:rPr>
            <w:rFonts w:ascii="Trebuchet MS" w:hAnsi="Trebuchet MS"/>
            <w:noProof/>
          </w:rPr>
          <w:t>your</w:t>
        </w:r>
      </w:ins>
      <w:r w:rsidRPr="00713F8F">
        <w:rPr>
          <w:rFonts w:ascii="Trebuchet MS" w:hAnsi="Trebuchet MS"/>
          <w:noProof/>
        </w:rPr>
        <w:t xml:space="preserve"> burnt offerings</w:t>
      </w:r>
      <w:del w:id="58" w:author="Author">
        <w:r w:rsidRPr="00713F8F">
          <w:rPr>
            <w:rFonts w:ascii="Trebuchet MS" w:hAnsi="Trebuchet MS"/>
            <w:noProof/>
          </w:rPr>
          <w:delText xml:space="preserve"> and </w:delText>
        </w:r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59" w:author="Author">
        <w:r w:rsidRPr="00713F8F">
          <w:rPr>
            <w:rFonts w:ascii="Trebuchet MS" w:hAnsi="Trebuchet MS"/>
            <w:noProof/>
          </w:rPr>
          <w:t>, your</w:t>
        </w:r>
      </w:ins>
      <w:r w:rsidRPr="00713F8F">
        <w:rPr>
          <w:rFonts w:ascii="Trebuchet MS" w:hAnsi="Trebuchet MS"/>
          <w:noProof/>
        </w:rPr>
        <w:t xml:space="preserve"> sacrifices</w:t>
      </w:r>
      <w:del w:id="60" w:author="Author">
        <w:r w:rsidRPr="00713F8F">
          <w:rPr>
            <w:rFonts w:ascii="Trebuchet MS" w:hAnsi="Trebuchet MS"/>
            <w:noProof/>
          </w:rPr>
          <w:delText xml:space="preserve"> and </w:delText>
        </w:r>
        <w:r w:rsidRPr="00713F8F">
          <w:rPr>
            <w:rFonts w:ascii="Trebuchet MS" w:hAnsi="Trebuchet MS"/>
            <w:noProof/>
            <w:u w:val="dotted"/>
          </w:rPr>
          <w:delText>YOUR</w:delText>
        </w:r>
        <w:r w:rsidRPr="00713F8F">
          <w:rPr>
            <w:rFonts w:ascii="Trebuchet MS" w:hAnsi="Trebuchet MS"/>
            <w:noProof/>
          </w:rPr>
          <w:delText xml:space="preserve"> tenth parts and</w:delText>
        </w:r>
      </w:del>
      <w:ins w:id="61" w:author="Author">
        <w:r w:rsidRPr="00713F8F">
          <w:rPr>
            <w:rFonts w:ascii="Trebuchet MS" w:hAnsi="Trebuchet MS"/>
            <w:noProof/>
          </w:rPr>
          <w:t>, your tithes,</w:t>
        </w:r>
        <w:r w:rsidRPr="00713F8F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713F8F">
        <w:rPr>
          <w:rFonts w:ascii="Trebuchet MS" w:hAnsi="Trebuchet MS"/>
          <w:noProof/>
        </w:rPr>
        <w:t xml:space="preserve"> the contribution </w:t>
      </w:r>
      <w:del w:id="64" w:author="Author">
        <w:r w:rsidRPr="00713F8F">
          <w:rPr>
            <w:rFonts w:ascii="Trebuchet MS" w:hAnsi="Trebuchet MS"/>
            <w:noProof/>
          </w:rPr>
          <w:delText xml:space="preserve">of </w:delText>
        </w:r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65" w:author="Author">
        <w:r w:rsidRPr="00713F8F">
          <w:rPr>
            <w:rFonts w:ascii="Trebuchet MS" w:hAnsi="Trebuchet MS"/>
            <w:noProof/>
          </w:rPr>
          <w:t>from your</w:t>
        </w:r>
      </w:ins>
      <w:r w:rsidRPr="00713F8F">
        <w:rPr>
          <w:rFonts w:ascii="Trebuchet MS" w:hAnsi="Trebuchet MS"/>
          <w:noProof/>
        </w:rPr>
        <w:t xml:space="preserve"> hand</w:t>
      </w:r>
      <w:del w:id="66" w:author="Author">
        <w:r w:rsidRPr="00713F8F">
          <w:rPr>
            <w:rFonts w:ascii="Trebuchet MS" w:hAnsi="Trebuchet MS"/>
            <w:noProof/>
          </w:rPr>
          <w:delText xml:space="preserve"> and </w:delText>
        </w:r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67" w:author="Author">
        <w:r w:rsidRPr="00713F8F">
          <w:rPr>
            <w:rFonts w:ascii="Trebuchet MS" w:hAnsi="Trebuchet MS"/>
            <w:noProof/>
          </w:rPr>
          <w:t>, your</w:t>
        </w:r>
      </w:ins>
      <w:r w:rsidRPr="00713F8F">
        <w:rPr>
          <w:rFonts w:ascii="Trebuchet MS" w:hAnsi="Trebuchet MS"/>
          <w:noProof/>
        </w:rPr>
        <w:t xml:space="preserve"> vow offerings</w:t>
      </w:r>
      <w:del w:id="68" w:author="Author">
        <w:r w:rsidRPr="00713F8F">
          <w:rPr>
            <w:rFonts w:ascii="Trebuchet MS" w:hAnsi="Trebuchet MS"/>
            <w:noProof/>
          </w:rPr>
          <w:delText xml:space="preserve"> and </w:delText>
        </w:r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69" w:author="Author">
        <w:r w:rsidRPr="00713F8F">
          <w:rPr>
            <w:rFonts w:ascii="Trebuchet MS" w:hAnsi="Trebuchet MS"/>
            <w:noProof/>
          </w:rPr>
          <w:t>, your</w:t>
        </w:r>
      </w:ins>
      <w:r w:rsidRPr="00713F8F">
        <w:rPr>
          <w:rFonts w:ascii="Trebuchet MS" w:hAnsi="Trebuchet MS"/>
          <w:noProof/>
        </w:rPr>
        <w:t xml:space="preserve"> voluntary offerings</w:t>
      </w:r>
      <w:ins w:id="70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and the firstborn </w:t>
      </w:r>
      <w:del w:id="71" w:author="Author">
        <w:r w:rsidRPr="00713F8F">
          <w:rPr>
            <w:rFonts w:ascii="Trebuchet MS" w:hAnsi="Trebuchet MS"/>
            <w:noProof/>
          </w:rPr>
          <w:delText xml:space="preserve">ones </w:delText>
        </w:r>
      </w:del>
      <w:r w:rsidRPr="00713F8F">
        <w:rPr>
          <w:rFonts w:ascii="Trebuchet MS" w:hAnsi="Trebuchet MS"/>
          <w:noProof/>
        </w:rPr>
        <w:t xml:space="preserve">of </w:t>
      </w:r>
      <w:del w:id="72" w:author="Author"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73" w:author="Author">
        <w:r w:rsidRPr="00713F8F">
          <w:rPr>
            <w:rFonts w:ascii="Trebuchet MS" w:hAnsi="Trebuchet MS"/>
            <w:noProof/>
          </w:rPr>
          <w:t>your</w:t>
        </w:r>
      </w:ins>
      <w:r w:rsidRPr="00713F8F">
        <w:rPr>
          <w:rFonts w:ascii="Trebuchet MS" w:hAnsi="Trebuchet MS"/>
          <w:noProof/>
        </w:rPr>
        <w:t xml:space="preserve"> herd and </w:t>
      </w:r>
      <w:del w:id="74" w:author="Author">
        <w:r w:rsidRPr="00713F8F">
          <w:rPr>
            <w:rFonts w:ascii="Trebuchet MS" w:hAnsi="Trebuchet MS"/>
            <w:noProof/>
          </w:rPr>
          <w:delText xml:space="preserve">of </w:delText>
        </w:r>
        <w:r w:rsidRPr="00713F8F">
          <w:rPr>
            <w:rFonts w:ascii="Trebuchet MS" w:hAnsi="Trebuchet MS"/>
            <w:noProof/>
            <w:u w:val="dotted"/>
          </w:rPr>
          <w:delText>YOUR</w:delText>
        </w:r>
        <w:r w:rsidRPr="00713F8F">
          <w:rPr>
            <w:rFonts w:ascii="Trebuchet MS" w:hAnsi="Trebuchet MS"/>
            <w:noProof/>
          </w:rPr>
          <w:delText xml:space="preserve"> </w:delText>
        </w:r>
      </w:del>
      <w:r w:rsidRPr="00713F8F">
        <w:rPr>
          <w:rFonts w:ascii="Trebuchet MS" w:hAnsi="Trebuchet MS"/>
          <w:noProof/>
        </w:rPr>
        <w:t xml:space="preserve">flock. </w:t>
      </w:r>
      <w:r w:rsidRPr="00713F8F">
        <w:rPr>
          <w:rFonts w:ascii="Trebuchet MS" w:hAnsi="Trebuchet MS"/>
          <w:b/>
          <w:noProof/>
        </w:rPr>
        <w:t xml:space="preserve">12:7 </w:t>
      </w:r>
      <w:del w:id="75" w:author="Author">
        <w:r w:rsidRPr="00713F8F">
          <w:rPr>
            <w:rFonts w:ascii="Trebuchet MS" w:hAnsi="Trebuchet MS"/>
            <w:noProof/>
          </w:rPr>
          <w:delText xml:space="preserve">And there </w:delText>
        </w:r>
        <w:r w:rsidRPr="00713F8F">
          <w:rPr>
            <w:rFonts w:ascii="Trebuchet MS" w:hAnsi="Trebuchet MS"/>
            <w:noProof/>
            <w:u w:val="dotted"/>
          </w:rPr>
          <w:delText>YOU</w:delText>
        </w:r>
      </w:del>
      <w:ins w:id="76" w:author="Author">
        <w:r w:rsidRPr="00713F8F">
          <w:rPr>
            <w:rFonts w:ascii="Trebuchet MS" w:hAnsi="Trebuchet MS"/>
            <w:noProof/>
          </w:rPr>
          <w:t>You and your households</w:t>
        </w:r>
      </w:ins>
      <w:r w:rsidRPr="00713F8F">
        <w:rPr>
          <w:rFonts w:ascii="Trebuchet MS" w:hAnsi="Trebuchet MS"/>
          <w:noProof/>
        </w:rPr>
        <w:t xml:space="preserve"> must eat </w:t>
      </w:r>
      <w:ins w:id="77" w:author="Author">
        <w:r w:rsidRPr="00713F8F">
          <w:rPr>
            <w:rFonts w:ascii="Trebuchet MS" w:hAnsi="Trebuchet MS"/>
            <w:noProof/>
          </w:rPr>
          <w:t xml:space="preserve">there </w:t>
        </w:r>
      </w:ins>
      <w:r w:rsidRPr="00713F8F">
        <w:rPr>
          <w:rFonts w:ascii="Trebuchet MS" w:hAnsi="Trebuchet MS"/>
          <w:noProof/>
        </w:rPr>
        <w:t xml:space="preserve">before Jehovah </w:t>
      </w:r>
      <w:del w:id="78" w:author="Author"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79" w:author="Author">
        <w:r w:rsidRPr="00713F8F">
          <w:rPr>
            <w:rFonts w:ascii="Trebuchet MS" w:hAnsi="Trebuchet MS"/>
            <w:noProof/>
          </w:rPr>
          <w:t>your</w:t>
        </w:r>
      </w:ins>
      <w:r w:rsidRPr="00713F8F">
        <w:rPr>
          <w:rFonts w:ascii="Trebuchet MS" w:hAnsi="Trebuchet MS"/>
          <w:noProof/>
        </w:rPr>
        <w:t xml:space="preserve"> God and rejoice in </w:t>
      </w:r>
      <w:del w:id="80" w:author="Author">
        <w:r w:rsidRPr="00713F8F">
          <w:rPr>
            <w:rFonts w:ascii="Trebuchet MS" w:hAnsi="Trebuchet MS"/>
            <w:noProof/>
          </w:rPr>
          <w:delText xml:space="preserve">every undertaking of </w:delText>
        </w:r>
        <w:r w:rsidRPr="00713F8F">
          <w:rPr>
            <w:rFonts w:ascii="Trebuchet MS" w:hAnsi="Trebuchet MS"/>
            <w:noProof/>
            <w:u w:val="dotted"/>
          </w:rPr>
          <w:delText>YOURS</w:delText>
        </w:r>
        <w:r w:rsidRPr="00713F8F">
          <w:rPr>
            <w:rFonts w:ascii="Trebuchet MS" w:hAnsi="Trebuchet MS"/>
            <w:noProof/>
          </w:rPr>
          <w:delText xml:space="preserve">, </w:delText>
        </w:r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 and </w:delText>
        </w:r>
        <w:r w:rsidRPr="00713F8F">
          <w:rPr>
            <w:rFonts w:ascii="Trebuchet MS" w:hAnsi="Trebuchet MS"/>
            <w:noProof/>
            <w:u w:val="dotted"/>
          </w:rPr>
          <w:delText>YOUR</w:delText>
        </w:r>
        <w:r w:rsidRPr="00713F8F">
          <w:rPr>
            <w:rFonts w:ascii="Trebuchet MS" w:hAnsi="Trebuchet MS"/>
            <w:noProof/>
          </w:rPr>
          <w:delText xml:space="preserve"> households</w:delText>
        </w:r>
      </w:del>
      <w:ins w:id="81" w:author="Author">
        <w:r w:rsidRPr="00713F8F">
          <w:rPr>
            <w:rFonts w:ascii="Trebuchet MS" w:hAnsi="Trebuchet MS"/>
            <w:noProof/>
          </w:rPr>
          <w:t>all your undertakings</w:t>
        </w:r>
      </w:ins>
      <w:r w:rsidRPr="00713F8F">
        <w:rPr>
          <w:rFonts w:ascii="Trebuchet MS" w:hAnsi="Trebuchet MS"/>
          <w:noProof/>
        </w:rPr>
        <w:t>, because Jehovah your God has blessed you.</w:t>
      </w:r>
    </w:p>
    <w:p w:rsidR="00166FE3" w:rsidRPr="00713F8F" w:rsidRDefault="00166FE3" w:rsidP="00166FE3">
      <w:pPr>
        <w:rPr>
          <w:rFonts w:ascii="Trebuchet MS" w:hAnsi="Trebuchet MS"/>
          <w:noProof/>
        </w:rPr>
      </w:pPr>
      <w:r w:rsidRPr="00713F8F">
        <w:rPr>
          <w:rFonts w:ascii="Trebuchet MS" w:hAnsi="Trebuchet MS"/>
          <w:b/>
        </w:rPr>
        <w:t xml:space="preserve">12:8 </w:t>
      </w:r>
      <w:r w:rsidRPr="00713F8F">
        <w:rPr>
          <w:rFonts w:ascii="Trebuchet MS" w:hAnsi="Trebuchet MS"/>
          <w:noProof/>
        </w:rPr>
        <w:t>“</w:t>
      </w:r>
      <w:del w:id="82" w:author="Author">
        <w:r w:rsidRPr="00713F8F">
          <w:rPr>
            <w:rFonts w:ascii="Trebuchet MS" w:hAnsi="Trebuchet MS"/>
            <w:noProof/>
          </w:rPr>
          <w:delText>Y</w:delText>
        </w:r>
        <w:r w:rsidRPr="00713F8F">
          <w:rPr>
            <w:rFonts w:ascii="Trebuchet MS" w:hAnsi="Trebuchet MS"/>
            <w:noProof/>
            <w:u w:val="dotted"/>
          </w:rPr>
          <w:delText>OU</w:delText>
        </w:r>
      </w:del>
      <w:ins w:id="83" w:author="Author">
        <w:r w:rsidRPr="00713F8F">
          <w:rPr>
            <w:rFonts w:ascii="Trebuchet MS" w:hAnsi="Trebuchet MS"/>
            <w:noProof/>
          </w:rPr>
          <w:t>You</w:t>
        </w:r>
      </w:ins>
      <w:r w:rsidRPr="00713F8F">
        <w:rPr>
          <w:rFonts w:ascii="Trebuchet MS" w:hAnsi="Trebuchet MS"/>
          <w:noProof/>
        </w:rPr>
        <w:t xml:space="preserve"> must not do </w:t>
      </w:r>
      <w:del w:id="84" w:author="Author">
        <w:r w:rsidRPr="00713F8F">
          <w:rPr>
            <w:rFonts w:ascii="Trebuchet MS" w:hAnsi="Trebuchet MS"/>
            <w:noProof/>
          </w:rPr>
          <w:delText>according to all that</w:delText>
        </w:r>
      </w:del>
      <w:ins w:id="85" w:author="Author">
        <w:r w:rsidRPr="00713F8F">
          <w:rPr>
            <w:rFonts w:ascii="Trebuchet MS" w:hAnsi="Trebuchet MS"/>
            <w:noProof/>
          </w:rPr>
          <w:t>as</w:t>
        </w:r>
      </w:ins>
      <w:r w:rsidRPr="00713F8F">
        <w:rPr>
          <w:rFonts w:ascii="Trebuchet MS" w:hAnsi="Trebuchet MS"/>
          <w:noProof/>
        </w:rPr>
        <w:t xml:space="preserve"> we are doing here today, </w:t>
      </w:r>
      <w:del w:id="86" w:author="Author">
        <w:r w:rsidRPr="00713F8F">
          <w:rPr>
            <w:rFonts w:ascii="Trebuchet MS" w:hAnsi="Trebuchet MS"/>
            <w:noProof/>
          </w:rPr>
          <w:delText>each one</w:delText>
        </w:r>
      </w:del>
      <w:ins w:id="87" w:author="Author">
        <w:r w:rsidRPr="00713F8F">
          <w:rPr>
            <w:rFonts w:ascii="Trebuchet MS" w:hAnsi="Trebuchet MS"/>
            <w:noProof/>
          </w:rPr>
          <w:t>with everyone doing</w:t>
        </w:r>
      </w:ins>
      <w:r w:rsidRPr="00713F8F">
        <w:rPr>
          <w:rFonts w:ascii="Trebuchet MS" w:hAnsi="Trebuchet MS"/>
          <w:noProof/>
        </w:rPr>
        <w:t xml:space="preserve"> whatever is right in his own eyes,</w:t>
      </w:r>
      <w:ins w:id="88" w:author="Author">
        <w:r w:rsidRPr="00713F8F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713F8F">
        <w:rPr>
          <w:rFonts w:ascii="Trebuchet MS" w:hAnsi="Trebuchet MS"/>
          <w:noProof/>
        </w:rPr>
        <w:t xml:space="preserve"> </w:t>
      </w:r>
      <w:r w:rsidRPr="00713F8F">
        <w:rPr>
          <w:rFonts w:ascii="Trebuchet MS" w:hAnsi="Trebuchet MS"/>
          <w:b/>
          <w:noProof/>
        </w:rPr>
        <w:t xml:space="preserve">12:9 </w:t>
      </w:r>
      <w:r w:rsidRPr="00713F8F">
        <w:rPr>
          <w:rFonts w:ascii="Trebuchet MS" w:hAnsi="Trebuchet MS"/>
          <w:noProof/>
        </w:rPr>
        <w:t xml:space="preserve">because </w:t>
      </w:r>
      <w:del w:id="91" w:author="Author">
        <w:r w:rsidRPr="00713F8F">
          <w:rPr>
            <w:rFonts w:ascii="Trebuchet MS" w:hAnsi="Trebuchet MS"/>
            <w:noProof/>
            <w:u w:val="dotted"/>
          </w:rPr>
          <w:delText>YOU</w:delText>
        </w:r>
      </w:del>
      <w:ins w:id="92" w:author="Author">
        <w:r w:rsidRPr="00713F8F">
          <w:rPr>
            <w:rFonts w:ascii="Trebuchet MS" w:hAnsi="Trebuchet MS"/>
            <w:noProof/>
          </w:rPr>
          <w:t>you</w:t>
        </w:r>
      </w:ins>
      <w:r w:rsidRPr="00713F8F">
        <w:rPr>
          <w:rFonts w:ascii="Trebuchet MS" w:hAnsi="Trebuchet MS"/>
          <w:noProof/>
        </w:rPr>
        <w:t xml:space="preserve"> have not yet come into the resting-place and the inheritance that Jehovah your God is giving you. </w:t>
      </w:r>
      <w:r w:rsidRPr="00713F8F">
        <w:rPr>
          <w:rFonts w:ascii="Trebuchet MS" w:hAnsi="Trebuchet MS"/>
          <w:b/>
          <w:noProof/>
        </w:rPr>
        <w:t xml:space="preserve">12:10 </w:t>
      </w:r>
      <w:del w:id="93" w:author="Author">
        <w:r w:rsidRPr="00713F8F">
          <w:rPr>
            <w:rFonts w:ascii="Trebuchet MS" w:hAnsi="Trebuchet MS"/>
            <w:noProof/>
          </w:rPr>
          <w:delText xml:space="preserve">And </w:delText>
        </w:r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 must</w:delText>
        </w:r>
      </w:del>
      <w:ins w:id="94" w:author="Author">
        <w:r w:rsidRPr="00713F8F">
          <w:rPr>
            <w:rFonts w:ascii="Trebuchet MS" w:hAnsi="Trebuchet MS"/>
            <w:noProof/>
          </w:rPr>
          <w:t>When you do</w:t>
        </w:r>
      </w:ins>
      <w:r w:rsidRPr="00713F8F">
        <w:rPr>
          <w:rFonts w:ascii="Trebuchet MS" w:hAnsi="Trebuchet MS"/>
          <w:noProof/>
        </w:rPr>
        <w:t xml:space="preserve"> cross the Jordan and dwell in the land that Jehovah </w:t>
      </w:r>
      <w:del w:id="95" w:author="Author"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96" w:author="Author">
        <w:r w:rsidRPr="00713F8F">
          <w:rPr>
            <w:rFonts w:ascii="Trebuchet MS" w:hAnsi="Trebuchet MS"/>
            <w:noProof/>
          </w:rPr>
          <w:t>your</w:t>
        </w:r>
      </w:ins>
      <w:r w:rsidRPr="00713F8F">
        <w:rPr>
          <w:rFonts w:ascii="Trebuchet MS" w:hAnsi="Trebuchet MS"/>
          <w:noProof/>
        </w:rPr>
        <w:t xml:space="preserve"> God is giving </w:t>
      </w:r>
      <w:del w:id="97" w:author="Author"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 as a possession, and </w:delText>
        </w:r>
      </w:del>
      <w:ins w:id="98" w:author="Author">
        <w:r w:rsidRPr="00713F8F">
          <w:rPr>
            <w:rFonts w:ascii="Trebuchet MS" w:hAnsi="Trebuchet MS"/>
            <w:noProof/>
          </w:rPr>
          <w:t xml:space="preserve">you to possess, </w:t>
        </w:r>
      </w:ins>
      <w:r w:rsidRPr="00713F8F">
        <w:rPr>
          <w:rFonts w:ascii="Trebuchet MS" w:hAnsi="Trebuchet MS"/>
          <w:noProof/>
        </w:rPr>
        <w:t xml:space="preserve">he will certainly give </w:t>
      </w:r>
      <w:del w:id="99" w:author="Author">
        <w:r w:rsidRPr="00713F8F">
          <w:rPr>
            <w:rFonts w:ascii="Trebuchet MS" w:hAnsi="Trebuchet MS"/>
            <w:noProof/>
            <w:u w:val="dotted"/>
          </w:rPr>
          <w:delText>YOU</w:delText>
        </w:r>
      </w:del>
      <w:ins w:id="100" w:author="Author">
        <w:r w:rsidRPr="00713F8F">
          <w:rPr>
            <w:rFonts w:ascii="Trebuchet MS" w:hAnsi="Trebuchet MS"/>
            <w:noProof/>
          </w:rPr>
          <w:t>you</w:t>
        </w:r>
      </w:ins>
      <w:r w:rsidRPr="00713F8F">
        <w:rPr>
          <w:rFonts w:ascii="Trebuchet MS" w:hAnsi="Trebuchet MS"/>
          <w:noProof/>
        </w:rPr>
        <w:t xml:space="preserve"> rest from all </w:t>
      </w:r>
      <w:del w:id="101" w:author="Author"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102" w:author="Author">
        <w:r w:rsidRPr="00713F8F">
          <w:rPr>
            <w:rFonts w:ascii="Trebuchet MS" w:hAnsi="Trebuchet MS"/>
            <w:noProof/>
          </w:rPr>
          <w:t>your</w:t>
        </w:r>
      </w:ins>
      <w:r w:rsidRPr="00713F8F">
        <w:rPr>
          <w:rFonts w:ascii="Trebuchet MS" w:hAnsi="Trebuchet MS"/>
          <w:noProof/>
        </w:rPr>
        <w:t xml:space="preserve"> enemies </w:t>
      </w:r>
      <w:del w:id="103" w:author="Author">
        <w:r w:rsidRPr="00713F8F">
          <w:rPr>
            <w:rFonts w:ascii="Trebuchet MS" w:hAnsi="Trebuchet MS"/>
            <w:noProof/>
          </w:rPr>
          <w:delText>round about</w:delText>
        </w:r>
      </w:del>
      <w:ins w:id="104" w:author="Author">
        <w:r w:rsidRPr="00713F8F">
          <w:rPr>
            <w:rFonts w:ascii="Trebuchet MS" w:hAnsi="Trebuchet MS"/>
            <w:noProof/>
          </w:rPr>
          <w:t>around you</w:t>
        </w:r>
      </w:ins>
      <w:r w:rsidRPr="00713F8F">
        <w:rPr>
          <w:rFonts w:ascii="Trebuchet MS" w:hAnsi="Trebuchet MS"/>
          <w:noProof/>
        </w:rPr>
        <w:t xml:space="preserve">, and </w:t>
      </w:r>
      <w:del w:id="105" w:author="Author">
        <w:r w:rsidRPr="00713F8F">
          <w:rPr>
            <w:rFonts w:ascii="Trebuchet MS" w:hAnsi="Trebuchet MS"/>
            <w:noProof/>
            <w:u w:val="dotted"/>
          </w:rPr>
          <w:delText>YOU</w:delText>
        </w:r>
      </w:del>
      <w:ins w:id="106" w:author="Author">
        <w:r w:rsidRPr="00713F8F">
          <w:rPr>
            <w:rFonts w:ascii="Trebuchet MS" w:hAnsi="Trebuchet MS"/>
            <w:noProof/>
          </w:rPr>
          <w:t>you</w:t>
        </w:r>
      </w:ins>
      <w:r w:rsidRPr="00713F8F">
        <w:rPr>
          <w:rFonts w:ascii="Trebuchet MS" w:hAnsi="Trebuchet MS"/>
          <w:noProof/>
        </w:rPr>
        <w:t xml:space="preserve"> will </w:t>
      </w:r>
      <w:del w:id="107" w:author="Author">
        <w:r w:rsidRPr="00713F8F">
          <w:rPr>
            <w:rFonts w:ascii="Trebuchet MS" w:hAnsi="Trebuchet MS"/>
            <w:noProof/>
          </w:rPr>
          <w:delText xml:space="preserve">indeed </w:delText>
        </w:r>
      </w:del>
      <w:r w:rsidRPr="00713F8F">
        <w:rPr>
          <w:rFonts w:ascii="Trebuchet MS" w:hAnsi="Trebuchet MS"/>
          <w:noProof/>
        </w:rPr>
        <w:t xml:space="preserve">dwell in security. </w:t>
      </w:r>
      <w:r w:rsidRPr="00713F8F">
        <w:rPr>
          <w:rFonts w:ascii="Trebuchet MS" w:hAnsi="Trebuchet MS"/>
          <w:b/>
          <w:noProof/>
        </w:rPr>
        <w:t xml:space="preserve">12:11 </w:t>
      </w:r>
      <w:del w:id="108" w:author="Author">
        <w:r w:rsidRPr="00713F8F">
          <w:rPr>
            <w:rFonts w:ascii="Trebuchet MS" w:hAnsi="Trebuchet MS"/>
            <w:noProof/>
          </w:rPr>
          <w:delText xml:space="preserve">And it must occur </w:delText>
        </w:r>
      </w:del>
      <w:ins w:id="109" w:author="Author">
        <w:r w:rsidRPr="00713F8F">
          <w:rPr>
            <w:rFonts w:ascii="Trebuchet MS" w:hAnsi="Trebuchet MS"/>
            <w:noProof/>
          </w:rPr>
          <w:t xml:space="preserve">You will bring all </w:t>
        </w:r>
      </w:ins>
      <w:r w:rsidRPr="00713F8F">
        <w:rPr>
          <w:rFonts w:ascii="Trebuchet MS" w:hAnsi="Trebuchet MS"/>
          <w:noProof/>
        </w:rPr>
        <w:t xml:space="preserve">that </w:t>
      </w:r>
      <w:ins w:id="110" w:author="Author">
        <w:r w:rsidRPr="00713F8F">
          <w:rPr>
            <w:rFonts w:ascii="Trebuchet MS" w:hAnsi="Trebuchet MS"/>
            <w:noProof/>
          </w:rPr>
          <w:t xml:space="preserve">I am commanding you to </w:t>
        </w:r>
      </w:ins>
      <w:r w:rsidRPr="00713F8F">
        <w:rPr>
          <w:rFonts w:ascii="Trebuchet MS" w:hAnsi="Trebuchet MS"/>
          <w:noProof/>
        </w:rPr>
        <w:t xml:space="preserve">the place that Jehovah </w:t>
      </w:r>
      <w:del w:id="111" w:author="Author"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112" w:author="Author">
        <w:r w:rsidRPr="00713F8F">
          <w:rPr>
            <w:rFonts w:ascii="Trebuchet MS" w:hAnsi="Trebuchet MS"/>
            <w:noProof/>
          </w:rPr>
          <w:t>your</w:t>
        </w:r>
      </w:ins>
      <w:r w:rsidRPr="00713F8F">
        <w:rPr>
          <w:rFonts w:ascii="Trebuchet MS" w:hAnsi="Trebuchet MS"/>
          <w:noProof/>
        </w:rPr>
        <w:t xml:space="preserve"> God </w:t>
      </w:r>
      <w:del w:id="113" w:author="Author">
        <w:r w:rsidRPr="00713F8F">
          <w:rPr>
            <w:rFonts w:ascii="Trebuchet MS" w:hAnsi="Trebuchet MS"/>
            <w:noProof/>
          </w:rPr>
          <w:delText>will choose</w:delText>
        </w:r>
      </w:del>
      <w:ins w:id="114" w:author="Author">
        <w:r w:rsidRPr="00713F8F">
          <w:rPr>
            <w:rFonts w:ascii="Trebuchet MS" w:hAnsi="Trebuchet MS"/>
            <w:noProof/>
          </w:rPr>
          <w:t>chooses</w:t>
        </w:r>
      </w:ins>
      <w:r w:rsidRPr="00713F8F">
        <w:rPr>
          <w:rFonts w:ascii="Trebuchet MS" w:hAnsi="Trebuchet MS"/>
          <w:noProof/>
        </w:rPr>
        <w:t xml:space="preserve"> to have his name reside</w:t>
      </w:r>
      <w:del w:id="115" w:author="Author">
        <w:r w:rsidRPr="00713F8F">
          <w:rPr>
            <w:rFonts w:ascii="Trebuchet MS" w:hAnsi="Trebuchet MS"/>
            <w:noProof/>
          </w:rPr>
          <w:delText xml:space="preserve"> there is where </w:delText>
        </w:r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 will bring all about which I am commanding </w:delText>
        </w:r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, </w:delText>
        </w:r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116" w:author="Author">
        <w:r w:rsidRPr="00713F8F">
          <w:rPr>
            <w:rFonts w:ascii="Trebuchet MS" w:hAnsi="Trebuchet MS"/>
            <w:noProof/>
          </w:rPr>
          <w:t>—your</w:t>
        </w:r>
      </w:ins>
      <w:r w:rsidRPr="00713F8F">
        <w:rPr>
          <w:rFonts w:ascii="Trebuchet MS" w:hAnsi="Trebuchet MS"/>
          <w:noProof/>
        </w:rPr>
        <w:t xml:space="preserve"> burnt offerings</w:t>
      </w:r>
      <w:del w:id="117" w:author="Author">
        <w:r w:rsidRPr="00713F8F">
          <w:rPr>
            <w:rFonts w:ascii="Trebuchet MS" w:hAnsi="Trebuchet MS"/>
            <w:noProof/>
          </w:rPr>
          <w:delText xml:space="preserve"> and </w:delText>
        </w:r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118" w:author="Author">
        <w:r w:rsidRPr="00713F8F">
          <w:rPr>
            <w:rFonts w:ascii="Trebuchet MS" w:hAnsi="Trebuchet MS"/>
            <w:noProof/>
          </w:rPr>
          <w:t>, your</w:t>
        </w:r>
      </w:ins>
      <w:r w:rsidRPr="00713F8F">
        <w:rPr>
          <w:rFonts w:ascii="Trebuchet MS" w:hAnsi="Trebuchet MS"/>
          <w:noProof/>
        </w:rPr>
        <w:t xml:space="preserve"> sacrifices, </w:t>
      </w:r>
      <w:del w:id="119" w:author="Author">
        <w:r w:rsidRPr="00713F8F">
          <w:rPr>
            <w:rFonts w:ascii="Trebuchet MS" w:hAnsi="Trebuchet MS"/>
            <w:noProof/>
            <w:u w:val="dotted"/>
          </w:rPr>
          <w:delText>YOUR</w:delText>
        </w:r>
        <w:r w:rsidRPr="00713F8F">
          <w:rPr>
            <w:rFonts w:ascii="Trebuchet MS" w:hAnsi="Trebuchet MS"/>
            <w:noProof/>
          </w:rPr>
          <w:delText xml:space="preserve"> tenth parts and</w:delText>
        </w:r>
      </w:del>
      <w:ins w:id="120" w:author="Author">
        <w:r w:rsidRPr="00713F8F">
          <w:rPr>
            <w:rFonts w:ascii="Trebuchet MS" w:hAnsi="Trebuchet MS"/>
            <w:noProof/>
          </w:rPr>
          <w:t>your tithes,</w:t>
        </w:r>
      </w:ins>
      <w:r w:rsidRPr="00713F8F">
        <w:rPr>
          <w:rFonts w:ascii="Trebuchet MS" w:hAnsi="Trebuchet MS"/>
          <w:noProof/>
        </w:rPr>
        <w:t xml:space="preserve"> the contribution </w:t>
      </w:r>
      <w:del w:id="121" w:author="Author">
        <w:r w:rsidRPr="00713F8F">
          <w:rPr>
            <w:rFonts w:ascii="Trebuchet MS" w:hAnsi="Trebuchet MS"/>
            <w:noProof/>
          </w:rPr>
          <w:delText xml:space="preserve">of </w:delText>
        </w:r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122" w:author="Author">
        <w:r w:rsidRPr="00713F8F">
          <w:rPr>
            <w:rFonts w:ascii="Trebuchet MS" w:hAnsi="Trebuchet MS"/>
            <w:noProof/>
          </w:rPr>
          <w:t>from your</w:t>
        </w:r>
      </w:ins>
      <w:r w:rsidRPr="00713F8F">
        <w:rPr>
          <w:rFonts w:ascii="Trebuchet MS" w:hAnsi="Trebuchet MS"/>
          <w:noProof/>
        </w:rPr>
        <w:t xml:space="preserve"> hand</w:t>
      </w:r>
      <w:ins w:id="123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and every </w:t>
      </w:r>
      <w:del w:id="124" w:author="Author">
        <w:r w:rsidRPr="00713F8F">
          <w:rPr>
            <w:rFonts w:ascii="Trebuchet MS" w:hAnsi="Trebuchet MS"/>
            <w:noProof/>
          </w:rPr>
          <w:delText xml:space="preserve">choice of </w:delText>
        </w:r>
        <w:r w:rsidRPr="00713F8F">
          <w:rPr>
            <w:rFonts w:ascii="Trebuchet MS" w:hAnsi="Trebuchet MS"/>
            <w:noProof/>
            <w:u w:val="dotted"/>
          </w:rPr>
          <w:delText>YOUR</w:delText>
        </w:r>
        <w:r w:rsidRPr="00713F8F">
          <w:rPr>
            <w:rFonts w:ascii="Trebuchet MS" w:hAnsi="Trebuchet MS"/>
            <w:noProof/>
          </w:rPr>
          <w:delText xml:space="preserve"> </w:delText>
        </w:r>
      </w:del>
      <w:r w:rsidRPr="00713F8F">
        <w:rPr>
          <w:rFonts w:ascii="Trebuchet MS" w:hAnsi="Trebuchet MS"/>
          <w:noProof/>
        </w:rPr>
        <w:t xml:space="preserve">vow </w:t>
      </w:r>
      <w:del w:id="125" w:author="Author">
        <w:r w:rsidRPr="00713F8F">
          <w:rPr>
            <w:rFonts w:ascii="Trebuchet MS" w:hAnsi="Trebuchet MS"/>
            <w:noProof/>
          </w:rPr>
          <w:delText>offerings</w:delText>
        </w:r>
      </w:del>
      <w:ins w:id="126" w:author="Author">
        <w:r w:rsidRPr="00713F8F">
          <w:rPr>
            <w:rFonts w:ascii="Trebuchet MS" w:hAnsi="Trebuchet MS"/>
            <w:noProof/>
          </w:rPr>
          <w:t>offering</w:t>
        </w:r>
      </w:ins>
      <w:r w:rsidRPr="00713F8F">
        <w:rPr>
          <w:rFonts w:ascii="Trebuchet MS" w:hAnsi="Trebuchet MS"/>
          <w:noProof/>
        </w:rPr>
        <w:t xml:space="preserve"> that </w:t>
      </w:r>
      <w:del w:id="127" w:author="Author"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 will</w:delText>
        </w:r>
      </w:del>
      <w:ins w:id="128" w:author="Author">
        <w:r w:rsidRPr="00713F8F">
          <w:rPr>
            <w:rFonts w:ascii="Trebuchet MS" w:hAnsi="Trebuchet MS"/>
            <w:noProof/>
          </w:rPr>
          <w:t>you</w:t>
        </w:r>
      </w:ins>
      <w:r w:rsidRPr="00713F8F">
        <w:rPr>
          <w:rFonts w:ascii="Trebuchet MS" w:hAnsi="Trebuchet MS"/>
          <w:noProof/>
        </w:rPr>
        <w:t xml:space="preserve"> vow to Jehovah. </w:t>
      </w:r>
      <w:r w:rsidRPr="00713F8F">
        <w:rPr>
          <w:rFonts w:ascii="Trebuchet MS" w:hAnsi="Trebuchet MS"/>
          <w:b/>
          <w:noProof/>
        </w:rPr>
        <w:t xml:space="preserve">12:12 </w:t>
      </w:r>
      <w:del w:id="129" w:author="Author">
        <w:r w:rsidRPr="00713F8F">
          <w:rPr>
            <w:rFonts w:ascii="Trebuchet MS" w:hAnsi="Trebuchet MS"/>
            <w:noProof/>
          </w:rPr>
          <w:delText xml:space="preserve">And </w:delText>
        </w:r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 must</w:delText>
        </w:r>
      </w:del>
      <w:ins w:id="130" w:author="Author">
        <w:r w:rsidRPr="00713F8F">
          <w:rPr>
            <w:rFonts w:ascii="Trebuchet MS" w:hAnsi="Trebuchet MS"/>
            <w:noProof/>
          </w:rPr>
          <w:t>You will</w:t>
        </w:r>
      </w:ins>
      <w:r w:rsidRPr="00713F8F">
        <w:rPr>
          <w:rFonts w:ascii="Trebuchet MS" w:hAnsi="Trebuchet MS"/>
          <w:noProof/>
        </w:rPr>
        <w:t xml:space="preserve"> rejoice before Jehovah </w:t>
      </w:r>
      <w:del w:id="131" w:author="Author"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132" w:author="Author">
        <w:r w:rsidRPr="00713F8F">
          <w:rPr>
            <w:rFonts w:ascii="Trebuchet MS" w:hAnsi="Trebuchet MS"/>
            <w:noProof/>
          </w:rPr>
          <w:t>your</w:t>
        </w:r>
      </w:ins>
      <w:r w:rsidRPr="00713F8F">
        <w:rPr>
          <w:rFonts w:ascii="Trebuchet MS" w:hAnsi="Trebuchet MS"/>
          <w:noProof/>
        </w:rPr>
        <w:t xml:space="preserve"> God, </w:t>
      </w:r>
      <w:del w:id="133" w:author="Author">
        <w:r w:rsidRPr="00713F8F">
          <w:rPr>
            <w:rFonts w:ascii="Trebuchet MS" w:hAnsi="Trebuchet MS"/>
            <w:noProof/>
            <w:u w:val="dotted"/>
          </w:rPr>
          <w:delText>YOU</w:delText>
        </w:r>
      </w:del>
      <w:ins w:id="134" w:author="Author">
        <w:r w:rsidRPr="00713F8F">
          <w:rPr>
            <w:rFonts w:ascii="Trebuchet MS" w:hAnsi="Trebuchet MS"/>
            <w:noProof/>
          </w:rPr>
          <w:t>you</w:t>
        </w:r>
      </w:ins>
      <w:r w:rsidRPr="00713F8F">
        <w:rPr>
          <w:rFonts w:ascii="Trebuchet MS" w:hAnsi="Trebuchet MS"/>
          <w:noProof/>
        </w:rPr>
        <w:t xml:space="preserve"> and </w:t>
      </w:r>
      <w:del w:id="135" w:author="Author"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136" w:author="Author">
        <w:r w:rsidRPr="00713F8F">
          <w:rPr>
            <w:rFonts w:ascii="Trebuchet MS" w:hAnsi="Trebuchet MS"/>
            <w:noProof/>
          </w:rPr>
          <w:t>your</w:t>
        </w:r>
      </w:ins>
      <w:r w:rsidRPr="00713F8F">
        <w:rPr>
          <w:rFonts w:ascii="Trebuchet MS" w:hAnsi="Trebuchet MS"/>
          <w:noProof/>
        </w:rPr>
        <w:t xml:space="preserve"> sons</w:t>
      </w:r>
      <w:del w:id="137" w:author="Author">
        <w:r w:rsidRPr="00713F8F">
          <w:rPr>
            <w:rFonts w:ascii="Trebuchet MS" w:hAnsi="Trebuchet MS"/>
            <w:noProof/>
          </w:rPr>
          <w:delText xml:space="preserve"> and </w:delText>
        </w:r>
        <w:r w:rsidRPr="00713F8F">
          <w:rPr>
            <w:rFonts w:ascii="Trebuchet MS" w:hAnsi="Trebuchet MS"/>
            <w:noProof/>
            <w:u w:val="dotted"/>
          </w:rPr>
          <w:delText>YOUR</w:delText>
        </w:r>
      </w:del>
      <w:ins w:id="138" w:author="Author">
        <w:r w:rsidRPr="00713F8F">
          <w:rPr>
            <w:rFonts w:ascii="Trebuchet MS" w:hAnsi="Trebuchet MS"/>
            <w:noProof/>
          </w:rPr>
          <w:t>, your</w:t>
        </w:r>
      </w:ins>
      <w:r w:rsidRPr="00713F8F">
        <w:rPr>
          <w:rFonts w:ascii="Trebuchet MS" w:hAnsi="Trebuchet MS"/>
          <w:noProof/>
        </w:rPr>
        <w:t xml:space="preserve"> daughters</w:t>
      </w:r>
      <w:ins w:id="139" w:author="Author">
        <w:r w:rsidRPr="00713F8F">
          <w:rPr>
            <w:rFonts w:ascii="Trebuchet MS" w:hAnsi="Trebuchet MS"/>
            <w:noProof/>
          </w:rPr>
          <w:t>, your male</w:t>
        </w:r>
      </w:ins>
      <w:r w:rsidRPr="00713F8F">
        <w:rPr>
          <w:rFonts w:ascii="Trebuchet MS" w:hAnsi="Trebuchet MS"/>
          <w:noProof/>
        </w:rPr>
        <w:t xml:space="preserve"> and </w:t>
      </w:r>
      <w:del w:id="140" w:author="Author">
        <w:r w:rsidRPr="00713F8F">
          <w:rPr>
            <w:rFonts w:ascii="Trebuchet MS" w:hAnsi="Trebuchet MS"/>
            <w:noProof/>
            <w:u w:val="dotted"/>
          </w:rPr>
          <w:delText>YOUR</w:delText>
        </w:r>
        <w:r w:rsidRPr="00713F8F">
          <w:rPr>
            <w:rFonts w:ascii="Trebuchet MS" w:hAnsi="Trebuchet MS"/>
            <w:noProof/>
          </w:rPr>
          <w:delText xml:space="preserve"> man</w:delText>
        </w:r>
      </w:del>
      <w:ins w:id="141" w:author="Author">
        <w:r w:rsidRPr="00713F8F">
          <w:rPr>
            <w:rFonts w:ascii="Trebuchet MS" w:hAnsi="Trebuchet MS"/>
            <w:noProof/>
          </w:rPr>
          <w:t>female</w:t>
        </w:r>
      </w:ins>
      <w:r w:rsidRPr="00713F8F">
        <w:rPr>
          <w:rFonts w:ascii="Trebuchet MS" w:hAnsi="Trebuchet MS"/>
          <w:noProof/>
        </w:rPr>
        <w:t xml:space="preserve"> slaves</w:t>
      </w:r>
      <w:del w:id="142" w:author="Author">
        <w:r w:rsidRPr="00713F8F">
          <w:rPr>
            <w:rFonts w:ascii="Trebuchet MS" w:hAnsi="Trebuchet MS"/>
            <w:noProof/>
          </w:rPr>
          <w:delText xml:space="preserve"> and </w:delText>
        </w:r>
        <w:r w:rsidRPr="00713F8F">
          <w:rPr>
            <w:rFonts w:ascii="Trebuchet MS" w:hAnsi="Trebuchet MS"/>
            <w:noProof/>
            <w:u w:val="dotted"/>
          </w:rPr>
          <w:delText>YOUR</w:delText>
        </w:r>
        <w:r w:rsidRPr="00713F8F">
          <w:rPr>
            <w:rFonts w:ascii="Trebuchet MS" w:hAnsi="Trebuchet MS"/>
            <w:noProof/>
          </w:rPr>
          <w:delText xml:space="preserve"> slave girls</w:delText>
        </w:r>
      </w:del>
      <w:ins w:id="143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and the Levite </w:t>
      </w:r>
      <w:del w:id="144" w:author="Author">
        <w:r w:rsidRPr="00713F8F">
          <w:rPr>
            <w:rFonts w:ascii="Trebuchet MS" w:hAnsi="Trebuchet MS"/>
            <w:noProof/>
          </w:rPr>
          <w:delText xml:space="preserve">who is </w:delText>
        </w:r>
      </w:del>
      <w:r w:rsidRPr="00713F8F">
        <w:rPr>
          <w:rFonts w:ascii="Trebuchet MS" w:hAnsi="Trebuchet MS"/>
          <w:noProof/>
        </w:rPr>
        <w:t xml:space="preserve">inside </w:t>
      </w:r>
      <w:del w:id="145" w:author="Author">
        <w:r w:rsidRPr="00713F8F">
          <w:rPr>
            <w:rFonts w:ascii="Trebuchet MS" w:hAnsi="Trebuchet MS"/>
            <w:noProof/>
            <w:u w:val="dotted"/>
          </w:rPr>
          <w:delText>YOUR</w:delText>
        </w:r>
        <w:r w:rsidRPr="00713F8F">
          <w:rPr>
            <w:rFonts w:ascii="Trebuchet MS" w:hAnsi="Trebuchet MS"/>
            <w:noProof/>
          </w:rPr>
          <w:delText xml:space="preserve"> gates, because</w:delText>
        </w:r>
      </w:del>
      <w:ins w:id="146" w:author="Author">
        <w:r w:rsidRPr="00713F8F">
          <w:rPr>
            <w:rFonts w:ascii="Trebuchet MS" w:hAnsi="Trebuchet MS"/>
            <w:noProof/>
          </w:rPr>
          <w:t>your cities,</w:t>
        </w:r>
        <w:r w:rsidRPr="00713F8F">
          <w:rPr>
            <w:rStyle w:val="FootnoteReference"/>
            <w:rFonts w:ascii="Trebuchet MS" w:hAnsi="Trebuchet MS"/>
            <w:noProof/>
          </w:rPr>
          <w:footnoteReference w:id="4"/>
        </w:r>
        <w:r w:rsidRPr="00713F8F">
          <w:rPr>
            <w:rFonts w:ascii="Trebuchet MS" w:hAnsi="Trebuchet MS"/>
            <w:noProof/>
          </w:rPr>
          <w:t xml:space="preserve"> for</w:t>
        </w:r>
      </w:ins>
      <w:r w:rsidRPr="00713F8F">
        <w:rPr>
          <w:rFonts w:ascii="Trebuchet MS" w:hAnsi="Trebuchet MS"/>
          <w:noProof/>
        </w:rPr>
        <w:t xml:space="preserve"> he has no share or inheritance with </w:t>
      </w:r>
      <w:del w:id="149" w:author="Author">
        <w:r w:rsidRPr="00713F8F">
          <w:rPr>
            <w:rFonts w:ascii="Trebuchet MS" w:hAnsi="Trebuchet MS"/>
            <w:noProof/>
            <w:u w:val="dotted"/>
          </w:rPr>
          <w:delText>YOU</w:delText>
        </w:r>
      </w:del>
      <w:ins w:id="150" w:author="Author">
        <w:r w:rsidRPr="00713F8F">
          <w:rPr>
            <w:rFonts w:ascii="Trebuchet MS" w:hAnsi="Trebuchet MS"/>
            <w:noProof/>
          </w:rPr>
          <w:t>you</w:t>
        </w:r>
      </w:ins>
      <w:r w:rsidRPr="00713F8F">
        <w:rPr>
          <w:rFonts w:ascii="Trebuchet MS" w:hAnsi="Trebuchet MS"/>
          <w:noProof/>
        </w:rPr>
        <w:t xml:space="preserve">. </w:t>
      </w:r>
      <w:r w:rsidRPr="00713F8F">
        <w:rPr>
          <w:rFonts w:ascii="Trebuchet MS" w:hAnsi="Trebuchet MS"/>
          <w:b/>
          <w:noProof/>
        </w:rPr>
        <w:t xml:space="preserve">12:13 </w:t>
      </w:r>
      <w:del w:id="151" w:author="Author">
        <w:r w:rsidRPr="00713F8F">
          <w:rPr>
            <w:rFonts w:ascii="Trebuchet MS" w:hAnsi="Trebuchet MS"/>
            <w:noProof/>
          </w:rPr>
          <w:delText>Watch out for yourself for fear you may</w:delText>
        </w:r>
      </w:del>
      <w:ins w:id="152" w:author="Author">
        <w:r w:rsidRPr="00713F8F">
          <w:rPr>
            <w:rFonts w:ascii="Trebuchet MS" w:hAnsi="Trebuchet MS"/>
            <w:noProof/>
          </w:rPr>
          <w:t>Be careful not to</w:t>
        </w:r>
      </w:ins>
      <w:r w:rsidRPr="00713F8F">
        <w:rPr>
          <w:rFonts w:ascii="Trebuchet MS" w:hAnsi="Trebuchet MS"/>
          <w:noProof/>
        </w:rPr>
        <w:t xml:space="preserve"> offer up your burnt offerings in any other place you may see. </w:t>
      </w:r>
      <w:r w:rsidRPr="00713F8F">
        <w:rPr>
          <w:rFonts w:ascii="Trebuchet MS" w:hAnsi="Trebuchet MS"/>
          <w:b/>
          <w:noProof/>
        </w:rPr>
        <w:t xml:space="preserve">12:14 </w:t>
      </w:r>
      <w:del w:id="153" w:author="Author">
        <w:r w:rsidRPr="00713F8F">
          <w:rPr>
            <w:rFonts w:ascii="Trebuchet MS" w:hAnsi="Trebuchet MS"/>
            <w:noProof/>
          </w:rPr>
          <w:delText>But</w:delText>
        </w:r>
      </w:del>
      <w:ins w:id="154" w:author="Author">
        <w:r w:rsidRPr="00713F8F">
          <w:rPr>
            <w:rFonts w:ascii="Trebuchet MS" w:hAnsi="Trebuchet MS"/>
            <w:noProof/>
          </w:rPr>
          <w:t>You should offer your burnt offerings only</w:t>
        </w:r>
      </w:ins>
      <w:r w:rsidRPr="00713F8F">
        <w:rPr>
          <w:rFonts w:ascii="Trebuchet MS" w:hAnsi="Trebuchet MS"/>
          <w:noProof/>
        </w:rPr>
        <w:t xml:space="preserve"> in the place that Jehovah </w:t>
      </w:r>
      <w:del w:id="155" w:author="Author">
        <w:r w:rsidRPr="00713F8F">
          <w:rPr>
            <w:rFonts w:ascii="Trebuchet MS" w:hAnsi="Trebuchet MS"/>
            <w:noProof/>
          </w:rPr>
          <w:delText>will choose</w:delText>
        </w:r>
      </w:del>
      <w:ins w:id="156" w:author="Author">
        <w:r w:rsidRPr="00713F8F">
          <w:rPr>
            <w:rFonts w:ascii="Trebuchet MS" w:hAnsi="Trebuchet MS"/>
            <w:noProof/>
          </w:rPr>
          <w:t>chooses</w:t>
        </w:r>
      </w:ins>
      <w:r w:rsidRPr="00713F8F">
        <w:rPr>
          <w:rFonts w:ascii="Trebuchet MS" w:hAnsi="Trebuchet MS"/>
          <w:noProof/>
        </w:rPr>
        <w:t xml:space="preserve"> in one of your </w:t>
      </w:r>
      <w:del w:id="157" w:author="Author">
        <w:r w:rsidRPr="00713F8F">
          <w:rPr>
            <w:rFonts w:ascii="Trebuchet MS" w:hAnsi="Trebuchet MS"/>
            <w:noProof/>
          </w:rPr>
          <w:delText>tribes is where you should offer up your burnt offerings</w:delText>
        </w:r>
      </w:del>
      <w:ins w:id="158" w:author="Author">
        <w:r w:rsidRPr="00713F8F">
          <w:rPr>
            <w:rFonts w:ascii="Trebuchet MS" w:hAnsi="Trebuchet MS"/>
            <w:noProof/>
          </w:rPr>
          <w:t>tribal territories</w:t>
        </w:r>
      </w:ins>
      <w:r w:rsidRPr="00713F8F">
        <w:rPr>
          <w:rFonts w:ascii="Trebuchet MS" w:hAnsi="Trebuchet MS"/>
          <w:noProof/>
        </w:rPr>
        <w:t xml:space="preserve">, and there you should do </w:t>
      </w:r>
      <w:del w:id="159" w:author="Author">
        <w:r w:rsidRPr="00713F8F">
          <w:rPr>
            <w:rFonts w:ascii="Trebuchet MS" w:hAnsi="Trebuchet MS"/>
            <w:noProof/>
          </w:rPr>
          <w:delText>all that</w:delText>
        </w:r>
      </w:del>
      <w:ins w:id="160" w:author="Author">
        <w:r w:rsidRPr="00713F8F">
          <w:rPr>
            <w:rFonts w:ascii="Trebuchet MS" w:hAnsi="Trebuchet MS"/>
            <w:noProof/>
          </w:rPr>
          <w:t>everything</w:t>
        </w:r>
      </w:ins>
      <w:r w:rsidRPr="00713F8F">
        <w:rPr>
          <w:rFonts w:ascii="Trebuchet MS" w:hAnsi="Trebuchet MS"/>
          <w:noProof/>
        </w:rPr>
        <w:t xml:space="preserve"> I am commanding you.</w:t>
      </w:r>
    </w:p>
    <w:p w:rsidR="00166FE3" w:rsidRPr="00713F8F" w:rsidRDefault="00166FE3" w:rsidP="00166FE3">
      <w:pPr>
        <w:rPr>
          <w:rFonts w:ascii="Trebuchet MS" w:hAnsi="Trebuchet MS"/>
          <w:noProof/>
        </w:rPr>
      </w:pPr>
      <w:r w:rsidRPr="00713F8F">
        <w:rPr>
          <w:rFonts w:ascii="Trebuchet MS" w:hAnsi="Trebuchet MS"/>
          <w:b/>
        </w:rPr>
        <w:t xml:space="preserve">12:15 </w:t>
      </w:r>
      <w:r w:rsidRPr="00713F8F">
        <w:rPr>
          <w:rFonts w:ascii="Trebuchet MS" w:hAnsi="Trebuchet MS"/>
          <w:noProof/>
        </w:rPr>
        <w:t>“</w:t>
      </w:r>
      <w:del w:id="161" w:author="Author">
        <w:r w:rsidRPr="00713F8F">
          <w:rPr>
            <w:rFonts w:ascii="Trebuchet MS" w:hAnsi="Trebuchet MS"/>
            <w:noProof/>
          </w:rPr>
          <w:delText>Only</w:delText>
        </w:r>
      </w:del>
      <w:ins w:id="162" w:author="Author">
        <w:r w:rsidRPr="00713F8F">
          <w:rPr>
            <w:rFonts w:ascii="Trebuchet MS" w:hAnsi="Trebuchet MS"/>
            <w:noProof/>
          </w:rPr>
          <w:t>But</w:t>
        </w:r>
      </w:ins>
      <w:r w:rsidRPr="00713F8F">
        <w:rPr>
          <w:rFonts w:ascii="Trebuchet MS" w:hAnsi="Trebuchet MS"/>
          <w:noProof/>
        </w:rPr>
        <w:t xml:space="preserve"> whenever </w:t>
      </w:r>
      <w:del w:id="163" w:author="Author">
        <w:r w:rsidRPr="00713F8F">
          <w:rPr>
            <w:rFonts w:ascii="Trebuchet MS" w:hAnsi="Trebuchet MS"/>
            <w:noProof/>
          </w:rPr>
          <w:delText>your soul craves</w:delText>
        </w:r>
      </w:del>
      <w:ins w:id="164" w:author="Author">
        <w:r w:rsidRPr="00713F8F">
          <w:rPr>
            <w:rFonts w:ascii="Trebuchet MS" w:hAnsi="Trebuchet MS"/>
            <w:noProof/>
          </w:rPr>
          <w:t>you desire</w:t>
        </w:r>
      </w:ins>
      <w:r w:rsidRPr="00713F8F">
        <w:rPr>
          <w:rFonts w:ascii="Trebuchet MS" w:hAnsi="Trebuchet MS"/>
          <w:noProof/>
        </w:rPr>
        <w:t xml:space="preserve"> it</w:t>
      </w:r>
      <w:ins w:id="165" w:author="Author">
        <w:r w:rsidRPr="00713F8F">
          <w:rPr>
            <w:rFonts w:ascii="Trebuchet MS" w:hAnsi="Trebuchet MS"/>
            <w:noProof/>
          </w:rPr>
          <w:t>,</w:t>
        </w:r>
        <w:r w:rsidRPr="00713F8F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713F8F">
        <w:rPr>
          <w:rFonts w:ascii="Trebuchet MS" w:hAnsi="Trebuchet MS"/>
          <w:noProof/>
        </w:rPr>
        <w:t xml:space="preserve"> you may slaughter</w:t>
      </w:r>
      <w:del w:id="168" w:author="Author">
        <w:r w:rsidRPr="00713F8F">
          <w:rPr>
            <w:rFonts w:ascii="Trebuchet MS" w:hAnsi="Trebuchet MS"/>
            <w:noProof/>
          </w:rPr>
          <w:delText>,</w:delText>
        </w:r>
      </w:del>
      <w:r w:rsidRPr="00713F8F">
        <w:rPr>
          <w:rFonts w:ascii="Trebuchet MS" w:hAnsi="Trebuchet MS"/>
          <w:noProof/>
        </w:rPr>
        <w:t xml:space="preserve"> and </w:t>
      </w:r>
      <w:del w:id="169" w:author="Author">
        <w:r w:rsidRPr="00713F8F">
          <w:rPr>
            <w:rFonts w:ascii="Trebuchet MS" w:hAnsi="Trebuchet MS"/>
            <w:noProof/>
          </w:rPr>
          <w:delText xml:space="preserve">you must </w:delText>
        </w:r>
      </w:del>
      <w:r w:rsidRPr="00713F8F">
        <w:rPr>
          <w:rFonts w:ascii="Trebuchet MS" w:hAnsi="Trebuchet MS"/>
          <w:noProof/>
        </w:rPr>
        <w:t>eat meat</w:t>
      </w:r>
      <w:ins w:id="170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according to the blessing </w:t>
      </w:r>
      <w:del w:id="171" w:author="Author">
        <w:r w:rsidRPr="00713F8F">
          <w:rPr>
            <w:rFonts w:ascii="Trebuchet MS" w:hAnsi="Trebuchet MS"/>
            <w:noProof/>
          </w:rPr>
          <w:delText>of</w:delText>
        </w:r>
      </w:del>
      <w:ins w:id="172" w:author="Author">
        <w:r w:rsidRPr="00713F8F">
          <w:rPr>
            <w:rFonts w:ascii="Trebuchet MS" w:hAnsi="Trebuchet MS"/>
            <w:noProof/>
          </w:rPr>
          <w:t>that</w:t>
        </w:r>
      </w:ins>
      <w:r w:rsidRPr="00713F8F">
        <w:rPr>
          <w:rFonts w:ascii="Trebuchet MS" w:hAnsi="Trebuchet MS"/>
          <w:noProof/>
        </w:rPr>
        <w:t xml:space="preserve"> Jehovah your God </w:t>
      </w:r>
      <w:del w:id="173" w:author="Author">
        <w:r w:rsidRPr="00713F8F">
          <w:rPr>
            <w:rFonts w:ascii="Trebuchet MS" w:hAnsi="Trebuchet MS"/>
            <w:noProof/>
          </w:rPr>
          <w:delText xml:space="preserve">that he </w:delText>
        </w:r>
      </w:del>
      <w:r w:rsidRPr="00713F8F">
        <w:rPr>
          <w:rFonts w:ascii="Trebuchet MS" w:hAnsi="Trebuchet MS"/>
          <w:noProof/>
        </w:rPr>
        <w:t>has given you</w:t>
      </w:r>
      <w:del w:id="174" w:author="Author">
        <w:r w:rsidRPr="00713F8F">
          <w:rPr>
            <w:rFonts w:ascii="Trebuchet MS" w:hAnsi="Trebuchet MS"/>
            <w:noProof/>
          </w:rPr>
          <w:delText>, inside</w:delText>
        </w:r>
      </w:del>
      <w:ins w:id="175" w:author="Author">
        <w:r w:rsidRPr="00713F8F">
          <w:rPr>
            <w:rFonts w:ascii="Trebuchet MS" w:hAnsi="Trebuchet MS"/>
            <w:noProof/>
          </w:rPr>
          <w:t xml:space="preserve"> in</w:t>
        </w:r>
      </w:ins>
      <w:r w:rsidRPr="00713F8F">
        <w:rPr>
          <w:rFonts w:ascii="Trebuchet MS" w:hAnsi="Trebuchet MS"/>
          <w:noProof/>
        </w:rPr>
        <w:t xml:space="preserve"> all your </w:t>
      </w:r>
      <w:del w:id="176" w:author="Author">
        <w:r w:rsidRPr="00713F8F">
          <w:rPr>
            <w:rFonts w:ascii="Trebuchet MS" w:hAnsi="Trebuchet MS"/>
            <w:noProof/>
          </w:rPr>
          <w:delText>gates.</w:delText>
        </w:r>
      </w:del>
      <w:ins w:id="177" w:author="Author">
        <w:r w:rsidRPr="00713F8F">
          <w:rPr>
            <w:rFonts w:ascii="Trebuchet MS" w:hAnsi="Trebuchet MS"/>
            <w:noProof/>
          </w:rPr>
          <w:t>cities.</w:t>
        </w:r>
        <w:r w:rsidRPr="00713F8F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713F8F">
        <w:rPr>
          <w:rFonts w:ascii="Trebuchet MS" w:hAnsi="Trebuchet MS"/>
          <w:noProof/>
        </w:rPr>
        <w:t xml:space="preserve"> The unclean </w:t>
      </w:r>
      <w:del w:id="180" w:author="Author">
        <w:r w:rsidRPr="00713F8F">
          <w:rPr>
            <w:rFonts w:ascii="Trebuchet MS" w:hAnsi="Trebuchet MS"/>
            <w:noProof/>
          </w:rPr>
          <w:delText>one</w:delText>
        </w:r>
      </w:del>
      <w:ins w:id="181" w:author="Author">
        <w:r w:rsidRPr="00713F8F">
          <w:rPr>
            <w:rFonts w:ascii="Trebuchet MS" w:hAnsi="Trebuchet MS"/>
            <w:noProof/>
          </w:rPr>
          <w:t>person</w:t>
        </w:r>
      </w:ins>
      <w:r w:rsidRPr="00713F8F">
        <w:rPr>
          <w:rFonts w:ascii="Trebuchet MS" w:hAnsi="Trebuchet MS"/>
          <w:noProof/>
        </w:rPr>
        <w:t xml:space="preserve"> and the clean </w:t>
      </w:r>
      <w:del w:id="182" w:author="Author">
        <w:r w:rsidRPr="00713F8F">
          <w:rPr>
            <w:rFonts w:ascii="Trebuchet MS" w:hAnsi="Trebuchet MS"/>
            <w:noProof/>
          </w:rPr>
          <w:delText>one</w:delText>
        </w:r>
      </w:del>
      <w:ins w:id="183" w:author="Author">
        <w:r w:rsidRPr="00713F8F">
          <w:rPr>
            <w:rFonts w:ascii="Trebuchet MS" w:hAnsi="Trebuchet MS"/>
            <w:noProof/>
          </w:rPr>
          <w:t>person</w:t>
        </w:r>
      </w:ins>
      <w:r w:rsidRPr="00713F8F">
        <w:rPr>
          <w:rFonts w:ascii="Trebuchet MS" w:hAnsi="Trebuchet MS"/>
          <w:noProof/>
        </w:rPr>
        <w:t xml:space="preserve"> may eat it, </w:t>
      </w:r>
      <w:del w:id="184" w:author="Author">
        <w:r w:rsidRPr="00713F8F">
          <w:rPr>
            <w:rFonts w:ascii="Trebuchet MS" w:hAnsi="Trebuchet MS"/>
            <w:noProof/>
          </w:rPr>
          <w:delText>like the</w:delText>
        </w:r>
      </w:del>
      <w:ins w:id="185" w:author="Author">
        <w:r w:rsidRPr="00713F8F">
          <w:rPr>
            <w:rFonts w:ascii="Trebuchet MS" w:hAnsi="Trebuchet MS"/>
            <w:noProof/>
          </w:rPr>
          <w:t>as you would eat a</w:t>
        </w:r>
      </w:ins>
      <w:r w:rsidRPr="00713F8F">
        <w:rPr>
          <w:rFonts w:ascii="Trebuchet MS" w:hAnsi="Trebuchet MS"/>
          <w:noProof/>
        </w:rPr>
        <w:t xml:space="preserve"> gazelle </w:t>
      </w:r>
      <w:del w:id="186" w:author="Author">
        <w:r w:rsidRPr="00713F8F">
          <w:rPr>
            <w:rFonts w:ascii="Trebuchet MS" w:hAnsi="Trebuchet MS"/>
            <w:noProof/>
          </w:rPr>
          <w:delText>and like the stag</w:delText>
        </w:r>
      </w:del>
      <w:ins w:id="187" w:author="Author">
        <w:r w:rsidRPr="00713F8F">
          <w:rPr>
            <w:rFonts w:ascii="Trebuchet MS" w:hAnsi="Trebuchet MS"/>
            <w:noProof/>
          </w:rPr>
          <w:t>or a deer</w:t>
        </w:r>
      </w:ins>
      <w:r w:rsidRPr="00713F8F">
        <w:rPr>
          <w:rFonts w:ascii="Trebuchet MS" w:hAnsi="Trebuchet MS"/>
          <w:noProof/>
        </w:rPr>
        <w:t xml:space="preserve">. </w:t>
      </w:r>
      <w:r w:rsidRPr="00713F8F">
        <w:rPr>
          <w:rFonts w:ascii="Trebuchet MS" w:hAnsi="Trebuchet MS"/>
          <w:b/>
          <w:noProof/>
        </w:rPr>
        <w:t xml:space="preserve">12:16 </w:t>
      </w:r>
      <w:del w:id="188" w:author="Author">
        <w:r w:rsidRPr="00713F8F">
          <w:rPr>
            <w:rFonts w:ascii="Trebuchet MS" w:hAnsi="Trebuchet MS"/>
            <w:noProof/>
          </w:rPr>
          <w:delText xml:space="preserve">Only the blood </w:delText>
        </w:r>
        <w:r w:rsidRPr="00713F8F">
          <w:rPr>
            <w:rFonts w:ascii="Trebuchet MS" w:hAnsi="Trebuchet MS"/>
            <w:noProof/>
            <w:u w:val="dotted"/>
          </w:rPr>
          <w:delText>YOU</w:delText>
        </w:r>
        <w:r w:rsidRPr="00713F8F">
          <w:rPr>
            <w:rFonts w:ascii="Trebuchet MS" w:hAnsi="Trebuchet MS"/>
            <w:noProof/>
          </w:rPr>
          <w:delText xml:space="preserve"> </w:delText>
        </w:r>
      </w:del>
      <w:ins w:id="189" w:author="Author">
        <w:r w:rsidRPr="00713F8F">
          <w:rPr>
            <w:rFonts w:ascii="Trebuchet MS" w:hAnsi="Trebuchet MS"/>
            <w:noProof/>
          </w:rPr>
          <w:t xml:space="preserve">But you </w:t>
        </w:r>
      </w:ins>
      <w:r w:rsidRPr="00713F8F">
        <w:rPr>
          <w:rFonts w:ascii="Trebuchet MS" w:hAnsi="Trebuchet MS"/>
          <w:noProof/>
        </w:rPr>
        <w:t>must not eat</w:t>
      </w:r>
      <w:del w:id="190" w:author="Author">
        <w:r w:rsidRPr="00713F8F">
          <w:rPr>
            <w:rFonts w:ascii="Trebuchet MS" w:hAnsi="Trebuchet MS"/>
            <w:noProof/>
          </w:rPr>
          <w:delText>. On</w:delText>
        </w:r>
      </w:del>
      <w:r w:rsidRPr="00713F8F">
        <w:rPr>
          <w:rFonts w:ascii="Trebuchet MS" w:hAnsi="Trebuchet MS"/>
          <w:noProof/>
        </w:rPr>
        <w:t xml:space="preserve"> the </w:t>
      </w:r>
      <w:del w:id="191" w:author="Author">
        <w:r w:rsidRPr="00713F8F">
          <w:rPr>
            <w:rFonts w:ascii="Trebuchet MS" w:hAnsi="Trebuchet MS"/>
            <w:noProof/>
          </w:rPr>
          <w:delText>earth</w:delText>
        </w:r>
      </w:del>
      <w:ins w:id="192" w:author="Author">
        <w:r w:rsidRPr="00713F8F">
          <w:rPr>
            <w:rFonts w:ascii="Trebuchet MS" w:hAnsi="Trebuchet MS"/>
            <w:noProof/>
          </w:rPr>
          <w:t>blood;</w:t>
        </w:r>
      </w:ins>
      <w:r w:rsidRPr="00713F8F">
        <w:rPr>
          <w:rFonts w:ascii="Trebuchet MS" w:hAnsi="Trebuchet MS"/>
          <w:noProof/>
        </w:rPr>
        <w:t xml:space="preserve"> you should pour it out </w:t>
      </w:r>
      <w:del w:id="193" w:author="Author">
        <w:r w:rsidRPr="00713F8F">
          <w:rPr>
            <w:rFonts w:ascii="Trebuchet MS" w:hAnsi="Trebuchet MS"/>
            <w:noProof/>
          </w:rPr>
          <w:delText>as</w:delText>
        </w:r>
      </w:del>
      <w:ins w:id="194" w:author="Author">
        <w:r w:rsidRPr="00713F8F">
          <w:rPr>
            <w:rFonts w:ascii="Trebuchet MS" w:hAnsi="Trebuchet MS"/>
            <w:noProof/>
          </w:rPr>
          <w:t>on the ground like</w:t>
        </w:r>
      </w:ins>
      <w:r w:rsidRPr="00713F8F">
        <w:rPr>
          <w:rFonts w:ascii="Trebuchet MS" w:hAnsi="Trebuchet MS"/>
          <w:noProof/>
        </w:rPr>
        <w:t xml:space="preserve"> water. </w:t>
      </w:r>
      <w:r w:rsidRPr="00713F8F">
        <w:rPr>
          <w:rFonts w:ascii="Trebuchet MS" w:hAnsi="Trebuchet MS"/>
          <w:b/>
          <w:noProof/>
        </w:rPr>
        <w:t xml:space="preserve">12:17 </w:t>
      </w:r>
      <w:r w:rsidRPr="00713F8F">
        <w:rPr>
          <w:rFonts w:ascii="Trebuchet MS" w:hAnsi="Trebuchet MS"/>
          <w:noProof/>
        </w:rPr>
        <w:t xml:space="preserve">You will not be allowed to eat </w:t>
      </w:r>
      <w:del w:id="195" w:author="Author">
        <w:r w:rsidRPr="00713F8F">
          <w:rPr>
            <w:rFonts w:ascii="Trebuchet MS" w:hAnsi="Trebuchet MS"/>
            <w:noProof/>
          </w:rPr>
          <w:delText>inside</w:delText>
        </w:r>
      </w:del>
      <w:ins w:id="196" w:author="Author">
        <w:r w:rsidRPr="00713F8F">
          <w:rPr>
            <w:rFonts w:ascii="Trebuchet MS" w:hAnsi="Trebuchet MS"/>
            <w:noProof/>
          </w:rPr>
          <w:t>within</w:t>
        </w:r>
      </w:ins>
      <w:r w:rsidRPr="00713F8F">
        <w:rPr>
          <w:rFonts w:ascii="Trebuchet MS" w:hAnsi="Trebuchet MS"/>
          <w:noProof/>
        </w:rPr>
        <w:t xml:space="preserve"> your </w:t>
      </w:r>
      <w:del w:id="197" w:author="Author">
        <w:r w:rsidRPr="00713F8F">
          <w:rPr>
            <w:rFonts w:ascii="Trebuchet MS" w:hAnsi="Trebuchet MS"/>
            <w:noProof/>
          </w:rPr>
          <w:delText>gates</w:delText>
        </w:r>
      </w:del>
      <w:ins w:id="198" w:author="Author">
        <w:r w:rsidRPr="00713F8F">
          <w:rPr>
            <w:rFonts w:ascii="Trebuchet MS" w:hAnsi="Trebuchet MS"/>
            <w:noProof/>
          </w:rPr>
          <w:t>cities</w:t>
        </w:r>
        <w:r w:rsidRPr="00713F8F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713F8F">
        <w:rPr>
          <w:rFonts w:ascii="Trebuchet MS" w:hAnsi="Trebuchet MS"/>
          <w:noProof/>
        </w:rPr>
        <w:t xml:space="preserve"> the tenth part of your grain</w:t>
      </w:r>
      <w:del w:id="201" w:author="Author">
        <w:r w:rsidRPr="00713F8F">
          <w:rPr>
            <w:rFonts w:ascii="Trebuchet MS" w:hAnsi="Trebuchet MS"/>
            <w:noProof/>
          </w:rPr>
          <w:delText xml:space="preserve"> or of</w:delText>
        </w:r>
      </w:del>
      <w:ins w:id="202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your new wine</w:t>
      </w:r>
      <w:del w:id="203" w:author="Author">
        <w:r w:rsidRPr="00713F8F">
          <w:rPr>
            <w:rFonts w:ascii="Trebuchet MS" w:hAnsi="Trebuchet MS"/>
            <w:noProof/>
          </w:rPr>
          <w:delText xml:space="preserve"> or of</w:delText>
        </w:r>
      </w:del>
      <w:ins w:id="204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your oil</w:t>
      </w:r>
      <w:del w:id="205" w:author="Author">
        <w:r w:rsidRPr="00713F8F">
          <w:rPr>
            <w:rFonts w:ascii="Trebuchet MS" w:hAnsi="Trebuchet MS"/>
            <w:noProof/>
          </w:rPr>
          <w:delText xml:space="preserve"> or</w:delText>
        </w:r>
      </w:del>
      <w:ins w:id="206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the firstborn </w:t>
      </w:r>
      <w:del w:id="207" w:author="Author">
        <w:r w:rsidRPr="00713F8F">
          <w:rPr>
            <w:rFonts w:ascii="Trebuchet MS" w:hAnsi="Trebuchet MS"/>
            <w:noProof/>
          </w:rPr>
          <w:delText xml:space="preserve">ones </w:delText>
        </w:r>
      </w:del>
      <w:r w:rsidRPr="00713F8F">
        <w:rPr>
          <w:rFonts w:ascii="Trebuchet MS" w:hAnsi="Trebuchet MS"/>
          <w:noProof/>
        </w:rPr>
        <w:t xml:space="preserve">of your herd and </w:t>
      </w:r>
      <w:del w:id="208" w:author="Author">
        <w:r w:rsidRPr="00713F8F">
          <w:rPr>
            <w:rFonts w:ascii="Trebuchet MS" w:hAnsi="Trebuchet MS"/>
            <w:noProof/>
          </w:rPr>
          <w:delText xml:space="preserve">of your </w:delText>
        </w:r>
      </w:del>
      <w:r w:rsidRPr="00713F8F">
        <w:rPr>
          <w:rFonts w:ascii="Trebuchet MS" w:hAnsi="Trebuchet MS"/>
          <w:noProof/>
        </w:rPr>
        <w:t>flock</w:t>
      </w:r>
      <w:del w:id="209" w:author="Author">
        <w:r w:rsidRPr="00713F8F">
          <w:rPr>
            <w:rFonts w:ascii="Trebuchet MS" w:hAnsi="Trebuchet MS"/>
            <w:noProof/>
          </w:rPr>
          <w:delText xml:space="preserve"> or</w:delText>
        </w:r>
      </w:del>
      <w:ins w:id="210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any of your vow offerings that you </w:t>
      </w:r>
      <w:del w:id="211" w:author="Author">
        <w:r w:rsidRPr="00713F8F">
          <w:rPr>
            <w:rFonts w:ascii="Trebuchet MS" w:hAnsi="Trebuchet MS"/>
            <w:noProof/>
          </w:rPr>
          <w:delText xml:space="preserve">will </w:delText>
        </w:r>
      </w:del>
      <w:r w:rsidRPr="00713F8F">
        <w:rPr>
          <w:rFonts w:ascii="Trebuchet MS" w:hAnsi="Trebuchet MS"/>
          <w:noProof/>
        </w:rPr>
        <w:t>vow</w:t>
      </w:r>
      <w:del w:id="212" w:author="Author">
        <w:r w:rsidRPr="00713F8F">
          <w:rPr>
            <w:rFonts w:ascii="Trebuchet MS" w:hAnsi="Trebuchet MS"/>
            <w:noProof/>
          </w:rPr>
          <w:delText xml:space="preserve"> or</w:delText>
        </w:r>
      </w:del>
      <w:ins w:id="213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your voluntary offerings</w:t>
      </w:r>
      <w:ins w:id="214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or the contribution </w:t>
      </w:r>
      <w:del w:id="215" w:author="Author">
        <w:r w:rsidRPr="00713F8F">
          <w:rPr>
            <w:rFonts w:ascii="Trebuchet MS" w:hAnsi="Trebuchet MS"/>
            <w:noProof/>
          </w:rPr>
          <w:delText>of</w:delText>
        </w:r>
      </w:del>
      <w:ins w:id="216" w:author="Author">
        <w:r w:rsidRPr="00713F8F">
          <w:rPr>
            <w:rFonts w:ascii="Trebuchet MS" w:hAnsi="Trebuchet MS"/>
            <w:noProof/>
          </w:rPr>
          <w:t>from</w:t>
        </w:r>
      </w:ins>
      <w:r w:rsidRPr="00713F8F">
        <w:rPr>
          <w:rFonts w:ascii="Trebuchet MS" w:hAnsi="Trebuchet MS"/>
          <w:noProof/>
        </w:rPr>
        <w:t xml:space="preserve"> your hand. </w:t>
      </w:r>
      <w:r w:rsidRPr="00713F8F">
        <w:rPr>
          <w:rFonts w:ascii="Trebuchet MS" w:hAnsi="Trebuchet MS"/>
          <w:b/>
          <w:noProof/>
        </w:rPr>
        <w:t xml:space="preserve">12:18 </w:t>
      </w:r>
      <w:del w:id="217" w:author="Author">
        <w:r w:rsidRPr="00713F8F">
          <w:rPr>
            <w:rFonts w:ascii="Trebuchet MS" w:hAnsi="Trebuchet MS"/>
            <w:noProof/>
          </w:rPr>
          <w:delText xml:space="preserve">But </w:delText>
        </w:r>
      </w:del>
      <w:ins w:id="218" w:author="Author">
        <w:r w:rsidRPr="00713F8F">
          <w:rPr>
            <w:rFonts w:ascii="Trebuchet MS" w:hAnsi="Trebuchet MS"/>
            <w:noProof/>
          </w:rPr>
          <w:t xml:space="preserve">These you are to eat </w:t>
        </w:r>
      </w:ins>
      <w:r w:rsidRPr="00713F8F">
        <w:rPr>
          <w:rFonts w:ascii="Trebuchet MS" w:hAnsi="Trebuchet MS"/>
          <w:noProof/>
        </w:rPr>
        <w:t xml:space="preserve">before Jehovah your God </w:t>
      </w:r>
      <w:del w:id="219" w:author="Author">
        <w:r w:rsidRPr="00713F8F">
          <w:rPr>
            <w:rFonts w:ascii="Trebuchet MS" w:hAnsi="Trebuchet MS"/>
            <w:noProof/>
          </w:rPr>
          <w:delText xml:space="preserve">you will eat it, </w:delText>
        </w:r>
      </w:del>
      <w:r w:rsidRPr="00713F8F">
        <w:rPr>
          <w:rFonts w:ascii="Trebuchet MS" w:hAnsi="Trebuchet MS"/>
          <w:noProof/>
        </w:rPr>
        <w:t xml:space="preserve">in the place </w:t>
      </w:r>
      <w:del w:id="220" w:author="Author">
        <w:r w:rsidRPr="00713F8F">
          <w:rPr>
            <w:rFonts w:ascii="Trebuchet MS" w:hAnsi="Trebuchet MS"/>
            <w:noProof/>
          </w:rPr>
          <w:delText xml:space="preserve">that </w:delText>
        </w:r>
      </w:del>
      <w:r w:rsidRPr="00713F8F">
        <w:rPr>
          <w:rFonts w:ascii="Trebuchet MS" w:hAnsi="Trebuchet MS"/>
          <w:noProof/>
        </w:rPr>
        <w:t>Jehovah your God will choose</w:t>
      </w:r>
      <w:del w:id="221" w:author="Author">
        <w:r w:rsidRPr="00713F8F">
          <w:rPr>
            <w:rFonts w:ascii="Trebuchet MS" w:hAnsi="Trebuchet MS"/>
            <w:noProof/>
          </w:rPr>
          <w:delText xml:space="preserve">, </w:delText>
        </w:r>
      </w:del>
      <w:ins w:id="222" w:author="Author">
        <w:r w:rsidRPr="00713F8F">
          <w:rPr>
            <w:rFonts w:ascii="Trebuchet MS" w:hAnsi="Trebuchet MS"/>
            <w:noProof/>
          </w:rPr>
          <w:t>—</w:t>
        </w:r>
      </w:ins>
      <w:r w:rsidRPr="00713F8F">
        <w:rPr>
          <w:rFonts w:ascii="Trebuchet MS" w:hAnsi="Trebuchet MS"/>
          <w:noProof/>
        </w:rPr>
        <w:t>you and your son</w:t>
      </w:r>
      <w:del w:id="223" w:author="Author">
        <w:r w:rsidRPr="00713F8F">
          <w:rPr>
            <w:rFonts w:ascii="Trebuchet MS" w:hAnsi="Trebuchet MS"/>
            <w:noProof/>
          </w:rPr>
          <w:delText xml:space="preserve"> and</w:delText>
        </w:r>
      </w:del>
      <w:ins w:id="224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your daughter</w:t>
      </w:r>
      <w:del w:id="225" w:author="Author">
        <w:r w:rsidRPr="00713F8F">
          <w:rPr>
            <w:rFonts w:ascii="Trebuchet MS" w:hAnsi="Trebuchet MS"/>
            <w:noProof/>
          </w:rPr>
          <w:delText xml:space="preserve"> and</w:delText>
        </w:r>
      </w:del>
      <w:ins w:id="226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your </w:t>
      </w:r>
      <w:del w:id="227" w:author="Author">
        <w:r w:rsidRPr="00713F8F">
          <w:rPr>
            <w:rFonts w:ascii="Trebuchet MS" w:hAnsi="Trebuchet MS"/>
            <w:noProof/>
          </w:rPr>
          <w:delText>man slave</w:delText>
        </w:r>
      </w:del>
      <w:ins w:id="228" w:author="Author">
        <w:r w:rsidRPr="00713F8F">
          <w:rPr>
            <w:rFonts w:ascii="Trebuchet MS" w:hAnsi="Trebuchet MS"/>
            <w:noProof/>
          </w:rPr>
          <w:t>male</w:t>
        </w:r>
      </w:ins>
      <w:r w:rsidRPr="00713F8F">
        <w:rPr>
          <w:rFonts w:ascii="Trebuchet MS" w:hAnsi="Trebuchet MS"/>
          <w:noProof/>
        </w:rPr>
        <w:t xml:space="preserve"> and </w:t>
      </w:r>
      <w:del w:id="229" w:author="Author">
        <w:r w:rsidRPr="00713F8F">
          <w:rPr>
            <w:rFonts w:ascii="Trebuchet MS" w:hAnsi="Trebuchet MS"/>
            <w:noProof/>
          </w:rPr>
          <w:delText>your slave girl</w:delText>
        </w:r>
      </w:del>
      <w:ins w:id="230" w:author="Author">
        <w:r w:rsidRPr="00713F8F">
          <w:rPr>
            <w:rFonts w:ascii="Trebuchet MS" w:hAnsi="Trebuchet MS"/>
            <w:noProof/>
          </w:rPr>
          <w:t>female servant,</w:t>
        </w:r>
      </w:ins>
      <w:r w:rsidRPr="00713F8F">
        <w:rPr>
          <w:rFonts w:ascii="Trebuchet MS" w:hAnsi="Trebuchet MS"/>
          <w:noProof/>
        </w:rPr>
        <w:t xml:space="preserve"> and the Levite </w:t>
      </w:r>
      <w:del w:id="231" w:author="Author">
        <w:r w:rsidRPr="00713F8F">
          <w:rPr>
            <w:rFonts w:ascii="Trebuchet MS" w:hAnsi="Trebuchet MS"/>
            <w:noProof/>
          </w:rPr>
          <w:delText xml:space="preserve">who is </w:delText>
        </w:r>
      </w:del>
      <w:r w:rsidRPr="00713F8F">
        <w:rPr>
          <w:rFonts w:ascii="Trebuchet MS" w:hAnsi="Trebuchet MS"/>
          <w:noProof/>
        </w:rPr>
        <w:t xml:space="preserve">inside your </w:t>
      </w:r>
      <w:del w:id="232" w:author="Author">
        <w:r w:rsidRPr="00713F8F">
          <w:rPr>
            <w:rFonts w:ascii="Trebuchet MS" w:hAnsi="Trebuchet MS"/>
            <w:noProof/>
          </w:rPr>
          <w:delText>gates;</w:delText>
        </w:r>
      </w:del>
      <w:ins w:id="233" w:author="Author">
        <w:r w:rsidRPr="00713F8F">
          <w:rPr>
            <w:rFonts w:ascii="Trebuchet MS" w:hAnsi="Trebuchet MS"/>
            <w:noProof/>
          </w:rPr>
          <w:t>cities;</w:t>
        </w:r>
        <w:r w:rsidRPr="00713F8F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713F8F">
        <w:rPr>
          <w:rFonts w:ascii="Trebuchet MS" w:hAnsi="Trebuchet MS"/>
          <w:noProof/>
        </w:rPr>
        <w:t xml:space="preserve"> and you </w:t>
      </w:r>
      <w:del w:id="236" w:author="Author">
        <w:r w:rsidRPr="00713F8F">
          <w:rPr>
            <w:rFonts w:ascii="Trebuchet MS" w:hAnsi="Trebuchet MS"/>
            <w:noProof/>
          </w:rPr>
          <w:delText>must</w:delText>
        </w:r>
      </w:del>
      <w:ins w:id="237" w:author="Author">
        <w:r w:rsidRPr="00713F8F">
          <w:rPr>
            <w:rFonts w:ascii="Trebuchet MS" w:hAnsi="Trebuchet MS"/>
            <w:noProof/>
          </w:rPr>
          <w:t>will</w:t>
        </w:r>
      </w:ins>
      <w:r w:rsidRPr="00713F8F">
        <w:rPr>
          <w:rFonts w:ascii="Trebuchet MS" w:hAnsi="Trebuchet MS"/>
          <w:noProof/>
        </w:rPr>
        <w:t xml:space="preserve"> rejoice before Jehovah your God in </w:t>
      </w:r>
      <w:del w:id="238" w:author="Author">
        <w:r w:rsidRPr="00713F8F">
          <w:rPr>
            <w:rFonts w:ascii="Trebuchet MS" w:hAnsi="Trebuchet MS"/>
            <w:noProof/>
          </w:rPr>
          <w:delText>every undertaking of yours</w:delText>
        </w:r>
      </w:del>
      <w:ins w:id="239" w:author="Author">
        <w:r w:rsidRPr="00713F8F">
          <w:rPr>
            <w:rFonts w:ascii="Trebuchet MS" w:hAnsi="Trebuchet MS"/>
            <w:noProof/>
          </w:rPr>
          <w:t>all your undertakings</w:t>
        </w:r>
      </w:ins>
      <w:r w:rsidRPr="00713F8F">
        <w:rPr>
          <w:rFonts w:ascii="Trebuchet MS" w:hAnsi="Trebuchet MS"/>
          <w:noProof/>
        </w:rPr>
        <w:t xml:space="preserve">. </w:t>
      </w:r>
      <w:r w:rsidRPr="00713F8F">
        <w:rPr>
          <w:rFonts w:ascii="Trebuchet MS" w:hAnsi="Trebuchet MS"/>
          <w:b/>
          <w:noProof/>
        </w:rPr>
        <w:t xml:space="preserve">12:19 </w:t>
      </w:r>
      <w:del w:id="240" w:author="Author">
        <w:r w:rsidRPr="00713F8F">
          <w:rPr>
            <w:rFonts w:ascii="Trebuchet MS" w:hAnsi="Trebuchet MS"/>
            <w:noProof/>
          </w:rPr>
          <w:delText>Watch out for yourself that you may</w:delText>
        </w:r>
      </w:del>
      <w:ins w:id="241" w:author="Author">
        <w:r w:rsidRPr="00713F8F">
          <w:rPr>
            <w:rFonts w:ascii="Trebuchet MS" w:hAnsi="Trebuchet MS"/>
            <w:noProof/>
          </w:rPr>
          <w:t>Be careful</w:t>
        </w:r>
      </w:ins>
      <w:r w:rsidRPr="00713F8F">
        <w:rPr>
          <w:rFonts w:ascii="Trebuchet MS" w:hAnsi="Trebuchet MS"/>
          <w:noProof/>
        </w:rPr>
        <w:t xml:space="preserve"> not </w:t>
      </w:r>
      <w:del w:id="242" w:author="Author">
        <w:r w:rsidRPr="00713F8F">
          <w:rPr>
            <w:rFonts w:ascii="Trebuchet MS" w:hAnsi="Trebuchet MS"/>
            <w:noProof/>
          </w:rPr>
          <w:delText>abandon</w:delText>
        </w:r>
      </w:del>
      <w:ins w:id="243" w:author="Author">
        <w:r w:rsidRPr="00713F8F">
          <w:rPr>
            <w:rFonts w:ascii="Trebuchet MS" w:hAnsi="Trebuchet MS"/>
            <w:noProof/>
          </w:rPr>
          <w:t>to neglect</w:t>
        </w:r>
      </w:ins>
      <w:r w:rsidRPr="00713F8F">
        <w:rPr>
          <w:rFonts w:ascii="Trebuchet MS" w:hAnsi="Trebuchet MS"/>
          <w:noProof/>
        </w:rPr>
        <w:t xml:space="preserve"> the Levite </w:t>
      </w:r>
      <w:del w:id="244" w:author="Author">
        <w:r w:rsidRPr="00713F8F">
          <w:rPr>
            <w:rFonts w:ascii="Trebuchet MS" w:hAnsi="Trebuchet MS"/>
            <w:noProof/>
          </w:rPr>
          <w:delText>all</w:delText>
        </w:r>
      </w:del>
      <w:ins w:id="245" w:author="Author">
        <w:r w:rsidRPr="00713F8F">
          <w:rPr>
            <w:rFonts w:ascii="Trebuchet MS" w:hAnsi="Trebuchet MS"/>
            <w:noProof/>
          </w:rPr>
          <w:t>as long as you live in</w:t>
        </w:r>
      </w:ins>
      <w:r w:rsidRPr="00713F8F">
        <w:rPr>
          <w:rFonts w:ascii="Trebuchet MS" w:hAnsi="Trebuchet MS"/>
          <w:noProof/>
        </w:rPr>
        <w:t xml:space="preserve"> your </w:t>
      </w:r>
      <w:del w:id="246" w:author="Author">
        <w:r w:rsidRPr="00713F8F">
          <w:rPr>
            <w:rFonts w:ascii="Trebuchet MS" w:hAnsi="Trebuchet MS"/>
            <w:noProof/>
          </w:rPr>
          <w:delText>days on your soil</w:delText>
        </w:r>
      </w:del>
      <w:ins w:id="247" w:author="Author">
        <w:r w:rsidRPr="00713F8F">
          <w:rPr>
            <w:rFonts w:ascii="Trebuchet MS" w:hAnsi="Trebuchet MS"/>
            <w:noProof/>
          </w:rPr>
          <w:t>land</w:t>
        </w:r>
      </w:ins>
      <w:r w:rsidRPr="00713F8F">
        <w:rPr>
          <w:rFonts w:ascii="Trebuchet MS" w:hAnsi="Trebuchet MS"/>
          <w:noProof/>
        </w:rPr>
        <w:t>.</w:t>
      </w:r>
    </w:p>
    <w:p w:rsidR="00166FE3" w:rsidRPr="00713F8F" w:rsidRDefault="00166FE3" w:rsidP="00166FE3">
      <w:pPr>
        <w:rPr>
          <w:rFonts w:ascii="Trebuchet MS" w:hAnsi="Trebuchet MS"/>
          <w:noProof/>
        </w:rPr>
      </w:pPr>
      <w:r w:rsidRPr="00713F8F">
        <w:rPr>
          <w:rFonts w:ascii="Trebuchet MS" w:hAnsi="Trebuchet MS"/>
          <w:b/>
        </w:rPr>
        <w:t xml:space="preserve">12:20 </w:t>
      </w:r>
      <w:r w:rsidRPr="00713F8F">
        <w:rPr>
          <w:rFonts w:ascii="Trebuchet MS" w:hAnsi="Trebuchet MS"/>
          <w:noProof/>
        </w:rPr>
        <w:t xml:space="preserve">“When Jehovah your God </w:t>
      </w:r>
      <w:del w:id="248" w:author="Author">
        <w:r w:rsidRPr="00713F8F">
          <w:rPr>
            <w:rFonts w:ascii="Trebuchet MS" w:hAnsi="Trebuchet MS"/>
            <w:noProof/>
          </w:rPr>
          <w:delText>will widen out</w:delText>
        </w:r>
      </w:del>
      <w:ins w:id="249" w:author="Author">
        <w:r w:rsidRPr="00713F8F">
          <w:rPr>
            <w:rFonts w:ascii="Trebuchet MS" w:hAnsi="Trebuchet MS"/>
            <w:noProof/>
          </w:rPr>
          <w:t>enlarges</w:t>
        </w:r>
      </w:ins>
      <w:r w:rsidRPr="00713F8F">
        <w:rPr>
          <w:rFonts w:ascii="Trebuchet MS" w:hAnsi="Trebuchet MS"/>
          <w:noProof/>
        </w:rPr>
        <w:t xml:space="preserve"> your territory, just as he has promised you, and you </w:t>
      </w:r>
      <w:del w:id="250" w:author="Author">
        <w:r w:rsidRPr="00713F8F">
          <w:rPr>
            <w:rFonts w:ascii="Trebuchet MS" w:hAnsi="Trebuchet MS"/>
            <w:noProof/>
          </w:rPr>
          <w:delText xml:space="preserve">will be certain to </w:delText>
        </w:r>
      </w:del>
      <w:r w:rsidRPr="00713F8F">
        <w:rPr>
          <w:rFonts w:ascii="Trebuchet MS" w:hAnsi="Trebuchet MS"/>
          <w:noProof/>
        </w:rPr>
        <w:t>say, ‘</w:t>
      </w:r>
      <w:del w:id="251" w:author="Author">
        <w:r w:rsidRPr="00713F8F">
          <w:rPr>
            <w:rFonts w:ascii="Trebuchet MS" w:hAnsi="Trebuchet MS"/>
            <w:noProof/>
          </w:rPr>
          <w:delText>Let me</w:delText>
        </w:r>
      </w:del>
      <w:ins w:id="252" w:author="Author">
        <w:r w:rsidRPr="00713F8F">
          <w:rPr>
            <w:rFonts w:ascii="Trebuchet MS" w:hAnsi="Trebuchet MS"/>
            <w:noProof/>
          </w:rPr>
          <w:t>I want to</w:t>
        </w:r>
      </w:ins>
      <w:r w:rsidRPr="00713F8F">
        <w:rPr>
          <w:rFonts w:ascii="Trebuchet MS" w:hAnsi="Trebuchet MS"/>
          <w:noProof/>
        </w:rPr>
        <w:t xml:space="preserve"> eat meat,’ because </w:t>
      </w:r>
      <w:del w:id="253" w:author="Author">
        <w:r w:rsidRPr="00713F8F">
          <w:rPr>
            <w:rFonts w:ascii="Trebuchet MS" w:hAnsi="Trebuchet MS"/>
            <w:noProof/>
          </w:rPr>
          <w:delText>your soul craves</w:delText>
        </w:r>
      </w:del>
      <w:ins w:id="254" w:author="Author">
        <w:r w:rsidRPr="00713F8F">
          <w:rPr>
            <w:rFonts w:ascii="Trebuchet MS" w:hAnsi="Trebuchet MS"/>
            <w:noProof/>
          </w:rPr>
          <w:t>you desire</w:t>
        </w:r>
        <w:r w:rsidRPr="00713F8F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713F8F">
        <w:rPr>
          <w:rFonts w:ascii="Trebuchet MS" w:hAnsi="Trebuchet MS"/>
          <w:noProof/>
        </w:rPr>
        <w:t xml:space="preserve"> to eat meat, </w:t>
      </w:r>
      <w:del w:id="257" w:author="Author">
        <w:r w:rsidRPr="00713F8F">
          <w:rPr>
            <w:rFonts w:ascii="Trebuchet MS" w:hAnsi="Trebuchet MS"/>
            <w:noProof/>
          </w:rPr>
          <w:delText xml:space="preserve">whenever your soul craves it </w:delText>
        </w:r>
      </w:del>
      <w:r w:rsidRPr="00713F8F">
        <w:rPr>
          <w:rFonts w:ascii="Trebuchet MS" w:hAnsi="Trebuchet MS"/>
          <w:noProof/>
        </w:rPr>
        <w:t>you may eat meat</w:t>
      </w:r>
      <w:del w:id="258" w:author="Author">
        <w:r w:rsidRPr="00713F8F">
          <w:rPr>
            <w:rFonts w:ascii="Trebuchet MS" w:hAnsi="Trebuchet MS"/>
            <w:noProof/>
          </w:rPr>
          <w:delText>.</w:delText>
        </w:r>
      </w:del>
      <w:ins w:id="259" w:author="Author">
        <w:r w:rsidRPr="00713F8F">
          <w:rPr>
            <w:rFonts w:ascii="Trebuchet MS" w:hAnsi="Trebuchet MS"/>
            <w:noProof/>
          </w:rPr>
          <w:t xml:space="preserve"> whenever you desire it.</w:t>
        </w:r>
        <w:r w:rsidRPr="00713F8F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713F8F">
        <w:rPr>
          <w:rFonts w:ascii="Trebuchet MS" w:hAnsi="Trebuchet MS"/>
          <w:noProof/>
        </w:rPr>
        <w:t xml:space="preserve"> </w:t>
      </w:r>
      <w:r w:rsidRPr="00713F8F">
        <w:rPr>
          <w:rFonts w:ascii="Trebuchet MS" w:hAnsi="Trebuchet MS"/>
          <w:b/>
          <w:noProof/>
        </w:rPr>
        <w:t xml:space="preserve">12:21 </w:t>
      </w:r>
      <w:del w:id="262" w:author="Author">
        <w:r w:rsidRPr="00713F8F">
          <w:rPr>
            <w:rFonts w:ascii="Trebuchet MS" w:hAnsi="Trebuchet MS"/>
            <w:noProof/>
          </w:rPr>
          <w:delText>In case</w:delText>
        </w:r>
      </w:del>
      <w:ins w:id="263" w:author="Author">
        <w:r w:rsidRPr="00713F8F">
          <w:rPr>
            <w:rFonts w:ascii="Trebuchet MS" w:hAnsi="Trebuchet MS"/>
            <w:noProof/>
          </w:rPr>
          <w:t>If</w:t>
        </w:r>
      </w:ins>
      <w:r w:rsidRPr="00713F8F">
        <w:rPr>
          <w:rFonts w:ascii="Trebuchet MS" w:hAnsi="Trebuchet MS"/>
          <w:noProof/>
        </w:rPr>
        <w:t xml:space="preserve"> the place that Jehovah your God </w:t>
      </w:r>
      <w:del w:id="264" w:author="Author">
        <w:r w:rsidRPr="00713F8F">
          <w:rPr>
            <w:rFonts w:ascii="Trebuchet MS" w:hAnsi="Trebuchet MS"/>
            <w:noProof/>
          </w:rPr>
          <w:delText>will choose</w:delText>
        </w:r>
      </w:del>
      <w:ins w:id="265" w:author="Author">
        <w:r w:rsidRPr="00713F8F">
          <w:rPr>
            <w:rFonts w:ascii="Trebuchet MS" w:hAnsi="Trebuchet MS"/>
            <w:noProof/>
          </w:rPr>
          <w:t>chooses</w:t>
        </w:r>
      </w:ins>
      <w:r w:rsidRPr="00713F8F">
        <w:rPr>
          <w:rFonts w:ascii="Trebuchet MS" w:hAnsi="Trebuchet MS"/>
          <w:noProof/>
        </w:rPr>
        <w:t xml:space="preserve"> to put his name </w:t>
      </w:r>
      <w:del w:id="266" w:author="Author">
        <w:r w:rsidRPr="00713F8F">
          <w:rPr>
            <w:rFonts w:ascii="Trebuchet MS" w:hAnsi="Trebuchet MS"/>
            <w:noProof/>
          </w:rPr>
          <w:delText>there should be</w:delText>
        </w:r>
      </w:del>
      <w:ins w:id="267" w:author="Author">
        <w:r w:rsidRPr="00713F8F">
          <w:rPr>
            <w:rFonts w:ascii="Trebuchet MS" w:hAnsi="Trebuchet MS"/>
            <w:noProof/>
          </w:rPr>
          <w:t>is</w:t>
        </w:r>
      </w:ins>
      <w:r w:rsidRPr="00713F8F">
        <w:rPr>
          <w:rFonts w:ascii="Trebuchet MS" w:hAnsi="Trebuchet MS"/>
          <w:noProof/>
        </w:rPr>
        <w:t xml:space="preserve"> far away from you, you </w:t>
      </w:r>
      <w:del w:id="268" w:author="Author">
        <w:r w:rsidRPr="00713F8F">
          <w:rPr>
            <w:rFonts w:ascii="Trebuchet MS" w:hAnsi="Trebuchet MS"/>
            <w:noProof/>
          </w:rPr>
          <w:delText>must</w:delText>
        </w:r>
      </w:del>
      <w:ins w:id="269" w:author="Author">
        <w:r w:rsidRPr="00713F8F">
          <w:rPr>
            <w:rFonts w:ascii="Trebuchet MS" w:hAnsi="Trebuchet MS"/>
            <w:noProof/>
          </w:rPr>
          <w:t>should</w:t>
        </w:r>
      </w:ins>
      <w:r w:rsidRPr="00713F8F">
        <w:rPr>
          <w:rFonts w:ascii="Trebuchet MS" w:hAnsi="Trebuchet MS"/>
          <w:noProof/>
        </w:rPr>
        <w:t xml:space="preserve"> then slaughter some of your herd or some of your flock that Jehovah has given you, just as I have commanded you, and you </w:t>
      </w:r>
      <w:del w:id="270" w:author="Author">
        <w:r w:rsidRPr="00713F8F">
          <w:rPr>
            <w:rFonts w:ascii="Trebuchet MS" w:hAnsi="Trebuchet MS"/>
            <w:noProof/>
          </w:rPr>
          <w:delText>must</w:delText>
        </w:r>
      </w:del>
      <w:ins w:id="271" w:author="Author">
        <w:r w:rsidRPr="00713F8F">
          <w:rPr>
            <w:rFonts w:ascii="Trebuchet MS" w:hAnsi="Trebuchet MS"/>
            <w:noProof/>
          </w:rPr>
          <w:t>should</w:t>
        </w:r>
      </w:ins>
      <w:r w:rsidRPr="00713F8F">
        <w:rPr>
          <w:rFonts w:ascii="Trebuchet MS" w:hAnsi="Trebuchet MS"/>
          <w:noProof/>
        </w:rPr>
        <w:t xml:space="preserve"> eat inside your </w:t>
      </w:r>
      <w:del w:id="272" w:author="Author">
        <w:r w:rsidRPr="00713F8F">
          <w:rPr>
            <w:rFonts w:ascii="Trebuchet MS" w:hAnsi="Trebuchet MS"/>
            <w:noProof/>
          </w:rPr>
          <w:delText>gates</w:delText>
        </w:r>
      </w:del>
      <w:ins w:id="273" w:author="Author">
        <w:r w:rsidRPr="00713F8F">
          <w:rPr>
            <w:rFonts w:ascii="Trebuchet MS" w:hAnsi="Trebuchet MS"/>
            <w:noProof/>
          </w:rPr>
          <w:t>cities</w:t>
        </w:r>
        <w:r w:rsidRPr="00713F8F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713F8F">
        <w:rPr>
          <w:rFonts w:ascii="Trebuchet MS" w:hAnsi="Trebuchet MS"/>
          <w:noProof/>
        </w:rPr>
        <w:t xml:space="preserve"> whenever </w:t>
      </w:r>
      <w:del w:id="276" w:author="Author">
        <w:r w:rsidRPr="00713F8F">
          <w:rPr>
            <w:rFonts w:ascii="Trebuchet MS" w:hAnsi="Trebuchet MS"/>
            <w:noProof/>
          </w:rPr>
          <w:delText>your soul craves</w:delText>
        </w:r>
      </w:del>
      <w:ins w:id="277" w:author="Author">
        <w:r w:rsidRPr="00713F8F">
          <w:rPr>
            <w:rFonts w:ascii="Trebuchet MS" w:hAnsi="Trebuchet MS"/>
            <w:noProof/>
          </w:rPr>
          <w:t>you desire</w:t>
        </w:r>
      </w:ins>
      <w:r w:rsidRPr="00713F8F">
        <w:rPr>
          <w:rFonts w:ascii="Trebuchet MS" w:hAnsi="Trebuchet MS"/>
          <w:noProof/>
        </w:rPr>
        <w:t xml:space="preserve"> it.</w:t>
      </w:r>
      <w:ins w:id="278" w:author="Author">
        <w:r w:rsidRPr="00713F8F">
          <w:rPr>
            <w:rStyle w:val="FootnoteReference"/>
            <w:rFonts w:ascii="Trebuchet MS" w:hAnsi="Trebuchet MS"/>
            <w:noProof/>
          </w:rPr>
          <w:footnoteReference w:id="12"/>
        </w:r>
      </w:ins>
      <w:r w:rsidRPr="00713F8F">
        <w:rPr>
          <w:rFonts w:ascii="Trebuchet MS" w:hAnsi="Trebuchet MS"/>
          <w:noProof/>
        </w:rPr>
        <w:t xml:space="preserve"> </w:t>
      </w:r>
      <w:r w:rsidRPr="00713F8F">
        <w:rPr>
          <w:rFonts w:ascii="Trebuchet MS" w:hAnsi="Trebuchet MS"/>
          <w:b/>
          <w:noProof/>
        </w:rPr>
        <w:t xml:space="preserve">12:22 </w:t>
      </w:r>
      <w:del w:id="281" w:author="Author">
        <w:r w:rsidRPr="00713F8F">
          <w:rPr>
            <w:rFonts w:ascii="Trebuchet MS" w:hAnsi="Trebuchet MS"/>
            <w:noProof/>
          </w:rPr>
          <w:delText xml:space="preserve">Only in the way that </w:delText>
        </w:r>
      </w:del>
      <w:ins w:id="282" w:author="Author">
        <w:r w:rsidRPr="00713F8F">
          <w:rPr>
            <w:rFonts w:ascii="Trebuchet MS" w:hAnsi="Trebuchet MS"/>
            <w:noProof/>
          </w:rPr>
          <w:t xml:space="preserve">You may eat it as you would eat </w:t>
        </w:r>
      </w:ins>
      <w:r w:rsidRPr="00713F8F">
        <w:rPr>
          <w:rFonts w:ascii="Trebuchet MS" w:hAnsi="Trebuchet MS"/>
          <w:noProof/>
        </w:rPr>
        <w:t xml:space="preserve">the gazelle and the </w:t>
      </w:r>
      <w:del w:id="283" w:author="Author">
        <w:r w:rsidRPr="00713F8F">
          <w:rPr>
            <w:rFonts w:ascii="Trebuchet MS" w:hAnsi="Trebuchet MS"/>
            <w:noProof/>
          </w:rPr>
          <w:delText>stag may be eaten, so you may eat it:</w:delText>
        </w:r>
      </w:del>
      <w:ins w:id="284" w:author="Author">
        <w:r w:rsidRPr="00713F8F">
          <w:rPr>
            <w:rFonts w:ascii="Trebuchet MS" w:hAnsi="Trebuchet MS"/>
            <w:noProof/>
          </w:rPr>
          <w:t>deer; both</w:t>
        </w:r>
      </w:ins>
      <w:r w:rsidRPr="00713F8F">
        <w:rPr>
          <w:rFonts w:ascii="Trebuchet MS" w:hAnsi="Trebuchet MS"/>
          <w:noProof/>
        </w:rPr>
        <w:t xml:space="preserve"> the unclean </w:t>
      </w:r>
      <w:del w:id="285" w:author="Author">
        <w:r w:rsidRPr="00713F8F">
          <w:rPr>
            <w:rFonts w:ascii="Trebuchet MS" w:hAnsi="Trebuchet MS"/>
            <w:noProof/>
          </w:rPr>
          <w:delText>one</w:delText>
        </w:r>
      </w:del>
      <w:ins w:id="286" w:author="Author">
        <w:r w:rsidRPr="00713F8F">
          <w:rPr>
            <w:rFonts w:ascii="Trebuchet MS" w:hAnsi="Trebuchet MS"/>
            <w:noProof/>
          </w:rPr>
          <w:t>person</w:t>
        </w:r>
      </w:ins>
      <w:r w:rsidRPr="00713F8F">
        <w:rPr>
          <w:rFonts w:ascii="Trebuchet MS" w:hAnsi="Trebuchet MS"/>
          <w:noProof/>
        </w:rPr>
        <w:t xml:space="preserve"> and the clean </w:t>
      </w:r>
      <w:del w:id="287" w:author="Author">
        <w:r w:rsidRPr="00713F8F">
          <w:rPr>
            <w:rFonts w:ascii="Trebuchet MS" w:hAnsi="Trebuchet MS"/>
            <w:noProof/>
          </w:rPr>
          <w:delText>one together</w:delText>
        </w:r>
      </w:del>
      <w:ins w:id="288" w:author="Author">
        <w:r w:rsidRPr="00713F8F">
          <w:rPr>
            <w:rFonts w:ascii="Trebuchet MS" w:hAnsi="Trebuchet MS"/>
            <w:noProof/>
          </w:rPr>
          <w:t>person</w:t>
        </w:r>
      </w:ins>
      <w:r w:rsidRPr="00713F8F">
        <w:rPr>
          <w:rFonts w:ascii="Trebuchet MS" w:hAnsi="Trebuchet MS"/>
          <w:noProof/>
        </w:rPr>
        <w:t xml:space="preserve"> may eat it. </w:t>
      </w:r>
      <w:r w:rsidRPr="00713F8F">
        <w:rPr>
          <w:rFonts w:ascii="Trebuchet MS" w:hAnsi="Trebuchet MS"/>
          <w:b/>
          <w:noProof/>
        </w:rPr>
        <w:t xml:space="preserve">12:23 </w:t>
      </w:r>
      <w:del w:id="289" w:author="Author">
        <w:r w:rsidRPr="00713F8F">
          <w:rPr>
            <w:rFonts w:ascii="Trebuchet MS" w:hAnsi="Trebuchet MS"/>
            <w:noProof/>
          </w:rPr>
          <w:delText>Simply</w:delText>
        </w:r>
      </w:del>
      <w:ins w:id="290" w:author="Author">
        <w:r w:rsidRPr="00713F8F">
          <w:rPr>
            <w:rFonts w:ascii="Trebuchet MS" w:hAnsi="Trebuchet MS"/>
            <w:noProof/>
          </w:rPr>
          <w:t>Just</w:t>
        </w:r>
      </w:ins>
      <w:r w:rsidRPr="00713F8F">
        <w:rPr>
          <w:rFonts w:ascii="Trebuchet MS" w:hAnsi="Trebuchet MS"/>
          <w:noProof/>
        </w:rPr>
        <w:t xml:space="preserve"> be firmly resolved not to eat the blood, because the blood is the </w:t>
      </w:r>
      <w:del w:id="291" w:author="Author">
        <w:r w:rsidRPr="00713F8F">
          <w:rPr>
            <w:rFonts w:ascii="Trebuchet MS" w:hAnsi="Trebuchet MS"/>
            <w:noProof/>
          </w:rPr>
          <w:delText>soul</w:delText>
        </w:r>
      </w:del>
      <w:ins w:id="292" w:author="Author">
        <w:r w:rsidRPr="00713F8F">
          <w:rPr>
            <w:rFonts w:ascii="Trebuchet MS" w:hAnsi="Trebuchet MS"/>
            <w:noProof/>
          </w:rPr>
          <w:t>life,</w:t>
        </w:r>
        <w:r w:rsidRPr="00713F8F">
          <w:rPr>
            <w:rStyle w:val="FootnoteReference"/>
            <w:rFonts w:ascii="Trebuchet MS" w:hAnsi="Trebuchet MS"/>
            <w:noProof/>
          </w:rPr>
          <w:footnoteReference w:id="13"/>
        </w:r>
      </w:ins>
      <w:r w:rsidRPr="00713F8F">
        <w:rPr>
          <w:rFonts w:ascii="Trebuchet MS" w:hAnsi="Trebuchet MS"/>
          <w:noProof/>
        </w:rPr>
        <w:t xml:space="preserve"> and you must not eat the </w:t>
      </w:r>
      <w:del w:id="295" w:author="Author">
        <w:r w:rsidRPr="00713F8F">
          <w:rPr>
            <w:rFonts w:ascii="Trebuchet MS" w:hAnsi="Trebuchet MS"/>
            <w:noProof/>
          </w:rPr>
          <w:delText>soul</w:delText>
        </w:r>
      </w:del>
      <w:ins w:id="296" w:author="Author">
        <w:r w:rsidRPr="00713F8F">
          <w:rPr>
            <w:rFonts w:ascii="Trebuchet MS" w:hAnsi="Trebuchet MS"/>
            <w:noProof/>
          </w:rPr>
          <w:t>life</w:t>
        </w:r>
        <w:r w:rsidRPr="00713F8F">
          <w:rPr>
            <w:rStyle w:val="FootnoteReference"/>
            <w:rFonts w:ascii="Trebuchet MS" w:hAnsi="Trebuchet MS"/>
            <w:noProof/>
          </w:rPr>
          <w:footnoteReference w:id="14"/>
        </w:r>
      </w:ins>
      <w:r w:rsidRPr="00713F8F">
        <w:rPr>
          <w:rFonts w:ascii="Trebuchet MS" w:hAnsi="Trebuchet MS"/>
          <w:noProof/>
        </w:rPr>
        <w:t xml:space="preserve"> with the flesh. </w:t>
      </w:r>
      <w:r w:rsidRPr="00713F8F">
        <w:rPr>
          <w:rFonts w:ascii="Trebuchet MS" w:hAnsi="Trebuchet MS"/>
          <w:b/>
          <w:noProof/>
        </w:rPr>
        <w:t xml:space="preserve">12:24 </w:t>
      </w:r>
      <w:r w:rsidRPr="00713F8F">
        <w:rPr>
          <w:rFonts w:ascii="Trebuchet MS" w:hAnsi="Trebuchet MS"/>
          <w:noProof/>
        </w:rPr>
        <w:t xml:space="preserve">You must not eat it. You should pour it out </w:t>
      </w:r>
      <w:del w:id="299" w:author="Author">
        <w:r w:rsidRPr="00713F8F">
          <w:rPr>
            <w:rFonts w:ascii="Trebuchet MS" w:hAnsi="Trebuchet MS"/>
            <w:noProof/>
          </w:rPr>
          <w:delText>upon</w:delText>
        </w:r>
      </w:del>
      <w:ins w:id="300" w:author="Author">
        <w:r w:rsidRPr="00713F8F">
          <w:rPr>
            <w:rFonts w:ascii="Trebuchet MS" w:hAnsi="Trebuchet MS"/>
            <w:noProof/>
          </w:rPr>
          <w:t>on</w:t>
        </w:r>
      </w:ins>
      <w:r w:rsidRPr="00713F8F">
        <w:rPr>
          <w:rFonts w:ascii="Trebuchet MS" w:hAnsi="Trebuchet MS"/>
          <w:noProof/>
        </w:rPr>
        <w:t xml:space="preserve"> the ground </w:t>
      </w:r>
      <w:del w:id="301" w:author="Author">
        <w:r w:rsidRPr="00713F8F">
          <w:rPr>
            <w:rFonts w:ascii="Trebuchet MS" w:hAnsi="Trebuchet MS"/>
            <w:noProof/>
          </w:rPr>
          <w:delText>as</w:delText>
        </w:r>
      </w:del>
      <w:ins w:id="302" w:author="Author">
        <w:r w:rsidRPr="00713F8F">
          <w:rPr>
            <w:rFonts w:ascii="Trebuchet MS" w:hAnsi="Trebuchet MS"/>
            <w:noProof/>
          </w:rPr>
          <w:t>like</w:t>
        </w:r>
      </w:ins>
      <w:r w:rsidRPr="00713F8F">
        <w:rPr>
          <w:rFonts w:ascii="Trebuchet MS" w:hAnsi="Trebuchet MS"/>
          <w:noProof/>
        </w:rPr>
        <w:t xml:space="preserve"> water. </w:t>
      </w:r>
      <w:r w:rsidRPr="00713F8F">
        <w:rPr>
          <w:rFonts w:ascii="Trebuchet MS" w:hAnsi="Trebuchet MS"/>
          <w:b/>
          <w:noProof/>
        </w:rPr>
        <w:t xml:space="preserve">12:25 </w:t>
      </w:r>
      <w:r w:rsidRPr="00713F8F">
        <w:rPr>
          <w:rFonts w:ascii="Trebuchet MS" w:hAnsi="Trebuchet MS"/>
          <w:noProof/>
        </w:rPr>
        <w:t xml:space="preserve">You must not eat it, </w:t>
      </w:r>
      <w:del w:id="303" w:author="Author">
        <w:r w:rsidRPr="00713F8F">
          <w:rPr>
            <w:rFonts w:ascii="Trebuchet MS" w:hAnsi="Trebuchet MS"/>
            <w:noProof/>
          </w:rPr>
          <w:delText>in order</w:delText>
        </w:r>
      </w:del>
      <w:ins w:id="304" w:author="Author">
        <w:r w:rsidRPr="00713F8F">
          <w:rPr>
            <w:rFonts w:ascii="Trebuchet MS" w:hAnsi="Trebuchet MS"/>
            <w:noProof/>
          </w:rPr>
          <w:t>so</w:t>
        </w:r>
      </w:ins>
      <w:r w:rsidRPr="00713F8F">
        <w:rPr>
          <w:rFonts w:ascii="Trebuchet MS" w:hAnsi="Trebuchet MS"/>
          <w:noProof/>
        </w:rPr>
        <w:t xml:space="preserve"> that it may go well with you and your </w:t>
      </w:r>
      <w:del w:id="305" w:author="Author">
        <w:r w:rsidRPr="00713F8F">
          <w:rPr>
            <w:rFonts w:ascii="Trebuchet MS" w:hAnsi="Trebuchet MS"/>
            <w:noProof/>
          </w:rPr>
          <w:delText>sons</w:delText>
        </w:r>
      </w:del>
      <w:ins w:id="306" w:author="Author">
        <w:r w:rsidRPr="00713F8F">
          <w:rPr>
            <w:rFonts w:ascii="Trebuchet MS" w:hAnsi="Trebuchet MS"/>
            <w:noProof/>
          </w:rPr>
          <w:t>children</w:t>
        </w:r>
      </w:ins>
      <w:r w:rsidRPr="00713F8F">
        <w:rPr>
          <w:rFonts w:ascii="Trebuchet MS" w:hAnsi="Trebuchet MS"/>
          <w:noProof/>
        </w:rPr>
        <w:t xml:space="preserve"> after you, because you </w:t>
      </w:r>
      <w:del w:id="307" w:author="Author">
        <w:r w:rsidRPr="00713F8F">
          <w:rPr>
            <w:rFonts w:ascii="Trebuchet MS" w:hAnsi="Trebuchet MS"/>
            <w:noProof/>
          </w:rPr>
          <w:delText>will do</w:delText>
        </w:r>
      </w:del>
      <w:ins w:id="308" w:author="Author">
        <w:r w:rsidRPr="00713F8F">
          <w:rPr>
            <w:rFonts w:ascii="Trebuchet MS" w:hAnsi="Trebuchet MS"/>
            <w:noProof/>
          </w:rPr>
          <w:t>are doing</w:t>
        </w:r>
      </w:ins>
      <w:r w:rsidRPr="00713F8F">
        <w:rPr>
          <w:rFonts w:ascii="Trebuchet MS" w:hAnsi="Trebuchet MS"/>
          <w:noProof/>
        </w:rPr>
        <w:t xml:space="preserve"> what is right in Jehovah’s eyes. </w:t>
      </w:r>
      <w:r w:rsidRPr="00713F8F">
        <w:rPr>
          <w:rFonts w:ascii="Trebuchet MS" w:hAnsi="Trebuchet MS"/>
          <w:b/>
          <w:noProof/>
        </w:rPr>
        <w:t xml:space="preserve">12:26 </w:t>
      </w:r>
      <w:del w:id="309" w:author="Author">
        <w:r w:rsidRPr="00713F8F">
          <w:rPr>
            <w:rFonts w:ascii="Trebuchet MS" w:hAnsi="Trebuchet MS"/>
            <w:noProof/>
          </w:rPr>
          <w:delText xml:space="preserve">Merely your </w:delText>
        </w:r>
      </w:del>
      <w:ins w:id="310" w:author="Author">
        <w:r w:rsidRPr="00713F8F">
          <w:rPr>
            <w:rFonts w:ascii="Trebuchet MS" w:hAnsi="Trebuchet MS"/>
            <w:noProof/>
          </w:rPr>
          <w:t xml:space="preserve">You should take only the </w:t>
        </w:r>
      </w:ins>
      <w:r w:rsidRPr="00713F8F">
        <w:rPr>
          <w:rFonts w:ascii="Trebuchet MS" w:hAnsi="Trebuchet MS"/>
          <w:noProof/>
        </w:rPr>
        <w:t xml:space="preserve">holy things that </w:t>
      </w:r>
      <w:del w:id="311" w:author="Author">
        <w:r w:rsidRPr="00713F8F">
          <w:rPr>
            <w:rFonts w:ascii="Trebuchet MS" w:hAnsi="Trebuchet MS"/>
            <w:noProof/>
          </w:rPr>
          <w:delText>will become</w:delText>
        </w:r>
      </w:del>
      <w:ins w:id="312" w:author="Author">
        <w:r w:rsidRPr="00713F8F">
          <w:rPr>
            <w:rFonts w:ascii="Trebuchet MS" w:hAnsi="Trebuchet MS"/>
            <w:noProof/>
          </w:rPr>
          <w:t>are</w:t>
        </w:r>
      </w:ins>
      <w:r w:rsidRPr="00713F8F">
        <w:rPr>
          <w:rFonts w:ascii="Trebuchet MS" w:hAnsi="Trebuchet MS"/>
          <w:noProof/>
        </w:rPr>
        <w:t xml:space="preserve"> yours</w:t>
      </w:r>
      <w:del w:id="313" w:author="Author">
        <w:r w:rsidRPr="00713F8F">
          <w:rPr>
            <w:rFonts w:ascii="Trebuchet MS" w:hAnsi="Trebuchet MS"/>
            <w:noProof/>
          </w:rPr>
          <w:delText>,</w:delText>
        </w:r>
      </w:del>
      <w:r w:rsidRPr="00713F8F">
        <w:rPr>
          <w:rFonts w:ascii="Trebuchet MS" w:hAnsi="Trebuchet MS"/>
          <w:noProof/>
        </w:rPr>
        <w:t xml:space="preserve"> and your vow offerings </w:t>
      </w:r>
      <w:ins w:id="314" w:author="Author">
        <w:r w:rsidRPr="00713F8F">
          <w:rPr>
            <w:rFonts w:ascii="Trebuchet MS" w:hAnsi="Trebuchet MS"/>
            <w:noProof/>
          </w:rPr>
          <w:t xml:space="preserve">when </w:t>
        </w:r>
      </w:ins>
      <w:r w:rsidRPr="00713F8F">
        <w:rPr>
          <w:rFonts w:ascii="Trebuchet MS" w:hAnsi="Trebuchet MS"/>
          <w:noProof/>
        </w:rPr>
        <w:t xml:space="preserve">you </w:t>
      </w:r>
      <w:del w:id="315" w:author="Author">
        <w:r w:rsidRPr="00713F8F">
          <w:rPr>
            <w:rFonts w:ascii="Trebuchet MS" w:hAnsi="Trebuchet MS"/>
            <w:noProof/>
          </w:rPr>
          <w:delText xml:space="preserve">should carry, and you must </w:delText>
        </w:r>
      </w:del>
      <w:r w:rsidRPr="00713F8F">
        <w:rPr>
          <w:rFonts w:ascii="Trebuchet MS" w:hAnsi="Trebuchet MS"/>
          <w:noProof/>
        </w:rPr>
        <w:t xml:space="preserve">come to the place that Jehovah will choose. </w:t>
      </w:r>
      <w:r w:rsidRPr="00713F8F">
        <w:rPr>
          <w:rFonts w:ascii="Trebuchet MS" w:hAnsi="Trebuchet MS"/>
          <w:b/>
          <w:noProof/>
        </w:rPr>
        <w:t xml:space="preserve">12:27 </w:t>
      </w:r>
      <w:del w:id="316" w:author="Author">
        <w:r w:rsidRPr="00713F8F">
          <w:rPr>
            <w:rFonts w:ascii="Trebuchet MS" w:hAnsi="Trebuchet MS"/>
            <w:noProof/>
          </w:rPr>
          <w:delText>And</w:delText>
        </w:r>
      </w:del>
      <w:ins w:id="317" w:author="Author">
        <w:r w:rsidRPr="00713F8F">
          <w:rPr>
            <w:rFonts w:ascii="Trebuchet MS" w:hAnsi="Trebuchet MS"/>
            <w:noProof/>
          </w:rPr>
          <w:t>There</w:t>
        </w:r>
      </w:ins>
      <w:r w:rsidRPr="00713F8F">
        <w:rPr>
          <w:rFonts w:ascii="Trebuchet MS" w:hAnsi="Trebuchet MS"/>
          <w:noProof/>
        </w:rPr>
        <w:t xml:space="preserve"> you </w:t>
      </w:r>
      <w:del w:id="318" w:author="Author">
        <w:r w:rsidRPr="00713F8F">
          <w:rPr>
            <w:rFonts w:ascii="Trebuchet MS" w:hAnsi="Trebuchet MS"/>
            <w:noProof/>
          </w:rPr>
          <w:delText>must render up</w:delText>
        </w:r>
      </w:del>
      <w:ins w:id="319" w:author="Author">
        <w:r w:rsidRPr="00713F8F">
          <w:rPr>
            <w:rFonts w:ascii="Trebuchet MS" w:hAnsi="Trebuchet MS"/>
            <w:noProof/>
          </w:rPr>
          <w:t>will offer</w:t>
        </w:r>
      </w:ins>
      <w:r w:rsidRPr="00713F8F">
        <w:rPr>
          <w:rFonts w:ascii="Trebuchet MS" w:hAnsi="Trebuchet MS"/>
          <w:noProof/>
        </w:rPr>
        <w:t xml:space="preserve"> your burnt offerings, the flesh and the blood, </w:t>
      </w:r>
      <w:del w:id="320" w:author="Author">
        <w:r w:rsidRPr="00713F8F">
          <w:rPr>
            <w:rFonts w:ascii="Trebuchet MS" w:hAnsi="Trebuchet MS"/>
            <w:noProof/>
          </w:rPr>
          <w:delText>upon</w:delText>
        </w:r>
      </w:del>
      <w:ins w:id="321" w:author="Author">
        <w:r w:rsidRPr="00713F8F">
          <w:rPr>
            <w:rFonts w:ascii="Trebuchet MS" w:hAnsi="Trebuchet MS"/>
            <w:noProof/>
          </w:rPr>
          <w:t>on</w:t>
        </w:r>
      </w:ins>
      <w:r w:rsidRPr="00713F8F">
        <w:rPr>
          <w:rFonts w:ascii="Trebuchet MS" w:hAnsi="Trebuchet MS"/>
          <w:noProof/>
        </w:rPr>
        <w:t xml:space="preserve"> the altar of Jehovah your God</w:t>
      </w:r>
      <w:del w:id="322" w:author="Author">
        <w:r w:rsidRPr="00713F8F">
          <w:rPr>
            <w:rFonts w:ascii="Trebuchet MS" w:hAnsi="Trebuchet MS"/>
            <w:noProof/>
          </w:rPr>
          <w:delText>;</w:delText>
        </w:r>
      </w:del>
      <w:ins w:id="323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and the blood of your sacrifices should be poured out against the altar of Jehovah your God, but the flesh you may eat.</w:t>
      </w:r>
    </w:p>
    <w:p w:rsidR="00166FE3" w:rsidRPr="00713F8F" w:rsidRDefault="00166FE3" w:rsidP="00166FE3">
      <w:pPr>
        <w:rPr>
          <w:rFonts w:ascii="Trebuchet MS" w:hAnsi="Trebuchet MS"/>
          <w:noProof/>
        </w:rPr>
      </w:pPr>
      <w:r w:rsidRPr="00713F8F">
        <w:rPr>
          <w:rFonts w:ascii="Trebuchet MS" w:hAnsi="Trebuchet MS"/>
          <w:b/>
        </w:rPr>
        <w:t xml:space="preserve">12:28 </w:t>
      </w:r>
      <w:r w:rsidRPr="00713F8F">
        <w:rPr>
          <w:rFonts w:ascii="Trebuchet MS" w:hAnsi="Trebuchet MS"/>
          <w:noProof/>
        </w:rPr>
        <w:t>“</w:t>
      </w:r>
      <w:del w:id="324" w:author="Author">
        <w:r w:rsidRPr="00713F8F">
          <w:rPr>
            <w:rFonts w:ascii="Trebuchet MS" w:hAnsi="Trebuchet MS"/>
            <w:noProof/>
          </w:rPr>
          <w:delText>Watch, and you must</w:delText>
        </w:r>
      </w:del>
      <w:ins w:id="325" w:author="Author">
        <w:r w:rsidRPr="00713F8F">
          <w:rPr>
            <w:rFonts w:ascii="Trebuchet MS" w:hAnsi="Trebuchet MS"/>
            <w:noProof/>
          </w:rPr>
          <w:t>Be careful to</w:t>
        </w:r>
      </w:ins>
      <w:r w:rsidRPr="00713F8F">
        <w:rPr>
          <w:rFonts w:ascii="Trebuchet MS" w:hAnsi="Trebuchet MS"/>
          <w:noProof/>
        </w:rPr>
        <w:t xml:space="preserve"> obey all these words that I am commanding you, </w:t>
      </w:r>
      <w:del w:id="326" w:author="Author">
        <w:r w:rsidRPr="00713F8F">
          <w:rPr>
            <w:rFonts w:ascii="Trebuchet MS" w:hAnsi="Trebuchet MS"/>
            <w:noProof/>
          </w:rPr>
          <w:delText>in order</w:delText>
        </w:r>
      </w:del>
      <w:ins w:id="327" w:author="Author">
        <w:r w:rsidRPr="00713F8F">
          <w:rPr>
            <w:rFonts w:ascii="Trebuchet MS" w:hAnsi="Trebuchet MS"/>
            <w:noProof/>
          </w:rPr>
          <w:t>so</w:t>
        </w:r>
      </w:ins>
      <w:r w:rsidRPr="00713F8F">
        <w:rPr>
          <w:rFonts w:ascii="Trebuchet MS" w:hAnsi="Trebuchet MS"/>
          <w:noProof/>
        </w:rPr>
        <w:t xml:space="preserve"> that it may </w:t>
      </w:r>
      <w:ins w:id="328" w:author="Author">
        <w:r w:rsidRPr="00713F8F">
          <w:rPr>
            <w:rFonts w:ascii="Trebuchet MS" w:hAnsi="Trebuchet MS"/>
            <w:noProof/>
          </w:rPr>
          <w:t xml:space="preserve">always </w:t>
        </w:r>
      </w:ins>
      <w:r w:rsidRPr="00713F8F">
        <w:rPr>
          <w:rFonts w:ascii="Trebuchet MS" w:hAnsi="Trebuchet MS"/>
          <w:noProof/>
        </w:rPr>
        <w:t>go well with you and your sons after you</w:t>
      </w:r>
      <w:del w:id="329" w:author="Author">
        <w:r w:rsidRPr="00713F8F">
          <w:rPr>
            <w:rFonts w:ascii="Trebuchet MS" w:hAnsi="Trebuchet MS"/>
            <w:noProof/>
          </w:rPr>
          <w:delText xml:space="preserve"> to time indefinite</w:delText>
        </w:r>
      </w:del>
      <w:r w:rsidRPr="00713F8F">
        <w:rPr>
          <w:rFonts w:ascii="Trebuchet MS" w:hAnsi="Trebuchet MS"/>
          <w:noProof/>
        </w:rPr>
        <w:t xml:space="preserve">, because you </w:t>
      </w:r>
      <w:del w:id="330" w:author="Author">
        <w:r w:rsidRPr="00713F8F">
          <w:rPr>
            <w:rFonts w:ascii="Trebuchet MS" w:hAnsi="Trebuchet MS"/>
            <w:noProof/>
          </w:rPr>
          <w:delText>will do</w:delText>
        </w:r>
      </w:del>
      <w:ins w:id="331" w:author="Author">
        <w:r w:rsidRPr="00713F8F">
          <w:rPr>
            <w:rFonts w:ascii="Trebuchet MS" w:hAnsi="Trebuchet MS"/>
            <w:noProof/>
          </w:rPr>
          <w:t>are doing</w:t>
        </w:r>
      </w:ins>
      <w:r w:rsidRPr="00713F8F">
        <w:rPr>
          <w:rFonts w:ascii="Trebuchet MS" w:hAnsi="Trebuchet MS"/>
          <w:noProof/>
        </w:rPr>
        <w:t xml:space="preserve"> what is good and right in the eyes of Jehovah your God.</w:t>
      </w:r>
    </w:p>
    <w:p w:rsidR="00166FE3" w:rsidRPr="00713F8F" w:rsidRDefault="00166FE3" w:rsidP="00166FE3">
      <w:pPr>
        <w:rPr>
          <w:rFonts w:ascii="Trebuchet MS" w:hAnsi="Trebuchet MS"/>
          <w:noProof/>
        </w:rPr>
      </w:pPr>
      <w:r w:rsidRPr="00713F8F">
        <w:rPr>
          <w:rFonts w:ascii="Trebuchet MS" w:hAnsi="Trebuchet MS"/>
          <w:b/>
        </w:rPr>
        <w:t xml:space="preserve">12:29 </w:t>
      </w:r>
      <w:r w:rsidRPr="00713F8F">
        <w:rPr>
          <w:rFonts w:ascii="Trebuchet MS" w:hAnsi="Trebuchet MS"/>
          <w:noProof/>
        </w:rPr>
        <w:t xml:space="preserve">“When Jehovah your God </w:t>
      </w:r>
      <w:del w:id="332" w:author="Author">
        <w:r w:rsidRPr="00713F8F">
          <w:rPr>
            <w:rFonts w:ascii="Trebuchet MS" w:hAnsi="Trebuchet MS"/>
            <w:noProof/>
          </w:rPr>
          <w:delText>will cut off from before you</w:delText>
        </w:r>
      </w:del>
      <w:ins w:id="333" w:author="Author">
        <w:r w:rsidRPr="00713F8F">
          <w:rPr>
            <w:rFonts w:ascii="Trebuchet MS" w:hAnsi="Trebuchet MS"/>
            <w:noProof/>
          </w:rPr>
          <w:t>annihilates</w:t>
        </w:r>
      </w:ins>
      <w:r w:rsidRPr="00713F8F">
        <w:rPr>
          <w:rFonts w:ascii="Trebuchet MS" w:hAnsi="Trebuchet MS"/>
          <w:noProof/>
        </w:rPr>
        <w:t xml:space="preserve"> the nations </w:t>
      </w:r>
      <w:del w:id="334" w:author="Author">
        <w:r w:rsidRPr="00713F8F">
          <w:rPr>
            <w:rFonts w:ascii="Trebuchet MS" w:hAnsi="Trebuchet MS"/>
            <w:noProof/>
          </w:rPr>
          <w:delText>to whom</w:delText>
        </w:r>
      </w:del>
      <w:ins w:id="335" w:author="Author">
        <w:r w:rsidRPr="00713F8F">
          <w:rPr>
            <w:rFonts w:ascii="Trebuchet MS" w:hAnsi="Trebuchet MS"/>
            <w:noProof/>
          </w:rPr>
          <w:t>that</w:t>
        </w:r>
      </w:ins>
      <w:r w:rsidRPr="00713F8F">
        <w:rPr>
          <w:rFonts w:ascii="Trebuchet MS" w:hAnsi="Trebuchet MS"/>
          <w:noProof/>
        </w:rPr>
        <w:t xml:space="preserve"> you are </w:t>
      </w:r>
      <w:del w:id="336" w:author="Author">
        <w:r w:rsidRPr="00713F8F">
          <w:rPr>
            <w:rFonts w:ascii="Trebuchet MS" w:hAnsi="Trebuchet MS"/>
            <w:noProof/>
          </w:rPr>
          <w:delText xml:space="preserve">going </w:delText>
        </w:r>
      </w:del>
      <w:r w:rsidRPr="00713F8F">
        <w:rPr>
          <w:rFonts w:ascii="Trebuchet MS" w:hAnsi="Trebuchet MS"/>
          <w:noProof/>
        </w:rPr>
        <w:t>to dispossess</w:t>
      </w:r>
      <w:del w:id="337" w:author="Author">
        <w:r w:rsidRPr="00713F8F">
          <w:rPr>
            <w:rFonts w:ascii="Trebuchet MS" w:hAnsi="Trebuchet MS"/>
            <w:noProof/>
          </w:rPr>
          <w:delText xml:space="preserve"> them, you must also dispossess them</w:delText>
        </w:r>
      </w:del>
      <w:ins w:id="338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and </w:t>
      </w:r>
      <w:del w:id="339" w:author="Author">
        <w:r w:rsidRPr="00713F8F">
          <w:rPr>
            <w:rFonts w:ascii="Trebuchet MS" w:hAnsi="Trebuchet MS"/>
            <w:noProof/>
          </w:rPr>
          <w:delText>dwell</w:delText>
        </w:r>
      </w:del>
      <w:ins w:id="340" w:author="Author">
        <w:r w:rsidRPr="00713F8F">
          <w:rPr>
            <w:rFonts w:ascii="Trebuchet MS" w:hAnsi="Trebuchet MS"/>
            <w:noProof/>
          </w:rPr>
          <w:t>you are living</w:t>
        </w:r>
      </w:ins>
      <w:r w:rsidRPr="00713F8F">
        <w:rPr>
          <w:rFonts w:ascii="Trebuchet MS" w:hAnsi="Trebuchet MS"/>
          <w:noProof/>
        </w:rPr>
        <w:t xml:space="preserve"> in their land</w:t>
      </w:r>
      <w:del w:id="341" w:author="Author">
        <w:r w:rsidRPr="00713F8F">
          <w:rPr>
            <w:rFonts w:ascii="Trebuchet MS" w:hAnsi="Trebuchet MS"/>
            <w:noProof/>
          </w:rPr>
          <w:delText>.</w:delText>
        </w:r>
      </w:del>
      <w:ins w:id="342" w:author="Author">
        <w:r w:rsidRPr="00713F8F">
          <w:rPr>
            <w:rFonts w:ascii="Trebuchet MS" w:hAnsi="Trebuchet MS"/>
            <w:noProof/>
          </w:rPr>
          <w:t>,</w:t>
        </w:r>
      </w:ins>
      <w:r w:rsidRPr="00713F8F">
        <w:rPr>
          <w:rFonts w:ascii="Trebuchet MS" w:hAnsi="Trebuchet MS"/>
          <w:noProof/>
        </w:rPr>
        <w:t xml:space="preserve"> </w:t>
      </w:r>
      <w:r w:rsidRPr="00713F8F">
        <w:rPr>
          <w:rFonts w:ascii="Trebuchet MS" w:hAnsi="Trebuchet MS"/>
          <w:b/>
          <w:noProof/>
        </w:rPr>
        <w:t xml:space="preserve">12:30 </w:t>
      </w:r>
      <w:del w:id="343" w:author="Author">
        <w:r w:rsidRPr="00713F8F">
          <w:rPr>
            <w:rFonts w:ascii="Trebuchet MS" w:hAnsi="Trebuchet MS"/>
            <w:noProof/>
          </w:rPr>
          <w:delText xml:space="preserve">Watch out for yourself for fear you may </w:delText>
        </w:r>
      </w:del>
      <w:ins w:id="344" w:author="Author">
        <w:r w:rsidRPr="00713F8F">
          <w:rPr>
            <w:rFonts w:ascii="Trebuchet MS" w:hAnsi="Trebuchet MS"/>
            <w:noProof/>
          </w:rPr>
          <w:t xml:space="preserve">be careful not to </w:t>
        </w:r>
      </w:ins>
      <w:r w:rsidRPr="00713F8F">
        <w:rPr>
          <w:rFonts w:ascii="Trebuchet MS" w:hAnsi="Trebuchet MS"/>
          <w:noProof/>
        </w:rPr>
        <w:t xml:space="preserve">be entrapped after </w:t>
      </w:r>
      <w:del w:id="345" w:author="Author">
        <w:r w:rsidRPr="00713F8F">
          <w:rPr>
            <w:rFonts w:ascii="Trebuchet MS" w:hAnsi="Trebuchet MS"/>
            <w:noProof/>
          </w:rPr>
          <w:delText xml:space="preserve">them, after </w:delText>
        </w:r>
      </w:del>
      <w:r w:rsidRPr="00713F8F">
        <w:rPr>
          <w:rFonts w:ascii="Trebuchet MS" w:hAnsi="Trebuchet MS"/>
          <w:noProof/>
        </w:rPr>
        <w:t>they have been annihilated from before you</w:t>
      </w:r>
      <w:del w:id="346" w:author="Author">
        <w:r w:rsidRPr="00713F8F">
          <w:rPr>
            <w:rFonts w:ascii="Trebuchet MS" w:hAnsi="Trebuchet MS"/>
            <w:noProof/>
          </w:rPr>
          <w:delText>, and for fear you may inquire respecting</w:delText>
        </w:r>
      </w:del>
      <w:ins w:id="347" w:author="Author">
        <w:r w:rsidRPr="00713F8F">
          <w:rPr>
            <w:rFonts w:ascii="Trebuchet MS" w:hAnsi="Trebuchet MS"/>
            <w:noProof/>
          </w:rPr>
          <w:t>. Do not ask about</w:t>
        </w:r>
      </w:ins>
      <w:r w:rsidRPr="00713F8F">
        <w:rPr>
          <w:rFonts w:ascii="Trebuchet MS" w:hAnsi="Trebuchet MS"/>
          <w:noProof/>
        </w:rPr>
        <w:t xml:space="preserve"> their gods, saying, ‘How </w:t>
      </w:r>
      <w:del w:id="348" w:author="Author">
        <w:r w:rsidRPr="00713F8F">
          <w:rPr>
            <w:rFonts w:ascii="Trebuchet MS" w:hAnsi="Trebuchet MS"/>
            <w:noProof/>
          </w:rPr>
          <w:delText>was it</w:delText>
        </w:r>
      </w:del>
      <w:ins w:id="349" w:author="Author">
        <w:r w:rsidRPr="00713F8F">
          <w:rPr>
            <w:rFonts w:ascii="Trebuchet MS" w:hAnsi="Trebuchet MS"/>
            <w:noProof/>
          </w:rPr>
          <w:t>were</w:t>
        </w:r>
      </w:ins>
      <w:r w:rsidRPr="00713F8F">
        <w:rPr>
          <w:rFonts w:ascii="Trebuchet MS" w:hAnsi="Trebuchet MS"/>
          <w:noProof/>
        </w:rPr>
        <w:t xml:space="preserve"> these nations </w:t>
      </w:r>
      <w:del w:id="350" w:author="Author">
        <w:r w:rsidRPr="00713F8F">
          <w:rPr>
            <w:rFonts w:ascii="Trebuchet MS" w:hAnsi="Trebuchet MS"/>
            <w:noProof/>
          </w:rPr>
          <w:delText>used</w:delText>
        </w:r>
      </w:del>
      <w:ins w:id="351" w:author="Author">
        <w:r w:rsidRPr="00713F8F">
          <w:rPr>
            <w:rFonts w:ascii="Trebuchet MS" w:hAnsi="Trebuchet MS"/>
            <w:noProof/>
          </w:rPr>
          <w:t>accustomed</w:t>
        </w:r>
      </w:ins>
      <w:r w:rsidRPr="00713F8F">
        <w:rPr>
          <w:rFonts w:ascii="Trebuchet MS" w:hAnsi="Trebuchet MS"/>
          <w:noProof/>
        </w:rPr>
        <w:t xml:space="preserve"> to serve their gods? </w:t>
      </w:r>
      <w:del w:id="352" w:author="Author">
        <w:r w:rsidRPr="00713F8F">
          <w:rPr>
            <w:rFonts w:ascii="Trebuchet MS" w:hAnsi="Trebuchet MS"/>
            <w:noProof/>
          </w:rPr>
          <w:delText>And I, yes, I,</w:delText>
        </w:r>
      </w:del>
      <w:ins w:id="353" w:author="Author">
        <w:r w:rsidRPr="00713F8F">
          <w:rPr>
            <w:rFonts w:ascii="Trebuchet MS" w:hAnsi="Trebuchet MS"/>
            <w:noProof/>
          </w:rPr>
          <w:t>I too</w:t>
        </w:r>
      </w:ins>
      <w:r w:rsidRPr="00713F8F">
        <w:rPr>
          <w:rFonts w:ascii="Trebuchet MS" w:hAnsi="Trebuchet MS"/>
          <w:noProof/>
        </w:rPr>
        <w:t xml:space="preserve"> will do the same</w:t>
      </w:r>
      <w:del w:id="354" w:author="Author">
        <w:r w:rsidRPr="00713F8F">
          <w:rPr>
            <w:rFonts w:ascii="Trebuchet MS" w:hAnsi="Trebuchet MS"/>
            <w:noProof/>
          </w:rPr>
          <w:delText xml:space="preserve"> way</w:delText>
        </w:r>
      </w:del>
      <w:r w:rsidRPr="00713F8F">
        <w:rPr>
          <w:rFonts w:ascii="Trebuchet MS" w:hAnsi="Trebuchet MS"/>
          <w:noProof/>
        </w:rPr>
        <w:t xml:space="preserve">.’ </w:t>
      </w:r>
      <w:r w:rsidRPr="00713F8F">
        <w:rPr>
          <w:rFonts w:ascii="Trebuchet MS" w:hAnsi="Trebuchet MS"/>
          <w:b/>
          <w:noProof/>
        </w:rPr>
        <w:t xml:space="preserve">12:31 </w:t>
      </w:r>
      <w:r w:rsidRPr="00713F8F">
        <w:rPr>
          <w:rFonts w:ascii="Trebuchet MS" w:hAnsi="Trebuchet MS"/>
          <w:noProof/>
        </w:rPr>
        <w:t xml:space="preserve">You must not do </w:t>
      </w:r>
      <w:del w:id="355" w:author="Author">
        <w:r w:rsidRPr="00713F8F">
          <w:rPr>
            <w:rFonts w:ascii="Trebuchet MS" w:hAnsi="Trebuchet MS"/>
            <w:noProof/>
          </w:rPr>
          <w:delText>that way</w:delText>
        </w:r>
      </w:del>
      <w:ins w:id="356" w:author="Author">
        <w:r w:rsidRPr="00713F8F">
          <w:rPr>
            <w:rFonts w:ascii="Trebuchet MS" w:hAnsi="Trebuchet MS"/>
            <w:noProof/>
          </w:rPr>
          <w:t>this</w:t>
        </w:r>
      </w:ins>
      <w:r w:rsidRPr="00713F8F">
        <w:rPr>
          <w:rFonts w:ascii="Trebuchet MS" w:hAnsi="Trebuchet MS"/>
          <w:noProof/>
        </w:rPr>
        <w:t xml:space="preserve"> to Jehovah your God, </w:t>
      </w:r>
      <w:ins w:id="357" w:author="Author">
        <w:r w:rsidRPr="00713F8F">
          <w:rPr>
            <w:rFonts w:ascii="Trebuchet MS" w:hAnsi="Trebuchet MS"/>
            <w:noProof/>
          </w:rPr>
          <w:t xml:space="preserve">because they do </w:t>
        </w:r>
      </w:ins>
      <w:r w:rsidRPr="00713F8F">
        <w:rPr>
          <w:rFonts w:ascii="Trebuchet MS" w:hAnsi="Trebuchet MS"/>
          <w:noProof/>
        </w:rPr>
        <w:t xml:space="preserve">for </w:t>
      </w:r>
      <w:del w:id="358" w:author="Author">
        <w:r w:rsidRPr="00713F8F">
          <w:rPr>
            <w:rFonts w:ascii="Trebuchet MS" w:hAnsi="Trebuchet MS"/>
            <w:noProof/>
          </w:rPr>
          <w:delText>everything</w:delText>
        </w:r>
      </w:del>
      <w:ins w:id="359" w:author="Author">
        <w:r w:rsidRPr="00713F8F">
          <w:rPr>
            <w:rFonts w:ascii="Trebuchet MS" w:hAnsi="Trebuchet MS"/>
            <w:noProof/>
          </w:rPr>
          <w:t>their gods every</w:t>
        </w:r>
      </w:ins>
      <w:r w:rsidRPr="00713F8F">
        <w:rPr>
          <w:rFonts w:ascii="Trebuchet MS" w:hAnsi="Trebuchet MS"/>
          <w:noProof/>
        </w:rPr>
        <w:t xml:space="preserve"> detestable </w:t>
      </w:r>
      <w:del w:id="360" w:author="Author">
        <w:r w:rsidRPr="00713F8F">
          <w:rPr>
            <w:rFonts w:ascii="Trebuchet MS" w:hAnsi="Trebuchet MS"/>
            <w:noProof/>
          </w:rPr>
          <w:delText>to</w:delText>
        </w:r>
      </w:del>
      <w:ins w:id="361" w:author="Author">
        <w:r w:rsidRPr="00713F8F">
          <w:rPr>
            <w:rFonts w:ascii="Trebuchet MS" w:hAnsi="Trebuchet MS"/>
            <w:noProof/>
          </w:rPr>
          <w:t>thing that</w:t>
        </w:r>
      </w:ins>
      <w:r w:rsidRPr="00713F8F">
        <w:rPr>
          <w:rFonts w:ascii="Trebuchet MS" w:hAnsi="Trebuchet MS"/>
          <w:noProof/>
        </w:rPr>
        <w:t xml:space="preserve"> Jehovah </w:t>
      </w:r>
      <w:del w:id="362" w:author="Author">
        <w:r w:rsidRPr="00713F8F">
          <w:rPr>
            <w:rFonts w:ascii="Trebuchet MS" w:hAnsi="Trebuchet MS"/>
            <w:noProof/>
          </w:rPr>
          <w:delText>that he does hate they have done to their gods, for</w:delText>
        </w:r>
      </w:del>
      <w:ins w:id="363" w:author="Author">
        <w:r w:rsidRPr="00713F8F">
          <w:rPr>
            <w:rFonts w:ascii="Trebuchet MS" w:hAnsi="Trebuchet MS"/>
            <w:noProof/>
          </w:rPr>
          <w:t>hates,</w:t>
        </w:r>
      </w:ins>
      <w:r w:rsidRPr="00713F8F">
        <w:rPr>
          <w:rFonts w:ascii="Trebuchet MS" w:hAnsi="Trebuchet MS"/>
          <w:noProof/>
        </w:rPr>
        <w:t xml:space="preserve"> even </w:t>
      </w:r>
      <w:ins w:id="364" w:author="Author">
        <w:r w:rsidRPr="00713F8F">
          <w:rPr>
            <w:rFonts w:ascii="Trebuchet MS" w:hAnsi="Trebuchet MS"/>
            <w:noProof/>
          </w:rPr>
          <w:t xml:space="preserve">burning </w:t>
        </w:r>
      </w:ins>
      <w:r w:rsidRPr="00713F8F">
        <w:rPr>
          <w:rFonts w:ascii="Trebuchet MS" w:hAnsi="Trebuchet MS"/>
          <w:noProof/>
        </w:rPr>
        <w:t xml:space="preserve">their sons and their daughters </w:t>
      </w:r>
      <w:del w:id="365" w:author="Author">
        <w:r w:rsidRPr="00713F8F">
          <w:rPr>
            <w:rFonts w:ascii="Trebuchet MS" w:hAnsi="Trebuchet MS"/>
            <w:noProof/>
          </w:rPr>
          <w:delText xml:space="preserve">they regularly burn </w:delText>
        </w:r>
      </w:del>
      <w:r w:rsidRPr="00713F8F">
        <w:rPr>
          <w:rFonts w:ascii="Trebuchet MS" w:hAnsi="Trebuchet MS"/>
          <w:noProof/>
        </w:rPr>
        <w:t xml:space="preserve">in the fire to their gods. </w:t>
      </w:r>
      <w:r w:rsidRPr="00713F8F">
        <w:rPr>
          <w:rFonts w:ascii="Trebuchet MS" w:hAnsi="Trebuchet MS"/>
          <w:b/>
          <w:noProof/>
        </w:rPr>
        <w:t xml:space="preserve">12:32 </w:t>
      </w:r>
      <w:r w:rsidRPr="00713F8F">
        <w:rPr>
          <w:rFonts w:ascii="Trebuchet MS" w:hAnsi="Trebuchet MS"/>
          <w:noProof/>
        </w:rPr>
        <w:t xml:space="preserve">Every word that I am commanding </w:t>
      </w:r>
      <w:del w:id="366" w:author="Author">
        <w:r w:rsidRPr="00713F8F">
          <w:rPr>
            <w:rFonts w:ascii="Trebuchet MS" w:hAnsi="Trebuchet MS"/>
            <w:noProof/>
            <w:u w:val="dotted"/>
          </w:rPr>
          <w:delText>YOU</w:delText>
        </w:r>
      </w:del>
      <w:ins w:id="367" w:author="Author">
        <w:r w:rsidRPr="00713F8F">
          <w:rPr>
            <w:rFonts w:ascii="Trebuchet MS" w:hAnsi="Trebuchet MS"/>
            <w:noProof/>
          </w:rPr>
          <w:t>you</w:t>
        </w:r>
      </w:ins>
      <w:r w:rsidRPr="00713F8F">
        <w:rPr>
          <w:rFonts w:ascii="Trebuchet MS" w:hAnsi="Trebuchet MS"/>
          <w:noProof/>
        </w:rPr>
        <w:t xml:space="preserve"> is what </w:t>
      </w:r>
      <w:del w:id="368" w:author="Author">
        <w:r w:rsidRPr="00713F8F">
          <w:rPr>
            <w:rFonts w:ascii="Trebuchet MS" w:hAnsi="Trebuchet MS"/>
            <w:noProof/>
            <w:u w:val="dotted"/>
          </w:rPr>
          <w:delText>YOU</w:delText>
        </w:r>
      </w:del>
      <w:ins w:id="369" w:author="Author">
        <w:r w:rsidRPr="00713F8F">
          <w:rPr>
            <w:rFonts w:ascii="Trebuchet MS" w:hAnsi="Trebuchet MS"/>
            <w:noProof/>
          </w:rPr>
          <w:t>you</w:t>
        </w:r>
      </w:ins>
      <w:r w:rsidRPr="00713F8F">
        <w:rPr>
          <w:rFonts w:ascii="Trebuchet MS" w:hAnsi="Trebuchet MS"/>
          <w:noProof/>
        </w:rPr>
        <w:t xml:space="preserve"> should be careful to do. </w:t>
      </w:r>
      <w:del w:id="370" w:author="Author">
        <w:r w:rsidRPr="00713F8F">
          <w:rPr>
            <w:rFonts w:ascii="Trebuchet MS" w:hAnsi="Trebuchet MS"/>
            <w:noProof/>
          </w:rPr>
          <w:delText>Y</w:delText>
        </w:r>
        <w:r w:rsidRPr="00713F8F">
          <w:rPr>
            <w:rFonts w:ascii="Trebuchet MS" w:hAnsi="Trebuchet MS"/>
            <w:noProof/>
            <w:u w:val="dotted"/>
          </w:rPr>
          <w:delText>OU</w:delText>
        </w:r>
      </w:del>
      <w:ins w:id="371" w:author="Author">
        <w:r w:rsidRPr="00713F8F">
          <w:rPr>
            <w:rFonts w:ascii="Trebuchet MS" w:hAnsi="Trebuchet MS"/>
            <w:noProof/>
          </w:rPr>
          <w:t>You</w:t>
        </w:r>
      </w:ins>
      <w:r w:rsidRPr="00713F8F">
        <w:rPr>
          <w:rFonts w:ascii="Trebuchet MS" w:hAnsi="Trebuchet MS"/>
          <w:noProof/>
        </w:rPr>
        <w:t xml:space="preserve"> must not add to it nor take away from it.</w:t>
      </w:r>
    </w:p>
    <w:p w:rsidR="00166FE3" w:rsidRPr="00713F8F" w:rsidRDefault="00166FE3" w:rsidP="00166FE3">
      <w:pPr>
        <w:rPr>
          <w:rFonts w:ascii="Trebuchet MS" w:hAnsi="Trebuchet MS"/>
          <w:b/>
        </w:rPr>
      </w:pPr>
    </w:p>
    <w:p w:rsidR="00762BCB" w:rsidRPr="00166FE3" w:rsidRDefault="00762BCB" w:rsidP="00166FE3"/>
    <w:sectPr w:rsidR="00762BCB" w:rsidRPr="00166FE3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1E71" w:rsidRDefault="002C1E71">
      <w:r>
        <w:separator/>
      </w:r>
    </w:p>
  </w:endnote>
  <w:endnote w:type="continuationSeparator" w:id="0">
    <w:p w:rsidR="002C1E71" w:rsidRDefault="002C1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1E71" w:rsidRDefault="002C1E71">
      <w:r>
        <w:separator/>
      </w:r>
    </w:p>
  </w:footnote>
  <w:footnote w:type="continuationSeparator" w:id="0">
    <w:p w:rsidR="002C1E71" w:rsidRDefault="002C1E71">
      <w:r>
        <w:continuationSeparator/>
      </w:r>
    </w:p>
  </w:footnote>
  <w:footnote w:id="1">
    <w:p w:rsidR="00166FE3" w:rsidRPr="00713F8F" w:rsidRDefault="00166FE3" w:rsidP="00713F8F">
      <w:pPr>
        <w:pStyle w:val="FootnoteText"/>
        <w:spacing w:after="96"/>
        <w:ind w:firstLine="288"/>
        <w:rPr>
          <w:ins w:id="29" w:author="Author"/>
        </w:rPr>
      </w:pPr>
      <w:ins w:id="30" w:author="Author">
        <w:r w:rsidRPr="00713F8F">
          <w:rPr>
            <w:rStyle w:val="FootnoteReference"/>
          </w:rPr>
          <w:footnoteRef/>
        </w:r>
        <w:r w:rsidRPr="00713F8F">
          <w:t xml:space="preserve"> </w:t>
        </w:r>
        <w:r w:rsidRPr="00713F8F">
          <w:rPr>
            <w:b/>
          </w:rPr>
          <w:t xml:space="preserve">12:3 </w:t>
        </w:r>
        <w:r w:rsidRPr="00713F8F">
          <w:t>See Glossary.</w:t>
        </w:r>
      </w:ins>
    </w:p>
  </w:footnote>
  <w:footnote w:id="2">
    <w:p w:rsidR="00166FE3" w:rsidRPr="00713F8F" w:rsidRDefault="00166FE3" w:rsidP="00713F8F">
      <w:pPr>
        <w:pStyle w:val="FootnoteText"/>
        <w:spacing w:after="96"/>
        <w:ind w:firstLine="288"/>
        <w:rPr>
          <w:ins w:id="62" w:author="Author"/>
        </w:rPr>
      </w:pPr>
      <w:ins w:id="63" w:author="Author">
        <w:r w:rsidRPr="00713F8F">
          <w:rPr>
            <w:rStyle w:val="FootnoteReference"/>
          </w:rPr>
          <w:footnoteRef/>
        </w:r>
        <w:r w:rsidRPr="00713F8F">
          <w:t xml:space="preserve"> </w:t>
        </w:r>
        <w:r w:rsidRPr="00713F8F">
          <w:rPr>
            <w:b/>
          </w:rPr>
          <w:t xml:space="preserve">12:6 </w:t>
        </w:r>
        <w:r w:rsidRPr="00713F8F">
          <w:t>Or “tenth parts.”</w:t>
        </w:r>
      </w:ins>
    </w:p>
  </w:footnote>
  <w:footnote w:id="3">
    <w:p w:rsidR="00166FE3" w:rsidRPr="00713F8F" w:rsidRDefault="00166FE3" w:rsidP="00713F8F">
      <w:pPr>
        <w:pStyle w:val="FootnoteText"/>
        <w:spacing w:after="96"/>
        <w:ind w:firstLine="288"/>
        <w:rPr>
          <w:ins w:id="89" w:author="Author"/>
        </w:rPr>
      </w:pPr>
      <w:ins w:id="90" w:author="Author">
        <w:r w:rsidRPr="00713F8F">
          <w:rPr>
            <w:rStyle w:val="FootnoteReference"/>
          </w:rPr>
          <w:footnoteRef/>
        </w:r>
        <w:r w:rsidRPr="00713F8F">
          <w:t xml:space="preserve"> </w:t>
        </w:r>
        <w:r w:rsidRPr="00713F8F">
          <w:rPr>
            <w:b/>
          </w:rPr>
          <w:t xml:space="preserve">12:8 </w:t>
        </w:r>
        <w:r w:rsidRPr="00713F8F">
          <w:t>Or “what he thinks is right.”</w:t>
        </w:r>
      </w:ins>
    </w:p>
  </w:footnote>
  <w:footnote w:id="4">
    <w:p w:rsidR="00166FE3" w:rsidRPr="00713F8F" w:rsidRDefault="00166FE3" w:rsidP="00713F8F">
      <w:pPr>
        <w:pStyle w:val="FootnoteText"/>
        <w:spacing w:after="96"/>
        <w:ind w:firstLine="288"/>
        <w:rPr>
          <w:ins w:id="147" w:author="Author"/>
        </w:rPr>
      </w:pPr>
      <w:ins w:id="148" w:author="Author">
        <w:r w:rsidRPr="00713F8F">
          <w:rPr>
            <w:rStyle w:val="FootnoteReference"/>
          </w:rPr>
          <w:footnoteRef/>
        </w:r>
        <w:r w:rsidRPr="00713F8F">
          <w:t xml:space="preserve"> </w:t>
        </w:r>
        <w:r w:rsidRPr="00713F8F">
          <w:rPr>
            <w:b/>
          </w:rPr>
          <w:t xml:space="preserve">12:12 </w:t>
        </w:r>
        <w:r w:rsidRPr="00713F8F">
          <w:t>Lit., “gates.”</w:t>
        </w:r>
      </w:ins>
    </w:p>
  </w:footnote>
  <w:footnote w:id="5">
    <w:p w:rsidR="00166FE3" w:rsidRPr="00713F8F" w:rsidRDefault="00166FE3" w:rsidP="00713F8F">
      <w:pPr>
        <w:pStyle w:val="FootnoteText"/>
        <w:spacing w:after="96"/>
        <w:ind w:firstLine="288"/>
        <w:rPr>
          <w:ins w:id="166" w:author="Author"/>
        </w:rPr>
      </w:pPr>
      <w:ins w:id="167" w:author="Author">
        <w:r w:rsidRPr="00713F8F">
          <w:rPr>
            <w:rStyle w:val="FootnoteReference"/>
          </w:rPr>
          <w:footnoteRef/>
        </w:r>
        <w:r w:rsidRPr="00713F8F">
          <w:t xml:space="preserve"> </w:t>
        </w:r>
        <w:r w:rsidRPr="00713F8F">
          <w:rPr>
            <w:b/>
          </w:rPr>
          <w:t xml:space="preserve">12:15 </w:t>
        </w:r>
        <w:r w:rsidRPr="00713F8F">
          <w:t>Or “in all the desire of your soul.”</w:t>
        </w:r>
      </w:ins>
    </w:p>
  </w:footnote>
  <w:footnote w:id="6">
    <w:p w:rsidR="00166FE3" w:rsidRPr="00713F8F" w:rsidRDefault="00166FE3" w:rsidP="00713F8F">
      <w:pPr>
        <w:pStyle w:val="FootnoteText"/>
        <w:spacing w:after="96"/>
        <w:ind w:firstLine="288"/>
        <w:rPr>
          <w:ins w:id="178" w:author="Author"/>
        </w:rPr>
      </w:pPr>
      <w:ins w:id="179" w:author="Author">
        <w:r w:rsidRPr="00713F8F">
          <w:rPr>
            <w:rStyle w:val="FootnoteReference"/>
          </w:rPr>
          <w:footnoteRef/>
        </w:r>
        <w:r w:rsidRPr="00713F8F">
          <w:t xml:space="preserve"> </w:t>
        </w:r>
        <w:r w:rsidRPr="00713F8F">
          <w:rPr>
            <w:b/>
          </w:rPr>
          <w:t xml:space="preserve">12:15 </w:t>
        </w:r>
        <w:r w:rsidRPr="00713F8F">
          <w:t>Lit., “inside all your gates.”</w:t>
        </w:r>
      </w:ins>
    </w:p>
  </w:footnote>
  <w:footnote w:id="7">
    <w:p w:rsidR="00166FE3" w:rsidRPr="00713F8F" w:rsidRDefault="00166FE3" w:rsidP="00713F8F">
      <w:pPr>
        <w:pStyle w:val="FootnoteText"/>
        <w:spacing w:after="96"/>
        <w:ind w:firstLine="288"/>
        <w:rPr>
          <w:ins w:id="199" w:author="Author"/>
        </w:rPr>
      </w:pPr>
      <w:ins w:id="200" w:author="Author">
        <w:r w:rsidRPr="00713F8F">
          <w:rPr>
            <w:rStyle w:val="FootnoteReference"/>
          </w:rPr>
          <w:footnoteRef/>
        </w:r>
        <w:r w:rsidRPr="00713F8F">
          <w:t xml:space="preserve"> </w:t>
        </w:r>
        <w:r w:rsidRPr="00713F8F">
          <w:rPr>
            <w:b/>
          </w:rPr>
          <w:t xml:space="preserve">12:17 </w:t>
        </w:r>
        <w:r w:rsidRPr="00713F8F">
          <w:t>Lit., “inside your gates.”</w:t>
        </w:r>
      </w:ins>
    </w:p>
  </w:footnote>
  <w:footnote w:id="8">
    <w:p w:rsidR="00166FE3" w:rsidRPr="00713F8F" w:rsidRDefault="00166FE3" w:rsidP="00713F8F">
      <w:pPr>
        <w:pStyle w:val="FootnoteText"/>
        <w:spacing w:after="96"/>
        <w:ind w:firstLine="288"/>
        <w:rPr>
          <w:ins w:id="234" w:author="Author"/>
        </w:rPr>
      </w:pPr>
      <w:ins w:id="235" w:author="Author">
        <w:r w:rsidRPr="00713F8F">
          <w:rPr>
            <w:rStyle w:val="FootnoteReference"/>
          </w:rPr>
          <w:footnoteRef/>
        </w:r>
        <w:r w:rsidRPr="00713F8F">
          <w:t xml:space="preserve"> </w:t>
        </w:r>
        <w:r w:rsidRPr="00713F8F">
          <w:rPr>
            <w:b/>
          </w:rPr>
          <w:t xml:space="preserve">12:18 </w:t>
        </w:r>
        <w:r w:rsidRPr="00713F8F">
          <w:t>Lit., “gates.”</w:t>
        </w:r>
      </w:ins>
    </w:p>
  </w:footnote>
  <w:footnote w:id="9">
    <w:p w:rsidR="00166FE3" w:rsidRPr="00713F8F" w:rsidRDefault="00166FE3" w:rsidP="00713F8F">
      <w:pPr>
        <w:pStyle w:val="FootnoteText"/>
        <w:spacing w:after="96"/>
        <w:ind w:firstLine="288"/>
        <w:rPr>
          <w:ins w:id="255" w:author="Author"/>
        </w:rPr>
      </w:pPr>
      <w:ins w:id="256" w:author="Author">
        <w:r w:rsidRPr="00713F8F">
          <w:rPr>
            <w:rStyle w:val="FootnoteReference"/>
          </w:rPr>
          <w:footnoteRef/>
        </w:r>
        <w:r w:rsidRPr="00713F8F">
          <w:t xml:space="preserve"> </w:t>
        </w:r>
        <w:r w:rsidRPr="00713F8F">
          <w:rPr>
            <w:b/>
          </w:rPr>
          <w:t xml:space="preserve">12:20 </w:t>
        </w:r>
        <w:r w:rsidRPr="00713F8F">
          <w:t>Or “your soul desires.”</w:t>
        </w:r>
      </w:ins>
    </w:p>
  </w:footnote>
  <w:footnote w:id="10">
    <w:p w:rsidR="00166FE3" w:rsidRPr="00713F8F" w:rsidRDefault="00166FE3" w:rsidP="00713F8F">
      <w:pPr>
        <w:pStyle w:val="FootnoteText"/>
        <w:spacing w:after="96"/>
        <w:ind w:firstLine="288"/>
        <w:rPr>
          <w:ins w:id="260" w:author="Author"/>
        </w:rPr>
      </w:pPr>
      <w:ins w:id="261" w:author="Author">
        <w:r w:rsidRPr="00713F8F">
          <w:rPr>
            <w:rStyle w:val="FootnoteReference"/>
          </w:rPr>
          <w:footnoteRef/>
        </w:r>
        <w:r w:rsidRPr="00713F8F">
          <w:t xml:space="preserve"> </w:t>
        </w:r>
        <w:r w:rsidRPr="00713F8F">
          <w:rPr>
            <w:b/>
          </w:rPr>
          <w:t xml:space="preserve">12:20 </w:t>
        </w:r>
        <w:r w:rsidRPr="00713F8F">
          <w:t>Or “in all the desire of your soul.”</w:t>
        </w:r>
      </w:ins>
    </w:p>
  </w:footnote>
  <w:footnote w:id="11">
    <w:p w:rsidR="00166FE3" w:rsidRPr="00713F8F" w:rsidRDefault="00166FE3" w:rsidP="00713F8F">
      <w:pPr>
        <w:pStyle w:val="FootnoteText"/>
        <w:spacing w:after="96"/>
        <w:ind w:firstLine="288"/>
        <w:rPr>
          <w:ins w:id="274" w:author="Author"/>
        </w:rPr>
      </w:pPr>
      <w:ins w:id="275" w:author="Author">
        <w:r w:rsidRPr="00713F8F">
          <w:rPr>
            <w:rStyle w:val="FootnoteReference"/>
          </w:rPr>
          <w:footnoteRef/>
        </w:r>
        <w:r w:rsidRPr="00713F8F">
          <w:t xml:space="preserve"> </w:t>
        </w:r>
        <w:r w:rsidRPr="00713F8F">
          <w:rPr>
            <w:b/>
          </w:rPr>
          <w:t xml:space="preserve">12:21 </w:t>
        </w:r>
        <w:r w:rsidRPr="00713F8F">
          <w:t>Lit., “gates.”</w:t>
        </w:r>
      </w:ins>
    </w:p>
  </w:footnote>
  <w:footnote w:id="12">
    <w:p w:rsidR="00166FE3" w:rsidRPr="00713F8F" w:rsidRDefault="00166FE3" w:rsidP="00713F8F">
      <w:pPr>
        <w:pStyle w:val="FootnoteText"/>
        <w:spacing w:after="96"/>
        <w:ind w:firstLine="288"/>
        <w:rPr>
          <w:ins w:id="279" w:author="Author"/>
        </w:rPr>
      </w:pPr>
      <w:ins w:id="280" w:author="Author">
        <w:r w:rsidRPr="00713F8F">
          <w:rPr>
            <w:rStyle w:val="FootnoteReference"/>
          </w:rPr>
          <w:footnoteRef/>
        </w:r>
        <w:r w:rsidRPr="00713F8F">
          <w:t xml:space="preserve"> </w:t>
        </w:r>
        <w:r w:rsidRPr="00713F8F">
          <w:rPr>
            <w:b/>
          </w:rPr>
          <w:t xml:space="preserve">12:21 </w:t>
        </w:r>
        <w:r w:rsidRPr="00713F8F">
          <w:t>Or “in all the desire of your soul.”</w:t>
        </w:r>
      </w:ins>
    </w:p>
  </w:footnote>
  <w:footnote w:id="13">
    <w:p w:rsidR="00166FE3" w:rsidRPr="00713F8F" w:rsidRDefault="00166FE3" w:rsidP="00713F8F">
      <w:pPr>
        <w:pStyle w:val="FootnoteText"/>
        <w:spacing w:after="96"/>
        <w:ind w:firstLine="288"/>
        <w:rPr>
          <w:ins w:id="293" w:author="Author"/>
        </w:rPr>
      </w:pPr>
      <w:ins w:id="294" w:author="Author">
        <w:r w:rsidRPr="00713F8F">
          <w:rPr>
            <w:rStyle w:val="FootnoteReference"/>
          </w:rPr>
          <w:footnoteRef/>
        </w:r>
        <w:r w:rsidRPr="00713F8F">
          <w:t xml:space="preserve"> </w:t>
        </w:r>
        <w:r w:rsidRPr="00713F8F">
          <w:rPr>
            <w:b/>
          </w:rPr>
          <w:t xml:space="preserve">12:23 </w:t>
        </w:r>
        <w:r w:rsidRPr="00713F8F">
          <w:t>Or “soul.”</w:t>
        </w:r>
      </w:ins>
    </w:p>
  </w:footnote>
  <w:footnote w:id="14">
    <w:p w:rsidR="00166FE3" w:rsidRPr="00713F8F" w:rsidRDefault="00166FE3" w:rsidP="00713F8F">
      <w:pPr>
        <w:pStyle w:val="FootnoteText"/>
        <w:spacing w:after="96"/>
        <w:ind w:firstLine="288"/>
        <w:rPr>
          <w:ins w:id="297" w:author="Author"/>
        </w:rPr>
      </w:pPr>
      <w:ins w:id="298" w:author="Author">
        <w:r w:rsidRPr="00713F8F">
          <w:rPr>
            <w:rStyle w:val="FootnoteReference"/>
          </w:rPr>
          <w:footnoteRef/>
        </w:r>
        <w:r w:rsidRPr="00713F8F">
          <w:t xml:space="preserve"> </w:t>
        </w:r>
        <w:r w:rsidRPr="00713F8F">
          <w:rPr>
            <w:b/>
          </w:rPr>
          <w:t xml:space="preserve">12:23 </w:t>
        </w:r>
        <w:r w:rsidRPr="00713F8F">
          <w:t>Or “soul.”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C6605">
        <w:t>Deuteronomy Chapter 12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C6605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C6605">
      <w:rPr>
        <w:noProof/>
        <w:snapToGrid w:val="0"/>
      </w:rPr>
      <w:t>Deuteronomy 12.Revised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3C6605">
        <w:t>Deuteronomy Chapter 12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C6605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C6605">
      <w:rPr>
        <w:noProof/>
        <w:snapToGrid w:val="0"/>
      </w:rPr>
      <w:t>Deuteronomy 12.Revised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C6605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C660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C6605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C6605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71"/>
    <w:rsid w:val="00166FE3"/>
    <w:rsid w:val="00245EDD"/>
    <w:rsid w:val="0026230D"/>
    <w:rsid w:val="002B524D"/>
    <w:rsid w:val="002C00A8"/>
    <w:rsid w:val="002C1E71"/>
    <w:rsid w:val="00310508"/>
    <w:rsid w:val="003B380B"/>
    <w:rsid w:val="003C6605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217A450-55FC-4022-8097-38B2D3AB396C}"/>
  <w:attachedTemplate r:id="Rb1df68129c6040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66FE3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66FE3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166F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b1df68129c6040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1367</ap:Words>
  <ap:Characters>5990</ap:Characters>
  <ap:Application>Microsoft Office Word</ap:Application>
  <ap:DocSecurity>0</ap:DocSecurity>
  <ap:Lines>96</ap:Lines>
  <ap:Paragraphs>11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7346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12</dc:title>
  <dc:subject/>
  <dc:creator>Matthew Calleja</dc:creator>
  <cp:keywords/>
  <dc:description/>
  <cp:lastModifiedBy>Calleja, Matthew</cp:lastModifiedBy>
  <cp:revision>3</cp:revision>
  <dcterms:created xsi:type="dcterms:W3CDTF">2020-11-30T15:42:00Z</dcterms:created>
  <dcterms:modified xsi:type="dcterms:W3CDTF">2020-11-30T15:42:00Z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12.docx</vt:lpwstr>
  </property>
  <property fmtid="{D5CDD505-2E9C-101B-9397-08002B2CF9AE}" pid="9" name="_TranslationDocumentId">
    <vt:i4>19495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5012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