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B1B" w:rsidRPr="00E73A6C" w:rsidRDefault="00021B1B" w:rsidP="00021B1B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E73A6C">
        <w:rPr>
          <w:rFonts w:ascii="Trebuchet MS" w:hAnsi="Trebuchet MS"/>
          <w:b/>
          <w:sz w:val="24"/>
        </w:rPr>
        <w:t xml:space="preserve">23:1 </w:t>
      </w:r>
      <w:r w:rsidRPr="00E73A6C">
        <w:rPr>
          <w:rFonts w:ascii="Trebuchet MS" w:hAnsi="Trebuchet MS"/>
          <w:noProof/>
          <w:sz w:val="24"/>
        </w:rPr>
        <w:t xml:space="preserve">“No man </w:t>
      </w:r>
      <w:ins w:id="1" w:author="Author">
        <w:r w:rsidRPr="00E73A6C">
          <w:rPr>
            <w:rFonts w:ascii="Trebuchet MS" w:hAnsi="Trebuchet MS"/>
            <w:noProof/>
            <w:sz w:val="24"/>
          </w:rPr>
          <w:t xml:space="preserve">who has been </w:t>
        </w:r>
      </w:ins>
      <w:r w:rsidRPr="00E73A6C">
        <w:rPr>
          <w:rFonts w:ascii="Trebuchet MS" w:hAnsi="Trebuchet MS"/>
          <w:noProof/>
          <w:sz w:val="24"/>
        </w:rPr>
        <w:t xml:space="preserve">castrated by </w:t>
      </w:r>
      <w:del w:id="2" w:author="Author">
        <w:r w:rsidRPr="00E73A6C">
          <w:rPr>
            <w:rFonts w:ascii="Trebuchet MS" w:hAnsi="Trebuchet MS"/>
            <w:noProof/>
            <w:sz w:val="24"/>
          </w:rPr>
          <w:delText>crushing the</w:delText>
        </w:r>
      </w:del>
      <w:ins w:id="3" w:author="Author">
        <w:r w:rsidRPr="00E73A6C">
          <w:rPr>
            <w:rFonts w:ascii="Trebuchet MS" w:hAnsi="Trebuchet MS"/>
            <w:noProof/>
            <w:sz w:val="24"/>
          </w:rPr>
          <w:t>having his</w:t>
        </w:r>
      </w:ins>
      <w:r w:rsidRPr="00E73A6C">
        <w:rPr>
          <w:rFonts w:ascii="Trebuchet MS" w:hAnsi="Trebuchet MS"/>
          <w:noProof/>
          <w:sz w:val="24"/>
        </w:rPr>
        <w:t xml:space="preserve"> testicles </w:t>
      </w:r>
      <w:ins w:id="4" w:author="Author">
        <w:r w:rsidRPr="00E73A6C">
          <w:rPr>
            <w:rFonts w:ascii="Trebuchet MS" w:hAnsi="Trebuchet MS"/>
            <w:noProof/>
            <w:sz w:val="24"/>
          </w:rPr>
          <w:t xml:space="preserve">crushed </w:t>
        </w:r>
      </w:ins>
      <w:r w:rsidRPr="00E73A6C">
        <w:rPr>
          <w:rFonts w:ascii="Trebuchet MS" w:hAnsi="Trebuchet MS"/>
          <w:noProof/>
          <w:sz w:val="24"/>
        </w:rPr>
        <w:t xml:space="preserve">or </w:t>
      </w:r>
      <w:del w:id="5" w:author="Author">
        <w:r w:rsidRPr="00E73A6C">
          <w:rPr>
            <w:rFonts w:ascii="Trebuchet MS" w:hAnsi="Trebuchet MS"/>
            <w:noProof/>
            <w:sz w:val="24"/>
          </w:rPr>
          <w:delText>having</w:delText>
        </w:r>
      </w:del>
      <w:ins w:id="6" w:author="Author">
        <w:r w:rsidRPr="00E73A6C">
          <w:rPr>
            <w:rFonts w:ascii="Trebuchet MS" w:hAnsi="Trebuchet MS"/>
            <w:noProof/>
            <w:sz w:val="24"/>
          </w:rPr>
          <w:t>who has had</w:t>
        </w:r>
      </w:ins>
      <w:r w:rsidRPr="00E73A6C">
        <w:rPr>
          <w:rFonts w:ascii="Trebuchet MS" w:hAnsi="Trebuchet MS"/>
          <w:noProof/>
          <w:sz w:val="24"/>
        </w:rPr>
        <w:t xml:space="preserve"> his male </w:t>
      </w:r>
      <w:del w:id="7" w:author="Author">
        <w:r w:rsidRPr="00E73A6C">
          <w:rPr>
            <w:rFonts w:ascii="Trebuchet MS" w:hAnsi="Trebuchet MS"/>
            <w:noProof/>
            <w:sz w:val="24"/>
          </w:rPr>
          <w:delText>member</w:delText>
        </w:r>
      </w:del>
      <w:ins w:id="8" w:author="Author">
        <w:r w:rsidRPr="00E73A6C">
          <w:rPr>
            <w:rFonts w:ascii="Trebuchet MS" w:hAnsi="Trebuchet MS"/>
            <w:noProof/>
            <w:sz w:val="24"/>
          </w:rPr>
          <w:t>organ</w:t>
        </w:r>
      </w:ins>
      <w:r w:rsidRPr="00E73A6C">
        <w:rPr>
          <w:rFonts w:ascii="Trebuchet MS" w:hAnsi="Trebuchet MS"/>
          <w:noProof/>
          <w:sz w:val="24"/>
        </w:rPr>
        <w:t xml:space="preserve"> cut off may come into the congregation of Jehovah.</w:t>
      </w:r>
    </w:p>
    <w:p w:rsidR="00021B1B" w:rsidRPr="00E73A6C" w:rsidRDefault="00021B1B" w:rsidP="00021B1B">
      <w:pPr>
        <w:rPr>
          <w:rFonts w:ascii="Trebuchet MS" w:hAnsi="Trebuchet MS"/>
          <w:noProof/>
          <w:sz w:val="24"/>
        </w:rPr>
      </w:pPr>
      <w:r w:rsidRPr="00E73A6C">
        <w:rPr>
          <w:rFonts w:ascii="Trebuchet MS" w:hAnsi="Trebuchet MS"/>
          <w:b/>
          <w:sz w:val="24"/>
        </w:rPr>
        <w:t xml:space="preserve">23:2 </w:t>
      </w:r>
      <w:r w:rsidRPr="00E73A6C">
        <w:rPr>
          <w:rFonts w:ascii="Trebuchet MS" w:hAnsi="Trebuchet MS"/>
          <w:noProof/>
          <w:sz w:val="24"/>
        </w:rPr>
        <w:t>“No illegitimate son may come into the congregation of Jehovah. Even to the tenth generation</w:t>
      </w:r>
      <w:ins w:id="9" w:author="Author">
        <w:r w:rsidRPr="00E73A6C">
          <w:rPr>
            <w:rFonts w:ascii="Trebuchet MS" w:hAnsi="Trebuchet MS"/>
            <w:noProof/>
            <w:sz w:val="24"/>
          </w:rPr>
          <w:t>,</w:t>
        </w:r>
      </w:ins>
      <w:r w:rsidRPr="00E73A6C">
        <w:rPr>
          <w:rFonts w:ascii="Trebuchet MS" w:hAnsi="Trebuchet MS"/>
          <w:noProof/>
          <w:sz w:val="24"/>
        </w:rPr>
        <w:t xml:space="preserve"> none of his </w:t>
      </w:r>
      <w:ins w:id="10" w:author="Author">
        <w:r w:rsidRPr="00E73A6C">
          <w:rPr>
            <w:rFonts w:ascii="Trebuchet MS" w:hAnsi="Trebuchet MS"/>
            <w:noProof/>
            <w:sz w:val="24"/>
          </w:rPr>
          <w:t xml:space="preserve">descendants </w:t>
        </w:r>
      </w:ins>
      <w:r w:rsidRPr="00E73A6C">
        <w:rPr>
          <w:rFonts w:ascii="Trebuchet MS" w:hAnsi="Trebuchet MS"/>
          <w:noProof/>
          <w:sz w:val="24"/>
        </w:rPr>
        <w:t>may come into the congregation of Jehovah.</w:t>
      </w:r>
    </w:p>
    <w:p w:rsidR="00021B1B" w:rsidRPr="00E73A6C" w:rsidRDefault="00021B1B" w:rsidP="00021B1B">
      <w:pPr>
        <w:rPr>
          <w:rFonts w:ascii="Trebuchet MS" w:hAnsi="Trebuchet MS"/>
          <w:noProof/>
          <w:sz w:val="24"/>
        </w:rPr>
      </w:pPr>
      <w:r w:rsidRPr="00E73A6C">
        <w:rPr>
          <w:rFonts w:ascii="Trebuchet MS" w:hAnsi="Trebuchet MS"/>
          <w:b/>
          <w:sz w:val="24"/>
        </w:rPr>
        <w:t xml:space="preserve">23:3 </w:t>
      </w:r>
      <w:r w:rsidRPr="00E73A6C">
        <w:rPr>
          <w:rFonts w:ascii="Trebuchet MS" w:hAnsi="Trebuchet MS"/>
          <w:noProof/>
          <w:sz w:val="24"/>
        </w:rPr>
        <w:t>“No Am′mon·ite or Mo′ab·ite may come into the congregation of Jehovah. Even to the tenth generation</w:t>
      </w:r>
      <w:ins w:id="11" w:author="Author">
        <w:r w:rsidRPr="00E73A6C">
          <w:rPr>
            <w:rFonts w:ascii="Trebuchet MS" w:hAnsi="Trebuchet MS"/>
            <w:noProof/>
            <w:sz w:val="24"/>
          </w:rPr>
          <w:t>,</w:t>
        </w:r>
      </w:ins>
      <w:r w:rsidRPr="00E73A6C">
        <w:rPr>
          <w:rFonts w:ascii="Trebuchet MS" w:hAnsi="Trebuchet MS"/>
          <w:noProof/>
          <w:sz w:val="24"/>
        </w:rPr>
        <w:t xml:space="preserve"> none of </w:t>
      </w:r>
      <w:del w:id="12" w:author="Author">
        <w:r w:rsidRPr="00E73A6C">
          <w:rPr>
            <w:rFonts w:ascii="Trebuchet MS" w:hAnsi="Trebuchet MS"/>
            <w:noProof/>
            <w:sz w:val="24"/>
          </w:rPr>
          <w:delText>theirs</w:delText>
        </w:r>
      </w:del>
      <w:ins w:id="13" w:author="Author">
        <w:r w:rsidRPr="00E73A6C">
          <w:rPr>
            <w:rFonts w:ascii="Trebuchet MS" w:hAnsi="Trebuchet MS"/>
            <w:noProof/>
            <w:sz w:val="24"/>
          </w:rPr>
          <w:t>their descendants</w:t>
        </w:r>
      </w:ins>
      <w:r w:rsidRPr="00E73A6C">
        <w:rPr>
          <w:rFonts w:ascii="Trebuchet MS" w:hAnsi="Trebuchet MS"/>
          <w:noProof/>
          <w:sz w:val="24"/>
        </w:rPr>
        <w:t xml:space="preserve"> may </w:t>
      </w:r>
      <w:ins w:id="14" w:author="Author">
        <w:r w:rsidRPr="00E73A6C">
          <w:rPr>
            <w:rFonts w:ascii="Trebuchet MS" w:hAnsi="Trebuchet MS"/>
            <w:noProof/>
            <w:sz w:val="24"/>
          </w:rPr>
          <w:t xml:space="preserve">ever </w:t>
        </w:r>
      </w:ins>
      <w:r w:rsidRPr="00E73A6C">
        <w:rPr>
          <w:rFonts w:ascii="Trebuchet MS" w:hAnsi="Trebuchet MS"/>
          <w:noProof/>
          <w:sz w:val="24"/>
        </w:rPr>
        <w:t>come into the congregation of Jehovah</w:t>
      </w:r>
      <w:del w:id="15" w:author="Author">
        <w:r w:rsidRPr="00E73A6C">
          <w:rPr>
            <w:rFonts w:ascii="Trebuchet MS" w:hAnsi="Trebuchet MS"/>
            <w:noProof/>
            <w:sz w:val="24"/>
          </w:rPr>
          <w:delText xml:space="preserve"> to time indefinite</w:delText>
        </w:r>
      </w:del>
      <w:r w:rsidRPr="00E73A6C">
        <w:rPr>
          <w:rFonts w:ascii="Trebuchet MS" w:hAnsi="Trebuchet MS"/>
          <w:noProof/>
          <w:sz w:val="24"/>
        </w:rPr>
        <w:t xml:space="preserve">, </w:t>
      </w:r>
      <w:r w:rsidRPr="00E73A6C">
        <w:rPr>
          <w:rFonts w:ascii="Trebuchet MS" w:hAnsi="Trebuchet MS"/>
          <w:b/>
          <w:noProof/>
          <w:sz w:val="24"/>
        </w:rPr>
        <w:t xml:space="preserve">23:4 </w:t>
      </w:r>
      <w:del w:id="16" w:author="Author">
        <w:r w:rsidRPr="00E73A6C">
          <w:rPr>
            <w:rFonts w:ascii="Trebuchet MS" w:hAnsi="Trebuchet MS"/>
            <w:noProof/>
            <w:sz w:val="24"/>
          </w:rPr>
          <w:delText>for the reason that</w:delText>
        </w:r>
      </w:del>
      <w:ins w:id="17" w:author="Author">
        <w:r w:rsidRPr="00E73A6C">
          <w:rPr>
            <w:rFonts w:ascii="Trebuchet MS" w:hAnsi="Trebuchet MS"/>
            <w:noProof/>
            <w:sz w:val="24"/>
          </w:rPr>
          <w:t>because</w:t>
        </w:r>
      </w:ins>
      <w:r w:rsidRPr="00E73A6C">
        <w:rPr>
          <w:rFonts w:ascii="Trebuchet MS" w:hAnsi="Trebuchet MS"/>
          <w:noProof/>
          <w:sz w:val="24"/>
        </w:rPr>
        <w:t xml:space="preserve"> they did not come to </w:t>
      </w:r>
      <w:del w:id="18" w:author="Author">
        <w:r w:rsidRPr="00E73A6C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19" w:author="Author">
        <w:r w:rsidRPr="00E73A6C">
          <w:rPr>
            <w:rFonts w:ascii="Trebuchet MS" w:hAnsi="Trebuchet MS"/>
            <w:noProof/>
            <w:sz w:val="24"/>
          </w:rPr>
          <w:t>your</w:t>
        </w:r>
      </w:ins>
      <w:r w:rsidRPr="00E73A6C">
        <w:rPr>
          <w:rFonts w:ascii="Trebuchet MS" w:hAnsi="Trebuchet MS"/>
          <w:noProof/>
          <w:sz w:val="24"/>
        </w:rPr>
        <w:t xml:space="preserve"> aid with </w:t>
      </w:r>
      <w:del w:id="20" w:author="Author">
        <w:r w:rsidRPr="00E73A6C">
          <w:rPr>
            <w:rFonts w:ascii="Trebuchet MS" w:hAnsi="Trebuchet MS"/>
            <w:noProof/>
            <w:sz w:val="24"/>
          </w:rPr>
          <w:delText>bread</w:delText>
        </w:r>
      </w:del>
      <w:ins w:id="21" w:author="Author">
        <w:r w:rsidRPr="00E73A6C">
          <w:rPr>
            <w:rFonts w:ascii="Trebuchet MS" w:hAnsi="Trebuchet MS"/>
            <w:noProof/>
            <w:sz w:val="24"/>
          </w:rPr>
          <w:t>food</w:t>
        </w:r>
      </w:ins>
      <w:r w:rsidRPr="00E73A6C">
        <w:rPr>
          <w:rFonts w:ascii="Trebuchet MS" w:hAnsi="Trebuchet MS"/>
          <w:noProof/>
          <w:sz w:val="24"/>
        </w:rPr>
        <w:t xml:space="preserve"> and water </w:t>
      </w:r>
      <w:del w:id="22" w:author="Author">
        <w:r w:rsidRPr="00E73A6C">
          <w:rPr>
            <w:rFonts w:ascii="Trebuchet MS" w:hAnsi="Trebuchet MS"/>
            <w:noProof/>
            <w:sz w:val="24"/>
          </w:rPr>
          <w:delText xml:space="preserve">in the way </w:delText>
        </w:r>
      </w:del>
      <w:r w:rsidRPr="00E73A6C">
        <w:rPr>
          <w:rFonts w:ascii="Trebuchet MS" w:hAnsi="Trebuchet MS"/>
          <w:noProof/>
          <w:sz w:val="24"/>
        </w:rPr>
        <w:t xml:space="preserve">when </w:t>
      </w:r>
      <w:del w:id="23" w:author="Author">
        <w:r w:rsidRPr="00E73A6C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4" w:author="Author">
        <w:r w:rsidRPr="00E73A6C">
          <w:rPr>
            <w:rFonts w:ascii="Trebuchet MS" w:hAnsi="Trebuchet MS"/>
            <w:noProof/>
            <w:sz w:val="24"/>
          </w:rPr>
          <w:t>you</w:t>
        </w:r>
      </w:ins>
      <w:r w:rsidRPr="00E73A6C">
        <w:rPr>
          <w:rFonts w:ascii="Trebuchet MS" w:hAnsi="Trebuchet MS"/>
          <w:noProof/>
          <w:sz w:val="24"/>
        </w:rPr>
        <w:t xml:space="preserve"> were</w:t>
      </w:r>
      <w:ins w:id="25" w:author="Author">
        <w:r w:rsidRPr="00E73A6C">
          <w:rPr>
            <w:rFonts w:ascii="Trebuchet MS" w:hAnsi="Trebuchet MS"/>
            <w:noProof/>
            <w:sz w:val="24"/>
          </w:rPr>
          <w:t xml:space="preserve"> on the way</w:t>
        </w:r>
      </w:ins>
      <w:r w:rsidRPr="00E73A6C">
        <w:rPr>
          <w:rFonts w:ascii="Trebuchet MS" w:hAnsi="Trebuchet MS"/>
          <w:noProof/>
          <w:sz w:val="24"/>
        </w:rPr>
        <w:t xml:space="preserve"> going out of Egypt, and because they hired against you Ba′laam the son of Be′or from Pe′thor of Mes·o·po·ta′mi·a to </w:t>
      </w:r>
      <w:del w:id="26" w:author="Author">
        <w:r w:rsidRPr="00E73A6C">
          <w:rPr>
            <w:rFonts w:ascii="Trebuchet MS" w:hAnsi="Trebuchet MS"/>
            <w:noProof/>
            <w:sz w:val="24"/>
          </w:rPr>
          <w:delText>call down evil upon</w:delText>
        </w:r>
      </w:del>
      <w:ins w:id="27" w:author="Author">
        <w:r w:rsidRPr="00E73A6C">
          <w:rPr>
            <w:rFonts w:ascii="Trebuchet MS" w:hAnsi="Trebuchet MS"/>
            <w:noProof/>
            <w:sz w:val="24"/>
          </w:rPr>
          <w:t>curse</w:t>
        </w:r>
        <w:r w:rsidRPr="00E73A6C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E73A6C">
        <w:rPr>
          <w:rFonts w:ascii="Trebuchet MS" w:hAnsi="Trebuchet MS"/>
          <w:noProof/>
          <w:sz w:val="24"/>
        </w:rPr>
        <w:t xml:space="preserve"> you. </w:t>
      </w:r>
      <w:r w:rsidRPr="00E73A6C">
        <w:rPr>
          <w:rFonts w:ascii="Trebuchet MS" w:hAnsi="Trebuchet MS"/>
          <w:b/>
          <w:noProof/>
          <w:sz w:val="24"/>
        </w:rPr>
        <w:t xml:space="preserve">23:5 </w:t>
      </w:r>
      <w:del w:id="30" w:author="Author">
        <w:r w:rsidRPr="00E73A6C">
          <w:rPr>
            <w:rFonts w:ascii="Trebuchet MS" w:hAnsi="Trebuchet MS"/>
            <w:noProof/>
            <w:sz w:val="24"/>
          </w:rPr>
          <w:delText>And</w:delText>
        </w:r>
      </w:del>
      <w:ins w:id="31" w:author="Author">
        <w:r w:rsidRPr="00E73A6C">
          <w:rPr>
            <w:rFonts w:ascii="Trebuchet MS" w:hAnsi="Trebuchet MS"/>
            <w:noProof/>
            <w:sz w:val="24"/>
          </w:rPr>
          <w:t>But</w:t>
        </w:r>
      </w:ins>
      <w:r w:rsidRPr="00E73A6C">
        <w:rPr>
          <w:rFonts w:ascii="Trebuchet MS" w:hAnsi="Trebuchet MS"/>
          <w:noProof/>
          <w:sz w:val="24"/>
        </w:rPr>
        <w:t xml:space="preserve"> Jehovah your God </w:t>
      </w:r>
      <w:del w:id="32" w:author="Author">
        <w:r w:rsidRPr="00E73A6C">
          <w:rPr>
            <w:rFonts w:ascii="Trebuchet MS" w:hAnsi="Trebuchet MS"/>
            <w:noProof/>
            <w:sz w:val="24"/>
          </w:rPr>
          <w:delText>did not want</w:delText>
        </w:r>
      </w:del>
      <w:ins w:id="33" w:author="Author">
        <w:r w:rsidRPr="00E73A6C">
          <w:rPr>
            <w:rFonts w:ascii="Trebuchet MS" w:hAnsi="Trebuchet MS"/>
            <w:noProof/>
            <w:sz w:val="24"/>
          </w:rPr>
          <w:t>refused</w:t>
        </w:r>
      </w:ins>
      <w:r w:rsidRPr="00E73A6C">
        <w:rPr>
          <w:rFonts w:ascii="Trebuchet MS" w:hAnsi="Trebuchet MS"/>
          <w:noProof/>
          <w:sz w:val="24"/>
        </w:rPr>
        <w:t xml:space="preserve"> to listen to Ba′laam</w:t>
      </w:r>
      <w:del w:id="34" w:author="Author">
        <w:r w:rsidRPr="00E73A6C">
          <w:rPr>
            <w:rFonts w:ascii="Trebuchet MS" w:hAnsi="Trebuchet MS"/>
            <w:noProof/>
            <w:sz w:val="24"/>
          </w:rPr>
          <w:delText>; but</w:delText>
        </w:r>
      </w:del>
      <w:ins w:id="35" w:author="Author">
        <w:r w:rsidRPr="00E73A6C">
          <w:rPr>
            <w:rFonts w:ascii="Trebuchet MS" w:hAnsi="Trebuchet MS"/>
            <w:noProof/>
            <w:sz w:val="24"/>
          </w:rPr>
          <w:t>. Rather,</w:t>
        </w:r>
      </w:ins>
      <w:r w:rsidRPr="00E73A6C">
        <w:rPr>
          <w:rFonts w:ascii="Trebuchet MS" w:hAnsi="Trebuchet MS"/>
          <w:noProof/>
          <w:sz w:val="24"/>
        </w:rPr>
        <w:t xml:space="preserve"> Jehovah your God </w:t>
      </w:r>
      <w:del w:id="36" w:author="Author">
        <w:r w:rsidRPr="00E73A6C">
          <w:rPr>
            <w:rFonts w:ascii="Trebuchet MS" w:hAnsi="Trebuchet MS"/>
            <w:noProof/>
            <w:sz w:val="24"/>
          </w:rPr>
          <w:delText xml:space="preserve">in your behalf </w:delText>
        </w:r>
      </w:del>
      <w:r w:rsidRPr="00E73A6C">
        <w:rPr>
          <w:rFonts w:ascii="Trebuchet MS" w:hAnsi="Trebuchet MS"/>
          <w:noProof/>
          <w:sz w:val="24"/>
        </w:rPr>
        <w:t xml:space="preserve">changed the </w:t>
      </w:r>
      <w:del w:id="37" w:author="Author">
        <w:r w:rsidRPr="00E73A6C">
          <w:rPr>
            <w:rFonts w:ascii="Trebuchet MS" w:hAnsi="Trebuchet MS"/>
            <w:noProof/>
            <w:sz w:val="24"/>
          </w:rPr>
          <w:delText>malediction</w:delText>
        </w:r>
      </w:del>
      <w:ins w:id="38" w:author="Author">
        <w:r w:rsidRPr="00E73A6C">
          <w:rPr>
            <w:rFonts w:ascii="Trebuchet MS" w:hAnsi="Trebuchet MS"/>
            <w:noProof/>
            <w:sz w:val="24"/>
          </w:rPr>
          <w:t>curse</w:t>
        </w:r>
      </w:ins>
      <w:r w:rsidRPr="00E73A6C">
        <w:rPr>
          <w:rFonts w:ascii="Trebuchet MS" w:hAnsi="Trebuchet MS"/>
          <w:noProof/>
          <w:sz w:val="24"/>
        </w:rPr>
        <w:t xml:space="preserve"> into a blessing</w:t>
      </w:r>
      <w:ins w:id="39" w:author="Author">
        <w:r w:rsidRPr="00E73A6C">
          <w:rPr>
            <w:rFonts w:ascii="Trebuchet MS" w:hAnsi="Trebuchet MS"/>
            <w:noProof/>
            <w:sz w:val="24"/>
          </w:rPr>
          <w:t xml:space="preserve"> for you</w:t>
        </w:r>
      </w:ins>
      <w:r w:rsidRPr="00E73A6C">
        <w:rPr>
          <w:rFonts w:ascii="Trebuchet MS" w:hAnsi="Trebuchet MS"/>
          <w:noProof/>
          <w:sz w:val="24"/>
        </w:rPr>
        <w:t xml:space="preserve">, because Jehovah your God loved you. </w:t>
      </w:r>
      <w:r w:rsidRPr="00E73A6C">
        <w:rPr>
          <w:rFonts w:ascii="Trebuchet MS" w:hAnsi="Trebuchet MS"/>
          <w:b/>
          <w:noProof/>
          <w:sz w:val="24"/>
        </w:rPr>
        <w:t xml:space="preserve">23:6 </w:t>
      </w:r>
      <w:r w:rsidRPr="00E73A6C">
        <w:rPr>
          <w:rFonts w:ascii="Trebuchet MS" w:hAnsi="Trebuchet MS"/>
          <w:noProof/>
          <w:sz w:val="24"/>
        </w:rPr>
        <w:t xml:space="preserve">You </w:t>
      </w:r>
      <w:del w:id="40" w:author="Author">
        <w:r w:rsidRPr="00E73A6C">
          <w:rPr>
            <w:rFonts w:ascii="Trebuchet MS" w:hAnsi="Trebuchet MS"/>
            <w:noProof/>
            <w:sz w:val="24"/>
          </w:rPr>
          <w:delText>must not work for</w:delText>
        </w:r>
      </w:del>
      <w:ins w:id="41" w:author="Author">
        <w:r w:rsidRPr="00E73A6C">
          <w:rPr>
            <w:rFonts w:ascii="Trebuchet MS" w:hAnsi="Trebuchet MS"/>
            <w:noProof/>
            <w:sz w:val="24"/>
          </w:rPr>
          <w:t>should never seek</w:t>
        </w:r>
      </w:ins>
      <w:r w:rsidRPr="00E73A6C">
        <w:rPr>
          <w:rFonts w:ascii="Trebuchet MS" w:hAnsi="Trebuchet MS"/>
          <w:noProof/>
          <w:sz w:val="24"/>
        </w:rPr>
        <w:t xml:space="preserve"> their </w:t>
      </w:r>
      <w:del w:id="42" w:author="Author">
        <w:r w:rsidRPr="00E73A6C">
          <w:rPr>
            <w:rFonts w:ascii="Trebuchet MS" w:hAnsi="Trebuchet MS"/>
            <w:noProof/>
            <w:sz w:val="24"/>
          </w:rPr>
          <w:delText>peace and</w:delText>
        </w:r>
      </w:del>
      <w:ins w:id="43" w:author="Author">
        <w:r w:rsidRPr="00E73A6C">
          <w:rPr>
            <w:rFonts w:ascii="Trebuchet MS" w:hAnsi="Trebuchet MS"/>
            <w:noProof/>
            <w:sz w:val="24"/>
          </w:rPr>
          <w:t>welfare or</w:t>
        </w:r>
      </w:ins>
      <w:r w:rsidRPr="00E73A6C">
        <w:rPr>
          <w:rFonts w:ascii="Trebuchet MS" w:hAnsi="Trebuchet MS"/>
          <w:noProof/>
          <w:sz w:val="24"/>
        </w:rPr>
        <w:t xml:space="preserve"> their prosperity all your days</w:t>
      </w:r>
      <w:del w:id="44" w:author="Author">
        <w:r w:rsidRPr="00E73A6C">
          <w:rPr>
            <w:rFonts w:ascii="Trebuchet MS" w:hAnsi="Trebuchet MS"/>
            <w:noProof/>
            <w:sz w:val="24"/>
          </w:rPr>
          <w:delText xml:space="preserve"> to time indefinite</w:delText>
        </w:r>
      </w:del>
      <w:r w:rsidRPr="00E73A6C">
        <w:rPr>
          <w:rFonts w:ascii="Trebuchet MS" w:hAnsi="Trebuchet MS"/>
          <w:noProof/>
          <w:sz w:val="24"/>
        </w:rPr>
        <w:t>.</w:t>
      </w:r>
    </w:p>
    <w:p w:rsidR="00021B1B" w:rsidRPr="00E73A6C" w:rsidRDefault="00021B1B" w:rsidP="00021B1B">
      <w:pPr>
        <w:rPr>
          <w:rFonts w:ascii="Trebuchet MS" w:hAnsi="Trebuchet MS"/>
          <w:noProof/>
          <w:sz w:val="24"/>
        </w:rPr>
      </w:pPr>
      <w:r w:rsidRPr="00E73A6C">
        <w:rPr>
          <w:rFonts w:ascii="Trebuchet MS" w:hAnsi="Trebuchet MS"/>
          <w:b/>
          <w:sz w:val="24"/>
        </w:rPr>
        <w:t xml:space="preserve">23:7 </w:t>
      </w:r>
      <w:r w:rsidRPr="00E73A6C">
        <w:rPr>
          <w:rFonts w:ascii="Trebuchet MS" w:hAnsi="Trebuchet MS"/>
          <w:noProof/>
          <w:sz w:val="24"/>
        </w:rPr>
        <w:t xml:space="preserve">“You must not </w:t>
      </w:r>
      <w:del w:id="45" w:author="Author">
        <w:r w:rsidRPr="00E73A6C">
          <w:rPr>
            <w:rFonts w:ascii="Trebuchet MS" w:hAnsi="Trebuchet MS"/>
            <w:noProof/>
            <w:sz w:val="24"/>
          </w:rPr>
          <w:delText>detest</w:delText>
        </w:r>
      </w:del>
      <w:ins w:id="46" w:author="Author">
        <w:r w:rsidRPr="00E73A6C">
          <w:rPr>
            <w:rFonts w:ascii="Trebuchet MS" w:hAnsi="Trebuchet MS"/>
            <w:noProof/>
            <w:sz w:val="24"/>
          </w:rPr>
          <w:t>hate</w:t>
        </w:r>
      </w:ins>
      <w:r w:rsidRPr="00E73A6C">
        <w:rPr>
          <w:rFonts w:ascii="Trebuchet MS" w:hAnsi="Trebuchet MS"/>
          <w:noProof/>
          <w:sz w:val="24"/>
        </w:rPr>
        <w:t xml:space="preserve"> an E′dom·ite, for he is your brother.</w:t>
      </w:r>
    </w:p>
    <w:p w:rsidR="00021B1B" w:rsidRPr="00E73A6C" w:rsidRDefault="00021B1B" w:rsidP="00021B1B">
      <w:pPr>
        <w:rPr>
          <w:rFonts w:ascii="Trebuchet MS" w:hAnsi="Trebuchet MS"/>
          <w:noProof/>
          <w:sz w:val="24"/>
        </w:rPr>
      </w:pPr>
      <w:r w:rsidRPr="00E73A6C">
        <w:rPr>
          <w:rFonts w:ascii="Trebuchet MS" w:hAnsi="Trebuchet MS"/>
          <w:noProof/>
          <w:sz w:val="24"/>
        </w:rPr>
        <w:t xml:space="preserve">“You must not </w:t>
      </w:r>
      <w:del w:id="47" w:author="Author">
        <w:r w:rsidRPr="00E73A6C">
          <w:rPr>
            <w:rFonts w:ascii="Trebuchet MS" w:hAnsi="Trebuchet MS"/>
            <w:noProof/>
            <w:sz w:val="24"/>
          </w:rPr>
          <w:delText>detest</w:delText>
        </w:r>
      </w:del>
      <w:ins w:id="48" w:author="Author">
        <w:r w:rsidRPr="00E73A6C">
          <w:rPr>
            <w:rFonts w:ascii="Trebuchet MS" w:hAnsi="Trebuchet MS"/>
            <w:noProof/>
            <w:sz w:val="24"/>
          </w:rPr>
          <w:t>hate</w:t>
        </w:r>
      </w:ins>
      <w:r w:rsidRPr="00E73A6C">
        <w:rPr>
          <w:rFonts w:ascii="Trebuchet MS" w:hAnsi="Trebuchet MS"/>
          <w:noProof/>
          <w:sz w:val="24"/>
        </w:rPr>
        <w:t xml:space="preserve"> an Egyptian, for you became </w:t>
      </w:r>
      <w:del w:id="49" w:author="Author">
        <w:r w:rsidRPr="00E73A6C">
          <w:rPr>
            <w:rFonts w:ascii="Trebuchet MS" w:hAnsi="Trebuchet MS"/>
            <w:noProof/>
            <w:sz w:val="24"/>
          </w:rPr>
          <w:delText>an alien</w:delText>
        </w:r>
      </w:del>
      <w:ins w:id="50" w:author="Author">
        <w:r w:rsidRPr="00E73A6C">
          <w:rPr>
            <w:rFonts w:ascii="Trebuchet MS" w:hAnsi="Trebuchet MS"/>
            <w:noProof/>
            <w:sz w:val="24"/>
          </w:rPr>
          <w:t>a foreign</w:t>
        </w:r>
      </w:ins>
      <w:r w:rsidRPr="00E73A6C">
        <w:rPr>
          <w:rFonts w:ascii="Trebuchet MS" w:hAnsi="Trebuchet MS"/>
          <w:noProof/>
          <w:sz w:val="24"/>
        </w:rPr>
        <w:t xml:space="preserve"> resident in his country. </w:t>
      </w:r>
      <w:r w:rsidRPr="00E73A6C">
        <w:rPr>
          <w:rFonts w:ascii="Trebuchet MS" w:hAnsi="Trebuchet MS"/>
          <w:b/>
          <w:noProof/>
          <w:sz w:val="24"/>
        </w:rPr>
        <w:t xml:space="preserve">23:8 </w:t>
      </w:r>
      <w:r w:rsidRPr="00E73A6C">
        <w:rPr>
          <w:rFonts w:ascii="Trebuchet MS" w:hAnsi="Trebuchet MS"/>
          <w:noProof/>
          <w:sz w:val="24"/>
        </w:rPr>
        <w:t xml:space="preserve">The </w:t>
      </w:r>
      <w:del w:id="51" w:author="Author">
        <w:r w:rsidRPr="00E73A6C">
          <w:rPr>
            <w:rFonts w:ascii="Trebuchet MS" w:hAnsi="Trebuchet MS"/>
            <w:noProof/>
            <w:sz w:val="24"/>
          </w:rPr>
          <w:delText xml:space="preserve">sons that may be born to them as the </w:delText>
        </w:r>
      </w:del>
      <w:r w:rsidRPr="00E73A6C">
        <w:rPr>
          <w:rFonts w:ascii="Trebuchet MS" w:hAnsi="Trebuchet MS"/>
          <w:noProof/>
          <w:sz w:val="24"/>
        </w:rPr>
        <w:t xml:space="preserve">third generation </w:t>
      </w:r>
      <w:del w:id="52" w:author="Author">
        <w:r w:rsidRPr="00E73A6C">
          <w:rPr>
            <w:rFonts w:ascii="Trebuchet MS" w:hAnsi="Trebuchet MS"/>
            <w:noProof/>
            <w:sz w:val="24"/>
          </w:rPr>
          <w:delText>may come for themselves into</w:delText>
        </w:r>
      </w:del>
      <w:ins w:id="53" w:author="Author">
        <w:r w:rsidRPr="00E73A6C">
          <w:rPr>
            <w:rFonts w:ascii="Trebuchet MS" w:hAnsi="Trebuchet MS"/>
            <w:noProof/>
            <w:sz w:val="24"/>
          </w:rPr>
          <w:t>of children born to them may enter</w:t>
        </w:r>
      </w:ins>
      <w:r w:rsidRPr="00E73A6C">
        <w:rPr>
          <w:rFonts w:ascii="Trebuchet MS" w:hAnsi="Trebuchet MS"/>
          <w:noProof/>
          <w:sz w:val="24"/>
        </w:rPr>
        <w:t xml:space="preserve"> the congregation of Jehovah.</w:t>
      </w:r>
    </w:p>
    <w:p w:rsidR="00021B1B" w:rsidRPr="00E73A6C" w:rsidRDefault="00021B1B" w:rsidP="00021B1B">
      <w:pPr>
        <w:rPr>
          <w:rFonts w:ascii="Trebuchet MS" w:hAnsi="Trebuchet MS"/>
          <w:noProof/>
          <w:sz w:val="24"/>
        </w:rPr>
      </w:pPr>
      <w:r w:rsidRPr="00E73A6C">
        <w:rPr>
          <w:rFonts w:ascii="Trebuchet MS" w:hAnsi="Trebuchet MS"/>
          <w:b/>
          <w:sz w:val="24"/>
        </w:rPr>
        <w:t xml:space="preserve">23:9 </w:t>
      </w:r>
      <w:r w:rsidRPr="00E73A6C">
        <w:rPr>
          <w:rFonts w:ascii="Trebuchet MS" w:hAnsi="Trebuchet MS"/>
          <w:noProof/>
          <w:sz w:val="24"/>
        </w:rPr>
        <w:t>“</w:t>
      </w:r>
      <w:del w:id="54" w:author="Author">
        <w:r w:rsidRPr="00E73A6C">
          <w:rPr>
            <w:rFonts w:ascii="Trebuchet MS" w:hAnsi="Trebuchet MS"/>
            <w:noProof/>
            <w:sz w:val="24"/>
          </w:rPr>
          <w:delText>In case</w:delText>
        </w:r>
      </w:del>
      <w:ins w:id="55" w:author="Author">
        <w:r w:rsidRPr="00E73A6C">
          <w:rPr>
            <w:rFonts w:ascii="Trebuchet MS" w:hAnsi="Trebuchet MS"/>
            <w:noProof/>
            <w:sz w:val="24"/>
          </w:rPr>
          <w:t>When</w:t>
        </w:r>
      </w:ins>
      <w:r w:rsidRPr="00E73A6C">
        <w:rPr>
          <w:rFonts w:ascii="Trebuchet MS" w:hAnsi="Trebuchet MS"/>
          <w:noProof/>
          <w:sz w:val="24"/>
        </w:rPr>
        <w:t xml:space="preserve"> you </w:t>
      </w:r>
      <w:del w:id="56" w:author="Author">
        <w:r w:rsidRPr="00E73A6C">
          <w:rPr>
            <w:rFonts w:ascii="Trebuchet MS" w:hAnsi="Trebuchet MS"/>
            <w:noProof/>
            <w:sz w:val="24"/>
          </w:rPr>
          <w:delText>go out into camp</w:delText>
        </w:r>
      </w:del>
      <w:ins w:id="57" w:author="Author">
        <w:r w:rsidRPr="00E73A6C">
          <w:rPr>
            <w:rFonts w:ascii="Trebuchet MS" w:hAnsi="Trebuchet MS"/>
            <w:noProof/>
            <w:sz w:val="24"/>
          </w:rPr>
          <w:t>are encamped</w:t>
        </w:r>
      </w:ins>
      <w:r w:rsidRPr="00E73A6C">
        <w:rPr>
          <w:rFonts w:ascii="Trebuchet MS" w:hAnsi="Trebuchet MS"/>
          <w:noProof/>
          <w:sz w:val="24"/>
        </w:rPr>
        <w:t xml:space="preserve"> against your enemies, you </w:t>
      </w:r>
      <w:del w:id="58" w:author="Author">
        <w:r w:rsidRPr="00E73A6C">
          <w:rPr>
            <w:rFonts w:ascii="Trebuchet MS" w:hAnsi="Trebuchet MS"/>
            <w:noProof/>
            <w:sz w:val="24"/>
          </w:rPr>
          <w:delText>must also keep yourself from every</w:delText>
        </w:r>
      </w:del>
      <w:ins w:id="59" w:author="Author">
        <w:r w:rsidRPr="00E73A6C">
          <w:rPr>
            <w:rFonts w:ascii="Trebuchet MS" w:hAnsi="Trebuchet MS"/>
            <w:noProof/>
            <w:sz w:val="24"/>
          </w:rPr>
          <w:t>should avoid anything</w:t>
        </w:r>
      </w:ins>
      <w:r w:rsidRPr="00E73A6C">
        <w:rPr>
          <w:rFonts w:ascii="Trebuchet MS" w:hAnsi="Trebuchet MS"/>
          <w:noProof/>
          <w:sz w:val="24"/>
        </w:rPr>
        <w:t xml:space="preserve"> bad</w:t>
      </w:r>
      <w:del w:id="60" w:author="Author">
        <w:r w:rsidRPr="00E73A6C">
          <w:rPr>
            <w:rFonts w:ascii="Trebuchet MS" w:hAnsi="Trebuchet MS"/>
            <w:noProof/>
            <w:sz w:val="24"/>
          </w:rPr>
          <w:delText xml:space="preserve"> thing</w:delText>
        </w:r>
      </w:del>
      <w:r w:rsidRPr="00E73A6C">
        <w:rPr>
          <w:rFonts w:ascii="Trebuchet MS" w:hAnsi="Trebuchet MS"/>
          <w:noProof/>
          <w:sz w:val="24"/>
        </w:rPr>
        <w:t>.</w:t>
      </w:r>
      <w:ins w:id="61" w:author="Author">
        <w:r w:rsidRPr="00E73A6C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E73A6C">
        <w:rPr>
          <w:rFonts w:ascii="Trebuchet MS" w:hAnsi="Trebuchet MS"/>
          <w:noProof/>
          <w:sz w:val="24"/>
        </w:rPr>
        <w:t xml:space="preserve"> </w:t>
      </w:r>
      <w:r w:rsidRPr="00E73A6C">
        <w:rPr>
          <w:rFonts w:ascii="Trebuchet MS" w:hAnsi="Trebuchet MS"/>
          <w:b/>
          <w:noProof/>
          <w:sz w:val="24"/>
        </w:rPr>
        <w:t xml:space="preserve">23:10 </w:t>
      </w:r>
      <w:del w:id="64" w:author="Author">
        <w:r w:rsidRPr="00E73A6C">
          <w:rPr>
            <w:rFonts w:ascii="Trebuchet MS" w:hAnsi="Trebuchet MS"/>
            <w:noProof/>
            <w:sz w:val="24"/>
          </w:rPr>
          <w:delText>In case there happens to be in you</w:delText>
        </w:r>
      </w:del>
      <w:ins w:id="65" w:author="Author">
        <w:r w:rsidRPr="00E73A6C">
          <w:rPr>
            <w:rFonts w:ascii="Trebuchet MS" w:hAnsi="Trebuchet MS"/>
            <w:noProof/>
            <w:sz w:val="24"/>
          </w:rPr>
          <w:t>If</w:t>
        </w:r>
      </w:ins>
      <w:r w:rsidRPr="00E73A6C">
        <w:rPr>
          <w:rFonts w:ascii="Trebuchet MS" w:hAnsi="Trebuchet MS"/>
          <w:noProof/>
          <w:sz w:val="24"/>
        </w:rPr>
        <w:t xml:space="preserve"> a man </w:t>
      </w:r>
      <w:del w:id="66" w:author="Author">
        <w:r w:rsidRPr="00E73A6C">
          <w:rPr>
            <w:rFonts w:ascii="Trebuchet MS" w:hAnsi="Trebuchet MS"/>
            <w:noProof/>
            <w:sz w:val="24"/>
          </w:rPr>
          <w:delText>who does not continue clean,</w:delText>
        </w:r>
      </w:del>
      <w:ins w:id="67" w:author="Author">
        <w:r w:rsidRPr="00E73A6C">
          <w:rPr>
            <w:rFonts w:ascii="Trebuchet MS" w:hAnsi="Trebuchet MS"/>
            <w:noProof/>
            <w:sz w:val="24"/>
          </w:rPr>
          <w:t>becomes unclean</w:t>
        </w:r>
      </w:ins>
      <w:r w:rsidRPr="00E73A6C">
        <w:rPr>
          <w:rFonts w:ascii="Trebuchet MS" w:hAnsi="Trebuchet MS"/>
          <w:noProof/>
          <w:sz w:val="24"/>
        </w:rPr>
        <w:t xml:space="preserve"> because of a </w:t>
      </w:r>
      <w:del w:id="68" w:author="Author">
        <w:r w:rsidRPr="00E73A6C">
          <w:rPr>
            <w:rFonts w:ascii="Trebuchet MS" w:hAnsi="Trebuchet MS"/>
            <w:noProof/>
            <w:sz w:val="24"/>
          </w:rPr>
          <w:delText>pollution that occurs at night</w:delText>
        </w:r>
      </w:del>
      <w:ins w:id="69" w:author="Author">
        <w:r w:rsidRPr="00E73A6C">
          <w:rPr>
            <w:rFonts w:ascii="Trebuchet MS" w:hAnsi="Trebuchet MS"/>
            <w:noProof/>
            <w:sz w:val="24"/>
          </w:rPr>
          <w:t>nocturnal emission</w:t>
        </w:r>
      </w:ins>
      <w:r w:rsidRPr="00E73A6C">
        <w:rPr>
          <w:rFonts w:ascii="Trebuchet MS" w:hAnsi="Trebuchet MS"/>
          <w:noProof/>
          <w:sz w:val="24"/>
        </w:rPr>
        <w:t xml:space="preserve">, he </w:t>
      </w:r>
      <w:del w:id="70" w:author="Author">
        <w:r w:rsidRPr="00E73A6C">
          <w:rPr>
            <w:rFonts w:ascii="Trebuchet MS" w:hAnsi="Trebuchet MS"/>
            <w:noProof/>
            <w:sz w:val="24"/>
          </w:rPr>
          <w:delText>must also</w:delText>
        </w:r>
      </w:del>
      <w:ins w:id="71" w:author="Author">
        <w:r w:rsidRPr="00E73A6C">
          <w:rPr>
            <w:rFonts w:ascii="Trebuchet MS" w:hAnsi="Trebuchet MS"/>
            <w:noProof/>
            <w:sz w:val="24"/>
          </w:rPr>
          <w:t>should</w:t>
        </w:r>
      </w:ins>
      <w:r w:rsidRPr="00E73A6C">
        <w:rPr>
          <w:rFonts w:ascii="Trebuchet MS" w:hAnsi="Trebuchet MS"/>
          <w:noProof/>
          <w:sz w:val="24"/>
        </w:rPr>
        <w:t xml:space="preserve"> go outside the camp</w:t>
      </w:r>
      <w:del w:id="72" w:author="Author">
        <w:r w:rsidRPr="00E73A6C">
          <w:rPr>
            <w:rFonts w:ascii="Trebuchet MS" w:hAnsi="Trebuchet MS"/>
            <w:noProof/>
            <w:sz w:val="24"/>
          </w:rPr>
          <w:delText>. He may</w:delText>
        </w:r>
      </w:del>
      <w:ins w:id="73" w:author="Author">
        <w:r w:rsidRPr="00E73A6C">
          <w:rPr>
            <w:rFonts w:ascii="Trebuchet MS" w:hAnsi="Trebuchet MS"/>
            <w:noProof/>
            <w:sz w:val="24"/>
          </w:rPr>
          <w:t xml:space="preserve"> and</w:t>
        </w:r>
      </w:ins>
      <w:r w:rsidRPr="00E73A6C">
        <w:rPr>
          <w:rFonts w:ascii="Trebuchet MS" w:hAnsi="Trebuchet MS"/>
          <w:noProof/>
          <w:sz w:val="24"/>
        </w:rPr>
        <w:t xml:space="preserve"> not </w:t>
      </w:r>
      <w:del w:id="74" w:author="Author">
        <w:r w:rsidRPr="00E73A6C">
          <w:rPr>
            <w:rFonts w:ascii="Trebuchet MS" w:hAnsi="Trebuchet MS"/>
            <w:noProof/>
            <w:sz w:val="24"/>
          </w:rPr>
          <w:delText xml:space="preserve">come into the </w:delText>
        </w:r>
        <w:r w:rsidRPr="00E73A6C">
          <w:rPr>
            <w:rFonts w:ascii="Trebuchet MS" w:hAnsi="Trebuchet MS"/>
            <w:noProof/>
            <w:sz w:val="24"/>
          </w:rPr>
          <w:lastRenderedPageBreak/>
          <w:delText>midst of</w:delText>
        </w:r>
      </w:del>
      <w:ins w:id="75" w:author="Author">
        <w:r w:rsidRPr="00E73A6C">
          <w:rPr>
            <w:rFonts w:ascii="Trebuchet MS" w:hAnsi="Trebuchet MS"/>
            <w:noProof/>
            <w:sz w:val="24"/>
          </w:rPr>
          <w:t>reenter</w:t>
        </w:r>
      </w:ins>
      <w:r w:rsidRPr="00E73A6C">
        <w:rPr>
          <w:rFonts w:ascii="Trebuchet MS" w:hAnsi="Trebuchet MS"/>
          <w:noProof/>
          <w:sz w:val="24"/>
        </w:rPr>
        <w:t xml:space="preserve"> the camp. </w:t>
      </w:r>
      <w:r w:rsidRPr="00E73A6C">
        <w:rPr>
          <w:rFonts w:ascii="Trebuchet MS" w:hAnsi="Trebuchet MS"/>
          <w:b/>
          <w:noProof/>
          <w:sz w:val="24"/>
        </w:rPr>
        <w:t xml:space="preserve">23:11 </w:t>
      </w:r>
      <w:del w:id="76" w:author="Author">
        <w:r w:rsidRPr="00E73A6C">
          <w:rPr>
            <w:rFonts w:ascii="Trebuchet MS" w:hAnsi="Trebuchet MS"/>
            <w:noProof/>
            <w:sz w:val="24"/>
          </w:rPr>
          <w:delText>And it must occur that at the falling of</w:delText>
        </w:r>
      </w:del>
      <w:ins w:id="77" w:author="Author">
        <w:r w:rsidRPr="00E73A6C">
          <w:rPr>
            <w:rFonts w:ascii="Trebuchet MS" w:hAnsi="Trebuchet MS"/>
            <w:noProof/>
            <w:sz w:val="24"/>
          </w:rPr>
          <w:t>When</w:t>
        </w:r>
      </w:ins>
      <w:r w:rsidRPr="00E73A6C">
        <w:rPr>
          <w:rFonts w:ascii="Trebuchet MS" w:hAnsi="Trebuchet MS"/>
          <w:noProof/>
          <w:sz w:val="24"/>
        </w:rPr>
        <w:t xml:space="preserve"> evening </w:t>
      </w:r>
      <w:ins w:id="78" w:author="Author">
        <w:r w:rsidRPr="00E73A6C">
          <w:rPr>
            <w:rFonts w:ascii="Trebuchet MS" w:hAnsi="Trebuchet MS"/>
            <w:noProof/>
            <w:sz w:val="24"/>
          </w:rPr>
          <w:t xml:space="preserve">falls, </w:t>
        </w:r>
      </w:ins>
      <w:r w:rsidRPr="00E73A6C">
        <w:rPr>
          <w:rFonts w:ascii="Trebuchet MS" w:hAnsi="Trebuchet MS"/>
          <w:noProof/>
          <w:sz w:val="24"/>
        </w:rPr>
        <w:t xml:space="preserve">he should wash with water, and </w:t>
      </w:r>
      <w:del w:id="79" w:author="Author">
        <w:r w:rsidRPr="00E73A6C">
          <w:rPr>
            <w:rFonts w:ascii="Trebuchet MS" w:hAnsi="Trebuchet MS"/>
            <w:noProof/>
            <w:sz w:val="24"/>
          </w:rPr>
          <w:delText>at the setting of the sun</w:delText>
        </w:r>
      </w:del>
      <w:ins w:id="80" w:author="Author">
        <w:r w:rsidRPr="00E73A6C">
          <w:rPr>
            <w:rFonts w:ascii="Trebuchet MS" w:hAnsi="Trebuchet MS"/>
            <w:noProof/>
            <w:sz w:val="24"/>
          </w:rPr>
          <w:t>then</w:t>
        </w:r>
      </w:ins>
      <w:r w:rsidRPr="00E73A6C">
        <w:rPr>
          <w:rFonts w:ascii="Trebuchet MS" w:hAnsi="Trebuchet MS"/>
          <w:noProof/>
          <w:sz w:val="24"/>
        </w:rPr>
        <w:t xml:space="preserve"> he may </w:t>
      </w:r>
      <w:del w:id="81" w:author="Author">
        <w:r w:rsidRPr="00E73A6C">
          <w:rPr>
            <w:rFonts w:ascii="Trebuchet MS" w:hAnsi="Trebuchet MS"/>
            <w:noProof/>
            <w:sz w:val="24"/>
          </w:rPr>
          <w:delText>come into the midst of</w:delText>
        </w:r>
      </w:del>
      <w:ins w:id="82" w:author="Author">
        <w:r w:rsidRPr="00E73A6C">
          <w:rPr>
            <w:rFonts w:ascii="Trebuchet MS" w:hAnsi="Trebuchet MS"/>
            <w:noProof/>
            <w:sz w:val="24"/>
          </w:rPr>
          <w:t>return to</w:t>
        </w:r>
      </w:ins>
      <w:r w:rsidRPr="00E73A6C">
        <w:rPr>
          <w:rFonts w:ascii="Trebuchet MS" w:hAnsi="Trebuchet MS"/>
          <w:noProof/>
          <w:sz w:val="24"/>
        </w:rPr>
        <w:t xml:space="preserve"> the camp</w:t>
      </w:r>
      <w:ins w:id="83" w:author="Author">
        <w:r w:rsidRPr="00E73A6C">
          <w:rPr>
            <w:rFonts w:ascii="Trebuchet MS" w:hAnsi="Trebuchet MS"/>
            <w:noProof/>
            <w:sz w:val="24"/>
          </w:rPr>
          <w:t xml:space="preserve"> at sunset</w:t>
        </w:r>
      </w:ins>
      <w:r w:rsidRPr="00E73A6C">
        <w:rPr>
          <w:rFonts w:ascii="Trebuchet MS" w:hAnsi="Trebuchet MS"/>
          <w:noProof/>
          <w:sz w:val="24"/>
        </w:rPr>
        <w:t xml:space="preserve">. </w:t>
      </w:r>
      <w:r w:rsidRPr="00E73A6C">
        <w:rPr>
          <w:rFonts w:ascii="Trebuchet MS" w:hAnsi="Trebuchet MS"/>
          <w:b/>
          <w:noProof/>
          <w:sz w:val="24"/>
        </w:rPr>
        <w:t xml:space="preserve">23:12 </w:t>
      </w:r>
      <w:del w:id="84" w:author="Author">
        <w:r w:rsidRPr="00E73A6C">
          <w:rPr>
            <w:rFonts w:ascii="Trebuchet MS" w:hAnsi="Trebuchet MS"/>
            <w:noProof/>
            <w:sz w:val="24"/>
          </w:rPr>
          <w:delText>And a</w:delText>
        </w:r>
      </w:del>
      <w:ins w:id="85" w:author="Author">
        <w:r w:rsidRPr="00E73A6C">
          <w:rPr>
            <w:rFonts w:ascii="Trebuchet MS" w:hAnsi="Trebuchet MS"/>
            <w:noProof/>
            <w:sz w:val="24"/>
          </w:rPr>
          <w:t>A</w:t>
        </w:r>
      </w:ins>
      <w:r w:rsidRPr="00E73A6C">
        <w:rPr>
          <w:rFonts w:ascii="Trebuchet MS" w:hAnsi="Trebuchet MS"/>
          <w:noProof/>
          <w:sz w:val="24"/>
        </w:rPr>
        <w:t xml:space="preserve"> private place</w:t>
      </w:r>
      <w:ins w:id="86" w:author="Author">
        <w:r w:rsidRPr="00E73A6C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E73A6C">
        <w:rPr>
          <w:rFonts w:ascii="Trebuchet MS" w:hAnsi="Trebuchet MS"/>
          <w:noProof/>
          <w:sz w:val="24"/>
        </w:rPr>
        <w:t xml:space="preserve"> should be </w:t>
      </w:r>
      <w:del w:id="89" w:author="Author">
        <w:r w:rsidRPr="00E73A6C">
          <w:rPr>
            <w:rFonts w:ascii="Trebuchet MS" w:hAnsi="Trebuchet MS"/>
            <w:noProof/>
            <w:sz w:val="24"/>
          </w:rPr>
          <w:delText>at your service</w:delText>
        </w:r>
      </w:del>
      <w:ins w:id="90" w:author="Author">
        <w:r w:rsidRPr="00E73A6C">
          <w:rPr>
            <w:rFonts w:ascii="Trebuchet MS" w:hAnsi="Trebuchet MS"/>
            <w:noProof/>
            <w:sz w:val="24"/>
          </w:rPr>
          <w:t>designated for use</w:t>
        </w:r>
      </w:ins>
      <w:r w:rsidRPr="00E73A6C">
        <w:rPr>
          <w:rFonts w:ascii="Trebuchet MS" w:hAnsi="Trebuchet MS"/>
          <w:noProof/>
          <w:sz w:val="24"/>
        </w:rPr>
        <w:t xml:space="preserve"> outside the camp, and </w:t>
      </w:r>
      <w:ins w:id="91" w:author="Author">
        <w:r w:rsidRPr="00E73A6C">
          <w:rPr>
            <w:rFonts w:ascii="Trebuchet MS" w:hAnsi="Trebuchet MS"/>
            <w:noProof/>
            <w:sz w:val="24"/>
          </w:rPr>
          <w:t xml:space="preserve">there is where </w:t>
        </w:r>
      </w:ins>
      <w:r w:rsidRPr="00E73A6C">
        <w:rPr>
          <w:rFonts w:ascii="Trebuchet MS" w:hAnsi="Trebuchet MS"/>
          <w:noProof/>
          <w:sz w:val="24"/>
        </w:rPr>
        <w:t xml:space="preserve">you </w:t>
      </w:r>
      <w:del w:id="92" w:author="Author">
        <w:r w:rsidRPr="00E73A6C">
          <w:rPr>
            <w:rFonts w:ascii="Trebuchet MS" w:hAnsi="Trebuchet MS"/>
            <w:noProof/>
            <w:sz w:val="24"/>
          </w:rPr>
          <w:delText>must</w:delText>
        </w:r>
      </w:del>
      <w:ins w:id="93" w:author="Author">
        <w:r w:rsidRPr="00E73A6C">
          <w:rPr>
            <w:rFonts w:ascii="Trebuchet MS" w:hAnsi="Trebuchet MS"/>
            <w:noProof/>
            <w:sz w:val="24"/>
          </w:rPr>
          <w:t>should</w:t>
        </w:r>
      </w:ins>
      <w:r w:rsidRPr="00E73A6C">
        <w:rPr>
          <w:rFonts w:ascii="Trebuchet MS" w:hAnsi="Trebuchet MS"/>
          <w:noProof/>
          <w:sz w:val="24"/>
        </w:rPr>
        <w:t xml:space="preserve"> go</w:t>
      </w:r>
      <w:del w:id="94" w:author="Author">
        <w:r w:rsidRPr="00E73A6C">
          <w:rPr>
            <w:rFonts w:ascii="Trebuchet MS" w:hAnsi="Trebuchet MS"/>
            <w:noProof/>
            <w:sz w:val="24"/>
          </w:rPr>
          <w:delText xml:space="preserve"> out there</w:delText>
        </w:r>
      </w:del>
      <w:r w:rsidRPr="00E73A6C">
        <w:rPr>
          <w:rFonts w:ascii="Trebuchet MS" w:hAnsi="Trebuchet MS"/>
          <w:noProof/>
          <w:sz w:val="24"/>
        </w:rPr>
        <w:t xml:space="preserve">. </w:t>
      </w:r>
      <w:r w:rsidRPr="00E73A6C">
        <w:rPr>
          <w:rFonts w:ascii="Trebuchet MS" w:hAnsi="Trebuchet MS"/>
          <w:b/>
          <w:noProof/>
          <w:sz w:val="24"/>
        </w:rPr>
        <w:t xml:space="preserve">23:13 </w:t>
      </w:r>
      <w:del w:id="95" w:author="Author">
        <w:r w:rsidRPr="00E73A6C">
          <w:rPr>
            <w:rFonts w:ascii="Trebuchet MS" w:hAnsi="Trebuchet MS"/>
            <w:noProof/>
            <w:sz w:val="24"/>
          </w:rPr>
          <w:delText>And a</w:delText>
        </w:r>
      </w:del>
      <w:ins w:id="96" w:author="Author">
        <w:r w:rsidRPr="00E73A6C">
          <w:rPr>
            <w:rFonts w:ascii="Trebuchet MS" w:hAnsi="Trebuchet MS"/>
            <w:noProof/>
            <w:sz w:val="24"/>
          </w:rPr>
          <w:t>A</w:t>
        </w:r>
      </w:ins>
      <w:r w:rsidRPr="00E73A6C">
        <w:rPr>
          <w:rFonts w:ascii="Trebuchet MS" w:hAnsi="Trebuchet MS"/>
          <w:noProof/>
          <w:sz w:val="24"/>
        </w:rPr>
        <w:t xml:space="preserve"> peg should be </w:t>
      </w:r>
      <w:del w:id="97" w:author="Author">
        <w:r w:rsidRPr="00E73A6C">
          <w:rPr>
            <w:rFonts w:ascii="Trebuchet MS" w:hAnsi="Trebuchet MS"/>
            <w:noProof/>
            <w:sz w:val="24"/>
          </w:rPr>
          <w:delText>at</w:delText>
        </w:r>
      </w:del>
      <w:ins w:id="98" w:author="Author">
        <w:r w:rsidRPr="00E73A6C">
          <w:rPr>
            <w:rFonts w:ascii="Trebuchet MS" w:hAnsi="Trebuchet MS"/>
            <w:noProof/>
            <w:sz w:val="24"/>
          </w:rPr>
          <w:t>part of</w:t>
        </w:r>
      </w:ins>
      <w:r w:rsidRPr="00E73A6C">
        <w:rPr>
          <w:rFonts w:ascii="Trebuchet MS" w:hAnsi="Trebuchet MS"/>
          <w:noProof/>
          <w:sz w:val="24"/>
        </w:rPr>
        <w:t xml:space="preserve"> your </w:t>
      </w:r>
      <w:del w:id="99" w:author="Author">
        <w:r w:rsidRPr="00E73A6C">
          <w:rPr>
            <w:rFonts w:ascii="Trebuchet MS" w:hAnsi="Trebuchet MS"/>
            <w:noProof/>
            <w:sz w:val="24"/>
          </w:rPr>
          <w:delText>service along with your implements, and it must occur that when</w:delText>
        </w:r>
      </w:del>
      <w:ins w:id="100" w:author="Author">
        <w:r w:rsidRPr="00E73A6C">
          <w:rPr>
            <w:rFonts w:ascii="Trebuchet MS" w:hAnsi="Trebuchet MS"/>
            <w:noProof/>
            <w:sz w:val="24"/>
          </w:rPr>
          <w:t>equipment. When</w:t>
        </w:r>
      </w:ins>
      <w:r w:rsidRPr="00E73A6C">
        <w:rPr>
          <w:rFonts w:ascii="Trebuchet MS" w:hAnsi="Trebuchet MS"/>
          <w:noProof/>
          <w:sz w:val="24"/>
        </w:rPr>
        <w:t xml:space="preserve"> you squat outside, you </w:t>
      </w:r>
      <w:del w:id="101" w:author="Author">
        <w:r w:rsidRPr="00E73A6C">
          <w:rPr>
            <w:rFonts w:ascii="Trebuchet MS" w:hAnsi="Trebuchet MS"/>
            <w:noProof/>
            <w:sz w:val="24"/>
          </w:rPr>
          <w:delText>must also</w:delText>
        </w:r>
      </w:del>
      <w:ins w:id="102" w:author="Author">
        <w:r w:rsidRPr="00E73A6C">
          <w:rPr>
            <w:rFonts w:ascii="Trebuchet MS" w:hAnsi="Trebuchet MS"/>
            <w:noProof/>
            <w:sz w:val="24"/>
          </w:rPr>
          <w:t>should</w:t>
        </w:r>
      </w:ins>
      <w:r w:rsidRPr="00E73A6C">
        <w:rPr>
          <w:rFonts w:ascii="Trebuchet MS" w:hAnsi="Trebuchet MS"/>
          <w:noProof/>
          <w:sz w:val="24"/>
        </w:rPr>
        <w:t xml:space="preserve"> dig a hole with it and </w:t>
      </w:r>
      <w:del w:id="103" w:author="Author">
        <w:r w:rsidRPr="00E73A6C">
          <w:rPr>
            <w:rFonts w:ascii="Trebuchet MS" w:hAnsi="Trebuchet MS"/>
            <w:noProof/>
            <w:sz w:val="24"/>
          </w:rPr>
          <w:delText>turn and</w:delText>
        </w:r>
      </w:del>
      <w:ins w:id="104" w:author="Author">
        <w:r w:rsidRPr="00E73A6C">
          <w:rPr>
            <w:rFonts w:ascii="Trebuchet MS" w:hAnsi="Trebuchet MS"/>
            <w:noProof/>
            <w:sz w:val="24"/>
          </w:rPr>
          <w:t>then</w:t>
        </w:r>
      </w:ins>
      <w:r w:rsidRPr="00E73A6C">
        <w:rPr>
          <w:rFonts w:ascii="Trebuchet MS" w:hAnsi="Trebuchet MS"/>
          <w:noProof/>
          <w:sz w:val="24"/>
        </w:rPr>
        <w:t xml:space="preserve"> cover your excrement. </w:t>
      </w:r>
      <w:r w:rsidRPr="00E73A6C">
        <w:rPr>
          <w:rFonts w:ascii="Trebuchet MS" w:hAnsi="Trebuchet MS"/>
          <w:b/>
          <w:noProof/>
          <w:sz w:val="24"/>
        </w:rPr>
        <w:t xml:space="preserve">23:14 </w:t>
      </w:r>
      <w:r w:rsidRPr="00E73A6C">
        <w:rPr>
          <w:rFonts w:ascii="Trebuchet MS" w:hAnsi="Trebuchet MS"/>
          <w:noProof/>
          <w:sz w:val="24"/>
        </w:rPr>
        <w:t xml:space="preserve">For Jehovah your God is walking about within your camp to deliver you and to </w:t>
      </w:r>
      <w:del w:id="105" w:author="Author">
        <w:r w:rsidRPr="00E73A6C">
          <w:rPr>
            <w:rFonts w:ascii="Trebuchet MS" w:hAnsi="Trebuchet MS"/>
            <w:noProof/>
            <w:sz w:val="24"/>
          </w:rPr>
          <w:delText>abandon</w:delText>
        </w:r>
      </w:del>
      <w:ins w:id="106" w:author="Author">
        <w:r w:rsidRPr="00E73A6C">
          <w:rPr>
            <w:rFonts w:ascii="Trebuchet MS" w:hAnsi="Trebuchet MS"/>
            <w:noProof/>
            <w:sz w:val="24"/>
          </w:rPr>
          <w:t>hand over</w:t>
        </w:r>
      </w:ins>
      <w:r w:rsidRPr="00E73A6C">
        <w:rPr>
          <w:rFonts w:ascii="Trebuchet MS" w:hAnsi="Trebuchet MS"/>
          <w:noProof/>
          <w:sz w:val="24"/>
        </w:rPr>
        <w:t xml:space="preserve"> your enemies to you</w:t>
      </w:r>
      <w:del w:id="107" w:author="Author">
        <w:r w:rsidRPr="00E73A6C">
          <w:rPr>
            <w:rFonts w:ascii="Trebuchet MS" w:hAnsi="Trebuchet MS"/>
            <w:noProof/>
            <w:sz w:val="24"/>
          </w:rPr>
          <w:delText>;</w:delText>
        </w:r>
      </w:del>
      <w:ins w:id="108" w:author="Author">
        <w:r w:rsidRPr="00E73A6C">
          <w:rPr>
            <w:rFonts w:ascii="Trebuchet MS" w:hAnsi="Trebuchet MS"/>
            <w:noProof/>
            <w:sz w:val="24"/>
          </w:rPr>
          <w:t>,</w:t>
        </w:r>
      </w:ins>
      <w:r w:rsidRPr="00E73A6C">
        <w:rPr>
          <w:rFonts w:ascii="Trebuchet MS" w:hAnsi="Trebuchet MS"/>
          <w:noProof/>
          <w:sz w:val="24"/>
        </w:rPr>
        <w:t xml:space="preserve"> and your camp must </w:t>
      </w:r>
      <w:del w:id="109" w:author="Author">
        <w:r w:rsidRPr="00E73A6C">
          <w:rPr>
            <w:rFonts w:ascii="Trebuchet MS" w:hAnsi="Trebuchet MS"/>
            <w:noProof/>
            <w:sz w:val="24"/>
          </w:rPr>
          <w:delText xml:space="preserve">prove to </w:delText>
        </w:r>
      </w:del>
      <w:r w:rsidRPr="00E73A6C">
        <w:rPr>
          <w:rFonts w:ascii="Trebuchet MS" w:hAnsi="Trebuchet MS"/>
          <w:noProof/>
          <w:sz w:val="24"/>
        </w:rPr>
        <w:t xml:space="preserve">be holy, </w:t>
      </w:r>
      <w:ins w:id="110" w:author="Author">
        <w:r w:rsidRPr="00E73A6C">
          <w:rPr>
            <w:rFonts w:ascii="Trebuchet MS" w:hAnsi="Trebuchet MS"/>
            <w:noProof/>
            <w:sz w:val="24"/>
          </w:rPr>
          <w:t xml:space="preserve">so </w:t>
        </w:r>
      </w:ins>
      <w:r w:rsidRPr="00E73A6C">
        <w:rPr>
          <w:rFonts w:ascii="Trebuchet MS" w:hAnsi="Trebuchet MS"/>
          <w:noProof/>
          <w:sz w:val="24"/>
        </w:rPr>
        <w:t xml:space="preserve">that he </w:t>
      </w:r>
      <w:del w:id="111" w:author="Author">
        <w:r w:rsidRPr="00E73A6C">
          <w:rPr>
            <w:rFonts w:ascii="Trebuchet MS" w:hAnsi="Trebuchet MS"/>
            <w:noProof/>
            <w:sz w:val="24"/>
          </w:rPr>
          <w:delText>may</w:delText>
        </w:r>
      </w:del>
      <w:ins w:id="112" w:author="Author">
        <w:r w:rsidRPr="00E73A6C">
          <w:rPr>
            <w:rFonts w:ascii="Trebuchet MS" w:hAnsi="Trebuchet MS"/>
            <w:noProof/>
            <w:sz w:val="24"/>
          </w:rPr>
          <w:t>does not</w:t>
        </w:r>
      </w:ins>
      <w:r w:rsidRPr="00E73A6C">
        <w:rPr>
          <w:rFonts w:ascii="Trebuchet MS" w:hAnsi="Trebuchet MS"/>
          <w:noProof/>
          <w:sz w:val="24"/>
        </w:rPr>
        <w:t xml:space="preserve"> see </w:t>
      </w:r>
      <w:del w:id="113" w:author="Author">
        <w:r w:rsidRPr="00E73A6C">
          <w:rPr>
            <w:rFonts w:ascii="Trebuchet MS" w:hAnsi="Trebuchet MS"/>
            <w:noProof/>
            <w:sz w:val="24"/>
          </w:rPr>
          <w:delText>nothing</w:delText>
        </w:r>
      </w:del>
      <w:ins w:id="114" w:author="Author">
        <w:r w:rsidRPr="00E73A6C">
          <w:rPr>
            <w:rFonts w:ascii="Trebuchet MS" w:hAnsi="Trebuchet MS"/>
            <w:noProof/>
            <w:sz w:val="24"/>
          </w:rPr>
          <w:t>anything</w:t>
        </w:r>
      </w:ins>
      <w:r w:rsidRPr="00E73A6C">
        <w:rPr>
          <w:rFonts w:ascii="Trebuchet MS" w:hAnsi="Trebuchet MS"/>
          <w:noProof/>
          <w:sz w:val="24"/>
        </w:rPr>
        <w:t xml:space="preserve"> indecent in you and </w:t>
      </w:r>
      <w:del w:id="115" w:author="Author">
        <w:r w:rsidRPr="00E73A6C">
          <w:rPr>
            <w:rFonts w:ascii="Trebuchet MS" w:hAnsi="Trebuchet MS"/>
            <w:noProof/>
            <w:sz w:val="24"/>
          </w:rPr>
          <w:delText xml:space="preserve">certainly </w:delText>
        </w:r>
      </w:del>
      <w:r w:rsidRPr="00E73A6C">
        <w:rPr>
          <w:rFonts w:ascii="Trebuchet MS" w:hAnsi="Trebuchet MS"/>
          <w:noProof/>
          <w:sz w:val="24"/>
        </w:rPr>
        <w:t>turn away from accompanying you.</w:t>
      </w:r>
    </w:p>
    <w:p w:rsidR="00021B1B" w:rsidRPr="00E73A6C" w:rsidRDefault="00021B1B" w:rsidP="00021B1B">
      <w:pPr>
        <w:rPr>
          <w:rFonts w:ascii="Trebuchet MS" w:hAnsi="Trebuchet MS"/>
          <w:noProof/>
          <w:sz w:val="24"/>
        </w:rPr>
      </w:pPr>
      <w:r w:rsidRPr="00E73A6C">
        <w:rPr>
          <w:rFonts w:ascii="Trebuchet MS" w:hAnsi="Trebuchet MS"/>
          <w:b/>
          <w:sz w:val="24"/>
        </w:rPr>
        <w:t xml:space="preserve">23:15 </w:t>
      </w:r>
      <w:r w:rsidRPr="00E73A6C">
        <w:rPr>
          <w:rFonts w:ascii="Trebuchet MS" w:hAnsi="Trebuchet MS"/>
          <w:noProof/>
          <w:sz w:val="24"/>
        </w:rPr>
        <w:t xml:space="preserve">“You </w:t>
      </w:r>
      <w:del w:id="116" w:author="Author">
        <w:r w:rsidRPr="00E73A6C">
          <w:rPr>
            <w:rFonts w:ascii="Trebuchet MS" w:hAnsi="Trebuchet MS"/>
            <w:noProof/>
            <w:sz w:val="24"/>
          </w:rPr>
          <w:delText>must</w:delText>
        </w:r>
      </w:del>
      <w:ins w:id="117" w:author="Author">
        <w:r w:rsidRPr="00E73A6C">
          <w:rPr>
            <w:rFonts w:ascii="Trebuchet MS" w:hAnsi="Trebuchet MS"/>
            <w:noProof/>
            <w:sz w:val="24"/>
          </w:rPr>
          <w:t>should</w:t>
        </w:r>
      </w:ins>
      <w:r w:rsidRPr="00E73A6C">
        <w:rPr>
          <w:rFonts w:ascii="Trebuchet MS" w:hAnsi="Trebuchet MS"/>
          <w:noProof/>
          <w:sz w:val="24"/>
        </w:rPr>
        <w:t xml:space="preserve"> not hand over a slave to his master when he escapes from his master </w:t>
      </w:r>
      <w:ins w:id="118" w:author="Author">
        <w:r w:rsidRPr="00E73A6C">
          <w:rPr>
            <w:rFonts w:ascii="Trebuchet MS" w:hAnsi="Trebuchet MS"/>
            <w:noProof/>
            <w:sz w:val="24"/>
          </w:rPr>
          <w:t xml:space="preserve">and comes </w:t>
        </w:r>
      </w:ins>
      <w:r w:rsidRPr="00E73A6C">
        <w:rPr>
          <w:rFonts w:ascii="Trebuchet MS" w:hAnsi="Trebuchet MS"/>
          <w:noProof/>
          <w:sz w:val="24"/>
        </w:rPr>
        <w:t xml:space="preserve">to you. </w:t>
      </w:r>
      <w:r w:rsidRPr="00E73A6C">
        <w:rPr>
          <w:rFonts w:ascii="Trebuchet MS" w:hAnsi="Trebuchet MS"/>
          <w:b/>
          <w:noProof/>
          <w:sz w:val="24"/>
        </w:rPr>
        <w:t xml:space="preserve">23:16 </w:t>
      </w:r>
      <w:del w:id="119" w:author="Author">
        <w:r w:rsidRPr="00E73A6C">
          <w:rPr>
            <w:rFonts w:ascii="Trebuchet MS" w:hAnsi="Trebuchet MS"/>
            <w:noProof/>
            <w:sz w:val="24"/>
          </w:rPr>
          <w:delText>With you he will keep on dwelling in</w:delText>
        </w:r>
      </w:del>
      <w:ins w:id="120" w:author="Author">
        <w:r w:rsidRPr="00E73A6C">
          <w:rPr>
            <w:rFonts w:ascii="Trebuchet MS" w:hAnsi="Trebuchet MS"/>
            <w:noProof/>
            <w:sz w:val="24"/>
          </w:rPr>
          <w:t>He may dwell</w:t>
        </w:r>
      </w:ins>
      <w:r w:rsidRPr="00E73A6C">
        <w:rPr>
          <w:rFonts w:ascii="Trebuchet MS" w:hAnsi="Trebuchet MS"/>
          <w:noProof/>
          <w:sz w:val="24"/>
        </w:rPr>
        <w:t xml:space="preserve"> among you in whatever place he </w:t>
      </w:r>
      <w:del w:id="121" w:author="Author">
        <w:r w:rsidRPr="00E73A6C">
          <w:rPr>
            <w:rFonts w:ascii="Trebuchet MS" w:hAnsi="Trebuchet MS"/>
            <w:noProof/>
            <w:sz w:val="24"/>
          </w:rPr>
          <w:delText>may choose</w:delText>
        </w:r>
      </w:del>
      <w:ins w:id="122" w:author="Author">
        <w:r w:rsidRPr="00E73A6C">
          <w:rPr>
            <w:rFonts w:ascii="Trebuchet MS" w:hAnsi="Trebuchet MS"/>
            <w:noProof/>
            <w:sz w:val="24"/>
          </w:rPr>
          <w:t>chooses</w:t>
        </w:r>
      </w:ins>
      <w:r w:rsidRPr="00E73A6C">
        <w:rPr>
          <w:rFonts w:ascii="Trebuchet MS" w:hAnsi="Trebuchet MS"/>
          <w:noProof/>
          <w:sz w:val="24"/>
        </w:rPr>
        <w:t xml:space="preserve"> in one of your cities, wherever he likes. You must not </w:t>
      </w:r>
      <w:del w:id="123" w:author="Author">
        <w:r w:rsidRPr="00E73A6C">
          <w:rPr>
            <w:rFonts w:ascii="Trebuchet MS" w:hAnsi="Trebuchet MS"/>
            <w:noProof/>
            <w:sz w:val="24"/>
          </w:rPr>
          <w:delText>maltreat</w:delText>
        </w:r>
      </w:del>
      <w:ins w:id="124" w:author="Author">
        <w:r w:rsidRPr="00E73A6C">
          <w:rPr>
            <w:rFonts w:ascii="Trebuchet MS" w:hAnsi="Trebuchet MS"/>
            <w:noProof/>
            <w:sz w:val="24"/>
          </w:rPr>
          <w:t>mistreat</w:t>
        </w:r>
      </w:ins>
      <w:r w:rsidRPr="00E73A6C">
        <w:rPr>
          <w:rFonts w:ascii="Trebuchet MS" w:hAnsi="Trebuchet MS"/>
          <w:noProof/>
          <w:sz w:val="24"/>
        </w:rPr>
        <w:t xml:space="preserve"> him.</w:t>
      </w:r>
    </w:p>
    <w:p w:rsidR="00021B1B" w:rsidRPr="00E73A6C" w:rsidRDefault="00021B1B" w:rsidP="00021B1B">
      <w:pPr>
        <w:rPr>
          <w:rFonts w:ascii="Trebuchet MS" w:hAnsi="Trebuchet MS"/>
          <w:noProof/>
          <w:sz w:val="24"/>
        </w:rPr>
      </w:pPr>
      <w:r w:rsidRPr="00E73A6C">
        <w:rPr>
          <w:rFonts w:ascii="Trebuchet MS" w:hAnsi="Trebuchet MS"/>
          <w:b/>
          <w:sz w:val="24"/>
        </w:rPr>
        <w:t xml:space="preserve">23:17 </w:t>
      </w:r>
      <w:r w:rsidRPr="00E73A6C">
        <w:rPr>
          <w:rFonts w:ascii="Trebuchet MS" w:hAnsi="Trebuchet MS"/>
          <w:noProof/>
          <w:sz w:val="24"/>
        </w:rPr>
        <w:t xml:space="preserve">“None of the daughters of Israel may become a temple prostitute, neither may anyone of the sons of Israel become a temple prostitute. </w:t>
      </w:r>
      <w:r w:rsidRPr="00E73A6C">
        <w:rPr>
          <w:rFonts w:ascii="Trebuchet MS" w:hAnsi="Trebuchet MS"/>
          <w:b/>
          <w:noProof/>
          <w:sz w:val="24"/>
        </w:rPr>
        <w:t xml:space="preserve">23:18 </w:t>
      </w:r>
      <w:r w:rsidRPr="00E73A6C">
        <w:rPr>
          <w:rFonts w:ascii="Trebuchet MS" w:hAnsi="Trebuchet MS"/>
          <w:noProof/>
          <w:sz w:val="24"/>
        </w:rPr>
        <w:t xml:space="preserve">You must not bring the </w:t>
      </w:r>
      <w:del w:id="125" w:author="Author">
        <w:r w:rsidRPr="00E73A6C">
          <w:rPr>
            <w:rFonts w:ascii="Trebuchet MS" w:hAnsi="Trebuchet MS"/>
            <w:noProof/>
            <w:sz w:val="24"/>
          </w:rPr>
          <w:delText xml:space="preserve">hire of </w:delText>
        </w:r>
      </w:del>
      <w:ins w:id="126" w:author="Author">
        <w:r w:rsidRPr="00E73A6C">
          <w:rPr>
            <w:rFonts w:ascii="Trebuchet MS" w:hAnsi="Trebuchet MS"/>
            <w:noProof/>
            <w:sz w:val="24"/>
          </w:rPr>
          <w:t xml:space="preserve">price paid to </w:t>
        </w:r>
      </w:ins>
      <w:r w:rsidRPr="00E73A6C">
        <w:rPr>
          <w:rFonts w:ascii="Trebuchet MS" w:hAnsi="Trebuchet MS"/>
          <w:noProof/>
          <w:sz w:val="24"/>
        </w:rPr>
        <w:t xml:space="preserve">a </w:t>
      </w:r>
      <w:del w:id="127" w:author="Author">
        <w:r w:rsidRPr="00E73A6C">
          <w:rPr>
            <w:rFonts w:ascii="Trebuchet MS" w:hAnsi="Trebuchet MS"/>
            <w:noProof/>
            <w:sz w:val="24"/>
          </w:rPr>
          <w:delText>harlot</w:delText>
        </w:r>
      </w:del>
      <w:ins w:id="128" w:author="Author">
        <w:r w:rsidRPr="00E73A6C">
          <w:rPr>
            <w:rFonts w:ascii="Trebuchet MS" w:hAnsi="Trebuchet MS"/>
            <w:noProof/>
            <w:sz w:val="24"/>
          </w:rPr>
          <w:t>female prostitute</w:t>
        </w:r>
      </w:ins>
      <w:r w:rsidRPr="00E73A6C">
        <w:rPr>
          <w:rFonts w:ascii="Trebuchet MS" w:hAnsi="Trebuchet MS"/>
          <w:noProof/>
          <w:sz w:val="24"/>
        </w:rPr>
        <w:t xml:space="preserve"> or the price </w:t>
      </w:r>
      <w:del w:id="129" w:author="Author">
        <w:r w:rsidRPr="00E73A6C">
          <w:rPr>
            <w:rFonts w:ascii="Trebuchet MS" w:hAnsi="Trebuchet MS"/>
            <w:noProof/>
            <w:sz w:val="24"/>
          </w:rPr>
          <w:delText>of</w:delText>
        </w:r>
      </w:del>
      <w:ins w:id="130" w:author="Author">
        <w:r w:rsidRPr="00E73A6C">
          <w:rPr>
            <w:rFonts w:ascii="Trebuchet MS" w:hAnsi="Trebuchet MS"/>
            <w:noProof/>
            <w:sz w:val="24"/>
          </w:rPr>
          <w:t>paid to</w:t>
        </w:r>
        <w:r w:rsidRPr="00E73A6C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E73A6C">
        <w:rPr>
          <w:rFonts w:ascii="Trebuchet MS" w:hAnsi="Trebuchet MS"/>
          <w:noProof/>
          <w:sz w:val="24"/>
        </w:rPr>
        <w:t xml:space="preserve"> a </w:t>
      </w:r>
      <w:del w:id="133" w:author="Author">
        <w:r w:rsidRPr="00E73A6C">
          <w:rPr>
            <w:rFonts w:ascii="Trebuchet MS" w:hAnsi="Trebuchet MS"/>
            <w:noProof/>
            <w:sz w:val="24"/>
          </w:rPr>
          <w:delText>dog</w:delText>
        </w:r>
      </w:del>
      <w:ins w:id="134" w:author="Author">
        <w:r w:rsidRPr="00E73A6C">
          <w:rPr>
            <w:rFonts w:ascii="Trebuchet MS" w:hAnsi="Trebuchet MS"/>
            <w:noProof/>
            <w:sz w:val="24"/>
          </w:rPr>
          <w:t>male prostitute</w:t>
        </w:r>
        <w:r w:rsidRPr="00E73A6C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E73A6C">
        <w:rPr>
          <w:rFonts w:ascii="Trebuchet MS" w:hAnsi="Trebuchet MS"/>
          <w:noProof/>
          <w:sz w:val="24"/>
        </w:rPr>
        <w:t xml:space="preserve"> into the house of Jehovah your God </w:t>
      </w:r>
      <w:del w:id="137" w:author="Author">
        <w:r w:rsidRPr="00E73A6C">
          <w:rPr>
            <w:rFonts w:ascii="Trebuchet MS" w:hAnsi="Trebuchet MS"/>
            <w:noProof/>
            <w:sz w:val="24"/>
          </w:rPr>
          <w:delText>for any</w:delText>
        </w:r>
      </w:del>
      <w:ins w:id="138" w:author="Author">
        <w:r w:rsidRPr="00E73A6C">
          <w:rPr>
            <w:rFonts w:ascii="Trebuchet MS" w:hAnsi="Trebuchet MS"/>
            <w:noProof/>
            <w:sz w:val="24"/>
          </w:rPr>
          <w:t>to fulfill a</w:t>
        </w:r>
      </w:ins>
      <w:r w:rsidRPr="00E73A6C">
        <w:rPr>
          <w:rFonts w:ascii="Trebuchet MS" w:hAnsi="Trebuchet MS"/>
          <w:noProof/>
          <w:sz w:val="24"/>
        </w:rPr>
        <w:t xml:space="preserve"> vow, </w:t>
      </w:r>
      <w:del w:id="139" w:author="Author">
        <w:r w:rsidRPr="00E73A6C">
          <w:rPr>
            <w:rFonts w:ascii="Trebuchet MS" w:hAnsi="Trebuchet MS"/>
            <w:noProof/>
            <w:sz w:val="24"/>
          </w:rPr>
          <w:delText>because they</w:delText>
        </w:r>
      </w:del>
      <w:ins w:id="140" w:author="Author">
        <w:r w:rsidRPr="00E73A6C">
          <w:rPr>
            <w:rFonts w:ascii="Trebuchet MS" w:hAnsi="Trebuchet MS"/>
            <w:noProof/>
            <w:sz w:val="24"/>
          </w:rPr>
          <w:t>for both of them</w:t>
        </w:r>
      </w:ins>
      <w:r w:rsidRPr="00E73A6C">
        <w:rPr>
          <w:rFonts w:ascii="Trebuchet MS" w:hAnsi="Trebuchet MS"/>
          <w:noProof/>
          <w:sz w:val="24"/>
        </w:rPr>
        <w:t xml:space="preserve"> are something detestable to Jehovah your God</w:t>
      </w:r>
      <w:del w:id="141" w:author="Author">
        <w:r w:rsidRPr="00E73A6C">
          <w:rPr>
            <w:rFonts w:ascii="Trebuchet MS" w:hAnsi="Trebuchet MS"/>
            <w:noProof/>
            <w:sz w:val="24"/>
          </w:rPr>
          <w:delText>, even both of them</w:delText>
        </w:r>
      </w:del>
      <w:r w:rsidRPr="00E73A6C">
        <w:rPr>
          <w:rFonts w:ascii="Trebuchet MS" w:hAnsi="Trebuchet MS"/>
          <w:noProof/>
          <w:sz w:val="24"/>
        </w:rPr>
        <w:t>.</w:t>
      </w:r>
    </w:p>
    <w:p w:rsidR="00021B1B" w:rsidRPr="00E73A6C" w:rsidRDefault="00021B1B" w:rsidP="00021B1B">
      <w:pPr>
        <w:rPr>
          <w:rFonts w:ascii="Trebuchet MS" w:hAnsi="Trebuchet MS"/>
          <w:noProof/>
          <w:sz w:val="24"/>
        </w:rPr>
      </w:pPr>
      <w:r w:rsidRPr="00E73A6C">
        <w:rPr>
          <w:rFonts w:ascii="Trebuchet MS" w:hAnsi="Trebuchet MS"/>
          <w:b/>
          <w:sz w:val="24"/>
        </w:rPr>
        <w:t xml:space="preserve">23:19 </w:t>
      </w:r>
      <w:r w:rsidRPr="00E73A6C">
        <w:rPr>
          <w:rFonts w:ascii="Trebuchet MS" w:hAnsi="Trebuchet MS"/>
          <w:noProof/>
          <w:sz w:val="24"/>
        </w:rPr>
        <w:t xml:space="preserve">“You must not make your brother pay interest, </w:t>
      </w:r>
      <w:ins w:id="142" w:author="Author">
        <w:r w:rsidRPr="00E73A6C">
          <w:rPr>
            <w:rFonts w:ascii="Trebuchet MS" w:hAnsi="Trebuchet MS"/>
            <w:noProof/>
            <w:sz w:val="24"/>
          </w:rPr>
          <w:t xml:space="preserve">whether </w:t>
        </w:r>
      </w:ins>
      <w:r w:rsidRPr="00E73A6C">
        <w:rPr>
          <w:rFonts w:ascii="Trebuchet MS" w:hAnsi="Trebuchet MS"/>
          <w:noProof/>
          <w:sz w:val="24"/>
        </w:rPr>
        <w:t xml:space="preserve">interest on money, </w:t>
      </w:r>
      <w:del w:id="143" w:author="Author">
        <w:r w:rsidRPr="00E73A6C">
          <w:rPr>
            <w:rFonts w:ascii="Trebuchet MS" w:hAnsi="Trebuchet MS"/>
            <w:noProof/>
            <w:sz w:val="24"/>
          </w:rPr>
          <w:delText xml:space="preserve">interest </w:delText>
        </w:r>
      </w:del>
      <w:r w:rsidRPr="00E73A6C">
        <w:rPr>
          <w:rFonts w:ascii="Trebuchet MS" w:hAnsi="Trebuchet MS"/>
          <w:noProof/>
          <w:sz w:val="24"/>
        </w:rPr>
        <w:t xml:space="preserve">on food, </w:t>
      </w:r>
      <w:del w:id="144" w:author="Author">
        <w:r w:rsidRPr="00E73A6C">
          <w:rPr>
            <w:rFonts w:ascii="Trebuchet MS" w:hAnsi="Trebuchet MS"/>
            <w:noProof/>
            <w:sz w:val="24"/>
          </w:rPr>
          <w:delText>interest</w:delText>
        </w:r>
      </w:del>
      <w:ins w:id="145" w:author="Author">
        <w:r w:rsidRPr="00E73A6C">
          <w:rPr>
            <w:rFonts w:ascii="Trebuchet MS" w:hAnsi="Trebuchet MS"/>
            <w:noProof/>
            <w:sz w:val="24"/>
          </w:rPr>
          <w:t>or</w:t>
        </w:r>
      </w:ins>
      <w:r w:rsidRPr="00E73A6C">
        <w:rPr>
          <w:rFonts w:ascii="Trebuchet MS" w:hAnsi="Trebuchet MS"/>
          <w:noProof/>
          <w:sz w:val="24"/>
        </w:rPr>
        <w:t xml:space="preserve"> on anything on which </w:t>
      </w:r>
      <w:del w:id="146" w:author="Author">
        <w:r w:rsidRPr="00E73A6C">
          <w:rPr>
            <w:rFonts w:ascii="Trebuchet MS" w:hAnsi="Trebuchet MS"/>
            <w:noProof/>
            <w:sz w:val="24"/>
          </w:rPr>
          <w:delText>one</w:delText>
        </w:r>
      </w:del>
      <w:ins w:id="147" w:author="Author">
        <w:r w:rsidRPr="00E73A6C">
          <w:rPr>
            <w:rFonts w:ascii="Trebuchet MS" w:hAnsi="Trebuchet MS"/>
            <w:noProof/>
            <w:sz w:val="24"/>
          </w:rPr>
          <w:t>interest</w:t>
        </w:r>
      </w:ins>
      <w:r w:rsidRPr="00E73A6C">
        <w:rPr>
          <w:rFonts w:ascii="Trebuchet MS" w:hAnsi="Trebuchet MS"/>
          <w:noProof/>
          <w:sz w:val="24"/>
        </w:rPr>
        <w:t xml:space="preserve"> may </w:t>
      </w:r>
      <w:del w:id="148" w:author="Author">
        <w:r w:rsidRPr="00E73A6C">
          <w:rPr>
            <w:rFonts w:ascii="Trebuchet MS" w:hAnsi="Trebuchet MS"/>
            <w:noProof/>
            <w:sz w:val="24"/>
          </w:rPr>
          <w:delText>claim interest</w:delText>
        </w:r>
      </w:del>
      <w:ins w:id="149" w:author="Author">
        <w:r w:rsidRPr="00E73A6C">
          <w:rPr>
            <w:rFonts w:ascii="Trebuchet MS" w:hAnsi="Trebuchet MS"/>
            <w:noProof/>
            <w:sz w:val="24"/>
          </w:rPr>
          <w:t>be charged</w:t>
        </w:r>
      </w:ins>
      <w:r w:rsidRPr="00E73A6C">
        <w:rPr>
          <w:rFonts w:ascii="Trebuchet MS" w:hAnsi="Trebuchet MS"/>
          <w:noProof/>
          <w:sz w:val="24"/>
        </w:rPr>
        <w:t xml:space="preserve">. </w:t>
      </w:r>
      <w:r w:rsidRPr="00E73A6C">
        <w:rPr>
          <w:rFonts w:ascii="Trebuchet MS" w:hAnsi="Trebuchet MS"/>
          <w:b/>
          <w:noProof/>
          <w:sz w:val="24"/>
        </w:rPr>
        <w:t xml:space="preserve">23:20 </w:t>
      </w:r>
      <w:r w:rsidRPr="00E73A6C">
        <w:rPr>
          <w:rFonts w:ascii="Trebuchet MS" w:hAnsi="Trebuchet MS"/>
          <w:noProof/>
          <w:sz w:val="24"/>
        </w:rPr>
        <w:t xml:space="preserve">You may make a foreigner pay interest, but </w:t>
      </w:r>
      <w:del w:id="150" w:author="Author">
        <w:r w:rsidRPr="00E73A6C">
          <w:rPr>
            <w:rFonts w:ascii="Trebuchet MS" w:hAnsi="Trebuchet MS"/>
            <w:noProof/>
            <w:sz w:val="24"/>
          </w:rPr>
          <w:delText xml:space="preserve">your brother </w:delText>
        </w:r>
      </w:del>
      <w:r w:rsidRPr="00E73A6C">
        <w:rPr>
          <w:rFonts w:ascii="Trebuchet MS" w:hAnsi="Trebuchet MS"/>
          <w:noProof/>
          <w:sz w:val="24"/>
        </w:rPr>
        <w:t xml:space="preserve">you must not make </w:t>
      </w:r>
      <w:ins w:id="151" w:author="Author">
        <w:r w:rsidRPr="00E73A6C">
          <w:rPr>
            <w:rFonts w:ascii="Trebuchet MS" w:hAnsi="Trebuchet MS"/>
            <w:noProof/>
            <w:sz w:val="24"/>
          </w:rPr>
          <w:t xml:space="preserve">your brother </w:t>
        </w:r>
      </w:ins>
      <w:r w:rsidRPr="00E73A6C">
        <w:rPr>
          <w:rFonts w:ascii="Trebuchet MS" w:hAnsi="Trebuchet MS"/>
          <w:noProof/>
          <w:sz w:val="24"/>
        </w:rPr>
        <w:t>pay interest</w:t>
      </w:r>
      <w:del w:id="152" w:author="Author">
        <w:r w:rsidRPr="00E73A6C">
          <w:rPr>
            <w:rFonts w:ascii="Trebuchet MS" w:hAnsi="Trebuchet MS"/>
            <w:noProof/>
            <w:sz w:val="24"/>
          </w:rPr>
          <w:delText>; in order</w:delText>
        </w:r>
      </w:del>
      <w:ins w:id="153" w:author="Author">
        <w:r w:rsidRPr="00E73A6C">
          <w:rPr>
            <w:rFonts w:ascii="Trebuchet MS" w:hAnsi="Trebuchet MS"/>
            <w:noProof/>
            <w:sz w:val="24"/>
          </w:rPr>
          <w:t>, so</w:t>
        </w:r>
      </w:ins>
      <w:r w:rsidRPr="00E73A6C">
        <w:rPr>
          <w:rFonts w:ascii="Trebuchet MS" w:hAnsi="Trebuchet MS"/>
          <w:noProof/>
          <w:sz w:val="24"/>
        </w:rPr>
        <w:t xml:space="preserve"> that Jehovah your God may bless you in every undertaking of yours </w:t>
      </w:r>
      <w:del w:id="154" w:author="Author">
        <w:r w:rsidRPr="00E73A6C">
          <w:rPr>
            <w:rFonts w:ascii="Trebuchet MS" w:hAnsi="Trebuchet MS"/>
            <w:noProof/>
            <w:sz w:val="24"/>
          </w:rPr>
          <w:delText>on</w:delText>
        </w:r>
      </w:del>
      <w:ins w:id="155" w:author="Author">
        <w:r w:rsidRPr="00E73A6C">
          <w:rPr>
            <w:rFonts w:ascii="Trebuchet MS" w:hAnsi="Trebuchet MS"/>
            <w:noProof/>
            <w:sz w:val="24"/>
          </w:rPr>
          <w:t>in</w:t>
        </w:r>
      </w:ins>
      <w:r w:rsidRPr="00E73A6C">
        <w:rPr>
          <w:rFonts w:ascii="Trebuchet MS" w:hAnsi="Trebuchet MS"/>
          <w:noProof/>
          <w:sz w:val="24"/>
        </w:rPr>
        <w:t xml:space="preserve"> the land </w:t>
      </w:r>
      <w:del w:id="156" w:author="Author">
        <w:r w:rsidRPr="00E73A6C">
          <w:rPr>
            <w:rFonts w:ascii="Trebuchet MS" w:hAnsi="Trebuchet MS"/>
            <w:noProof/>
            <w:sz w:val="24"/>
          </w:rPr>
          <w:delText xml:space="preserve">to which </w:delText>
        </w:r>
      </w:del>
      <w:r w:rsidRPr="00E73A6C">
        <w:rPr>
          <w:rFonts w:ascii="Trebuchet MS" w:hAnsi="Trebuchet MS"/>
          <w:noProof/>
          <w:sz w:val="24"/>
        </w:rPr>
        <w:t xml:space="preserve">you are going </w:t>
      </w:r>
      <w:del w:id="157" w:author="Author">
        <w:r w:rsidRPr="00E73A6C">
          <w:rPr>
            <w:rFonts w:ascii="Trebuchet MS" w:hAnsi="Trebuchet MS"/>
            <w:noProof/>
            <w:sz w:val="24"/>
          </w:rPr>
          <w:delText xml:space="preserve">so as </w:delText>
        </w:r>
      </w:del>
      <w:r w:rsidRPr="00E73A6C">
        <w:rPr>
          <w:rFonts w:ascii="Trebuchet MS" w:hAnsi="Trebuchet MS"/>
          <w:noProof/>
          <w:sz w:val="24"/>
        </w:rPr>
        <w:t>to take possession of</w:t>
      </w:r>
      <w:del w:id="158" w:author="Author">
        <w:r w:rsidRPr="00E73A6C">
          <w:rPr>
            <w:rFonts w:ascii="Trebuchet MS" w:hAnsi="Trebuchet MS"/>
            <w:noProof/>
            <w:sz w:val="24"/>
          </w:rPr>
          <w:delText xml:space="preserve"> it</w:delText>
        </w:r>
      </w:del>
      <w:r w:rsidRPr="00E73A6C">
        <w:rPr>
          <w:rFonts w:ascii="Trebuchet MS" w:hAnsi="Trebuchet MS"/>
          <w:noProof/>
          <w:sz w:val="24"/>
        </w:rPr>
        <w:t>.</w:t>
      </w:r>
    </w:p>
    <w:p w:rsidR="00021B1B" w:rsidRPr="00E73A6C" w:rsidRDefault="00021B1B" w:rsidP="00021B1B">
      <w:pPr>
        <w:rPr>
          <w:rFonts w:ascii="Trebuchet MS" w:hAnsi="Trebuchet MS"/>
          <w:noProof/>
          <w:sz w:val="24"/>
        </w:rPr>
      </w:pPr>
      <w:r w:rsidRPr="00E73A6C">
        <w:rPr>
          <w:rFonts w:ascii="Trebuchet MS" w:hAnsi="Trebuchet MS"/>
          <w:b/>
          <w:sz w:val="24"/>
        </w:rPr>
        <w:t xml:space="preserve">23:21 </w:t>
      </w:r>
      <w:r w:rsidRPr="00E73A6C">
        <w:rPr>
          <w:rFonts w:ascii="Trebuchet MS" w:hAnsi="Trebuchet MS"/>
          <w:noProof/>
          <w:sz w:val="24"/>
        </w:rPr>
        <w:t>“</w:t>
      </w:r>
      <w:del w:id="159" w:author="Author">
        <w:r w:rsidRPr="00E73A6C">
          <w:rPr>
            <w:rFonts w:ascii="Trebuchet MS" w:hAnsi="Trebuchet MS"/>
            <w:noProof/>
            <w:sz w:val="24"/>
          </w:rPr>
          <w:delText>In case</w:delText>
        </w:r>
      </w:del>
      <w:ins w:id="160" w:author="Author">
        <w:r w:rsidRPr="00E73A6C">
          <w:rPr>
            <w:rFonts w:ascii="Trebuchet MS" w:hAnsi="Trebuchet MS"/>
            <w:noProof/>
            <w:sz w:val="24"/>
          </w:rPr>
          <w:t>If</w:t>
        </w:r>
      </w:ins>
      <w:r w:rsidRPr="00E73A6C">
        <w:rPr>
          <w:rFonts w:ascii="Trebuchet MS" w:hAnsi="Trebuchet MS"/>
          <w:noProof/>
          <w:sz w:val="24"/>
        </w:rPr>
        <w:t xml:space="preserve"> you </w:t>
      </w:r>
      <w:del w:id="161" w:author="Author">
        <w:r w:rsidRPr="00E73A6C">
          <w:rPr>
            <w:rFonts w:ascii="Trebuchet MS" w:hAnsi="Trebuchet MS"/>
            <w:noProof/>
            <w:sz w:val="24"/>
          </w:rPr>
          <w:delText>vow</w:delText>
        </w:r>
      </w:del>
      <w:ins w:id="162" w:author="Author">
        <w:r w:rsidRPr="00E73A6C">
          <w:rPr>
            <w:rFonts w:ascii="Trebuchet MS" w:hAnsi="Trebuchet MS"/>
            <w:noProof/>
            <w:sz w:val="24"/>
          </w:rPr>
          <w:t>make</w:t>
        </w:r>
      </w:ins>
      <w:r w:rsidRPr="00E73A6C">
        <w:rPr>
          <w:rFonts w:ascii="Trebuchet MS" w:hAnsi="Trebuchet MS"/>
          <w:noProof/>
          <w:sz w:val="24"/>
        </w:rPr>
        <w:t xml:space="preserve"> a vow to Jehovah your God, </w:t>
      </w:r>
      <w:del w:id="163" w:author="Author">
        <w:r w:rsidRPr="00E73A6C">
          <w:rPr>
            <w:rFonts w:ascii="Trebuchet MS" w:hAnsi="Trebuchet MS"/>
            <w:noProof/>
            <w:sz w:val="24"/>
          </w:rPr>
          <w:delText>you must</w:delText>
        </w:r>
      </w:del>
      <w:ins w:id="164" w:author="Author">
        <w:r w:rsidRPr="00E73A6C">
          <w:rPr>
            <w:rFonts w:ascii="Trebuchet MS" w:hAnsi="Trebuchet MS"/>
            <w:noProof/>
            <w:sz w:val="24"/>
          </w:rPr>
          <w:t>do</w:t>
        </w:r>
      </w:ins>
      <w:r w:rsidRPr="00E73A6C">
        <w:rPr>
          <w:rFonts w:ascii="Trebuchet MS" w:hAnsi="Trebuchet MS"/>
          <w:noProof/>
          <w:sz w:val="24"/>
        </w:rPr>
        <w:t xml:space="preserve"> not be slow about paying it</w:t>
      </w:r>
      <w:del w:id="165" w:author="Author">
        <w:r w:rsidRPr="00E73A6C">
          <w:rPr>
            <w:rFonts w:ascii="Trebuchet MS" w:hAnsi="Trebuchet MS"/>
            <w:noProof/>
            <w:sz w:val="24"/>
          </w:rPr>
          <w:delText>, because</w:delText>
        </w:r>
      </w:del>
      <w:ins w:id="166" w:author="Author">
        <w:r w:rsidRPr="00E73A6C">
          <w:rPr>
            <w:rFonts w:ascii="Trebuchet MS" w:hAnsi="Trebuchet MS"/>
            <w:noProof/>
            <w:sz w:val="24"/>
          </w:rPr>
          <w:t>. For</w:t>
        </w:r>
      </w:ins>
      <w:r w:rsidRPr="00E73A6C">
        <w:rPr>
          <w:rFonts w:ascii="Trebuchet MS" w:hAnsi="Trebuchet MS"/>
          <w:noProof/>
          <w:sz w:val="24"/>
        </w:rPr>
        <w:t xml:space="preserve"> Jehovah your God will </w:t>
      </w:r>
      <w:del w:id="167" w:author="Author">
        <w:r w:rsidRPr="00E73A6C">
          <w:rPr>
            <w:rFonts w:ascii="Trebuchet MS" w:hAnsi="Trebuchet MS"/>
            <w:noProof/>
            <w:sz w:val="24"/>
          </w:rPr>
          <w:delText>without fail</w:delText>
        </w:r>
      </w:del>
      <w:ins w:id="168" w:author="Author">
        <w:r w:rsidRPr="00E73A6C">
          <w:rPr>
            <w:rFonts w:ascii="Trebuchet MS" w:hAnsi="Trebuchet MS"/>
            <w:noProof/>
            <w:sz w:val="24"/>
          </w:rPr>
          <w:t>surely</w:t>
        </w:r>
      </w:ins>
      <w:r w:rsidRPr="00E73A6C">
        <w:rPr>
          <w:rFonts w:ascii="Trebuchet MS" w:hAnsi="Trebuchet MS"/>
          <w:noProof/>
          <w:sz w:val="24"/>
        </w:rPr>
        <w:t xml:space="preserve"> </w:t>
      </w:r>
      <w:r w:rsidRPr="00E73A6C">
        <w:rPr>
          <w:rFonts w:ascii="Trebuchet MS" w:hAnsi="Trebuchet MS"/>
          <w:noProof/>
          <w:sz w:val="24"/>
        </w:rPr>
        <w:lastRenderedPageBreak/>
        <w:t>require it of you</w:t>
      </w:r>
      <w:del w:id="169" w:author="Author">
        <w:r w:rsidRPr="00E73A6C">
          <w:rPr>
            <w:rFonts w:ascii="Trebuchet MS" w:hAnsi="Trebuchet MS"/>
            <w:noProof/>
            <w:sz w:val="24"/>
          </w:rPr>
          <w:delText>, and</w:delText>
        </w:r>
      </w:del>
      <w:ins w:id="170" w:author="Author">
        <w:r w:rsidRPr="00E73A6C">
          <w:rPr>
            <w:rFonts w:ascii="Trebuchet MS" w:hAnsi="Trebuchet MS"/>
            <w:noProof/>
            <w:sz w:val="24"/>
          </w:rPr>
          <w:t>; otherwise,</w:t>
        </w:r>
      </w:ins>
      <w:r w:rsidRPr="00E73A6C">
        <w:rPr>
          <w:rFonts w:ascii="Trebuchet MS" w:hAnsi="Trebuchet MS"/>
          <w:noProof/>
          <w:sz w:val="24"/>
        </w:rPr>
        <w:t xml:space="preserve"> it </w:t>
      </w:r>
      <w:del w:id="171" w:author="Author">
        <w:r w:rsidRPr="00E73A6C">
          <w:rPr>
            <w:rFonts w:ascii="Trebuchet MS" w:hAnsi="Trebuchet MS"/>
            <w:noProof/>
            <w:sz w:val="24"/>
          </w:rPr>
          <w:delText>would indeed become</w:delText>
        </w:r>
      </w:del>
      <w:ins w:id="172" w:author="Author">
        <w:r w:rsidRPr="00E73A6C">
          <w:rPr>
            <w:rFonts w:ascii="Trebuchet MS" w:hAnsi="Trebuchet MS"/>
            <w:noProof/>
            <w:sz w:val="24"/>
          </w:rPr>
          <w:t>will be</w:t>
        </w:r>
      </w:ins>
      <w:r w:rsidRPr="00E73A6C">
        <w:rPr>
          <w:rFonts w:ascii="Trebuchet MS" w:hAnsi="Trebuchet MS"/>
          <w:noProof/>
          <w:sz w:val="24"/>
        </w:rPr>
        <w:t xml:space="preserve"> a sin on your part. </w:t>
      </w:r>
      <w:r w:rsidRPr="00E73A6C">
        <w:rPr>
          <w:rFonts w:ascii="Trebuchet MS" w:hAnsi="Trebuchet MS"/>
          <w:b/>
          <w:noProof/>
          <w:sz w:val="24"/>
        </w:rPr>
        <w:t xml:space="preserve">23:22 </w:t>
      </w:r>
      <w:r w:rsidRPr="00E73A6C">
        <w:rPr>
          <w:rFonts w:ascii="Trebuchet MS" w:hAnsi="Trebuchet MS"/>
          <w:noProof/>
          <w:sz w:val="24"/>
        </w:rPr>
        <w:t xml:space="preserve">But </w:t>
      </w:r>
      <w:del w:id="173" w:author="Author">
        <w:r w:rsidRPr="00E73A6C">
          <w:rPr>
            <w:rFonts w:ascii="Trebuchet MS" w:hAnsi="Trebuchet MS"/>
            <w:noProof/>
            <w:sz w:val="24"/>
          </w:rPr>
          <w:delText>in case</w:delText>
        </w:r>
      </w:del>
      <w:ins w:id="174" w:author="Author">
        <w:r w:rsidRPr="00E73A6C">
          <w:rPr>
            <w:rFonts w:ascii="Trebuchet MS" w:hAnsi="Trebuchet MS"/>
            <w:noProof/>
            <w:sz w:val="24"/>
          </w:rPr>
          <w:t>if</w:t>
        </w:r>
      </w:ins>
      <w:r w:rsidRPr="00E73A6C">
        <w:rPr>
          <w:rFonts w:ascii="Trebuchet MS" w:hAnsi="Trebuchet MS"/>
          <w:noProof/>
          <w:sz w:val="24"/>
        </w:rPr>
        <w:t xml:space="preserve"> you </w:t>
      </w:r>
      <w:del w:id="175" w:author="Author">
        <w:r w:rsidRPr="00E73A6C">
          <w:rPr>
            <w:rFonts w:ascii="Trebuchet MS" w:hAnsi="Trebuchet MS"/>
            <w:noProof/>
            <w:sz w:val="24"/>
          </w:rPr>
          <w:delText>omit</w:delText>
        </w:r>
      </w:del>
      <w:ins w:id="176" w:author="Author">
        <w:r w:rsidRPr="00E73A6C">
          <w:rPr>
            <w:rFonts w:ascii="Trebuchet MS" w:hAnsi="Trebuchet MS"/>
            <w:noProof/>
            <w:sz w:val="24"/>
          </w:rPr>
          <w:t>refrain from</w:t>
        </w:r>
      </w:ins>
      <w:r w:rsidRPr="00E73A6C">
        <w:rPr>
          <w:rFonts w:ascii="Trebuchet MS" w:hAnsi="Trebuchet MS"/>
          <w:noProof/>
          <w:sz w:val="24"/>
        </w:rPr>
        <w:t xml:space="preserve"> making a vow, </w:t>
      </w:r>
      <w:del w:id="177" w:author="Author">
        <w:r w:rsidRPr="00E73A6C">
          <w:rPr>
            <w:rFonts w:ascii="Trebuchet MS" w:hAnsi="Trebuchet MS"/>
            <w:noProof/>
            <w:sz w:val="24"/>
          </w:rPr>
          <w:delText>it</w:delText>
        </w:r>
      </w:del>
      <w:ins w:id="178" w:author="Author">
        <w:r w:rsidRPr="00E73A6C">
          <w:rPr>
            <w:rFonts w:ascii="Trebuchet MS" w:hAnsi="Trebuchet MS"/>
            <w:noProof/>
            <w:sz w:val="24"/>
          </w:rPr>
          <w:t>you</w:t>
        </w:r>
      </w:ins>
      <w:r w:rsidRPr="00E73A6C">
        <w:rPr>
          <w:rFonts w:ascii="Trebuchet MS" w:hAnsi="Trebuchet MS"/>
          <w:noProof/>
          <w:sz w:val="24"/>
        </w:rPr>
        <w:t xml:space="preserve"> will not </w:t>
      </w:r>
      <w:del w:id="179" w:author="Author">
        <w:r w:rsidRPr="00E73A6C">
          <w:rPr>
            <w:rFonts w:ascii="Trebuchet MS" w:hAnsi="Trebuchet MS"/>
            <w:noProof/>
            <w:sz w:val="24"/>
          </w:rPr>
          <w:delText>become a</w:delText>
        </w:r>
      </w:del>
      <w:ins w:id="180" w:author="Author">
        <w:r w:rsidRPr="00E73A6C">
          <w:rPr>
            <w:rFonts w:ascii="Trebuchet MS" w:hAnsi="Trebuchet MS"/>
            <w:noProof/>
            <w:sz w:val="24"/>
          </w:rPr>
          <w:t>be guilty of</w:t>
        </w:r>
      </w:ins>
      <w:r w:rsidRPr="00E73A6C">
        <w:rPr>
          <w:rFonts w:ascii="Trebuchet MS" w:hAnsi="Trebuchet MS"/>
          <w:noProof/>
          <w:sz w:val="24"/>
        </w:rPr>
        <w:t xml:space="preserve"> sin</w:t>
      </w:r>
      <w:del w:id="181" w:author="Author">
        <w:r w:rsidRPr="00E73A6C">
          <w:rPr>
            <w:rFonts w:ascii="Trebuchet MS" w:hAnsi="Trebuchet MS"/>
            <w:noProof/>
            <w:sz w:val="24"/>
          </w:rPr>
          <w:delText xml:space="preserve"> on your part</w:delText>
        </w:r>
      </w:del>
      <w:r w:rsidRPr="00E73A6C">
        <w:rPr>
          <w:rFonts w:ascii="Trebuchet MS" w:hAnsi="Trebuchet MS"/>
          <w:noProof/>
          <w:sz w:val="24"/>
        </w:rPr>
        <w:t xml:space="preserve">. </w:t>
      </w:r>
      <w:r w:rsidRPr="00E73A6C">
        <w:rPr>
          <w:rFonts w:ascii="Trebuchet MS" w:hAnsi="Trebuchet MS"/>
          <w:b/>
          <w:noProof/>
          <w:sz w:val="24"/>
        </w:rPr>
        <w:t xml:space="preserve">23:23 </w:t>
      </w:r>
      <w:r w:rsidRPr="00E73A6C">
        <w:rPr>
          <w:rFonts w:ascii="Trebuchet MS" w:hAnsi="Trebuchet MS"/>
          <w:noProof/>
          <w:sz w:val="24"/>
        </w:rPr>
        <w:t xml:space="preserve">The </w:t>
      </w:r>
      <w:del w:id="182" w:author="Author">
        <w:r w:rsidRPr="00E73A6C">
          <w:rPr>
            <w:rFonts w:ascii="Trebuchet MS" w:hAnsi="Trebuchet MS"/>
            <w:noProof/>
            <w:sz w:val="24"/>
          </w:rPr>
          <w:delText>utterance</w:delText>
        </w:r>
      </w:del>
      <w:ins w:id="183" w:author="Author">
        <w:r w:rsidRPr="00E73A6C">
          <w:rPr>
            <w:rFonts w:ascii="Trebuchet MS" w:hAnsi="Trebuchet MS"/>
            <w:noProof/>
            <w:sz w:val="24"/>
          </w:rPr>
          <w:t>word</w:t>
        </w:r>
      </w:ins>
      <w:r w:rsidRPr="00E73A6C">
        <w:rPr>
          <w:rFonts w:ascii="Trebuchet MS" w:hAnsi="Trebuchet MS"/>
          <w:noProof/>
          <w:sz w:val="24"/>
        </w:rPr>
        <w:t xml:space="preserve"> of your lips you should keep, and you must </w:t>
      </w:r>
      <w:del w:id="184" w:author="Author">
        <w:r w:rsidRPr="00E73A6C">
          <w:rPr>
            <w:rFonts w:ascii="Trebuchet MS" w:hAnsi="Trebuchet MS"/>
            <w:noProof/>
            <w:sz w:val="24"/>
          </w:rPr>
          <w:delText>do just as you have</w:delText>
        </w:r>
      </w:del>
      <w:ins w:id="185" w:author="Author">
        <w:r w:rsidRPr="00E73A6C">
          <w:rPr>
            <w:rFonts w:ascii="Trebuchet MS" w:hAnsi="Trebuchet MS"/>
            <w:noProof/>
            <w:sz w:val="24"/>
          </w:rPr>
          <w:t>carry out what your own mouth</w:t>
        </w:r>
      </w:ins>
      <w:r w:rsidRPr="00E73A6C">
        <w:rPr>
          <w:rFonts w:ascii="Trebuchet MS" w:hAnsi="Trebuchet MS"/>
          <w:noProof/>
          <w:sz w:val="24"/>
        </w:rPr>
        <w:t xml:space="preserve"> vowed </w:t>
      </w:r>
      <w:del w:id="186" w:author="Author">
        <w:r w:rsidRPr="00E73A6C">
          <w:rPr>
            <w:rFonts w:ascii="Trebuchet MS" w:hAnsi="Trebuchet MS"/>
            <w:noProof/>
            <w:sz w:val="24"/>
          </w:rPr>
          <w:delText xml:space="preserve">to Jehovah your God </w:delText>
        </w:r>
      </w:del>
      <w:r w:rsidRPr="00E73A6C">
        <w:rPr>
          <w:rFonts w:ascii="Trebuchet MS" w:hAnsi="Trebuchet MS"/>
          <w:noProof/>
          <w:sz w:val="24"/>
        </w:rPr>
        <w:t xml:space="preserve">as a voluntary offering </w:t>
      </w:r>
      <w:del w:id="187" w:author="Author">
        <w:r w:rsidRPr="00E73A6C">
          <w:rPr>
            <w:rFonts w:ascii="Trebuchet MS" w:hAnsi="Trebuchet MS"/>
            <w:noProof/>
            <w:sz w:val="24"/>
          </w:rPr>
          <w:delText>that you spoke of with</w:delText>
        </w:r>
      </w:del>
      <w:ins w:id="188" w:author="Author">
        <w:r w:rsidRPr="00E73A6C">
          <w:rPr>
            <w:rFonts w:ascii="Trebuchet MS" w:hAnsi="Trebuchet MS"/>
            <w:noProof/>
            <w:sz w:val="24"/>
          </w:rPr>
          <w:t>to Jehovah</w:t>
        </w:r>
      </w:ins>
      <w:r w:rsidRPr="00E73A6C">
        <w:rPr>
          <w:rFonts w:ascii="Trebuchet MS" w:hAnsi="Trebuchet MS"/>
          <w:noProof/>
          <w:sz w:val="24"/>
        </w:rPr>
        <w:t xml:space="preserve"> your </w:t>
      </w:r>
      <w:del w:id="189" w:author="Author">
        <w:r w:rsidRPr="00E73A6C">
          <w:rPr>
            <w:rFonts w:ascii="Trebuchet MS" w:hAnsi="Trebuchet MS"/>
            <w:noProof/>
            <w:sz w:val="24"/>
          </w:rPr>
          <w:delText>mouth</w:delText>
        </w:r>
      </w:del>
      <w:ins w:id="190" w:author="Author">
        <w:r w:rsidRPr="00E73A6C">
          <w:rPr>
            <w:rFonts w:ascii="Trebuchet MS" w:hAnsi="Trebuchet MS"/>
            <w:noProof/>
            <w:sz w:val="24"/>
          </w:rPr>
          <w:t>God</w:t>
        </w:r>
      </w:ins>
      <w:r w:rsidRPr="00E73A6C">
        <w:rPr>
          <w:rFonts w:ascii="Trebuchet MS" w:hAnsi="Trebuchet MS"/>
          <w:noProof/>
          <w:sz w:val="24"/>
        </w:rPr>
        <w:t>.</w:t>
      </w:r>
    </w:p>
    <w:p w:rsidR="00021B1B" w:rsidRPr="00E73A6C" w:rsidRDefault="00021B1B" w:rsidP="00021B1B">
      <w:pPr>
        <w:rPr>
          <w:rFonts w:ascii="Trebuchet MS" w:hAnsi="Trebuchet MS"/>
          <w:noProof/>
          <w:sz w:val="24"/>
        </w:rPr>
      </w:pPr>
      <w:r w:rsidRPr="00E73A6C">
        <w:rPr>
          <w:rFonts w:ascii="Trebuchet MS" w:hAnsi="Trebuchet MS"/>
          <w:b/>
          <w:sz w:val="24"/>
        </w:rPr>
        <w:t xml:space="preserve">23:24 </w:t>
      </w:r>
      <w:r w:rsidRPr="00E73A6C">
        <w:rPr>
          <w:rFonts w:ascii="Trebuchet MS" w:hAnsi="Trebuchet MS"/>
          <w:noProof/>
          <w:sz w:val="24"/>
        </w:rPr>
        <w:t>“</w:t>
      </w:r>
      <w:del w:id="191" w:author="Author">
        <w:r w:rsidRPr="00E73A6C">
          <w:rPr>
            <w:rFonts w:ascii="Trebuchet MS" w:hAnsi="Trebuchet MS"/>
            <w:noProof/>
            <w:sz w:val="24"/>
          </w:rPr>
          <w:delText>In case</w:delText>
        </w:r>
      </w:del>
      <w:ins w:id="192" w:author="Author">
        <w:r w:rsidRPr="00E73A6C">
          <w:rPr>
            <w:rFonts w:ascii="Trebuchet MS" w:hAnsi="Trebuchet MS"/>
            <w:noProof/>
            <w:sz w:val="24"/>
          </w:rPr>
          <w:t>If</w:t>
        </w:r>
      </w:ins>
      <w:r w:rsidRPr="00E73A6C">
        <w:rPr>
          <w:rFonts w:ascii="Trebuchet MS" w:hAnsi="Trebuchet MS"/>
          <w:noProof/>
          <w:sz w:val="24"/>
        </w:rPr>
        <w:t xml:space="preserve"> you </w:t>
      </w:r>
      <w:del w:id="193" w:author="Author">
        <w:r w:rsidRPr="00E73A6C">
          <w:rPr>
            <w:rFonts w:ascii="Trebuchet MS" w:hAnsi="Trebuchet MS"/>
            <w:noProof/>
            <w:sz w:val="24"/>
          </w:rPr>
          <w:delText>go into the</w:delText>
        </w:r>
      </w:del>
      <w:ins w:id="194" w:author="Author">
        <w:r w:rsidRPr="00E73A6C">
          <w:rPr>
            <w:rFonts w:ascii="Trebuchet MS" w:hAnsi="Trebuchet MS"/>
            <w:noProof/>
            <w:sz w:val="24"/>
          </w:rPr>
          <w:t>enter your neighbor’s</w:t>
        </w:r>
      </w:ins>
      <w:r w:rsidRPr="00E73A6C">
        <w:rPr>
          <w:rFonts w:ascii="Trebuchet MS" w:hAnsi="Trebuchet MS"/>
          <w:noProof/>
          <w:sz w:val="24"/>
        </w:rPr>
        <w:t xml:space="preserve"> vineyard</w:t>
      </w:r>
      <w:del w:id="195" w:author="Author">
        <w:r w:rsidRPr="00E73A6C">
          <w:rPr>
            <w:rFonts w:ascii="Trebuchet MS" w:hAnsi="Trebuchet MS"/>
            <w:noProof/>
            <w:sz w:val="24"/>
          </w:rPr>
          <w:delText xml:space="preserve"> of your fellowman</w:delText>
        </w:r>
      </w:del>
      <w:r w:rsidRPr="00E73A6C">
        <w:rPr>
          <w:rFonts w:ascii="Trebuchet MS" w:hAnsi="Trebuchet MS"/>
          <w:noProof/>
          <w:sz w:val="24"/>
        </w:rPr>
        <w:t xml:space="preserve">, you </w:t>
      </w:r>
      <w:del w:id="196" w:author="Author">
        <w:r w:rsidRPr="00E73A6C">
          <w:rPr>
            <w:rFonts w:ascii="Trebuchet MS" w:hAnsi="Trebuchet MS"/>
            <w:noProof/>
            <w:sz w:val="24"/>
          </w:rPr>
          <w:delText>must</w:delText>
        </w:r>
      </w:del>
      <w:ins w:id="197" w:author="Author">
        <w:r w:rsidRPr="00E73A6C">
          <w:rPr>
            <w:rFonts w:ascii="Trebuchet MS" w:hAnsi="Trebuchet MS"/>
            <w:noProof/>
            <w:sz w:val="24"/>
          </w:rPr>
          <w:t>may</w:t>
        </w:r>
      </w:ins>
      <w:r w:rsidRPr="00E73A6C">
        <w:rPr>
          <w:rFonts w:ascii="Trebuchet MS" w:hAnsi="Trebuchet MS"/>
          <w:noProof/>
          <w:sz w:val="24"/>
        </w:rPr>
        <w:t xml:space="preserve"> eat </w:t>
      </w:r>
      <w:del w:id="198" w:author="Author">
        <w:r w:rsidRPr="00E73A6C">
          <w:rPr>
            <w:rFonts w:ascii="Trebuchet MS" w:hAnsi="Trebuchet MS"/>
            <w:noProof/>
            <w:sz w:val="24"/>
          </w:rPr>
          <w:delText xml:space="preserve">only </w:delText>
        </w:r>
      </w:del>
      <w:r w:rsidRPr="00E73A6C">
        <w:rPr>
          <w:rFonts w:ascii="Trebuchet MS" w:hAnsi="Trebuchet MS"/>
          <w:noProof/>
          <w:sz w:val="24"/>
        </w:rPr>
        <w:t xml:space="preserve">enough grapes </w:t>
      </w:r>
      <w:del w:id="199" w:author="Author">
        <w:r w:rsidRPr="00E73A6C">
          <w:rPr>
            <w:rFonts w:ascii="Trebuchet MS" w:hAnsi="Trebuchet MS"/>
            <w:noProof/>
            <w:sz w:val="24"/>
          </w:rPr>
          <w:delText xml:space="preserve">for you </w:delText>
        </w:r>
      </w:del>
      <w:r w:rsidRPr="00E73A6C">
        <w:rPr>
          <w:rFonts w:ascii="Trebuchet MS" w:hAnsi="Trebuchet MS"/>
          <w:noProof/>
          <w:sz w:val="24"/>
        </w:rPr>
        <w:t xml:space="preserve">to satisfy your </w:t>
      </w:r>
      <w:del w:id="200" w:author="Author">
        <w:r w:rsidRPr="00E73A6C">
          <w:rPr>
            <w:rFonts w:ascii="Trebuchet MS" w:hAnsi="Trebuchet MS"/>
            <w:noProof/>
            <w:sz w:val="24"/>
          </w:rPr>
          <w:delText>soul,</w:delText>
        </w:r>
      </w:del>
      <w:ins w:id="201" w:author="Author">
        <w:r w:rsidRPr="00E73A6C">
          <w:rPr>
            <w:rFonts w:ascii="Trebuchet MS" w:hAnsi="Trebuchet MS"/>
            <w:noProof/>
            <w:sz w:val="24"/>
          </w:rPr>
          <w:t>appetite,</w:t>
        </w:r>
        <w:r w:rsidRPr="00E73A6C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E73A6C">
        <w:rPr>
          <w:rFonts w:ascii="Trebuchet MS" w:hAnsi="Trebuchet MS"/>
          <w:noProof/>
          <w:sz w:val="24"/>
        </w:rPr>
        <w:t xml:space="preserve"> but you </w:t>
      </w:r>
      <w:del w:id="204" w:author="Author">
        <w:r w:rsidRPr="00E73A6C">
          <w:rPr>
            <w:rFonts w:ascii="Trebuchet MS" w:hAnsi="Trebuchet MS"/>
            <w:noProof/>
            <w:sz w:val="24"/>
          </w:rPr>
          <w:delText>must</w:delText>
        </w:r>
      </w:del>
      <w:ins w:id="205" w:author="Author">
        <w:r w:rsidRPr="00E73A6C">
          <w:rPr>
            <w:rFonts w:ascii="Trebuchet MS" w:hAnsi="Trebuchet MS"/>
            <w:noProof/>
            <w:sz w:val="24"/>
          </w:rPr>
          <w:t>should</w:t>
        </w:r>
      </w:ins>
      <w:r w:rsidRPr="00E73A6C">
        <w:rPr>
          <w:rFonts w:ascii="Trebuchet MS" w:hAnsi="Trebuchet MS"/>
          <w:noProof/>
          <w:sz w:val="24"/>
        </w:rPr>
        <w:t xml:space="preserve"> not put any </w:t>
      </w:r>
      <w:del w:id="206" w:author="Author">
        <w:r w:rsidRPr="00E73A6C">
          <w:rPr>
            <w:rFonts w:ascii="Trebuchet MS" w:hAnsi="Trebuchet MS"/>
            <w:noProof/>
            <w:sz w:val="24"/>
          </w:rPr>
          <w:delText>into a receptacle of yours</w:delText>
        </w:r>
      </w:del>
      <w:ins w:id="207" w:author="Author">
        <w:r w:rsidRPr="00E73A6C">
          <w:rPr>
            <w:rFonts w:ascii="Trebuchet MS" w:hAnsi="Trebuchet MS"/>
            <w:noProof/>
            <w:sz w:val="24"/>
          </w:rPr>
          <w:t>in your container</w:t>
        </w:r>
      </w:ins>
      <w:r w:rsidRPr="00E73A6C">
        <w:rPr>
          <w:rFonts w:ascii="Trebuchet MS" w:hAnsi="Trebuchet MS"/>
          <w:noProof/>
          <w:sz w:val="24"/>
        </w:rPr>
        <w:t>.</w:t>
      </w:r>
    </w:p>
    <w:p w:rsidR="00021B1B" w:rsidRPr="00E73A6C" w:rsidRDefault="00021B1B" w:rsidP="00021B1B">
      <w:pPr>
        <w:rPr>
          <w:rFonts w:ascii="Trebuchet MS" w:hAnsi="Trebuchet MS"/>
          <w:noProof/>
          <w:sz w:val="24"/>
        </w:rPr>
      </w:pPr>
      <w:r w:rsidRPr="00E73A6C">
        <w:rPr>
          <w:rFonts w:ascii="Trebuchet MS" w:hAnsi="Trebuchet MS"/>
          <w:b/>
          <w:sz w:val="24"/>
        </w:rPr>
        <w:t xml:space="preserve">23:25 </w:t>
      </w:r>
      <w:r w:rsidRPr="00E73A6C">
        <w:rPr>
          <w:rFonts w:ascii="Trebuchet MS" w:hAnsi="Trebuchet MS"/>
          <w:noProof/>
          <w:sz w:val="24"/>
        </w:rPr>
        <w:t>“</w:t>
      </w:r>
      <w:del w:id="208" w:author="Author">
        <w:r w:rsidRPr="00E73A6C">
          <w:rPr>
            <w:rFonts w:ascii="Trebuchet MS" w:hAnsi="Trebuchet MS"/>
            <w:noProof/>
            <w:sz w:val="24"/>
          </w:rPr>
          <w:delText>In case</w:delText>
        </w:r>
      </w:del>
      <w:ins w:id="209" w:author="Author">
        <w:r w:rsidRPr="00E73A6C">
          <w:rPr>
            <w:rFonts w:ascii="Trebuchet MS" w:hAnsi="Trebuchet MS"/>
            <w:noProof/>
            <w:sz w:val="24"/>
          </w:rPr>
          <w:t>If</w:t>
        </w:r>
      </w:ins>
      <w:r w:rsidRPr="00E73A6C">
        <w:rPr>
          <w:rFonts w:ascii="Trebuchet MS" w:hAnsi="Trebuchet MS"/>
          <w:noProof/>
          <w:sz w:val="24"/>
        </w:rPr>
        <w:t xml:space="preserve"> you go into </w:t>
      </w:r>
      <w:del w:id="210" w:author="Author">
        <w:r w:rsidRPr="00E73A6C">
          <w:rPr>
            <w:rFonts w:ascii="Trebuchet MS" w:hAnsi="Trebuchet MS"/>
            <w:noProof/>
            <w:sz w:val="24"/>
          </w:rPr>
          <w:delText xml:space="preserve">the </w:delText>
        </w:r>
      </w:del>
      <w:ins w:id="211" w:author="Author">
        <w:r w:rsidRPr="00E73A6C">
          <w:rPr>
            <w:rFonts w:ascii="Trebuchet MS" w:hAnsi="Trebuchet MS"/>
            <w:noProof/>
            <w:sz w:val="24"/>
          </w:rPr>
          <w:t xml:space="preserve">your neighbor’s field of </w:t>
        </w:r>
      </w:ins>
      <w:r w:rsidRPr="00E73A6C">
        <w:rPr>
          <w:rFonts w:ascii="Trebuchet MS" w:hAnsi="Trebuchet MS"/>
          <w:noProof/>
          <w:sz w:val="24"/>
        </w:rPr>
        <w:t>standing grain</w:t>
      </w:r>
      <w:del w:id="212" w:author="Author">
        <w:r w:rsidRPr="00E73A6C">
          <w:rPr>
            <w:rFonts w:ascii="Trebuchet MS" w:hAnsi="Trebuchet MS"/>
            <w:noProof/>
            <w:sz w:val="24"/>
          </w:rPr>
          <w:delText xml:space="preserve"> of your fellowman</w:delText>
        </w:r>
      </w:del>
      <w:r w:rsidRPr="00E73A6C">
        <w:rPr>
          <w:rFonts w:ascii="Trebuchet MS" w:hAnsi="Trebuchet MS"/>
          <w:noProof/>
          <w:sz w:val="24"/>
        </w:rPr>
        <w:t xml:space="preserve">, you </w:t>
      </w:r>
      <w:del w:id="213" w:author="Author">
        <w:r w:rsidRPr="00E73A6C">
          <w:rPr>
            <w:rFonts w:ascii="Trebuchet MS" w:hAnsi="Trebuchet MS"/>
            <w:noProof/>
            <w:sz w:val="24"/>
          </w:rPr>
          <w:delText>must</w:delText>
        </w:r>
      </w:del>
      <w:ins w:id="214" w:author="Author">
        <w:r w:rsidRPr="00E73A6C">
          <w:rPr>
            <w:rFonts w:ascii="Trebuchet MS" w:hAnsi="Trebuchet MS"/>
            <w:noProof/>
            <w:sz w:val="24"/>
          </w:rPr>
          <w:t>may</w:t>
        </w:r>
      </w:ins>
      <w:r w:rsidRPr="00E73A6C">
        <w:rPr>
          <w:rFonts w:ascii="Trebuchet MS" w:hAnsi="Trebuchet MS"/>
          <w:noProof/>
          <w:sz w:val="24"/>
        </w:rPr>
        <w:t xml:space="preserve"> pluck </w:t>
      </w:r>
      <w:del w:id="215" w:author="Author">
        <w:r w:rsidRPr="00E73A6C">
          <w:rPr>
            <w:rFonts w:ascii="Trebuchet MS" w:hAnsi="Trebuchet MS"/>
            <w:noProof/>
            <w:sz w:val="24"/>
          </w:rPr>
          <w:delText xml:space="preserve">off only </w:delText>
        </w:r>
      </w:del>
      <w:r w:rsidRPr="00E73A6C">
        <w:rPr>
          <w:rFonts w:ascii="Trebuchet MS" w:hAnsi="Trebuchet MS"/>
          <w:noProof/>
          <w:sz w:val="24"/>
        </w:rPr>
        <w:t xml:space="preserve">the ripe ears with your hand, but </w:t>
      </w:r>
      <w:del w:id="216" w:author="Author">
        <w:r w:rsidRPr="00E73A6C">
          <w:rPr>
            <w:rFonts w:ascii="Trebuchet MS" w:hAnsi="Trebuchet MS"/>
            <w:noProof/>
            <w:sz w:val="24"/>
          </w:rPr>
          <w:delText xml:space="preserve">the sickle </w:delText>
        </w:r>
      </w:del>
      <w:r w:rsidRPr="00E73A6C">
        <w:rPr>
          <w:rFonts w:ascii="Trebuchet MS" w:hAnsi="Trebuchet MS"/>
          <w:noProof/>
          <w:sz w:val="24"/>
        </w:rPr>
        <w:t xml:space="preserve">you </w:t>
      </w:r>
      <w:del w:id="217" w:author="Author">
        <w:r w:rsidRPr="00E73A6C">
          <w:rPr>
            <w:rFonts w:ascii="Trebuchet MS" w:hAnsi="Trebuchet MS"/>
            <w:noProof/>
            <w:sz w:val="24"/>
          </w:rPr>
          <w:delText>must</w:delText>
        </w:r>
      </w:del>
      <w:ins w:id="218" w:author="Author">
        <w:r w:rsidRPr="00E73A6C">
          <w:rPr>
            <w:rFonts w:ascii="Trebuchet MS" w:hAnsi="Trebuchet MS"/>
            <w:noProof/>
            <w:sz w:val="24"/>
          </w:rPr>
          <w:t>should</w:t>
        </w:r>
      </w:ins>
      <w:r w:rsidRPr="00E73A6C">
        <w:rPr>
          <w:rFonts w:ascii="Trebuchet MS" w:hAnsi="Trebuchet MS"/>
          <w:noProof/>
          <w:sz w:val="24"/>
        </w:rPr>
        <w:t xml:space="preserve"> not </w:t>
      </w:r>
      <w:del w:id="219" w:author="Author">
        <w:r w:rsidRPr="00E73A6C">
          <w:rPr>
            <w:rFonts w:ascii="Trebuchet MS" w:hAnsi="Trebuchet MS"/>
            <w:noProof/>
            <w:sz w:val="24"/>
          </w:rPr>
          <w:delText>swing</w:delText>
        </w:r>
      </w:del>
      <w:ins w:id="220" w:author="Author">
        <w:r w:rsidRPr="00E73A6C">
          <w:rPr>
            <w:rFonts w:ascii="Trebuchet MS" w:hAnsi="Trebuchet MS"/>
            <w:noProof/>
            <w:sz w:val="24"/>
          </w:rPr>
          <w:t>put a sickle</w:t>
        </w:r>
      </w:ins>
      <w:r w:rsidRPr="00E73A6C">
        <w:rPr>
          <w:rFonts w:ascii="Trebuchet MS" w:hAnsi="Trebuchet MS"/>
          <w:noProof/>
          <w:sz w:val="24"/>
        </w:rPr>
        <w:t xml:space="preserve"> to </w:t>
      </w:r>
      <w:del w:id="221" w:author="Author">
        <w:r w:rsidRPr="00E73A6C">
          <w:rPr>
            <w:rFonts w:ascii="Trebuchet MS" w:hAnsi="Trebuchet MS"/>
            <w:noProof/>
            <w:sz w:val="24"/>
          </w:rPr>
          <w:delText>and fro upon the standing</w:delText>
        </w:r>
      </w:del>
      <w:ins w:id="222" w:author="Author">
        <w:r w:rsidRPr="00E73A6C">
          <w:rPr>
            <w:rFonts w:ascii="Trebuchet MS" w:hAnsi="Trebuchet MS"/>
            <w:noProof/>
            <w:sz w:val="24"/>
          </w:rPr>
          <w:t>your neighbor’s</w:t>
        </w:r>
      </w:ins>
      <w:r w:rsidRPr="00E73A6C">
        <w:rPr>
          <w:rFonts w:ascii="Trebuchet MS" w:hAnsi="Trebuchet MS"/>
          <w:noProof/>
          <w:sz w:val="24"/>
        </w:rPr>
        <w:t xml:space="preserve"> grain</w:t>
      </w:r>
      <w:del w:id="223" w:author="Author">
        <w:r w:rsidRPr="00E73A6C">
          <w:rPr>
            <w:rFonts w:ascii="Trebuchet MS" w:hAnsi="Trebuchet MS"/>
            <w:noProof/>
            <w:sz w:val="24"/>
          </w:rPr>
          <w:delText xml:space="preserve"> of your fellowman</w:delText>
        </w:r>
      </w:del>
      <w:r w:rsidRPr="00E73A6C">
        <w:rPr>
          <w:rFonts w:ascii="Trebuchet MS" w:hAnsi="Trebuchet MS"/>
          <w:noProof/>
          <w:sz w:val="24"/>
        </w:rPr>
        <w:t>.</w:t>
      </w:r>
    </w:p>
    <w:p w:rsidR="00021B1B" w:rsidRPr="00E73A6C" w:rsidRDefault="00021B1B" w:rsidP="00021B1B">
      <w:pPr>
        <w:rPr>
          <w:rFonts w:ascii="Trebuchet MS" w:hAnsi="Trebuchet MS"/>
          <w:b/>
          <w:sz w:val="24"/>
        </w:rPr>
      </w:pPr>
    </w:p>
    <w:p w:rsidR="00762BCB" w:rsidRPr="00021B1B" w:rsidRDefault="00762BCB" w:rsidP="00021B1B"/>
    <w:sectPr w:rsidR="00762BCB" w:rsidRPr="00021B1B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72E1" w:rsidRDefault="007A72E1">
      <w:r>
        <w:separator/>
      </w:r>
    </w:p>
  </w:endnote>
  <w:endnote w:type="continuationSeparator" w:id="0">
    <w:p w:rsidR="007A72E1" w:rsidRDefault="007A7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72E1" w:rsidRDefault="007A72E1">
      <w:r>
        <w:separator/>
      </w:r>
    </w:p>
  </w:footnote>
  <w:footnote w:type="continuationSeparator" w:id="0">
    <w:p w:rsidR="007A72E1" w:rsidRDefault="007A72E1">
      <w:r>
        <w:continuationSeparator/>
      </w:r>
    </w:p>
  </w:footnote>
  <w:footnote w:id="1">
    <w:p w:rsidR="00021B1B" w:rsidRPr="00E73A6C" w:rsidRDefault="00021B1B" w:rsidP="00E73A6C">
      <w:pPr>
        <w:pStyle w:val="FootnoteText"/>
        <w:spacing w:after="96"/>
        <w:ind w:firstLine="288"/>
        <w:rPr>
          <w:ins w:id="28" w:author="Author"/>
        </w:rPr>
      </w:pPr>
      <w:ins w:id="29" w:author="Author">
        <w:r w:rsidRPr="00E73A6C">
          <w:rPr>
            <w:rStyle w:val="FootnoteReference"/>
          </w:rPr>
          <w:footnoteRef/>
        </w:r>
        <w:r w:rsidRPr="00E73A6C">
          <w:t xml:space="preserve"> </w:t>
        </w:r>
        <w:r w:rsidRPr="00E73A6C">
          <w:rPr>
            <w:b/>
          </w:rPr>
          <w:t xml:space="preserve">23:4 </w:t>
        </w:r>
        <w:r w:rsidRPr="00E73A6C">
          <w:t>Or “call down evil upon.”</w:t>
        </w:r>
      </w:ins>
    </w:p>
  </w:footnote>
  <w:footnote w:id="2">
    <w:p w:rsidR="00021B1B" w:rsidRPr="00E73A6C" w:rsidRDefault="00021B1B" w:rsidP="00E73A6C">
      <w:pPr>
        <w:pStyle w:val="FootnoteText"/>
        <w:spacing w:after="96"/>
        <w:ind w:firstLine="288"/>
        <w:rPr>
          <w:ins w:id="62" w:author="Author"/>
        </w:rPr>
      </w:pPr>
      <w:ins w:id="63" w:author="Author">
        <w:r w:rsidRPr="00E73A6C">
          <w:rPr>
            <w:rStyle w:val="FootnoteReference"/>
          </w:rPr>
          <w:footnoteRef/>
        </w:r>
        <w:r w:rsidRPr="00E73A6C">
          <w:t xml:space="preserve"> </w:t>
        </w:r>
        <w:r w:rsidRPr="00E73A6C">
          <w:rPr>
            <w:b/>
          </w:rPr>
          <w:t xml:space="preserve">23:9 </w:t>
        </w:r>
        <w:r w:rsidRPr="00E73A6C">
          <w:t>Or “defiling.”</w:t>
        </w:r>
      </w:ins>
    </w:p>
  </w:footnote>
  <w:footnote w:id="3">
    <w:p w:rsidR="00021B1B" w:rsidRPr="00E73A6C" w:rsidRDefault="00021B1B" w:rsidP="00E73A6C">
      <w:pPr>
        <w:pStyle w:val="FootnoteText"/>
        <w:spacing w:after="96"/>
        <w:ind w:firstLine="288"/>
        <w:rPr>
          <w:ins w:id="87" w:author="Author"/>
        </w:rPr>
      </w:pPr>
      <w:ins w:id="88" w:author="Author">
        <w:r w:rsidRPr="00E73A6C">
          <w:rPr>
            <w:rStyle w:val="FootnoteReference"/>
          </w:rPr>
          <w:footnoteRef/>
        </w:r>
        <w:r w:rsidRPr="00E73A6C">
          <w:t xml:space="preserve"> </w:t>
        </w:r>
        <w:r w:rsidRPr="00E73A6C">
          <w:rPr>
            <w:b/>
          </w:rPr>
          <w:t xml:space="preserve">23:12 </w:t>
        </w:r>
        <w:r w:rsidRPr="00E73A6C">
          <w:t>That is, a latrine.</w:t>
        </w:r>
      </w:ins>
    </w:p>
  </w:footnote>
  <w:footnote w:id="4">
    <w:p w:rsidR="00021B1B" w:rsidRPr="00E73A6C" w:rsidRDefault="00021B1B" w:rsidP="00E73A6C">
      <w:pPr>
        <w:pStyle w:val="FootnoteText"/>
        <w:spacing w:after="96"/>
        <w:ind w:firstLine="288"/>
        <w:rPr>
          <w:ins w:id="131" w:author="Author"/>
        </w:rPr>
      </w:pPr>
      <w:ins w:id="132" w:author="Author">
        <w:r w:rsidRPr="00E73A6C">
          <w:rPr>
            <w:rStyle w:val="FootnoteReference"/>
          </w:rPr>
          <w:footnoteRef/>
        </w:r>
        <w:r w:rsidRPr="00E73A6C">
          <w:t xml:space="preserve"> </w:t>
        </w:r>
        <w:r w:rsidRPr="00E73A6C">
          <w:rPr>
            <w:b/>
          </w:rPr>
          <w:t xml:space="preserve">23:18 </w:t>
        </w:r>
        <w:r w:rsidRPr="00E73A6C">
          <w:t>Or “the earnings of.”</w:t>
        </w:r>
      </w:ins>
    </w:p>
  </w:footnote>
  <w:footnote w:id="5">
    <w:p w:rsidR="00021B1B" w:rsidRPr="00E73A6C" w:rsidRDefault="00021B1B" w:rsidP="00E73A6C">
      <w:pPr>
        <w:pStyle w:val="FootnoteText"/>
        <w:spacing w:after="96"/>
        <w:ind w:firstLine="288"/>
        <w:rPr>
          <w:ins w:id="135" w:author="Author"/>
        </w:rPr>
      </w:pPr>
      <w:ins w:id="136" w:author="Author">
        <w:r w:rsidRPr="00E73A6C">
          <w:rPr>
            <w:rStyle w:val="FootnoteReference"/>
          </w:rPr>
          <w:footnoteRef/>
        </w:r>
        <w:r w:rsidRPr="00E73A6C">
          <w:t xml:space="preserve"> </w:t>
        </w:r>
        <w:r w:rsidRPr="00E73A6C">
          <w:rPr>
            <w:b/>
          </w:rPr>
          <w:t xml:space="preserve">23:18 </w:t>
        </w:r>
        <w:r w:rsidRPr="00E73A6C">
          <w:t>Lit., “a dog.”</w:t>
        </w:r>
      </w:ins>
    </w:p>
  </w:footnote>
  <w:footnote w:id="6">
    <w:p w:rsidR="00021B1B" w:rsidRPr="00E73A6C" w:rsidRDefault="00021B1B" w:rsidP="00E73A6C">
      <w:pPr>
        <w:pStyle w:val="FootnoteText"/>
        <w:spacing w:after="96"/>
        <w:ind w:firstLine="288"/>
        <w:rPr>
          <w:ins w:id="202" w:author="Author"/>
        </w:rPr>
      </w:pPr>
      <w:ins w:id="203" w:author="Author">
        <w:r w:rsidRPr="00E73A6C">
          <w:rPr>
            <w:rStyle w:val="FootnoteReference"/>
          </w:rPr>
          <w:footnoteRef/>
        </w:r>
        <w:r w:rsidRPr="00E73A6C">
          <w:t xml:space="preserve"> </w:t>
        </w:r>
        <w:r w:rsidRPr="00E73A6C">
          <w:rPr>
            <w:b/>
          </w:rPr>
          <w:t xml:space="preserve">23:24 </w:t>
        </w:r>
        <w:r w:rsidRPr="00E73A6C">
          <w:t>Or “soul.”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067F2">
      <w:rPr>
        <w:rStyle w:val="PageNumber"/>
        <w:noProof/>
      </w:rPr>
      <w:t>3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8067F2">
        <w:t>Deuteronomy Chapter 23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8067F2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067F2">
      <w:rPr>
        <w:noProof/>
        <w:snapToGrid w:val="0"/>
      </w:rPr>
      <w:t>Deuteronomy 23.Revised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8067F2">
        <w:t>Deuteronomy Chapter 23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8067F2">
      <w:t>05-Deuteronomy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067F2">
      <w:rPr>
        <w:noProof/>
        <w:snapToGrid w:val="0"/>
      </w:rPr>
      <w:t>Deuteronomy 23.Revised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8067F2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8067F2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8067F2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8067F2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2E1"/>
    <w:rsid w:val="00021B1B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7A72E1"/>
    <w:rsid w:val="008067F2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9042bbc511e54f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021B1B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21B1B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021B1B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021B1B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21B1B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021B1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9042bbc511e54f4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3</ap:Pages>
  <ap:Words>897</ap:Words>
  <ap:Characters>3968</ap:Characters>
  <ap:Application>Microsoft Office Word</ap:Application>
  <ap:DocSecurity>0</ap:DocSecurity>
  <ap:Lines>70</ap:Lines>
  <ap:Paragraphs>19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4846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23</dc:title>
  <dc:subject/>
  <dc:creator>Ruth Farrugia</dc:creator>
  <cp:keywords/>
  <dc:description/>
  <cp:lastModifiedBy>Ruth Farrugia</cp:lastModifiedBy>
  <cp:revision>3</cp:revision>
  <dcterms:created xsi:type="dcterms:W3CDTF">2020-09-21T12:14:00Z</dcterms:created>
  <dcterms:modified xsi:type="dcterms:W3CDTF">2020-09-21T12:14:00Z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23.docx</vt:lpwstr>
  </property>
  <property fmtid="{D5CDD505-2E9C-101B-9397-08002B2CF9AE}" pid="9" name="_TranslationDocumentId">
    <vt:i4>19506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5023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23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