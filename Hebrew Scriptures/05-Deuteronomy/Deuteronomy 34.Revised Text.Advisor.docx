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33F" w:rsidRPr="00FC3C6B" w:rsidRDefault="00D4533F" w:rsidP="00D4533F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FC3C6B">
        <w:rPr>
          <w:rFonts w:ascii="Trebuchet MS" w:hAnsi="Trebuchet MS"/>
          <w:b/>
          <w:sz w:val="24"/>
        </w:rPr>
        <w:t xml:space="preserve">34:1 </w:t>
      </w:r>
      <w:r w:rsidRPr="00FC3C6B">
        <w:rPr>
          <w:rFonts w:ascii="Trebuchet MS" w:hAnsi="Trebuchet MS"/>
          <w:noProof/>
          <w:sz w:val="24"/>
        </w:rPr>
        <w:t xml:space="preserve">Then Moses </w:t>
      </w:r>
      <w:del w:id="1" w:author="Author">
        <w:r w:rsidRPr="00FC3C6B">
          <w:rPr>
            <w:rFonts w:ascii="Trebuchet MS" w:hAnsi="Trebuchet MS"/>
            <w:noProof/>
            <w:sz w:val="24"/>
          </w:rPr>
          <w:delText xml:space="preserve">proceeded to go </w:delText>
        </w:r>
      </w:del>
      <w:ins w:id="2" w:author="Author">
        <w:r w:rsidRPr="00FC3C6B">
          <w:rPr>
            <w:rFonts w:ascii="Trebuchet MS" w:hAnsi="Trebuchet MS"/>
            <w:noProof/>
            <w:sz w:val="24"/>
          </w:rPr>
          <w:t xml:space="preserve">went </w:t>
        </w:r>
      </w:ins>
      <w:r w:rsidRPr="00FC3C6B">
        <w:rPr>
          <w:rFonts w:ascii="Trebuchet MS" w:hAnsi="Trebuchet MS"/>
          <w:noProof/>
          <w:sz w:val="24"/>
        </w:rPr>
        <w:t xml:space="preserve">up from the desert plains of Mo′ab </w:t>
      </w:r>
      <w:del w:id="3" w:author="Author">
        <w:r w:rsidRPr="00FC3C6B">
          <w:rPr>
            <w:rFonts w:ascii="Trebuchet MS" w:hAnsi="Trebuchet MS"/>
            <w:noProof/>
            <w:sz w:val="24"/>
          </w:rPr>
          <w:delText>into</w:delText>
        </w:r>
      </w:del>
      <w:ins w:id="4" w:author="Author">
        <w:r w:rsidRPr="00FC3C6B">
          <w:rPr>
            <w:rFonts w:ascii="Trebuchet MS" w:hAnsi="Trebuchet MS"/>
            <w:noProof/>
            <w:sz w:val="24"/>
          </w:rPr>
          <w:t>to</w:t>
        </w:r>
      </w:ins>
      <w:r w:rsidRPr="00FC3C6B">
        <w:rPr>
          <w:rFonts w:ascii="Trebuchet MS" w:hAnsi="Trebuchet MS"/>
          <w:noProof/>
          <w:sz w:val="24"/>
        </w:rPr>
        <w:t xml:space="preserve"> Mount Ne′bo, to the top of Pis′gah, which </w:t>
      </w:r>
      <w:del w:id="5" w:author="Author">
        <w:r w:rsidRPr="00FC3C6B">
          <w:rPr>
            <w:rFonts w:ascii="Trebuchet MS" w:hAnsi="Trebuchet MS"/>
            <w:noProof/>
            <w:sz w:val="24"/>
          </w:rPr>
          <w:delText>fronts toward</w:delText>
        </w:r>
      </w:del>
      <w:ins w:id="6" w:author="Author">
        <w:r w:rsidRPr="00FC3C6B">
          <w:rPr>
            <w:rFonts w:ascii="Trebuchet MS" w:hAnsi="Trebuchet MS"/>
            <w:noProof/>
            <w:sz w:val="24"/>
          </w:rPr>
          <w:t>faces</w:t>
        </w:r>
      </w:ins>
      <w:r w:rsidRPr="00FC3C6B">
        <w:rPr>
          <w:rFonts w:ascii="Trebuchet MS" w:hAnsi="Trebuchet MS"/>
          <w:noProof/>
          <w:sz w:val="24"/>
        </w:rPr>
        <w:t xml:space="preserve"> Jer′i·cho. And Jehovah </w:t>
      </w:r>
      <w:del w:id="7" w:author="Author">
        <w:r w:rsidRPr="00FC3C6B">
          <w:rPr>
            <w:rFonts w:ascii="Trebuchet MS" w:hAnsi="Trebuchet MS"/>
            <w:noProof/>
            <w:sz w:val="24"/>
          </w:rPr>
          <w:delText>went showing</w:delText>
        </w:r>
      </w:del>
      <w:ins w:id="8" w:author="Author">
        <w:r w:rsidRPr="00FC3C6B">
          <w:rPr>
            <w:rFonts w:ascii="Trebuchet MS" w:hAnsi="Trebuchet MS"/>
            <w:noProof/>
            <w:sz w:val="24"/>
          </w:rPr>
          <w:t>showed</w:t>
        </w:r>
      </w:ins>
      <w:r w:rsidRPr="00FC3C6B">
        <w:rPr>
          <w:rFonts w:ascii="Trebuchet MS" w:hAnsi="Trebuchet MS"/>
          <w:noProof/>
          <w:sz w:val="24"/>
        </w:rPr>
        <w:t xml:space="preserve"> him all the land, </w:t>
      </w:r>
      <w:ins w:id="9" w:author="Author">
        <w:r w:rsidRPr="00FC3C6B">
          <w:rPr>
            <w:rFonts w:ascii="Trebuchet MS" w:hAnsi="Trebuchet MS"/>
            <w:noProof/>
            <w:sz w:val="24"/>
          </w:rPr>
          <w:t xml:space="preserve">from </w:t>
        </w:r>
      </w:ins>
      <w:r w:rsidRPr="00FC3C6B">
        <w:rPr>
          <w:rFonts w:ascii="Trebuchet MS" w:hAnsi="Trebuchet MS"/>
          <w:noProof/>
          <w:sz w:val="24"/>
        </w:rPr>
        <w:t xml:space="preserve">Gil′e·ad </w:t>
      </w:r>
      <w:del w:id="10" w:author="Author">
        <w:r w:rsidRPr="00FC3C6B">
          <w:rPr>
            <w:rFonts w:ascii="Trebuchet MS" w:hAnsi="Trebuchet MS"/>
            <w:noProof/>
            <w:sz w:val="24"/>
          </w:rPr>
          <w:delText>as far as</w:delText>
        </w:r>
      </w:del>
      <w:ins w:id="11" w:author="Author">
        <w:r w:rsidRPr="00FC3C6B">
          <w:rPr>
            <w:rFonts w:ascii="Trebuchet MS" w:hAnsi="Trebuchet MS"/>
            <w:noProof/>
            <w:sz w:val="24"/>
          </w:rPr>
          <w:t>to</w:t>
        </w:r>
      </w:ins>
      <w:r w:rsidRPr="00FC3C6B">
        <w:rPr>
          <w:rFonts w:ascii="Trebuchet MS" w:hAnsi="Trebuchet MS"/>
          <w:noProof/>
          <w:sz w:val="24"/>
        </w:rPr>
        <w:t xml:space="preserve"> Dan, </w:t>
      </w:r>
      <w:r w:rsidRPr="00FC3C6B">
        <w:rPr>
          <w:rFonts w:ascii="Trebuchet MS" w:hAnsi="Trebuchet MS"/>
          <w:b/>
          <w:noProof/>
          <w:sz w:val="24"/>
        </w:rPr>
        <w:t xml:space="preserve">34:2 </w:t>
      </w:r>
      <w:r w:rsidRPr="00FC3C6B">
        <w:rPr>
          <w:rFonts w:ascii="Trebuchet MS" w:hAnsi="Trebuchet MS"/>
          <w:noProof/>
          <w:sz w:val="24"/>
        </w:rPr>
        <w:t>and all Naph′ta·li and the land of E′phra·im and Ma·nas′seh</w:t>
      </w:r>
      <w:ins w:id="12" w:author="Author">
        <w:r w:rsidRPr="00FC3C6B">
          <w:rPr>
            <w:rFonts w:ascii="Trebuchet MS" w:hAnsi="Trebuchet MS"/>
            <w:noProof/>
            <w:sz w:val="24"/>
          </w:rPr>
          <w:t>,</w:t>
        </w:r>
      </w:ins>
      <w:r w:rsidRPr="00FC3C6B">
        <w:rPr>
          <w:rFonts w:ascii="Trebuchet MS" w:hAnsi="Trebuchet MS"/>
          <w:noProof/>
          <w:sz w:val="24"/>
        </w:rPr>
        <w:t xml:space="preserve"> and all the land of Judah as far as the western sea,</w:t>
      </w:r>
      <w:ins w:id="13" w:author="Author">
        <w:r w:rsidRPr="00FC3C6B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FC3C6B">
        <w:rPr>
          <w:rFonts w:ascii="Trebuchet MS" w:hAnsi="Trebuchet MS"/>
          <w:noProof/>
          <w:sz w:val="24"/>
        </w:rPr>
        <w:t xml:space="preserve"> </w:t>
      </w:r>
      <w:r w:rsidRPr="00FC3C6B">
        <w:rPr>
          <w:rFonts w:ascii="Trebuchet MS" w:hAnsi="Trebuchet MS"/>
          <w:b/>
          <w:noProof/>
          <w:sz w:val="24"/>
        </w:rPr>
        <w:t xml:space="preserve">34:3 </w:t>
      </w:r>
      <w:r w:rsidRPr="00FC3C6B">
        <w:rPr>
          <w:rFonts w:ascii="Trebuchet MS" w:hAnsi="Trebuchet MS"/>
          <w:noProof/>
          <w:sz w:val="24"/>
        </w:rPr>
        <w:t>and the Neg′eb and the District, the valley plain of Jer′i·cho, the city of the palm trees, as far as Zo′ar.</w:t>
      </w:r>
    </w:p>
    <w:p w:rsidR="00D4533F" w:rsidRPr="00FC3C6B" w:rsidRDefault="00D4533F" w:rsidP="00D4533F">
      <w:pPr>
        <w:rPr>
          <w:rFonts w:ascii="Trebuchet MS" w:hAnsi="Trebuchet MS"/>
          <w:noProof/>
          <w:sz w:val="24"/>
        </w:rPr>
      </w:pPr>
      <w:r w:rsidRPr="00FC3C6B">
        <w:rPr>
          <w:rFonts w:ascii="Trebuchet MS" w:hAnsi="Trebuchet MS"/>
          <w:b/>
          <w:sz w:val="24"/>
        </w:rPr>
        <w:t xml:space="preserve">34:4 </w:t>
      </w:r>
      <w:del w:id="16" w:author="Author">
        <w:r w:rsidRPr="00FC3C6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C3C6B">
        <w:rPr>
          <w:rFonts w:ascii="Trebuchet MS" w:hAnsi="Trebuchet MS"/>
          <w:noProof/>
          <w:sz w:val="24"/>
        </w:rPr>
        <w:t xml:space="preserve">Jehovah </w:t>
      </w:r>
      <w:del w:id="17" w:author="Author">
        <w:r w:rsidRPr="00FC3C6B">
          <w:rPr>
            <w:rFonts w:ascii="Trebuchet MS" w:hAnsi="Trebuchet MS"/>
            <w:noProof/>
            <w:sz w:val="24"/>
          </w:rPr>
          <w:delText>went on to say</w:delText>
        </w:r>
      </w:del>
      <w:ins w:id="18" w:author="Author">
        <w:r w:rsidRPr="00FC3C6B">
          <w:rPr>
            <w:rFonts w:ascii="Trebuchet MS" w:hAnsi="Trebuchet MS"/>
            <w:noProof/>
            <w:sz w:val="24"/>
          </w:rPr>
          <w:t>then said</w:t>
        </w:r>
      </w:ins>
      <w:r w:rsidRPr="00FC3C6B">
        <w:rPr>
          <w:rFonts w:ascii="Trebuchet MS" w:hAnsi="Trebuchet MS"/>
          <w:noProof/>
          <w:sz w:val="24"/>
        </w:rPr>
        <w:t xml:space="preserve"> to him: “This is the land about which I have sworn to Abraham, Isaac</w:t>
      </w:r>
      <w:ins w:id="19" w:author="Author">
        <w:r w:rsidRPr="00FC3C6B">
          <w:rPr>
            <w:rFonts w:ascii="Trebuchet MS" w:hAnsi="Trebuchet MS"/>
            <w:noProof/>
            <w:sz w:val="24"/>
          </w:rPr>
          <w:t>,</w:t>
        </w:r>
      </w:ins>
      <w:r w:rsidRPr="00FC3C6B">
        <w:rPr>
          <w:rFonts w:ascii="Trebuchet MS" w:hAnsi="Trebuchet MS"/>
          <w:noProof/>
          <w:sz w:val="24"/>
        </w:rPr>
        <w:t xml:space="preserve"> and Jacob, saying, ‘To your </w:t>
      </w:r>
      <w:del w:id="20" w:author="Author">
        <w:r w:rsidRPr="00FC3C6B">
          <w:rPr>
            <w:rFonts w:ascii="Trebuchet MS" w:hAnsi="Trebuchet MS"/>
            <w:noProof/>
            <w:sz w:val="24"/>
          </w:rPr>
          <w:delText>seed</w:delText>
        </w:r>
      </w:del>
      <w:ins w:id="21" w:author="Author">
        <w:r w:rsidRPr="00FC3C6B">
          <w:rPr>
            <w:rFonts w:ascii="Trebuchet MS" w:hAnsi="Trebuchet MS"/>
            <w:noProof/>
            <w:sz w:val="24"/>
          </w:rPr>
          <w:t>offspring</w:t>
        </w:r>
        <w:r w:rsidRPr="00FC3C6B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FC3C6B">
        <w:rPr>
          <w:rFonts w:ascii="Trebuchet MS" w:hAnsi="Trebuchet MS"/>
          <w:noProof/>
          <w:sz w:val="24"/>
        </w:rPr>
        <w:t xml:space="preserve"> I </w:t>
      </w:r>
      <w:del w:id="24" w:author="Author">
        <w:r w:rsidRPr="00FC3C6B">
          <w:rPr>
            <w:rFonts w:ascii="Trebuchet MS" w:hAnsi="Trebuchet MS"/>
            <w:noProof/>
            <w:sz w:val="24"/>
          </w:rPr>
          <w:delText>shall</w:delText>
        </w:r>
      </w:del>
      <w:ins w:id="25" w:author="Author">
        <w:r w:rsidRPr="00FC3C6B">
          <w:rPr>
            <w:rFonts w:ascii="Trebuchet MS" w:hAnsi="Trebuchet MS"/>
            <w:noProof/>
            <w:sz w:val="24"/>
          </w:rPr>
          <w:t>will</w:t>
        </w:r>
      </w:ins>
      <w:r w:rsidRPr="00FC3C6B">
        <w:rPr>
          <w:rFonts w:ascii="Trebuchet MS" w:hAnsi="Trebuchet MS"/>
          <w:noProof/>
          <w:sz w:val="24"/>
        </w:rPr>
        <w:t xml:space="preserve"> give it.’ I have </w:t>
      </w:r>
      <w:del w:id="26" w:author="Author">
        <w:r w:rsidRPr="00FC3C6B">
          <w:rPr>
            <w:rFonts w:ascii="Trebuchet MS" w:hAnsi="Trebuchet MS"/>
            <w:noProof/>
            <w:sz w:val="24"/>
          </w:rPr>
          <w:delText>caused</w:delText>
        </w:r>
      </w:del>
      <w:ins w:id="27" w:author="Author">
        <w:r w:rsidRPr="00FC3C6B">
          <w:rPr>
            <w:rFonts w:ascii="Trebuchet MS" w:hAnsi="Trebuchet MS"/>
            <w:noProof/>
            <w:sz w:val="24"/>
          </w:rPr>
          <w:t>let</w:t>
        </w:r>
      </w:ins>
      <w:r w:rsidRPr="00FC3C6B">
        <w:rPr>
          <w:rFonts w:ascii="Trebuchet MS" w:hAnsi="Trebuchet MS"/>
          <w:noProof/>
          <w:sz w:val="24"/>
        </w:rPr>
        <w:t xml:space="preserve"> you </w:t>
      </w:r>
      <w:del w:id="28" w:author="Author">
        <w:r w:rsidRPr="00FC3C6B">
          <w:rPr>
            <w:rFonts w:ascii="Trebuchet MS" w:hAnsi="Trebuchet MS"/>
            <w:noProof/>
            <w:sz w:val="24"/>
          </w:rPr>
          <w:delText xml:space="preserve">to </w:delText>
        </w:r>
      </w:del>
      <w:r w:rsidRPr="00FC3C6B">
        <w:rPr>
          <w:rFonts w:ascii="Trebuchet MS" w:hAnsi="Trebuchet MS"/>
          <w:noProof/>
          <w:sz w:val="24"/>
        </w:rPr>
        <w:t xml:space="preserve">see it with your own eyes, </w:t>
      </w:r>
      <w:del w:id="29" w:author="Author">
        <w:r w:rsidRPr="00FC3C6B">
          <w:rPr>
            <w:rFonts w:ascii="Trebuchet MS" w:hAnsi="Trebuchet MS"/>
            <w:noProof/>
            <w:sz w:val="24"/>
          </w:rPr>
          <w:delText>as</w:delText>
        </w:r>
      </w:del>
      <w:ins w:id="30" w:author="Author">
        <w:r w:rsidRPr="00FC3C6B">
          <w:rPr>
            <w:rFonts w:ascii="Trebuchet MS" w:hAnsi="Trebuchet MS"/>
            <w:noProof/>
            <w:sz w:val="24"/>
          </w:rPr>
          <w:t>but</w:t>
        </w:r>
      </w:ins>
      <w:r w:rsidRPr="00FC3C6B">
        <w:rPr>
          <w:rFonts w:ascii="Trebuchet MS" w:hAnsi="Trebuchet MS"/>
          <w:noProof/>
          <w:sz w:val="24"/>
        </w:rPr>
        <w:t xml:space="preserve"> you will not cross over there.”</w:t>
      </w:r>
    </w:p>
    <w:p w:rsidR="00D4533F" w:rsidRPr="00FC3C6B" w:rsidRDefault="00D4533F" w:rsidP="00D4533F">
      <w:pPr>
        <w:rPr>
          <w:rFonts w:ascii="Trebuchet MS" w:hAnsi="Trebuchet MS"/>
          <w:noProof/>
          <w:sz w:val="24"/>
        </w:rPr>
      </w:pPr>
      <w:r w:rsidRPr="00FC3C6B">
        <w:rPr>
          <w:rFonts w:ascii="Trebuchet MS" w:hAnsi="Trebuchet MS"/>
          <w:b/>
          <w:sz w:val="24"/>
        </w:rPr>
        <w:t xml:space="preserve">34:5 </w:t>
      </w:r>
      <w:r w:rsidRPr="00FC3C6B">
        <w:rPr>
          <w:rFonts w:ascii="Trebuchet MS" w:hAnsi="Trebuchet MS"/>
          <w:noProof/>
          <w:sz w:val="24"/>
        </w:rPr>
        <w:t xml:space="preserve">After that Moses the servant of Jehovah died there in the land of Mo′ab </w:t>
      </w:r>
      <w:del w:id="31" w:author="Author">
        <w:r w:rsidRPr="00FC3C6B">
          <w:rPr>
            <w:rFonts w:ascii="Trebuchet MS" w:hAnsi="Trebuchet MS"/>
            <w:noProof/>
            <w:sz w:val="24"/>
          </w:rPr>
          <w:delText>at the order of</w:delText>
        </w:r>
      </w:del>
      <w:ins w:id="32" w:author="Author">
        <w:r w:rsidRPr="00FC3C6B">
          <w:rPr>
            <w:rFonts w:ascii="Trebuchet MS" w:hAnsi="Trebuchet MS"/>
            <w:noProof/>
            <w:sz w:val="24"/>
          </w:rPr>
          <w:t>just as</w:t>
        </w:r>
      </w:ins>
      <w:r w:rsidRPr="00FC3C6B">
        <w:rPr>
          <w:rFonts w:ascii="Trebuchet MS" w:hAnsi="Trebuchet MS"/>
          <w:noProof/>
          <w:sz w:val="24"/>
        </w:rPr>
        <w:t xml:space="preserve"> Jehovah</w:t>
      </w:r>
      <w:ins w:id="33" w:author="Author">
        <w:r w:rsidRPr="00FC3C6B">
          <w:rPr>
            <w:rFonts w:ascii="Trebuchet MS" w:hAnsi="Trebuchet MS"/>
            <w:noProof/>
            <w:sz w:val="24"/>
          </w:rPr>
          <w:t xml:space="preserve"> had said</w:t>
        </w:r>
      </w:ins>
      <w:r w:rsidRPr="00FC3C6B">
        <w:rPr>
          <w:rFonts w:ascii="Trebuchet MS" w:hAnsi="Trebuchet MS"/>
          <w:noProof/>
          <w:sz w:val="24"/>
        </w:rPr>
        <w:t xml:space="preserve">. </w:t>
      </w:r>
      <w:r w:rsidRPr="00FC3C6B">
        <w:rPr>
          <w:rFonts w:ascii="Trebuchet MS" w:hAnsi="Trebuchet MS"/>
          <w:b/>
          <w:noProof/>
          <w:sz w:val="24"/>
        </w:rPr>
        <w:t xml:space="preserve">34:6 </w:t>
      </w:r>
      <w:del w:id="34" w:author="Author">
        <w:r w:rsidRPr="00FC3C6B">
          <w:rPr>
            <w:rFonts w:ascii="Trebuchet MS" w:hAnsi="Trebuchet MS"/>
            <w:noProof/>
            <w:sz w:val="24"/>
          </w:rPr>
          <w:delText>And he proceeded to bury</w:delText>
        </w:r>
      </w:del>
      <w:ins w:id="35" w:author="Author">
        <w:r w:rsidRPr="00FC3C6B">
          <w:rPr>
            <w:rFonts w:ascii="Trebuchet MS" w:hAnsi="Trebuchet MS"/>
            <w:noProof/>
            <w:sz w:val="24"/>
          </w:rPr>
          <w:t>He buried</w:t>
        </w:r>
      </w:ins>
      <w:r w:rsidRPr="00FC3C6B">
        <w:rPr>
          <w:rFonts w:ascii="Trebuchet MS" w:hAnsi="Trebuchet MS"/>
          <w:noProof/>
          <w:sz w:val="24"/>
        </w:rPr>
        <w:t xml:space="preserve"> him in the valley in the land of Mo′ab</w:t>
      </w:r>
      <w:del w:id="36" w:author="Author">
        <w:r w:rsidRPr="00FC3C6B">
          <w:rPr>
            <w:rFonts w:ascii="Trebuchet MS" w:hAnsi="Trebuchet MS"/>
            <w:noProof/>
            <w:sz w:val="24"/>
          </w:rPr>
          <w:delText xml:space="preserve"> in front of</w:delText>
        </w:r>
      </w:del>
      <w:ins w:id="37" w:author="Author">
        <w:r w:rsidRPr="00FC3C6B">
          <w:rPr>
            <w:rFonts w:ascii="Trebuchet MS" w:hAnsi="Trebuchet MS"/>
            <w:noProof/>
            <w:sz w:val="24"/>
          </w:rPr>
          <w:t>, opposite</w:t>
        </w:r>
      </w:ins>
      <w:r w:rsidRPr="00FC3C6B">
        <w:rPr>
          <w:rFonts w:ascii="Trebuchet MS" w:hAnsi="Trebuchet MS"/>
          <w:noProof/>
          <w:sz w:val="24"/>
        </w:rPr>
        <w:t xml:space="preserve"> Beth-pe′or, and nobody </w:t>
      </w:r>
      <w:del w:id="38" w:author="Author">
        <w:r w:rsidRPr="00FC3C6B">
          <w:rPr>
            <w:rFonts w:ascii="Trebuchet MS" w:hAnsi="Trebuchet MS"/>
            <w:noProof/>
            <w:sz w:val="24"/>
          </w:rPr>
          <w:delText>has come to know</w:delText>
        </w:r>
      </w:del>
      <w:ins w:id="39" w:author="Author">
        <w:r w:rsidRPr="00FC3C6B">
          <w:rPr>
            <w:rFonts w:ascii="Trebuchet MS" w:hAnsi="Trebuchet MS"/>
            <w:noProof/>
            <w:sz w:val="24"/>
          </w:rPr>
          <w:t>knows where</w:t>
        </w:r>
      </w:ins>
      <w:r w:rsidRPr="00FC3C6B">
        <w:rPr>
          <w:rFonts w:ascii="Trebuchet MS" w:hAnsi="Trebuchet MS"/>
          <w:noProof/>
          <w:sz w:val="24"/>
        </w:rPr>
        <w:t xml:space="preserve"> his grave </w:t>
      </w:r>
      <w:ins w:id="40" w:author="Author">
        <w:r w:rsidRPr="00FC3C6B">
          <w:rPr>
            <w:rFonts w:ascii="Trebuchet MS" w:hAnsi="Trebuchet MS"/>
            <w:noProof/>
            <w:sz w:val="24"/>
          </w:rPr>
          <w:t xml:space="preserve">is </w:t>
        </w:r>
      </w:ins>
      <w:r w:rsidRPr="00FC3C6B">
        <w:rPr>
          <w:rFonts w:ascii="Trebuchet MS" w:hAnsi="Trebuchet MS"/>
          <w:noProof/>
          <w:sz w:val="24"/>
        </w:rPr>
        <w:t xml:space="preserve">down to this day. </w:t>
      </w:r>
      <w:r w:rsidRPr="00FC3C6B">
        <w:rPr>
          <w:rFonts w:ascii="Trebuchet MS" w:hAnsi="Trebuchet MS"/>
          <w:b/>
          <w:noProof/>
          <w:sz w:val="24"/>
        </w:rPr>
        <w:t xml:space="preserve">34:7 </w:t>
      </w:r>
      <w:del w:id="41" w:author="Author">
        <w:r w:rsidRPr="00FC3C6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C3C6B">
        <w:rPr>
          <w:rFonts w:ascii="Trebuchet MS" w:hAnsi="Trebuchet MS"/>
          <w:noProof/>
          <w:sz w:val="24"/>
        </w:rPr>
        <w:t xml:space="preserve">Moses was </w:t>
      </w:r>
      <w:del w:id="42" w:author="Author">
        <w:r w:rsidRPr="00FC3C6B">
          <w:rPr>
            <w:rFonts w:ascii="Trebuchet MS" w:hAnsi="Trebuchet MS"/>
            <w:noProof/>
            <w:sz w:val="24"/>
          </w:rPr>
          <w:delText>a hundred and twenty</w:delText>
        </w:r>
      </w:del>
      <w:ins w:id="43" w:author="Author">
        <w:r w:rsidRPr="00FC3C6B">
          <w:rPr>
            <w:rFonts w:ascii="Trebuchet MS" w:hAnsi="Trebuchet MS"/>
            <w:noProof/>
            <w:sz w:val="24"/>
          </w:rPr>
          <w:t>120</w:t>
        </w:r>
      </w:ins>
      <w:r w:rsidRPr="00FC3C6B">
        <w:rPr>
          <w:rFonts w:ascii="Trebuchet MS" w:hAnsi="Trebuchet MS"/>
          <w:noProof/>
          <w:sz w:val="24"/>
        </w:rPr>
        <w:t xml:space="preserve"> years old at his death. His </w:t>
      </w:r>
      <w:del w:id="44" w:author="Author">
        <w:r w:rsidRPr="00FC3C6B">
          <w:rPr>
            <w:rFonts w:ascii="Trebuchet MS" w:hAnsi="Trebuchet MS"/>
            <w:noProof/>
            <w:sz w:val="24"/>
          </w:rPr>
          <w:delText>eye</w:delText>
        </w:r>
      </w:del>
      <w:ins w:id="45" w:author="Author">
        <w:r w:rsidRPr="00FC3C6B">
          <w:rPr>
            <w:rFonts w:ascii="Trebuchet MS" w:hAnsi="Trebuchet MS"/>
            <w:noProof/>
            <w:sz w:val="24"/>
          </w:rPr>
          <w:t>eyes</w:t>
        </w:r>
      </w:ins>
      <w:r w:rsidRPr="00FC3C6B">
        <w:rPr>
          <w:rFonts w:ascii="Trebuchet MS" w:hAnsi="Trebuchet MS"/>
          <w:noProof/>
          <w:sz w:val="24"/>
        </w:rPr>
        <w:t xml:space="preserve"> had not grown dim, and his </w:t>
      </w:r>
      <w:del w:id="46" w:author="Author">
        <w:r w:rsidRPr="00FC3C6B">
          <w:rPr>
            <w:rFonts w:ascii="Trebuchet MS" w:hAnsi="Trebuchet MS"/>
            <w:noProof/>
            <w:sz w:val="24"/>
          </w:rPr>
          <w:delText xml:space="preserve">vital </w:delText>
        </w:r>
      </w:del>
      <w:r w:rsidRPr="00FC3C6B">
        <w:rPr>
          <w:rFonts w:ascii="Trebuchet MS" w:hAnsi="Trebuchet MS"/>
          <w:noProof/>
          <w:sz w:val="24"/>
        </w:rPr>
        <w:t xml:space="preserve">strength had not </w:t>
      </w:r>
      <w:del w:id="47" w:author="Author">
        <w:r w:rsidRPr="00FC3C6B">
          <w:rPr>
            <w:rFonts w:ascii="Trebuchet MS" w:hAnsi="Trebuchet MS"/>
            <w:noProof/>
            <w:sz w:val="24"/>
          </w:rPr>
          <w:delText>fled</w:delText>
        </w:r>
      </w:del>
      <w:ins w:id="48" w:author="Author">
        <w:r w:rsidRPr="00FC3C6B">
          <w:rPr>
            <w:rFonts w:ascii="Trebuchet MS" w:hAnsi="Trebuchet MS"/>
            <w:noProof/>
            <w:sz w:val="24"/>
          </w:rPr>
          <w:t>departed</w:t>
        </w:r>
      </w:ins>
      <w:r w:rsidRPr="00FC3C6B">
        <w:rPr>
          <w:rFonts w:ascii="Trebuchet MS" w:hAnsi="Trebuchet MS"/>
          <w:noProof/>
          <w:sz w:val="24"/>
        </w:rPr>
        <w:t xml:space="preserve">. </w:t>
      </w:r>
      <w:r w:rsidRPr="00FC3C6B">
        <w:rPr>
          <w:rFonts w:ascii="Trebuchet MS" w:hAnsi="Trebuchet MS"/>
          <w:b/>
          <w:noProof/>
          <w:sz w:val="24"/>
        </w:rPr>
        <w:t xml:space="preserve">34:8 </w:t>
      </w:r>
      <w:del w:id="49" w:author="Author">
        <w:r w:rsidRPr="00FC3C6B">
          <w:rPr>
            <w:rFonts w:ascii="Trebuchet MS" w:hAnsi="Trebuchet MS"/>
            <w:noProof/>
            <w:sz w:val="24"/>
          </w:rPr>
          <w:delText>And the sons</w:delText>
        </w:r>
      </w:del>
      <w:ins w:id="50" w:author="Author">
        <w:r w:rsidRPr="00FC3C6B">
          <w:rPr>
            <w:rFonts w:ascii="Trebuchet MS" w:hAnsi="Trebuchet MS"/>
            <w:noProof/>
            <w:sz w:val="24"/>
          </w:rPr>
          <w:t>The people</w:t>
        </w:r>
      </w:ins>
      <w:r w:rsidRPr="00FC3C6B">
        <w:rPr>
          <w:rFonts w:ascii="Trebuchet MS" w:hAnsi="Trebuchet MS"/>
          <w:noProof/>
          <w:sz w:val="24"/>
        </w:rPr>
        <w:t xml:space="preserve"> of Israel </w:t>
      </w:r>
      <w:del w:id="51" w:author="Author">
        <w:r w:rsidRPr="00FC3C6B">
          <w:rPr>
            <w:rFonts w:ascii="Trebuchet MS" w:hAnsi="Trebuchet MS"/>
            <w:noProof/>
            <w:sz w:val="24"/>
          </w:rPr>
          <w:delText>proceeded to weep</w:delText>
        </w:r>
      </w:del>
      <w:ins w:id="52" w:author="Author">
        <w:r w:rsidRPr="00FC3C6B">
          <w:rPr>
            <w:rFonts w:ascii="Trebuchet MS" w:hAnsi="Trebuchet MS"/>
            <w:noProof/>
            <w:sz w:val="24"/>
          </w:rPr>
          <w:t>wept</w:t>
        </w:r>
      </w:ins>
      <w:r w:rsidRPr="00FC3C6B">
        <w:rPr>
          <w:rFonts w:ascii="Trebuchet MS" w:hAnsi="Trebuchet MS"/>
          <w:noProof/>
          <w:sz w:val="24"/>
        </w:rPr>
        <w:t xml:space="preserve"> for Moses on the desert plains of Mo′ab </w:t>
      </w:r>
      <w:del w:id="53" w:author="Author">
        <w:r w:rsidRPr="00FC3C6B">
          <w:rPr>
            <w:rFonts w:ascii="Trebuchet MS" w:hAnsi="Trebuchet MS"/>
            <w:noProof/>
            <w:sz w:val="24"/>
          </w:rPr>
          <w:delText>thirty</w:delText>
        </w:r>
      </w:del>
      <w:ins w:id="54" w:author="Author">
        <w:r w:rsidRPr="00FC3C6B">
          <w:rPr>
            <w:rFonts w:ascii="Trebuchet MS" w:hAnsi="Trebuchet MS"/>
            <w:noProof/>
            <w:sz w:val="24"/>
          </w:rPr>
          <w:t>for 30</w:t>
        </w:r>
      </w:ins>
      <w:r w:rsidRPr="00FC3C6B">
        <w:rPr>
          <w:rFonts w:ascii="Trebuchet MS" w:hAnsi="Trebuchet MS"/>
          <w:noProof/>
          <w:sz w:val="24"/>
        </w:rPr>
        <w:t xml:space="preserve"> days. </w:t>
      </w:r>
      <w:del w:id="55" w:author="Author">
        <w:r w:rsidRPr="00FC3C6B">
          <w:rPr>
            <w:rFonts w:ascii="Trebuchet MS" w:hAnsi="Trebuchet MS"/>
            <w:noProof/>
            <w:sz w:val="24"/>
          </w:rPr>
          <w:delText>At length</w:delText>
        </w:r>
      </w:del>
      <w:ins w:id="56" w:author="Author">
        <w:r w:rsidRPr="00FC3C6B">
          <w:rPr>
            <w:rFonts w:ascii="Trebuchet MS" w:hAnsi="Trebuchet MS"/>
            <w:noProof/>
            <w:sz w:val="24"/>
          </w:rPr>
          <w:t>Then</w:t>
        </w:r>
      </w:ins>
      <w:r w:rsidRPr="00FC3C6B">
        <w:rPr>
          <w:rFonts w:ascii="Trebuchet MS" w:hAnsi="Trebuchet MS"/>
          <w:noProof/>
          <w:sz w:val="24"/>
        </w:rPr>
        <w:t xml:space="preserve"> the days of weeping </w:t>
      </w:r>
      <w:del w:id="57" w:author="Author">
        <w:r w:rsidRPr="00FC3C6B">
          <w:rPr>
            <w:rFonts w:ascii="Trebuchet MS" w:hAnsi="Trebuchet MS"/>
            <w:noProof/>
            <w:sz w:val="24"/>
          </w:rPr>
          <w:delText>of the</w:delText>
        </w:r>
      </w:del>
      <w:ins w:id="58" w:author="Author">
        <w:r w:rsidRPr="00FC3C6B">
          <w:rPr>
            <w:rFonts w:ascii="Trebuchet MS" w:hAnsi="Trebuchet MS"/>
            <w:noProof/>
            <w:sz w:val="24"/>
          </w:rPr>
          <w:t>and</w:t>
        </w:r>
      </w:ins>
      <w:r w:rsidRPr="00FC3C6B">
        <w:rPr>
          <w:rFonts w:ascii="Trebuchet MS" w:hAnsi="Trebuchet MS"/>
          <w:noProof/>
          <w:sz w:val="24"/>
        </w:rPr>
        <w:t xml:space="preserve"> mourning </w:t>
      </w:r>
      <w:del w:id="59" w:author="Author">
        <w:r w:rsidRPr="00FC3C6B">
          <w:rPr>
            <w:rFonts w:ascii="Trebuchet MS" w:hAnsi="Trebuchet MS"/>
            <w:noProof/>
            <w:sz w:val="24"/>
          </w:rPr>
          <w:delText xml:space="preserve">period </w:delText>
        </w:r>
      </w:del>
      <w:r w:rsidRPr="00FC3C6B">
        <w:rPr>
          <w:rFonts w:ascii="Trebuchet MS" w:hAnsi="Trebuchet MS"/>
          <w:noProof/>
          <w:sz w:val="24"/>
        </w:rPr>
        <w:t>for Moses were completed.</w:t>
      </w:r>
    </w:p>
    <w:p w:rsidR="00D4533F" w:rsidRPr="00FC3C6B" w:rsidRDefault="00D4533F" w:rsidP="00D4533F">
      <w:pPr>
        <w:rPr>
          <w:rFonts w:ascii="Trebuchet MS" w:hAnsi="Trebuchet MS"/>
          <w:noProof/>
          <w:sz w:val="24"/>
        </w:rPr>
      </w:pPr>
      <w:r w:rsidRPr="00FC3C6B">
        <w:rPr>
          <w:rFonts w:ascii="Trebuchet MS" w:hAnsi="Trebuchet MS"/>
          <w:b/>
          <w:sz w:val="24"/>
        </w:rPr>
        <w:t xml:space="preserve">34:9 </w:t>
      </w:r>
      <w:del w:id="60" w:author="Author">
        <w:r w:rsidRPr="00FC3C6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C3C6B">
        <w:rPr>
          <w:rFonts w:ascii="Trebuchet MS" w:hAnsi="Trebuchet MS"/>
          <w:noProof/>
          <w:sz w:val="24"/>
        </w:rPr>
        <w:t xml:space="preserve">Joshua the son of Nun was full of the spirit of wisdom, for Moses had laid his hand </w:t>
      </w:r>
      <w:del w:id="61" w:author="Author">
        <w:r w:rsidRPr="00FC3C6B">
          <w:rPr>
            <w:rFonts w:ascii="Trebuchet MS" w:hAnsi="Trebuchet MS"/>
            <w:noProof/>
            <w:sz w:val="24"/>
          </w:rPr>
          <w:delText>upon</w:delText>
        </w:r>
      </w:del>
      <w:ins w:id="62" w:author="Author">
        <w:r w:rsidRPr="00FC3C6B">
          <w:rPr>
            <w:rFonts w:ascii="Trebuchet MS" w:hAnsi="Trebuchet MS"/>
            <w:noProof/>
            <w:sz w:val="24"/>
          </w:rPr>
          <w:t>on</w:t>
        </w:r>
      </w:ins>
      <w:r w:rsidRPr="00FC3C6B">
        <w:rPr>
          <w:rFonts w:ascii="Trebuchet MS" w:hAnsi="Trebuchet MS"/>
          <w:noProof/>
          <w:sz w:val="24"/>
        </w:rPr>
        <w:t xml:space="preserve"> him; and the </w:t>
      </w:r>
      <w:del w:id="63" w:author="Author">
        <w:r w:rsidRPr="00FC3C6B">
          <w:rPr>
            <w:rFonts w:ascii="Trebuchet MS" w:hAnsi="Trebuchet MS"/>
            <w:noProof/>
            <w:sz w:val="24"/>
          </w:rPr>
          <w:delText>sons of Israel</w:delText>
        </w:r>
      </w:del>
      <w:ins w:id="64" w:author="Author">
        <w:r w:rsidRPr="00FC3C6B">
          <w:rPr>
            <w:rFonts w:ascii="Trebuchet MS" w:hAnsi="Trebuchet MS"/>
            <w:noProof/>
            <w:sz w:val="24"/>
          </w:rPr>
          <w:t>Israelites</w:t>
        </w:r>
      </w:ins>
      <w:r w:rsidRPr="00FC3C6B">
        <w:rPr>
          <w:rFonts w:ascii="Trebuchet MS" w:hAnsi="Trebuchet MS"/>
          <w:noProof/>
          <w:sz w:val="24"/>
        </w:rPr>
        <w:t xml:space="preserve"> began to listen to him</w:t>
      </w:r>
      <w:ins w:id="65" w:author="Author">
        <w:r w:rsidRPr="00FC3C6B">
          <w:rPr>
            <w:rFonts w:ascii="Trebuchet MS" w:hAnsi="Trebuchet MS"/>
            <w:noProof/>
            <w:sz w:val="24"/>
          </w:rPr>
          <w:t>,</w:t>
        </w:r>
      </w:ins>
      <w:r w:rsidRPr="00FC3C6B">
        <w:rPr>
          <w:rFonts w:ascii="Trebuchet MS" w:hAnsi="Trebuchet MS"/>
          <w:noProof/>
          <w:sz w:val="24"/>
        </w:rPr>
        <w:t xml:space="preserve"> and they </w:t>
      </w:r>
      <w:del w:id="66" w:author="Author">
        <w:r w:rsidRPr="00FC3C6B">
          <w:rPr>
            <w:rFonts w:ascii="Trebuchet MS" w:hAnsi="Trebuchet MS"/>
            <w:noProof/>
            <w:sz w:val="24"/>
          </w:rPr>
          <w:delText>went doing</w:delText>
        </w:r>
      </w:del>
      <w:ins w:id="67" w:author="Author">
        <w:r w:rsidRPr="00FC3C6B">
          <w:rPr>
            <w:rFonts w:ascii="Trebuchet MS" w:hAnsi="Trebuchet MS"/>
            <w:noProof/>
            <w:sz w:val="24"/>
          </w:rPr>
          <w:t>did</w:t>
        </w:r>
      </w:ins>
      <w:r w:rsidRPr="00FC3C6B">
        <w:rPr>
          <w:rFonts w:ascii="Trebuchet MS" w:hAnsi="Trebuchet MS"/>
          <w:noProof/>
          <w:sz w:val="24"/>
        </w:rPr>
        <w:t xml:space="preserve"> just as Jehovah had commanded Moses. </w:t>
      </w:r>
      <w:r w:rsidRPr="00FC3C6B">
        <w:rPr>
          <w:rFonts w:ascii="Trebuchet MS" w:hAnsi="Trebuchet MS"/>
          <w:b/>
          <w:noProof/>
          <w:sz w:val="24"/>
        </w:rPr>
        <w:t xml:space="preserve">34:10 </w:t>
      </w:r>
      <w:r w:rsidRPr="00FC3C6B">
        <w:rPr>
          <w:rFonts w:ascii="Trebuchet MS" w:hAnsi="Trebuchet MS"/>
          <w:noProof/>
          <w:sz w:val="24"/>
        </w:rPr>
        <w:t xml:space="preserve">But there has never </w:t>
      </w:r>
      <w:del w:id="68" w:author="Author">
        <w:r w:rsidRPr="00FC3C6B">
          <w:rPr>
            <w:rFonts w:ascii="Trebuchet MS" w:hAnsi="Trebuchet MS"/>
            <w:noProof/>
            <w:sz w:val="24"/>
          </w:rPr>
          <w:delText>yet risen up</w:delText>
        </w:r>
      </w:del>
      <w:ins w:id="69" w:author="Author">
        <w:r w:rsidRPr="00FC3C6B">
          <w:rPr>
            <w:rFonts w:ascii="Trebuchet MS" w:hAnsi="Trebuchet MS"/>
            <w:noProof/>
            <w:sz w:val="24"/>
          </w:rPr>
          <w:t>again arisen</w:t>
        </w:r>
      </w:ins>
      <w:r w:rsidRPr="00FC3C6B">
        <w:rPr>
          <w:rFonts w:ascii="Trebuchet MS" w:hAnsi="Trebuchet MS"/>
          <w:noProof/>
          <w:sz w:val="24"/>
        </w:rPr>
        <w:t xml:space="preserve"> a prophet in Israel like Moses, whom Jehovah knew face</w:t>
      </w:r>
      <w:del w:id="70" w:author="Author">
        <w:r w:rsidRPr="00FC3C6B">
          <w:rPr>
            <w:rFonts w:ascii="Trebuchet MS" w:hAnsi="Trebuchet MS"/>
            <w:noProof/>
            <w:sz w:val="24"/>
          </w:rPr>
          <w:delText xml:space="preserve"> </w:delText>
        </w:r>
      </w:del>
      <w:ins w:id="71" w:author="Author">
        <w:r w:rsidRPr="00FC3C6B">
          <w:rPr>
            <w:rFonts w:ascii="Trebuchet MS" w:hAnsi="Trebuchet MS"/>
            <w:noProof/>
            <w:sz w:val="24"/>
          </w:rPr>
          <w:t>-</w:t>
        </w:r>
      </w:ins>
      <w:r w:rsidRPr="00FC3C6B">
        <w:rPr>
          <w:rFonts w:ascii="Trebuchet MS" w:hAnsi="Trebuchet MS"/>
          <w:noProof/>
          <w:sz w:val="24"/>
        </w:rPr>
        <w:t>to</w:t>
      </w:r>
      <w:del w:id="72" w:author="Author">
        <w:r w:rsidRPr="00FC3C6B">
          <w:rPr>
            <w:rFonts w:ascii="Trebuchet MS" w:hAnsi="Trebuchet MS"/>
            <w:noProof/>
            <w:sz w:val="24"/>
          </w:rPr>
          <w:delText xml:space="preserve"> </w:delText>
        </w:r>
      </w:del>
      <w:ins w:id="73" w:author="Author">
        <w:r w:rsidRPr="00FC3C6B">
          <w:rPr>
            <w:rFonts w:ascii="Trebuchet MS" w:hAnsi="Trebuchet MS"/>
            <w:noProof/>
            <w:sz w:val="24"/>
          </w:rPr>
          <w:t>-</w:t>
        </w:r>
      </w:ins>
      <w:r w:rsidRPr="00FC3C6B">
        <w:rPr>
          <w:rFonts w:ascii="Trebuchet MS" w:hAnsi="Trebuchet MS"/>
          <w:noProof/>
          <w:sz w:val="24"/>
        </w:rPr>
        <w:t>face</w:t>
      </w:r>
      <w:del w:id="74" w:author="Author">
        <w:r w:rsidRPr="00FC3C6B">
          <w:rPr>
            <w:rFonts w:ascii="Trebuchet MS" w:hAnsi="Trebuchet MS"/>
            <w:noProof/>
            <w:sz w:val="24"/>
          </w:rPr>
          <w:delText>,</w:delText>
        </w:r>
      </w:del>
      <w:ins w:id="75" w:author="Author">
        <w:r w:rsidRPr="00FC3C6B">
          <w:rPr>
            <w:rFonts w:ascii="Trebuchet MS" w:hAnsi="Trebuchet MS"/>
            <w:noProof/>
            <w:sz w:val="24"/>
          </w:rPr>
          <w:t>.</w:t>
        </w:r>
      </w:ins>
      <w:r w:rsidRPr="00FC3C6B">
        <w:rPr>
          <w:rFonts w:ascii="Trebuchet MS" w:hAnsi="Trebuchet MS"/>
          <w:noProof/>
          <w:sz w:val="24"/>
        </w:rPr>
        <w:t xml:space="preserve"> </w:t>
      </w:r>
      <w:r w:rsidRPr="00FC3C6B">
        <w:rPr>
          <w:rFonts w:ascii="Trebuchet MS" w:hAnsi="Trebuchet MS"/>
          <w:b/>
          <w:noProof/>
          <w:sz w:val="24"/>
        </w:rPr>
        <w:t xml:space="preserve">34:11 </w:t>
      </w:r>
      <w:del w:id="76" w:author="Author">
        <w:r w:rsidRPr="00FC3C6B">
          <w:rPr>
            <w:rFonts w:ascii="Trebuchet MS" w:hAnsi="Trebuchet MS"/>
            <w:noProof/>
            <w:sz w:val="24"/>
          </w:rPr>
          <w:delText>as respects</w:delText>
        </w:r>
      </w:del>
      <w:ins w:id="77" w:author="Author">
        <w:r w:rsidRPr="00FC3C6B">
          <w:rPr>
            <w:rFonts w:ascii="Trebuchet MS" w:hAnsi="Trebuchet MS"/>
            <w:noProof/>
            <w:sz w:val="24"/>
          </w:rPr>
          <w:t>He performed</w:t>
        </w:r>
      </w:ins>
      <w:r w:rsidRPr="00FC3C6B">
        <w:rPr>
          <w:rFonts w:ascii="Trebuchet MS" w:hAnsi="Trebuchet MS"/>
          <w:noProof/>
          <w:sz w:val="24"/>
        </w:rPr>
        <w:t xml:space="preserve"> all the signs and the miracles that Jehovah </w:t>
      </w:r>
      <w:ins w:id="78" w:author="Author">
        <w:r w:rsidRPr="00FC3C6B">
          <w:rPr>
            <w:rFonts w:ascii="Trebuchet MS" w:hAnsi="Trebuchet MS"/>
            <w:noProof/>
            <w:sz w:val="24"/>
          </w:rPr>
          <w:t xml:space="preserve">had </w:t>
        </w:r>
      </w:ins>
      <w:r w:rsidRPr="00FC3C6B">
        <w:rPr>
          <w:rFonts w:ascii="Trebuchet MS" w:hAnsi="Trebuchet MS"/>
          <w:noProof/>
          <w:sz w:val="24"/>
        </w:rPr>
        <w:t xml:space="preserve">sent him to do in the land of Egypt to Phar′aoh and all his servants and all his land, </w:t>
      </w:r>
      <w:r w:rsidRPr="00FC3C6B">
        <w:rPr>
          <w:rFonts w:ascii="Trebuchet MS" w:hAnsi="Trebuchet MS"/>
          <w:b/>
          <w:noProof/>
          <w:sz w:val="24"/>
        </w:rPr>
        <w:t xml:space="preserve">34:12 </w:t>
      </w:r>
      <w:del w:id="79" w:author="Author">
        <w:r w:rsidRPr="00FC3C6B">
          <w:rPr>
            <w:rFonts w:ascii="Trebuchet MS" w:hAnsi="Trebuchet MS"/>
            <w:noProof/>
            <w:sz w:val="24"/>
          </w:rPr>
          <w:delText>and as regards all</w:delText>
        </w:r>
      </w:del>
      <w:ins w:id="80" w:author="Author">
        <w:r w:rsidRPr="00FC3C6B">
          <w:rPr>
            <w:rFonts w:ascii="Trebuchet MS" w:hAnsi="Trebuchet MS"/>
            <w:noProof/>
            <w:sz w:val="24"/>
          </w:rPr>
          <w:t>along with</w:t>
        </w:r>
      </w:ins>
      <w:r w:rsidRPr="00FC3C6B">
        <w:rPr>
          <w:rFonts w:ascii="Trebuchet MS" w:hAnsi="Trebuchet MS"/>
          <w:noProof/>
          <w:sz w:val="24"/>
        </w:rPr>
        <w:t xml:space="preserve"> the </w:t>
      </w:r>
      <w:del w:id="81" w:author="Author">
        <w:r w:rsidRPr="00FC3C6B">
          <w:rPr>
            <w:rFonts w:ascii="Trebuchet MS" w:hAnsi="Trebuchet MS"/>
            <w:noProof/>
            <w:sz w:val="24"/>
          </w:rPr>
          <w:delText>strong</w:delText>
        </w:r>
      </w:del>
      <w:ins w:id="82" w:author="Author">
        <w:r w:rsidRPr="00FC3C6B">
          <w:rPr>
            <w:rFonts w:ascii="Trebuchet MS" w:hAnsi="Trebuchet MS"/>
            <w:noProof/>
            <w:sz w:val="24"/>
          </w:rPr>
          <w:t>mighty</w:t>
        </w:r>
      </w:ins>
      <w:r w:rsidRPr="00FC3C6B">
        <w:rPr>
          <w:rFonts w:ascii="Trebuchet MS" w:hAnsi="Trebuchet MS"/>
          <w:noProof/>
          <w:sz w:val="24"/>
        </w:rPr>
        <w:t xml:space="preserve"> </w:t>
      </w:r>
      <w:r w:rsidRPr="00FC3C6B">
        <w:rPr>
          <w:rFonts w:ascii="Trebuchet MS" w:hAnsi="Trebuchet MS"/>
          <w:noProof/>
          <w:sz w:val="24"/>
        </w:rPr>
        <w:lastRenderedPageBreak/>
        <w:t xml:space="preserve">hand and </w:t>
      </w:r>
      <w:del w:id="83" w:author="Author">
        <w:r w:rsidRPr="00FC3C6B">
          <w:rPr>
            <w:rFonts w:ascii="Trebuchet MS" w:hAnsi="Trebuchet MS"/>
            <w:noProof/>
            <w:sz w:val="24"/>
          </w:rPr>
          <w:delText xml:space="preserve">all </w:delText>
        </w:r>
      </w:del>
      <w:r w:rsidRPr="00FC3C6B">
        <w:rPr>
          <w:rFonts w:ascii="Trebuchet MS" w:hAnsi="Trebuchet MS"/>
          <w:noProof/>
          <w:sz w:val="24"/>
        </w:rPr>
        <w:t xml:space="preserve">the </w:t>
      </w:r>
      <w:del w:id="84" w:author="Author">
        <w:r w:rsidRPr="00FC3C6B">
          <w:rPr>
            <w:rFonts w:ascii="Trebuchet MS" w:hAnsi="Trebuchet MS"/>
            <w:noProof/>
            <w:sz w:val="24"/>
          </w:rPr>
          <w:delText>great awesomeness</w:delText>
        </w:r>
      </w:del>
      <w:ins w:id="85" w:author="Author">
        <w:r w:rsidRPr="00FC3C6B">
          <w:rPr>
            <w:rFonts w:ascii="Trebuchet MS" w:hAnsi="Trebuchet MS"/>
            <w:noProof/>
            <w:sz w:val="24"/>
          </w:rPr>
          <w:t>awesome power</w:t>
        </w:r>
      </w:ins>
      <w:r w:rsidRPr="00FC3C6B">
        <w:rPr>
          <w:rFonts w:ascii="Trebuchet MS" w:hAnsi="Trebuchet MS"/>
          <w:noProof/>
          <w:sz w:val="24"/>
        </w:rPr>
        <w:t xml:space="preserve"> that Moses </w:t>
      </w:r>
      <w:del w:id="86" w:author="Author">
        <w:r w:rsidRPr="00FC3C6B">
          <w:rPr>
            <w:rFonts w:ascii="Trebuchet MS" w:hAnsi="Trebuchet MS"/>
            <w:noProof/>
            <w:sz w:val="24"/>
          </w:rPr>
          <w:delText>exercised</w:delText>
        </w:r>
      </w:del>
      <w:ins w:id="87" w:author="Author">
        <w:r w:rsidRPr="00FC3C6B">
          <w:rPr>
            <w:rFonts w:ascii="Trebuchet MS" w:hAnsi="Trebuchet MS"/>
            <w:noProof/>
            <w:sz w:val="24"/>
          </w:rPr>
          <w:t>displayed</w:t>
        </w:r>
      </w:ins>
      <w:r w:rsidRPr="00FC3C6B">
        <w:rPr>
          <w:rFonts w:ascii="Trebuchet MS" w:hAnsi="Trebuchet MS"/>
          <w:noProof/>
          <w:sz w:val="24"/>
        </w:rPr>
        <w:t xml:space="preserve"> before the eyes of all Israel.</w:t>
      </w:r>
    </w:p>
    <w:p w:rsidR="00D4533F" w:rsidRPr="00FC3C6B" w:rsidRDefault="00D4533F" w:rsidP="00D4533F">
      <w:pPr>
        <w:rPr>
          <w:del w:id="88" w:author="Author"/>
          <w:rFonts w:ascii="Trebuchet MS" w:hAnsi="Trebuchet MS"/>
          <w:noProof/>
          <w:sz w:val="24"/>
        </w:rPr>
      </w:pPr>
    </w:p>
    <w:p w:rsidR="00D4533F" w:rsidRPr="00FC3C6B" w:rsidRDefault="00D4533F" w:rsidP="00D4533F">
      <w:pPr>
        <w:rPr>
          <w:rFonts w:ascii="Trebuchet MS" w:hAnsi="Trebuchet MS"/>
          <w:b/>
          <w:sz w:val="24"/>
        </w:rPr>
      </w:pPr>
    </w:p>
    <w:p w:rsidR="00762BCB" w:rsidRPr="00D4533F" w:rsidRDefault="00762BCB" w:rsidP="00D4533F"/>
    <w:sectPr w:rsidR="00762BCB" w:rsidRPr="00D4533F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736" w:rsidRDefault="00C24736">
      <w:r>
        <w:separator/>
      </w:r>
    </w:p>
  </w:endnote>
  <w:endnote w:type="continuationSeparator" w:id="0">
    <w:p w:rsidR="00C24736" w:rsidRDefault="00C24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736" w:rsidRDefault="00C24736">
      <w:r>
        <w:separator/>
      </w:r>
    </w:p>
  </w:footnote>
  <w:footnote w:type="continuationSeparator" w:id="0">
    <w:p w:rsidR="00C24736" w:rsidRDefault="00C24736">
      <w:r>
        <w:continuationSeparator/>
      </w:r>
    </w:p>
  </w:footnote>
  <w:footnote w:id="1">
    <w:p w:rsidR="00D4533F" w:rsidRPr="00FC3C6B" w:rsidRDefault="00D4533F" w:rsidP="00FC3C6B">
      <w:pPr>
        <w:pStyle w:val="FootnoteText"/>
        <w:spacing w:after="96"/>
        <w:ind w:firstLine="288"/>
        <w:rPr>
          <w:ins w:id="14" w:author="Author"/>
        </w:rPr>
      </w:pPr>
      <w:ins w:id="15" w:author="Author">
        <w:r w:rsidRPr="00FC3C6B">
          <w:rPr>
            <w:rStyle w:val="FootnoteReference"/>
          </w:rPr>
          <w:footnoteRef/>
        </w:r>
        <w:r w:rsidRPr="00FC3C6B">
          <w:t xml:space="preserve"> </w:t>
        </w:r>
        <w:r w:rsidRPr="00FC3C6B">
          <w:rPr>
            <w:b/>
          </w:rPr>
          <w:t xml:space="preserve">34:2 </w:t>
        </w:r>
        <w:r w:rsidRPr="00FC3C6B">
          <w:t>That is, the Great Sea, the Mediterranean.</w:t>
        </w:r>
      </w:ins>
    </w:p>
  </w:footnote>
  <w:footnote w:id="2">
    <w:p w:rsidR="00D4533F" w:rsidRPr="00FC3C6B" w:rsidRDefault="00D4533F" w:rsidP="00FC3C6B">
      <w:pPr>
        <w:pStyle w:val="FootnoteText"/>
        <w:spacing w:after="96"/>
        <w:ind w:firstLine="288"/>
        <w:rPr>
          <w:ins w:id="22" w:author="Author"/>
        </w:rPr>
      </w:pPr>
      <w:ins w:id="23" w:author="Author">
        <w:r w:rsidRPr="00FC3C6B">
          <w:rPr>
            <w:rStyle w:val="FootnoteReference"/>
          </w:rPr>
          <w:footnoteRef/>
        </w:r>
        <w:r w:rsidRPr="00FC3C6B">
          <w:t xml:space="preserve"> </w:t>
        </w:r>
        <w:r w:rsidRPr="00FC3C6B">
          <w:rPr>
            <w:b/>
          </w:rPr>
          <w:t xml:space="preserve">34:4 </w:t>
        </w:r>
        <w:r w:rsidRPr="00FC3C6B">
          <w:t>Lit., “seed.”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E3BC6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E3BC6">
        <w:t>Deuteronomy Chapter 34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E3BC6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3BC6">
      <w:rPr>
        <w:noProof/>
        <w:snapToGrid w:val="0"/>
      </w:rPr>
      <w:t>Deuteronomy 34.Revised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E3BC6">
        <w:t>Deuteronomy Chapter 34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E3BC6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3BC6">
      <w:rPr>
        <w:noProof/>
        <w:snapToGrid w:val="0"/>
      </w:rPr>
      <w:t>Deuteronomy 34.Revised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E3BC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E3BC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E3BC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E3BC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736"/>
    <w:rsid w:val="000E3BC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24736"/>
    <w:rsid w:val="00C37E6E"/>
    <w:rsid w:val="00C810DC"/>
    <w:rsid w:val="00C92D5F"/>
    <w:rsid w:val="00CA2E7C"/>
    <w:rsid w:val="00D066FD"/>
    <w:rsid w:val="00D36E44"/>
    <w:rsid w:val="00D41195"/>
    <w:rsid w:val="00D4533F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392a10ef2d4549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4533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533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4533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4533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533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453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92a10ef2d4549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392</ap:Words>
  <ap:Characters>1655</ap:Characters>
  <ap:Application>Microsoft Office Word</ap:Application>
  <ap:DocSecurity>0</ap:DocSecurity>
  <ap:Lines>29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2041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34</dc:title>
  <dc:subject/>
  <dc:creator>Ruth Farrugia</dc:creator>
  <cp:keywords/>
  <dc:description/>
  <cp:lastModifiedBy>Ruth Farrugia</cp:lastModifiedBy>
  <cp:revision>3</cp:revision>
  <dcterms:created xsi:type="dcterms:W3CDTF">2020-09-21T12:24:00Z</dcterms:created>
  <dcterms:modified xsi:type="dcterms:W3CDTF">2020-09-21T12:24:00Z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34.docx</vt:lpwstr>
  </property>
  <property fmtid="{D5CDD505-2E9C-101B-9397-08002B2CF9AE}" pid="9" name="_TranslationDocumentId">
    <vt:i4>19517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