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50B" w:rsidRPr="00395016" w:rsidRDefault="0080350B" w:rsidP="0080350B">
      <w:pPr>
        <w:rPr>
          <w:rFonts w:ascii="Trebuchet MS" w:hAnsi="Trebuchet MS"/>
          <w:noProof/>
        </w:rPr>
      </w:pPr>
      <w:bookmarkStart w:id="0" w:name="_GoBack"/>
      <w:bookmarkEnd w:id="0"/>
      <w:r w:rsidRPr="00395016">
        <w:rPr>
          <w:rFonts w:ascii="Trebuchet MS" w:hAnsi="Trebuchet MS"/>
          <w:b/>
        </w:rPr>
        <w:t xml:space="preserve">31:1 </w:t>
      </w:r>
      <w:r w:rsidRPr="00395016">
        <w:rPr>
          <w:rFonts w:ascii="Trebuchet MS" w:hAnsi="Trebuchet MS"/>
          <w:noProof/>
        </w:rPr>
        <w:t xml:space="preserve">Then Moses went </w:t>
      </w:r>
      <w:ins w:id="1" w:author="Author">
        <w:r w:rsidRPr="00395016">
          <w:rPr>
            <w:rFonts w:ascii="Trebuchet MS" w:hAnsi="Trebuchet MS"/>
            <w:noProof/>
          </w:rPr>
          <w:t xml:space="preserve">out </w:t>
        </w:r>
      </w:ins>
      <w:r w:rsidRPr="00395016">
        <w:rPr>
          <w:rFonts w:ascii="Trebuchet MS" w:hAnsi="Trebuchet MS"/>
          <w:noProof/>
        </w:rPr>
        <w:t>and spoke these words to all Israel</w:t>
      </w:r>
      <w:ins w:id="2" w:author="Author">
        <w:r w:rsidRPr="00395016">
          <w:rPr>
            <w:rFonts w:ascii="Trebuchet MS" w:hAnsi="Trebuchet MS"/>
            <w:noProof/>
          </w:rPr>
          <w:t>,</w:t>
        </w:r>
      </w:ins>
      <w:r w:rsidRPr="00395016">
        <w:rPr>
          <w:rFonts w:ascii="Trebuchet MS" w:hAnsi="Trebuchet MS"/>
          <w:noProof/>
        </w:rPr>
        <w:t xml:space="preserve"> </w:t>
      </w:r>
      <w:r w:rsidRPr="00395016">
        <w:rPr>
          <w:rFonts w:ascii="Trebuchet MS" w:hAnsi="Trebuchet MS"/>
          <w:b/>
          <w:noProof/>
        </w:rPr>
        <w:t xml:space="preserve">31:2 </w:t>
      </w:r>
      <w:del w:id="3" w:author="Author">
        <w:r w:rsidRPr="00395016">
          <w:rPr>
            <w:rFonts w:ascii="Trebuchet MS" w:hAnsi="Trebuchet MS"/>
            <w:noProof/>
          </w:rPr>
          <w:delText>and said</w:delText>
        </w:r>
      </w:del>
      <w:ins w:id="4" w:author="Author">
        <w:r w:rsidRPr="00395016">
          <w:rPr>
            <w:rFonts w:ascii="Trebuchet MS" w:hAnsi="Trebuchet MS"/>
            <w:noProof/>
          </w:rPr>
          <w:t>saying</w:t>
        </w:r>
      </w:ins>
      <w:r w:rsidRPr="00395016">
        <w:rPr>
          <w:rFonts w:ascii="Trebuchet MS" w:hAnsi="Trebuchet MS"/>
          <w:noProof/>
        </w:rPr>
        <w:t xml:space="preserve"> to them: “</w:t>
      </w:r>
      <w:del w:id="5" w:author="Author">
        <w:r w:rsidRPr="00395016">
          <w:rPr>
            <w:rFonts w:ascii="Trebuchet MS" w:hAnsi="Trebuchet MS"/>
            <w:noProof/>
          </w:rPr>
          <w:delText>A hundred and twenty</w:delText>
        </w:r>
      </w:del>
      <w:ins w:id="6" w:author="Author">
        <w:r w:rsidRPr="00395016">
          <w:rPr>
            <w:rFonts w:ascii="Trebuchet MS" w:hAnsi="Trebuchet MS"/>
            <w:noProof/>
          </w:rPr>
          <w:t>I am 120</w:t>
        </w:r>
      </w:ins>
      <w:r w:rsidRPr="00395016">
        <w:rPr>
          <w:rFonts w:ascii="Trebuchet MS" w:hAnsi="Trebuchet MS"/>
          <w:noProof/>
        </w:rPr>
        <w:t xml:space="preserve"> years old </w:t>
      </w:r>
      <w:del w:id="7" w:author="Author">
        <w:r w:rsidRPr="00395016">
          <w:rPr>
            <w:rFonts w:ascii="Trebuchet MS" w:hAnsi="Trebuchet MS"/>
            <w:noProof/>
          </w:rPr>
          <w:delText xml:space="preserve">I am </w:delText>
        </w:r>
      </w:del>
      <w:r w:rsidRPr="00395016">
        <w:rPr>
          <w:rFonts w:ascii="Trebuchet MS" w:hAnsi="Trebuchet MS"/>
          <w:noProof/>
        </w:rPr>
        <w:t xml:space="preserve">today. I </w:t>
      </w:r>
      <w:del w:id="8" w:author="Author">
        <w:r w:rsidRPr="00395016">
          <w:rPr>
            <w:rFonts w:ascii="Trebuchet MS" w:hAnsi="Trebuchet MS"/>
            <w:noProof/>
          </w:rPr>
          <w:delText>shall</w:delText>
        </w:r>
      </w:del>
      <w:ins w:id="9" w:author="Author">
        <w:r w:rsidRPr="00395016">
          <w:rPr>
            <w:rFonts w:ascii="Trebuchet MS" w:hAnsi="Trebuchet MS"/>
            <w:noProof/>
          </w:rPr>
          <w:t>can</w:t>
        </w:r>
      </w:ins>
      <w:r w:rsidRPr="00395016">
        <w:rPr>
          <w:rFonts w:ascii="Trebuchet MS" w:hAnsi="Trebuchet MS"/>
          <w:noProof/>
        </w:rPr>
        <w:t xml:space="preserve"> no </w:t>
      </w:r>
      <w:del w:id="10" w:author="Author">
        <w:r w:rsidRPr="00395016">
          <w:rPr>
            <w:rFonts w:ascii="Trebuchet MS" w:hAnsi="Trebuchet MS"/>
            <w:noProof/>
          </w:rPr>
          <w:delText>more be allowed to go out and come in, as</w:delText>
        </w:r>
      </w:del>
      <w:ins w:id="11" w:author="Author">
        <w:r w:rsidRPr="00395016">
          <w:rPr>
            <w:rFonts w:ascii="Trebuchet MS" w:hAnsi="Trebuchet MS"/>
            <w:noProof/>
          </w:rPr>
          <w:t>longer lead you,</w:t>
        </w:r>
        <w:r w:rsidRPr="00395016">
          <w:rPr>
            <w:rStyle w:val="FootnoteReference"/>
            <w:rFonts w:ascii="Trebuchet MS" w:hAnsi="Trebuchet MS"/>
            <w:noProof/>
          </w:rPr>
          <w:footnoteReference w:id="1"/>
        </w:r>
        <w:r w:rsidRPr="00395016">
          <w:rPr>
            <w:rFonts w:ascii="Trebuchet MS" w:hAnsi="Trebuchet MS"/>
            <w:noProof/>
          </w:rPr>
          <w:t xml:space="preserve"> for</w:t>
        </w:r>
      </w:ins>
      <w:r w:rsidRPr="00395016">
        <w:rPr>
          <w:rFonts w:ascii="Trebuchet MS" w:hAnsi="Trebuchet MS"/>
          <w:noProof/>
        </w:rPr>
        <w:t xml:space="preserve"> Jehovah has said to me, ‘You will not cross this Jordan.’ </w:t>
      </w:r>
      <w:r w:rsidRPr="00395016">
        <w:rPr>
          <w:rFonts w:ascii="Trebuchet MS" w:hAnsi="Trebuchet MS"/>
          <w:b/>
          <w:noProof/>
        </w:rPr>
        <w:t xml:space="preserve">31:3 </w:t>
      </w:r>
      <w:r w:rsidRPr="00395016">
        <w:rPr>
          <w:rFonts w:ascii="Trebuchet MS" w:hAnsi="Trebuchet MS"/>
          <w:noProof/>
        </w:rPr>
        <w:t>Jehovah your God is the one crossing before you</w:t>
      </w:r>
      <w:del w:id="14" w:author="Author">
        <w:r w:rsidRPr="00395016">
          <w:rPr>
            <w:rFonts w:ascii="Trebuchet MS" w:hAnsi="Trebuchet MS"/>
            <w:noProof/>
          </w:rPr>
          <w:delText>. He</w:delText>
        </w:r>
      </w:del>
      <w:ins w:id="15" w:author="Author">
        <w:r w:rsidRPr="00395016">
          <w:rPr>
            <w:rFonts w:ascii="Trebuchet MS" w:hAnsi="Trebuchet MS"/>
            <w:noProof/>
          </w:rPr>
          <w:t>, and he</w:t>
        </w:r>
      </w:ins>
      <w:r w:rsidRPr="00395016">
        <w:rPr>
          <w:rFonts w:ascii="Trebuchet MS" w:hAnsi="Trebuchet MS"/>
          <w:noProof/>
        </w:rPr>
        <w:t xml:space="preserve"> himself will annihilate these nations </w:t>
      </w:r>
      <w:del w:id="16" w:author="Author">
        <w:r w:rsidRPr="00395016">
          <w:rPr>
            <w:rFonts w:ascii="Trebuchet MS" w:hAnsi="Trebuchet MS"/>
            <w:noProof/>
          </w:rPr>
          <w:delText xml:space="preserve">from </w:delText>
        </w:r>
      </w:del>
      <w:r w:rsidRPr="00395016">
        <w:rPr>
          <w:rFonts w:ascii="Trebuchet MS" w:hAnsi="Trebuchet MS"/>
          <w:noProof/>
        </w:rPr>
        <w:t xml:space="preserve">before you, and you </w:t>
      </w:r>
      <w:del w:id="17" w:author="Author">
        <w:r w:rsidRPr="00395016">
          <w:rPr>
            <w:rFonts w:ascii="Trebuchet MS" w:hAnsi="Trebuchet MS"/>
            <w:noProof/>
          </w:rPr>
          <w:delText>must</w:delText>
        </w:r>
      </w:del>
      <w:ins w:id="18" w:author="Author">
        <w:r w:rsidRPr="00395016">
          <w:rPr>
            <w:rFonts w:ascii="Trebuchet MS" w:hAnsi="Trebuchet MS"/>
            <w:noProof/>
          </w:rPr>
          <w:t>will</w:t>
        </w:r>
      </w:ins>
      <w:r w:rsidRPr="00395016">
        <w:rPr>
          <w:rFonts w:ascii="Trebuchet MS" w:hAnsi="Trebuchet MS"/>
          <w:noProof/>
        </w:rPr>
        <w:t xml:space="preserve"> drive them away. Joshua is the one </w:t>
      </w:r>
      <w:del w:id="19" w:author="Author">
        <w:r w:rsidRPr="00395016">
          <w:rPr>
            <w:rFonts w:ascii="Trebuchet MS" w:hAnsi="Trebuchet MS"/>
            <w:noProof/>
          </w:rPr>
          <w:delText>crossing before</w:delText>
        </w:r>
      </w:del>
      <w:ins w:id="20" w:author="Author">
        <w:r w:rsidRPr="00395016">
          <w:rPr>
            <w:rFonts w:ascii="Trebuchet MS" w:hAnsi="Trebuchet MS"/>
            <w:noProof/>
          </w:rPr>
          <w:t>who will lead</w:t>
        </w:r>
      </w:ins>
      <w:r w:rsidRPr="00395016">
        <w:rPr>
          <w:rFonts w:ascii="Trebuchet MS" w:hAnsi="Trebuchet MS"/>
          <w:noProof/>
        </w:rPr>
        <w:t xml:space="preserve"> you</w:t>
      </w:r>
      <w:ins w:id="21" w:author="Author">
        <w:r w:rsidRPr="00395016">
          <w:rPr>
            <w:rFonts w:ascii="Trebuchet MS" w:hAnsi="Trebuchet MS"/>
            <w:noProof/>
          </w:rPr>
          <w:t xml:space="preserve"> across</w:t>
        </w:r>
      </w:ins>
      <w:r w:rsidRPr="00395016">
        <w:rPr>
          <w:rFonts w:ascii="Trebuchet MS" w:hAnsi="Trebuchet MS"/>
          <w:noProof/>
        </w:rPr>
        <w:t xml:space="preserve">, just as Jehovah has spoken. </w:t>
      </w:r>
      <w:r w:rsidRPr="00395016">
        <w:rPr>
          <w:rFonts w:ascii="Trebuchet MS" w:hAnsi="Trebuchet MS"/>
          <w:b/>
          <w:noProof/>
        </w:rPr>
        <w:t xml:space="preserve">31:4 </w:t>
      </w:r>
      <w:del w:id="22" w:author="Author">
        <w:r w:rsidRPr="00395016">
          <w:rPr>
            <w:rFonts w:ascii="Trebuchet MS" w:hAnsi="Trebuchet MS"/>
            <w:noProof/>
          </w:rPr>
          <w:delText xml:space="preserve">And </w:delText>
        </w:r>
      </w:del>
      <w:r w:rsidRPr="00395016">
        <w:rPr>
          <w:rFonts w:ascii="Trebuchet MS" w:hAnsi="Trebuchet MS"/>
          <w:noProof/>
        </w:rPr>
        <w:t xml:space="preserve">Jehovah will </w:t>
      </w:r>
      <w:del w:id="23" w:author="Author">
        <w:r w:rsidRPr="00395016">
          <w:rPr>
            <w:rFonts w:ascii="Trebuchet MS" w:hAnsi="Trebuchet MS"/>
            <w:noProof/>
          </w:rPr>
          <w:delText xml:space="preserve">certainly </w:delText>
        </w:r>
      </w:del>
      <w:r w:rsidRPr="00395016">
        <w:rPr>
          <w:rFonts w:ascii="Trebuchet MS" w:hAnsi="Trebuchet MS"/>
          <w:noProof/>
        </w:rPr>
        <w:t xml:space="preserve">do to them just as he </w:t>
      </w:r>
      <w:del w:id="24" w:author="Author">
        <w:r w:rsidRPr="00395016">
          <w:rPr>
            <w:rFonts w:ascii="Trebuchet MS" w:hAnsi="Trebuchet MS"/>
            <w:noProof/>
          </w:rPr>
          <w:delText>has done</w:delText>
        </w:r>
      </w:del>
      <w:ins w:id="25" w:author="Author">
        <w:r w:rsidRPr="00395016">
          <w:rPr>
            <w:rFonts w:ascii="Trebuchet MS" w:hAnsi="Trebuchet MS"/>
            <w:noProof/>
          </w:rPr>
          <w:t>did</w:t>
        </w:r>
      </w:ins>
      <w:r w:rsidRPr="00395016">
        <w:rPr>
          <w:rFonts w:ascii="Trebuchet MS" w:hAnsi="Trebuchet MS"/>
          <w:noProof/>
        </w:rPr>
        <w:t xml:space="preserve"> to Si′hon and to Og, the kings of the Am′or·ites, and to their land</w:t>
      </w:r>
      <w:del w:id="26" w:author="Author">
        <w:r w:rsidRPr="00395016">
          <w:rPr>
            <w:rFonts w:ascii="Trebuchet MS" w:hAnsi="Trebuchet MS"/>
            <w:noProof/>
          </w:rPr>
          <w:delText>,</w:delText>
        </w:r>
      </w:del>
      <w:r w:rsidRPr="00395016">
        <w:rPr>
          <w:rFonts w:ascii="Trebuchet MS" w:hAnsi="Trebuchet MS"/>
          <w:noProof/>
        </w:rPr>
        <w:t xml:space="preserve"> when he annihilated them. </w:t>
      </w:r>
      <w:r w:rsidRPr="00395016">
        <w:rPr>
          <w:rFonts w:ascii="Trebuchet MS" w:hAnsi="Trebuchet MS"/>
          <w:b/>
          <w:noProof/>
        </w:rPr>
        <w:t xml:space="preserve">31:5 </w:t>
      </w:r>
      <w:del w:id="27" w:author="Author">
        <w:r w:rsidRPr="00395016">
          <w:rPr>
            <w:rFonts w:ascii="Trebuchet MS" w:hAnsi="Trebuchet MS"/>
            <w:noProof/>
          </w:rPr>
          <w:delText xml:space="preserve">And </w:delText>
        </w:r>
      </w:del>
      <w:r w:rsidRPr="00395016">
        <w:rPr>
          <w:rFonts w:ascii="Trebuchet MS" w:hAnsi="Trebuchet MS"/>
          <w:noProof/>
        </w:rPr>
        <w:t xml:space="preserve">Jehovah </w:t>
      </w:r>
      <w:del w:id="28" w:author="Author">
        <w:r w:rsidRPr="00395016">
          <w:rPr>
            <w:rFonts w:ascii="Trebuchet MS" w:hAnsi="Trebuchet MS"/>
            <w:noProof/>
          </w:rPr>
          <w:delText>has abandoned</w:delText>
        </w:r>
      </w:del>
      <w:ins w:id="29" w:author="Author">
        <w:r w:rsidRPr="00395016">
          <w:rPr>
            <w:rFonts w:ascii="Trebuchet MS" w:hAnsi="Trebuchet MS"/>
            <w:noProof/>
          </w:rPr>
          <w:t>will defeat</w:t>
        </w:r>
      </w:ins>
      <w:r w:rsidRPr="00395016">
        <w:rPr>
          <w:rFonts w:ascii="Trebuchet MS" w:hAnsi="Trebuchet MS"/>
          <w:noProof/>
        </w:rPr>
        <w:t xml:space="preserve"> them </w:t>
      </w:r>
      <w:del w:id="30" w:author="Author">
        <w:r w:rsidRPr="00395016">
          <w:rPr>
            <w:rFonts w:ascii="Trebuchet MS" w:hAnsi="Trebuchet MS"/>
            <w:noProof/>
          </w:rPr>
          <w:delText xml:space="preserve">to </w:delText>
        </w:r>
        <w:r w:rsidRPr="00395016">
          <w:rPr>
            <w:rFonts w:ascii="Trebuchet MS" w:hAnsi="Trebuchet MS"/>
            <w:noProof/>
            <w:u w:val="dotted"/>
          </w:rPr>
          <w:delText>YOU</w:delText>
        </w:r>
      </w:del>
      <w:ins w:id="31" w:author="Author">
        <w:r w:rsidRPr="00395016">
          <w:rPr>
            <w:rFonts w:ascii="Trebuchet MS" w:hAnsi="Trebuchet MS"/>
            <w:noProof/>
          </w:rPr>
          <w:t>for you</w:t>
        </w:r>
      </w:ins>
      <w:r w:rsidRPr="00395016">
        <w:rPr>
          <w:rFonts w:ascii="Trebuchet MS" w:hAnsi="Trebuchet MS"/>
          <w:noProof/>
        </w:rPr>
        <w:t xml:space="preserve">, and </w:t>
      </w:r>
      <w:del w:id="32" w:author="Author">
        <w:r w:rsidRPr="00395016">
          <w:rPr>
            <w:rFonts w:ascii="Trebuchet MS" w:hAnsi="Trebuchet MS"/>
            <w:noProof/>
            <w:u w:val="dotted"/>
          </w:rPr>
          <w:delText>YOU</w:delText>
        </w:r>
        <w:r w:rsidRPr="00395016">
          <w:rPr>
            <w:rFonts w:ascii="Trebuchet MS" w:hAnsi="Trebuchet MS"/>
            <w:noProof/>
          </w:rPr>
          <w:delText xml:space="preserve"> must</w:delText>
        </w:r>
      </w:del>
      <w:ins w:id="33" w:author="Author">
        <w:r w:rsidRPr="00395016">
          <w:rPr>
            <w:rFonts w:ascii="Trebuchet MS" w:hAnsi="Trebuchet MS"/>
            <w:noProof/>
          </w:rPr>
          <w:t>you are to</w:t>
        </w:r>
      </w:ins>
      <w:r w:rsidRPr="00395016">
        <w:rPr>
          <w:rFonts w:ascii="Trebuchet MS" w:hAnsi="Trebuchet MS"/>
          <w:noProof/>
        </w:rPr>
        <w:t xml:space="preserve"> do to them according to </w:t>
      </w:r>
      <w:del w:id="34" w:author="Author">
        <w:r w:rsidRPr="00395016">
          <w:rPr>
            <w:rFonts w:ascii="Trebuchet MS" w:hAnsi="Trebuchet MS"/>
            <w:noProof/>
          </w:rPr>
          <w:delText xml:space="preserve">all </w:delText>
        </w:r>
      </w:del>
      <w:r w:rsidRPr="00395016">
        <w:rPr>
          <w:rFonts w:ascii="Trebuchet MS" w:hAnsi="Trebuchet MS"/>
          <w:noProof/>
        </w:rPr>
        <w:t xml:space="preserve">the </w:t>
      </w:r>
      <w:ins w:id="35" w:author="Author">
        <w:r w:rsidRPr="00395016">
          <w:rPr>
            <w:rFonts w:ascii="Trebuchet MS" w:hAnsi="Trebuchet MS"/>
            <w:noProof/>
          </w:rPr>
          <w:t xml:space="preserve">whole </w:t>
        </w:r>
      </w:ins>
      <w:r w:rsidRPr="00395016">
        <w:rPr>
          <w:rFonts w:ascii="Trebuchet MS" w:hAnsi="Trebuchet MS"/>
          <w:noProof/>
        </w:rPr>
        <w:t xml:space="preserve">commandment that I have </w:t>
      </w:r>
      <w:del w:id="36" w:author="Author">
        <w:r w:rsidRPr="00395016">
          <w:rPr>
            <w:rFonts w:ascii="Trebuchet MS" w:hAnsi="Trebuchet MS"/>
            <w:noProof/>
          </w:rPr>
          <w:delText xml:space="preserve">commanded </w:delText>
        </w:r>
        <w:r w:rsidRPr="00395016">
          <w:rPr>
            <w:rFonts w:ascii="Trebuchet MS" w:hAnsi="Trebuchet MS"/>
            <w:noProof/>
            <w:u w:val="dotted"/>
          </w:rPr>
          <w:delText>YOU</w:delText>
        </w:r>
      </w:del>
      <w:ins w:id="37" w:author="Author">
        <w:r w:rsidRPr="00395016">
          <w:rPr>
            <w:rFonts w:ascii="Trebuchet MS" w:hAnsi="Trebuchet MS"/>
            <w:noProof/>
          </w:rPr>
          <w:t>given you</w:t>
        </w:r>
      </w:ins>
      <w:r w:rsidRPr="00395016">
        <w:rPr>
          <w:rFonts w:ascii="Trebuchet MS" w:hAnsi="Trebuchet MS"/>
          <w:noProof/>
        </w:rPr>
        <w:t xml:space="preserve">. </w:t>
      </w:r>
      <w:r w:rsidRPr="00395016">
        <w:rPr>
          <w:rFonts w:ascii="Trebuchet MS" w:hAnsi="Trebuchet MS"/>
          <w:b/>
          <w:noProof/>
        </w:rPr>
        <w:t xml:space="preserve">31:6 </w:t>
      </w:r>
      <w:del w:id="38" w:author="Author">
        <w:r w:rsidRPr="00395016">
          <w:rPr>
            <w:rFonts w:ascii="Trebuchet MS" w:hAnsi="Trebuchet MS"/>
            <w:noProof/>
          </w:rPr>
          <w:delText>B</w:delText>
        </w:r>
        <w:r w:rsidRPr="00395016">
          <w:rPr>
            <w:rFonts w:ascii="Trebuchet MS" w:hAnsi="Trebuchet MS"/>
            <w:noProof/>
            <w:u w:val="dotted"/>
          </w:rPr>
          <w:delText>E</w:delText>
        </w:r>
      </w:del>
      <w:ins w:id="39" w:author="Author">
        <w:r w:rsidRPr="00395016">
          <w:rPr>
            <w:rFonts w:ascii="Trebuchet MS" w:hAnsi="Trebuchet MS"/>
            <w:noProof/>
          </w:rPr>
          <w:t>Be</w:t>
        </w:r>
      </w:ins>
      <w:r w:rsidRPr="00395016">
        <w:rPr>
          <w:rFonts w:ascii="Trebuchet MS" w:hAnsi="Trebuchet MS"/>
          <w:noProof/>
        </w:rPr>
        <w:t xml:space="preserve"> courageous and strong. Do not be afraid or </w:t>
      </w:r>
      <w:del w:id="40" w:author="Author">
        <w:r w:rsidRPr="00395016">
          <w:rPr>
            <w:rFonts w:ascii="Trebuchet MS" w:hAnsi="Trebuchet MS"/>
            <w:noProof/>
          </w:rPr>
          <w:delText>suffer a shock</w:delText>
        </w:r>
      </w:del>
      <w:ins w:id="41" w:author="Author">
        <w:r w:rsidRPr="00395016">
          <w:rPr>
            <w:rFonts w:ascii="Trebuchet MS" w:hAnsi="Trebuchet MS"/>
            <w:noProof/>
          </w:rPr>
          <w:t>struck with terror</w:t>
        </w:r>
      </w:ins>
      <w:r w:rsidRPr="00395016">
        <w:rPr>
          <w:rFonts w:ascii="Trebuchet MS" w:hAnsi="Trebuchet MS"/>
          <w:noProof/>
        </w:rPr>
        <w:t xml:space="preserve"> before them, </w:t>
      </w:r>
      <w:del w:id="42" w:author="Author">
        <w:r w:rsidRPr="00395016">
          <w:rPr>
            <w:rFonts w:ascii="Trebuchet MS" w:hAnsi="Trebuchet MS"/>
            <w:noProof/>
          </w:rPr>
          <w:delText>because</w:delText>
        </w:r>
      </w:del>
      <w:ins w:id="43" w:author="Author">
        <w:r w:rsidRPr="00395016">
          <w:rPr>
            <w:rFonts w:ascii="Trebuchet MS" w:hAnsi="Trebuchet MS"/>
            <w:noProof/>
          </w:rPr>
          <w:t>for</w:t>
        </w:r>
      </w:ins>
      <w:r w:rsidRPr="00395016">
        <w:rPr>
          <w:rFonts w:ascii="Trebuchet MS" w:hAnsi="Trebuchet MS"/>
          <w:noProof/>
        </w:rPr>
        <w:t xml:space="preserve"> Jehovah your God is the one marching with you. He will neither desert you nor </w:t>
      </w:r>
      <w:del w:id="44" w:author="Author">
        <w:r w:rsidRPr="00395016">
          <w:rPr>
            <w:rFonts w:ascii="Trebuchet MS" w:hAnsi="Trebuchet MS"/>
            <w:noProof/>
          </w:rPr>
          <w:delText>leave</w:delText>
        </w:r>
      </w:del>
      <w:ins w:id="45" w:author="Author">
        <w:r w:rsidRPr="00395016">
          <w:rPr>
            <w:rFonts w:ascii="Trebuchet MS" w:hAnsi="Trebuchet MS"/>
            <w:noProof/>
          </w:rPr>
          <w:t>abandon</w:t>
        </w:r>
      </w:ins>
      <w:r w:rsidRPr="00395016">
        <w:rPr>
          <w:rFonts w:ascii="Trebuchet MS" w:hAnsi="Trebuchet MS"/>
          <w:noProof/>
        </w:rPr>
        <w:t xml:space="preserve"> you</w:t>
      </w:r>
      <w:del w:id="46" w:author="Author">
        <w:r w:rsidRPr="00395016">
          <w:rPr>
            <w:rFonts w:ascii="Trebuchet MS" w:hAnsi="Trebuchet MS"/>
            <w:noProof/>
          </w:rPr>
          <w:delText xml:space="preserve"> entirely</w:delText>
        </w:r>
      </w:del>
      <w:r w:rsidRPr="00395016">
        <w:rPr>
          <w:rFonts w:ascii="Trebuchet MS" w:hAnsi="Trebuchet MS"/>
          <w:noProof/>
        </w:rPr>
        <w:t>.”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31:7 </w:t>
      </w:r>
      <w:del w:id="47" w:author="Author">
        <w:r w:rsidRPr="00395016">
          <w:rPr>
            <w:rFonts w:ascii="Trebuchet MS" w:hAnsi="Trebuchet MS"/>
            <w:noProof/>
          </w:rPr>
          <w:delText xml:space="preserve">And </w:delText>
        </w:r>
      </w:del>
      <w:r w:rsidRPr="00395016">
        <w:rPr>
          <w:rFonts w:ascii="Trebuchet MS" w:hAnsi="Trebuchet MS"/>
          <w:noProof/>
        </w:rPr>
        <w:t xml:space="preserve">Moses </w:t>
      </w:r>
      <w:del w:id="48" w:author="Author">
        <w:r w:rsidRPr="00395016">
          <w:rPr>
            <w:rFonts w:ascii="Trebuchet MS" w:hAnsi="Trebuchet MS"/>
            <w:noProof/>
          </w:rPr>
          <w:delText>proceeded to call</w:delText>
        </w:r>
      </w:del>
      <w:ins w:id="49" w:author="Author">
        <w:r w:rsidRPr="00395016">
          <w:rPr>
            <w:rFonts w:ascii="Trebuchet MS" w:hAnsi="Trebuchet MS"/>
            <w:noProof/>
          </w:rPr>
          <w:t>then called</w:t>
        </w:r>
      </w:ins>
      <w:r w:rsidRPr="00395016">
        <w:rPr>
          <w:rFonts w:ascii="Trebuchet MS" w:hAnsi="Trebuchet MS"/>
          <w:noProof/>
        </w:rPr>
        <w:t xml:space="preserve"> Joshua and </w:t>
      </w:r>
      <w:del w:id="50" w:author="Author">
        <w:r w:rsidRPr="00395016">
          <w:rPr>
            <w:rFonts w:ascii="Trebuchet MS" w:hAnsi="Trebuchet MS"/>
            <w:noProof/>
          </w:rPr>
          <w:delText>say</w:delText>
        </w:r>
      </w:del>
      <w:ins w:id="51" w:author="Author">
        <w:r w:rsidRPr="00395016">
          <w:rPr>
            <w:rFonts w:ascii="Trebuchet MS" w:hAnsi="Trebuchet MS"/>
            <w:noProof/>
          </w:rPr>
          <w:t>said</w:t>
        </w:r>
      </w:ins>
      <w:r w:rsidRPr="00395016">
        <w:rPr>
          <w:rFonts w:ascii="Trebuchet MS" w:hAnsi="Trebuchet MS"/>
          <w:noProof/>
        </w:rPr>
        <w:t xml:space="preserve"> to him before the eyes of all Israel: “Be courageous and strong, </w:t>
      </w:r>
      <w:del w:id="52" w:author="Author">
        <w:r w:rsidRPr="00395016">
          <w:rPr>
            <w:rFonts w:ascii="Trebuchet MS" w:hAnsi="Trebuchet MS"/>
            <w:noProof/>
          </w:rPr>
          <w:delText>because</w:delText>
        </w:r>
      </w:del>
      <w:ins w:id="53" w:author="Author">
        <w:r w:rsidRPr="00395016">
          <w:rPr>
            <w:rFonts w:ascii="Trebuchet MS" w:hAnsi="Trebuchet MS"/>
            <w:noProof/>
          </w:rPr>
          <w:t>for</w:t>
        </w:r>
      </w:ins>
      <w:r w:rsidRPr="00395016">
        <w:rPr>
          <w:rFonts w:ascii="Trebuchet MS" w:hAnsi="Trebuchet MS"/>
          <w:noProof/>
        </w:rPr>
        <w:t xml:space="preserve"> you</w:t>
      </w:r>
      <w:del w:id="54" w:author="Author">
        <w:r w:rsidRPr="00395016">
          <w:rPr>
            <w:rFonts w:ascii="Trebuchet MS" w:hAnsi="Trebuchet MS"/>
            <w:noProof/>
          </w:rPr>
          <w:delText>—you</w:delText>
        </w:r>
      </w:del>
      <w:ins w:id="55" w:author="Author">
        <w:r w:rsidRPr="00395016">
          <w:rPr>
            <w:rFonts w:ascii="Trebuchet MS" w:hAnsi="Trebuchet MS"/>
            <w:noProof/>
          </w:rPr>
          <w:t xml:space="preserve"> are the one who</w:t>
        </w:r>
      </w:ins>
      <w:r w:rsidRPr="00395016">
        <w:rPr>
          <w:rFonts w:ascii="Trebuchet MS" w:hAnsi="Trebuchet MS"/>
          <w:noProof/>
        </w:rPr>
        <w:t xml:space="preserve"> will bring this people into the land that Jehovah swore to their forefathers to give to them, and you </w:t>
      </w:r>
      <w:del w:id="56" w:author="Author">
        <w:r w:rsidRPr="00395016">
          <w:rPr>
            <w:rFonts w:ascii="Trebuchet MS" w:hAnsi="Trebuchet MS"/>
            <w:noProof/>
          </w:rPr>
          <w:delText xml:space="preserve">yourself </w:delText>
        </w:r>
      </w:del>
      <w:r w:rsidRPr="00395016">
        <w:rPr>
          <w:rFonts w:ascii="Trebuchet MS" w:hAnsi="Trebuchet MS"/>
          <w:noProof/>
        </w:rPr>
        <w:t xml:space="preserve">will give it to them as an inheritance. </w:t>
      </w:r>
      <w:r w:rsidRPr="00395016">
        <w:rPr>
          <w:rFonts w:ascii="Trebuchet MS" w:hAnsi="Trebuchet MS"/>
          <w:b/>
          <w:noProof/>
        </w:rPr>
        <w:t xml:space="preserve">31:8 </w:t>
      </w:r>
      <w:del w:id="57" w:author="Author">
        <w:r w:rsidRPr="00395016">
          <w:rPr>
            <w:rFonts w:ascii="Trebuchet MS" w:hAnsi="Trebuchet MS"/>
            <w:noProof/>
          </w:rPr>
          <w:delText xml:space="preserve">And </w:delText>
        </w:r>
      </w:del>
      <w:r w:rsidRPr="00395016">
        <w:rPr>
          <w:rFonts w:ascii="Trebuchet MS" w:hAnsi="Trebuchet MS"/>
          <w:noProof/>
        </w:rPr>
        <w:t>Jehovah is the one marching before you</w:t>
      </w:r>
      <w:del w:id="58" w:author="Author">
        <w:r w:rsidRPr="00395016">
          <w:rPr>
            <w:rFonts w:ascii="Trebuchet MS" w:hAnsi="Trebuchet MS"/>
            <w:noProof/>
          </w:rPr>
          <w:delText>. He himself</w:delText>
        </w:r>
      </w:del>
      <w:ins w:id="59" w:author="Author">
        <w:r w:rsidRPr="00395016">
          <w:rPr>
            <w:rFonts w:ascii="Trebuchet MS" w:hAnsi="Trebuchet MS"/>
            <w:noProof/>
          </w:rPr>
          <w:t>, and he</w:t>
        </w:r>
      </w:ins>
      <w:r w:rsidRPr="00395016">
        <w:rPr>
          <w:rFonts w:ascii="Trebuchet MS" w:hAnsi="Trebuchet MS"/>
          <w:noProof/>
        </w:rPr>
        <w:t xml:space="preserve"> will continue with you. He will neither desert you nor </w:t>
      </w:r>
      <w:del w:id="60" w:author="Author">
        <w:r w:rsidRPr="00395016">
          <w:rPr>
            <w:rFonts w:ascii="Trebuchet MS" w:hAnsi="Trebuchet MS"/>
            <w:noProof/>
          </w:rPr>
          <w:delText>leave</w:delText>
        </w:r>
      </w:del>
      <w:ins w:id="61" w:author="Author">
        <w:r w:rsidRPr="00395016">
          <w:rPr>
            <w:rFonts w:ascii="Trebuchet MS" w:hAnsi="Trebuchet MS"/>
            <w:noProof/>
          </w:rPr>
          <w:t>abandon</w:t>
        </w:r>
      </w:ins>
      <w:r w:rsidRPr="00395016">
        <w:rPr>
          <w:rFonts w:ascii="Trebuchet MS" w:hAnsi="Trebuchet MS"/>
          <w:noProof/>
        </w:rPr>
        <w:t xml:space="preserve"> you</w:t>
      </w:r>
      <w:del w:id="62" w:author="Author">
        <w:r w:rsidRPr="00395016">
          <w:rPr>
            <w:rFonts w:ascii="Trebuchet MS" w:hAnsi="Trebuchet MS"/>
            <w:noProof/>
          </w:rPr>
          <w:delText xml:space="preserve"> entirely</w:delText>
        </w:r>
      </w:del>
      <w:r w:rsidRPr="00395016">
        <w:rPr>
          <w:rFonts w:ascii="Trebuchet MS" w:hAnsi="Trebuchet MS"/>
          <w:noProof/>
        </w:rPr>
        <w:t>. Do not be afraid or be terrified.”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31:9 </w:t>
      </w:r>
      <w:r w:rsidRPr="00395016">
        <w:rPr>
          <w:rFonts w:ascii="Trebuchet MS" w:hAnsi="Trebuchet MS"/>
          <w:noProof/>
        </w:rPr>
        <w:t xml:space="preserve">Then Moses wrote this </w:t>
      </w:r>
      <w:del w:id="63" w:author="Author">
        <w:r w:rsidRPr="00395016">
          <w:rPr>
            <w:rFonts w:ascii="Trebuchet MS" w:hAnsi="Trebuchet MS"/>
            <w:noProof/>
          </w:rPr>
          <w:delText>law</w:delText>
        </w:r>
      </w:del>
      <w:ins w:id="64" w:author="Author">
        <w:r w:rsidRPr="00395016">
          <w:rPr>
            <w:rFonts w:ascii="Trebuchet MS" w:hAnsi="Trebuchet MS"/>
            <w:noProof/>
          </w:rPr>
          <w:t>Law</w:t>
        </w:r>
      </w:ins>
      <w:r w:rsidRPr="00395016">
        <w:rPr>
          <w:rFonts w:ascii="Trebuchet MS" w:hAnsi="Trebuchet MS"/>
          <w:noProof/>
        </w:rPr>
        <w:t xml:space="preserve"> and gave it to the priests</w:t>
      </w:r>
      <w:ins w:id="65" w:author="Author">
        <w:r w:rsidRPr="00395016">
          <w:rPr>
            <w:rFonts w:ascii="Trebuchet MS" w:hAnsi="Trebuchet MS"/>
            <w:noProof/>
          </w:rPr>
          <w:t>,</w:t>
        </w:r>
      </w:ins>
      <w:r w:rsidRPr="00395016">
        <w:rPr>
          <w:rFonts w:ascii="Trebuchet MS" w:hAnsi="Trebuchet MS"/>
          <w:noProof/>
        </w:rPr>
        <w:t xml:space="preserve"> the </w:t>
      </w:r>
      <w:del w:id="66" w:author="Author">
        <w:r w:rsidRPr="00395016">
          <w:rPr>
            <w:rFonts w:ascii="Trebuchet MS" w:hAnsi="Trebuchet MS"/>
            <w:noProof/>
          </w:rPr>
          <w:delText>sons of Le′vi, the carriers of</w:delText>
        </w:r>
      </w:del>
      <w:ins w:id="67" w:author="Author">
        <w:r w:rsidRPr="00395016">
          <w:rPr>
            <w:rFonts w:ascii="Trebuchet MS" w:hAnsi="Trebuchet MS"/>
            <w:noProof/>
          </w:rPr>
          <w:t>Levites, who carry</w:t>
        </w:r>
      </w:ins>
      <w:r w:rsidRPr="00395016">
        <w:rPr>
          <w:rFonts w:ascii="Trebuchet MS" w:hAnsi="Trebuchet MS"/>
          <w:noProof/>
        </w:rPr>
        <w:t xml:space="preserve"> the ark of Jehovah’s covenant, and to all the </w:t>
      </w:r>
      <w:del w:id="68" w:author="Author">
        <w:r w:rsidRPr="00395016">
          <w:rPr>
            <w:rFonts w:ascii="Trebuchet MS" w:hAnsi="Trebuchet MS"/>
            <w:noProof/>
          </w:rPr>
          <w:delText>older men</w:delText>
        </w:r>
      </w:del>
      <w:ins w:id="69" w:author="Author">
        <w:r w:rsidRPr="00395016">
          <w:rPr>
            <w:rFonts w:ascii="Trebuchet MS" w:hAnsi="Trebuchet MS"/>
            <w:noProof/>
          </w:rPr>
          <w:t>elders</w:t>
        </w:r>
      </w:ins>
      <w:r w:rsidRPr="00395016">
        <w:rPr>
          <w:rFonts w:ascii="Trebuchet MS" w:hAnsi="Trebuchet MS"/>
          <w:noProof/>
        </w:rPr>
        <w:t xml:space="preserve"> of Israel. </w:t>
      </w:r>
      <w:r w:rsidRPr="00395016">
        <w:rPr>
          <w:rFonts w:ascii="Trebuchet MS" w:hAnsi="Trebuchet MS"/>
          <w:b/>
          <w:noProof/>
        </w:rPr>
        <w:t xml:space="preserve">31:10 </w:t>
      </w:r>
      <w:del w:id="70" w:author="Author">
        <w:r w:rsidRPr="00395016">
          <w:rPr>
            <w:rFonts w:ascii="Trebuchet MS" w:hAnsi="Trebuchet MS"/>
            <w:noProof/>
          </w:rPr>
          <w:delText xml:space="preserve">And </w:delText>
        </w:r>
      </w:del>
      <w:r w:rsidRPr="00395016">
        <w:rPr>
          <w:rFonts w:ascii="Trebuchet MS" w:hAnsi="Trebuchet MS"/>
          <w:noProof/>
        </w:rPr>
        <w:t xml:space="preserve">Moses </w:t>
      </w:r>
      <w:del w:id="71" w:author="Author">
        <w:r w:rsidRPr="00395016">
          <w:rPr>
            <w:rFonts w:ascii="Trebuchet MS" w:hAnsi="Trebuchet MS"/>
            <w:noProof/>
          </w:rPr>
          <w:delText>went on to command</w:delText>
        </w:r>
      </w:del>
      <w:ins w:id="72" w:author="Author">
        <w:r w:rsidRPr="00395016">
          <w:rPr>
            <w:rFonts w:ascii="Trebuchet MS" w:hAnsi="Trebuchet MS"/>
            <w:noProof/>
          </w:rPr>
          <w:t>commanded</w:t>
        </w:r>
      </w:ins>
      <w:r w:rsidRPr="00395016">
        <w:rPr>
          <w:rFonts w:ascii="Trebuchet MS" w:hAnsi="Trebuchet MS"/>
          <w:noProof/>
        </w:rPr>
        <w:t xml:space="preserve"> them, saying: “At the end of every seven years, </w:t>
      </w:r>
      <w:del w:id="73" w:author="Author">
        <w:r w:rsidRPr="00395016">
          <w:rPr>
            <w:rFonts w:ascii="Trebuchet MS" w:hAnsi="Trebuchet MS"/>
            <w:noProof/>
          </w:rPr>
          <w:delText>in</w:delText>
        </w:r>
      </w:del>
      <w:ins w:id="74" w:author="Author">
        <w:r w:rsidRPr="00395016">
          <w:rPr>
            <w:rFonts w:ascii="Trebuchet MS" w:hAnsi="Trebuchet MS"/>
            <w:noProof/>
          </w:rPr>
          <w:t>at</w:t>
        </w:r>
      </w:ins>
      <w:r w:rsidRPr="00395016">
        <w:rPr>
          <w:rFonts w:ascii="Trebuchet MS" w:hAnsi="Trebuchet MS"/>
          <w:noProof/>
        </w:rPr>
        <w:t xml:space="preserve"> the appointed time </w:t>
      </w:r>
      <w:del w:id="75" w:author="Author">
        <w:r w:rsidRPr="00395016">
          <w:rPr>
            <w:rFonts w:ascii="Trebuchet MS" w:hAnsi="Trebuchet MS"/>
            <w:noProof/>
          </w:rPr>
          <w:delText>of</w:delText>
        </w:r>
      </w:del>
      <w:ins w:id="76" w:author="Author">
        <w:r w:rsidRPr="00395016">
          <w:rPr>
            <w:rFonts w:ascii="Trebuchet MS" w:hAnsi="Trebuchet MS"/>
            <w:noProof/>
          </w:rPr>
          <w:t>in</w:t>
        </w:r>
      </w:ins>
      <w:r w:rsidRPr="00395016">
        <w:rPr>
          <w:rFonts w:ascii="Trebuchet MS" w:hAnsi="Trebuchet MS"/>
          <w:noProof/>
        </w:rPr>
        <w:t xml:space="preserve"> the year of the release, </w:t>
      </w:r>
      <w:del w:id="77" w:author="Author">
        <w:r w:rsidRPr="00395016">
          <w:rPr>
            <w:rFonts w:ascii="Trebuchet MS" w:hAnsi="Trebuchet MS"/>
            <w:noProof/>
          </w:rPr>
          <w:delText>in</w:delText>
        </w:r>
      </w:del>
      <w:ins w:id="78" w:author="Author">
        <w:r w:rsidRPr="00395016">
          <w:rPr>
            <w:rFonts w:ascii="Trebuchet MS" w:hAnsi="Trebuchet MS"/>
            <w:noProof/>
          </w:rPr>
          <w:t>during</w:t>
        </w:r>
      </w:ins>
      <w:r w:rsidRPr="00395016">
        <w:rPr>
          <w:rFonts w:ascii="Trebuchet MS" w:hAnsi="Trebuchet MS"/>
          <w:noProof/>
        </w:rPr>
        <w:t xml:space="preserve"> the </w:t>
      </w:r>
      <w:del w:id="79" w:author="Author">
        <w:r w:rsidRPr="00395016">
          <w:rPr>
            <w:rFonts w:ascii="Trebuchet MS" w:hAnsi="Trebuchet MS"/>
            <w:noProof/>
          </w:rPr>
          <w:delText>festival</w:delText>
        </w:r>
      </w:del>
      <w:ins w:id="80" w:author="Author">
        <w:r w:rsidRPr="00395016">
          <w:rPr>
            <w:rFonts w:ascii="Trebuchet MS" w:hAnsi="Trebuchet MS"/>
            <w:noProof/>
          </w:rPr>
          <w:t>Festival</w:t>
        </w:r>
      </w:ins>
      <w:r w:rsidRPr="00395016">
        <w:rPr>
          <w:rFonts w:ascii="Trebuchet MS" w:hAnsi="Trebuchet MS"/>
          <w:noProof/>
        </w:rPr>
        <w:t xml:space="preserve"> of </w:t>
      </w:r>
      <w:del w:id="81" w:author="Author">
        <w:r w:rsidRPr="00395016">
          <w:rPr>
            <w:rFonts w:ascii="Trebuchet MS" w:hAnsi="Trebuchet MS"/>
            <w:noProof/>
          </w:rPr>
          <w:delText>booths,</w:delText>
        </w:r>
      </w:del>
      <w:ins w:id="82" w:author="Author">
        <w:r w:rsidRPr="00395016">
          <w:rPr>
            <w:rFonts w:ascii="Trebuchet MS" w:hAnsi="Trebuchet MS"/>
            <w:noProof/>
          </w:rPr>
          <w:t>Booths,</w:t>
        </w:r>
        <w:r w:rsidRPr="00395016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395016">
        <w:rPr>
          <w:rFonts w:ascii="Trebuchet MS" w:hAnsi="Trebuchet MS"/>
          <w:noProof/>
        </w:rPr>
        <w:t xml:space="preserve"> </w:t>
      </w:r>
      <w:r w:rsidRPr="00395016">
        <w:rPr>
          <w:rFonts w:ascii="Trebuchet MS" w:hAnsi="Trebuchet MS"/>
          <w:b/>
          <w:noProof/>
        </w:rPr>
        <w:t xml:space="preserve">31:11 </w:t>
      </w:r>
      <w:r w:rsidRPr="00395016">
        <w:rPr>
          <w:rFonts w:ascii="Trebuchet MS" w:hAnsi="Trebuchet MS"/>
          <w:noProof/>
        </w:rPr>
        <w:t xml:space="preserve">when all Israel </w:t>
      </w:r>
      <w:del w:id="85" w:author="Author">
        <w:r w:rsidRPr="00395016">
          <w:rPr>
            <w:rFonts w:ascii="Trebuchet MS" w:hAnsi="Trebuchet MS"/>
            <w:noProof/>
          </w:rPr>
          <w:delText>comes to see</w:delText>
        </w:r>
      </w:del>
      <w:ins w:id="86" w:author="Author">
        <w:r w:rsidRPr="00395016">
          <w:rPr>
            <w:rFonts w:ascii="Trebuchet MS" w:hAnsi="Trebuchet MS"/>
            <w:noProof/>
          </w:rPr>
          <w:t>appears before</w:t>
        </w:r>
      </w:ins>
      <w:r w:rsidRPr="00395016">
        <w:rPr>
          <w:rFonts w:ascii="Trebuchet MS" w:hAnsi="Trebuchet MS"/>
          <w:noProof/>
        </w:rPr>
        <w:t xml:space="preserve"> the </w:t>
      </w:r>
      <w:del w:id="87" w:author="Author">
        <w:r w:rsidRPr="00395016">
          <w:rPr>
            <w:rFonts w:ascii="Trebuchet MS" w:hAnsi="Trebuchet MS"/>
            <w:noProof/>
          </w:rPr>
          <w:delText>face</w:delText>
        </w:r>
      </w:del>
      <w:ins w:id="88" w:author="Author">
        <w:r w:rsidRPr="00395016">
          <w:rPr>
            <w:rFonts w:ascii="Trebuchet MS" w:hAnsi="Trebuchet MS"/>
            <w:noProof/>
          </w:rPr>
          <w:t>presence</w:t>
        </w:r>
      </w:ins>
      <w:r w:rsidRPr="00395016">
        <w:rPr>
          <w:rFonts w:ascii="Trebuchet MS" w:hAnsi="Trebuchet MS"/>
          <w:noProof/>
        </w:rPr>
        <w:t xml:space="preserve"> of Jehovah your God in the place that he </w:t>
      </w:r>
      <w:del w:id="89" w:author="Author">
        <w:r w:rsidRPr="00395016">
          <w:rPr>
            <w:rFonts w:ascii="Trebuchet MS" w:hAnsi="Trebuchet MS"/>
            <w:noProof/>
          </w:rPr>
          <w:delText>will choose</w:delText>
        </w:r>
      </w:del>
      <w:ins w:id="90" w:author="Author">
        <w:r w:rsidRPr="00395016">
          <w:rPr>
            <w:rFonts w:ascii="Trebuchet MS" w:hAnsi="Trebuchet MS"/>
            <w:noProof/>
          </w:rPr>
          <w:t>chooses</w:t>
        </w:r>
      </w:ins>
      <w:r w:rsidRPr="00395016">
        <w:rPr>
          <w:rFonts w:ascii="Trebuchet MS" w:hAnsi="Trebuchet MS"/>
          <w:noProof/>
        </w:rPr>
        <w:t xml:space="preserve">, you </w:t>
      </w:r>
      <w:del w:id="91" w:author="Author">
        <w:r w:rsidRPr="00395016">
          <w:rPr>
            <w:rFonts w:ascii="Trebuchet MS" w:hAnsi="Trebuchet MS"/>
            <w:noProof/>
          </w:rPr>
          <w:delText>will</w:delText>
        </w:r>
      </w:del>
      <w:ins w:id="92" w:author="Author">
        <w:r w:rsidRPr="00395016">
          <w:rPr>
            <w:rFonts w:ascii="Trebuchet MS" w:hAnsi="Trebuchet MS"/>
            <w:noProof/>
          </w:rPr>
          <w:t>should</w:t>
        </w:r>
      </w:ins>
      <w:r w:rsidRPr="00395016">
        <w:rPr>
          <w:rFonts w:ascii="Trebuchet MS" w:hAnsi="Trebuchet MS"/>
          <w:noProof/>
        </w:rPr>
        <w:t xml:space="preserve"> read this </w:t>
      </w:r>
      <w:del w:id="93" w:author="Author">
        <w:r w:rsidRPr="00395016">
          <w:rPr>
            <w:rFonts w:ascii="Trebuchet MS" w:hAnsi="Trebuchet MS"/>
            <w:noProof/>
          </w:rPr>
          <w:delText>law in front of</w:delText>
        </w:r>
      </w:del>
      <w:ins w:id="94" w:author="Author">
        <w:r w:rsidRPr="00395016">
          <w:rPr>
            <w:rFonts w:ascii="Trebuchet MS" w:hAnsi="Trebuchet MS"/>
            <w:noProof/>
          </w:rPr>
          <w:t>Law for</w:t>
        </w:r>
      </w:ins>
      <w:r w:rsidRPr="00395016">
        <w:rPr>
          <w:rFonts w:ascii="Trebuchet MS" w:hAnsi="Trebuchet MS"/>
          <w:noProof/>
        </w:rPr>
        <w:t xml:space="preserve"> all Israel </w:t>
      </w:r>
      <w:del w:id="95" w:author="Author">
        <w:r w:rsidRPr="00395016">
          <w:rPr>
            <w:rFonts w:ascii="Trebuchet MS" w:hAnsi="Trebuchet MS"/>
            <w:noProof/>
          </w:rPr>
          <w:delText>in their hearing</w:delText>
        </w:r>
      </w:del>
      <w:ins w:id="96" w:author="Author">
        <w:r w:rsidRPr="00395016">
          <w:rPr>
            <w:rFonts w:ascii="Trebuchet MS" w:hAnsi="Trebuchet MS"/>
            <w:noProof/>
          </w:rPr>
          <w:t>to hear it</w:t>
        </w:r>
      </w:ins>
      <w:r w:rsidRPr="00395016">
        <w:rPr>
          <w:rFonts w:ascii="Trebuchet MS" w:hAnsi="Trebuchet MS"/>
          <w:noProof/>
        </w:rPr>
        <w:t xml:space="preserve">. </w:t>
      </w:r>
      <w:r w:rsidRPr="00395016">
        <w:rPr>
          <w:rFonts w:ascii="Trebuchet MS" w:hAnsi="Trebuchet MS"/>
          <w:b/>
          <w:noProof/>
        </w:rPr>
        <w:t xml:space="preserve">31:12 </w:t>
      </w:r>
      <w:del w:id="97" w:author="Author">
        <w:r w:rsidRPr="00395016">
          <w:rPr>
            <w:rFonts w:ascii="Trebuchet MS" w:hAnsi="Trebuchet MS"/>
            <w:noProof/>
          </w:rPr>
          <w:delText>Congregate</w:delText>
        </w:r>
      </w:del>
      <w:ins w:id="98" w:author="Author">
        <w:r w:rsidRPr="00395016">
          <w:rPr>
            <w:rFonts w:ascii="Trebuchet MS" w:hAnsi="Trebuchet MS"/>
            <w:noProof/>
          </w:rPr>
          <w:t>Gather</w:t>
        </w:r>
      </w:ins>
      <w:r w:rsidRPr="00395016">
        <w:rPr>
          <w:rFonts w:ascii="Trebuchet MS" w:hAnsi="Trebuchet MS"/>
          <w:noProof/>
        </w:rPr>
        <w:t xml:space="preserve"> the people</w:t>
      </w:r>
      <w:ins w:id="99" w:author="Author">
        <w:r w:rsidRPr="00395016">
          <w:rPr>
            <w:rFonts w:ascii="Trebuchet MS" w:hAnsi="Trebuchet MS"/>
            <w:noProof/>
          </w:rPr>
          <w:t xml:space="preserve"> together</w:t>
        </w:r>
      </w:ins>
      <w:r w:rsidRPr="00395016">
        <w:rPr>
          <w:rFonts w:ascii="Trebuchet MS" w:hAnsi="Trebuchet MS"/>
          <w:noProof/>
        </w:rPr>
        <w:t>, the men</w:t>
      </w:r>
      <w:del w:id="100" w:author="Author">
        <w:r w:rsidRPr="00395016">
          <w:rPr>
            <w:rFonts w:ascii="Trebuchet MS" w:hAnsi="Trebuchet MS"/>
            <w:noProof/>
          </w:rPr>
          <w:delText xml:space="preserve"> and</w:delText>
        </w:r>
      </w:del>
      <w:ins w:id="101" w:author="Author">
        <w:r w:rsidRPr="00395016">
          <w:rPr>
            <w:rFonts w:ascii="Trebuchet MS" w:hAnsi="Trebuchet MS"/>
            <w:noProof/>
          </w:rPr>
          <w:t>,</w:t>
        </w:r>
      </w:ins>
      <w:r w:rsidRPr="00395016">
        <w:rPr>
          <w:rFonts w:ascii="Trebuchet MS" w:hAnsi="Trebuchet MS"/>
          <w:noProof/>
        </w:rPr>
        <w:t xml:space="preserve"> the women</w:t>
      </w:r>
      <w:del w:id="102" w:author="Author">
        <w:r w:rsidRPr="00395016">
          <w:rPr>
            <w:rFonts w:ascii="Trebuchet MS" w:hAnsi="Trebuchet MS"/>
            <w:noProof/>
          </w:rPr>
          <w:delText xml:space="preserve"> and</w:delText>
        </w:r>
      </w:del>
      <w:ins w:id="103" w:author="Author">
        <w:r w:rsidRPr="00395016">
          <w:rPr>
            <w:rFonts w:ascii="Trebuchet MS" w:hAnsi="Trebuchet MS"/>
            <w:noProof/>
          </w:rPr>
          <w:t>,</w:t>
        </w:r>
      </w:ins>
      <w:r w:rsidRPr="00395016">
        <w:rPr>
          <w:rFonts w:ascii="Trebuchet MS" w:hAnsi="Trebuchet MS"/>
          <w:noProof/>
        </w:rPr>
        <w:t xml:space="preserve"> the </w:t>
      </w:r>
      <w:del w:id="104" w:author="Author">
        <w:r w:rsidRPr="00395016">
          <w:rPr>
            <w:rFonts w:ascii="Trebuchet MS" w:hAnsi="Trebuchet MS"/>
            <w:noProof/>
          </w:rPr>
          <w:delText>little ones</w:delText>
        </w:r>
      </w:del>
      <w:ins w:id="105" w:author="Author">
        <w:r w:rsidRPr="00395016">
          <w:rPr>
            <w:rFonts w:ascii="Trebuchet MS" w:hAnsi="Trebuchet MS"/>
            <w:noProof/>
          </w:rPr>
          <w:t>children,</w:t>
        </w:r>
        <w:r w:rsidRPr="00395016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395016">
        <w:rPr>
          <w:rFonts w:ascii="Trebuchet MS" w:hAnsi="Trebuchet MS"/>
          <w:noProof/>
        </w:rPr>
        <w:t xml:space="preserve"> and your </w:t>
      </w:r>
      <w:del w:id="108" w:author="Author">
        <w:r w:rsidRPr="00395016">
          <w:rPr>
            <w:rFonts w:ascii="Trebuchet MS" w:hAnsi="Trebuchet MS"/>
            <w:noProof/>
          </w:rPr>
          <w:delText>alien</w:delText>
        </w:r>
      </w:del>
      <w:ins w:id="109" w:author="Author">
        <w:r w:rsidRPr="00395016">
          <w:rPr>
            <w:rFonts w:ascii="Trebuchet MS" w:hAnsi="Trebuchet MS"/>
            <w:noProof/>
          </w:rPr>
          <w:t>foreign</w:t>
        </w:r>
      </w:ins>
      <w:r w:rsidRPr="00395016">
        <w:rPr>
          <w:rFonts w:ascii="Trebuchet MS" w:hAnsi="Trebuchet MS"/>
          <w:noProof/>
        </w:rPr>
        <w:t xml:space="preserve"> resident who is within your </w:t>
      </w:r>
      <w:del w:id="110" w:author="Author">
        <w:r w:rsidRPr="00395016">
          <w:rPr>
            <w:rFonts w:ascii="Trebuchet MS" w:hAnsi="Trebuchet MS"/>
            <w:noProof/>
          </w:rPr>
          <w:delText>gates,</w:delText>
        </w:r>
      </w:del>
      <w:ins w:id="111" w:author="Author">
        <w:r w:rsidRPr="00395016">
          <w:rPr>
            <w:rFonts w:ascii="Trebuchet MS" w:hAnsi="Trebuchet MS"/>
            <w:noProof/>
          </w:rPr>
          <w:t>cities,</w:t>
        </w:r>
        <w:r w:rsidRPr="00395016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395016">
        <w:rPr>
          <w:rFonts w:ascii="Trebuchet MS" w:hAnsi="Trebuchet MS"/>
          <w:noProof/>
        </w:rPr>
        <w:t xml:space="preserve"> in order that they may listen and </w:t>
      </w:r>
      <w:del w:id="114" w:author="Author">
        <w:r w:rsidRPr="00395016">
          <w:rPr>
            <w:rFonts w:ascii="Trebuchet MS" w:hAnsi="Trebuchet MS"/>
            <w:noProof/>
          </w:rPr>
          <w:delText xml:space="preserve">in order that they may </w:delText>
        </w:r>
      </w:del>
      <w:r w:rsidRPr="00395016">
        <w:rPr>
          <w:rFonts w:ascii="Trebuchet MS" w:hAnsi="Trebuchet MS"/>
          <w:noProof/>
        </w:rPr>
        <w:t>learn</w:t>
      </w:r>
      <w:del w:id="115" w:author="Author">
        <w:r w:rsidRPr="00395016">
          <w:rPr>
            <w:rFonts w:ascii="Trebuchet MS" w:hAnsi="Trebuchet MS"/>
            <w:noProof/>
          </w:rPr>
          <w:delText>, as they must</w:delText>
        </w:r>
      </w:del>
      <w:r w:rsidRPr="00395016">
        <w:rPr>
          <w:rFonts w:ascii="Trebuchet MS" w:hAnsi="Trebuchet MS"/>
          <w:noProof/>
        </w:rPr>
        <w:t xml:space="preserve"> </w:t>
      </w:r>
      <w:ins w:id="116" w:author="Author">
        <w:r w:rsidRPr="00395016">
          <w:rPr>
            <w:rFonts w:ascii="Trebuchet MS" w:hAnsi="Trebuchet MS"/>
            <w:noProof/>
          </w:rPr>
          <w:t xml:space="preserve">about and </w:t>
        </w:r>
      </w:ins>
      <w:r w:rsidRPr="00395016">
        <w:rPr>
          <w:rFonts w:ascii="Trebuchet MS" w:hAnsi="Trebuchet MS"/>
          <w:noProof/>
        </w:rPr>
        <w:t xml:space="preserve">fear Jehovah </w:t>
      </w:r>
      <w:del w:id="117" w:author="Author">
        <w:r w:rsidRPr="00395016">
          <w:rPr>
            <w:rFonts w:ascii="Trebuchet MS" w:hAnsi="Trebuchet MS"/>
            <w:noProof/>
            <w:u w:val="dotted"/>
          </w:rPr>
          <w:delText>YOUR</w:delText>
        </w:r>
      </w:del>
      <w:ins w:id="118" w:author="Author">
        <w:r w:rsidRPr="00395016">
          <w:rPr>
            <w:rFonts w:ascii="Trebuchet MS" w:hAnsi="Trebuchet MS"/>
            <w:noProof/>
          </w:rPr>
          <w:t>your</w:t>
        </w:r>
      </w:ins>
      <w:r w:rsidRPr="00395016">
        <w:rPr>
          <w:rFonts w:ascii="Trebuchet MS" w:hAnsi="Trebuchet MS"/>
          <w:noProof/>
        </w:rPr>
        <w:t xml:space="preserve"> God and take care to carry out all the words of this </w:t>
      </w:r>
      <w:del w:id="119" w:author="Author">
        <w:r w:rsidRPr="00395016">
          <w:rPr>
            <w:rFonts w:ascii="Trebuchet MS" w:hAnsi="Trebuchet MS"/>
            <w:noProof/>
          </w:rPr>
          <w:delText>law</w:delText>
        </w:r>
      </w:del>
      <w:ins w:id="120" w:author="Author">
        <w:r w:rsidRPr="00395016">
          <w:rPr>
            <w:rFonts w:ascii="Trebuchet MS" w:hAnsi="Trebuchet MS"/>
            <w:noProof/>
          </w:rPr>
          <w:t>Law</w:t>
        </w:r>
      </w:ins>
      <w:r w:rsidRPr="00395016">
        <w:rPr>
          <w:rFonts w:ascii="Trebuchet MS" w:hAnsi="Trebuchet MS"/>
          <w:noProof/>
        </w:rPr>
        <w:t xml:space="preserve">. </w:t>
      </w:r>
      <w:r w:rsidRPr="00395016">
        <w:rPr>
          <w:rFonts w:ascii="Trebuchet MS" w:hAnsi="Trebuchet MS"/>
          <w:b/>
          <w:noProof/>
        </w:rPr>
        <w:t xml:space="preserve">31:13 </w:t>
      </w:r>
      <w:del w:id="121" w:author="Author">
        <w:r w:rsidRPr="00395016">
          <w:rPr>
            <w:rFonts w:ascii="Trebuchet MS" w:hAnsi="Trebuchet MS"/>
            <w:noProof/>
          </w:rPr>
          <w:delText>And</w:delText>
        </w:r>
      </w:del>
      <w:ins w:id="122" w:author="Author">
        <w:r w:rsidRPr="00395016">
          <w:rPr>
            <w:rFonts w:ascii="Trebuchet MS" w:hAnsi="Trebuchet MS"/>
            <w:noProof/>
          </w:rPr>
          <w:t>Then</w:t>
        </w:r>
      </w:ins>
      <w:r w:rsidRPr="00395016">
        <w:rPr>
          <w:rFonts w:ascii="Trebuchet MS" w:hAnsi="Trebuchet MS"/>
          <w:noProof/>
        </w:rPr>
        <w:t xml:space="preserve"> their sons who have not known </w:t>
      </w:r>
      <w:del w:id="123" w:author="Author">
        <w:r w:rsidRPr="00395016">
          <w:rPr>
            <w:rFonts w:ascii="Trebuchet MS" w:hAnsi="Trebuchet MS"/>
            <w:noProof/>
          </w:rPr>
          <w:delText>should</w:delText>
        </w:r>
      </w:del>
      <w:ins w:id="124" w:author="Author">
        <w:r w:rsidRPr="00395016">
          <w:rPr>
            <w:rFonts w:ascii="Trebuchet MS" w:hAnsi="Trebuchet MS"/>
            <w:noProof/>
          </w:rPr>
          <w:t>this Law will</w:t>
        </w:r>
      </w:ins>
      <w:r w:rsidRPr="00395016">
        <w:rPr>
          <w:rFonts w:ascii="Trebuchet MS" w:hAnsi="Trebuchet MS"/>
          <w:noProof/>
        </w:rPr>
        <w:t xml:space="preserve"> listen</w:t>
      </w:r>
      <w:del w:id="125" w:author="Author">
        <w:r w:rsidRPr="00395016">
          <w:rPr>
            <w:rFonts w:ascii="Trebuchet MS" w:hAnsi="Trebuchet MS"/>
            <w:noProof/>
          </w:rPr>
          <w:delText>,</w:delText>
        </w:r>
      </w:del>
      <w:r w:rsidRPr="00395016">
        <w:rPr>
          <w:rFonts w:ascii="Trebuchet MS" w:hAnsi="Trebuchet MS"/>
          <w:noProof/>
        </w:rPr>
        <w:t xml:space="preserve"> and </w:t>
      </w:r>
      <w:del w:id="126" w:author="Author">
        <w:r w:rsidRPr="00395016">
          <w:rPr>
            <w:rFonts w:ascii="Trebuchet MS" w:hAnsi="Trebuchet MS"/>
            <w:noProof/>
          </w:rPr>
          <w:delText xml:space="preserve">they must </w:delText>
        </w:r>
      </w:del>
      <w:r w:rsidRPr="00395016">
        <w:rPr>
          <w:rFonts w:ascii="Trebuchet MS" w:hAnsi="Trebuchet MS"/>
          <w:noProof/>
        </w:rPr>
        <w:t xml:space="preserve">learn to fear Jehovah </w:t>
      </w:r>
      <w:del w:id="127" w:author="Author">
        <w:r w:rsidRPr="00395016">
          <w:rPr>
            <w:rFonts w:ascii="Trebuchet MS" w:hAnsi="Trebuchet MS"/>
            <w:noProof/>
            <w:u w:val="dotted"/>
          </w:rPr>
          <w:delText>YOUR</w:delText>
        </w:r>
      </w:del>
      <w:ins w:id="128" w:author="Author">
        <w:r w:rsidRPr="00395016">
          <w:rPr>
            <w:rFonts w:ascii="Trebuchet MS" w:hAnsi="Trebuchet MS"/>
            <w:noProof/>
          </w:rPr>
          <w:t>your</w:t>
        </w:r>
      </w:ins>
      <w:r w:rsidRPr="00395016">
        <w:rPr>
          <w:rFonts w:ascii="Trebuchet MS" w:hAnsi="Trebuchet MS"/>
          <w:noProof/>
        </w:rPr>
        <w:t xml:space="preserve"> God all the days that </w:t>
      </w:r>
      <w:del w:id="129" w:author="Author">
        <w:r w:rsidRPr="00395016">
          <w:rPr>
            <w:rFonts w:ascii="Trebuchet MS" w:hAnsi="Trebuchet MS"/>
            <w:noProof/>
            <w:u w:val="dotted"/>
          </w:rPr>
          <w:delText>YOU</w:delText>
        </w:r>
        <w:r w:rsidRPr="00395016">
          <w:rPr>
            <w:rFonts w:ascii="Trebuchet MS" w:hAnsi="Trebuchet MS"/>
            <w:noProof/>
          </w:rPr>
          <w:delText xml:space="preserve"> are living upon</w:delText>
        </w:r>
      </w:del>
      <w:ins w:id="130" w:author="Author">
        <w:r w:rsidRPr="00395016">
          <w:rPr>
            <w:rFonts w:ascii="Trebuchet MS" w:hAnsi="Trebuchet MS"/>
            <w:noProof/>
          </w:rPr>
          <w:t>you live in</w:t>
        </w:r>
      </w:ins>
      <w:r w:rsidRPr="00395016">
        <w:rPr>
          <w:rFonts w:ascii="Trebuchet MS" w:hAnsi="Trebuchet MS"/>
          <w:noProof/>
        </w:rPr>
        <w:t xml:space="preserve"> the </w:t>
      </w:r>
      <w:del w:id="131" w:author="Author">
        <w:r w:rsidRPr="00395016">
          <w:rPr>
            <w:rFonts w:ascii="Trebuchet MS" w:hAnsi="Trebuchet MS"/>
            <w:noProof/>
          </w:rPr>
          <w:delText xml:space="preserve">soil to which </w:delText>
        </w:r>
        <w:r w:rsidRPr="00395016">
          <w:rPr>
            <w:rFonts w:ascii="Trebuchet MS" w:hAnsi="Trebuchet MS"/>
            <w:noProof/>
            <w:u w:val="dotted"/>
          </w:rPr>
          <w:delText>YOU</w:delText>
        </w:r>
      </w:del>
      <w:ins w:id="132" w:author="Author">
        <w:r w:rsidRPr="00395016">
          <w:rPr>
            <w:rFonts w:ascii="Trebuchet MS" w:hAnsi="Trebuchet MS"/>
            <w:noProof/>
          </w:rPr>
          <w:t>land that you</w:t>
        </w:r>
      </w:ins>
      <w:r w:rsidRPr="00395016">
        <w:rPr>
          <w:rFonts w:ascii="Trebuchet MS" w:hAnsi="Trebuchet MS"/>
          <w:noProof/>
        </w:rPr>
        <w:t xml:space="preserve"> are crossing the Jordan to </w:t>
      </w:r>
      <w:del w:id="133" w:author="Author">
        <w:r w:rsidRPr="00395016">
          <w:rPr>
            <w:rFonts w:ascii="Trebuchet MS" w:hAnsi="Trebuchet MS"/>
            <w:noProof/>
          </w:rPr>
          <w:delText>take possession of it</w:delText>
        </w:r>
      </w:del>
      <w:ins w:id="134" w:author="Author">
        <w:r w:rsidRPr="00395016">
          <w:rPr>
            <w:rFonts w:ascii="Trebuchet MS" w:hAnsi="Trebuchet MS"/>
            <w:noProof/>
          </w:rPr>
          <w:t>possess</w:t>
        </w:r>
      </w:ins>
      <w:r w:rsidRPr="00395016">
        <w:rPr>
          <w:rFonts w:ascii="Trebuchet MS" w:hAnsi="Trebuchet MS"/>
          <w:noProof/>
        </w:rPr>
        <w:t>.”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31:14 </w:t>
      </w:r>
      <w:del w:id="135" w:author="Author">
        <w:r w:rsidRPr="00395016">
          <w:rPr>
            <w:rFonts w:ascii="Trebuchet MS" w:hAnsi="Trebuchet MS"/>
            <w:noProof/>
          </w:rPr>
          <w:delText xml:space="preserve">After that </w:delText>
        </w:r>
      </w:del>
      <w:r w:rsidRPr="00395016">
        <w:rPr>
          <w:rFonts w:ascii="Trebuchet MS" w:hAnsi="Trebuchet MS"/>
          <w:noProof/>
        </w:rPr>
        <w:t xml:space="preserve">Jehovah </w:t>
      </w:r>
      <w:ins w:id="136" w:author="Author">
        <w:r w:rsidRPr="00395016">
          <w:rPr>
            <w:rFonts w:ascii="Trebuchet MS" w:hAnsi="Trebuchet MS"/>
            <w:noProof/>
          </w:rPr>
          <w:t xml:space="preserve">then </w:t>
        </w:r>
      </w:ins>
      <w:r w:rsidRPr="00395016">
        <w:rPr>
          <w:rFonts w:ascii="Trebuchet MS" w:hAnsi="Trebuchet MS"/>
          <w:noProof/>
        </w:rPr>
        <w:t xml:space="preserve">said to Moses: “Look! The </w:t>
      </w:r>
      <w:del w:id="137" w:author="Author">
        <w:r w:rsidRPr="00395016">
          <w:rPr>
            <w:rFonts w:ascii="Trebuchet MS" w:hAnsi="Trebuchet MS"/>
            <w:noProof/>
          </w:rPr>
          <w:delText>days have</w:delText>
        </w:r>
      </w:del>
      <w:ins w:id="138" w:author="Author">
        <w:r w:rsidRPr="00395016">
          <w:rPr>
            <w:rFonts w:ascii="Trebuchet MS" w:hAnsi="Trebuchet MS"/>
            <w:noProof/>
          </w:rPr>
          <w:t>time has</w:t>
        </w:r>
      </w:ins>
      <w:r w:rsidRPr="00395016">
        <w:rPr>
          <w:rFonts w:ascii="Trebuchet MS" w:hAnsi="Trebuchet MS"/>
          <w:noProof/>
        </w:rPr>
        <w:t xml:space="preserve"> drawn near for you to die. Call Joshua, and </w:t>
      </w:r>
      <w:del w:id="139" w:author="Author">
        <w:r w:rsidRPr="00395016">
          <w:rPr>
            <w:rFonts w:ascii="Trebuchet MS" w:hAnsi="Trebuchet MS"/>
            <w:noProof/>
          </w:rPr>
          <w:delText>station</w:delText>
        </w:r>
      </w:del>
      <w:ins w:id="140" w:author="Author">
        <w:r w:rsidRPr="00395016">
          <w:rPr>
            <w:rFonts w:ascii="Trebuchet MS" w:hAnsi="Trebuchet MS"/>
            <w:noProof/>
          </w:rPr>
          <w:t>present</w:t>
        </w:r>
      </w:ins>
      <w:r w:rsidRPr="00395016">
        <w:rPr>
          <w:rFonts w:ascii="Trebuchet MS" w:hAnsi="Trebuchet MS"/>
          <w:noProof/>
        </w:rPr>
        <w:t xml:space="preserve"> yourselves</w:t>
      </w:r>
      <w:del w:id="141" w:author="Author">
        <w:r w:rsidRPr="00395016">
          <w:rPr>
            <w:rFonts w:ascii="Trebuchet MS" w:hAnsi="Trebuchet MS"/>
            <w:noProof/>
          </w:rPr>
          <w:delText xml:space="preserve"> in</w:delText>
        </w:r>
      </w:del>
      <w:ins w:id="142" w:author="Author">
        <w:r w:rsidRPr="00395016">
          <w:rPr>
            <w:rStyle w:val="FootnoteReference"/>
            <w:rFonts w:ascii="Trebuchet MS" w:hAnsi="Trebuchet MS"/>
            <w:noProof/>
          </w:rPr>
          <w:footnoteReference w:id="5"/>
        </w:r>
        <w:r w:rsidRPr="00395016">
          <w:rPr>
            <w:rFonts w:ascii="Trebuchet MS" w:hAnsi="Trebuchet MS"/>
            <w:noProof/>
          </w:rPr>
          <w:t xml:space="preserve"> at</w:t>
        </w:r>
      </w:ins>
      <w:r w:rsidRPr="00395016">
        <w:rPr>
          <w:rFonts w:ascii="Trebuchet MS" w:hAnsi="Trebuchet MS"/>
          <w:noProof/>
        </w:rPr>
        <w:t xml:space="preserve"> the tent of meeting, </w:t>
      </w:r>
      <w:ins w:id="145" w:author="Author">
        <w:r w:rsidRPr="00395016">
          <w:rPr>
            <w:rFonts w:ascii="Trebuchet MS" w:hAnsi="Trebuchet MS"/>
            <w:noProof/>
          </w:rPr>
          <w:t xml:space="preserve">so </w:t>
        </w:r>
      </w:ins>
      <w:r w:rsidRPr="00395016">
        <w:rPr>
          <w:rFonts w:ascii="Trebuchet MS" w:hAnsi="Trebuchet MS"/>
          <w:noProof/>
        </w:rPr>
        <w:t xml:space="preserve">that I may commission him.” So Moses and Joshua went and </w:t>
      </w:r>
      <w:del w:id="146" w:author="Author">
        <w:r w:rsidRPr="00395016">
          <w:rPr>
            <w:rFonts w:ascii="Trebuchet MS" w:hAnsi="Trebuchet MS"/>
            <w:noProof/>
          </w:rPr>
          <w:delText>stationed</w:delText>
        </w:r>
      </w:del>
      <w:ins w:id="147" w:author="Author">
        <w:r w:rsidRPr="00395016">
          <w:rPr>
            <w:rFonts w:ascii="Trebuchet MS" w:hAnsi="Trebuchet MS"/>
            <w:noProof/>
          </w:rPr>
          <w:t>presented</w:t>
        </w:r>
      </w:ins>
      <w:r w:rsidRPr="00395016">
        <w:rPr>
          <w:rFonts w:ascii="Trebuchet MS" w:hAnsi="Trebuchet MS"/>
          <w:noProof/>
        </w:rPr>
        <w:t xml:space="preserve"> themselves </w:t>
      </w:r>
      <w:del w:id="148" w:author="Author">
        <w:r w:rsidRPr="00395016">
          <w:rPr>
            <w:rFonts w:ascii="Trebuchet MS" w:hAnsi="Trebuchet MS"/>
            <w:noProof/>
          </w:rPr>
          <w:delText>in</w:delText>
        </w:r>
      </w:del>
      <w:ins w:id="149" w:author="Author">
        <w:r w:rsidRPr="00395016">
          <w:rPr>
            <w:rFonts w:ascii="Trebuchet MS" w:hAnsi="Trebuchet MS"/>
            <w:noProof/>
          </w:rPr>
          <w:t>at</w:t>
        </w:r>
      </w:ins>
      <w:r w:rsidRPr="00395016">
        <w:rPr>
          <w:rFonts w:ascii="Trebuchet MS" w:hAnsi="Trebuchet MS"/>
          <w:noProof/>
        </w:rPr>
        <w:t xml:space="preserve"> the tent of meeting. </w:t>
      </w:r>
      <w:r w:rsidRPr="00395016">
        <w:rPr>
          <w:rFonts w:ascii="Trebuchet MS" w:hAnsi="Trebuchet MS"/>
          <w:b/>
          <w:noProof/>
        </w:rPr>
        <w:t xml:space="preserve">31:15 </w:t>
      </w:r>
      <w:r w:rsidRPr="00395016">
        <w:rPr>
          <w:rFonts w:ascii="Trebuchet MS" w:hAnsi="Trebuchet MS"/>
          <w:noProof/>
        </w:rPr>
        <w:t xml:space="preserve">Then Jehovah appeared at the tent in the pillar of cloud, and the pillar of cloud </w:t>
      </w:r>
      <w:del w:id="150" w:author="Author">
        <w:r w:rsidRPr="00395016">
          <w:rPr>
            <w:rFonts w:ascii="Trebuchet MS" w:hAnsi="Trebuchet MS"/>
            <w:noProof/>
          </w:rPr>
          <w:delText>began to stand</w:delText>
        </w:r>
      </w:del>
      <w:ins w:id="151" w:author="Author">
        <w:r w:rsidRPr="00395016">
          <w:rPr>
            <w:rFonts w:ascii="Trebuchet MS" w:hAnsi="Trebuchet MS"/>
            <w:noProof/>
          </w:rPr>
          <w:t>stood</w:t>
        </w:r>
      </w:ins>
      <w:r w:rsidRPr="00395016">
        <w:rPr>
          <w:rFonts w:ascii="Trebuchet MS" w:hAnsi="Trebuchet MS"/>
          <w:noProof/>
        </w:rPr>
        <w:t xml:space="preserve"> by the entrance of the tent.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31:16 </w:t>
      </w:r>
      <w:r w:rsidRPr="00395016">
        <w:rPr>
          <w:rFonts w:ascii="Trebuchet MS" w:hAnsi="Trebuchet MS"/>
          <w:noProof/>
        </w:rPr>
        <w:t xml:space="preserve">Jehovah now said to Moses: “Look! You are </w:t>
      </w:r>
      <w:del w:id="152" w:author="Author">
        <w:r w:rsidRPr="00395016">
          <w:rPr>
            <w:rFonts w:ascii="Trebuchet MS" w:hAnsi="Trebuchet MS"/>
            <w:noProof/>
          </w:rPr>
          <w:delText>lying down with your forefathers;</w:delText>
        </w:r>
      </w:del>
      <w:ins w:id="153" w:author="Author">
        <w:r w:rsidRPr="00395016">
          <w:rPr>
            <w:rFonts w:ascii="Trebuchet MS" w:hAnsi="Trebuchet MS"/>
            <w:noProof/>
          </w:rPr>
          <w:t>about to die,</w:t>
        </w:r>
        <w:r w:rsidRPr="00395016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395016">
        <w:rPr>
          <w:rFonts w:ascii="Trebuchet MS" w:hAnsi="Trebuchet MS"/>
          <w:noProof/>
        </w:rPr>
        <w:t xml:space="preserve"> and this people will </w:t>
      </w:r>
      <w:del w:id="156" w:author="Author">
        <w:r w:rsidRPr="00395016">
          <w:rPr>
            <w:rFonts w:ascii="Trebuchet MS" w:hAnsi="Trebuchet MS"/>
            <w:noProof/>
          </w:rPr>
          <w:delText xml:space="preserve">certainly get up and have immoral intercourse with </w:delText>
        </w:r>
      </w:del>
      <w:ins w:id="157" w:author="Author">
        <w:r w:rsidRPr="00395016">
          <w:rPr>
            <w:rFonts w:ascii="Trebuchet MS" w:hAnsi="Trebuchet MS"/>
            <w:noProof/>
          </w:rPr>
          <w:t xml:space="preserve">begin to commit spiritual prostitution with the </w:t>
        </w:r>
      </w:ins>
      <w:r w:rsidRPr="00395016">
        <w:rPr>
          <w:rFonts w:ascii="Trebuchet MS" w:hAnsi="Trebuchet MS"/>
          <w:noProof/>
        </w:rPr>
        <w:t xml:space="preserve">foreign gods </w:t>
      </w:r>
      <w:del w:id="158" w:author="Author">
        <w:r w:rsidRPr="00395016">
          <w:rPr>
            <w:rFonts w:ascii="Trebuchet MS" w:hAnsi="Trebuchet MS"/>
            <w:noProof/>
          </w:rPr>
          <w:delText xml:space="preserve">of </w:delText>
        </w:r>
      </w:del>
      <w:ins w:id="159" w:author="Author">
        <w:r w:rsidRPr="00395016">
          <w:rPr>
            <w:rFonts w:ascii="Trebuchet MS" w:hAnsi="Trebuchet MS"/>
            <w:noProof/>
          </w:rPr>
          <w:t xml:space="preserve">that are around them in </w:t>
        </w:r>
      </w:ins>
      <w:r w:rsidRPr="00395016">
        <w:rPr>
          <w:rFonts w:ascii="Trebuchet MS" w:hAnsi="Trebuchet MS"/>
          <w:noProof/>
        </w:rPr>
        <w:t>the land to which they are going</w:t>
      </w:r>
      <w:del w:id="160" w:author="Author">
        <w:r w:rsidRPr="00395016">
          <w:rPr>
            <w:rFonts w:ascii="Trebuchet MS" w:hAnsi="Trebuchet MS"/>
            <w:noProof/>
          </w:rPr>
          <w:delText>, in their very midst, and they</w:delText>
        </w:r>
      </w:del>
      <w:ins w:id="161" w:author="Author">
        <w:r w:rsidRPr="00395016">
          <w:rPr>
            <w:rFonts w:ascii="Trebuchet MS" w:hAnsi="Trebuchet MS"/>
            <w:noProof/>
          </w:rPr>
          <w:t>. They</w:t>
        </w:r>
      </w:ins>
      <w:r w:rsidRPr="00395016">
        <w:rPr>
          <w:rFonts w:ascii="Trebuchet MS" w:hAnsi="Trebuchet MS"/>
          <w:noProof/>
        </w:rPr>
        <w:t xml:space="preserve"> will </w:t>
      </w:r>
      <w:del w:id="162" w:author="Author">
        <w:r w:rsidRPr="00395016">
          <w:rPr>
            <w:rFonts w:ascii="Trebuchet MS" w:hAnsi="Trebuchet MS"/>
            <w:noProof/>
          </w:rPr>
          <w:delText xml:space="preserve">certainly </w:delText>
        </w:r>
      </w:del>
      <w:r w:rsidRPr="00395016">
        <w:rPr>
          <w:rFonts w:ascii="Trebuchet MS" w:hAnsi="Trebuchet MS"/>
          <w:noProof/>
        </w:rPr>
        <w:t xml:space="preserve">forsake me and break my covenant that I have </w:t>
      </w:r>
      <w:del w:id="163" w:author="Author">
        <w:r w:rsidRPr="00395016">
          <w:rPr>
            <w:rFonts w:ascii="Trebuchet MS" w:hAnsi="Trebuchet MS"/>
            <w:noProof/>
          </w:rPr>
          <w:delText>concluded</w:delText>
        </w:r>
      </w:del>
      <w:ins w:id="164" w:author="Author">
        <w:r w:rsidRPr="00395016">
          <w:rPr>
            <w:rFonts w:ascii="Trebuchet MS" w:hAnsi="Trebuchet MS"/>
            <w:noProof/>
          </w:rPr>
          <w:t>made</w:t>
        </w:r>
      </w:ins>
      <w:r w:rsidRPr="00395016">
        <w:rPr>
          <w:rFonts w:ascii="Trebuchet MS" w:hAnsi="Trebuchet MS"/>
          <w:noProof/>
        </w:rPr>
        <w:t xml:space="preserve"> with them. </w:t>
      </w:r>
      <w:r w:rsidRPr="00395016">
        <w:rPr>
          <w:rFonts w:ascii="Trebuchet MS" w:hAnsi="Trebuchet MS"/>
          <w:b/>
          <w:noProof/>
        </w:rPr>
        <w:t xml:space="preserve">31:17 </w:t>
      </w:r>
      <w:r w:rsidRPr="00395016">
        <w:rPr>
          <w:rFonts w:ascii="Trebuchet MS" w:hAnsi="Trebuchet MS"/>
          <w:noProof/>
        </w:rPr>
        <w:t xml:space="preserve">At that </w:t>
      </w:r>
      <w:ins w:id="165" w:author="Author">
        <w:r w:rsidRPr="00395016">
          <w:rPr>
            <w:rFonts w:ascii="Trebuchet MS" w:hAnsi="Trebuchet MS"/>
            <w:noProof/>
          </w:rPr>
          <w:t xml:space="preserve">time </w:t>
        </w:r>
      </w:ins>
      <w:r w:rsidRPr="00395016">
        <w:rPr>
          <w:rFonts w:ascii="Trebuchet MS" w:hAnsi="Trebuchet MS"/>
          <w:noProof/>
        </w:rPr>
        <w:t xml:space="preserve">my anger will </w:t>
      </w:r>
      <w:del w:id="166" w:author="Author">
        <w:r w:rsidRPr="00395016">
          <w:rPr>
            <w:rFonts w:ascii="Trebuchet MS" w:hAnsi="Trebuchet MS"/>
            <w:noProof/>
          </w:rPr>
          <w:delText xml:space="preserve">indeed </w:delText>
        </w:r>
      </w:del>
      <w:r w:rsidRPr="00395016">
        <w:rPr>
          <w:rFonts w:ascii="Trebuchet MS" w:hAnsi="Trebuchet MS"/>
          <w:noProof/>
        </w:rPr>
        <w:t>blaze against them</w:t>
      </w:r>
      <w:del w:id="167" w:author="Author">
        <w:r w:rsidRPr="00395016">
          <w:rPr>
            <w:rFonts w:ascii="Trebuchet MS" w:hAnsi="Trebuchet MS"/>
            <w:noProof/>
          </w:rPr>
          <w:delText xml:space="preserve"> in that day</w:delText>
        </w:r>
      </w:del>
      <w:r w:rsidRPr="00395016">
        <w:rPr>
          <w:rFonts w:ascii="Trebuchet MS" w:hAnsi="Trebuchet MS"/>
          <w:noProof/>
        </w:rPr>
        <w:t xml:space="preserve">, and I </w:t>
      </w:r>
      <w:del w:id="168" w:author="Author">
        <w:r w:rsidRPr="00395016">
          <w:rPr>
            <w:rFonts w:ascii="Trebuchet MS" w:hAnsi="Trebuchet MS"/>
            <w:noProof/>
          </w:rPr>
          <w:delText xml:space="preserve">shall certainly </w:delText>
        </w:r>
      </w:del>
      <w:ins w:id="169" w:author="Author">
        <w:r w:rsidRPr="00395016">
          <w:rPr>
            <w:rFonts w:ascii="Trebuchet MS" w:hAnsi="Trebuchet MS"/>
            <w:noProof/>
          </w:rPr>
          <w:t xml:space="preserve">will </w:t>
        </w:r>
      </w:ins>
      <w:r w:rsidRPr="00395016">
        <w:rPr>
          <w:rFonts w:ascii="Trebuchet MS" w:hAnsi="Trebuchet MS"/>
          <w:noProof/>
        </w:rPr>
        <w:t xml:space="preserve">forsake them and </w:t>
      </w:r>
      <w:del w:id="170" w:author="Author">
        <w:r w:rsidRPr="00395016">
          <w:rPr>
            <w:rFonts w:ascii="Trebuchet MS" w:hAnsi="Trebuchet MS"/>
            <w:noProof/>
          </w:rPr>
          <w:delText>conceal</w:delText>
        </w:r>
      </w:del>
      <w:ins w:id="171" w:author="Author">
        <w:r w:rsidRPr="00395016">
          <w:rPr>
            <w:rFonts w:ascii="Trebuchet MS" w:hAnsi="Trebuchet MS"/>
            <w:noProof/>
          </w:rPr>
          <w:t>hide</w:t>
        </w:r>
      </w:ins>
      <w:r w:rsidRPr="00395016">
        <w:rPr>
          <w:rFonts w:ascii="Trebuchet MS" w:hAnsi="Trebuchet MS"/>
          <w:noProof/>
        </w:rPr>
        <w:t xml:space="preserve"> my face from them</w:t>
      </w:r>
      <w:del w:id="172" w:author="Author">
        <w:r w:rsidRPr="00395016">
          <w:rPr>
            <w:rFonts w:ascii="Trebuchet MS" w:hAnsi="Trebuchet MS"/>
            <w:noProof/>
          </w:rPr>
          <w:delText>, and</w:delText>
        </w:r>
      </w:del>
      <w:ins w:id="173" w:author="Author">
        <w:r w:rsidRPr="00395016">
          <w:rPr>
            <w:rFonts w:ascii="Trebuchet MS" w:hAnsi="Trebuchet MS"/>
            <w:noProof/>
          </w:rPr>
          <w:t xml:space="preserve"> until</w:t>
        </w:r>
      </w:ins>
      <w:r w:rsidRPr="00395016">
        <w:rPr>
          <w:rFonts w:ascii="Trebuchet MS" w:hAnsi="Trebuchet MS"/>
          <w:noProof/>
        </w:rPr>
        <w:t xml:space="preserve"> they </w:t>
      </w:r>
      <w:del w:id="174" w:author="Author">
        <w:r w:rsidRPr="00395016">
          <w:rPr>
            <w:rFonts w:ascii="Trebuchet MS" w:hAnsi="Trebuchet MS"/>
            <w:noProof/>
          </w:rPr>
          <w:delText>must become something to be consumed; and</w:delText>
        </w:r>
      </w:del>
      <w:ins w:id="175" w:author="Author">
        <w:r w:rsidRPr="00395016">
          <w:rPr>
            <w:rFonts w:ascii="Trebuchet MS" w:hAnsi="Trebuchet MS"/>
            <w:noProof/>
          </w:rPr>
          <w:t>are devoured. Then after</w:t>
        </w:r>
      </w:ins>
      <w:r w:rsidRPr="00395016">
        <w:rPr>
          <w:rFonts w:ascii="Trebuchet MS" w:hAnsi="Trebuchet MS"/>
          <w:noProof/>
        </w:rPr>
        <w:t xml:space="preserve"> many calamities and distresses </w:t>
      </w:r>
      <w:del w:id="176" w:author="Author">
        <w:r w:rsidRPr="00395016">
          <w:rPr>
            <w:rFonts w:ascii="Trebuchet MS" w:hAnsi="Trebuchet MS"/>
            <w:noProof/>
          </w:rPr>
          <w:delText>must</w:delText>
        </w:r>
      </w:del>
      <w:ins w:id="177" w:author="Author">
        <w:r w:rsidRPr="00395016">
          <w:rPr>
            <w:rFonts w:ascii="Trebuchet MS" w:hAnsi="Trebuchet MS"/>
            <w:noProof/>
          </w:rPr>
          <w:t>have</w:t>
        </w:r>
      </w:ins>
      <w:r w:rsidRPr="00395016">
        <w:rPr>
          <w:rFonts w:ascii="Trebuchet MS" w:hAnsi="Trebuchet MS"/>
          <w:noProof/>
        </w:rPr>
        <w:t xml:space="preserve"> come upon them, </w:t>
      </w:r>
      <w:del w:id="178" w:author="Author">
        <w:r w:rsidRPr="00395016">
          <w:rPr>
            <w:rFonts w:ascii="Trebuchet MS" w:hAnsi="Trebuchet MS"/>
            <w:noProof/>
          </w:rPr>
          <w:delText xml:space="preserve">and </w:delText>
        </w:r>
      </w:del>
      <w:r w:rsidRPr="00395016">
        <w:rPr>
          <w:rFonts w:ascii="Trebuchet MS" w:hAnsi="Trebuchet MS"/>
          <w:noProof/>
        </w:rPr>
        <w:t xml:space="preserve">they will </w:t>
      </w:r>
      <w:del w:id="179" w:author="Author">
        <w:r w:rsidRPr="00395016">
          <w:rPr>
            <w:rFonts w:ascii="Trebuchet MS" w:hAnsi="Trebuchet MS"/>
            <w:noProof/>
          </w:rPr>
          <w:delText xml:space="preserve">be bound to </w:delText>
        </w:r>
      </w:del>
      <w:r w:rsidRPr="00395016">
        <w:rPr>
          <w:rFonts w:ascii="Trebuchet MS" w:hAnsi="Trebuchet MS"/>
          <w:noProof/>
        </w:rPr>
        <w:t>say</w:t>
      </w:r>
      <w:del w:id="180" w:author="Author">
        <w:r w:rsidRPr="00395016">
          <w:rPr>
            <w:rFonts w:ascii="Trebuchet MS" w:hAnsi="Trebuchet MS"/>
            <w:noProof/>
          </w:rPr>
          <w:delText xml:space="preserve"> in that day</w:delText>
        </w:r>
      </w:del>
      <w:r w:rsidRPr="00395016">
        <w:rPr>
          <w:rFonts w:ascii="Trebuchet MS" w:hAnsi="Trebuchet MS"/>
          <w:noProof/>
        </w:rPr>
        <w:t xml:space="preserve">, ‘Is it not because our God is not in our midst that these calamities have come upon us?’ </w:t>
      </w:r>
      <w:r w:rsidRPr="00395016">
        <w:rPr>
          <w:rFonts w:ascii="Trebuchet MS" w:hAnsi="Trebuchet MS"/>
          <w:b/>
          <w:noProof/>
        </w:rPr>
        <w:t xml:space="preserve">31:18 </w:t>
      </w:r>
      <w:del w:id="181" w:author="Author">
        <w:r w:rsidRPr="00395016">
          <w:rPr>
            <w:rFonts w:ascii="Trebuchet MS" w:hAnsi="Trebuchet MS"/>
            <w:noProof/>
          </w:rPr>
          <w:delText>As for me,</w:delText>
        </w:r>
      </w:del>
      <w:ins w:id="182" w:author="Author">
        <w:r w:rsidRPr="00395016">
          <w:rPr>
            <w:rFonts w:ascii="Trebuchet MS" w:hAnsi="Trebuchet MS"/>
            <w:noProof/>
          </w:rPr>
          <w:t>But</w:t>
        </w:r>
      </w:ins>
      <w:r w:rsidRPr="00395016">
        <w:rPr>
          <w:rFonts w:ascii="Trebuchet MS" w:hAnsi="Trebuchet MS"/>
          <w:noProof/>
        </w:rPr>
        <w:t xml:space="preserve"> I </w:t>
      </w:r>
      <w:del w:id="183" w:author="Author">
        <w:r w:rsidRPr="00395016">
          <w:rPr>
            <w:rFonts w:ascii="Trebuchet MS" w:hAnsi="Trebuchet MS"/>
            <w:noProof/>
          </w:rPr>
          <w:delText>shall absolutely conceal</w:delText>
        </w:r>
      </w:del>
      <w:ins w:id="184" w:author="Author">
        <w:r w:rsidRPr="00395016">
          <w:rPr>
            <w:rFonts w:ascii="Trebuchet MS" w:hAnsi="Trebuchet MS"/>
            <w:noProof/>
          </w:rPr>
          <w:t>will keep</w:t>
        </w:r>
      </w:ins>
      <w:r w:rsidRPr="00395016">
        <w:rPr>
          <w:rFonts w:ascii="Trebuchet MS" w:hAnsi="Trebuchet MS"/>
          <w:noProof/>
        </w:rPr>
        <w:t xml:space="preserve"> my face </w:t>
      </w:r>
      <w:ins w:id="185" w:author="Author">
        <w:r w:rsidRPr="00395016">
          <w:rPr>
            <w:rFonts w:ascii="Trebuchet MS" w:hAnsi="Trebuchet MS"/>
            <w:noProof/>
          </w:rPr>
          <w:t xml:space="preserve">hidden </w:t>
        </w:r>
      </w:ins>
      <w:r w:rsidRPr="00395016">
        <w:rPr>
          <w:rFonts w:ascii="Trebuchet MS" w:hAnsi="Trebuchet MS"/>
          <w:noProof/>
        </w:rPr>
        <w:t xml:space="preserve">in that day because of all the </w:t>
      </w:r>
      <w:del w:id="186" w:author="Author">
        <w:r w:rsidRPr="00395016">
          <w:rPr>
            <w:rFonts w:ascii="Trebuchet MS" w:hAnsi="Trebuchet MS"/>
            <w:noProof/>
          </w:rPr>
          <w:delText>badness</w:delText>
        </w:r>
      </w:del>
      <w:ins w:id="187" w:author="Author">
        <w:r w:rsidRPr="00395016">
          <w:rPr>
            <w:rFonts w:ascii="Trebuchet MS" w:hAnsi="Trebuchet MS"/>
            <w:noProof/>
          </w:rPr>
          <w:t>wickedness</w:t>
        </w:r>
      </w:ins>
      <w:r w:rsidRPr="00395016">
        <w:rPr>
          <w:rFonts w:ascii="Trebuchet MS" w:hAnsi="Trebuchet MS"/>
          <w:noProof/>
        </w:rPr>
        <w:t xml:space="preserve"> that they have done</w:t>
      </w:r>
      <w:del w:id="188" w:author="Author">
        <w:r w:rsidRPr="00395016">
          <w:rPr>
            <w:rFonts w:ascii="Trebuchet MS" w:hAnsi="Trebuchet MS"/>
            <w:noProof/>
          </w:rPr>
          <w:delText>, because they have turned</w:delText>
        </w:r>
      </w:del>
      <w:ins w:id="189" w:author="Author">
        <w:r w:rsidRPr="00395016">
          <w:rPr>
            <w:rFonts w:ascii="Trebuchet MS" w:hAnsi="Trebuchet MS"/>
            <w:noProof/>
          </w:rPr>
          <w:t xml:space="preserve"> in turning</w:t>
        </w:r>
      </w:ins>
      <w:r w:rsidRPr="00395016">
        <w:rPr>
          <w:rFonts w:ascii="Trebuchet MS" w:hAnsi="Trebuchet MS"/>
          <w:noProof/>
        </w:rPr>
        <w:t xml:space="preserve"> to other gods.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31:19 </w:t>
      </w:r>
      <w:r w:rsidRPr="00395016">
        <w:rPr>
          <w:rFonts w:ascii="Trebuchet MS" w:hAnsi="Trebuchet MS"/>
          <w:noProof/>
        </w:rPr>
        <w:t>“</w:t>
      </w:r>
      <w:del w:id="190" w:author="Author">
        <w:r w:rsidRPr="00395016">
          <w:rPr>
            <w:rFonts w:ascii="Trebuchet MS" w:hAnsi="Trebuchet MS"/>
            <w:noProof/>
          </w:rPr>
          <w:delText xml:space="preserve">And now </w:delText>
        </w:r>
        <w:r w:rsidRPr="00395016">
          <w:rPr>
            <w:rFonts w:ascii="Trebuchet MS" w:hAnsi="Trebuchet MS"/>
            <w:noProof/>
            <w:u w:val="dotted"/>
          </w:rPr>
          <w:delText>WRITE</w:delText>
        </w:r>
        <w:r w:rsidRPr="00395016">
          <w:rPr>
            <w:rFonts w:ascii="Trebuchet MS" w:hAnsi="Trebuchet MS"/>
            <w:noProof/>
          </w:rPr>
          <w:delText xml:space="preserve"> </w:delText>
        </w:r>
      </w:del>
      <w:ins w:id="191" w:author="Author">
        <w:r w:rsidRPr="00395016">
          <w:rPr>
            <w:rFonts w:ascii="Trebuchet MS" w:hAnsi="Trebuchet MS"/>
            <w:noProof/>
          </w:rPr>
          <w:t xml:space="preserve">Now write down this song </w:t>
        </w:r>
      </w:ins>
      <w:r w:rsidRPr="00395016">
        <w:rPr>
          <w:rFonts w:ascii="Trebuchet MS" w:hAnsi="Trebuchet MS"/>
          <w:noProof/>
        </w:rPr>
        <w:t xml:space="preserve">for yourselves </w:t>
      </w:r>
      <w:del w:id="192" w:author="Author">
        <w:r w:rsidRPr="00395016">
          <w:rPr>
            <w:rFonts w:ascii="Trebuchet MS" w:hAnsi="Trebuchet MS"/>
            <w:noProof/>
          </w:rPr>
          <w:delText xml:space="preserve">this song </w:delText>
        </w:r>
      </w:del>
      <w:r w:rsidRPr="00395016">
        <w:rPr>
          <w:rFonts w:ascii="Trebuchet MS" w:hAnsi="Trebuchet MS"/>
          <w:noProof/>
        </w:rPr>
        <w:t xml:space="preserve">and teach it to the </w:t>
      </w:r>
      <w:del w:id="193" w:author="Author">
        <w:r w:rsidRPr="00395016">
          <w:rPr>
            <w:rFonts w:ascii="Trebuchet MS" w:hAnsi="Trebuchet MS"/>
            <w:noProof/>
          </w:rPr>
          <w:delText>sons of Israel. Place</w:delText>
        </w:r>
      </w:del>
      <w:ins w:id="194" w:author="Author">
        <w:r w:rsidRPr="00395016">
          <w:rPr>
            <w:rFonts w:ascii="Trebuchet MS" w:hAnsi="Trebuchet MS"/>
            <w:noProof/>
          </w:rPr>
          <w:t>Israelites. Have them learn</w:t>
        </w:r>
      </w:ins>
      <w:r w:rsidRPr="00395016">
        <w:rPr>
          <w:rFonts w:ascii="Trebuchet MS" w:hAnsi="Trebuchet MS"/>
          <w:noProof/>
        </w:rPr>
        <w:t xml:space="preserve"> it</w:t>
      </w:r>
      <w:del w:id="195" w:author="Author">
        <w:r w:rsidRPr="00395016">
          <w:rPr>
            <w:rFonts w:ascii="Trebuchet MS" w:hAnsi="Trebuchet MS"/>
            <w:noProof/>
          </w:rPr>
          <w:delText xml:space="preserve"> in their mouths</w:delText>
        </w:r>
      </w:del>
      <w:ins w:id="196" w:author="Author">
        <w:r w:rsidRPr="00395016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395016">
        <w:rPr>
          <w:rFonts w:ascii="Trebuchet MS" w:hAnsi="Trebuchet MS"/>
          <w:noProof/>
        </w:rPr>
        <w:t xml:space="preserve"> in order that this song may serve as my witness against the </w:t>
      </w:r>
      <w:del w:id="199" w:author="Author">
        <w:r w:rsidRPr="00395016">
          <w:rPr>
            <w:rFonts w:ascii="Trebuchet MS" w:hAnsi="Trebuchet MS"/>
            <w:noProof/>
          </w:rPr>
          <w:delText>sons</w:delText>
        </w:r>
      </w:del>
      <w:ins w:id="200" w:author="Author">
        <w:r w:rsidRPr="00395016">
          <w:rPr>
            <w:rFonts w:ascii="Trebuchet MS" w:hAnsi="Trebuchet MS"/>
            <w:noProof/>
          </w:rPr>
          <w:t>people</w:t>
        </w:r>
      </w:ins>
      <w:r w:rsidRPr="00395016">
        <w:rPr>
          <w:rFonts w:ascii="Trebuchet MS" w:hAnsi="Trebuchet MS"/>
          <w:noProof/>
        </w:rPr>
        <w:t xml:space="preserve"> of Israel. </w:t>
      </w:r>
      <w:r w:rsidRPr="00395016">
        <w:rPr>
          <w:rFonts w:ascii="Trebuchet MS" w:hAnsi="Trebuchet MS"/>
          <w:b/>
          <w:noProof/>
        </w:rPr>
        <w:t xml:space="preserve">31:20 </w:t>
      </w:r>
      <w:del w:id="201" w:author="Author">
        <w:r w:rsidRPr="00395016">
          <w:rPr>
            <w:rFonts w:ascii="Trebuchet MS" w:hAnsi="Trebuchet MS"/>
            <w:noProof/>
          </w:rPr>
          <w:delText>For</w:delText>
        </w:r>
      </w:del>
      <w:ins w:id="202" w:author="Author">
        <w:r w:rsidRPr="00395016">
          <w:rPr>
            <w:rFonts w:ascii="Trebuchet MS" w:hAnsi="Trebuchet MS"/>
            <w:noProof/>
          </w:rPr>
          <w:t>When</w:t>
        </w:r>
      </w:ins>
      <w:r w:rsidRPr="00395016">
        <w:rPr>
          <w:rFonts w:ascii="Trebuchet MS" w:hAnsi="Trebuchet MS"/>
          <w:noProof/>
        </w:rPr>
        <w:t xml:space="preserve"> I </w:t>
      </w:r>
      <w:del w:id="203" w:author="Author">
        <w:r w:rsidRPr="00395016">
          <w:rPr>
            <w:rFonts w:ascii="Trebuchet MS" w:hAnsi="Trebuchet MS"/>
            <w:noProof/>
          </w:rPr>
          <w:delText xml:space="preserve">shall </w:delText>
        </w:r>
      </w:del>
      <w:r w:rsidRPr="00395016">
        <w:rPr>
          <w:rFonts w:ascii="Trebuchet MS" w:hAnsi="Trebuchet MS"/>
          <w:noProof/>
        </w:rPr>
        <w:t xml:space="preserve">bring them to the </w:t>
      </w:r>
      <w:del w:id="204" w:author="Author">
        <w:r w:rsidRPr="00395016">
          <w:rPr>
            <w:rFonts w:ascii="Trebuchet MS" w:hAnsi="Trebuchet MS"/>
            <w:noProof/>
          </w:rPr>
          <w:delText>ground</w:delText>
        </w:r>
      </w:del>
      <w:ins w:id="205" w:author="Author">
        <w:r w:rsidRPr="00395016">
          <w:rPr>
            <w:rFonts w:ascii="Trebuchet MS" w:hAnsi="Trebuchet MS"/>
            <w:noProof/>
          </w:rPr>
          <w:t>land</w:t>
        </w:r>
      </w:ins>
      <w:r w:rsidRPr="00395016">
        <w:rPr>
          <w:rFonts w:ascii="Trebuchet MS" w:hAnsi="Trebuchet MS"/>
          <w:noProof/>
        </w:rPr>
        <w:t xml:space="preserve"> that I have sworn about to their forefathers</w:t>
      </w:r>
      <w:del w:id="206" w:author="Author">
        <w:r w:rsidRPr="00395016">
          <w:rPr>
            <w:rFonts w:ascii="Trebuchet MS" w:hAnsi="Trebuchet MS"/>
            <w:noProof/>
          </w:rPr>
          <w:delText>, which flows</w:delText>
        </w:r>
      </w:del>
      <w:ins w:id="207" w:author="Author">
        <w:r w:rsidRPr="00395016">
          <w:rPr>
            <w:rFonts w:ascii="Trebuchet MS" w:hAnsi="Trebuchet MS"/>
            <w:noProof/>
          </w:rPr>
          <w:t>—one flowing</w:t>
        </w:r>
      </w:ins>
      <w:r w:rsidRPr="00395016">
        <w:rPr>
          <w:rFonts w:ascii="Trebuchet MS" w:hAnsi="Trebuchet MS"/>
          <w:noProof/>
        </w:rPr>
        <w:t xml:space="preserve"> with milk and honey</w:t>
      </w:r>
      <w:del w:id="208" w:author="Author">
        <w:r w:rsidRPr="00395016">
          <w:rPr>
            <w:rFonts w:ascii="Trebuchet MS" w:hAnsi="Trebuchet MS"/>
            <w:noProof/>
          </w:rPr>
          <w:delText xml:space="preserve">, </w:delText>
        </w:r>
      </w:del>
      <w:ins w:id="209" w:author="Author">
        <w:r w:rsidRPr="00395016">
          <w:rPr>
            <w:rFonts w:ascii="Trebuchet MS" w:hAnsi="Trebuchet MS"/>
            <w:noProof/>
          </w:rPr>
          <w:t>—</w:t>
        </w:r>
      </w:ins>
      <w:r w:rsidRPr="00395016">
        <w:rPr>
          <w:rFonts w:ascii="Trebuchet MS" w:hAnsi="Trebuchet MS"/>
          <w:noProof/>
        </w:rPr>
        <w:t xml:space="preserve">and they </w:t>
      </w:r>
      <w:del w:id="210" w:author="Author">
        <w:r w:rsidRPr="00395016">
          <w:rPr>
            <w:rFonts w:ascii="Trebuchet MS" w:hAnsi="Trebuchet MS"/>
            <w:noProof/>
          </w:rPr>
          <w:delText xml:space="preserve">will certainly </w:delText>
        </w:r>
      </w:del>
      <w:r w:rsidRPr="00395016">
        <w:rPr>
          <w:rFonts w:ascii="Trebuchet MS" w:hAnsi="Trebuchet MS"/>
          <w:noProof/>
        </w:rPr>
        <w:t xml:space="preserve">eat </w:t>
      </w:r>
      <w:ins w:id="211" w:author="Author">
        <w:r w:rsidRPr="00395016">
          <w:rPr>
            <w:rFonts w:ascii="Trebuchet MS" w:hAnsi="Trebuchet MS"/>
            <w:noProof/>
          </w:rPr>
          <w:t xml:space="preserve">their fill </w:t>
        </w:r>
      </w:ins>
      <w:r w:rsidRPr="00395016">
        <w:rPr>
          <w:rFonts w:ascii="Trebuchet MS" w:hAnsi="Trebuchet MS"/>
          <w:noProof/>
        </w:rPr>
        <w:t xml:space="preserve">and </w:t>
      </w:r>
      <w:del w:id="212" w:author="Author">
        <w:r w:rsidRPr="00395016">
          <w:rPr>
            <w:rFonts w:ascii="Trebuchet MS" w:hAnsi="Trebuchet MS"/>
            <w:noProof/>
          </w:rPr>
          <w:delText xml:space="preserve">be satisfied and grow fat and </w:delText>
        </w:r>
      </w:del>
      <w:ins w:id="213" w:author="Author">
        <w:r w:rsidRPr="00395016">
          <w:rPr>
            <w:rFonts w:ascii="Trebuchet MS" w:hAnsi="Trebuchet MS"/>
            <w:noProof/>
          </w:rPr>
          <w:t>prosper,</w:t>
        </w:r>
        <w:r w:rsidRPr="00395016">
          <w:rPr>
            <w:rStyle w:val="FootnoteReference"/>
            <w:rFonts w:ascii="Trebuchet MS" w:hAnsi="Trebuchet MS"/>
            <w:noProof/>
          </w:rPr>
          <w:footnoteReference w:id="8"/>
        </w:r>
        <w:r w:rsidRPr="00395016">
          <w:rPr>
            <w:rFonts w:ascii="Trebuchet MS" w:hAnsi="Trebuchet MS"/>
            <w:noProof/>
          </w:rPr>
          <w:t xml:space="preserve"> they will </w:t>
        </w:r>
      </w:ins>
      <w:r w:rsidRPr="00395016">
        <w:rPr>
          <w:rFonts w:ascii="Trebuchet MS" w:hAnsi="Trebuchet MS"/>
          <w:noProof/>
        </w:rPr>
        <w:t>turn to other gods</w:t>
      </w:r>
      <w:del w:id="216" w:author="Author">
        <w:r w:rsidRPr="00395016">
          <w:rPr>
            <w:rFonts w:ascii="Trebuchet MS" w:hAnsi="Trebuchet MS"/>
            <w:noProof/>
          </w:rPr>
          <w:delText>,</w:delText>
        </w:r>
      </w:del>
      <w:r w:rsidRPr="00395016">
        <w:rPr>
          <w:rFonts w:ascii="Trebuchet MS" w:hAnsi="Trebuchet MS"/>
          <w:noProof/>
        </w:rPr>
        <w:t xml:space="preserve"> and</w:t>
      </w:r>
      <w:del w:id="217" w:author="Author">
        <w:r w:rsidRPr="00395016">
          <w:rPr>
            <w:rFonts w:ascii="Trebuchet MS" w:hAnsi="Trebuchet MS"/>
            <w:noProof/>
          </w:rPr>
          <w:delText xml:space="preserve"> they will indeed</w:delText>
        </w:r>
      </w:del>
      <w:r w:rsidRPr="00395016">
        <w:rPr>
          <w:rFonts w:ascii="Trebuchet MS" w:hAnsi="Trebuchet MS"/>
          <w:noProof/>
        </w:rPr>
        <w:t xml:space="preserve"> serve them and treat me with disrespect and break my covenant. </w:t>
      </w:r>
      <w:r w:rsidRPr="00395016">
        <w:rPr>
          <w:rFonts w:ascii="Trebuchet MS" w:hAnsi="Trebuchet MS"/>
          <w:b/>
          <w:noProof/>
        </w:rPr>
        <w:t xml:space="preserve">31:21 </w:t>
      </w:r>
      <w:del w:id="218" w:author="Author">
        <w:r w:rsidRPr="00395016">
          <w:rPr>
            <w:rFonts w:ascii="Trebuchet MS" w:hAnsi="Trebuchet MS"/>
            <w:noProof/>
          </w:rPr>
          <w:delText>And it must occur that when</w:delText>
        </w:r>
      </w:del>
      <w:ins w:id="219" w:author="Author">
        <w:r w:rsidRPr="00395016">
          <w:rPr>
            <w:rFonts w:ascii="Trebuchet MS" w:hAnsi="Trebuchet MS"/>
            <w:noProof/>
          </w:rPr>
          <w:t>When</w:t>
        </w:r>
      </w:ins>
      <w:r w:rsidRPr="00395016">
        <w:rPr>
          <w:rFonts w:ascii="Trebuchet MS" w:hAnsi="Trebuchet MS"/>
          <w:noProof/>
        </w:rPr>
        <w:t xml:space="preserve"> many calamities and distresses </w:t>
      </w:r>
      <w:del w:id="220" w:author="Author">
        <w:r w:rsidRPr="00395016">
          <w:rPr>
            <w:rFonts w:ascii="Trebuchet MS" w:hAnsi="Trebuchet MS"/>
            <w:noProof/>
          </w:rPr>
          <w:delText xml:space="preserve">will </w:delText>
        </w:r>
      </w:del>
      <w:r w:rsidRPr="00395016">
        <w:rPr>
          <w:rFonts w:ascii="Trebuchet MS" w:hAnsi="Trebuchet MS"/>
          <w:noProof/>
        </w:rPr>
        <w:t xml:space="preserve">come upon them, this song </w:t>
      </w:r>
      <w:del w:id="221" w:author="Author">
        <w:r w:rsidRPr="00395016">
          <w:rPr>
            <w:rFonts w:ascii="Trebuchet MS" w:hAnsi="Trebuchet MS"/>
            <w:noProof/>
          </w:rPr>
          <w:delText xml:space="preserve">must also answer before them </w:delText>
        </w:r>
      </w:del>
      <w:ins w:id="222" w:author="Author">
        <w:r w:rsidRPr="00395016">
          <w:rPr>
            <w:rFonts w:ascii="Trebuchet MS" w:hAnsi="Trebuchet MS"/>
            <w:noProof/>
          </w:rPr>
          <w:t xml:space="preserve">will serve </w:t>
        </w:r>
      </w:ins>
      <w:r w:rsidRPr="00395016">
        <w:rPr>
          <w:rFonts w:ascii="Trebuchet MS" w:hAnsi="Trebuchet MS"/>
          <w:noProof/>
        </w:rPr>
        <w:t>as a witness</w:t>
      </w:r>
      <w:del w:id="223" w:author="Author">
        <w:r w:rsidRPr="00395016">
          <w:rPr>
            <w:rFonts w:ascii="Trebuchet MS" w:hAnsi="Trebuchet MS"/>
            <w:noProof/>
          </w:rPr>
          <w:delText>, because it</w:delText>
        </w:r>
      </w:del>
      <w:ins w:id="224" w:author="Author">
        <w:r w:rsidRPr="00395016">
          <w:rPr>
            <w:rFonts w:ascii="Trebuchet MS" w:hAnsi="Trebuchet MS"/>
            <w:noProof/>
          </w:rPr>
          <w:t xml:space="preserve"> to them (for their descendants</w:t>
        </w:r>
      </w:ins>
      <w:r w:rsidRPr="00395016">
        <w:rPr>
          <w:rFonts w:ascii="Trebuchet MS" w:hAnsi="Trebuchet MS"/>
          <w:noProof/>
        </w:rPr>
        <w:t xml:space="preserve"> should not </w:t>
      </w:r>
      <w:del w:id="225" w:author="Author">
        <w:r w:rsidRPr="00395016">
          <w:rPr>
            <w:rFonts w:ascii="Trebuchet MS" w:hAnsi="Trebuchet MS"/>
            <w:noProof/>
          </w:rPr>
          <w:delText>be forgotten out of the mouth of their offspring,</w:delText>
        </w:r>
      </w:del>
      <w:ins w:id="226" w:author="Author">
        <w:r w:rsidRPr="00395016">
          <w:rPr>
            <w:rFonts w:ascii="Trebuchet MS" w:hAnsi="Trebuchet MS"/>
            <w:noProof/>
          </w:rPr>
          <w:t>forget it),</w:t>
        </w:r>
      </w:ins>
      <w:r w:rsidRPr="00395016">
        <w:rPr>
          <w:rFonts w:ascii="Trebuchet MS" w:hAnsi="Trebuchet MS"/>
          <w:noProof/>
        </w:rPr>
        <w:t xml:space="preserve"> for I </w:t>
      </w:r>
      <w:del w:id="227" w:author="Author">
        <w:r w:rsidRPr="00395016">
          <w:rPr>
            <w:rFonts w:ascii="Trebuchet MS" w:hAnsi="Trebuchet MS"/>
            <w:noProof/>
          </w:rPr>
          <w:delText>well</w:delText>
        </w:r>
      </w:del>
      <w:ins w:id="228" w:author="Author">
        <w:r w:rsidRPr="00395016">
          <w:rPr>
            <w:rFonts w:ascii="Trebuchet MS" w:hAnsi="Trebuchet MS"/>
            <w:noProof/>
          </w:rPr>
          <w:t>already</w:t>
        </w:r>
      </w:ins>
      <w:r w:rsidRPr="00395016">
        <w:rPr>
          <w:rFonts w:ascii="Trebuchet MS" w:hAnsi="Trebuchet MS"/>
          <w:noProof/>
        </w:rPr>
        <w:t xml:space="preserve"> know </w:t>
      </w:r>
      <w:del w:id="229" w:author="Author">
        <w:r w:rsidRPr="00395016">
          <w:rPr>
            <w:rFonts w:ascii="Trebuchet MS" w:hAnsi="Trebuchet MS"/>
            <w:noProof/>
          </w:rPr>
          <w:delText>their</w:delText>
        </w:r>
      </w:del>
      <w:ins w:id="230" w:author="Author">
        <w:r w:rsidRPr="00395016">
          <w:rPr>
            <w:rFonts w:ascii="Trebuchet MS" w:hAnsi="Trebuchet MS"/>
            <w:noProof/>
          </w:rPr>
          <w:t>the</w:t>
        </w:r>
      </w:ins>
      <w:r w:rsidRPr="00395016">
        <w:rPr>
          <w:rFonts w:ascii="Trebuchet MS" w:hAnsi="Trebuchet MS"/>
          <w:noProof/>
        </w:rPr>
        <w:t xml:space="preserve"> inclination that they </w:t>
      </w:r>
      <w:del w:id="231" w:author="Author">
        <w:r w:rsidRPr="00395016">
          <w:rPr>
            <w:rFonts w:ascii="Trebuchet MS" w:hAnsi="Trebuchet MS"/>
            <w:noProof/>
          </w:rPr>
          <w:delText>are developing today</w:delText>
        </w:r>
      </w:del>
      <w:ins w:id="232" w:author="Author">
        <w:r w:rsidRPr="00395016">
          <w:rPr>
            <w:rFonts w:ascii="Trebuchet MS" w:hAnsi="Trebuchet MS"/>
            <w:noProof/>
          </w:rPr>
          <w:t>have developed even</w:t>
        </w:r>
      </w:ins>
      <w:r w:rsidRPr="00395016">
        <w:rPr>
          <w:rFonts w:ascii="Trebuchet MS" w:hAnsi="Trebuchet MS"/>
          <w:noProof/>
        </w:rPr>
        <w:t xml:space="preserve"> before I bring them into the land about which I have sworn.”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31:22 </w:t>
      </w:r>
      <w:r w:rsidRPr="00395016">
        <w:rPr>
          <w:rFonts w:ascii="Trebuchet MS" w:hAnsi="Trebuchet MS"/>
          <w:noProof/>
        </w:rPr>
        <w:t xml:space="preserve">So Moses wrote </w:t>
      </w:r>
      <w:ins w:id="233" w:author="Author">
        <w:r w:rsidRPr="00395016">
          <w:rPr>
            <w:rFonts w:ascii="Trebuchet MS" w:hAnsi="Trebuchet MS"/>
            <w:noProof/>
          </w:rPr>
          <w:t xml:space="preserve">down </w:t>
        </w:r>
      </w:ins>
      <w:r w:rsidRPr="00395016">
        <w:rPr>
          <w:rFonts w:ascii="Trebuchet MS" w:hAnsi="Trebuchet MS"/>
          <w:noProof/>
        </w:rPr>
        <w:t>this song in that day</w:t>
      </w:r>
      <w:del w:id="234" w:author="Author">
        <w:r w:rsidRPr="00395016">
          <w:rPr>
            <w:rFonts w:ascii="Trebuchet MS" w:hAnsi="Trebuchet MS"/>
            <w:noProof/>
          </w:rPr>
          <w:delText>, that he might teach</w:delText>
        </w:r>
      </w:del>
      <w:ins w:id="235" w:author="Author">
        <w:r w:rsidRPr="00395016">
          <w:rPr>
            <w:rFonts w:ascii="Trebuchet MS" w:hAnsi="Trebuchet MS"/>
            <w:noProof/>
          </w:rPr>
          <w:t xml:space="preserve"> and taught</w:t>
        </w:r>
      </w:ins>
      <w:r w:rsidRPr="00395016">
        <w:rPr>
          <w:rFonts w:ascii="Trebuchet MS" w:hAnsi="Trebuchet MS"/>
          <w:noProof/>
        </w:rPr>
        <w:t xml:space="preserve"> it to the </w:t>
      </w:r>
      <w:del w:id="236" w:author="Author">
        <w:r w:rsidRPr="00395016">
          <w:rPr>
            <w:rFonts w:ascii="Trebuchet MS" w:hAnsi="Trebuchet MS"/>
            <w:noProof/>
          </w:rPr>
          <w:delText>sons of Israel</w:delText>
        </w:r>
      </w:del>
      <w:ins w:id="237" w:author="Author">
        <w:r w:rsidRPr="00395016">
          <w:rPr>
            <w:rFonts w:ascii="Trebuchet MS" w:hAnsi="Trebuchet MS"/>
            <w:noProof/>
          </w:rPr>
          <w:t>Israelites</w:t>
        </w:r>
      </w:ins>
      <w:r w:rsidRPr="00395016">
        <w:rPr>
          <w:rFonts w:ascii="Trebuchet MS" w:hAnsi="Trebuchet MS"/>
          <w:noProof/>
        </w:rPr>
        <w:t>.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31:23 </w:t>
      </w:r>
      <w:del w:id="238" w:author="Author">
        <w:r w:rsidRPr="00395016">
          <w:rPr>
            <w:rFonts w:ascii="Trebuchet MS" w:hAnsi="Trebuchet MS"/>
            <w:noProof/>
          </w:rPr>
          <w:delText>And he proceeded to commission</w:delText>
        </w:r>
      </w:del>
      <w:ins w:id="239" w:author="Author">
        <w:r w:rsidRPr="00395016">
          <w:rPr>
            <w:rFonts w:ascii="Trebuchet MS" w:hAnsi="Trebuchet MS"/>
            <w:noProof/>
          </w:rPr>
          <w:t>He</w:t>
        </w:r>
        <w:r w:rsidRPr="00395016">
          <w:rPr>
            <w:rStyle w:val="FootnoteReference"/>
            <w:rFonts w:ascii="Trebuchet MS" w:hAnsi="Trebuchet MS"/>
            <w:noProof/>
          </w:rPr>
          <w:footnoteReference w:id="9"/>
        </w:r>
        <w:r w:rsidRPr="00395016">
          <w:rPr>
            <w:rFonts w:ascii="Trebuchet MS" w:hAnsi="Trebuchet MS"/>
            <w:noProof/>
          </w:rPr>
          <w:t xml:space="preserve"> then commissioned</w:t>
        </w:r>
      </w:ins>
      <w:r w:rsidRPr="00395016">
        <w:rPr>
          <w:rFonts w:ascii="Trebuchet MS" w:hAnsi="Trebuchet MS"/>
          <w:noProof/>
        </w:rPr>
        <w:t xml:space="preserve"> Joshua the son of Nun and </w:t>
      </w:r>
      <w:del w:id="242" w:author="Author">
        <w:r w:rsidRPr="00395016">
          <w:rPr>
            <w:rFonts w:ascii="Trebuchet MS" w:hAnsi="Trebuchet MS"/>
            <w:noProof/>
          </w:rPr>
          <w:delText>to say</w:delText>
        </w:r>
      </w:del>
      <w:ins w:id="243" w:author="Author">
        <w:r w:rsidRPr="00395016">
          <w:rPr>
            <w:rFonts w:ascii="Trebuchet MS" w:hAnsi="Trebuchet MS"/>
            <w:noProof/>
          </w:rPr>
          <w:t>said</w:t>
        </w:r>
      </w:ins>
      <w:r w:rsidRPr="00395016">
        <w:rPr>
          <w:rFonts w:ascii="Trebuchet MS" w:hAnsi="Trebuchet MS"/>
          <w:noProof/>
        </w:rPr>
        <w:t xml:space="preserve">: “Be courageous and strong, </w:t>
      </w:r>
      <w:del w:id="244" w:author="Author">
        <w:r w:rsidRPr="00395016">
          <w:rPr>
            <w:rFonts w:ascii="Trebuchet MS" w:hAnsi="Trebuchet MS"/>
            <w:noProof/>
          </w:rPr>
          <w:delText>because</w:delText>
        </w:r>
      </w:del>
      <w:ins w:id="245" w:author="Author">
        <w:r w:rsidRPr="00395016">
          <w:rPr>
            <w:rFonts w:ascii="Trebuchet MS" w:hAnsi="Trebuchet MS"/>
            <w:noProof/>
          </w:rPr>
          <w:t>for</w:t>
        </w:r>
      </w:ins>
      <w:r w:rsidRPr="00395016">
        <w:rPr>
          <w:rFonts w:ascii="Trebuchet MS" w:hAnsi="Trebuchet MS"/>
          <w:noProof/>
        </w:rPr>
        <w:t xml:space="preserve"> you</w:t>
      </w:r>
      <w:del w:id="246" w:author="Author">
        <w:r w:rsidRPr="00395016">
          <w:rPr>
            <w:rFonts w:ascii="Trebuchet MS" w:hAnsi="Trebuchet MS"/>
            <w:noProof/>
          </w:rPr>
          <w:delText>—you</w:delText>
        </w:r>
      </w:del>
      <w:ins w:id="247" w:author="Author">
        <w:r w:rsidRPr="00395016">
          <w:rPr>
            <w:rFonts w:ascii="Trebuchet MS" w:hAnsi="Trebuchet MS"/>
            <w:noProof/>
          </w:rPr>
          <w:t xml:space="preserve"> are the one who</w:t>
        </w:r>
      </w:ins>
      <w:r w:rsidRPr="00395016">
        <w:rPr>
          <w:rFonts w:ascii="Trebuchet MS" w:hAnsi="Trebuchet MS"/>
          <w:noProof/>
        </w:rPr>
        <w:t xml:space="preserve"> will bring the </w:t>
      </w:r>
      <w:del w:id="248" w:author="Author">
        <w:r w:rsidRPr="00395016">
          <w:rPr>
            <w:rFonts w:ascii="Trebuchet MS" w:hAnsi="Trebuchet MS"/>
            <w:noProof/>
          </w:rPr>
          <w:delText>sons of Israel</w:delText>
        </w:r>
      </w:del>
      <w:ins w:id="249" w:author="Author">
        <w:r w:rsidRPr="00395016">
          <w:rPr>
            <w:rFonts w:ascii="Trebuchet MS" w:hAnsi="Trebuchet MS"/>
            <w:noProof/>
          </w:rPr>
          <w:t>Israelites</w:t>
        </w:r>
      </w:ins>
      <w:r w:rsidRPr="00395016">
        <w:rPr>
          <w:rFonts w:ascii="Trebuchet MS" w:hAnsi="Trebuchet MS"/>
          <w:noProof/>
        </w:rPr>
        <w:t xml:space="preserve"> into the land about which I have sworn to them, and I </w:t>
      </w:r>
      <w:del w:id="250" w:author="Author">
        <w:r w:rsidRPr="00395016">
          <w:rPr>
            <w:rFonts w:ascii="Trebuchet MS" w:hAnsi="Trebuchet MS"/>
            <w:noProof/>
          </w:rPr>
          <w:delText>myself shall</w:delText>
        </w:r>
      </w:del>
      <w:ins w:id="251" w:author="Author">
        <w:r w:rsidRPr="00395016">
          <w:rPr>
            <w:rFonts w:ascii="Trebuchet MS" w:hAnsi="Trebuchet MS"/>
            <w:noProof/>
          </w:rPr>
          <w:t>will</w:t>
        </w:r>
      </w:ins>
      <w:r w:rsidRPr="00395016">
        <w:rPr>
          <w:rFonts w:ascii="Trebuchet MS" w:hAnsi="Trebuchet MS"/>
          <w:noProof/>
        </w:rPr>
        <w:t xml:space="preserve"> continue with you.”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31:24 </w:t>
      </w:r>
      <w:del w:id="252" w:author="Author">
        <w:r w:rsidRPr="00395016">
          <w:rPr>
            <w:rFonts w:ascii="Trebuchet MS" w:hAnsi="Trebuchet MS"/>
            <w:noProof/>
          </w:rPr>
          <w:delText>And it came about that as</w:delText>
        </w:r>
      </w:del>
      <w:ins w:id="253" w:author="Author">
        <w:r w:rsidRPr="00395016">
          <w:rPr>
            <w:rFonts w:ascii="Trebuchet MS" w:hAnsi="Trebuchet MS"/>
            <w:noProof/>
          </w:rPr>
          <w:t>As</w:t>
        </w:r>
      </w:ins>
      <w:r w:rsidRPr="00395016">
        <w:rPr>
          <w:rFonts w:ascii="Trebuchet MS" w:hAnsi="Trebuchet MS"/>
          <w:noProof/>
        </w:rPr>
        <w:t xml:space="preserve"> soon as Moses had </w:t>
      </w:r>
      <w:del w:id="254" w:author="Author">
        <w:r w:rsidRPr="00395016">
          <w:rPr>
            <w:rFonts w:ascii="Trebuchet MS" w:hAnsi="Trebuchet MS"/>
            <w:noProof/>
          </w:rPr>
          <w:delText>finished</w:delText>
        </w:r>
      </w:del>
      <w:ins w:id="255" w:author="Author">
        <w:r w:rsidRPr="00395016">
          <w:rPr>
            <w:rFonts w:ascii="Trebuchet MS" w:hAnsi="Trebuchet MS"/>
            <w:noProof/>
          </w:rPr>
          <w:t>completed</w:t>
        </w:r>
      </w:ins>
      <w:r w:rsidRPr="00395016">
        <w:rPr>
          <w:rFonts w:ascii="Trebuchet MS" w:hAnsi="Trebuchet MS"/>
          <w:noProof/>
        </w:rPr>
        <w:t xml:space="preserve"> writing the words of this </w:t>
      </w:r>
      <w:del w:id="256" w:author="Author">
        <w:r w:rsidRPr="00395016">
          <w:rPr>
            <w:rFonts w:ascii="Trebuchet MS" w:hAnsi="Trebuchet MS"/>
            <w:noProof/>
          </w:rPr>
          <w:delText>law</w:delText>
        </w:r>
      </w:del>
      <w:ins w:id="257" w:author="Author">
        <w:r w:rsidRPr="00395016">
          <w:rPr>
            <w:rFonts w:ascii="Trebuchet MS" w:hAnsi="Trebuchet MS"/>
            <w:noProof/>
          </w:rPr>
          <w:t>Law</w:t>
        </w:r>
      </w:ins>
      <w:r w:rsidRPr="00395016">
        <w:rPr>
          <w:rFonts w:ascii="Trebuchet MS" w:hAnsi="Trebuchet MS"/>
          <w:noProof/>
        </w:rPr>
        <w:t xml:space="preserve"> in a book </w:t>
      </w:r>
      <w:del w:id="258" w:author="Author">
        <w:r w:rsidRPr="00395016">
          <w:rPr>
            <w:rFonts w:ascii="Trebuchet MS" w:hAnsi="Trebuchet MS"/>
            <w:noProof/>
          </w:rPr>
          <w:delText>until</w:delText>
        </w:r>
      </w:del>
      <w:ins w:id="259" w:author="Author">
        <w:r w:rsidRPr="00395016">
          <w:rPr>
            <w:rFonts w:ascii="Trebuchet MS" w:hAnsi="Trebuchet MS"/>
            <w:noProof/>
          </w:rPr>
          <w:t>in</w:t>
        </w:r>
      </w:ins>
      <w:r w:rsidRPr="00395016">
        <w:rPr>
          <w:rFonts w:ascii="Trebuchet MS" w:hAnsi="Trebuchet MS"/>
          <w:noProof/>
        </w:rPr>
        <w:t xml:space="preserve"> their </w:t>
      </w:r>
      <w:del w:id="260" w:author="Author">
        <w:r w:rsidRPr="00395016">
          <w:rPr>
            <w:rFonts w:ascii="Trebuchet MS" w:hAnsi="Trebuchet MS"/>
            <w:noProof/>
          </w:rPr>
          <w:delText>completion</w:delText>
        </w:r>
      </w:del>
      <w:ins w:id="261" w:author="Author">
        <w:r w:rsidRPr="00395016">
          <w:rPr>
            <w:rFonts w:ascii="Trebuchet MS" w:hAnsi="Trebuchet MS"/>
            <w:noProof/>
          </w:rPr>
          <w:t>entirety</w:t>
        </w:r>
      </w:ins>
      <w:r w:rsidRPr="00395016">
        <w:rPr>
          <w:rFonts w:ascii="Trebuchet MS" w:hAnsi="Trebuchet MS"/>
          <w:noProof/>
        </w:rPr>
        <w:t xml:space="preserve">, </w:t>
      </w:r>
      <w:r w:rsidRPr="00395016">
        <w:rPr>
          <w:rFonts w:ascii="Trebuchet MS" w:hAnsi="Trebuchet MS"/>
          <w:b/>
          <w:noProof/>
        </w:rPr>
        <w:t xml:space="preserve">31:25 </w:t>
      </w:r>
      <w:r w:rsidRPr="00395016">
        <w:rPr>
          <w:rFonts w:ascii="Trebuchet MS" w:hAnsi="Trebuchet MS"/>
          <w:noProof/>
        </w:rPr>
        <w:t xml:space="preserve">Moses </w:t>
      </w:r>
      <w:del w:id="262" w:author="Author">
        <w:r w:rsidRPr="00395016">
          <w:rPr>
            <w:rFonts w:ascii="Trebuchet MS" w:hAnsi="Trebuchet MS"/>
            <w:noProof/>
          </w:rPr>
          <w:delText>began to command</w:delText>
        </w:r>
      </w:del>
      <w:ins w:id="263" w:author="Author">
        <w:r w:rsidRPr="00395016">
          <w:rPr>
            <w:rFonts w:ascii="Trebuchet MS" w:hAnsi="Trebuchet MS"/>
            <w:noProof/>
          </w:rPr>
          <w:t>commanded</w:t>
        </w:r>
      </w:ins>
      <w:r w:rsidRPr="00395016">
        <w:rPr>
          <w:rFonts w:ascii="Trebuchet MS" w:hAnsi="Trebuchet MS"/>
          <w:noProof/>
        </w:rPr>
        <w:t xml:space="preserve"> the Levites</w:t>
      </w:r>
      <w:del w:id="264" w:author="Author">
        <w:r w:rsidRPr="00395016">
          <w:rPr>
            <w:rFonts w:ascii="Trebuchet MS" w:hAnsi="Trebuchet MS"/>
            <w:noProof/>
          </w:rPr>
          <w:delText>, the carriers of</w:delText>
        </w:r>
      </w:del>
      <w:ins w:id="265" w:author="Author">
        <w:r w:rsidRPr="00395016">
          <w:rPr>
            <w:rFonts w:ascii="Trebuchet MS" w:hAnsi="Trebuchet MS"/>
            <w:noProof/>
          </w:rPr>
          <w:t xml:space="preserve"> who carry</w:t>
        </w:r>
      </w:ins>
      <w:r w:rsidRPr="00395016">
        <w:rPr>
          <w:rFonts w:ascii="Trebuchet MS" w:hAnsi="Trebuchet MS"/>
          <w:noProof/>
        </w:rPr>
        <w:t xml:space="preserve"> the ark of Jehovah’s covenant, saying: </w:t>
      </w:r>
      <w:r w:rsidRPr="00395016">
        <w:rPr>
          <w:rFonts w:ascii="Trebuchet MS" w:hAnsi="Trebuchet MS"/>
          <w:b/>
          <w:noProof/>
        </w:rPr>
        <w:t xml:space="preserve">31:26 </w:t>
      </w:r>
      <w:r w:rsidRPr="00395016">
        <w:rPr>
          <w:rFonts w:ascii="Trebuchet MS" w:hAnsi="Trebuchet MS"/>
          <w:noProof/>
        </w:rPr>
        <w:t>“</w:t>
      </w:r>
      <w:del w:id="266" w:author="Author">
        <w:r w:rsidRPr="00395016">
          <w:rPr>
            <w:rFonts w:ascii="Trebuchet MS" w:hAnsi="Trebuchet MS"/>
            <w:noProof/>
          </w:rPr>
          <w:delText>Taking</w:delText>
        </w:r>
      </w:del>
      <w:ins w:id="267" w:author="Author">
        <w:r w:rsidRPr="00395016">
          <w:rPr>
            <w:rFonts w:ascii="Trebuchet MS" w:hAnsi="Trebuchet MS"/>
            <w:noProof/>
          </w:rPr>
          <w:t>Take</w:t>
        </w:r>
      </w:ins>
      <w:r w:rsidRPr="00395016">
        <w:rPr>
          <w:rFonts w:ascii="Trebuchet MS" w:hAnsi="Trebuchet MS"/>
          <w:noProof/>
        </w:rPr>
        <w:t xml:space="preserve"> this book of the </w:t>
      </w:r>
      <w:del w:id="268" w:author="Author">
        <w:r w:rsidRPr="00395016">
          <w:rPr>
            <w:rFonts w:ascii="Trebuchet MS" w:hAnsi="Trebuchet MS"/>
            <w:noProof/>
          </w:rPr>
          <w:delText xml:space="preserve">law, </w:delText>
        </w:r>
        <w:r w:rsidRPr="00395016">
          <w:rPr>
            <w:rFonts w:ascii="Trebuchet MS" w:hAnsi="Trebuchet MS"/>
            <w:noProof/>
            <w:u w:val="dotted"/>
          </w:rPr>
          <w:delText>YOU</w:delText>
        </w:r>
        <w:r w:rsidRPr="00395016">
          <w:rPr>
            <w:rFonts w:ascii="Trebuchet MS" w:hAnsi="Trebuchet MS"/>
            <w:noProof/>
          </w:rPr>
          <w:delText xml:space="preserve"> must</w:delText>
        </w:r>
      </w:del>
      <w:ins w:id="269" w:author="Author">
        <w:r w:rsidRPr="00395016">
          <w:rPr>
            <w:rFonts w:ascii="Trebuchet MS" w:hAnsi="Trebuchet MS"/>
            <w:noProof/>
          </w:rPr>
          <w:t>Law and</w:t>
        </w:r>
      </w:ins>
      <w:r w:rsidRPr="00395016">
        <w:rPr>
          <w:rFonts w:ascii="Trebuchet MS" w:hAnsi="Trebuchet MS"/>
          <w:noProof/>
        </w:rPr>
        <w:t xml:space="preserve"> place it at the side of the ark of the covenant of Jehovah </w:t>
      </w:r>
      <w:del w:id="270" w:author="Author">
        <w:r w:rsidRPr="00395016">
          <w:rPr>
            <w:rFonts w:ascii="Trebuchet MS" w:hAnsi="Trebuchet MS"/>
            <w:noProof/>
            <w:u w:val="dotted"/>
          </w:rPr>
          <w:delText>YOUR</w:delText>
        </w:r>
      </w:del>
      <w:ins w:id="271" w:author="Author">
        <w:r w:rsidRPr="00395016">
          <w:rPr>
            <w:rFonts w:ascii="Trebuchet MS" w:hAnsi="Trebuchet MS"/>
            <w:noProof/>
          </w:rPr>
          <w:t>your</w:t>
        </w:r>
      </w:ins>
      <w:r w:rsidRPr="00395016">
        <w:rPr>
          <w:rFonts w:ascii="Trebuchet MS" w:hAnsi="Trebuchet MS"/>
          <w:noProof/>
        </w:rPr>
        <w:t xml:space="preserve"> God, and it </w:t>
      </w:r>
      <w:del w:id="272" w:author="Author">
        <w:r w:rsidRPr="00395016">
          <w:rPr>
            <w:rFonts w:ascii="Trebuchet MS" w:hAnsi="Trebuchet MS"/>
            <w:noProof/>
          </w:rPr>
          <w:delText>must</w:delText>
        </w:r>
      </w:del>
      <w:ins w:id="273" w:author="Author">
        <w:r w:rsidRPr="00395016">
          <w:rPr>
            <w:rFonts w:ascii="Trebuchet MS" w:hAnsi="Trebuchet MS"/>
            <w:noProof/>
          </w:rPr>
          <w:t>will</w:t>
        </w:r>
      </w:ins>
      <w:r w:rsidRPr="00395016">
        <w:rPr>
          <w:rFonts w:ascii="Trebuchet MS" w:hAnsi="Trebuchet MS"/>
          <w:noProof/>
        </w:rPr>
        <w:t xml:space="preserve"> serve as a witness there against you. </w:t>
      </w:r>
      <w:r w:rsidRPr="00395016">
        <w:rPr>
          <w:rFonts w:ascii="Trebuchet MS" w:hAnsi="Trebuchet MS"/>
          <w:b/>
          <w:noProof/>
        </w:rPr>
        <w:t xml:space="preserve">31:27 </w:t>
      </w:r>
      <w:r w:rsidRPr="00395016">
        <w:rPr>
          <w:rFonts w:ascii="Trebuchet MS" w:hAnsi="Trebuchet MS"/>
          <w:noProof/>
        </w:rPr>
        <w:t>For I</w:t>
      </w:r>
      <w:del w:id="274" w:author="Author">
        <w:r w:rsidRPr="00395016">
          <w:rPr>
            <w:rFonts w:ascii="Trebuchet MS" w:hAnsi="Trebuchet MS"/>
            <w:noProof/>
          </w:rPr>
          <w:delText>—I</w:delText>
        </w:r>
      </w:del>
      <w:ins w:id="275" w:author="Author">
        <w:r w:rsidRPr="00395016">
          <w:rPr>
            <w:rFonts w:ascii="Trebuchet MS" w:hAnsi="Trebuchet MS"/>
            <w:noProof/>
          </w:rPr>
          <w:t xml:space="preserve"> myself</w:t>
        </w:r>
      </w:ins>
      <w:r w:rsidRPr="00395016">
        <w:rPr>
          <w:rFonts w:ascii="Trebuchet MS" w:hAnsi="Trebuchet MS"/>
          <w:noProof/>
        </w:rPr>
        <w:t xml:space="preserve"> well know your rebelliousness and your </w:t>
      </w:r>
      <w:del w:id="276" w:author="Author">
        <w:r w:rsidRPr="00395016">
          <w:rPr>
            <w:rFonts w:ascii="Trebuchet MS" w:hAnsi="Trebuchet MS"/>
            <w:noProof/>
          </w:rPr>
          <w:delText>stiff neck.</w:delText>
        </w:r>
      </w:del>
      <w:ins w:id="277" w:author="Author">
        <w:r w:rsidRPr="00395016">
          <w:rPr>
            <w:rFonts w:ascii="Trebuchet MS" w:hAnsi="Trebuchet MS"/>
            <w:noProof/>
          </w:rPr>
          <w:t>stubbornness.</w:t>
        </w:r>
        <w:r w:rsidRPr="00395016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395016">
        <w:rPr>
          <w:rFonts w:ascii="Trebuchet MS" w:hAnsi="Trebuchet MS"/>
          <w:noProof/>
        </w:rPr>
        <w:t xml:space="preserve"> If </w:t>
      </w:r>
      <w:del w:id="280" w:author="Author">
        <w:r w:rsidRPr="00395016">
          <w:rPr>
            <w:rFonts w:ascii="Trebuchet MS" w:hAnsi="Trebuchet MS"/>
            <w:noProof/>
          </w:rPr>
          <w:delText xml:space="preserve">while I am yet alive with </w:delText>
        </w:r>
        <w:r w:rsidRPr="00395016">
          <w:rPr>
            <w:rFonts w:ascii="Trebuchet MS" w:hAnsi="Trebuchet MS"/>
            <w:noProof/>
            <w:u w:val="dotted"/>
          </w:rPr>
          <w:delText>YOU</w:delText>
        </w:r>
        <w:r w:rsidRPr="00395016">
          <w:rPr>
            <w:rFonts w:ascii="Trebuchet MS" w:hAnsi="Trebuchet MS"/>
            <w:noProof/>
          </w:rPr>
          <w:delText xml:space="preserve"> today, </w:delText>
        </w:r>
        <w:r w:rsidRPr="00395016">
          <w:rPr>
            <w:rFonts w:ascii="Trebuchet MS" w:hAnsi="Trebuchet MS"/>
            <w:noProof/>
            <w:u w:val="dotted"/>
          </w:rPr>
          <w:delText>YOU</w:delText>
        </w:r>
      </w:del>
      <w:ins w:id="281" w:author="Author">
        <w:r w:rsidRPr="00395016">
          <w:rPr>
            <w:rFonts w:ascii="Trebuchet MS" w:hAnsi="Trebuchet MS"/>
            <w:noProof/>
          </w:rPr>
          <w:t>you</w:t>
        </w:r>
      </w:ins>
      <w:r w:rsidRPr="00395016">
        <w:rPr>
          <w:rFonts w:ascii="Trebuchet MS" w:hAnsi="Trebuchet MS"/>
          <w:noProof/>
        </w:rPr>
        <w:t xml:space="preserve"> have </w:t>
      </w:r>
      <w:del w:id="282" w:author="Author">
        <w:r w:rsidRPr="00395016">
          <w:rPr>
            <w:rFonts w:ascii="Trebuchet MS" w:hAnsi="Trebuchet MS"/>
            <w:noProof/>
          </w:rPr>
          <w:delText>proved</w:delText>
        </w:r>
      </w:del>
      <w:ins w:id="283" w:author="Author">
        <w:r w:rsidRPr="00395016">
          <w:rPr>
            <w:rFonts w:ascii="Trebuchet MS" w:hAnsi="Trebuchet MS"/>
            <w:noProof/>
          </w:rPr>
          <w:t>been so</w:t>
        </w:r>
      </w:ins>
      <w:r w:rsidRPr="00395016">
        <w:rPr>
          <w:rFonts w:ascii="Trebuchet MS" w:hAnsi="Trebuchet MS"/>
          <w:noProof/>
        </w:rPr>
        <w:t xml:space="preserve"> rebellious </w:t>
      </w:r>
      <w:del w:id="284" w:author="Author">
        <w:r w:rsidRPr="00395016">
          <w:rPr>
            <w:rFonts w:ascii="Trebuchet MS" w:hAnsi="Trebuchet MS"/>
            <w:noProof/>
          </w:rPr>
          <w:delText>in behavior toward</w:delText>
        </w:r>
      </w:del>
      <w:ins w:id="285" w:author="Author">
        <w:r w:rsidRPr="00395016">
          <w:rPr>
            <w:rFonts w:ascii="Trebuchet MS" w:hAnsi="Trebuchet MS"/>
            <w:noProof/>
          </w:rPr>
          <w:t>against</w:t>
        </w:r>
      </w:ins>
      <w:r w:rsidRPr="00395016">
        <w:rPr>
          <w:rFonts w:ascii="Trebuchet MS" w:hAnsi="Trebuchet MS"/>
          <w:noProof/>
        </w:rPr>
        <w:t xml:space="preserve"> Jehovah</w:t>
      </w:r>
      <w:ins w:id="286" w:author="Author">
        <w:r w:rsidRPr="00395016">
          <w:rPr>
            <w:rFonts w:ascii="Trebuchet MS" w:hAnsi="Trebuchet MS"/>
            <w:noProof/>
          </w:rPr>
          <w:t xml:space="preserve"> while I am still alive with you</w:t>
        </w:r>
      </w:ins>
      <w:r w:rsidRPr="00395016">
        <w:rPr>
          <w:rFonts w:ascii="Trebuchet MS" w:hAnsi="Trebuchet MS"/>
          <w:noProof/>
        </w:rPr>
        <w:t xml:space="preserve">, then how much more so </w:t>
      </w:r>
      <w:ins w:id="287" w:author="Author">
        <w:r w:rsidRPr="00395016">
          <w:rPr>
            <w:rFonts w:ascii="Trebuchet MS" w:hAnsi="Trebuchet MS"/>
            <w:noProof/>
          </w:rPr>
          <w:t xml:space="preserve">will you be </w:t>
        </w:r>
      </w:ins>
      <w:r w:rsidRPr="00395016">
        <w:rPr>
          <w:rFonts w:ascii="Trebuchet MS" w:hAnsi="Trebuchet MS"/>
          <w:noProof/>
        </w:rPr>
        <w:t xml:space="preserve">after my death! </w:t>
      </w:r>
      <w:r w:rsidRPr="00395016">
        <w:rPr>
          <w:rFonts w:ascii="Trebuchet MS" w:hAnsi="Trebuchet MS"/>
          <w:b/>
          <w:noProof/>
        </w:rPr>
        <w:t xml:space="preserve">31:28 </w:t>
      </w:r>
      <w:del w:id="288" w:author="Author">
        <w:r w:rsidRPr="00395016">
          <w:rPr>
            <w:rFonts w:ascii="Trebuchet MS" w:hAnsi="Trebuchet MS"/>
            <w:noProof/>
          </w:rPr>
          <w:delText>Congregate</w:delText>
        </w:r>
      </w:del>
      <w:ins w:id="289" w:author="Author">
        <w:r w:rsidRPr="00395016">
          <w:rPr>
            <w:rFonts w:ascii="Trebuchet MS" w:hAnsi="Trebuchet MS"/>
            <w:noProof/>
          </w:rPr>
          <w:t>Gather together</w:t>
        </w:r>
      </w:ins>
      <w:r w:rsidRPr="00395016">
        <w:rPr>
          <w:rFonts w:ascii="Trebuchet MS" w:hAnsi="Trebuchet MS"/>
          <w:noProof/>
        </w:rPr>
        <w:t xml:space="preserve"> to me all the </w:t>
      </w:r>
      <w:del w:id="290" w:author="Author">
        <w:r w:rsidRPr="00395016">
          <w:rPr>
            <w:rFonts w:ascii="Trebuchet MS" w:hAnsi="Trebuchet MS"/>
            <w:noProof/>
          </w:rPr>
          <w:delText>older men</w:delText>
        </w:r>
      </w:del>
      <w:ins w:id="291" w:author="Author">
        <w:r w:rsidRPr="00395016">
          <w:rPr>
            <w:rFonts w:ascii="Trebuchet MS" w:hAnsi="Trebuchet MS"/>
            <w:noProof/>
          </w:rPr>
          <w:t>elders</w:t>
        </w:r>
      </w:ins>
      <w:r w:rsidRPr="00395016">
        <w:rPr>
          <w:rFonts w:ascii="Trebuchet MS" w:hAnsi="Trebuchet MS"/>
          <w:noProof/>
        </w:rPr>
        <w:t xml:space="preserve"> of </w:t>
      </w:r>
      <w:del w:id="292" w:author="Author">
        <w:r w:rsidRPr="00395016">
          <w:rPr>
            <w:rFonts w:ascii="Trebuchet MS" w:hAnsi="Trebuchet MS"/>
            <w:noProof/>
            <w:u w:val="dotted"/>
          </w:rPr>
          <w:delText>YOUR</w:delText>
        </w:r>
      </w:del>
      <w:ins w:id="293" w:author="Author">
        <w:r w:rsidRPr="00395016">
          <w:rPr>
            <w:rFonts w:ascii="Trebuchet MS" w:hAnsi="Trebuchet MS"/>
            <w:noProof/>
          </w:rPr>
          <w:t>your</w:t>
        </w:r>
      </w:ins>
      <w:r w:rsidRPr="00395016">
        <w:rPr>
          <w:rFonts w:ascii="Trebuchet MS" w:hAnsi="Trebuchet MS"/>
          <w:noProof/>
        </w:rPr>
        <w:t xml:space="preserve"> tribes and </w:t>
      </w:r>
      <w:del w:id="294" w:author="Author">
        <w:r w:rsidRPr="00395016">
          <w:rPr>
            <w:rFonts w:ascii="Trebuchet MS" w:hAnsi="Trebuchet MS"/>
            <w:noProof/>
            <w:u w:val="dotted"/>
          </w:rPr>
          <w:delText>YOUR</w:delText>
        </w:r>
      </w:del>
      <w:ins w:id="295" w:author="Author">
        <w:r w:rsidRPr="00395016">
          <w:rPr>
            <w:rFonts w:ascii="Trebuchet MS" w:hAnsi="Trebuchet MS"/>
            <w:noProof/>
          </w:rPr>
          <w:t>your</w:t>
        </w:r>
      </w:ins>
      <w:r w:rsidRPr="00395016">
        <w:rPr>
          <w:rFonts w:ascii="Trebuchet MS" w:hAnsi="Trebuchet MS"/>
          <w:noProof/>
        </w:rPr>
        <w:t xml:space="preserve"> officers, and let me speak </w:t>
      </w:r>
      <w:ins w:id="296" w:author="Author">
        <w:r w:rsidRPr="00395016">
          <w:rPr>
            <w:rFonts w:ascii="Trebuchet MS" w:hAnsi="Trebuchet MS"/>
            <w:noProof/>
          </w:rPr>
          <w:t xml:space="preserve">these words </w:t>
        </w:r>
      </w:ins>
      <w:r w:rsidRPr="00395016">
        <w:rPr>
          <w:rFonts w:ascii="Trebuchet MS" w:hAnsi="Trebuchet MS"/>
          <w:noProof/>
        </w:rPr>
        <w:t>in their hearing</w:t>
      </w:r>
      <w:del w:id="297" w:author="Author">
        <w:r w:rsidRPr="00395016">
          <w:rPr>
            <w:rFonts w:ascii="Trebuchet MS" w:hAnsi="Trebuchet MS"/>
            <w:noProof/>
          </w:rPr>
          <w:delText xml:space="preserve"> these words</w:delText>
        </w:r>
      </w:del>
      <w:r w:rsidRPr="00395016">
        <w:rPr>
          <w:rFonts w:ascii="Trebuchet MS" w:hAnsi="Trebuchet MS"/>
          <w:noProof/>
        </w:rPr>
        <w:t xml:space="preserve">, and let me take the heavens and the earth as witnesses against them. </w:t>
      </w:r>
      <w:r w:rsidRPr="00395016">
        <w:rPr>
          <w:rFonts w:ascii="Trebuchet MS" w:hAnsi="Trebuchet MS"/>
          <w:b/>
          <w:noProof/>
        </w:rPr>
        <w:t xml:space="preserve">31:29 </w:t>
      </w:r>
      <w:r w:rsidRPr="00395016">
        <w:rPr>
          <w:rFonts w:ascii="Trebuchet MS" w:hAnsi="Trebuchet MS"/>
          <w:noProof/>
        </w:rPr>
        <w:t xml:space="preserve">For I well know that after my death </w:t>
      </w:r>
      <w:del w:id="298" w:author="Author">
        <w:r w:rsidRPr="00395016">
          <w:rPr>
            <w:rFonts w:ascii="Trebuchet MS" w:hAnsi="Trebuchet MS"/>
            <w:noProof/>
            <w:u w:val="dotted"/>
          </w:rPr>
          <w:delText>YOU</w:delText>
        </w:r>
      </w:del>
      <w:ins w:id="299" w:author="Author">
        <w:r w:rsidRPr="00395016">
          <w:rPr>
            <w:rFonts w:ascii="Trebuchet MS" w:hAnsi="Trebuchet MS"/>
            <w:noProof/>
          </w:rPr>
          <w:t>you</w:t>
        </w:r>
      </w:ins>
      <w:r w:rsidRPr="00395016">
        <w:rPr>
          <w:rFonts w:ascii="Trebuchet MS" w:hAnsi="Trebuchet MS"/>
          <w:noProof/>
        </w:rPr>
        <w:t xml:space="preserve"> will </w:t>
      </w:r>
      <w:del w:id="300" w:author="Author">
        <w:r w:rsidRPr="00395016">
          <w:rPr>
            <w:rFonts w:ascii="Trebuchet MS" w:hAnsi="Trebuchet MS"/>
            <w:noProof/>
          </w:rPr>
          <w:delText>without fail</w:delText>
        </w:r>
      </w:del>
      <w:ins w:id="301" w:author="Author">
        <w:r w:rsidRPr="00395016">
          <w:rPr>
            <w:rFonts w:ascii="Trebuchet MS" w:hAnsi="Trebuchet MS"/>
            <w:noProof/>
          </w:rPr>
          <w:t>surely</w:t>
        </w:r>
      </w:ins>
      <w:r w:rsidRPr="00395016">
        <w:rPr>
          <w:rFonts w:ascii="Trebuchet MS" w:hAnsi="Trebuchet MS"/>
          <w:noProof/>
        </w:rPr>
        <w:t xml:space="preserve"> act </w:t>
      </w:r>
      <w:del w:id="302" w:author="Author">
        <w:r w:rsidRPr="00395016">
          <w:rPr>
            <w:rFonts w:ascii="Trebuchet MS" w:hAnsi="Trebuchet MS"/>
            <w:noProof/>
          </w:rPr>
          <w:delText>ruinously,</w:delText>
        </w:r>
      </w:del>
      <w:ins w:id="303" w:author="Author">
        <w:r w:rsidRPr="00395016">
          <w:rPr>
            <w:rFonts w:ascii="Trebuchet MS" w:hAnsi="Trebuchet MS"/>
            <w:noProof/>
          </w:rPr>
          <w:t>wickedly</w:t>
        </w:r>
      </w:ins>
      <w:r w:rsidRPr="00395016">
        <w:rPr>
          <w:rFonts w:ascii="Trebuchet MS" w:hAnsi="Trebuchet MS"/>
          <w:noProof/>
        </w:rPr>
        <w:t xml:space="preserve"> and </w:t>
      </w:r>
      <w:del w:id="304" w:author="Author">
        <w:r w:rsidRPr="00395016">
          <w:rPr>
            <w:rFonts w:ascii="Trebuchet MS" w:hAnsi="Trebuchet MS"/>
            <w:noProof/>
            <w:u w:val="dotted"/>
          </w:rPr>
          <w:delText>YOU</w:delText>
        </w:r>
        <w:r w:rsidRPr="00395016">
          <w:rPr>
            <w:rFonts w:ascii="Trebuchet MS" w:hAnsi="Trebuchet MS"/>
            <w:noProof/>
          </w:rPr>
          <w:delText xml:space="preserve"> will certainly </w:delText>
        </w:r>
      </w:del>
      <w:r w:rsidRPr="00395016">
        <w:rPr>
          <w:rFonts w:ascii="Trebuchet MS" w:hAnsi="Trebuchet MS"/>
          <w:noProof/>
        </w:rPr>
        <w:t xml:space="preserve">turn aside from the way about which I have commanded </w:t>
      </w:r>
      <w:del w:id="305" w:author="Author">
        <w:r w:rsidRPr="00395016">
          <w:rPr>
            <w:rFonts w:ascii="Trebuchet MS" w:hAnsi="Trebuchet MS"/>
            <w:noProof/>
            <w:u w:val="dotted"/>
          </w:rPr>
          <w:delText>YOU</w:delText>
        </w:r>
        <w:r w:rsidRPr="00395016">
          <w:rPr>
            <w:rFonts w:ascii="Trebuchet MS" w:hAnsi="Trebuchet MS"/>
            <w:noProof/>
          </w:rPr>
          <w:delText>; and</w:delText>
        </w:r>
      </w:del>
      <w:ins w:id="306" w:author="Author">
        <w:r w:rsidRPr="00395016">
          <w:rPr>
            <w:rFonts w:ascii="Trebuchet MS" w:hAnsi="Trebuchet MS"/>
            <w:noProof/>
          </w:rPr>
          <w:t>you. And</w:t>
        </w:r>
      </w:ins>
      <w:r w:rsidRPr="00395016">
        <w:rPr>
          <w:rFonts w:ascii="Trebuchet MS" w:hAnsi="Trebuchet MS"/>
          <w:noProof/>
        </w:rPr>
        <w:t xml:space="preserve"> calamity will </w:t>
      </w:r>
      <w:del w:id="307" w:author="Author">
        <w:r w:rsidRPr="00395016">
          <w:rPr>
            <w:rFonts w:ascii="Trebuchet MS" w:hAnsi="Trebuchet MS"/>
            <w:noProof/>
          </w:rPr>
          <w:delText>be bound to</w:delText>
        </w:r>
      </w:del>
      <w:ins w:id="308" w:author="Author">
        <w:r w:rsidRPr="00395016">
          <w:rPr>
            <w:rFonts w:ascii="Trebuchet MS" w:hAnsi="Trebuchet MS"/>
            <w:noProof/>
          </w:rPr>
          <w:t>certainly</w:t>
        </w:r>
      </w:ins>
      <w:r w:rsidRPr="00395016">
        <w:rPr>
          <w:rFonts w:ascii="Trebuchet MS" w:hAnsi="Trebuchet MS"/>
          <w:noProof/>
        </w:rPr>
        <w:t xml:space="preserve"> befall </w:t>
      </w:r>
      <w:del w:id="309" w:author="Author">
        <w:r w:rsidRPr="00395016">
          <w:rPr>
            <w:rFonts w:ascii="Trebuchet MS" w:hAnsi="Trebuchet MS"/>
            <w:noProof/>
            <w:u w:val="dotted"/>
          </w:rPr>
          <w:delText>YOU</w:delText>
        </w:r>
      </w:del>
      <w:ins w:id="310" w:author="Author">
        <w:r w:rsidRPr="00395016">
          <w:rPr>
            <w:rFonts w:ascii="Trebuchet MS" w:hAnsi="Trebuchet MS"/>
            <w:noProof/>
          </w:rPr>
          <w:t>you</w:t>
        </w:r>
      </w:ins>
      <w:r w:rsidRPr="00395016">
        <w:rPr>
          <w:rFonts w:ascii="Trebuchet MS" w:hAnsi="Trebuchet MS"/>
          <w:noProof/>
        </w:rPr>
        <w:t xml:space="preserve"> at the close of the days, because </w:t>
      </w:r>
      <w:del w:id="311" w:author="Author">
        <w:r w:rsidRPr="00395016">
          <w:rPr>
            <w:rFonts w:ascii="Trebuchet MS" w:hAnsi="Trebuchet MS"/>
            <w:noProof/>
            <w:u w:val="dotted"/>
          </w:rPr>
          <w:delText>YOU</w:delText>
        </w:r>
      </w:del>
      <w:ins w:id="312" w:author="Author">
        <w:r w:rsidRPr="00395016">
          <w:rPr>
            <w:rFonts w:ascii="Trebuchet MS" w:hAnsi="Trebuchet MS"/>
            <w:noProof/>
          </w:rPr>
          <w:t>you</w:t>
        </w:r>
      </w:ins>
      <w:r w:rsidRPr="00395016">
        <w:rPr>
          <w:rFonts w:ascii="Trebuchet MS" w:hAnsi="Trebuchet MS"/>
          <w:noProof/>
        </w:rPr>
        <w:t xml:space="preserve"> will do what is bad in the eyes of Jehovah </w:t>
      </w:r>
      <w:del w:id="313" w:author="Author">
        <w:r w:rsidRPr="00395016">
          <w:rPr>
            <w:rFonts w:ascii="Trebuchet MS" w:hAnsi="Trebuchet MS"/>
            <w:noProof/>
          </w:rPr>
          <w:delText>so as to</w:delText>
        </w:r>
      </w:del>
      <w:ins w:id="314" w:author="Author">
        <w:r w:rsidRPr="00395016">
          <w:rPr>
            <w:rFonts w:ascii="Trebuchet MS" w:hAnsi="Trebuchet MS"/>
            <w:noProof/>
          </w:rPr>
          <w:t>and you will</w:t>
        </w:r>
      </w:ins>
      <w:r w:rsidRPr="00395016">
        <w:rPr>
          <w:rFonts w:ascii="Trebuchet MS" w:hAnsi="Trebuchet MS"/>
          <w:noProof/>
        </w:rPr>
        <w:t xml:space="preserve"> offend him by the works of </w:t>
      </w:r>
      <w:del w:id="315" w:author="Author">
        <w:r w:rsidRPr="00395016">
          <w:rPr>
            <w:rFonts w:ascii="Trebuchet MS" w:hAnsi="Trebuchet MS"/>
            <w:noProof/>
            <w:u w:val="dotted"/>
          </w:rPr>
          <w:delText>YOUR</w:delText>
        </w:r>
      </w:del>
      <w:ins w:id="316" w:author="Author">
        <w:r w:rsidRPr="00395016">
          <w:rPr>
            <w:rFonts w:ascii="Trebuchet MS" w:hAnsi="Trebuchet MS"/>
            <w:noProof/>
          </w:rPr>
          <w:t>your</w:t>
        </w:r>
      </w:ins>
      <w:r w:rsidRPr="00395016">
        <w:rPr>
          <w:rFonts w:ascii="Trebuchet MS" w:hAnsi="Trebuchet MS"/>
          <w:noProof/>
        </w:rPr>
        <w:t xml:space="preserve"> hands.”</w:t>
      </w:r>
    </w:p>
    <w:p w:rsidR="0080350B" w:rsidRPr="00395016" w:rsidRDefault="0080350B" w:rsidP="0080350B">
      <w:pPr>
        <w:rPr>
          <w:rFonts w:ascii="Trebuchet MS" w:hAnsi="Trebuchet MS"/>
          <w:noProof/>
        </w:rPr>
      </w:pPr>
      <w:r w:rsidRPr="00395016">
        <w:rPr>
          <w:rFonts w:ascii="Trebuchet MS" w:hAnsi="Trebuchet MS"/>
          <w:b/>
        </w:rPr>
        <w:t xml:space="preserve">31:30 </w:t>
      </w:r>
      <w:del w:id="317" w:author="Author">
        <w:r w:rsidRPr="00395016">
          <w:rPr>
            <w:rFonts w:ascii="Trebuchet MS" w:hAnsi="Trebuchet MS"/>
            <w:noProof/>
          </w:rPr>
          <w:delText>And Moses proceeded to speak</w:delText>
        </w:r>
      </w:del>
      <w:ins w:id="318" w:author="Author">
        <w:r w:rsidRPr="00395016">
          <w:rPr>
            <w:rFonts w:ascii="Trebuchet MS" w:hAnsi="Trebuchet MS"/>
            <w:noProof/>
          </w:rPr>
          <w:t>Then</w:t>
        </w:r>
      </w:ins>
      <w:r w:rsidRPr="00395016">
        <w:rPr>
          <w:rFonts w:ascii="Trebuchet MS" w:hAnsi="Trebuchet MS"/>
          <w:noProof/>
        </w:rPr>
        <w:t xml:space="preserve"> in the hearing of </w:t>
      </w:r>
      <w:del w:id="319" w:author="Author">
        <w:r w:rsidRPr="00395016">
          <w:rPr>
            <w:rFonts w:ascii="Trebuchet MS" w:hAnsi="Trebuchet MS"/>
            <w:noProof/>
          </w:rPr>
          <w:delText xml:space="preserve">all </w:delText>
        </w:r>
      </w:del>
      <w:r w:rsidRPr="00395016">
        <w:rPr>
          <w:rFonts w:ascii="Trebuchet MS" w:hAnsi="Trebuchet MS"/>
          <w:noProof/>
        </w:rPr>
        <w:t xml:space="preserve">the </w:t>
      </w:r>
      <w:ins w:id="320" w:author="Author">
        <w:r w:rsidRPr="00395016">
          <w:rPr>
            <w:rFonts w:ascii="Trebuchet MS" w:hAnsi="Trebuchet MS"/>
            <w:noProof/>
          </w:rPr>
          <w:t xml:space="preserve">entire </w:t>
        </w:r>
      </w:ins>
      <w:r w:rsidRPr="00395016">
        <w:rPr>
          <w:rFonts w:ascii="Trebuchet MS" w:hAnsi="Trebuchet MS"/>
          <w:noProof/>
        </w:rPr>
        <w:t>congregation of Israel</w:t>
      </w:r>
      <w:ins w:id="321" w:author="Author">
        <w:r w:rsidRPr="00395016">
          <w:rPr>
            <w:rFonts w:ascii="Trebuchet MS" w:hAnsi="Trebuchet MS"/>
            <w:noProof/>
          </w:rPr>
          <w:t>, Moses recited</w:t>
        </w:r>
      </w:ins>
      <w:r w:rsidRPr="00395016">
        <w:rPr>
          <w:rFonts w:ascii="Trebuchet MS" w:hAnsi="Trebuchet MS"/>
          <w:noProof/>
        </w:rPr>
        <w:t xml:space="preserve"> the words of this song </w:t>
      </w:r>
      <w:del w:id="322" w:author="Author">
        <w:r w:rsidRPr="00395016">
          <w:rPr>
            <w:rFonts w:ascii="Trebuchet MS" w:hAnsi="Trebuchet MS"/>
            <w:noProof/>
          </w:rPr>
          <w:delText>until their completion</w:delText>
        </w:r>
      </w:del>
      <w:ins w:id="323" w:author="Author">
        <w:r w:rsidRPr="00395016">
          <w:rPr>
            <w:rFonts w:ascii="Trebuchet MS" w:hAnsi="Trebuchet MS"/>
            <w:noProof/>
          </w:rPr>
          <w:t>from beginning to end</w:t>
        </w:r>
      </w:ins>
      <w:r w:rsidRPr="00395016">
        <w:rPr>
          <w:rFonts w:ascii="Trebuchet MS" w:hAnsi="Trebuchet MS"/>
          <w:noProof/>
        </w:rPr>
        <w:t>:</w:t>
      </w:r>
    </w:p>
    <w:p w:rsidR="0080350B" w:rsidRPr="00395016" w:rsidRDefault="0080350B" w:rsidP="0080350B">
      <w:pPr>
        <w:rPr>
          <w:rFonts w:ascii="Trebuchet MS" w:hAnsi="Trebuchet MS"/>
          <w:b/>
        </w:rPr>
      </w:pPr>
    </w:p>
    <w:p w:rsidR="00762BCB" w:rsidRPr="0080350B" w:rsidRDefault="00762BCB" w:rsidP="0080350B"/>
    <w:sectPr w:rsidR="00762BCB" w:rsidRPr="0080350B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07D5" w:rsidRDefault="00DF07D5">
      <w:r>
        <w:separator/>
      </w:r>
    </w:p>
  </w:endnote>
  <w:endnote w:type="continuationSeparator" w:id="0">
    <w:p w:rsidR="00DF07D5" w:rsidRDefault="00DF0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07D5" w:rsidRDefault="00DF07D5">
      <w:r>
        <w:separator/>
      </w:r>
    </w:p>
  </w:footnote>
  <w:footnote w:type="continuationSeparator" w:id="0">
    <w:p w:rsidR="00DF07D5" w:rsidRDefault="00DF07D5">
      <w:r>
        <w:continuationSeparator/>
      </w:r>
    </w:p>
  </w:footnote>
  <w:footnote w:id="1">
    <w:p w:rsidR="0080350B" w:rsidRPr="00395016" w:rsidRDefault="0080350B" w:rsidP="00395016">
      <w:pPr>
        <w:pStyle w:val="FootnoteText"/>
        <w:spacing w:after="96"/>
        <w:ind w:firstLine="288"/>
        <w:rPr>
          <w:ins w:id="12" w:author="Author"/>
        </w:rPr>
      </w:pPr>
      <w:ins w:id="13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31:2 </w:t>
        </w:r>
        <w:r w:rsidRPr="00395016">
          <w:t>Lit., “go out and come in.”</w:t>
        </w:r>
      </w:ins>
    </w:p>
  </w:footnote>
  <w:footnote w:id="2">
    <w:p w:rsidR="0080350B" w:rsidRPr="00395016" w:rsidRDefault="0080350B" w:rsidP="00395016">
      <w:pPr>
        <w:pStyle w:val="FootnoteText"/>
        <w:spacing w:after="96"/>
        <w:ind w:firstLine="288"/>
        <w:rPr>
          <w:ins w:id="83" w:author="Author"/>
        </w:rPr>
      </w:pPr>
      <w:ins w:id="84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31:10 </w:t>
        </w:r>
        <w:r w:rsidRPr="00395016">
          <w:t>Or “Temporary Shelters.”</w:t>
        </w:r>
      </w:ins>
    </w:p>
  </w:footnote>
  <w:footnote w:id="3">
    <w:p w:rsidR="0080350B" w:rsidRPr="00395016" w:rsidRDefault="0080350B" w:rsidP="00395016">
      <w:pPr>
        <w:pStyle w:val="FootnoteText"/>
        <w:spacing w:after="96"/>
        <w:ind w:firstLine="288"/>
        <w:rPr>
          <w:ins w:id="106" w:author="Author"/>
        </w:rPr>
      </w:pPr>
      <w:ins w:id="107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31:12 </w:t>
        </w:r>
        <w:r w:rsidRPr="00395016">
          <w:t>Lit., “little ones.”</w:t>
        </w:r>
      </w:ins>
    </w:p>
  </w:footnote>
  <w:footnote w:id="4">
    <w:p w:rsidR="0080350B" w:rsidRPr="00395016" w:rsidRDefault="0080350B" w:rsidP="00395016">
      <w:pPr>
        <w:pStyle w:val="FootnoteText"/>
        <w:spacing w:after="96"/>
        <w:ind w:firstLine="288"/>
        <w:rPr>
          <w:ins w:id="112" w:author="Author"/>
        </w:rPr>
      </w:pPr>
      <w:ins w:id="113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31:12 </w:t>
        </w:r>
        <w:r w:rsidRPr="00395016">
          <w:t>Lit., “gates.”</w:t>
        </w:r>
      </w:ins>
    </w:p>
  </w:footnote>
  <w:footnote w:id="5">
    <w:p w:rsidR="0080350B" w:rsidRPr="00395016" w:rsidRDefault="0080350B" w:rsidP="00395016">
      <w:pPr>
        <w:pStyle w:val="FootnoteText"/>
        <w:spacing w:after="96"/>
        <w:ind w:firstLine="288"/>
        <w:rPr>
          <w:ins w:id="143" w:author="Author"/>
        </w:rPr>
      </w:pPr>
      <w:ins w:id="144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31:14 </w:t>
        </w:r>
        <w:r w:rsidRPr="00395016">
          <w:t>Or “take your places.”</w:t>
        </w:r>
      </w:ins>
    </w:p>
  </w:footnote>
  <w:footnote w:id="6">
    <w:p w:rsidR="0080350B" w:rsidRPr="00395016" w:rsidRDefault="0080350B" w:rsidP="00395016">
      <w:pPr>
        <w:pStyle w:val="FootnoteText"/>
        <w:spacing w:after="96"/>
        <w:ind w:firstLine="288"/>
        <w:rPr>
          <w:ins w:id="154" w:author="Author"/>
        </w:rPr>
      </w:pPr>
      <w:ins w:id="155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31:16 </w:t>
        </w:r>
        <w:r w:rsidRPr="00395016">
          <w:t>Lit., “lie down with your fathers.”</w:t>
        </w:r>
      </w:ins>
    </w:p>
  </w:footnote>
  <w:footnote w:id="7">
    <w:p w:rsidR="0080350B" w:rsidRPr="00395016" w:rsidRDefault="0080350B" w:rsidP="00395016">
      <w:pPr>
        <w:pStyle w:val="FootnoteText"/>
        <w:spacing w:after="96"/>
        <w:ind w:firstLine="288"/>
        <w:rPr>
          <w:ins w:id="197" w:author="Author"/>
        </w:rPr>
      </w:pPr>
      <w:ins w:id="198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31:19 </w:t>
        </w:r>
        <w:r w:rsidRPr="00395016">
          <w:t>Lit., “Place it in their mouths.”</w:t>
        </w:r>
      </w:ins>
    </w:p>
  </w:footnote>
  <w:footnote w:id="8">
    <w:p w:rsidR="0080350B" w:rsidRPr="00395016" w:rsidRDefault="0080350B" w:rsidP="00395016">
      <w:pPr>
        <w:pStyle w:val="FootnoteText"/>
        <w:spacing w:after="96"/>
        <w:ind w:firstLine="288"/>
        <w:rPr>
          <w:ins w:id="214" w:author="Author"/>
        </w:rPr>
      </w:pPr>
      <w:ins w:id="215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31:20 </w:t>
        </w:r>
        <w:r w:rsidRPr="00395016">
          <w:t xml:space="preserve">Lit., “grow fat.” </w:t>
        </w:r>
      </w:ins>
    </w:p>
  </w:footnote>
  <w:footnote w:id="9">
    <w:p w:rsidR="0080350B" w:rsidRPr="00395016" w:rsidRDefault="0080350B" w:rsidP="00395016">
      <w:pPr>
        <w:pStyle w:val="FootnoteText"/>
        <w:spacing w:after="96"/>
        <w:ind w:firstLine="288"/>
        <w:rPr>
          <w:ins w:id="240" w:author="Author"/>
        </w:rPr>
      </w:pPr>
      <w:ins w:id="241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31:23 </w:t>
        </w:r>
        <w:r w:rsidRPr="00395016">
          <w:t>Evidently God.</w:t>
        </w:r>
      </w:ins>
    </w:p>
  </w:footnote>
  <w:footnote w:id="10">
    <w:p w:rsidR="0080350B" w:rsidRPr="00395016" w:rsidRDefault="0080350B" w:rsidP="00395016">
      <w:pPr>
        <w:pStyle w:val="FootnoteText"/>
        <w:spacing w:after="96"/>
        <w:ind w:firstLine="288"/>
        <w:rPr>
          <w:ins w:id="278" w:author="Author"/>
        </w:rPr>
      </w:pPr>
      <w:ins w:id="279" w:author="Author">
        <w:r w:rsidRPr="00395016">
          <w:rPr>
            <w:rStyle w:val="FootnoteReference"/>
          </w:rPr>
          <w:footnoteRef/>
        </w:r>
        <w:r w:rsidRPr="00395016">
          <w:t xml:space="preserve"> </w:t>
        </w:r>
        <w:r w:rsidRPr="00395016">
          <w:rPr>
            <w:b/>
          </w:rPr>
          <w:t xml:space="preserve">31:27 </w:t>
        </w:r>
        <w:r w:rsidRPr="00395016">
          <w:t>Lit., “stiff neck.”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748E9">
        <w:t>Deuteronomy Chapter 31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748E9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748E9">
      <w:rPr>
        <w:noProof/>
        <w:snapToGrid w:val="0"/>
      </w:rPr>
      <w:t>Deuteronomy 31.Revised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6748E9">
        <w:t>Deuteronomy Chapter 31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748E9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748E9">
      <w:rPr>
        <w:noProof/>
        <w:snapToGrid w:val="0"/>
      </w:rPr>
      <w:t>Deuteronomy 31.Revised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748E9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748E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748E9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748E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D5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748E9"/>
    <w:rsid w:val="00683A19"/>
    <w:rsid w:val="006B2E68"/>
    <w:rsid w:val="006D0A9F"/>
    <w:rsid w:val="006E0169"/>
    <w:rsid w:val="0075006C"/>
    <w:rsid w:val="00762BCB"/>
    <w:rsid w:val="00796D66"/>
    <w:rsid w:val="007A584B"/>
    <w:rsid w:val="0080350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DF07D5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6064034-C831-40FC-9E69-51D872E74F23}"/>
  <w:attachedTemplate r:id="Rc55df3a3d5bb45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0350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0350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035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c55df3a3d5bb45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1351</ap:Words>
  <ap:Characters>5787</ap:Characters>
  <ap:Application>Microsoft Office Word</ap:Application>
  <ap:DocSecurity>0</ap:DocSecurity>
  <ap:Lines>96</ap:Lines>
  <ap:Paragraphs>16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7122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31</dc:title>
  <dc:subject/>
  <dc:creator>Ruth Farrugia</dc:creator>
  <cp:keywords/>
  <dc:description/>
  <cp:lastModifiedBy>Farrugia, Ruth</cp:lastModifiedBy>
  <cp:revision>3</cp:revision>
  <dcterms:created xsi:type="dcterms:W3CDTF">2020-12-01T08:21:00Z</dcterms:created>
  <dcterms:modified xsi:type="dcterms:W3CDTF">2020-12-01T08:22:00Z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31.docx</vt:lpwstr>
  </property>
  <property fmtid="{D5CDD505-2E9C-101B-9397-08002B2CF9AE}" pid="9" name="_TranslationDocumentId">
    <vt:i4>19514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5031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