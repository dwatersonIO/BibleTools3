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EC6" w:rsidRPr="001122CF" w:rsidRDefault="00401EC6" w:rsidP="00401EC6">
      <w:pPr>
        <w:rPr>
          <w:del w:id="0" w:author="Author"/>
          <w:rFonts w:ascii="Trebuchet MS" w:hAnsi="Trebuchet MS"/>
          <w:noProof/>
        </w:rPr>
      </w:pPr>
      <w:bookmarkStart w:id="1" w:name="_GoBack"/>
      <w:bookmarkEnd w:id="1"/>
      <w:r w:rsidRPr="001122CF">
        <w:rPr>
          <w:rFonts w:ascii="Trebuchet MS" w:hAnsi="Trebuchet MS"/>
          <w:b/>
        </w:rPr>
        <w:t xml:space="preserve">33:1 </w:t>
      </w:r>
      <w:r w:rsidRPr="001122CF">
        <w:rPr>
          <w:rFonts w:ascii="Trebuchet MS" w:hAnsi="Trebuchet MS"/>
          <w:noProof/>
        </w:rPr>
        <w:t xml:space="preserve">Now this is the blessing </w:t>
      </w:r>
      <w:del w:id="2" w:author="Author">
        <w:r w:rsidRPr="001122CF">
          <w:rPr>
            <w:rFonts w:ascii="Trebuchet MS" w:hAnsi="Trebuchet MS"/>
            <w:noProof/>
          </w:rPr>
          <w:delText>with which</w:delText>
        </w:r>
      </w:del>
      <w:ins w:id="3" w:author="Author">
        <w:r w:rsidRPr="001122CF">
          <w:rPr>
            <w:rFonts w:ascii="Trebuchet MS" w:hAnsi="Trebuchet MS"/>
            <w:noProof/>
          </w:rPr>
          <w:t>that</w:t>
        </w:r>
      </w:ins>
      <w:r w:rsidRPr="001122CF">
        <w:rPr>
          <w:rFonts w:ascii="Trebuchet MS" w:hAnsi="Trebuchet MS"/>
          <w:noProof/>
        </w:rPr>
        <w:t xml:space="preserve"> Moses the man of the true God </w:t>
      </w:r>
      <w:del w:id="4" w:author="Author">
        <w:r w:rsidRPr="001122CF">
          <w:rPr>
            <w:rFonts w:ascii="Trebuchet MS" w:hAnsi="Trebuchet MS"/>
            <w:noProof/>
          </w:rPr>
          <w:delText>blessed</w:delText>
        </w:r>
      </w:del>
      <w:ins w:id="5" w:author="Author">
        <w:r w:rsidRPr="001122CF">
          <w:rPr>
            <w:rFonts w:ascii="Trebuchet MS" w:hAnsi="Trebuchet MS"/>
            <w:noProof/>
          </w:rPr>
          <w:t>pronounced on</w:t>
        </w:r>
      </w:ins>
      <w:r w:rsidRPr="001122CF">
        <w:rPr>
          <w:rFonts w:ascii="Trebuchet MS" w:hAnsi="Trebuchet MS"/>
          <w:noProof/>
        </w:rPr>
        <w:t xml:space="preserve"> the </w:t>
      </w:r>
      <w:del w:id="6" w:author="Author">
        <w:r w:rsidRPr="001122CF">
          <w:rPr>
            <w:rFonts w:ascii="Trebuchet MS" w:hAnsi="Trebuchet MS"/>
            <w:noProof/>
          </w:rPr>
          <w:delText>sons of Israel</w:delText>
        </w:r>
      </w:del>
      <w:ins w:id="7" w:author="Author">
        <w:r w:rsidRPr="001122CF">
          <w:rPr>
            <w:rFonts w:ascii="Trebuchet MS" w:hAnsi="Trebuchet MS"/>
            <w:noProof/>
          </w:rPr>
          <w:t>Israelites</w:t>
        </w:r>
      </w:ins>
      <w:r w:rsidRPr="001122CF">
        <w:rPr>
          <w:rFonts w:ascii="Trebuchet MS" w:hAnsi="Trebuchet MS"/>
          <w:noProof/>
        </w:rPr>
        <w:t xml:space="preserve"> before his death. </w:t>
      </w:r>
      <w:r w:rsidRPr="001122CF">
        <w:rPr>
          <w:rFonts w:ascii="Trebuchet MS" w:hAnsi="Trebuchet MS"/>
          <w:b/>
          <w:noProof/>
        </w:rPr>
        <w:t xml:space="preserve">33:2 </w:t>
      </w:r>
      <w:del w:id="8" w:author="Author">
        <w:r w:rsidRPr="001122CF">
          <w:rPr>
            <w:rFonts w:ascii="Trebuchet MS" w:hAnsi="Trebuchet MS"/>
            <w:noProof/>
          </w:rPr>
          <w:delText>And he proceeded to say:</w:delText>
        </w:r>
      </w:del>
    </w:p>
    <w:p w:rsidR="00401EC6" w:rsidRPr="001122CF" w:rsidRDefault="00401EC6" w:rsidP="00401EC6">
      <w:pPr>
        <w:rPr>
          <w:ins w:id="9" w:author="Author"/>
          <w:rFonts w:ascii="Trebuchet MS" w:hAnsi="Trebuchet MS"/>
          <w:noProof/>
        </w:rPr>
      </w:pPr>
      <w:ins w:id="10" w:author="Author">
        <w:r w:rsidRPr="001122CF">
          <w:rPr>
            <w:rFonts w:ascii="Trebuchet MS" w:hAnsi="Trebuchet MS"/>
            <w:noProof/>
          </w:rPr>
          <w:t>He said: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“Jehovah—from Si′nai he came,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he </w:t>
      </w:r>
      <w:del w:id="11" w:author="Author">
        <w:r w:rsidRPr="001122CF">
          <w:rPr>
            <w:rFonts w:ascii="Trebuchet MS" w:hAnsi="Trebuchet MS"/>
            <w:noProof/>
          </w:rPr>
          <w:delText xml:space="preserve">flashed forth </w:delText>
        </w:r>
      </w:del>
      <w:ins w:id="12" w:author="Author">
        <w:r w:rsidRPr="001122CF">
          <w:rPr>
            <w:rFonts w:ascii="Trebuchet MS" w:hAnsi="Trebuchet MS"/>
            <w:noProof/>
          </w:rPr>
          <w:t xml:space="preserve">shone upon them </w:t>
        </w:r>
      </w:ins>
      <w:r w:rsidRPr="001122CF">
        <w:rPr>
          <w:rFonts w:ascii="Trebuchet MS" w:hAnsi="Trebuchet MS"/>
          <w:noProof/>
        </w:rPr>
        <w:t>from Se′ir</w:t>
      </w:r>
      <w:del w:id="13" w:author="Author">
        <w:r w:rsidRPr="001122CF">
          <w:rPr>
            <w:rFonts w:ascii="Trebuchet MS" w:hAnsi="Trebuchet MS"/>
            <w:noProof/>
          </w:rPr>
          <w:delText xml:space="preserve"> upon them</w:delText>
        </w:r>
      </w:del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He </w:t>
      </w:r>
      <w:del w:id="14" w:author="Author">
        <w:r w:rsidRPr="001122CF">
          <w:rPr>
            <w:rFonts w:ascii="Trebuchet MS" w:hAnsi="Trebuchet MS"/>
            <w:noProof/>
          </w:rPr>
          <w:delText>beamed</w:delText>
        </w:r>
      </w:del>
      <w:ins w:id="15" w:author="Author">
        <w:r w:rsidRPr="001122CF">
          <w:rPr>
            <w:rFonts w:ascii="Trebuchet MS" w:hAnsi="Trebuchet MS"/>
            <w:noProof/>
          </w:rPr>
          <w:t>shone</w:t>
        </w:r>
      </w:ins>
      <w:r w:rsidRPr="001122CF">
        <w:rPr>
          <w:rFonts w:ascii="Trebuchet MS" w:hAnsi="Trebuchet MS"/>
          <w:noProof/>
        </w:rPr>
        <w:t xml:space="preserve"> forth</w:t>
      </w:r>
      <w:ins w:id="16" w:author="Author">
        <w:r w:rsidRPr="001122CF">
          <w:rPr>
            <w:rFonts w:ascii="Trebuchet MS" w:hAnsi="Trebuchet MS"/>
            <w:noProof/>
          </w:rPr>
          <w:t xml:space="preserve"> in glory</w:t>
        </w:r>
      </w:ins>
      <w:r w:rsidRPr="001122CF">
        <w:rPr>
          <w:rFonts w:ascii="Trebuchet MS" w:hAnsi="Trebuchet MS"/>
          <w:noProof/>
        </w:rPr>
        <w:t xml:space="preserve"> from the mountainous region of Pa′ran,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with him were holy myriads,</w:t>
      </w:r>
      <w:ins w:id="17" w:author="Author">
        <w:r w:rsidRPr="001122CF">
          <w:rPr>
            <w:rStyle w:val="FootnoteReference"/>
            <w:rFonts w:ascii="Trebuchet MS" w:hAnsi="Trebuchet MS"/>
            <w:noProof/>
          </w:rPr>
          <w:footnoteReference w:id="1"/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At his right hand </w:t>
      </w:r>
      <w:ins w:id="20" w:author="Author">
        <w:r w:rsidRPr="001122CF">
          <w:rPr>
            <w:rFonts w:ascii="Trebuchet MS" w:hAnsi="Trebuchet MS"/>
            <w:noProof/>
          </w:rPr>
          <w:t xml:space="preserve">his </w:t>
        </w:r>
      </w:ins>
      <w:r w:rsidRPr="001122CF">
        <w:rPr>
          <w:rFonts w:ascii="Trebuchet MS" w:hAnsi="Trebuchet MS"/>
          <w:noProof/>
        </w:rPr>
        <w:t>warriors</w:t>
      </w:r>
      <w:del w:id="21" w:author="Author">
        <w:r w:rsidRPr="001122CF">
          <w:rPr>
            <w:rFonts w:ascii="Trebuchet MS" w:hAnsi="Trebuchet MS"/>
            <w:noProof/>
          </w:rPr>
          <w:delText xml:space="preserve"> belonging to them</w:delText>
        </w:r>
      </w:del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33:3 </w:t>
      </w:r>
      <w:r w:rsidRPr="001122CF">
        <w:rPr>
          <w:rFonts w:ascii="Trebuchet MS" w:hAnsi="Trebuchet MS"/>
          <w:noProof/>
        </w:rPr>
        <w:t xml:space="preserve">He </w:t>
      </w:r>
      <w:del w:id="22" w:author="Author">
        <w:r w:rsidRPr="001122CF">
          <w:rPr>
            <w:rFonts w:ascii="Trebuchet MS" w:hAnsi="Trebuchet MS"/>
            <w:noProof/>
          </w:rPr>
          <w:delText>was also cherishing</w:delText>
        </w:r>
      </w:del>
      <w:ins w:id="23" w:author="Author">
        <w:r w:rsidRPr="001122CF">
          <w:rPr>
            <w:rFonts w:ascii="Trebuchet MS" w:hAnsi="Trebuchet MS"/>
            <w:noProof/>
          </w:rPr>
          <w:t>had affection for</w:t>
        </w:r>
      </w:ins>
      <w:r w:rsidRPr="001122CF">
        <w:rPr>
          <w:rFonts w:ascii="Trebuchet MS" w:hAnsi="Trebuchet MS"/>
          <w:noProof/>
        </w:rPr>
        <w:t xml:space="preserve"> his people;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All their holy ones are in your hand.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4" w:author="Author">
        <w:r w:rsidRPr="001122CF">
          <w:rPr>
            <w:rFonts w:ascii="Trebuchet MS" w:hAnsi="Trebuchet MS"/>
            <w:noProof/>
          </w:rPr>
          <w:delText>And they—they reclined</w:delText>
        </w:r>
      </w:del>
      <w:ins w:id="25" w:author="Author">
        <w:r w:rsidRPr="001122CF">
          <w:rPr>
            <w:rFonts w:ascii="Trebuchet MS" w:hAnsi="Trebuchet MS"/>
            <w:noProof/>
          </w:rPr>
          <w:t>They were sitting</w:t>
        </w:r>
      </w:ins>
      <w:r w:rsidRPr="001122CF">
        <w:rPr>
          <w:rFonts w:ascii="Trebuchet MS" w:hAnsi="Trebuchet MS"/>
          <w:noProof/>
        </w:rPr>
        <w:t xml:space="preserve"> at your feet;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They began to </w:t>
      </w:r>
      <w:del w:id="26" w:author="Author">
        <w:r w:rsidRPr="001122CF">
          <w:rPr>
            <w:rFonts w:ascii="Trebuchet MS" w:hAnsi="Trebuchet MS"/>
            <w:noProof/>
          </w:rPr>
          <w:delText>receive some of</w:delText>
        </w:r>
      </w:del>
      <w:ins w:id="27" w:author="Author">
        <w:r w:rsidRPr="001122CF">
          <w:rPr>
            <w:rFonts w:ascii="Trebuchet MS" w:hAnsi="Trebuchet MS"/>
            <w:noProof/>
          </w:rPr>
          <w:t>listen to</w:t>
        </w:r>
      </w:ins>
      <w:r w:rsidRPr="001122CF">
        <w:rPr>
          <w:rFonts w:ascii="Trebuchet MS" w:hAnsi="Trebuchet MS"/>
          <w:noProof/>
        </w:rPr>
        <w:t xml:space="preserve"> your words.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33:4 </w:t>
      </w:r>
      <w:r w:rsidRPr="001122CF">
        <w:rPr>
          <w:rFonts w:ascii="Trebuchet MS" w:hAnsi="Trebuchet MS"/>
          <w:noProof/>
        </w:rPr>
        <w:t xml:space="preserve">(Moses </w:t>
      </w:r>
      <w:del w:id="28" w:author="Author">
        <w:r w:rsidRPr="001122CF">
          <w:rPr>
            <w:rFonts w:ascii="Trebuchet MS" w:hAnsi="Trebuchet MS"/>
            <w:noProof/>
          </w:rPr>
          <w:delText>laid as</w:delText>
        </w:r>
      </w:del>
      <w:ins w:id="29" w:author="Author">
        <w:r w:rsidRPr="001122CF">
          <w:rPr>
            <w:rFonts w:ascii="Trebuchet MS" w:hAnsi="Trebuchet MS"/>
            <w:noProof/>
          </w:rPr>
          <w:t>gave us</w:t>
        </w:r>
      </w:ins>
      <w:r w:rsidRPr="001122CF">
        <w:rPr>
          <w:rFonts w:ascii="Trebuchet MS" w:hAnsi="Trebuchet MS"/>
          <w:noProof/>
        </w:rPr>
        <w:t xml:space="preserve"> a command</w:t>
      </w:r>
      <w:del w:id="30" w:author="Author">
        <w:r w:rsidRPr="001122CF">
          <w:rPr>
            <w:rFonts w:ascii="Trebuchet MS" w:hAnsi="Trebuchet MS"/>
            <w:noProof/>
          </w:rPr>
          <w:delText xml:space="preserve"> upon us</w:delText>
        </w:r>
      </w:del>
      <w:ins w:id="31" w:author="Author">
        <w:r w:rsidRPr="001122CF">
          <w:rPr>
            <w:rFonts w:ascii="Trebuchet MS" w:hAnsi="Trebuchet MS"/>
            <w:noProof/>
          </w:rPr>
          <w:t>,</w:t>
        </w:r>
      </w:ins>
      <w:r w:rsidRPr="001122CF">
        <w:rPr>
          <w:rFonts w:ascii="Trebuchet MS" w:hAnsi="Trebuchet MS"/>
          <w:noProof/>
        </w:rPr>
        <w:t xml:space="preserve"> a law,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32" w:author="Author">
        <w:r w:rsidRPr="001122CF">
          <w:rPr>
            <w:rFonts w:ascii="Trebuchet MS" w:hAnsi="Trebuchet MS"/>
            <w:noProof/>
          </w:rPr>
          <w:delText>A</w:delText>
        </w:r>
      </w:del>
      <w:ins w:id="33" w:author="Author">
        <w:r w:rsidRPr="001122CF">
          <w:rPr>
            <w:rFonts w:ascii="Trebuchet MS" w:hAnsi="Trebuchet MS"/>
            <w:noProof/>
          </w:rPr>
          <w:t>As a</w:t>
        </w:r>
      </w:ins>
      <w:r w:rsidRPr="001122CF">
        <w:rPr>
          <w:rFonts w:ascii="Trebuchet MS" w:hAnsi="Trebuchet MS"/>
          <w:noProof/>
        </w:rPr>
        <w:t xml:space="preserve"> possession of the congregation of Jacob.)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33:5 </w:t>
      </w:r>
      <w:r w:rsidRPr="001122CF">
        <w:rPr>
          <w:rFonts w:ascii="Trebuchet MS" w:hAnsi="Trebuchet MS"/>
          <w:noProof/>
        </w:rPr>
        <w:t xml:space="preserve">And </w:t>
      </w:r>
      <w:del w:id="34" w:author="Author">
        <w:r w:rsidRPr="001122CF">
          <w:rPr>
            <w:rFonts w:ascii="Trebuchet MS" w:hAnsi="Trebuchet MS"/>
            <w:noProof/>
          </w:rPr>
          <w:delText>he came to be</w:delText>
        </w:r>
      </w:del>
      <w:ins w:id="35" w:author="Author">
        <w:r w:rsidRPr="001122CF">
          <w:rPr>
            <w:rFonts w:ascii="Trebuchet MS" w:hAnsi="Trebuchet MS"/>
            <w:noProof/>
          </w:rPr>
          <w:t>He became</w:t>
        </w:r>
      </w:ins>
      <w:r w:rsidRPr="001122CF">
        <w:rPr>
          <w:rFonts w:ascii="Trebuchet MS" w:hAnsi="Trebuchet MS"/>
          <w:noProof/>
        </w:rPr>
        <w:t xml:space="preserve"> king in Jesh′u·run,</w:t>
      </w:r>
      <w:ins w:id="36" w:author="Author">
        <w:r w:rsidRPr="001122CF">
          <w:rPr>
            <w:rStyle w:val="FootnoteReference"/>
            <w:rFonts w:ascii="Trebuchet MS" w:hAnsi="Trebuchet MS"/>
            <w:noProof/>
          </w:rPr>
          <w:footnoteReference w:id="2"/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When the heads of the people gathered </w:t>
      </w:r>
      <w:del w:id="39" w:author="Author">
        <w:r w:rsidRPr="001122CF">
          <w:rPr>
            <w:rFonts w:ascii="Trebuchet MS" w:hAnsi="Trebuchet MS"/>
            <w:noProof/>
          </w:rPr>
          <w:delText>themselves</w:delText>
        </w:r>
      </w:del>
      <w:ins w:id="40" w:author="Author">
        <w:r w:rsidRPr="001122CF">
          <w:rPr>
            <w:rFonts w:ascii="Trebuchet MS" w:hAnsi="Trebuchet MS"/>
            <w:noProof/>
          </w:rPr>
          <w:t>together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41" w:author="Author">
        <w:r w:rsidRPr="001122CF">
          <w:rPr>
            <w:rFonts w:ascii="Trebuchet MS" w:hAnsi="Trebuchet MS"/>
            <w:noProof/>
          </w:rPr>
          <w:delText>The entire number of</w:delText>
        </w:r>
      </w:del>
      <w:ins w:id="42" w:author="Author">
        <w:r w:rsidRPr="001122CF">
          <w:rPr>
            <w:rFonts w:ascii="Trebuchet MS" w:hAnsi="Trebuchet MS"/>
            <w:noProof/>
          </w:rPr>
          <w:t>Along with all</w:t>
        </w:r>
      </w:ins>
      <w:r w:rsidRPr="001122CF">
        <w:rPr>
          <w:rFonts w:ascii="Trebuchet MS" w:hAnsi="Trebuchet MS"/>
          <w:noProof/>
        </w:rPr>
        <w:t xml:space="preserve"> the tribes of Israel.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33:6 </w:t>
      </w:r>
      <w:r w:rsidRPr="001122CF">
        <w:rPr>
          <w:rFonts w:ascii="Trebuchet MS" w:hAnsi="Trebuchet MS"/>
          <w:noProof/>
        </w:rPr>
        <w:t>Let Reu′ben live and not die off,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del w:id="43" w:author="Author">
        <w:r w:rsidRPr="001122CF">
          <w:rPr>
            <w:rFonts w:ascii="Trebuchet MS" w:hAnsi="Trebuchet MS"/>
            <w:noProof/>
          </w:rPr>
          <w:delText>let</w:delText>
        </w:r>
      </w:del>
      <w:ins w:id="44" w:author="Author">
        <w:r w:rsidRPr="001122CF">
          <w:rPr>
            <w:rFonts w:ascii="Trebuchet MS" w:hAnsi="Trebuchet MS"/>
            <w:noProof/>
          </w:rPr>
          <w:t>may</w:t>
        </w:r>
      </w:ins>
      <w:r w:rsidRPr="001122CF">
        <w:rPr>
          <w:rFonts w:ascii="Trebuchet MS" w:hAnsi="Trebuchet MS"/>
          <w:noProof/>
        </w:rPr>
        <w:t xml:space="preserve"> his men not become few.”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33:7 </w:t>
      </w:r>
      <w:r w:rsidRPr="001122CF">
        <w:rPr>
          <w:rFonts w:ascii="Trebuchet MS" w:hAnsi="Trebuchet MS"/>
          <w:noProof/>
        </w:rPr>
        <w:t xml:space="preserve">And </w:t>
      </w:r>
      <w:ins w:id="45" w:author="Author">
        <w:r w:rsidRPr="001122CF">
          <w:rPr>
            <w:rFonts w:ascii="Trebuchet MS" w:hAnsi="Trebuchet MS"/>
            <w:noProof/>
          </w:rPr>
          <w:t xml:space="preserve">he pronounced </w:t>
        </w:r>
      </w:ins>
      <w:r w:rsidRPr="001122CF">
        <w:rPr>
          <w:rFonts w:ascii="Trebuchet MS" w:hAnsi="Trebuchet MS"/>
          <w:noProof/>
        </w:rPr>
        <w:t xml:space="preserve">this </w:t>
      </w:r>
      <w:del w:id="46" w:author="Author">
        <w:r w:rsidRPr="001122CF">
          <w:rPr>
            <w:rFonts w:ascii="Trebuchet MS" w:hAnsi="Trebuchet MS"/>
            <w:noProof/>
          </w:rPr>
          <w:delText xml:space="preserve">was Judah’s </w:delText>
        </w:r>
      </w:del>
      <w:r w:rsidRPr="001122CF">
        <w:rPr>
          <w:rFonts w:ascii="Trebuchet MS" w:hAnsi="Trebuchet MS"/>
          <w:noProof/>
        </w:rPr>
        <w:t>blessing</w:t>
      </w:r>
      <w:del w:id="47" w:author="Author">
        <w:r w:rsidRPr="001122CF">
          <w:rPr>
            <w:rFonts w:ascii="Trebuchet MS" w:hAnsi="Trebuchet MS"/>
            <w:noProof/>
          </w:rPr>
          <w:delText>, as he went</w:delText>
        </w:r>
      </w:del>
      <w:r w:rsidRPr="001122CF">
        <w:rPr>
          <w:rFonts w:ascii="Trebuchet MS" w:hAnsi="Trebuchet MS"/>
          <w:noProof/>
        </w:rPr>
        <w:t xml:space="preserve"> on </w:t>
      </w:r>
      <w:del w:id="48" w:author="Author">
        <w:r w:rsidRPr="001122CF">
          <w:rPr>
            <w:rFonts w:ascii="Trebuchet MS" w:hAnsi="Trebuchet MS"/>
            <w:noProof/>
          </w:rPr>
          <w:delText>to say</w:delText>
        </w:r>
      </w:del>
      <w:ins w:id="49" w:author="Author">
        <w:r w:rsidRPr="001122CF">
          <w:rPr>
            <w:rFonts w:ascii="Trebuchet MS" w:hAnsi="Trebuchet MS"/>
            <w:noProof/>
          </w:rPr>
          <w:t>Judah</w:t>
        </w:r>
      </w:ins>
      <w:r w:rsidRPr="001122CF">
        <w:rPr>
          <w:rFonts w:ascii="Trebuchet MS" w:hAnsi="Trebuchet MS"/>
          <w:noProof/>
        </w:rPr>
        <w:t>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“Hear, O Jehovah, the voice of Judah,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may you bring him </w:t>
      </w:r>
      <w:ins w:id="50" w:author="Author">
        <w:r w:rsidRPr="001122CF">
          <w:rPr>
            <w:rFonts w:ascii="Trebuchet MS" w:hAnsi="Trebuchet MS"/>
            <w:noProof/>
          </w:rPr>
          <w:t xml:space="preserve">back </w:t>
        </w:r>
      </w:ins>
      <w:r w:rsidRPr="001122CF">
        <w:rPr>
          <w:rFonts w:ascii="Trebuchet MS" w:hAnsi="Trebuchet MS"/>
          <w:noProof/>
        </w:rPr>
        <w:t>to his people.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His arms have </w:t>
      </w:r>
      <w:del w:id="51" w:author="Author">
        <w:r w:rsidRPr="001122CF">
          <w:rPr>
            <w:rFonts w:ascii="Trebuchet MS" w:hAnsi="Trebuchet MS"/>
            <w:noProof/>
          </w:rPr>
          <w:delText>contended for</w:delText>
        </w:r>
      </w:del>
      <w:ins w:id="52" w:author="Author">
        <w:r w:rsidRPr="001122CF">
          <w:rPr>
            <w:rFonts w:ascii="Trebuchet MS" w:hAnsi="Trebuchet MS"/>
            <w:noProof/>
          </w:rPr>
          <w:t>defended</w:t>
        </w:r>
        <w:r w:rsidRPr="001122C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1122CF">
        <w:rPr>
          <w:rFonts w:ascii="Trebuchet MS" w:hAnsi="Trebuchet MS"/>
          <w:noProof/>
        </w:rPr>
        <w:t xml:space="preserve"> what </w:t>
      </w:r>
      <w:del w:id="55" w:author="Author">
        <w:r w:rsidRPr="001122CF">
          <w:rPr>
            <w:rFonts w:ascii="Trebuchet MS" w:hAnsi="Trebuchet MS"/>
            <w:noProof/>
          </w:rPr>
          <w:delText>is his;</w:delText>
        </w:r>
      </w:del>
      <w:ins w:id="56" w:author="Author">
        <w:r w:rsidRPr="001122CF">
          <w:rPr>
            <w:rFonts w:ascii="Trebuchet MS" w:hAnsi="Trebuchet MS"/>
            <w:noProof/>
          </w:rPr>
          <w:t>belongs to him,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may you </w:t>
      </w:r>
      <w:del w:id="57" w:author="Author">
        <w:r w:rsidRPr="001122CF">
          <w:rPr>
            <w:rFonts w:ascii="Trebuchet MS" w:hAnsi="Trebuchet MS"/>
            <w:noProof/>
          </w:rPr>
          <w:delText>prove yourself a helper from</w:delText>
        </w:r>
      </w:del>
      <w:ins w:id="58" w:author="Author">
        <w:r w:rsidRPr="001122CF">
          <w:rPr>
            <w:rFonts w:ascii="Trebuchet MS" w:hAnsi="Trebuchet MS"/>
            <w:noProof/>
          </w:rPr>
          <w:t>help him against</w:t>
        </w:r>
      </w:ins>
      <w:r w:rsidRPr="001122CF">
        <w:rPr>
          <w:rFonts w:ascii="Trebuchet MS" w:hAnsi="Trebuchet MS"/>
          <w:noProof/>
        </w:rPr>
        <w:t xml:space="preserve"> his adversaries.”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33:8 </w:t>
      </w:r>
      <w:del w:id="59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60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Le′vi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“Your</w:t>
      </w:r>
      <w:ins w:id="61" w:author="Author">
        <w:r w:rsidRPr="001122CF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1122CF">
        <w:rPr>
          <w:rFonts w:ascii="Trebuchet MS" w:hAnsi="Trebuchet MS"/>
          <w:noProof/>
        </w:rPr>
        <w:t xml:space="preserve"> Thum′mim and your U′rim belong to the man loyal to you,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Whom you put to the test at Mas′sah.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You began to contend with him by the waters of Mer′i·bah,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33:9 </w:t>
      </w:r>
      <w:r w:rsidRPr="001122CF">
        <w:rPr>
          <w:rFonts w:ascii="Trebuchet MS" w:hAnsi="Trebuchet MS"/>
          <w:noProof/>
        </w:rPr>
        <w:t xml:space="preserve">The man who said to his father and his mother, ‘I have not </w:t>
      </w:r>
      <w:del w:id="64" w:author="Author">
        <w:r w:rsidRPr="001122CF">
          <w:rPr>
            <w:rFonts w:ascii="Trebuchet MS" w:hAnsi="Trebuchet MS"/>
            <w:noProof/>
          </w:rPr>
          <w:delText>seen him</w:delText>
        </w:r>
      </w:del>
      <w:ins w:id="65" w:author="Author">
        <w:r w:rsidRPr="001122CF">
          <w:rPr>
            <w:rFonts w:ascii="Trebuchet MS" w:hAnsi="Trebuchet MS"/>
            <w:noProof/>
          </w:rPr>
          <w:t>shown regard to them</w:t>
        </w:r>
      </w:ins>
      <w:r w:rsidRPr="001122CF">
        <w:rPr>
          <w:rFonts w:ascii="Trebuchet MS" w:hAnsi="Trebuchet MS"/>
          <w:noProof/>
        </w:rPr>
        <w:t>.’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Even his brothers he did not acknowledge,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ins w:id="66" w:author="Author">
        <w:r w:rsidRPr="001122CF">
          <w:rPr>
            <w:rFonts w:ascii="Trebuchet MS" w:hAnsi="Trebuchet MS"/>
            <w:noProof/>
          </w:rPr>
          <w:t xml:space="preserve">he ignored </w:t>
        </w:r>
      </w:ins>
      <w:r w:rsidRPr="001122CF">
        <w:rPr>
          <w:rFonts w:ascii="Trebuchet MS" w:hAnsi="Trebuchet MS"/>
          <w:noProof/>
        </w:rPr>
        <w:t xml:space="preserve">his </w:t>
      </w:r>
      <w:ins w:id="67" w:author="Author">
        <w:r w:rsidRPr="001122CF">
          <w:rPr>
            <w:rFonts w:ascii="Trebuchet MS" w:hAnsi="Trebuchet MS"/>
            <w:noProof/>
          </w:rPr>
          <w:t xml:space="preserve">own </w:t>
        </w:r>
      </w:ins>
      <w:r w:rsidRPr="001122CF">
        <w:rPr>
          <w:rFonts w:ascii="Trebuchet MS" w:hAnsi="Trebuchet MS"/>
          <w:noProof/>
        </w:rPr>
        <w:t>sons</w:t>
      </w:r>
      <w:del w:id="68" w:author="Author">
        <w:r w:rsidRPr="001122CF">
          <w:rPr>
            <w:rFonts w:ascii="Trebuchet MS" w:hAnsi="Trebuchet MS"/>
            <w:noProof/>
          </w:rPr>
          <w:delText xml:space="preserve"> he did not know</w:delText>
        </w:r>
      </w:del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For they kept your </w:t>
      </w:r>
      <w:del w:id="69" w:author="Author">
        <w:r w:rsidRPr="001122CF">
          <w:rPr>
            <w:rFonts w:ascii="Trebuchet MS" w:hAnsi="Trebuchet MS"/>
            <w:noProof/>
          </w:rPr>
          <w:delText>saying</w:delText>
        </w:r>
      </w:del>
      <w:ins w:id="70" w:author="Author">
        <w:r w:rsidRPr="001122CF">
          <w:rPr>
            <w:rFonts w:ascii="Trebuchet MS" w:hAnsi="Trebuchet MS"/>
            <w:noProof/>
          </w:rPr>
          <w:t>word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ins w:id="71" w:author="Author">
        <w:r w:rsidRPr="001122CF">
          <w:rPr>
            <w:rFonts w:ascii="Trebuchet MS" w:hAnsi="Trebuchet MS"/>
            <w:noProof/>
          </w:rPr>
          <w:t xml:space="preserve">they observed </w:t>
        </w:r>
      </w:ins>
      <w:r w:rsidRPr="001122CF">
        <w:rPr>
          <w:rFonts w:ascii="Trebuchet MS" w:hAnsi="Trebuchet MS"/>
          <w:noProof/>
        </w:rPr>
        <w:t>your covenant</w:t>
      </w:r>
      <w:del w:id="72" w:author="Author">
        <w:r w:rsidRPr="001122CF">
          <w:rPr>
            <w:rFonts w:ascii="Trebuchet MS" w:hAnsi="Trebuchet MS"/>
            <w:noProof/>
          </w:rPr>
          <w:delText xml:space="preserve"> they continued to observe</w:delText>
        </w:r>
      </w:del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33:10 </w:t>
      </w:r>
      <w:r w:rsidRPr="001122CF">
        <w:rPr>
          <w:rFonts w:ascii="Trebuchet MS" w:hAnsi="Trebuchet MS"/>
          <w:noProof/>
        </w:rPr>
        <w:t>Let them instruct Jacob in your judicial decisions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Israel in your </w:t>
      </w:r>
      <w:del w:id="73" w:author="Author">
        <w:r w:rsidRPr="001122CF">
          <w:rPr>
            <w:rFonts w:ascii="Trebuchet MS" w:hAnsi="Trebuchet MS"/>
            <w:noProof/>
          </w:rPr>
          <w:delText>law</w:delText>
        </w:r>
      </w:del>
      <w:ins w:id="74" w:author="Author">
        <w:r w:rsidRPr="001122CF">
          <w:rPr>
            <w:rFonts w:ascii="Trebuchet MS" w:hAnsi="Trebuchet MS"/>
            <w:noProof/>
          </w:rPr>
          <w:t>Law</w:t>
        </w:r>
      </w:ins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Let them </w:t>
      </w:r>
      <w:del w:id="75" w:author="Author">
        <w:r w:rsidRPr="001122CF">
          <w:rPr>
            <w:rFonts w:ascii="Trebuchet MS" w:hAnsi="Trebuchet MS"/>
            <w:noProof/>
          </w:rPr>
          <w:delText>render</w:delText>
        </w:r>
      </w:del>
      <w:ins w:id="76" w:author="Author">
        <w:r w:rsidRPr="001122CF">
          <w:rPr>
            <w:rFonts w:ascii="Trebuchet MS" w:hAnsi="Trebuchet MS"/>
            <w:noProof/>
          </w:rPr>
          <w:t>offer</w:t>
        </w:r>
      </w:ins>
      <w:r w:rsidRPr="001122CF">
        <w:rPr>
          <w:rFonts w:ascii="Trebuchet MS" w:hAnsi="Trebuchet MS"/>
          <w:noProof/>
        </w:rPr>
        <w:t xml:space="preserve"> up incense </w:t>
      </w:r>
      <w:del w:id="77" w:author="Author">
        <w:r w:rsidRPr="001122CF">
          <w:rPr>
            <w:rFonts w:ascii="Trebuchet MS" w:hAnsi="Trebuchet MS"/>
            <w:noProof/>
          </w:rPr>
          <w:delText>before your nostrils</w:delText>
        </w:r>
      </w:del>
      <w:ins w:id="78" w:author="Author">
        <w:r w:rsidRPr="001122CF">
          <w:rPr>
            <w:rFonts w:ascii="Trebuchet MS" w:hAnsi="Trebuchet MS"/>
            <w:noProof/>
          </w:rPr>
          <w:t>as a pleasant aroma for you</w:t>
        </w:r>
        <w:r w:rsidRPr="001122CF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a whole offering on your altar.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33:11 </w:t>
      </w:r>
      <w:r w:rsidRPr="001122CF">
        <w:rPr>
          <w:rFonts w:ascii="Trebuchet MS" w:hAnsi="Trebuchet MS"/>
          <w:noProof/>
        </w:rPr>
        <w:t xml:space="preserve">Bless, O Jehovah, his </w:t>
      </w:r>
      <w:del w:id="81" w:author="Author">
        <w:r w:rsidRPr="001122CF">
          <w:rPr>
            <w:rFonts w:ascii="Trebuchet MS" w:hAnsi="Trebuchet MS"/>
            <w:noProof/>
          </w:rPr>
          <w:delText>vital energy</w:delText>
        </w:r>
      </w:del>
      <w:ins w:id="82" w:author="Author">
        <w:r w:rsidRPr="001122CF">
          <w:rPr>
            <w:rFonts w:ascii="Trebuchet MS" w:hAnsi="Trebuchet MS"/>
            <w:noProof/>
          </w:rPr>
          <w:t>strength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may you show pleasure in the </w:t>
      </w:r>
      <w:del w:id="83" w:author="Author">
        <w:r w:rsidRPr="001122CF">
          <w:rPr>
            <w:rFonts w:ascii="Trebuchet MS" w:hAnsi="Trebuchet MS"/>
            <w:noProof/>
          </w:rPr>
          <w:delText>activity</w:delText>
        </w:r>
      </w:del>
      <w:ins w:id="84" w:author="Author">
        <w:r w:rsidRPr="001122CF">
          <w:rPr>
            <w:rFonts w:ascii="Trebuchet MS" w:hAnsi="Trebuchet MS"/>
            <w:noProof/>
          </w:rPr>
          <w:t>work</w:t>
        </w:r>
      </w:ins>
      <w:r w:rsidRPr="001122CF">
        <w:rPr>
          <w:rFonts w:ascii="Trebuchet MS" w:hAnsi="Trebuchet MS"/>
          <w:noProof/>
        </w:rPr>
        <w:t xml:space="preserve"> of his hands.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85" w:author="Author">
        <w:r w:rsidRPr="001122CF">
          <w:rPr>
            <w:rFonts w:ascii="Trebuchet MS" w:hAnsi="Trebuchet MS"/>
            <w:noProof/>
          </w:rPr>
          <w:delText>Wound severely in their hips</w:delText>
        </w:r>
      </w:del>
      <w:ins w:id="86" w:author="Author">
        <w:r w:rsidRPr="001122CF">
          <w:rPr>
            <w:rFonts w:ascii="Trebuchet MS" w:hAnsi="Trebuchet MS"/>
            <w:noProof/>
          </w:rPr>
          <w:t>Crush the legs</w:t>
        </w:r>
        <w:r w:rsidRPr="001122CF">
          <w:rPr>
            <w:rStyle w:val="FootnoteReference"/>
            <w:rFonts w:ascii="Trebuchet MS" w:hAnsi="Trebuchet MS"/>
            <w:noProof/>
          </w:rPr>
          <w:footnoteReference w:id="6"/>
        </w:r>
        <w:r w:rsidRPr="001122CF">
          <w:rPr>
            <w:rFonts w:ascii="Trebuchet MS" w:hAnsi="Trebuchet MS"/>
            <w:noProof/>
          </w:rPr>
          <w:t xml:space="preserve"> of</w:t>
        </w:r>
      </w:ins>
      <w:r w:rsidRPr="001122CF">
        <w:rPr>
          <w:rFonts w:ascii="Trebuchet MS" w:hAnsi="Trebuchet MS"/>
          <w:noProof/>
        </w:rPr>
        <w:t xml:space="preserve"> those who rise up against him,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89" w:author="Author">
        <w:r w:rsidRPr="001122CF">
          <w:rPr>
            <w:rFonts w:ascii="Trebuchet MS" w:hAnsi="Trebuchet MS"/>
            <w:noProof/>
          </w:rPr>
          <w:delText>And</w:delText>
        </w:r>
      </w:del>
      <w:ins w:id="90" w:author="Author">
        <w:r w:rsidRPr="001122CF">
          <w:rPr>
            <w:rFonts w:ascii="Trebuchet MS" w:hAnsi="Trebuchet MS"/>
            <w:noProof/>
          </w:rPr>
          <w:t>So that</w:t>
        </w:r>
      </w:ins>
      <w:r w:rsidRPr="001122CF">
        <w:rPr>
          <w:rFonts w:ascii="Trebuchet MS" w:hAnsi="Trebuchet MS"/>
          <w:noProof/>
        </w:rPr>
        <w:t xml:space="preserve"> those who </w:t>
      </w:r>
      <w:del w:id="91" w:author="Author">
        <w:r w:rsidRPr="001122CF">
          <w:rPr>
            <w:rFonts w:ascii="Trebuchet MS" w:hAnsi="Trebuchet MS"/>
            <w:noProof/>
          </w:rPr>
          <w:delText xml:space="preserve">intensely </w:delText>
        </w:r>
      </w:del>
      <w:r w:rsidRPr="001122CF">
        <w:rPr>
          <w:rFonts w:ascii="Trebuchet MS" w:hAnsi="Trebuchet MS"/>
          <w:noProof/>
        </w:rPr>
        <w:t>hate him</w:t>
      </w:r>
      <w:del w:id="92" w:author="Author">
        <w:r w:rsidRPr="001122CF">
          <w:rPr>
            <w:rFonts w:ascii="Trebuchet MS" w:hAnsi="Trebuchet MS"/>
            <w:noProof/>
          </w:rPr>
          <w:delText>, that they</w:delText>
        </w:r>
      </w:del>
      <w:r w:rsidRPr="001122CF">
        <w:rPr>
          <w:rFonts w:ascii="Trebuchet MS" w:hAnsi="Trebuchet MS"/>
          <w:noProof/>
        </w:rPr>
        <w:t xml:space="preserve"> may </w:t>
      </w:r>
      <w:del w:id="93" w:author="Author">
        <w:r w:rsidRPr="001122CF">
          <w:rPr>
            <w:rFonts w:ascii="Trebuchet MS" w:hAnsi="Trebuchet MS"/>
            <w:noProof/>
          </w:rPr>
          <w:delText xml:space="preserve">not </w:delText>
        </w:r>
      </w:del>
      <w:r w:rsidRPr="001122CF">
        <w:rPr>
          <w:rFonts w:ascii="Trebuchet MS" w:hAnsi="Trebuchet MS"/>
          <w:noProof/>
        </w:rPr>
        <w:t>rise up</w:t>
      </w:r>
      <w:ins w:id="94" w:author="Author">
        <w:r w:rsidRPr="001122CF">
          <w:rPr>
            <w:rFonts w:ascii="Trebuchet MS" w:hAnsi="Trebuchet MS"/>
            <w:noProof/>
          </w:rPr>
          <w:t xml:space="preserve"> no more</w:t>
        </w:r>
      </w:ins>
      <w:r w:rsidRPr="001122CF">
        <w:rPr>
          <w:rFonts w:ascii="Trebuchet MS" w:hAnsi="Trebuchet MS"/>
          <w:noProof/>
        </w:rPr>
        <w:t>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33:12 </w:t>
      </w:r>
      <w:del w:id="95" w:author="Author">
        <w:r w:rsidRPr="001122CF">
          <w:rPr>
            <w:rFonts w:ascii="Trebuchet MS" w:hAnsi="Trebuchet MS"/>
            <w:noProof/>
          </w:rPr>
          <w:delText>As to</w:delText>
        </w:r>
      </w:del>
      <w:ins w:id="96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Benjamin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“Let the beloved one of Jehovah reside in security by him</w:t>
      </w:r>
      <w:del w:id="97" w:author="Author">
        <w:r w:rsidRPr="001122CF">
          <w:rPr>
            <w:rFonts w:ascii="Trebuchet MS" w:hAnsi="Trebuchet MS"/>
            <w:noProof/>
          </w:rPr>
          <w:delText>,</w:delText>
        </w:r>
      </w:del>
      <w:ins w:id="98" w:author="Author">
        <w:r w:rsidRPr="001122CF">
          <w:rPr>
            <w:rFonts w:ascii="Trebuchet MS" w:hAnsi="Trebuchet MS"/>
            <w:noProof/>
          </w:rPr>
          <w:t>;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While he shelters him the whole day,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99" w:author="Author">
        <w:r w:rsidRPr="001122CF">
          <w:rPr>
            <w:rFonts w:ascii="Trebuchet MS" w:hAnsi="Trebuchet MS"/>
            <w:noProof/>
          </w:rPr>
          <w:delText>And he must</w:delText>
        </w:r>
      </w:del>
      <w:ins w:id="100" w:author="Author">
        <w:r w:rsidRPr="001122CF">
          <w:rPr>
            <w:rFonts w:ascii="Trebuchet MS" w:hAnsi="Trebuchet MS"/>
            <w:noProof/>
          </w:rPr>
          <w:t>He will</w:t>
        </w:r>
      </w:ins>
      <w:r w:rsidRPr="001122CF">
        <w:rPr>
          <w:rFonts w:ascii="Trebuchet MS" w:hAnsi="Trebuchet MS"/>
          <w:noProof/>
        </w:rPr>
        <w:t xml:space="preserve"> reside between his shoulders.”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33:13 </w:t>
      </w:r>
      <w:del w:id="101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102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Joseph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“May his land be </w:t>
      </w:r>
      <w:del w:id="103" w:author="Author">
        <w:r w:rsidRPr="001122CF">
          <w:rPr>
            <w:rFonts w:ascii="Trebuchet MS" w:hAnsi="Trebuchet MS"/>
            <w:noProof/>
          </w:rPr>
          <w:delText xml:space="preserve">continually </w:delText>
        </w:r>
      </w:del>
      <w:r w:rsidRPr="001122CF">
        <w:rPr>
          <w:rFonts w:ascii="Trebuchet MS" w:hAnsi="Trebuchet MS"/>
          <w:noProof/>
        </w:rPr>
        <w:t xml:space="preserve">blessed </w:t>
      </w:r>
      <w:del w:id="104" w:author="Author">
        <w:r w:rsidRPr="001122CF">
          <w:rPr>
            <w:rFonts w:ascii="Trebuchet MS" w:hAnsi="Trebuchet MS"/>
            <w:noProof/>
          </w:rPr>
          <w:delText>from</w:delText>
        </w:r>
      </w:del>
      <w:ins w:id="105" w:author="Author">
        <w:r w:rsidRPr="001122CF">
          <w:rPr>
            <w:rFonts w:ascii="Trebuchet MS" w:hAnsi="Trebuchet MS"/>
            <w:noProof/>
          </w:rPr>
          <w:t>by</w:t>
        </w:r>
      </w:ins>
      <w:r w:rsidRPr="001122CF">
        <w:rPr>
          <w:rFonts w:ascii="Trebuchet MS" w:hAnsi="Trebuchet MS"/>
          <w:noProof/>
        </w:rPr>
        <w:t xml:space="preserve"> Jehovah</w:t>
      </w:r>
    </w:p>
    <w:p w:rsidR="00401EC6" w:rsidRPr="001122CF" w:rsidRDefault="00401EC6" w:rsidP="00401EC6">
      <w:pPr>
        <w:rPr>
          <w:ins w:id="106" w:author="Author"/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With the choice things of heaven,</w:t>
      </w:r>
      <w:del w:id="107" w:author="Author">
        <w:r w:rsidRPr="001122CF">
          <w:rPr>
            <w:rFonts w:ascii="Trebuchet MS" w:hAnsi="Trebuchet MS"/>
            <w:noProof/>
          </w:rPr>
          <w:delText xml:space="preserve"> with</w:delText>
        </w:r>
      </w:del>
    </w:p>
    <w:p w:rsidR="00401EC6" w:rsidRPr="001122CF" w:rsidRDefault="00401EC6" w:rsidP="00401EC6">
      <w:pPr>
        <w:rPr>
          <w:del w:id="108" w:author="Author"/>
          <w:rFonts w:ascii="Trebuchet MS" w:hAnsi="Trebuchet MS"/>
          <w:noProof/>
        </w:rPr>
      </w:pPr>
      <w:ins w:id="109" w:author="Author">
        <w:r w:rsidRPr="001122CF">
          <w:rPr>
            <w:rFonts w:ascii="Trebuchet MS" w:hAnsi="Trebuchet MS"/>
            <w:noProof/>
          </w:rPr>
          <w:t>With</w:t>
        </w:r>
      </w:ins>
      <w:r w:rsidRPr="001122CF">
        <w:rPr>
          <w:rFonts w:ascii="Trebuchet MS" w:hAnsi="Trebuchet MS"/>
          <w:noProof/>
        </w:rPr>
        <w:t xml:space="preserve"> dew</w:t>
      </w:r>
      <w:del w:id="110" w:author="Author">
        <w:r w:rsidRPr="001122CF">
          <w:rPr>
            <w:rFonts w:ascii="Trebuchet MS" w:hAnsi="Trebuchet MS"/>
            <w:noProof/>
          </w:rPr>
          <w:delText>,</w:delText>
        </w:r>
      </w:del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11" w:author="Author">
        <w:r w:rsidRPr="001122CF">
          <w:rPr>
            <w:rFonts w:ascii="Trebuchet MS" w:hAnsi="Trebuchet MS"/>
            <w:noProof/>
          </w:rPr>
          <w:delText>And with</w:delText>
        </w:r>
      </w:del>
      <w:ins w:id="112" w:author="Author">
        <w:r w:rsidRPr="001122CF">
          <w:rPr>
            <w:rFonts w:ascii="Trebuchet MS" w:hAnsi="Trebuchet MS"/>
            <w:noProof/>
          </w:rPr>
          <w:t xml:space="preserve"> and</w:t>
        </w:r>
      </w:ins>
      <w:r w:rsidRPr="001122CF">
        <w:rPr>
          <w:rFonts w:ascii="Trebuchet MS" w:hAnsi="Trebuchet MS"/>
          <w:noProof/>
        </w:rPr>
        <w:t xml:space="preserve"> the </w:t>
      </w:r>
      <w:del w:id="113" w:author="Author">
        <w:r w:rsidRPr="001122CF">
          <w:rPr>
            <w:rFonts w:ascii="Trebuchet MS" w:hAnsi="Trebuchet MS"/>
            <w:noProof/>
          </w:rPr>
          <w:delText>watery deep lying down</w:delText>
        </w:r>
      </w:del>
      <w:ins w:id="114" w:author="Author">
        <w:r w:rsidRPr="001122CF">
          <w:rPr>
            <w:rFonts w:ascii="Trebuchet MS" w:hAnsi="Trebuchet MS"/>
            <w:noProof/>
          </w:rPr>
          <w:t>waters from the springs</w:t>
        </w:r>
      </w:ins>
      <w:r w:rsidRPr="001122CF">
        <w:rPr>
          <w:rFonts w:ascii="Trebuchet MS" w:hAnsi="Trebuchet MS"/>
          <w:noProof/>
        </w:rPr>
        <w:t xml:space="preserve"> below,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33:14 </w:t>
      </w:r>
      <w:del w:id="115" w:author="Author">
        <w:r w:rsidRPr="001122CF">
          <w:rPr>
            <w:rFonts w:ascii="Trebuchet MS" w:hAnsi="Trebuchet MS"/>
            <w:noProof/>
          </w:rPr>
          <w:delText>And with the</w:delText>
        </w:r>
      </w:del>
      <w:ins w:id="116" w:author="Author">
        <w:r w:rsidRPr="001122CF">
          <w:rPr>
            <w:rFonts w:ascii="Trebuchet MS" w:hAnsi="Trebuchet MS"/>
            <w:noProof/>
          </w:rPr>
          <w:t>With</w:t>
        </w:r>
      </w:ins>
      <w:r w:rsidRPr="001122CF">
        <w:rPr>
          <w:rFonts w:ascii="Trebuchet MS" w:hAnsi="Trebuchet MS"/>
          <w:noProof/>
        </w:rPr>
        <w:t xml:space="preserve"> choice things</w:t>
      </w:r>
      <w:del w:id="117" w:author="Author">
        <w:r w:rsidRPr="001122CF">
          <w:rPr>
            <w:rFonts w:ascii="Trebuchet MS" w:hAnsi="Trebuchet MS"/>
            <w:noProof/>
          </w:rPr>
          <w:delText>, the products of</w:delText>
        </w:r>
      </w:del>
      <w:ins w:id="118" w:author="Author">
        <w:r w:rsidRPr="001122CF">
          <w:rPr>
            <w:rFonts w:ascii="Trebuchet MS" w:hAnsi="Trebuchet MS"/>
            <w:noProof/>
          </w:rPr>
          <w:t xml:space="preserve"> produced by</w:t>
        </w:r>
      </w:ins>
      <w:r w:rsidRPr="001122CF">
        <w:rPr>
          <w:rFonts w:ascii="Trebuchet MS" w:hAnsi="Trebuchet MS"/>
          <w:noProof/>
        </w:rPr>
        <w:t xml:space="preserve"> the sun</w:t>
      </w:r>
      <w:del w:id="119" w:author="Author">
        <w:r w:rsidRPr="001122CF">
          <w:rPr>
            <w:rFonts w:ascii="Trebuchet MS" w:hAnsi="Trebuchet MS"/>
            <w:noProof/>
          </w:rPr>
          <w:delText>,</w:delText>
        </w:r>
      </w:del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del w:id="120" w:author="Author">
        <w:r w:rsidRPr="001122CF">
          <w:rPr>
            <w:rFonts w:ascii="Trebuchet MS" w:hAnsi="Trebuchet MS"/>
            <w:noProof/>
          </w:rPr>
          <w:delText xml:space="preserve">with </w:delText>
        </w:r>
      </w:del>
      <w:r w:rsidRPr="001122CF">
        <w:rPr>
          <w:rFonts w:ascii="Trebuchet MS" w:hAnsi="Trebuchet MS"/>
          <w:noProof/>
        </w:rPr>
        <w:t xml:space="preserve">the choice </w:t>
      </w:r>
      <w:del w:id="121" w:author="Author">
        <w:r w:rsidRPr="001122CF">
          <w:rPr>
            <w:rFonts w:ascii="Trebuchet MS" w:hAnsi="Trebuchet MS"/>
            <w:noProof/>
          </w:rPr>
          <w:delText xml:space="preserve">things, the </w:delText>
        </w:r>
      </w:del>
      <w:r w:rsidRPr="001122CF">
        <w:rPr>
          <w:rFonts w:ascii="Trebuchet MS" w:hAnsi="Trebuchet MS"/>
          <w:noProof/>
        </w:rPr>
        <w:t xml:space="preserve">yield </w:t>
      </w:r>
      <w:del w:id="122" w:author="Author">
        <w:r w:rsidRPr="001122CF">
          <w:rPr>
            <w:rFonts w:ascii="Trebuchet MS" w:hAnsi="Trebuchet MS"/>
            <w:noProof/>
          </w:rPr>
          <w:delText>of the lunar months</w:delText>
        </w:r>
      </w:del>
      <w:ins w:id="123" w:author="Author">
        <w:r w:rsidRPr="001122CF">
          <w:rPr>
            <w:rFonts w:ascii="Trebuchet MS" w:hAnsi="Trebuchet MS"/>
            <w:noProof/>
          </w:rPr>
          <w:t>each month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33:15 </w:t>
      </w:r>
      <w:del w:id="124" w:author="Author">
        <w:r w:rsidRPr="001122CF">
          <w:rPr>
            <w:rFonts w:ascii="Trebuchet MS" w:hAnsi="Trebuchet MS"/>
            <w:noProof/>
          </w:rPr>
          <w:delText>And with</w:delText>
        </w:r>
      </w:del>
      <w:ins w:id="125" w:author="Author">
        <w:r w:rsidRPr="001122CF">
          <w:rPr>
            <w:rFonts w:ascii="Trebuchet MS" w:hAnsi="Trebuchet MS"/>
            <w:noProof/>
          </w:rPr>
          <w:t>With</w:t>
        </w:r>
      </w:ins>
      <w:r w:rsidRPr="001122CF">
        <w:rPr>
          <w:rFonts w:ascii="Trebuchet MS" w:hAnsi="Trebuchet MS"/>
          <w:noProof/>
        </w:rPr>
        <w:t xml:space="preserve"> the choicest </w:t>
      </w:r>
      <w:ins w:id="126" w:author="Author">
        <w:r w:rsidRPr="001122CF">
          <w:rPr>
            <w:rFonts w:ascii="Trebuchet MS" w:hAnsi="Trebuchet MS"/>
            <w:noProof/>
          </w:rPr>
          <w:t xml:space="preserve">things </w:t>
        </w:r>
      </w:ins>
      <w:r w:rsidRPr="001122CF">
        <w:rPr>
          <w:rFonts w:ascii="Trebuchet MS" w:hAnsi="Trebuchet MS"/>
          <w:noProof/>
        </w:rPr>
        <w:t xml:space="preserve">from the </w:t>
      </w:r>
      <w:ins w:id="127" w:author="Author">
        <w:r w:rsidRPr="001122CF">
          <w:rPr>
            <w:rFonts w:ascii="Trebuchet MS" w:hAnsi="Trebuchet MS"/>
            <w:noProof/>
          </w:rPr>
          <w:t xml:space="preserve">ancient </w:t>
        </w:r>
      </w:ins>
      <w:r w:rsidRPr="001122CF">
        <w:rPr>
          <w:rFonts w:ascii="Trebuchet MS" w:hAnsi="Trebuchet MS"/>
          <w:noProof/>
        </w:rPr>
        <w:t>mountains</w:t>
      </w:r>
      <w:del w:id="128" w:author="Author">
        <w:r w:rsidRPr="001122CF">
          <w:rPr>
            <w:rFonts w:ascii="Trebuchet MS" w:hAnsi="Trebuchet MS"/>
            <w:noProof/>
          </w:rPr>
          <w:delText xml:space="preserve"> of the east,</w:delText>
        </w:r>
      </w:del>
      <w:ins w:id="129" w:author="Author">
        <w:r w:rsidRPr="001122CF">
          <w:rPr>
            <w:rStyle w:val="FootnoteReference"/>
            <w:rFonts w:ascii="Trebuchet MS" w:hAnsi="Trebuchet MS"/>
            <w:noProof/>
          </w:rPr>
          <w:footnoteReference w:id="7"/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del w:id="132" w:author="Author">
        <w:r w:rsidRPr="001122CF">
          <w:rPr>
            <w:rFonts w:ascii="Trebuchet MS" w:hAnsi="Trebuchet MS"/>
            <w:noProof/>
          </w:rPr>
          <w:delText xml:space="preserve">with the </w:delText>
        </w:r>
      </w:del>
      <w:r w:rsidRPr="001122CF">
        <w:rPr>
          <w:rFonts w:ascii="Trebuchet MS" w:hAnsi="Trebuchet MS"/>
          <w:noProof/>
        </w:rPr>
        <w:t xml:space="preserve">choice things of the </w:t>
      </w:r>
      <w:del w:id="133" w:author="Author">
        <w:r w:rsidRPr="001122CF">
          <w:rPr>
            <w:rFonts w:ascii="Trebuchet MS" w:hAnsi="Trebuchet MS"/>
            <w:noProof/>
          </w:rPr>
          <w:delText>indefinitely lasting</w:delText>
        </w:r>
      </w:del>
      <w:ins w:id="134" w:author="Author">
        <w:r w:rsidRPr="001122CF">
          <w:rPr>
            <w:rFonts w:ascii="Trebuchet MS" w:hAnsi="Trebuchet MS"/>
            <w:noProof/>
          </w:rPr>
          <w:t>enduring</w:t>
        </w:r>
      </w:ins>
      <w:r w:rsidRPr="001122CF">
        <w:rPr>
          <w:rFonts w:ascii="Trebuchet MS" w:hAnsi="Trebuchet MS"/>
          <w:noProof/>
        </w:rPr>
        <w:t xml:space="preserve"> hills,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33:16 </w:t>
      </w:r>
      <w:del w:id="135" w:author="Author">
        <w:r w:rsidRPr="001122CF">
          <w:rPr>
            <w:rFonts w:ascii="Trebuchet MS" w:hAnsi="Trebuchet MS"/>
            <w:noProof/>
          </w:rPr>
          <w:delText>And with</w:delText>
        </w:r>
      </w:del>
      <w:ins w:id="136" w:author="Author">
        <w:r w:rsidRPr="001122CF">
          <w:rPr>
            <w:rFonts w:ascii="Trebuchet MS" w:hAnsi="Trebuchet MS"/>
            <w:noProof/>
          </w:rPr>
          <w:t>With</w:t>
        </w:r>
      </w:ins>
      <w:r w:rsidRPr="001122CF">
        <w:rPr>
          <w:rFonts w:ascii="Trebuchet MS" w:hAnsi="Trebuchet MS"/>
          <w:noProof/>
        </w:rPr>
        <w:t xml:space="preserve"> the choice things of the earth and </w:t>
      </w:r>
      <w:del w:id="137" w:author="Author">
        <w:r w:rsidRPr="001122CF">
          <w:rPr>
            <w:rFonts w:ascii="Trebuchet MS" w:hAnsi="Trebuchet MS"/>
            <w:noProof/>
          </w:rPr>
          <w:delText>its fullness</w:delText>
        </w:r>
      </w:del>
      <w:ins w:id="138" w:author="Author">
        <w:r w:rsidRPr="001122CF">
          <w:rPr>
            <w:rFonts w:ascii="Trebuchet MS" w:hAnsi="Trebuchet MS"/>
            <w:noProof/>
          </w:rPr>
          <w:t>what fills it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with the approval of the One residing in the thornbush.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May they come upon the head of Joseph</w:t>
      </w:r>
      <w:ins w:id="139" w:author="Author">
        <w:r w:rsidRPr="001122CF">
          <w:rPr>
            <w:rFonts w:ascii="Trebuchet MS" w:hAnsi="Trebuchet MS"/>
            <w:noProof/>
          </w:rPr>
          <w:t>,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40" w:author="Author">
        <w:r w:rsidRPr="001122CF">
          <w:rPr>
            <w:rFonts w:ascii="Trebuchet MS" w:hAnsi="Trebuchet MS"/>
            <w:noProof/>
          </w:rPr>
          <w:delText>And upon</w:delText>
        </w:r>
      </w:del>
      <w:ins w:id="141" w:author="Author">
        <w:r w:rsidRPr="001122CF">
          <w:rPr>
            <w:rFonts w:ascii="Trebuchet MS" w:hAnsi="Trebuchet MS"/>
            <w:noProof/>
          </w:rPr>
          <w:t>On</w:t>
        </w:r>
      </w:ins>
      <w:r w:rsidRPr="001122CF">
        <w:rPr>
          <w:rFonts w:ascii="Trebuchet MS" w:hAnsi="Trebuchet MS"/>
          <w:noProof/>
        </w:rPr>
        <w:t xml:space="preserve"> the crown of the head of the one singled out from his brothers.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33:17 </w:t>
      </w:r>
      <w:del w:id="142" w:author="Author">
        <w:r w:rsidRPr="001122CF">
          <w:rPr>
            <w:rFonts w:ascii="Trebuchet MS" w:hAnsi="Trebuchet MS"/>
            <w:noProof/>
          </w:rPr>
          <w:delText xml:space="preserve">As the </w:delText>
        </w:r>
      </w:del>
      <w:ins w:id="143" w:author="Author">
        <w:r w:rsidRPr="001122CF">
          <w:rPr>
            <w:rFonts w:ascii="Trebuchet MS" w:hAnsi="Trebuchet MS"/>
            <w:noProof/>
          </w:rPr>
          <w:t xml:space="preserve">His splendor is like that of a </w:t>
        </w:r>
      </w:ins>
      <w:r w:rsidRPr="001122CF">
        <w:rPr>
          <w:rFonts w:ascii="Trebuchet MS" w:hAnsi="Trebuchet MS"/>
          <w:noProof/>
        </w:rPr>
        <w:t xml:space="preserve">firstborn </w:t>
      </w:r>
      <w:del w:id="144" w:author="Author">
        <w:r w:rsidRPr="001122CF">
          <w:rPr>
            <w:rFonts w:ascii="Trebuchet MS" w:hAnsi="Trebuchet MS"/>
            <w:noProof/>
          </w:rPr>
          <w:delText xml:space="preserve">of a </w:delText>
        </w:r>
      </w:del>
      <w:r w:rsidRPr="001122CF">
        <w:rPr>
          <w:rFonts w:ascii="Trebuchet MS" w:hAnsi="Trebuchet MS"/>
          <w:noProof/>
        </w:rPr>
        <w:t>bull</w:t>
      </w:r>
      <w:del w:id="145" w:author="Author">
        <w:r w:rsidRPr="001122CF">
          <w:rPr>
            <w:rFonts w:ascii="Trebuchet MS" w:hAnsi="Trebuchet MS"/>
            <w:noProof/>
          </w:rPr>
          <w:delText xml:space="preserve"> his splendor is</w:delText>
        </w:r>
      </w:del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his horns are the horns of a wild bull.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With them he will push</w:t>
      </w:r>
      <w:ins w:id="146" w:author="Author">
        <w:r w:rsidRPr="001122CF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1122CF">
        <w:rPr>
          <w:rFonts w:ascii="Trebuchet MS" w:hAnsi="Trebuchet MS"/>
          <w:noProof/>
        </w:rPr>
        <w:t xml:space="preserve"> peoples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All together to the ends of the earth</w:t>
      </w:r>
      <w:del w:id="149" w:author="Author">
        <w:r w:rsidRPr="001122CF">
          <w:rPr>
            <w:rFonts w:ascii="Trebuchet MS" w:hAnsi="Trebuchet MS"/>
            <w:noProof/>
          </w:rPr>
          <w:delText>,</w:delText>
        </w:r>
      </w:del>
      <w:ins w:id="150" w:author="Author">
        <w:r w:rsidRPr="001122CF">
          <w:rPr>
            <w:rFonts w:ascii="Trebuchet MS" w:hAnsi="Trebuchet MS"/>
            <w:noProof/>
          </w:rPr>
          <w:t>.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51" w:author="Author">
        <w:r w:rsidRPr="001122CF">
          <w:rPr>
            <w:rFonts w:ascii="Trebuchet MS" w:hAnsi="Trebuchet MS"/>
            <w:noProof/>
          </w:rPr>
          <w:delText>And they</w:delText>
        </w:r>
      </w:del>
      <w:ins w:id="152" w:author="Author">
        <w:r w:rsidRPr="001122CF">
          <w:rPr>
            <w:rFonts w:ascii="Trebuchet MS" w:hAnsi="Trebuchet MS"/>
            <w:noProof/>
          </w:rPr>
          <w:t>They</w:t>
        </w:r>
      </w:ins>
      <w:r w:rsidRPr="001122CF">
        <w:rPr>
          <w:rFonts w:ascii="Trebuchet MS" w:hAnsi="Trebuchet MS"/>
          <w:noProof/>
        </w:rPr>
        <w:t xml:space="preserve"> are the tens of thousands of E′phra·im,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they are the thousands of Ma·nas′seh.”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33:18 </w:t>
      </w:r>
      <w:del w:id="153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154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Zeb′u·lun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“Rejoice, O Zeb′u·lun, in your going out,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</w:t>
      </w:r>
      <w:ins w:id="155" w:author="Author">
        <w:r w:rsidRPr="001122CF">
          <w:rPr>
            <w:rFonts w:ascii="Trebuchet MS" w:hAnsi="Trebuchet MS"/>
            <w:noProof/>
          </w:rPr>
          <w:t xml:space="preserve"> you</w:t>
        </w:r>
      </w:ins>
      <w:r w:rsidRPr="001122CF">
        <w:rPr>
          <w:rFonts w:ascii="Trebuchet MS" w:hAnsi="Trebuchet MS"/>
          <w:noProof/>
        </w:rPr>
        <w:t>, Is′sa·char, in your tents.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33:19 </w:t>
      </w:r>
      <w:del w:id="156" w:author="Author">
        <w:r w:rsidRPr="001122CF">
          <w:rPr>
            <w:rFonts w:ascii="Trebuchet MS" w:hAnsi="Trebuchet MS"/>
            <w:noProof/>
          </w:rPr>
          <w:delText>Peoples</w:delText>
        </w:r>
      </w:del>
      <w:ins w:id="157" w:author="Author">
        <w:r w:rsidRPr="001122CF">
          <w:rPr>
            <w:rFonts w:ascii="Trebuchet MS" w:hAnsi="Trebuchet MS"/>
            <w:noProof/>
          </w:rPr>
          <w:t>They will call peoples</w:t>
        </w:r>
      </w:ins>
      <w:r w:rsidRPr="001122CF">
        <w:rPr>
          <w:rFonts w:ascii="Trebuchet MS" w:hAnsi="Trebuchet MS"/>
          <w:noProof/>
        </w:rPr>
        <w:t xml:space="preserve"> to the mountain</w:t>
      </w:r>
      <w:del w:id="158" w:author="Author">
        <w:r w:rsidRPr="001122CF">
          <w:rPr>
            <w:rFonts w:ascii="Trebuchet MS" w:hAnsi="Trebuchet MS"/>
            <w:noProof/>
          </w:rPr>
          <w:delText xml:space="preserve"> they will call</w:delText>
        </w:r>
      </w:del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There they will </w:t>
      </w:r>
      <w:del w:id="159" w:author="Author">
        <w:r w:rsidRPr="001122CF">
          <w:rPr>
            <w:rFonts w:ascii="Trebuchet MS" w:hAnsi="Trebuchet MS"/>
            <w:noProof/>
          </w:rPr>
          <w:delText>sacrifice</w:delText>
        </w:r>
      </w:del>
      <w:ins w:id="160" w:author="Author">
        <w:r w:rsidRPr="001122CF">
          <w:rPr>
            <w:rFonts w:ascii="Trebuchet MS" w:hAnsi="Trebuchet MS"/>
            <w:noProof/>
          </w:rPr>
          <w:t>offer</w:t>
        </w:r>
      </w:ins>
      <w:r w:rsidRPr="001122CF">
        <w:rPr>
          <w:rFonts w:ascii="Trebuchet MS" w:hAnsi="Trebuchet MS"/>
          <w:noProof/>
        </w:rPr>
        <w:t xml:space="preserve"> the sacrifices of righteousness.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For they will </w:t>
      </w:r>
      <w:del w:id="161" w:author="Author">
        <w:r w:rsidRPr="001122CF">
          <w:rPr>
            <w:rFonts w:ascii="Trebuchet MS" w:hAnsi="Trebuchet MS"/>
            <w:noProof/>
          </w:rPr>
          <w:delText>suck</w:delText>
        </w:r>
      </w:del>
      <w:ins w:id="162" w:author="Author">
        <w:r w:rsidRPr="001122CF">
          <w:rPr>
            <w:rFonts w:ascii="Trebuchet MS" w:hAnsi="Trebuchet MS"/>
            <w:noProof/>
          </w:rPr>
          <w:t>draw from</w:t>
        </w:r>
      </w:ins>
      <w:r w:rsidRPr="001122CF">
        <w:rPr>
          <w:rFonts w:ascii="Trebuchet MS" w:hAnsi="Trebuchet MS"/>
          <w:noProof/>
        </w:rPr>
        <w:t xml:space="preserve"> the </w:t>
      </w:r>
      <w:del w:id="163" w:author="Author">
        <w:r w:rsidRPr="001122CF">
          <w:rPr>
            <w:rFonts w:ascii="Trebuchet MS" w:hAnsi="Trebuchet MS"/>
            <w:noProof/>
          </w:rPr>
          <w:delText>abounding</w:delText>
        </w:r>
      </w:del>
      <w:ins w:id="164" w:author="Author">
        <w:r w:rsidRPr="001122CF">
          <w:rPr>
            <w:rFonts w:ascii="Trebuchet MS" w:hAnsi="Trebuchet MS"/>
            <w:noProof/>
          </w:rPr>
          <w:t>abundant</w:t>
        </w:r>
      </w:ins>
      <w:r w:rsidRPr="001122CF">
        <w:rPr>
          <w:rFonts w:ascii="Trebuchet MS" w:hAnsi="Trebuchet MS"/>
          <w:noProof/>
        </w:rPr>
        <w:t xml:space="preserve"> wealth of</w:t>
      </w:r>
      <w:ins w:id="165" w:author="Author">
        <w:r w:rsidRPr="001122C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122CF">
        <w:rPr>
          <w:rFonts w:ascii="Trebuchet MS" w:hAnsi="Trebuchet MS"/>
          <w:noProof/>
        </w:rPr>
        <w:t xml:space="preserve"> the seas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the hidden hoards</w:t>
      </w:r>
      <w:ins w:id="168" w:author="Author">
        <w:r w:rsidRPr="001122CF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1122CF">
        <w:rPr>
          <w:rFonts w:ascii="Trebuchet MS" w:hAnsi="Trebuchet MS"/>
          <w:noProof/>
        </w:rPr>
        <w:t xml:space="preserve"> of the sand.”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33:20 </w:t>
      </w:r>
      <w:del w:id="171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172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Gad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“Blessed is the one widening the borders of Gad.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73" w:author="Author">
        <w:r w:rsidRPr="001122CF">
          <w:rPr>
            <w:rFonts w:ascii="Trebuchet MS" w:hAnsi="Trebuchet MS"/>
            <w:noProof/>
          </w:rPr>
          <w:delText>As</w:delText>
        </w:r>
      </w:del>
      <w:ins w:id="174" w:author="Author">
        <w:r w:rsidRPr="001122CF">
          <w:rPr>
            <w:rFonts w:ascii="Trebuchet MS" w:hAnsi="Trebuchet MS"/>
            <w:noProof/>
          </w:rPr>
          <w:t>He lies there like</w:t>
        </w:r>
      </w:ins>
      <w:r w:rsidRPr="001122CF">
        <w:rPr>
          <w:rFonts w:ascii="Trebuchet MS" w:hAnsi="Trebuchet MS"/>
          <w:noProof/>
        </w:rPr>
        <w:t xml:space="preserve"> a lion</w:t>
      </w:r>
      <w:del w:id="175" w:author="Author">
        <w:r w:rsidRPr="001122CF">
          <w:rPr>
            <w:rFonts w:ascii="Trebuchet MS" w:hAnsi="Trebuchet MS"/>
            <w:noProof/>
          </w:rPr>
          <w:delText xml:space="preserve"> he must reside</w:delText>
        </w:r>
      </w:del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76" w:author="Author">
        <w:r w:rsidRPr="001122CF">
          <w:rPr>
            <w:rFonts w:ascii="Trebuchet MS" w:hAnsi="Trebuchet MS"/>
            <w:noProof/>
          </w:rPr>
          <w:delText>And he must</w:delText>
        </w:r>
      </w:del>
      <w:ins w:id="177" w:author="Author">
        <w:r w:rsidRPr="001122CF">
          <w:rPr>
            <w:rFonts w:ascii="Trebuchet MS" w:hAnsi="Trebuchet MS"/>
            <w:noProof/>
          </w:rPr>
          <w:t>Ready to</w:t>
        </w:r>
      </w:ins>
      <w:r w:rsidRPr="001122CF">
        <w:rPr>
          <w:rFonts w:ascii="Trebuchet MS" w:hAnsi="Trebuchet MS"/>
          <w:noProof/>
        </w:rPr>
        <w:t xml:space="preserve"> tear </w:t>
      </w:r>
      <w:ins w:id="178" w:author="Author">
        <w:r w:rsidRPr="001122CF">
          <w:rPr>
            <w:rFonts w:ascii="Trebuchet MS" w:hAnsi="Trebuchet MS"/>
            <w:noProof/>
          </w:rPr>
          <w:t xml:space="preserve">off </w:t>
        </w:r>
      </w:ins>
      <w:r w:rsidRPr="001122CF">
        <w:rPr>
          <w:rFonts w:ascii="Trebuchet MS" w:hAnsi="Trebuchet MS"/>
          <w:noProof/>
        </w:rPr>
        <w:t>the arm, yes, the crown of the head.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33:21 </w:t>
      </w:r>
      <w:del w:id="179" w:author="Author">
        <w:r w:rsidRPr="001122CF">
          <w:rPr>
            <w:rFonts w:ascii="Trebuchet MS" w:hAnsi="Trebuchet MS"/>
            <w:noProof/>
          </w:rPr>
          <w:delText>And he</w:delText>
        </w:r>
      </w:del>
      <w:ins w:id="180" w:author="Author">
        <w:r w:rsidRPr="001122CF">
          <w:rPr>
            <w:rFonts w:ascii="Trebuchet MS" w:hAnsi="Trebuchet MS"/>
            <w:noProof/>
          </w:rPr>
          <w:t>He</w:t>
        </w:r>
      </w:ins>
      <w:r w:rsidRPr="001122CF">
        <w:rPr>
          <w:rFonts w:ascii="Trebuchet MS" w:hAnsi="Trebuchet MS"/>
          <w:noProof/>
        </w:rPr>
        <w:t xml:space="preserve"> will </w:t>
      </w:r>
      <w:del w:id="181" w:author="Author">
        <w:r w:rsidRPr="001122CF">
          <w:rPr>
            <w:rFonts w:ascii="Trebuchet MS" w:hAnsi="Trebuchet MS"/>
            <w:noProof/>
          </w:rPr>
          <w:delText>pick out</w:delText>
        </w:r>
      </w:del>
      <w:ins w:id="182" w:author="Author">
        <w:r w:rsidRPr="001122CF">
          <w:rPr>
            <w:rFonts w:ascii="Trebuchet MS" w:hAnsi="Trebuchet MS"/>
            <w:noProof/>
          </w:rPr>
          <w:t>select</w:t>
        </w:r>
      </w:ins>
      <w:r w:rsidRPr="001122CF">
        <w:rPr>
          <w:rFonts w:ascii="Trebuchet MS" w:hAnsi="Trebuchet MS"/>
          <w:noProof/>
        </w:rPr>
        <w:t xml:space="preserve"> the first </w:t>
      </w:r>
      <w:del w:id="183" w:author="Author">
        <w:r w:rsidRPr="001122CF">
          <w:rPr>
            <w:rFonts w:ascii="Trebuchet MS" w:hAnsi="Trebuchet MS"/>
            <w:noProof/>
          </w:rPr>
          <w:delText>part</w:delText>
        </w:r>
      </w:del>
      <w:ins w:id="184" w:author="Author">
        <w:r w:rsidRPr="001122CF">
          <w:rPr>
            <w:rFonts w:ascii="Trebuchet MS" w:hAnsi="Trebuchet MS"/>
            <w:noProof/>
          </w:rPr>
          <w:t>portion</w:t>
        </w:r>
      </w:ins>
      <w:r w:rsidRPr="001122CF">
        <w:rPr>
          <w:rFonts w:ascii="Trebuchet MS" w:hAnsi="Trebuchet MS"/>
          <w:noProof/>
        </w:rPr>
        <w:t xml:space="preserve"> for himself,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For there the allotment of a </w:t>
      </w:r>
      <w:del w:id="185" w:author="Author">
        <w:r w:rsidRPr="001122CF">
          <w:rPr>
            <w:rFonts w:ascii="Trebuchet MS" w:hAnsi="Trebuchet MS"/>
            <w:noProof/>
          </w:rPr>
          <w:delText>statute-giver</w:delText>
        </w:r>
      </w:del>
      <w:ins w:id="186" w:author="Author">
        <w:r w:rsidRPr="001122CF">
          <w:rPr>
            <w:rFonts w:ascii="Trebuchet MS" w:hAnsi="Trebuchet MS"/>
            <w:noProof/>
          </w:rPr>
          <w:t>lawgiver</w:t>
        </w:r>
      </w:ins>
      <w:r w:rsidRPr="001122CF">
        <w:rPr>
          <w:rFonts w:ascii="Trebuchet MS" w:hAnsi="Trebuchet MS"/>
          <w:noProof/>
        </w:rPr>
        <w:t xml:space="preserve"> is reserved.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87" w:author="Author">
        <w:r w:rsidRPr="001122CF">
          <w:rPr>
            <w:rFonts w:ascii="Trebuchet MS" w:hAnsi="Trebuchet MS"/>
            <w:noProof/>
          </w:rPr>
          <w:delText>And the</w:delText>
        </w:r>
      </w:del>
      <w:ins w:id="188" w:author="Author">
        <w:r w:rsidRPr="001122CF">
          <w:rPr>
            <w:rFonts w:ascii="Trebuchet MS" w:hAnsi="Trebuchet MS"/>
            <w:noProof/>
          </w:rPr>
          <w:t>The</w:t>
        </w:r>
      </w:ins>
      <w:r w:rsidRPr="001122CF">
        <w:rPr>
          <w:rFonts w:ascii="Trebuchet MS" w:hAnsi="Trebuchet MS"/>
          <w:noProof/>
        </w:rPr>
        <w:t xml:space="preserve"> heads of the people will gather </w:t>
      </w:r>
      <w:del w:id="189" w:author="Author">
        <w:r w:rsidRPr="001122CF">
          <w:rPr>
            <w:rFonts w:ascii="Trebuchet MS" w:hAnsi="Trebuchet MS"/>
            <w:noProof/>
          </w:rPr>
          <w:delText xml:space="preserve">themselves </w:delText>
        </w:r>
      </w:del>
      <w:r w:rsidRPr="001122CF">
        <w:rPr>
          <w:rFonts w:ascii="Trebuchet MS" w:hAnsi="Trebuchet MS"/>
          <w:noProof/>
        </w:rPr>
        <w:t>together.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The righteousness of Jehovah </w:t>
      </w:r>
      <w:ins w:id="190" w:author="Author">
        <w:r w:rsidRPr="001122CF">
          <w:rPr>
            <w:rFonts w:ascii="Trebuchet MS" w:hAnsi="Trebuchet MS"/>
            <w:noProof/>
          </w:rPr>
          <w:t xml:space="preserve">he </w:t>
        </w:r>
      </w:ins>
      <w:r w:rsidRPr="001122CF">
        <w:rPr>
          <w:rFonts w:ascii="Trebuchet MS" w:hAnsi="Trebuchet MS"/>
          <w:noProof/>
        </w:rPr>
        <w:t xml:space="preserve">will </w:t>
      </w:r>
      <w:del w:id="191" w:author="Author">
        <w:r w:rsidRPr="001122CF">
          <w:rPr>
            <w:rFonts w:ascii="Trebuchet MS" w:hAnsi="Trebuchet MS"/>
            <w:noProof/>
          </w:rPr>
          <w:delText xml:space="preserve">he certainly </w:delText>
        </w:r>
      </w:del>
      <w:r w:rsidRPr="001122CF">
        <w:rPr>
          <w:rFonts w:ascii="Trebuchet MS" w:hAnsi="Trebuchet MS"/>
          <w:noProof/>
        </w:rPr>
        <w:t>execute</w:t>
      </w:r>
      <w:ins w:id="192" w:author="Author">
        <w:r w:rsidRPr="001122CF">
          <w:rPr>
            <w:rFonts w:ascii="Trebuchet MS" w:hAnsi="Trebuchet MS"/>
            <w:noProof/>
          </w:rPr>
          <w:t>,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his judicial decisions with Israel.”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33:22 </w:t>
      </w:r>
      <w:del w:id="193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194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Dan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“Dan is a lion cub.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He will leap out from Ba′shan.”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33:23 </w:t>
      </w:r>
      <w:del w:id="195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196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Naph′ta·li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“Naph′ta·li is satisfied with the approval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full of the blessing of Jehovah.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197" w:author="Author">
        <w:r w:rsidRPr="001122CF">
          <w:rPr>
            <w:rFonts w:ascii="Trebuchet MS" w:hAnsi="Trebuchet MS"/>
            <w:noProof/>
          </w:rPr>
          <w:delText>Do take</w:delText>
        </w:r>
      </w:del>
      <w:ins w:id="198" w:author="Author">
        <w:r w:rsidRPr="001122CF">
          <w:rPr>
            <w:rFonts w:ascii="Trebuchet MS" w:hAnsi="Trebuchet MS"/>
            <w:noProof/>
          </w:rPr>
          <w:t>Take</w:t>
        </w:r>
      </w:ins>
      <w:r w:rsidRPr="001122CF">
        <w:rPr>
          <w:rFonts w:ascii="Trebuchet MS" w:hAnsi="Trebuchet MS"/>
          <w:noProof/>
        </w:rPr>
        <w:t xml:space="preserve"> possession of the west and south.”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33:24 </w:t>
      </w:r>
      <w:del w:id="199" w:author="Author">
        <w:r w:rsidRPr="001122CF">
          <w:rPr>
            <w:rFonts w:ascii="Trebuchet MS" w:hAnsi="Trebuchet MS"/>
            <w:noProof/>
          </w:rPr>
          <w:delText>And as to</w:delText>
        </w:r>
      </w:del>
      <w:ins w:id="200" w:author="Author">
        <w:r w:rsidRPr="001122CF">
          <w:rPr>
            <w:rFonts w:ascii="Trebuchet MS" w:hAnsi="Trebuchet MS"/>
            <w:noProof/>
          </w:rPr>
          <w:t>Of</w:t>
        </w:r>
      </w:ins>
      <w:r w:rsidRPr="001122CF">
        <w:rPr>
          <w:rFonts w:ascii="Trebuchet MS" w:hAnsi="Trebuchet MS"/>
          <w:noProof/>
        </w:rPr>
        <w:t xml:space="preserve"> Ash′er he said: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“Blessed with sons is Ash′er.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01" w:author="Author">
        <w:r w:rsidRPr="001122CF">
          <w:rPr>
            <w:rFonts w:ascii="Trebuchet MS" w:hAnsi="Trebuchet MS"/>
            <w:noProof/>
          </w:rPr>
          <w:delText>Let him become one approved</w:delText>
        </w:r>
      </w:del>
      <w:ins w:id="202" w:author="Author">
        <w:r w:rsidRPr="001122CF">
          <w:rPr>
            <w:rFonts w:ascii="Trebuchet MS" w:hAnsi="Trebuchet MS"/>
            <w:noProof/>
          </w:rPr>
          <w:t>May he be favored</w:t>
        </w:r>
      </w:ins>
      <w:r w:rsidRPr="001122CF">
        <w:rPr>
          <w:rFonts w:ascii="Trebuchet MS" w:hAnsi="Trebuchet MS"/>
          <w:noProof/>
        </w:rPr>
        <w:t xml:space="preserve"> by his brothers,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del w:id="203" w:author="Author">
        <w:r w:rsidRPr="001122CF">
          <w:rPr>
            <w:rFonts w:ascii="Trebuchet MS" w:hAnsi="Trebuchet MS"/>
            <w:noProof/>
          </w:rPr>
          <w:delText>one dipping</w:delText>
        </w:r>
      </w:del>
      <w:ins w:id="204" w:author="Author">
        <w:r w:rsidRPr="001122CF">
          <w:rPr>
            <w:rFonts w:ascii="Trebuchet MS" w:hAnsi="Trebuchet MS"/>
            <w:noProof/>
          </w:rPr>
          <w:t>may he dip</w:t>
        </w:r>
        <w:r w:rsidRPr="001122CF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1122CF">
        <w:rPr>
          <w:rFonts w:ascii="Trebuchet MS" w:hAnsi="Trebuchet MS"/>
          <w:noProof/>
        </w:rPr>
        <w:t xml:space="preserve"> his </w:t>
      </w:r>
      <w:del w:id="207" w:author="Author">
        <w:r w:rsidRPr="001122CF">
          <w:rPr>
            <w:rFonts w:ascii="Trebuchet MS" w:hAnsi="Trebuchet MS"/>
            <w:noProof/>
          </w:rPr>
          <w:delText>foot</w:delText>
        </w:r>
      </w:del>
      <w:ins w:id="208" w:author="Author">
        <w:r w:rsidRPr="001122CF">
          <w:rPr>
            <w:rFonts w:ascii="Trebuchet MS" w:hAnsi="Trebuchet MS"/>
            <w:noProof/>
          </w:rPr>
          <w:t>feet</w:t>
        </w:r>
      </w:ins>
      <w:r w:rsidRPr="001122CF">
        <w:rPr>
          <w:rFonts w:ascii="Trebuchet MS" w:hAnsi="Trebuchet MS"/>
          <w:noProof/>
        </w:rPr>
        <w:t xml:space="preserve"> in oil.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33:25 </w:t>
      </w:r>
      <w:r w:rsidRPr="001122CF">
        <w:rPr>
          <w:rFonts w:ascii="Trebuchet MS" w:hAnsi="Trebuchet MS"/>
          <w:noProof/>
        </w:rPr>
        <w:t>Iron and copper are your gate locks,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del w:id="209" w:author="Author">
        <w:r w:rsidRPr="001122CF">
          <w:rPr>
            <w:rFonts w:ascii="Trebuchet MS" w:hAnsi="Trebuchet MS"/>
            <w:noProof/>
          </w:rPr>
          <w:delText>in proportion to</w:delText>
        </w:r>
      </w:del>
      <w:ins w:id="210" w:author="Author">
        <w:r w:rsidRPr="001122CF">
          <w:rPr>
            <w:rFonts w:ascii="Trebuchet MS" w:hAnsi="Trebuchet MS"/>
            <w:noProof/>
          </w:rPr>
          <w:t>you will be secure all</w:t>
        </w:r>
      </w:ins>
      <w:r w:rsidRPr="001122CF">
        <w:rPr>
          <w:rFonts w:ascii="Trebuchet MS" w:hAnsi="Trebuchet MS"/>
          <w:noProof/>
        </w:rPr>
        <w:t xml:space="preserve"> your days</w:t>
      </w:r>
      <w:del w:id="211" w:author="Author">
        <w:r w:rsidRPr="001122CF">
          <w:rPr>
            <w:rFonts w:ascii="Trebuchet MS" w:hAnsi="Trebuchet MS"/>
            <w:noProof/>
          </w:rPr>
          <w:delText xml:space="preserve"> is your leisurely walk</w:delText>
        </w:r>
      </w:del>
      <w:r w:rsidRPr="001122CF">
        <w:rPr>
          <w:rFonts w:ascii="Trebuchet MS" w:hAnsi="Trebuchet MS"/>
          <w:noProof/>
        </w:rPr>
        <w:t>.</w:t>
      </w:r>
      <w:ins w:id="212" w:author="Author">
        <w:r w:rsidRPr="001122CF">
          <w:rPr>
            <w:rStyle w:val="FootnoteReference"/>
            <w:rFonts w:ascii="Trebuchet MS" w:hAnsi="Trebuchet MS"/>
            <w:noProof/>
          </w:rPr>
          <w:footnoteReference w:id="12"/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33:26 </w:t>
      </w:r>
      <w:r w:rsidRPr="001122CF">
        <w:rPr>
          <w:rFonts w:ascii="Trebuchet MS" w:hAnsi="Trebuchet MS"/>
          <w:noProof/>
        </w:rPr>
        <w:t>There is none like the true God of Jesh′u·run,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Who rides </w:t>
      </w:r>
      <w:del w:id="215" w:author="Author">
        <w:r w:rsidRPr="001122CF">
          <w:rPr>
            <w:rFonts w:ascii="Trebuchet MS" w:hAnsi="Trebuchet MS"/>
            <w:noProof/>
          </w:rPr>
          <w:delText>upon</w:delText>
        </w:r>
      </w:del>
      <w:ins w:id="216" w:author="Author">
        <w:r w:rsidRPr="001122CF">
          <w:rPr>
            <w:rFonts w:ascii="Trebuchet MS" w:hAnsi="Trebuchet MS"/>
            <w:noProof/>
          </w:rPr>
          <w:t>through</w:t>
        </w:r>
      </w:ins>
      <w:r w:rsidRPr="001122CF">
        <w:rPr>
          <w:rFonts w:ascii="Trebuchet MS" w:hAnsi="Trebuchet MS"/>
          <w:noProof/>
        </w:rPr>
        <w:t xml:space="preserve"> heaven </w:t>
      </w:r>
      <w:del w:id="217" w:author="Author">
        <w:r w:rsidRPr="001122CF">
          <w:rPr>
            <w:rFonts w:ascii="Trebuchet MS" w:hAnsi="Trebuchet MS"/>
            <w:noProof/>
          </w:rPr>
          <w:delText>in</w:delText>
        </w:r>
      </w:del>
      <w:ins w:id="218" w:author="Author">
        <w:r w:rsidRPr="001122CF">
          <w:rPr>
            <w:rFonts w:ascii="Trebuchet MS" w:hAnsi="Trebuchet MS"/>
            <w:noProof/>
          </w:rPr>
          <w:t>to</w:t>
        </w:r>
      </w:ins>
      <w:r w:rsidRPr="001122CF">
        <w:rPr>
          <w:rFonts w:ascii="Trebuchet MS" w:hAnsi="Trebuchet MS"/>
          <w:noProof/>
        </w:rPr>
        <w:t xml:space="preserve"> help </w:t>
      </w:r>
      <w:del w:id="219" w:author="Author">
        <w:r w:rsidRPr="001122CF">
          <w:rPr>
            <w:rFonts w:ascii="Trebuchet MS" w:hAnsi="Trebuchet MS"/>
            <w:noProof/>
          </w:rPr>
          <w:delText xml:space="preserve">of </w:delText>
        </w:r>
      </w:del>
      <w:r w:rsidRPr="001122CF">
        <w:rPr>
          <w:rFonts w:ascii="Trebuchet MS" w:hAnsi="Trebuchet MS"/>
          <w:noProof/>
        </w:rPr>
        <w:t>you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</w:t>
      </w:r>
      <w:ins w:id="220" w:author="Author">
        <w:r w:rsidRPr="001122CF">
          <w:rPr>
            <w:rFonts w:ascii="Trebuchet MS" w:hAnsi="Trebuchet MS"/>
            <w:noProof/>
          </w:rPr>
          <w:t xml:space="preserve">who rides </w:t>
        </w:r>
      </w:ins>
      <w:r w:rsidRPr="001122CF">
        <w:rPr>
          <w:rFonts w:ascii="Trebuchet MS" w:hAnsi="Trebuchet MS"/>
          <w:noProof/>
        </w:rPr>
        <w:t xml:space="preserve">upon </w:t>
      </w:r>
      <w:del w:id="221" w:author="Author">
        <w:r w:rsidRPr="001122CF">
          <w:rPr>
            <w:rFonts w:ascii="Trebuchet MS" w:hAnsi="Trebuchet MS"/>
            <w:noProof/>
          </w:rPr>
          <w:delText>cloudy skies</w:delText>
        </w:r>
      </w:del>
      <w:ins w:id="222" w:author="Author">
        <w:r w:rsidRPr="001122CF">
          <w:rPr>
            <w:rFonts w:ascii="Trebuchet MS" w:hAnsi="Trebuchet MS"/>
            <w:noProof/>
          </w:rPr>
          <w:t>the clouds</w:t>
        </w:r>
      </w:ins>
      <w:r w:rsidRPr="001122CF">
        <w:rPr>
          <w:rFonts w:ascii="Trebuchet MS" w:hAnsi="Trebuchet MS"/>
          <w:noProof/>
        </w:rPr>
        <w:t xml:space="preserve"> in his </w:t>
      </w:r>
      <w:del w:id="223" w:author="Author">
        <w:r w:rsidRPr="001122CF">
          <w:rPr>
            <w:rFonts w:ascii="Trebuchet MS" w:hAnsi="Trebuchet MS"/>
            <w:noProof/>
          </w:rPr>
          <w:delText>eminence</w:delText>
        </w:r>
      </w:del>
      <w:ins w:id="224" w:author="Author">
        <w:r w:rsidRPr="001122CF">
          <w:rPr>
            <w:rFonts w:ascii="Trebuchet MS" w:hAnsi="Trebuchet MS"/>
            <w:noProof/>
          </w:rPr>
          <w:t>majesty</w:t>
        </w:r>
      </w:ins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33:27 </w:t>
      </w:r>
      <w:del w:id="225" w:author="Author">
        <w:r w:rsidRPr="001122CF">
          <w:rPr>
            <w:rFonts w:ascii="Trebuchet MS" w:hAnsi="Trebuchet MS"/>
            <w:noProof/>
          </w:rPr>
          <w:delText xml:space="preserve">A hiding place is the </w:delText>
        </w:r>
      </w:del>
      <w:r w:rsidRPr="001122CF">
        <w:rPr>
          <w:rFonts w:ascii="Trebuchet MS" w:hAnsi="Trebuchet MS"/>
          <w:noProof/>
        </w:rPr>
        <w:t xml:space="preserve">God </w:t>
      </w:r>
      <w:del w:id="226" w:author="Author">
        <w:r w:rsidRPr="001122CF">
          <w:rPr>
            <w:rFonts w:ascii="Trebuchet MS" w:hAnsi="Trebuchet MS"/>
            <w:noProof/>
          </w:rPr>
          <w:delText xml:space="preserve">of </w:delText>
        </w:r>
      </w:del>
      <w:ins w:id="227" w:author="Author">
        <w:r w:rsidRPr="001122CF">
          <w:rPr>
            <w:rFonts w:ascii="Trebuchet MS" w:hAnsi="Trebuchet MS"/>
            <w:noProof/>
          </w:rPr>
          <w:t xml:space="preserve">is a refuge from </w:t>
        </w:r>
      </w:ins>
      <w:r w:rsidRPr="001122CF">
        <w:rPr>
          <w:rFonts w:ascii="Trebuchet MS" w:hAnsi="Trebuchet MS"/>
          <w:noProof/>
        </w:rPr>
        <w:t xml:space="preserve">ancient </w:t>
      </w:r>
      <w:del w:id="228" w:author="Author">
        <w:r w:rsidRPr="001122CF">
          <w:rPr>
            <w:rFonts w:ascii="Trebuchet MS" w:hAnsi="Trebuchet MS"/>
            <w:noProof/>
          </w:rPr>
          <w:delText>time</w:delText>
        </w:r>
      </w:del>
      <w:ins w:id="229" w:author="Author">
        <w:r w:rsidRPr="001122CF">
          <w:rPr>
            <w:rFonts w:ascii="Trebuchet MS" w:hAnsi="Trebuchet MS"/>
            <w:noProof/>
          </w:rPr>
          <w:t>times</w:t>
        </w:r>
      </w:ins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30" w:author="Author">
        <w:r w:rsidRPr="001122CF">
          <w:rPr>
            <w:rFonts w:ascii="Trebuchet MS" w:hAnsi="Trebuchet MS"/>
            <w:noProof/>
          </w:rPr>
          <w:delText>And underneath</w:delText>
        </w:r>
      </w:del>
      <w:ins w:id="231" w:author="Author">
        <w:r w:rsidRPr="001122CF">
          <w:rPr>
            <w:rFonts w:ascii="Trebuchet MS" w:hAnsi="Trebuchet MS"/>
            <w:noProof/>
          </w:rPr>
          <w:t>His everlasting arms</w:t>
        </w:r>
      </w:ins>
      <w:r w:rsidRPr="001122CF">
        <w:rPr>
          <w:rFonts w:ascii="Trebuchet MS" w:hAnsi="Trebuchet MS"/>
          <w:noProof/>
        </w:rPr>
        <w:t xml:space="preserve"> are </w:t>
      </w:r>
      <w:del w:id="232" w:author="Author">
        <w:r w:rsidRPr="001122CF">
          <w:rPr>
            <w:rFonts w:ascii="Trebuchet MS" w:hAnsi="Trebuchet MS"/>
            <w:noProof/>
          </w:rPr>
          <w:delText>the indefinitely lasting arms</w:delText>
        </w:r>
      </w:del>
      <w:ins w:id="233" w:author="Author">
        <w:r w:rsidRPr="001122CF">
          <w:rPr>
            <w:rFonts w:ascii="Trebuchet MS" w:hAnsi="Trebuchet MS"/>
            <w:noProof/>
          </w:rPr>
          <w:t>beneath you</w:t>
        </w:r>
      </w:ins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 xml:space="preserve">And he will drive away </w:t>
      </w:r>
      <w:ins w:id="234" w:author="Author">
        <w:r w:rsidRPr="001122CF">
          <w:rPr>
            <w:rFonts w:ascii="Trebuchet MS" w:hAnsi="Trebuchet MS"/>
            <w:noProof/>
          </w:rPr>
          <w:t xml:space="preserve">the enemy </w:t>
        </w:r>
      </w:ins>
      <w:r w:rsidRPr="001122CF">
        <w:rPr>
          <w:rFonts w:ascii="Trebuchet MS" w:hAnsi="Trebuchet MS"/>
          <w:noProof/>
        </w:rPr>
        <w:t>from before you</w:t>
      </w:r>
      <w:del w:id="235" w:author="Author">
        <w:r w:rsidRPr="001122CF">
          <w:rPr>
            <w:rFonts w:ascii="Trebuchet MS" w:hAnsi="Trebuchet MS"/>
            <w:noProof/>
          </w:rPr>
          <w:delText xml:space="preserve"> the enemy</w:delText>
        </w:r>
      </w:del>
      <w:r w:rsidRPr="001122CF">
        <w:rPr>
          <w:rFonts w:ascii="Trebuchet MS" w:hAnsi="Trebuchet MS"/>
          <w:noProof/>
        </w:rPr>
        <w:t>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he will say, ‘Annihilate them!’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33:28 </w:t>
      </w:r>
      <w:del w:id="236" w:author="Author">
        <w:r w:rsidRPr="001122CF">
          <w:rPr>
            <w:rFonts w:ascii="Trebuchet MS" w:hAnsi="Trebuchet MS"/>
            <w:noProof/>
          </w:rPr>
          <w:delText xml:space="preserve">And </w:delText>
        </w:r>
      </w:del>
      <w:r w:rsidRPr="001122CF">
        <w:rPr>
          <w:rFonts w:ascii="Trebuchet MS" w:hAnsi="Trebuchet MS"/>
          <w:noProof/>
        </w:rPr>
        <w:t>Israel will reside in security,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37" w:author="Author">
        <w:r w:rsidRPr="001122CF">
          <w:rPr>
            <w:rFonts w:ascii="Trebuchet MS" w:hAnsi="Trebuchet MS"/>
            <w:noProof/>
          </w:rPr>
          <w:delText>The</w:delText>
        </w:r>
      </w:del>
      <w:ins w:id="238" w:author="Author">
        <w:r w:rsidRPr="001122CF">
          <w:rPr>
            <w:rFonts w:ascii="Trebuchet MS" w:hAnsi="Trebuchet MS"/>
            <w:noProof/>
          </w:rPr>
          <w:t>And the</w:t>
        </w:r>
      </w:ins>
      <w:r w:rsidRPr="001122CF">
        <w:rPr>
          <w:rFonts w:ascii="Trebuchet MS" w:hAnsi="Trebuchet MS"/>
          <w:noProof/>
        </w:rPr>
        <w:t xml:space="preserve"> fountain of Jacob </w:t>
      </w:r>
      <w:del w:id="239" w:author="Author">
        <w:r w:rsidRPr="001122CF">
          <w:rPr>
            <w:rFonts w:ascii="Trebuchet MS" w:hAnsi="Trebuchet MS"/>
            <w:noProof/>
          </w:rPr>
          <w:delText>by itself,</w:delText>
        </w:r>
      </w:del>
      <w:ins w:id="240" w:author="Author">
        <w:r w:rsidRPr="001122CF">
          <w:rPr>
            <w:rFonts w:ascii="Trebuchet MS" w:hAnsi="Trebuchet MS"/>
            <w:noProof/>
          </w:rPr>
          <w:t>will be secluded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41" w:author="Author">
        <w:r w:rsidRPr="001122CF">
          <w:rPr>
            <w:rFonts w:ascii="Trebuchet MS" w:hAnsi="Trebuchet MS"/>
            <w:noProof/>
          </w:rPr>
          <w:delText>Upon</w:delText>
        </w:r>
      </w:del>
      <w:ins w:id="242" w:author="Author">
        <w:r w:rsidRPr="001122CF">
          <w:rPr>
            <w:rFonts w:ascii="Trebuchet MS" w:hAnsi="Trebuchet MS"/>
            <w:noProof/>
          </w:rPr>
          <w:t>In</w:t>
        </w:r>
      </w:ins>
      <w:r w:rsidRPr="001122CF">
        <w:rPr>
          <w:rFonts w:ascii="Trebuchet MS" w:hAnsi="Trebuchet MS"/>
          <w:noProof/>
        </w:rPr>
        <w:t xml:space="preserve"> a land of grain and new wine</w:t>
      </w:r>
      <w:del w:id="243" w:author="Author">
        <w:r w:rsidRPr="001122CF">
          <w:rPr>
            <w:rFonts w:ascii="Trebuchet MS" w:hAnsi="Trebuchet MS"/>
            <w:noProof/>
          </w:rPr>
          <w:delText>.</w:delText>
        </w:r>
      </w:del>
      <w:ins w:id="244" w:author="Author">
        <w:r w:rsidRPr="001122CF">
          <w:rPr>
            <w:rFonts w:ascii="Trebuchet MS" w:hAnsi="Trebuchet MS"/>
            <w:noProof/>
          </w:rPr>
          <w:t>,</w:t>
        </w:r>
      </w:ins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45" w:author="Author">
        <w:r w:rsidRPr="001122CF">
          <w:rPr>
            <w:rFonts w:ascii="Trebuchet MS" w:hAnsi="Trebuchet MS"/>
            <w:noProof/>
          </w:rPr>
          <w:delText>Yes, his heavens</w:delText>
        </w:r>
      </w:del>
      <w:ins w:id="246" w:author="Author">
        <w:r w:rsidRPr="001122CF">
          <w:rPr>
            <w:rFonts w:ascii="Trebuchet MS" w:hAnsi="Trebuchet MS"/>
            <w:noProof/>
          </w:rPr>
          <w:t>Whose skies</w:t>
        </w:r>
      </w:ins>
      <w:r w:rsidRPr="001122CF">
        <w:rPr>
          <w:rFonts w:ascii="Trebuchet MS" w:hAnsi="Trebuchet MS"/>
          <w:noProof/>
        </w:rPr>
        <w:t xml:space="preserve"> will</w:t>
      </w:r>
      <w:del w:id="247" w:author="Author">
        <w:r w:rsidRPr="001122CF">
          <w:rPr>
            <w:rFonts w:ascii="Trebuchet MS" w:hAnsi="Trebuchet MS"/>
            <w:noProof/>
          </w:rPr>
          <w:delText xml:space="preserve"> let the dew</w:delText>
        </w:r>
      </w:del>
      <w:r w:rsidRPr="001122CF">
        <w:rPr>
          <w:rFonts w:ascii="Trebuchet MS" w:hAnsi="Trebuchet MS"/>
          <w:noProof/>
        </w:rPr>
        <w:t xml:space="preserve"> drip </w:t>
      </w:r>
      <w:del w:id="248" w:author="Author">
        <w:r w:rsidRPr="001122CF">
          <w:rPr>
            <w:rFonts w:ascii="Trebuchet MS" w:hAnsi="Trebuchet MS"/>
            <w:noProof/>
          </w:rPr>
          <w:delText>down</w:delText>
        </w:r>
      </w:del>
      <w:ins w:id="249" w:author="Author">
        <w:r w:rsidRPr="001122CF">
          <w:rPr>
            <w:rFonts w:ascii="Trebuchet MS" w:hAnsi="Trebuchet MS"/>
            <w:noProof/>
          </w:rPr>
          <w:t>with dew</w:t>
        </w:r>
      </w:ins>
      <w:r w:rsidRPr="001122CF">
        <w:rPr>
          <w:rFonts w:ascii="Trebuchet MS" w:hAnsi="Trebuchet MS"/>
          <w:noProof/>
        </w:rPr>
        <w:t>.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b/>
        </w:rPr>
        <w:t xml:space="preserve">33:29 </w:t>
      </w:r>
      <w:r w:rsidRPr="001122CF">
        <w:rPr>
          <w:rFonts w:ascii="Trebuchet MS" w:hAnsi="Trebuchet MS"/>
          <w:noProof/>
        </w:rPr>
        <w:t>Happy you are, O Israel!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Who is there like you,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 people enjoying salvation in Jehovah,</w:t>
      </w:r>
    </w:p>
    <w:p w:rsidR="00401EC6" w:rsidRPr="001122CF" w:rsidRDefault="00401EC6" w:rsidP="00401EC6">
      <w:pPr>
        <w:rPr>
          <w:ins w:id="250" w:author="Author"/>
          <w:rFonts w:ascii="Trebuchet MS" w:hAnsi="Trebuchet MS"/>
          <w:noProof/>
        </w:rPr>
      </w:pPr>
      <w:del w:id="251" w:author="Author">
        <w:r w:rsidRPr="001122CF">
          <w:rPr>
            <w:rFonts w:ascii="Trebuchet MS" w:hAnsi="Trebuchet MS"/>
            <w:noProof/>
          </w:rPr>
          <w:delText>The</w:delText>
        </w:r>
      </w:del>
      <w:ins w:id="252" w:author="Author">
        <w:r w:rsidRPr="001122CF">
          <w:rPr>
            <w:rFonts w:ascii="Trebuchet MS" w:hAnsi="Trebuchet MS"/>
            <w:noProof/>
          </w:rPr>
          <w:t>Your protective</w:t>
        </w:r>
      </w:ins>
      <w:r w:rsidRPr="001122CF">
        <w:rPr>
          <w:rFonts w:ascii="Trebuchet MS" w:hAnsi="Trebuchet MS"/>
          <w:noProof/>
        </w:rPr>
        <w:t xml:space="preserve"> shield</w:t>
      </w:r>
      <w:del w:id="253" w:author="Author">
        <w:r w:rsidRPr="001122CF">
          <w:rPr>
            <w:rFonts w:ascii="Trebuchet MS" w:hAnsi="Trebuchet MS"/>
            <w:noProof/>
          </w:rPr>
          <w:delText xml:space="preserve"> of</w:delText>
        </w:r>
      </w:del>
    </w:p>
    <w:p w:rsidR="00401EC6" w:rsidRPr="001122CF" w:rsidRDefault="00401EC6" w:rsidP="00401EC6">
      <w:pPr>
        <w:rPr>
          <w:del w:id="254" w:author="Author"/>
          <w:rFonts w:ascii="Trebuchet MS" w:hAnsi="Trebuchet MS"/>
          <w:noProof/>
        </w:rPr>
      </w:pPr>
      <w:ins w:id="255" w:author="Author">
        <w:r w:rsidRPr="001122CF">
          <w:rPr>
            <w:rFonts w:ascii="Trebuchet MS" w:hAnsi="Trebuchet MS"/>
            <w:noProof/>
          </w:rPr>
          <w:t>And</w:t>
        </w:r>
      </w:ins>
      <w:r w:rsidRPr="001122CF">
        <w:rPr>
          <w:rFonts w:ascii="Trebuchet MS" w:hAnsi="Trebuchet MS"/>
          <w:noProof/>
        </w:rPr>
        <w:t xml:space="preserve"> your </w:t>
      </w:r>
      <w:del w:id="256" w:author="Author">
        <w:r w:rsidRPr="001122CF">
          <w:rPr>
            <w:rFonts w:ascii="Trebuchet MS" w:hAnsi="Trebuchet MS"/>
            <w:noProof/>
          </w:rPr>
          <w:delText>help,</w:delText>
        </w:r>
      </w:del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57" w:author="Author">
        <w:r w:rsidRPr="001122CF">
          <w:rPr>
            <w:rFonts w:ascii="Trebuchet MS" w:hAnsi="Trebuchet MS"/>
            <w:noProof/>
          </w:rPr>
          <w:delText>And the One who is your eminent</w:delText>
        </w:r>
      </w:del>
      <w:ins w:id="258" w:author="Author">
        <w:r w:rsidRPr="001122CF">
          <w:rPr>
            <w:rFonts w:ascii="Trebuchet MS" w:hAnsi="Trebuchet MS"/>
            <w:noProof/>
          </w:rPr>
          <w:t>majestic</w:t>
        </w:r>
      </w:ins>
      <w:r w:rsidRPr="001122CF">
        <w:rPr>
          <w:rFonts w:ascii="Trebuchet MS" w:hAnsi="Trebuchet MS"/>
          <w:noProof/>
        </w:rPr>
        <w:t xml:space="preserve"> sword?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del w:id="259" w:author="Author">
        <w:r w:rsidRPr="001122CF">
          <w:rPr>
            <w:rFonts w:ascii="Trebuchet MS" w:hAnsi="Trebuchet MS"/>
            <w:noProof/>
          </w:rPr>
          <w:delText>So your</w:delText>
        </w:r>
      </w:del>
      <w:ins w:id="260" w:author="Author">
        <w:r w:rsidRPr="001122CF">
          <w:rPr>
            <w:rFonts w:ascii="Trebuchet MS" w:hAnsi="Trebuchet MS"/>
            <w:noProof/>
          </w:rPr>
          <w:t>Your</w:t>
        </w:r>
      </w:ins>
      <w:r w:rsidRPr="001122CF">
        <w:rPr>
          <w:rFonts w:ascii="Trebuchet MS" w:hAnsi="Trebuchet MS"/>
          <w:noProof/>
        </w:rPr>
        <w:t xml:space="preserve"> enemies will cringe before you,</w:t>
      </w:r>
    </w:p>
    <w:p w:rsidR="00401EC6" w:rsidRPr="001122CF" w:rsidRDefault="00401EC6" w:rsidP="00401EC6">
      <w:pPr>
        <w:rPr>
          <w:rFonts w:ascii="Trebuchet MS" w:hAnsi="Trebuchet MS"/>
          <w:noProof/>
        </w:rPr>
      </w:pPr>
      <w:r w:rsidRPr="001122CF">
        <w:rPr>
          <w:rFonts w:ascii="Trebuchet MS" w:hAnsi="Trebuchet MS"/>
          <w:noProof/>
        </w:rPr>
        <w:t>And you</w:t>
      </w:r>
      <w:del w:id="261" w:author="Author">
        <w:r w:rsidRPr="001122CF">
          <w:rPr>
            <w:rFonts w:ascii="Trebuchet MS" w:hAnsi="Trebuchet MS"/>
            <w:noProof/>
          </w:rPr>
          <w:delText>—upon their high places you</w:delText>
        </w:r>
      </w:del>
      <w:r w:rsidRPr="001122CF">
        <w:rPr>
          <w:rFonts w:ascii="Trebuchet MS" w:hAnsi="Trebuchet MS"/>
          <w:noProof/>
        </w:rPr>
        <w:t xml:space="preserve"> will tread</w:t>
      </w:r>
      <w:del w:id="262" w:author="Author">
        <w:r w:rsidRPr="001122CF">
          <w:rPr>
            <w:rFonts w:ascii="Trebuchet MS" w:hAnsi="Trebuchet MS"/>
            <w:noProof/>
          </w:rPr>
          <w:delText>.”</w:delText>
        </w:r>
      </w:del>
      <w:ins w:id="263" w:author="Author">
        <w:r w:rsidRPr="001122CF">
          <w:rPr>
            <w:rFonts w:ascii="Trebuchet MS" w:hAnsi="Trebuchet MS"/>
            <w:noProof/>
          </w:rPr>
          <w:t xml:space="preserve"> on their backs.”</w:t>
        </w:r>
        <w:r w:rsidRPr="001122CF">
          <w:rPr>
            <w:rStyle w:val="FootnoteReference"/>
            <w:rFonts w:ascii="Trebuchet MS" w:hAnsi="Trebuchet MS"/>
            <w:noProof/>
          </w:rPr>
          <w:footnoteReference w:id="13"/>
        </w:r>
      </w:ins>
    </w:p>
    <w:p w:rsidR="00401EC6" w:rsidRPr="001122CF" w:rsidRDefault="00401EC6" w:rsidP="00401EC6">
      <w:pPr>
        <w:rPr>
          <w:rFonts w:ascii="Trebuchet MS" w:hAnsi="Trebuchet MS"/>
          <w:b/>
        </w:rPr>
      </w:pPr>
    </w:p>
    <w:p w:rsidR="00762BCB" w:rsidRPr="00401EC6" w:rsidRDefault="00762BCB" w:rsidP="00401EC6"/>
    <w:sectPr w:rsidR="00762BCB" w:rsidRPr="00401EC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35AC" w:rsidRDefault="006235AC">
      <w:r>
        <w:separator/>
      </w:r>
    </w:p>
  </w:endnote>
  <w:endnote w:type="continuationSeparator" w:id="0">
    <w:p w:rsidR="006235AC" w:rsidRDefault="00623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35AC" w:rsidRDefault="006235AC">
      <w:r>
        <w:separator/>
      </w:r>
    </w:p>
  </w:footnote>
  <w:footnote w:type="continuationSeparator" w:id="0">
    <w:p w:rsidR="006235AC" w:rsidRDefault="006235AC">
      <w:r>
        <w:continuationSeparator/>
      </w:r>
    </w:p>
  </w:footnote>
  <w:footnote w:id="1">
    <w:p w:rsidR="00401EC6" w:rsidRPr="001122CF" w:rsidRDefault="00401EC6" w:rsidP="001122CF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33:2 </w:t>
        </w:r>
        <w:r w:rsidRPr="001122CF">
          <w:t>Or “were tens of thousands of holy ones.”</w:t>
        </w:r>
      </w:ins>
    </w:p>
  </w:footnote>
  <w:footnote w:id="2">
    <w:p w:rsidR="00401EC6" w:rsidRPr="001122CF" w:rsidRDefault="00401EC6" w:rsidP="001122CF">
      <w:pPr>
        <w:pStyle w:val="FootnoteText"/>
        <w:spacing w:after="96"/>
        <w:ind w:firstLine="288"/>
        <w:rPr>
          <w:ins w:id="37" w:author="Author"/>
        </w:rPr>
      </w:pPr>
      <w:ins w:id="38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33:5 </w:t>
        </w:r>
        <w:r w:rsidRPr="001122CF">
          <w:t>Meaning “Upright One,” an honorary title for Israel.</w:t>
        </w:r>
      </w:ins>
    </w:p>
  </w:footnote>
  <w:footnote w:id="3">
    <w:p w:rsidR="00401EC6" w:rsidRPr="001122CF" w:rsidRDefault="00401EC6" w:rsidP="001122CF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33:7 </w:t>
        </w:r>
        <w:r w:rsidRPr="001122CF">
          <w:t>Or “contended for.”</w:t>
        </w:r>
      </w:ins>
    </w:p>
  </w:footnote>
  <w:footnote w:id="4">
    <w:p w:rsidR="00401EC6" w:rsidRPr="001122CF" w:rsidRDefault="00401EC6" w:rsidP="001122CF">
      <w:pPr>
        <w:pStyle w:val="FootnoteText"/>
        <w:spacing w:after="96"/>
        <w:ind w:firstLine="288"/>
        <w:rPr>
          <w:ins w:id="62" w:author="Author"/>
        </w:rPr>
      </w:pPr>
      <w:ins w:id="63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33:8 </w:t>
        </w:r>
        <w:r w:rsidRPr="001122CF">
          <w:t>“Your” and “you” in this verse refer to God.</w:t>
        </w:r>
      </w:ins>
    </w:p>
  </w:footnote>
  <w:footnote w:id="5">
    <w:p w:rsidR="00401EC6" w:rsidRPr="001122CF" w:rsidRDefault="00401EC6" w:rsidP="001122CF">
      <w:pPr>
        <w:pStyle w:val="FootnoteText"/>
        <w:spacing w:after="96"/>
        <w:ind w:firstLine="288"/>
        <w:rPr>
          <w:ins w:id="79" w:author="Author"/>
        </w:rPr>
      </w:pPr>
      <w:ins w:id="80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33:10 </w:t>
        </w:r>
        <w:r w:rsidRPr="001122CF">
          <w:t>Lit., “in your nose.”</w:t>
        </w:r>
      </w:ins>
    </w:p>
  </w:footnote>
  <w:footnote w:id="6">
    <w:p w:rsidR="00401EC6" w:rsidRPr="001122CF" w:rsidRDefault="00401EC6" w:rsidP="001122CF">
      <w:pPr>
        <w:pStyle w:val="FootnoteText"/>
        <w:spacing w:after="96"/>
        <w:ind w:firstLine="288"/>
        <w:rPr>
          <w:ins w:id="87" w:author="Author"/>
        </w:rPr>
      </w:pPr>
      <w:ins w:id="88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33:11 </w:t>
        </w:r>
        <w:r w:rsidRPr="001122CF">
          <w:t>Or “hips.”</w:t>
        </w:r>
      </w:ins>
    </w:p>
  </w:footnote>
  <w:footnote w:id="7">
    <w:p w:rsidR="00401EC6" w:rsidRPr="001122CF" w:rsidRDefault="00401EC6" w:rsidP="001122CF">
      <w:pPr>
        <w:pStyle w:val="FootnoteText"/>
        <w:spacing w:after="96"/>
        <w:ind w:firstLine="288"/>
        <w:rPr>
          <w:ins w:id="130" w:author="Author"/>
        </w:rPr>
      </w:pPr>
      <w:ins w:id="131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33:15 </w:t>
        </w:r>
        <w:r w:rsidRPr="001122CF">
          <w:t>Or possibly, “the mountains of the east.”</w:t>
        </w:r>
      </w:ins>
    </w:p>
  </w:footnote>
  <w:footnote w:id="8">
    <w:p w:rsidR="00401EC6" w:rsidRPr="001122CF" w:rsidRDefault="00401EC6" w:rsidP="001122CF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33:17 </w:t>
        </w:r>
        <w:r w:rsidRPr="001122CF">
          <w:t>Or “gore.”</w:t>
        </w:r>
      </w:ins>
    </w:p>
  </w:footnote>
  <w:footnote w:id="9">
    <w:p w:rsidR="00401EC6" w:rsidRPr="001122CF" w:rsidRDefault="00401EC6" w:rsidP="001122CF">
      <w:pPr>
        <w:pStyle w:val="FootnoteText"/>
        <w:spacing w:after="96"/>
        <w:ind w:firstLine="288"/>
        <w:rPr>
          <w:ins w:id="166" w:author="Author"/>
        </w:rPr>
      </w:pPr>
      <w:ins w:id="167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33:19 </w:t>
        </w:r>
        <w:r w:rsidRPr="001122CF">
          <w:t>Lit., “will suck the abundance of.”</w:t>
        </w:r>
      </w:ins>
    </w:p>
  </w:footnote>
  <w:footnote w:id="10">
    <w:p w:rsidR="00401EC6" w:rsidRPr="001122CF" w:rsidRDefault="00401EC6" w:rsidP="001122CF">
      <w:pPr>
        <w:pStyle w:val="FootnoteText"/>
        <w:spacing w:after="96"/>
        <w:ind w:firstLine="288"/>
        <w:rPr>
          <w:ins w:id="169" w:author="Author"/>
        </w:rPr>
      </w:pPr>
      <w:ins w:id="170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33:19 </w:t>
        </w:r>
        <w:r w:rsidRPr="001122CF">
          <w:t>Or “treasures.”</w:t>
        </w:r>
      </w:ins>
    </w:p>
  </w:footnote>
  <w:footnote w:id="11">
    <w:p w:rsidR="00401EC6" w:rsidRPr="001122CF" w:rsidRDefault="00401EC6" w:rsidP="001122CF">
      <w:pPr>
        <w:pStyle w:val="FootnoteText"/>
        <w:spacing w:after="96"/>
        <w:ind w:firstLine="288"/>
        <w:rPr>
          <w:ins w:id="205" w:author="Author"/>
        </w:rPr>
      </w:pPr>
      <w:ins w:id="206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33:24 </w:t>
        </w:r>
        <w:r w:rsidRPr="001122CF">
          <w:t>Or “bathe.”</w:t>
        </w:r>
      </w:ins>
    </w:p>
  </w:footnote>
  <w:footnote w:id="12">
    <w:p w:rsidR="00401EC6" w:rsidRPr="001122CF" w:rsidRDefault="00401EC6" w:rsidP="001122CF">
      <w:pPr>
        <w:pStyle w:val="FootnoteText"/>
        <w:spacing w:after="96"/>
        <w:ind w:firstLine="288"/>
        <w:rPr>
          <w:ins w:id="213" w:author="Author"/>
        </w:rPr>
      </w:pPr>
      <w:ins w:id="214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33:25 </w:t>
        </w:r>
        <w:r w:rsidRPr="001122CF">
          <w:t>Lit., “And like your days will be your strength.”</w:t>
        </w:r>
      </w:ins>
    </w:p>
  </w:footnote>
  <w:footnote w:id="13">
    <w:p w:rsidR="00401EC6" w:rsidRPr="001122CF" w:rsidRDefault="00401EC6" w:rsidP="001122CF">
      <w:pPr>
        <w:pStyle w:val="FootnoteText"/>
        <w:spacing w:after="96"/>
        <w:ind w:firstLine="288"/>
        <w:rPr>
          <w:ins w:id="264" w:author="Author"/>
        </w:rPr>
      </w:pPr>
      <w:ins w:id="265" w:author="Author">
        <w:r w:rsidRPr="001122CF">
          <w:rPr>
            <w:rStyle w:val="FootnoteReference"/>
          </w:rPr>
          <w:footnoteRef/>
        </w:r>
        <w:r w:rsidRPr="001122CF">
          <w:t xml:space="preserve"> </w:t>
        </w:r>
        <w:r w:rsidRPr="001122CF">
          <w:rPr>
            <w:b/>
          </w:rPr>
          <w:t xml:space="preserve">33:29 </w:t>
        </w:r>
        <w:r w:rsidRPr="001122CF">
          <w:t>Or possibly, “high places.”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64D32">
        <w:t>Deuteronomy Chapter 33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64D32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64D32">
      <w:rPr>
        <w:noProof/>
        <w:snapToGrid w:val="0"/>
      </w:rPr>
      <w:t>Deuteronomy 33.Revised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64D32">
        <w:t>Deuteronomy Chapter 33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64D32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64D32">
      <w:rPr>
        <w:noProof/>
        <w:snapToGrid w:val="0"/>
      </w:rPr>
      <w:t>Deuteronomy 33.Revised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64D3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64D3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64D3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64D3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AC"/>
    <w:rsid w:val="00245EDD"/>
    <w:rsid w:val="0026230D"/>
    <w:rsid w:val="002B524D"/>
    <w:rsid w:val="002C00A8"/>
    <w:rsid w:val="00310508"/>
    <w:rsid w:val="003B380B"/>
    <w:rsid w:val="00401EC6"/>
    <w:rsid w:val="004500A2"/>
    <w:rsid w:val="004B7393"/>
    <w:rsid w:val="004C5EB7"/>
    <w:rsid w:val="005D4494"/>
    <w:rsid w:val="005D65DB"/>
    <w:rsid w:val="005F29B7"/>
    <w:rsid w:val="006235AC"/>
    <w:rsid w:val="006634F9"/>
    <w:rsid w:val="00664D32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27379F5-1618-4982-A9DB-7DBFB742FD6B}"/>
  <w:attachedTemplate r:id="R54bbab20edda4d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01EC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1EC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01E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4bbab20edda4d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1065</ap:Words>
  <ap:Characters>4648</ap:Characters>
  <ap:Application>Microsoft Office Word</ap:Application>
  <ap:DocSecurity>0</ap:DocSecurity>
  <ap:Lines>145</ap:Lines>
  <ap:Paragraphs>168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5545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33</dc:title>
  <dc:subject/>
  <dc:creator>Ruth Farrugia</dc:creator>
  <cp:keywords/>
  <dc:description/>
  <cp:lastModifiedBy>Farrugia, Ruth</cp:lastModifiedBy>
  <cp:revision>3</cp:revision>
  <dcterms:created xsi:type="dcterms:W3CDTF">2020-12-01T08:36:00Z</dcterms:created>
  <dcterms:modified xsi:type="dcterms:W3CDTF">2020-12-01T08:37:00Z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33.docx</vt:lpwstr>
  </property>
  <property fmtid="{D5CDD505-2E9C-101B-9397-08002B2CF9AE}" pid="9" name="_TranslationDocumentId">
    <vt:i4>19516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