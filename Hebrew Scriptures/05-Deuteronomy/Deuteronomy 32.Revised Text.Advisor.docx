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0F7F3E">
        <w:rPr>
          <w:rFonts w:ascii="Trebuchet MS" w:hAnsi="Trebuchet MS"/>
          <w:b/>
          <w:sz w:val="24"/>
        </w:rPr>
        <w:t xml:space="preserve">32:1 </w:t>
      </w:r>
      <w:r w:rsidRPr="000F7F3E">
        <w:rPr>
          <w:rFonts w:ascii="Trebuchet MS" w:hAnsi="Trebuchet MS"/>
          <w:noProof/>
          <w:sz w:val="24"/>
        </w:rPr>
        <w:t xml:space="preserve">“Give ear, O heavens, and </w:t>
      </w:r>
      <w:del w:id="1" w:author="Author">
        <w:r w:rsidRPr="000F7F3E">
          <w:rPr>
            <w:rFonts w:ascii="Trebuchet MS" w:hAnsi="Trebuchet MS"/>
            <w:noProof/>
            <w:sz w:val="24"/>
          </w:rPr>
          <w:delText>let me</w:delText>
        </w:r>
      </w:del>
      <w:ins w:id="2" w:author="Author">
        <w:r w:rsidRPr="000F7F3E">
          <w:rPr>
            <w:rFonts w:ascii="Trebuchet MS" w:hAnsi="Trebuchet MS"/>
            <w:noProof/>
            <w:sz w:val="24"/>
          </w:rPr>
          <w:t>I will</w:t>
        </w:r>
      </w:ins>
      <w:r w:rsidRPr="000F7F3E">
        <w:rPr>
          <w:rFonts w:ascii="Trebuchet MS" w:hAnsi="Trebuchet MS"/>
          <w:noProof/>
          <w:sz w:val="24"/>
        </w:rPr>
        <w:t xml:space="preserve"> speak</w:t>
      </w:r>
      <w:del w:id="3" w:author="Author">
        <w:r w:rsidRPr="000F7F3E">
          <w:rPr>
            <w:rFonts w:ascii="Trebuchet MS" w:hAnsi="Trebuchet MS"/>
            <w:noProof/>
            <w:sz w:val="24"/>
          </w:rPr>
          <w:delText>;</w:delText>
        </w:r>
      </w:del>
      <w:ins w:id="4" w:author="Author">
        <w:r w:rsidRPr="000F7F3E">
          <w:rPr>
            <w:rFonts w:ascii="Trebuchet MS" w:hAnsi="Trebuchet MS"/>
            <w:noProof/>
            <w:sz w:val="24"/>
          </w:rPr>
          <w:t>,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let the earth hear the </w:t>
      </w:r>
      <w:del w:id="5" w:author="Author">
        <w:r w:rsidRPr="000F7F3E">
          <w:rPr>
            <w:rFonts w:ascii="Trebuchet MS" w:hAnsi="Trebuchet MS"/>
            <w:noProof/>
            <w:sz w:val="24"/>
          </w:rPr>
          <w:delText>sayings</w:delText>
        </w:r>
      </w:del>
      <w:ins w:id="6" w:author="Author">
        <w:r w:rsidRPr="000F7F3E">
          <w:rPr>
            <w:rFonts w:ascii="Trebuchet MS" w:hAnsi="Trebuchet MS"/>
            <w:noProof/>
            <w:sz w:val="24"/>
          </w:rPr>
          <w:t>words</w:t>
        </w:r>
      </w:ins>
      <w:r w:rsidRPr="000F7F3E">
        <w:rPr>
          <w:rFonts w:ascii="Trebuchet MS" w:hAnsi="Trebuchet MS"/>
          <w:noProof/>
          <w:sz w:val="24"/>
        </w:rPr>
        <w:t xml:space="preserve"> of my mouth.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 </w:t>
      </w:r>
      <w:r w:rsidRPr="000F7F3E">
        <w:rPr>
          <w:rFonts w:ascii="Trebuchet MS" w:hAnsi="Trebuchet MS"/>
          <w:noProof/>
          <w:sz w:val="24"/>
        </w:rPr>
        <w:t xml:space="preserve">My instruction will </w:t>
      </w:r>
      <w:del w:id="7" w:author="Author">
        <w:r w:rsidRPr="000F7F3E">
          <w:rPr>
            <w:rFonts w:ascii="Trebuchet MS" w:hAnsi="Trebuchet MS"/>
            <w:noProof/>
            <w:sz w:val="24"/>
          </w:rPr>
          <w:delText>drip</w:delText>
        </w:r>
      </w:del>
      <w:ins w:id="8" w:author="Author">
        <w:r w:rsidRPr="000F7F3E">
          <w:rPr>
            <w:rFonts w:ascii="Trebuchet MS" w:hAnsi="Trebuchet MS"/>
            <w:noProof/>
            <w:sz w:val="24"/>
          </w:rPr>
          <w:t>fall</w:t>
        </w:r>
      </w:ins>
      <w:r w:rsidRPr="000F7F3E">
        <w:rPr>
          <w:rFonts w:ascii="Trebuchet MS" w:hAnsi="Trebuchet MS"/>
          <w:noProof/>
          <w:sz w:val="24"/>
        </w:rPr>
        <w:t xml:space="preserve"> as the rain</w:t>
      </w:r>
      <w:del w:id="9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  <w:ins w:id="10" w:author="Author">
        <w:r w:rsidRPr="000F7F3E">
          <w:rPr>
            <w:rFonts w:ascii="Trebuchet MS" w:hAnsi="Trebuchet MS"/>
            <w:noProof/>
            <w:sz w:val="24"/>
          </w:rPr>
          <w:t>;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My </w:t>
      </w:r>
      <w:del w:id="11" w:author="Author">
        <w:r w:rsidRPr="000F7F3E">
          <w:rPr>
            <w:rFonts w:ascii="Trebuchet MS" w:hAnsi="Trebuchet MS"/>
            <w:noProof/>
            <w:sz w:val="24"/>
          </w:rPr>
          <w:delText>saying</w:delText>
        </w:r>
      </w:del>
      <w:ins w:id="12" w:author="Author">
        <w:r w:rsidRPr="000F7F3E">
          <w:rPr>
            <w:rFonts w:ascii="Trebuchet MS" w:hAnsi="Trebuchet MS"/>
            <w:noProof/>
            <w:sz w:val="24"/>
          </w:rPr>
          <w:t>words</w:t>
        </w:r>
      </w:ins>
      <w:r w:rsidRPr="000F7F3E">
        <w:rPr>
          <w:rFonts w:ascii="Trebuchet MS" w:hAnsi="Trebuchet MS"/>
          <w:noProof/>
          <w:sz w:val="24"/>
        </w:rPr>
        <w:t xml:space="preserve"> will trickle as the dew,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As gentle rains upon grass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And as copious showers upon vegetation.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 </w:t>
      </w:r>
      <w:r w:rsidRPr="000F7F3E">
        <w:rPr>
          <w:rFonts w:ascii="Trebuchet MS" w:hAnsi="Trebuchet MS"/>
          <w:noProof/>
          <w:sz w:val="24"/>
        </w:rPr>
        <w:t xml:space="preserve">For I </w:t>
      </w:r>
      <w:del w:id="13" w:author="Author">
        <w:r w:rsidRPr="000F7F3E">
          <w:rPr>
            <w:rFonts w:ascii="Trebuchet MS" w:hAnsi="Trebuchet MS"/>
            <w:noProof/>
            <w:sz w:val="24"/>
          </w:rPr>
          <w:delText>shall</w:delText>
        </w:r>
      </w:del>
      <w:ins w:id="14" w:author="Author">
        <w:r w:rsidRPr="000F7F3E">
          <w:rPr>
            <w:rFonts w:ascii="Trebuchet MS" w:hAnsi="Trebuchet MS"/>
            <w:noProof/>
            <w:sz w:val="24"/>
          </w:rPr>
          <w:t>will</w:t>
        </w:r>
      </w:ins>
      <w:r w:rsidRPr="000F7F3E">
        <w:rPr>
          <w:rFonts w:ascii="Trebuchet MS" w:hAnsi="Trebuchet MS"/>
          <w:noProof/>
          <w:sz w:val="24"/>
        </w:rPr>
        <w:t xml:space="preserve"> declare the name of Jehovah.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15" w:author="Author">
        <w:r w:rsidRPr="000F7F3E">
          <w:rPr>
            <w:rFonts w:ascii="Trebuchet MS" w:hAnsi="Trebuchet MS"/>
            <w:noProof/>
            <w:sz w:val="24"/>
          </w:rPr>
          <w:delText xml:space="preserve">Do 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  <w:r w:rsidRPr="000F7F3E">
          <w:rPr>
            <w:rFonts w:ascii="Trebuchet MS" w:hAnsi="Trebuchet MS"/>
            <w:noProof/>
            <w:sz w:val="24"/>
          </w:rPr>
          <w:delText xml:space="preserve"> attribute</w:delText>
        </w:r>
      </w:del>
      <w:ins w:id="16" w:author="Author">
        <w:r w:rsidRPr="000F7F3E">
          <w:rPr>
            <w:rFonts w:ascii="Trebuchet MS" w:hAnsi="Trebuchet MS"/>
            <w:noProof/>
            <w:sz w:val="24"/>
          </w:rPr>
          <w:t>Tell about the</w:t>
        </w:r>
      </w:ins>
      <w:r w:rsidRPr="000F7F3E">
        <w:rPr>
          <w:rFonts w:ascii="Trebuchet MS" w:hAnsi="Trebuchet MS"/>
          <w:noProof/>
          <w:sz w:val="24"/>
        </w:rPr>
        <w:t xml:space="preserve"> greatness </w:t>
      </w:r>
      <w:del w:id="17" w:author="Author">
        <w:r w:rsidRPr="000F7F3E">
          <w:rPr>
            <w:rFonts w:ascii="Trebuchet MS" w:hAnsi="Trebuchet MS"/>
            <w:noProof/>
            <w:sz w:val="24"/>
          </w:rPr>
          <w:delText>to</w:delText>
        </w:r>
      </w:del>
      <w:ins w:id="18" w:author="Author">
        <w:r w:rsidRPr="000F7F3E">
          <w:rPr>
            <w:rFonts w:ascii="Trebuchet MS" w:hAnsi="Trebuchet MS"/>
            <w:noProof/>
            <w:sz w:val="24"/>
          </w:rPr>
          <w:t>of</w:t>
        </w:r>
      </w:ins>
      <w:r w:rsidRPr="000F7F3E">
        <w:rPr>
          <w:rFonts w:ascii="Trebuchet MS" w:hAnsi="Trebuchet MS"/>
          <w:noProof/>
          <w:sz w:val="24"/>
        </w:rPr>
        <w:t xml:space="preserve"> our God!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32:4 </w:t>
      </w:r>
      <w:r w:rsidRPr="000F7F3E">
        <w:rPr>
          <w:rFonts w:ascii="Trebuchet MS" w:hAnsi="Trebuchet MS"/>
          <w:noProof/>
          <w:sz w:val="24"/>
        </w:rPr>
        <w:t>The Rock, perfect is his activity,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For all his ways are justice.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 God of faithfulness</w:t>
      </w:r>
      <w:del w:id="19" w:author="Author">
        <w:r w:rsidRPr="000F7F3E">
          <w:rPr>
            <w:rFonts w:ascii="Trebuchet MS" w:hAnsi="Trebuchet MS"/>
            <w:noProof/>
            <w:sz w:val="24"/>
          </w:rPr>
          <w:delText>, with whom there</w:delText>
        </w:r>
      </w:del>
      <w:ins w:id="20" w:author="Author">
        <w:r w:rsidRPr="000F7F3E">
          <w:rPr>
            <w:rFonts w:ascii="Trebuchet MS" w:hAnsi="Trebuchet MS"/>
            <w:noProof/>
            <w:sz w:val="24"/>
          </w:rPr>
          <w:t xml:space="preserve"> who</w:t>
        </w:r>
      </w:ins>
      <w:r w:rsidRPr="000F7F3E">
        <w:rPr>
          <w:rFonts w:ascii="Trebuchet MS" w:hAnsi="Trebuchet MS"/>
          <w:noProof/>
          <w:sz w:val="24"/>
        </w:rPr>
        <w:t xml:space="preserve"> is </w:t>
      </w:r>
      <w:del w:id="21" w:author="Author">
        <w:r w:rsidRPr="000F7F3E">
          <w:rPr>
            <w:rFonts w:ascii="Trebuchet MS" w:hAnsi="Trebuchet MS"/>
            <w:noProof/>
            <w:sz w:val="24"/>
          </w:rPr>
          <w:delText>no injustice</w:delText>
        </w:r>
      </w:del>
      <w:ins w:id="22" w:author="Author">
        <w:r w:rsidRPr="000F7F3E">
          <w:rPr>
            <w:rFonts w:ascii="Trebuchet MS" w:hAnsi="Trebuchet MS"/>
            <w:noProof/>
            <w:sz w:val="24"/>
          </w:rPr>
          <w:t>never unjust</w:t>
        </w:r>
      </w:ins>
      <w:r w:rsidRPr="000F7F3E">
        <w:rPr>
          <w:rFonts w:ascii="Trebuchet MS" w:hAnsi="Trebuchet MS"/>
          <w:noProof/>
          <w:sz w:val="24"/>
        </w:rPr>
        <w:t>;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Righteous and upright is he.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32:5 </w:t>
      </w:r>
      <w:r w:rsidRPr="000F7F3E">
        <w:rPr>
          <w:rFonts w:ascii="Trebuchet MS" w:hAnsi="Trebuchet MS"/>
          <w:noProof/>
          <w:sz w:val="24"/>
        </w:rPr>
        <w:t xml:space="preserve">They </w:t>
      </w:r>
      <w:ins w:id="23" w:author="Author">
        <w:r w:rsidRPr="000F7F3E">
          <w:rPr>
            <w:rFonts w:ascii="Trebuchet MS" w:hAnsi="Trebuchet MS"/>
            <w:noProof/>
            <w:sz w:val="24"/>
          </w:rPr>
          <w:t xml:space="preserve">are the ones who </w:t>
        </w:r>
      </w:ins>
      <w:r w:rsidRPr="000F7F3E">
        <w:rPr>
          <w:rFonts w:ascii="Trebuchet MS" w:hAnsi="Trebuchet MS"/>
          <w:noProof/>
          <w:sz w:val="24"/>
        </w:rPr>
        <w:t xml:space="preserve">have acted </w:t>
      </w:r>
      <w:del w:id="24" w:author="Author">
        <w:r w:rsidRPr="000F7F3E">
          <w:rPr>
            <w:rFonts w:ascii="Trebuchet MS" w:hAnsi="Trebuchet MS"/>
            <w:noProof/>
            <w:sz w:val="24"/>
          </w:rPr>
          <w:delText>ruinously on their own part;</w:delText>
        </w:r>
      </w:del>
      <w:ins w:id="25" w:author="Author">
        <w:r w:rsidRPr="000F7F3E">
          <w:rPr>
            <w:rFonts w:ascii="Trebuchet MS" w:hAnsi="Trebuchet MS"/>
            <w:noProof/>
            <w:sz w:val="24"/>
          </w:rPr>
          <w:t>corruptly.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They are not his children, the defect is their own.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6" w:author="Author">
        <w:r w:rsidRPr="000F7F3E">
          <w:rPr>
            <w:rFonts w:ascii="Trebuchet MS" w:hAnsi="Trebuchet MS"/>
            <w:noProof/>
            <w:sz w:val="24"/>
          </w:rPr>
          <w:delText>A generation</w:delText>
        </w:r>
      </w:del>
      <w:ins w:id="27" w:author="Author">
        <w:r w:rsidRPr="000F7F3E">
          <w:rPr>
            <w:rFonts w:ascii="Trebuchet MS" w:hAnsi="Trebuchet MS"/>
            <w:noProof/>
            <w:sz w:val="24"/>
          </w:rPr>
          <w:t>They are a</w:t>
        </w:r>
      </w:ins>
      <w:r w:rsidRPr="000F7F3E">
        <w:rPr>
          <w:rFonts w:ascii="Trebuchet MS" w:hAnsi="Trebuchet MS"/>
          <w:noProof/>
          <w:sz w:val="24"/>
        </w:rPr>
        <w:t xml:space="preserve"> crooked and twisted</w:t>
      </w:r>
      <w:ins w:id="28" w:author="Author">
        <w:r w:rsidRPr="000F7F3E">
          <w:rPr>
            <w:rFonts w:ascii="Trebuchet MS" w:hAnsi="Trebuchet MS"/>
            <w:noProof/>
            <w:sz w:val="24"/>
          </w:rPr>
          <w:t xml:space="preserve"> generation</w:t>
        </w:r>
      </w:ins>
      <w:r w:rsidRPr="000F7F3E">
        <w:rPr>
          <w:rFonts w:ascii="Trebuchet MS" w:hAnsi="Trebuchet MS"/>
          <w:noProof/>
          <w:sz w:val="24"/>
        </w:rPr>
        <w:t>!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32:6 </w:t>
      </w:r>
      <w:r w:rsidRPr="000F7F3E">
        <w:rPr>
          <w:rFonts w:ascii="Trebuchet MS" w:hAnsi="Trebuchet MS"/>
          <w:noProof/>
          <w:sz w:val="24"/>
        </w:rPr>
        <w:t xml:space="preserve">Is </w:t>
      </w:r>
      <w:del w:id="29" w:author="Author">
        <w:r w:rsidRPr="000F7F3E">
          <w:rPr>
            <w:rFonts w:ascii="Trebuchet MS" w:hAnsi="Trebuchet MS"/>
            <w:noProof/>
            <w:sz w:val="24"/>
          </w:rPr>
          <w:delText>it to</w:delText>
        </w:r>
      </w:del>
      <w:ins w:id="30" w:author="Author">
        <w:r w:rsidRPr="000F7F3E">
          <w:rPr>
            <w:rFonts w:ascii="Trebuchet MS" w:hAnsi="Trebuchet MS"/>
            <w:noProof/>
            <w:sz w:val="24"/>
          </w:rPr>
          <w:t>this the way that you should treat</w:t>
        </w:r>
      </w:ins>
      <w:r w:rsidRPr="000F7F3E">
        <w:rPr>
          <w:rFonts w:ascii="Trebuchet MS" w:hAnsi="Trebuchet MS"/>
          <w:noProof/>
          <w:sz w:val="24"/>
        </w:rPr>
        <w:t xml:space="preserve"> Jehovah</w:t>
      </w:r>
      <w:del w:id="31" w:author="Author">
        <w:r w:rsidRPr="000F7F3E">
          <w:rPr>
            <w:rFonts w:ascii="Trebuchet MS" w:hAnsi="Trebuchet MS"/>
            <w:noProof/>
            <w:sz w:val="24"/>
          </w:rPr>
          <w:delText xml:space="preserve"> that 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  <w:r w:rsidRPr="000F7F3E">
          <w:rPr>
            <w:rFonts w:ascii="Trebuchet MS" w:hAnsi="Trebuchet MS"/>
            <w:noProof/>
            <w:sz w:val="24"/>
          </w:rPr>
          <w:delText xml:space="preserve"> keep doing this way</w:delText>
        </w:r>
      </w:del>
      <w:r w:rsidRPr="000F7F3E">
        <w:rPr>
          <w:rFonts w:ascii="Trebuchet MS" w:hAnsi="Trebuchet MS"/>
          <w:noProof/>
          <w:sz w:val="24"/>
        </w:rPr>
        <w:t>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O </w:t>
      </w:r>
      <w:ins w:id="32" w:author="Author">
        <w:r w:rsidRPr="000F7F3E">
          <w:rPr>
            <w:rFonts w:ascii="Trebuchet MS" w:hAnsi="Trebuchet MS"/>
            <w:noProof/>
            <w:sz w:val="24"/>
          </w:rPr>
          <w:t xml:space="preserve">foolish and unwise </w:t>
        </w:r>
      </w:ins>
      <w:r w:rsidRPr="000F7F3E">
        <w:rPr>
          <w:rFonts w:ascii="Trebuchet MS" w:hAnsi="Trebuchet MS"/>
          <w:noProof/>
          <w:sz w:val="24"/>
        </w:rPr>
        <w:t>people</w:t>
      </w:r>
      <w:del w:id="33" w:author="Author">
        <w:r w:rsidRPr="000F7F3E">
          <w:rPr>
            <w:rFonts w:ascii="Trebuchet MS" w:hAnsi="Trebuchet MS"/>
            <w:noProof/>
            <w:sz w:val="24"/>
          </w:rPr>
          <w:delText xml:space="preserve"> stupid and not wise</w:delText>
        </w:r>
      </w:del>
      <w:r w:rsidRPr="000F7F3E">
        <w:rPr>
          <w:rFonts w:ascii="Trebuchet MS" w:hAnsi="Trebuchet MS"/>
          <w:noProof/>
          <w:sz w:val="24"/>
        </w:rPr>
        <w:t>?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Is he not your Father who </w:t>
      </w:r>
      <w:del w:id="34" w:author="Author">
        <w:r w:rsidRPr="000F7F3E">
          <w:rPr>
            <w:rFonts w:ascii="Trebuchet MS" w:hAnsi="Trebuchet MS"/>
            <w:noProof/>
            <w:sz w:val="24"/>
          </w:rPr>
          <w:delText>has produced you</w:delText>
        </w:r>
      </w:del>
      <w:ins w:id="35" w:author="Author">
        <w:r w:rsidRPr="000F7F3E">
          <w:rPr>
            <w:rFonts w:ascii="Trebuchet MS" w:hAnsi="Trebuchet MS"/>
            <w:noProof/>
            <w:sz w:val="24"/>
          </w:rPr>
          <w:t>caused your existence</w:t>
        </w:r>
      </w:ins>
      <w:r w:rsidRPr="000F7F3E">
        <w:rPr>
          <w:rFonts w:ascii="Trebuchet MS" w:hAnsi="Trebuchet MS"/>
          <w:noProof/>
          <w:sz w:val="24"/>
        </w:rPr>
        <w:t>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36" w:author="Author">
        <w:r w:rsidRPr="000F7F3E">
          <w:rPr>
            <w:rFonts w:ascii="Trebuchet MS" w:hAnsi="Trebuchet MS"/>
            <w:noProof/>
            <w:sz w:val="24"/>
          </w:rPr>
          <w:delText>He</w:delText>
        </w:r>
      </w:del>
      <w:ins w:id="37" w:author="Author">
        <w:r w:rsidRPr="000F7F3E">
          <w:rPr>
            <w:rFonts w:ascii="Trebuchet MS" w:hAnsi="Trebuchet MS"/>
            <w:noProof/>
            <w:sz w:val="24"/>
          </w:rPr>
          <w:t>The One</w:t>
        </w:r>
      </w:ins>
      <w:r w:rsidRPr="000F7F3E">
        <w:rPr>
          <w:rFonts w:ascii="Trebuchet MS" w:hAnsi="Trebuchet MS"/>
          <w:noProof/>
          <w:sz w:val="24"/>
        </w:rPr>
        <w:t xml:space="preserve"> who made you and </w:t>
      </w:r>
      <w:del w:id="38" w:author="Author">
        <w:r w:rsidRPr="000F7F3E">
          <w:rPr>
            <w:rFonts w:ascii="Trebuchet MS" w:hAnsi="Trebuchet MS"/>
            <w:noProof/>
            <w:sz w:val="24"/>
          </w:rPr>
          <w:delText>proceeded to give</w:delText>
        </w:r>
      </w:del>
      <w:ins w:id="39" w:author="Author">
        <w:r w:rsidRPr="000F7F3E">
          <w:rPr>
            <w:rFonts w:ascii="Trebuchet MS" w:hAnsi="Trebuchet MS"/>
            <w:noProof/>
            <w:sz w:val="24"/>
          </w:rPr>
          <w:t>firmly established</w:t>
        </w:r>
      </w:ins>
      <w:r w:rsidRPr="000F7F3E">
        <w:rPr>
          <w:rFonts w:ascii="Trebuchet MS" w:hAnsi="Trebuchet MS"/>
          <w:noProof/>
          <w:sz w:val="24"/>
        </w:rPr>
        <w:t xml:space="preserve"> you</w:t>
      </w:r>
      <w:del w:id="40" w:author="Author">
        <w:r w:rsidRPr="000F7F3E">
          <w:rPr>
            <w:rFonts w:ascii="Trebuchet MS" w:hAnsi="Trebuchet MS"/>
            <w:noProof/>
            <w:sz w:val="24"/>
          </w:rPr>
          <w:delText xml:space="preserve"> stability</w:delText>
        </w:r>
      </w:del>
      <w:r w:rsidRPr="000F7F3E">
        <w:rPr>
          <w:rFonts w:ascii="Trebuchet MS" w:hAnsi="Trebuchet MS"/>
          <w:noProof/>
          <w:sz w:val="24"/>
        </w:rPr>
        <w:t>?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32:7 </w:t>
      </w:r>
      <w:r w:rsidRPr="000F7F3E">
        <w:rPr>
          <w:rFonts w:ascii="Trebuchet MS" w:hAnsi="Trebuchet MS"/>
          <w:noProof/>
          <w:sz w:val="24"/>
        </w:rPr>
        <w:t>Remember the days of old</w:t>
      </w:r>
      <w:del w:id="41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  <w:ins w:id="42" w:author="Author">
        <w:r w:rsidRPr="000F7F3E">
          <w:rPr>
            <w:rFonts w:ascii="Trebuchet MS" w:hAnsi="Trebuchet MS"/>
            <w:noProof/>
            <w:sz w:val="24"/>
          </w:rPr>
          <w:t>;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43" w:author="Author">
        <w:r w:rsidRPr="000F7F3E">
          <w:rPr>
            <w:rFonts w:ascii="Trebuchet MS" w:hAnsi="Trebuchet MS"/>
            <w:noProof/>
            <w:sz w:val="24"/>
          </w:rPr>
          <w:delText>C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ONSIDER</w:delText>
        </w:r>
      </w:del>
      <w:ins w:id="44" w:author="Author">
        <w:r w:rsidRPr="000F7F3E">
          <w:rPr>
            <w:rFonts w:ascii="Trebuchet MS" w:hAnsi="Trebuchet MS"/>
            <w:noProof/>
            <w:sz w:val="24"/>
          </w:rPr>
          <w:t>Consider</w:t>
        </w:r>
      </w:ins>
      <w:r w:rsidRPr="000F7F3E">
        <w:rPr>
          <w:rFonts w:ascii="Trebuchet MS" w:hAnsi="Trebuchet MS"/>
          <w:noProof/>
          <w:sz w:val="24"/>
        </w:rPr>
        <w:t xml:space="preserve"> the years </w:t>
      </w:r>
      <w:del w:id="45" w:author="Author">
        <w:r w:rsidRPr="000F7F3E">
          <w:rPr>
            <w:rFonts w:ascii="Trebuchet MS" w:hAnsi="Trebuchet MS"/>
            <w:noProof/>
            <w:sz w:val="24"/>
          </w:rPr>
          <w:delText>back from generation to generation;</w:delText>
        </w:r>
      </w:del>
      <w:ins w:id="46" w:author="Author">
        <w:r w:rsidRPr="000F7F3E">
          <w:rPr>
            <w:rFonts w:ascii="Trebuchet MS" w:hAnsi="Trebuchet MS"/>
            <w:noProof/>
            <w:sz w:val="24"/>
          </w:rPr>
          <w:t>of past generations.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Ask your father, and he can tell you;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Your </w:t>
      </w:r>
      <w:del w:id="47" w:author="Author">
        <w:r w:rsidRPr="000F7F3E">
          <w:rPr>
            <w:rFonts w:ascii="Trebuchet MS" w:hAnsi="Trebuchet MS"/>
            <w:noProof/>
            <w:sz w:val="24"/>
          </w:rPr>
          <w:delText>old men</w:delText>
        </w:r>
      </w:del>
      <w:ins w:id="48" w:author="Author">
        <w:r w:rsidRPr="000F7F3E">
          <w:rPr>
            <w:rFonts w:ascii="Trebuchet MS" w:hAnsi="Trebuchet MS"/>
            <w:noProof/>
            <w:sz w:val="24"/>
          </w:rPr>
          <w:t>elders</w:t>
        </w:r>
      </w:ins>
      <w:r w:rsidRPr="000F7F3E">
        <w:rPr>
          <w:rFonts w:ascii="Trebuchet MS" w:hAnsi="Trebuchet MS"/>
          <w:noProof/>
          <w:sz w:val="24"/>
        </w:rPr>
        <w:t xml:space="preserve">, and they </w:t>
      </w:r>
      <w:del w:id="49" w:author="Author">
        <w:r w:rsidRPr="000F7F3E">
          <w:rPr>
            <w:rFonts w:ascii="Trebuchet MS" w:hAnsi="Trebuchet MS"/>
            <w:noProof/>
            <w:sz w:val="24"/>
          </w:rPr>
          <w:delText>can say it to</w:delText>
        </w:r>
      </w:del>
      <w:ins w:id="50" w:author="Author">
        <w:r w:rsidRPr="000F7F3E">
          <w:rPr>
            <w:rFonts w:ascii="Trebuchet MS" w:hAnsi="Trebuchet MS"/>
            <w:noProof/>
            <w:sz w:val="24"/>
          </w:rPr>
          <w:t>will inform</w:t>
        </w:r>
      </w:ins>
      <w:r w:rsidRPr="000F7F3E">
        <w:rPr>
          <w:rFonts w:ascii="Trebuchet MS" w:hAnsi="Trebuchet MS"/>
          <w:noProof/>
          <w:sz w:val="24"/>
        </w:rPr>
        <w:t xml:space="preserve"> you.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32:8 </w:t>
      </w:r>
      <w:r w:rsidRPr="000F7F3E">
        <w:rPr>
          <w:rFonts w:ascii="Trebuchet MS" w:hAnsi="Trebuchet MS"/>
          <w:noProof/>
          <w:sz w:val="24"/>
        </w:rPr>
        <w:t xml:space="preserve">When the Most High gave the nations </w:t>
      </w:r>
      <w:del w:id="51" w:author="Author">
        <w:r w:rsidRPr="000F7F3E">
          <w:rPr>
            <w:rFonts w:ascii="Trebuchet MS" w:hAnsi="Trebuchet MS"/>
            <w:noProof/>
            <w:sz w:val="24"/>
          </w:rPr>
          <w:delText>an</w:delText>
        </w:r>
      </w:del>
      <w:ins w:id="52" w:author="Author">
        <w:r w:rsidRPr="000F7F3E">
          <w:rPr>
            <w:rFonts w:ascii="Trebuchet MS" w:hAnsi="Trebuchet MS"/>
            <w:noProof/>
            <w:sz w:val="24"/>
          </w:rPr>
          <w:t>their</w:t>
        </w:r>
      </w:ins>
      <w:r w:rsidRPr="000F7F3E">
        <w:rPr>
          <w:rFonts w:ascii="Trebuchet MS" w:hAnsi="Trebuchet MS"/>
          <w:noProof/>
          <w:sz w:val="24"/>
        </w:rPr>
        <w:t xml:space="preserve"> inheritance,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lastRenderedPageBreak/>
        <w:t xml:space="preserve">When he </w:t>
      </w:r>
      <w:del w:id="53" w:author="Author">
        <w:r w:rsidRPr="000F7F3E">
          <w:rPr>
            <w:rFonts w:ascii="Trebuchet MS" w:hAnsi="Trebuchet MS"/>
            <w:noProof/>
            <w:sz w:val="24"/>
          </w:rPr>
          <w:delText>parted</w:delText>
        </w:r>
      </w:del>
      <w:ins w:id="54" w:author="Author">
        <w:r w:rsidRPr="000F7F3E">
          <w:rPr>
            <w:rFonts w:ascii="Trebuchet MS" w:hAnsi="Trebuchet MS"/>
            <w:noProof/>
            <w:sz w:val="24"/>
          </w:rPr>
          <w:t>divided</w:t>
        </w:r>
      </w:ins>
      <w:r w:rsidRPr="000F7F3E">
        <w:rPr>
          <w:rFonts w:ascii="Trebuchet MS" w:hAnsi="Trebuchet MS"/>
          <w:noProof/>
          <w:sz w:val="24"/>
        </w:rPr>
        <w:t xml:space="preserve"> the sons of Adam</w:t>
      </w:r>
      <w:ins w:id="55" w:author="Author">
        <w:r w:rsidRPr="000F7F3E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0F7F3E">
        <w:rPr>
          <w:rFonts w:ascii="Trebuchet MS" w:hAnsi="Trebuchet MS"/>
          <w:noProof/>
          <w:sz w:val="24"/>
        </w:rPr>
        <w:t xml:space="preserve"> from one another,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He </w:t>
      </w:r>
      <w:del w:id="58" w:author="Author">
        <w:r w:rsidRPr="000F7F3E">
          <w:rPr>
            <w:rFonts w:ascii="Trebuchet MS" w:hAnsi="Trebuchet MS"/>
            <w:noProof/>
            <w:sz w:val="24"/>
          </w:rPr>
          <w:delText>proceeded to fix</w:delText>
        </w:r>
      </w:del>
      <w:ins w:id="59" w:author="Author">
        <w:r w:rsidRPr="000F7F3E">
          <w:rPr>
            <w:rFonts w:ascii="Trebuchet MS" w:hAnsi="Trebuchet MS"/>
            <w:noProof/>
            <w:sz w:val="24"/>
          </w:rPr>
          <w:t>fixed</w:t>
        </w:r>
      </w:ins>
      <w:r w:rsidRPr="000F7F3E">
        <w:rPr>
          <w:rFonts w:ascii="Trebuchet MS" w:hAnsi="Trebuchet MS"/>
          <w:noProof/>
          <w:sz w:val="24"/>
        </w:rPr>
        <w:t xml:space="preserve"> the boundary of the peoples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With regard for the number of the sons of Israel.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32:9 </w:t>
      </w:r>
      <w:r w:rsidRPr="000F7F3E">
        <w:rPr>
          <w:rFonts w:ascii="Trebuchet MS" w:hAnsi="Trebuchet MS"/>
          <w:noProof/>
          <w:sz w:val="24"/>
        </w:rPr>
        <w:t xml:space="preserve">For Jehovah’s </w:t>
      </w:r>
      <w:del w:id="60" w:author="Author">
        <w:r w:rsidRPr="000F7F3E">
          <w:rPr>
            <w:rFonts w:ascii="Trebuchet MS" w:hAnsi="Trebuchet MS"/>
            <w:noProof/>
            <w:sz w:val="24"/>
          </w:rPr>
          <w:delText xml:space="preserve">share is his </w:delText>
        </w:r>
      </w:del>
      <w:r w:rsidRPr="000F7F3E">
        <w:rPr>
          <w:rFonts w:ascii="Trebuchet MS" w:hAnsi="Trebuchet MS"/>
          <w:noProof/>
          <w:sz w:val="24"/>
        </w:rPr>
        <w:t>people</w:t>
      </w:r>
      <w:ins w:id="61" w:author="Author">
        <w:r w:rsidRPr="000F7F3E">
          <w:rPr>
            <w:rFonts w:ascii="Trebuchet MS" w:hAnsi="Trebuchet MS"/>
            <w:noProof/>
            <w:sz w:val="24"/>
          </w:rPr>
          <w:t xml:space="preserve"> are his portion</w:t>
        </w:r>
      </w:ins>
      <w:r w:rsidRPr="000F7F3E">
        <w:rPr>
          <w:rFonts w:ascii="Trebuchet MS" w:hAnsi="Trebuchet MS"/>
          <w:noProof/>
          <w:sz w:val="24"/>
        </w:rPr>
        <w:t>;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Jacob is </w:t>
      </w:r>
      <w:del w:id="62" w:author="Author">
        <w:r w:rsidRPr="000F7F3E">
          <w:rPr>
            <w:rFonts w:ascii="Trebuchet MS" w:hAnsi="Trebuchet MS"/>
            <w:noProof/>
            <w:sz w:val="24"/>
          </w:rPr>
          <w:delText>the allotment that he inherits</w:delText>
        </w:r>
      </w:del>
      <w:ins w:id="63" w:author="Author">
        <w:r w:rsidRPr="000F7F3E">
          <w:rPr>
            <w:rFonts w:ascii="Trebuchet MS" w:hAnsi="Trebuchet MS"/>
            <w:noProof/>
            <w:sz w:val="24"/>
          </w:rPr>
          <w:t>his inheritance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32:10 </w:t>
      </w:r>
      <w:r w:rsidRPr="000F7F3E">
        <w:rPr>
          <w:rFonts w:ascii="Trebuchet MS" w:hAnsi="Trebuchet MS"/>
          <w:noProof/>
          <w:sz w:val="24"/>
        </w:rPr>
        <w:t xml:space="preserve">He </w:t>
      </w:r>
      <w:del w:id="64" w:author="Author">
        <w:r w:rsidRPr="000F7F3E">
          <w:rPr>
            <w:rFonts w:ascii="Trebuchet MS" w:hAnsi="Trebuchet MS"/>
            <w:noProof/>
            <w:sz w:val="24"/>
          </w:rPr>
          <w:delText>came to find</w:delText>
        </w:r>
      </w:del>
      <w:ins w:id="65" w:author="Author">
        <w:r w:rsidRPr="000F7F3E">
          <w:rPr>
            <w:rFonts w:ascii="Trebuchet MS" w:hAnsi="Trebuchet MS"/>
            <w:noProof/>
            <w:sz w:val="24"/>
          </w:rPr>
          <w:t>found</w:t>
        </w:r>
      </w:ins>
      <w:r w:rsidRPr="000F7F3E">
        <w:rPr>
          <w:rFonts w:ascii="Trebuchet MS" w:hAnsi="Trebuchet MS"/>
          <w:noProof/>
          <w:sz w:val="24"/>
        </w:rPr>
        <w:t xml:space="preserve"> him in a wilderness land</w:t>
      </w:r>
      <w:del w:id="66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And in an empty, howling desert.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He </w:t>
      </w:r>
      <w:del w:id="67" w:author="Author">
        <w:r w:rsidRPr="000F7F3E">
          <w:rPr>
            <w:rFonts w:ascii="Trebuchet MS" w:hAnsi="Trebuchet MS"/>
            <w:noProof/>
            <w:sz w:val="24"/>
          </w:rPr>
          <w:delText>began to encircle</w:delText>
        </w:r>
      </w:del>
      <w:ins w:id="68" w:author="Author">
        <w:r w:rsidRPr="000F7F3E">
          <w:rPr>
            <w:rFonts w:ascii="Trebuchet MS" w:hAnsi="Trebuchet MS"/>
            <w:noProof/>
            <w:sz w:val="24"/>
          </w:rPr>
          <w:t>protectively encircled</w:t>
        </w:r>
      </w:ins>
      <w:r w:rsidRPr="000F7F3E">
        <w:rPr>
          <w:rFonts w:ascii="Trebuchet MS" w:hAnsi="Trebuchet MS"/>
          <w:noProof/>
          <w:sz w:val="24"/>
        </w:rPr>
        <w:t xml:space="preserve"> him, </w:t>
      </w:r>
      <w:del w:id="69" w:author="Author">
        <w:r w:rsidRPr="000F7F3E">
          <w:rPr>
            <w:rFonts w:ascii="Trebuchet MS" w:hAnsi="Trebuchet MS"/>
            <w:noProof/>
            <w:sz w:val="24"/>
          </w:rPr>
          <w:delText>to take</w:delText>
        </w:r>
      </w:del>
      <w:ins w:id="70" w:author="Author">
        <w:r w:rsidRPr="000F7F3E">
          <w:rPr>
            <w:rFonts w:ascii="Trebuchet MS" w:hAnsi="Trebuchet MS"/>
            <w:noProof/>
            <w:sz w:val="24"/>
          </w:rPr>
          <w:t>took</w:t>
        </w:r>
      </w:ins>
      <w:r w:rsidRPr="000F7F3E">
        <w:rPr>
          <w:rFonts w:ascii="Trebuchet MS" w:hAnsi="Trebuchet MS"/>
          <w:noProof/>
          <w:sz w:val="24"/>
        </w:rPr>
        <w:t xml:space="preserve"> care of him,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71" w:author="Author">
        <w:r w:rsidRPr="000F7F3E">
          <w:rPr>
            <w:rFonts w:ascii="Trebuchet MS" w:hAnsi="Trebuchet MS"/>
            <w:noProof/>
            <w:sz w:val="24"/>
          </w:rPr>
          <w:delText>To safeguard</w:delText>
        </w:r>
      </w:del>
      <w:ins w:id="72" w:author="Author">
        <w:r w:rsidRPr="000F7F3E">
          <w:rPr>
            <w:rFonts w:ascii="Trebuchet MS" w:hAnsi="Trebuchet MS"/>
            <w:noProof/>
            <w:sz w:val="24"/>
          </w:rPr>
          <w:t>And safeguarded</w:t>
        </w:r>
      </w:ins>
      <w:r w:rsidRPr="000F7F3E">
        <w:rPr>
          <w:rFonts w:ascii="Trebuchet MS" w:hAnsi="Trebuchet MS"/>
          <w:noProof/>
          <w:sz w:val="24"/>
        </w:rPr>
        <w:t xml:space="preserve"> him as the pupil of his eye.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32:11 </w:t>
      </w:r>
      <w:r w:rsidRPr="000F7F3E">
        <w:rPr>
          <w:rFonts w:ascii="Trebuchet MS" w:hAnsi="Trebuchet MS"/>
          <w:noProof/>
          <w:sz w:val="24"/>
        </w:rPr>
        <w:t>Just as an eagle stirs up its nest,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Hovers over its fledglings,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73" w:author="Author">
        <w:r w:rsidRPr="000F7F3E">
          <w:rPr>
            <w:rFonts w:ascii="Trebuchet MS" w:hAnsi="Trebuchet MS"/>
            <w:noProof/>
            <w:sz w:val="24"/>
          </w:rPr>
          <w:delText>Spreads</w:delText>
        </w:r>
      </w:del>
      <w:ins w:id="74" w:author="Author">
        <w:r w:rsidRPr="000F7F3E">
          <w:rPr>
            <w:rFonts w:ascii="Trebuchet MS" w:hAnsi="Trebuchet MS"/>
            <w:noProof/>
            <w:sz w:val="24"/>
          </w:rPr>
          <w:t>Spreading</w:t>
        </w:r>
      </w:ins>
      <w:r w:rsidRPr="000F7F3E">
        <w:rPr>
          <w:rFonts w:ascii="Trebuchet MS" w:hAnsi="Trebuchet MS"/>
          <w:noProof/>
          <w:sz w:val="24"/>
        </w:rPr>
        <w:t xml:space="preserve"> out its wings, </w:t>
      </w:r>
      <w:del w:id="75" w:author="Author">
        <w:r w:rsidRPr="000F7F3E">
          <w:rPr>
            <w:rFonts w:ascii="Trebuchet MS" w:hAnsi="Trebuchet MS"/>
            <w:noProof/>
            <w:sz w:val="24"/>
          </w:rPr>
          <w:delText>takes</w:delText>
        </w:r>
      </w:del>
      <w:ins w:id="76" w:author="Author">
        <w:r w:rsidRPr="000F7F3E">
          <w:rPr>
            <w:rFonts w:ascii="Trebuchet MS" w:hAnsi="Trebuchet MS"/>
            <w:noProof/>
            <w:sz w:val="24"/>
          </w:rPr>
          <w:t>taking</w:t>
        </w:r>
      </w:ins>
      <w:r w:rsidRPr="000F7F3E">
        <w:rPr>
          <w:rFonts w:ascii="Trebuchet MS" w:hAnsi="Trebuchet MS"/>
          <w:noProof/>
          <w:sz w:val="24"/>
        </w:rPr>
        <w:t xml:space="preserve"> them,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77" w:author="Author">
        <w:r w:rsidRPr="000F7F3E">
          <w:rPr>
            <w:rFonts w:ascii="Trebuchet MS" w:hAnsi="Trebuchet MS"/>
            <w:noProof/>
            <w:sz w:val="24"/>
          </w:rPr>
          <w:delText>Carries</w:delText>
        </w:r>
      </w:del>
      <w:ins w:id="78" w:author="Author">
        <w:r w:rsidRPr="000F7F3E">
          <w:rPr>
            <w:rFonts w:ascii="Trebuchet MS" w:hAnsi="Trebuchet MS"/>
            <w:noProof/>
            <w:sz w:val="24"/>
          </w:rPr>
          <w:t>Carrying</w:t>
        </w:r>
      </w:ins>
      <w:r w:rsidRPr="000F7F3E">
        <w:rPr>
          <w:rFonts w:ascii="Trebuchet MS" w:hAnsi="Trebuchet MS"/>
          <w:noProof/>
          <w:sz w:val="24"/>
        </w:rPr>
        <w:t xml:space="preserve"> them on its pinions,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32:12 </w:t>
      </w:r>
      <w:r w:rsidRPr="000F7F3E">
        <w:rPr>
          <w:rFonts w:ascii="Trebuchet MS" w:hAnsi="Trebuchet MS"/>
          <w:noProof/>
          <w:sz w:val="24"/>
        </w:rPr>
        <w:t>Jehovah alone kept leading him</w:t>
      </w:r>
      <w:del w:id="79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  <w:ins w:id="80" w:author="Author">
        <w:r w:rsidRPr="000F7F3E">
          <w:rPr>
            <w:rFonts w:ascii="Trebuchet MS" w:hAnsi="Trebuchet MS"/>
            <w:noProof/>
            <w:sz w:val="24"/>
          </w:rPr>
          <w:t>;</w:t>
        </w:r>
        <w:r w:rsidRPr="000F7F3E">
          <w:rPr>
            <w:rStyle w:val="FootnoteReference"/>
            <w:rFonts w:ascii="Trebuchet MS" w:hAnsi="Trebuchet MS"/>
            <w:noProof/>
          </w:rPr>
          <w:footnoteReference w:id="2"/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83" w:author="Author">
        <w:r w:rsidRPr="000F7F3E">
          <w:rPr>
            <w:rFonts w:ascii="Trebuchet MS" w:hAnsi="Trebuchet MS"/>
            <w:noProof/>
            <w:sz w:val="24"/>
          </w:rPr>
          <w:delText>And there was no</w:delText>
        </w:r>
      </w:del>
      <w:ins w:id="84" w:author="Author">
        <w:r w:rsidRPr="000F7F3E">
          <w:rPr>
            <w:rFonts w:ascii="Trebuchet MS" w:hAnsi="Trebuchet MS"/>
            <w:noProof/>
            <w:sz w:val="24"/>
          </w:rPr>
          <w:t>No</w:t>
        </w:r>
      </w:ins>
      <w:r w:rsidRPr="000F7F3E">
        <w:rPr>
          <w:rFonts w:ascii="Trebuchet MS" w:hAnsi="Trebuchet MS"/>
          <w:noProof/>
          <w:sz w:val="24"/>
        </w:rPr>
        <w:t xml:space="preserve"> foreign god </w:t>
      </w:r>
      <w:del w:id="85" w:author="Author">
        <w:r w:rsidRPr="000F7F3E">
          <w:rPr>
            <w:rFonts w:ascii="Trebuchet MS" w:hAnsi="Trebuchet MS"/>
            <w:noProof/>
            <w:sz w:val="24"/>
          </w:rPr>
          <w:delText>along</w:delText>
        </w:r>
      </w:del>
      <w:ins w:id="86" w:author="Author">
        <w:r w:rsidRPr="000F7F3E">
          <w:rPr>
            <w:rFonts w:ascii="Trebuchet MS" w:hAnsi="Trebuchet MS"/>
            <w:noProof/>
            <w:sz w:val="24"/>
          </w:rPr>
          <w:t>was</w:t>
        </w:r>
      </w:ins>
      <w:r w:rsidRPr="000F7F3E">
        <w:rPr>
          <w:rFonts w:ascii="Trebuchet MS" w:hAnsi="Trebuchet MS"/>
          <w:noProof/>
          <w:sz w:val="24"/>
        </w:rPr>
        <w:t xml:space="preserve"> with him.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32:13 </w:t>
      </w:r>
      <w:r w:rsidRPr="000F7F3E">
        <w:rPr>
          <w:rFonts w:ascii="Trebuchet MS" w:hAnsi="Trebuchet MS"/>
          <w:noProof/>
          <w:sz w:val="24"/>
        </w:rPr>
        <w:t xml:space="preserve">He </w:t>
      </w:r>
      <w:del w:id="87" w:author="Author">
        <w:r w:rsidRPr="000F7F3E">
          <w:rPr>
            <w:rFonts w:ascii="Trebuchet MS" w:hAnsi="Trebuchet MS"/>
            <w:noProof/>
            <w:sz w:val="24"/>
          </w:rPr>
          <w:delText>kept making</w:delText>
        </w:r>
      </w:del>
      <w:ins w:id="88" w:author="Author">
        <w:r w:rsidRPr="000F7F3E">
          <w:rPr>
            <w:rFonts w:ascii="Trebuchet MS" w:hAnsi="Trebuchet MS"/>
            <w:noProof/>
            <w:sz w:val="24"/>
          </w:rPr>
          <w:t>made</w:t>
        </w:r>
      </w:ins>
      <w:r w:rsidRPr="000F7F3E">
        <w:rPr>
          <w:rFonts w:ascii="Trebuchet MS" w:hAnsi="Trebuchet MS"/>
          <w:noProof/>
          <w:sz w:val="24"/>
        </w:rPr>
        <w:t xml:space="preserve"> him ride upon earth’s high places,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So that he ate the produce of the field.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89" w:author="Author">
        <w:r w:rsidRPr="000F7F3E">
          <w:rPr>
            <w:rFonts w:ascii="Trebuchet MS" w:hAnsi="Trebuchet MS"/>
            <w:noProof/>
            <w:sz w:val="24"/>
          </w:rPr>
          <w:delText>And he kept making</w:delText>
        </w:r>
      </w:del>
      <w:ins w:id="90" w:author="Author">
        <w:r w:rsidRPr="000F7F3E">
          <w:rPr>
            <w:rFonts w:ascii="Trebuchet MS" w:hAnsi="Trebuchet MS"/>
            <w:noProof/>
            <w:sz w:val="24"/>
          </w:rPr>
          <w:t>He nourished</w:t>
        </w:r>
      </w:ins>
      <w:r w:rsidRPr="000F7F3E">
        <w:rPr>
          <w:rFonts w:ascii="Trebuchet MS" w:hAnsi="Trebuchet MS"/>
          <w:noProof/>
          <w:sz w:val="24"/>
        </w:rPr>
        <w:t xml:space="preserve"> him </w:t>
      </w:r>
      <w:del w:id="91" w:author="Author">
        <w:r w:rsidRPr="000F7F3E">
          <w:rPr>
            <w:rFonts w:ascii="Trebuchet MS" w:hAnsi="Trebuchet MS"/>
            <w:noProof/>
            <w:sz w:val="24"/>
          </w:rPr>
          <w:delText>suck</w:delText>
        </w:r>
      </w:del>
      <w:ins w:id="92" w:author="Author">
        <w:r w:rsidRPr="000F7F3E">
          <w:rPr>
            <w:rFonts w:ascii="Trebuchet MS" w:hAnsi="Trebuchet MS"/>
            <w:noProof/>
            <w:sz w:val="24"/>
          </w:rPr>
          <w:t>with</w:t>
        </w:r>
      </w:ins>
      <w:r w:rsidRPr="000F7F3E">
        <w:rPr>
          <w:rFonts w:ascii="Trebuchet MS" w:hAnsi="Trebuchet MS"/>
          <w:noProof/>
          <w:sz w:val="24"/>
        </w:rPr>
        <w:t xml:space="preserve"> honey </w:t>
      </w:r>
      <w:del w:id="93" w:author="Author">
        <w:r w:rsidRPr="000F7F3E">
          <w:rPr>
            <w:rFonts w:ascii="Trebuchet MS" w:hAnsi="Trebuchet MS"/>
            <w:noProof/>
            <w:sz w:val="24"/>
          </w:rPr>
          <w:delText>out of a</w:delText>
        </w:r>
      </w:del>
      <w:ins w:id="94" w:author="Author">
        <w:r w:rsidRPr="000F7F3E">
          <w:rPr>
            <w:rFonts w:ascii="Trebuchet MS" w:hAnsi="Trebuchet MS"/>
            <w:noProof/>
            <w:sz w:val="24"/>
          </w:rPr>
          <w:t>from the</w:t>
        </w:r>
      </w:ins>
      <w:r w:rsidRPr="000F7F3E">
        <w:rPr>
          <w:rFonts w:ascii="Trebuchet MS" w:hAnsi="Trebuchet MS"/>
          <w:noProof/>
          <w:sz w:val="24"/>
        </w:rPr>
        <w:t xml:space="preserve"> crag</w:t>
      </w:r>
      <w:del w:id="95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And oil out of a flinty rock</w:t>
      </w:r>
      <w:del w:id="96" w:author="Author">
        <w:r w:rsidRPr="000F7F3E">
          <w:rPr>
            <w:rFonts w:ascii="Trebuchet MS" w:hAnsi="Trebuchet MS"/>
            <w:noProof/>
            <w:sz w:val="24"/>
          </w:rPr>
          <w:delText>;</w:delText>
        </w:r>
      </w:del>
      <w:ins w:id="97" w:author="Author">
        <w:r w:rsidRPr="000F7F3E">
          <w:rPr>
            <w:rFonts w:ascii="Trebuchet MS" w:hAnsi="Trebuchet MS"/>
            <w:noProof/>
            <w:sz w:val="24"/>
          </w:rPr>
          <w:t>,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32:14 </w:t>
      </w:r>
      <w:r w:rsidRPr="000F7F3E">
        <w:rPr>
          <w:rFonts w:ascii="Trebuchet MS" w:hAnsi="Trebuchet MS"/>
          <w:noProof/>
          <w:sz w:val="24"/>
        </w:rPr>
        <w:t>Butter of the herd and milk of the flock</w:t>
      </w:r>
      <w:ins w:id="98" w:author="Author">
        <w:r w:rsidRPr="000F7F3E">
          <w:rPr>
            <w:rFonts w:ascii="Trebuchet MS" w:hAnsi="Trebuchet MS"/>
            <w:noProof/>
            <w:sz w:val="24"/>
          </w:rPr>
          <w:t>,</w:t>
        </w:r>
      </w:ins>
    </w:p>
    <w:p w:rsidR="001806E2" w:rsidRPr="000F7F3E" w:rsidRDefault="001806E2" w:rsidP="001806E2">
      <w:pPr>
        <w:rPr>
          <w:del w:id="99" w:author="Author"/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Together with the </w:t>
      </w:r>
      <w:del w:id="100" w:author="Author">
        <w:r w:rsidRPr="000F7F3E">
          <w:rPr>
            <w:rFonts w:ascii="Trebuchet MS" w:hAnsi="Trebuchet MS"/>
            <w:noProof/>
            <w:sz w:val="24"/>
          </w:rPr>
          <w:delText>fat of rams,</w:delText>
        </w:r>
      </w:del>
    </w:p>
    <w:p w:rsidR="001806E2" w:rsidRPr="000F7F3E" w:rsidRDefault="001806E2" w:rsidP="001806E2">
      <w:pPr>
        <w:rPr>
          <w:ins w:id="101" w:author="Author"/>
          <w:rFonts w:ascii="Trebuchet MS" w:hAnsi="Trebuchet MS"/>
          <w:noProof/>
          <w:sz w:val="24"/>
        </w:rPr>
      </w:pPr>
      <w:del w:id="102" w:author="Author">
        <w:r w:rsidRPr="000F7F3E">
          <w:rPr>
            <w:rFonts w:ascii="Trebuchet MS" w:hAnsi="Trebuchet MS"/>
            <w:noProof/>
            <w:sz w:val="24"/>
          </w:rPr>
          <w:delText>And male</w:delText>
        </w:r>
      </w:del>
      <w:ins w:id="103" w:author="Author">
        <w:r w:rsidRPr="000F7F3E">
          <w:rPr>
            <w:rFonts w:ascii="Trebuchet MS" w:hAnsi="Trebuchet MS"/>
            <w:noProof/>
            <w:sz w:val="24"/>
          </w:rPr>
          <w:t>choicest</w:t>
        </w:r>
        <w:r w:rsidRPr="000F7F3E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F7F3E">
        <w:rPr>
          <w:rFonts w:ascii="Trebuchet MS" w:hAnsi="Trebuchet MS"/>
          <w:noProof/>
          <w:sz w:val="24"/>
        </w:rPr>
        <w:t xml:space="preserve"> sheep,</w:t>
      </w:r>
      <w:del w:id="106" w:author="Author">
        <w:r w:rsidRPr="000F7F3E">
          <w:rPr>
            <w:rFonts w:ascii="Trebuchet MS" w:hAnsi="Trebuchet MS"/>
            <w:noProof/>
            <w:sz w:val="24"/>
          </w:rPr>
          <w:delText xml:space="preserve"> the breed</w:delText>
        </w:r>
      </w:del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ins w:id="107" w:author="Author">
        <w:r w:rsidRPr="000F7F3E">
          <w:rPr>
            <w:rFonts w:ascii="Trebuchet MS" w:hAnsi="Trebuchet MS"/>
            <w:noProof/>
            <w:sz w:val="24"/>
          </w:rPr>
          <w:t>And rams</w:t>
        </w:r>
      </w:ins>
      <w:r w:rsidRPr="000F7F3E">
        <w:rPr>
          <w:rFonts w:ascii="Trebuchet MS" w:hAnsi="Trebuchet MS"/>
          <w:noProof/>
          <w:sz w:val="24"/>
        </w:rPr>
        <w:t xml:space="preserve"> of Ba′shan, and he-goats</w:t>
      </w:r>
      <w:ins w:id="108" w:author="Author">
        <w:r w:rsidRPr="000F7F3E">
          <w:rPr>
            <w:rFonts w:ascii="Trebuchet MS" w:hAnsi="Trebuchet MS"/>
            <w:noProof/>
            <w:sz w:val="24"/>
          </w:rPr>
          <w:t>,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Together with the </w:t>
      </w:r>
      <w:del w:id="109" w:author="Author">
        <w:r w:rsidRPr="000F7F3E">
          <w:rPr>
            <w:rFonts w:ascii="Trebuchet MS" w:hAnsi="Trebuchet MS"/>
            <w:noProof/>
            <w:sz w:val="24"/>
          </w:rPr>
          <w:delText>kidney fat of</w:delText>
        </w:r>
      </w:del>
      <w:ins w:id="110" w:author="Author">
        <w:r w:rsidRPr="000F7F3E">
          <w:rPr>
            <w:rFonts w:ascii="Trebuchet MS" w:hAnsi="Trebuchet MS"/>
            <w:noProof/>
            <w:sz w:val="24"/>
          </w:rPr>
          <w:t>finest</w:t>
        </w:r>
        <w:r w:rsidRPr="000F7F3E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F7F3E">
        <w:rPr>
          <w:rFonts w:ascii="Trebuchet MS" w:hAnsi="Trebuchet MS"/>
          <w:noProof/>
          <w:sz w:val="24"/>
        </w:rPr>
        <w:t xml:space="preserve"> wheat;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</w:t>
      </w:r>
      <w:ins w:id="113" w:author="Author">
        <w:r w:rsidRPr="000F7F3E">
          <w:rPr>
            <w:rFonts w:ascii="Trebuchet MS" w:hAnsi="Trebuchet MS"/>
            <w:noProof/>
            <w:sz w:val="24"/>
          </w:rPr>
          <w:t xml:space="preserve">you drank wine from </w:t>
        </w:r>
      </w:ins>
      <w:r w:rsidRPr="000F7F3E">
        <w:rPr>
          <w:rFonts w:ascii="Trebuchet MS" w:hAnsi="Trebuchet MS"/>
          <w:noProof/>
          <w:sz w:val="24"/>
        </w:rPr>
        <w:t>the blood</w:t>
      </w:r>
      <w:del w:id="114" w:author="Author">
        <w:r w:rsidRPr="000F7F3E">
          <w:rPr>
            <w:rFonts w:ascii="Trebuchet MS" w:hAnsi="Trebuchet MS"/>
            <w:noProof/>
            <w:sz w:val="24"/>
          </w:rPr>
          <w:delText xml:space="preserve"> of the grape you kept drinking as wine</w:delText>
        </w:r>
      </w:del>
      <w:ins w:id="115" w:author="Author">
        <w:r w:rsidRPr="000F7F3E">
          <w:rPr>
            <w:rStyle w:val="FootnoteReference"/>
            <w:rFonts w:ascii="Trebuchet MS" w:hAnsi="Trebuchet MS"/>
            <w:noProof/>
          </w:rPr>
          <w:footnoteReference w:id="5"/>
        </w:r>
        <w:r w:rsidRPr="000F7F3E">
          <w:rPr>
            <w:rFonts w:ascii="Trebuchet MS" w:hAnsi="Trebuchet MS"/>
            <w:noProof/>
            <w:sz w:val="24"/>
          </w:rPr>
          <w:t xml:space="preserve"> of grapes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32:15 </w:t>
      </w:r>
      <w:r w:rsidRPr="000F7F3E">
        <w:rPr>
          <w:rFonts w:ascii="Trebuchet MS" w:hAnsi="Trebuchet MS"/>
          <w:noProof/>
          <w:sz w:val="24"/>
        </w:rPr>
        <w:t>When Jesh′u·run</w:t>
      </w:r>
      <w:del w:id="118" w:author="Author">
        <w:r w:rsidRPr="000F7F3E">
          <w:rPr>
            <w:rFonts w:ascii="Trebuchet MS" w:hAnsi="Trebuchet MS"/>
            <w:noProof/>
            <w:sz w:val="24"/>
          </w:rPr>
          <w:delText xml:space="preserve"> began to grow</w:delText>
        </w:r>
      </w:del>
      <w:ins w:id="119" w:author="Author">
        <w:r w:rsidRPr="000F7F3E">
          <w:rPr>
            <w:rStyle w:val="FootnoteReference"/>
            <w:rFonts w:ascii="Trebuchet MS" w:hAnsi="Trebuchet MS"/>
            <w:noProof/>
          </w:rPr>
          <w:footnoteReference w:id="6"/>
        </w:r>
        <w:r w:rsidRPr="000F7F3E">
          <w:rPr>
            <w:rFonts w:ascii="Trebuchet MS" w:hAnsi="Trebuchet MS"/>
            <w:noProof/>
            <w:sz w:val="24"/>
          </w:rPr>
          <w:t xml:space="preserve"> grew</w:t>
        </w:r>
      </w:ins>
      <w:r w:rsidRPr="000F7F3E">
        <w:rPr>
          <w:rFonts w:ascii="Trebuchet MS" w:hAnsi="Trebuchet MS"/>
          <w:noProof/>
          <w:sz w:val="24"/>
        </w:rPr>
        <w:t xml:space="preserve"> fat, </w:t>
      </w:r>
      <w:del w:id="122" w:author="Author">
        <w:r w:rsidRPr="000F7F3E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0F7F3E">
        <w:rPr>
          <w:rFonts w:ascii="Trebuchet MS" w:hAnsi="Trebuchet MS"/>
          <w:noProof/>
          <w:sz w:val="24"/>
        </w:rPr>
        <w:t>he kicked</w:t>
      </w:r>
      <w:ins w:id="123" w:author="Author">
        <w:r w:rsidRPr="000F7F3E">
          <w:rPr>
            <w:rFonts w:ascii="Trebuchet MS" w:hAnsi="Trebuchet MS"/>
            <w:noProof/>
            <w:sz w:val="24"/>
          </w:rPr>
          <w:t xml:space="preserve"> out rebelliously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lastRenderedPageBreak/>
        <w:t xml:space="preserve">You have grown fat, you have become </w:t>
      </w:r>
      <w:del w:id="124" w:author="Author">
        <w:r w:rsidRPr="000F7F3E">
          <w:rPr>
            <w:rFonts w:ascii="Trebuchet MS" w:hAnsi="Trebuchet MS"/>
            <w:noProof/>
            <w:sz w:val="24"/>
          </w:rPr>
          <w:delText>thick</w:delText>
        </w:r>
      </w:del>
      <w:ins w:id="125" w:author="Author">
        <w:r w:rsidRPr="000F7F3E">
          <w:rPr>
            <w:rFonts w:ascii="Trebuchet MS" w:hAnsi="Trebuchet MS"/>
            <w:noProof/>
            <w:sz w:val="24"/>
          </w:rPr>
          <w:t>stout</w:t>
        </w:r>
      </w:ins>
      <w:r w:rsidRPr="000F7F3E">
        <w:rPr>
          <w:rFonts w:ascii="Trebuchet MS" w:hAnsi="Trebuchet MS"/>
          <w:noProof/>
          <w:sz w:val="24"/>
        </w:rPr>
        <w:t xml:space="preserve">, you have become </w:t>
      </w:r>
      <w:del w:id="126" w:author="Author">
        <w:r w:rsidRPr="000F7F3E">
          <w:rPr>
            <w:rFonts w:ascii="Trebuchet MS" w:hAnsi="Trebuchet MS"/>
            <w:noProof/>
            <w:sz w:val="24"/>
          </w:rPr>
          <w:delText>gorged</w:delText>
        </w:r>
      </w:del>
      <w:ins w:id="127" w:author="Author">
        <w:r w:rsidRPr="000F7F3E">
          <w:rPr>
            <w:rFonts w:ascii="Trebuchet MS" w:hAnsi="Trebuchet MS"/>
            <w:noProof/>
            <w:sz w:val="24"/>
          </w:rPr>
          <w:t>bloated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So he forsook God, who made him,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And despised the Rock of his salvation.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32:16 </w:t>
      </w:r>
      <w:r w:rsidRPr="000F7F3E">
        <w:rPr>
          <w:rFonts w:ascii="Trebuchet MS" w:hAnsi="Trebuchet MS"/>
          <w:noProof/>
          <w:sz w:val="24"/>
        </w:rPr>
        <w:t xml:space="preserve">They </w:t>
      </w:r>
      <w:del w:id="128" w:author="Author">
        <w:r w:rsidRPr="000F7F3E">
          <w:rPr>
            <w:rFonts w:ascii="Trebuchet MS" w:hAnsi="Trebuchet MS"/>
            <w:noProof/>
            <w:sz w:val="24"/>
          </w:rPr>
          <w:delText>began inciting</w:delText>
        </w:r>
      </w:del>
      <w:ins w:id="129" w:author="Author">
        <w:r w:rsidRPr="000F7F3E">
          <w:rPr>
            <w:rFonts w:ascii="Trebuchet MS" w:hAnsi="Trebuchet MS"/>
            <w:noProof/>
            <w:sz w:val="24"/>
          </w:rPr>
          <w:t>incited</w:t>
        </w:r>
      </w:ins>
      <w:r w:rsidRPr="000F7F3E">
        <w:rPr>
          <w:rFonts w:ascii="Trebuchet MS" w:hAnsi="Trebuchet MS"/>
          <w:noProof/>
          <w:sz w:val="24"/>
        </w:rPr>
        <w:t xml:space="preserve"> him to </w:t>
      </w:r>
      <w:del w:id="130" w:author="Author">
        <w:r w:rsidRPr="000F7F3E">
          <w:rPr>
            <w:rFonts w:ascii="Trebuchet MS" w:hAnsi="Trebuchet MS"/>
            <w:noProof/>
            <w:sz w:val="24"/>
          </w:rPr>
          <w:delText>jealousy</w:delText>
        </w:r>
      </w:del>
      <w:ins w:id="131" w:author="Author">
        <w:r w:rsidRPr="000F7F3E">
          <w:rPr>
            <w:rFonts w:ascii="Trebuchet MS" w:hAnsi="Trebuchet MS"/>
            <w:noProof/>
            <w:sz w:val="24"/>
          </w:rPr>
          <w:t>fury</w:t>
        </w:r>
      </w:ins>
      <w:r w:rsidRPr="000F7F3E">
        <w:rPr>
          <w:rFonts w:ascii="Trebuchet MS" w:hAnsi="Trebuchet MS"/>
          <w:noProof/>
          <w:sz w:val="24"/>
        </w:rPr>
        <w:t xml:space="preserve"> with </w:t>
      </w:r>
      <w:del w:id="132" w:author="Author">
        <w:r w:rsidRPr="000F7F3E">
          <w:rPr>
            <w:rFonts w:ascii="Trebuchet MS" w:hAnsi="Trebuchet MS"/>
            <w:noProof/>
            <w:sz w:val="24"/>
          </w:rPr>
          <w:delText>strange</w:delText>
        </w:r>
      </w:del>
      <w:ins w:id="133" w:author="Author">
        <w:r w:rsidRPr="000F7F3E">
          <w:rPr>
            <w:rFonts w:ascii="Trebuchet MS" w:hAnsi="Trebuchet MS"/>
            <w:noProof/>
            <w:sz w:val="24"/>
          </w:rPr>
          <w:t>foreign</w:t>
        </w:r>
      </w:ins>
      <w:r w:rsidRPr="000F7F3E">
        <w:rPr>
          <w:rFonts w:ascii="Trebuchet MS" w:hAnsi="Trebuchet MS"/>
          <w:noProof/>
          <w:sz w:val="24"/>
        </w:rPr>
        <w:t xml:space="preserve"> gods;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134" w:author="Author">
        <w:r w:rsidRPr="000F7F3E">
          <w:rPr>
            <w:rFonts w:ascii="Trebuchet MS" w:hAnsi="Trebuchet MS"/>
            <w:noProof/>
            <w:sz w:val="24"/>
          </w:rPr>
          <w:delText>With</w:delText>
        </w:r>
      </w:del>
      <w:ins w:id="135" w:author="Author">
        <w:r w:rsidRPr="000F7F3E">
          <w:rPr>
            <w:rFonts w:ascii="Trebuchet MS" w:hAnsi="Trebuchet MS"/>
            <w:noProof/>
            <w:sz w:val="24"/>
          </w:rPr>
          <w:t>They were offending him with</w:t>
        </w:r>
      </w:ins>
      <w:r w:rsidRPr="000F7F3E">
        <w:rPr>
          <w:rFonts w:ascii="Trebuchet MS" w:hAnsi="Trebuchet MS"/>
          <w:noProof/>
          <w:sz w:val="24"/>
        </w:rPr>
        <w:t xml:space="preserve"> detestable things</w:t>
      </w:r>
      <w:del w:id="136" w:author="Author">
        <w:r w:rsidRPr="000F7F3E">
          <w:rPr>
            <w:rFonts w:ascii="Trebuchet MS" w:hAnsi="Trebuchet MS"/>
            <w:noProof/>
            <w:sz w:val="24"/>
          </w:rPr>
          <w:delText xml:space="preserve"> they kept offending him</w:delText>
        </w:r>
      </w:del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32:17 </w:t>
      </w:r>
      <w:r w:rsidRPr="000F7F3E">
        <w:rPr>
          <w:rFonts w:ascii="Trebuchet MS" w:hAnsi="Trebuchet MS"/>
          <w:noProof/>
          <w:sz w:val="24"/>
        </w:rPr>
        <w:t xml:space="preserve">They </w:t>
      </w:r>
      <w:del w:id="137" w:author="Author">
        <w:r w:rsidRPr="000F7F3E">
          <w:rPr>
            <w:rFonts w:ascii="Trebuchet MS" w:hAnsi="Trebuchet MS"/>
            <w:noProof/>
            <w:sz w:val="24"/>
          </w:rPr>
          <w:delText>went</w:delText>
        </w:r>
      </w:del>
      <w:ins w:id="138" w:author="Author">
        <w:r w:rsidRPr="000F7F3E">
          <w:rPr>
            <w:rFonts w:ascii="Trebuchet MS" w:hAnsi="Trebuchet MS"/>
            <w:noProof/>
            <w:sz w:val="24"/>
          </w:rPr>
          <w:t>were</w:t>
        </w:r>
      </w:ins>
      <w:r w:rsidRPr="000F7F3E">
        <w:rPr>
          <w:rFonts w:ascii="Trebuchet MS" w:hAnsi="Trebuchet MS"/>
          <w:noProof/>
          <w:sz w:val="24"/>
        </w:rPr>
        <w:t xml:space="preserve"> sacrificing to demons, not to God,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139" w:author="Author">
        <w:r w:rsidRPr="000F7F3E">
          <w:rPr>
            <w:rFonts w:ascii="Trebuchet MS" w:hAnsi="Trebuchet MS"/>
            <w:noProof/>
            <w:sz w:val="24"/>
          </w:rPr>
          <w:delText>Gods whom</w:delText>
        </w:r>
      </w:del>
      <w:ins w:id="140" w:author="Author">
        <w:r w:rsidRPr="000F7F3E">
          <w:rPr>
            <w:rFonts w:ascii="Trebuchet MS" w:hAnsi="Trebuchet MS"/>
            <w:noProof/>
            <w:sz w:val="24"/>
          </w:rPr>
          <w:t>To gods that</w:t>
        </w:r>
      </w:ins>
      <w:r w:rsidRPr="000F7F3E">
        <w:rPr>
          <w:rFonts w:ascii="Trebuchet MS" w:hAnsi="Trebuchet MS"/>
          <w:noProof/>
          <w:sz w:val="24"/>
        </w:rPr>
        <w:t xml:space="preserve"> they had not known,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New ones </w:t>
      </w:r>
      <w:del w:id="141" w:author="Author">
        <w:r w:rsidRPr="000F7F3E">
          <w:rPr>
            <w:rFonts w:ascii="Trebuchet MS" w:hAnsi="Trebuchet MS"/>
            <w:noProof/>
            <w:sz w:val="24"/>
          </w:rPr>
          <w:delText>who</w:delText>
        </w:r>
      </w:del>
      <w:ins w:id="142" w:author="Author">
        <w:r w:rsidRPr="000F7F3E">
          <w:rPr>
            <w:rFonts w:ascii="Trebuchet MS" w:hAnsi="Trebuchet MS"/>
            <w:noProof/>
            <w:sz w:val="24"/>
          </w:rPr>
          <w:t>that came along</w:t>
        </w:r>
      </w:ins>
      <w:r w:rsidRPr="000F7F3E">
        <w:rPr>
          <w:rFonts w:ascii="Trebuchet MS" w:hAnsi="Trebuchet MS"/>
          <w:noProof/>
          <w:sz w:val="24"/>
        </w:rPr>
        <w:t xml:space="preserve"> recently</w:t>
      </w:r>
      <w:del w:id="143" w:author="Author">
        <w:r w:rsidRPr="000F7F3E">
          <w:rPr>
            <w:rFonts w:ascii="Trebuchet MS" w:hAnsi="Trebuchet MS"/>
            <w:noProof/>
            <w:sz w:val="24"/>
          </w:rPr>
          <w:delText xml:space="preserve"> came in</w:delText>
        </w:r>
      </w:del>
      <w:r w:rsidRPr="000F7F3E">
        <w:rPr>
          <w:rFonts w:ascii="Trebuchet MS" w:hAnsi="Trebuchet MS"/>
          <w:noProof/>
          <w:sz w:val="24"/>
        </w:rPr>
        <w:t>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144" w:author="Author">
        <w:r w:rsidRPr="000F7F3E">
          <w:rPr>
            <w:rFonts w:ascii="Trebuchet MS" w:hAnsi="Trebuchet MS"/>
            <w:noProof/>
            <w:sz w:val="24"/>
          </w:rPr>
          <w:delText xml:space="preserve">With whom 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45" w:author="Author">
        <w:r w:rsidRPr="000F7F3E">
          <w:rPr>
            <w:rFonts w:ascii="Trebuchet MS" w:hAnsi="Trebuchet MS"/>
            <w:noProof/>
            <w:sz w:val="24"/>
          </w:rPr>
          <w:t>To gods that your</w:t>
        </w:r>
      </w:ins>
      <w:r w:rsidRPr="000F7F3E">
        <w:rPr>
          <w:rFonts w:ascii="Trebuchet MS" w:hAnsi="Trebuchet MS"/>
          <w:noProof/>
          <w:sz w:val="24"/>
        </w:rPr>
        <w:t xml:space="preserve"> forefathers </w:t>
      </w:r>
      <w:del w:id="146" w:author="Author">
        <w:r w:rsidRPr="000F7F3E">
          <w:rPr>
            <w:rFonts w:ascii="Trebuchet MS" w:hAnsi="Trebuchet MS"/>
            <w:noProof/>
            <w:sz w:val="24"/>
          </w:rPr>
          <w:delText>were</w:delText>
        </w:r>
      </w:del>
      <w:ins w:id="147" w:author="Author">
        <w:r w:rsidRPr="000F7F3E">
          <w:rPr>
            <w:rFonts w:ascii="Trebuchet MS" w:hAnsi="Trebuchet MS"/>
            <w:noProof/>
            <w:sz w:val="24"/>
          </w:rPr>
          <w:t>did</w:t>
        </w:r>
      </w:ins>
      <w:r w:rsidRPr="000F7F3E">
        <w:rPr>
          <w:rFonts w:ascii="Trebuchet MS" w:hAnsi="Trebuchet MS"/>
          <w:noProof/>
          <w:sz w:val="24"/>
        </w:rPr>
        <w:t xml:space="preserve"> not </w:t>
      </w:r>
      <w:del w:id="148" w:author="Author">
        <w:r w:rsidRPr="000F7F3E">
          <w:rPr>
            <w:rFonts w:ascii="Trebuchet MS" w:hAnsi="Trebuchet MS"/>
            <w:noProof/>
            <w:sz w:val="24"/>
          </w:rPr>
          <w:delText>acquainted</w:delText>
        </w:r>
      </w:del>
      <w:ins w:id="149" w:author="Author">
        <w:r w:rsidRPr="000F7F3E">
          <w:rPr>
            <w:rFonts w:ascii="Trebuchet MS" w:hAnsi="Trebuchet MS"/>
            <w:noProof/>
            <w:sz w:val="24"/>
          </w:rPr>
          <w:t>know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32:18 </w:t>
      </w:r>
      <w:del w:id="150" w:author="Author">
        <w:r w:rsidRPr="000F7F3E">
          <w:rPr>
            <w:rFonts w:ascii="Trebuchet MS" w:hAnsi="Trebuchet MS"/>
            <w:noProof/>
            <w:sz w:val="24"/>
          </w:rPr>
          <w:delText xml:space="preserve">The </w:delText>
        </w:r>
      </w:del>
      <w:ins w:id="151" w:author="Author">
        <w:r w:rsidRPr="000F7F3E">
          <w:rPr>
            <w:rFonts w:ascii="Trebuchet MS" w:hAnsi="Trebuchet MS"/>
            <w:noProof/>
            <w:sz w:val="24"/>
          </w:rPr>
          <w:t xml:space="preserve">You forgot the </w:t>
        </w:r>
      </w:ins>
      <w:r w:rsidRPr="000F7F3E">
        <w:rPr>
          <w:rFonts w:ascii="Trebuchet MS" w:hAnsi="Trebuchet MS"/>
          <w:noProof/>
          <w:sz w:val="24"/>
        </w:rPr>
        <w:t>Rock who fathered you,</w:t>
      </w:r>
      <w:del w:id="152" w:author="Author">
        <w:r w:rsidRPr="000F7F3E">
          <w:rPr>
            <w:rFonts w:ascii="Trebuchet MS" w:hAnsi="Trebuchet MS"/>
            <w:noProof/>
            <w:sz w:val="24"/>
          </w:rPr>
          <w:delText xml:space="preserve"> you proceeded to forget,</w:delText>
        </w:r>
      </w:del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you </w:t>
      </w:r>
      <w:del w:id="153" w:author="Author">
        <w:r w:rsidRPr="000F7F3E">
          <w:rPr>
            <w:rFonts w:ascii="Trebuchet MS" w:hAnsi="Trebuchet MS"/>
            <w:noProof/>
            <w:sz w:val="24"/>
          </w:rPr>
          <w:delText>began to leave</w:delText>
        </w:r>
      </w:del>
      <w:ins w:id="154" w:author="Author">
        <w:r w:rsidRPr="000F7F3E">
          <w:rPr>
            <w:rFonts w:ascii="Trebuchet MS" w:hAnsi="Trebuchet MS"/>
            <w:noProof/>
            <w:sz w:val="24"/>
          </w:rPr>
          <w:t>did not remember the</w:t>
        </w:r>
      </w:ins>
      <w:r w:rsidRPr="000F7F3E">
        <w:rPr>
          <w:rFonts w:ascii="Trebuchet MS" w:hAnsi="Trebuchet MS"/>
          <w:noProof/>
          <w:sz w:val="24"/>
        </w:rPr>
        <w:t xml:space="preserve"> God </w:t>
      </w:r>
      <w:del w:id="155" w:author="Author">
        <w:r w:rsidRPr="000F7F3E">
          <w:rPr>
            <w:rFonts w:ascii="Trebuchet MS" w:hAnsi="Trebuchet MS"/>
            <w:noProof/>
            <w:sz w:val="24"/>
          </w:rPr>
          <w:delText>out of memory, the One bringing you forth with childbirth pains</w:delText>
        </w:r>
      </w:del>
      <w:ins w:id="156" w:author="Author">
        <w:r w:rsidRPr="000F7F3E">
          <w:rPr>
            <w:rFonts w:ascii="Trebuchet MS" w:hAnsi="Trebuchet MS"/>
            <w:noProof/>
            <w:sz w:val="24"/>
          </w:rPr>
          <w:t>who gave birth to you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32:19 </w:t>
      </w:r>
      <w:r w:rsidRPr="000F7F3E">
        <w:rPr>
          <w:rFonts w:ascii="Trebuchet MS" w:hAnsi="Trebuchet MS"/>
          <w:noProof/>
          <w:sz w:val="24"/>
        </w:rPr>
        <w:t xml:space="preserve">When Jehovah saw it, </w:t>
      </w:r>
      <w:del w:id="157" w:author="Author">
        <w:r w:rsidRPr="000F7F3E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0F7F3E">
        <w:rPr>
          <w:rFonts w:ascii="Trebuchet MS" w:hAnsi="Trebuchet MS"/>
          <w:noProof/>
          <w:sz w:val="24"/>
        </w:rPr>
        <w:t xml:space="preserve">he </w:t>
      </w:r>
      <w:del w:id="158" w:author="Author">
        <w:r w:rsidRPr="000F7F3E">
          <w:rPr>
            <w:rFonts w:ascii="Trebuchet MS" w:hAnsi="Trebuchet MS"/>
            <w:noProof/>
            <w:sz w:val="24"/>
          </w:rPr>
          <w:delText>came to disrespect</w:delText>
        </w:r>
      </w:del>
      <w:ins w:id="159" w:author="Author">
        <w:r w:rsidRPr="000F7F3E">
          <w:rPr>
            <w:rFonts w:ascii="Trebuchet MS" w:hAnsi="Trebuchet MS"/>
            <w:noProof/>
            <w:sz w:val="24"/>
          </w:rPr>
          <w:t>rejected</w:t>
        </w:r>
      </w:ins>
      <w:r w:rsidRPr="000F7F3E">
        <w:rPr>
          <w:rFonts w:ascii="Trebuchet MS" w:hAnsi="Trebuchet MS"/>
          <w:noProof/>
          <w:sz w:val="24"/>
        </w:rPr>
        <w:t xml:space="preserve"> them</w:t>
      </w:r>
      <w:del w:id="160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Because </w:t>
      </w:r>
      <w:del w:id="161" w:author="Author">
        <w:r w:rsidRPr="000F7F3E">
          <w:rPr>
            <w:rFonts w:ascii="Trebuchet MS" w:hAnsi="Trebuchet MS"/>
            <w:noProof/>
            <w:sz w:val="24"/>
          </w:rPr>
          <w:delText xml:space="preserve">of the vexation </w:delText>
        </w:r>
      </w:del>
      <w:r w:rsidRPr="000F7F3E">
        <w:rPr>
          <w:rFonts w:ascii="Trebuchet MS" w:hAnsi="Trebuchet MS"/>
          <w:noProof/>
          <w:sz w:val="24"/>
        </w:rPr>
        <w:t xml:space="preserve">his sons and his daughters </w:t>
      </w:r>
      <w:del w:id="162" w:author="Author">
        <w:r w:rsidRPr="000F7F3E">
          <w:rPr>
            <w:rFonts w:ascii="Trebuchet MS" w:hAnsi="Trebuchet MS"/>
            <w:noProof/>
            <w:sz w:val="24"/>
          </w:rPr>
          <w:delText>gave</w:delText>
        </w:r>
      </w:del>
      <w:ins w:id="163" w:author="Author">
        <w:r w:rsidRPr="000F7F3E">
          <w:rPr>
            <w:rFonts w:ascii="Trebuchet MS" w:hAnsi="Trebuchet MS"/>
            <w:noProof/>
            <w:sz w:val="24"/>
          </w:rPr>
          <w:t>offended him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32:20 </w:t>
      </w:r>
      <w:r w:rsidRPr="000F7F3E">
        <w:rPr>
          <w:rFonts w:ascii="Trebuchet MS" w:hAnsi="Trebuchet MS"/>
          <w:noProof/>
          <w:sz w:val="24"/>
        </w:rPr>
        <w:t>So he said, ‘</w:t>
      </w:r>
      <w:del w:id="164" w:author="Author">
        <w:r w:rsidRPr="000F7F3E">
          <w:rPr>
            <w:rFonts w:ascii="Trebuchet MS" w:hAnsi="Trebuchet MS"/>
            <w:noProof/>
            <w:sz w:val="24"/>
          </w:rPr>
          <w:delText>Let me conceal</w:delText>
        </w:r>
      </w:del>
      <w:ins w:id="165" w:author="Author">
        <w:r w:rsidRPr="000F7F3E">
          <w:rPr>
            <w:rFonts w:ascii="Trebuchet MS" w:hAnsi="Trebuchet MS"/>
            <w:noProof/>
            <w:sz w:val="24"/>
          </w:rPr>
          <w:t>I will hide</w:t>
        </w:r>
      </w:ins>
      <w:r w:rsidRPr="000F7F3E">
        <w:rPr>
          <w:rFonts w:ascii="Trebuchet MS" w:hAnsi="Trebuchet MS"/>
          <w:noProof/>
          <w:sz w:val="24"/>
        </w:rPr>
        <w:t xml:space="preserve"> my face from them</w:t>
      </w:r>
      <w:del w:id="166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  <w:ins w:id="167" w:author="Author">
        <w:r w:rsidRPr="000F7F3E">
          <w:rPr>
            <w:rFonts w:ascii="Trebuchet MS" w:hAnsi="Trebuchet MS"/>
            <w:noProof/>
            <w:sz w:val="24"/>
          </w:rPr>
          <w:t>;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168" w:author="Author">
        <w:r w:rsidRPr="000F7F3E">
          <w:rPr>
            <w:rFonts w:ascii="Trebuchet MS" w:hAnsi="Trebuchet MS"/>
            <w:noProof/>
            <w:sz w:val="24"/>
          </w:rPr>
          <w:delText>Let me</w:delText>
        </w:r>
      </w:del>
      <w:ins w:id="169" w:author="Author">
        <w:r w:rsidRPr="000F7F3E">
          <w:rPr>
            <w:rFonts w:ascii="Trebuchet MS" w:hAnsi="Trebuchet MS"/>
            <w:noProof/>
            <w:sz w:val="24"/>
          </w:rPr>
          <w:t>I will</w:t>
        </w:r>
      </w:ins>
      <w:r w:rsidRPr="000F7F3E">
        <w:rPr>
          <w:rFonts w:ascii="Trebuchet MS" w:hAnsi="Trebuchet MS"/>
          <w:noProof/>
          <w:sz w:val="24"/>
        </w:rPr>
        <w:t xml:space="preserve"> see what </w:t>
      </w:r>
      <w:del w:id="170" w:author="Author">
        <w:r w:rsidRPr="000F7F3E">
          <w:rPr>
            <w:rFonts w:ascii="Trebuchet MS" w:hAnsi="Trebuchet MS"/>
            <w:noProof/>
            <w:sz w:val="24"/>
          </w:rPr>
          <w:delText xml:space="preserve">their end </w:delText>
        </w:r>
      </w:del>
      <w:r w:rsidRPr="000F7F3E">
        <w:rPr>
          <w:rFonts w:ascii="Trebuchet MS" w:hAnsi="Trebuchet MS"/>
          <w:noProof/>
          <w:sz w:val="24"/>
        </w:rPr>
        <w:t xml:space="preserve">will </w:t>
      </w:r>
      <w:del w:id="171" w:author="Author">
        <w:r w:rsidRPr="000F7F3E">
          <w:rPr>
            <w:rFonts w:ascii="Trebuchet MS" w:hAnsi="Trebuchet MS"/>
            <w:noProof/>
            <w:sz w:val="24"/>
          </w:rPr>
          <w:delText>be afterward</w:delText>
        </w:r>
      </w:del>
      <w:ins w:id="172" w:author="Author">
        <w:r w:rsidRPr="000F7F3E">
          <w:rPr>
            <w:rFonts w:ascii="Trebuchet MS" w:hAnsi="Trebuchet MS"/>
            <w:noProof/>
            <w:sz w:val="24"/>
          </w:rPr>
          <w:t>become of them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For they are a </w:t>
      </w:r>
      <w:ins w:id="173" w:author="Author">
        <w:r w:rsidRPr="000F7F3E">
          <w:rPr>
            <w:rFonts w:ascii="Trebuchet MS" w:hAnsi="Trebuchet MS"/>
            <w:noProof/>
            <w:sz w:val="24"/>
          </w:rPr>
          <w:t xml:space="preserve">perverse </w:t>
        </w:r>
      </w:ins>
      <w:r w:rsidRPr="000F7F3E">
        <w:rPr>
          <w:rFonts w:ascii="Trebuchet MS" w:hAnsi="Trebuchet MS"/>
          <w:noProof/>
          <w:sz w:val="24"/>
        </w:rPr>
        <w:t>generation</w:t>
      </w:r>
      <w:del w:id="174" w:author="Author">
        <w:r w:rsidRPr="000F7F3E">
          <w:rPr>
            <w:rFonts w:ascii="Trebuchet MS" w:hAnsi="Trebuchet MS"/>
            <w:noProof/>
            <w:sz w:val="24"/>
          </w:rPr>
          <w:delText xml:space="preserve"> of perverseness</w:delText>
        </w:r>
      </w:del>
      <w:r w:rsidRPr="000F7F3E">
        <w:rPr>
          <w:rFonts w:ascii="Trebuchet MS" w:hAnsi="Trebuchet MS"/>
          <w:noProof/>
          <w:sz w:val="24"/>
        </w:rPr>
        <w:t>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Sons in whom there is no faithfulness.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32:21 </w:t>
      </w:r>
      <w:r w:rsidRPr="000F7F3E">
        <w:rPr>
          <w:rFonts w:ascii="Trebuchet MS" w:hAnsi="Trebuchet MS"/>
          <w:noProof/>
          <w:sz w:val="24"/>
        </w:rPr>
        <w:t>They</w:t>
      </w:r>
      <w:del w:id="175" w:author="Author">
        <w:r w:rsidRPr="000F7F3E">
          <w:rPr>
            <w:rFonts w:ascii="Trebuchet MS" w:hAnsi="Trebuchet MS"/>
            <w:noProof/>
            <w:sz w:val="24"/>
          </w:rPr>
          <w:delText>, for their part,</w:delText>
        </w:r>
      </w:del>
      <w:r w:rsidRPr="000F7F3E">
        <w:rPr>
          <w:rFonts w:ascii="Trebuchet MS" w:hAnsi="Trebuchet MS"/>
          <w:noProof/>
          <w:sz w:val="24"/>
        </w:rPr>
        <w:t xml:space="preserve"> have incited me to </w:t>
      </w:r>
      <w:del w:id="176" w:author="Author">
        <w:r w:rsidRPr="000F7F3E">
          <w:rPr>
            <w:rFonts w:ascii="Trebuchet MS" w:hAnsi="Trebuchet MS"/>
            <w:noProof/>
            <w:sz w:val="24"/>
          </w:rPr>
          <w:delText>jealousy</w:delText>
        </w:r>
      </w:del>
      <w:ins w:id="177" w:author="Author">
        <w:r w:rsidRPr="000F7F3E">
          <w:rPr>
            <w:rFonts w:ascii="Trebuchet MS" w:hAnsi="Trebuchet MS"/>
            <w:noProof/>
            <w:sz w:val="24"/>
          </w:rPr>
          <w:t>fury</w:t>
        </w:r>
        <w:r w:rsidRPr="000F7F3E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0F7F3E">
        <w:rPr>
          <w:rFonts w:ascii="Trebuchet MS" w:hAnsi="Trebuchet MS"/>
          <w:noProof/>
          <w:sz w:val="24"/>
        </w:rPr>
        <w:t xml:space="preserve"> with what is </w:t>
      </w:r>
      <w:del w:id="180" w:author="Author">
        <w:r w:rsidRPr="000F7F3E">
          <w:rPr>
            <w:rFonts w:ascii="Trebuchet MS" w:hAnsi="Trebuchet MS"/>
            <w:noProof/>
            <w:sz w:val="24"/>
          </w:rPr>
          <w:delText>no</w:delText>
        </w:r>
      </w:del>
      <w:ins w:id="181" w:author="Author">
        <w:r w:rsidRPr="000F7F3E">
          <w:rPr>
            <w:rFonts w:ascii="Trebuchet MS" w:hAnsi="Trebuchet MS"/>
            <w:noProof/>
            <w:sz w:val="24"/>
          </w:rPr>
          <w:t>not a</w:t>
        </w:r>
      </w:ins>
      <w:r w:rsidRPr="000F7F3E">
        <w:rPr>
          <w:rFonts w:ascii="Trebuchet MS" w:hAnsi="Trebuchet MS"/>
          <w:noProof/>
          <w:sz w:val="24"/>
        </w:rPr>
        <w:t xml:space="preserve"> god;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They have </w:t>
      </w:r>
      <w:del w:id="182" w:author="Author">
        <w:r w:rsidRPr="000F7F3E">
          <w:rPr>
            <w:rFonts w:ascii="Trebuchet MS" w:hAnsi="Trebuchet MS"/>
            <w:noProof/>
            <w:sz w:val="24"/>
          </w:rPr>
          <w:delText>vexed</w:delText>
        </w:r>
      </w:del>
      <w:ins w:id="183" w:author="Author">
        <w:r w:rsidRPr="000F7F3E">
          <w:rPr>
            <w:rFonts w:ascii="Trebuchet MS" w:hAnsi="Trebuchet MS"/>
            <w:noProof/>
            <w:sz w:val="24"/>
          </w:rPr>
          <w:t>offended</w:t>
        </w:r>
      </w:ins>
      <w:r w:rsidRPr="000F7F3E">
        <w:rPr>
          <w:rFonts w:ascii="Trebuchet MS" w:hAnsi="Trebuchet MS"/>
          <w:noProof/>
          <w:sz w:val="24"/>
        </w:rPr>
        <w:t xml:space="preserve"> me with their </w:t>
      </w:r>
      <w:del w:id="184" w:author="Author">
        <w:r w:rsidRPr="000F7F3E">
          <w:rPr>
            <w:rFonts w:ascii="Trebuchet MS" w:hAnsi="Trebuchet MS"/>
            <w:noProof/>
            <w:sz w:val="24"/>
          </w:rPr>
          <w:delText>vain</w:delText>
        </w:r>
      </w:del>
      <w:ins w:id="185" w:author="Author">
        <w:r w:rsidRPr="000F7F3E">
          <w:rPr>
            <w:rFonts w:ascii="Trebuchet MS" w:hAnsi="Trebuchet MS"/>
            <w:noProof/>
            <w:sz w:val="24"/>
          </w:rPr>
          <w:t>worthless</w:t>
        </w:r>
      </w:ins>
      <w:r w:rsidRPr="000F7F3E">
        <w:rPr>
          <w:rFonts w:ascii="Trebuchet MS" w:hAnsi="Trebuchet MS"/>
          <w:noProof/>
          <w:sz w:val="24"/>
        </w:rPr>
        <w:t xml:space="preserve"> idols</w:t>
      </w:r>
      <w:del w:id="186" w:author="Author">
        <w:r w:rsidRPr="000F7F3E">
          <w:rPr>
            <w:rFonts w:ascii="Trebuchet MS" w:hAnsi="Trebuchet MS"/>
            <w:noProof/>
            <w:sz w:val="24"/>
          </w:rPr>
          <w:delText>;</w:delText>
        </w:r>
      </w:del>
      <w:ins w:id="187" w:author="Author">
        <w:r w:rsidRPr="000F7F3E">
          <w:rPr>
            <w:rFonts w:ascii="Trebuchet MS" w:hAnsi="Trebuchet MS"/>
            <w:noProof/>
            <w:sz w:val="24"/>
          </w:rPr>
          <w:t>.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188" w:author="Author">
        <w:r w:rsidRPr="000F7F3E">
          <w:rPr>
            <w:rFonts w:ascii="Trebuchet MS" w:hAnsi="Trebuchet MS"/>
            <w:noProof/>
            <w:sz w:val="24"/>
          </w:rPr>
          <w:delText>And</w:delText>
        </w:r>
      </w:del>
      <w:ins w:id="189" w:author="Author">
        <w:r w:rsidRPr="000F7F3E">
          <w:rPr>
            <w:rFonts w:ascii="Trebuchet MS" w:hAnsi="Trebuchet MS"/>
            <w:noProof/>
            <w:sz w:val="24"/>
          </w:rPr>
          <w:t>So</w:t>
        </w:r>
      </w:ins>
      <w:r w:rsidRPr="000F7F3E">
        <w:rPr>
          <w:rFonts w:ascii="Trebuchet MS" w:hAnsi="Trebuchet MS"/>
          <w:noProof/>
          <w:sz w:val="24"/>
        </w:rPr>
        <w:t xml:space="preserve"> I</w:t>
      </w:r>
      <w:del w:id="190" w:author="Author">
        <w:r w:rsidRPr="000F7F3E">
          <w:rPr>
            <w:rFonts w:ascii="Trebuchet MS" w:hAnsi="Trebuchet MS"/>
            <w:noProof/>
            <w:sz w:val="24"/>
          </w:rPr>
          <w:delText>, for my part, shall</w:delText>
        </w:r>
      </w:del>
      <w:ins w:id="191" w:author="Author">
        <w:r w:rsidRPr="000F7F3E">
          <w:rPr>
            <w:rFonts w:ascii="Trebuchet MS" w:hAnsi="Trebuchet MS"/>
            <w:noProof/>
            <w:sz w:val="24"/>
          </w:rPr>
          <w:t xml:space="preserve"> will</w:t>
        </w:r>
      </w:ins>
      <w:r w:rsidRPr="000F7F3E">
        <w:rPr>
          <w:rFonts w:ascii="Trebuchet MS" w:hAnsi="Trebuchet MS"/>
          <w:noProof/>
          <w:sz w:val="24"/>
        </w:rPr>
        <w:t xml:space="preserve"> incite them to jealousy with what is </w:t>
      </w:r>
      <w:del w:id="192" w:author="Author">
        <w:r w:rsidRPr="000F7F3E">
          <w:rPr>
            <w:rFonts w:ascii="Trebuchet MS" w:hAnsi="Trebuchet MS"/>
            <w:noProof/>
            <w:sz w:val="24"/>
          </w:rPr>
          <w:delText>no</w:delText>
        </w:r>
      </w:del>
      <w:ins w:id="193" w:author="Author">
        <w:r w:rsidRPr="000F7F3E">
          <w:rPr>
            <w:rFonts w:ascii="Trebuchet MS" w:hAnsi="Trebuchet MS"/>
            <w:noProof/>
            <w:sz w:val="24"/>
          </w:rPr>
          <w:t>not a</w:t>
        </w:r>
      </w:ins>
      <w:r w:rsidRPr="000F7F3E">
        <w:rPr>
          <w:rFonts w:ascii="Trebuchet MS" w:hAnsi="Trebuchet MS"/>
          <w:noProof/>
          <w:sz w:val="24"/>
        </w:rPr>
        <w:t xml:space="preserve"> people;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194" w:author="Author">
        <w:r w:rsidRPr="000F7F3E">
          <w:rPr>
            <w:rFonts w:ascii="Trebuchet MS" w:hAnsi="Trebuchet MS"/>
            <w:noProof/>
            <w:sz w:val="24"/>
          </w:rPr>
          <w:delText xml:space="preserve">With a stupid nation </w:delText>
        </w:r>
      </w:del>
      <w:r w:rsidRPr="000F7F3E">
        <w:rPr>
          <w:rFonts w:ascii="Trebuchet MS" w:hAnsi="Trebuchet MS"/>
          <w:noProof/>
          <w:sz w:val="24"/>
        </w:rPr>
        <w:t xml:space="preserve">I </w:t>
      </w:r>
      <w:del w:id="195" w:author="Author">
        <w:r w:rsidRPr="000F7F3E">
          <w:rPr>
            <w:rFonts w:ascii="Trebuchet MS" w:hAnsi="Trebuchet MS"/>
            <w:noProof/>
            <w:sz w:val="24"/>
          </w:rPr>
          <w:delText>shall</w:delText>
        </w:r>
      </w:del>
      <w:ins w:id="196" w:author="Author">
        <w:r w:rsidRPr="000F7F3E">
          <w:rPr>
            <w:rFonts w:ascii="Trebuchet MS" w:hAnsi="Trebuchet MS"/>
            <w:noProof/>
            <w:sz w:val="24"/>
          </w:rPr>
          <w:t>will</w:t>
        </w:r>
      </w:ins>
      <w:r w:rsidRPr="000F7F3E">
        <w:rPr>
          <w:rFonts w:ascii="Trebuchet MS" w:hAnsi="Trebuchet MS"/>
          <w:noProof/>
          <w:sz w:val="24"/>
        </w:rPr>
        <w:t xml:space="preserve"> offend them</w:t>
      </w:r>
      <w:ins w:id="197" w:author="Author">
        <w:r w:rsidRPr="000F7F3E">
          <w:rPr>
            <w:rFonts w:ascii="Trebuchet MS" w:hAnsi="Trebuchet MS"/>
            <w:noProof/>
            <w:sz w:val="24"/>
          </w:rPr>
          <w:t xml:space="preserve"> with a foolish nation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32:22 </w:t>
      </w:r>
      <w:r w:rsidRPr="000F7F3E">
        <w:rPr>
          <w:rFonts w:ascii="Trebuchet MS" w:hAnsi="Trebuchet MS"/>
          <w:noProof/>
          <w:sz w:val="24"/>
        </w:rPr>
        <w:t xml:space="preserve">For </w:t>
      </w:r>
      <w:del w:id="198" w:author="Author">
        <w:r w:rsidRPr="000F7F3E">
          <w:rPr>
            <w:rFonts w:ascii="Trebuchet MS" w:hAnsi="Trebuchet MS"/>
            <w:noProof/>
            <w:sz w:val="24"/>
          </w:rPr>
          <w:delText xml:space="preserve">a fire has been ignited in </w:delText>
        </w:r>
      </w:del>
      <w:r w:rsidRPr="000F7F3E">
        <w:rPr>
          <w:rFonts w:ascii="Trebuchet MS" w:hAnsi="Trebuchet MS"/>
          <w:noProof/>
          <w:sz w:val="24"/>
        </w:rPr>
        <w:t>my anger</w:t>
      </w:r>
      <w:ins w:id="199" w:author="Author">
        <w:r w:rsidRPr="000F7F3E">
          <w:rPr>
            <w:rFonts w:ascii="Trebuchet MS" w:hAnsi="Trebuchet MS"/>
            <w:noProof/>
            <w:sz w:val="24"/>
          </w:rPr>
          <w:t xml:space="preserve"> has kindled a fire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00" w:author="Author">
        <w:r w:rsidRPr="000F7F3E">
          <w:rPr>
            <w:rFonts w:ascii="Trebuchet MS" w:hAnsi="Trebuchet MS"/>
            <w:noProof/>
            <w:sz w:val="24"/>
          </w:rPr>
          <w:delText>And it</w:delText>
        </w:r>
      </w:del>
      <w:ins w:id="201" w:author="Author">
        <w:r w:rsidRPr="000F7F3E">
          <w:rPr>
            <w:rFonts w:ascii="Trebuchet MS" w:hAnsi="Trebuchet MS"/>
            <w:noProof/>
            <w:sz w:val="24"/>
          </w:rPr>
          <w:t>That</w:t>
        </w:r>
      </w:ins>
      <w:r w:rsidRPr="000F7F3E">
        <w:rPr>
          <w:rFonts w:ascii="Trebuchet MS" w:hAnsi="Trebuchet MS"/>
          <w:noProof/>
          <w:sz w:val="24"/>
        </w:rPr>
        <w:t xml:space="preserve"> will burn </w:t>
      </w:r>
      <w:del w:id="202" w:author="Author">
        <w:r w:rsidRPr="000F7F3E">
          <w:rPr>
            <w:rFonts w:ascii="Trebuchet MS" w:hAnsi="Trebuchet MS"/>
            <w:noProof/>
            <w:sz w:val="24"/>
          </w:rPr>
          <w:delText xml:space="preserve">down </w:delText>
        </w:r>
      </w:del>
      <w:r w:rsidRPr="000F7F3E">
        <w:rPr>
          <w:rFonts w:ascii="Trebuchet MS" w:hAnsi="Trebuchet MS"/>
          <w:noProof/>
          <w:sz w:val="24"/>
        </w:rPr>
        <w:t xml:space="preserve">to </w:t>
      </w:r>
      <w:del w:id="203" w:author="Author">
        <w:r w:rsidRPr="000F7F3E">
          <w:rPr>
            <w:rFonts w:ascii="Trebuchet MS" w:hAnsi="Trebuchet MS"/>
            <w:noProof/>
            <w:sz w:val="24"/>
          </w:rPr>
          <w:delText xml:space="preserve">She′ol, </w:delText>
        </w:r>
      </w:del>
      <w:r w:rsidRPr="000F7F3E">
        <w:rPr>
          <w:rFonts w:ascii="Trebuchet MS" w:hAnsi="Trebuchet MS"/>
          <w:noProof/>
          <w:sz w:val="24"/>
        </w:rPr>
        <w:t xml:space="preserve">the </w:t>
      </w:r>
      <w:del w:id="204" w:author="Author">
        <w:r w:rsidRPr="000F7F3E">
          <w:rPr>
            <w:rFonts w:ascii="Trebuchet MS" w:hAnsi="Trebuchet MS"/>
            <w:noProof/>
            <w:sz w:val="24"/>
          </w:rPr>
          <w:delText>lowest place,</w:delText>
        </w:r>
      </w:del>
      <w:ins w:id="205" w:author="Author">
        <w:r w:rsidRPr="000F7F3E">
          <w:rPr>
            <w:rFonts w:ascii="Trebuchet MS" w:hAnsi="Trebuchet MS"/>
            <w:noProof/>
            <w:sz w:val="24"/>
          </w:rPr>
          <w:t>depths of the Grave,</w:t>
        </w:r>
        <w:r w:rsidRPr="000F7F3E">
          <w:rPr>
            <w:rStyle w:val="FootnoteReference"/>
            <w:rFonts w:ascii="Trebuchet MS" w:hAnsi="Trebuchet MS"/>
            <w:noProof/>
          </w:rPr>
          <w:footnoteReference w:id="8"/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And it will consume the earth and its produce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And will set ablaze the foundations of mountains.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32:23 </w:t>
      </w:r>
      <w:r w:rsidRPr="000F7F3E">
        <w:rPr>
          <w:rFonts w:ascii="Trebuchet MS" w:hAnsi="Trebuchet MS"/>
          <w:noProof/>
          <w:sz w:val="24"/>
        </w:rPr>
        <w:t xml:space="preserve">I </w:t>
      </w:r>
      <w:del w:id="208" w:author="Author">
        <w:r w:rsidRPr="000F7F3E">
          <w:rPr>
            <w:rFonts w:ascii="Trebuchet MS" w:hAnsi="Trebuchet MS"/>
            <w:noProof/>
            <w:sz w:val="24"/>
          </w:rPr>
          <w:delText>shall</w:delText>
        </w:r>
      </w:del>
      <w:ins w:id="209" w:author="Author">
        <w:r w:rsidRPr="000F7F3E">
          <w:rPr>
            <w:rFonts w:ascii="Trebuchet MS" w:hAnsi="Trebuchet MS"/>
            <w:noProof/>
            <w:sz w:val="24"/>
          </w:rPr>
          <w:t>will</w:t>
        </w:r>
      </w:ins>
      <w:r w:rsidRPr="000F7F3E">
        <w:rPr>
          <w:rFonts w:ascii="Trebuchet MS" w:hAnsi="Trebuchet MS"/>
          <w:noProof/>
          <w:sz w:val="24"/>
        </w:rPr>
        <w:t xml:space="preserve"> increase </w:t>
      </w:r>
      <w:ins w:id="210" w:author="Author">
        <w:r w:rsidRPr="000F7F3E">
          <w:rPr>
            <w:rFonts w:ascii="Trebuchet MS" w:hAnsi="Trebuchet MS"/>
            <w:noProof/>
            <w:sz w:val="24"/>
          </w:rPr>
          <w:t xml:space="preserve">their </w:t>
        </w:r>
      </w:ins>
      <w:r w:rsidRPr="000F7F3E">
        <w:rPr>
          <w:rFonts w:ascii="Trebuchet MS" w:hAnsi="Trebuchet MS"/>
          <w:noProof/>
          <w:sz w:val="24"/>
        </w:rPr>
        <w:t>calamities</w:t>
      </w:r>
      <w:del w:id="211" w:author="Author">
        <w:r w:rsidRPr="000F7F3E">
          <w:rPr>
            <w:rFonts w:ascii="Trebuchet MS" w:hAnsi="Trebuchet MS"/>
            <w:noProof/>
            <w:sz w:val="24"/>
          </w:rPr>
          <w:delText xml:space="preserve"> upon them</w:delText>
        </w:r>
      </w:del>
      <w:r w:rsidRPr="000F7F3E">
        <w:rPr>
          <w:rFonts w:ascii="Trebuchet MS" w:hAnsi="Trebuchet MS"/>
          <w:noProof/>
          <w:sz w:val="24"/>
        </w:rPr>
        <w:t>;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12" w:author="Author">
        <w:r w:rsidRPr="000F7F3E">
          <w:rPr>
            <w:rFonts w:ascii="Trebuchet MS" w:hAnsi="Trebuchet MS"/>
            <w:noProof/>
            <w:sz w:val="24"/>
          </w:rPr>
          <w:delText>My</w:delText>
        </w:r>
      </w:del>
      <w:ins w:id="213" w:author="Author">
        <w:r w:rsidRPr="000F7F3E">
          <w:rPr>
            <w:rFonts w:ascii="Trebuchet MS" w:hAnsi="Trebuchet MS"/>
            <w:noProof/>
            <w:sz w:val="24"/>
          </w:rPr>
          <w:t>I will use up my</w:t>
        </w:r>
      </w:ins>
      <w:r w:rsidRPr="000F7F3E">
        <w:rPr>
          <w:rFonts w:ascii="Trebuchet MS" w:hAnsi="Trebuchet MS"/>
          <w:noProof/>
          <w:sz w:val="24"/>
        </w:rPr>
        <w:t xml:space="preserve"> arrows </w:t>
      </w:r>
      <w:del w:id="214" w:author="Author">
        <w:r w:rsidRPr="000F7F3E">
          <w:rPr>
            <w:rFonts w:ascii="Trebuchet MS" w:hAnsi="Trebuchet MS"/>
            <w:noProof/>
            <w:sz w:val="24"/>
          </w:rPr>
          <w:delText>I shall spend upon</w:delText>
        </w:r>
      </w:del>
      <w:ins w:id="215" w:author="Author">
        <w:r w:rsidRPr="000F7F3E">
          <w:rPr>
            <w:rFonts w:ascii="Trebuchet MS" w:hAnsi="Trebuchet MS"/>
            <w:noProof/>
            <w:sz w:val="24"/>
          </w:rPr>
          <w:t>on</w:t>
        </w:r>
      </w:ins>
      <w:r w:rsidRPr="000F7F3E">
        <w:rPr>
          <w:rFonts w:ascii="Trebuchet MS" w:hAnsi="Trebuchet MS"/>
          <w:noProof/>
          <w:sz w:val="24"/>
        </w:rPr>
        <w:t xml:space="preserve"> them.</w:t>
      </w:r>
    </w:p>
    <w:p w:rsidR="001806E2" w:rsidRPr="000F7F3E" w:rsidRDefault="001806E2" w:rsidP="001806E2">
      <w:pPr>
        <w:rPr>
          <w:ins w:id="216" w:author="Author"/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32:24 </w:t>
      </w:r>
      <w:del w:id="217" w:author="Author">
        <w:r w:rsidRPr="000F7F3E">
          <w:rPr>
            <w:rFonts w:ascii="Trebuchet MS" w:hAnsi="Trebuchet MS"/>
            <w:noProof/>
            <w:sz w:val="24"/>
          </w:rPr>
          <w:delText>Exhausted</w:delText>
        </w:r>
      </w:del>
      <w:ins w:id="218" w:author="Author">
        <w:r w:rsidRPr="000F7F3E">
          <w:rPr>
            <w:rFonts w:ascii="Trebuchet MS" w:hAnsi="Trebuchet MS"/>
            <w:noProof/>
            <w:sz w:val="24"/>
          </w:rPr>
          <w:t>They will be exhausted</w:t>
        </w:r>
      </w:ins>
      <w:r w:rsidRPr="000F7F3E">
        <w:rPr>
          <w:rFonts w:ascii="Trebuchet MS" w:hAnsi="Trebuchet MS"/>
          <w:noProof/>
          <w:sz w:val="24"/>
        </w:rPr>
        <w:t xml:space="preserve"> from hunger</w:t>
      </w:r>
      <w:del w:id="219" w:author="Author">
        <w:r w:rsidRPr="000F7F3E">
          <w:rPr>
            <w:rFonts w:ascii="Trebuchet MS" w:hAnsi="Trebuchet MS"/>
            <w:noProof/>
            <w:sz w:val="24"/>
          </w:rPr>
          <w:delText xml:space="preserve"> they will be and </w:delText>
        </w:r>
      </w:del>
    </w:p>
    <w:p w:rsidR="001806E2" w:rsidRPr="000F7F3E" w:rsidRDefault="001806E2" w:rsidP="001806E2">
      <w:pPr>
        <w:rPr>
          <w:del w:id="220" w:author="Author"/>
          <w:rFonts w:ascii="Trebuchet MS" w:hAnsi="Trebuchet MS"/>
          <w:noProof/>
          <w:sz w:val="24"/>
        </w:rPr>
      </w:pPr>
      <w:ins w:id="221" w:author="Author">
        <w:r w:rsidRPr="000F7F3E">
          <w:rPr>
            <w:rFonts w:ascii="Trebuchet MS" w:hAnsi="Trebuchet MS"/>
            <w:noProof/>
            <w:sz w:val="24"/>
          </w:rPr>
          <w:t xml:space="preserve">And </w:t>
        </w:r>
      </w:ins>
      <w:r w:rsidRPr="000F7F3E">
        <w:rPr>
          <w:rFonts w:ascii="Trebuchet MS" w:hAnsi="Trebuchet MS"/>
          <w:noProof/>
          <w:sz w:val="24"/>
        </w:rPr>
        <w:t>eaten up by burning fever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22" w:author="Author">
        <w:r w:rsidRPr="000F7F3E">
          <w:rPr>
            <w:rFonts w:ascii="Trebuchet MS" w:hAnsi="Trebuchet MS"/>
            <w:noProof/>
            <w:sz w:val="24"/>
          </w:rPr>
          <w:delText>And</w:delText>
        </w:r>
      </w:del>
      <w:ins w:id="223" w:author="Author">
        <w:r w:rsidRPr="000F7F3E">
          <w:rPr>
            <w:rFonts w:ascii="Trebuchet MS" w:hAnsi="Trebuchet MS"/>
            <w:noProof/>
            <w:sz w:val="24"/>
          </w:rPr>
          <w:t xml:space="preserve"> and</w:t>
        </w:r>
      </w:ins>
      <w:r w:rsidRPr="000F7F3E">
        <w:rPr>
          <w:rFonts w:ascii="Trebuchet MS" w:hAnsi="Trebuchet MS"/>
          <w:noProof/>
          <w:sz w:val="24"/>
        </w:rPr>
        <w:t xml:space="preserve"> bitter destruction.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24" w:author="Author">
        <w:r w:rsidRPr="000F7F3E">
          <w:rPr>
            <w:rFonts w:ascii="Trebuchet MS" w:hAnsi="Trebuchet MS"/>
            <w:noProof/>
            <w:sz w:val="24"/>
          </w:rPr>
          <w:delText>And</w:delText>
        </w:r>
      </w:del>
      <w:ins w:id="225" w:author="Author">
        <w:r w:rsidRPr="000F7F3E">
          <w:rPr>
            <w:rFonts w:ascii="Trebuchet MS" w:hAnsi="Trebuchet MS"/>
            <w:noProof/>
            <w:sz w:val="24"/>
          </w:rPr>
          <w:t>I will send</w:t>
        </w:r>
      </w:ins>
      <w:r w:rsidRPr="000F7F3E">
        <w:rPr>
          <w:rFonts w:ascii="Trebuchet MS" w:hAnsi="Trebuchet MS"/>
          <w:noProof/>
          <w:sz w:val="24"/>
        </w:rPr>
        <w:t xml:space="preserve"> the teeth of beasts </w:t>
      </w:r>
      <w:del w:id="226" w:author="Author">
        <w:r w:rsidRPr="000F7F3E">
          <w:rPr>
            <w:rFonts w:ascii="Trebuchet MS" w:hAnsi="Trebuchet MS"/>
            <w:noProof/>
            <w:sz w:val="24"/>
          </w:rPr>
          <w:delText>I shall send upon</w:delText>
        </w:r>
      </w:del>
      <w:ins w:id="227" w:author="Author">
        <w:r w:rsidRPr="000F7F3E">
          <w:rPr>
            <w:rFonts w:ascii="Trebuchet MS" w:hAnsi="Trebuchet MS"/>
            <w:noProof/>
            <w:sz w:val="24"/>
          </w:rPr>
          <w:t>against</w:t>
        </w:r>
      </w:ins>
      <w:r w:rsidRPr="000F7F3E">
        <w:rPr>
          <w:rFonts w:ascii="Trebuchet MS" w:hAnsi="Trebuchet MS"/>
          <w:noProof/>
          <w:sz w:val="24"/>
        </w:rPr>
        <w:t xml:space="preserve"> them</w:t>
      </w:r>
      <w:del w:id="228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29" w:author="Author">
        <w:r w:rsidRPr="000F7F3E">
          <w:rPr>
            <w:rFonts w:ascii="Trebuchet MS" w:hAnsi="Trebuchet MS"/>
            <w:noProof/>
            <w:sz w:val="24"/>
          </w:rPr>
          <w:delText>With</w:delText>
        </w:r>
      </w:del>
      <w:ins w:id="230" w:author="Author">
        <w:r w:rsidRPr="000F7F3E">
          <w:rPr>
            <w:rFonts w:ascii="Trebuchet MS" w:hAnsi="Trebuchet MS"/>
            <w:noProof/>
            <w:sz w:val="24"/>
          </w:rPr>
          <w:t>And</w:t>
        </w:r>
      </w:ins>
      <w:r w:rsidRPr="000F7F3E">
        <w:rPr>
          <w:rFonts w:ascii="Trebuchet MS" w:hAnsi="Trebuchet MS"/>
          <w:noProof/>
          <w:sz w:val="24"/>
        </w:rPr>
        <w:t xml:space="preserve"> the venom of reptiles of the dust.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32:25 </w:t>
      </w:r>
      <w:del w:id="231" w:author="Author">
        <w:r w:rsidRPr="000F7F3E">
          <w:rPr>
            <w:rFonts w:ascii="Trebuchet MS" w:hAnsi="Trebuchet MS"/>
            <w:noProof/>
            <w:sz w:val="24"/>
          </w:rPr>
          <w:delText>Outdoors</w:delText>
        </w:r>
      </w:del>
      <w:ins w:id="232" w:author="Author">
        <w:r w:rsidRPr="000F7F3E">
          <w:rPr>
            <w:rFonts w:ascii="Trebuchet MS" w:hAnsi="Trebuchet MS"/>
            <w:noProof/>
            <w:sz w:val="24"/>
          </w:rPr>
          <w:t>Outside,</w:t>
        </w:r>
      </w:ins>
      <w:r w:rsidRPr="000F7F3E">
        <w:rPr>
          <w:rFonts w:ascii="Trebuchet MS" w:hAnsi="Trebuchet MS"/>
          <w:noProof/>
          <w:sz w:val="24"/>
        </w:rPr>
        <w:t xml:space="preserve"> a sword will bereave them</w:t>
      </w:r>
      <w:del w:id="233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  <w:ins w:id="234" w:author="Author">
        <w:r w:rsidRPr="000F7F3E">
          <w:rPr>
            <w:rFonts w:ascii="Trebuchet MS" w:hAnsi="Trebuchet MS"/>
            <w:noProof/>
            <w:sz w:val="24"/>
          </w:rPr>
          <w:t>;</w:t>
        </w:r>
      </w:ins>
    </w:p>
    <w:p w:rsidR="001806E2" w:rsidRPr="000F7F3E" w:rsidRDefault="001806E2" w:rsidP="001806E2">
      <w:pPr>
        <w:rPr>
          <w:del w:id="235" w:author="Author"/>
          <w:rFonts w:ascii="Trebuchet MS" w:hAnsi="Trebuchet MS"/>
          <w:noProof/>
          <w:sz w:val="24"/>
        </w:rPr>
      </w:pPr>
      <w:del w:id="236" w:author="Author">
        <w:r w:rsidRPr="000F7F3E">
          <w:rPr>
            <w:rFonts w:ascii="Trebuchet MS" w:hAnsi="Trebuchet MS"/>
            <w:noProof/>
            <w:sz w:val="24"/>
          </w:rPr>
          <w:delText>And indoors fright,</w:delText>
        </w:r>
      </w:del>
    </w:p>
    <w:p w:rsidR="001806E2" w:rsidRPr="000F7F3E" w:rsidRDefault="001806E2" w:rsidP="001806E2">
      <w:pPr>
        <w:rPr>
          <w:ins w:id="237" w:author="Author"/>
          <w:rFonts w:ascii="Trebuchet MS" w:hAnsi="Trebuchet MS"/>
          <w:noProof/>
          <w:sz w:val="24"/>
        </w:rPr>
      </w:pPr>
      <w:del w:id="238" w:author="Author">
        <w:r w:rsidRPr="000F7F3E">
          <w:rPr>
            <w:rFonts w:ascii="Trebuchet MS" w:hAnsi="Trebuchet MS"/>
            <w:noProof/>
            <w:sz w:val="24"/>
          </w:rPr>
          <w:delText>Of</w:delText>
        </w:r>
      </w:del>
      <w:ins w:id="239" w:author="Author">
        <w:r w:rsidRPr="000F7F3E">
          <w:rPr>
            <w:rFonts w:ascii="Trebuchet MS" w:hAnsi="Trebuchet MS"/>
            <w:noProof/>
            <w:sz w:val="24"/>
          </w:rPr>
          <w:t>Inside, there is terror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ins w:id="240" w:author="Author">
        <w:r w:rsidRPr="000F7F3E">
          <w:rPr>
            <w:rFonts w:ascii="Trebuchet MS" w:hAnsi="Trebuchet MS"/>
            <w:noProof/>
            <w:sz w:val="24"/>
          </w:rPr>
          <w:t>For</w:t>
        </w:r>
      </w:ins>
      <w:r w:rsidRPr="000F7F3E">
        <w:rPr>
          <w:rFonts w:ascii="Trebuchet MS" w:hAnsi="Trebuchet MS"/>
          <w:noProof/>
          <w:sz w:val="24"/>
        </w:rPr>
        <w:t xml:space="preserve"> both young man and virgin,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41" w:author="Author">
        <w:r w:rsidRPr="000F7F3E">
          <w:rPr>
            <w:rFonts w:ascii="Trebuchet MS" w:hAnsi="Trebuchet MS"/>
            <w:noProof/>
            <w:sz w:val="24"/>
          </w:rPr>
          <w:delText>Suckling</w:delText>
        </w:r>
      </w:del>
      <w:ins w:id="242" w:author="Author">
        <w:r w:rsidRPr="000F7F3E">
          <w:rPr>
            <w:rFonts w:ascii="Trebuchet MS" w:hAnsi="Trebuchet MS"/>
            <w:noProof/>
            <w:sz w:val="24"/>
          </w:rPr>
          <w:t>Infant</w:t>
        </w:r>
      </w:ins>
      <w:r w:rsidRPr="000F7F3E">
        <w:rPr>
          <w:rFonts w:ascii="Trebuchet MS" w:hAnsi="Trebuchet MS"/>
          <w:noProof/>
          <w:sz w:val="24"/>
        </w:rPr>
        <w:t xml:space="preserve"> together with gray-haired man.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32:26 </w:t>
      </w:r>
      <w:r w:rsidRPr="000F7F3E">
        <w:rPr>
          <w:rFonts w:ascii="Trebuchet MS" w:hAnsi="Trebuchet MS"/>
          <w:noProof/>
          <w:sz w:val="24"/>
        </w:rPr>
        <w:t xml:space="preserve">I </w:t>
      </w:r>
      <w:del w:id="243" w:author="Author">
        <w:r w:rsidRPr="000F7F3E">
          <w:rPr>
            <w:rFonts w:ascii="Trebuchet MS" w:hAnsi="Trebuchet MS"/>
            <w:noProof/>
            <w:sz w:val="24"/>
          </w:rPr>
          <w:delText>should</w:delText>
        </w:r>
      </w:del>
      <w:ins w:id="244" w:author="Author">
        <w:r w:rsidRPr="000F7F3E">
          <w:rPr>
            <w:rFonts w:ascii="Trebuchet MS" w:hAnsi="Trebuchet MS"/>
            <w:noProof/>
            <w:sz w:val="24"/>
          </w:rPr>
          <w:t>would</w:t>
        </w:r>
      </w:ins>
      <w:r w:rsidRPr="000F7F3E">
        <w:rPr>
          <w:rFonts w:ascii="Trebuchet MS" w:hAnsi="Trebuchet MS"/>
          <w:noProof/>
          <w:sz w:val="24"/>
        </w:rPr>
        <w:t xml:space="preserve"> have said: “I </w:t>
      </w:r>
      <w:del w:id="245" w:author="Author">
        <w:r w:rsidRPr="000F7F3E">
          <w:rPr>
            <w:rFonts w:ascii="Trebuchet MS" w:hAnsi="Trebuchet MS"/>
            <w:noProof/>
            <w:sz w:val="24"/>
          </w:rPr>
          <w:delText>shall disperse</w:delText>
        </w:r>
      </w:del>
      <w:ins w:id="246" w:author="Author">
        <w:r w:rsidRPr="000F7F3E">
          <w:rPr>
            <w:rFonts w:ascii="Trebuchet MS" w:hAnsi="Trebuchet MS"/>
            <w:noProof/>
            <w:sz w:val="24"/>
          </w:rPr>
          <w:t>will scatter</w:t>
        </w:r>
      </w:ins>
      <w:r w:rsidRPr="000F7F3E">
        <w:rPr>
          <w:rFonts w:ascii="Trebuchet MS" w:hAnsi="Trebuchet MS"/>
          <w:noProof/>
          <w:sz w:val="24"/>
        </w:rPr>
        <w:t xml:space="preserve"> them</w:t>
      </w:r>
      <w:del w:id="247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  <w:ins w:id="248" w:author="Author">
        <w:r w:rsidRPr="000F7F3E">
          <w:rPr>
            <w:rFonts w:ascii="Trebuchet MS" w:hAnsi="Trebuchet MS"/>
            <w:noProof/>
            <w:sz w:val="24"/>
          </w:rPr>
          <w:t>;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I will make the </w:t>
      </w:r>
      <w:del w:id="249" w:author="Author">
        <w:r w:rsidRPr="000F7F3E">
          <w:rPr>
            <w:rFonts w:ascii="Trebuchet MS" w:hAnsi="Trebuchet MS"/>
            <w:noProof/>
            <w:sz w:val="24"/>
          </w:rPr>
          <w:delText>mention</w:delText>
        </w:r>
      </w:del>
      <w:ins w:id="250" w:author="Author">
        <w:r w:rsidRPr="000F7F3E">
          <w:rPr>
            <w:rFonts w:ascii="Trebuchet MS" w:hAnsi="Trebuchet MS"/>
            <w:noProof/>
            <w:sz w:val="24"/>
          </w:rPr>
          <w:t>memory</w:t>
        </w:r>
      </w:ins>
      <w:r w:rsidRPr="000F7F3E">
        <w:rPr>
          <w:rFonts w:ascii="Trebuchet MS" w:hAnsi="Trebuchet MS"/>
          <w:noProof/>
          <w:sz w:val="24"/>
        </w:rPr>
        <w:t xml:space="preserve"> of them cease from </w:t>
      </w:r>
      <w:del w:id="251" w:author="Author">
        <w:r w:rsidRPr="000F7F3E">
          <w:rPr>
            <w:rFonts w:ascii="Trebuchet MS" w:hAnsi="Trebuchet MS"/>
            <w:noProof/>
            <w:sz w:val="24"/>
          </w:rPr>
          <w:delText>mortal</w:delText>
        </w:r>
      </w:del>
      <w:ins w:id="252" w:author="Author">
        <w:r w:rsidRPr="000F7F3E">
          <w:rPr>
            <w:rFonts w:ascii="Trebuchet MS" w:hAnsi="Trebuchet MS"/>
            <w:noProof/>
            <w:sz w:val="24"/>
          </w:rPr>
          <w:t>among</w:t>
        </w:r>
      </w:ins>
      <w:r w:rsidRPr="000F7F3E">
        <w:rPr>
          <w:rFonts w:ascii="Trebuchet MS" w:hAnsi="Trebuchet MS"/>
          <w:noProof/>
          <w:sz w:val="24"/>
        </w:rPr>
        <w:t xml:space="preserve"> men,”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32:27 </w:t>
      </w:r>
      <w:del w:id="253" w:author="Author">
        <w:r w:rsidRPr="000F7F3E">
          <w:rPr>
            <w:rFonts w:ascii="Trebuchet MS" w:hAnsi="Trebuchet MS"/>
            <w:noProof/>
            <w:sz w:val="24"/>
          </w:rPr>
          <w:delText>Were it</w:delText>
        </w:r>
      </w:del>
      <w:ins w:id="254" w:author="Author">
        <w:r w:rsidRPr="000F7F3E">
          <w:rPr>
            <w:rFonts w:ascii="Trebuchet MS" w:hAnsi="Trebuchet MS"/>
            <w:noProof/>
            <w:sz w:val="24"/>
          </w:rPr>
          <w:t>If</w:t>
        </w:r>
      </w:ins>
      <w:r w:rsidRPr="000F7F3E">
        <w:rPr>
          <w:rFonts w:ascii="Trebuchet MS" w:hAnsi="Trebuchet MS"/>
          <w:noProof/>
          <w:sz w:val="24"/>
        </w:rPr>
        <w:t xml:space="preserve"> not </w:t>
      </w:r>
      <w:del w:id="255" w:author="Author">
        <w:r w:rsidRPr="000F7F3E">
          <w:rPr>
            <w:rFonts w:ascii="Trebuchet MS" w:hAnsi="Trebuchet MS"/>
            <w:noProof/>
            <w:sz w:val="24"/>
          </w:rPr>
          <w:delText>that I was afraid</w:delText>
        </w:r>
      </w:del>
      <w:ins w:id="256" w:author="Author">
        <w:r w:rsidRPr="000F7F3E">
          <w:rPr>
            <w:rFonts w:ascii="Trebuchet MS" w:hAnsi="Trebuchet MS"/>
            <w:noProof/>
            <w:sz w:val="24"/>
          </w:rPr>
          <w:t>for my dread</w:t>
        </w:r>
      </w:ins>
      <w:r w:rsidRPr="000F7F3E">
        <w:rPr>
          <w:rFonts w:ascii="Trebuchet MS" w:hAnsi="Trebuchet MS"/>
          <w:noProof/>
          <w:sz w:val="24"/>
        </w:rPr>
        <w:t xml:space="preserve"> of </w:t>
      </w:r>
      <w:del w:id="257" w:author="Author">
        <w:r w:rsidRPr="000F7F3E">
          <w:rPr>
            <w:rFonts w:ascii="Trebuchet MS" w:hAnsi="Trebuchet MS"/>
            <w:noProof/>
            <w:sz w:val="24"/>
          </w:rPr>
          <w:delText xml:space="preserve">vexation from </w:delText>
        </w:r>
      </w:del>
      <w:r w:rsidRPr="000F7F3E">
        <w:rPr>
          <w:rFonts w:ascii="Trebuchet MS" w:hAnsi="Trebuchet MS"/>
          <w:noProof/>
          <w:sz w:val="24"/>
        </w:rPr>
        <w:t xml:space="preserve">the </w:t>
      </w:r>
      <w:del w:id="258" w:author="Author">
        <w:r w:rsidRPr="000F7F3E">
          <w:rPr>
            <w:rFonts w:ascii="Trebuchet MS" w:hAnsi="Trebuchet MS"/>
            <w:noProof/>
            <w:sz w:val="24"/>
          </w:rPr>
          <w:delText>enemy</w:delText>
        </w:r>
      </w:del>
      <w:ins w:id="259" w:author="Author">
        <w:r w:rsidRPr="000F7F3E">
          <w:rPr>
            <w:rFonts w:ascii="Trebuchet MS" w:hAnsi="Trebuchet MS"/>
            <w:noProof/>
            <w:sz w:val="24"/>
          </w:rPr>
          <w:t>enemy’s reaction</w:t>
        </w:r>
      </w:ins>
      <w:r w:rsidRPr="000F7F3E">
        <w:rPr>
          <w:rFonts w:ascii="Trebuchet MS" w:hAnsi="Trebuchet MS"/>
          <w:noProof/>
          <w:sz w:val="24"/>
        </w:rPr>
        <w:t>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60" w:author="Author">
        <w:r w:rsidRPr="000F7F3E">
          <w:rPr>
            <w:rFonts w:ascii="Trebuchet MS" w:hAnsi="Trebuchet MS"/>
            <w:noProof/>
            <w:sz w:val="24"/>
          </w:rPr>
          <w:delText>That their</w:delText>
        </w:r>
      </w:del>
      <w:ins w:id="261" w:author="Author">
        <w:r w:rsidRPr="000F7F3E">
          <w:rPr>
            <w:rFonts w:ascii="Trebuchet MS" w:hAnsi="Trebuchet MS"/>
            <w:noProof/>
            <w:sz w:val="24"/>
          </w:rPr>
          <w:t>Because the</w:t>
        </w:r>
      </w:ins>
      <w:r w:rsidRPr="000F7F3E">
        <w:rPr>
          <w:rFonts w:ascii="Trebuchet MS" w:hAnsi="Trebuchet MS"/>
          <w:noProof/>
          <w:sz w:val="24"/>
        </w:rPr>
        <w:t xml:space="preserve"> adversaries might misconstrue it</w:t>
      </w:r>
      <w:del w:id="262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  <w:ins w:id="263" w:author="Author">
        <w:r w:rsidRPr="000F7F3E">
          <w:rPr>
            <w:rFonts w:ascii="Trebuchet MS" w:hAnsi="Trebuchet MS"/>
            <w:noProof/>
            <w:sz w:val="24"/>
          </w:rPr>
          <w:t>.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64" w:author="Author">
        <w:r w:rsidRPr="000F7F3E">
          <w:rPr>
            <w:rFonts w:ascii="Trebuchet MS" w:hAnsi="Trebuchet MS"/>
            <w:noProof/>
            <w:sz w:val="24"/>
          </w:rPr>
          <w:delText>That they</w:delText>
        </w:r>
      </w:del>
      <w:ins w:id="265" w:author="Author">
        <w:r w:rsidRPr="000F7F3E">
          <w:rPr>
            <w:rFonts w:ascii="Trebuchet MS" w:hAnsi="Trebuchet MS"/>
            <w:noProof/>
            <w:sz w:val="24"/>
          </w:rPr>
          <w:t>They</w:t>
        </w:r>
      </w:ins>
      <w:r w:rsidRPr="000F7F3E">
        <w:rPr>
          <w:rFonts w:ascii="Trebuchet MS" w:hAnsi="Trebuchet MS"/>
          <w:noProof/>
          <w:sz w:val="24"/>
        </w:rPr>
        <w:t xml:space="preserve"> might say: “Our </w:t>
      </w:r>
      <w:del w:id="266" w:author="Author">
        <w:r w:rsidRPr="000F7F3E">
          <w:rPr>
            <w:rFonts w:ascii="Trebuchet MS" w:hAnsi="Trebuchet MS"/>
            <w:noProof/>
            <w:sz w:val="24"/>
          </w:rPr>
          <w:delText>hand</w:delText>
        </w:r>
      </w:del>
      <w:ins w:id="267" w:author="Author">
        <w:r w:rsidRPr="000F7F3E">
          <w:rPr>
            <w:rFonts w:ascii="Trebuchet MS" w:hAnsi="Trebuchet MS"/>
            <w:noProof/>
            <w:sz w:val="24"/>
          </w:rPr>
          <w:t>power</w:t>
        </w:r>
      </w:ins>
      <w:r w:rsidRPr="000F7F3E">
        <w:rPr>
          <w:rFonts w:ascii="Trebuchet MS" w:hAnsi="Trebuchet MS"/>
          <w:noProof/>
          <w:sz w:val="24"/>
        </w:rPr>
        <w:t xml:space="preserve"> has </w:t>
      </w:r>
      <w:del w:id="268" w:author="Author">
        <w:r w:rsidRPr="000F7F3E">
          <w:rPr>
            <w:rFonts w:ascii="Trebuchet MS" w:hAnsi="Trebuchet MS"/>
            <w:noProof/>
            <w:sz w:val="24"/>
          </w:rPr>
          <w:delText>proved superior,</w:delText>
        </w:r>
      </w:del>
      <w:ins w:id="269" w:author="Author">
        <w:r w:rsidRPr="000F7F3E">
          <w:rPr>
            <w:rFonts w:ascii="Trebuchet MS" w:hAnsi="Trebuchet MS"/>
            <w:noProof/>
            <w:sz w:val="24"/>
          </w:rPr>
          <w:t>triumphed;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70" w:author="Author">
        <w:r w:rsidRPr="000F7F3E">
          <w:rPr>
            <w:rFonts w:ascii="Trebuchet MS" w:hAnsi="Trebuchet MS"/>
            <w:noProof/>
            <w:sz w:val="24"/>
          </w:rPr>
          <w:delText>And it</w:delText>
        </w:r>
      </w:del>
      <w:ins w:id="271" w:author="Author">
        <w:r w:rsidRPr="000F7F3E">
          <w:rPr>
            <w:rFonts w:ascii="Trebuchet MS" w:hAnsi="Trebuchet MS"/>
            <w:noProof/>
            <w:sz w:val="24"/>
          </w:rPr>
          <w:t>It</w:t>
        </w:r>
      </w:ins>
      <w:r w:rsidRPr="000F7F3E">
        <w:rPr>
          <w:rFonts w:ascii="Trebuchet MS" w:hAnsi="Trebuchet MS"/>
          <w:noProof/>
          <w:sz w:val="24"/>
        </w:rPr>
        <w:t xml:space="preserve"> was not Jehovah who </w:t>
      </w:r>
      <w:del w:id="272" w:author="Author">
        <w:r w:rsidRPr="000F7F3E">
          <w:rPr>
            <w:rFonts w:ascii="Trebuchet MS" w:hAnsi="Trebuchet MS"/>
            <w:noProof/>
            <w:sz w:val="24"/>
          </w:rPr>
          <w:delText>worked</w:delText>
        </w:r>
      </w:del>
      <w:ins w:id="273" w:author="Author">
        <w:r w:rsidRPr="000F7F3E">
          <w:rPr>
            <w:rFonts w:ascii="Trebuchet MS" w:hAnsi="Trebuchet MS"/>
            <w:noProof/>
            <w:sz w:val="24"/>
          </w:rPr>
          <w:t>did</w:t>
        </w:r>
      </w:ins>
      <w:r w:rsidRPr="000F7F3E">
        <w:rPr>
          <w:rFonts w:ascii="Trebuchet MS" w:hAnsi="Trebuchet MS"/>
          <w:noProof/>
          <w:sz w:val="24"/>
        </w:rPr>
        <w:t xml:space="preserve"> all </w:t>
      </w:r>
      <w:ins w:id="274" w:author="Author">
        <w:r w:rsidRPr="000F7F3E">
          <w:rPr>
            <w:rFonts w:ascii="Trebuchet MS" w:hAnsi="Trebuchet MS"/>
            <w:noProof/>
            <w:sz w:val="24"/>
          </w:rPr>
          <w:t xml:space="preserve">of </w:t>
        </w:r>
      </w:ins>
      <w:r w:rsidRPr="000F7F3E">
        <w:rPr>
          <w:rFonts w:ascii="Trebuchet MS" w:hAnsi="Trebuchet MS"/>
          <w:noProof/>
          <w:sz w:val="24"/>
        </w:rPr>
        <w:t>this</w:t>
      </w:r>
      <w:del w:id="275" w:author="Author">
        <w:r w:rsidRPr="000F7F3E">
          <w:rPr>
            <w:rFonts w:ascii="Trebuchet MS" w:hAnsi="Trebuchet MS"/>
            <w:noProof/>
            <w:sz w:val="24"/>
          </w:rPr>
          <w:delText xml:space="preserve"> out</w:delText>
        </w:r>
      </w:del>
      <w:r w:rsidRPr="000F7F3E">
        <w:rPr>
          <w:rFonts w:ascii="Trebuchet MS" w:hAnsi="Trebuchet MS"/>
          <w:noProof/>
          <w:sz w:val="24"/>
        </w:rPr>
        <w:t>.”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32:28 </w:t>
      </w:r>
      <w:r w:rsidRPr="000F7F3E">
        <w:rPr>
          <w:rFonts w:ascii="Trebuchet MS" w:hAnsi="Trebuchet MS"/>
          <w:noProof/>
          <w:sz w:val="24"/>
        </w:rPr>
        <w:t xml:space="preserve">For they are a nation </w:t>
      </w:r>
      <w:del w:id="276" w:author="Author">
        <w:r w:rsidRPr="000F7F3E">
          <w:rPr>
            <w:rFonts w:ascii="Trebuchet MS" w:hAnsi="Trebuchet MS"/>
            <w:noProof/>
            <w:sz w:val="24"/>
          </w:rPr>
          <w:delText>on whom counsel perishes,</w:delText>
        </w:r>
      </w:del>
      <w:ins w:id="277" w:author="Author">
        <w:r w:rsidRPr="000F7F3E">
          <w:rPr>
            <w:rFonts w:ascii="Trebuchet MS" w:hAnsi="Trebuchet MS"/>
            <w:noProof/>
            <w:sz w:val="24"/>
          </w:rPr>
          <w:t>devoid of sense,</w:t>
        </w:r>
        <w:r w:rsidRPr="000F7F3E">
          <w:rPr>
            <w:rStyle w:val="FootnoteReference"/>
            <w:rFonts w:ascii="Trebuchet MS" w:hAnsi="Trebuchet MS"/>
            <w:noProof/>
          </w:rPr>
          <w:footnoteReference w:id="9"/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</w:t>
      </w:r>
      <w:del w:id="280" w:author="Author">
        <w:r w:rsidRPr="000F7F3E">
          <w:rPr>
            <w:rFonts w:ascii="Trebuchet MS" w:hAnsi="Trebuchet MS"/>
            <w:noProof/>
            <w:sz w:val="24"/>
          </w:rPr>
          <w:delText xml:space="preserve">among them </w:delText>
        </w:r>
      </w:del>
      <w:r w:rsidRPr="000F7F3E">
        <w:rPr>
          <w:rFonts w:ascii="Trebuchet MS" w:hAnsi="Trebuchet MS"/>
          <w:noProof/>
          <w:sz w:val="24"/>
        </w:rPr>
        <w:t>there is no understanding</w:t>
      </w:r>
      <w:ins w:id="281" w:author="Author">
        <w:r w:rsidRPr="000F7F3E">
          <w:rPr>
            <w:rFonts w:ascii="Trebuchet MS" w:hAnsi="Trebuchet MS"/>
            <w:noProof/>
            <w:sz w:val="24"/>
          </w:rPr>
          <w:t xml:space="preserve"> among them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32:29 </w:t>
      </w:r>
      <w:del w:id="282" w:author="Author">
        <w:r w:rsidRPr="000F7F3E">
          <w:rPr>
            <w:rFonts w:ascii="Trebuchet MS" w:hAnsi="Trebuchet MS"/>
            <w:noProof/>
            <w:sz w:val="24"/>
          </w:rPr>
          <w:delText>O that</w:delText>
        </w:r>
      </w:del>
      <w:ins w:id="283" w:author="Author">
        <w:r w:rsidRPr="000F7F3E">
          <w:rPr>
            <w:rFonts w:ascii="Trebuchet MS" w:hAnsi="Trebuchet MS"/>
            <w:noProof/>
            <w:sz w:val="24"/>
          </w:rPr>
          <w:t>If only</w:t>
        </w:r>
      </w:ins>
      <w:r w:rsidRPr="000F7F3E">
        <w:rPr>
          <w:rFonts w:ascii="Trebuchet MS" w:hAnsi="Trebuchet MS"/>
          <w:noProof/>
          <w:sz w:val="24"/>
        </w:rPr>
        <w:t xml:space="preserve"> they were wise! </w:t>
      </w:r>
      <w:del w:id="284" w:author="Author">
        <w:r w:rsidRPr="000F7F3E">
          <w:rPr>
            <w:rFonts w:ascii="Trebuchet MS" w:hAnsi="Trebuchet MS"/>
            <w:noProof/>
            <w:sz w:val="24"/>
          </w:rPr>
          <w:delText>Then they</w:delText>
        </w:r>
      </w:del>
      <w:ins w:id="285" w:author="Author">
        <w:r w:rsidRPr="000F7F3E">
          <w:rPr>
            <w:rFonts w:ascii="Trebuchet MS" w:hAnsi="Trebuchet MS"/>
            <w:noProof/>
            <w:sz w:val="24"/>
          </w:rPr>
          <w:t>They</w:t>
        </w:r>
      </w:ins>
      <w:r w:rsidRPr="000F7F3E">
        <w:rPr>
          <w:rFonts w:ascii="Trebuchet MS" w:hAnsi="Trebuchet MS"/>
          <w:noProof/>
          <w:sz w:val="24"/>
        </w:rPr>
        <w:t xml:space="preserve"> would ponder over this.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They would </w:t>
      </w:r>
      <w:del w:id="286" w:author="Author">
        <w:r w:rsidRPr="000F7F3E">
          <w:rPr>
            <w:rFonts w:ascii="Trebuchet MS" w:hAnsi="Trebuchet MS"/>
            <w:noProof/>
            <w:sz w:val="24"/>
          </w:rPr>
          <w:delText>consider</w:delText>
        </w:r>
      </w:del>
      <w:ins w:id="287" w:author="Author">
        <w:r w:rsidRPr="000F7F3E">
          <w:rPr>
            <w:rFonts w:ascii="Trebuchet MS" w:hAnsi="Trebuchet MS"/>
            <w:noProof/>
            <w:sz w:val="24"/>
          </w:rPr>
          <w:t>think about</w:t>
        </w:r>
      </w:ins>
      <w:r w:rsidRPr="000F7F3E">
        <w:rPr>
          <w:rFonts w:ascii="Trebuchet MS" w:hAnsi="Trebuchet MS"/>
          <w:noProof/>
          <w:sz w:val="24"/>
        </w:rPr>
        <w:t xml:space="preserve"> their </w:t>
      </w:r>
      <w:del w:id="288" w:author="Author">
        <w:r w:rsidRPr="000F7F3E">
          <w:rPr>
            <w:rFonts w:ascii="Trebuchet MS" w:hAnsi="Trebuchet MS"/>
            <w:noProof/>
            <w:sz w:val="24"/>
          </w:rPr>
          <w:delText>end afterward</w:delText>
        </w:r>
      </w:del>
      <w:ins w:id="289" w:author="Author">
        <w:r w:rsidRPr="000F7F3E">
          <w:rPr>
            <w:rFonts w:ascii="Trebuchet MS" w:hAnsi="Trebuchet MS"/>
            <w:noProof/>
            <w:sz w:val="24"/>
          </w:rPr>
          <w:t>outcome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32:30 </w:t>
      </w:r>
      <w:r w:rsidRPr="000F7F3E">
        <w:rPr>
          <w:rFonts w:ascii="Trebuchet MS" w:hAnsi="Trebuchet MS"/>
          <w:noProof/>
          <w:sz w:val="24"/>
        </w:rPr>
        <w:t xml:space="preserve">How could one </w:t>
      </w:r>
      <w:del w:id="290" w:author="Author">
        <w:r w:rsidRPr="000F7F3E">
          <w:rPr>
            <w:rFonts w:ascii="Trebuchet MS" w:hAnsi="Trebuchet MS"/>
            <w:noProof/>
            <w:sz w:val="24"/>
          </w:rPr>
          <w:delText>pursue a thousand</w:delText>
        </w:r>
      </w:del>
      <w:ins w:id="291" w:author="Author">
        <w:r w:rsidRPr="000F7F3E">
          <w:rPr>
            <w:rFonts w:ascii="Trebuchet MS" w:hAnsi="Trebuchet MS"/>
            <w:noProof/>
            <w:sz w:val="24"/>
          </w:rPr>
          <w:t>chase after 1,000</w:t>
        </w:r>
      </w:ins>
      <w:r w:rsidRPr="000F7F3E">
        <w:rPr>
          <w:rFonts w:ascii="Trebuchet MS" w:hAnsi="Trebuchet MS"/>
          <w:noProof/>
          <w:sz w:val="24"/>
        </w:rPr>
        <w:t>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two put </w:t>
      </w:r>
      <w:del w:id="292" w:author="Author">
        <w:r w:rsidRPr="000F7F3E">
          <w:rPr>
            <w:rFonts w:ascii="Trebuchet MS" w:hAnsi="Trebuchet MS"/>
            <w:noProof/>
            <w:sz w:val="24"/>
          </w:rPr>
          <w:delText>ten thousand</w:delText>
        </w:r>
      </w:del>
      <w:ins w:id="293" w:author="Author">
        <w:r w:rsidRPr="000F7F3E">
          <w:rPr>
            <w:rFonts w:ascii="Trebuchet MS" w:hAnsi="Trebuchet MS"/>
            <w:noProof/>
            <w:sz w:val="24"/>
          </w:rPr>
          <w:t>10,000</w:t>
        </w:r>
      </w:ins>
      <w:r w:rsidRPr="000F7F3E">
        <w:rPr>
          <w:rFonts w:ascii="Trebuchet MS" w:hAnsi="Trebuchet MS"/>
          <w:noProof/>
          <w:sz w:val="24"/>
        </w:rPr>
        <w:t xml:space="preserve"> to flight?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Not unless their Rock had sold them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And Jehovah had surrendered them.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32:31 </w:t>
      </w:r>
      <w:r w:rsidRPr="000F7F3E">
        <w:rPr>
          <w:rFonts w:ascii="Trebuchet MS" w:hAnsi="Trebuchet MS"/>
          <w:noProof/>
          <w:sz w:val="24"/>
        </w:rPr>
        <w:t>For their rock is not like our Rock,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Even our enemies </w:t>
      </w:r>
      <w:del w:id="294" w:author="Author">
        <w:r w:rsidRPr="000F7F3E">
          <w:rPr>
            <w:rFonts w:ascii="Trebuchet MS" w:hAnsi="Trebuchet MS"/>
            <w:noProof/>
            <w:sz w:val="24"/>
          </w:rPr>
          <w:delText>being the ones to decide</w:delText>
        </w:r>
      </w:del>
      <w:ins w:id="295" w:author="Author">
        <w:r w:rsidRPr="000F7F3E">
          <w:rPr>
            <w:rFonts w:ascii="Trebuchet MS" w:hAnsi="Trebuchet MS"/>
            <w:noProof/>
            <w:sz w:val="24"/>
          </w:rPr>
          <w:t>have understood this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32:32 </w:t>
      </w:r>
      <w:r w:rsidRPr="000F7F3E">
        <w:rPr>
          <w:rFonts w:ascii="Trebuchet MS" w:hAnsi="Trebuchet MS"/>
          <w:noProof/>
          <w:sz w:val="24"/>
        </w:rPr>
        <w:t>For their vine is from the vine of Sod′om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And from the terraces of Go·mor′rah.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Their grapes are grapes of poison,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Their clusters are bitter.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32:33 </w:t>
      </w:r>
      <w:r w:rsidRPr="000F7F3E">
        <w:rPr>
          <w:rFonts w:ascii="Trebuchet MS" w:hAnsi="Trebuchet MS"/>
          <w:noProof/>
          <w:sz w:val="24"/>
        </w:rPr>
        <w:t xml:space="preserve">Their wine is the venom of </w:t>
      </w:r>
      <w:del w:id="296" w:author="Author">
        <w:r w:rsidRPr="000F7F3E">
          <w:rPr>
            <w:rFonts w:ascii="Trebuchet MS" w:hAnsi="Trebuchet MS"/>
            <w:noProof/>
            <w:sz w:val="24"/>
          </w:rPr>
          <w:delText>big snakes</w:delText>
        </w:r>
      </w:del>
      <w:ins w:id="297" w:author="Author">
        <w:r w:rsidRPr="000F7F3E">
          <w:rPr>
            <w:rFonts w:ascii="Trebuchet MS" w:hAnsi="Trebuchet MS"/>
            <w:noProof/>
            <w:sz w:val="24"/>
          </w:rPr>
          <w:t>serpents,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298" w:author="Author">
        <w:r w:rsidRPr="000F7F3E">
          <w:rPr>
            <w:rFonts w:ascii="Trebuchet MS" w:hAnsi="Trebuchet MS"/>
            <w:noProof/>
            <w:sz w:val="24"/>
          </w:rPr>
          <w:delText>And the</w:delText>
        </w:r>
      </w:del>
      <w:ins w:id="299" w:author="Author">
        <w:r w:rsidRPr="000F7F3E">
          <w:rPr>
            <w:rFonts w:ascii="Trebuchet MS" w:hAnsi="Trebuchet MS"/>
            <w:noProof/>
            <w:sz w:val="24"/>
          </w:rPr>
          <w:t>The</w:t>
        </w:r>
      </w:ins>
      <w:r w:rsidRPr="000F7F3E">
        <w:rPr>
          <w:rFonts w:ascii="Trebuchet MS" w:hAnsi="Trebuchet MS"/>
          <w:noProof/>
          <w:sz w:val="24"/>
        </w:rPr>
        <w:t xml:space="preserve"> cruel poison of cobras.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32:34 </w:t>
      </w:r>
      <w:r w:rsidRPr="000F7F3E">
        <w:rPr>
          <w:rFonts w:ascii="Trebuchet MS" w:hAnsi="Trebuchet MS"/>
          <w:noProof/>
          <w:sz w:val="24"/>
        </w:rPr>
        <w:t xml:space="preserve">Is </w:t>
      </w:r>
      <w:del w:id="300" w:author="Author">
        <w:r w:rsidRPr="000F7F3E">
          <w:rPr>
            <w:rFonts w:ascii="Trebuchet MS" w:hAnsi="Trebuchet MS"/>
            <w:noProof/>
            <w:sz w:val="24"/>
          </w:rPr>
          <w:delText>it</w:delText>
        </w:r>
      </w:del>
      <w:ins w:id="301" w:author="Author">
        <w:r w:rsidRPr="000F7F3E">
          <w:rPr>
            <w:rFonts w:ascii="Trebuchet MS" w:hAnsi="Trebuchet MS"/>
            <w:noProof/>
            <w:sz w:val="24"/>
          </w:rPr>
          <w:t>this</w:t>
        </w:r>
      </w:ins>
      <w:r w:rsidRPr="000F7F3E">
        <w:rPr>
          <w:rFonts w:ascii="Trebuchet MS" w:hAnsi="Trebuchet MS"/>
          <w:noProof/>
          <w:sz w:val="24"/>
        </w:rPr>
        <w:t xml:space="preserve"> not </w:t>
      </w:r>
      <w:del w:id="302" w:author="Author">
        <w:r w:rsidRPr="000F7F3E">
          <w:rPr>
            <w:rFonts w:ascii="Trebuchet MS" w:hAnsi="Trebuchet MS"/>
            <w:noProof/>
            <w:sz w:val="24"/>
          </w:rPr>
          <w:delText>laid</w:delText>
        </w:r>
      </w:del>
      <w:ins w:id="303" w:author="Author">
        <w:r w:rsidRPr="000F7F3E">
          <w:rPr>
            <w:rFonts w:ascii="Trebuchet MS" w:hAnsi="Trebuchet MS"/>
            <w:noProof/>
            <w:sz w:val="24"/>
          </w:rPr>
          <w:t>stored</w:t>
        </w:r>
      </w:ins>
      <w:r w:rsidRPr="000F7F3E">
        <w:rPr>
          <w:rFonts w:ascii="Trebuchet MS" w:hAnsi="Trebuchet MS"/>
          <w:noProof/>
          <w:sz w:val="24"/>
        </w:rPr>
        <w:t xml:space="preserve"> up with me,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304" w:author="Author">
        <w:r w:rsidRPr="000F7F3E">
          <w:rPr>
            <w:rFonts w:ascii="Trebuchet MS" w:hAnsi="Trebuchet MS"/>
            <w:noProof/>
            <w:sz w:val="24"/>
          </w:rPr>
          <w:delText>With a seal affixed to it</w:delText>
        </w:r>
      </w:del>
      <w:ins w:id="305" w:author="Author">
        <w:r w:rsidRPr="000F7F3E">
          <w:rPr>
            <w:rFonts w:ascii="Trebuchet MS" w:hAnsi="Trebuchet MS"/>
            <w:noProof/>
            <w:sz w:val="24"/>
          </w:rPr>
          <w:t>Sealed up</w:t>
        </w:r>
      </w:ins>
      <w:r w:rsidRPr="000F7F3E">
        <w:rPr>
          <w:rFonts w:ascii="Trebuchet MS" w:hAnsi="Trebuchet MS"/>
          <w:noProof/>
          <w:sz w:val="24"/>
        </w:rPr>
        <w:t xml:space="preserve"> in my storehouse?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32:35 </w:t>
      </w:r>
      <w:r w:rsidRPr="000F7F3E">
        <w:rPr>
          <w:rFonts w:ascii="Trebuchet MS" w:hAnsi="Trebuchet MS"/>
          <w:noProof/>
          <w:sz w:val="24"/>
        </w:rPr>
        <w:t>Vengeance is mine, and retribution</w:t>
      </w:r>
      <w:del w:id="306" w:author="Author">
        <w:r w:rsidRPr="000F7F3E">
          <w:rPr>
            <w:rFonts w:ascii="Trebuchet MS" w:hAnsi="Trebuchet MS"/>
            <w:noProof/>
            <w:sz w:val="24"/>
          </w:rPr>
          <w:delText>.</w:delText>
        </w:r>
      </w:del>
      <w:ins w:id="307" w:author="Author">
        <w:r w:rsidRPr="000F7F3E">
          <w:rPr>
            <w:rFonts w:ascii="Trebuchet MS" w:hAnsi="Trebuchet MS"/>
            <w:noProof/>
            <w:sz w:val="24"/>
          </w:rPr>
          <w:t>,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At the appointed time </w:t>
      </w:r>
      <w:ins w:id="308" w:author="Author">
        <w:r w:rsidRPr="000F7F3E">
          <w:rPr>
            <w:rFonts w:ascii="Trebuchet MS" w:hAnsi="Trebuchet MS"/>
            <w:noProof/>
            <w:sz w:val="24"/>
          </w:rPr>
          <w:t xml:space="preserve">when </w:t>
        </w:r>
      </w:ins>
      <w:r w:rsidRPr="000F7F3E">
        <w:rPr>
          <w:rFonts w:ascii="Trebuchet MS" w:hAnsi="Trebuchet MS"/>
          <w:noProof/>
          <w:sz w:val="24"/>
        </w:rPr>
        <w:t xml:space="preserve">their foot </w:t>
      </w:r>
      <w:del w:id="309" w:author="Author">
        <w:r w:rsidRPr="000F7F3E">
          <w:rPr>
            <w:rFonts w:ascii="Trebuchet MS" w:hAnsi="Trebuchet MS"/>
            <w:noProof/>
            <w:sz w:val="24"/>
          </w:rPr>
          <w:delText>will move unsteadily</w:delText>
        </w:r>
      </w:del>
      <w:ins w:id="310" w:author="Author">
        <w:r w:rsidRPr="000F7F3E">
          <w:rPr>
            <w:rFonts w:ascii="Trebuchet MS" w:hAnsi="Trebuchet MS"/>
            <w:noProof/>
            <w:sz w:val="24"/>
          </w:rPr>
          <w:t>slips</w:t>
        </w:r>
      </w:ins>
      <w:r w:rsidRPr="000F7F3E">
        <w:rPr>
          <w:rFonts w:ascii="Trebuchet MS" w:hAnsi="Trebuchet MS"/>
          <w:noProof/>
          <w:sz w:val="24"/>
        </w:rPr>
        <w:t>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For the day of their disaster is near,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</w:t>
      </w:r>
      <w:del w:id="311" w:author="Author">
        <w:r w:rsidRPr="000F7F3E">
          <w:rPr>
            <w:rFonts w:ascii="Trebuchet MS" w:hAnsi="Trebuchet MS"/>
            <w:noProof/>
            <w:sz w:val="24"/>
          </w:rPr>
          <w:delText>the events in readiness for</w:delText>
        </w:r>
      </w:del>
      <w:ins w:id="312" w:author="Author">
        <w:r w:rsidRPr="000F7F3E">
          <w:rPr>
            <w:rFonts w:ascii="Trebuchet MS" w:hAnsi="Trebuchet MS"/>
            <w:noProof/>
            <w:sz w:val="24"/>
          </w:rPr>
          <w:t>what awaits</w:t>
        </w:r>
      </w:ins>
      <w:r w:rsidRPr="000F7F3E">
        <w:rPr>
          <w:rFonts w:ascii="Trebuchet MS" w:hAnsi="Trebuchet MS"/>
          <w:noProof/>
          <w:sz w:val="24"/>
        </w:rPr>
        <w:t xml:space="preserve"> them </w:t>
      </w:r>
      <w:del w:id="313" w:author="Author">
        <w:r w:rsidRPr="000F7F3E">
          <w:rPr>
            <w:rFonts w:ascii="Trebuchet MS" w:hAnsi="Trebuchet MS"/>
            <w:noProof/>
            <w:sz w:val="24"/>
          </w:rPr>
          <w:delText>do make haste</w:delText>
        </w:r>
      </w:del>
      <w:ins w:id="314" w:author="Author">
        <w:r w:rsidRPr="000F7F3E">
          <w:rPr>
            <w:rFonts w:ascii="Trebuchet MS" w:hAnsi="Trebuchet MS"/>
            <w:noProof/>
            <w:sz w:val="24"/>
          </w:rPr>
          <w:t>will come quickly</w:t>
        </w:r>
      </w:ins>
      <w:r w:rsidRPr="000F7F3E">
        <w:rPr>
          <w:rFonts w:ascii="Trebuchet MS" w:hAnsi="Trebuchet MS"/>
          <w:noProof/>
          <w:sz w:val="24"/>
        </w:rPr>
        <w:t>.’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32:36 </w:t>
      </w:r>
      <w:r w:rsidRPr="000F7F3E">
        <w:rPr>
          <w:rFonts w:ascii="Trebuchet MS" w:hAnsi="Trebuchet MS"/>
          <w:noProof/>
          <w:sz w:val="24"/>
        </w:rPr>
        <w:t>For Jehovah will judge his people</w:t>
      </w:r>
      <w:ins w:id="315" w:author="Author">
        <w:r w:rsidRPr="000F7F3E">
          <w:rPr>
            <w:rFonts w:ascii="Trebuchet MS" w:hAnsi="Trebuchet MS"/>
            <w:noProof/>
            <w:sz w:val="24"/>
          </w:rPr>
          <w:t>,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he will feel </w:t>
      </w:r>
      <w:del w:id="316" w:author="Author">
        <w:r w:rsidRPr="000F7F3E">
          <w:rPr>
            <w:rFonts w:ascii="Trebuchet MS" w:hAnsi="Trebuchet MS"/>
            <w:noProof/>
            <w:sz w:val="24"/>
          </w:rPr>
          <w:delText>regret over</w:delText>
        </w:r>
      </w:del>
      <w:ins w:id="317" w:author="Author">
        <w:r w:rsidRPr="000F7F3E">
          <w:rPr>
            <w:rFonts w:ascii="Trebuchet MS" w:hAnsi="Trebuchet MS"/>
            <w:noProof/>
            <w:sz w:val="24"/>
          </w:rPr>
          <w:t>pity for</w:t>
        </w:r>
        <w:r w:rsidRPr="000F7F3E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0F7F3E">
        <w:rPr>
          <w:rFonts w:ascii="Trebuchet MS" w:hAnsi="Trebuchet MS"/>
          <w:noProof/>
          <w:sz w:val="24"/>
        </w:rPr>
        <w:t xml:space="preserve"> his servants</w:t>
      </w:r>
      <w:del w:id="320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321" w:author="Author">
        <w:r w:rsidRPr="000F7F3E">
          <w:rPr>
            <w:rFonts w:ascii="Trebuchet MS" w:hAnsi="Trebuchet MS"/>
            <w:noProof/>
            <w:sz w:val="24"/>
          </w:rPr>
          <w:delText>Because</w:delText>
        </w:r>
      </w:del>
      <w:ins w:id="322" w:author="Author">
        <w:r w:rsidRPr="000F7F3E">
          <w:rPr>
            <w:rFonts w:ascii="Trebuchet MS" w:hAnsi="Trebuchet MS"/>
            <w:noProof/>
            <w:sz w:val="24"/>
          </w:rPr>
          <w:t>When</w:t>
        </w:r>
      </w:ins>
      <w:r w:rsidRPr="000F7F3E">
        <w:rPr>
          <w:rFonts w:ascii="Trebuchet MS" w:hAnsi="Trebuchet MS"/>
          <w:noProof/>
          <w:sz w:val="24"/>
        </w:rPr>
        <w:t xml:space="preserve"> he </w:t>
      </w:r>
      <w:del w:id="323" w:author="Author">
        <w:r w:rsidRPr="000F7F3E">
          <w:rPr>
            <w:rFonts w:ascii="Trebuchet MS" w:hAnsi="Trebuchet MS"/>
            <w:noProof/>
            <w:sz w:val="24"/>
          </w:rPr>
          <w:delText>will see</w:delText>
        </w:r>
      </w:del>
      <w:ins w:id="324" w:author="Author">
        <w:r w:rsidRPr="000F7F3E">
          <w:rPr>
            <w:rFonts w:ascii="Trebuchet MS" w:hAnsi="Trebuchet MS"/>
            <w:noProof/>
            <w:sz w:val="24"/>
          </w:rPr>
          <w:t>sees</w:t>
        </w:r>
      </w:ins>
      <w:r w:rsidRPr="000F7F3E">
        <w:rPr>
          <w:rFonts w:ascii="Trebuchet MS" w:hAnsi="Trebuchet MS"/>
          <w:noProof/>
          <w:sz w:val="24"/>
        </w:rPr>
        <w:t xml:space="preserve"> that </w:t>
      </w:r>
      <w:del w:id="325" w:author="Author">
        <w:r w:rsidRPr="000F7F3E">
          <w:rPr>
            <w:rFonts w:ascii="Trebuchet MS" w:hAnsi="Trebuchet MS"/>
            <w:noProof/>
            <w:sz w:val="24"/>
          </w:rPr>
          <w:delText>support</w:delText>
        </w:r>
      </w:del>
      <w:ins w:id="326" w:author="Author">
        <w:r w:rsidRPr="000F7F3E">
          <w:rPr>
            <w:rFonts w:ascii="Trebuchet MS" w:hAnsi="Trebuchet MS"/>
            <w:noProof/>
            <w:sz w:val="24"/>
          </w:rPr>
          <w:t>their strength</w:t>
        </w:r>
      </w:ins>
      <w:r w:rsidRPr="000F7F3E">
        <w:rPr>
          <w:rFonts w:ascii="Trebuchet MS" w:hAnsi="Trebuchet MS"/>
          <w:noProof/>
          <w:sz w:val="24"/>
        </w:rPr>
        <w:t xml:space="preserve"> has </w:t>
      </w:r>
      <w:del w:id="327" w:author="Author">
        <w:r w:rsidRPr="000F7F3E">
          <w:rPr>
            <w:rFonts w:ascii="Trebuchet MS" w:hAnsi="Trebuchet MS"/>
            <w:noProof/>
            <w:sz w:val="24"/>
          </w:rPr>
          <w:delText>disappeared</w:delText>
        </w:r>
      </w:del>
      <w:ins w:id="328" w:author="Author">
        <w:r w:rsidRPr="000F7F3E">
          <w:rPr>
            <w:rFonts w:ascii="Trebuchet MS" w:hAnsi="Trebuchet MS"/>
            <w:noProof/>
            <w:sz w:val="24"/>
          </w:rPr>
          <w:t>waned,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</w:t>
      </w:r>
      <w:del w:id="329" w:author="Author">
        <w:r w:rsidRPr="000F7F3E">
          <w:rPr>
            <w:rFonts w:ascii="Trebuchet MS" w:hAnsi="Trebuchet MS"/>
            <w:noProof/>
            <w:sz w:val="24"/>
          </w:rPr>
          <w:delText>there is</w:delText>
        </w:r>
      </w:del>
      <w:ins w:id="330" w:author="Author">
        <w:r w:rsidRPr="000F7F3E">
          <w:rPr>
            <w:rFonts w:ascii="Trebuchet MS" w:hAnsi="Trebuchet MS"/>
            <w:noProof/>
            <w:sz w:val="24"/>
          </w:rPr>
          <w:t>that</w:t>
        </w:r>
      </w:ins>
      <w:r w:rsidRPr="000F7F3E">
        <w:rPr>
          <w:rFonts w:ascii="Trebuchet MS" w:hAnsi="Trebuchet MS"/>
          <w:noProof/>
          <w:sz w:val="24"/>
        </w:rPr>
        <w:t xml:space="preserve"> only </w:t>
      </w:r>
      <w:del w:id="331" w:author="Author">
        <w:r w:rsidRPr="000F7F3E">
          <w:rPr>
            <w:rFonts w:ascii="Trebuchet MS" w:hAnsi="Trebuchet MS"/>
            <w:noProof/>
            <w:sz w:val="24"/>
          </w:rPr>
          <w:delText>a</w:delText>
        </w:r>
      </w:del>
      <w:ins w:id="332" w:author="Author">
        <w:r w:rsidRPr="000F7F3E">
          <w:rPr>
            <w:rFonts w:ascii="Trebuchet MS" w:hAnsi="Trebuchet MS"/>
            <w:noProof/>
            <w:sz w:val="24"/>
          </w:rPr>
          <w:t>the</w:t>
        </w:r>
      </w:ins>
      <w:r w:rsidRPr="000F7F3E">
        <w:rPr>
          <w:rFonts w:ascii="Trebuchet MS" w:hAnsi="Trebuchet MS"/>
          <w:noProof/>
          <w:sz w:val="24"/>
        </w:rPr>
        <w:t xml:space="preserve"> helpless and </w:t>
      </w:r>
      <w:del w:id="333" w:author="Author">
        <w:r w:rsidRPr="000F7F3E">
          <w:rPr>
            <w:rFonts w:ascii="Trebuchet MS" w:hAnsi="Trebuchet MS"/>
            <w:noProof/>
            <w:sz w:val="24"/>
          </w:rPr>
          <w:delText>worthless one</w:delText>
        </w:r>
      </w:del>
      <w:ins w:id="334" w:author="Author">
        <w:r w:rsidRPr="000F7F3E">
          <w:rPr>
            <w:rFonts w:ascii="Trebuchet MS" w:hAnsi="Trebuchet MS"/>
            <w:noProof/>
            <w:sz w:val="24"/>
          </w:rPr>
          <w:t>weak remain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32:37 </w:t>
      </w:r>
      <w:del w:id="335" w:author="Author">
        <w:r w:rsidRPr="000F7F3E">
          <w:rPr>
            <w:rFonts w:ascii="Trebuchet MS" w:hAnsi="Trebuchet MS"/>
            <w:noProof/>
            <w:sz w:val="24"/>
          </w:rPr>
          <w:delText>And</w:delText>
        </w:r>
      </w:del>
      <w:ins w:id="336" w:author="Author">
        <w:r w:rsidRPr="000F7F3E">
          <w:rPr>
            <w:rFonts w:ascii="Trebuchet MS" w:hAnsi="Trebuchet MS"/>
            <w:noProof/>
            <w:sz w:val="24"/>
          </w:rPr>
          <w:t>Then</w:t>
        </w:r>
      </w:ins>
      <w:r w:rsidRPr="000F7F3E">
        <w:rPr>
          <w:rFonts w:ascii="Trebuchet MS" w:hAnsi="Trebuchet MS"/>
          <w:noProof/>
          <w:sz w:val="24"/>
        </w:rPr>
        <w:t xml:space="preserve"> he will </w:t>
      </w:r>
      <w:del w:id="337" w:author="Author">
        <w:r w:rsidRPr="000F7F3E">
          <w:rPr>
            <w:rFonts w:ascii="Trebuchet MS" w:hAnsi="Trebuchet MS"/>
            <w:noProof/>
            <w:sz w:val="24"/>
          </w:rPr>
          <w:delText xml:space="preserve">certainly </w:delText>
        </w:r>
      </w:del>
      <w:r w:rsidRPr="000F7F3E">
        <w:rPr>
          <w:rFonts w:ascii="Trebuchet MS" w:hAnsi="Trebuchet MS"/>
          <w:noProof/>
          <w:sz w:val="24"/>
        </w:rPr>
        <w:t>say, ‘Where are their gods,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The rock in whom they sought refuge,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32:38 </w:t>
      </w:r>
      <w:r w:rsidRPr="000F7F3E">
        <w:rPr>
          <w:rFonts w:ascii="Trebuchet MS" w:hAnsi="Trebuchet MS"/>
          <w:noProof/>
          <w:sz w:val="24"/>
        </w:rPr>
        <w:t>Who used to eat the fat of their sacrifices,</w:t>
      </w:r>
      <w:ins w:id="338" w:author="Author">
        <w:r w:rsidRPr="000F7F3E">
          <w:rPr>
            <w:rStyle w:val="FootnoteReference"/>
            <w:rFonts w:ascii="Trebuchet MS" w:hAnsi="Trebuchet MS"/>
            <w:noProof/>
          </w:rPr>
          <w:footnoteReference w:id="11"/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To drink the wine of their drink offerings?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Let them </w:t>
      </w:r>
      <w:del w:id="341" w:author="Author">
        <w:r w:rsidRPr="000F7F3E">
          <w:rPr>
            <w:rFonts w:ascii="Trebuchet MS" w:hAnsi="Trebuchet MS"/>
            <w:noProof/>
            <w:sz w:val="24"/>
          </w:rPr>
          <w:delText>get</w:delText>
        </w:r>
      </w:del>
      <w:ins w:id="342" w:author="Author">
        <w:r w:rsidRPr="000F7F3E">
          <w:rPr>
            <w:rFonts w:ascii="Trebuchet MS" w:hAnsi="Trebuchet MS"/>
            <w:noProof/>
            <w:sz w:val="24"/>
          </w:rPr>
          <w:t>rise</w:t>
        </w:r>
      </w:ins>
      <w:r w:rsidRPr="000F7F3E">
        <w:rPr>
          <w:rFonts w:ascii="Trebuchet MS" w:hAnsi="Trebuchet MS"/>
          <w:noProof/>
          <w:sz w:val="24"/>
        </w:rPr>
        <w:t xml:space="preserve"> up and help </w:t>
      </w:r>
      <w:del w:id="343" w:author="Author"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44" w:author="Author">
        <w:r w:rsidRPr="000F7F3E">
          <w:rPr>
            <w:rFonts w:ascii="Trebuchet MS" w:hAnsi="Trebuchet MS"/>
            <w:noProof/>
            <w:sz w:val="24"/>
          </w:rPr>
          <w:t>you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Let them become </w:t>
      </w:r>
      <w:del w:id="345" w:author="Author">
        <w:r w:rsidRPr="000F7F3E">
          <w:rPr>
            <w:rFonts w:ascii="Trebuchet MS" w:hAnsi="Trebuchet MS"/>
            <w:noProof/>
            <w:sz w:val="24"/>
          </w:rPr>
          <w:delText>a concealment</w:delText>
        </w:r>
      </w:del>
      <w:ins w:id="346" w:author="Author">
        <w:r w:rsidRPr="000F7F3E">
          <w:rPr>
            <w:rFonts w:ascii="Trebuchet MS" w:hAnsi="Trebuchet MS"/>
            <w:noProof/>
            <w:sz w:val="24"/>
          </w:rPr>
          <w:t>your</w:t>
        </w:r>
      </w:ins>
      <w:r w:rsidRPr="000F7F3E">
        <w:rPr>
          <w:rFonts w:ascii="Trebuchet MS" w:hAnsi="Trebuchet MS"/>
          <w:noProof/>
          <w:sz w:val="24"/>
        </w:rPr>
        <w:t xml:space="preserve"> place </w:t>
      </w:r>
      <w:del w:id="347" w:author="Author">
        <w:r w:rsidRPr="000F7F3E">
          <w:rPr>
            <w:rFonts w:ascii="Trebuchet MS" w:hAnsi="Trebuchet MS"/>
            <w:noProof/>
            <w:sz w:val="24"/>
          </w:rPr>
          <w:delText xml:space="preserve">for 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48" w:author="Author">
        <w:r w:rsidRPr="000F7F3E">
          <w:rPr>
            <w:rFonts w:ascii="Trebuchet MS" w:hAnsi="Trebuchet MS"/>
            <w:noProof/>
            <w:sz w:val="24"/>
          </w:rPr>
          <w:t>of refuge</w:t>
        </w:r>
      </w:ins>
      <w:r w:rsidRPr="000F7F3E">
        <w:rPr>
          <w:rFonts w:ascii="Trebuchet MS" w:hAnsi="Trebuchet MS"/>
          <w:noProof/>
          <w:sz w:val="24"/>
        </w:rPr>
        <w:t>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32:39 </w:t>
      </w:r>
      <w:del w:id="349" w:author="Author">
        <w:r w:rsidRPr="000F7F3E">
          <w:rPr>
            <w:rFonts w:ascii="Trebuchet MS" w:hAnsi="Trebuchet MS"/>
            <w:noProof/>
            <w:sz w:val="24"/>
          </w:rPr>
          <w:delText>S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EE</w:delText>
        </w:r>
      </w:del>
      <w:ins w:id="350" w:author="Author">
        <w:r w:rsidRPr="000F7F3E">
          <w:rPr>
            <w:rFonts w:ascii="Trebuchet MS" w:hAnsi="Trebuchet MS"/>
            <w:noProof/>
            <w:sz w:val="24"/>
          </w:rPr>
          <w:t>See</w:t>
        </w:r>
      </w:ins>
      <w:r w:rsidRPr="000F7F3E">
        <w:rPr>
          <w:rFonts w:ascii="Trebuchet MS" w:hAnsi="Trebuchet MS"/>
          <w:noProof/>
          <w:sz w:val="24"/>
        </w:rPr>
        <w:t xml:space="preserve"> now that I—I am he</w:t>
      </w:r>
      <w:ins w:id="351" w:author="Author">
        <w:r w:rsidRPr="000F7F3E">
          <w:rPr>
            <w:rFonts w:ascii="Trebuchet MS" w:hAnsi="Trebuchet MS"/>
            <w:noProof/>
            <w:sz w:val="24"/>
          </w:rPr>
          <w:t>,</w:t>
        </w:r>
      </w:ins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there are no gods </w:t>
      </w:r>
      <w:del w:id="352" w:author="Author">
        <w:r w:rsidRPr="000F7F3E">
          <w:rPr>
            <w:rFonts w:ascii="Trebuchet MS" w:hAnsi="Trebuchet MS"/>
            <w:noProof/>
            <w:sz w:val="24"/>
          </w:rPr>
          <w:delText>together with</w:delText>
        </w:r>
      </w:del>
      <w:ins w:id="353" w:author="Author">
        <w:r w:rsidRPr="000F7F3E">
          <w:rPr>
            <w:rFonts w:ascii="Trebuchet MS" w:hAnsi="Trebuchet MS"/>
            <w:noProof/>
            <w:sz w:val="24"/>
          </w:rPr>
          <w:t>apart from</w:t>
        </w:r>
      </w:ins>
      <w:r w:rsidRPr="000F7F3E">
        <w:rPr>
          <w:rFonts w:ascii="Trebuchet MS" w:hAnsi="Trebuchet MS"/>
          <w:noProof/>
          <w:sz w:val="24"/>
        </w:rPr>
        <w:t xml:space="preserve"> me.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I put to death, and I make alive.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I </w:t>
      </w:r>
      <w:del w:id="354" w:author="Author">
        <w:r w:rsidRPr="000F7F3E">
          <w:rPr>
            <w:rFonts w:ascii="Trebuchet MS" w:hAnsi="Trebuchet MS"/>
            <w:noProof/>
            <w:sz w:val="24"/>
          </w:rPr>
          <w:delText>have severely wounded</w:delText>
        </w:r>
      </w:del>
      <w:ins w:id="355" w:author="Author">
        <w:r w:rsidRPr="000F7F3E">
          <w:rPr>
            <w:rFonts w:ascii="Trebuchet MS" w:hAnsi="Trebuchet MS"/>
            <w:noProof/>
            <w:sz w:val="24"/>
          </w:rPr>
          <w:t>wound</w:t>
        </w:r>
      </w:ins>
      <w:r w:rsidRPr="000F7F3E">
        <w:rPr>
          <w:rFonts w:ascii="Trebuchet MS" w:hAnsi="Trebuchet MS"/>
          <w:noProof/>
          <w:sz w:val="24"/>
        </w:rPr>
        <w:t>, and I</w:t>
      </w:r>
      <w:del w:id="356" w:author="Author">
        <w:r w:rsidRPr="000F7F3E">
          <w:rPr>
            <w:rFonts w:ascii="Trebuchet MS" w:hAnsi="Trebuchet MS"/>
            <w:noProof/>
            <w:sz w:val="24"/>
          </w:rPr>
          <w:delText>—I</w:delText>
        </w:r>
      </w:del>
      <w:r w:rsidRPr="000F7F3E">
        <w:rPr>
          <w:rFonts w:ascii="Trebuchet MS" w:hAnsi="Trebuchet MS"/>
          <w:noProof/>
          <w:sz w:val="24"/>
        </w:rPr>
        <w:t xml:space="preserve"> will heal,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</w:t>
      </w:r>
      <w:del w:id="357" w:author="Author">
        <w:r w:rsidRPr="000F7F3E">
          <w:rPr>
            <w:rFonts w:ascii="Trebuchet MS" w:hAnsi="Trebuchet MS"/>
            <w:noProof/>
            <w:sz w:val="24"/>
          </w:rPr>
          <w:delText xml:space="preserve">there is </w:delText>
        </w:r>
      </w:del>
      <w:r w:rsidRPr="000F7F3E">
        <w:rPr>
          <w:rFonts w:ascii="Trebuchet MS" w:hAnsi="Trebuchet MS"/>
          <w:noProof/>
          <w:sz w:val="24"/>
        </w:rPr>
        <w:t xml:space="preserve">no one </w:t>
      </w:r>
      <w:del w:id="358" w:author="Author">
        <w:r w:rsidRPr="000F7F3E">
          <w:rPr>
            <w:rFonts w:ascii="Trebuchet MS" w:hAnsi="Trebuchet MS"/>
            <w:noProof/>
            <w:sz w:val="24"/>
          </w:rPr>
          <w:delText>snatching out of</w:delText>
        </w:r>
      </w:del>
      <w:ins w:id="359" w:author="Author">
        <w:r w:rsidRPr="000F7F3E">
          <w:rPr>
            <w:rFonts w:ascii="Trebuchet MS" w:hAnsi="Trebuchet MS"/>
            <w:noProof/>
            <w:sz w:val="24"/>
          </w:rPr>
          <w:t>can rescue from</w:t>
        </w:r>
      </w:ins>
      <w:r w:rsidRPr="000F7F3E">
        <w:rPr>
          <w:rFonts w:ascii="Trebuchet MS" w:hAnsi="Trebuchet MS"/>
          <w:noProof/>
          <w:sz w:val="24"/>
        </w:rPr>
        <w:t xml:space="preserve"> my hand.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32:40 </w:t>
      </w:r>
      <w:r w:rsidRPr="000F7F3E">
        <w:rPr>
          <w:rFonts w:ascii="Trebuchet MS" w:hAnsi="Trebuchet MS"/>
          <w:noProof/>
          <w:sz w:val="24"/>
        </w:rPr>
        <w:t>For I raise my hand to heaven</w:t>
      </w:r>
      <w:del w:id="360" w:author="Author">
        <w:r w:rsidRPr="000F7F3E">
          <w:rPr>
            <w:rFonts w:ascii="Trebuchet MS" w:hAnsi="Trebuchet MS"/>
            <w:noProof/>
            <w:sz w:val="24"/>
          </w:rPr>
          <w:delText xml:space="preserve"> in an oath</w:delText>
        </w:r>
      </w:del>
      <w:r w:rsidRPr="000F7F3E">
        <w:rPr>
          <w:rFonts w:ascii="Trebuchet MS" w:hAnsi="Trebuchet MS"/>
          <w:noProof/>
          <w:sz w:val="24"/>
        </w:rPr>
        <w:t>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I </w:t>
      </w:r>
      <w:del w:id="361" w:author="Author">
        <w:r w:rsidRPr="000F7F3E">
          <w:rPr>
            <w:rFonts w:ascii="Trebuchet MS" w:hAnsi="Trebuchet MS"/>
            <w:noProof/>
            <w:sz w:val="24"/>
          </w:rPr>
          <w:delText>do say</w:delText>
        </w:r>
      </w:del>
      <w:ins w:id="362" w:author="Author">
        <w:r w:rsidRPr="000F7F3E">
          <w:rPr>
            <w:rFonts w:ascii="Trebuchet MS" w:hAnsi="Trebuchet MS"/>
            <w:noProof/>
            <w:sz w:val="24"/>
          </w:rPr>
          <w:t>swear</w:t>
        </w:r>
      </w:ins>
      <w:r w:rsidRPr="000F7F3E">
        <w:rPr>
          <w:rFonts w:ascii="Trebuchet MS" w:hAnsi="Trebuchet MS"/>
          <w:noProof/>
          <w:sz w:val="24"/>
        </w:rPr>
        <w:t xml:space="preserve">: “As </w:t>
      </w:r>
      <w:ins w:id="363" w:author="Author">
        <w:r w:rsidRPr="000F7F3E">
          <w:rPr>
            <w:rFonts w:ascii="Trebuchet MS" w:hAnsi="Trebuchet MS"/>
            <w:noProof/>
            <w:sz w:val="24"/>
          </w:rPr>
          <w:t xml:space="preserve">surely as </w:t>
        </w:r>
      </w:ins>
      <w:r w:rsidRPr="000F7F3E">
        <w:rPr>
          <w:rFonts w:ascii="Trebuchet MS" w:hAnsi="Trebuchet MS"/>
          <w:noProof/>
          <w:sz w:val="24"/>
        </w:rPr>
        <w:t xml:space="preserve">I </w:t>
      </w:r>
      <w:del w:id="364" w:author="Author">
        <w:r w:rsidRPr="000F7F3E">
          <w:rPr>
            <w:rFonts w:ascii="Trebuchet MS" w:hAnsi="Trebuchet MS"/>
            <w:noProof/>
            <w:sz w:val="24"/>
          </w:rPr>
          <w:delText>am alive to time indefinite</w:delText>
        </w:r>
      </w:del>
      <w:ins w:id="365" w:author="Author">
        <w:r w:rsidRPr="000F7F3E">
          <w:rPr>
            <w:rFonts w:ascii="Trebuchet MS" w:hAnsi="Trebuchet MS"/>
            <w:noProof/>
            <w:sz w:val="24"/>
          </w:rPr>
          <w:t>live forever</w:t>
        </w:r>
      </w:ins>
      <w:r w:rsidRPr="000F7F3E">
        <w:rPr>
          <w:rFonts w:ascii="Trebuchet MS" w:hAnsi="Trebuchet MS"/>
          <w:noProof/>
          <w:sz w:val="24"/>
        </w:rPr>
        <w:t>,”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32:41 </w:t>
      </w:r>
      <w:r w:rsidRPr="000F7F3E">
        <w:rPr>
          <w:rFonts w:ascii="Trebuchet MS" w:hAnsi="Trebuchet MS"/>
          <w:noProof/>
          <w:sz w:val="24"/>
        </w:rPr>
        <w:t xml:space="preserve">If I </w:t>
      </w:r>
      <w:del w:id="366" w:author="Author">
        <w:r w:rsidRPr="000F7F3E">
          <w:rPr>
            <w:rFonts w:ascii="Trebuchet MS" w:hAnsi="Trebuchet MS"/>
            <w:noProof/>
            <w:sz w:val="24"/>
          </w:rPr>
          <w:delText xml:space="preserve">do indeed </w:delText>
        </w:r>
      </w:del>
      <w:r w:rsidRPr="000F7F3E">
        <w:rPr>
          <w:rFonts w:ascii="Trebuchet MS" w:hAnsi="Trebuchet MS"/>
          <w:noProof/>
          <w:sz w:val="24"/>
        </w:rPr>
        <w:t xml:space="preserve">sharpen my </w:t>
      </w:r>
      <w:del w:id="367" w:author="Author">
        <w:r w:rsidRPr="000F7F3E">
          <w:rPr>
            <w:rFonts w:ascii="Trebuchet MS" w:hAnsi="Trebuchet MS"/>
            <w:noProof/>
            <w:sz w:val="24"/>
          </w:rPr>
          <w:delText>glittering</w:delText>
        </w:r>
      </w:del>
      <w:ins w:id="368" w:author="Author">
        <w:r w:rsidRPr="000F7F3E">
          <w:rPr>
            <w:rFonts w:ascii="Trebuchet MS" w:hAnsi="Trebuchet MS"/>
            <w:noProof/>
            <w:sz w:val="24"/>
          </w:rPr>
          <w:t>flashing</w:t>
        </w:r>
      </w:ins>
      <w:r w:rsidRPr="000F7F3E">
        <w:rPr>
          <w:rFonts w:ascii="Trebuchet MS" w:hAnsi="Trebuchet MS"/>
          <w:noProof/>
          <w:sz w:val="24"/>
        </w:rPr>
        <w:t xml:space="preserve"> sword</w:t>
      </w:r>
      <w:del w:id="369" w:author="Author">
        <w:r w:rsidRPr="000F7F3E">
          <w:rPr>
            <w:rFonts w:ascii="Trebuchet MS" w:hAnsi="Trebuchet MS"/>
            <w:noProof/>
            <w:sz w:val="24"/>
          </w:rPr>
          <w:delText>,</w:delText>
        </w:r>
      </w:del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</w:t>
      </w:r>
      <w:ins w:id="370" w:author="Author">
        <w:r w:rsidRPr="000F7F3E">
          <w:rPr>
            <w:rFonts w:ascii="Trebuchet MS" w:hAnsi="Trebuchet MS"/>
            <w:noProof/>
            <w:sz w:val="24"/>
          </w:rPr>
          <w:t xml:space="preserve">prepare </w:t>
        </w:r>
      </w:ins>
      <w:r w:rsidRPr="000F7F3E">
        <w:rPr>
          <w:rFonts w:ascii="Trebuchet MS" w:hAnsi="Trebuchet MS"/>
          <w:noProof/>
          <w:sz w:val="24"/>
        </w:rPr>
        <w:t xml:space="preserve">my hand </w:t>
      </w:r>
      <w:del w:id="371" w:author="Author">
        <w:r w:rsidRPr="000F7F3E">
          <w:rPr>
            <w:rFonts w:ascii="Trebuchet MS" w:hAnsi="Trebuchet MS"/>
            <w:noProof/>
            <w:sz w:val="24"/>
          </w:rPr>
          <w:delText xml:space="preserve">takes hold on </w:delText>
        </w:r>
      </w:del>
      <w:ins w:id="372" w:author="Author">
        <w:r w:rsidRPr="000F7F3E">
          <w:rPr>
            <w:rFonts w:ascii="Trebuchet MS" w:hAnsi="Trebuchet MS"/>
            <w:noProof/>
            <w:sz w:val="24"/>
          </w:rPr>
          <w:t xml:space="preserve">for </w:t>
        </w:r>
      </w:ins>
      <w:r w:rsidRPr="000F7F3E">
        <w:rPr>
          <w:rFonts w:ascii="Trebuchet MS" w:hAnsi="Trebuchet MS"/>
          <w:noProof/>
          <w:sz w:val="24"/>
        </w:rPr>
        <w:t>judgment,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I will pay back vengeance </w:t>
      </w:r>
      <w:del w:id="373" w:author="Author">
        <w:r w:rsidRPr="000F7F3E">
          <w:rPr>
            <w:rFonts w:ascii="Trebuchet MS" w:hAnsi="Trebuchet MS"/>
            <w:noProof/>
            <w:sz w:val="24"/>
          </w:rPr>
          <w:delText>to</w:delText>
        </w:r>
      </w:del>
      <w:ins w:id="374" w:author="Author">
        <w:r w:rsidRPr="000F7F3E">
          <w:rPr>
            <w:rFonts w:ascii="Trebuchet MS" w:hAnsi="Trebuchet MS"/>
            <w:noProof/>
            <w:sz w:val="24"/>
          </w:rPr>
          <w:t>on</w:t>
        </w:r>
      </w:ins>
      <w:r w:rsidRPr="000F7F3E">
        <w:rPr>
          <w:rFonts w:ascii="Trebuchet MS" w:hAnsi="Trebuchet MS"/>
          <w:noProof/>
          <w:sz w:val="24"/>
        </w:rPr>
        <w:t xml:space="preserve"> my adversaries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</w:t>
      </w:r>
      <w:del w:id="375" w:author="Author">
        <w:r w:rsidRPr="000F7F3E">
          <w:rPr>
            <w:rFonts w:ascii="Trebuchet MS" w:hAnsi="Trebuchet MS"/>
            <w:noProof/>
            <w:sz w:val="24"/>
          </w:rPr>
          <w:delText>render</w:delText>
        </w:r>
      </w:del>
      <w:ins w:id="376" w:author="Author">
        <w:r w:rsidRPr="000F7F3E">
          <w:rPr>
            <w:rFonts w:ascii="Trebuchet MS" w:hAnsi="Trebuchet MS"/>
            <w:noProof/>
            <w:sz w:val="24"/>
          </w:rPr>
          <w:t>bring</w:t>
        </w:r>
      </w:ins>
      <w:r w:rsidRPr="000F7F3E">
        <w:rPr>
          <w:rFonts w:ascii="Trebuchet MS" w:hAnsi="Trebuchet MS"/>
          <w:noProof/>
          <w:sz w:val="24"/>
        </w:rPr>
        <w:t xml:space="preserve"> retribution to those who </w:t>
      </w:r>
      <w:del w:id="377" w:author="Author">
        <w:r w:rsidRPr="000F7F3E">
          <w:rPr>
            <w:rFonts w:ascii="Trebuchet MS" w:hAnsi="Trebuchet MS"/>
            <w:noProof/>
            <w:sz w:val="24"/>
          </w:rPr>
          <w:delText xml:space="preserve">intensely </w:delText>
        </w:r>
      </w:del>
      <w:r w:rsidRPr="000F7F3E">
        <w:rPr>
          <w:rFonts w:ascii="Trebuchet MS" w:hAnsi="Trebuchet MS"/>
          <w:noProof/>
          <w:sz w:val="24"/>
        </w:rPr>
        <w:t>hate me.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32:42 </w:t>
      </w:r>
      <w:r w:rsidRPr="000F7F3E">
        <w:rPr>
          <w:rFonts w:ascii="Trebuchet MS" w:hAnsi="Trebuchet MS"/>
          <w:noProof/>
          <w:sz w:val="24"/>
        </w:rPr>
        <w:t xml:space="preserve">I </w:t>
      </w:r>
      <w:del w:id="378" w:author="Author">
        <w:r w:rsidRPr="000F7F3E">
          <w:rPr>
            <w:rFonts w:ascii="Trebuchet MS" w:hAnsi="Trebuchet MS"/>
            <w:noProof/>
            <w:sz w:val="24"/>
          </w:rPr>
          <w:delText>shall intoxicate</w:delText>
        </w:r>
      </w:del>
      <w:ins w:id="379" w:author="Author">
        <w:r w:rsidRPr="000F7F3E">
          <w:rPr>
            <w:rFonts w:ascii="Trebuchet MS" w:hAnsi="Trebuchet MS"/>
            <w:noProof/>
            <w:sz w:val="24"/>
          </w:rPr>
          <w:t>will make</w:t>
        </w:r>
      </w:ins>
      <w:r w:rsidRPr="000F7F3E">
        <w:rPr>
          <w:rFonts w:ascii="Trebuchet MS" w:hAnsi="Trebuchet MS"/>
          <w:noProof/>
          <w:sz w:val="24"/>
        </w:rPr>
        <w:t xml:space="preserve"> my arrows </w:t>
      </w:r>
      <w:ins w:id="380" w:author="Author">
        <w:r w:rsidRPr="000F7F3E">
          <w:rPr>
            <w:rFonts w:ascii="Trebuchet MS" w:hAnsi="Trebuchet MS"/>
            <w:noProof/>
            <w:sz w:val="24"/>
          </w:rPr>
          <w:t xml:space="preserve">drunk </w:t>
        </w:r>
      </w:ins>
      <w:r w:rsidRPr="000F7F3E">
        <w:rPr>
          <w:rFonts w:ascii="Trebuchet MS" w:hAnsi="Trebuchet MS"/>
          <w:noProof/>
          <w:sz w:val="24"/>
        </w:rPr>
        <w:t>with blood,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del w:id="381" w:author="Author">
        <w:r w:rsidRPr="000F7F3E">
          <w:rPr>
            <w:rFonts w:ascii="Trebuchet MS" w:hAnsi="Trebuchet MS"/>
            <w:noProof/>
            <w:sz w:val="24"/>
          </w:rPr>
          <w:delText>While</w:delText>
        </w:r>
      </w:del>
      <w:ins w:id="382" w:author="Author">
        <w:r w:rsidRPr="000F7F3E">
          <w:rPr>
            <w:rFonts w:ascii="Trebuchet MS" w:hAnsi="Trebuchet MS"/>
            <w:noProof/>
            <w:sz w:val="24"/>
          </w:rPr>
          <w:t>And</w:t>
        </w:r>
      </w:ins>
      <w:r w:rsidRPr="000F7F3E">
        <w:rPr>
          <w:rFonts w:ascii="Trebuchet MS" w:hAnsi="Trebuchet MS"/>
          <w:noProof/>
          <w:sz w:val="24"/>
        </w:rPr>
        <w:t xml:space="preserve"> my sword will eat flesh,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With the blood of the slain and the captives,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With the heads of the leaders of the enemy.’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32:43 </w:t>
      </w:r>
      <w:r w:rsidRPr="000F7F3E">
        <w:rPr>
          <w:rFonts w:ascii="Trebuchet MS" w:hAnsi="Trebuchet MS"/>
          <w:noProof/>
          <w:sz w:val="24"/>
        </w:rPr>
        <w:t xml:space="preserve">Be glad, </w:t>
      </w:r>
      <w:del w:id="383" w:author="Author"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84" w:author="Author">
        <w:r w:rsidRPr="000F7F3E">
          <w:rPr>
            <w:rFonts w:ascii="Trebuchet MS" w:hAnsi="Trebuchet MS"/>
            <w:noProof/>
            <w:sz w:val="24"/>
          </w:rPr>
          <w:t>you</w:t>
        </w:r>
      </w:ins>
      <w:r w:rsidRPr="000F7F3E">
        <w:rPr>
          <w:rFonts w:ascii="Trebuchet MS" w:hAnsi="Trebuchet MS"/>
          <w:noProof/>
          <w:sz w:val="24"/>
        </w:rPr>
        <w:t xml:space="preserve"> nations, with his people,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>For he will avenge the blood of his servants,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he will </w:t>
      </w:r>
      <w:del w:id="385" w:author="Author">
        <w:r w:rsidRPr="000F7F3E">
          <w:rPr>
            <w:rFonts w:ascii="Trebuchet MS" w:hAnsi="Trebuchet MS"/>
            <w:noProof/>
            <w:sz w:val="24"/>
          </w:rPr>
          <w:delText>pay back</w:delText>
        </w:r>
      </w:del>
      <w:ins w:id="386" w:author="Author">
        <w:r w:rsidRPr="000F7F3E">
          <w:rPr>
            <w:rFonts w:ascii="Trebuchet MS" w:hAnsi="Trebuchet MS"/>
            <w:noProof/>
            <w:sz w:val="24"/>
          </w:rPr>
          <w:t>repay</w:t>
        </w:r>
      </w:ins>
      <w:r w:rsidRPr="000F7F3E">
        <w:rPr>
          <w:rFonts w:ascii="Trebuchet MS" w:hAnsi="Trebuchet MS"/>
          <w:noProof/>
          <w:sz w:val="24"/>
        </w:rPr>
        <w:t xml:space="preserve"> vengeance to his adversaries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noProof/>
          <w:sz w:val="24"/>
        </w:rPr>
        <w:t xml:space="preserve">And will </w:t>
      </w:r>
      <w:del w:id="387" w:author="Author">
        <w:r w:rsidRPr="000F7F3E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0F7F3E">
        <w:rPr>
          <w:rFonts w:ascii="Trebuchet MS" w:hAnsi="Trebuchet MS"/>
          <w:noProof/>
          <w:sz w:val="24"/>
        </w:rPr>
        <w:t>make atonement for</w:t>
      </w:r>
      <w:ins w:id="388" w:author="Author">
        <w:r w:rsidRPr="000F7F3E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0F7F3E">
        <w:rPr>
          <w:rFonts w:ascii="Trebuchet MS" w:hAnsi="Trebuchet MS"/>
          <w:noProof/>
          <w:sz w:val="24"/>
        </w:rPr>
        <w:t xml:space="preserve"> the </w:t>
      </w:r>
      <w:del w:id="391" w:author="Author">
        <w:r w:rsidRPr="000F7F3E">
          <w:rPr>
            <w:rFonts w:ascii="Trebuchet MS" w:hAnsi="Trebuchet MS"/>
            <w:noProof/>
            <w:sz w:val="24"/>
          </w:rPr>
          <w:delText>ground</w:delText>
        </w:r>
      </w:del>
      <w:ins w:id="392" w:author="Author">
        <w:r w:rsidRPr="000F7F3E">
          <w:rPr>
            <w:rFonts w:ascii="Trebuchet MS" w:hAnsi="Trebuchet MS"/>
            <w:noProof/>
            <w:sz w:val="24"/>
          </w:rPr>
          <w:t>land</w:t>
        </w:r>
      </w:ins>
      <w:r w:rsidRPr="000F7F3E">
        <w:rPr>
          <w:rFonts w:ascii="Trebuchet MS" w:hAnsi="Trebuchet MS"/>
          <w:noProof/>
          <w:sz w:val="24"/>
        </w:rPr>
        <w:t xml:space="preserve"> of his people.”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32:44 </w:t>
      </w:r>
      <w:r w:rsidRPr="000F7F3E">
        <w:rPr>
          <w:rFonts w:ascii="Trebuchet MS" w:hAnsi="Trebuchet MS"/>
          <w:noProof/>
          <w:sz w:val="24"/>
        </w:rPr>
        <w:t xml:space="preserve">Thus Moses came and </w:t>
      </w:r>
      <w:del w:id="393" w:author="Author">
        <w:r w:rsidRPr="000F7F3E">
          <w:rPr>
            <w:rFonts w:ascii="Trebuchet MS" w:hAnsi="Trebuchet MS"/>
            <w:noProof/>
            <w:sz w:val="24"/>
          </w:rPr>
          <w:delText>spoke</w:delText>
        </w:r>
      </w:del>
      <w:ins w:id="394" w:author="Author">
        <w:r w:rsidRPr="000F7F3E">
          <w:rPr>
            <w:rFonts w:ascii="Trebuchet MS" w:hAnsi="Trebuchet MS"/>
            <w:noProof/>
            <w:sz w:val="24"/>
          </w:rPr>
          <w:t>recited</w:t>
        </w:r>
      </w:ins>
      <w:r w:rsidRPr="000F7F3E">
        <w:rPr>
          <w:rFonts w:ascii="Trebuchet MS" w:hAnsi="Trebuchet MS"/>
          <w:noProof/>
          <w:sz w:val="24"/>
        </w:rPr>
        <w:t xml:space="preserve"> all the words of this song in the hearing of the people, he and Ho·she′a</w:t>
      </w:r>
      <w:ins w:id="395" w:author="Author">
        <w:r w:rsidRPr="000F7F3E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0F7F3E">
        <w:rPr>
          <w:rFonts w:ascii="Trebuchet MS" w:hAnsi="Trebuchet MS"/>
          <w:noProof/>
          <w:sz w:val="24"/>
        </w:rPr>
        <w:t xml:space="preserve"> the son of Nun. </w:t>
      </w:r>
      <w:r w:rsidRPr="000F7F3E">
        <w:rPr>
          <w:rFonts w:ascii="Trebuchet MS" w:hAnsi="Trebuchet MS"/>
          <w:b/>
          <w:noProof/>
          <w:sz w:val="24"/>
        </w:rPr>
        <w:t xml:space="preserve">32:45 </w:t>
      </w:r>
      <w:r w:rsidRPr="000F7F3E">
        <w:rPr>
          <w:rFonts w:ascii="Trebuchet MS" w:hAnsi="Trebuchet MS"/>
          <w:noProof/>
          <w:sz w:val="24"/>
        </w:rPr>
        <w:t xml:space="preserve">After Moses finished speaking all these words to all Israel, </w:t>
      </w:r>
      <w:r w:rsidRPr="000F7F3E">
        <w:rPr>
          <w:rFonts w:ascii="Trebuchet MS" w:hAnsi="Trebuchet MS"/>
          <w:b/>
          <w:noProof/>
          <w:sz w:val="24"/>
        </w:rPr>
        <w:t xml:space="preserve">32:46 </w:t>
      </w:r>
      <w:r w:rsidRPr="000F7F3E">
        <w:rPr>
          <w:rFonts w:ascii="Trebuchet MS" w:hAnsi="Trebuchet MS"/>
          <w:noProof/>
          <w:sz w:val="24"/>
        </w:rPr>
        <w:t xml:space="preserve">he </w:t>
      </w:r>
      <w:del w:id="398" w:author="Author">
        <w:r w:rsidRPr="000F7F3E">
          <w:rPr>
            <w:rFonts w:ascii="Trebuchet MS" w:hAnsi="Trebuchet MS"/>
            <w:noProof/>
            <w:sz w:val="24"/>
          </w:rPr>
          <w:delText>went on to say</w:delText>
        </w:r>
      </w:del>
      <w:ins w:id="399" w:author="Author">
        <w:r w:rsidRPr="000F7F3E">
          <w:rPr>
            <w:rFonts w:ascii="Trebuchet MS" w:hAnsi="Trebuchet MS"/>
            <w:noProof/>
            <w:sz w:val="24"/>
          </w:rPr>
          <w:t>said</w:t>
        </w:r>
      </w:ins>
      <w:r w:rsidRPr="000F7F3E">
        <w:rPr>
          <w:rFonts w:ascii="Trebuchet MS" w:hAnsi="Trebuchet MS"/>
          <w:noProof/>
          <w:sz w:val="24"/>
        </w:rPr>
        <w:t xml:space="preserve"> to them: “</w:t>
      </w:r>
      <w:del w:id="400" w:author="Author">
        <w:r w:rsidRPr="000F7F3E">
          <w:rPr>
            <w:rFonts w:ascii="Trebuchet MS" w:hAnsi="Trebuchet MS"/>
            <w:noProof/>
            <w:sz w:val="24"/>
          </w:rPr>
          <w:delText xml:space="preserve">Apply 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YOUR</w:delText>
        </w:r>
        <w:r w:rsidRPr="000F7F3E">
          <w:rPr>
            <w:rFonts w:ascii="Trebuchet MS" w:hAnsi="Trebuchet MS"/>
            <w:noProof/>
            <w:sz w:val="24"/>
          </w:rPr>
          <w:delText xml:space="preserve"> hearts</w:delText>
        </w:r>
      </w:del>
      <w:ins w:id="401" w:author="Author">
        <w:r w:rsidRPr="000F7F3E">
          <w:rPr>
            <w:rFonts w:ascii="Trebuchet MS" w:hAnsi="Trebuchet MS"/>
            <w:noProof/>
            <w:sz w:val="24"/>
          </w:rPr>
          <w:t>Take</w:t>
        </w:r>
      </w:ins>
      <w:r w:rsidRPr="000F7F3E">
        <w:rPr>
          <w:rFonts w:ascii="Trebuchet MS" w:hAnsi="Trebuchet MS"/>
          <w:noProof/>
          <w:sz w:val="24"/>
        </w:rPr>
        <w:t xml:space="preserve"> to </w:t>
      </w:r>
      <w:ins w:id="402" w:author="Author">
        <w:r w:rsidRPr="000F7F3E">
          <w:rPr>
            <w:rFonts w:ascii="Trebuchet MS" w:hAnsi="Trebuchet MS"/>
            <w:noProof/>
            <w:sz w:val="24"/>
          </w:rPr>
          <w:t xml:space="preserve">heart </w:t>
        </w:r>
      </w:ins>
      <w:r w:rsidRPr="000F7F3E">
        <w:rPr>
          <w:rFonts w:ascii="Trebuchet MS" w:hAnsi="Trebuchet MS"/>
          <w:noProof/>
          <w:sz w:val="24"/>
        </w:rPr>
        <w:t xml:space="preserve">all the words </w:t>
      </w:r>
      <w:del w:id="403" w:author="Author">
        <w:r w:rsidRPr="000F7F3E">
          <w:rPr>
            <w:rFonts w:ascii="Trebuchet MS" w:hAnsi="Trebuchet MS"/>
            <w:noProof/>
            <w:sz w:val="24"/>
          </w:rPr>
          <w:delText>that I am speaking in</w:delText>
        </w:r>
      </w:del>
      <w:ins w:id="404" w:author="Author">
        <w:r w:rsidRPr="000F7F3E">
          <w:rPr>
            <w:rFonts w:ascii="Trebuchet MS" w:hAnsi="Trebuchet MS"/>
            <w:noProof/>
            <w:sz w:val="24"/>
          </w:rPr>
          <w:t>of my</w:t>
        </w:r>
      </w:ins>
      <w:r w:rsidRPr="000F7F3E">
        <w:rPr>
          <w:rFonts w:ascii="Trebuchet MS" w:hAnsi="Trebuchet MS"/>
          <w:noProof/>
          <w:sz w:val="24"/>
        </w:rPr>
        <w:t xml:space="preserve"> warning to </w:t>
      </w:r>
      <w:del w:id="405" w:author="Author"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06" w:author="Author">
        <w:r w:rsidRPr="000F7F3E">
          <w:rPr>
            <w:rFonts w:ascii="Trebuchet MS" w:hAnsi="Trebuchet MS"/>
            <w:noProof/>
            <w:sz w:val="24"/>
          </w:rPr>
          <w:t>you</w:t>
        </w:r>
      </w:ins>
      <w:r w:rsidRPr="000F7F3E">
        <w:rPr>
          <w:rFonts w:ascii="Trebuchet MS" w:hAnsi="Trebuchet MS"/>
          <w:noProof/>
          <w:sz w:val="24"/>
        </w:rPr>
        <w:t xml:space="preserve"> today, </w:t>
      </w:r>
      <w:ins w:id="407" w:author="Author">
        <w:r w:rsidRPr="000F7F3E">
          <w:rPr>
            <w:rFonts w:ascii="Trebuchet MS" w:hAnsi="Trebuchet MS"/>
            <w:noProof/>
            <w:sz w:val="24"/>
          </w:rPr>
          <w:t xml:space="preserve">so </w:t>
        </w:r>
      </w:ins>
      <w:r w:rsidRPr="000F7F3E">
        <w:rPr>
          <w:rFonts w:ascii="Trebuchet MS" w:hAnsi="Trebuchet MS"/>
          <w:noProof/>
          <w:sz w:val="24"/>
        </w:rPr>
        <w:t xml:space="preserve">that </w:t>
      </w:r>
      <w:del w:id="408" w:author="Author"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09" w:author="Author">
        <w:r w:rsidRPr="000F7F3E">
          <w:rPr>
            <w:rFonts w:ascii="Trebuchet MS" w:hAnsi="Trebuchet MS"/>
            <w:noProof/>
            <w:sz w:val="24"/>
          </w:rPr>
          <w:t>you</w:t>
        </w:r>
      </w:ins>
      <w:r w:rsidRPr="000F7F3E">
        <w:rPr>
          <w:rFonts w:ascii="Trebuchet MS" w:hAnsi="Trebuchet MS"/>
          <w:noProof/>
          <w:sz w:val="24"/>
        </w:rPr>
        <w:t xml:space="preserve"> may command </w:t>
      </w:r>
      <w:del w:id="410" w:author="Author">
        <w:r w:rsidRPr="000F7F3E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411" w:author="Author">
        <w:r w:rsidRPr="000F7F3E">
          <w:rPr>
            <w:rFonts w:ascii="Trebuchet MS" w:hAnsi="Trebuchet MS"/>
            <w:noProof/>
            <w:sz w:val="24"/>
          </w:rPr>
          <w:t>your</w:t>
        </w:r>
      </w:ins>
      <w:r w:rsidRPr="000F7F3E">
        <w:rPr>
          <w:rFonts w:ascii="Trebuchet MS" w:hAnsi="Trebuchet MS"/>
          <w:noProof/>
          <w:sz w:val="24"/>
        </w:rPr>
        <w:t xml:space="preserve"> sons to take care to do all the words of this </w:t>
      </w:r>
      <w:del w:id="412" w:author="Author">
        <w:r w:rsidRPr="000F7F3E">
          <w:rPr>
            <w:rFonts w:ascii="Trebuchet MS" w:hAnsi="Trebuchet MS"/>
            <w:noProof/>
            <w:sz w:val="24"/>
          </w:rPr>
          <w:delText>law</w:delText>
        </w:r>
      </w:del>
      <w:ins w:id="413" w:author="Author">
        <w:r w:rsidRPr="000F7F3E">
          <w:rPr>
            <w:rFonts w:ascii="Trebuchet MS" w:hAnsi="Trebuchet MS"/>
            <w:noProof/>
            <w:sz w:val="24"/>
          </w:rPr>
          <w:t>Law</w:t>
        </w:r>
      </w:ins>
      <w:r w:rsidRPr="000F7F3E">
        <w:rPr>
          <w:rFonts w:ascii="Trebuchet MS" w:hAnsi="Trebuchet MS"/>
          <w:noProof/>
          <w:sz w:val="24"/>
        </w:rPr>
        <w:t xml:space="preserve">. </w:t>
      </w:r>
      <w:r w:rsidRPr="000F7F3E">
        <w:rPr>
          <w:rFonts w:ascii="Trebuchet MS" w:hAnsi="Trebuchet MS"/>
          <w:b/>
          <w:noProof/>
          <w:sz w:val="24"/>
        </w:rPr>
        <w:t xml:space="preserve">32:47 </w:t>
      </w:r>
      <w:r w:rsidRPr="000F7F3E">
        <w:rPr>
          <w:rFonts w:ascii="Trebuchet MS" w:hAnsi="Trebuchet MS"/>
          <w:noProof/>
          <w:sz w:val="24"/>
        </w:rPr>
        <w:t xml:space="preserve">For </w:t>
      </w:r>
      <w:del w:id="414" w:author="Author">
        <w:r w:rsidRPr="000F7F3E">
          <w:rPr>
            <w:rFonts w:ascii="Trebuchet MS" w:hAnsi="Trebuchet MS"/>
            <w:noProof/>
            <w:sz w:val="24"/>
          </w:rPr>
          <w:delText>it</w:delText>
        </w:r>
      </w:del>
      <w:ins w:id="415" w:author="Author">
        <w:r w:rsidRPr="000F7F3E">
          <w:rPr>
            <w:rFonts w:ascii="Trebuchet MS" w:hAnsi="Trebuchet MS"/>
            <w:noProof/>
            <w:sz w:val="24"/>
          </w:rPr>
          <w:t>this</w:t>
        </w:r>
      </w:ins>
      <w:r w:rsidRPr="000F7F3E">
        <w:rPr>
          <w:rFonts w:ascii="Trebuchet MS" w:hAnsi="Trebuchet MS"/>
          <w:noProof/>
          <w:sz w:val="24"/>
        </w:rPr>
        <w:t xml:space="preserve"> is no </w:t>
      </w:r>
      <w:del w:id="416" w:author="Author">
        <w:r w:rsidRPr="000F7F3E">
          <w:rPr>
            <w:rFonts w:ascii="Trebuchet MS" w:hAnsi="Trebuchet MS"/>
            <w:noProof/>
            <w:sz w:val="24"/>
          </w:rPr>
          <w:delText>valueless</w:delText>
        </w:r>
      </w:del>
      <w:ins w:id="417" w:author="Author">
        <w:r w:rsidRPr="000F7F3E">
          <w:rPr>
            <w:rFonts w:ascii="Trebuchet MS" w:hAnsi="Trebuchet MS"/>
            <w:noProof/>
            <w:sz w:val="24"/>
          </w:rPr>
          <w:t>empty</w:t>
        </w:r>
      </w:ins>
      <w:r w:rsidRPr="000F7F3E">
        <w:rPr>
          <w:rFonts w:ascii="Trebuchet MS" w:hAnsi="Trebuchet MS"/>
          <w:noProof/>
          <w:sz w:val="24"/>
        </w:rPr>
        <w:t xml:space="preserve"> word for </w:t>
      </w:r>
      <w:del w:id="418" w:author="Author"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19" w:author="Author">
        <w:r w:rsidRPr="000F7F3E">
          <w:rPr>
            <w:rFonts w:ascii="Trebuchet MS" w:hAnsi="Trebuchet MS"/>
            <w:noProof/>
            <w:sz w:val="24"/>
          </w:rPr>
          <w:t>you</w:t>
        </w:r>
      </w:ins>
      <w:r w:rsidRPr="000F7F3E">
        <w:rPr>
          <w:rFonts w:ascii="Trebuchet MS" w:hAnsi="Trebuchet MS"/>
          <w:noProof/>
          <w:sz w:val="24"/>
        </w:rPr>
        <w:t xml:space="preserve">, but it means </w:t>
      </w:r>
      <w:del w:id="420" w:author="Author">
        <w:r w:rsidRPr="000F7F3E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421" w:author="Author">
        <w:r w:rsidRPr="000F7F3E">
          <w:rPr>
            <w:rFonts w:ascii="Trebuchet MS" w:hAnsi="Trebuchet MS"/>
            <w:noProof/>
            <w:sz w:val="24"/>
          </w:rPr>
          <w:t>your</w:t>
        </w:r>
      </w:ins>
      <w:r w:rsidRPr="000F7F3E">
        <w:rPr>
          <w:rFonts w:ascii="Trebuchet MS" w:hAnsi="Trebuchet MS"/>
          <w:noProof/>
          <w:sz w:val="24"/>
        </w:rPr>
        <w:t xml:space="preserve"> life, and by this word </w:t>
      </w:r>
      <w:del w:id="422" w:author="Author"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23" w:author="Author">
        <w:r w:rsidRPr="000F7F3E">
          <w:rPr>
            <w:rFonts w:ascii="Trebuchet MS" w:hAnsi="Trebuchet MS"/>
            <w:noProof/>
            <w:sz w:val="24"/>
          </w:rPr>
          <w:t>you</w:t>
        </w:r>
      </w:ins>
      <w:r w:rsidRPr="000F7F3E">
        <w:rPr>
          <w:rFonts w:ascii="Trebuchet MS" w:hAnsi="Trebuchet MS"/>
          <w:noProof/>
          <w:sz w:val="24"/>
        </w:rPr>
        <w:t xml:space="preserve"> may </w:t>
      </w:r>
      <w:del w:id="424" w:author="Author">
        <w:r w:rsidRPr="000F7F3E">
          <w:rPr>
            <w:rFonts w:ascii="Trebuchet MS" w:hAnsi="Trebuchet MS"/>
            <w:noProof/>
            <w:sz w:val="24"/>
          </w:rPr>
          <w:delText xml:space="preserve">lengthen 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YOUR</w:delText>
        </w:r>
        <w:r w:rsidRPr="000F7F3E">
          <w:rPr>
            <w:rFonts w:ascii="Trebuchet MS" w:hAnsi="Trebuchet MS"/>
            <w:noProof/>
            <w:sz w:val="24"/>
          </w:rPr>
          <w:delText xml:space="preserve"> days upon</w:delText>
        </w:r>
      </w:del>
      <w:ins w:id="425" w:author="Author">
        <w:r w:rsidRPr="000F7F3E">
          <w:rPr>
            <w:rFonts w:ascii="Trebuchet MS" w:hAnsi="Trebuchet MS"/>
            <w:noProof/>
            <w:sz w:val="24"/>
          </w:rPr>
          <w:t>live long in</w:t>
        </w:r>
      </w:ins>
      <w:r w:rsidRPr="000F7F3E">
        <w:rPr>
          <w:rFonts w:ascii="Trebuchet MS" w:hAnsi="Trebuchet MS"/>
          <w:noProof/>
          <w:sz w:val="24"/>
        </w:rPr>
        <w:t xml:space="preserve"> the </w:t>
      </w:r>
      <w:del w:id="426" w:author="Author">
        <w:r w:rsidRPr="000F7F3E">
          <w:rPr>
            <w:rFonts w:ascii="Trebuchet MS" w:hAnsi="Trebuchet MS"/>
            <w:noProof/>
            <w:sz w:val="24"/>
          </w:rPr>
          <w:delText xml:space="preserve">soil to which 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27" w:author="Author">
        <w:r w:rsidRPr="000F7F3E">
          <w:rPr>
            <w:rFonts w:ascii="Trebuchet MS" w:hAnsi="Trebuchet MS"/>
            <w:noProof/>
            <w:sz w:val="24"/>
          </w:rPr>
          <w:t>land that you</w:t>
        </w:r>
      </w:ins>
      <w:r w:rsidRPr="000F7F3E">
        <w:rPr>
          <w:rFonts w:ascii="Trebuchet MS" w:hAnsi="Trebuchet MS"/>
          <w:noProof/>
          <w:sz w:val="24"/>
        </w:rPr>
        <w:t xml:space="preserve"> are crossing the Jordan to </w:t>
      </w:r>
      <w:del w:id="428" w:author="Author">
        <w:r w:rsidRPr="000F7F3E">
          <w:rPr>
            <w:rFonts w:ascii="Trebuchet MS" w:hAnsi="Trebuchet MS"/>
            <w:noProof/>
            <w:sz w:val="24"/>
          </w:rPr>
          <w:delText>take possession of it</w:delText>
        </w:r>
      </w:del>
      <w:ins w:id="429" w:author="Author">
        <w:r w:rsidRPr="000F7F3E">
          <w:rPr>
            <w:rFonts w:ascii="Trebuchet MS" w:hAnsi="Trebuchet MS"/>
            <w:noProof/>
            <w:sz w:val="24"/>
          </w:rPr>
          <w:t>possess</w:t>
        </w:r>
      </w:ins>
      <w:r w:rsidRPr="000F7F3E">
        <w:rPr>
          <w:rFonts w:ascii="Trebuchet MS" w:hAnsi="Trebuchet MS"/>
          <w:noProof/>
          <w:sz w:val="24"/>
        </w:rPr>
        <w:t>.”</w:t>
      </w:r>
    </w:p>
    <w:p w:rsidR="001806E2" w:rsidRPr="000F7F3E" w:rsidRDefault="001806E2" w:rsidP="001806E2">
      <w:pPr>
        <w:rPr>
          <w:rFonts w:ascii="Trebuchet MS" w:hAnsi="Trebuchet MS"/>
          <w:noProof/>
          <w:sz w:val="24"/>
        </w:rPr>
      </w:pPr>
      <w:r w:rsidRPr="000F7F3E">
        <w:rPr>
          <w:rFonts w:ascii="Trebuchet MS" w:hAnsi="Trebuchet MS"/>
          <w:b/>
          <w:sz w:val="24"/>
        </w:rPr>
        <w:t xml:space="preserve">32:48 </w:t>
      </w:r>
      <w:del w:id="430" w:author="Author">
        <w:r w:rsidRPr="000F7F3E">
          <w:rPr>
            <w:rFonts w:ascii="Trebuchet MS" w:hAnsi="Trebuchet MS"/>
            <w:noProof/>
            <w:sz w:val="24"/>
          </w:rPr>
          <w:delText xml:space="preserve">And </w:delText>
        </w:r>
      </w:del>
      <w:r w:rsidRPr="000F7F3E">
        <w:rPr>
          <w:rFonts w:ascii="Trebuchet MS" w:hAnsi="Trebuchet MS"/>
          <w:noProof/>
          <w:sz w:val="24"/>
        </w:rPr>
        <w:t xml:space="preserve">Jehovah </w:t>
      </w:r>
      <w:del w:id="431" w:author="Author">
        <w:r w:rsidRPr="000F7F3E">
          <w:rPr>
            <w:rFonts w:ascii="Trebuchet MS" w:hAnsi="Trebuchet MS"/>
            <w:noProof/>
            <w:sz w:val="24"/>
          </w:rPr>
          <w:delText>proceeded to speak</w:delText>
        </w:r>
      </w:del>
      <w:ins w:id="432" w:author="Author">
        <w:r w:rsidRPr="000F7F3E">
          <w:rPr>
            <w:rFonts w:ascii="Trebuchet MS" w:hAnsi="Trebuchet MS"/>
            <w:noProof/>
            <w:sz w:val="24"/>
          </w:rPr>
          <w:t>spoke</w:t>
        </w:r>
      </w:ins>
      <w:r w:rsidRPr="000F7F3E">
        <w:rPr>
          <w:rFonts w:ascii="Trebuchet MS" w:hAnsi="Trebuchet MS"/>
          <w:noProof/>
          <w:sz w:val="24"/>
        </w:rPr>
        <w:t xml:space="preserve"> to Moses on this same day, saying: </w:t>
      </w:r>
      <w:r w:rsidRPr="000F7F3E">
        <w:rPr>
          <w:rFonts w:ascii="Trebuchet MS" w:hAnsi="Trebuchet MS"/>
          <w:b/>
          <w:noProof/>
          <w:sz w:val="24"/>
        </w:rPr>
        <w:t xml:space="preserve">32:49 </w:t>
      </w:r>
      <w:r w:rsidRPr="000F7F3E">
        <w:rPr>
          <w:rFonts w:ascii="Trebuchet MS" w:hAnsi="Trebuchet MS"/>
          <w:noProof/>
          <w:sz w:val="24"/>
        </w:rPr>
        <w:t xml:space="preserve">“Go up into this mountain of Ab′a·rim, Mount Ne′bo, which is in the land of Mo′ab, which </w:t>
      </w:r>
      <w:del w:id="433" w:author="Author">
        <w:r w:rsidRPr="000F7F3E">
          <w:rPr>
            <w:rFonts w:ascii="Trebuchet MS" w:hAnsi="Trebuchet MS"/>
            <w:noProof/>
            <w:sz w:val="24"/>
          </w:rPr>
          <w:delText>fronts</w:delText>
        </w:r>
      </w:del>
      <w:ins w:id="434" w:author="Author">
        <w:r w:rsidRPr="000F7F3E">
          <w:rPr>
            <w:rFonts w:ascii="Trebuchet MS" w:hAnsi="Trebuchet MS"/>
            <w:noProof/>
            <w:sz w:val="24"/>
          </w:rPr>
          <w:t>faces</w:t>
        </w:r>
      </w:ins>
      <w:r w:rsidRPr="000F7F3E">
        <w:rPr>
          <w:rFonts w:ascii="Trebuchet MS" w:hAnsi="Trebuchet MS"/>
          <w:noProof/>
          <w:sz w:val="24"/>
        </w:rPr>
        <w:t xml:space="preserve"> toward Jer′i·cho, and </w:t>
      </w:r>
      <w:del w:id="435" w:author="Author">
        <w:r w:rsidRPr="000F7F3E">
          <w:rPr>
            <w:rFonts w:ascii="Trebuchet MS" w:hAnsi="Trebuchet MS"/>
            <w:noProof/>
            <w:sz w:val="24"/>
          </w:rPr>
          <w:delText>see</w:delText>
        </w:r>
      </w:del>
      <w:ins w:id="436" w:author="Author">
        <w:r w:rsidRPr="000F7F3E">
          <w:rPr>
            <w:rFonts w:ascii="Trebuchet MS" w:hAnsi="Trebuchet MS"/>
            <w:noProof/>
            <w:sz w:val="24"/>
          </w:rPr>
          <w:t>view</w:t>
        </w:r>
      </w:ins>
      <w:r w:rsidRPr="000F7F3E">
        <w:rPr>
          <w:rFonts w:ascii="Trebuchet MS" w:hAnsi="Trebuchet MS"/>
          <w:noProof/>
          <w:sz w:val="24"/>
        </w:rPr>
        <w:t xml:space="preserve"> the land of Ca′naan, which I am giving to the </w:t>
      </w:r>
      <w:del w:id="437" w:author="Author">
        <w:r w:rsidRPr="000F7F3E">
          <w:rPr>
            <w:rFonts w:ascii="Trebuchet MS" w:hAnsi="Trebuchet MS"/>
            <w:noProof/>
            <w:sz w:val="24"/>
          </w:rPr>
          <w:delText>sons of Israel</w:delText>
        </w:r>
      </w:del>
      <w:ins w:id="438" w:author="Author">
        <w:r w:rsidRPr="000F7F3E">
          <w:rPr>
            <w:rFonts w:ascii="Trebuchet MS" w:hAnsi="Trebuchet MS"/>
            <w:noProof/>
            <w:sz w:val="24"/>
          </w:rPr>
          <w:t>Israelites</w:t>
        </w:r>
      </w:ins>
      <w:r w:rsidRPr="000F7F3E">
        <w:rPr>
          <w:rFonts w:ascii="Trebuchet MS" w:hAnsi="Trebuchet MS"/>
          <w:noProof/>
          <w:sz w:val="24"/>
        </w:rPr>
        <w:t xml:space="preserve"> as a possession. </w:t>
      </w:r>
      <w:r w:rsidRPr="000F7F3E">
        <w:rPr>
          <w:rFonts w:ascii="Trebuchet MS" w:hAnsi="Trebuchet MS"/>
          <w:b/>
          <w:noProof/>
          <w:sz w:val="24"/>
        </w:rPr>
        <w:t xml:space="preserve">32:50 </w:t>
      </w:r>
      <w:r w:rsidRPr="000F7F3E">
        <w:rPr>
          <w:rFonts w:ascii="Trebuchet MS" w:hAnsi="Trebuchet MS"/>
          <w:noProof/>
          <w:sz w:val="24"/>
        </w:rPr>
        <w:t xml:space="preserve">Then </w:t>
      </w:r>
      <w:ins w:id="439" w:author="Author">
        <w:r w:rsidRPr="000F7F3E">
          <w:rPr>
            <w:rFonts w:ascii="Trebuchet MS" w:hAnsi="Trebuchet MS"/>
            <w:noProof/>
            <w:sz w:val="24"/>
          </w:rPr>
          <w:t xml:space="preserve">you will </w:t>
        </w:r>
      </w:ins>
      <w:r w:rsidRPr="000F7F3E">
        <w:rPr>
          <w:rFonts w:ascii="Trebuchet MS" w:hAnsi="Trebuchet MS"/>
          <w:noProof/>
          <w:sz w:val="24"/>
        </w:rPr>
        <w:t xml:space="preserve">die on the mountain </w:t>
      </w:r>
      <w:del w:id="440" w:author="Author">
        <w:r w:rsidRPr="000F7F3E">
          <w:rPr>
            <w:rFonts w:ascii="Trebuchet MS" w:hAnsi="Trebuchet MS"/>
            <w:noProof/>
            <w:sz w:val="24"/>
          </w:rPr>
          <w:delText xml:space="preserve">into which </w:delText>
        </w:r>
      </w:del>
      <w:r w:rsidRPr="000F7F3E">
        <w:rPr>
          <w:rFonts w:ascii="Trebuchet MS" w:hAnsi="Trebuchet MS"/>
          <w:noProof/>
          <w:sz w:val="24"/>
        </w:rPr>
        <w:t xml:space="preserve">you are </w:t>
      </w:r>
      <w:del w:id="441" w:author="Author">
        <w:r w:rsidRPr="000F7F3E">
          <w:rPr>
            <w:rFonts w:ascii="Trebuchet MS" w:hAnsi="Trebuchet MS"/>
            <w:noProof/>
            <w:sz w:val="24"/>
          </w:rPr>
          <w:delText>going up</w:delText>
        </w:r>
      </w:del>
      <w:ins w:id="442" w:author="Author">
        <w:r w:rsidRPr="000F7F3E">
          <w:rPr>
            <w:rFonts w:ascii="Trebuchet MS" w:hAnsi="Trebuchet MS"/>
            <w:noProof/>
            <w:sz w:val="24"/>
          </w:rPr>
          <w:t>about to ascend</w:t>
        </w:r>
      </w:ins>
      <w:r w:rsidRPr="000F7F3E">
        <w:rPr>
          <w:rFonts w:ascii="Trebuchet MS" w:hAnsi="Trebuchet MS"/>
          <w:noProof/>
          <w:sz w:val="24"/>
        </w:rPr>
        <w:t>, and be gathered to your people,</w:t>
      </w:r>
      <w:ins w:id="443" w:author="Author">
        <w:r w:rsidRPr="000F7F3E">
          <w:rPr>
            <w:rStyle w:val="FootnoteReference"/>
            <w:rFonts w:ascii="Trebuchet MS" w:hAnsi="Trebuchet MS"/>
            <w:noProof/>
          </w:rPr>
          <w:footnoteReference w:id="14"/>
        </w:r>
      </w:ins>
      <w:r w:rsidRPr="000F7F3E">
        <w:rPr>
          <w:rFonts w:ascii="Trebuchet MS" w:hAnsi="Trebuchet MS"/>
          <w:noProof/>
          <w:sz w:val="24"/>
        </w:rPr>
        <w:t xml:space="preserve"> just as Aaron your brother died on Mount Hor and </w:t>
      </w:r>
      <w:del w:id="446" w:author="Author">
        <w:r w:rsidRPr="000F7F3E">
          <w:rPr>
            <w:rFonts w:ascii="Trebuchet MS" w:hAnsi="Trebuchet MS"/>
            <w:noProof/>
            <w:sz w:val="24"/>
          </w:rPr>
          <w:delText>got to be</w:delText>
        </w:r>
      </w:del>
      <w:ins w:id="447" w:author="Author">
        <w:r w:rsidRPr="000F7F3E">
          <w:rPr>
            <w:rFonts w:ascii="Trebuchet MS" w:hAnsi="Trebuchet MS"/>
            <w:noProof/>
            <w:sz w:val="24"/>
          </w:rPr>
          <w:t>was</w:t>
        </w:r>
      </w:ins>
      <w:r w:rsidRPr="000F7F3E">
        <w:rPr>
          <w:rFonts w:ascii="Trebuchet MS" w:hAnsi="Trebuchet MS"/>
          <w:noProof/>
          <w:sz w:val="24"/>
        </w:rPr>
        <w:t xml:space="preserve"> gathered to his people</w:t>
      </w:r>
      <w:del w:id="448" w:author="Author">
        <w:r w:rsidRPr="000F7F3E">
          <w:rPr>
            <w:rFonts w:ascii="Trebuchet MS" w:hAnsi="Trebuchet MS"/>
            <w:noProof/>
            <w:sz w:val="24"/>
          </w:rPr>
          <w:delText>;</w:delText>
        </w:r>
      </w:del>
      <w:ins w:id="449" w:author="Author">
        <w:r w:rsidRPr="000F7F3E">
          <w:rPr>
            <w:rFonts w:ascii="Trebuchet MS" w:hAnsi="Trebuchet MS"/>
            <w:noProof/>
            <w:sz w:val="24"/>
          </w:rPr>
          <w:t>,</w:t>
        </w:r>
      </w:ins>
      <w:r w:rsidRPr="000F7F3E">
        <w:rPr>
          <w:rFonts w:ascii="Trebuchet MS" w:hAnsi="Trebuchet MS"/>
          <w:noProof/>
          <w:sz w:val="24"/>
        </w:rPr>
        <w:t xml:space="preserve"> </w:t>
      </w:r>
      <w:r w:rsidRPr="000F7F3E">
        <w:rPr>
          <w:rFonts w:ascii="Trebuchet MS" w:hAnsi="Trebuchet MS"/>
          <w:b/>
          <w:noProof/>
          <w:sz w:val="24"/>
        </w:rPr>
        <w:t xml:space="preserve">32:51 </w:t>
      </w:r>
      <w:del w:id="450" w:author="Author">
        <w:r w:rsidRPr="000F7F3E">
          <w:rPr>
            <w:rFonts w:ascii="Trebuchet MS" w:hAnsi="Trebuchet MS"/>
            <w:noProof/>
            <w:sz w:val="24"/>
          </w:rPr>
          <w:delText>for</w:delText>
        </w:r>
      </w:del>
      <w:ins w:id="451" w:author="Author">
        <w:r w:rsidRPr="000F7F3E">
          <w:rPr>
            <w:rFonts w:ascii="Trebuchet MS" w:hAnsi="Trebuchet MS"/>
            <w:noProof/>
            <w:sz w:val="24"/>
          </w:rPr>
          <w:t>because both of you were unfaithful to me among</w:t>
        </w:r>
      </w:ins>
      <w:r w:rsidRPr="000F7F3E">
        <w:rPr>
          <w:rFonts w:ascii="Trebuchet MS" w:hAnsi="Trebuchet MS"/>
          <w:noProof/>
          <w:sz w:val="24"/>
        </w:rPr>
        <w:t xml:space="preserve"> the </w:t>
      </w:r>
      <w:del w:id="452" w:author="Author">
        <w:r w:rsidRPr="000F7F3E">
          <w:rPr>
            <w:rFonts w:ascii="Trebuchet MS" w:hAnsi="Trebuchet MS"/>
            <w:noProof/>
            <w:sz w:val="24"/>
          </w:rPr>
          <w:delText xml:space="preserve">reason that 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  <w:r w:rsidRPr="000F7F3E">
          <w:rPr>
            <w:rFonts w:ascii="Trebuchet MS" w:hAnsi="Trebuchet MS"/>
            <w:noProof/>
            <w:sz w:val="24"/>
          </w:rPr>
          <w:delText xml:space="preserve"> men acted undutifully toward me in the middle of the sons of Israel</w:delText>
        </w:r>
      </w:del>
      <w:ins w:id="453" w:author="Author">
        <w:r w:rsidRPr="000F7F3E">
          <w:rPr>
            <w:rFonts w:ascii="Trebuchet MS" w:hAnsi="Trebuchet MS"/>
            <w:noProof/>
            <w:sz w:val="24"/>
          </w:rPr>
          <w:t>Israelites</w:t>
        </w:r>
      </w:ins>
      <w:r w:rsidRPr="000F7F3E">
        <w:rPr>
          <w:rFonts w:ascii="Trebuchet MS" w:hAnsi="Trebuchet MS"/>
          <w:noProof/>
          <w:sz w:val="24"/>
        </w:rPr>
        <w:t xml:space="preserve"> at the waters of Mer′i·bah of Ka′desh in the wilderness of Zin</w:t>
      </w:r>
      <w:del w:id="454" w:author="Author">
        <w:r w:rsidRPr="000F7F3E">
          <w:rPr>
            <w:rFonts w:ascii="Trebuchet MS" w:hAnsi="Trebuchet MS"/>
            <w:noProof/>
            <w:sz w:val="24"/>
          </w:rPr>
          <w:delText xml:space="preserve">; for the reason that </w:delText>
        </w:r>
        <w:r w:rsidRPr="000F7F3E">
          <w:rPr>
            <w:rFonts w:ascii="Trebuchet MS" w:hAnsi="Trebuchet MS"/>
            <w:noProof/>
            <w:sz w:val="24"/>
            <w:u w:val="dotted"/>
          </w:rPr>
          <w:delText>YOU</w:delText>
        </w:r>
        <w:r w:rsidRPr="000F7F3E">
          <w:rPr>
            <w:rFonts w:ascii="Trebuchet MS" w:hAnsi="Trebuchet MS"/>
            <w:noProof/>
            <w:sz w:val="24"/>
          </w:rPr>
          <w:delText xml:space="preserve"> men</w:delText>
        </w:r>
      </w:del>
      <w:ins w:id="455" w:author="Author">
        <w:r w:rsidRPr="000F7F3E">
          <w:rPr>
            <w:rFonts w:ascii="Trebuchet MS" w:hAnsi="Trebuchet MS"/>
            <w:noProof/>
            <w:sz w:val="24"/>
          </w:rPr>
          <w:t>, because you</w:t>
        </w:r>
      </w:ins>
      <w:r w:rsidRPr="000F7F3E">
        <w:rPr>
          <w:rFonts w:ascii="Trebuchet MS" w:hAnsi="Trebuchet MS"/>
          <w:noProof/>
          <w:sz w:val="24"/>
        </w:rPr>
        <w:t xml:space="preserve"> did not sanctify me </w:t>
      </w:r>
      <w:del w:id="456" w:author="Author">
        <w:r w:rsidRPr="000F7F3E">
          <w:rPr>
            <w:rFonts w:ascii="Trebuchet MS" w:hAnsi="Trebuchet MS"/>
            <w:noProof/>
            <w:sz w:val="24"/>
          </w:rPr>
          <w:delText>in</w:delText>
        </w:r>
      </w:del>
      <w:ins w:id="457" w:author="Author">
        <w:r w:rsidRPr="000F7F3E">
          <w:rPr>
            <w:rFonts w:ascii="Trebuchet MS" w:hAnsi="Trebuchet MS"/>
            <w:noProof/>
            <w:sz w:val="24"/>
          </w:rPr>
          <w:t>before</w:t>
        </w:r>
      </w:ins>
      <w:r w:rsidRPr="000F7F3E">
        <w:rPr>
          <w:rFonts w:ascii="Trebuchet MS" w:hAnsi="Trebuchet MS"/>
          <w:noProof/>
          <w:sz w:val="24"/>
        </w:rPr>
        <w:t xml:space="preserve"> the </w:t>
      </w:r>
      <w:del w:id="458" w:author="Author">
        <w:r w:rsidRPr="000F7F3E">
          <w:rPr>
            <w:rFonts w:ascii="Trebuchet MS" w:hAnsi="Trebuchet MS"/>
            <w:noProof/>
            <w:sz w:val="24"/>
          </w:rPr>
          <w:delText>middle of the sons</w:delText>
        </w:r>
      </w:del>
      <w:ins w:id="459" w:author="Author">
        <w:r w:rsidRPr="000F7F3E">
          <w:rPr>
            <w:rFonts w:ascii="Trebuchet MS" w:hAnsi="Trebuchet MS"/>
            <w:noProof/>
            <w:sz w:val="24"/>
          </w:rPr>
          <w:t>people</w:t>
        </w:r>
      </w:ins>
      <w:r w:rsidRPr="000F7F3E">
        <w:rPr>
          <w:rFonts w:ascii="Trebuchet MS" w:hAnsi="Trebuchet MS"/>
          <w:noProof/>
          <w:sz w:val="24"/>
        </w:rPr>
        <w:t xml:space="preserve"> of Israel. </w:t>
      </w:r>
      <w:r w:rsidRPr="000F7F3E">
        <w:rPr>
          <w:rFonts w:ascii="Trebuchet MS" w:hAnsi="Trebuchet MS"/>
          <w:b/>
          <w:noProof/>
          <w:sz w:val="24"/>
        </w:rPr>
        <w:t xml:space="preserve">32:52 </w:t>
      </w:r>
      <w:del w:id="460" w:author="Author">
        <w:r w:rsidRPr="000F7F3E">
          <w:rPr>
            <w:rFonts w:ascii="Trebuchet MS" w:hAnsi="Trebuchet MS"/>
            <w:noProof/>
            <w:sz w:val="24"/>
          </w:rPr>
          <w:delText>For from a distance you</w:delText>
        </w:r>
      </w:del>
      <w:ins w:id="461" w:author="Author">
        <w:r w:rsidRPr="000F7F3E">
          <w:rPr>
            <w:rFonts w:ascii="Trebuchet MS" w:hAnsi="Trebuchet MS"/>
            <w:noProof/>
            <w:sz w:val="24"/>
          </w:rPr>
          <w:t>You</w:t>
        </w:r>
      </w:ins>
      <w:r w:rsidRPr="000F7F3E">
        <w:rPr>
          <w:rFonts w:ascii="Trebuchet MS" w:hAnsi="Trebuchet MS"/>
          <w:noProof/>
          <w:sz w:val="24"/>
        </w:rPr>
        <w:t xml:space="preserve"> will see the land</w:t>
      </w:r>
      <w:ins w:id="462" w:author="Author">
        <w:r w:rsidRPr="000F7F3E">
          <w:rPr>
            <w:rFonts w:ascii="Trebuchet MS" w:hAnsi="Trebuchet MS"/>
            <w:noProof/>
            <w:sz w:val="24"/>
          </w:rPr>
          <w:t xml:space="preserve"> from a distance</w:t>
        </w:r>
      </w:ins>
      <w:r w:rsidRPr="000F7F3E">
        <w:rPr>
          <w:rFonts w:ascii="Trebuchet MS" w:hAnsi="Trebuchet MS"/>
          <w:noProof/>
          <w:sz w:val="24"/>
        </w:rPr>
        <w:t xml:space="preserve">, but you will not </w:t>
      </w:r>
      <w:del w:id="463" w:author="Author">
        <w:r w:rsidRPr="000F7F3E">
          <w:rPr>
            <w:rFonts w:ascii="Trebuchet MS" w:hAnsi="Trebuchet MS"/>
            <w:noProof/>
            <w:sz w:val="24"/>
          </w:rPr>
          <w:delText>go there into</w:delText>
        </w:r>
      </w:del>
      <w:ins w:id="464" w:author="Author">
        <w:r w:rsidRPr="000F7F3E">
          <w:rPr>
            <w:rFonts w:ascii="Trebuchet MS" w:hAnsi="Trebuchet MS"/>
            <w:noProof/>
            <w:sz w:val="24"/>
          </w:rPr>
          <w:t>enter</w:t>
        </w:r>
      </w:ins>
      <w:r w:rsidRPr="000F7F3E">
        <w:rPr>
          <w:rFonts w:ascii="Trebuchet MS" w:hAnsi="Trebuchet MS"/>
          <w:noProof/>
          <w:sz w:val="24"/>
        </w:rPr>
        <w:t xml:space="preserve"> the land that I am giving to the </w:t>
      </w:r>
      <w:del w:id="465" w:author="Author">
        <w:r w:rsidRPr="000F7F3E">
          <w:rPr>
            <w:rFonts w:ascii="Trebuchet MS" w:hAnsi="Trebuchet MS"/>
            <w:noProof/>
            <w:sz w:val="24"/>
          </w:rPr>
          <w:delText>sons</w:delText>
        </w:r>
      </w:del>
      <w:ins w:id="466" w:author="Author">
        <w:r w:rsidRPr="000F7F3E">
          <w:rPr>
            <w:rFonts w:ascii="Trebuchet MS" w:hAnsi="Trebuchet MS"/>
            <w:noProof/>
            <w:sz w:val="24"/>
          </w:rPr>
          <w:t>people</w:t>
        </w:r>
      </w:ins>
      <w:r w:rsidRPr="000F7F3E">
        <w:rPr>
          <w:rFonts w:ascii="Trebuchet MS" w:hAnsi="Trebuchet MS"/>
          <w:noProof/>
          <w:sz w:val="24"/>
        </w:rPr>
        <w:t xml:space="preserve"> of Israel.”</w:t>
      </w:r>
    </w:p>
    <w:p w:rsidR="001806E2" w:rsidRPr="000F7F3E" w:rsidRDefault="001806E2" w:rsidP="001806E2">
      <w:pPr>
        <w:rPr>
          <w:rFonts w:ascii="Trebuchet MS" w:hAnsi="Trebuchet MS"/>
          <w:b/>
          <w:sz w:val="24"/>
        </w:rPr>
      </w:pPr>
    </w:p>
    <w:p w:rsidR="00762BCB" w:rsidRPr="001806E2" w:rsidRDefault="00762BCB" w:rsidP="001806E2"/>
    <w:sectPr w:rsidR="00762BCB" w:rsidRPr="001806E2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A95" w:rsidRDefault="00911A95">
      <w:r>
        <w:separator/>
      </w:r>
    </w:p>
  </w:endnote>
  <w:endnote w:type="continuationSeparator" w:id="0">
    <w:p w:rsidR="00911A95" w:rsidRDefault="00911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A95" w:rsidRDefault="00911A95">
      <w:r>
        <w:separator/>
      </w:r>
    </w:p>
  </w:footnote>
  <w:footnote w:type="continuationSeparator" w:id="0">
    <w:p w:rsidR="00911A95" w:rsidRDefault="00911A95">
      <w:r>
        <w:continuationSeparator/>
      </w:r>
    </w:p>
  </w:footnote>
  <w:footnote w:id="1">
    <w:p w:rsidR="001806E2" w:rsidRPr="000F7F3E" w:rsidRDefault="001806E2" w:rsidP="000F7F3E">
      <w:pPr>
        <w:pStyle w:val="FootnoteText"/>
        <w:spacing w:after="96"/>
        <w:ind w:firstLine="288"/>
        <w:rPr>
          <w:ins w:id="56" w:author="Author"/>
        </w:rPr>
      </w:pPr>
      <w:ins w:id="57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32:8 </w:t>
        </w:r>
        <w:r w:rsidRPr="000F7F3E">
          <w:t>Or possibly, “the human race.”</w:t>
        </w:r>
      </w:ins>
    </w:p>
  </w:footnote>
  <w:footnote w:id="2">
    <w:p w:rsidR="001806E2" w:rsidRPr="000F7F3E" w:rsidRDefault="001806E2" w:rsidP="000F7F3E">
      <w:pPr>
        <w:pStyle w:val="FootnoteText"/>
        <w:spacing w:after="96"/>
        <w:ind w:firstLine="288"/>
        <w:rPr>
          <w:ins w:id="81" w:author="Author"/>
        </w:rPr>
      </w:pPr>
      <w:ins w:id="82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32:12 </w:t>
        </w:r>
        <w:r w:rsidRPr="000F7F3E">
          <w:t>That is, Jacob.</w:t>
        </w:r>
      </w:ins>
    </w:p>
  </w:footnote>
  <w:footnote w:id="3">
    <w:p w:rsidR="001806E2" w:rsidRPr="000F7F3E" w:rsidRDefault="001806E2" w:rsidP="000F7F3E">
      <w:pPr>
        <w:pStyle w:val="FootnoteText"/>
        <w:spacing w:after="96"/>
        <w:ind w:firstLine="288"/>
        <w:rPr>
          <w:ins w:id="104" w:author="Author"/>
        </w:rPr>
      </w:pPr>
      <w:ins w:id="105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32:14 </w:t>
        </w:r>
        <w:r w:rsidRPr="000F7F3E">
          <w:t>Lit., “fat of.”</w:t>
        </w:r>
      </w:ins>
    </w:p>
  </w:footnote>
  <w:footnote w:id="4">
    <w:p w:rsidR="001806E2" w:rsidRPr="000F7F3E" w:rsidRDefault="001806E2" w:rsidP="000F7F3E">
      <w:pPr>
        <w:pStyle w:val="FootnoteText"/>
        <w:spacing w:after="96"/>
        <w:ind w:firstLine="288"/>
        <w:rPr>
          <w:ins w:id="111" w:author="Author"/>
        </w:rPr>
      </w:pPr>
      <w:ins w:id="112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32:14 </w:t>
        </w:r>
        <w:r w:rsidRPr="000F7F3E">
          <w:t>Lit., “kidney fat of.”</w:t>
        </w:r>
      </w:ins>
    </w:p>
  </w:footnote>
  <w:footnote w:id="5">
    <w:p w:rsidR="001806E2" w:rsidRPr="000F7F3E" w:rsidRDefault="001806E2" w:rsidP="000F7F3E">
      <w:pPr>
        <w:pStyle w:val="FootnoteText"/>
        <w:spacing w:after="96"/>
        <w:ind w:firstLine="288"/>
        <w:rPr>
          <w:ins w:id="116" w:author="Author"/>
        </w:rPr>
      </w:pPr>
      <w:ins w:id="117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32:14 </w:t>
        </w:r>
        <w:r w:rsidRPr="000F7F3E">
          <w:t>Or “juice.”</w:t>
        </w:r>
      </w:ins>
    </w:p>
  </w:footnote>
  <w:footnote w:id="6">
    <w:p w:rsidR="001806E2" w:rsidRPr="000F7F3E" w:rsidRDefault="001806E2" w:rsidP="000F7F3E">
      <w:pPr>
        <w:pStyle w:val="FootnoteText"/>
        <w:spacing w:after="96"/>
        <w:ind w:firstLine="288"/>
        <w:rPr>
          <w:ins w:id="120" w:author="Author"/>
        </w:rPr>
      </w:pPr>
      <w:ins w:id="121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32:15 </w:t>
        </w:r>
        <w:r w:rsidRPr="000F7F3E">
          <w:t>Meaning “Upright One,” an honorary title for Israel.</w:t>
        </w:r>
      </w:ins>
    </w:p>
  </w:footnote>
  <w:footnote w:id="7">
    <w:p w:rsidR="001806E2" w:rsidRPr="000F7F3E" w:rsidRDefault="001806E2" w:rsidP="000F7F3E">
      <w:pPr>
        <w:pStyle w:val="FootnoteText"/>
        <w:spacing w:after="96"/>
        <w:ind w:firstLine="288"/>
        <w:rPr>
          <w:ins w:id="178" w:author="Author"/>
        </w:rPr>
      </w:pPr>
      <w:ins w:id="179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32:21 </w:t>
        </w:r>
        <w:r w:rsidRPr="000F7F3E">
          <w:t>Or “jealousy.”</w:t>
        </w:r>
      </w:ins>
    </w:p>
  </w:footnote>
  <w:footnote w:id="8">
    <w:p w:rsidR="001806E2" w:rsidRPr="000F7F3E" w:rsidRDefault="001806E2" w:rsidP="000F7F3E">
      <w:pPr>
        <w:pStyle w:val="FootnoteText"/>
        <w:spacing w:after="96"/>
        <w:ind w:firstLine="288"/>
        <w:rPr>
          <w:ins w:id="206" w:author="Author"/>
        </w:rPr>
      </w:pPr>
      <w:ins w:id="207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32:22 </w:t>
        </w:r>
        <w:r w:rsidRPr="000F7F3E">
          <w:t>Or “Sheol,” that is, the common grave of mankind. See Glossary.</w:t>
        </w:r>
      </w:ins>
    </w:p>
  </w:footnote>
  <w:footnote w:id="9">
    <w:p w:rsidR="001806E2" w:rsidRPr="000F7F3E" w:rsidRDefault="001806E2" w:rsidP="000F7F3E">
      <w:pPr>
        <w:pStyle w:val="FootnoteText"/>
        <w:spacing w:after="96"/>
        <w:ind w:firstLine="288"/>
        <w:rPr>
          <w:ins w:id="278" w:author="Author"/>
        </w:rPr>
      </w:pPr>
      <w:ins w:id="279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32:28 </w:t>
        </w:r>
        <w:r w:rsidRPr="000F7F3E">
          <w:t>Or possibly, “deaf to advice.”</w:t>
        </w:r>
      </w:ins>
    </w:p>
  </w:footnote>
  <w:footnote w:id="10">
    <w:p w:rsidR="001806E2" w:rsidRPr="000F7F3E" w:rsidRDefault="001806E2" w:rsidP="000F7F3E">
      <w:pPr>
        <w:pStyle w:val="FootnoteText"/>
        <w:spacing w:after="96"/>
        <w:ind w:firstLine="288"/>
        <w:rPr>
          <w:ins w:id="318" w:author="Author"/>
        </w:rPr>
      </w:pPr>
      <w:ins w:id="319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32:36 </w:t>
        </w:r>
        <w:r w:rsidRPr="000F7F3E">
          <w:t>Or “feel regret over.”</w:t>
        </w:r>
      </w:ins>
    </w:p>
  </w:footnote>
  <w:footnote w:id="11">
    <w:p w:rsidR="001806E2" w:rsidRPr="000F7F3E" w:rsidRDefault="001806E2" w:rsidP="000F7F3E">
      <w:pPr>
        <w:pStyle w:val="FootnoteText"/>
        <w:spacing w:after="96"/>
        <w:ind w:firstLine="288"/>
        <w:rPr>
          <w:ins w:id="339" w:author="Author"/>
        </w:rPr>
      </w:pPr>
      <w:ins w:id="340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32:38 </w:t>
        </w:r>
        <w:r w:rsidRPr="000F7F3E">
          <w:t>Or “eat their finest sacrifices.”</w:t>
        </w:r>
      </w:ins>
    </w:p>
  </w:footnote>
  <w:footnote w:id="12">
    <w:p w:rsidR="001806E2" w:rsidRPr="000F7F3E" w:rsidRDefault="001806E2" w:rsidP="000F7F3E">
      <w:pPr>
        <w:pStyle w:val="FootnoteText"/>
        <w:spacing w:after="96"/>
        <w:ind w:firstLine="288"/>
        <w:rPr>
          <w:ins w:id="389" w:author="Author"/>
        </w:rPr>
      </w:pPr>
      <w:ins w:id="390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32:43 </w:t>
        </w:r>
        <w:r w:rsidRPr="000F7F3E">
          <w:t>Or “will cleanse.”</w:t>
        </w:r>
      </w:ins>
    </w:p>
  </w:footnote>
  <w:footnote w:id="13">
    <w:p w:rsidR="001806E2" w:rsidRPr="000F7F3E" w:rsidRDefault="001806E2" w:rsidP="000F7F3E">
      <w:pPr>
        <w:pStyle w:val="FootnoteText"/>
        <w:spacing w:after="96"/>
        <w:ind w:firstLine="288"/>
        <w:rPr>
          <w:ins w:id="396" w:author="Author"/>
        </w:rPr>
      </w:pPr>
      <w:ins w:id="397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32:44 </w:t>
        </w:r>
        <w:r w:rsidRPr="000F7F3E">
          <w:t>The original name of Joshua. Hoshea is a shortened form of Hoshaiah, which means “Saved by Jah; Jah Has Saved.”</w:t>
        </w:r>
      </w:ins>
    </w:p>
  </w:footnote>
  <w:footnote w:id="14">
    <w:p w:rsidR="001806E2" w:rsidRPr="000F7F3E" w:rsidRDefault="001806E2" w:rsidP="000F7F3E">
      <w:pPr>
        <w:pStyle w:val="FootnoteText"/>
        <w:spacing w:after="96"/>
        <w:ind w:firstLine="288"/>
        <w:rPr>
          <w:ins w:id="444" w:author="Author"/>
        </w:rPr>
      </w:pPr>
      <w:ins w:id="445" w:author="Author">
        <w:r w:rsidRPr="000F7F3E">
          <w:rPr>
            <w:rStyle w:val="FootnoteReference"/>
          </w:rPr>
          <w:footnoteRef/>
        </w:r>
        <w:r w:rsidRPr="000F7F3E">
          <w:t xml:space="preserve"> </w:t>
        </w:r>
        <w:r w:rsidRPr="000F7F3E">
          <w:rPr>
            <w:b/>
          </w:rPr>
          <w:t xml:space="preserve">32:50 </w:t>
        </w:r>
        <w:r w:rsidRPr="000F7F3E">
          <w:t>This is a poetic expression for death.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365C5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365C5">
        <w:t>Deuteronomy Chapter 32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365C5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365C5">
      <w:rPr>
        <w:noProof/>
        <w:snapToGrid w:val="0"/>
      </w:rPr>
      <w:t>Deuteronomy 32.Revised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365C5">
        <w:t>Deuteronomy Chapter 32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365C5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365C5">
      <w:rPr>
        <w:noProof/>
        <w:snapToGrid w:val="0"/>
      </w:rPr>
      <w:t>Deuteronomy 32.Revised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365C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365C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365C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365C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A95"/>
    <w:rsid w:val="001365C5"/>
    <w:rsid w:val="001806E2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11A95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0a7e69bc4ff542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806E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806E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806E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806E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806E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806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a7e69bc4ff542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1760</ap:Words>
  <ap:Characters>7607</ap:Characters>
  <ap:Application>Microsoft Office Word</ap:Application>
  <ap:DocSecurity>0</ap:DocSecurity>
  <ap:Lines>211</ap:Lines>
  <ap:Paragraphs>228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9139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32</dc:title>
  <dc:subject/>
  <dc:creator>Ruth Farrugia</dc:creator>
  <cp:keywords/>
  <dc:description/>
  <cp:lastModifiedBy>Ruth Farrugia</cp:lastModifiedBy>
  <cp:revision>3</cp:revision>
  <dcterms:created xsi:type="dcterms:W3CDTF">2020-09-21T12:19:00Z</dcterms:created>
  <dcterms:modified xsi:type="dcterms:W3CDTF">2020-09-21T12:19:00Z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32.docx</vt:lpwstr>
  </property>
  <property fmtid="{D5CDD505-2E9C-101B-9397-08002B2CF9AE}" pid="9" name="_TranslationDocumentId">
    <vt:i4>19515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5032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