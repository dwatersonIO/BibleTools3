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799" w:rsidRPr="004E6261" w:rsidRDefault="00912799" w:rsidP="00912799">
      <w:pPr>
        <w:rPr>
          <w:rFonts w:ascii="Trebuchet MS" w:hAnsi="Trebuchet MS"/>
          <w:noProof/>
        </w:rPr>
      </w:pPr>
      <w:bookmarkStart w:id="0" w:name="_GoBack"/>
      <w:bookmarkEnd w:id="0"/>
      <w:r w:rsidRPr="004E6261">
        <w:rPr>
          <w:rFonts w:ascii="Trebuchet MS" w:hAnsi="Trebuchet MS"/>
          <w:b/>
        </w:rPr>
        <w:t xml:space="preserve">26:1 </w:t>
      </w:r>
      <w:r w:rsidRPr="004E6261">
        <w:rPr>
          <w:rFonts w:ascii="Trebuchet MS" w:hAnsi="Trebuchet MS"/>
          <w:noProof/>
        </w:rPr>
        <w:t>“</w:t>
      </w:r>
      <w:del w:id="1" w:author="Author">
        <w:r w:rsidRPr="004E6261">
          <w:rPr>
            <w:rFonts w:ascii="Trebuchet MS" w:hAnsi="Trebuchet MS"/>
            <w:noProof/>
          </w:rPr>
          <w:delText>And it must occur that when at last</w:delText>
        </w:r>
      </w:del>
      <w:ins w:id="2" w:author="Author">
        <w:r w:rsidRPr="004E6261">
          <w:rPr>
            <w:rFonts w:ascii="Trebuchet MS" w:hAnsi="Trebuchet MS"/>
            <w:noProof/>
          </w:rPr>
          <w:t>When eventually</w:t>
        </w:r>
      </w:ins>
      <w:r w:rsidRPr="004E6261">
        <w:rPr>
          <w:rFonts w:ascii="Trebuchet MS" w:hAnsi="Trebuchet MS"/>
          <w:noProof/>
        </w:rPr>
        <w:t xml:space="preserve"> you enter into the land that Jehovah your God is giving you as an inheritance</w:t>
      </w:r>
      <w:del w:id="3" w:author="Author">
        <w:r w:rsidRPr="004E6261">
          <w:rPr>
            <w:rFonts w:ascii="Trebuchet MS" w:hAnsi="Trebuchet MS"/>
            <w:noProof/>
          </w:rPr>
          <w:delText>,</w:delText>
        </w:r>
      </w:del>
      <w:r w:rsidRPr="004E6261">
        <w:rPr>
          <w:rFonts w:ascii="Trebuchet MS" w:hAnsi="Trebuchet MS"/>
          <w:noProof/>
        </w:rPr>
        <w:t xml:space="preserve"> and you have taken possession of it and </w:t>
      </w:r>
      <w:del w:id="4" w:author="Author">
        <w:r w:rsidRPr="004E6261">
          <w:rPr>
            <w:rFonts w:ascii="Trebuchet MS" w:hAnsi="Trebuchet MS"/>
            <w:noProof/>
          </w:rPr>
          <w:delText>dwelt</w:delText>
        </w:r>
      </w:del>
      <w:ins w:id="5" w:author="Author">
        <w:r w:rsidRPr="004E6261">
          <w:rPr>
            <w:rFonts w:ascii="Trebuchet MS" w:hAnsi="Trebuchet MS"/>
            <w:noProof/>
          </w:rPr>
          <w:t>are dwelling</w:t>
        </w:r>
      </w:ins>
      <w:r w:rsidRPr="004E6261">
        <w:rPr>
          <w:rFonts w:ascii="Trebuchet MS" w:hAnsi="Trebuchet MS"/>
          <w:noProof/>
        </w:rPr>
        <w:t xml:space="preserve"> in it, </w:t>
      </w:r>
      <w:r w:rsidRPr="004E6261">
        <w:rPr>
          <w:rFonts w:ascii="Trebuchet MS" w:hAnsi="Trebuchet MS"/>
          <w:b/>
          <w:noProof/>
        </w:rPr>
        <w:t xml:space="preserve">26:2 </w:t>
      </w:r>
      <w:r w:rsidRPr="004E6261">
        <w:rPr>
          <w:rFonts w:ascii="Trebuchet MS" w:hAnsi="Trebuchet MS"/>
          <w:noProof/>
        </w:rPr>
        <w:t xml:space="preserve">you </w:t>
      </w:r>
      <w:del w:id="6" w:author="Author">
        <w:r w:rsidRPr="004E6261">
          <w:rPr>
            <w:rFonts w:ascii="Trebuchet MS" w:hAnsi="Trebuchet MS"/>
            <w:noProof/>
          </w:rPr>
          <w:delText>must also</w:delText>
        </w:r>
      </w:del>
      <w:ins w:id="7" w:author="Author">
        <w:r w:rsidRPr="004E6261">
          <w:rPr>
            <w:rFonts w:ascii="Trebuchet MS" w:hAnsi="Trebuchet MS"/>
            <w:noProof/>
          </w:rPr>
          <w:t>are to</w:t>
        </w:r>
      </w:ins>
      <w:r w:rsidRPr="004E6261">
        <w:rPr>
          <w:rFonts w:ascii="Trebuchet MS" w:hAnsi="Trebuchet MS"/>
          <w:noProof/>
        </w:rPr>
        <w:t xml:space="preserve"> take some of the firstfruits of all the </w:t>
      </w:r>
      <w:del w:id="8" w:author="Author">
        <w:r w:rsidRPr="004E6261">
          <w:rPr>
            <w:rFonts w:ascii="Trebuchet MS" w:hAnsi="Trebuchet MS"/>
            <w:noProof/>
          </w:rPr>
          <w:delText>fruitage</w:delText>
        </w:r>
      </w:del>
      <w:ins w:id="9" w:author="Author">
        <w:r w:rsidRPr="004E6261">
          <w:rPr>
            <w:rFonts w:ascii="Trebuchet MS" w:hAnsi="Trebuchet MS"/>
            <w:noProof/>
          </w:rPr>
          <w:t>produce</w:t>
        </w:r>
        <w:r w:rsidRPr="004E626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4E6261">
        <w:rPr>
          <w:rFonts w:ascii="Trebuchet MS" w:hAnsi="Trebuchet MS"/>
          <w:noProof/>
        </w:rPr>
        <w:t xml:space="preserve"> of the </w:t>
      </w:r>
      <w:del w:id="12" w:author="Author">
        <w:r w:rsidRPr="004E6261">
          <w:rPr>
            <w:rFonts w:ascii="Trebuchet MS" w:hAnsi="Trebuchet MS"/>
            <w:noProof/>
          </w:rPr>
          <w:delText>soil</w:delText>
        </w:r>
      </w:del>
      <w:ins w:id="13" w:author="Author">
        <w:r w:rsidRPr="004E6261">
          <w:rPr>
            <w:rFonts w:ascii="Trebuchet MS" w:hAnsi="Trebuchet MS"/>
            <w:noProof/>
          </w:rPr>
          <w:t>ground</w:t>
        </w:r>
      </w:ins>
      <w:r w:rsidRPr="004E6261">
        <w:rPr>
          <w:rFonts w:ascii="Trebuchet MS" w:hAnsi="Trebuchet MS"/>
          <w:noProof/>
        </w:rPr>
        <w:t xml:space="preserve">, which you will </w:t>
      </w:r>
      <w:del w:id="14" w:author="Author">
        <w:r w:rsidRPr="004E6261">
          <w:rPr>
            <w:rFonts w:ascii="Trebuchet MS" w:hAnsi="Trebuchet MS"/>
            <w:noProof/>
          </w:rPr>
          <w:delText>bring in</w:delText>
        </w:r>
      </w:del>
      <w:ins w:id="15" w:author="Author">
        <w:r w:rsidRPr="004E6261">
          <w:rPr>
            <w:rFonts w:ascii="Trebuchet MS" w:hAnsi="Trebuchet MS"/>
            <w:noProof/>
          </w:rPr>
          <w:t>gather</w:t>
        </w:r>
      </w:ins>
      <w:r w:rsidRPr="004E6261">
        <w:rPr>
          <w:rFonts w:ascii="Trebuchet MS" w:hAnsi="Trebuchet MS"/>
          <w:noProof/>
        </w:rPr>
        <w:t xml:space="preserve"> from </w:t>
      </w:r>
      <w:del w:id="16" w:author="Author">
        <w:r w:rsidRPr="004E6261">
          <w:rPr>
            <w:rFonts w:ascii="Trebuchet MS" w:hAnsi="Trebuchet MS"/>
            <w:noProof/>
          </w:rPr>
          <w:delText>the</w:delText>
        </w:r>
      </w:del>
      <w:ins w:id="17" w:author="Author">
        <w:r w:rsidRPr="004E6261">
          <w:rPr>
            <w:rFonts w:ascii="Trebuchet MS" w:hAnsi="Trebuchet MS"/>
            <w:noProof/>
          </w:rPr>
          <w:t>your</w:t>
        </w:r>
      </w:ins>
      <w:r w:rsidRPr="004E6261">
        <w:rPr>
          <w:rFonts w:ascii="Trebuchet MS" w:hAnsi="Trebuchet MS"/>
          <w:noProof/>
        </w:rPr>
        <w:t xml:space="preserve"> land </w:t>
      </w:r>
      <w:del w:id="18" w:author="Author">
        <w:r w:rsidRPr="004E6261">
          <w:rPr>
            <w:rFonts w:ascii="Trebuchet MS" w:hAnsi="Trebuchet MS"/>
            <w:noProof/>
          </w:rPr>
          <w:delText xml:space="preserve">of yours </w:delText>
        </w:r>
      </w:del>
      <w:r w:rsidRPr="004E6261">
        <w:rPr>
          <w:rFonts w:ascii="Trebuchet MS" w:hAnsi="Trebuchet MS"/>
          <w:noProof/>
        </w:rPr>
        <w:t xml:space="preserve">that Jehovah your God is giving you, and </w:t>
      </w:r>
      <w:del w:id="19" w:author="Author">
        <w:r w:rsidRPr="004E6261">
          <w:rPr>
            <w:rFonts w:ascii="Trebuchet MS" w:hAnsi="Trebuchet MS"/>
            <w:noProof/>
          </w:rPr>
          <w:delText xml:space="preserve">you must </w:delText>
        </w:r>
      </w:del>
      <w:r w:rsidRPr="004E6261">
        <w:rPr>
          <w:rFonts w:ascii="Trebuchet MS" w:hAnsi="Trebuchet MS"/>
          <w:noProof/>
        </w:rPr>
        <w:t xml:space="preserve">put them in a basket and go to the place that Jehovah your God </w:t>
      </w:r>
      <w:del w:id="20" w:author="Author">
        <w:r w:rsidRPr="004E6261">
          <w:rPr>
            <w:rFonts w:ascii="Trebuchet MS" w:hAnsi="Trebuchet MS"/>
            <w:noProof/>
          </w:rPr>
          <w:delText>will choose</w:delText>
        </w:r>
      </w:del>
      <w:ins w:id="21" w:author="Author">
        <w:r w:rsidRPr="004E6261">
          <w:rPr>
            <w:rFonts w:ascii="Trebuchet MS" w:hAnsi="Trebuchet MS"/>
            <w:noProof/>
          </w:rPr>
          <w:t>chooses</w:t>
        </w:r>
      </w:ins>
      <w:r w:rsidRPr="004E6261">
        <w:rPr>
          <w:rFonts w:ascii="Trebuchet MS" w:hAnsi="Trebuchet MS"/>
          <w:noProof/>
        </w:rPr>
        <w:t xml:space="preserve"> to have his name reside</w:t>
      </w:r>
      <w:del w:id="22" w:author="Author">
        <w:r w:rsidRPr="004E6261">
          <w:rPr>
            <w:rFonts w:ascii="Trebuchet MS" w:hAnsi="Trebuchet MS"/>
            <w:noProof/>
          </w:rPr>
          <w:delText xml:space="preserve"> there</w:delText>
        </w:r>
      </w:del>
      <w:r w:rsidRPr="004E6261">
        <w:rPr>
          <w:rFonts w:ascii="Trebuchet MS" w:hAnsi="Trebuchet MS"/>
          <w:noProof/>
        </w:rPr>
        <w:t xml:space="preserve">. </w:t>
      </w:r>
      <w:r w:rsidRPr="004E6261">
        <w:rPr>
          <w:rFonts w:ascii="Trebuchet MS" w:hAnsi="Trebuchet MS"/>
          <w:b/>
          <w:noProof/>
        </w:rPr>
        <w:t xml:space="preserve">26:3 </w:t>
      </w:r>
      <w:del w:id="23" w:author="Author">
        <w:r w:rsidRPr="004E6261">
          <w:rPr>
            <w:rFonts w:ascii="Trebuchet MS" w:hAnsi="Trebuchet MS"/>
            <w:noProof/>
          </w:rPr>
          <w:delText>And you</w:delText>
        </w:r>
      </w:del>
      <w:ins w:id="24" w:author="Author">
        <w:r w:rsidRPr="004E6261">
          <w:rPr>
            <w:rFonts w:ascii="Trebuchet MS" w:hAnsi="Trebuchet MS"/>
            <w:noProof/>
          </w:rPr>
          <w:t>You</w:t>
        </w:r>
      </w:ins>
      <w:r w:rsidRPr="004E6261">
        <w:rPr>
          <w:rFonts w:ascii="Trebuchet MS" w:hAnsi="Trebuchet MS"/>
          <w:noProof/>
        </w:rPr>
        <w:t xml:space="preserve"> must </w:t>
      </w:r>
      <w:del w:id="25" w:author="Author">
        <w:r w:rsidRPr="004E6261">
          <w:rPr>
            <w:rFonts w:ascii="Trebuchet MS" w:hAnsi="Trebuchet MS"/>
            <w:noProof/>
          </w:rPr>
          <w:delText>come</w:delText>
        </w:r>
      </w:del>
      <w:ins w:id="26" w:author="Author">
        <w:r w:rsidRPr="004E6261">
          <w:rPr>
            <w:rFonts w:ascii="Trebuchet MS" w:hAnsi="Trebuchet MS"/>
            <w:noProof/>
          </w:rPr>
          <w:t>go</w:t>
        </w:r>
      </w:ins>
      <w:r w:rsidRPr="004E6261">
        <w:rPr>
          <w:rFonts w:ascii="Trebuchet MS" w:hAnsi="Trebuchet MS"/>
          <w:noProof/>
        </w:rPr>
        <w:t xml:space="preserve"> to the priest who will be </w:t>
      </w:r>
      <w:del w:id="27" w:author="Author">
        <w:r w:rsidRPr="004E6261">
          <w:rPr>
            <w:rFonts w:ascii="Trebuchet MS" w:hAnsi="Trebuchet MS"/>
            <w:noProof/>
          </w:rPr>
          <w:delText>acting</w:delText>
        </w:r>
      </w:del>
      <w:ins w:id="28" w:author="Author">
        <w:r w:rsidRPr="004E6261">
          <w:rPr>
            <w:rFonts w:ascii="Trebuchet MS" w:hAnsi="Trebuchet MS"/>
            <w:noProof/>
          </w:rPr>
          <w:t>serving</w:t>
        </w:r>
      </w:ins>
      <w:r w:rsidRPr="004E6261">
        <w:rPr>
          <w:rFonts w:ascii="Trebuchet MS" w:hAnsi="Trebuchet MS"/>
          <w:noProof/>
        </w:rPr>
        <w:t xml:space="preserve"> in those days and say to him, ‘</w:t>
      </w:r>
      <w:ins w:id="29" w:author="Author">
        <w:r w:rsidRPr="004E6261">
          <w:rPr>
            <w:rFonts w:ascii="Trebuchet MS" w:hAnsi="Trebuchet MS"/>
            <w:noProof/>
          </w:rPr>
          <w:t xml:space="preserve">Today </w:t>
        </w:r>
      </w:ins>
      <w:r w:rsidRPr="004E6261">
        <w:rPr>
          <w:rFonts w:ascii="Trebuchet MS" w:hAnsi="Trebuchet MS"/>
          <w:noProof/>
        </w:rPr>
        <w:t xml:space="preserve">I </w:t>
      </w:r>
      <w:del w:id="30" w:author="Author">
        <w:r w:rsidRPr="004E6261">
          <w:rPr>
            <w:rFonts w:ascii="Trebuchet MS" w:hAnsi="Trebuchet MS"/>
            <w:noProof/>
          </w:rPr>
          <w:delText>must report today</w:delText>
        </w:r>
      </w:del>
      <w:ins w:id="31" w:author="Author">
        <w:r w:rsidRPr="004E6261">
          <w:rPr>
            <w:rFonts w:ascii="Trebuchet MS" w:hAnsi="Trebuchet MS"/>
            <w:noProof/>
          </w:rPr>
          <w:t>am reporting</w:t>
        </w:r>
      </w:ins>
      <w:r w:rsidRPr="004E6261">
        <w:rPr>
          <w:rFonts w:ascii="Trebuchet MS" w:hAnsi="Trebuchet MS"/>
          <w:noProof/>
        </w:rPr>
        <w:t xml:space="preserve"> to Jehovah your God that I have come into the land that Jehovah swore to our forefathers to give to us.’</w:t>
      </w:r>
    </w:p>
    <w:p w:rsidR="00912799" w:rsidRPr="004E6261" w:rsidRDefault="00912799" w:rsidP="00912799">
      <w:pPr>
        <w:rPr>
          <w:rFonts w:ascii="Trebuchet MS" w:hAnsi="Trebuchet MS"/>
          <w:noProof/>
        </w:rPr>
      </w:pPr>
      <w:r w:rsidRPr="004E6261">
        <w:rPr>
          <w:rFonts w:ascii="Trebuchet MS" w:hAnsi="Trebuchet MS"/>
          <w:b/>
        </w:rPr>
        <w:t xml:space="preserve">26:4 </w:t>
      </w:r>
      <w:r w:rsidRPr="004E6261">
        <w:rPr>
          <w:rFonts w:ascii="Trebuchet MS" w:hAnsi="Trebuchet MS"/>
          <w:noProof/>
        </w:rPr>
        <w:t>“</w:t>
      </w:r>
      <w:del w:id="32" w:author="Author">
        <w:r w:rsidRPr="004E6261">
          <w:rPr>
            <w:rFonts w:ascii="Trebuchet MS" w:hAnsi="Trebuchet MS"/>
            <w:noProof/>
          </w:rPr>
          <w:delText>And the</w:delText>
        </w:r>
      </w:del>
      <w:ins w:id="33" w:author="Author">
        <w:r w:rsidRPr="004E6261">
          <w:rPr>
            <w:rFonts w:ascii="Trebuchet MS" w:hAnsi="Trebuchet MS"/>
            <w:noProof/>
          </w:rPr>
          <w:t>The</w:t>
        </w:r>
      </w:ins>
      <w:r w:rsidRPr="004E6261">
        <w:rPr>
          <w:rFonts w:ascii="Trebuchet MS" w:hAnsi="Trebuchet MS"/>
          <w:noProof/>
        </w:rPr>
        <w:t xml:space="preserve"> priest </w:t>
      </w:r>
      <w:del w:id="34" w:author="Author">
        <w:r w:rsidRPr="004E6261">
          <w:rPr>
            <w:rFonts w:ascii="Trebuchet MS" w:hAnsi="Trebuchet MS"/>
            <w:noProof/>
          </w:rPr>
          <w:delText>must</w:delText>
        </w:r>
      </w:del>
      <w:ins w:id="35" w:author="Author">
        <w:r w:rsidRPr="004E6261">
          <w:rPr>
            <w:rFonts w:ascii="Trebuchet MS" w:hAnsi="Trebuchet MS"/>
            <w:noProof/>
          </w:rPr>
          <w:t>will then</w:t>
        </w:r>
      </w:ins>
      <w:r w:rsidRPr="004E6261">
        <w:rPr>
          <w:rFonts w:ascii="Trebuchet MS" w:hAnsi="Trebuchet MS"/>
          <w:noProof/>
        </w:rPr>
        <w:t xml:space="preserve"> take the basket out of your hand and deposit it before the altar of Jehovah your God. </w:t>
      </w:r>
      <w:r w:rsidRPr="004E6261">
        <w:rPr>
          <w:rFonts w:ascii="Trebuchet MS" w:hAnsi="Trebuchet MS"/>
          <w:b/>
          <w:noProof/>
        </w:rPr>
        <w:t xml:space="preserve">26:5 </w:t>
      </w:r>
      <w:del w:id="36" w:author="Author">
        <w:r w:rsidRPr="004E6261">
          <w:rPr>
            <w:rFonts w:ascii="Trebuchet MS" w:hAnsi="Trebuchet MS"/>
            <w:noProof/>
          </w:rPr>
          <w:delText>And</w:delText>
        </w:r>
      </w:del>
      <w:ins w:id="37" w:author="Author">
        <w:r w:rsidRPr="004E6261">
          <w:rPr>
            <w:rFonts w:ascii="Trebuchet MS" w:hAnsi="Trebuchet MS"/>
            <w:noProof/>
          </w:rPr>
          <w:t>Then</w:t>
        </w:r>
      </w:ins>
      <w:r w:rsidRPr="004E6261">
        <w:rPr>
          <w:rFonts w:ascii="Trebuchet MS" w:hAnsi="Trebuchet MS"/>
          <w:noProof/>
        </w:rPr>
        <w:t xml:space="preserve"> you </w:t>
      </w:r>
      <w:del w:id="38" w:author="Author">
        <w:r w:rsidRPr="004E6261">
          <w:rPr>
            <w:rFonts w:ascii="Trebuchet MS" w:hAnsi="Trebuchet MS"/>
            <w:noProof/>
          </w:rPr>
          <w:delText>must answer and say</w:delText>
        </w:r>
      </w:del>
      <w:ins w:id="39" w:author="Author">
        <w:r w:rsidRPr="004E6261">
          <w:rPr>
            <w:rFonts w:ascii="Trebuchet MS" w:hAnsi="Trebuchet MS"/>
            <w:noProof/>
          </w:rPr>
          <w:t>are to declare</w:t>
        </w:r>
      </w:ins>
      <w:r w:rsidRPr="004E6261">
        <w:rPr>
          <w:rFonts w:ascii="Trebuchet MS" w:hAnsi="Trebuchet MS"/>
          <w:noProof/>
        </w:rPr>
        <w:t xml:space="preserve"> before Jehovah your God, ‘My father was a </w:t>
      </w:r>
      <w:del w:id="40" w:author="Author">
        <w:r w:rsidRPr="004E6261">
          <w:rPr>
            <w:rFonts w:ascii="Trebuchet MS" w:hAnsi="Trebuchet MS"/>
            <w:noProof/>
          </w:rPr>
          <w:delText>perishing Syrian;</w:delText>
        </w:r>
      </w:del>
      <w:ins w:id="41" w:author="Author">
        <w:r w:rsidRPr="004E6261">
          <w:rPr>
            <w:rFonts w:ascii="Trebuchet MS" w:hAnsi="Trebuchet MS"/>
            <w:noProof/>
          </w:rPr>
          <w:t>wandering</w:t>
        </w:r>
        <w:r w:rsidRPr="004E6261">
          <w:rPr>
            <w:rStyle w:val="FootnoteReference"/>
            <w:rFonts w:ascii="Trebuchet MS" w:hAnsi="Trebuchet MS"/>
            <w:noProof/>
          </w:rPr>
          <w:footnoteReference w:id="2"/>
        </w:r>
        <w:r w:rsidRPr="004E6261">
          <w:rPr>
            <w:rFonts w:ascii="Trebuchet MS" w:hAnsi="Trebuchet MS"/>
            <w:noProof/>
          </w:rPr>
          <w:t xml:space="preserve"> A·ra·mae′an,</w:t>
        </w:r>
      </w:ins>
      <w:r w:rsidRPr="004E6261">
        <w:rPr>
          <w:rFonts w:ascii="Trebuchet MS" w:hAnsi="Trebuchet MS"/>
          <w:noProof/>
        </w:rPr>
        <w:t xml:space="preserve"> and he </w:t>
      </w:r>
      <w:del w:id="44" w:author="Author">
        <w:r w:rsidRPr="004E6261">
          <w:rPr>
            <w:rFonts w:ascii="Trebuchet MS" w:hAnsi="Trebuchet MS"/>
            <w:noProof/>
          </w:rPr>
          <w:delText>proceeded to go</w:delText>
        </w:r>
      </w:del>
      <w:ins w:id="45" w:author="Author">
        <w:r w:rsidRPr="004E6261">
          <w:rPr>
            <w:rFonts w:ascii="Trebuchet MS" w:hAnsi="Trebuchet MS"/>
            <w:noProof/>
          </w:rPr>
          <w:t>went</w:t>
        </w:r>
      </w:ins>
      <w:r w:rsidRPr="004E6261">
        <w:rPr>
          <w:rFonts w:ascii="Trebuchet MS" w:hAnsi="Trebuchet MS"/>
          <w:noProof/>
        </w:rPr>
        <w:t xml:space="preserve"> down to Egypt and </w:t>
      </w:r>
      <w:del w:id="46" w:author="Author">
        <w:r w:rsidRPr="004E6261">
          <w:rPr>
            <w:rFonts w:ascii="Trebuchet MS" w:hAnsi="Trebuchet MS"/>
            <w:noProof/>
          </w:rPr>
          <w:delText>to reside</w:delText>
        </w:r>
      </w:del>
      <w:ins w:id="47" w:author="Author">
        <w:r w:rsidRPr="004E6261">
          <w:rPr>
            <w:rFonts w:ascii="Trebuchet MS" w:hAnsi="Trebuchet MS"/>
            <w:noProof/>
          </w:rPr>
          <w:t>resided</w:t>
        </w:r>
      </w:ins>
      <w:r w:rsidRPr="004E6261">
        <w:rPr>
          <w:rFonts w:ascii="Trebuchet MS" w:hAnsi="Trebuchet MS"/>
          <w:noProof/>
        </w:rPr>
        <w:t xml:space="preserve"> there as </w:t>
      </w:r>
      <w:del w:id="48" w:author="Author">
        <w:r w:rsidRPr="004E6261">
          <w:rPr>
            <w:rFonts w:ascii="Trebuchet MS" w:hAnsi="Trebuchet MS"/>
            <w:noProof/>
          </w:rPr>
          <w:delText>an alien</w:delText>
        </w:r>
      </w:del>
      <w:ins w:id="49" w:author="Author">
        <w:r w:rsidRPr="004E6261">
          <w:rPr>
            <w:rFonts w:ascii="Trebuchet MS" w:hAnsi="Trebuchet MS"/>
            <w:noProof/>
          </w:rPr>
          <w:t>a foreigner,</w:t>
        </w:r>
      </w:ins>
      <w:r w:rsidRPr="004E6261">
        <w:rPr>
          <w:rFonts w:ascii="Trebuchet MS" w:hAnsi="Trebuchet MS"/>
          <w:noProof/>
        </w:rPr>
        <w:t xml:space="preserve"> with </w:t>
      </w:r>
      <w:del w:id="50" w:author="Author">
        <w:r w:rsidRPr="004E6261">
          <w:rPr>
            <w:rFonts w:ascii="Trebuchet MS" w:hAnsi="Trebuchet MS"/>
            <w:noProof/>
          </w:rPr>
          <w:delText xml:space="preserve">very </w:delText>
        </w:r>
      </w:del>
      <w:r w:rsidRPr="004E6261">
        <w:rPr>
          <w:rFonts w:ascii="Trebuchet MS" w:hAnsi="Trebuchet MS"/>
          <w:noProof/>
        </w:rPr>
        <w:t xml:space="preserve">few in </w:t>
      </w:r>
      <w:del w:id="51" w:author="Author">
        <w:r w:rsidRPr="004E6261">
          <w:rPr>
            <w:rFonts w:ascii="Trebuchet MS" w:hAnsi="Trebuchet MS"/>
            <w:noProof/>
          </w:rPr>
          <w:delText>number; but</w:delText>
        </w:r>
      </w:del>
      <w:ins w:id="52" w:author="Author">
        <w:r w:rsidRPr="004E6261">
          <w:rPr>
            <w:rFonts w:ascii="Trebuchet MS" w:hAnsi="Trebuchet MS"/>
            <w:noProof/>
          </w:rPr>
          <w:t>his household. But</w:t>
        </w:r>
      </w:ins>
      <w:r w:rsidRPr="004E6261">
        <w:rPr>
          <w:rFonts w:ascii="Trebuchet MS" w:hAnsi="Trebuchet MS"/>
          <w:noProof/>
        </w:rPr>
        <w:t xml:space="preserve"> there he became a great nation, mighty and numerous. </w:t>
      </w:r>
      <w:r w:rsidRPr="004E6261">
        <w:rPr>
          <w:rFonts w:ascii="Trebuchet MS" w:hAnsi="Trebuchet MS"/>
          <w:b/>
          <w:noProof/>
        </w:rPr>
        <w:t xml:space="preserve">26:6 </w:t>
      </w:r>
      <w:r w:rsidRPr="004E6261">
        <w:rPr>
          <w:rFonts w:ascii="Trebuchet MS" w:hAnsi="Trebuchet MS"/>
          <w:noProof/>
        </w:rPr>
        <w:t xml:space="preserve">And the Egyptians </w:t>
      </w:r>
      <w:del w:id="53" w:author="Author">
        <w:r w:rsidRPr="004E6261">
          <w:rPr>
            <w:rFonts w:ascii="Trebuchet MS" w:hAnsi="Trebuchet MS"/>
            <w:noProof/>
          </w:rPr>
          <w:delText>went treating us badly</w:delText>
        </w:r>
      </w:del>
      <w:ins w:id="54" w:author="Author">
        <w:r w:rsidRPr="004E6261">
          <w:rPr>
            <w:rFonts w:ascii="Trebuchet MS" w:hAnsi="Trebuchet MS"/>
            <w:noProof/>
          </w:rPr>
          <w:t>mistreated</w:t>
        </w:r>
      </w:ins>
      <w:r w:rsidRPr="004E6261">
        <w:rPr>
          <w:rFonts w:ascii="Trebuchet MS" w:hAnsi="Trebuchet MS"/>
          <w:noProof/>
        </w:rPr>
        <w:t xml:space="preserve"> and </w:t>
      </w:r>
      <w:del w:id="55" w:author="Author">
        <w:r w:rsidRPr="004E6261">
          <w:rPr>
            <w:rFonts w:ascii="Trebuchet MS" w:hAnsi="Trebuchet MS"/>
            <w:noProof/>
          </w:rPr>
          <w:delText>afflicting</w:delText>
        </w:r>
      </w:del>
      <w:ins w:id="56" w:author="Author">
        <w:r w:rsidRPr="004E6261">
          <w:rPr>
            <w:rFonts w:ascii="Trebuchet MS" w:hAnsi="Trebuchet MS"/>
            <w:noProof/>
          </w:rPr>
          <w:t>oppressed</w:t>
        </w:r>
      </w:ins>
      <w:r w:rsidRPr="004E6261">
        <w:rPr>
          <w:rFonts w:ascii="Trebuchet MS" w:hAnsi="Trebuchet MS"/>
          <w:noProof/>
        </w:rPr>
        <w:t xml:space="preserve"> us and </w:t>
      </w:r>
      <w:del w:id="57" w:author="Author">
        <w:r w:rsidRPr="004E6261">
          <w:rPr>
            <w:rFonts w:ascii="Trebuchet MS" w:hAnsi="Trebuchet MS"/>
            <w:noProof/>
          </w:rPr>
          <w:delText>putting hard</w:delText>
        </w:r>
      </w:del>
      <w:ins w:id="58" w:author="Author">
        <w:r w:rsidRPr="004E6261">
          <w:rPr>
            <w:rFonts w:ascii="Trebuchet MS" w:hAnsi="Trebuchet MS"/>
            <w:noProof/>
          </w:rPr>
          <w:t>imposed harsh</w:t>
        </w:r>
      </w:ins>
      <w:r w:rsidRPr="004E6261">
        <w:rPr>
          <w:rFonts w:ascii="Trebuchet MS" w:hAnsi="Trebuchet MS"/>
          <w:noProof/>
        </w:rPr>
        <w:t xml:space="preserve"> slavery </w:t>
      </w:r>
      <w:del w:id="59" w:author="Author">
        <w:r w:rsidRPr="004E6261">
          <w:rPr>
            <w:rFonts w:ascii="Trebuchet MS" w:hAnsi="Trebuchet MS"/>
            <w:noProof/>
          </w:rPr>
          <w:delText>upon</w:delText>
        </w:r>
      </w:del>
      <w:ins w:id="60" w:author="Author">
        <w:r w:rsidRPr="004E6261">
          <w:rPr>
            <w:rFonts w:ascii="Trebuchet MS" w:hAnsi="Trebuchet MS"/>
            <w:noProof/>
          </w:rPr>
          <w:t>on</w:t>
        </w:r>
      </w:ins>
      <w:r w:rsidRPr="004E6261">
        <w:rPr>
          <w:rFonts w:ascii="Trebuchet MS" w:hAnsi="Trebuchet MS"/>
          <w:noProof/>
        </w:rPr>
        <w:t xml:space="preserve"> us. </w:t>
      </w:r>
      <w:r w:rsidRPr="004E6261">
        <w:rPr>
          <w:rFonts w:ascii="Trebuchet MS" w:hAnsi="Trebuchet MS"/>
          <w:b/>
          <w:noProof/>
        </w:rPr>
        <w:t xml:space="preserve">26:7 </w:t>
      </w:r>
      <w:del w:id="61" w:author="Author">
        <w:r w:rsidRPr="004E6261">
          <w:rPr>
            <w:rFonts w:ascii="Trebuchet MS" w:hAnsi="Trebuchet MS"/>
            <w:noProof/>
          </w:rPr>
          <w:delText>And</w:delText>
        </w:r>
      </w:del>
      <w:ins w:id="62" w:author="Author">
        <w:r w:rsidRPr="004E6261">
          <w:rPr>
            <w:rFonts w:ascii="Trebuchet MS" w:hAnsi="Trebuchet MS"/>
            <w:noProof/>
          </w:rPr>
          <w:t>So</w:t>
        </w:r>
      </w:ins>
      <w:r w:rsidRPr="004E6261">
        <w:rPr>
          <w:rFonts w:ascii="Trebuchet MS" w:hAnsi="Trebuchet MS"/>
          <w:noProof/>
        </w:rPr>
        <w:t xml:space="preserve"> we began to cry out to Jehovah</w:t>
      </w:r>
      <w:ins w:id="63" w:author="Author">
        <w:r w:rsidRPr="004E6261">
          <w:rPr>
            <w:rFonts w:ascii="Trebuchet MS" w:hAnsi="Trebuchet MS"/>
            <w:noProof/>
          </w:rPr>
          <w:t>,</w:t>
        </w:r>
      </w:ins>
      <w:r w:rsidRPr="004E6261">
        <w:rPr>
          <w:rFonts w:ascii="Trebuchet MS" w:hAnsi="Trebuchet MS"/>
          <w:noProof/>
        </w:rPr>
        <w:t xml:space="preserve"> the God of our forefathers, and Jehovah </w:t>
      </w:r>
      <w:del w:id="64" w:author="Author">
        <w:r w:rsidRPr="004E6261">
          <w:rPr>
            <w:rFonts w:ascii="Trebuchet MS" w:hAnsi="Trebuchet MS"/>
            <w:noProof/>
          </w:rPr>
          <w:delText>proceeded to hear</w:delText>
        </w:r>
      </w:del>
      <w:ins w:id="65" w:author="Author">
        <w:r w:rsidRPr="004E6261">
          <w:rPr>
            <w:rFonts w:ascii="Trebuchet MS" w:hAnsi="Trebuchet MS"/>
            <w:noProof/>
          </w:rPr>
          <w:t>heard</w:t>
        </w:r>
      </w:ins>
      <w:r w:rsidRPr="004E6261">
        <w:rPr>
          <w:rFonts w:ascii="Trebuchet MS" w:hAnsi="Trebuchet MS"/>
          <w:noProof/>
        </w:rPr>
        <w:t xml:space="preserve"> our voice and </w:t>
      </w:r>
      <w:del w:id="66" w:author="Author">
        <w:r w:rsidRPr="004E6261">
          <w:rPr>
            <w:rFonts w:ascii="Trebuchet MS" w:hAnsi="Trebuchet MS"/>
            <w:noProof/>
          </w:rPr>
          <w:delText>to look on</w:delText>
        </w:r>
      </w:del>
      <w:ins w:id="67" w:author="Author">
        <w:r w:rsidRPr="004E6261">
          <w:rPr>
            <w:rFonts w:ascii="Trebuchet MS" w:hAnsi="Trebuchet MS"/>
            <w:noProof/>
          </w:rPr>
          <w:t>looked upon</w:t>
        </w:r>
      </w:ins>
      <w:r w:rsidRPr="004E6261">
        <w:rPr>
          <w:rFonts w:ascii="Trebuchet MS" w:hAnsi="Trebuchet MS"/>
          <w:noProof/>
        </w:rPr>
        <w:t xml:space="preserve"> our affliction and our trouble and our oppression. </w:t>
      </w:r>
      <w:r w:rsidRPr="004E6261">
        <w:rPr>
          <w:rFonts w:ascii="Trebuchet MS" w:hAnsi="Trebuchet MS"/>
          <w:b/>
          <w:noProof/>
        </w:rPr>
        <w:t xml:space="preserve">26:8 </w:t>
      </w:r>
      <w:r w:rsidRPr="004E6261">
        <w:rPr>
          <w:rFonts w:ascii="Trebuchet MS" w:hAnsi="Trebuchet MS"/>
          <w:noProof/>
        </w:rPr>
        <w:t xml:space="preserve">Finally Jehovah brought us out of Egypt with a </w:t>
      </w:r>
      <w:del w:id="68" w:author="Author">
        <w:r w:rsidRPr="004E6261">
          <w:rPr>
            <w:rFonts w:ascii="Trebuchet MS" w:hAnsi="Trebuchet MS"/>
            <w:noProof/>
          </w:rPr>
          <w:delText>strong</w:delText>
        </w:r>
      </w:del>
      <w:ins w:id="69" w:author="Author">
        <w:r w:rsidRPr="004E6261">
          <w:rPr>
            <w:rFonts w:ascii="Trebuchet MS" w:hAnsi="Trebuchet MS"/>
            <w:noProof/>
          </w:rPr>
          <w:t>mighty</w:t>
        </w:r>
      </w:ins>
      <w:r w:rsidRPr="004E6261">
        <w:rPr>
          <w:rFonts w:ascii="Trebuchet MS" w:hAnsi="Trebuchet MS"/>
          <w:noProof/>
        </w:rPr>
        <w:t xml:space="preserve"> hand and an outstretched arm and with </w:t>
      </w:r>
      <w:del w:id="70" w:author="Author">
        <w:r w:rsidRPr="004E6261">
          <w:rPr>
            <w:rFonts w:ascii="Trebuchet MS" w:hAnsi="Trebuchet MS"/>
            <w:noProof/>
          </w:rPr>
          <w:delText>great fearsomeness</w:delText>
        </w:r>
      </w:del>
      <w:ins w:id="71" w:author="Author">
        <w:r w:rsidRPr="004E6261">
          <w:rPr>
            <w:rFonts w:ascii="Trebuchet MS" w:hAnsi="Trebuchet MS"/>
            <w:noProof/>
          </w:rPr>
          <w:t>terrifying deeds</w:t>
        </w:r>
      </w:ins>
      <w:r w:rsidRPr="004E6261">
        <w:rPr>
          <w:rFonts w:ascii="Trebuchet MS" w:hAnsi="Trebuchet MS"/>
          <w:noProof/>
        </w:rPr>
        <w:t xml:space="preserve"> and with signs and miracles. </w:t>
      </w:r>
      <w:r w:rsidRPr="004E6261">
        <w:rPr>
          <w:rFonts w:ascii="Trebuchet MS" w:hAnsi="Trebuchet MS"/>
          <w:b/>
          <w:noProof/>
        </w:rPr>
        <w:t xml:space="preserve">26:9 </w:t>
      </w:r>
      <w:r w:rsidRPr="004E6261">
        <w:rPr>
          <w:rFonts w:ascii="Trebuchet MS" w:hAnsi="Trebuchet MS"/>
          <w:noProof/>
        </w:rPr>
        <w:t xml:space="preserve">Then he brought us to this place and gave us this land, a land flowing with milk and honey. </w:t>
      </w:r>
      <w:r w:rsidRPr="004E6261">
        <w:rPr>
          <w:rFonts w:ascii="Trebuchet MS" w:hAnsi="Trebuchet MS"/>
          <w:b/>
          <w:noProof/>
        </w:rPr>
        <w:t xml:space="preserve">26:10 </w:t>
      </w:r>
      <w:del w:id="72" w:author="Author">
        <w:r w:rsidRPr="004E6261">
          <w:rPr>
            <w:rFonts w:ascii="Trebuchet MS" w:hAnsi="Trebuchet MS"/>
            <w:noProof/>
          </w:rPr>
          <w:delText>And now here</w:delText>
        </w:r>
      </w:del>
      <w:ins w:id="73" w:author="Author">
        <w:r w:rsidRPr="004E6261">
          <w:rPr>
            <w:rFonts w:ascii="Trebuchet MS" w:hAnsi="Trebuchet MS"/>
            <w:noProof/>
          </w:rPr>
          <w:t>Now</w:t>
        </w:r>
      </w:ins>
      <w:r w:rsidRPr="004E6261">
        <w:rPr>
          <w:rFonts w:ascii="Trebuchet MS" w:hAnsi="Trebuchet MS"/>
          <w:noProof/>
        </w:rPr>
        <w:t xml:space="preserve"> I have brought the firstfruits of the </w:t>
      </w:r>
      <w:del w:id="74" w:author="Author">
        <w:r w:rsidRPr="004E6261">
          <w:rPr>
            <w:rFonts w:ascii="Trebuchet MS" w:hAnsi="Trebuchet MS"/>
            <w:noProof/>
          </w:rPr>
          <w:delText>fruitage</w:delText>
        </w:r>
      </w:del>
      <w:ins w:id="75" w:author="Author">
        <w:r w:rsidRPr="004E6261">
          <w:rPr>
            <w:rFonts w:ascii="Trebuchet MS" w:hAnsi="Trebuchet MS"/>
            <w:noProof/>
          </w:rPr>
          <w:t>produce</w:t>
        </w:r>
      </w:ins>
      <w:r w:rsidRPr="004E6261">
        <w:rPr>
          <w:rFonts w:ascii="Trebuchet MS" w:hAnsi="Trebuchet MS"/>
          <w:noProof/>
        </w:rPr>
        <w:t xml:space="preserve"> of the ground that Jehovah has given me.’</w:t>
      </w:r>
    </w:p>
    <w:p w:rsidR="00912799" w:rsidRPr="004E6261" w:rsidRDefault="00912799" w:rsidP="00912799">
      <w:pPr>
        <w:rPr>
          <w:rFonts w:ascii="Trebuchet MS" w:hAnsi="Trebuchet MS"/>
          <w:noProof/>
        </w:rPr>
      </w:pPr>
      <w:r w:rsidRPr="004E6261">
        <w:rPr>
          <w:rFonts w:ascii="Trebuchet MS" w:hAnsi="Trebuchet MS"/>
          <w:noProof/>
        </w:rPr>
        <w:t xml:space="preserve">“You must </w:t>
      </w:r>
      <w:del w:id="76" w:author="Author">
        <w:r w:rsidRPr="004E6261">
          <w:rPr>
            <w:rFonts w:ascii="Trebuchet MS" w:hAnsi="Trebuchet MS"/>
            <w:noProof/>
          </w:rPr>
          <w:delText xml:space="preserve">also </w:delText>
        </w:r>
      </w:del>
      <w:r w:rsidRPr="004E6261">
        <w:rPr>
          <w:rFonts w:ascii="Trebuchet MS" w:hAnsi="Trebuchet MS"/>
          <w:noProof/>
        </w:rPr>
        <w:t xml:space="preserve">deposit it before Jehovah your God and bow down before Jehovah your God. </w:t>
      </w:r>
      <w:r w:rsidRPr="004E6261">
        <w:rPr>
          <w:rFonts w:ascii="Trebuchet MS" w:hAnsi="Trebuchet MS"/>
          <w:b/>
          <w:noProof/>
        </w:rPr>
        <w:t xml:space="preserve">26:11 </w:t>
      </w:r>
      <w:del w:id="77" w:author="Author">
        <w:r w:rsidRPr="004E6261">
          <w:rPr>
            <w:rFonts w:ascii="Trebuchet MS" w:hAnsi="Trebuchet MS"/>
            <w:noProof/>
          </w:rPr>
          <w:delText>And you must</w:delText>
        </w:r>
      </w:del>
      <w:ins w:id="78" w:author="Author">
        <w:r w:rsidRPr="004E6261">
          <w:rPr>
            <w:rFonts w:ascii="Trebuchet MS" w:hAnsi="Trebuchet MS"/>
            <w:noProof/>
          </w:rPr>
          <w:t>You will then</w:t>
        </w:r>
      </w:ins>
      <w:r w:rsidRPr="004E6261">
        <w:rPr>
          <w:rFonts w:ascii="Trebuchet MS" w:hAnsi="Trebuchet MS"/>
          <w:noProof/>
        </w:rPr>
        <w:t xml:space="preserve"> rejoice over all the good that Jehovah your God has given you and your household, you and the Levite and the </w:t>
      </w:r>
      <w:del w:id="79" w:author="Author">
        <w:r w:rsidRPr="004E6261">
          <w:rPr>
            <w:rFonts w:ascii="Trebuchet MS" w:hAnsi="Trebuchet MS"/>
            <w:noProof/>
          </w:rPr>
          <w:delText>alien</w:delText>
        </w:r>
      </w:del>
      <w:ins w:id="80" w:author="Author">
        <w:r w:rsidRPr="004E6261">
          <w:rPr>
            <w:rFonts w:ascii="Trebuchet MS" w:hAnsi="Trebuchet MS"/>
            <w:noProof/>
          </w:rPr>
          <w:t>foreign</w:t>
        </w:r>
      </w:ins>
      <w:r w:rsidRPr="004E6261">
        <w:rPr>
          <w:rFonts w:ascii="Trebuchet MS" w:hAnsi="Trebuchet MS"/>
          <w:noProof/>
        </w:rPr>
        <w:t xml:space="preserve"> resident who is </w:t>
      </w:r>
      <w:del w:id="81" w:author="Author">
        <w:r w:rsidRPr="004E6261">
          <w:rPr>
            <w:rFonts w:ascii="Trebuchet MS" w:hAnsi="Trebuchet MS"/>
            <w:noProof/>
          </w:rPr>
          <w:delText>in your midst</w:delText>
        </w:r>
      </w:del>
      <w:ins w:id="82" w:author="Author">
        <w:r w:rsidRPr="004E6261">
          <w:rPr>
            <w:rFonts w:ascii="Trebuchet MS" w:hAnsi="Trebuchet MS"/>
            <w:noProof/>
          </w:rPr>
          <w:t>among you</w:t>
        </w:r>
      </w:ins>
      <w:r w:rsidRPr="004E6261">
        <w:rPr>
          <w:rFonts w:ascii="Trebuchet MS" w:hAnsi="Trebuchet MS"/>
          <w:noProof/>
        </w:rPr>
        <w:t>.</w:t>
      </w:r>
    </w:p>
    <w:p w:rsidR="00912799" w:rsidRPr="004E6261" w:rsidRDefault="00912799" w:rsidP="00912799">
      <w:pPr>
        <w:rPr>
          <w:rFonts w:ascii="Trebuchet MS" w:hAnsi="Trebuchet MS"/>
          <w:noProof/>
        </w:rPr>
      </w:pPr>
      <w:r w:rsidRPr="004E6261">
        <w:rPr>
          <w:rFonts w:ascii="Trebuchet MS" w:hAnsi="Trebuchet MS"/>
          <w:b/>
        </w:rPr>
        <w:t xml:space="preserve">26:12 </w:t>
      </w:r>
      <w:r w:rsidRPr="004E6261">
        <w:rPr>
          <w:rFonts w:ascii="Trebuchet MS" w:hAnsi="Trebuchet MS"/>
          <w:noProof/>
        </w:rPr>
        <w:t xml:space="preserve">“When you finish </w:t>
      </w:r>
      <w:del w:id="83" w:author="Author">
        <w:r w:rsidRPr="004E6261">
          <w:rPr>
            <w:rFonts w:ascii="Trebuchet MS" w:hAnsi="Trebuchet MS"/>
            <w:noProof/>
          </w:rPr>
          <w:delText xml:space="preserve">with </w:delText>
        </w:r>
      </w:del>
      <w:r w:rsidRPr="004E6261">
        <w:rPr>
          <w:rFonts w:ascii="Trebuchet MS" w:hAnsi="Trebuchet MS"/>
          <w:noProof/>
        </w:rPr>
        <w:t xml:space="preserve">tithing the entire tenth of your produce in the third year, the year of the tenth, you </w:t>
      </w:r>
      <w:del w:id="84" w:author="Author">
        <w:r w:rsidRPr="004E6261">
          <w:rPr>
            <w:rFonts w:ascii="Trebuchet MS" w:hAnsi="Trebuchet MS"/>
            <w:noProof/>
          </w:rPr>
          <w:delText>must also</w:delText>
        </w:r>
      </w:del>
      <w:ins w:id="85" w:author="Author">
        <w:r w:rsidRPr="004E6261">
          <w:rPr>
            <w:rFonts w:ascii="Trebuchet MS" w:hAnsi="Trebuchet MS"/>
            <w:noProof/>
          </w:rPr>
          <w:t>will</w:t>
        </w:r>
      </w:ins>
      <w:r w:rsidRPr="004E6261">
        <w:rPr>
          <w:rFonts w:ascii="Trebuchet MS" w:hAnsi="Trebuchet MS"/>
          <w:noProof/>
        </w:rPr>
        <w:t xml:space="preserve"> give it to the Levite, the </w:t>
      </w:r>
      <w:del w:id="86" w:author="Author">
        <w:r w:rsidRPr="004E6261">
          <w:rPr>
            <w:rFonts w:ascii="Trebuchet MS" w:hAnsi="Trebuchet MS"/>
            <w:noProof/>
          </w:rPr>
          <w:delText>alien</w:delText>
        </w:r>
      </w:del>
      <w:ins w:id="87" w:author="Author">
        <w:r w:rsidRPr="004E6261">
          <w:rPr>
            <w:rFonts w:ascii="Trebuchet MS" w:hAnsi="Trebuchet MS"/>
            <w:noProof/>
          </w:rPr>
          <w:t>foreign</w:t>
        </w:r>
      </w:ins>
      <w:r w:rsidRPr="004E6261">
        <w:rPr>
          <w:rFonts w:ascii="Trebuchet MS" w:hAnsi="Trebuchet MS"/>
          <w:noProof/>
        </w:rPr>
        <w:t xml:space="preserve"> resident, the fatherless </w:t>
      </w:r>
      <w:del w:id="88" w:author="Author">
        <w:r w:rsidRPr="004E6261">
          <w:rPr>
            <w:rFonts w:ascii="Trebuchet MS" w:hAnsi="Trebuchet MS"/>
            <w:noProof/>
          </w:rPr>
          <w:delText>boy</w:delText>
        </w:r>
      </w:del>
      <w:ins w:id="89" w:author="Author">
        <w:r w:rsidRPr="004E6261">
          <w:rPr>
            <w:rFonts w:ascii="Trebuchet MS" w:hAnsi="Trebuchet MS"/>
            <w:noProof/>
          </w:rPr>
          <w:t>child,</w:t>
        </w:r>
        <w:r w:rsidRPr="004E626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4E6261">
        <w:rPr>
          <w:rFonts w:ascii="Trebuchet MS" w:hAnsi="Trebuchet MS"/>
          <w:noProof/>
        </w:rPr>
        <w:t xml:space="preserve"> and the widow, and they </w:t>
      </w:r>
      <w:del w:id="92" w:author="Author">
        <w:r w:rsidRPr="004E6261">
          <w:rPr>
            <w:rFonts w:ascii="Trebuchet MS" w:hAnsi="Trebuchet MS"/>
            <w:noProof/>
          </w:rPr>
          <w:delText>must</w:delText>
        </w:r>
      </w:del>
      <w:ins w:id="93" w:author="Author">
        <w:r w:rsidRPr="004E6261">
          <w:rPr>
            <w:rFonts w:ascii="Trebuchet MS" w:hAnsi="Trebuchet MS"/>
            <w:noProof/>
          </w:rPr>
          <w:t>will</w:t>
        </w:r>
      </w:ins>
      <w:r w:rsidRPr="004E6261">
        <w:rPr>
          <w:rFonts w:ascii="Trebuchet MS" w:hAnsi="Trebuchet MS"/>
          <w:noProof/>
        </w:rPr>
        <w:t xml:space="preserve"> eat </w:t>
      </w:r>
      <w:del w:id="94" w:author="Author">
        <w:r w:rsidRPr="004E6261">
          <w:rPr>
            <w:rFonts w:ascii="Trebuchet MS" w:hAnsi="Trebuchet MS"/>
            <w:noProof/>
          </w:rPr>
          <w:delText>it</w:delText>
        </w:r>
      </w:del>
      <w:ins w:id="95" w:author="Author">
        <w:r w:rsidRPr="004E6261">
          <w:rPr>
            <w:rFonts w:ascii="Trebuchet MS" w:hAnsi="Trebuchet MS"/>
            <w:noProof/>
          </w:rPr>
          <w:t>their fill</w:t>
        </w:r>
      </w:ins>
      <w:r w:rsidRPr="004E6261">
        <w:rPr>
          <w:rFonts w:ascii="Trebuchet MS" w:hAnsi="Trebuchet MS"/>
          <w:noProof/>
        </w:rPr>
        <w:t xml:space="preserve"> within your </w:t>
      </w:r>
      <w:del w:id="96" w:author="Author">
        <w:r w:rsidRPr="004E6261">
          <w:rPr>
            <w:rFonts w:ascii="Trebuchet MS" w:hAnsi="Trebuchet MS"/>
            <w:noProof/>
          </w:rPr>
          <w:delText>gates and satisfy themselves.</w:delText>
        </w:r>
      </w:del>
      <w:ins w:id="97" w:author="Author">
        <w:r w:rsidRPr="004E6261">
          <w:rPr>
            <w:rFonts w:ascii="Trebuchet MS" w:hAnsi="Trebuchet MS"/>
            <w:noProof/>
          </w:rPr>
          <w:t>cities.</w:t>
        </w:r>
        <w:r w:rsidRPr="004E626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4E6261">
        <w:rPr>
          <w:rFonts w:ascii="Trebuchet MS" w:hAnsi="Trebuchet MS"/>
          <w:noProof/>
        </w:rPr>
        <w:t xml:space="preserve"> </w:t>
      </w:r>
      <w:r w:rsidRPr="004E6261">
        <w:rPr>
          <w:rFonts w:ascii="Trebuchet MS" w:hAnsi="Trebuchet MS"/>
          <w:b/>
          <w:noProof/>
        </w:rPr>
        <w:t xml:space="preserve">26:13 </w:t>
      </w:r>
      <w:del w:id="100" w:author="Author">
        <w:r w:rsidRPr="004E6261">
          <w:rPr>
            <w:rFonts w:ascii="Trebuchet MS" w:hAnsi="Trebuchet MS"/>
            <w:noProof/>
          </w:rPr>
          <w:delText>And you must</w:delText>
        </w:r>
      </w:del>
      <w:ins w:id="101" w:author="Author">
        <w:r w:rsidRPr="004E6261">
          <w:rPr>
            <w:rFonts w:ascii="Trebuchet MS" w:hAnsi="Trebuchet MS"/>
            <w:noProof/>
          </w:rPr>
          <w:t>You will then</w:t>
        </w:r>
      </w:ins>
      <w:r w:rsidRPr="004E6261">
        <w:rPr>
          <w:rFonts w:ascii="Trebuchet MS" w:hAnsi="Trebuchet MS"/>
          <w:noProof/>
        </w:rPr>
        <w:t xml:space="preserve"> say before Jehovah your God, ‘I have cleared </w:t>
      </w:r>
      <w:del w:id="102" w:author="Author">
        <w:r w:rsidRPr="004E6261">
          <w:rPr>
            <w:rFonts w:ascii="Trebuchet MS" w:hAnsi="Trebuchet MS"/>
            <w:noProof/>
          </w:rPr>
          <w:delText>away what is</w:delText>
        </w:r>
      </w:del>
      <w:ins w:id="103" w:author="Author">
        <w:r w:rsidRPr="004E6261">
          <w:rPr>
            <w:rFonts w:ascii="Trebuchet MS" w:hAnsi="Trebuchet MS"/>
            <w:noProof/>
          </w:rPr>
          <w:t>the</w:t>
        </w:r>
      </w:ins>
      <w:r w:rsidRPr="004E6261">
        <w:rPr>
          <w:rFonts w:ascii="Trebuchet MS" w:hAnsi="Trebuchet MS"/>
          <w:noProof/>
        </w:rPr>
        <w:t xml:space="preserve"> holy </w:t>
      </w:r>
      <w:del w:id="104" w:author="Author">
        <w:r w:rsidRPr="004E6261">
          <w:rPr>
            <w:rFonts w:ascii="Trebuchet MS" w:hAnsi="Trebuchet MS"/>
            <w:noProof/>
          </w:rPr>
          <w:delText xml:space="preserve">from the </w:delText>
        </w:r>
      </w:del>
      <w:ins w:id="105" w:author="Author">
        <w:r w:rsidRPr="004E6261">
          <w:rPr>
            <w:rFonts w:ascii="Trebuchet MS" w:hAnsi="Trebuchet MS"/>
            <w:noProof/>
          </w:rPr>
          <w:t xml:space="preserve">portion out of my </w:t>
        </w:r>
      </w:ins>
      <w:r w:rsidRPr="004E6261">
        <w:rPr>
          <w:rFonts w:ascii="Trebuchet MS" w:hAnsi="Trebuchet MS"/>
          <w:noProof/>
        </w:rPr>
        <w:t xml:space="preserve">house and </w:t>
      </w:r>
      <w:del w:id="106" w:author="Author">
        <w:r w:rsidRPr="004E6261">
          <w:rPr>
            <w:rFonts w:ascii="Trebuchet MS" w:hAnsi="Trebuchet MS"/>
            <w:noProof/>
          </w:rPr>
          <w:delText xml:space="preserve">I have also </w:delText>
        </w:r>
      </w:del>
      <w:r w:rsidRPr="004E6261">
        <w:rPr>
          <w:rFonts w:ascii="Trebuchet MS" w:hAnsi="Trebuchet MS"/>
          <w:noProof/>
        </w:rPr>
        <w:t>given it to the Levite</w:t>
      </w:r>
      <w:del w:id="107" w:author="Author">
        <w:r w:rsidRPr="004E6261">
          <w:rPr>
            <w:rFonts w:ascii="Trebuchet MS" w:hAnsi="Trebuchet MS"/>
            <w:noProof/>
          </w:rPr>
          <w:delText xml:space="preserve"> and</w:delText>
        </w:r>
      </w:del>
      <w:ins w:id="108" w:author="Author">
        <w:r w:rsidRPr="004E6261">
          <w:rPr>
            <w:rFonts w:ascii="Trebuchet MS" w:hAnsi="Trebuchet MS"/>
            <w:noProof/>
          </w:rPr>
          <w:t>,</w:t>
        </w:r>
      </w:ins>
      <w:r w:rsidRPr="004E6261">
        <w:rPr>
          <w:rFonts w:ascii="Trebuchet MS" w:hAnsi="Trebuchet MS"/>
          <w:noProof/>
        </w:rPr>
        <w:t xml:space="preserve"> the </w:t>
      </w:r>
      <w:del w:id="109" w:author="Author">
        <w:r w:rsidRPr="004E6261">
          <w:rPr>
            <w:rFonts w:ascii="Trebuchet MS" w:hAnsi="Trebuchet MS"/>
            <w:noProof/>
          </w:rPr>
          <w:delText>alien</w:delText>
        </w:r>
      </w:del>
      <w:ins w:id="110" w:author="Author">
        <w:r w:rsidRPr="004E6261">
          <w:rPr>
            <w:rFonts w:ascii="Trebuchet MS" w:hAnsi="Trebuchet MS"/>
            <w:noProof/>
          </w:rPr>
          <w:t>foreign</w:t>
        </w:r>
      </w:ins>
      <w:r w:rsidRPr="004E6261">
        <w:rPr>
          <w:rFonts w:ascii="Trebuchet MS" w:hAnsi="Trebuchet MS"/>
          <w:noProof/>
        </w:rPr>
        <w:t xml:space="preserve"> resident, the fatherless </w:t>
      </w:r>
      <w:del w:id="111" w:author="Author">
        <w:r w:rsidRPr="004E6261">
          <w:rPr>
            <w:rFonts w:ascii="Trebuchet MS" w:hAnsi="Trebuchet MS"/>
            <w:noProof/>
          </w:rPr>
          <w:delText>boy</w:delText>
        </w:r>
      </w:del>
      <w:ins w:id="112" w:author="Author">
        <w:r w:rsidRPr="004E6261">
          <w:rPr>
            <w:rFonts w:ascii="Trebuchet MS" w:hAnsi="Trebuchet MS"/>
            <w:noProof/>
          </w:rPr>
          <w:t>child,</w:t>
        </w:r>
      </w:ins>
      <w:r w:rsidRPr="004E6261">
        <w:rPr>
          <w:rFonts w:ascii="Trebuchet MS" w:hAnsi="Trebuchet MS"/>
          <w:noProof/>
        </w:rPr>
        <w:t xml:space="preserve"> and the widow, </w:t>
      </w:r>
      <w:del w:id="113" w:author="Author">
        <w:r w:rsidRPr="004E6261">
          <w:rPr>
            <w:rFonts w:ascii="Trebuchet MS" w:hAnsi="Trebuchet MS"/>
            <w:noProof/>
          </w:rPr>
          <w:delText>in accord with all your commandment that</w:delText>
        </w:r>
      </w:del>
      <w:ins w:id="114" w:author="Author">
        <w:r w:rsidRPr="004E6261">
          <w:rPr>
            <w:rFonts w:ascii="Trebuchet MS" w:hAnsi="Trebuchet MS"/>
            <w:noProof/>
          </w:rPr>
          <w:t>just as</w:t>
        </w:r>
      </w:ins>
      <w:r w:rsidRPr="004E6261">
        <w:rPr>
          <w:rFonts w:ascii="Trebuchet MS" w:hAnsi="Trebuchet MS"/>
          <w:noProof/>
        </w:rPr>
        <w:t xml:space="preserve"> you have commanded me. I have not </w:t>
      </w:r>
      <w:del w:id="115" w:author="Author">
        <w:r w:rsidRPr="004E6261">
          <w:rPr>
            <w:rFonts w:ascii="Trebuchet MS" w:hAnsi="Trebuchet MS"/>
            <w:noProof/>
          </w:rPr>
          <w:delText>overstepped</w:delText>
        </w:r>
      </w:del>
      <w:ins w:id="116" w:author="Author">
        <w:r w:rsidRPr="004E6261">
          <w:rPr>
            <w:rFonts w:ascii="Trebuchet MS" w:hAnsi="Trebuchet MS"/>
            <w:noProof/>
          </w:rPr>
          <w:t>violated or neglected</w:t>
        </w:r>
      </w:ins>
      <w:r w:rsidRPr="004E6261">
        <w:rPr>
          <w:rFonts w:ascii="Trebuchet MS" w:hAnsi="Trebuchet MS"/>
          <w:noProof/>
        </w:rPr>
        <w:t xml:space="preserve"> your commandments</w:t>
      </w:r>
      <w:del w:id="117" w:author="Author">
        <w:r w:rsidRPr="004E6261">
          <w:rPr>
            <w:rFonts w:ascii="Trebuchet MS" w:hAnsi="Trebuchet MS"/>
            <w:noProof/>
          </w:rPr>
          <w:delText>, nor have I forgotten</w:delText>
        </w:r>
      </w:del>
      <w:r w:rsidRPr="004E6261">
        <w:rPr>
          <w:rFonts w:ascii="Trebuchet MS" w:hAnsi="Trebuchet MS"/>
          <w:noProof/>
        </w:rPr>
        <w:t xml:space="preserve">. </w:t>
      </w:r>
      <w:r w:rsidRPr="004E6261">
        <w:rPr>
          <w:rFonts w:ascii="Trebuchet MS" w:hAnsi="Trebuchet MS"/>
          <w:b/>
          <w:noProof/>
        </w:rPr>
        <w:t xml:space="preserve">26:14 </w:t>
      </w:r>
      <w:r w:rsidRPr="004E6261">
        <w:rPr>
          <w:rFonts w:ascii="Trebuchet MS" w:hAnsi="Trebuchet MS"/>
          <w:noProof/>
        </w:rPr>
        <w:t xml:space="preserve">I have not eaten of it </w:t>
      </w:r>
      <w:del w:id="118" w:author="Author">
        <w:r w:rsidRPr="004E6261">
          <w:rPr>
            <w:rFonts w:ascii="Trebuchet MS" w:hAnsi="Trebuchet MS"/>
            <w:noProof/>
          </w:rPr>
          <w:delText>during my</w:delText>
        </w:r>
      </w:del>
      <w:ins w:id="119" w:author="Author">
        <w:r w:rsidRPr="004E6261">
          <w:rPr>
            <w:rFonts w:ascii="Trebuchet MS" w:hAnsi="Trebuchet MS"/>
            <w:noProof/>
          </w:rPr>
          <w:t>while</w:t>
        </w:r>
      </w:ins>
      <w:r w:rsidRPr="004E6261">
        <w:rPr>
          <w:rFonts w:ascii="Trebuchet MS" w:hAnsi="Trebuchet MS"/>
          <w:noProof/>
        </w:rPr>
        <w:t xml:space="preserve"> mourning</w:t>
      </w:r>
      <w:del w:id="120" w:author="Author">
        <w:r w:rsidRPr="004E6261">
          <w:rPr>
            <w:rFonts w:ascii="Trebuchet MS" w:hAnsi="Trebuchet MS"/>
            <w:noProof/>
          </w:rPr>
          <w:delText>, nor have I</w:delText>
        </w:r>
      </w:del>
      <w:ins w:id="121" w:author="Author">
        <w:r w:rsidRPr="004E6261">
          <w:rPr>
            <w:rFonts w:ascii="Trebuchet MS" w:hAnsi="Trebuchet MS"/>
            <w:noProof/>
          </w:rPr>
          <w:t xml:space="preserve"> or</w:t>
        </w:r>
      </w:ins>
      <w:r w:rsidRPr="004E6261">
        <w:rPr>
          <w:rFonts w:ascii="Trebuchet MS" w:hAnsi="Trebuchet MS"/>
          <w:noProof/>
        </w:rPr>
        <w:t xml:space="preserve"> removed any of it while unclean</w:t>
      </w:r>
      <w:del w:id="122" w:author="Author">
        <w:r w:rsidRPr="004E6261">
          <w:rPr>
            <w:rFonts w:ascii="Trebuchet MS" w:hAnsi="Trebuchet MS"/>
            <w:noProof/>
          </w:rPr>
          <w:delText>, nor have I</w:delText>
        </w:r>
      </w:del>
      <w:ins w:id="123" w:author="Author">
        <w:r w:rsidRPr="004E6261">
          <w:rPr>
            <w:rFonts w:ascii="Trebuchet MS" w:hAnsi="Trebuchet MS"/>
            <w:noProof/>
          </w:rPr>
          <w:t xml:space="preserve"> or</w:t>
        </w:r>
      </w:ins>
      <w:r w:rsidRPr="004E6261">
        <w:rPr>
          <w:rFonts w:ascii="Trebuchet MS" w:hAnsi="Trebuchet MS"/>
          <w:noProof/>
        </w:rPr>
        <w:t xml:space="preserve"> given any of it for </w:t>
      </w:r>
      <w:del w:id="124" w:author="Author">
        <w:r w:rsidRPr="004E6261">
          <w:rPr>
            <w:rFonts w:ascii="Trebuchet MS" w:hAnsi="Trebuchet MS"/>
            <w:noProof/>
          </w:rPr>
          <w:delText>anyone</w:delText>
        </w:r>
      </w:del>
      <w:ins w:id="125" w:author="Author">
        <w:r w:rsidRPr="004E6261">
          <w:rPr>
            <w:rFonts w:ascii="Trebuchet MS" w:hAnsi="Trebuchet MS"/>
            <w:noProof/>
          </w:rPr>
          <w:t>the</w:t>
        </w:r>
      </w:ins>
      <w:r w:rsidRPr="004E6261">
        <w:rPr>
          <w:rFonts w:ascii="Trebuchet MS" w:hAnsi="Trebuchet MS"/>
          <w:noProof/>
        </w:rPr>
        <w:t xml:space="preserve"> dead. I have </w:t>
      </w:r>
      <w:del w:id="126" w:author="Author">
        <w:r w:rsidRPr="004E6261">
          <w:rPr>
            <w:rFonts w:ascii="Trebuchet MS" w:hAnsi="Trebuchet MS"/>
            <w:noProof/>
          </w:rPr>
          <w:delText>listened to</w:delText>
        </w:r>
      </w:del>
      <w:ins w:id="127" w:author="Author">
        <w:r w:rsidRPr="004E6261">
          <w:rPr>
            <w:rFonts w:ascii="Trebuchet MS" w:hAnsi="Trebuchet MS"/>
            <w:noProof/>
          </w:rPr>
          <w:t>obeyed</w:t>
        </w:r>
      </w:ins>
      <w:r w:rsidRPr="004E6261">
        <w:rPr>
          <w:rFonts w:ascii="Trebuchet MS" w:hAnsi="Trebuchet MS"/>
          <w:noProof/>
        </w:rPr>
        <w:t xml:space="preserve"> the voice of Jehovah my God</w:t>
      </w:r>
      <w:del w:id="128" w:author="Author">
        <w:r w:rsidRPr="004E6261">
          <w:rPr>
            <w:rFonts w:ascii="Trebuchet MS" w:hAnsi="Trebuchet MS"/>
            <w:noProof/>
          </w:rPr>
          <w:delText>. I</w:delText>
        </w:r>
      </w:del>
      <w:ins w:id="129" w:author="Author">
        <w:r w:rsidRPr="004E6261">
          <w:rPr>
            <w:rFonts w:ascii="Trebuchet MS" w:hAnsi="Trebuchet MS"/>
            <w:noProof/>
          </w:rPr>
          <w:t xml:space="preserve"> and</w:t>
        </w:r>
      </w:ins>
      <w:r w:rsidRPr="004E6261">
        <w:rPr>
          <w:rFonts w:ascii="Trebuchet MS" w:hAnsi="Trebuchet MS"/>
          <w:noProof/>
        </w:rPr>
        <w:t xml:space="preserve"> have done </w:t>
      </w:r>
      <w:del w:id="130" w:author="Author">
        <w:r w:rsidRPr="004E6261">
          <w:rPr>
            <w:rFonts w:ascii="Trebuchet MS" w:hAnsi="Trebuchet MS"/>
            <w:noProof/>
          </w:rPr>
          <w:delText xml:space="preserve">in accord with </w:delText>
        </w:r>
      </w:del>
      <w:r w:rsidRPr="004E6261">
        <w:rPr>
          <w:rFonts w:ascii="Trebuchet MS" w:hAnsi="Trebuchet MS"/>
          <w:noProof/>
        </w:rPr>
        <w:t xml:space="preserve">all that you </w:t>
      </w:r>
      <w:del w:id="131" w:author="Author">
        <w:r w:rsidRPr="004E6261">
          <w:rPr>
            <w:rFonts w:ascii="Trebuchet MS" w:hAnsi="Trebuchet MS"/>
            <w:noProof/>
          </w:rPr>
          <w:delText xml:space="preserve">have </w:delText>
        </w:r>
      </w:del>
      <w:r w:rsidRPr="004E6261">
        <w:rPr>
          <w:rFonts w:ascii="Trebuchet MS" w:hAnsi="Trebuchet MS"/>
          <w:noProof/>
        </w:rPr>
        <w:t xml:space="preserve">commanded me. </w:t>
      </w:r>
      <w:r w:rsidRPr="004E6261">
        <w:rPr>
          <w:rFonts w:ascii="Trebuchet MS" w:hAnsi="Trebuchet MS"/>
          <w:b/>
          <w:noProof/>
        </w:rPr>
        <w:t xml:space="preserve">26:15 </w:t>
      </w:r>
      <w:del w:id="132" w:author="Author">
        <w:r w:rsidRPr="004E6261">
          <w:rPr>
            <w:rFonts w:ascii="Trebuchet MS" w:hAnsi="Trebuchet MS"/>
            <w:noProof/>
          </w:rPr>
          <w:delText>Do</w:delText>
        </w:r>
      </w:del>
      <w:ins w:id="133" w:author="Author">
        <w:r w:rsidRPr="004E6261">
          <w:rPr>
            <w:rFonts w:ascii="Trebuchet MS" w:hAnsi="Trebuchet MS"/>
            <w:noProof/>
          </w:rPr>
          <w:t>Now</w:t>
        </w:r>
      </w:ins>
      <w:r w:rsidRPr="004E6261">
        <w:rPr>
          <w:rFonts w:ascii="Trebuchet MS" w:hAnsi="Trebuchet MS"/>
          <w:noProof/>
        </w:rPr>
        <w:t xml:space="preserve"> look down from your holy dwelling, the heavens, and bless your people Israel and the </w:t>
      </w:r>
      <w:del w:id="134" w:author="Author">
        <w:r w:rsidRPr="004E6261">
          <w:rPr>
            <w:rFonts w:ascii="Trebuchet MS" w:hAnsi="Trebuchet MS"/>
            <w:noProof/>
          </w:rPr>
          <w:delText>soil</w:delText>
        </w:r>
      </w:del>
      <w:ins w:id="135" w:author="Author">
        <w:r w:rsidRPr="004E6261">
          <w:rPr>
            <w:rFonts w:ascii="Trebuchet MS" w:hAnsi="Trebuchet MS"/>
            <w:noProof/>
          </w:rPr>
          <w:t>land</w:t>
        </w:r>
      </w:ins>
      <w:r w:rsidRPr="004E6261">
        <w:rPr>
          <w:rFonts w:ascii="Trebuchet MS" w:hAnsi="Trebuchet MS"/>
          <w:noProof/>
        </w:rPr>
        <w:t xml:space="preserve"> that you have given us, just as you swore to our forefathers, the land flowing with milk and honey.’</w:t>
      </w:r>
    </w:p>
    <w:p w:rsidR="00912799" w:rsidRPr="004E6261" w:rsidRDefault="00912799" w:rsidP="00912799">
      <w:pPr>
        <w:rPr>
          <w:rFonts w:ascii="Trebuchet MS" w:hAnsi="Trebuchet MS"/>
          <w:noProof/>
        </w:rPr>
      </w:pPr>
      <w:r w:rsidRPr="004E6261">
        <w:rPr>
          <w:rFonts w:ascii="Trebuchet MS" w:hAnsi="Trebuchet MS"/>
          <w:b/>
        </w:rPr>
        <w:t xml:space="preserve">26:16 </w:t>
      </w:r>
      <w:r w:rsidRPr="004E6261">
        <w:rPr>
          <w:rFonts w:ascii="Trebuchet MS" w:hAnsi="Trebuchet MS"/>
          <w:noProof/>
        </w:rPr>
        <w:t>“This day Jehovah your God is commanding you to carry out these regulations and judicial decisions</w:t>
      </w:r>
      <w:del w:id="136" w:author="Author">
        <w:r w:rsidRPr="004E6261">
          <w:rPr>
            <w:rFonts w:ascii="Trebuchet MS" w:hAnsi="Trebuchet MS"/>
            <w:noProof/>
          </w:rPr>
          <w:delText>; and you</w:delText>
        </w:r>
      </w:del>
      <w:ins w:id="137" w:author="Author">
        <w:r w:rsidRPr="004E6261">
          <w:rPr>
            <w:rFonts w:ascii="Trebuchet MS" w:hAnsi="Trebuchet MS"/>
            <w:noProof/>
          </w:rPr>
          <w:t>. You</w:t>
        </w:r>
      </w:ins>
      <w:r w:rsidRPr="004E6261">
        <w:rPr>
          <w:rFonts w:ascii="Trebuchet MS" w:hAnsi="Trebuchet MS"/>
          <w:noProof/>
        </w:rPr>
        <w:t xml:space="preserve"> must observe </w:t>
      </w:r>
      <w:ins w:id="138" w:author="Author">
        <w:r w:rsidRPr="004E6261">
          <w:rPr>
            <w:rFonts w:ascii="Trebuchet MS" w:hAnsi="Trebuchet MS"/>
            <w:noProof/>
          </w:rPr>
          <w:t xml:space="preserve">them </w:t>
        </w:r>
      </w:ins>
      <w:r w:rsidRPr="004E6261">
        <w:rPr>
          <w:rFonts w:ascii="Trebuchet MS" w:hAnsi="Trebuchet MS"/>
          <w:noProof/>
        </w:rPr>
        <w:t>and carry them out with all your heart and all your soul.</w:t>
      </w:r>
      <w:ins w:id="139" w:author="Author">
        <w:r w:rsidRPr="004E6261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4E6261">
        <w:rPr>
          <w:rFonts w:ascii="Trebuchet MS" w:hAnsi="Trebuchet MS"/>
          <w:noProof/>
        </w:rPr>
        <w:t xml:space="preserve"> </w:t>
      </w:r>
      <w:r w:rsidRPr="004E6261">
        <w:rPr>
          <w:rFonts w:ascii="Trebuchet MS" w:hAnsi="Trebuchet MS"/>
          <w:b/>
          <w:noProof/>
        </w:rPr>
        <w:t xml:space="preserve">26:17 </w:t>
      </w:r>
      <w:del w:id="142" w:author="Author">
        <w:r w:rsidRPr="004E6261">
          <w:rPr>
            <w:rFonts w:ascii="Trebuchet MS" w:hAnsi="Trebuchet MS"/>
            <w:noProof/>
          </w:rPr>
          <w:delText>Jehovah</w:delText>
        </w:r>
      </w:del>
      <w:ins w:id="143" w:author="Author">
        <w:r w:rsidRPr="004E6261">
          <w:rPr>
            <w:rFonts w:ascii="Trebuchet MS" w:hAnsi="Trebuchet MS"/>
            <w:noProof/>
          </w:rPr>
          <w:t>Today</w:t>
        </w:r>
      </w:ins>
      <w:r w:rsidRPr="004E6261">
        <w:rPr>
          <w:rFonts w:ascii="Trebuchet MS" w:hAnsi="Trebuchet MS"/>
          <w:noProof/>
        </w:rPr>
        <w:t xml:space="preserve"> you have </w:t>
      </w:r>
      <w:del w:id="144" w:author="Author">
        <w:r w:rsidRPr="004E6261">
          <w:rPr>
            <w:rFonts w:ascii="Trebuchet MS" w:hAnsi="Trebuchet MS"/>
            <w:noProof/>
          </w:rPr>
          <w:delText>induced to say today</w:delText>
        </w:r>
      </w:del>
      <w:ins w:id="145" w:author="Author">
        <w:r w:rsidRPr="004E6261">
          <w:rPr>
            <w:rFonts w:ascii="Trebuchet MS" w:hAnsi="Trebuchet MS"/>
            <w:noProof/>
          </w:rPr>
          <w:t>obtained Jehovah’s declaration</w:t>
        </w:r>
      </w:ins>
      <w:r w:rsidRPr="004E6261">
        <w:rPr>
          <w:rFonts w:ascii="Trebuchet MS" w:hAnsi="Trebuchet MS"/>
          <w:noProof/>
        </w:rPr>
        <w:t xml:space="preserve"> that he will become your God </w:t>
      </w:r>
      <w:del w:id="146" w:author="Author">
        <w:r w:rsidRPr="004E6261">
          <w:rPr>
            <w:rFonts w:ascii="Trebuchet MS" w:hAnsi="Trebuchet MS"/>
            <w:noProof/>
          </w:rPr>
          <w:delText>while</w:delText>
        </w:r>
      </w:del>
      <w:ins w:id="147" w:author="Author">
        <w:r w:rsidRPr="004E6261">
          <w:rPr>
            <w:rFonts w:ascii="Trebuchet MS" w:hAnsi="Trebuchet MS"/>
            <w:noProof/>
          </w:rPr>
          <w:t>as</w:t>
        </w:r>
      </w:ins>
      <w:r w:rsidRPr="004E6261">
        <w:rPr>
          <w:rFonts w:ascii="Trebuchet MS" w:hAnsi="Trebuchet MS"/>
          <w:noProof/>
        </w:rPr>
        <w:t xml:space="preserve"> you walk in his ways and observe his regulations</w:t>
      </w:r>
      <w:del w:id="148" w:author="Author">
        <w:r w:rsidRPr="004E6261">
          <w:rPr>
            <w:rFonts w:ascii="Trebuchet MS" w:hAnsi="Trebuchet MS"/>
            <w:noProof/>
          </w:rPr>
          <w:delText xml:space="preserve"> and</w:delText>
        </w:r>
      </w:del>
      <w:ins w:id="149" w:author="Author">
        <w:r w:rsidRPr="004E6261">
          <w:rPr>
            <w:rFonts w:ascii="Trebuchet MS" w:hAnsi="Trebuchet MS"/>
            <w:noProof/>
          </w:rPr>
          <w:t>,</w:t>
        </w:r>
      </w:ins>
      <w:r w:rsidRPr="004E6261">
        <w:rPr>
          <w:rFonts w:ascii="Trebuchet MS" w:hAnsi="Trebuchet MS"/>
          <w:noProof/>
        </w:rPr>
        <w:t xml:space="preserve"> his commandments</w:t>
      </w:r>
      <w:ins w:id="150" w:author="Author">
        <w:r w:rsidRPr="004E6261">
          <w:rPr>
            <w:rFonts w:ascii="Trebuchet MS" w:hAnsi="Trebuchet MS"/>
            <w:noProof/>
          </w:rPr>
          <w:t>,</w:t>
        </w:r>
      </w:ins>
      <w:r w:rsidRPr="004E6261">
        <w:rPr>
          <w:rFonts w:ascii="Trebuchet MS" w:hAnsi="Trebuchet MS"/>
          <w:noProof/>
        </w:rPr>
        <w:t xml:space="preserve"> and his judicial decisions</w:t>
      </w:r>
      <w:ins w:id="151" w:author="Author">
        <w:r w:rsidRPr="004E6261">
          <w:rPr>
            <w:rFonts w:ascii="Trebuchet MS" w:hAnsi="Trebuchet MS"/>
            <w:noProof/>
          </w:rPr>
          <w:t>,</w:t>
        </w:r>
      </w:ins>
      <w:r w:rsidRPr="004E6261">
        <w:rPr>
          <w:rFonts w:ascii="Trebuchet MS" w:hAnsi="Trebuchet MS"/>
          <w:noProof/>
        </w:rPr>
        <w:t xml:space="preserve"> and</w:t>
      </w:r>
      <w:ins w:id="152" w:author="Author">
        <w:r w:rsidRPr="004E6261">
          <w:rPr>
            <w:rFonts w:ascii="Trebuchet MS" w:hAnsi="Trebuchet MS"/>
            <w:noProof/>
          </w:rPr>
          <w:t xml:space="preserve"> as you</w:t>
        </w:r>
      </w:ins>
      <w:r w:rsidRPr="004E6261">
        <w:rPr>
          <w:rFonts w:ascii="Trebuchet MS" w:hAnsi="Trebuchet MS"/>
          <w:noProof/>
        </w:rPr>
        <w:t xml:space="preserve"> listen to his voice. </w:t>
      </w:r>
      <w:r w:rsidRPr="004E6261">
        <w:rPr>
          <w:rFonts w:ascii="Trebuchet MS" w:hAnsi="Trebuchet MS"/>
          <w:b/>
          <w:noProof/>
        </w:rPr>
        <w:t xml:space="preserve">26:18 </w:t>
      </w:r>
      <w:del w:id="153" w:author="Author">
        <w:r w:rsidRPr="004E6261">
          <w:rPr>
            <w:rFonts w:ascii="Trebuchet MS" w:hAnsi="Trebuchet MS"/>
            <w:noProof/>
          </w:rPr>
          <w:delText>As for</w:delText>
        </w:r>
      </w:del>
      <w:ins w:id="154" w:author="Author">
        <w:r w:rsidRPr="004E6261">
          <w:rPr>
            <w:rFonts w:ascii="Trebuchet MS" w:hAnsi="Trebuchet MS"/>
            <w:noProof/>
          </w:rPr>
          <w:t>And today</w:t>
        </w:r>
      </w:ins>
      <w:r w:rsidRPr="004E6261">
        <w:rPr>
          <w:rFonts w:ascii="Trebuchet MS" w:hAnsi="Trebuchet MS"/>
          <w:noProof/>
        </w:rPr>
        <w:t xml:space="preserve"> Jehovah</w:t>
      </w:r>
      <w:del w:id="155" w:author="Author">
        <w:r w:rsidRPr="004E6261">
          <w:rPr>
            <w:rFonts w:ascii="Trebuchet MS" w:hAnsi="Trebuchet MS"/>
            <w:noProof/>
          </w:rPr>
          <w:delText>, he</w:delText>
        </w:r>
      </w:del>
      <w:r w:rsidRPr="004E6261">
        <w:rPr>
          <w:rFonts w:ascii="Trebuchet MS" w:hAnsi="Trebuchet MS"/>
          <w:noProof/>
        </w:rPr>
        <w:t xml:space="preserve"> has </w:t>
      </w:r>
      <w:del w:id="156" w:author="Author">
        <w:r w:rsidRPr="004E6261">
          <w:rPr>
            <w:rFonts w:ascii="Trebuchet MS" w:hAnsi="Trebuchet MS"/>
            <w:noProof/>
          </w:rPr>
          <w:delText xml:space="preserve">induced you to say today </w:delText>
        </w:r>
      </w:del>
      <w:ins w:id="157" w:author="Author">
        <w:r w:rsidRPr="004E6261">
          <w:rPr>
            <w:rFonts w:ascii="Trebuchet MS" w:hAnsi="Trebuchet MS"/>
            <w:noProof/>
          </w:rPr>
          <w:t xml:space="preserve">obtained your declaration </w:t>
        </w:r>
      </w:ins>
      <w:r w:rsidRPr="004E6261">
        <w:rPr>
          <w:rFonts w:ascii="Trebuchet MS" w:hAnsi="Trebuchet MS"/>
          <w:noProof/>
        </w:rPr>
        <w:t xml:space="preserve">that you will become his people, </w:t>
      </w:r>
      <w:del w:id="158" w:author="Author">
        <w:r w:rsidRPr="004E6261">
          <w:rPr>
            <w:rFonts w:ascii="Trebuchet MS" w:hAnsi="Trebuchet MS"/>
            <w:noProof/>
          </w:rPr>
          <w:delText>a</w:delText>
        </w:r>
      </w:del>
      <w:ins w:id="159" w:author="Author">
        <w:r w:rsidRPr="004E6261">
          <w:rPr>
            <w:rFonts w:ascii="Trebuchet MS" w:hAnsi="Trebuchet MS"/>
            <w:noProof/>
          </w:rPr>
          <w:t>his</w:t>
        </w:r>
      </w:ins>
      <w:r w:rsidRPr="004E6261">
        <w:rPr>
          <w:rFonts w:ascii="Trebuchet MS" w:hAnsi="Trebuchet MS"/>
          <w:noProof/>
        </w:rPr>
        <w:t xml:space="preserve"> special property,</w:t>
      </w:r>
      <w:ins w:id="160" w:author="Author">
        <w:r w:rsidRPr="004E6261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4E6261">
        <w:rPr>
          <w:rFonts w:ascii="Trebuchet MS" w:hAnsi="Trebuchet MS"/>
          <w:noProof/>
        </w:rPr>
        <w:t xml:space="preserve"> just as he has promised you, and that you will observe all his commandments</w:t>
      </w:r>
      <w:del w:id="163" w:author="Author">
        <w:r w:rsidRPr="004E6261">
          <w:rPr>
            <w:rFonts w:ascii="Trebuchet MS" w:hAnsi="Trebuchet MS"/>
            <w:noProof/>
          </w:rPr>
          <w:delText>,</w:delText>
        </w:r>
      </w:del>
      <w:r w:rsidRPr="004E6261">
        <w:rPr>
          <w:rFonts w:ascii="Trebuchet MS" w:hAnsi="Trebuchet MS"/>
          <w:noProof/>
        </w:rPr>
        <w:t xml:space="preserve"> </w:t>
      </w:r>
      <w:r w:rsidRPr="004E6261">
        <w:rPr>
          <w:rFonts w:ascii="Trebuchet MS" w:hAnsi="Trebuchet MS"/>
          <w:b/>
          <w:noProof/>
        </w:rPr>
        <w:t xml:space="preserve">26:19 </w:t>
      </w:r>
      <w:r w:rsidRPr="004E6261">
        <w:rPr>
          <w:rFonts w:ascii="Trebuchet MS" w:hAnsi="Trebuchet MS"/>
          <w:noProof/>
        </w:rPr>
        <w:t xml:space="preserve">and that he will put you high above all the other nations that he has made, </w:t>
      </w:r>
      <w:del w:id="164" w:author="Author">
        <w:r w:rsidRPr="004E6261">
          <w:rPr>
            <w:rFonts w:ascii="Trebuchet MS" w:hAnsi="Trebuchet MS"/>
            <w:noProof/>
          </w:rPr>
          <w:delText>resulting in</w:delText>
        </w:r>
      </w:del>
      <w:ins w:id="165" w:author="Author">
        <w:r w:rsidRPr="004E6261">
          <w:rPr>
            <w:rFonts w:ascii="Trebuchet MS" w:hAnsi="Trebuchet MS"/>
            <w:noProof/>
          </w:rPr>
          <w:t>giving you</w:t>
        </w:r>
      </w:ins>
      <w:r w:rsidRPr="004E6261">
        <w:rPr>
          <w:rFonts w:ascii="Trebuchet MS" w:hAnsi="Trebuchet MS"/>
          <w:noProof/>
        </w:rPr>
        <w:t xml:space="preserve"> praise and </w:t>
      </w:r>
      <w:del w:id="166" w:author="Author">
        <w:r w:rsidRPr="004E6261">
          <w:rPr>
            <w:rFonts w:ascii="Trebuchet MS" w:hAnsi="Trebuchet MS"/>
            <w:noProof/>
          </w:rPr>
          <w:delText>reputation</w:delText>
        </w:r>
      </w:del>
      <w:ins w:id="167" w:author="Author">
        <w:r w:rsidRPr="004E6261">
          <w:rPr>
            <w:rFonts w:ascii="Trebuchet MS" w:hAnsi="Trebuchet MS"/>
            <w:noProof/>
          </w:rPr>
          <w:t>fame</w:t>
        </w:r>
      </w:ins>
      <w:r w:rsidRPr="004E6261">
        <w:rPr>
          <w:rFonts w:ascii="Trebuchet MS" w:hAnsi="Trebuchet MS"/>
          <w:noProof/>
        </w:rPr>
        <w:t xml:space="preserve"> and </w:t>
      </w:r>
      <w:del w:id="168" w:author="Author">
        <w:r w:rsidRPr="004E6261">
          <w:rPr>
            <w:rFonts w:ascii="Trebuchet MS" w:hAnsi="Trebuchet MS"/>
            <w:noProof/>
          </w:rPr>
          <w:delText>beauty, while</w:delText>
        </w:r>
      </w:del>
      <w:ins w:id="169" w:author="Author">
        <w:r w:rsidRPr="004E6261">
          <w:rPr>
            <w:rFonts w:ascii="Trebuchet MS" w:hAnsi="Trebuchet MS"/>
            <w:noProof/>
          </w:rPr>
          <w:t>glory as</w:t>
        </w:r>
      </w:ins>
      <w:r w:rsidRPr="004E6261">
        <w:rPr>
          <w:rFonts w:ascii="Trebuchet MS" w:hAnsi="Trebuchet MS"/>
          <w:noProof/>
        </w:rPr>
        <w:t xml:space="preserve"> you prove yourself a people holy to Jehovah your God, just as he has promised.”</w:t>
      </w:r>
    </w:p>
    <w:p w:rsidR="00912799" w:rsidRPr="004E6261" w:rsidRDefault="00912799" w:rsidP="00912799">
      <w:pPr>
        <w:rPr>
          <w:rFonts w:ascii="Trebuchet MS" w:hAnsi="Trebuchet MS"/>
          <w:b/>
        </w:rPr>
      </w:pPr>
    </w:p>
    <w:p w:rsidR="00762BCB" w:rsidRPr="00912799" w:rsidRDefault="00762BCB" w:rsidP="00912799"/>
    <w:sectPr w:rsidR="00762BCB" w:rsidRPr="00912799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9CB" w:rsidRDefault="00E459CB">
      <w:r>
        <w:separator/>
      </w:r>
    </w:p>
  </w:endnote>
  <w:endnote w:type="continuationSeparator" w:id="0">
    <w:p w:rsidR="00E459CB" w:rsidRDefault="00E45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9CB" w:rsidRDefault="00E459CB">
      <w:r>
        <w:separator/>
      </w:r>
    </w:p>
  </w:footnote>
  <w:footnote w:type="continuationSeparator" w:id="0">
    <w:p w:rsidR="00E459CB" w:rsidRDefault="00E459CB">
      <w:r>
        <w:continuationSeparator/>
      </w:r>
    </w:p>
  </w:footnote>
  <w:footnote w:id="1">
    <w:p w:rsidR="00912799" w:rsidRPr="004E6261" w:rsidRDefault="00912799" w:rsidP="004E6261">
      <w:pPr>
        <w:pStyle w:val="FootnoteText"/>
        <w:spacing w:after="96"/>
        <w:ind w:firstLine="288"/>
        <w:rPr>
          <w:ins w:id="10" w:author="Author"/>
        </w:rPr>
      </w:pPr>
      <w:ins w:id="11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26:2 </w:t>
        </w:r>
        <w:r w:rsidRPr="004E6261">
          <w:t>Lit., “fruit.”</w:t>
        </w:r>
      </w:ins>
    </w:p>
  </w:footnote>
  <w:footnote w:id="2">
    <w:p w:rsidR="00912799" w:rsidRPr="004E6261" w:rsidRDefault="00912799" w:rsidP="004E6261">
      <w:pPr>
        <w:pStyle w:val="FootnoteText"/>
        <w:spacing w:after="96"/>
        <w:ind w:firstLine="288"/>
        <w:rPr>
          <w:ins w:id="42" w:author="Author"/>
        </w:rPr>
      </w:pPr>
      <w:ins w:id="43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26:5 </w:t>
        </w:r>
        <w:r w:rsidRPr="004E6261">
          <w:t>Or possibly, “perishing.”</w:t>
        </w:r>
      </w:ins>
    </w:p>
  </w:footnote>
  <w:footnote w:id="3">
    <w:p w:rsidR="00912799" w:rsidRPr="004E6261" w:rsidRDefault="00912799" w:rsidP="004E6261">
      <w:pPr>
        <w:pStyle w:val="FootnoteText"/>
        <w:spacing w:after="96"/>
        <w:ind w:firstLine="288"/>
        <w:rPr>
          <w:ins w:id="90" w:author="Author"/>
        </w:rPr>
      </w:pPr>
      <w:ins w:id="91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26:12 </w:t>
        </w:r>
        <w:r w:rsidRPr="004E6261">
          <w:t>Or “the orphan.”</w:t>
        </w:r>
      </w:ins>
    </w:p>
  </w:footnote>
  <w:footnote w:id="4">
    <w:p w:rsidR="00912799" w:rsidRPr="004E6261" w:rsidRDefault="00912799" w:rsidP="004E6261">
      <w:pPr>
        <w:pStyle w:val="FootnoteText"/>
        <w:spacing w:after="96"/>
        <w:ind w:firstLine="288"/>
        <w:rPr>
          <w:ins w:id="98" w:author="Author"/>
        </w:rPr>
      </w:pPr>
      <w:ins w:id="99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26:12 </w:t>
        </w:r>
        <w:r w:rsidRPr="004E6261">
          <w:t>Lit., “gates.”</w:t>
        </w:r>
      </w:ins>
    </w:p>
  </w:footnote>
  <w:footnote w:id="5">
    <w:p w:rsidR="00912799" w:rsidRPr="004E6261" w:rsidRDefault="00912799" w:rsidP="004E6261">
      <w:pPr>
        <w:pStyle w:val="FootnoteText"/>
        <w:spacing w:after="96"/>
        <w:ind w:firstLine="288"/>
        <w:rPr>
          <w:ins w:id="140" w:author="Author"/>
        </w:rPr>
      </w:pPr>
      <w:ins w:id="141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26:16 </w:t>
        </w:r>
        <w:r w:rsidRPr="004E6261">
          <w:t>See Glossary.</w:t>
        </w:r>
      </w:ins>
    </w:p>
  </w:footnote>
  <w:footnote w:id="6">
    <w:p w:rsidR="00912799" w:rsidRPr="004E6261" w:rsidRDefault="00912799" w:rsidP="004E6261">
      <w:pPr>
        <w:pStyle w:val="FootnoteText"/>
        <w:spacing w:after="96"/>
        <w:ind w:firstLine="288"/>
        <w:rPr>
          <w:ins w:id="161" w:author="Author"/>
        </w:rPr>
      </w:pPr>
      <w:ins w:id="162" w:author="Author">
        <w:r w:rsidRPr="004E6261">
          <w:rPr>
            <w:rStyle w:val="FootnoteReference"/>
          </w:rPr>
          <w:footnoteRef/>
        </w:r>
        <w:r w:rsidRPr="004E6261">
          <w:t xml:space="preserve"> </w:t>
        </w:r>
        <w:r w:rsidRPr="004E6261">
          <w:rPr>
            <w:b/>
          </w:rPr>
          <w:t xml:space="preserve">26:18 </w:t>
        </w:r>
        <w:r w:rsidRPr="004E6261">
          <w:t>Or “treasured possession.”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C54A2F">
        <w:t>Deuteronomy Chapter 26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C54A2F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54A2F">
      <w:rPr>
        <w:noProof/>
        <w:snapToGrid w:val="0"/>
      </w:rPr>
      <w:t>Deuteronomy 26.Revised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C54A2F">
        <w:t>Deuteronomy Chapter 26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C54A2F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C54A2F">
      <w:rPr>
        <w:noProof/>
        <w:snapToGrid w:val="0"/>
      </w:rPr>
      <w:t>Deuteronomy 26.Revised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C54A2F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C54A2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C54A2F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C54A2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CB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12799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54A2F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459CB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CDC313-6C71-40CB-AAAF-21FA344A3179}"/>
  <w:attachedTemplate r:id="R4821c4e0d93d47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12799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2799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127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821c4e0d93d47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799</ap:Words>
  <ap:Characters>3488</ap:Characters>
  <ap:Application>Microsoft Office Word</ap:Application>
  <ap:DocSecurity>0</ap:DocSecurity>
  <ap:Lines>58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4280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26</dc:title>
  <dc:subject/>
  <dc:creator>Ruth Farrugia</dc:creator>
  <cp:keywords/>
  <dc:description/>
  <cp:lastModifiedBy>Farrugia, Ruth</cp:lastModifiedBy>
  <cp:revision>3</cp:revision>
  <dcterms:created xsi:type="dcterms:W3CDTF">2020-12-01T08:06:00Z</dcterms:created>
  <dcterms:modified xsi:type="dcterms:W3CDTF">2020-12-01T08:07:00Z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26.docx</vt:lpwstr>
  </property>
  <property fmtid="{D5CDD505-2E9C-101B-9397-08002B2CF9AE}" pid="9" name="_TranslationDocumentId">
    <vt:i4>19509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5026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