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237" w:rsidRPr="00163782" w:rsidRDefault="00134237" w:rsidP="00134237">
      <w:pPr>
        <w:rPr>
          <w:rFonts w:ascii="Trebuchet MS" w:hAnsi="Trebuchet MS"/>
          <w:noProof/>
        </w:rPr>
      </w:pPr>
      <w:bookmarkStart w:id="0" w:name="_GoBack"/>
      <w:bookmarkEnd w:id="0"/>
      <w:r w:rsidRPr="00163782">
        <w:rPr>
          <w:rFonts w:ascii="Trebuchet MS" w:hAnsi="Trebuchet MS"/>
          <w:b/>
        </w:rPr>
        <w:t xml:space="preserve">24:1 </w:t>
      </w:r>
      <w:r w:rsidRPr="00163782">
        <w:rPr>
          <w:rFonts w:ascii="Trebuchet MS" w:hAnsi="Trebuchet MS"/>
          <w:noProof/>
        </w:rPr>
        <w:t>“</w:t>
      </w:r>
      <w:del w:id="1" w:author="Author">
        <w:r w:rsidRPr="00163782">
          <w:rPr>
            <w:rFonts w:ascii="Trebuchet MS" w:hAnsi="Trebuchet MS"/>
            <w:noProof/>
          </w:rPr>
          <w:delText>In case</w:delText>
        </w:r>
      </w:del>
      <w:ins w:id="2" w:author="Author">
        <w:r w:rsidRPr="00163782">
          <w:rPr>
            <w:rFonts w:ascii="Trebuchet MS" w:hAnsi="Trebuchet MS"/>
            <w:noProof/>
          </w:rPr>
          <w:t>If</w:t>
        </w:r>
      </w:ins>
      <w:r w:rsidRPr="00163782">
        <w:rPr>
          <w:rFonts w:ascii="Trebuchet MS" w:hAnsi="Trebuchet MS"/>
          <w:noProof/>
        </w:rPr>
        <w:t xml:space="preserve"> a man </w:t>
      </w:r>
      <w:del w:id="3" w:author="Author">
        <w:r w:rsidRPr="00163782">
          <w:rPr>
            <w:rFonts w:ascii="Trebuchet MS" w:hAnsi="Trebuchet MS"/>
            <w:noProof/>
          </w:rPr>
          <w:delText>takes</w:delText>
        </w:r>
      </w:del>
      <w:ins w:id="4" w:author="Author">
        <w:r w:rsidRPr="00163782">
          <w:rPr>
            <w:rFonts w:ascii="Trebuchet MS" w:hAnsi="Trebuchet MS"/>
            <w:noProof/>
          </w:rPr>
          <w:t>marries</w:t>
        </w:r>
      </w:ins>
      <w:r w:rsidRPr="00163782">
        <w:rPr>
          <w:rFonts w:ascii="Trebuchet MS" w:hAnsi="Trebuchet MS"/>
          <w:noProof/>
        </w:rPr>
        <w:t xml:space="preserve"> a woman </w:t>
      </w:r>
      <w:del w:id="5" w:author="Author">
        <w:r w:rsidRPr="00163782">
          <w:rPr>
            <w:rFonts w:ascii="Trebuchet MS" w:hAnsi="Trebuchet MS"/>
            <w:noProof/>
          </w:rPr>
          <w:delText>and</w:delText>
        </w:r>
      </w:del>
      <w:ins w:id="6" w:author="Author">
        <w:r w:rsidRPr="00163782">
          <w:rPr>
            <w:rFonts w:ascii="Trebuchet MS" w:hAnsi="Trebuchet MS"/>
            <w:noProof/>
          </w:rPr>
          <w:t>but she</w:t>
        </w:r>
      </w:ins>
      <w:r w:rsidRPr="00163782">
        <w:rPr>
          <w:rFonts w:ascii="Trebuchet MS" w:hAnsi="Trebuchet MS"/>
          <w:noProof/>
        </w:rPr>
        <w:t xml:space="preserve"> does </w:t>
      </w:r>
      <w:del w:id="7" w:author="Author">
        <w:r w:rsidRPr="00163782">
          <w:rPr>
            <w:rFonts w:ascii="Trebuchet MS" w:hAnsi="Trebuchet MS"/>
            <w:noProof/>
          </w:rPr>
          <w:delText>make her his possession as a wife, it must also occur that if she should find no favor in his eyes</w:delText>
        </w:r>
      </w:del>
      <w:ins w:id="8" w:author="Author">
        <w:r w:rsidRPr="00163782">
          <w:rPr>
            <w:rFonts w:ascii="Trebuchet MS" w:hAnsi="Trebuchet MS"/>
            <w:noProof/>
          </w:rPr>
          <w:t>not please him</w:t>
        </w:r>
      </w:ins>
      <w:r w:rsidRPr="00163782">
        <w:rPr>
          <w:rFonts w:ascii="Trebuchet MS" w:hAnsi="Trebuchet MS"/>
          <w:noProof/>
        </w:rPr>
        <w:t xml:space="preserve"> because he </w:t>
      </w:r>
      <w:del w:id="9" w:author="Author">
        <w:r w:rsidRPr="00163782">
          <w:rPr>
            <w:rFonts w:ascii="Trebuchet MS" w:hAnsi="Trebuchet MS"/>
            <w:noProof/>
          </w:rPr>
          <w:delText xml:space="preserve">has </w:delText>
        </w:r>
      </w:del>
      <w:r w:rsidRPr="00163782">
        <w:rPr>
          <w:rFonts w:ascii="Trebuchet MS" w:hAnsi="Trebuchet MS"/>
          <w:noProof/>
        </w:rPr>
        <w:t xml:space="preserve">found something indecent </w:t>
      </w:r>
      <w:del w:id="10" w:author="Author">
        <w:r w:rsidRPr="00163782">
          <w:rPr>
            <w:rFonts w:ascii="Trebuchet MS" w:hAnsi="Trebuchet MS"/>
            <w:noProof/>
          </w:rPr>
          <w:delText>on</w:delText>
        </w:r>
      </w:del>
      <w:ins w:id="11" w:author="Author">
        <w:r w:rsidRPr="00163782">
          <w:rPr>
            <w:rFonts w:ascii="Trebuchet MS" w:hAnsi="Trebuchet MS"/>
            <w:noProof/>
          </w:rPr>
          <w:t>about</w:t>
        </w:r>
      </w:ins>
      <w:r w:rsidRPr="00163782">
        <w:rPr>
          <w:rFonts w:ascii="Trebuchet MS" w:hAnsi="Trebuchet MS"/>
          <w:noProof/>
        </w:rPr>
        <w:t xml:space="preserve"> her</w:t>
      </w:r>
      <w:del w:id="12" w:author="Author">
        <w:r w:rsidRPr="00163782">
          <w:rPr>
            <w:rFonts w:ascii="Trebuchet MS" w:hAnsi="Trebuchet MS"/>
            <w:noProof/>
          </w:rPr>
          <w:delText xml:space="preserve"> part</w:delText>
        </w:r>
      </w:del>
      <w:r w:rsidRPr="00163782">
        <w:rPr>
          <w:rFonts w:ascii="Trebuchet MS" w:hAnsi="Trebuchet MS"/>
          <w:noProof/>
        </w:rPr>
        <w:t xml:space="preserve">, he must </w:t>
      </w:r>
      <w:del w:id="13" w:author="Author">
        <w:r w:rsidRPr="00163782">
          <w:rPr>
            <w:rFonts w:ascii="Trebuchet MS" w:hAnsi="Trebuchet MS"/>
            <w:noProof/>
          </w:rPr>
          <w:delText xml:space="preserve">also </w:delText>
        </w:r>
      </w:del>
      <w:r w:rsidRPr="00163782">
        <w:rPr>
          <w:rFonts w:ascii="Trebuchet MS" w:hAnsi="Trebuchet MS"/>
          <w:noProof/>
        </w:rPr>
        <w:t>write out a certificate of divorce for her</w:t>
      </w:r>
      <w:del w:id="14" w:author="Author">
        <w:r w:rsidRPr="00163782">
          <w:rPr>
            <w:rFonts w:ascii="Trebuchet MS" w:hAnsi="Trebuchet MS"/>
            <w:noProof/>
          </w:rPr>
          <w:delText xml:space="preserve"> and put it in her</w:delText>
        </w:r>
      </w:del>
      <w:ins w:id="15" w:author="Author">
        <w:r w:rsidRPr="00163782">
          <w:rPr>
            <w:rFonts w:ascii="Trebuchet MS" w:hAnsi="Trebuchet MS"/>
            <w:noProof/>
          </w:rPr>
          <w:t>,</w:t>
        </w:r>
      </w:ins>
      <w:r w:rsidRPr="00163782">
        <w:rPr>
          <w:rFonts w:ascii="Trebuchet MS" w:hAnsi="Trebuchet MS"/>
          <w:noProof/>
        </w:rPr>
        <w:t xml:space="preserve"> hand </w:t>
      </w:r>
      <w:ins w:id="16" w:author="Author">
        <w:r w:rsidRPr="00163782">
          <w:rPr>
            <w:rFonts w:ascii="Trebuchet MS" w:hAnsi="Trebuchet MS"/>
            <w:noProof/>
          </w:rPr>
          <w:t xml:space="preserve">it to her, </w:t>
        </w:r>
      </w:ins>
      <w:r w:rsidRPr="00163782">
        <w:rPr>
          <w:rFonts w:ascii="Trebuchet MS" w:hAnsi="Trebuchet MS"/>
          <w:noProof/>
        </w:rPr>
        <w:t xml:space="preserve">and dismiss her from his house. </w:t>
      </w:r>
      <w:r w:rsidRPr="00163782">
        <w:rPr>
          <w:rFonts w:ascii="Trebuchet MS" w:hAnsi="Trebuchet MS"/>
          <w:b/>
          <w:noProof/>
        </w:rPr>
        <w:t xml:space="preserve">24:2 </w:t>
      </w:r>
      <w:del w:id="17" w:author="Author">
        <w:r w:rsidRPr="00163782">
          <w:rPr>
            <w:rFonts w:ascii="Trebuchet MS" w:hAnsi="Trebuchet MS"/>
            <w:noProof/>
          </w:rPr>
          <w:delText>And</w:delText>
        </w:r>
      </w:del>
      <w:ins w:id="18" w:author="Author">
        <w:r w:rsidRPr="00163782">
          <w:rPr>
            <w:rFonts w:ascii="Trebuchet MS" w:hAnsi="Trebuchet MS"/>
            <w:noProof/>
          </w:rPr>
          <w:t>After</w:t>
        </w:r>
      </w:ins>
      <w:r w:rsidRPr="00163782">
        <w:rPr>
          <w:rFonts w:ascii="Trebuchet MS" w:hAnsi="Trebuchet MS"/>
          <w:noProof/>
        </w:rPr>
        <w:t xml:space="preserve"> she </w:t>
      </w:r>
      <w:del w:id="19" w:author="Author">
        <w:r w:rsidRPr="00163782">
          <w:rPr>
            <w:rFonts w:ascii="Trebuchet MS" w:hAnsi="Trebuchet MS"/>
            <w:noProof/>
          </w:rPr>
          <w:delText>must go out of</w:delText>
        </w:r>
      </w:del>
      <w:ins w:id="20" w:author="Author">
        <w:r w:rsidRPr="00163782">
          <w:rPr>
            <w:rFonts w:ascii="Trebuchet MS" w:hAnsi="Trebuchet MS"/>
            <w:noProof/>
          </w:rPr>
          <w:t>leaves</w:t>
        </w:r>
      </w:ins>
      <w:r w:rsidRPr="00163782">
        <w:rPr>
          <w:rFonts w:ascii="Trebuchet MS" w:hAnsi="Trebuchet MS"/>
          <w:noProof/>
        </w:rPr>
        <w:t xml:space="preserve"> his house</w:t>
      </w:r>
      <w:del w:id="21" w:author="Author">
        <w:r w:rsidRPr="00163782">
          <w:rPr>
            <w:rFonts w:ascii="Trebuchet MS" w:hAnsi="Trebuchet MS"/>
            <w:noProof/>
          </w:rPr>
          <w:delText xml:space="preserve"> and</w:delText>
        </w:r>
      </w:del>
      <w:ins w:id="22" w:author="Author">
        <w:r w:rsidRPr="00163782">
          <w:rPr>
            <w:rFonts w:ascii="Trebuchet MS" w:hAnsi="Trebuchet MS"/>
            <w:noProof/>
          </w:rPr>
          <w:t>, she may</w:t>
        </w:r>
      </w:ins>
      <w:r w:rsidRPr="00163782">
        <w:rPr>
          <w:rFonts w:ascii="Trebuchet MS" w:hAnsi="Trebuchet MS"/>
          <w:noProof/>
        </w:rPr>
        <w:t xml:space="preserve"> go and become another man’s</w:t>
      </w:r>
      <w:ins w:id="23" w:author="Author">
        <w:r w:rsidRPr="00163782">
          <w:rPr>
            <w:rFonts w:ascii="Trebuchet MS" w:hAnsi="Trebuchet MS"/>
            <w:noProof/>
          </w:rPr>
          <w:t xml:space="preserve"> wife</w:t>
        </w:r>
      </w:ins>
      <w:r w:rsidRPr="00163782">
        <w:rPr>
          <w:rFonts w:ascii="Trebuchet MS" w:hAnsi="Trebuchet MS"/>
          <w:noProof/>
        </w:rPr>
        <w:t xml:space="preserve">. </w:t>
      </w:r>
      <w:r w:rsidRPr="00163782">
        <w:rPr>
          <w:rFonts w:ascii="Trebuchet MS" w:hAnsi="Trebuchet MS"/>
          <w:b/>
          <w:noProof/>
        </w:rPr>
        <w:t xml:space="preserve">24:3 </w:t>
      </w:r>
      <w:r w:rsidRPr="00163782">
        <w:rPr>
          <w:rFonts w:ascii="Trebuchet MS" w:hAnsi="Trebuchet MS"/>
          <w:noProof/>
        </w:rPr>
        <w:t xml:space="preserve">If the </w:t>
      </w:r>
      <w:del w:id="24" w:author="Author">
        <w:r w:rsidRPr="00163782">
          <w:rPr>
            <w:rFonts w:ascii="Trebuchet MS" w:hAnsi="Trebuchet MS"/>
            <w:noProof/>
          </w:rPr>
          <w:delText>latter</w:delText>
        </w:r>
      </w:del>
      <w:ins w:id="25" w:author="Author">
        <w:r w:rsidRPr="00163782">
          <w:rPr>
            <w:rFonts w:ascii="Trebuchet MS" w:hAnsi="Trebuchet MS"/>
            <w:noProof/>
          </w:rPr>
          <w:t>second</w:t>
        </w:r>
      </w:ins>
      <w:r w:rsidRPr="00163782">
        <w:rPr>
          <w:rFonts w:ascii="Trebuchet MS" w:hAnsi="Trebuchet MS"/>
          <w:noProof/>
        </w:rPr>
        <w:t xml:space="preserve"> man </w:t>
      </w:r>
      <w:del w:id="26" w:author="Author">
        <w:r w:rsidRPr="00163782">
          <w:rPr>
            <w:rFonts w:ascii="Trebuchet MS" w:hAnsi="Trebuchet MS"/>
            <w:noProof/>
          </w:rPr>
          <w:delText>has come to hate</w:delText>
        </w:r>
      </w:del>
      <w:ins w:id="27" w:author="Author">
        <w:r w:rsidRPr="00163782">
          <w:rPr>
            <w:rFonts w:ascii="Trebuchet MS" w:hAnsi="Trebuchet MS"/>
            <w:noProof/>
          </w:rPr>
          <w:t>hates</w:t>
        </w:r>
        <w:r w:rsidRPr="0016378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163782">
        <w:rPr>
          <w:rFonts w:ascii="Trebuchet MS" w:hAnsi="Trebuchet MS"/>
          <w:noProof/>
        </w:rPr>
        <w:t xml:space="preserve"> her and </w:t>
      </w:r>
      <w:del w:id="30" w:author="Author">
        <w:r w:rsidRPr="00163782">
          <w:rPr>
            <w:rFonts w:ascii="Trebuchet MS" w:hAnsi="Trebuchet MS"/>
            <w:noProof/>
          </w:rPr>
          <w:delText>has written</w:delText>
        </w:r>
      </w:del>
      <w:ins w:id="31" w:author="Author">
        <w:r w:rsidRPr="00163782">
          <w:rPr>
            <w:rFonts w:ascii="Trebuchet MS" w:hAnsi="Trebuchet MS"/>
            <w:noProof/>
          </w:rPr>
          <w:t>writes</w:t>
        </w:r>
      </w:ins>
      <w:r w:rsidRPr="00163782">
        <w:rPr>
          <w:rFonts w:ascii="Trebuchet MS" w:hAnsi="Trebuchet MS"/>
          <w:noProof/>
        </w:rPr>
        <w:t xml:space="preserve"> out a certificate of divorce for her</w:t>
      </w:r>
      <w:del w:id="32" w:author="Author">
        <w:r w:rsidRPr="00163782">
          <w:rPr>
            <w:rFonts w:ascii="Trebuchet MS" w:hAnsi="Trebuchet MS"/>
            <w:noProof/>
          </w:rPr>
          <w:delText xml:space="preserve"> and put</w:delText>
        </w:r>
      </w:del>
      <w:ins w:id="33" w:author="Author">
        <w:r w:rsidRPr="00163782">
          <w:rPr>
            <w:rFonts w:ascii="Trebuchet MS" w:hAnsi="Trebuchet MS"/>
            <w:noProof/>
          </w:rPr>
          <w:t>, hands</w:t>
        </w:r>
      </w:ins>
      <w:r w:rsidRPr="00163782">
        <w:rPr>
          <w:rFonts w:ascii="Trebuchet MS" w:hAnsi="Trebuchet MS"/>
          <w:noProof/>
        </w:rPr>
        <w:t xml:space="preserve"> it </w:t>
      </w:r>
      <w:del w:id="34" w:author="Author">
        <w:r w:rsidRPr="00163782">
          <w:rPr>
            <w:rFonts w:ascii="Trebuchet MS" w:hAnsi="Trebuchet MS"/>
            <w:noProof/>
          </w:rPr>
          <w:delText>in</w:delText>
        </w:r>
      </w:del>
      <w:ins w:id="35" w:author="Author">
        <w:r w:rsidRPr="00163782">
          <w:rPr>
            <w:rFonts w:ascii="Trebuchet MS" w:hAnsi="Trebuchet MS"/>
            <w:noProof/>
          </w:rPr>
          <w:t>to</w:t>
        </w:r>
      </w:ins>
      <w:r w:rsidRPr="00163782">
        <w:rPr>
          <w:rFonts w:ascii="Trebuchet MS" w:hAnsi="Trebuchet MS"/>
          <w:noProof/>
        </w:rPr>
        <w:t xml:space="preserve"> her</w:t>
      </w:r>
      <w:del w:id="36" w:author="Author">
        <w:r w:rsidRPr="00163782">
          <w:rPr>
            <w:rFonts w:ascii="Trebuchet MS" w:hAnsi="Trebuchet MS"/>
            <w:noProof/>
          </w:rPr>
          <w:delText xml:space="preserve"> hand</w:delText>
        </w:r>
      </w:del>
      <w:ins w:id="37" w:author="Author">
        <w:r w:rsidRPr="00163782">
          <w:rPr>
            <w:rFonts w:ascii="Trebuchet MS" w:hAnsi="Trebuchet MS"/>
            <w:noProof/>
          </w:rPr>
          <w:t>,</w:t>
        </w:r>
      </w:ins>
      <w:r w:rsidRPr="00163782">
        <w:rPr>
          <w:rFonts w:ascii="Trebuchet MS" w:hAnsi="Trebuchet MS"/>
          <w:noProof/>
        </w:rPr>
        <w:t xml:space="preserve"> and </w:t>
      </w:r>
      <w:del w:id="38" w:author="Author">
        <w:r w:rsidRPr="00163782">
          <w:rPr>
            <w:rFonts w:ascii="Trebuchet MS" w:hAnsi="Trebuchet MS"/>
            <w:noProof/>
          </w:rPr>
          <w:delText>dismissed</w:delText>
        </w:r>
      </w:del>
      <w:ins w:id="39" w:author="Author">
        <w:r w:rsidRPr="00163782">
          <w:rPr>
            <w:rFonts w:ascii="Trebuchet MS" w:hAnsi="Trebuchet MS"/>
            <w:noProof/>
          </w:rPr>
          <w:t>dismisses</w:t>
        </w:r>
      </w:ins>
      <w:r w:rsidRPr="00163782">
        <w:rPr>
          <w:rFonts w:ascii="Trebuchet MS" w:hAnsi="Trebuchet MS"/>
          <w:noProof/>
        </w:rPr>
        <w:t xml:space="preserve"> her from his house</w:t>
      </w:r>
      <w:del w:id="40" w:author="Author">
        <w:r w:rsidRPr="00163782">
          <w:rPr>
            <w:rFonts w:ascii="Trebuchet MS" w:hAnsi="Trebuchet MS"/>
            <w:noProof/>
          </w:rPr>
          <w:delText>,</w:delText>
        </w:r>
      </w:del>
      <w:r w:rsidRPr="00163782">
        <w:rPr>
          <w:rFonts w:ascii="Trebuchet MS" w:hAnsi="Trebuchet MS"/>
          <w:noProof/>
        </w:rPr>
        <w:t xml:space="preserve"> or </w:t>
      </w:r>
      <w:del w:id="41" w:author="Author">
        <w:r w:rsidRPr="00163782">
          <w:rPr>
            <w:rFonts w:ascii="Trebuchet MS" w:hAnsi="Trebuchet MS"/>
            <w:noProof/>
          </w:rPr>
          <w:delText>in case</w:delText>
        </w:r>
      </w:del>
      <w:ins w:id="42" w:author="Author">
        <w:r w:rsidRPr="00163782">
          <w:rPr>
            <w:rFonts w:ascii="Trebuchet MS" w:hAnsi="Trebuchet MS"/>
            <w:noProof/>
          </w:rPr>
          <w:t>if</w:t>
        </w:r>
      </w:ins>
      <w:r w:rsidRPr="00163782">
        <w:rPr>
          <w:rFonts w:ascii="Trebuchet MS" w:hAnsi="Trebuchet MS"/>
          <w:noProof/>
        </w:rPr>
        <w:t xml:space="preserve"> the </w:t>
      </w:r>
      <w:del w:id="43" w:author="Author">
        <w:r w:rsidRPr="00163782">
          <w:rPr>
            <w:rFonts w:ascii="Trebuchet MS" w:hAnsi="Trebuchet MS"/>
            <w:noProof/>
          </w:rPr>
          <w:delText>latter</w:delText>
        </w:r>
      </w:del>
      <w:ins w:id="44" w:author="Author">
        <w:r w:rsidRPr="00163782">
          <w:rPr>
            <w:rFonts w:ascii="Trebuchet MS" w:hAnsi="Trebuchet MS"/>
            <w:noProof/>
          </w:rPr>
          <w:t>second</w:t>
        </w:r>
      </w:ins>
      <w:r w:rsidRPr="00163782">
        <w:rPr>
          <w:rFonts w:ascii="Trebuchet MS" w:hAnsi="Trebuchet MS"/>
          <w:noProof/>
        </w:rPr>
        <w:t xml:space="preserve"> man who </w:t>
      </w:r>
      <w:del w:id="45" w:author="Author">
        <w:r w:rsidRPr="00163782">
          <w:rPr>
            <w:rFonts w:ascii="Trebuchet MS" w:hAnsi="Trebuchet MS"/>
            <w:noProof/>
          </w:rPr>
          <w:delText>took</w:delText>
        </w:r>
      </w:del>
      <w:ins w:id="46" w:author="Author">
        <w:r w:rsidRPr="00163782">
          <w:rPr>
            <w:rFonts w:ascii="Trebuchet MS" w:hAnsi="Trebuchet MS"/>
            <w:noProof/>
          </w:rPr>
          <w:t>married</w:t>
        </w:r>
      </w:ins>
      <w:r w:rsidRPr="00163782">
        <w:rPr>
          <w:rFonts w:ascii="Trebuchet MS" w:hAnsi="Trebuchet MS"/>
          <w:noProof/>
        </w:rPr>
        <w:t xml:space="preserve"> her </w:t>
      </w:r>
      <w:del w:id="47" w:author="Author">
        <w:r w:rsidRPr="00163782">
          <w:rPr>
            <w:rFonts w:ascii="Trebuchet MS" w:hAnsi="Trebuchet MS"/>
            <w:noProof/>
          </w:rPr>
          <w:delText xml:space="preserve">as his wife </w:delText>
        </w:r>
      </w:del>
      <w:r w:rsidRPr="00163782">
        <w:rPr>
          <w:rFonts w:ascii="Trebuchet MS" w:hAnsi="Trebuchet MS"/>
          <w:noProof/>
        </w:rPr>
        <w:t xml:space="preserve">should die, </w:t>
      </w:r>
      <w:r w:rsidRPr="00163782">
        <w:rPr>
          <w:rFonts w:ascii="Trebuchet MS" w:hAnsi="Trebuchet MS"/>
          <w:b/>
          <w:noProof/>
        </w:rPr>
        <w:t xml:space="preserve">24:4 </w:t>
      </w:r>
      <w:del w:id="48" w:author="Author">
        <w:r w:rsidRPr="00163782">
          <w:rPr>
            <w:rFonts w:ascii="Trebuchet MS" w:hAnsi="Trebuchet MS"/>
            <w:noProof/>
          </w:rPr>
          <w:delText>the</w:delText>
        </w:r>
      </w:del>
      <w:ins w:id="49" w:author="Author">
        <w:r w:rsidRPr="00163782">
          <w:rPr>
            <w:rFonts w:ascii="Trebuchet MS" w:hAnsi="Trebuchet MS"/>
            <w:noProof/>
          </w:rPr>
          <w:t>her</w:t>
        </w:r>
      </w:ins>
      <w:r w:rsidRPr="00163782">
        <w:rPr>
          <w:rFonts w:ascii="Trebuchet MS" w:hAnsi="Trebuchet MS"/>
          <w:noProof/>
        </w:rPr>
        <w:t xml:space="preserve"> first </w:t>
      </w:r>
      <w:del w:id="50" w:author="Author">
        <w:r w:rsidRPr="00163782">
          <w:rPr>
            <w:rFonts w:ascii="Trebuchet MS" w:hAnsi="Trebuchet MS"/>
            <w:noProof/>
          </w:rPr>
          <w:delText>owner of her</w:delText>
        </w:r>
      </w:del>
      <w:ins w:id="51" w:author="Author">
        <w:r w:rsidRPr="00163782">
          <w:rPr>
            <w:rFonts w:ascii="Trebuchet MS" w:hAnsi="Trebuchet MS"/>
            <w:noProof/>
          </w:rPr>
          <w:t>husband</w:t>
        </w:r>
      </w:ins>
      <w:r w:rsidRPr="00163782">
        <w:rPr>
          <w:rFonts w:ascii="Trebuchet MS" w:hAnsi="Trebuchet MS"/>
          <w:noProof/>
        </w:rPr>
        <w:t xml:space="preserve"> who dismissed her will not be allowed to take her back again </w:t>
      </w:r>
      <w:del w:id="52" w:author="Author">
        <w:r w:rsidRPr="00163782">
          <w:rPr>
            <w:rFonts w:ascii="Trebuchet MS" w:hAnsi="Trebuchet MS"/>
            <w:noProof/>
          </w:rPr>
          <w:delText>to become</w:delText>
        </w:r>
      </w:del>
      <w:ins w:id="53" w:author="Author">
        <w:r w:rsidRPr="00163782">
          <w:rPr>
            <w:rFonts w:ascii="Trebuchet MS" w:hAnsi="Trebuchet MS"/>
            <w:noProof/>
          </w:rPr>
          <w:t>as</w:t>
        </w:r>
      </w:ins>
      <w:r w:rsidRPr="00163782">
        <w:rPr>
          <w:rFonts w:ascii="Trebuchet MS" w:hAnsi="Trebuchet MS"/>
          <w:noProof/>
        </w:rPr>
        <w:t xml:space="preserve"> his wife after she has been defiled</w:t>
      </w:r>
      <w:del w:id="54" w:author="Author">
        <w:r w:rsidRPr="00163782">
          <w:rPr>
            <w:rFonts w:ascii="Trebuchet MS" w:hAnsi="Trebuchet MS"/>
            <w:noProof/>
          </w:rPr>
          <w:delText>;</w:delText>
        </w:r>
      </w:del>
      <w:ins w:id="55" w:author="Author">
        <w:r w:rsidRPr="00163782">
          <w:rPr>
            <w:rFonts w:ascii="Trebuchet MS" w:hAnsi="Trebuchet MS"/>
            <w:noProof/>
          </w:rPr>
          <w:t>,</w:t>
        </w:r>
      </w:ins>
      <w:r w:rsidRPr="00163782">
        <w:rPr>
          <w:rFonts w:ascii="Trebuchet MS" w:hAnsi="Trebuchet MS"/>
          <w:noProof/>
        </w:rPr>
        <w:t xml:space="preserve"> for that is something detestable </w:t>
      </w:r>
      <w:del w:id="56" w:author="Author">
        <w:r w:rsidRPr="00163782">
          <w:rPr>
            <w:rFonts w:ascii="Trebuchet MS" w:hAnsi="Trebuchet MS"/>
            <w:noProof/>
          </w:rPr>
          <w:delText>before</w:delText>
        </w:r>
      </w:del>
      <w:ins w:id="57" w:author="Author">
        <w:r w:rsidRPr="00163782">
          <w:rPr>
            <w:rFonts w:ascii="Trebuchet MS" w:hAnsi="Trebuchet MS"/>
            <w:noProof/>
          </w:rPr>
          <w:t>to</w:t>
        </w:r>
      </w:ins>
      <w:r w:rsidRPr="00163782">
        <w:rPr>
          <w:rFonts w:ascii="Trebuchet MS" w:hAnsi="Trebuchet MS"/>
          <w:noProof/>
        </w:rPr>
        <w:t xml:space="preserve"> Jehovah</w:t>
      </w:r>
      <w:del w:id="58" w:author="Author">
        <w:r w:rsidRPr="00163782">
          <w:rPr>
            <w:rFonts w:ascii="Trebuchet MS" w:hAnsi="Trebuchet MS"/>
            <w:noProof/>
          </w:rPr>
          <w:delText>, and you</w:delText>
        </w:r>
      </w:del>
      <w:ins w:id="59" w:author="Author">
        <w:r w:rsidRPr="00163782">
          <w:rPr>
            <w:rFonts w:ascii="Trebuchet MS" w:hAnsi="Trebuchet MS"/>
            <w:noProof/>
          </w:rPr>
          <w:t>. You</w:t>
        </w:r>
      </w:ins>
      <w:r w:rsidRPr="00163782">
        <w:rPr>
          <w:rFonts w:ascii="Trebuchet MS" w:hAnsi="Trebuchet MS"/>
          <w:noProof/>
        </w:rPr>
        <w:t xml:space="preserve"> must not </w:t>
      </w:r>
      <w:del w:id="60" w:author="Author">
        <w:r w:rsidRPr="00163782">
          <w:rPr>
            <w:rFonts w:ascii="Trebuchet MS" w:hAnsi="Trebuchet MS"/>
            <w:noProof/>
          </w:rPr>
          <w:delText>lead</w:delText>
        </w:r>
      </w:del>
      <w:ins w:id="61" w:author="Author">
        <w:r w:rsidRPr="00163782">
          <w:rPr>
            <w:rFonts w:ascii="Trebuchet MS" w:hAnsi="Trebuchet MS"/>
            <w:noProof/>
          </w:rPr>
          <w:t>bring sin into</w:t>
        </w:r>
      </w:ins>
      <w:r w:rsidRPr="00163782">
        <w:rPr>
          <w:rFonts w:ascii="Trebuchet MS" w:hAnsi="Trebuchet MS"/>
          <w:noProof/>
        </w:rPr>
        <w:t xml:space="preserve"> the land that Jehovah your God is giving you as an inheritance</w:t>
      </w:r>
      <w:del w:id="62" w:author="Author">
        <w:r w:rsidRPr="00163782">
          <w:rPr>
            <w:rFonts w:ascii="Trebuchet MS" w:hAnsi="Trebuchet MS"/>
            <w:noProof/>
          </w:rPr>
          <w:delText xml:space="preserve"> into sin</w:delText>
        </w:r>
      </w:del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24:5 </w:t>
      </w:r>
      <w:r w:rsidRPr="00163782">
        <w:rPr>
          <w:rFonts w:ascii="Trebuchet MS" w:hAnsi="Trebuchet MS"/>
          <w:noProof/>
        </w:rPr>
        <w:t>“</w:t>
      </w:r>
      <w:del w:id="63" w:author="Author">
        <w:r w:rsidRPr="00163782">
          <w:rPr>
            <w:rFonts w:ascii="Trebuchet MS" w:hAnsi="Trebuchet MS"/>
            <w:noProof/>
          </w:rPr>
          <w:delText>In case</w:delText>
        </w:r>
      </w:del>
      <w:ins w:id="64" w:author="Author">
        <w:r w:rsidRPr="00163782">
          <w:rPr>
            <w:rFonts w:ascii="Trebuchet MS" w:hAnsi="Trebuchet MS"/>
            <w:noProof/>
          </w:rPr>
          <w:t>When</w:t>
        </w:r>
      </w:ins>
      <w:r w:rsidRPr="00163782">
        <w:rPr>
          <w:rFonts w:ascii="Trebuchet MS" w:hAnsi="Trebuchet MS"/>
          <w:noProof/>
        </w:rPr>
        <w:t xml:space="preserve"> a man </w:t>
      </w:r>
      <w:del w:id="65" w:author="Author">
        <w:r w:rsidRPr="00163782">
          <w:rPr>
            <w:rFonts w:ascii="Trebuchet MS" w:hAnsi="Trebuchet MS"/>
            <w:noProof/>
          </w:rPr>
          <w:delText>takes a new wife</w:delText>
        </w:r>
      </w:del>
      <w:ins w:id="66" w:author="Author">
        <w:r w:rsidRPr="00163782">
          <w:rPr>
            <w:rFonts w:ascii="Trebuchet MS" w:hAnsi="Trebuchet MS"/>
            <w:noProof/>
          </w:rPr>
          <w:t>is newly married</w:t>
        </w:r>
      </w:ins>
      <w:r w:rsidRPr="00163782">
        <w:rPr>
          <w:rFonts w:ascii="Trebuchet MS" w:hAnsi="Trebuchet MS"/>
          <w:noProof/>
        </w:rPr>
        <w:t xml:space="preserve">, he should not </w:t>
      </w:r>
      <w:del w:id="67" w:author="Author">
        <w:r w:rsidRPr="00163782">
          <w:rPr>
            <w:rFonts w:ascii="Trebuchet MS" w:hAnsi="Trebuchet MS"/>
            <w:noProof/>
          </w:rPr>
          <w:delText>go out into</w:delText>
        </w:r>
      </w:del>
      <w:ins w:id="68" w:author="Author">
        <w:r w:rsidRPr="00163782">
          <w:rPr>
            <w:rFonts w:ascii="Trebuchet MS" w:hAnsi="Trebuchet MS"/>
            <w:noProof/>
          </w:rPr>
          <w:t>serve in</w:t>
        </w:r>
      </w:ins>
      <w:r w:rsidRPr="00163782">
        <w:rPr>
          <w:rFonts w:ascii="Trebuchet MS" w:hAnsi="Trebuchet MS"/>
          <w:noProof/>
        </w:rPr>
        <w:t xml:space="preserve"> the army</w:t>
      </w:r>
      <w:del w:id="69" w:author="Author">
        <w:r w:rsidRPr="00163782">
          <w:rPr>
            <w:rFonts w:ascii="Trebuchet MS" w:hAnsi="Trebuchet MS"/>
            <w:noProof/>
          </w:rPr>
          <w:delText>, nor should anything else</w:delText>
        </w:r>
      </w:del>
      <w:ins w:id="70" w:author="Author">
        <w:r w:rsidRPr="00163782">
          <w:rPr>
            <w:rFonts w:ascii="Trebuchet MS" w:hAnsi="Trebuchet MS"/>
            <w:noProof/>
          </w:rPr>
          <w:t xml:space="preserve"> or</w:t>
        </w:r>
      </w:ins>
      <w:r w:rsidRPr="00163782">
        <w:rPr>
          <w:rFonts w:ascii="Trebuchet MS" w:hAnsi="Trebuchet MS"/>
          <w:noProof/>
        </w:rPr>
        <w:t xml:space="preserve"> be </w:t>
      </w:r>
      <w:del w:id="71" w:author="Author">
        <w:r w:rsidRPr="00163782">
          <w:rPr>
            <w:rFonts w:ascii="Trebuchet MS" w:hAnsi="Trebuchet MS"/>
            <w:noProof/>
          </w:rPr>
          <w:delText>imposed onto him.</w:delText>
        </w:r>
      </w:del>
      <w:ins w:id="72" w:author="Author">
        <w:r w:rsidRPr="00163782">
          <w:rPr>
            <w:rFonts w:ascii="Trebuchet MS" w:hAnsi="Trebuchet MS"/>
            <w:noProof/>
          </w:rPr>
          <w:t>given any other duties.</w:t>
        </w:r>
      </w:ins>
      <w:r w:rsidRPr="00163782">
        <w:rPr>
          <w:rFonts w:ascii="Trebuchet MS" w:hAnsi="Trebuchet MS"/>
          <w:noProof/>
        </w:rPr>
        <w:t xml:space="preserve"> He should </w:t>
      </w:r>
      <w:del w:id="73" w:author="Author">
        <w:r w:rsidRPr="00163782">
          <w:rPr>
            <w:rFonts w:ascii="Trebuchet MS" w:hAnsi="Trebuchet MS"/>
            <w:noProof/>
          </w:rPr>
          <w:delText>continue</w:delText>
        </w:r>
      </w:del>
      <w:ins w:id="74" w:author="Author">
        <w:r w:rsidRPr="00163782">
          <w:rPr>
            <w:rFonts w:ascii="Trebuchet MS" w:hAnsi="Trebuchet MS"/>
            <w:noProof/>
          </w:rPr>
          <w:t>remain</w:t>
        </w:r>
      </w:ins>
      <w:r w:rsidRPr="00163782">
        <w:rPr>
          <w:rFonts w:ascii="Trebuchet MS" w:hAnsi="Trebuchet MS"/>
          <w:noProof/>
        </w:rPr>
        <w:t xml:space="preserve"> exempt </w:t>
      </w:r>
      <w:del w:id="75" w:author="Author">
        <w:r w:rsidRPr="00163782">
          <w:rPr>
            <w:rFonts w:ascii="Trebuchet MS" w:hAnsi="Trebuchet MS"/>
            <w:noProof/>
          </w:rPr>
          <w:delText xml:space="preserve">at his house </w:delText>
        </w:r>
      </w:del>
      <w:r w:rsidRPr="00163782">
        <w:rPr>
          <w:rFonts w:ascii="Trebuchet MS" w:hAnsi="Trebuchet MS"/>
          <w:noProof/>
        </w:rPr>
        <w:t>for one year</w:t>
      </w:r>
      <w:del w:id="76" w:author="Author">
        <w:r w:rsidRPr="00163782">
          <w:rPr>
            <w:rFonts w:ascii="Trebuchet MS" w:hAnsi="Trebuchet MS"/>
            <w:noProof/>
          </w:rPr>
          <w:delText>,</w:delText>
        </w:r>
      </w:del>
      <w:r w:rsidRPr="00163782">
        <w:rPr>
          <w:rFonts w:ascii="Trebuchet MS" w:hAnsi="Trebuchet MS"/>
          <w:noProof/>
        </w:rPr>
        <w:t xml:space="preserve"> and </w:t>
      </w:r>
      <w:del w:id="77" w:author="Author">
        <w:r w:rsidRPr="00163782">
          <w:rPr>
            <w:rFonts w:ascii="Trebuchet MS" w:hAnsi="Trebuchet MS"/>
            <w:noProof/>
          </w:rPr>
          <w:delText>he must make</w:delText>
        </w:r>
      </w:del>
      <w:ins w:id="78" w:author="Author">
        <w:r w:rsidRPr="00163782">
          <w:rPr>
            <w:rFonts w:ascii="Trebuchet MS" w:hAnsi="Trebuchet MS"/>
            <w:noProof/>
          </w:rPr>
          <w:t>stay at home and bring joy to</w:t>
        </w:r>
      </w:ins>
      <w:r w:rsidRPr="00163782">
        <w:rPr>
          <w:rFonts w:ascii="Trebuchet MS" w:hAnsi="Trebuchet MS"/>
          <w:noProof/>
        </w:rPr>
        <w:t xml:space="preserve"> his wife</w:t>
      </w:r>
      <w:del w:id="79" w:author="Author">
        <w:r w:rsidRPr="00163782">
          <w:rPr>
            <w:rFonts w:ascii="Trebuchet MS" w:hAnsi="Trebuchet MS"/>
            <w:noProof/>
          </w:rPr>
          <w:delText xml:space="preserve"> whom he has taken rejoice</w:delText>
        </w:r>
      </w:del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24:6 </w:t>
      </w:r>
      <w:r w:rsidRPr="00163782">
        <w:rPr>
          <w:rFonts w:ascii="Trebuchet MS" w:hAnsi="Trebuchet MS"/>
          <w:noProof/>
        </w:rPr>
        <w:t xml:space="preserve">“No one should seize a hand mill or its upper </w:t>
      </w:r>
      <w:del w:id="80" w:author="Author">
        <w:r w:rsidRPr="00163782">
          <w:rPr>
            <w:rFonts w:ascii="Trebuchet MS" w:hAnsi="Trebuchet MS"/>
            <w:noProof/>
          </w:rPr>
          <w:delText>grindstone</w:delText>
        </w:r>
      </w:del>
      <w:ins w:id="81" w:author="Author">
        <w:r w:rsidRPr="00163782">
          <w:rPr>
            <w:rFonts w:ascii="Trebuchet MS" w:hAnsi="Trebuchet MS"/>
            <w:noProof/>
          </w:rPr>
          <w:t>millstone</w:t>
        </w:r>
      </w:ins>
      <w:r w:rsidRPr="00163782">
        <w:rPr>
          <w:rFonts w:ascii="Trebuchet MS" w:hAnsi="Trebuchet MS"/>
          <w:noProof/>
        </w:rPr>
        <w:t xml:space="preserve"> as </w:t>
      </w:r>
      <w:ins w:id="82" w:author="Author">
        <w:r w:rsidRPr="00163782">
          <w:rPr>
            <w:rFonts w:ascii="Trebuchet MS" w:hAnsi="Trebuchet MS"/>
            <w:noProof/>
          </w:rPr>
          <w:t xml:space="preserve">security for </w:t>
        </w:r>
      </w:ins>
      <w:r w:rsidRPr="00163782">
        <w:rPr>
          <w:rFonts w:ascii="Trebuchet MS" w:hAnsi="Trebuchet MS"/>
          <w:noProof/>
        </w:rPr>
        <w:t xml:space="preserve">a </w:t>
      </w:r>
      <w:del w:id="83" w:author="Author">
        <w:r w:rsidRPr="00163782">
          <w:rPr>
            <w:rFonts w:ascii="Trebuchet MS" w:hAnsi="Trebuchet MS"/>
            <w:noProof/>
          </w:rPr>
          <w:delText>pledge, because it is a soul</w:delText>
        </w:r>
      </w:del>
      <w:ins w:id="84" w:author="Author">
        <w:r w:rsidRPr="00163782">
          <w:rPr>
            <w:rFonts w:ascii="Trebuchet MS" w:hAnsi="Trebuchet MS"/>
            <w:noProof/>
          </w:rPr>
          <w:t>loan,</w:t>
        </w:r>
        <w:r w:rsidRPr="00163782">
          <w:rPr>
            <w:rStyle w:val="FootnoteReference"/>
            <w:rFonts w:ascii="Trebuchet MS" w:hAnsi="Trebuchet MS"/>
            <w:noProof/>
          </w:rPr>
          <w:footnoteReference w:id="2"/>
        </w:r>
        <w:r w:rsidRPr="00163782">
          <w:rPr>
            <w:rFonts w:ascii="Trebuchet MS" w:hAnsi="Trebuchet MS"/>
            <w:noProof/>
          </w:rPr>
          <w:t xml:space="preserve"> for</w:t>
        </w:r>
      </w:ins>
      <w:r w:rsidRPr="00163782">
        <w:rPr>
          <w:rFonts w:ascii="Trebuchet MS" w:hAnsi="Trebuchet MS"/>
          <w:noProof/>
        </w:rPr>
        <w:t xml:space="preserve"> that </w:t>
      </w:r>
      <w:del w:id="87" w:author="Author">
        <w:r w:rsidRPr="00163782">
          <w:rPr>
            <w:rFonts w:ascii="Trebuchet MS" w:hAnsi="Trebuchet MS"/>
            <w:noProof/>
          </w:rPr>
          <w:delText>he is seizing</w:delText>
        </w:r>
      </w:del>
      <w:ins w:id="88" w:author="Author">
        <w:r w:rsidRPr="00163782">
          <w:rPr>
            <w:rFonts w:ascii="Trebuchet MS" w:hAnsi="Trebuchet MS"/>
            <w:noProof/>
          </w:rPr>
          <w:t>would be taking someone’s livelihood</w:t>
        </w:r>
        <w:r w:rsidRPr="0016378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163782">
        <w:rPr>
          <w:rFonts w:ascii="Trebuchet MS" w:hAnsi="Trebuchet MS"/>
          <w:noProof/>
        </w:rPr>
        <w:t xml:space="preserve"> as </w:t>
      </w:r>
      <w:del w:id="91" w:author="Author">
        <w:r w:rsidRPr="00163782">
          <w:rPr>
            <w:rFonts w:ascii="Trebuchet MS" w:hAnsi="Trebuchet MS"/>
            <w:noProof/>
          </w:rPr>
          <w:delText>a pledge</w:delText>
        </w:r>
      </w:del>
      <w:ins w:id="92" w:author="Author">
        <w:r w:rsidRPr="00163782">
          <w:rPr>
            <w:rFonts w:ascii="Trebuchet MS" w:hAnsi="Trebuchet MS"/>
            <w:noProof/>
          </w:rPr>
          <w:t>security</w:t>
        </w:r>
      </w:ins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24:7 </w:t>
      </w:r>
      <w:r w:rsidRPr="00163782">
        <w:rPr>
          <w:rFonts w:ascii="Trebuchet MS" w:hAnsi="Trebuchet MS"/>
          <w:noProof/>
        </w:rPr>
        <w:t>“</w:t>
      </w:r>
      <w:del w:id="93" w:author="Author">
        <w:r w:rsidRPr="00163782">
          <w:rPr>
            <w:rFonts w:ascii="Trebuchet MS" w:hAnsi="Trebuchet MS"/>
            <w:noProof/>
          </w:rPr>
          <w:delText>In case a man</w:delText>
        </w:r>
      </w:del>
      <w:ins w:id="94" w:author="Author">
        <w:r w:rsidRPr="00163782">
          <w:rPr>
            <w:rFonts w:ascii="Trebuchet MS" w:hAnsi="Trebuchet MS"/>
            <w:noProof/>
          </w:rPr>
          <w:t>If someone</w:t>
        </w:r>
      </w:ins>
      <w:r w:rsidRPr="00163782">
        <w:rPr>
          <w:rFonts w:ascii="Trebuchet MS" w:hAnsi="Trebuchet MS"/>
          <w:noProof/>
        </w:rPr>
        <w:t xml:space="preserve"> is found </w:t>
      </w:r>
      <w:del w:id="95" w:author="Author">
        <w:r w:rsidRPr="00163782">
          <w:rPr>
            <w:rFonts w:ascii="Trebuchet MS" w:hAnsi="Trebuchet MS"/>
            <w:noProof/>
          </w:rPr>
          <w:delText>kidnapping a soul</w:delText>
        </w:r>
      </w:del>
      <w:ins w:id="96" w:author="Author">
        <w:r w:rsidRPr="00163782">
          <w:rPr>
            <w:rFonts w:ascii="Trebuchet MS" w:hAnsi="Trebuchet MS"/>
            <w:noProof/>
          </w:rPr>
          <w:t>to have kidnapped one</w:t>
        </w:r>
        <w:r w:rsidRPr="0016378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163782">
        <w:rPr>
          <w:rFonts w:ascii="Trebuchet MS" w:hAnsi="Trebuchet MS"/>
          <w:noProof/>
        </w:rPr>
        <w:t xml:space="preserve"> of his </w:t>
      </w:r>
      <w:ins w:id="99" w:author="Author">
        <w:r w:rsidRPr="00163782">
          <w:rPr>
            <w:rFonts w:ascii="Trebuchet MS" w:hAnsi="Trebuchet MS"/>
            <w:noProof/>
          </w:rPr>
          <w:t xml:space="preserve">Israelite </w:t>
        </w:r>
      </w:ins>
      <w:r w:rsidRPr="00163782">
        <w:rPr>
          <w:rFonts w:ascii="Trebuchet MS" w:hAnsi="Trebuchet MS"/>
          <w:noProof/>
        </w:rPr>
        <w:t xml:space="preserve">brothers </w:t>
      </w:r>
      <w:del w:id="100" w:author="Author">
        <w:r w:rsidRPr="00163782">
          <w:rPr>
            <w:rFonts w:ascii="Trebuchet MS" w:hAnsi="Trebuchet MS"/>
            <w:noProof/>
          </w:rPr>
          <w:delText xml:space="preserve">of the sons of Israel, </w:delText>
        </w:r>
      </w:del>
      <w:r w:rsidRPr="00163782">
        <w:rPr>
          <w:rFonts w:ascii="Trebuchet MS" w:hAnsi="Trebuchet MS"/>
          <w:noProof/>
        </w:rPr>
        <w:t xml:space="preserve">and he has </w:t>
      </w:r>
      <w:del w:id="101" w:author="Author">
        <w:r w:rsidRPr="00163782">
          <w:rPr>
            <w:rFonts w:ascii="Trebuchet MS" w:hAnsi="Trebuchet MS"/>
            <w:noProof/>
          </w:rPr>
          <w:delText>dealt tyrannically with</w:delText>
        </w:r>
      </w:del>
      <w:ins w:id="102" w:author="Author">
        <w:r w:rsidRPr="00163782">
          <w:rPr>
            <w:rFonts w:ascii="Trebuchet MS" w:hAnsi="Trebuchet MS"/>
            <w:noProof/>
          </w:rPr>
          <w:t>mistreated</w:t>
        </w:r>
      </w:ins>
      <w:r w:rsidRPr="00163782">
        <w:rPr>
          <w:rFonts w:ascii="Trebuchet MS" w:hAnsi="Trebuchet MS"/>
          <w:noProof/>
        </w:rPr>
        <w:t xml:space="preserve"> him and sold him, </w:t>
      </w:r>
      <w:del w:id="103" w:author="Author">
        <w:r w:rsidRPr="00163782">
          <w:rPr>
            <w:rFonts w:ascii="Trebuchet MS" w:hAnsi="Trebuchet MS"/>
            <w:noProof/>
          </w:rPr>
          <w:delText>that</w:delText>
        </w:r>
      </w:del>
      <w:ins w:id="104" w:author="Author">
        <w:r w:rsidRPr="00163782">
          <w:rPr>
            <w:rFonts w:ascii="Trebuchet MS" w:hAnsi="Trebuchet MS"/>
            <w:noProof/>
          </w:rPr>
          <w:t>the</w:t>
        </w:r>
      </w:ins>
      <w:r w:rsidRPr="00163782">
        <w:rPr>
          <w:rFonts w:ascii="Trebuchet MS" w:hAnsi="Trebuchet MS"/>
          <w:noProof/>
        </w:rPr>
        <w:t xml:space="preserve"> kidnapper must </w:t>
      </w:r>
      <w:del w:id="105" w:author="Author">
        <w:r w:rsidRPr="00163782">
          <w:rPr>
            <w:rFonts w:ascii="Trebuchet MS" w:hAnsi="Trebuchet MS"/>
            <w:noProof/>
          </w:rPr>
          <w:delText xml:space="preserve">also </w:delText>
        </w:r>
      </w:del>
      <w:r w:rsidRPr="00163782">
        <w:rPr>
          <w:rFonts w:ascii="Trebuchet MS" w:hAnsi="Trebuchet MS"/>
          <w:noProof/>
        </w:rPr>
        <w:t xml:space="preserve">die. </w:t>
      </w:r>
      <w:del w:id="106" w:author="Author">
        <w:r w:rsidRPr="00163782">
          <w:rPr>
            <w:rFonts w:ascii="Trebuchet MS" w:hAnsi="Trebuchet MS"/>
            <w:noProof/>
          </w:rPr>
          <w:delText>And you must clear away</w:delText>
        </w:r>
      </w:del>
      <w:ins w:id="107" w:author="Author">
        <w:r w:rsidRPr="00163782">
          <w:rPr>
            <w:rFonts w:ascii="Trebuchet MS" w:hAnsi="Trebuchet MS"/>
            <w:noProof/>
          </w:rPr>
          <w:t>You should remove</w:t>
        </w:r>
      </w:ins>
      <w:r w:rsidRPr="00163782">
        <w:rPr>
          <w:rFonts w:ascii="Trebuchet MS" w:hAnsi="Trebuchet MS"/>
          <w:noProof/>
        </w:rPr>
        <w:t xml:space="preserve"> what is bad from your midst.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24:8 </w:t>
      </w:r>
      <w:r w:rsidRPr="00163782">
        <w:rPr>
          <w:rFonts w:ascii="Trebuchet MS" w:hAnsi="Trebuchet MS"/>
          <w:noProof/>
        </w:rPr>
        <w:t>“</w:t>
      </w:r>
      <w:del w:id="108" w:author="Author">
        <w:r w:rsidRPr="00163782">
          <w:rPr>
            <w:rFonts w:ascii="Trebuchet MS" w:hAnsi="Trebuchet MS"/>
            <w:noProof/>
          </w:rPr>
          <w:delText>Be on your guard in the plague</w:delText>
        </w:r>
      </w:del>
      <w:ins w:id="109" w:author="Author">
        <w:r w:rsidRPr="00163782">
          <w:rPr>
            <w:rFonts w:ascii="Trebuchet MS" w:hAnsi="Trebuchet MS"/>
            <w:noProof/>
          </w:rPr>
          <w:t>When there is an outbreak</w:t>
        </w:r>
      </w:ins>
      <w:r w:rsidRPr="00163782">
        <w:rPr>
          <w:rFonts w:ascii="Trebuchet MS" w:hAnsi="Trebuchet MS"/>
          <w:noProof/>
        </w:rPr>
        <w:t xml:space="preserve"> of leprosy</w:t>
      </w:r>
      <w:ins w:id="110" w:author="Author">
        <w:r w:rsidRPr="00163782">
          <w:rPr>
            <w:rFonts w:ascii="Trebuchet MS" w:hAnsi="Trebuchet MS"/>
            <w:noProof/>
          </w:rPr>
          <w:t>,</w:t>
        </w:r>
        <w:r w:rsidRPr="00163782">
          <w:rPr>
            <w:rStyle w:val="FootnoteReference"/>
            <w:rFonts w:ascii="Trebuchet MS" w:hAnsi="Trebuchet MS"/>
            <w:noProof/>
          </w:rPr>
          <w:footnoteReference w:id="5"/>
        </w:r>
        <w:r w:rsidRPr="00163782">
          <w:rPr>
            <w:rFonts w:ascii="Trebuchet MS" w:hAnsi="Trebuchet MS"/>
            <w:noProof/>
          </w:rPr>
          <w:t xml:space="preserve"> be very careful</w:t>
        </w:r>
      </w:ins>
      <w:r w:rsidRPr="00163782">
        <w:rPr>
          <w:rFonts w:ascii="Trebuchet MS" w:hAnsi="Trebuchet MS"/>
          <w:noProof/>
        </w:rPr>
        <w:t xml:space="preserve"> to </w:t>
      </w:r>
      <w:del w:id="113" w:author="Author">
        <w:r w:rsidRPr="00163782">
          <w:rPr>
            <w:rFonts w:ascii="Trebuchet MS" w:hAnsi="Trebuchet MS"/>
            <w:noProof/>
          </w:rPr>
          <w:delText xml:space="preserve">take good care and </w:delText>
        </w:r>
      </w:del>
      <w:r w:rsidRPr="00163782">
        <w:rPr>
          <w:rFonts w:ascii="Trebuchet MS" w:hAnsi="Trebuchet MS"/>
          <w:noProof/>
        </w:rPr>
        <w:t xml:space="preserve">do according to all that the </w:t>
      </w:r>
      <w:ins w:id="114" w:author="Author">
        <w:r w:rsidRPr="00163782">
          <w:rPr>
            <w:rFonts w:ascii="Trebuchet MS" w:hAnsi="Trebuchet MS"/>
            <w:noProof/>
          </w:rPr>
          <w:t xml:space="preserve">Levitical </w:t>
        </w:r>
      </w:ins>
      <w:r w:rsidRPr="00163782">
        <w:rPr>
          <w:rFonts w:ascii="Trebuchet MS" w:hAnsi="Trebuchet MS"/>
          <w:noProof/>
        </w:rPr>
        <w:t>priests</w:t>
      </w:r>
      <w:del w:id="115" w:author="Author">
        <w:r w:rsidRPr="00163782">
          <w:rPr>
            <w:rFonts w:ascii="Trebuchet MS" w:hAnsi="Trebuchet MS"/>
            <w:noProof/>
          </w:rPr>
          <w:delText>, the Levites,</w:delText>
        </w:r>
      </w:del>
      <w:r w:rsidRPr="00163782">
        <w:rPr>
          <w:rFonts w:ascii="Trebuchet MS" w:hAnsi="Trebuchet MS"/>
          <w:noProof/>
        </w:rPr>
        <w:t xml:space="preserve"> will instruct </w:t>
      </w:r>
      <w:del w:id="116" w:author="Author">
        <w:r w:rsidRPr="00163782">
          <w:rPr>
            <w:rFonts w:ascii="Trebuchet MS" w:hAnsi="Trebuchet MS"/>
            <w:noProof/>
            <w:u w:val="dotted"/>
          </w:rPr>
          <w:delText>YOU</w:delText>
        </w:r>
        <w:r w:rsidRPr="00163782">
          <w:rPr>
            <w:rFonts w:ascii="Trebuchet MS" w:hAnsi="Trebuchet MS"/>
            <w:noProof/>
          </w:rPr>
          <w:delText>. Just</w:delText>
        </w:r>
      </w:del>
      <w:ins w:id="117" w:author="Author">
        <w:r w:rsidRPr="00163782">
          <w:rPr>
            <w:rFonts w:ascii="Trebuchet MS" w:hAnsi="Trebuchet MS"/>
            <w:noProof/>
          </w:rPr>
          <w:t>you. Be careful to do exactly</w:t>
        </w:r>
      </w:ins>
      <w:r w:rsidRPr="00163782">
        <w:rPr>
          <w:rFonts w:ascii="Trebuchet MS" w:hAnsi="Trebuchet MS"/>
          <w:noProof/>
        </w:rPr>
        <w:t xml:space="preserve"> as I </w:t>
      </w:r>
      <w:del w:id="118" w:author="Author">
        <w:r w:rsidRPr="00163782">
          <w:rPr>
            <w:rFonts w:ascii="Trebuchet MS" w:hAnsi="Trebuchet MS"/>
            <w:noProof/>
          </w:rPr>
          <w:delText xml:space="preserve">have </w:delText>
        </w:r>
      </w:del>
      <w:r w:rsidRPr="00163782">
        <w:rPr>
          <w:rFonts w:ascii="Trebuchet MS" w:hAnsi="Trebuchet MS"/>
          <w:noProof/>
        </w:rPr>
        <w:t>commanded them</w:t>
      </w:r>
      <w:del w:id="119" w:author="Author">
        <w:r w:rsidRPr="00163782">
          <w:rPr>
            <w:rFonts w:ascii="Trebuchet MS" w:hAnsi="Trebuchet MS"/>
            <w:noProof/>
          </w:rPr>
          <w:delText xml:space="preserve">, </w:delText>
        </w:r>
        <w:r w:rsidRPr="00163782">
          <w:rPr>
            <w:rFonts w:ascii="Trebuchet MS" w:hAnsi="Trebuchet MS"/>
            <w:noProof/>
            <w:u w:val="dotted"/>
          </w:rPr>
          <w:delText>YOU</w:delText>
        </w:r>
        <w:r w:rsidRPr="00163782">
          <w:rPr>
            <w:rFonts w:ascii="Trebuchet MS" w:hAnsi="Trebuchet MS"/>
            <w:noProof/>
          </w:rPr>
          <w:delText xml:space="preserve"> should be careful to do</w:delText>
        </w:r>
      </w:del>
      <w:r w:rsidRPr="00163782">
        <w:rPr>
          <w:rFonts w:ascii="Trebuchet MS" w:hAnsi="Trebuchet MS"/>
          <w:noProof/>
        </w:rPr>
        <w:t xml:space="preserve">. </w:t>
      </w:r>
      <w:r w:rsidRPr="00163782">
        <w:rPr>
          <w:rFonts w:ascii="Trebuchet MS" w:hAnsi="Trebuchet MS"/>
          <w:b/>
          <w:noProof/>
        </w:rPr>
        <w:t xml:space="preserve">24:9 </w:t>
      </w:r>
      <w:del w:id="120" w:author="Author">
        <w:r w:rsidRPr="00163782">
          <w:rPr>
            <w:rFonts w:ascii="Trebuchet MS" w:hAnsi="Trebuchet MS"/>
            <w:noProof/>
          </w:rPr>
          <w:delText>There should be a remembering of</w:delText>
        </w:r>
      </w:del>
      <w:ins w:id="121" w:author="Author">
        <w:r w:rsidRPr="00163782">
          <w:rPr>
            <w:rFonts w:ascii="Trebuchet MS" w:hAnsi="Trebuchet MS"/>
            <w:noProof/>
          </w:rPr>
          <w:t>Remember</w:t>
        </w:r>
      </w:ins>
      <w:r w:rsidRPr="00163782">
        <w:rPr>
          <w:rFonts w:ascii="Trebuchet MS" w:hAnsi="Trebuchet MS"/>
          <w:noProof/>
        </w:rPr>
        <w:t xml:space="preserve"> what Jehovah your God did to Mir′i·am </w:t>
      </w:r>
      <w:del w:id="122" w:author="Author">
        <w:r w:rsidRPr="00163782">
          <w:rPr>
            <w:rFonts w:ascii="Trebuchet MS" w:hAnsi="Trebuchet MS"/>
            <w:noProof/>
          </w:rPr>
          <w:delText>in</w:delText>
        </w:r>
      </w:del>
      <w:ins w:id="123" w:author="Author">
        <w:r w:rsidRPr="00163782">
          <w:rPr>
            <w:rFonts w:ascii="Trebuchet MS" w:hAnsi="Trebuchet MS"/>
            <w:noProof/>
          </w:rPr>
          <w:t>on</w:t>
        </w:r>
      </w:ins>
      <w:r w:rsidRPr="00163782">
        <w:rPr>
          <w:rFonts w:ascii="Trebuchet MS" w:hAnsi="Trebuchet MS"/>
          <w:noProof/>
        </w:rPr>
        <w:t xml:space="preserve"> the way when </w:t>
      </w:r>
      <w:del w:id="124" w:author="Author">
        <w:r w:rsidRPr="00163782">
          <w:rPr>
            <w:rFonts w:ascii="Trebuchet MS" w:hAnsi="Trebuchet MS"/>
            <w:noProof/>
            <w:u w:val="dotted"/>
          </w:rPr>
          <w:delText>YOU</w:delText>
        </w:r>
      </w:del>
      <w:ins w:id="125" w:author="Author">
        <w:r w:rsidRPr="00163782">
          <w:rPr>
            <w:rFonts w:ascii="Trebuchet MS" w:hAnsi="Trebuchet MS"/>
            <w:noProof/>
          </w:rPr>
          <w:t>you</w:t>
        </w:r>
      </w:ins>
      <w:r w:rsidRPr="00163782">
        <w:rPr>
          <w:rFonts w:ascii="Trebuchet MS" w:hAnsi="Trebuchet MS"/>
          <w:noProof/>
        </w:rPr>
        <w:t xml:space="preserve"> were coming out of Egypt.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24:10 </w:t>
      </w:r>
      <w:r w:rsidRPr="00163782">
        <w:rPr>
          <w:rFonts w:ascii="Trebuchet MS" w:hAnsi="Trebuchet MS"/>
          <w:noProof/>
        </w:rPr>
        <w:t>“</w:t>
      </w:r>
      <w:del w:id="126" w:author="Author">
        <w:r w:rsidRPr="00163782">
          <w:rPr>
            <w:rFonts w:ascii="Trebuchet MS" w:hAnsi="Trebuchet MS"/>
            <w:noProof/>
          </w:rPr>
          <w:delText>In case</w:delText>
        </w:r>
      </w:del>
      <w:ins w:id="127" w:author="Author">
        <w:r w:rsidRPr="00163782">
          <w:rPr>
            <w:rFonts w:ascii="Trebuchet MS" w:hAnsi="Trebuchet MS"/>
            <w:noProof/>
          </w:rPr>
          <w:t>If</w:t>
        </w:r>
      </w:ins>
      <w:r w:rsidRPr="00163782">
        <w:rPr>
          <w:rFonts w:ascii="Trebuchet MS" w:hAnsi="Trebuchet MS"/>
          <w:noProof/>
        </w:rPr>
        <w:t xml:space="preserve"> you </w:t>
      </w:r>
      <w:del w:id="128" w:author="Author">
        <w:r w:rsidRPr="00163782">
          <w:rPr>
            <w:rFonts w:ascii="Trebuchet MS" w:hAnsi="Trebuchet MS"/>
            <w:noProof/>
          </w:rPr>
          <w:delText xml:space="preserve">lend your fellowman a loan of </w:delText>
        </w:r>
      </w:del>
      <w:ins w:id="129" w:author="Author">
        <w:r w:rsidRPr="00163782">
          <w:rPr>
            <w:rFonts w:ascii="Trebuchet MS" w:hAnsi="Trebuchet MS"/>
            <w:noProof/>
          </w:rPr>
          <w:t xml:space="preserve">make </w:t>
        </w:r>
      </w:ins>
      <w:r w:rsidRPr="00163782">
        <w:rPr>
          <w:rFonts w:ascii="Trebuchet MS" w:hAnsi="Trebuchet MS"/>
          <w:noProof/>
        </w:rPr>
        <w:t>any sort</w:t>
      </w:r>
      <w:ins w:id="130" w:author="Author">
        <w:r w:rsidRPr="00163782">
          <w:rPr>
            <w:rFonts w:ascii="Trebuchet MS" w:hAnsi="Trebuchet MS"/>
            <w:noProof/>
          </w:rPr>
          <w:t xml:space="preserve"> of loan to your neighbor</w:t>
        </w:r>
      </w:ins>
      <w:r w:rsidRPr="00163782">
        <w:rPr>
          <w:rFonts w:ascii="Trebuchet MS" w:hAnsi="Trebuchet MS"/>
          <w:noProof/>
        </w:rPr>
        <w:t xml:space="preserve">, you must not enter into his house to </w:t>
      </w:r>
      <w:del w:id="131" w:author="Author">
        <w:r w:rsidRPr="00163782">
          <w:rPr>
            <w:rFonts w:ascii="Trebuchet MS" w:hAnsi="Trebuchet MS"/>
            <w:noProof/>
          </w:rPr>
          <w:delText>take</w:delText>
        </w:r>
      </w:del>
      <w:ins w:id="132" w:author="Author">
        <w:r w:rsidRPr="00163782">
          <w:rPr>
            <w:rFonts w:ascii="Trebuchet MS" w:hAnsi="Trebuchet MS"/>
            <w:noProof/>
          </w:rPr>
          <w:t>seize</w:t>
        </w:r>
      </w:ins>
      <w:r w:rsidRPr="00163782">
        <w:rPr>
          <w:rFonts w:ascii="Trebuchet MS" w:hAnsi="Trebuchet MS"/>
          <w:noProof/>
        </w:rPr>
        <w:t xml:space="preserve"> from him what he has </w:t>
      </w:r>
      <w:del w:id="133" w:author="Author">
        <w:r w:rsidRPr="00163782">
          <w:rPr>
            <w:rFonts w:ascii="Trebuchet MS" w:hAnsi="Trebuchet MS"/>
            <w:noProof/>
          </w:rPr>
          <w:delText>pledged</w:delText>
        </w:r>
      </w:del>
      <w:ins w:id="134" w:author="Author">
        <w:r w:rsidRPr="00163782">
          <w:rPr>
            <w:rFonts w:ascii="Trebuchet MS" w:hAnsi="Trebuchet MS"/>
            <w:noProof/>
          </w:rPr>
          <w:t>offered as security</w:t>
        </w:r>
      </w:ins>
      <w:r w:rsidRPr="00163782">
        <w:rPr>
          <w:rFonts w:ascii="Trebuchet MS" w:hAnsi="Trebuchet MS"/>
          <w:noProof/>
        </w:rPr>
        <w:t xml:space="preserve">. </w:t>
      </w:r>
      <w:r w:rsidRPr="00163782">
        <w:rPr>
          <w:rFonts w:ascii="Trebuchet MS" w:hAnsi="Trebuchet MS"/>
          <w:b/>
          <w:noProof/>
        </w:rPr>
        <w:t xml:space="preserve">24:11 </w:t>
      </w:r>
      <w:r w:rsidRPr="00163782">
        <w:rPr>
          <w:rFonts w:ascii="Trebuchet MS" w:hAnsi="Trebuchet MS"/>
          <w:noProof/>
        </w:rPr>
        <w:t xml:space="preserve">You should stand </w:t>
      </w:r>
      <w:del w:id="135" w:author="Author">
        <w:r w:rsidRPr="00163782">
          <w:rPr>
            <w:rFonts w:ascii="Trebuchet MS" w:hAnsi="Trebuchet MS"/>
            <w:noProof/>
          </w:rPr>
          <w:delText xml:space="preserve">on the </w:delText>
        </w:r>
      </w:del>
      <w:r w:rsidRPr="00163782">
        <w:rPr>
          <w:rFonts w:ascii="Trebuchet MS" w:hAnsi="Trebuchet MS"/>
          <w:noProof/>
        </w:rPr>
        <w:t xml:space="preserve">outside, and the man </w:t>
      </w:r>
      <w:del w:id="136" w:author="Author">
        <w:r w:rsidRPr="00163782">
          <w:rPr>
            <w:rFonts w:ascii="Trebuchet MS" w:hAnsi="Trebuchet MS"/>
            <w:noProof/>
          </w:rPr>
          <w:delText xml:space="preserve">to whom you are making a </w:delText>
        </w:r>
      </w:del>
      <w:ins w:id="137" w:author="Author">
        <w:r w:rsidRPr="00163782">
          <w:rPr>
            <w:rFonts w:ascii="Trebuchet MS" w:hAnsi="Trebuchet MS"/>
            <w:noProof/>
          </w:rPr>
          <w:t xml:space="preserve">who received the </w:t>
        </w:r>
      </w:ins>
      <w:r w:rsidRPr="00163782">
        <w:rPr>
          <w:rFonts w:ascii="Trebuchet MS" w:hAnsi="Trebuchet MS"/>
          <w:noProof/>
        </w:rPr>
        <w:t xml:space="preserve">loan should bring </w:t>
      </w:r>
      <w:del w:id="138" w:author="Author">
        <w:r w:rsidRPr="00163782">
          <w:rPr>
            <w:rFonts w:ascii="Trebuchet MS" w:hAnsi="Trebuchet MS"/>
            <w:noProof/>
          </w:rPr>
          <w:delText xml:space="preserve">the pledge </w:delText>
        </w:r>
      </w:del>
      <w:r w:rsidRPr="00163782">
        <w:rPr>
          <w:rFonts w:ascii="Trebuchet MS" w:hAnsi="Trebuchet MS"/>
          <w:noProof/>
        </w:rPr>
        <w:t>outside to you</w:t>
      </w:r>
      <w:ins w:id="139" w:author="Author">
        <w:r w:rsidRPr="00163782">
          <w:rPr>
            <w:rFonts w:ascii="Trebuchet MS" w:hAnsi="Trebuchet MS"/>
            <w:noProof/>
          </w:rPr>
          <w:t xml:space="preserve"> what he is giving as security</w:t>
        </w:r>
      </w:ins>
      <w:r w:rsidRPr="00163782">
        <w:rPr>
          <w:rFonts w:ascii="Trebuchet MS" w:hAnsi="Trebuchet MS"/>
          <w:noProof/>
        </w:rPr>
        <w:t xml:space="preserve">. </w:t>
      </w:r>
      <w:r w:rsidRPr="00163782">
        <w:rPr>
          <w:rFonts w:ascii="Trebuchet MS" w:hAnsi="Trebuchet MS"/>
          <w:b/>
          <w:noProof/>
        </w:rPr>
        <w:t xml:space="preserve">24:12 </w:t>
      </w:r>
      <w:r w:rsidRPr="00163782">
        <w:rPr>
          <w:rFonts w:ascii="Trebuchet MS" w:hAnsi="Trebuchet MS"/>
          <w:noProof/>
        </w:rPr>
        <w:t xml:space="preserve">And if the man is in </w:t>
      </w:r>
      <w:del w:id="140" w:author="Author">
        <w:r w:rsidRPr="00163782">
          <w:rPr>
            <w:rFonts w:ascii="Trebuchet MS" w:hAnsi="Trebuchet MS"/>
            <w:noProof/>
          </w:rPr>
          <w:delText>trouble</w:delText>
        </w:r>
      </w:del>
      <w:ins w:id="141" w:author="Author">
        <w:r w:rsidRPr="00163782">
          <w:rPr>
            <w:rFonts w:ascii="Trebuchet MS" w:hAnsi="Trebuchet MS"/>
            <w:noProof/>
          </w:rPr>
          <w:t>need</w:t>
        </w:r>
      </w:ins>
      <w:r w:rsidRPr="00163782">
        <w:rPr>
          <w:rFonts w:ascii="Trebuchet MS" w:hAnsi="Trebuchet MS"/>
          <w:noProof/>
        </w:rPr>
        <w:t xml:space="preserve">, you must not go to bed with </w:t>
      </w:r>
      <w:del w:id="142" w:author="Author">
        <w:r w:rsidRPr="00163782">
          <w:rPr>
            <w:rFonts w:ascii="Trebuchet MS" w:hAnsi="Trebuchet MS"/>
            <w:noProof/>
          </w:rPr>
          <w:delText>his pledge</w:delText>
        </w:r>
      </w:del>
      <w:ins w:id="143" w:author="Author">
        <w:r w:rsidRPr="00163782">
          <w:rPr>
            <w:rFonts w:ascii="Trebuchet MS" w:hAnsi="Trebuchet MS"/>
            <w:noProof/>
          </w:rPr>
          <w:t>what he gave as security still in your possession</w:t>
        </w:r>
      </w:ins>
      <w:r w:rsidRPr="00163782">
        <w:rPr>
          <w:rFonts w:ascii="Trebuchet MS" w:hAnsi="Trebuchet MS"/>
          <w:noProof/>
        </w:rPr>
        <w:t xml:space="preserve">. </w:t>
      </w:r>
      <w:r w:rsidRPr="00163782">
        <w:rPr>
          <w:rFonts w:ascii="Trebuchet MS" w:hAnsi="Trebuchet MS"/>
          <w:b/>
          <w:noProof/>
        </w:rPr>
        <w:t xml:space="preserve">24:13 </w:t>
      </w:r>
      <w:r w:rsidRPr="00163782">
        <w:rPr>
          <w:rFonts w:ascii="Trebuchet MS" w:hAnsi="Trebuchet MS"/>
          <w:noProof/>
        </w:rPr>
        <w:t xml:space="preserve">You should by all means return </w:t>
      </w:r>
      <w:del w:id="144" w:author="Author">
        <w:r w:rsidRPr="00163782">
          <w:rPr>
            <w:rFonts w:ascii="Trebuchet MS" w:hAnsi="Trebuchet MS"/>
            <w:noProof/>
          </w:rPr>
          <w:delText xml:space="preserve">the pledge </w:delText>
        </w:r>
      </w:del>
      <w:r w:rsidRPr="00163782">
        <w:rPr>
          <w:rFonts w:ascii="Trebuchet MS" w:hAnsi="Trebuchet MS"/>
          <w:noProof/>
        </w:rPr>
        <w:t xml:space="preserve">to him </w:t>
      </w:r>
      <w:ins w:id="145" w:author="Author">
        <w:r w:rsidRPr="00163782">
          <w:rPr>
            <w:rFonts w:ascii="Trebuchet MS" w:hAnsi="Trebuchet MS"/>
            <w:noProof/>
          </w:rPr>
          <w:t xml:space="preserve">what he has given as security </w:t>
        </w:r>
      </w:ins>
      <w:r w:rsidRPr="00163782">
        <w:rPr>
          <w:rFonts w:ascii="Trebuchet MS" w:hAnsi="Trebuchet MS"/>
          <w:noProof/>
        </w:rPr>
        <w:t xml:space="preserve">as soon as the sun sets, and he </w:t>
      </w:r>
      <w:del w:id="146" w:author="Author">
        <w:r w:rsidRPr="00163782">
          <w:rPr>
            <w:rFonts w:ascii="Trebuchet MS" w:hAnsi="Trebuchet MS"/>
            <w:noProof/>
          </w:rPr>
          <w:delText>must</w:delText>
        </w:r>
      </w:del>
      <w:ins w:id="147" w:author="Author">
        <w:r w:rsidRPr="00163782">
          <w:rPr>
            <w:rFonts w:ascii="Trebuchet MS" w:hAnsi="Trebuchet MS"/>
            <w:noProof/>
          </w:rPr>
          <w:t>will</w:t>
        </w:r>
      </w:ins>
      <w:r w:rsidRPr="00163782">
        <w:rPr>
          <w:rFonts w:ascii="Trebuchet MS" w:hAnsi="Trebuchet MS"/>
          <w:noProof/>
        </w:rPr>
        <w:t xml:space="preserve"> go to bed </w:t>
      </w:r>
      <w:del w:id="148" w:author="Author">
        <w:r w:rsidRPr="00163782">
          <w:rPr>
            <w:rFonts w:ascii="Trebuchet MS" w:hAnsi="Trebuchet MS"/>
            <w:noProof/>
          </w:rPr>
          <w:delText>in</w:delText>
        </w:r>
      </w:del>
      <w:ins w:id="149" w:author="Author">
        <w:r w:rsidRPr="00163782">
          <w:rPr>
            <w:rFonts w:ascii="Trebuchet MS" w:hAnsi="Trebuchet MS"/>
            <w:noProof/>
          </w:rPr>
          <w:t>with</w:t>
        </w:r>
      </w:ins>
      <w:r w:rsidRPr="00163782">
        <w:rPr>
          <w:rFonts w:ascii="Trebuchet MS" w:hAnsi="Trebuchet MS"/>
          <w:noProof/>
        </w:rPr>
        <w:t xml:space="preserve"> his garment, and he </w:t>
      </w:r>
      <w:del w:id="150" w:author="Author">
        <w:r w:rsidRPr="00163782">
          <w:rPr>
            <w:rFonts w:ascii="Trebuchet MS" w:hAnsi="Trebuchet MS"/>
            <w:noProof/>
          </w:rPr>
          <w:delText>must</w:delText>
        </w:r>
      </w:del>
      <w:ins w:id="151" w:author="Author">
        <w:r w:rsidRPr="00163782">
          <w:rPr>
            <w:rFonts w:ascii="Trebuchet MS" w:hAnsi="Trebuchet MS"/>
            <w:noProof/>
          </w:rPr>
          <w:t>will</w:t>
        </w:r>
      </w:ins>
      <w:r w:rsidRPr="00163782">
        <w:rPr>
          <w:rFonts w:ascii="Trebuchet MS" w:hAnsi="Trebuchet MS"/>
          <w:noProof/>
        </w:rPr>
        <w:t xml:space="preserve"> bless you; and it will mean righteousness for you before Jehovah your God.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24:14 </w:t>
      </w:r>
      <w:r w:rsidRPr="00163782">
        <w:rPr>
          <w:rFonts w:ascii="Trebuchet MS" w:hAnsi="Trebuchet MS"/>
          <w:noProof/>
        </w:rPr>
        <w:t xml:space="preserve">“You must not defraud a hired </w:t>
      </w:r>
      <w:del w:id="152" w:author="Author">
        <w:r w:rsidRPr="00163782">
          <w:rPr>
            <w:rFonts w:ascii="Trebuchet MS" w:hAnsi="Trebuchet MS"/>
            <w:noProof/>
          </w:rPr>
          <w:delText>laborer</w:delText>
        </w:r>
      </w:del>
      <w:ins w:id="153" w:author="Author">
        <w:r w:rsidRPr="00163782">
          <w:rPr>
            <w:rFonts w:ascii="Trebuchet MS" w:hAnsi="Trebuchet MS"/>
            <w:noProof/>
          </w:rPr>
          <w:t>worker</w:t>
        </w:r>
      </w:ins>
      <w:r w:rsidRPr="00163782">
        <w:rPr>
          <w:rFonts w:ascii="Trebuchet MS" w:hAnsi="Trebuchet MS"/>
          <w:noProof/>
        </w:rPr>
        <w:t xml:space="preserve"> who is in </w:t>
      </w:r>
      <w:del w:id="154" w:author="Author">
        <w:r w:rsidRPr="00163782">
          <w:rPr>
            <w:rFonts w:ascii="Trebuchet MS" w:hAnsi="Trebuchet MS"/>
            <w:noProof/>
          </w:rPr>
          <w:delText>trouble</w:delText>
        </w:r>
      </w:del>
      <w:ins w:id="155" w:author="Author">
        <w:r w:rsidRPr="00163782">
          <w:rPr>
            <w:rFonts w:ascii="Trebuchet MS" w:hAnsi="Trebuchet MS"/>
            <w:noProof/>
          </w:rPr>
          <w:t>need</w:t>
        </w:r>
      </w:ins>
      <w:r w:rsidRPr="00163782">
        <w:rPr>
          <w:rFonts w:ascii="Trebuchet MS" w:hAnsi="Trebuchet MS"/>
          <w:noProof/>
        </w:rPr>
        <w:t xml:space="preserve"> and poor, whether </w:t>
      </w:r>
      <w:ins w:id="156" w:author="Author">
        <w:r w:rsidRPr="00163782">
          <w:rPr>
            <w:rFonts w:ascii="Trebuchet MS" w:hAnsi="Trebuchet MS"/>
            <w:noProof/>
          </w:rPr>
          <w:t xml:space="preserve">one </w:t>
        </w:r>
      </w:ins>
      <w:r w:rsidRPr="00163782">
        <w:rPr>
          <w:rFonts w:ascii="Trebuchet MS" w:hAnsi="Trebuchet MS"/>
          <w:noProof/>
        </w:rPr>
        <w:t xml:space="preserve">of your brothers or </w:t>
      </w:r>
      <w:del w:id="157" w:author="Author">
        <w:r w:rsidRPr="00163782">
          <w:rPr>
            <w:rFonts w:ascii="Trebuchet MS" w:hAnsi="Trebuchet MS"/>
            <w:noProof/>
          </w:rPr>
          <w:delText>of your alien residents who are</w:delText>
        </w:r>
      </w:del>
      <w:ins w:id="158" w:author="Author">
        <w:r w:rsidRPr="00163782">
          <w:rPr>
            <w:rFonts w:ascii="Trebuchet MS" w:hAnsi="Trebuchet MS"/>
            <w:noProof/>
          </w:rPr>
          <w:t>a foreign resident</w:t>
        </w:r>
      </w:ins>
      <w:r w:rsidRPr="00163782">
        <w:rPr>
          <w:rFonts w:ascii="Trebuchet MS" w:hAnsi="Trebuchet MS"/>
          <w:noProof/>
        </w:rPr>
        <w:t xml:space="preserve"> in your land, within your </w:t>
      </w:r>
      <w:del w:id="159" w:author="Author">
        <w:r w:rsidRPr="00163782">
          <w:rPr>
            <w:rFonts w:ascii="Trebuchet MS" w:hAnsi="Trebuchet MS"/>
            <w:noProof/>
          </w:rPr>
          <w:delText>gates.</w:delText>
        </w:r>
      </w:del>
      <w:ins w:id="160" w:author="Author">
        <w:r w:rsidRPr="00163782">
          <w:rPr>
            <w:rFonts w:ascii="Trebuchet MS" w:hAnsi="Trebuchet MS"/>
            <w:noProof/>
          </w:rPr>
          <w:t>cities.</w:t>
        </w:r>
        <w:r w:rsidRPr="00163782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63782">
        <w:rPr>
          <w:rFonts w:ascii="Trebuchet MS" w:hAnsi="Trebuchet MS"/>
          <w:noProof/>
        </w:rPr>
        <w:t xml:space="preserve"> </w:t>
      </w:r>
      <w:r w:rsidRPr="00163782">
        <w:rPr>
          <w:rFonts w:ascii="Trebuchet MS" w:hAnsi="Trebuchet MS"/>
          <w:b/>
          <w:noProof/>
        </w:rPr>
        <w:t xml:space="preserve">24:15 </w:t>
      </w:r>
      <w:del w:id="163" w:author="Author">
        <w:r w:rsidRPr="00163782">
          <w:rPr>
            <w:rFonts w:ascii="Trebuchet MS" w:hAnsi="Trebuchet MS"/>
            <w:noProof/>
          </w:rPr>
          <w:delText>In his day you</w:delText>
        </w:r>
      </w:del>
      <w:ins w:id="164" w:author="Author">
        <w:r w:rsidRPr="00163782">
          <w:rPr>
            <w:rFonts w:ascii="Trebuchet MS" w:hAnsi="Trebuchet MS"/>
            <w:noProof/>
          </w:rPr>
          <w:t>You</w:t>
        </w:r>
      </w:ins>
      <w:r w:rsidRPr="00163782">
        <w:rPr>
          <w:rFonts w:ascii="Trebuchet MS" w:hAnsi="Trebuchet MS"/>
          <w:noProof/>
        </w:rPr>
        <w:t xml:space="preserve"> should give him his wages</w:t>
      </w:r>
      <w:del w:id="165" w:author="Author">
        <w:r w:rsidRPr="00163782">
          <w:rPr>
            <w:rFonts w:ascii="Trebuchet MS" w:hAnsi="Trebuchet MS"/>
            <w:noProof/>
          </w:rPr>
          <w:delText>, and</w:delText>
        </w:r>
      </w:del>
      <w:r w:rsidRPr="00163782">
        <w:rPr>
          <w:rFonts w:ascii="Trebuchet MS" w:hAnsi="Trebuchet MS"/>
          <w:noProof/>
        </w:rPr>
        <w:t xml:space="preserve"> </w:t>
      </w:r>
      <w:ins w:id="166" w:author="Author">
        <w:r w:rsidRPr="00163782">
          <w:rPr>
            <w:rFonts w:ascii="Trebuchet MS" w:hAnsi="Trebuchet MS"/>
            <w:noProof/>
          </w:rPr>
          <w:t xml:space="preserve">that very day, before </w:t>
        </w:r>
      </w:ins>
      <w:r w:rsidRPr="00163782">
        <w:rPr>
          <w:rFonts w:ascii="Trebuchet MS" w:hAnsi="Trebuchet MS"/>
          <w:noProof/>
        </w:rPr>
        <w:t xml:space="preserve">the sun </w:t>
      </w:r>
      <w:del w:id="167" w:author="Author">
        <w:r w:rsidRPr="00163782">
          <w:rPr>
            <w:rFonts w:ascii="Trebuchet MS" w:hAnsi="Trebuchet MS"/>
            <w:noProof/>
          </w:rPr>
          <w:delText>should not set upon them</w:delText>
        </w:r>
      </w:del>
      <w:ins w:id="168" w:author="Author">
        <w:r w:rsidRPr="00163782">
          <w:rPr>
            <w:rFonts w:ascii="Trebuchet MS" w:hAnsi="Trebuchet MS"/>
            <w:noProof/>
          </w:rPr>
          <w:t>sets</w:t>
        </w:r>
      </w:ins>
      <w:r w:rsidRPr="00163782">
        <w:rPr>
          <w:rFonts w:ascii="Trebuchet MS" w:hAnsi="Trebuchet MS"/>
          <w:noProof/>
        </w:rPr>
        <w:t xml:space="preserve">, because he is in </w:t>
      </w:r>
      <w:del w:id="169" w:author="Author">
        <w:r w:rsidRPr="00163782">
          <w:rPr>
            <w:rFonts w:ascii="Trebuchet MS" w:hAnsi="Trebuchet MS"/>
            <w:noProof/>
          </w:rPr>
          <w:delText>trouble</w:delText>
        </w:r>
      </w:del>
      <w:ins w:id="170" w:author="Author">
        <w:r w:rsidRPr="00163782">
          <w:rPr>
            <w:rFonts w:ascii="Trebuchet MS" w:hAnsi="Trebuchet MS"/>
            <w:noProof/>
          </w:rPr>
          <w:t>need</w:t>
        </w:r>
      </w:ins>
      <w:r w:rsidRPr="00163782">
        <w:rPr>
          <w:rFonts w:ascii="Trebuchet MS" w:hAnsi="Trebuchet MS"/>
          <w:noProof/>
        </w:rPr>
        <w:t xml:space="preserve"> and </w:t>
      </w:r>
      <w:del w:id="171" w:author="Author">
        <w:r w:rsidRPr="00163782">
          <w:rPr>
            <w:rFonts w:ascii="Trebuchet MS" w:hAnsi="Trebuchet MS"/>
            <w:noProof/>
          </w:rPr>
          <w:delText xml:space="preserve">is lifting up </w:delText>
        </w:r>
      </w:del>
      <w:r w:rsidRPr="00163782">
        <w:rPr>
          <w:rFonts w:ascii="Trebuchet MS" w:hAnsi="Trebuchet MS"/>
          <w:noProof/>
        </w:rPr>
        <w:t xml:space="preserve">his </w:t>
      </w:r>
      <w:del w:id="172" w:author="Author">
        <w:r w:rsidRPr="00163782">
          <w:rPr>
            <w:rFonts w:ascii="Trebuchet MS" w:hAnsi="Trebuchet MS"/>
            <w:noProof/>
          </w:rPr>
          <w:delText>soul to</w:delText>
        </w:r>
      </w:del>
      <w:ins w:id="173" w:author="Author">
        <w:r w:rsidRPr="00163782">
          <w:rPr>
            <w:rFonts w:ascii="Trebuchet MS" w:hAnsi="Trebuchet MS"/>
            <w:noProof/>
          </w:rPr>
          <w:t>life</w:t>
        </w:r>
        <w:r w:rsidRPr="00163782">
          <w:rPr>
            <w:rStyle w:val="FootnoteReference"/>
            <w:rFonts w:ascii="Trebuchet MS" w:hAnsi="Trebuchet MS"/>
            <w:noProof/>
          </w:rPr>
          <w:footnoteReference w:id="7"/>
        </w:r>
        <w:r w:rsidRPr="00163782">
          <w:rPr>
            <w:rFonts w:ascii="Trebuchet MS" w:hAnsi="Trebuchet MS"/>
            <w:noProof/>
          </w:rPr>
          <w:t xml:space="preserve"> depends on</w:t>
        </w:r>
      </w:ins>
      <w:r w:rsidRPr="00163782">
        <w:rPr>
          <w:rFonts w:ascii="Trebuchet MS" w:hAnsi="Trebuchet MS"/>
          <w:noProof/>
        </w:rPr>
        <w:t xml:space="preserve"> his wages</w:t>
      </w:r>
      <w:del w:id="176" w:author="Author">
        <w:r w:rsidRPr="00163782">
          <w:rPr>
            <w:rFonts w:ascii="Trebuchet MS" w:hAnsi="Trebuchet MS"/>
            <w:noProof/>
          </w:rPr>
          <w:delText>; that</w:delText>
        </w:r>
      </w:del>
      <w:ins w:id="177" w:author="Author">
        <w:r w:rsidRPr="00163782">
          <w:rPr>
            <w:rFonts w:ascii="Trebuchet MS" w:hAnsi="Trebuchet MS"/>
            <w:noProof/>
          </w:rPr>
          <w:t>. Otherwise,</w:t>
        </w:r>
      </w:ins>
      <w:r w:rsidRPr="00163782">
        <w:rPr>
          <w:rFonts w:ascii="Trebuchet MS" w:hAnsi="Trebuchet MS"/>
          <w:noProof/>
        </w:rPr>
        <w:t xml:space="preserve"> he </w:t>
      </w:r>
      <w:del w:id="178" w:author="Author">
        <w:r w:rsidRPr="00163782">
          <w:rPr>
            <w:rFonts w:ascii="Trebuchet MS" w:hAnsi="Trebuchet MS"/>
            <w:noProof/>
          </w:rPr>
          <w:delText>may not</w:delText>
        </w:r>
      </w:del>
      <w:ins w:id="179" w:author="Author">
        <w:r w:rsidRPr="00163782">
          <w:rPr>
            <w:rFonts w:ascii="Trebuchet MS" w:hAnsi="Trebuchet MS"/>
            <w:noProof/>
          </w:rPr>
          <w:t>will</w:t>
        </w:r>
      </w:ins>
      <w:r w:rsidRPr="00163782">
        <w:rPr>
          <w:rFonts w:ascii="Trebuchet MS" w:hAnsi="Trebuchet MS"/>
          <w:noProof/>
        </w:rPr>
        <w:t xml:space="preserve"> cry out to Jehovah against you, and </w:t>
      </w:r>
      <w:del w:id="180" w:author="Author">
        <w:r w:rsidRPr="00163782">
          <w:rPr>
            <w:rFonts w:ascii="Trebuchet MS" w:hAnsi="Trebuchet MS"/>
            <w:noProof/>
          </w:rPr>
          <w:delText>it must become</w:delText>
        </w:r>
      </w:del>
      <w:ins w:id="181" w:author="Author">
        <w:r w:rsidRPr="00163782">
          <w:rPr>
            <w:rFonts w:ascii="Trebuchet MS" w:hAnsi="Trebuchet MS"/>
            <w:noProof/>
          </w:rPr>
          <w:t>you will be guilty of</w:t>
        </w:r>
      </w:ins>
      <w:r w:rsidRPr="00163782">
        <w:rPr>
          <w:rFonts w:ascii="Trebuchet MS" w:hAnsi="Trebuchet MS"/>
          <w:noProof/>
        </w:rPr>
        <w:t xml:space="preserve"> sin</w:t>
      </w:r>
      <w:del w:id="182" w:author="Author">
        <w:r w:rsidRPr="00163782">
          <w:rPr>
            <w:rFonts w:ascii="Trebuchet MS" w:hAnsi="Trebuchet MS"/>
            <w:noProof/>
          </w:rPr>
          <w:delText xml:space="preserve"> on your part</w:delText>
        </w:r>
      </w:del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24:16 </w:t>
      </w:r>
      <w:r w:rsidRPr="00163782">
        <w:rPr>
          <w:rFonts w:ascii="Trebuchet MS" w:hAnsi="Trebuchet MS"/>
          <w:noProof/>
        </w:rPr>
        <w:t xml:space="preserve">“Fathers should not be put to death </w:t>
      </w:r>
      <w:del w:id="183" w:author="Author">
        <w:r w:rsidRPr="00163782">
          <w:rPr>
            <w:rFonts w:ascii="Trebuchet MS" w:hAnsi="Trebuchet MS"/>
            <w:noProof/>
          </w:rPr>
          <w:delText>on account of</w:delText>
        </w:r>
      </w:del>
      <w:ins w:id="184" w:author="Author">
        <w:r w:rsidRPr="00163782">
          <w:rPr>
            <w:rFonts w:ascii="Trebuchet MS" w:hAnsi="Trebuchet MS"/>
            <w:noProof/>
          </w:rPr>
          <w:t>for what their</w:t>
        </w:r>
      </w:ins>
      <w:r w:rsidRPr="00163782">
        <w:rPr>
          <w:rFonts w:ascii="Trebuchet MS" w:hAnsi="Trebuchet MS"/>
          <w:noProof/>
        </w:rPr>
        <w:t xml:space="preserve"> children</w:t>
      </w:r>
      <w:ins w:id="185" w:author="Author">
        <w:r w:rsidRPr="00163782">
          <w:rPr>
            <w:rFonts w:ascii="Trebuchet MS" w:hAnsi="Trebuchet MS"/>
            <w:noProof/>
          </w:rPr>
          <w:t xml:space="preserve"> do</w:t>
        </w:r>
      </w:ins>
      <w:r w:rsidRPr="00163782">
        <w:rPr>
          <w:rFonts w:ascii="Trebuchet MS" w:hAnsi="Trebuchet MS"/>
          <w:noProof/>
        </w:rPr>
        <w:t xml:space="preserve">, and children should not be put to death </w:t>
      </w:r>
      <w:del w:id="186" w:author="Author">
        <w:r w:rsidRPr="00163782">
          <w:rPr>
            <w:rFonts w:ascii="Trebuchet MS" w:hAnsi="Trebuchet MS"/>
            <w:noProof/>
          </w:rPr>
          <w:delText>on account of</w:delText>
        </w:r>
      </w:del>
      <w:ins w:id="187" w:author="Author">
        <w:r w:rsidRPr="00163782">
          <w:rPr>
            <w:rFonts w:ascii="Trebuchet MS" w:hAnsi="Trebuchet MS"/>
            <w:noProof/>
          </w:rPr>
          <w:t>for what their</w:t>
        </w:r>
      </w:ins>
      <w:r w:rsidRPr="00163782">
        <w:rPr>
          <w:rFonts w:ascii="Trebuchet MS" w:hAnsi="Trebuchet MS"/>
          <w:noProof/>
        </w:rPr>
        <w:t xml:space="preserve"> fathers</w:t>
      </w:r>
      <w:del w:id="188" w:author="Author">
        <w:r w:rsidRPr="00163782">
          <w:rPr>
            <w:rFonts w:ascii="Trebuchet MS" w:hAnsi="Trebuchet MS"/>
            <w:noProof/>
          </w:rPr>
          <w:delText>. Each one</w:delText>
        </w:r>
      </w:del>
      <w:ins w:id="189" w:author="Author">
        <w:r w:rsidRPr="00163782">
          <w:rPr>
            <w:rFonts w:ascii="Trebuchet MS" w:hAnsi="Trebuchet MS"/>
            <w:noProof/>
          </w:rPr>
          <w:t xml:space="preserve"> do. A person</w:t>
        </w:r>
      </w:ins>
      <w:r w:rsidRPr="00163782">
        <w:rPr>
          <w:rFonts w:ascii="Trebuchet MS" w:hAnsi="Trebuchet MS"/>
          <w:noProof/>
        </w:rPr>
        <w:t xml:space="preserve"> should be put to death </w:t>
      </w:r>
      <w:ins w:id="190" w:author="Author">
        <w:r w:rsidRPr="00163782">
          <w:rPr>
            <w:rFonts w:ascii="Trebuchet MS" w:hAnsi="Trebuchet MS"/>
            <w:noProof/>
          </w:rPr>
          <w:t xml:space="preserve">only </w:t>
        </w:r>
      </w:ins>
      <w:r w:rsidRPr="00163782">
        <w:rPr>
          <w:rFonts w:ascii="Trebuchet MS" w:hAnsi="Trebuchet MS"/>
          <w:noProof/>
        </w:rPr>
        <w:t>for his own sin.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24:17 </w:t>
      </w:r>
      <w:r w:rsidRPr="00163782">
        <w:rPr>
          <w:rFonts w:ascii="Trebuchet MS" w:hAnsi="Trebuchet MS"/>
          <w:noProof/>
        </w:rPr>
        <w:t xml:space="preserve">“You must not pervert the judgment of the </w:t>
      </w:r>
      <w:del w:id="191" w:author="Author">
        <w:r w:rsidRPr="00163782">
          <w:rPr>
            <w:rFonts w:ascii="Trebuchet MS" w:hAnsi="Trebuchet MS"/>
            <w:noProof/>
          </w:rPr>
          <w:delText>alien</w:delText>
        </w:r>
      </w:del>
      <w:ins w:id="192" w:author="Author">
        <w:r w:rsidRPr="00163782">
          <w:rPr>
            <w:rFonts w:ascii="Trebuchet MS" w:hAnsi="Trebuchet MS"/>
            <w:noProof/>
          </w:rPr>
          <w:t>foreign</w:t>
        </w:r>
      </w:ins>
      <w:r w:rsidRPr="00163782">
        <w:rPr>
          <w:rFonts w:ascii="Trebuchet MS" w:hAnsi="Trebuchet MS"/>
          <w:noProof/>
        </w:rPr>
        <w:t xml:space="preserve"> resident or of the fatherless </w:t>
      </w:r>
      <w:del w:id="193" w:author="Author">
        <w:r w:rsidRPr="00163782">
          <w:rPr>
            <w:rFonts w:ascii="Trebuchet MS" w:hAnsi="Trebuchet MS"/>
            <w:noProof/>
          </w:rPr>
          <w:delText>boy,</w:delText>
        </w:r>
      </w:del>
      <w:ins w:id="194" w:author="Author">
        <w:r w:rsidRPr="00163782">
          <w:rPr>
            <w:rFonts w:ascii="Trebuchet MS" w:hAnsi="Trebuchet MS"/>
            <w:noProof/>
          </w:rPr>
          <w:t>child,</w:t>
        </w:r>
        <w:r w:rsidRPr="00163782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163782">
        <w:rPr>
          <w:rFonts w:ascii="Trebuchet MS" w:hAnsi="Trebuchet MS"/>
          <w:noProof/>
        </w:rPr>
        <w:t xml:space="preserve"> and you must not seize the garment of a widow as </w:t>
      </w:r>
      <w:del w:id="197" w:author="Author">
        <w:r w:rsidRPr="00163782">
          <w:rPr>
            <w:rFonts w:ascii="Trebuchet MS" w:hAnsi="Trebuchet MS"/>
            <w:noProof/>
          </w:rPr>
          <w:delText>a pledge.</w:delText>
        </w:r>
      </w:del>
      <w:ins w:id="198" w:author="Author">
        <w:r w:rsidRPr="00163782">
          <w:rPr>
            <w:rFonts w:ascii="Trebuchet MS" w:hAnsi="Trebuchet MS"/>
            <w:noProof/>
          </w:rPr>
          <w:t>security for a loan.</w:t>
        </w:r>
        <w:r w:rsidRPr="00163782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63782">
        <w:rPr>
          <w:rFonts w:ascii="Trebuchet MS" w:hAnsi="Trebuchet MS"/>
          <w:noProof/>
        </w:rPr>
        <w:t xml:space="preserve"> </w:t>
      </w:r>
      <w:r w:rsidRPr="00163782">
        <w:rPr>
          <w:rFonts w:ascii="Trebuchet MS" w:hAnsi="Trebuchet MS"/>
          <w:b/>
          <w:noProof/>
        </w:rPr>
        <w:t xml:space="preserve">24:18 </w:t>
      </w:r>
      <w:del w:id="201" w:author="Author">
        <w:r w:rsidRPr="00163782">
          <w:rPr>
            <w:rFonts w:ascii="Trebuchet MS" w:hAnsi="Trebuchet MS"/>
            <w:noProof/>
          </w:rPr>
          <w:delText>And you must remember</w:delText>
        </w:r>
      </w:del>
      <w:ins w:id="202" w:author="Author">
        <w:r w:rsidRPr="00163782">
          <w:rPr>
            <w:rFonts w:ascii="Trebuchet MS" w:hAnsi="Trebuchet MS"/>
            <w:noProof/>
          </w:rPr>
          <w:t>Remember</w:t>
        </w:r>
      </w:ins>
      <w:r w:rsidRPr="00163782">
        <w:rPr>
          <w:rFonts w:ascii="Trebuchet MS" w:hAnsi="Trebuchet MS"/>
          <w:noProof/>
        </w:rPr>
        <w:t xml:space="preserve"> that you became a slave in Egypt, and Jehovah your God </w:t>
      </w:r>
      <w:del w:id="203" w:author="Author">
        <w:r w:rsidRPr="00163782">
          <w:rPr>
            <w:rFonts w:ascii="Trebuchet MS" w:hAnsi="Trebuchet MS"/>
            <w:noProof/>
          </w:rPr>
          <w:delText>proceeded to redeem</w:delText>
        </w:r>
      </w:del>
      <w:ins w:id="204" w:author="Author">
        <w:r w:rsidRPr="00163782">
          <w:rPr>
            <w:rFonts w:ascii="Trebuchet MS" w:hAnsi="Trebuchet MS"/>
            <w:noProof/>
          </w:rPr>
          <w:t>redeemed</w:t>
        </w:r>
      </w:ins>
      <w:r w:rsidRPr="00163782">
        <w:rPr>
          <w:rFonts w:ascii="Trebuchet MS" w:hAnsi="Trebuchet MS"/>
          <w:noProof/>
        </w:rPr>
        <w:t xml:space="preserve"> you from there. That is why I am commanding you to do this</w:t>
      </w:r>
      <w:del w:id="205" w:author="Author">
        <w:r w:rsidRPr="00163782">
          <w:rPr>
            <w:rFonts w:ascii="Trebuchet MS" w:hAnsi="Trebuchet MS"/>
            <w:noProof/>
          </w:rPr>
          <w:delText xml:space="preserve"> thing</w:delText>
        </w:r>
      </w:del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24:19 </w:t>
      </w:r>
      <w:r w:rsidRPr="00163782">
        <w:rPr>
          <w:rFonts w:ascii="Trebuchet MS" w:hAnsi="Trebuchet MS"/>
          <w:noProof/>
        </w:rPr>
        <w:t>“</w:t>
      </w:r>
      <w:del w:id="206" w:author="Author">
        <w:r w:rsidRPr="00163782">
          <w:rPr>
            <w:rFonts w:ascii="Trebuchet MS" w:hAnsi="Trebuchet MS"/>
            <w:noProof/>
          </w:rPr>
          <w:delText>In case</w:delText>
        </w:r>
      </w:del>
      <w:ins w:id="207" w:author="Author">
        <w:r w:rsidRPr="00163782">
          <w:rPr>
            <w:rFonts w:ascii="Trebuchet MS" w:hAnsi="Trebuchet MS"/>
            <w:noProof/>
          </w:rPr>
          <w:t>When</w:t>
        </w:r>
      </w:ins>
      <w:r w:rsidRPr="00163782">
        <w:rPr>
          <w:rFonts w:ascii="Trebuchet MS" w:hAnsi="Trebuchet MS"/>
          <w:noProof/>
        </w:rPr>
        <w:t xml:space="preserve"> you reap your harvest </w:t>
      </w:r>
      <w:del w:id="208" w:author="Author">
        <w:r w:rsidRPr="00163782">
          <w:rPr>
            <w:rFonts w:ascii="Trebuchet MS" w:hAnsi="Trebuchet MS"/>
            <w:noProof/>
          </w:rPr>
          <w:delText>in</w:delText>
        </w:r>
      </w:del>
      <w:ins w:id="209" w:author="Author">
        <w:r w:rsidRPr="00163782">
          <w:rPr>
            <w:rFonts w:ascii="Trebuchet MS" w:hAnsi="Trebuchet MS"/>
            <w:noProof/>
          </w:rPr>
          <w:t>from</w:t>
        </w:r>
      </w:ins>
      <w:r w:rsidRPr="00163782">
        <w:rPr>
          <w:rFonts w:ascii="Trebuchet MS" w:hAnsi="Trebuchet MS"/>
          <w:noProof/>
        </w:rPr>
        <w:t xml:space="preserve"> your field</w:t>
      </w:r>
      <w:del w:id="210" w:author="Author">
        <w:r w:rsidRPr="00163782">
          <w:rPr>
            <w:rFonts w:ascii="Trebuchet MS" w:hAnsi="Trebuchet MS"/>
            <w:noProof/>
          </w:rPr>
          <w:delText>,</w:delText>
        </w:r>
      </w:del>
      <w:r w:rsidRPr="00163782">
        <w:rPr>
          <w:rFonts w:ascii="Trebuchet MS" w:hAnsi="Trebuchet MS"/>
          <w:noProof/>
        </w:rPr>
        <w:t xml:space="preserve"> and you have forgotten a sheaf in the field, </w:t>
      </w:r>
      <w:del w:id="211" w:author="Author">
        <w:r w:rsidRPr="00163782">
          <w:rPr>
            <w:rFonts w:ascii="Trebuchet MS" w:hAnsi="Trebuchet MS"/>
            <w:noProof/>
          </w:rPr>
          <w:delText>you must</w:delText>
        </w:r>
      </w:del>
      <w:ins w:id="212" w:author="Author">
        <w:r w:rsidRPr="00163782">
          <w:rPr>
            <w:rFonts w:ascii="Trebuchet MS" w:hAnsi="Trebuchet MS"/>
            <w:noProof/>
          </w:rPr>
          <w:t>do</w:t>
        </w:r>
      </w:ins>
      <w:r w:rsidRPr="00163782">
        <w:rPr>
          <w:rFonts w:ascii="Trebuchet MS" w:hAnsi="Trebuchet MS"/>
          <w:noProof/>
        </w:rPr>
        <w:t xml:space="preserve"> not go back to get it. It should </w:t>
      </w:r>
      <w:del w:id="213" w:author="Author">
        <w:r w:rsidRPr="00163782">
          <w:rPr>
            <w:rFonts w:ascii="Trebuchet MS" w:hAnsi="Trebuchet MS"/>
            <w:noProof/>
          </w:rPr>
          <w:delText>stay</w:delText>
        </w:r>
      </w:del>
      <w:ins w:id="214" w:author="Author">
        <w:r w:rsidRPr="00163782">
          <w:rPr>
            <w:rFonts w:ascii="Trebuchet MS" w:hAnsi="Trebuchet MS"/>
            <w:noProof/>
          </w:rPr>
          <w:t>be left</w:t>
        </w:r>
      </w:ins>
      <w:r w:rsidRPr="00163782">
        <w:rPr>
          <w:rFonts w:ascii="Trebuchet MS" w:hAnsi="Trebuchet MS"/>
          <w:noProof/>
        </w:rPr>
        <w:t xml:space="preserve"> for the </w:t>
      </w:r>
      <w:del w:id="215" w:author="Author">
        <w:r w:rsidRPr="00163782">
          <w:rPr>
            <w:rFonts w:ascii="Trebuchet MS" w:hAnsi="Trebuchet MS"/>
            <w:noProof/>
          </w:rPr>
          <w:delText>alien</w:delText>
        </w:r>
      </w:del>
      <w:ins w:id="216" w:author="Author">
        <w:r w:rsidRPr="00163782">
          <w:rPr>
            <w:rFonts w:ascii="Trebuchet MS" w:hAnsi="Trebuchet MS"/>
            <w:noProof/>
          </w:rPr>
          <w:t>foreign</w:t>
        </w:r>
      </w:ins>
      <w:r w:rsidRPr="00163782">
        <w:rPr>
          <w:rFonts w:ascii="Trebuchet MS" w:hAnsi="Trebuchet MS"/>
          <w:noProof/>
        </w:rPr>
        <w:t xml:space="preserve"> resident, </w:t>
      </w:r>
      <w:del w:id="217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 xml:space="preserve">the fatherless </w:t>
      </w:r>
      <w:del w:id="218" w:author="Author">
        <w:r w:rsidRPr="00163782">
          <w:rPr>
            <w:rFonts w:ascii="Trebuchet MS" w:hAnsi="Trebuchet MS"/>
            <w:noProof/>
          </w:rPr>
          <w:delText>boy</w:delText>
        </w:r>
      </w:del>
      <w:ins w:id="219" w:author="Author">
        <w:r w:rsidRPr="00163782">
          <w:rPr>
            <w:rFonts w:ascii="Trebuchet MS" w:hAnsi="Trebuchet MS"/>
            <w:noProof/>
          </w:rPr>
          <w:t>child,</w:t>
        </w:r>
      </w:ins>
      <w:r w:rsidRPr="00163782">
        <w:rPr>
          <w:rFonts w:ascii="Trebuchet MS" w:hAnsi="Trebuchet MS"/>
          <w:noProof/>
        </w:rPr>
        <w:t xml:space="preserve"> and </w:t>
      </w:r>
      <w:del w:id="220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>the widow</w:t>
      </w:r>
      <w:del w:id="221" w:author="Author">
        <w:r w:rsidRPr="00163782">
          <w:rPr>
            <w:rFonts w:ascii="Trebuchet MS" w:hAnsi="Trebuchet MS"/>
            <w:noProof/>
          </w:rPr>
          <w:delText>; in order</w:delText>
        </w:r>
      </w:del>
      <w:ins w:id="222" w:author="Author">
        <w:r w:rsidRPr="00163782">
          <w:rPr>
            <w:rFonts w:ascii="Trebuchet MS" w:hAnsi="Trebuchet MS"/>
            <w:noProof/>
          </w:rPr>
          <w:t>, so</w:t>
        </w:r>
      </w:ins>
      <w:r w:rsidRPr="00163782">
        <w:rPr>
          <w:rFonts w:ascii="Trebuchet MS" w:hAnsi="Trebuchet MS"/>
          <w:noProof/>
        </w:rPr>
        <w:t xml:space="preserve"> that Jehovah your God may bless you in </w:t>
      </w:r>
      <w:del w:id="223" w:author="Author">
        <w:r w:rsidRPr="00163782">
          <w:rPr>
            <w:rFonts w:ascii="Trebuchet MS" w:hAnsi="Trebuchet MS"/>
            <w:noProof/>
          </w:rPr>
          <w:delText>every deed of your hand</w:delText>
        </w:r>
      </w:del>
      <w:ins w:id="224" w:author="Author">
        <w:r w:rsidRPr="00163782">
          <w:rPr>
            <w:rFonts w:ascii="Trebuchet MS" w:hAnsi="Trebuchet MS"/>
            <w:noProof/>
          </w:rPr>
          <w:t>all that you do</w:t>
        </w:r>
      </w:ins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24:20 </w:t>
      </w:r>
      <w:r w:rsidRPr="00163782">
        <w:rPr>
          <w:rFonts w:ascii="Trebuchet MS" w:hAnsi="Trebuchet MS"/>
          <w:noProof/>
        </w:rPr>
        <w:t>“</w:t>
      </w:r>
      <w:del w:id="225" w:author="Author">
        <w:r w:rsidRPr="00163782">
          <w:rPr>
            <w:rFonts w:ascii="Trebuchet MS" w:hAnsi="Trebuchet MS"/>
            <w:noProof/>
          </w:rPr>
          <w:delText>In case</w:delText>
        </w:r>
      </w:del>
      <w:ins w:id="226" w:author="Author">
        <w:r w:rsidRPr="00163782">
          <w:rPr>
            <w:rFonts w:ascii="Trebuchet MS" w:hAnsi="Trebuchet MS"/>
            <w:noProof/>
          </w:rPr>
          <w:t>When</w:t>
        </w:r>
      </w:ins>
      <w:r w:rsidRPr="00163782">
        <w:rPr>
          <w:rFonts w:ascii="Trebuchet MS" w:hAnsi="Trebuchet MS"/>
          <w:noProof/>
        </w:rPr>
        <w:t xml:space="preserve"> you beat your olive tree, you </w:t>
      </w:r>
      <w:del w:id="227" w:author="Author">
        <w:r w:rsidRPr="00163782">
          <w:rPr>
            <w:rFonts w:ascii="Trebuchet MS" w:hAnsi="Trebuchet MS"/>
            <w:noProof/>
          </w:rPr>
          <w:delText>must</w:delText>
        </w:r>
      </w:del>
      <w:ins w:id="228" w:author="Author">
        <w:r w:rsidRPr="00163782">
          <w:rPr>
            <w:rFonts w:ascii="Trebuchet MS" w:hAnsi="Trebuchet MS"/>
            <w:noProof/>
          </w:rPr>
          <w:t>should</w:t>
        </w:r>
      </w:ins>
      <w:r w:rsidRPr="00163782">
        <w:rPr>
          <w:rFonts w:ascii="Trebuchet MS" w:hAnsi="Trebuchet MS"/>
          <w:noProof/>
        </w:rPr>
        <w:t xml:space="preserve"> not </w:t>
      </w:r>
      <w:del w:id="229" w:author="Author">
        <w:r w:rsidRPr="00163782">
          <w:rPr>
            <w:rFonts w:ascii="Trebuchet MS" w:hAnsi="Trebuchet MS"/>
            <w:noProof/>
          </w:rPr>
          <w:delText>go over</w:delText>
        </w:r>
      </w:del>
      <w:ins w:id="230" w:author="Author">
        <w:r w:rsidRPr="00163782">
          <w:rPr>
            <w:rFonts w:ascii="Trebuchet MS" w:hAnsi="Trebuchet MS"/>
            <w:noProof/>
          </w:rPr>
          <w:t>repeat the procedure on</w:t>
        </w:r>
      </w:ins>
      <w:r w:rsidRPr="00163782">
        <w:rPr>
          <w:rFonts w:ascii="Trebuchet MS" w:hAnsi="Trebuchet MS"/>
          <w:noProof/>
        </w:rPr>
        <w:t xml:space="preserve"> its </w:t>
      </w:r>
      <w:del w:id="231" w:author="Author">
        <w:r w:rsidRPr="00163782">
          <w:rPr>
            <w:rFonts w:ascii="Trebuchet MS" w:hAnsi="Trebuchet MS"/>
            <w:noProof/>
          </w:rPr>
          <w:delText>boughs following up yourself. It</w:delText>
        </w:r>
      </w:del>
      <w:ins w:id="232" w:author="Author">
        <w:r w:rsidRPr="00163782">
          <w:rPr>
            <w:rFonts w:ascii="Trebuchet MS" w:hAnsi="Trebuchet MS"/>
            <w:noProof/>
          </w:rPr>
          <w:t>branches. What is left</w:t>
        </w:r>
      </w:ins>
      <w:r w:rsidRPr="00163782">
        <w:rPr>
          <w:rFonts w:ascii="Trebuchet MS" w:hAnsi="Trebuchet MS"/>
          <w:noProof/>
        </w:rPr>
        <w:t xml:space="preserve"> should </w:t>
      </w:r>
      <w:del w:id="233" w:author="Author">
        <w:r w:rsidRPr="00163782">
          <w:rPr>
            <w:rFonts w:ascii="Trebuchet MS" w:hAnsi="Trebuchet MS"/>
            <w:noProof/>
          </w:rPr>
          <w:delText>stay</w:delText>
        </w:r>
      </w:del>
      <w:ins w:id="234" w:author="Author">
        <w:r w:rsidRPr="00163782">
          <w:rPr>
            <w:rFonts w:ascii="Trebuchet MS" w:hAnsi="Trebuchet MS"/>
            <w:noProof/>
          </w:rPr>
          <w:t>remain</w:t>
        </w:r>
      </w:ins>
      <w:r w:rsidRPr="00163782">
        <w:rPr>
          <w:rFonts w:ascii="Trebuchet MS" w:hAnsi="Trebuchet MS"/>
          <w:noProof/>
        </w:rPr>
        <w:t xml:space="preserve"> for the </w:t>
      </w:r>
      <w:del w:id="235" w:author="Author">
        <w:r w:rsidRPr="00163782">
          <w:rPr>
            <w:rFonts w:ascii="Trebuchet MS" w:hAnsi="Trebuchet MS"/>
            <w:noProof/>
          </w:rPr>
          <w:delText>alien</w:delText>
        </w:r>
      </w:del>
      <w:ins w:id="236" w:author="Author">
        <w:r w:rsidRPr="00163782">
          <w:rPr>
            <w:rFonts w:ascii="Trebuchet MS" w:hAnsi="Trebuchet MS"/>
            <w:noProof/>
          </w:rPr>
          <w:t>foreign</w:t>
        </w:r>
      </w:ins>
      <w:r w:rsidRPr="00163782">
        <w:rPr>
          <w:rFonts w:ascii="Trebuchet MS" w:hAnsi="Trebuchet MS"/>
          <w:noProof/>
        </w:rPr>
        <w:t xml:space="preserve"> resident, </w:t>
      </w:r>
      <w:del w:id="237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 xml:space="preserve">the fatherless </w:t>
      </w:r>
      <w:del w:id="238" w:author="Author">
        <w:r w:rsidRPr="00163782">
          <w:rPr>
            <w:rFonts w:ascii="Trebuchet MS" w:hAnsi="Trebuchet MS"/>
            <w:noProof/>
          </w:rPr>
          <w:delText>boy</w:delText>
        </w:r>
      </w:del>
      <w:ins w:id="239" w:author="Author">
        <w:r w:rsidRPr="00163782">
          <w:rPr>
            <w:rFonts w:ascii="Trebuchet MS" w:hAnsi="Trebuchet MS"/>
            <w:noProof/>
          </w:rPr>
          <w:t>child,</w:t>
        </w:r>
      </w:ins>
      <w:r w:rsidRPr="00163782">
        <w:rPr>
          <w:rFonts w:ascii="Trebuchet MS" w:hAnsi="Trebuchet MS"/>
          <w:noProof/>
        </w:rPr>
        <w:t xml:space="preserve"> and </w:t>
      </w:r>
      <w:del w:id="240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>the widow.</w:t>
      </w:r>
    </w:p>
    <w:p w:rsidR="00134237" w:rsidRPr="00163782" w:rsidRDefault="00134237" w:rsidP="00134237">
      <w:pPr>
        <w:rPr>
          <w:rFonts w:ascii="Trebuchet MS" w:hAnsi="Trebuchet MS"/>
          <w:noProof/>
        </w:rPr>
      </w:pPr>
      <w:r w:rsidRPr="00163782">
        <w:rPr>
          <w:rFonts w:ascii="Trebuchet MS" w:hAnsi="Trebuchet MS"/>
          <w:b/>
        </w:rPr>
        <w:t xml:space="preserve">24:21 </w:t>
      </w:r>
      <w:r w:rsidRPr="00163782">
        <w:rPr>
          <w:rFonts w:ascii="Trebuchet MS" w:hAnsi="Trebuchet MS"/>
          <w:noProof/>
        </w:rPr>
        <w:t>“</w:t>
      </w:r>
      <w:del w:id="241" w:author="Author">
        <w:r w:rsidRPr="00163782">
          <w:rPr>
            <w:rFonts w:ascii="Trebuchet MS" w:hAnsi="Trebuchet MS"/>
            <w:noProof/>
          </w:rPr>
          <w:delText>In case</w:delText>
        </w:r>
      </w:del>
      <w:ins w:id="242" w:author="Author">
        <w:r w:rsidRPr="00163782">
          <w:rPr>
            <w:rFonts w:ascii="Trebuchet MS" w:hAnsi="Trebuchet MS"/>
            <w:noProof/>
          </w:rPr>
          <w:t>When</w:t>
        </w:r>
      </w:ins>
      <w:r w:rsidRPr="00163782">
        <w:rPr>
          <w:rFonts w:ascii="Trebuchet MS" w:hAnsi="Trebuchet MS"/>
          <w:noProof/>
        </w:rPr>
        <w:t xml:space="preserve"> you gather the grapes of your vineyard, you must not </w:t>
      </w:r>
      <w:ins w:id="243" w:author="Author">
        <w:r w:rsidRPr="00163782">
          <w:rPr>
            <w:rFonts w:ascii="Trebuchet MS" w:hAnsi="Trebuchet MS"/>
            <w:noProof/>
          </w:rPr>
          <w:t xml:space="preserve">return to </w:t>
        </w:r>
      </w:ins>
      <w:r w:rsidRPr="00163782">
        <w:rPr>
          <w:rFonts w:ascii="Trebuchet MS" w:hAnsi="Trebuchet MS"/>
          <w:noProof/>
        </w:rPr>
        <w:t>gather the leftovers</w:t>
      </w:r>
      <w:del w:id="244" w:author="Author">
        <w:r w:rsidRPr="00163782">
          <w:rPr>
            <w:rFonts w:ascii="Trebuchet MS" w:hAnsi="Trebuchet MS"/>
            <w:noProof/>
          </w:rPr>
          <w:delText xml:space="preserve"> following up yourself</w:delText>
        </w:r>
      </w:del>
      <w:r w:rsidRPr="00163782">
        <w:rPr>
          <w:rFonts w:ascii="Trebuchet MS" w:hAnsi="Trebuchet MS"/>
          <w:noProof/>
        </w:rPr>
        <w:t xml:space="preserve">. They should </w:t>
      </w:r>
      <w:del w:id="245" w:author="Author">
        <w:r w:rsidRPr="00163782">
          <w:rPr>
            <w:rFonts w:ascii="Trebuchet MS" w:hAnsi="Trebuchet MS"/>
            <w:noProof/>
          </w:rPr>
          <w:delText>stay</w:delText>
        </w:r>
      </w:del>
      <w:ins w:id="246" w:author="Author">
        <w:r w:rsidRPr="00163782">
          <w:rPr>
            <w:rFonts w:ascii="Trebuchet MS" w:hAnsi="Trebuchet MS"/>
            <w:noProof/>
          </w:rPr>
          <w:t>be left</w:t>
        </w:r>
      </w:ins>
      <w:r w:rsidRPr="00163782">
        <w:rPr>
          <w:rFonts w:ascii="Trebuchet MS" w:hAnsi="Trebuchet MS"/>
          <w:noProof/>
        </w:rPr>
        <w:t xml:space="preserve"> for the </w:t>
      </w:r>
      <w:del w:id="247" w:author="Author">
        <w:r w:rsidRPr="00163782">
          <w:rPr>
            <w:rFonts w:ascii="Trebuchet MS" w:hAnsi="Trebuchet MS"/>
            <w:noProof/>
          </w:rPr>
          <w:delText>alien</w:delText>
        </w:r>
      </w:del>
      <w:ins w:id="248" w:author="Author">
        <w:r w:rsidRPr="00163782">
          <w:rPr>
            <w:rFonts w:ascii="Trebuchet MS" w:hAnsi="Trebuchet MS"/>
            <w:noProof/>
          </w:rPr>
          <w:t>foreign</w:t>
        </w:r>
      </w:ins>
      <w:r w:rsidRPr="00163782">
        <w:rPr>
          <w:rFonts w:ascii="Trebuchet MS" w:hAnsi="Trebuchet MS"/>
          <w:noProof/>
        </w:rPr>
        <w:t xml:space="preserve"> resident, </w:t>
      </w:r>
      <w:del w:id="249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 xml:space="preserve">the fatherless </w:t>
      </w:r>
      <w:del w:id="250" w:author="Author">
        <w:r w:rsidRPr="00163782">
          <w:rPr>
            <w:rFonts w:ascii="Trebuchet MS" w:hAnsi="Trebuchet MS"/>
            <w:noProof/>
          </w:rPr>
          <w:delText>boy</w:delText>
        </w:r>
      </w:del>
      <w:ins w:id="251" w:author="Author">
        <w:r w:rsidRPr="00163782">
          <w:rPr>
            <w:rFonts w:ascii="Trebuchet MS" w:hAnsi="Trebuchet MS"/>
            <w:noProof/>
          </w:rPr>
          <w:t>child,</w:t>
        </w:r>
      </w:ins>
      <w:r w:rsidRPr="00163782">
        <w:rPr>
          <w:rFonts w:ascii="Trebuchet MS" w:hAnsi="Trebuchet MS"/>
          <w:noProof/>
        </w:rPr>
        <w:t xml:space="preserve"> and </w:t>
      </w:r>
      <w:del w:id="252" w:author="Author">
        <w:r w:rsidRPr="00163782">
          <w:rPr>
            <w:rFonts w:ascii="Trebuchet MS" w:hAnsi="Trebuchet MS"/>
            <w:noProof/>
          </w:rPr>
          <w:delText xml:space="preserve">for </w:delText>
        </w:r>
      </w:del>
      <w:r w:rsidRPr="00163782">
        <w:rPr>
          <w:rFonts w:ascii="Trebuchet MS" w:hAnsi="Trebuchet MS"/>
          <w:noProof/>
        </w:rPr>
        <w:t xml:space="preserve">the widow. </w:t>
      </w:r>
      <w:r w:rsidRPr="00163782">
        <w:rPr>
          <w:rFonts w:ascii="Trebuchet MS" w:hAnsi="Trebuchet MS"/>
          <w:b/>
          <w:noProof/>
        </w:rPr>
        <w:t xml:space="preserve">24:22 </w:t>
      </w:r>
      <w:del w:id="253" w:author="Author">
        <w:r w:rsidRPr="00163782">
          <w:rPr>
            <w:rFonts w:ascii="Trebuchet MS" w:hAnsi="Trebuchet MS"/>
            <w:noProof/>
          </w:rPr>
          <w:delText>And you must remember</w:delText>
        </w:r>
      </w:del>
      <w:ins w:id="254" w:author="Author">
        <w:r w:rsidRPr="00163782">
          <w:rPr>
            <w:rFonts w:ascii="Trebuchet MS" w:hAnsi="Trebuchet MS"/>
            <w:noProof/>
          </w:rPr>
          <w:t>Remember</w:t>
        </w:r>
      </w:ins>
      <w:r w:rsidRPr="00163782">
        <w:rPr>
          <w:rFonts w:ascii="Trebuchet MS" w:hAnsi="Trebuchet MS"/>
          <w:noProof/>
        </w:rPr>
        <w:t xml:space="preserve"> that you became a slave in the land of Egypt. That is why I am commanding you to do this</w:t>
      </w:r>
      <w:del w:id="255" w:author="Author">
        <w:r w:rsidRPr="00163782">
          <w:rPr>
            <w:rFonts w:ascii="Trebuchet MS" w:hAnsi="Trebuchet MS"/>
            <w:noProof/>
          </w:rPr>
          <w:delText xml:space="preserve"> thing</w:delText>
        </w:r>
      </w:del>
      <w:r w:rsidRPr="00163782">
        <w:rPr>
          <w:rFonts w:ascii="Trebuchet MS" w:hAnsi="Trebuchet MS"/>
          <w:noProof/>
        </w:rPr>
        <w:t>.</w:t>
      </w:r>
    </w:p>
    <w:p w:rsidR="00134237" w:rsidRPr="00163782" w:rsidRDefault="00134237" w:rsidP="00134237">
      <w:pPr>
        <w:rPr>
          <w:rFonts w:ascii="Trebuchet MS" w:hAnsi="Trebuchet MS"/>
          <w:b/>
        </w:rPr>
      </w:pPr>
    </w:p>
    <w:p w:rsidR="00762BCB" w:rsidRPr="00134237" w:rsidRDefault="00762BCB" w:rsidP="00134237"/>
    <w:sectPr w:rsidR="00762BCB" w:rsidRPr="00134237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1266" w:rsidRDefault="000D1266">
      <w:r>
        <w:separator/>
      </w:r>
    </w:p>
  </w:endnote>
  <w:endnote w:type="continuationSeparator" w:id="0">
    <w:p w:rsidR="000D1266" w:rsidRDefault="000D1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1266" w:rsidRDefault="000D1266">
      <w:r>
        <w:separator/>
      </w:r>
    </w:p>
  </w:footnote>
  <w:footnote w:type="continuationSeparator" w:id="0">
    <w:p w:rsidR="000D1266" w:rsidRDefault="000D1266">
      <w:r>
        <w:continuationSeparator/>
      </w:r>
    </w:p>
  </w:footnote>
  <w:footnote w:id="1">
    <w:p w:rsidR="00134237" w:rsidRPr="00163782" w:rsidRDefault="00134237" w:rsidP="00163782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24:3 </w:t>
        </w:r>
        <w:r>
          <w:t>Or</w:t>
        </w:r>
        <w:r w:rsidRPr="00163782">
          <w:t xml:space="preserve"> “rejects.”</w:t>
        </w:r>
      </w:ins>
    </w:p>
  </w:footnote>
  <w:footnote w:id="2">
    <w:p w:rsidR="00134237" w:rsidRPr="00163782" w:rsidRDefault="00134237" w:rsidP="00163782">
      <w:pPr>
        <w:pStyle w:val="FootnoteText"/>
        <w:spacing w:after="96"/>
        <w:ind w:firstLine="288"/>
        <w:rPr>
          <w:ins w:id="85" w:author="Author"/>
        </w:rPr>
      </w:pPr>
      <w:ins w:id="86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24:6 </w:t>
        </w:r>
        <w:r w:rsidRPr="00163782">
          <w:t>Or “as a pledge.”</w:t>
        </w:r>
      </w:ins>
    </w:p>
  </w:footnote>
  <w:footnote w:id="3">
    <w:p w:rsidR="00134237" w:rsidRPr="00163782" w:rsidRDefault="00134237" w:rsidP="00163782">
      <w:pPr>
        <w:pStyle w:val="FootnoteText"/>
        <w:spacing w:after="96"/>
        <w:ind w:firstLine="288"/>
        <w:rPr>
          <w:ins w:id="89" w:author="Author"/>
        </w:rPr>
      </w:pPr>
      <w:ins w:id="90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24:6 </w:t>
        </w:r>
        <w:r w:rsidRPr="00163782">
          <w:t>Or “taking a life; taking a soul.”</w:t>
        </w:r>
      </w:ins>
    </w:p>
  </w:footnote>
  <w:footnote w:id="4">
    <w:p w:rsidR="00134237" w:rsidRPr="00163782" w:rsidRDefault="00134237" w:rsidP="00163782">
      <w:pPr>
        <w:pStyle w:val="FootnoteText"/>
        <w:spacing w:after="96"/>
        <w:ind w:firstLine="288"/>
        <w:rPr>
          <w:ins w:id="97" w:author="Author"/>
        </w:rPr>
      </w:pPr>
      <w:ins w:id="98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24:7 </w:t>
        </w:r>
        <w:r w:rsidRPr="00163782">
          <w:t>Or “a soul.”</w:t>
        </w:r>
      </w:ins>
    </w:p>
  </w:footnote>
  <w:footnote w:id="5">
    <w:p w:rsidR="00134237" w:rsidRPr="00163782" w:rsidRDefault="00134237" w:rsidP="00163782">
      <w:pPr>
        <w:pStyle w:val="FootnoteText"/>
        <w:spacing w:after="96"/>
        <w:ind w:firstLine="288"/>
        <w:rPr>
          <w:ins w:id="111" w:author="Author"/>
        </w:rPr>
      </w:pPr>
      <w:ins w:id="112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24:8 </w:t>
        </w:r>
        <w:r w:rsidRPr="00163782">
          <w:t>The Hebrew word rendered “leprosy” is broad in meaning and can include various contagious skin diseases. It may also include certain infections found on clothing and in houses.</w:t>
        </w:r>
      </w:ins>
    </w:p>
  </w:footnote>
  <w:footnote w:id="6">
    <w:p w:rsidR="00134237" w:rsidRPr="00163782" w:rsidRDefault="00134237" w:rsidP="00163782">
      <w:pPr>
        <w:pStyle w:val="FootnoteText"/>
        <w:spacing w:after="96"/>
        <w:ind w:firstLine="288"/>
        <w:rPr>
          <w:ins w:id="161" w:author="Author"/>
        </w:rPr>
      </w:pPr>
      <w:ins w:id="162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24:14 </w:t>
        </w:r>
        <w:r w:rsidRPr="00163782">
          <w:t>Lit., “gates.”</w:t>
        </w:r>
      </w:ins>
    </w:p>
  </w:footnote>
  <w:footnote w:id="7">
    <w:p w:rsidR="00134237" w:rsidRPr="00163782" w:rsidRDefault="00134237" w:rsidP="00163782">
      <w:pPr>
        <w:pStyle w:val="FootnoteText"/>
        <w:spacing w:after="96"/>
        <w:ind w:firstLine="288"/>
        <w:rPr>
          <w:ins w:id="174" w:author="Author"/>
        </w:rPr>
      </w:pPr>
      <w:ins w:id="175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24:15 </w:t>
        </w:r>
        <w:r w:rsidRPr="00163782">
          <w:t>Or “soul.”</w:t>
        </w:r>
      </w:ins>
    </w:p>
  </w:footnote>
  <w:footnote w:id="8">
    <w:p w:rsidR="00134237" w:rsidRPr="00163782" w:rsidRDefault="00134237" w:rsidP="00163782">
      <w:pPr>
        <w:pStyle w:val="FootnoteText"/>
        <w:spacing w:after="96"/>
        <w:ind w:firstLine="288"/>
        <w:rPr>
          <w:ins w:id="195" w:author="Author"/>
        </w:rPr>
      </w:pPr>
      <w:ins w:id="196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24:17 </w:t>
        </w:r>
        <w:r w:rsidRPr="00163782">
          <w:t>Or “the orphan.”</w:t>
        </w:r>
      </w:ins>
    </w:p>
  </w:footnote>
  <w:footnote w:id="9">
    <w:p w:rsidR="00134237" w:rsidRPr="00163782" w:rsidRDefault="00134237" w:rsidP="00163782">
      <w:pPr>
        <w:pStyle w:val="FootnoteText"/>
        <w:spacing w:after="96"/>
        <w:ind w:firstLine="288"/>
        <w:rPr>
          <w:ins w:id="199" w:author="Author"/>
        </w:rPr>
      </w:pPr>
      <w:ins w:id="200" w:author="Author">
        <w:r w:rsidRPr="00163782">
          <w:rPr>
            <w:rStyle w:val="FootnoteReference"/>
          </w:rPr>
          <w:footnoteRef/>
        </w:r>
        <w:r w:rsidRPr="00163782">
          <w:t xml:space="preserve"> </w:t>
        </w:r>
        <w:r w:rsidRPr="00163782">
          <w:rPr>
            <w:b/>
          </w:rPr>
          <w:t xml:space="preserve">24:17 </w:t>
        </w:r>
        <w:r w:rsidRPr="00163782">
          <w:t>Or “as a pledge.”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C399E">
        <w:t>Deuteronomy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C399E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C399E">
      <w:rPr>
        <w:noProof/>
        <w:snapToGrid w:val="0"/>
      </w:rPr>
      <w:t>Deuteronomy 24.Revised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FC399E">
        <w:t>Deuteronomy Chapter 24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C399E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C399E">
      <w:rPr>
        <w:noProof/>
        <w:snapToGrid w:val="0"/>
      </w:rPr>
      <w:t>Deuteronomy 24.Revised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C399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C399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C399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C399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66"/>
    <w:rsid w:val="000D1266"/>
    <w:rsid w:val="00134237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  <w:rsid w:val="00FC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F6CF9F2-1C14-4208-8835-17E56AB877B5}"/>
  <w:attachedTemplate r:id="Ra012667a27974d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3423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423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342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012667a27974d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973</ap:Words>
  <ap:Characters>4090</ap:Characters>
  <ap:Application>Microsoft Office Word</ap:Application>
  <ap:DocSecurity>0</ap:DocSecurity>
  <ap:Lines>73</ap:Lines>
  <ap:Paragraphs>20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5043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24</dc:title>
  <dc:subject/>
  <dc:creator>Ruth Farrugia</dc:creator>
  <cp:keywords/>
  <dc:description/>
  <cp:lastModifiedBy>Farrugia, Ruth</cp:lastModifiedBy>
  <cp:revision>3</cp:revision>
  <dcterms:created xsi:type="dcterms:W3CDTF">2020-12-01T08:00:00Z</dcterms:created>
  <dcterms:modified xsi:type="dcterms:W3CDTF">2020-12-01T08:01:00Z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24.docx</vt:lpwstr>
  </property>
  <property fmtid="{D5CDD505-2E9C-101B-9397-08002B2CF9AE}" pid="9" name="_TranslationDocumentId">
    <vt:i4>19507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