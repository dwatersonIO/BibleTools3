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796" w:rsidRPr="005B1D04" w:rsidRDefault="00133796" w:rsidP="00133796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5B1D04">
        <w:rPr>
          <w:rFonts w:ascii="Trebuchet MS" w:hAnsi="Trebuchet MS"/>
          <w:b/>
          <w:sz w:val="24"/>
        </w:rPr>
        <w:t xml:space="preserve">8:1 </w:t>
      </w:r>
      <w:r w:rsidRPr="005B1D04">
        <w:rPr>
          <w:rFonts w:ascii="Trebuchet MS" w:hAnsi="Trebuchet MS"/>
          <w:noProof/>
          <w:sz w:val="24"/>
        </w:rPr>
        <w:t>“</w:t>
      </w:r>
      <w:del w:id="1" w:author="Author">
        <w:r w:rsidRPr="005B1D04">
          <w:rPr>
            <w:rFonts w:ascii="Trebuchet MS" w:hAnsi="Trebuchet MS"/>
            <w:noProof/>
            <w:sz w:val="24"/>
          </w:rPr>
          <w:delText>Every</w:delText>
        </w:r>
      </w:del>
      <w:ins w:id="2" w:author="Author">
        <w:r w:rsidRPr="005B1D04">
          <w:rPr>
            <w:rFonts w:ascii="Trebuchet MS" w:hAnsi="Trebuchet MS"/>
            <w:noProof/>
            <w:sz w:val="24"/>
          </w:rPr>
          <w:t>You should be careful to observe every</w:t>
        </w:r>
      </w:ins>
      <w:r w:rsidRPr="005B1D04">
        <w:rPr>
          <w:rFonts w:ascii="Trebuchet MS" w:hAnsi="Trebuchet MS"/>
          <w:noProof/>
          <w:sz w:val="24"/>
        </w:rPr>
        <w:t xml:space="preserve"> commandment that I am </w:t>
      </w:r>
      <w:del w:id="3" w:author="Author">
        <w:r w:rsidRPr="005B1D04">
          <w:rPr>
            <w:rFonts w:ascii="Trebuchet MS" w:hAnsi="Trebuchet MS"/>
            <w:noProof/>
            <w:sz w:val="24"/>
          </w:rPr>
          <w:delText>commanding</w:delText>
        </w:r>
      </w:del>
      <w:ins w:id="4" w:author="Author">
        <w:r w:rsidRPr="005B1D04">
          <w:rPr>
            <w:rFonts w:ascii="Trebuchet MS" w:hAnsi="Trebuchet MS"/>
            <w:noProof/>
            <w:sz w:val="24"/>
          </w:rPr>
          <w:t>giving</w:t>
        </w:r>
      </w:ins>
      <w:r w:rsidRPr="005B1D04">
        <w:rPr>
          <w:rFonts w:ascii="Trebuchet MS" w:hAnsi="Trebuchet MS"/>
          <w:noProof/>
          <w:sz w:val="24"/>
        </w:rPr>
        <w:t xml:space="preserve"> you today</w:t>
      </w:r>
      <w:del w:id="5" w:author="Author">
        <w:r w:rsidRPr="005B1D04">
          <w:rPr>
            <w:rFonts w:ascii="Trebuchet MS" w:hAnsi="Trebuchet MS"/>
            <w:noProof/>
            <w:sz w:val="24"/>
          </w:rPr>
          <w:delText xml:space="preserve"> </w:delText>
        </w:r>
        <w:r w:rsidRPr="005B1D04">
          <w:rPr>
            <w:rFonts w:ascii="Trebuchet MS" w:hAnsi="Trebuchet MS"/>
            <w:noProof/>
            <w:sz w:val="24"/>
            <w:u w:val="dotted"/>
          </w:rPr>
          <w:delText>YOU</w:delText>
        </w:r>
        <w:r w:rsidRPr="005B1D04">
          <w:rPr>
            <w:rFonts w:ascii="Trebuchet MS" w:hAnsi="Trebuchet MS"/>
            <w:noProof/>
            <w:sz w:val="24"/>
          </w:rPr>
          <w:delText xml:space="preserve"> should be careful to keep, in order</w:delText>
        </w:r>
      </w:del>
      <w:ins w:id="6" w:author="Author">
        <w:r w:rsidRPr="005B1D04">
          <w:rPr>
            <w:rFonts w:ascii="Trebuchet MS" w:hAnsi="Trebuchet MS"/>
            <w:noProof/>
            <w:sz w:val="24"/>
          </w:rPr>
          <w:t>, so</w:t>
        </w:r>
      </w:ins>
      <w:r w:rsidRPr="005B1D04">
        <w:rPr>
          <w:rFonts w:ascii="Trebuchet MS" w:hAnsi="Trebuchet MS"/>
          <w:noProof/>
          <w:sz w:val="24"/>
        </w:rPr>
        <w:t xml:space="preserve"> that </w:t>
      </w:r>
      <w:del w:id="7" w:author="Author">
        <w:r w:rsidRPr="005B1D04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8" w:author="Author">
        <w:r w:rsidRPr="005B1D04">
          <w:rPr>
            <w:rFonts w:ascii="Trebuchet MS" w:hAnsi="Trebuchet MS"/>
            <w:noProof/>
            <w:sz w:val="24"/>
          </w:rPr>
          <w:t>you</w:t>
        </w:r>
      </w:ins>
      <w:r w:rsidRPr="005B1D04">
        <w:rPr>
          <w:rFonts w:ascii="Trebuchet MS" w:hAnsi="Trebuchet MS"/>
          <w:noProof/>
          <w:sz w:val="24"/>
        </w:rPr>
        <w:t xml:space="preserve"> may continue living and </w:t>
      </w:r>
      <w:del w:id="9" w:author="Author">
        <w:r w:rsidRPr="005B1D04">
          <w:rPr>
            <w:rFonts w:ascii="Trebuchet MS" w:hAnsi="Trebuchet MS"/>
            <w:noProof/>
            <w:sz w:val="24"/>
          </w:rPr>
          <w:delText xml:space="preserve">indeed </w:delText>
        </w:r>
      </w:del>
      <w:r w:rsidRPr="005B1D04">
        <w:rPr>
          <w:rFonts w:ascii="Trebuchet MS" w:hAnsi="Trebuchet MS"/>
          <w:noProof/>
          <w:sz w:val="24"/>
        </w:rPr>
        <w:t xml:space="preserve">multiply and go in and take possession of the land about which Jehovah swore to </w:t>
      </w:r>
      <w:del w:id="10" w:author="Author">
        <w:r w:rsidRPr="005B1D04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1" w:author="Author">
        <w:r w:rsidRPr="005B1D04">
          <w:rPr>
            <w:rFonts w:ascii="Trebuchet MS" w:hAnsi="Trebuchet MS"/>
            <w:noProof/>
            <w:sz w:val="24"/>
          </w:rPr>
          <w:t>your</w:t>
        </w:r>
      </w:ins>
      <w:r w:rsidRPr="005B1D04">
        <w:rPr>
          <w:rFonts w:ascii="Trebuchet MS" w:hAnsi="Trebuchet MS"/>
          <w:noProof/>
          <w:sz w:val="24"/>
        </w:rPr>
        <w:t xml:space="preserve"> forefathers. </w:t>
      </w:r>
      <w:r w:rsidRPr="005B1D04">
        <w:rPr>
          <w:rFonts w:ascii="Trebuchet MS" w:hAnsi="Trebuchet MS"/>
          <w:b/>
          <w:noProof/>
          <w:sz w:val="24"/>
        </w:rPr>
        <w:t xml:space="preserve">8:2 </w:t>
      </w:r>
      <w:del w:id="12" w:author="Author">
        <w:r w:rsidRPr="005B1D04">
          <w:rPr>
            <w:rFonts w:ascii="Trebuchet MS" w:hAnsi="Trebuchet MS"/>
            <w:noProof/>
            <w:sz w:val="24"/>
          </w:rPr>
          <w:delText>And you must remember all</w:delText>
        </w:r>
      </w:del>
      <w:ins w:id="13" w:author="Author">
        <w:r w:rsidRPr="005B1D04">
          <w:rPr>
            <w:rFonts w:ascii="Trebuchet MS" w:hAnsi="Trebuchet MS"/>
            <w:noProof/>
            <w:sz w:val="24"/>
          </w:rPr>
          <w:t>Remember</w:t>
        </w:r>
      </w:ins>
      <w:r w:rsidRPr="005B1D04">
        <w:rPr>
          <w:rFonts w:ascii="Trebuchet MS" w:hAnsi="Trebuchet MS"/>
          <w:noProof/>
          <w:sz w:val="24"/>
        </w:rPr>
        <w:t xml:space="preserve"> the </w:t>
      </w:r>
      <w:del w:id="14" w:author="Author">
        <w:r w:rsidRPr="005B1D04">
          <w:rPr>
            <w:rFonts w:ascii="Trebuchet MS" w:hAnsi="Trebuchet MS"/>
            <w:noProof/>
            <w:sz w:val="24"/>
          </w:rPr>
          <w:delText>way</w:delText>
        </w:r>
      </w:del>
      <w:ins w:id="15" w:author="Author">
        <w:r w:rsidRPr="005B1D04">
          <w:rPr>
            <w:rFonts w:ascii="Trebuchet MS" w:hAnsi="Trebuchet MS"/>
            <w:noProof/>
            <w:sz w:val="24"/>
          </w:rPr>
          <w:t>long road</w:t>
        </w:r>
      </w:ins>
      <w:r w:rsidRPr="005B1D04">
        <w:rPr>
          <w:rFonts w:ascii="Trebuchet MS" w:hAnsi="Trebuchet MS"/>
          <w:noProof/>
          <w:sz w:val="24"/>
        </w:rPr>
        <w:t xml:space="preserve"> that Jehovah your God made you walk these </w:t>
      </w:r>
      <w:del w:id="16" w:author="Author">
        <w:r w:rsidRPr="005B1D04">
          <w:rPr>
            <w:rFonts w:ascii="Trebuchet MS" w:hAnsi="Trebuchet MS"/>
            <w:noProof/>
            <w:sz w:val="24"/>
          </w:rPr>
          <w:delText>forty</w:delText>
        </w:r>
      </w:del>
      <w:ins w:id="17" w:author="Author">
        <w:r w:rsidRPr="005B1D04">
          <w:rPr>
            <w:rFonts w:ascii="Trebuchet MS" w:hAnsi="Trebuchet MS"/>
            <w:noProof/>
            <w:sz w:val="24"/>
          </w:rPr>
          <w:t>40</w:t>
        </w:r>
      </w:ins>
      <w:r w:rsidRPr="005B1D04">
        <w:rPr>
          <w:rFonts w:ascii="Trebuchet MS" w:hAnsi="Trebuchet MS"/>
          <w:noProof/>
          <w:sz w:val="24"/>
        </w:rPr>
        <w:t xml:space="preserve"> years in the wilderness, </w:t>
      </w:r>
      <w:del w:id="18" w:author="Author">
        <w:r w:rsidRPr="005B1D04">
          <w:rPr>
            <w:rFonts w:ascii="Trebuchet MS" w:hAnsi="Trebuchet MS"/>
            <w:noProof/>
            <w:sz w:val="24"/>
          </w:rPr>
          <w:delText xml:space="preserve">in order </w:delText>
        </w:r>
      </w:del>
      <w:r w:rsidRPr="005B1D04">
        <w:rPr>
          <w:rFonts w:ascii="Trebuchet MS" w:hAnsi="Trebuchet MS"/>
          <w:noProof/>
          <w:sz w:val="24"/>
        </w:rPr>
        <w:t>to humble you</w:t>
      </w:r>
      <w:del w:id="19" w:author="Author">
        <w:r w:rsidRPr="005B1D04">
          <w:rPr>
            <w:rFonts w:ascii="Trebuchet MS" w:hAnsi="Trebuchet MS"/>
            <w:noProof/>
            <w:sz w:val="24"/>
          </w:rPr>
          <w:delText>,</w:delText>
        </w:r>
      </w:del>
      <w:ins w:id="20" w:author="Author">
        <w:r w:rsidRPr="005B1D04">
          <w:rPr>
            <w:rFonts w:ascii="Trebuchet MS" w:hAnsi="Trebuchet MS"/>
            <w:noProof/>
            <w:sz w:val="24"/>
          </w:rPr>
          <w:t xml:space="preserve"> and</w:t>
        </w:r>
      </w:ins>
      <w:r w:rsidRPr="005B1D04">
        <w:rPr>
          <w:rFonts w:ascii="Trebuchet MS" w:hAnsi="Trebuchet MS"/>
          <w:noProof/>
          <w:sz w:val="24"/>
        </w:rPr>
        <w:t xml:space="preserve"> to put you to the test so as to know what was in your heart, </w:t>
      </w:r>
      <w:del w:id="21" w:author="Author">
        <w:r w:rsidRPr="005B1D04">
          <w:rPr>
            <w:rFonts w:ascii="Trebuchet MS" w:hAnsi="Trebuchet MS"/>
            <w:noProof/>
            <w:sz w:val="24"/>
          </w:rPr>
          <w:delText xml:space="preserve">as to </w:delText>
        </w:r>
      </w:del>
      <w:r w:rsidRPr="005B1D04">
        <w:rPr>
          <w:rFonts w:ascii="Trebuchet MS" w:hAnsi="Trebuchet MS"/>
          <w:noProof/>
          <w:sz w:val="24"/>
        </w:rPr>
        <w:t xml:space="preserve">whether you would keep his commandments or not. </w:t>
      </w:r>
      <w:r w:rsidRPr="005B1D04">
        <w:rPr>
          <w:rFonts w:ascii="Trebuchet MS" w:hAnsi="Trebuchet MS"/>
          <w:b/>
          <w:noProof/>
          <w:sz w:val="24"/>
        </w:rPr>
        <w:t xml:space="preserve">8:3 </w:t>
      </w:r>
      <w:r w:rsidRPr="005B1D04">
        <w:rPr>
          <w:rFonts w:ascii="Trebuchet MS" w:hAnsi="Trebuchet MS"/>
          <w:noProof/>
          <w:sz w:val="24"/>
        </w:rPr>
        <w:t>So he humbled you and let you go hungry and fed you with the manna, which neither you had known nor your fathers had known</w:t>
      </w:r>
      <w:del w:id="22" w:author="Author">
        <w:r w:rsidRPr="005B1D04">
          <w:rPr>
            <w:rFonts w:ascii="Trebuchet MS" w:hAnsi="Trebuchet MS"/>
            <w:noProof/>
            <w:sz w:val="24"/>
          </w:rPr>
          <w:delText>;</w:delText>
        </w:r>
      </w:del>
      <w:ins w:id="23" w:author="Author">
        <w:r w:rsidRPr="005B1D04">
          <w:rPr>
            <w:rFonts w:ascii="Trebuchet MS" w:hAnsi="Trebuchet MS"/>
            <w:noProof/>
            <w:sz w:val="24"/>
          </w:rPr>
          <w:t>,</w:t>
        </w:r>
      </w:ins>
      <w:r w:rsidRPr="005B1D04">
        <w:rPr>
          <w:rFonts w:ascii="Trebuchet MS" w:hAnsi="Trebuchet MS"/>
          <w:noProof/>
          <w:sz w:val="24"/>
        </w:rPr>
        <w:t xml:space="preserve"> in order to make you know that </w:t>
      </w:r>
      <w:ins w:id="24" w:author="Author">
        <w:r w:rsidRPr="005B1D04">
          <w:rPr>
            <w:rFonts w:ascii="Trebuchet MS" w:hAnsi="Trebuchet MS"/>
            <w:noProof/>
            <w:sz w:val="24"/>
          </w:rPr>
          <w:t xml:space="preserve">man does </w:t>
        </w:r>
      </w:ins>
      <w:r w:rsidRPr="005B1D04">
        <w:rPr>
          <w:rFonts w:ascii="Trebuchet MS" w:hAnsi="Trebuchet MS"/>
          <w:noProof/>
          <w:sz w:val="24"/>
        </w:rPr>
        <w:t xml:space="preserve">not </w:t>
      </w:r>
      <w:ins w:id="25" w:author="Author">
        <w:r w:rsidRPr="005B1D04">
          <w:rPr>
            <w:rFonts w:ascii="Trebuchet MS" w:hAnsi="Trebuchet MS"/>
            <w:noProof/>
            <w:sz w:val="24"/>
          </w:rPr>
          <w:t xml:space="preserve">live </w:t>
        </w:r>
      </w:ins>
      <w:r w:rsidRPr="005B1D04">
        <w:rPr>
          <w:rFonts w:ascii="Trebuchet MS" w:hAnsi="Trebuchet MS"/>
          <w:noProof/>
          <w:sz w:val="24"/>
        </w:rPr>
        <w:t xml:space="preserve">by bread alone </w:t>
      </w:r>
      <w:del w:id="26" w:author="Author">
        <w:r w:rsidRPr="005B1D04">
          <w:rPr>
            <w:rFonts w:ascii="Trebuchet MS" w:hAnsi="Trebuchet MS"/>
            <w:noProof/>
            <w:sz w:val="24"/>
          </w:rPr>
          <w:delText xml:space="preserve">does man live </w:delText>
        </w:r>
      </w:del>
      <w:r w:rsidRPr="005B1D04">
        <w:rPr>
          <w:rFonts w:ascii="Trebuchet MS" w:hAnsi="Trebuchet MS"/>
          <w:noProof/>
          <w:sz w:val="24"/>
        </w:rPr>
        <w:t xml:space="preserve">but </w:t>
      </w:r>
      <w:ins w:id="27" w:author="Author">
        <w:r w:rsidRPr="005B1D04">
          <w:rPr>
            <w:rFonts w:ascii="Trebuchet MS" w:hAnsi="Trebuchet MS"/>
            <w:noProof/>
            <w:sz w:val="24"/>
          </w:rPr>
          <w:t xml:space="preserve">man lives </w:t>
        </w:r>
      </w:ins>
      <w:r w:rsidRPr="005B1D04">
        <w:rPr>
          <w:rFonts w:ascii="Trebuchet MS" w:hAnsi="Trebuchet MS"/>
          <w:noProof/>
          <w:sz w:val="24"/>
        </w:rPr>
        <w:t xml:space="preserve">by every expression </w:t>
      </w:r>
      <w:del w:id="28" w:author="Author">
        <w:r w:rsidRPr="005B1D04">
          <w:rPr>
            <w:rFonts w:ascii="Trebuchet MS" w:hAnsi="Trebuchet MS"/>
            <w:noProof/>
            <w:sz w:val="24"/>
          </w:rPr>
          <w:delText>of</w:delText>
        </w:r>
      </w:del>
      <w:ins w:id="29" w:author="Author">
        <w:r w:rsidRPr="005B1D04">
          <w:rPr>
            <w:rFonts w:ascii="Trebuchet MS" w:hAnsi="Trebuchet MS"/>
            <w:noProof/>
            <w:sz w:val="24"/>
          </w:rPr>
          <w:t>from</w:t>
        </w:r>
      </w:ins>
      <w:r w:rsidRPr="005B1D04">
        <w:rPr>
          <w:rFonts w:ascii="Trebuchet MS" w:hAnsi="Trebuchet MS"/>
          <w:noProof/>
          <w:sz w:val="24"/>
        </w:rPr>
        <w:t xml:space="preserve"> Jehovah’s mouth</w:t>
      </w:r>
      <w:del w:id="30" w:author="Author">
        <w:r w:rsidRPr="005B1D04">
          <w:rPr>
            <w:rFonts w:ascii="Trebuchet MS" w:hAnsi="Trebuchet MS"/>
            <w:noProof/>
            <w:sz w:val="24"/>
          </w:rPr>
          <w:delText xml:space="preserve"> does man live</w:delText>
        </w:r>
      </w:del>
      <w:r w:rsidRPr="005B1D04">
        <w:rPr>
          <w:rFonts w:ascii="Trebuchet MS" w:hAnsi="Trebuchet MS"/>
          <w:noProof/>
          <w:sz w:val="24"/>
        </w:rPr>
        <w:t xml:space="preserve">. </w:t>
      </w:r>
      <w:r w:rsidRPr="005B1D04">
        <w:rPr>
          <w:rFonts w:ascii="Trebuchet MS" w:hAnsi="Trebuchet MS"/>
          <w:b/>
          <w:noProof/>
          <w:sz w:val="24"/>
        </w:rPr>
        <w:t xml:space="preserve">8:4 </w:t>
      </w:r>
      <w:del w:id="31" w:author="Author">
        <w:r w:rsidRPr="005B1D04">
          <w:rPr>
            <w:rFonts w:ascii="Trebuchet MS" w:hAnsi="Trebuchet MS"/>
            <w:noProof/>
            <w:sz w:val="24"/>
          </w:rPr>
          <w:delText>Your mantle</w:delText>
        </w:r>
      </w:del>
      <w:ins w:id="32" w:author="Author">
        <w:r w:rsidRPr="005B1D04">
          <w:rPr>
            <w:rFonts w:ascii="Trebuchet MS" w:hAnsi="Trebuchet MS"/>
            <w:noProof/>
            <w:sz w:val="24"/>
          </w:rPr>
          <w:t>The clothing you wore</w:t>
        </w:r>
      </w:ins>
      <w:r w:rsidRPr="005B1D04">
        <w:rPr>
          <w:rFonts w:ascii="Trebuchet MS" w:hAnsi="Trebuchet MS"/>
          <w:noProof/>
          <w:sz w:val="24"/>
        </w:rPr>
        <w:t xml:space="preserve"> did not wear out</w:t>
      </w:r>
      <w:del w:id="33" w:author="Author">
        <w:r w:rsidRPr="005B1D04">
          <w:rPr>
            <w:rFonts w:ascii="Trebuchet MS" w:hAnsi="Trebuchet MS"/>
            <w:noProof/>
            <w:sz w:val="24"/>
          </w:rPr>
          <w:delText xml:space="preserve"> upon you</w:delText>
        </w:r>
      </w:del>
      <w:r w:rsidRPr="005B1D04">
        <w:rPr>
          <w:rFonts w:ascii="Trebuchet MS" w:hAnsi="Trebuchet MS"/>
          <w:noProof/>
          <w:sz w:val="24"/>
        </w:rPr>
        <w:t xml:space="preserve">, nor did your </w:t>
      </w:r>
      <w:del w:id="34" w:author="Author">
        <w:r w:rsidRPr="005B1D04">
          <w:rPr>
            <w:rFonts w:ascii="Trebuchet MS" w:hAnsi="Trebuchet MS"/>
            <w:noProof/>
            <w:sz w:val="24"/>
          </w:rPr>
          <w:delText>foot</w:delText>
        </w:r>
      </w:del>
      <w:ins w:id="35" w:author="Author">
        <w:r w:rsidRPr="005B1D04">
          <w:rPr>
            <w:rFonts w:ascii="Trebuchet MS" w:hAnsi="Trebuchet MS"/>
            <w:noProof/>
            <w:sz w:val="24"/>
          </w:rPr>
          <w:t>feet</w:t>
        </w:r>
      </w:ins>
      <w:r w:rsidRPr="005B1D04">
        <w:rPr>
          <w:rFonts w:ascii="Trebuchet MS" w:hAnsi="Trebuchet MS"/>
          <w:noProof/>
          <w:sz w:val="24"/>
        </w:rPr>
        <w:t xml:space="preserve"> become swollen these </w:t>
      </w:r>
      <w:del w:id="36" w:author="Author">
        <w:r w:rsidRPr="005B1D04">
          <w:rPr>
            <w:rFonts w:ascii="Trebuchet MS" w:hAnsi="Trebuchet MS"/>
            <w:noProof/>
            <w:sz w:val="24"/>
          </w:rPr>
          <w:delText>forty</w:delText>
        </w:r>
      </w:del>
      <w:ins w:id="37" w:author="Author">
        <w:r w:rsidRPr="005B1D04">
          <w:rPr>
            <w:rFonts w:ascii="Trebuchet MS" w:hAnsi="Trebuchet MS"/>
            <w:noProof/>
            <w:sz w:val="24"/>
          </w:rPr>
          <w:t>40</w:t>
        </w:r>
      </w:ins>
      <w:r w:rsidRPr="005B1D04">
        <w:rPr>
          <w:rFonts w:ascii="Trebuchet MS" w:hAnsi="Trebuchet MS"/>
          <w:noProof/>
          <w:sz w:val="24"/>
        </w:rPr>
        <w:t xml:space="preserve"> years. </w:t>
      </w:r>
      <w:r w:rsidRPr="005B1D04">
        <w:rPr>
          <w:rFonts w:ascii="Trebuchet MS" w:hAnsi="Trebuchet MS"/>
          <w:b/>
          <w:noProof/>
          <w:sz w:val="24"/>
        </w:rPr>
        <w:t xml:space="preserve">8:5 </w:t>
      </w:r>
      <w:del w:id="38" w:author="Author">
        <w:r w:rsidRPr="005B1D04">
          <w:rPr>
            <w:rFonts w:ascii="Trebuchet MS" w:hAnsi="Trebuchet MS"/>
            <w:noProof/>
            <w:sz w:val="24"/>
          </w:rPr>
          <w:delText>And you</w:delText>
        </w:r>
      </w:del>
      <w:ins w:id="39" w:author="Author">
        <w:r w:rsidRPr="005B1D04">
          <w:rPr>
            <w:rFonts w:ascii="Trebuchet MS" w:hAnsi="Trebuchet MS"/>
            <w:noProof/>
            <w:sz w:val="24"/>
          </w:rPr>
          <w:t>You</w:t>
        </w:r>
      </w:ins>
      <w:r w:rsidRPr="005B1D04">
        <w:rPr>
          <w:rFonts w:ascii="Trebuchet MS" w:hAnsi="Trebuchet MS"/>
          <w:noProof/>
          <w:sz w:val="24"/>
        </w:rPr>
        <w:t xml:space="preserve"> well know </w:t>
      </w:r>
      <w:del w:id="40" w:author="Author">
        <w:r w:rsidRPr="005B1D04">
          <w:rPr>
            <w:rFonts w:ascii="Trebuchet MS" w:hAnsi="Trebuchet MS"/>
            <w:noProof/>
            <w:sz w:val="24"/>
          </w:rPr>
          <w:delText>with</w:delText>
        </w:r>
      </w:del>
      <w:ins w:id="41" w:author="Author">
        <w:r w:rsidRPr="005B1D04">
          <w:rPr>
            <w:rFonts w:ascii="Trebuchet MS" w:hAnsi="Trebuchet MS"/>
            <w:noProof/>
            <w:sz w:val="24"/>
          </w:rPr>
          <w:t>in</w:t>
        </w:r>
      </w:ins>
      <w:r w:rsidRPr="005B1D04">
        <w:rPr>
          <w:rFonts w:ascii="Trebuchet MS" w:hAnsi="Trebuchet MS"/>
          <w:noProof/>
          <w:sz w:val="24"/>
        </w:rPr>
        <w:t xml:space="preserve"> your</w:t>
      </w:r>
      <w:del w:id="42" w:author="Author">
        <w:r w:rsidRPr="005B1D04">
          <w:rPr>
            <w:rFonts w:ascii="Trebuchet MS" w:hAnsi="Trebuchet MS"/>
            <w:noProof/>
            <w:sz w:val="24"/>
          </w:rPr>
          <w:delText xml:space="preserve"> own</w:delText>
        </w:r>
      </w:del>
      <w:r w:rsidRPr="005B1D04">
        <w:rPr>
          <w:rFonts w:ascii="Trebuchet MS" w:hAnsi="Trebuchet MS"/>
          <w:noProof/>
          <w:sz w:val="24"/>
        </w:rPr>
        <w:t xml:space="preserve"> heart that just as a man corrects his son, Jehovah your God was correcting you.</w:t>
      </w:r>
    </w:p>
    <w:p w:rsidR="00133796" w:rsidRPr="005B1D04" w:rsidRDefault="00133796" w:rsidP="00133796">
      <w:pPr>
        <w:rPr>
          <w:rFonts w:ascii="Trebuchet MS" w:hAnsi="Trebuchet MS"/>
          <w:noProof/>
          <w:sz w:val="24"/>
        </w:rPr>
      </w:pPr>
      <w:r w:rsidRPr="005B1D04">
        <w:rPr>
          <w:rFonts w:ascii="Trebuchet MS" w:hAnsi="Trebuchet MS"/>
          <w:b/>
          <w:sz w:val="24"/>
        </w:rPr>
        <w:t xml:space="preserve">8:6 </w:t>
      </w:r>
      <w:r w:rsidRPr="005B1D04">
        <w:rPr>
          <w:rFonts w:ascii="Trebuchet MS" w:hAnsi="Trebuchet MS"/>
          <w:noProof/>
          <w:sz w:val="24"/>
        </w:rPr>
        <w:t>“</w:t>
      </w:r>
      <w:del w:id="43" w:author="Author">
        <w:r w:rsidRPr="005B1D04">
          <w:rPr>
            <w:rFonts w:ascii="Trebuchet MS" w:hAnsi="Trebuchet MS"/>
            <w:noProof/>
            <w:sz w:val="24"/>
          </w:rPr>
          <w:delText>And</w:delText>
        </w:r>
      </w:del>
      <w:ins w:id="44" w:author="Author">
        <w:r w:rsidRPr="005B1D04">
          <w:rPr>
            <w:rFonts w:ascii="Trebuchet MS" w:hAnsi="Trebuchet MS"/>
            <w:noProof/>
            <w:sz w:val="24"/>
          </w:rPr>
          <w:t>Now</w:t>
        </w:r>
      </w:ins>
      <w:r w:rsidRPr="005B1D04">
        <w:rPr>
          <w:rFonts w:ascii="Trebuchet MS" w:hAnsi="Trebuchet MS"/>
          <w:noProof/>
          <w:sz w:val="24"/>
        </w:rPr>
        <w:t xml:space="preserve"> you must keep the commandments of Jehovah your God by walking in his ways and by fearing him. </w:t>
      </w:r>
      <w:r w:rsidRPr="005B1D04">
        <w:rPr>
          <w:rFonts w:ascii="Trebuchet MS" w:hAnsi="Trebuchet MS"/>
          <w:b/>
          <w:noProof/>
          <w:sz w:val="24"/>
        </w:rPr>
        <w:t xml:space="preserve">8:7 </w:t>
      </w:r>
      <w:r w:rsidRPr="005B1D04">
        <w:rPr>
          <w:rFonts w:ascii="Trebuchet MS" w:hAnsi="Trebuchet MS"/>
          <w:noProof/>
          <w:sz w:val="24"/>
        </w:rPr>
        <w:t xml:space="preserve">For Jehovah your God is bringing you into a good land, a land of </w:t>
      </w:r>
      <w:del w:id="45" w:author="Author">
        <w:r w:rsidRPr="005B1D04">
          <w:rPr>
            <w:rFonts w:ascii="Trebuchet MS" w:hAnsi="Trebuchet MS"/>
            <w:noProof/>
            <w:sz w:val="24"/>
          </w:rPr>
          <w:delText>torrent valleys</w:delText>
        </w:r>
      </w:del>
      <w:ins w:id="46" w:author="Author">
        <w:r w:rsidRPr="005B1D04">
          <w:rPr>
            <w:rFonts w:ascii="Trebuchet MS" w:hAnsi="Trebuchet MS"/>
            <w:noProof/>
            <w:sz w:val="24"/>
          </w:rPr>
          <w:t>streams</w:t>
        </w:r>
      </w:ins>
      <w:r w:rsidRPr="005B1D04">
        <w:rPr>
          <w:rFonts w:ascii="Trebuchet MS" w:hAnsi="Trebuchet MS"/>
          <w:noProof/>
          <w:sz w:val="24"/>
        </w:rPr>
        <w:t xml:space="preserve"> of water,</w:t>
      </w:r>
      <w:ins w:id="47" w:author="Author">
        <w:r w:rsidRPr="005B1D04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5B1D04">
        <w:rPr>
          <w:rFonts w:ascii="Trebuchet MS" w:hAnsi="Trebuchet MS"/>
          <w:noProof/>
          <w:sz w:val="24"/>
        </w:rPr>
        <w:t xml:space="preserve"> springs and </w:t>
      </w:r>
      <w:del w:id="50" w:author="Author">
        <w:r w:rsidRPr="005B1D04">
          <w:rPr>
            <w:rFonts w:ascii="Trebuchet MS" w:hAnsi="Trebuchet MS"/>
            <w:noProof/>
            <w:sz w:val="24"/>
          </w:rPr>
          <w:delText>watery deeps issuing forth</w:delText>
        </w:r>
      </w:del>
      <w:ins w:id="51" w:author="Author">
        <w:r w:rsidRPr="005B1D04">
          <w:rPr>
            <w:rFonts w:ascii="Trebuchet MS" w:hAnsi="Trebuchet MS"/>
            <w:noProof/>
            <w:sz w:val="24"/>
          </w:rPr>
          <w:t>fountains</w:t>
        </w:r>
        <w:r w:rsidRPr="005B1D04">
          <w:rPr>
            <w:rStyle w:val="FootnoteReference"/>
            <w:rFonts w:ascii="Trebuchet MS" w:hAnsi="Trebuchet MS"/>
            <w:noProof/>
          </w:rPr>
          <w:footnoteReference w:id="2"/>
        </w:r>
        <w:r w:rsidRPr="005B1D04">
          <w:rPr>
            <w:rFonts w:ascii="Trebuchet MS" w:hAnsi="Trebuchet MS"/>
            <w:noProof/>
            <w:sz w:val="24"/>
          </w:rPr>
          <w:t xml:space="preserve"> flowing</w:t>
        </w:r>
      </w:ins>
      <w:r w:rsidRPr="005B1D04">
        <w:rPr>
          <w:rFonts w:ascii="Trebuchet MS" w:hAnsi="Trebuchet MS"/>
          <w:noProof/>
          <w:sz w:val="24"/>
        </w:rPr>
        <w:t xml:space="preserve"> in the valley plain and in the mountainous region, </w:t>
      </w:r>
      <w:r w:rsidRPr="005B1D04">
        <w:rPr>
          <w:rFonts w:ascii="Trebuchet MS" w:hAnsi="Trebuchet MS"/>
          <w:b/>
          <w:noProof/>
          <w:sz w:val="24"/>
        </w:rPr>
        <w:t xml:space="preserve">8:8 </w:t>
      </w:r>
      <w:r w:rsidRPr="005B1D04">
        <w:rPr>
          <w:rFonts w:ascii="Trebuchet MS" w:hAnsi="Trebuchet MS"/>
          <w:noProof/>
          <w:sz w:val="24"/>
        </w:rPr>
        <w:t>a land of wheat and barley</w:t>
      </w:r>
      <w:del w:id="54" w:author="Author">
        <w:r w:rsidRPr="005B1D04">
          <w:rPr>
            <w:rFonts w:ascii="Trebuchet MS" w:hAnsi="Trebuchet MS"/>
            <w:noProof/>
            <w:sz w:val="24"/>
          </w:rPr>
          <w:delText xml:space="preserve"> and vines and figs</w:delText>
        </w:r>
      </w:del>
      <w:ins w:id="55" w:author="Author">
        <w:r w:rsidRPr="005B1D04">
          <w:rPr>
            <w:rFonts w:ascii="Trebuchet MS" w:hAnsi="Trebuchet MS"/>
            <w:noProof/>
            <w:sz w:val="24"/>
          </w:rPr>
          <w:t>, of grapevines, fig trees,</w:t>
        </w:r>
      </w:ins>
      <w:r w:rsidRPr="005B1D04">
        <w:rPr>
          <w:rFonts w:ascii="Trebuchet MS" w:hAnsi="Trebuchet MS"/>
          <w:noProof/>
          <w:sz w:val="24"/>
        </w:rPr>
        <w:t xml:space="preserve"> and pomegranates, a land of </w:t>
      </w:r>
      <w:ins w:id="56" w:author="Author">
        <w:r w:rsidRPr="005B1D04">
          <w:rPr>
            <w:rFonts w:ascii="Trebuchet MS" w:hAnsi="Trebuchet MS"/>
            <w:noProof/>
            <w:sz w:val="24"/>
          </w:rPr>
          <w:t xml:space="preserve">olive </w:t>
        </w:r>
      </w:ins>
      <w:r w:rsidRPr="005B1D04">
        <w:rPr>
          <w:rFonts w:ascii="Trebuchet MS" w:hAnsi="Trebuchet MS"/>
          <w:noProof/>
          <w:sz w:val="24"/>
        </w:rPr>
        <w:t xml:space="preserve">oil </w:t>
      </w:r>
      <w:del w:id="57" w:author="Author">
        <w:r w:rsidRPr="005B1D04">
          <w:rPr>
            <w:rFonts w:ascii="Trebuchet MS" w:hAnsi="Trebuchet MS"/>
            <w:noProof/>
            <w:sz w:val="24"/>
          </w:rPr>
          <w:delText xml:space="preserve">olives </w:delText>
        </w:r>
      </w:del>
      <w:r w:rsidRPr="005B1D04">
        <w:rPr>
          <w:rFonts w:ascii="Trebuchet MS" w:hAnsi="Trebuchet MS"/>
          <w:noProof/>
          <w:sz w:val="24"/>
        </w:rPr>
        <w:t xml:space="preserve">and honey, </w:t>
      </w:r>
      <w:r w:rsidRPr="005B1D04">
        <w:rPr>
          <w:rFonts w:ascii="Trebuchet MS" w:hAnsi="Trebuchet MS"/>
          <w:b/>
          <w:noProof/>
          <w:sz w:val="24"/>
        </w:rPr>
        <w:t xml:space="preserve">8:9 </w:t>
      </w:r>
      <w:r w:rsidRPr="005B1D04">
        <w:rPr>
          <w:rFonts w:ascii="Trebuchet MS" w:hAnsi="Trebuchet MS"/>
          <w:noProof/>
          <w:sz w:val="24"/>
        </w:rPr>
        <w:t xml:space="preserve">a land </w:t>
      </w:r>
      <w:del w:id="58" w:author="Author">
        <w:r w:rsidRPr="005B1D04">
          <w:rPr>
            <w:rFonts w:ascii="Trebuchet MS" w:hAnsi="Trebuchet MS"/>
            <w:noProof/>
            <w:sz w:val="24"/>
          </w:rPr>
          <w:delText>in which you</w:delText>
        </w:r>
      </w:del>
      <w:ins w:id="59" w:author="Author">
        <w:r w:rsidRPr="005B1D04">
          <w:rPr>
            <w:rFonts w:ascii="Trebuchet MS" w:hAnsi="Trebuchet MS"/>
            <w:noProof/>
            <w:sz w:val="24"/>
          </w:rPr>
          <w:t>where food</w:t>
        </w:r>
      </w:ins>
      <w:r w:rsidRPr="005B1D04">
        <w:rPr>
          <w:rFonts w:ascii="Trebuchet MS" w:hAnsi="Trebuchet MS"/>
          <w:noProof/>
          <w:sz w:val="24"/>
        </w:rPr>
        <w:t xml:space="preserve"> will not </w:t>
      </w:r>
      <w:del w:id="60" w:author="Author">
        <w:r w:rsidRPr="005B1D04">
          <w:rPr>
            <w:rFonts w:ascii="Trebuchet MS" w:hAnsi="Trebuchet MS"/>
            <w:noProof/>
            <w:sz w:val="24"/>
          </w:rPr>
          <w:delText xml:space="preserve">eat bread with scarcity, in which </w:delText>
        </w:r>
      </w:del>
      <w:ins w:id="61" w:author="Author">
        <w:r w:rsidRPr="005B1D04">
          <w:rPr>
            <w:rFonts w:ascii="Trebuchet MS" w:hAnsi="Trebuchet MS"/>
            <w:noProof/>
            <w:sz w:val="24"/>
          </w:rPr>
          <w:t xml:space="preserve">be scarce and </w:t>
        </w:r>
      </w:ins>
      <w:r w:rsidRPr="005B1D04">
        <w:rPr>
          <w:rFonts w:ascii="Trebuchet MS" w:hAnsi="Trebuchet MS"/>
          <w:noProof/>
          <w:sz w:val="24"/>
        </w:rPr>
        <w:t xml:space="preserve">you will lack nothing, a land </w:t>
      </w:r>
      <w:ins w:id="62" w:author="Author">
        <w:r w:rsidRPr="005B1D04">
          <w:rPr>
            <w:rFonts w:ascii="Trebuchet MS" w:hAnsi="Trebuchet MS"/>
            <w:noProof/>
            <w:sz w:val="24"/>
          </w:rPr>
          <w:t xml:space="preserve">where </w:t>
        </w:r>
      </w:ins>
      <w:r w:rsidRPr="005B1D04">
        <w:rPr>
          <w:rFonts w:ascii="Trebuchet MS" w:hAnsi="Trebuchet MS"/>
          <w:noProof/>
          <w:sz w:val="24"/>
        </w:rPr>
        <w:t xml:space="preserve">the stones </w:t>
      </w:r>
      <w:del w:id="63" w:author="Author">
        <w:r w:rsidRPr="005B1D04">
          <w:rPr>
            <w:rFonts w:ascii="Trebuchet MS" w:hAnsi="Trebuchet MS"/>
            <w:noProof/>
            <w:sz w:val="24"/>
          </w:rPr>
          <w:delText>of which are</w:delText>
        </w:r>
      </w:del>
      <w:ins w:id="64" w:author="Author">
        <w:r w:rsidRPr="005B1D04">
          <w:rPr>
            <w:rFonts w:ascii="Trebuchet MS" w:hAnsi="Trebuchet MS"/>
            <w:noProof/>
            <w:sz w:val="24"/>
          </w:rPr>
          <w:t>contain</w:t>
        </w:r>
      </w:ins>
      <w:r w:rsidRPr="005B1D04">
        <w:rPr>
          <w:rFonts w:ascii="Trebuchet MS" w:hAnsi="Trebuchet MS"/>
          <w:noProof/>
          <w:sz w:val="24"/>
        </w:rPr>
        <w:t xml:space="preserve"> iron and </w:t>
      </w:r>
      <w:del w:id="65" w:author="Author">
        <w:r w:rsidRPr="005B1D04">
          <w:rPr>
            <w:rFonts w:ascii="Trebuchet MS" w:hAnsi="Trebuchet MS"/>
            <w:noProof/>
            <w:sz w:val="24"/>
          </w:rPr>
          <w:delText>out of the</w:delText>
        </w:r>
      </w:del>
      <w:ins w:id="66" w:author="Author">
        <w:r w:rsidRPr="005B1D04">
          <w:rPr>
            <w:rFonts w:ascii="Trebuchet MS" w:hAnsi="Trebuchet MS"/>
            <w:noProof/>
            <w:sz w:val="24"/>
          </w:rPr>
          <w:t>from its</w:t>
        </w:r>
      </w:ins>
      <w:r w:rsidRPr="005B1D04">
        <w:rPr>
          <w:rFonts w:ascii="Trebuchet MS" w:hAnsi="Trebuchet MS"/>
          <w:noProof/>
          <w:sz w:val="24"/>
        </w:rPr>
        <w:t xml:space="preserve"> mountains </w:t>
      </w:r>
      <w:del w:id="67" w:author="Author">
        <w:r w:rsidRPr="005B1D04">
          <w:rPr>
            <w:rFonts w:ascii="Trebuchet MS" w:hAnsi="Trebuchet MS"/>
            <w:noProof/>
            <w:sz w:val="24"/>
          </w:rPr>
          <w:delText xml:space="preserve">of which </w:delText>
        </w:r>
      </w:del>
      <w:r w:rsidRPr="005B1D04">
        <w:rPr>
          <w:rFonts w:ascii="Trebuchet MS" w:hAnsi="Trebuchet MS"/>
          <w:noProof/>
          <w:sz w:val="24"/>
        </w:rPr>
        <w:t>you will mine copper.</w:t>
      </w:r>
    </w:p>
    <w:p w:rsidR="00133796" w:rsidRPr="005B1D04" w:rsidRDefault="00133796" w:rsidP="00133796">
      <w:pPr>
        <w:rPr>
          <w:rFonts w:ascii="Trebuchet MS" w:hAnsi="Trebuchet MS"/>
          <w:noProof/>
          <w:sz w:val="24"/>
        </w:rPr>
      </w:pPr>
      <w:r w:rsidRPr="005B1D04">
        <w:rPr>
          <w:rFonts w:ascii="Trebuchet MS" w:hAnsi="Trebuchet MS"/>
          <w:b/>
          <w:sz w:val="24"/>
        </w:rPr>
        <w:t xml:space="preserve">8:10 </w:t>
      </w:r>
      <w:r w:rsidRPr="005B1D04">
        <w:rPr>
          <w:rFonts w:ascii="Trebuchet MS" w:hAnsi="Trebuchet MS"/>
          <w:noProof/>
          <w:sz w:val="24"/>
        </w:rPr>
        <w:t xml:space="preserve">“When you have eaten and </w:t>
      </w:r>
      <w:ins w:id="68" w:author="Author">
        <w:r w:rsidRPr="005B1D04">
          <w:rPr>
            <w:rFonts w:ascii="Trebuchet MS" w:hAnsi="Trebuchet MS"/>
            <w:noProof/>
            <w:sz w:val="24"/>
          </w:rPr>
          <w:t xml:space="preserve">are </w:t>
        </w:r>
      </w:ins>
      <w:r w:rsidRPr="005B1D04">
        <w:rPr>
          <w:rFonts w:ascii="Trebuchet MS" w:hAnsi="Trebuchet MS"/>
          <w:noProof/>
          <w:sz w:val="24"/>
        </w:rPr>
        <w:t>satisfied</w:t>
      </w:r>
      <w:del w:id="69" w:author="Author">
        <w:r w:rsidRPr="005B1D04">
          <w:rPr>
            <w:rFonts w:ascii="Trebuchet MS" w:hAnsi="Trebuchet MS"/>
            <w:noProof/>
            <w:sz w:val="24"/>
          </w:rPr>
          <w:delText xml:space="preserve"> yourself</w:delText>
        </w:r>
      </w:del>
      <w:r w:rsidRPr="005B1D04">
        <w:rPr>
          <w:rFonts w:ascii="Trebuchet MS" w:hAnsi="Trebuchet MS"/>
          <w:noProof/>
          <w:sz w:val="24"/>
        </w:rPr>
        <w:t xml:space="preserve">, you must </w:t>
      </w:r>
      <w:del w:id="70" w:author="Author">
        <w:r w:rsidRPr="005B1D04">
          <w:rPr>
            <w:rFonts w:ascii="Trebuchet MS" w:hAnsi="Trebuchet MS"/>
            <w:noProof/>
            <w:sz w:val="24"/>
          </w:rPr>
          <w:delText>also bless</w:delText>
        </w:r>
      </w:del>
      <w:ins w:id="71" w:author="Author">
        <w:r w:rsidRPr="005B1D04">
          <w:rPr>
            <w:rFonts w:ascii="Trebuchet MS" w:hAnsi="Trebuchet MS"/>
            <w:noProof/>
            <w:sz w:val="24"/>
          </w:rPr>
          <w:t>praise</w:t>
        </w:r>
      </w:ins>
      <w:r w:rsidRPr="005B1D04">
        <w:rPr>
          <w:rFonts w:ascii="Trebuchet MS" w:hAnsi="Trebuchet MS"/>
          <w:noProof/>
          <w:sz w:val="24"/>
        </w:rPr>
        <w:t xml:space="preserve"> Jehovah your God for the good land that he has given you. </w:t>
      </w:r>
      <w:r w:rsidRPr="005B1D04">
        <w:rPr>
          <w:rFonts w:ascii="Trebuchet MS" w:hAnsi="Trebuchet MS"/>
          <w:b/>
          <w:noProof/>
          <w:sz w:val="24"/>
        </w:rPr>
        <w:t xml:space="preserve">8:11 </w:t>
      </w:r>
      <w:del w:id="72" w:author="Author">
        <w:r w:rsidRPr="005B1D04">
          <w:rPr>
            <w:rFonts w:ascii="Trebuchet MS" w:hAnsi="Trebuchet MS"/>
            <w:noProof/>
            <w:sz w:val="24"/>
          </w:rPr>
          <w:delText xml:space="preserve">Watch out for yourself that you may not </w:delText>
        </w:r>
      </w:del>
      <w:ins w:id="73" w:author="Author">
        <w:r w:rsidRPr="005B1D04">
          <w:rPr>
            <w:rFonts w:ascii="Trebuchet MS" w:hAnsi="Trebuchet MS"/>
            <w:noProof/>
            <w:sz w:val="24"/>
          </w:rPr>
          <w:t xml:space="preserve">Be careful not to </w:t>
        </w:r>
      </w:ins>
      <w:r w:rsidRPr="005B1D04">
        <w:rPr>
          <w:rFonts w:ascii="Trebuchet MS" w:hAnsi="Trebuchet MS"/>
          <w:noProof/>
          <w:sz w:val="24"/>
        </w:rPr>
        <w:t xml:space="preserve">forget Jehovah your God </w:t>
      </w:r>
      <w:del w:id="74" w:author="Author">
        <w:r w:rsidRPr="005B1D04">
          <w:rPr>
            <w:rFonts w:ascii="Trebuchet MS" w:hAnsi="Trebuchet MS"/>
            <w:noProof/>
            <w:sz w:val="24"/>
          </w:rPr>
          <w:delText>so as not</w:delText>
        </w:r>
      </w:del>
      <w:ins w:id="75" w:author="Author">
        <w:r w:rsidRPr="005B1D04">
          <w:rPr>
            <w:rFonts w:ascii="Trebuchet MS" w:hAnsi="Trebuchet MS"/>
            <w:noProof/>
            <w:sz w:val="24"/>
          </w:rPr>
          <w:t>by failing</w:t>
        </w:r>
      </w:ins>
      <w:r w:rsidRPr="005B1D04">
        <w:rPr>
          <w:rFonts w:ascii="Trebuchet MS" w:hAnsi="Trebuchet MS"/>
          <w:noProof/>
          <w:sz w:val="24"/>
        </w:rPr>
        <w:t xml:space="preserve"> to keep his commandments</w:t>
      </w:r>
      <w:del w:id="76" w:author="Author">
        <w:r w:rsidRPr="005B1D04">
          <w:rPr>
            <w:rFonts w:ascii="Trebuchet MS" w:hAnsi="Trebuchet MS"/>
            <w:noProof/>
            <w:sz w:val="24"/>
          </w:rPr>
          <w:delText xml:space="preserve"> and</w:delText>
        </w:r>
      </w:del>
      <w:ins w:id="77" w:author="Author">
        <w:r w:rsidRPr="005B1D04">
          <w:rPr>
            <w:rFonts w:ascii="Trebuchet MS" w:hAnsi="Trebuchet MS"/>
            <w:noProof/>
            <w:sz w:val="24"/>
          </w:rPr>
          <w:t>,</w:t>
        </w:r>
      </w:ins>
      <w:r w:rsidRPr="005B1D04">
        <w:rPr>
          <w:rFonts w:ascii="Trebuchet MS" w:hAnsi="Trebuchet MS"/>
          <w:noProof/>
          <w:sz w:val="24"/>
        </w:rPr>
        <w:t xml:space="preserve"> his judicial decisions</w:t>
      </w:r>
      <w:ins w:id="78" w:author="Author">
        <w:r w:rsidRPr="005B1D04">
          <w:rPr>
            <w:rFonts w:ascii="Trebuchet MS" w:hAnsi="Trebuchet MS"/>
            <w:noProof/>
            <w:sz w:val="24"/>
          </w:rPr>
          <w:t>,</w:t>
        </w:r>
      </w:ins>
      <w:r w:rsidRPr="005B1D04">
        <w:rPr>
          <w:rFonts w:ascii="Trebuchet MS" w:hAnsi="Trebuchet MS"/>
          <w:noProof/>
          <w:sz w:val="24"/>
        </w:rPr>
        <w:t xml:space="preserve"> and his </w:t>
      </w:r>
      <w:r w:rsidRPr="005B1D04">
        <w:rPr>
          <w:rFonts w:ascii="Trebuchet MS" w:hAnsi="Trebuchet MS"/>
          <w:noProof/>
          <w:sz w:val="24"/>
        </w:rPr>
        <w:lastRenderedPageBreak/>
        <w:t>statutes that I am commanding you today</w:t>
      </w:r>
      <w:del w:id="79" w:author="Author">
        <w:r w:rsidRPr="005B1D04">
          <w:rPr>
            <w:rFonts w:ascii="Trebuchet MS" w:hAnsi="Trebuchet MS"/>
            <w:noProof/>
            <w:sz w:val="24"/>
          </w:rPr>
          <w:delText>;</w:delText>
        </w:r>
      </w:del>
      <w:ins w:id="80" w:author="Author">
        <w:r w:rsidRPr="005B1D04">
          <w:rPr>
            <w:rFonts w:ascii="Trebuchet MS" w:hAnsi="Trebuchet MS"/>
            <w:noProof/>
            <w:sz w:val="24"/>
          </w:rPr>
          <w:t>.</w:t>
        </w:r>
      </w:ins>
      <w:r w:rsidRPr="005B1D04">
        <w:rPr>
          <w:rFonts w:ascii="Trebuchet MS" w:hAnsi="Trebuchet MS"/>
          <w:noProof/>
          <w:sz w:val="24"/>
        </w:rPr>
        <w:t xml:space="preserve"> </w:t>
      </w:r>
      <w:r w:rsidRPr="005B1D04">
        <w:rPr>
          <w:rFonts w:ascii="Trebuchet MS" w:hAnsi="Trebuchet MS"/>
          <w:b/>
          <w:noProof/>
          <w:sz w:val="24"/>
        </w:rPr>
        <w:t xml:space="preserve">8:12 </w:t>
      </w:r>
      <w:del w:id="81" w:author="Author">
        <w:r w:rsidRPr="005B1D04">
          <w:rPr>
            <w:rFonts w:ascii="Trebuchet MS" w:hAnsi="Trebuchet MS"/>
            <w:noProof/>
            <w:sz w:val="24"/>
          </w:rPr>
          <w:delText>for fear that</w:delText>
        </w:r>
      </w:del>
      <w:ins w:id="82" w:author="Author">
        <w:r w:rsidRPr="005B1D04">
          <w:rPr>
            <w:rFonts w:ascii="Trebuchet MS" w:hAnsi="Trebuchet MS"/>
            <w:noProof/>
            <w:sz w:val="24"/>
          </w:rPr>
          <w:t>When</w:t>
        </w:r>
      </w:ins>
      <w:r w:rsidRPr="005B1D04">
        <w:rPr>
          <w:rFonts w:ascii="Trebuchet MS" w:hAnsi="Trebuchet MS"/>
          <w:noProof/>
          <w:sz w:val="24"/>
        </w:rPr>
        <w:t xml:space="preserve"> you </w:t>
      </w:r>
      <w:del w:id="83" w:author="Author">
        <w:r w:rsidRPr="005B1D04">
          <w:rPr>
            <w:rFonts w:ascii="Trebuchet MS" w:hAnsi="Trebuchet MS"/>
            <w:noProof/>
            <w:sz w:val="24"/>
          </w:rPr>
          <w:delText xml:space="preserve">may </w:delText>
        </w:r>
      </w:del>
      <w:r w:rsidRPr="005B1D04">
        <w:rPr>
          <w:rFonts w:ascii="Trebuchet MS" w:hAnsi="Trebuchet MS"/>
          <w:noProof/>
          <w:sz w:val="24"/>
        </w:rPr>
        <w:t xml:space="preserve">eat and </w:t>
      </w:r>
      <w:del w:id="84" w:author="Author">
        <w:r w:rsidRPr="005B1D04">
          <w:rPr>
            <w:rFonts w:ascii="Trebuchet MS" w:hAnsi="Trebuchet MS"/>
            <w:noProof/>
            <w:sz w:val="24"/>
          </w:rPr>
          <w:delText>indeed satisfy yourself,</w:delText>
        </w:r>
      </w:del>
      <w:ins w:id="85" w:author="Author">
        <w:r w:rsidRPr="005B1D04">
          <w:rPr>
            <w:rFonts w:ascii="Trebuchet MS" w:hAnsi="Trebuchet MS"/>
            <w:noProof/>
            <w:sz w:val="24"/>
          </w:rPr>
          <w:t>are satisfied</w:t>
        </w:r>
      </w:ins>
      <w:r w:rsidRPr="005B1D04">
        <w:rPr>
          <w:rFonts w:ascii="Trebuchet MS" w:hAnsi="Trebuchet MS"/>
          <w:noProof/>
          <w:sz w:val="24"/>
        </w:rPr>
        <w:t xml:space="preserve"> and you </w:t>
      </w:r>
      <w:del w:id="86" w:author="Author">
        <w:r w:rsidRPr="005B1D04">
          <w:rPr>
            <w:rFonts w:ascii="Trebuchet MS" w:hAnsi="Trebuchet MS"/>
            <w:noProof/>
            <w:sz w:val="24"/>
          </w:rPr>
          <w:delText xml:space="preserve">may </w:delText>
        </w:r>
      </w:del>
      <w:r w:rsidRPr="005B1D04">
        <w:rPr>
          <w:rFonts w:ascii="Trebuchet MS" w:hAnsi="Trebuchet MS"/>
          <w:noProof/>
          <w:sz w:val="24"/>
        </w:rPr>
        <w:t xml:space="preserve">build </w:t>
      </w:r>
      <w:del w:id="87" w:author="Author">
        <w:r w:rsidRPr="005B1D04">
          <w:rPr>
            <w:rFonts w:ascii="Trebuchet MS" w:hAnsi="Trebuchet MS"/>
            <w:noProof/>
            <w:sz w:val="24"/>
          </w:rPr>
          <w:delText>good</w:delText>
        </w:r>
      </w:del>
      <w:ins w:id="88" w:author="Author">
        <w:r w:rsidRPr="005B1D04">
          <w:rPr>
            <w:rFonts w:ascii="Trebuchet MS" w:hAnsi="Trebuchet MS"/>
            <w:noProof/>
            <w:sz w:val="24"/>
          </w:rPr>
          <w:t>fine</w:t>
        </w:r>
      </w:ins>
      <w:r w:rsidRPr="005B1D04">
        <w:rPr>
          <w:rFonts w:ascii="Trebuchet MS" w:hAnsi="Trebuchet MS"/>
          <w:noProof/>
          <w:sz w:val="24"/>
        </w:rPr>
        <w:t xml:space="preserve"> houses and </w:t>
      </w:r>
      <w:del w:id="89" w:author="Author">
        <w:r w:rsidRPr="005B1D04">
          <w:rPr>
            <w:rFonts w:ascii="Trebuchet MS" w:hAnsi="Trebuchet MS"/>
            <w:noProof/>
            <w:sz w:val="24"/>
          </w:rPr>
          <w:delText xml:space="preserve">indeed </w:delText>
        </w:r>
      </w:del>
      <w:r w:rsidRPr="005B1D04">
        <w:rPr>
          <w:rFonts w:ascii="Trebuchet MS" w:hAnsi="Trebuchet MS"/>
          <w:noProof/>
          <w:sz w:val="24"/>
        </w:rPr>
        <w:t xml:space="preserve">dwell in them, </w:t>
      </w:r>
      <w:r w:rsidRPr="005B1D04">
        <w:rPr>
          <w:rFonts w:ascii="Trebuchet MS" w:hAnsi="Trebuchet MS"/>
          <w:b/>
          <w:noProof/>
          <w:sz w:val="24"/>
        </w:rPr>
        <w:t xml:space="preserve">8:13 </w:t>
      </w:r>
      <w:del w:id="90" w:author="Author">
        <w:r w:rsidRPr="005B1D04">
          <w:rPr>
            <w:rFonts w:ascii="Trebuchet MS" w:hAnsi="Trebuchet MS"/>
            <w:noProof/>
            <w:sz w:val="24"/>
          </w:rPr>
          <w:delText>and</w:delText>
        </w:r>
      </w:del>
      <w:ins w:id="91" w:author="Author">
        <w:r w:rsidRPr="005B1D04">
          <w:rPr>
            <w:rFonts w:ascii="Trebuchet MS" w:hAnsi="Trebuchet MS"/>
            <w:noProof/>
            <w:sz w:val="24"/>
          </w:rPr>
          <w:t>when</w:t>
        </w:r>
      </w:ins>
      <w:r w:rsidRPr="005B1D04">
        <w:rPr>
          <w:rFonts w:ascii="Trebuchet MS" w:hAnsi="Trebuchet MS"/>
          <w:noProof/>
          <w:sz w:val="24"/>
        </w:rPr>
        <w:t xml:space="preserve"> your herd and your </w:t>
      </w:r>
      <w:del w:id="92" w:author="Author">
        <w:r w:rsidRPr="005B1D04">
          <w:rPr>
            <w:rFonts w:ascii="Trebuchet MS" w:hAnsi="Trebuchet MS"/>
            <w:noProof/>
            <w:sz w:val="24"/>
          </w:rPr>
          <w:delText>flock may increase,</w:delText>
        </w:r>
      </w:del>
      <w:ins w:id="93" w:author="Author">
        <w:r w:rsidRPr="005B1D04">
          <w:rPr>
            <w:rFonts w:ascii="Trebuchet MS" w:hAnsi="Trebuchet MS"/>
            <w:noProof/>
            <w:sz w:val="24"/>
          </w:rPr>
          <w:t>flocks multiply</w:t>
        </w:r>
      </w:ins>
      <w:r w:rsidRPr="005B1D04">
        <w:rPr>
          <w:rFonts w:ascii="Trebuchet MS" w:hAnsi="Trebuchet MS"/>
          <w:noProof/>
          <w:sz w:val="24"/>
        </w:rPr>
        <w:t xml:space="preserve"> and </w:t>
      </w:r>
      <w:ins w:id="94" w:author="Author">
        <w:r w:rsidRPr="005B1D04">
          <w:rPr>
            <w:rFonts w:ascii="Trebuchet MS" w:hAnsi="Trebuchet MS"/>
            <w:noProof/>
            <w:sz w:val="24"/>
          </w:rPr>
          <w:t xml:space="preserve">your </w:t>
        </w:r>
      </w:ins>
      <w:r w:rsidRPr="005B1D04">
        <w:rPr>
          <w:rFonts w:ascii="Trebuchet MS" w:hAnsi="Trebuchet MS"/>
          <w:noProof/>
          <w:sz w:val="24"/>
        </w:rPr>
        <w:t xml:space="preserve">silver and gold </w:t>
      </w:r>
      <w:del w:id="95" w:author="Author">
        <w:r w:rsidRPr="005B1D04">
          <w:rPr>
            <w:rFonts w:ascii="Trebuchet MS" w:hAnsi="Trebuchet MS"/>
            <w:noProof/>
            <w:sz w:val="24"/>
          </w:rPr>
          <w:delText xml:space="preserve">may </w:delText>
        </w:r>
      </w:del>
      <w:r w:rsidRPr="005B1D04">
        <w:rPr>
          <w:rFonts w:ascii="Trebuchet MS" w:hAnsi="Trebuchet MS"/>
          <w:noProof/>
          <w:sz w:val="24"/>
        </w:rPr>
        <w:t xml:space="preserve">increase </w:t>
      </w:r>
      <w:del w:id="96" w:author="Author">
        <w:r w:rsidRPr="005B1D04">
          <w:rPr>
            <w:rFonts w:ascii="Trebuchet MS" w:hAnsi="Trebuchet MS"/>
            <w:noProof/>
            <w:sz w:val="24"/>
          </w:rPr>
          <w:delText>for</w:delText>
        </w:r>
      </w:del>
      <w:ins w:id="97" w:author="Author">
        <w:r w:rsidRPr="005B1D04">
          <w:rPr>
            <w:rFonts w:ascii="Trebuchet MS" w:hAnsi="Trebuchet MS"/>
            <w:noProof/>
            <w:sz w:val="24"/>
          </w:rPr>
          <w:t>and</w:t>
        </w:r>
      </w:ins>
      <w:r w:rsidRPr="005B1D04">
        <w:rPr>
          <w:rFonts w:ascii="Trebuchet MS" w:hAnsi="Trebuchet MS"/>
          <w:noProof/>
          <w:sz w:val="24"/>
        </w:rPr>
        <w:t xml:space="preserve"> you</w:t>
      </w:r>
      <w:del w:id="98" w:author="Author">
        <w:r w:rsidRPr="005B1D04">
          <w:rPr>
            <w:rFonts w:ascii="Trebuchet MS" w:hAnsi="Trebuchet MS"/>
            <w:noProof/>
            <w:sz w:val="24"/>
          </w:rPr>
          <w:delText>, and all that is yours may increase;</w:delText>
        </w:r>
      </w:del>
      <w:ins w:id="99" w:author="Author">
        <w:r w:rsidRPr="005B1D04">
          <w:rPr>
            <w:rFonts w:ascii="Trebuchet MS" w:hAnsi="Trebuchet MS"/>
            <w:noProof/>
            <w:sz w:val="24"/>
          </w:rPr>
          <w:t xml:space="preserve"> have an abundance of everything,</w:t>
        </w:r>
      </w:ins>
      <w:r w:rsidRPr="005B1D04">
        <w:rPr>
          <w:rFonts w:ascii="Trebuchet MS" w:hAnsi="Trebuchet MS"/>
          <w:noProof/>
          <w:sz w:val="24"/>
        </w:rPr>
        <w:t xml:space="preserve"> </w:t>
      </w:r>
      <w:r w:rsidRPr="005B1D04">
        <w:rPr>
          <w:rFonts w:ascii="Trebuchet MS" w:hAnsi="Trebuchet MS"/>
          <w:b/>
          <w:noProof/>
          <w:sz w:val="24"/>
        </w:rPr>
        <w:t xml:space="preserve">8:14 </w:t>
      </w:r>
      <w:del w:id="100" w:author="Author">
        <w:r w:rsidRPr="005B1D04">
          <w:rPr>
            <w:rFonts w:ascii="Trebuchet MS" w:hAnsi="Trebuchet MS"/>
            <w:noProof/>
            <w:sz w:val="24"/>
          </w:rPr>
          <w:delText>and</w:delText>
        </w:r>
      </w:del>
      <w:ins w:id="101" w:author="Author">
        <w:r w:rsidRPr="005B1D04">
          <w:rPr>
            <w:rFonts w:ascii="Trebuchet MS" w:hAnsi="Trebuchet MS"/>
            <w:noProof/>
            <w:sz w:val="24"/>
          </w:rPr>
          <w:t>do not let</w:t>
        </w:r>
      </w:ins>
      <w:r w:rsidRPr="005B1D04">
        <w:rPr>
          <w:rFonts w:ascii="Trebuchet MS" w:hAnsi="Trebuchet MS"/>
          <w:noProof/>
          <w:sz w:val="24"/>
        </w:rPr>
        <w:t xml:space="preserve"> your heart </w:t>
      </w:r>
      <w:del w:id="102" w:author="Author">
        <w:r w:rsidRPr="005B1D04">
          <w:rPr>
            <w:rFonts w:ascii="Trebuchet MS" w:hAnsi="Trebuchet MS"/>
            <w:noProof/>
            <w:sz w:val="24"/>
          </w:rPr>
          <w:delText>may indeed be lifted up</w:delText>
        </w:r>
      </w:del>
      <w:ins w:id="103" w:author="Author">
        <w:r w:rsidRPr="005B1D04">
          <w:rPr>
            <w:rFonts w:ascii="Trebuchet MS" w:hAnsi="Trebuchet MS"/>
            <w:noProof/>
            <w:sz w:val="24"/>
          </w:rPr>
          <w:t>become proud</w:t>
        </w:r>
      </w:ins>
      <w:r w:rsidRPr="005B1D04">
        <w:rPr>
          <w:rFonts w:ascii="Trebuchet MS" w:hAnsi="Trebuchet MS"/>
          <w:noProof/>
          <w:sz w:val="24"/>
        </w:rPr>
        <w:t xml:space="preserve"> and</w:t>
      </w:r>
      <w:ins w:id="104" w:author="Author">
        <w:r w:rsidRPr="005B1D04">
          <w:rPr>
            <w:rFonts w:ascii="Trebuchet MS" w:hAnsi="Trebuchet MS"/>
            <w:noProof/>
            <w:sz w:val="24"/>
          </w:rPr>
          <w:t xml:space="preserve"> cause</w:t>
        </w:r>
      </w:ins>
      <w:r w:rsidRPr="005B1D04">
        <w:rPr>
          <w:rFonts w:ascii="Trebuchet MS" w:hAnsi="Trebuchet MS"/>
          <w:noProof/>
          <w:sz w:val="24"/>
        </w:rPr>
        <w:t xml:space="preserve"> you </w:t>
      </w:r>
      <w:del w:id="105" w:author="Author">
        <w:r w:rsidRPr="005B1D04">
          <w:rPr>
            <w:rFonts w:ascii="Trebuchet MS" w:hAnsi="Trebuchet MS"/>
            <w:noProof/>
            <w:sz w:val="24"/>
          </w:rPr>
          <w:delText>may indeed</w:delText>
        </w:r>
      </w:del>
      <w:ins w:id="106" w:author="Author">
        <w:r w:rsidRPr="005B1D04">
          <w:rPr>
            <w:rFonts w:ascii="Trebuchet MS" w:hAnsi="Trebuchet MS"/>
            <w:noProof/>
            <w:sz w:val="24"/>
          </w:rPr>
          <w:t>to</w:t>
        </w:r>
      </w:ins>
      <w:r w:rsidRPr="005B1D04">
        <w:rPr>
          <w:rFonts w:ascii="Trebuchet MS" w:hAnsi="Trebuchet MS"/>
          <w:noProof/>
          <w:sz w:val="24"/>
        </w:rPr>
        <w:t xml:space="preserve"> forget Jehovah your God, who brought you out of the land of Egypt, out of the house of </w:t>
      </w:r>
      <w:del w:id="107" w:author="Author">
        <w:r w:rsidRPr="005B1D04">
          <w:rPr>
            <w:rFonts w:ascii="Trebuchet MS" w:hAnsi="Trebuchet MS"/>
            <w:noProof/>
            <w:sz w:val="24"/>
          </w:rPr>
          <w:delText>slaves;</w:delText>
        </w:r>
      </w:del>
      <w:ins w:id="108" w:author="Author">
        <w:r w:rsidRPr="005B1D04">
          <w:rPr>
            <w:rFonts w:ascii="Trebuchet MS" w:hAnsi="Trebuchet MS"/>
            <w:noProof/>
            <w:sz w:val="24"/>
          </w:rPr>
          <w:t>slavery,</w:t>
        </w:r>
      </w:ins>
      <w:r w:rsidRPr="005B1D04">
        <w:rPr>
          <w:rFonts w:ascii="Trebuchet MS" w:hAnsi="Trebuchet MS"/>
          <w:noProof/>
          <w:sz w:val="24"/>
        </w:rPr>
        <w:t xml:space="preserve"> </w:t>
      </w:r>
      <w:r w:rsidRPr="005B1D04">
        <w:rPr>
          <w:rFonts w:ascii="Trebuchet MS" w:hAnsi="Trebuchet MS"/>
          <w:b/>
          <w:noProof/>
          <w:sz w:val="24"/>
        </w:rPr>
        <w:t xml:space="preserve">8:15 </w:t>
      </w:r>
      <w:r w:rsidRPr="005B1D04">
        <w:rPr>
          <w:rFonts w:ascii="Trebuchet MS" w:hAnsi="Trebuchet MS"/>
          <w:noProof/>
          <w:sz w:val="24"/>
        </w:rPr>
        <w:t xml:space="preserve">who caused you to walk through the great and </w:t>
      </w:r>
      <w:del w:id="109" w:author="Author">
        <w:r w:rsidRPr="005B1D04">
          <w:rPr>
            <w:rFonts w:ascii="Trebuchet MS" w:hAnsi="Trebuchet MS"/>
            <w:noProof/>
            <w:sz w:val="24"/>
          </w:rPr>
          <w:delText>fear-inspiring</w:delText>
        </w:r>
      </w:del>
      <w:ins w:id="110" w:author="Author">
        <w:r w:rsidRPr="005B1D04">
          <w:rPr>
            <w:rFonts w:ascii="Trebuchet MS" w:hAnsi="Trebuchet MS"/>
            <w:noProof/>
            <w:sz w:val="24"/>
          </w:rPr>
          <w:t>fearsome</w:t>
        </w:r>
      </w:ins>
      <w:r w:rsidRPr="005B1D04">
        <w:rPr>
          <w:rFonts w:ascii="Trebuchet MS" w:hAnsi="Trebuchet MS"/>
          <w:noProof/>
          <w:sz w:val="24"/>
        </w:rPr>
        <w:t xml:space="preserve"> wilderness, with poisonous serpents and scorpions and with </w:t>
      </w:r>
      <w:del w:id="111" w:author="Author">
        <w:r w:rsidRPr="005B1D04">
          <w:rPr>
            <w:rFonts w:ascii="Trebuchet MS" w:hAnsi="Trebuchet MS"/>
            <w:noProof/>
            <w:sz w:val="24"/>
          </w:rPr>
          <w:delText>thirsty</w:delText>
        </w:r>
      </w:del>
      <w:ins w:id="112" w:author="Author">
        <w:r w:rsidRPr="005B1D04">
          <w:rPr>
            <w:rFonts w:ascii="Trebuchet MS" w:hAnsi="Trebuchet MS"/>
            <w:noProof/>
            <w:sz w:val="24"/>
          </w:rPr>
          <w:t>parched</w:t>
        </w:r>
      </w:ins>
      <w:r w:rsidRPr="005B1D04">
        <w:rPr>
          <w:rFonts w:ascii="Trebuchet MS" w:hAnsi="Trebuchet MS"/>
          <w:noProof/>
          <w:sz w:val="24"/>
        </w:rPr>
        <w:t xml:space="preserve"> ground that has no water</w:t>
      </w:r>
      <w:del w:id="113" w:author="Author">
        <w:r w:rsidRPr="005B1D04">
          <w:rPr>
            <w:rFonts w:ascii="Trebuchet MS" w:hAnsi="Trebuchet MS"/>
            <w:noProof/>
            <w:sz w:val="24"/>
          </w:rPr>
          <w:delText>; who brought forth</w:delText>
        </w:r>
      </w:del>
      <w:ins w:id="114" w:author="Author">
        <w:r w:rsidRPr="005B1D04">
          <w:rPr>
            <w:rFonts w:ascii="Trebuchet MS" w:hAnsi="Trebuchet MS"/>
            <w:noProof/>
            <w:sz w:val="24"/>
          </w:rPr>
          <w:t>. He made</w:t>
        </w:r>
      </w:ins>
      <w:r w:rsidRPr="005B1D04">
        <w:rPr>
          <w:rFonts w:ascii="Trebuchet MS" w:hAnsi="Trebuchet MS"/>
          <w:noProof/>
          <w:sz w:val="24"/>
        </w:rPr>
        <w:t xml:space="preserve"> water </w:t>
      </w:r>
      <w:del w:id="115" w:author="Author">
        <w:r w:rsidRPr="005B1D04">
          <w:rPr>
            <w:rFonts w:ascii="Trebuchet MS" w:hAnsi="Trebuchet MS"/>
            <w:noProof/>
            <w:sz w:val="24"/>
          </w:rPr>
          <w:delText>for you</w:delText>
        </w:r>
      </w:del>
      <w:ins w:id="116" w:author="Author">
        <w:r w:rsidRPr="005B1D04">
          <w:rPr>
            <w:rFonts w:ascii="Trebuchet MS" w:hAnsi="Trebuchet MS"/>
            <w:noProof/>
            <w:sz w:val="24"/>
          </w:rPr>
          <w:t>flow</w:t>
        </w:r>
      </w:ins>
      <w:r w:rsidRPr="005B1D04">
        <w:rPr>
          <w:rFonts w:ascii="Trebuchet MS" w:hAnsi="Trebuchet MS"/>
          <w:noProof/>
          <w:sz w:val="24"/>
        </w:rPr>
        <w:t xml:space="preserve"> out of the flinty rock</w:t>
      </w:r>
      <w:del w:id="117" w:author="Author">
        <w:r w:rsidRPr="005B1D04">
          <w:rPr>
            <w:rFonts w:ascii="Trebuchet MS" w:hAnsi="Trebuchet MS"/>
            <w:noProof/>
            <w:sz w:val="24"/>
          </w:rPr>
          <w:delText>;</w:delText>
        </w:r>
      </w:del>
      <w:r w:rsidRPr="005B1D04">
        <w:rPr>
          <w:rFonts w:ascii="Trebuchet MS" w:hAnsi="Trebuchet MS"/>
          <w:noProof/>
          <w:sz w:val="24"/>
        </w:rPr>
        <w:t xml:space="preserve"> </w:t>
      </w:r>
      <w:r w:rsidRPr="005B1D04">
        <w:rPr>
          <w:rFonts w:ascii="Trebuchet MS" w:hAnsi="Trebuchet MS"/>
          <w:b/>
          <w:noProof/>
          <w:sz w:val="24"/>
        </w:rPr>
        <w:t xml:space="preserve">8:16 </w:t>
      </w:r>
      <w:del w:id="118" w:author="Author">
        <w:r w:rsidRPr="005B1D04">
          <w:rPr>
            <w:rFonts w:ascii="Trebuchet MS" w:hAnsi="Trebuchet MS"/>
            <w:noProof/>
            <w:sz w:val="24"/>
          </w:rPr>
          <w:delText>who</w:delText>
        </w:r>
      </w:del>
      <w:ins w:id="119" w:author="Author">
        <w:r w:rsidRPr="005B1D04">
          <w:rPr>
            <w:rFonts w:ascii="Trebuchet MS" w:hAnsi="Trebuchet MS"/>
            <w:noProof/>
            <w:sz w:val="24"/>
          </w:rPr>
          <w:t>and</w:t>
        </w:r>
      </w:ins>
      <w:r w:rsidRPr="005B1D04">
        <w:rPr>
          <w:rFonts w:ascii="Trebuchet MS" w:hAnsi="Trebuchet MS"/>
          <w:noProof/>
          <w:sz w:val="24"/>
        </w:rPr>
        <w:t xml:space="preserve"> fed you with manna in the wilderness, which your fathers had not known, in order to humble you and </w:t>
      </w:r>
      <w:del w:id="120" w:author="Author">
        <w:r w:rsidRPr="005B1D04">
          <w:rPr>
            <w:rFonts w:ascii="Trebuchet MS" w:hAnsi="Trebuchet MS"/>
            <w:noProof/>
            <w:sz w:val="24"/>
          </w:rPr>
          <w:delText xml:space="preserve">in order </w:delText>
        </w:r>
      </w:del>
      <w:r w:rsidRPr="005B1D04">
        <w:rPr>
          <w:rFonts w:ascii="Trebuchet MS" w:hAnsi="Trebuchet MS"/>
          <w:noProof/>
          <w:sz w:val="24"/>
        </w:rPr>
        <w:t xml:space="preserve">to put you to the test so as to </w:t>
      </w:r>
      <w:del w:id="121" w:author="Author">
        <w:r w:rsidRPr="005B1D04">
          <w:rPr>
            <w:rFonts w:ascii="Trebuchet MS" w:hAnsi="Trebuchet MS"/>
            <w:noProof/>
            <w:sz w:val="24"/>
          </w:rPr>
          <w:delText>do</w:delText>
        </w:r>
      </w:del>
      <w:ins w:id="122" w:author="Author">
        <w:r w:rsidRPr="005B1D04">
          <w:rPr>
            <w:rFonts w:ascii="Trebuchet MS" w:hAnsi="Trebuchet MS"/>
            <w:noProof/>
            <w:sz w:val="24"/>
          </w:rPr>
          <w:t>benefit</w:t>
        </w:r>
      </w:ins>
      <w:r w:rsidRPr="005B1D04">
        <w:rPr>
          <w:rFonts w:ascii="Trebuchet MS" w:hAnsi="Trebuchet MS"/>
          <w:noProof/>
          <w:sz w:val="24"/>
        </w:rPr>
        <w:t xml:space="preserve"> you </w:t>
      </w:r>
      <w:del w:id="123" w:author="Author">
        <w:r w:rsidRPr="005B1D04">
          <w:rPr>
            <w:rFonts w:ascii="Trebuchet MS" w:hAnsi="Trebuchet MS"/>
            <w:noProof/>
            <w:sz w:val="24"/>
          </w:rPr>
          <w:delText xml:space="preserve">good </w:delText>
        </w:r>
      </w:del>
      <w:r w:rsidRPr="005B1D04">
        <w:rPr>
          <w:rFonts w:ascii="Trebuchet MS" w:hAnsi="Trebuchet MS"/>
          <w:noProof/>
          <w:sz w:val="24"/>
        </w:rPr>
        <w:t xml:space="preserve">in </w:t>
      </w:r>
      <w:del w:id="124" w:author="Author">
        <w:r w:rsidRPr="005B1D04">
          <w:rPr>
            <w:rFonts w:ascii="Trebuchet MS" w:hAnsi="Trebuchet MS"/>
            <w:noProof/>
            <w:sz w:val="24"/>
          </w:rPr>
          <w:delText>your afterdays;</w:delText>
        </w:r>
      </w:del>
      <w:ins w:id="125" w:author="Author">
        <w:r w:rsidRPr="005B1D04">
          <w:rPr>
            <w:rFonts w:ascii="Trebuchet MS" w:hAnsi="Trebuchet MS"/>
            <w:noProof/>
            <w:sz w:val="24"/>
          </w:rPr>
          <w:t>the future.</w:t>
        </w:r>
      </w:ins>
      <w:r w:rsidRPr="005B1D04">
        <w:rPr>
          <w:rFonts w:ascii="Trebuchet MS" w:hAnsi="Trebuchet MS"/>
          <w:noProof/>
          <w:sz w:val="24"/>
        </w:rPr>
        <w:t xml:space="preserve"> </w:t>
      </w:r>
      <w:r w:rsidRPr="005B1D04">
        <w:rPr>
          <w:rFonts w:ascii="Trebuchet MS" w:hAnsi="Trebuchet MS"/>
          <w:b/>
          <w:noProof/>
          <w:sz w:val="24"/>
        </w:rPr>
        <w:t xml:space="preserve">8:17 </w:t>
      </w:r>
      <w:del w:id="126" w:author="Author">
        <w:r w:rsidRPr="005B1D04">
          <w:rPr>
            <w:rFonts w:ascii="Trebuchet MS" w:hAnsi="Trebuchet MS"/>
            <w:noProof/>
            <w:sz w:val="24"/>
          </w:rPr>
          <w:delText>and</w:delText>
        </w:r>
      </w:del>
      <w:ins w:id="127" w:author="Author">
        <w:r w:rsidRPr="005B1D04">
          <w:rPr>
            <w:rFonts w:ascii="Trebuchet MS" w:hAnsi="Trebuchet MS"/>
            <w:noProof/>
            <w:sz w:val="24"/>
          </w:rPr>
          <w:t>If</w:t>
        </w:r>
      </w:ins>
      <w:r w:rsidRPr="005B1D04">
        <w:rPr>
          <w:rFonts w:ascii="Trebuchet MS" w:hAnsi="Trebuchet MS"/>
          <w:noProof/>
          <w:sz w:val="24"/>
        </w:rPr>
        <w:t xml:space="preserve"> you </w:t>
      </w:r>
      <w:del w:id="128" w:author="Author">
        <w:r w:rsidRPr="005B1D04">
          <w:rPr>
            <w:rFonts w:ascii="Trebuchet MS" w:hAnsi="Trebuchet MS"/>
            <w:noProof/>
            <w:sz w:val="24"/>
          </w:rPr>
          <w:delText>do</w:delText>
        </w:r>
      </w:del>
      <w:ins w:id="129" w:author="Author">
        <w:r w:rsidRPr="005B1D04">
          <w:rPr>
            <w:rFonts w:ascii="Trebuchet MS" w:hAnsi="Trebuchet MS"/>
            <w:noProof/>
            <w:sz w:val="24"/>
          </w:rPr>
          <w:t>should</w:t>
        </w:r>
      </w:ins>
      <w:r w:rsidRPr="005B1D04">
        <w:rPr>
          <w:rFonts w:ascii="Trebuchet MS" w:hAnsi="Trebuchet MS"/>
          <w:noProof/>
          <w:sz w:val="24"/>
        </w:rPr>
        <w:t xml:space="preserve"> say in your heart, ‘My own power and the </w:t>
      </w:r>
      <w:del w:id="130" w:author="Author">
        <w:r w:rsidRPr="005B1D04">
          <w:rPr>
            <w:rFonts w:ascii="Trebuchet MS" w:hAnsi="Trebuchet MS"/>
            <w:noProof/>
            <w:sz w:val="24"/>
          </w:rPr>
          <w:delText>full might</w:delText>
        </w:r>
      </w:del>
      <w:ins w:id="131" w:author="Author">
        <w:r w:rsidRPr="005B1D04">
          <w:rPr>
            <w:rFonts w:ascii="Trebuchet MS" w:hAnsi="Trebuchet MS"/>
            <w:noProof/>
            <w:sz w:val="24"/>
          </w:rPr>
          <w:t>strength</w:t>
        </w:r>
      </w:ins>
      <w:r w:rsidRPr="005B1D04">
        <w:rPr>
          <w:rFonts w:ascii="Trebuchet MS" w:hAnsi="Trebuchet MS"/>
          <w:noProof/>
          <w:sz w:val="24"/>
        </w:rPr>
        <w:t xml:space="preserve"> of my own hand have </w:t>
      </w:r>
      <w:del w:id="132" w:author="Author">
        <w:r w:rsidRPr="005B1D04">
          <w:rPr>
            <w:rFonts w:ascii="Trebuchet MS" w:hAnsi="Trebuchet MS"/>
            <w:noProof/>
            <w:sz w:val="24"/>
          </w:rPr>
          <w:delText>made</w:delText>
        </w:r>
      </w:del>
      <w:ins w:id="133" w:author="Author">
        <w:r w:rsidRPr="005B1D04">
          <w:rPr>
            <w:rFonts w:ascii="Trebuchet MS" w:hAnsi="Trebuchet MS"/>
            <w:noProof/>
            <w:sz w:val="24"/>
          </w:rPr>
          <w:t>produced</w:t>
        </w:r>
      </w:ins>
      <w:r w:rsidRPr="005B1D04">
        <w:rPr>
          <w:rFonts w:ascii="Trebuchet MS" w:hAnsi="Trebuchet MS"/>
          <w:noProof/>
          <w:sz w:val="24"/>
        </w:rPr>
        <w:t xml:space="preserve"> this wealth for me</w:t>
      </w:r>
      <w:del w:id="134" w:author="Author">
        <w:r w:rsidRPr="005B1D04">
          <w:rPr>
            <w:rFonts w:ascii="Trebuchet MS" w:hAnsi="Trebuchet MS"/>
            <w:noProof/>
            <w:sz w:val="24"/>
          </w:rPr>
          <w:delText>.</w:delText>
        </w:r>
      </w:del>
      <w:ins w:id="135" w:author="Author">
        <w:r w:rsidRPr="005B1D04">
          <w:rPr>
            <w:rFonts w:ascii="Trebuchet MS" w:hAnsi="Trebuchet MS"/>
            <w:noProof/>
            <w:sz w:val="24"/>
          </w:rPr>
          <w:t>,</w:t>
        </w:r>
      </w:ins>
      <w:r w:rsidRPr="005B1D04">
        <w:rPr>
          <w:rFonts w:ascii="Trebuchet MS" w:hAnsi="Trebuchet MS"/>
          <w:noProof/>
          <w:sz w:val="24"/>
        </w:rPr>
        <w:t xml:space="preserve">’ </w:t>
      </w:r>
      <w:r w:rsidRPr="005B1D04">
        <w:rPr>
          <w:rFonts w:ascii="Trebuchet MS" w:hAnsi="Trebuchet MS"/>
          <w:b/>
          <w:noProof/>
          <w:sz w:val="24"/>
        </w:rPr>
        <w:t xml:space="preserve">8:18 </w:t>
      </w:r>
      <w:del w:id="136" w:author="Author">
        <w:r w:rsidRPr="005B1D04">
          <w:rPr>
            <w:rFonts w:ascii="Trebuchet MS" w:hAnsi="Trebuchet MS"/>
            <w:noProof/>
            <w:sz w:val="24"/>
          </w:rPr>
          <w:delText xml:space="preserve">And you must </w:delText>
        </w:r>
      </w:del>
      <w:r w:rsidRPr="005B1D04">
        <w:rPr>
          <w:rFonts w:ascii="Trebuchet MS" w:hAnsi="Trebuchet MS"/>
          <w:noProof/>
          <w:sz w:val="24"/>
        </w:rPr>
        <w:t xml:space="preserve">remember </w:t>
      </w:r>
      <w:ins w:id="137" w:author="Author">
        <w:r w:rsidRPr="005B1D04">
          <w:rPr>
            <w:rFonts w:ascii="Trebuchet MS" w:hAnsi="Trebuchet MS"/>
            <w:noProof/>
            <w:sz w:val="24"/>
          </w:rPr>
          <w:t xml:space="preserve">that it is </w:t>
        </w:r>
      </w:ins>
      <w:r w:rsidRPr="005B1D04">
        <w:rPr>
          <w:rFonts w:ascii="Trebuchet MS" w:hAnsi="Trebuchet MS"/>
          <w:noProof/>
          <w:sz w:val="24"/>
        </w:rPr>
        <w:t>Jehovah your God</w:t>
      </w:r>
      <w:del w:id="138" w:author="Author">
        <w:r w:rsidRPr="005B1D04">
          <w:rPr>
            <w:rFonts w:ascii="Trebuchet MS" w:hAnsi="Trebuchet MS"/>
            <w:noProof/>
            <w:sz w:val="24"/>
          </w:rPr>
          <w:delText>, because he is the giver of</w:delText>
        </w:r>
      </w:del>
      <w:ins w:id="139" w:author="Author">
        <w:r w:rsidRPr="005B1D04">
          <w:rPr>
            <w:rFonts w:ascii="Trebuchet MS" w:hAnsi="Trebuchet MS"/>
            <w:noProof/>
            <w:sz w:val="24"/>
          </w:rPr>
          <w:t xml:space="preserve"> who gives</w:t>
        </w:r>
      </w:ins>
      <w:r w:rsidRPr="005B1D04">
        <w:rPr>
          <w:rFonts w:ascii="Trebuchet MS" w:hAnsi="Trebuchet MS"/>
          <w:noProof/>
          <w:sz w:val="24"/>
        </w:rPr>
        <w:t xml:space="preserve"> power to you to make wealth</w:t>
      </w:r>
      <w:del w:id="140" w:author="Author">
        <w:r w:rsidRPr="005B1D04">
          <w:rPr>
            <w:rFonts w:ascii="Trebuchet MS" w:hAnsi="Trebuchet MS"/>
            <w:noProof/>
            <w:sz w:val="24"/>
          </w:rPr>
          <w:delText>;</w:delText>
        </w:r>
      </w:del>
      <w:ins w:id="141" w:author="Author">
        <w:r w:rsidRPr="005B1D04">
          <w:rPr>
            <w:rFonts w:ascii="Trebuchet MS" w:hAnsi="Trebuchet MS"/>
            <w:noProof/>
            <w:sz w:val="24"/>
          </w:rPr>
          <w:t>,</w:t>
        </w:r>
      </w:ins>
      <w:r w:rsidRPr="005B1D04">
        <w:rPr>
          <w:rFonts w:ascii="Trebuchet MS" w:hAnsi="Trebuchet MS"/>
          <w:noProof/>
          <w:sz w:val="24"/>
        </w:rPr>
        <w:t xml:space="preserve"> in order to carry out his covenant that he swore to your forefathers, as </w:t>
      </w:r>
      <w:del w:id="142" w:author="Author">
        <w:r w:rsidRPr="005B1D04">
          <w:rPr>
            <w:rFonts w:ascii="Trebuchet MS" w:hAnsi="Trebuchet MS"/>
            <w:noProof/>
            <w:sz w:val="24"/>
          </w:rPr>
          <w:delText>at this day</w:delText>
        </w:r>
      </w:del>
      <w:ins w:id="143" w:author="Author">
        <w:r w:rsidRPr="005B1D04">
          <w:rPr>
            <w:rFonts w:ascii="Trebuchet MS" w:hAnsi="Trebuchet MS"/>
            <w:noProof/>
            <w:sz w:val="24"/>
          </w:rPr>
          <w:t>it is today</w:t>
        </w:r>
      </w:ins>
      <w:r w:rsidRPr="005B1D04">
        <w:rPr>
          <w:rFonts w:ascii="Trebuchet MS" w:hAnsi="Trebuchet MS"/>
          <w:noProof/>
          <w:sz w:val="24"/>
        </w:rPr>
        <w:t>.</w:t>
      </w:r>
    </w:p>
    <w:p w:rsidR="00133796" w:rsidRPr="005B1D04" w:rsidRDefault="00133796" w:rsidP="00133796">
      <w:pPr>
        <w:rPr>
          <w:rFonts w:ascii="Trebuchet MS" w:hAnsi="Trebuchet MS"/>
          <w:noProof/>
          <w:sz w:val="24"/>
        </w:rPr>
      </w:pPr>
      <w:r w:rsidRPr="005B1D04">
        <w:rPr>
          <w:rFonts w:ascii="Trebuchet MS" w:hAnsi="Trebuchet MS"/>
          <w:b/>
          <w:sz w:val="24"/>
        </w:rPr>
        <w:t xml:space="preserve">8:19 </w:t>
      </w:r>
      <w:r w:rsidRPr="005B1D04">
        <w:rPr>
          <w:rFonts w:ascii="Trebuchet MS" w:hAnsi="Trebuchet MS"/>
          <w:noProof/>
          <w:sz w:val="24"/>
        </w:rPr>
        <w:t>“</w:t>
      </w:r>
      <w:del w:id="144" w:author="Author">
        <w:r w:rsidRPr="005B1D04">
          <w:rPr>
            <w:rFonts w:ascii="Trebuchet MS" w:hAnsi="Trebuchet MS"/>
            <w:noProof/>
            <w:sz w:val="24"/>
          </w:rPr>
          <w:delText>And it must occur that if</w:delText>
        </w:r>
      </w:del>
      <w:ins w:id="145" w:author="Author">
        <w:r w:rsidRPr="005B1D04">
          <w:rPr>
            <w:rFonts w:ascii="Trebuchet MS" w:hAnsi="Trebuchet MS"/>
            <w:noProof/>
            <w:sz w:val="24"/>
          </w:rPr>
          <w:t>If</w:t>
        </w:r>
      </w:ins>
      <w:r w:rsidRPr="005B1D04">
        <w:rPr>
          <w:rFonts w:ascii="Trebuchet MS" w:hAnsi="Trebuchet MS"/>
          <w:noProof/>
          <w:sz w:val="24"/>
        </w:rPr>
        <w:t xml:space="preserve"> you should </w:t>
      </w:r>
      <w:del w:id="146" w:author="Author">
        <w:r w:rsidRPr="005B1D04">
          <w:rPr>
            <w:rFonts w:ascii="Trebuchet MS" w:hAnsi="Trebuchet MS"/>
            <w:noProof/>
            <w:sz w:val="24"/>
          </w:rPr>
          <w:delText>at all</w:delText>
        </w:r>
      </w:del>
      <w:ins w:id="147" w:author="Author">
        <w:r w:rsidRPr="005B1D04">
          <w:rPr>
            <w:rFonts w:ascii="Trebuchet MS" w:hAnsi="Trebuchet MS"/>
            <w:noProof/>
            <w:sz w:val="24"/>
          </w:rPr>
          <w:t>ever</w:t>
        </w:r>
      </w:ins>
      <w:r w:rsidRPr="005B1D04">
        <w:rPr>
          <w:rFonts w:ascii="Trebuchet MS" w:hAnsi="Trebuchet MS"/>
          <w:noProof/>
          <w:sz w:val="24"/>
        </w:rPr>
        <w:t xml:space="preserve"> forget Jehovah your God and you </w:t>
      </w:r>
      <w:del w:id="148" w:author="Author">
        <w:r w:rsidRPr="005B1D04">
          <w:rPr>
            <w:rFonts w:ascii="Trebuchet MS" w:hAnsi="Trebuchet MS"/>
            <w:noProof/>
            <w:sz w:val="24"/>
          </w:rPr>
          <w:delText xml:space="preserve">should actually </w:delText>
        </w:r>
      </w:del>
      <w:r w:rsidRPr="005B1D04">
        <w:rPr>
          <w:rFonts w:ascii="Trebuchet MS" w:hAnsi="Trebuchet MS"/>
          <w:noProof/>
          <w:sz w:val="24"/>
        </w:rPr>
        <w:t xml:space="preserve">walk after other gods and serve them and bow down to them, I do bear witness against </w:t>
      </w:r>
      <w:del w:id="149" w:author="Author">
        <w:r w:rsidRPr="005B1D04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50" w:author="Author">
        <w:r w:rsidRPr="005B1D04">
          <w:rPr>
            <w:rFonts w:ascii="Trebuchet MS" w:hAnsi="Trebuchet MS"/>
            <w:noProof/>
            <w:sz w:val="24"/>
          </w:rPr>
          <w:t>you</w:t>
        </w:r>
      </w:ins>
      <w:r w:rsidRPr="005B1D04">
        <w:rPr>
          <w:rFonts w:ascii="Trebuchet MS" w:hAnsi="Trebuchet MS"/>
          <w:noProof/>
          <w:sz w:val="24"/>
        </w:rPr>
        <w:t xml:space="preserve"> today that </w:t>
      </w:r>
      <w:del w:id="151" w:author="Author">
        <w:r w:rsidRPr="005B1D04">
          <w:rPr>
            <w:rFonts w:ascii="Trebuchet MS" w:hAnsi="Trebuchet MS"/>
            <w:noProof/>
            <w:sz w:val="24"/>
            <w:u w:val="dotted"/>
          </w:rPr>
          <w:delText>YOU</w:delText>
        </w:r>
        <w:r w:rsidRPr="005B1D04">
          <w:rPr>
            <w:rFonts w:ascii="Trebuchet MS" w:hAnsi="Trebuchet MS"/>
            <w:noProof/>
            <w:sz w:val="24"/>
          </w:rPr>
          <w:delText xml:space="preserve"> people</w:delText>
        </w:r>
      </w:del>
      <w:ins w:id="152" w:author="Author">
        <w:r w:rsidRPr="005B1D04">
          <w:rPr>
            <w:rFonts w:ascii="Trebuchet MS" w:hAnsi="Trebuchet MS"/>
            <w:noProof/>
            <w:sz w:val="24"/>
          </w:rPr>
          <w:t>you</w:t>
        </w:r>
      </w:ins>
      <w:r w:rsidRPr="005B1D04">
        <w:rPr>
          <w:rFonts w:ascii="Trebuchet MS" w:hAnsi="Trebuchet MS"/>
          <w:noProof/>
          <w:sz w:val="24"/>
        </w:rPr>
        <w:t xml:space="preserve"> will </w:t>
      </w:r>
      <w:del w:id="153" w:author="Author">
        <w:r w:rsidRPr="005B1D04">
          <w:rPr>
            <w:rFonts w:ascii="Trebuchet MS" w:hAnsi="Trebuchet MS"/>
            <w:noProof/>
            <w:sz w:val="24"/>
          </w:rPr>
          <w:delText>absolutely</w:delText>
        </w:r>
      </w:del>
      <w:ins w:id="154" w:author="Author">
        <w:r w:rsidRPr="005B1D04">
          <w:rPr>
            <w:rFonts w:ascii="Trebuchet MS" w:hAnsi="Trebuchet MS"/>
            <w:noProof/>
            <w:sz w:val="24"/>
          </w:rPr>
          <w:t>surely</w:t>
        </w:r>
      </w:ins>
      <w:r w:rsidRPr="005B1D04">
        <w:rPr>
          <w:rFonts w:ascii="Trebuchet MS" w:hAnsi="Trebuchet MS"/>
          <w:noProof/>
          <w:sz w:val="24"/>
        </w:rPr>
        <w:t xml:space="preserve"> perish. </w:t>
      </w:r>
      <w:r w:rsidRPr="005B1D04">
        <w:rPr>
          <w:rFonts w:ascii="Trebuchet MS" w:hAnsi="Trebuchet MS"/>
          <w:b/>
          <w:noProof/>
          <w:sz w:val="24"/>
        </w:rPr>
        <w:t xml:space="preserve">8:20 </w:t>
      </w:r>
      <w:r w:rsidRPr="005B1D04">
        <w:rPr>
          <w:rFonts w:ascii="Trebuchet MS" w:hAnsi="Trebuchet MS"/>
          <w:noProof/>
          <w:sz w:val="24"/>
        </w:rPr>
        <w:t xml:space="preserve">Like the nations that Jehovah is destroying </w:t>
      </w:r>
      <w:del w:id="155" w:author="Author">
        <w:r w:rsidRPr="005B1D04">
          <w:rPr>
            <w:rFonts w:ascii="Trebuchet MS" w:hAnsi="Trebuchet MS"/>
            <w:noProof/>
            <w:sz w:val="24"/>
          </w:rPr>
          <w:delText xml:space="preserve">from </w:delText>
        </w:r>
      </w:del>
      <w:r w:rsidRPr="005B1D04">
        <w:rPr>
          <w:rFonts w:ascii="Trebuchet MS" w:hAnsi="Trebuchet MS"/>
          <w:noProof/>
          <w:sz w:val="24"/>
        </w:rPr>
        <w:t xml:space="preserve">before </w:t>
      </w:r>
      <w:del w:id="156" w:author="Author">
        <w:r w:rsidRPr="005B1D04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57" w:author="Author">
        <w:r w:rsidRPr="005B1D04">
          <w:rPr>
            <w:rFonts w:ascii="Trebuchet MS" w:hAnsi="Trebuchet MS"/>
            <w:noProof/>
            <w:sz w:val="24"/>
          </w:rPr>
          <w:t>you</w:t>
        </w:r>
      </w:ins>
      <w:r w:rsidRPr="005B1D04">
        <w:rPr>
          <w:rFonts w:ascii="Trebuchet MS" w:hAnsi="Trebuchet MS"/>
          <w:noProof/>
          <w:sz w:val="24"/>
        </w:rPr>
        <w:t xml:space="preserve">, that is </w:t>
      </w:r>
      <w:del w:id="158" w:author="Author">
        <w:r w:rsidRPr="005B1D04">
          <w:rPr>
            <w:rFonts w:ascii="Trebuchet MS" w:hAnsi="Trebuchet MS"/>
            <w:noProof/>
            <w:sz w:val="24"/>
          </w:rPr>
          <w:delText xml:space="preserve">the way </w:delText>
        </w:r>
        <w:r w:rsidRPr="005B1D04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59" w:author="Author">
        <w:r w:rsidRPr="005B1D04">
          <w:rPr>
            <w:rFonts w:ascii="Trebuchet MS" w:hAnsi="Trebuchet MS"/>
            <w:noProof/>
            <w:sz w:val="24"/>
          </w:rPr>
          <w:t>how you</w:t>
        </w:r>
      </w:ins>
      <w:r w:rsidRPr="005B1D04">
        <w:rPr>
          <w:rFonts w:ascii="Trebuchet MS" w:hAnsi="Trebuchet MS"/>
          <w:noProof/>
          <w:sz w:val="24"/>
        </w:rPr>
        <w:t xml:space="preserve"> will perish, because </w:t>
      </w:r>
      <w:del w:id="160" w:author="Author">
        <w:r w:rsidRPr="005B1D04">
          <w:rPr>
            <w:rFonts w:ascii="Trebuchet MS" w:hAnsi="Trebuchet MS"/>
            <w:noProof/>
            <w:sz w:val="24"/>
            <w:u w:val="dotted"/>
          </w:rPr>
          <w:delText>YOU</w:delText>
        </w:r>
        <w:r w:rsidRPr="005B1D04">
          <w:rPr>
            <w:rFonts w:ascii="Trebuchet MS" w:hAnsi="Trebuchet MS"/>
            <w:noProof/>
            <w:sz w:val="24"/>
          </w:rPr>
          <w:delText xml:space="preserve"> will</w:delText>
        </w:r>
      </w:del>
      <w:ins w:id="161" w:author="Author">
        <w:r w:rsidRPr="005B1D04">
          <w:rPr>
            <w:rFonts w:ascii="Trebuchet MS" w:hAnsi="Trebuchet MS"/>
            <w:noProof/>
            <w:sz w:val="24"/>
          </w:rPr>
          <w:t>you would</w:t>
        </w:r>
      </w:ins>
      <w:r w:rsidRPr="005B1D04">
        <w:rPr>
          <w:rFonts w:ascii="Trebuchet MS" w:hAnsi="Trebuchet MS"/>
          <w:noProof/>
          <w:sz w:val="24"/>
        </w:rPr>
        <w:t xml:space="preserve"> not listen to the voice of Jehovah </w:t>
      </w:r>
      <w:del w:id="162" w:author="Author">
        <w:r w:rsidRPr="005B1D04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63" w:author="Author">
        <w:r w:rsidRPr="005B1D04">
          <w:rPr>
            <w:rFonts w:ascii="Trebuchet MS" w:hAnsi="Trebuchet MS"/>
            <w:noProof/>
            <w:sz w:val="24"/>
          </w:rPr>
          <w:t>your</w:t>
        </w:r>
      </w:ins>
      <w:r w:rsidRPr="005B1D04">
        <w:rPr>
          <w:rFonts w:ascii="Trebuchet MS" w:hAnsi="Trebuchet MS"/>
          <w:noProof/>
          <w:sz w:val="24"/>
        </w:rPr>
        <w:t xml:space="preserve"> God.</w:t>
      </w:r>
    </w:p>
    <w:p w:rsidR="00133796" w:rsidRPr="005B1D04" w:rsidRDefault="00133796" w:rsidP="00133796">
      <w:pPr>
        <w:rPr>
          <w:rFonts w:ascii="Trebuchet MS" w:hAnsi="Trebuchet MS"/>
          <w:b/>
          <w:sz w:val="24"/>
        </w:rPr>
      </w:pPr>
    </w:p>
    <w:p w:rsidR="00762BCB" w:rsidRPr="00133796" w:rsidRDefault="00762BCB" w:rsidP="00133796"/>
    <w:sectPr w:rsidR="00762BCB" w:rsidRPr="00133796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7AE0" w:rsidRDefault="00F37AE0">
      <w:r>
        <w:separator/>
      </w:r>
    </w:p>
  </w:endnote>
  <w:endnote w:type="continuationSeparator" w:id="0">
    <w:p w:rsidR="00F37AE0" w:rsidRDefault="00F37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7AE0" w:rsidRDefault="00F37AE0">
      <w:r>
        <w:separator/>
      </w:r>
    </w:p>
  </w:footnote>
  <w:footnote w:type="continuationSeparator" w:id="0">
    <w:p w:rsidR="00F37AE0" w:rsidRDefault="00F37AE0">
      <w:r>
        <w:continuationSeparator/>
      </w:r>
    </w:p>
  </w:footnote>
  <w:footnote w:id="1">
    <w:p w:rsidR="00133796" w:rsidRPr="005B1D04" w:rsidRDefault="00133796" w:rsidP="005B1D04">
      <w:pPr>
        <w:pStyle w:val="FootnoteText"/>
        <w:spacing w:after="96"/>
        <w:ind w:firstLine="288"/>
        <w:rPr>
          <w:ins w:id="48" w:author="Author"/>
        </w:rPr>
      </w:pPr>
      <w:ins w:id="49" w:author="Author">
        <w:r w:rsidRPr="005B1D04">
          <w:rPr>
            <w:rStyle w:val="FootnoteReference"/>
          </w:rPr>
          <w:footnoteRef/>
        </w:r>
        <w:r w:rsidRPr="005B1D04">
          <w:t xml:space="preserve"> </w:t>
        </w:r>
        <w:r w:rsidRPr="005B1D04">
          <w:rPr>
            <w:b/>
          </w:rPr>
          <w:t xml:space="preserve">8:7 </w:t>
        </w:r>
        <w:r w:rsidRPr="005B1D04">
          <w:t>Or “wadis of water.”</w:t>
        </w:r>
      </w:ins>
    </w:p>
  </w:footnote>
  <w:footnote w:id="2">
    <w:p w:rsidR="00133796" w:rsidRPr="005B1D04" w:rsidRDefault="00133796" w:rsidP="005B1D04">
      <w:pPr>
        <w:pStyle w:val="FootnoteText"/>
        <w:spacing w:after="96"/>
        <w:ind w:firstLine="288"/>
        <w:rPr>
          <w:ins w:id="52" w:author="Author"/>
        </w:rPr>
      </w:pPr>
      <w:ins w:id="53" w:author="Author">
        <w:r w:rsidRPr="005B1D04">
          <w:rPr>
            <w:rStyle w:val="FootnoteReference"/>
          </w:rPr>
          <w:footnoteRef/>
        </w:r>
        <w:r w:rsidRPr="005B1D04">
          <w:t xml:space="preserve"> </w:t>
        </w:r>
        <w:r w:rsidRPr="005B1D04">
          <w:rPr>
            <w:b/>
          </w:rPr>
          <w:t xml:space="preserve">8:7 </w:t>
        </w:r>
        <w:r w:rsidRPr="005B1D04">
          <w:t>Or “deep water sources.”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A3265"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A3265">
        <w:t>Deuteronomy Chapter 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A3265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A3265">
      <w:rPr>
        <w:noProof/>
        <w:snapToGrid w:val="0"/>
      </w:rPr>
      <w:t>Deuteronomy 08.Revised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A3265">
        <w:t>Deuteronomy Chapter 8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A3265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A3265">
      <w:rPr>
        <w:noProof/>
        <w:snapToGrid w:val="0"/>
      </w:rPr>
      <w:t>Deuteronomy 08.Revised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A3265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A326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A3265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A326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AE0"/>
    <w:rsid w:val="00133796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A3265"/>
    <w:rsid w:val="00DE253C"/>
    <w:rsid w:val="00EA2DE5"/>
    <w:rsid w:val="00F37AE0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053c19ec7ffa42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13379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3379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13379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13379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3379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1337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53c19ec7ffa42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739</ap:Words>
  <ap:Characters>3127</ap:Characters>
  <ap:Application>Microsoft Office Word</ap:Application>
  <ap:DocSecurity>0</ap:DocSecurity>
  <ap:Lines>53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3860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8</dc:title>
  <dc:subject/>
  <dc:creator>Ruth Farrugia</dc:creator>
  <cp:keywords/>
  <dc:description/>
  <cp:lastModifiedBy>Ruth Farrugia</cp:lastModifiedBy>
  <cp:revision>3</cp:revision>
  <dcterms:created xsi:type="dcterms:W3CDTF">2020-09-21T11:59:00Z</dcterms:created>
  <dcterms:modified xsi:type="dcterms:W3CDTF">2020-09-21T11:59:00Z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08.docx</vt:lpwstr>
  </property>
  <property fmtid="{D5CDD505-2E9C-101B-9397-08002B2CF9AE}" pid="9" name="_TranslationDocumentId">
    <vt:i4>19491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5008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