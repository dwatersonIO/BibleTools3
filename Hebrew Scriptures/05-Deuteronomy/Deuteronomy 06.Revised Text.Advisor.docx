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F6BAA" w:rsidRPr="00AA2187" w:rsidRDefault="002F6BAA" w:rsidP="002F6BAA">
      <w:pPr>
        <w:rPr>
          <w:rFonts w:ascii="Trebuchet MS" w:hAnsi="Trebuchet MS"/>
          <w:noProof/>
        </w:rPr>
      </w:pPr>
      <w:bookmarkStart w:id="0" w:name="_GoBack"/>
      <w:bookmarkEnd w:id="0"/>
      <w:r w:rsidRPr="00AA2187">
        <w:rPr>
          <w:rFonts w:ascii="Trebuchet MS" w:hAnsi="Trebuchet MS"/>
          <w:b/>
        </w:rPr>
        <w:t xml:space="preserve">6:1 </w:t>
      </w:r>
      <w:r w:rsidRPr="00AA2187">
        <w:rPr>
          <w:rFonts w:ascii="Trebuchet MS" w:hAnsi="Trebuchet MS"/>
          <w:noProof/>
        </w:rPr>
        <w:t xml:space="preserve">“Now these are the </w:t>
      </w:r>
      <w:del w:id="1" w:author="Author">
        <w:r w:rsidRPr="00AA2187">
          <w:rPr>
            <w:rFonts w:ascii="Trebuchet MS" w:hAnsi="Trebuchet MS"/>
            <w:noProof/>
          </w:rPr>
          <w:delText>commandment</w:delText>
        </w:r>
      </w:del>
      <w:ins w:id="2" w:author="Author">
        <w:r w:rsidRPr="00AA2187">
          <w:rPr>
            <w:rFonts w:ascii="Trebuchet MS" w:hAnsi="Trebuchet MS"/>
            <w:noProof/>
          </w:rPr>
          <w:t>commandments</w:t>
        </w:r>
      </w:ins>
      <w:r w:rsidRPr="00AA2187">
        <w:rPr>
          <w:rFonts w:ascii="Trebuchet MS" w:hAnsi="Trebuchet MS"/>
          <w:noProof/>
        </w:rPr>
        <w:t>, the regulations</w:t>
      </w:r>
      <w:ins w:id="3" w:author="Author">
        <w:r w:rsidRPr="00AA2187">
          <w:rPr>
            <w:rFonts w:ascii="Trebuchet MS" w:hAnsi="Trebuchet MS"/>
            <w:noProof/>
          </w:rPr>
          <w:t>,</w:t>
        </w:r>
      </w:ins>
      <w:r w:rsidRPr="00AA2187">
        <w:rPr>
          <w:rFonts w:ascii="Trebuchet MS" w:hAnsi="Trebuchet MS"/>
          <w:noProof/>
        </w:rPr>
        <w:t xml:space="preserve"> and the judicial decisions that Jehovah </w:t>
      </w:r>
      <w:del w:id="4" w:author="Author">
        <w:r w:rsidRPr="00AA2187">
          <w:rPr>
            <w:rFonts w:ascii="Trebuchet MS" w:hAnsi="Trebuchet MS"/>
            <w:noProof/>
            <w:u w:val="dotted"/>
          </w:rPr>
          <w:delText>YOUR</w:delText>
        </w:r>
      </w:del>
      <w:ins w:id="5" w:author="Author">
        <w:r w:rsidRPr="00AA2187">
          <w:rPr>
            <w:rFonts w:ascii="Trebuchet MS" w:hAnsi="Trebuchet MS"/>
            <w:noProof/>
          </w:rPr>
          <w:t>your</w:t>
        </w:r>
      </w:ins>
      <w:r w:rsidRPr="00AA2187">
        <w:rPr>
          <w:rFonts w:ascii="Trebuchet MS" w:hAnsi="Trebuchet MS"/>
          <w:noProof/>
        </w:rPr>
        <w:t xml:space="preserve"> God has </w:t>
      </w:r>
      <w:del w:id="6" w:author="Author">
        <w:r w:rsidRPr="00AA2187">
          <w:rPr>
            <w:rFonts w:ascii="Trebuchet MS" w:hAnsi="Trebuchet MS"/>
            <w:noProof/>
          </w:rPr>
          <w:delText>commanded</w:delText>
        </w:r>
      </w:del>
      <w:ins w:id="7" w:author="Author">
        <w:r w:rsidRPr="00AA2187">
          <w:rPr>
            <w:rFonts w:ascii="Trebuchet MS" w:hAnsi="Trebuchet MS"/>
            <w:noProof/>
          </w:rPr>
          <w:t>given</w:t>
        </w:r>
      </w:ins>
      <w:r w:rsidRPr="00AA2187">
        <w:rPr>
          <w:rFonts w:ascii="Trebuchet MS" w:hAnsi="Trebuchet MS"/>
          <w:noProof/>
        </w:rPr>
        <w:t xml:space="preserve"> to teach </w:t>
      </w:r>
      <w:del w:id="8" w:author="Author">
        <w:r w:rsidRPr="00AA2187">
          <w:rPr>
            <w:rFonts w:ascii="Trebuchet MS" w:hAnsi="Trebuchet MS"/>
            <w:noProof/>
            <w:u w:val="dotted"/>
          </w:rPr>
          <w:delText>YOU</w:delText>
        </w:r>
      </w:del>
      <w:ins w:id="9" w:author="Author">
        <w:r w:rsidRPr="00AA2187">
          <w:rPr>
            <w:rFonts w:ascii="Trebuchet MS" w:hAnsi="Trebuchet MS"/>
            <w:noProof/>
          </w:rPr>
          <w:t>you</w:t>
        </w:r>
      </w:ins>
      <w:r w:rsidRPr="00AA2187">
        <w:rPr>
          <w:rFonts w:ascii="Trebuchet MS" w:hAnsi="Trebuchet MS"/>
          <w:noProof/>
        </w:rPr>
        <w:t xml:space="preserve">, so </w:t>
      </w:r>
      <w:del w:id="10" w:author="Author">
        <w:r w:rsidRPr="00AA2187">
          <w:rPr>
            <w:rFonts w:ascii="Trebuchet MS" w:hAnsi="Trebuchet MS"/>
            <w:noProof/>
          </w:rPr>
          <w:delText>as to do</w:delText>
        </w:r>
      </w:del>
      <w:ins w:id="11" w:author="Author">
        <w:r w:rsidRPr="00AA2187">
          <w:rPr>
            <w:rFonts w:ascii="Trebuchet MS" w:hAnsi="Trebuchet MS"/>
            <w:noProof/>
          </w:rPr>
          <w:t>that you may observe</w:t>
        </w:r>
      </w:ins>
      <w:r w:rsidRPr="00AA2187">
        <w:rPr>
          <w:rFonts w:ascii="Trebuchet MS" w:hAnsi="Trebuchet MS"/>
          <w:noProof/>
        </w:rPr>
        <w:t xml:space="preserve"> them </w:t>
      </w:r>
      <w:del w:id="12" w:author="Author">
        <w:r w:rsidRPr="00AA2187">
          <w:rPr>
            <w:rFonts w:ascii="Trebuchet MS" w:hAnsi="Trebuchet MS"/>
            <w:noProof/>
          </w:rPr>
          <w:delText>in</w:delText>
        </w:r>
      </w:del>
      <w:ins w:id="13" w:author="Author">
        <w:r w:rsidRPr="00AA2187">
          <w:rPr>
            <w:rFonts w:ascii="Trebuchet MS" w:hAnsi="Trebuchet MS"/>
            <w:noProof/>
          </w:rPr>
          <w:t>when you cross over into</w:t>
        </w:r>
      </w:ins>
      <w:r w:rsidRPr="00AA2187">
        <w:rPr>
          <w:rFonts w:ascii="Trebuchet MS" w:hAnsi="Trebuchet MS"/>
          <w:noProof/>
        </w:rPr>
        <w:t xml:space="preserve"> the land </w:t>
      </w:r>
      <w:del w:id="14" w:author="Author">
        <w:r w:rsidRPr="00AA2187">
          <w:rPr>
            <w:rFonts w:ascii="Trebuchet MS" w:hAnsi="Trebuchet MS"/>
            <w:noProof/>
          </w:rPr>
          <w:delText xml:space="preserve">to which </w:delText>
        </w:r>
        <w:r w:rsidRPr="00AA2187">
          <w:rPr>
            <w:rFonts w:ascii="Trebuchet MS" w:hAnsi="Trebuchet MS"/>
            <w:noProof/>
            <w:u w:val="dotted"/>
          </w:rPr>
          <w:delText>YOU</w:delText>
        </w:r>
      </w:del>
      <w:ins w:id="15" w:author="Author">
        <w:r w:rsidRPr="00AA2187">
          <w:rPr>
            <w:rFonts w:ascii="Trebuchet MS" w:hAnsi="Trebuchet MS"/>
            <w:noProof/>
          </w:rPr>
          <w:t>that you</w:t>
        </w:r>
      </w:ins>
      <w:r w:rsidRPr="00AA2187">
        <w:rPr>
          <w:rFonts w:ascii="Trebuchet MS" w:hAnsi="Trebuchet MS"/>
          <w:noProof/>
        </w:rPr>
        <w:t xml:space="preserve"> are </w:t>
      </w:r>
      <w:del w:id="16" w:author="Author">
        <w:r w:rsidRPr="00AA2187">
          <w:rPr>
            <w:rFonts w:ascii="Trebuchet MS" w:hAnsi="Trebuchet MS"/>
            <w:noProof/>
          </w:rPr>
          <w:delText xml:space="preserve">passing over there </w:delText>
        </w:r>
      </w:del>
      <w:r w:rsidRPr="00AA2187">
        <w:rPr>
          <w:rFonts w:ascii="Trebuchet MS" w:hAnsi="Trebuchet MS"/>
          <w:noProof/>
        </w:rPr>
        <w:t>to take possession of</w:t>
      </w:r>
      <w:del w:id="17" w:author="Author">
        <w:r w:rsidRPr="00AA2187">
          <w:rPr>
            <w:rFonts w:ascii="Trebuchet MS" w:hAnsi="Trebuchet MS"/>
            <w:noProof/>
          </w:rPr>
          <w:delText xml:space="preserve"> it;</w:delText>
        </w:r>
      </w:del>
      <w:ins w:id="18" w:author="Author">
        <w:r w:rsidRPr="00AA2187">
          <w:rPr>
            <w:rFonts w:ascii="Trebuchet MS" w:hAnsi="Trebuchet MS"/>
            <w:noProof/>
          </w:rPr>
          <w:t>,</w:t>
        </w:r>
      </w:ins>
      <w:r w:rsidRPr="00AA2187">
        <w:rPr>
          <w:rFonts w:ascii="Trebuchet MS" w:hAnsi="Trebuchet MS"/>
          <w:noProof/>
        </w:rPr>
        <w:t xml:space="preserve"> </w:t>
      </w:r>
      <w:r w:rsidRPr="00AA2187">
        <w:rPr>
          <w:rFonts w:ascii="Trebuchet MS" w:hAnsi="Trebuchet MS"/>
          <w:b/>
          <w:noProof/>
        </w:rPr>
        <w:t xml:space="preserve">6:2 </w:t>
      </w:r>
      <w:r w:rsidRPr="00AA2187">
        <w:rPr>
          <w:rFonts w:ascii="Trebuchet MS" w:hAnsi="Trebuchet MS"/>
          <w:noProof/>
        </w:rPr>
        <w:t xml:space="preserve">in order that you may fear Jehovah your God </w:t>
      </w:r>
      <w:del w:id="19" w:author="Author">
        <w:r w:rsidRPr="00AA2187">
          <w:rPr>
            <w:rFonts w:ascii="Trebuchet MS" w:hAnsi="Trebuchet MS"/>
            <w:noProof/>
          </w:rPr>
          <w:delText>so as to</w:delText>
        </w:r>
      </w:del>
      <w:ins w:id="20" w:author="Author">
        <w:r w:rsidRPr="00AA2187">
          <w:rPr>
            <w:rFonts w:ascii="Trebuchet MS" w:hAnsi="Trebuchet MS"/>
            <w:noProof/>
          </w:rPr>
          <w:t>and</w:t>
        </w:r>
      </w:ins>
      <w:r w:rsidRPr="00AA2187">
        <w:rPr>
          <w:rFonts w:ascii="Trebuchet MS" w:hAnsi="Trebuchet MS"/>
          <w:noProof/>
        </w:rPr>
        <w:t xml:space="preserve"> keep all his statutes and his commandments that I am commanding you</w:t>
      </w:r>
      <w:del w:id="21" w:author="Author">
        <w:r w:rsidRPr="00AA2187">
          <w:rPr>
            <w:rFonts w:ascii="Trebuchet MS" w:hAnsi="Trebuchet MS"/>
            <w:noProof/>
          </w:rPr>
          <w:delText xml:space="preserve">, </w:delText>
        </w:r>
      </w:del>
      <w:ins w:id="22" w:author="Author">
        <w:r w:rsidRPr="00AA2187">
          <w:rPr>
            <w:rFonts w:ascii="Trebuchet MS" w:hAnsi="Trebuchet MS"/>
            <w:noProof/>
          </w:rPr>
          <w:t>—</w:t>
        </w:r>
      </w:ins>
      <w:r w:rsidRPr="00AA2187">
        <w:rPr>
          <w:rFonts w:ascii="Trebuchet MS" w:hAnsi="Trebuchet MS"/>
          <w:noProof/>
        </w:rPr>
        <w:t>you and your son and your grandson</w:t>
      </w:r>
      <w:del w:id="23" w:author="Author">
        <w:r w:rsidRPr="00AA2187">
          <w:rPr>
            <w:rFonts w:ascii="Trebuchet MS" w:hAnsi="Trebuchet MS"/>
            <w:noProof/>
          </w:rPr>
          <w:delText xml:space="preserve">, </w:delText>
        </w:r>
      </w:del>
      <w:ins w:id="24" w:author="Author">
        <w:r w:rsidRPr="00AA2187">
          <w:rPr>
            <w:rFonts w:ascii="Trebuchet MS" w:hAnsi="Trebuchet MS"/>
            <w:noProof/>
          </w:rPr>
          <w:t>—</w:t>
        </w:r>
      </w:ins>
      <w:r w:rsidRPr="00AA2187">
        <w:rPr>
          <w:rFonts w:ascii="Trebuchet MS" w:hAnsi="Trebuchet MS"/>
          <w:noProof/>
        </w:rPr>
        <w:t xml:space="preserve">all the days of your life, </w:t>
      </w:r>
      <w:del w:id="25" w:author="Author">
        <w:r w:rsidRPr="00AA2187">
          <w:rPr>
            <w:rFonts w:ascii="Trebuchet MS" w:hAnsi="Trebuchet MS"/>
            <w:noProof/>
          </w:rPr>
          <w:delText>and in order</w:delText>
        </w:r>
      </w:del>
      <w:ins w:id="26" w:author="Author">
        <w:r w:rsidRPr="00AA2187">
          <w:rPr>
            <w:rFonts w:ascii="Trebuchet MS" w:hAnsi="Trebuchet MS"/>
            <w:noProof/>
          </w:rPr>
          <w:t>so</w:t>
        </w:r>
      </w:ins>
      <w:r w:rsidRPr="00AA2187">
        <w:rPr>
          <w:rFonts w:ascii="Trebuchet MS" w:hAnsi="Trebuchet MS"/>
          <w:noProof/>
        </w:rPr>
        <w:t xml:space="preserve"> that </w:t>
      </w:r>
      <w:del w:id="27" w:author="Author">
        <w:r w:rsidRPr="00AA2187">
          <w:rPr>
            <w:rFonts w:ascii="Trebuchet MS" w:hAnsi="Trebuchet MS"/>
            <w:noProof/>
          </w:rPr>
          <w:delText>your days</w:delText>
        </w:r>
      </w:del>
      <w:ins w:id="28" w:author="Author">
        <w:r w:rsidRPr="00AA2187">
          <w:rPr>
            <w:rFonts w:ascii="Trebuchet MS" w:hAnsi="Trebuchet MS"/>
            <w:noProof/>
          </w:rPr>
          <w:t>you</w:t>
        </w:r>
      </w:ins>
      <w:r w:rsidRPr="00AA2187">
        <w:rPr>
          <w:rFonts w:ascii="Trebuchet MS" w:hAnsi="Trebuchet MS"/>
          <w:noProof/>
        </w:rPr>
        <w:t xml:space="preserve"> may </w:t>
      </w:r>
      <w:del w:id="29" w:author="Author">
        <w:r w:rsidRPr="00AA2187">
          <w:rPr>
            <w:rFonts w:ascii="Trebuchet MS" w:hAnsi="Trebuchet MS"/>
            <w:noProof/>
          </w:rPr>
          <w:delText>prove</w:delText>
        </w:r>
      </w:del>
      <w:ins w:id="30" w:author="Author">
        <w:r w:rsidRPr="00AA2187">
          <w:rPr>
            <w:rFonts w:ascii="Trebuchet MS" w:hAnsi="Trebuchet MS"/>
            <w:noProof/>
          </w:rPr>
          <w:t>live a</w:t>
        </w:r>
      </w:ins>
      <w:r w:rsidRPr="00AA2187">
        <w:rPr>
          <w:rFonts w:ascii="Trebuchet MS" w:hAnsi="Trebuchet MS"/>
          <w:noProof/>
        </w:rPr>
        <w:t xml:space="preserve"> long</w:t>
      </w:r>
      <w:ins w:id="31" w:author="Author">
        <w:r w:rsidRPr="00AA2187">
          <w:rPr>
            <w:rFonts w:ascii="Trebuchet MS" w:hAnsi="Trebuchet MS"/>
            <w:noProof/>
          </w:rPr>
          <w:t xml:space="preserve"> time</w:t>
        </w:r>
      </w:ins>
      <w:r w:rsidRPr="00AA2187">
        <w:rPr>
          <w:rFonts w:ascii="Trebuchet MS" w:hAnsi="Trebuchet MS"/>
          <w:noProof/>
        </w:rPr>
        <w:t xml:space="preserve">. </w:t>
      </w:r>
      <w:r w:rsidRPr="00AA2187">
        <w:rPr>
          <w:rFonts w:ascii="Trebuchet MS" w:hAnsi="Trebuchet MS"/>
          <w:b/>
          <w:noProof/>
        </w:rPr>
        <w:t xml:space="preserve">6:3 </w:t>
      </w:r>
      <w:r w:rsidRPr="00AA2187">
        <w:rPr>
          <w:rFonts w:ascii="Trebuchet MS" w:hAnsi="Trebuchet MS"/>
          <w:noProof/>
        </w:rPr>
        <w:t xml:space="preserve">And you must listen, O Israel, and </w:t>
      </w:r>
      <w:del w:id="32" w:author="Author">
        <w:r w:rsidRPr="00AA2187">
          <w:rPr>
            <w:rFonts w:ascii="Trebuchet MS" w:hAnsi="Trebuchet MS"/>
            <w:noProof/>
          </w:rPr>
          <w:delText>take care to do</w:delText>
        </w:r>
      </w:del>
      <w:ins w:id="33" w:author="Author">
        <w:r w:rsidRPr="00AA2187">
          <w:rPr>
            <w:rFonts w:ascii="Trebuchet MS" w:hAnsi="Trebuchet MS"/>
            <w:noProof/>
          </w:rPr>
          <w:t>carefully observe</w:t>
        </w:r>
      </w:ins>
      <w:r w:rsidRPr="00AA2187">
        <w:rPr>
          <w:rFonts w:ascii="Trebuchet MS" w:hAnsi="Trebuchet MS"/>
          <w:noProof/>
        </w:rPr>
        <w:t xml:space="preserve"> them, </w:t>
      </w:r>
      <w:ins w:id="34" w:author="Author">
        <w:r w:rsidRPr="00AA2187">
          <w:rPr>
            <w:rFonts w:ascii="Trebuchet MS" w:hAnsi="Trebuchet MS"/>
            <w:noProof/>
          </w:rPr>
          <w:t xml:space="preserve">so </w:t>
        </w:r>
      </w:ins>
      <w:r w:rsidRPr="00AA2187">
        <w:rPr>
          <w:rFonts w:ascii="Trebuchet MS" w:hAnsi="Trebuchet MS"/>
          <w:noProof/>
        </w:rPr>
        <w:t xml:space="preserve">that </w:t>
      </w:r>
      <w:del w:id="35" w:author="Author">
        <w:r w:rsidRPr="00AA2187">
          <w:rPr>
            <w:rFonts w:ascii="Trebuchet MS" w:hAnsi="Trebuchet MS"/>
            <w:noProof/>
          </w:rPr>
          <w:delText xml:space="preserve">it may go well with </w:delText>
        </w:r>
      </w:del>
      <w:r w:rsidRPr="00AA2187">
        <w:rPr>
          <w:rFonts w:ascii="Trebuchet MS" w:hAnsi="Trebuchet MS"/>
          <w:noProof/>
        </w:rPr>
        <w:t xml:space="preserve">you </w:t>
      </w:r>
      <w:ins w:id="36" w:author="Author">
        <w:r w:rsidRPr="00AA2187">
          <w:rPr>
            <w:rFonts w:ascii="Trebuchet MS" w:hAnsi="Trebuchet MS"/>
            <w:noProof/>
          </w:rPr>
          <w:t xml:space="preserve">may prosper </w:t>
        </w:r>
      </w:ins>
      <w:r w:rsidRPr="00AA2187">
        <w:rPr>
          <w:rFonts w:ascii="Trebuchet MS" w:hAnsi="Trebuchet MS"/>
          <w:noProof/>
        </w:rPr>
        <w:t xml:space="preserve">and </w:t>
      </w:r>
      <w:del w:id="37" w:author="Author">
        <w:r w:rsidRPr="00AA2187">
          <w:rPr>
            <w:rFonts w:ascii="Trebuchet MS" w:hAnsi="Trebuchet MS"/>
            <w:noProof/>
          </w:rPr>
          <w:delText xml:space="preserve">that </w:delText>
        </w:r>
        <w:r w:rsidRPr="00AA2187">
          <w:rPr>
            <w:rFonts w:ascii="Trebuchet MS" w:hAnsi="Trebuchet MS"/>
            <w:noProof/>
            <w:u w:val="dotted"/>
          </w:rPr>
          <w:delText>YOU</w:delText>
        </w:r>
        <w:r w:rsidRPr="00AA2187">
          <w:rPr>
            <w:rFonts w:ascii="Trebuchet MS" w:hAnsi="Trebuchet MS"/>
            <w:noProof/>
          </w:rPr>
          <w:delText xml:space="preserve"> may </w:delText>
        </w:r>
      </w:del>
      <w:r w:rsidRPr="00AA2187">
        <w:rPr>
          <w:rFonts w:ascii="Trebuchet MS" w:hAnsi="Trebuchet MS"/>
          <w:noProof/>
        </w:rPr>
        <w:t>become very many</w:t>
      </w:r>
      <w:ins w:id="38" w:author="Author">
        <w:r w:rsidRPr="00AA2187">
          <w:rPr>
            <w:rFonts w:ascii="Trebuchet MS" w:hAnsi="Trebuchet MS"/>
            <w:noProof/>
          </w:rPr>
          <w:t xml:space="preserve"> in the land flowing with milk and honey</w:t>
        </w:r>
      </w:ins>
      <w:r w:rsidRPr="00AA2187">
        <w:rPr>
          <w:rFonts w:ascii="Trebuchet MS" w:hAnsi="Trebuchet MS"/>
          <w:noProof/>
        </w:rPr>
        <w:t>, just as Jehovah</w:t>
      </w:r>
      <w:ins w:id="39" w:author="Author">
        <w:r w:rsidRPr="00AA2187">
          <w:rPr>
            <w:rFonts w:ascii="Trebuchet MS" w:hAnsi="Trebuchet MS"/>
            <w:noProof/>
          </w:rPr>
          <w:t>,</w:t>
        </w:r>
      </w:ins>
      <w:r w:rsidRPr="00AA2187">
        <w:rPr>
          <w:rFonts w:ascii="Trebuchet MS" w:hAnsi="Trebuchet MS"/>
          <w:noProof/>
        </w:rPr>
        <w:t xml:space="preserve"> the God of your forefathers</w:t>
      </w:r>
      <w:ins w:id="40" w:author="Author">
        <w:r w:rsidRPr="00AA2187">
          <w:rPr>
            <w:rFonts w:ascii="Trebuchet MS" w:hAnsi="Trebuchet MS"/>
            <w:noProof/>
          </w:rPr>
          <w:t>,</w:t>
        </w:r>
      </w:ins>
      <w:r w:rsidRPr="00AA2187">
        <w:rPr>
          <w:rFonts w:ascii="Trebuchet MS" w:hAnsi="Trebuchet MS"/>
          <w:noProof/>
        </w:rPr>
        <w:t xml:space="preserve"> has promised you</w:t>
      </w:r>
      <w:del w:id="41" w:author="Author">
        <w:r w:rsidRPr="00AA2187">
          <w:rPr>
            <w:rFonts w:ascii="Trebuchet MS" w:hAnsi="Trebuchet MS"/>
            <w:noProof/>
          </w:rPr>
          <w:delText>, as respects the land flowing with milk and honey</w:delText>
        </w:r>
      </w:del>
      <w:r w:rsidRPr="00AA2187">
        <w:rPr>
          <w:rFonts w:ascii="Trebuchet MS" w:hAnsi="Trebuchet MS"/>
          <w:noProof/>
        </w:rPr>
        <w:t>.</w:t>
      </w:r>
    </w:p>
    <w:p w:rsidR="002F6BAA" w:rsidRPr="00AA2187" w:rsidRDefault="002F6BAA" w:rsidP="002F6BAA">
      <w:pPr>
        <w:rPr>
          <w:rFonts w:ascii="Trebuchet MS" w:hAnsi="Trebuchet MS"/>
          <w:noProof/>
        </w:rPr>
      </w:pPr>
      <w:r w:rsidRPr="00AA2187">
        <w:rPr>
          <w:rFonts w:ascii="Trebuchet MS" w:hAnsi="Trebuchet MS"/>
          <w:b/>
        </w:rPr>
        <w:t xml:space="preserve">6:4 </w:t>
      </w:r>
      <w:r w:rsidRPr="00AA2187">
        <w:rPr>
          <w:rFonts w:ascii="Trebuchet MS" w:hAnsi="Trebuchet MS"/>
          <w:noProof/>
        </w:rPr>
        <w:t xml:space="preserve">“Listen, O Israel: Jehovah our God is one Jehovah. </w:t>
      </w:r>
      <w:r w:rsidRPr="00AA2187">
        <w:rPr>
          <w:rFonts w:ascii="Trebuchet MS" w:hAnsi="Trebuchet MS"/>
          <w:b/>
          <w:noProof/>
        </w:rPr>
        <w:t xml:space="preserve">6:5 </w:t>
      </w:r>
      <w:del w:id="42" w:author="Author">
        <w:r w:rsidRPr="00AA2187">
          <w:rPr>
            <w:rFonts w:ascii="Trebuchet MS" w:hAnsi="Trebuchet MS"/>
            <w:noProof/>
          </w:rPr>
          <w:delText>And you</w:delText>
        </w:r>
      </w:del>
      <w:ins w:id="43" w:author="Author">
        <w:r w:rsidRPr="00AA2187">
          <w:rPr>
            <w:rFonts w:ascii="Trebuchet MS" w:hAnsi="Trebuchet MS"/>
            <w:noProof/>
          </w:rPr>
          <w:t>You</w:t>
        </w:r>
      </w:ins>
      <w:r w:rsidRPr="00AA2187">
        <w:rPr>
          <w:rFonts w:ascii="Trebuchet MS" w:hAnsi="Trebuchet MS"/>
          <w:noProof/>
        </w:rPr>
        <w:t xml:space="preserve"> must love Jehovah your God with all your heart and all your soul</w:t>
      </w:r>
      <w:ins w:id="44" w:author="Author">
        <w:r w:rsidRPr="00AA2187">
          <w:rPr>
            <w:rStyle w:val="FootnoteReference"/>
            <w:rFonts w:ascii="Trebuchet MS" w:hAnsi="Trebuchet MS"/>
            <w:noProof/>
          </w:rPr>
          <w:footnoteReference w:id="1"/>
        </w:r>
      </w:ins>
      <w:r w:rsidRPr="00AA2187">
        <w:rPr>
          <w:rFonts w:ascii="Trebuchet MS" w:hAnsi="Trebuchet MS"/>
          <w:noProof/>
        </w:rPr>
        <w:t xml:space="preserve"> and all your </w:t>
      </w:r>
      <w:del w:id="47" w:author="Author">
        <w:r w:rsidRPr="00AA2187">
          <w:rPr>
            <w:rFonts w:ascii="Trebuchet MS" w:hAnsi="Trebuchet MS"/>
            <w:noProof/>
          </w:rPr>
          <w:delText>vital force.</w:delText>
        </w:r>
      </w:del>
      <w:ins w:id="48" w:author="Author">
        <w:r w:rsidRPr="00AA2187">
          <w:rPr>
            <w:rFonts w:ascii="Trebuchet MS" w:hAnsi="Trebuchet MS"/>
            <w:noProof/>
          </w:rPr>
          <w:t>strength.</w:t>
        </w:r>
        <w:r w:rsidRPr="00AA2187">
          <w:rPr>
            <w:rStyle w:val="FootnoteReference"/>
            <w:rFonts w:ascii="Trebuchet MS" w:hAnsi="Trebuchet MS"/>
            <w:noProof/>
          </w:rPr>
          <w:footnoteReference w:id="2"/>
        </w:r>
      </w:ins>
      <w:r w:rsidRPr="00AA2187">
        <w:rPr>
          <w:rFonts w:ascii="Trebuchet MS" w:hAnsi="Trebuchet MS"/>
          <w:noProof/>
        </w:rPr>
        <w:t xml:space="preserve"> </w:t>
      </w:r>
      <w:r w:rsidRPr="00AA2187">
        <w:rPr>
          <w:rFonts w:ascii="Trebuchet MS" w:hAnsi="Trebuchet MS"/>
          <w:b/>
          <w:noProof/>
        </w:rPr>
        <w:t xml:space="preserve">6:6 </w:t>
      </w:r>
      <w:del w:id="51" w:author="Author">
        <w:r w:rsidRPr="00AA2187">
          <w:rPr>
            <w:rFonts w:ascii="Trebuchet MS" w:hAnsi="Trebuchet MS"/>
            <w:noProof/>
          </w:rPr>
          <w:delText>And these</w:delText>
        </w:r>
      </w:del>
      <w:ins w:id="52" w:author="Author">
        <w:r w:rsidRPr="00AA2187">
          <w:rPr>
            <w:rFonts w:ascii="Trebuchet MS" w:hAnsi="Trebuchet MS"/>
            <w:noProof/>
          </w:rPr>
          <w:t>These</w:t>
        </w:r>
      </w:ins>
      <w:r w:rsidRPr="00AA2187">
        <w:rPr>
          <w:rFonts w:ascii="Trebuchet MS" w:hAnsi="Trebuchet MS"/>
          <w:noProof/>
        </w:rPr>
        <w:t xml:space="preserve"> words that I am commanding you today must </w:t>
      </w:r>
      <w:del w:id="53" w:author="Author">
        <w:r w:rsidRPr="00AA2187">
          <w:rPr>
            <w:rFonts w:ascii="Trebuchet MS" w:hAnsi="Trebuchet MS"/>
            <w:noProof/>
          </w:rPr>
          <w:delText xml:space="preserve">prove to </w:delText>
        </w:r>
      </w:del>
      <w:r w:rsidRPr="00AA2187">
        <w:rPr>
          <w:rFonts w:ascii="Trebuchet MS" w:hAnsi="Trebuchet MS"/>
          <w:noProof/>
        </w:rPr>
        <w:t>be on your heart</w:t>
      </w:r>
      <w:del w:id="54" w:author="Author">
        <w:r w:rsidRPr="00AA2187">
          <w:rPr>
            <w:rFonts w:ascii="Trebuchet MS" w:hAnsi="Trebuchet MS"/>
            <w:noProof/>
          </w:rPr>
          <w:delText>;</w:delText>
        </w:r>
      </w:del>
      <w:ins w:id="55" w:author="Author">
        <w:r w:rsidRPr="00AA2187">
          <w:rPr>
            <w:rFonts w:ascii="Trebuchet MS" w:hAnsi="Trebuchet MS"/>
            <w:noProof/>
          </w:rPr>
          <w:t>,</w:t>
        </w:r>
      </w:ins>
      <w:r w:rsidRPr="00AA2187">
        <w:rPr>
          <w:rFonts w:ascii="Trebuchet MS" w:hAnsi="Trebuchet MS"/>
          <w:noProof/>
        </w:rPr>
        <w:t xml:space="preserve"> </w:t>
      </w:r>
      <w:r w:rsidRPr="00AA2187">
        <w:rPr>
          <w:rFonts w:ascii="Trebuchet MS" w:hAnsi="Trebuchet MS"/>
          <w:b/>
          <w:noProof/>
        </w:rPr>
        <w:t xml:space="preserve">6:7 </w:t>
      </w:r>
      <w:r w:rsidRPr="00AA2187">
        <w:rPr>
          <w:rFonts w:ascii="Trebuchet MS" w:hAnsi="Trebuchet MS"/>
          <w:noProof/>
        </w:rPr>
        <w:t>and you must inculcate them in</w:t>
      </w:r>
      <w:ins w:id="56" w:author="Author">
        <w:r w:rsidRPr="00AA2187">
          <w:rPr>
            <w:rStyle w:val="FootnoteReference"/>
            <w:rFonts w:ascii="Trebuchet MS" w:hAnsi="Trebuchet MS"/>
            <w:noProof/>
          </w:rPr>
          <w:footnoteReference w:id="3"/>
        </w:r>
      </w:ins>
      <w:r w:rsidRPr="00AA2187">
        <w:rPr>
          <w:rFonts w:ascii="Trebuchet MS" w:hAnsi="Trebuchet MS"/>
          <w:noProof/>
        </w:rPr>
        <w:t xml:space="preserve"> your </w:t>
      </w:r>
      <w:del w:id="59" w:author="Author">
        <w:r w:rsidRPr="00AA2187">
          <w:rPr>
            <w:rFonts w:ascii="Trebuchet MS" w:hAnsi="Trebuchet MS"/>
            <w:noProof/>
          </w:rPr>
          <w:delText>son</w:delText>
        </w:r>
      </w:del>
      <w:ins w:id="60" w:author="Author">
        <w:r w:rsidRPr="00AA2187">
          <w:rPr>
            <w:rFonts w:ascii="Trebuchet MS" w:hAnsi="Trebuchet MS"/>
            <w:noProof/>
          </w:rPr>
          <w:t>sons</w:t>
        </w:r>
      </w:ins>
      <w:r w:rsidRPr="00AA2187">
        <w:rPr>
          <w:rFonts w:ascii="Trebuchet MS" w:hAnsi="Trebuchet MS"/>
          <w:noProof/>
        </w:rPr>
        <w:t xml:space="preserve"> and speak of them when you sit in your house and when you walk on the road and when you lie down and when you get up. </w:t>
      </w:r>
      <w:r w:rsidRPr="00AA2187">
        <w:rPr>
          <w:rFonts w:ascii="Trebuchet MS" w:hAnsi="Trebuchet MS"/>
          <w:b/>
          <w:noProof/>
        </w:rPr>
        <w:t xml:space="preserve">6:8 </w:t>
      </w:r>
      <w:del w:id="61" w:author="Author">
        <w:r w:rsidRPr="00AA2187">
          <w:rPr>
            <w:rFonts w:ascii="Trebuchet MS" w:hAnsi="Trebuchet MS"/>
            <w:noProof/>
          </w:rPr>
          <w:delText>And you must tie</w:delText>
        </w:r>
      </w:del>
      <w:ins w:id="62" w:author="Author">
        <w:r w:rsidRPr="00AA2187">
          <w:rPr>
            <w:rFonts w:ascii="Trebuchet MS" w:hAnsi="Trebuchet MS"/>
            <w:noProof/>
          </w:rPr>
          <w:t>Tie</w:t>
        </w:r>
      </w:ins>
      <w:r w:rsidRPr="00AA2187">
        <w:rPr>
          <w:rFonts w:ascii="Trebuchet MS" w:hAnsi="Trebuchet MS"/>
          <w:noProof/>
        </w:rPr>
        <w:t xml:space="preserve"> them as a </w:t>
      </w:r>
      <w:del w:id="63" w:author="Author">
        <w:r w:rsidRPr="00AA2187">
          <w:rPr>
            <w:rFonts w:ascii="Trebuchet MS" w:hAnsi="Trebuchet MS"/>
            <w:noProof/>
          </w:rPr>
          <w:delText>sign upon</w:delText>
        </w:r>
      </w:del>
      <w:ins w:id="64" w:author="Author">
        <w:r w:rsidRPr="00AA2187">
          <w:rPr>
            <w:rFonts w:ascii="Trebuchet MS" w:hAnsi="Trebuchet MS"/>
            <w:noProof/>
          </w:rPr>
          <w:t>reminder on</w:t>
        </w:r>
      </w:ins>
      <w:r w:rsidRPr="00AA2187">
        <w:rPr>
          <w:rFonts w:ascii="Trebuchet MS" w:hAnsi="Trebuchet MS"/>
          <w:noProof/>
        </w:rPr>
        <w:t xml:space="preserve"> your hand, and they must </w:t>
      </w:r>
      <w:del w:id="65" w:author="Author">
        <w:r w:rsidRPr="00AA2187">
          <w:rPr>
            <w:rFonts w:ascii="Trebuchet MS" w:hAnsi="Trebuchet MS"/>
            <w:noProof/>
          </w:rPr>
          <w:delText>serve as</w:delText>
        </w:r>
      </w:del>
      <w:ins w:id="66" w:author="Author">
        <w:r w:rsidRPr="00AA2187">
          <w:rPr>
            <w:rFonts w:ascii="Trebuchet MS" w:hAnsi="Trebuchet MS"/>
            <w:noProof/>
          </w:rPr>
          <w:t>be like</w:t>
        </w:r>
      </w:ins>
      <w:r w:rsidRPr="00AA2187">
        <w:rPr>
          <w:rFonts w:ascii="Trebuchet MS" w:hAnsi="Trebuchet MS"/>
          <w:noProof/>
        </w:rPr>
        <w:t xml:space="preserve"> a </w:t>
      </w:r>
      <w:del w:id="67" w:author="Author">
        <w:r w:rsidRPr="00AA2187">
          <w:rPr>
            <w:rFonts w:ascii="Trebuchet MS" w:hAnsi="Trebuchet MS"/>
            <w:noProof/>
          </w:rPr>
          <w:delText>frontlet band between</w:delText>
        </w:r>
      </w:del>
      <w:ins w:id="68" w:author="Author">
        <w:r w:rsidRPr="00AA2187">
          <w:rPr>
            <w:rFonts w:ascii="Trebuchet MS" w:hAnsi="Trebuchet MS"/>
            <w:noProof/>
          </w:rPr>
          <w:t>headband on</w:t>
        </w:r>
      </w:ins>
      <w:r w:rsidRPr="00AA2187">
        <w:rPr>
          <w:rFonts w:ascii="Trebuchet MS" w:hAnsi="Trebuchet MS"/>
          <w:noProof/>
        </w:rPr>
        <w:t xml:space="preserve"> your </w:t>
      </w:r>
      <w:del w:id="69" w:author="Author">
        <w:r w:rsidRPr="00AA2187">
          <w:rPr>
            <w:rFonts w:ascii="Trebuchet MS" w:hAnsi="Trebuchet MS"/>
            <w:noProof/>
          </w:rPr>
          <w:delText>eyes;</w:delText>
        </w:r>
      </w:del>
      <w:ins w:id="70" w:author="Author">
        <w:r w:rsidRPr="00AA2187">
          <w:rPr>
            <w:rFonts w:ascii="Trebuchet MS" w:hAnsi="Trebuchet MS"/>
            <w:noProof/>
          </w:rPr>
          <w:t>forehead.</w:t>
        </w:r>
        <w:r w:rsidRPr="00AA2187">
          <w:rPr>
            <w:rStyle w:val="FootnoteReference"/>
            <w:rFonts w:ascii="Trebuchet MS" w:hAnsi="Trebuchet MS"/>
            <w:noProof/>
          </w:rPr>
          <w:footnoteReference w:id="4"/>
        </w:r>
      </w:ins>
      <w:r w:rsidRPr="00AA2187">
        <w:rPr>
          <w:rFonts w:ascii="Trebuchet MS" w:hAnsi="Trebuchet MS"/>
          <w:noProof/>
        </w:rPr>
        <w:t xml:space="preserve"> </w:t>
      </w:r>
      <w:r w:rsidRPr="00AA2187">
        <w:rPr>
          <w:rFonts w:ascii="Trebuchet MS" w:hAnsi="Trebuchet MS"/>
          <w:b/>
          <w:noProof/>
        </w:rPr>
        <w:t xml:space="preserve">6:9 </w:t>
      </w:r>
      <w:del w:id="73" w:author="Author">
        <w:r w:rsidRPr="00AA2187">
          <w:rPr>
            <w:rFonts w:ascii="Trebuchet MS" w:hAnsi="Trebuchet MS"/>
            <w:noProof/>
          </w:rPr>
          <w:delText>and you must write</w:delText>
        </w:r>
      </w:del>
      <w:ins w:id="74" w:author="Author">
        <w:r w:rsidRPr="00AA2187">
          <w:rPr>
            <w:rFonts w:ascii="Trebuchet MS" w:hAnsi="Trebuchet MS"/>
            <w:noProof/>
          </w:rPr>
          <w:t>Write</w:t>
        </w:r>
      </w:ins>
      <w:r w:rsidRPr="00AA2187">
        <w:rPr>
          <w:rFonts w:ascii="Trebuchet MS" w:hAnsi="Trebuchet MS"/>
          <w:noProof/>
        </w:rPr>
        <w:t xml:space="preserve"> them </w:t>
      </w:r>
      <w:del w:id="75" w:author="Author">
        <w:r w:rsidRPr="00AA2187">
          <w:rPr>
            <w:rFonts w:ascii="Trebuchet MS" w:hAnsi="Trebuchet MS"/>
            <w:noProof/>
          </w:rPr>
          <w:delText>upon</w:delText>
        </w:r>
      </w:del>
      <w:ins w:id="76" w:author="Author">
        <w:r w:rsidRPr="00AA2187">
          <w:rPr>
            <w:rFonts w:ascii="Trebuchet MS" w:hAnsi="Trebuchet MS"/>
            <w:noProof/>
          </w:rPr>
          <w:t>on</w:t>
        </w:r>
      </w:ins>
      <w:r w:rsidRPr="00AA2187">
        <w:rPr>
          <w:rFonts w:ascii="Trebuchet MS" w:hAnsi="Trebuchet MS"/>
          <w:noProof/>
        </w:rPr>
        <w:t xml:space="preserve"> the doorposts of your house and on your gates.</w:t>
      </w:r>
    </w:p>
    <w:p w:rsidR="002F6BAA" w:rsidRPr="00AA2187" w:rsidRDefault="002F6BAA" w:rsidP="002F6BAA">
      <w:pPr>
        <w:rPr>
          <w:rFonts w:ascii="Trebuchet MS" w:hAnsi="Trebuchet MS"/>
          <w:noProof/>
        </w:rPr>
      </w:pPr>
      <w:r w:rsidRPr="00AA2187">
        <w:rPr>
          <w:rFonts w:ascii="Trebuchet MS" w:hAnsi="Trebuchet MS"/>
          <w:b/>
        </w:rPr>
        <w:t xml:space="preserve">6:10 </w:t>
      </w:r>
      <w:r w:rsidRPr="00AA2187">
        <w:rPr>
          <w:rFonts w:ascii="Trebuchet MS" w:hAnsi="Trebuchet MS"/>
          <w:noProof/>
        </w:rPr>
        <w:t>“</w:t>
      </w:r>
      <w:del w:id="77" w:author="Author">
        <w:r w:rsidRPr="00AA2187">
          <w:rPr>
            <w:rFonts w:ascii="Trebuchet MS" w:hAnsi="Trebuchet MS"/>
            <w:noProof/>
          </w:rPr>
          <w:delText>And it must occur that when</w:delText>
        </w:r>
      </w:del>
      <w:ins w:id="78" w:author="Author">
        <w:r w:rsidRPr="00AA2187">
          <w:rPr>
            <w:rFonts w:ascii="Trebuchet MS" w:hAnsi="Trebuchet MS"/>
            <w:noProof/>
          </w:rPr>
          <w:t>When</w:t>
        </w:r>
      </w:ins>
      <w:r w:rsidRPr="00AA2187">
        <w:rPr>
          <w:rFonts w:ascii="Trebuchet MS" w:hAnsi="Trebuchet MS"/>
          <w:noProof/>
        </w:rPr>
        <w:t xml:space="preserve"> Jehovah your God </w:t>
      </w:r>
      <w:del w:id="79" w:author="Author">
        <w:r w:rsidRPr="00AA2187">
          <w:rPr>
            <w:rFonts w:ascii="Trebuchet MS" w:hAnsi="Trebuchet MS"/>
            <w:noProof/>
          </w:rPr>
          <w:delText>will bring</w:delText>
        </w:r>
      </w:del>
      <w:ins w:id="80" w:author="Author">
        <w:r w:rsidRPr="00AA2187">
          <w:rPr>
            <w:rFonts w:ascii="Trebuchet MS" w:hAnsi="Trebuchet MS"/>
            <w:noProof/>
          </w:rPr>
          <w:t>brings</w:t>
        </w:r>
      </w:ins>
      <w:r w:rsidRPr="00AA2187">
        <w:rPr>
          <w:rFonts w:ascii="Trebuchet MS" w:hAnsi="Trebuchet MS"/>
          <w:noProof/>
        </w:rPr>
        <w:t xml:space="preserve"> you into the land that he swore to your forefathers Abraham, Isaac</w:t>
      </w:r>
      <w:ins w:id="81" w:author="Author">
        <w:r w:rsidRPr="00AA2187">
          <w:rPr>
            <w:rFonts w:ascii="Trebuchet MS" w:hAnsi="Trebuchet MS"/>
            <w:noProof/>
          </w:rPr>
          <w:t>,</w:t>
        </w:r>
      </w:ins>
      <w:r w:rsidRPr="00AA2187">
        <w:rPr>
          <w:rFonts w:ascii="Trebuchet MS" w:hAnsi="Trebuchet MS"/>
          <w:noProof/>
        </w:rPr>
        <w:t xml:space="preserve"> and Jacob to give you</w:t>
      </w:r>
      <w:del w:id="82" w:author="Author">
        <w:r w:rsidRPr="00AA2187">
          <w:rPr>
            <w:rFonts w:ascii="Trebuchet MS" w:hAnsi="Trebuchet MS"/>
            <w:noProof/>
          </w:rPr>
          <w:delText xml:space="preserve">, </w:delText>
        </w:r>
      </w:del>
      <w:ins w:id="83" w:author="Author">
        <w:r w:rsidRPr="00AA2187">
          <w:rPr>
            <w:rFonts w:ascii="Trebuchet MS" w:hAnsi="Trebuchet MS"/>
            <w:noProof/>
          </w:rPr>
          <w:t>—</w:t>
        </w:r>
      </w:ins>
      <w:r w:rsidRPr="00AA2187">
        <w:rPr>
          <w:rFonts w:ascii="Trebuchet MS" w:hAnsi="Trebuchet MS"/>
          <w:noProof/>
        </w:rPr>
        <w:t xml:space="preserve">great and </w:t>
      </w:r>
      <w:del w:id="84" w:author="Author">
        <w:r w:rsidRPr="00AA2187">
          <w:rPr>
            <w:rFonts w:ascii="Trebuchet MS" w:hAnsi="Trebuchet MS"/>
            <w:noProof/>
          </w:rPr>
          <w:delText>good-looking</w:delText>
        </w:r>
      </w:del>
      <w:ins w:id="85" w:author="Author">
        <w:r w:rsidRPr="00AA2187">
          <w:rPr>
            <w:rFonts w:ascii="Trebuchet MS" w:hAnsi="Trebuchet MS"/>
            <w:noProof/>
          </w:rPr>
          <w:t>fine</w:t>
        </w:r>
      </w:ins>
      <w:r w:rsidRPr="00AA2187">
        <w:rPr>
          <w:rFonts w:ascii="Trebuchet MS" w:hAnsi="Trebuchet MS"/>
          <w:noProof/>
        </w:rPr>
        <w:t xml:space="preserve"> cities that you did not build, </w:t>
      </w:r>
      <w:r w:rsidRPr="00AA2187">
        <w:rPr>
          <w:rFonts w:ascii="Trebuchet MS" w:hAnsi="Trebuchet MS"/>
          <w:b/>
          <w:noProof/>
        </w:rPr>
        <w:t xml:space="preserve">6:11 </w:t>
      </w:r>
      <w:del w:id="86" w:author="Author">
        <w:r w:rsidRPr="00AA2187">
          <w:rPr>
            <w:rFonts w:ascii="Trebuchet MS" w:hAnsi="Trebuchet MS"/>
            <w:noProof/>
          </w:rPr>
          <w:delText xml:space="preserve">and </w:delText>
        </w:r>
      </w:del>
      <w:r w:rsidRPr="00AA2187">
        <w:rPr>
          <w:rFonts w:ascii="Trebuchet MS" w:hAnsi="Trebuchet MS"/>
          <w:noProof/>
        </w:rPr>
        <w:t xml:space="preserve">houses full of all </w:t>
      </w:r>
      <w:ins w:id="87" w:author="Author">
        <w:r w:rsidRPr="00AA2187">
          <w:rPr>
            <w:rFonts w:ascii="Trebuchet MS" w:hAnsi="Trebuchet MS"/>
            <w:noProof/>
          </w:rPr>
          <w:t xml:space="preserve">sorts of </w:t>
        </w:r>
      </w:ins>
      <w:r w:rsidRPr="00AA2187">
        <w:rPr>
          <w:rFonts w:ascii="Trebuchet MS" w:hAnsi="Trebuchet MS"/>
          <w:noProof/>
        </w:rPr>
        <w:t xml:space="preserve">good things </w:t>
      </w:r>
      <w:del w:id="88" w:author="Author">
        <w:r w:rsidRPr="00AA2187">
          <w:rPr>
            <w:rFonts w:ascii="Trebuchet MS" w:hAnsi="Trebuchet MS"/>
            <w:noProof/>
          </w:rPr>
          <w:delText xml:space="preserve">and </w:delText>
        </w:r>
      </w:del>
      <w:r w:rsidRPr="00AA2187">
        <w:rPr>
          <w:rFonts w:ascii="Trebuchet MS" w:hAnsi="Trebuchet MS"/>
          <w:noProof/>
        </w:rPr>
        <w:t xml:space="preserve">that you did not </w:t>
      </w:r>
      <w:del w:id="89" w:author="Author">
        <w:r w:rsidRPr="00AA2187">
          <w:rPr>
            <w:rFonts w:ascii="Trebuchet MS" w:hAnsi="Trebuchet MS"/>
            <w:noProof/>
          </w:rPr>
          <w:delText xml:space="preserve">fill, and </w:delText>
        </w:r>
      </w:del>
      <w:ins w:id="90" w:author="Author">
        <w:r w:rsidRPr="00AA2187">
          <w:rPr>
            <w:rFonts w:ascii="Trebuchet MS" w:hAnsi="Trebuchet MS"/>
            <w:noProof/>
          </w:rPr>
          <w:t xml:space="preserve">work for, hewn </w:t>
        </w:r>
      </w:ins>
      <w:r w:rsidRPr="00AA2187">
        <w:rPr>
          <w:rFonts w:ascii="Trebuchet MS" w:hAnsi="Trebuchet MS"/>
          <w:noProof/>
        </w:rPr>
        <w:t xml:space="preserve">cisterns </w:t>
      </w:r>
      <w:del w:id="91" w:author="Author">
        <w:r w:rsidRPr="00AA2187">
          <w:rPr>
            <w:rFonts w:ascii="Trebuchet MS" w:hAnsi="Trebuchet MS"/>
            <w:noProof/>
          </w:rPr>
          <w:delText xml:space="preserve">hewn out </w:delText>
        </w:r>
      </w:del>
      <w:r w:rsidRPr="00AA2187">
        <w:rPr>
          <w:rFonts w:ascii="Trebuchet MS" w:hAnsi="Trebuchet MS"/>
          <w:noProof/>
        </w:rPr>
        <w:t xml:space="preserve">that you did not </w:t>
      </w:r>
      <w:del w:id="92" w:author="Author">
        <w:r w:rsidRPr="00AA2187">
          <w:rPr>
            <w:rFonts w:ascii="Trebuchet MS" w:hAnsi="Trebuchet MS"/>
            <w:noProof/>
          </w:rPr>
          <w:delText>hew out,</w:delText>
        </w:r>
      </w:del>
      <w:ins w:id="93" w:author="Author">
        <w:r w:rsidRPr="00AA2187">
          <w:rPr>
            <w:rFonts w:ascii="Trebuchet MS" w:hAnsi="Trebuchet MS"/>
            <w:noProof/>
          </w:rPr>
          <w:t>dig, and</w:t>
        </w:r>
      </w:ins>
      <w:r w:rsidRPr="00AA2187">
        <w:rPr>
          <w:rFonts w:ascii="Trebuchet MS" w:hAnsi="Trebuchet MS"/>
          <w:noProof/>
        </w:rPr>
        <w:t xml:space="preserve"> vineyards and olive trees that you did not plant</w:t>
      </w:r>
      <w:del w:id="94" w:author="Author">
        <w:r w:rsidRPr="00AA2187">
          <w:rPr>
            <w:rFonts w:ascii="Trebuchet MS" w:hAnsi="Trebuchet MS"/>
            <w:noProof/>
          </w:rPr>
          <w:delText xml:space="preserve">, </w:delText>
        </w:r>
      </w:del>
      <w:ins w:id="95" w:author="Author">
        <w:r w:rsidRPr="00AA2187">
          <w:rPr>
            <w:rFonts w:ascii="Trebuchet MS" w:hAnsi="Trebuchet MS"/>
            <w:noProof/>
          </w:rPr>
          <w:t>—</w:t>
        </w:r>
      </w:ins>
      <w:r w:rsidRPr="00AA2187">
        <w:rPr>
          <w:rFonts w:ascii="Trebuchet MS" w:hAnsi="Trebuchet MS"/>
          <w:noProof/>
        </w:rPr>
        <w:t xml:space="preserve">and you </w:t>
      </w:r>
      <w:del w:id="96" w:author="Author">
        <w:r w:rsidRPr="00AA2187">
          <w:rPr>
            <w:rFonts w:ascii="Trebuchet MS" w:hAnsi="Trebuchet MS"/>
            <w:noProof/>
          </w:rPr>
          <w:delText xml:space="preserve">shall </w:delText>
        </w:r>
      </w:del>
      <w:r w:rsidRPr="00AA2187">
        <w:rPr>
          <w:rFonts w:ascii="Trebuchet MS" w:hAnsi="Trebuchet MS"/>
          <w:noProof/>
        </w:rPr>
        <w:t xml:space="preserve">have eaten and become satisfied, </w:t>
      </w:r>
      <w:r w:rsidRPr="00AA2187">
        <w:rPr>
          <w:rFonts w:ascii="Trebuchet MS" w:hAnsi="Trebuchet MS"/>
          <w:b/>
          <w:noProof/>
        </w:rPr>
        <w:t xml:space="preserve">6:12 </w:t>
      </w:r>
      <w:del w:id="97" w:author="Author">
        <w:r w:rsidRPr="00AA2187">
          <w:rPr>
            <w:rFonts w:ascii="Trebuchet MS" w:hAnsi="Trebuchet MS"/>
            <w:noProof/>
          </w:rPr>
          <w:delText>watch out for yourself that you may not</w:delText>
        </w:r>
      </w:del>
      <w:ins w:id="98" w:author="Author">
        <w:r w:rsidRPr="00AA2187">
          <w:rPr>
            <w:rFonts w:ascii="Trebuchet MS" w:hAnsi="Trebuchet MS"/>
            <w:noProof/>
          </w:rPr>
          <w:t>be careful not to</w:t>
        </w:r>
      </w:ins>
      <w:r w:rsidRPr="00AA2187">
        <w:rPr>
          <w:rFonts w:ascii="Trebuchet MS" w:hAnsi="Trebuchet MS"/>
          <w:noProof/>
        </w:rPr>
        <w:t xml:space="preserve"> forget Jehovah, who brought you out of the land of Egypt, out of the house of </w:t>
      </w:r>
      <w:del w:id="99" w:author="Author">
        <w:r w:rsidRPr="00AA2187">
          <w:rPr>
            <w:rFonts w:ascii="Trebuchet MS" w:hAnsi="Trebuchet MS"/>
            <w:noProof/>
          </w:rPr>
          <w:delText>slaves</w:delText>
        </w:r>
      </w:del>
      <w:ins w:id="100" w:author="Author">
        <w:r w:rsidRPr="00AA2187">
          <w:rPr>
            <w:rFonts w:ascii="Trebuchet MS" w:hAnsi="Trebuchet MS"/>
            <w:noProof/>
          </w:rPr>
          <w:t>slavery</w:t>
        </w:r>
      </w:ins>
      <w:r w:rsidRPr="00AA2187">
        <w:rPr>
          <w:rFonts w:ascii="Trebuchet MS" w:hAnsi="Trebuchet MS"/>
          <w:noProof/>
        </w:rPr>
        <w:t xml:space="preserve">. </w:t>
      </w:r>
      <w:r w:rsidRPr="00AA2187">
        <w:rPr>
          <w:rFonts w:ascii="Trebuchet MS" w:hAnsi="Trebuchet MS"/>
          <w:b/>
          <w:noProof/>
        </w:rPr>
        <w:t xml:space="preserve">6:13 </w:t>
      </w:r>
      <w:r w:rsidRPr="00AA2187">
        <w:rPr>
          <w:rFonts w:ascii="Trebuchet MS" w:hAnsi="Trebuchet MS"/>
          <w:noProof/>
        </w:rPr>
        <w:t xml:space="preserve">Jehovah your God you should fear, and him you should serve, and by his name you should swear. </w:t>
      </w:r>
      <w:r w:rsidRPr="00AA2187">
        <w:rPr>
          <w:rFonts w:ascii="Trebuchet MS" w:hAnsi="Trebuchet MS"/>
          <w:b/>
          <w:noProof/>
        </w:rPr>
        <w:t xml:space="preserve">6:14 </w:t>
      </w:r>
      <w:del w:id="101" w:author="Author">
        <w:r w:rsidRPr="00AA2187">
          <w:rPr>
            <w:rFonts w:ascii="Trebuchet MS" w:hAnsi="Trebuchet MS"/>
            <w:noProof/>
          </w:rPr>
          <w:delText>Y</w:delText>
        </w:r>
        <w:r w:rsidRPr="00AA2187">
          <w:rPr>
            <w:rFonts w:ascii="Trebuchet MS" w:hAnsi="Trebuchet MS"/>
            <w:noProof/>
            <w:u w:val="dotted"/>
          </w:rPr>
          <w:delText>OU</w:delText>
        </w:r>
      </w:del>
      <w:ins w:id="102" w:author="Author">
        <w:r w:rsidRPr="00AA2187">
          <w:rPr>
            <w:rFonts w:ascii="Trebuchet MS" w:hAnsi="Trebuchet MS"/>
            <w:noProof/>
          </w:rPr>
          <w:t>You</w:t>
        </w:r>
      </w:ins>
      <w:r w:rsidRPr="00AA2187">
        <w:rPr>
          <w:rFonts w:ascii="Trebuchet MS" w:hAnsi="Trebuchet MS"/>
          <w:noProof/>
        </w:rPr>
        <w:t xml:space="preserve"> must not </w:t>
      </w:r>
      <w:del w:id="103" w:author="Author">
        <w:r w:rsidRPr="00AA2187">
          <w:rPr>
            <w:rFonts w:ascii="Trebuchet MS" w:hAnsi="Trebuchet MS"/>
            <w:noProof/>
          </w:rPr>
          <w:delText>walk</w:delText>
        </w:r>
      </w:del>
      <w:ins w:id="104" w:author="Author">
        <w:r w:rsidRPr="00AA2187">
          <w:rPr>
            <w:rFonts w:ascii="Trebuchet MS" w:hAnsi="Trebuchet MS"/>
            <w:noProof/>
          </w:rPr>
          <w:t>follow</w:t>
        </w:r>
      </w:ins>
      <w:r w:rsidRPr="00AA2187">
        <w:rPr>
          <w:rFonts w:ascii="Trebuchet MS" w:hAnsi="Trebuchet MS"/>
          <w:noProof/>
        </w:rPr>
        <w:t xml:space="preserve"> after other gods, any gods of the peoples who are all around </w:t>
      </w:r>
      <w:del w:id="105" w:author="Author">
        <w:r w:rsidRPr="00AA2187">
          <w:rPr>
            <w:rFonts w:ascii="Trebuchet MS" w:hAnsi="Trebuchet MS"/>
            <w:noProof/>
            <w:u w:val="dotted"/>
          </w:rPr>
          <w:delText>YOU</w:delText>
        </w:r>
      </w:del>
      <w:ins w:id="106" w:author="Author">
        <w:r w:rsidRPr="00AA2187">
          <w:rPr>
            <w:rFonts w:ascii="Trebuchet MS" w:hAnsi="Trebuchet MS"/>
            <w:noProof/>
          </w:rPr>
          <w:t>you</w:t>
        </w:r>
      </w:ins>
      <w:r w:rsidRPr="00AA2187">
        <w:rPr>
          <w:rFonts w:ascii="Trebuchet MS" w:hAnsi="Trebuchet MS"/>
          <w:noProof/>
        </w:rPr>
        <w:t xml:space="preserve">, </w:t>
      </w:r>
      <w:r w:rsidRPr="00AA2187">
        <w:rPr>
          <w:rFonts w:ascii="Trebuchet MS" w:hAnsi="Trebuchet MS"/>
          <w:b/>
          <w:noProof/>
        </w:rPr>
        <w:t xml:space="preserve">6:15 </w:t>
      </w:r>
      <w:del w:id="107" w:author="Author">
        <w:r w:rsidRPr="00AA2187">
          <w:rPr>
            <w:rFonts w:ascii="Trebuchet MS" w:hAnsi="Trebuchet MS"/>
            <w:noProof/>
          </w:rPr>
          <w:delText>(</w:delText>
        </w:r>
      </w:del>
      <w:r w:rsidRPr="00AA2187">
        <w:rPr>
          <w:rFonts w:ascii="Trebuchet MS" w:hAnsi="Trebuchet MS"/>
          <w:noProof/>
        </w:rPr>
        <w:t xml:space="preserve">for Jehovah your God </w:t>
      </w:r>
      <w:ins w:id="108" w:author="Author">
        <w:r w:rsidRPr="00AA2187">
          <w:rPr>
            <w:rFonts w:ascii="Trebuchet MS" w:hAnsi="Trebuchet MS"/>
            <w:noProof/>
          </w:rPr>
          <w:t xml:space="preserve">who is </w:t>
        </w:r>
      </w:ins>
      <w:r w:rsidRPr="00AA2187">
        <w:rPr>
          <w:rFonts w:ascii="Trebuchet MS" w:hAnsi="Trebuchet MS"/>
          <w:noProof/>
        </w:rPr>
        <w:t xml:space="preserve">in your midst is a God </w:t>
      </w:r>
      <w:del w:id="109" w:author="Author">
        <w:r w:rsidRPr="00AA2187">
          <w:rPr>
            <w:rFonts w:ascii="Trebuchet MS" w:hAnsi="Trebuchet MS"/>
            <w:noProof/>
          </w:rPr>
          <w:delText>exacting</w:delText>
        </w:r>
      </w:del>
      <w:ins w:id="110" w:author="Author">
        <w:r w:rsidRPr="00AA2187">
          <w:rPr>
            <w:rFonts w:ascii="Trebuchet MS" w:hAnsi="Trebuchet MS"/>
            <w:noProof/>
          </w:rPr>
          <w:t>who requires</w:t>
        </w:r>
      </w:ins>
      <w:r w:rsidRPr="00AA2187">
        <w:rPr>
          <w:rFonts w:ascii="Trebuchet MS" w:hAnsi="Trebuchet MS"/>
          <w:noProof/>
        </w:rPr>
        <w:t xml:space="preserve"> exclusive devotion</w:t>
      </w:r>
      <w:del w:id="111" w:author="Author">
        <w:r w:rsidRPr="00AA2187">
          <w:rPr>
            <w:rFonts w:ascii="Trebuchet MS" w:hAnsi="Trebuchet MS"/>
            <w:noProof/>
          </w:rPr>
          <w:delText>,) for fear</w:delText>
        </w:r>
      </w:del>
      <w:ins w:id="112" w:author="Author">
        <w:r w:rsidRPr="00AA2187">
          <w:rPr>
            <w:rFonts w:ascii="Trebuchet MS" w:hAnsi="Trebuchet MS"/>
            <w:noProof/>
          </w:rPr>
          <w:t>. Otherwise,</w:t>
        </w:r>
      </w:ins>
      <w:r w:rsidRPr="00AA2187">
        <w:rPr>
          <w:rFonts w:ascii="Trebuchet MS" w:hAnsi="Trebuchet MS"/>
          <w:noProof/>
        </w:rPr>
        <w:t xml:space="preserve"> the anger of Jehovah your God </w:t>
      </w:r>
      <w:del w:id="113" w:author="Author">
        <w:r w:rsidRPr="00AA2187">
          <w:rPr>
            <w:rFonts w:ascii="Trebuchet MS" w:hAnsi="Trebuchet MS"/>
            <w:noProof/>
          </w:rPr>
          <w:delText>may</w:delText>
        </w:r>
      </w:del>
      <w:ins w:id="114" w:author="Author">
        <w:r w:rsidRPr="00AA2187">
          <w:rPr>
            <w:rFonts w:ascii="Trebuchet MS" w:hAnsi="Trebuchet MS"/>
            <w:noProof/>
          </w:rPr>
          <w:t>will</w:t>
        </w:r>
      </w:ins>
      <w:r w:rsidRPr="00AA2187">
        <w:rPr>
          <w:rFonts w:ascii="Trebuchet MS" w:hAnsi="Trebuchet MS"/>
          <w:noProof/>
        </w:rPr>
        <w:t xml:space="preserve"> blaze against you and he </w:t>
      </w:r>
      <w:del w:id="115" w:author="Author">
        <w:r w:rsidRPr="00AA2187">
          <w:rPr>
            <w:rFonts w:ascii="Trebuchet MS" w:hAnsi="Trebuchet MS"/>
            <w:noProof/>
          </w:rPr>
          <w:delText>must</w:delText>
        </w:r>
      </w:del>
      <w:ins w:id="116" w:author="Author">
        <w:r w:rsidRPr="00AA2187">
          <w:rPr>
            <w:rFonts w:ascii="Trebuchet MS" w:hAnsi="Trebuchet MS"/>
            <w:noProof/>
          </w:rPr>
          <w:t>will</w:t>
        </w:r>
      </w:ins>
      <w:r w:rsidRPr="00AA2187">
        <w:rPr>
          <w:rFonts w:ascii="Trebuchet MS" w:hAnsi="Trebuchet MS"/>
          <w:noProof/>
        </w:rPr>
        <w:t xml:space="preserve"> annihilate you from </w:t>
      </w:r>
      <w:del w:id="117" w:author="Author">
        <w:r w:rsidRPr="00AA2187">
          <w:rPr>
            <w:rFonts w:ascii="Trebuchet MS" w:hAnsi="Trebuchet MS"/>
            <w:noProof/>
          </w:rPr>
          <w:delText xml:space="preserve">off </w:delText>
        </w:r>
      </w:del>
      <w:r w:rsidRPr="00AA2187">
        <w:rPr>
          <w:rFonts w:ascii="Trebuchet MS" w:hAnsi="Trebuchet MS"/>
          <w:noProof/>
        </w:rPr>
        <w:t xml:space="preserve">the </w:t>
      </w:r>
      <w:del w:id="118" w:author="Author">
        <w:r w:rsidRPr="00AA2187">
          <w:rPr>
            <w:rFonts w:ascii="Trebuchet MS" w:hAnsi="Trebuchet MS"/>
            <w:noProof/>
          </w:rPr>
          <w:delText>surface</w:delText>
        </w:r>
      </w:del>
      <w:ins w:id="119" w:author="Author">
        <w:r w:rsidRPr="00AA2187">
          <w:rPr>
            <w:rFonts w:ascii="Trebuchet MS" w:hAnsi="Trebuchet MS"/>
            <w:noProof/>
          </w:rPr>
          <w:t>face</w:t>
        </w:r>
      </w:ins>
      <w:r w:rsidRPr="00AA2187">
        <w:rPr>
          <w:rFonts w:ascii="Trebuchet MS" w:hAnsi="Trebuchet MS"/>
          <w:noProof/>
        </w:rPr>
        <w:t xml:space="preserve"> of the </w:t>
      </w:r>
      <w:del w:id="120" w:author="Author">
        <w:r w:rsidRPr="00AA2187">
          <w:rPr>
            <w:rFonts w:ascii="Trebuchet MS" w:hAnsi="Trebuchet MS"/>
            <w:noProof/>
          </w:rPr>
          <w:delText>ground</w:delText>
        </w:r>
      </w:del>
      <w:ins w:id="121" w:author="Author">
        <w:r w:rsidRPr="00AA2187">
          <w:rPr>
            <w:rFonts w:ascii="Trebuchet MS" w:hAnsi="Trebuchet MS"/>
            <w:noProof/>
          </w:rPr>
          <w:t>earth</w:t>
        </w:r>
      </w:ins>
      <w:r w:rsidRPr="00AA2187">
        <w:rPr>
          <w:rFonts w:ascii="Trebuchet MS" w:hAnsi="Trebuchet MS"/>
          <w:noProof/>
        </w:rPr>
        <w:t>.</w:t>
      </w:r>
    </w:p>
    <w:p w:rsidR="002F6BAA" w:rsidRPr="00AA2187" w:rsidRDefault="002F6BAA" w:rsidP="002F6BAA">
      <w:pPr>
        <w:rPr>
          <w:rFonts w:ascii="Trebuchet MS" w:hAnsi="Trebuchet MS"/>
          <w:noProof/>
        </w:rPr>
      </w:pPr>
      <w:r w:rsidRPr="00AA2187">
        <w:rPr>
          <w:rFonts w:ascii="Trebuchet MS" w:hAnsi="Trebuchet MS"/>
          <w:b/>
        </w:rPr>
        <w:t xml:space="preserve">6:16 </w:t>
      </w:r>
      <w:r w:rsidRPr="00AA2187">
        <w:rPr>
          <w:rFonts w:ascii="Trebuchet MS" w:hAnsi="Trebuchet MS"/>
          <w:noProof/>
        </w:rPr>
        <w:t>“</w:t>
      </w:r>
      <w:del w:id="122" w:author="Author">
        <w:r w:rsidRPr="00AA2187">
          <w:rPr>
            <w:rFonts w:ascii="Trebuchet MS" w:hAnsi="Trebuchet MS"/>
            <w:noProof/>
          </w:rPr>
          <w:delText>Y</w:delText>
        </w:r>
        <w:r w:rsidRPr="00AA2187">
          <w:rPr>
            <w:rFonts w:ascii="Trebuchet MS" w:hAnsi="Trebuchet MS"/>
            <w:noProof/>
            <w:u w:val="dotted"/>
          </w:rPr>
          <w:delText>OU</w:delText>
        </w:r>
      </w:del>
      <w:ins w:id="123" w:author="Author">
        <w:r w:rsidRPr="00AA2187">
          <w:rPr>
            <w:rFonts w:ascii="Trebuchet MS" w:hAnsi="Trebuchet MS"/>
            <w:noProof/>
          </w:rPr>
          <w:t>You</w:t>
        </w:r>
      </w:ins>
      <w:r w:rsidRPr="00AA2187">
        <w:rPr>
          <w:rFonts w:ascii="Trebuchet MS" w:hAnsi="Trebuchet MS"/>
          <w:noProof/>
        </w:rPr>
        <w:t xml:space="preserve"> must not put Jehovah </w:t>
      </w:r>
      <w:del w:id="124" w:author="Author">
        <w:r w:rsidRPr="00AA2187">
          <w:rPr>
            <w:rFonts w:ascii="Trebuchet MS" w:hAnsi="Trebuchet MS"/>
            <w:noProof/>
            <w:u w:val="dotted"/>
          </w:rPr>
          <w:delText>YOUR</w:delText>
        </w:r>
      </w:del>
      <w:ins w:id="125" w:author="Author">
        <w:r w:rsidRPr="00AA2187">
          <w:rPr>
            <w:rFonts w:ascii="Trebuchet MS" w:hAnsi="Trebuchet MS"/>
            <w:noProof/>
          </w:rPr>
          <w:t>your</w:t>
        </w:r>
      </w:ins>
      <w:r w:rsidRPr="00AA2187">
        <w:rPr>
          <w:rFonts w:ascii="Trebuchet MS" w:hAnsi="Trebuchet MS"/>
          <w:noProof/>
        </w:rPr>
        <w:t xml:space="preserve"> God to the test</w:t>
      </w:r>
      <w:del w:id="126" w:author="Author">
        <w:r w:rsidRPr="00AA2187">
          <w:rPr>
            <w:rFonts w:ascii="Trebuchet MS" w:hAnsi="Trebuchet MS"/>
            <w:noProof/>
          </w:rPr>
          <w:delText>,</w:delText>
        </w:r>
      </w:del>
      <w:r w:rsidRPr="00AA2187">
        <w:rPr>
          <w:rFonts w:ascii="Trebuchet MS" w:hAnsi="Trebuchet MS"/>
          <w:noProof/>
        </w:rPr>
        <w:t xml:space="preserve"> the way </w:t>
      </w:r>
      <w:del w:id="127" w:author="Author">
        <w:r w:rsidRPr="00AA2187">
          <w:rPr>
            <w:rFonts w:ascii="Trebuchet MS" w:hAnsi="Trebuchet MS"/>
            <w:noProof/>
            <w:u w:val="dotted"/>
          </w:rPr>
          <w:delText>YOU</w:delText>
        </w:r>
      </w:del>
      <w:ins w:id="128" w:author="Author">
        <w:r w:rsidRPr="00AA2187">
          <w:rPr>
            <w:rFonts w:ascii="Trebuchet MS" w:hAnsi="Trebuchet MS"/>
            <w:noProof/>
          </w:rPr>
          <w:t>you</w:t>
        </w:r>
      </w:ins>
      <w:r w:rsidRPr="00AA2187">
        <w:rPr>
          <w:rFonts w:ascii="Trebuchet MS" w:hAnsi="Trebuchet MS"/>
          <w:noProof/>
        </w:rPr>
        <w:t xml:space="preserve"> put him to the test at Mas′sah. </w:t>
      </w:r>
      <w:r w:rsidRPr="00AA2187">
        <w:rPr>
          <w:rFonts w:ascii="Trebuchet MS" w:hAnsi="Trebuchet MS"/>
          <w:b/>
          <w:noProof/>
        </w:rPr>
        <w:t xml:space="preserve">6:17 </w:t>
      </w:r>
      <w:del w:id="129" w:author="Author">
        <w:r w:rsidRPr="00AA2187">
          <w:rPr>
            <w:rFonts w:ascii="Trebuchet MS" w:hAnsi="Trebuchet MS"/>
            <w:noProof/>
          </w:rPr>
          <w:delText>Y</w:delText>
        </w:r>
        <w:r w:rsidRPr="00AA2187">
          <w:rPr>
            <w:rFonts w:ascii="Trebuchet MS" w:hAnsi="Trebuchet MS"/>
            <w:noProof/>
            <w:u w:val="dotted"/>
          </w:rPr>
          <w:delText>OU</w:delText>
        </w:r>
      </w:del>
      <w:ins w:id="130" w:author="Author">
        <w:r w:rsidRPr="00AA2187">
          <w:rPr>
            <w:rFonts w:ascii="Trebuchet MS" w:hAnsi="Trebuchet MS"/>
            <w:noProof/>
          </w:rPr>
          <w:t>You</w:t>
        </w:r>
      </w:ins>
      <w:r w:rsidRPr="00AA2187">
        <w:rPr>
          <w:rFonts w:ascii="Trebuchet MS" w:hAnsi="Trebuchet MS"/>
          <w:noProof/>
        </w:rPr>
        <w:t xml:space="preserve"> should </w:t>
      </w:r>
      <w:del w:id="131" w:author="Author">
        <w:r w:rsidRPr="00AA2187">
          <w:rPr>
            <w:rFonts w:ascii="Trebuchet MS" w:hAnsi="Trebuchet MS"/>
            <w:noProof/>
          </w:rPr>
          <w:delText>by all means keep</w:delText>
        </w:r>
      </w:del>
      <w:ins w:id="132" w:author="Author">
        <w:r w:rsidRPr="00AA2187">
          <w:rPr>
            <w:rFonts w:ascii="Trebuchet MS" w:hAnsi="Trebuchet MS"/>
            <w:noProof/>
          </w:rPr>
          <w:t>diligently observe</w:t>
        </w:r>
      </w:ins>
      <w:r w:rsidRPr="00AA2187">
        <w:rPr>
          <w:rFonts w:ascii="Trebuchet MS" w:hAnsi="Trebuchet MS"/>
          <w:noProof/>
        </w:rPr>
        <w:t xml:space="preserve"> the commandments of Jehovah </w:t>
      </w:r>
      <w:del w:id="133" w:author="Author">
        <w:r w:rsidRPr="00AA2187">
          <w:rPr>
            <w:rFonts w:ascii="Trebuchet MS" w:hAnsi="Trebuchet MS"/>
            <w:noProof/>
            <w:u w:val="dotted"/>
          </w:rPr>
          <w:delText>YOUR</w:delText>
        </w:r>
      </w:del>
      <w:ins w:id="134" w:author="Author">
        <w:r w:rsidRPr="00AA2187">
          <w:rPr>
            <w:rFonts w:ascii="Trebuchet MS" w:hAnsi="Trebuchet MS"/>
            <w:noProof/>
          </w:rPr>
          <w:t>your</w:t>
        </w:r>
      </w:ins>
      <w:r w:rsidRPr="00AA2187">
        <w:rPr>
          <w:rFonts w:ascii="Trebuchet MS" w:hAnsi="Trebuchet MS"/>
          <w:noProof/>
        </w:rPr>
        <w:t xml:space="preserve"> God and his </w:t>
      </w:r>
      <w:del w:id="135" w:author="Author">
        <w:r w:rsidRPr="00AA2187">
          <w:rPr>
            <w:rFonts w:ascii="Trebuchet MS" w:hAnsi="Trebuchet MS"/>
            <w:noProof/>
          </w:rPr>
          <w:delText>testimonies</w:delText>
        </w:r>
      </w:del>
      <w:ins w:id="136" w:author="Author">
        <w:r w:rsidRPr="00AA2187">
          <w:rPr>
            <w:rFonts w:ascii="Trebuchet MS" w:hAnsi="Trebuchet MS"/>
            <w:noProof/>
          </w:rPr>
          <w:t>reminders</w:t>
        </w:r>
      </w:ins>
      <w:r w:rsidRPr="00AA2187">
        <w:rPr>
          <w:rFonts w:ascii="Trebuchet MS" w:hAnsi="Trebuchet MS"/>
          <w:noProof/>
        </w:rPr>
        <w:t xml:space="preserve"> and his regulations that he has commanded you</w:t>
      </w:r>
      <w:ins w:id="137" w:author="Author">
        <w:r w:rsidRPr="00AA2187">
          <w:rPr>
            <w:rFonts w:ascii="Trebuchet MS" w:hAnsi="Trebuchet MS"/>
            <w:noProof/>
          </w:rPr>
          <w:t xml:space="preserve"> to observe</w:t>
        </w:r>
      </w:ins>
      <w:r w:rsidRPr="00AA2187">
        <w:rPr>
          <w:rFonts w:ascii="Trebuchet MS" w:hAnsi="Trebuchet MS"/>
          <w:noProof/>
        </w:rPr>
        <w:t xml:space="preserve">. </w:t>
      </w:r>
      <w:r w:rsidRPr="00AA2187">
        <w:rPr>
          <w:rFonts w:ascii="Trebuchet MS" w:hAnsi="Trebuchet MS"/>
          <w:b/>
          <w:noProof/>
        </w:rPr>
        <w:t xml:space="preserve">6:18 </w:t>
      </w:r>
      <w:del w:id="138" w:author="Author">
        <w:r w:rsidRPr="00AA2187">
          <w:rPr>
            <w:rFonts w:ascii="Trebuchet MS" w:hAnsi="Trebuchet MS"/>
            <w:noProof/>
          </w:rPr>
          <w:delText>And you</w:delText>
        </w:r>
      </w:del>
      <w:ins w:id="139" w:author="Author">
        <w:r w:rsidRPr="00AA2187">
          <w:rPr>
            <w:rFonts w:ascii="Trebuchet MS" w:hAnsi="Trebuchet MS"/>
            <w:noProof/>
          </w:rPr>
          <w:t>You</w:t>
        </w:r>
      </w:ins>
      <w:r w:rsidRPr="00AA2187">
        <w:rPr>
          <w:rFonts w:ascii="Trebuchet MS" w:hAnsi="Trebuchet MS"/>
          <w:noProof/>
        </w:rPr>
        <w:t xml:space="preserve"> must do what is right and good in Jehovah’s eyes, in order that </w:t>
      </w:r>
      <w:del w:id="140" w:author="Author">
        <w:r w:rsidRPr="00AA2187">
          <w:rPr>
            <w:rFonts w:ascii="Trebuchet MS" w:hAnsi="Trebuchet MS"/>
            <w:noProof/>
          </w:rPr>
          <w:delText>it</w:delText>
        </w:r>
      </w:del>
      <w:ins w:id="141" w:author="Author">
        <w:r w:rsidRPr="00AA2187">
          <w:rPr>
            <w:rFonts w:ascii="Trebuchet MS" w:hAnsi="Trebuchet MS"/>
            <w:noProof/>
          </w:rPr>
          <w:t>you</w:t>
        </w:r>
      </w:ins>
      <w:r w:rsidRPr="00AA2187">
        <w:rPr>
          <w:rFonts w:ascii="Trebuchet MS" w:hAnsi="Trebuchet MS"/>
          <w:noProof/>
        </w:rPr>
        <w:t xml:space="preserve"> may </w:t>
      </w:r>
      <w:del w:id="142" w:author="Author">
        <w:r w:rsidRPr="00AA2187">
          <w:rPr>
            <w:rFonts w:ascii="Trebuchet MS" w:hAnsi="Trebuchet MS"/>
            <w:noProof/>
          </w:rPr>
          <w:delText>go well with you</w:delText>
        </w:r>
      </w:del>
      <w:ins w:id="143" w:author="Author">
        <w:r w:rsidRPr="00AA2187">
          <w:rPr>
            <w:rFonts w:ascii="Trebuchet MS" w:hAnsi="Trebuchet MS"/>
            <w:noProof/>
          </w:rPr>
          <w:t>prosper</w:t>
        </w:r>
      </w:ins>
      <w:r w:rsidRPr="00AA2187">
        <w:rPr>
          <w:rFonts w:ascii="Trebuchet MS" w:hAnsi="Trebuchet MS"/>
          <w:noProof/>
        </w:rPr>
        <w:t xml:space="preserve"> and </w:t>
      </w:r>
      <w:ins w:id="144" w:author="Author">
        <w:r w:rsidRPr="00AA2187">
          <w:rPr>
            <w:rFonts w:ascii="Trebuchet MS" w:hAnsi="Trebuchet MS"/>
            <w:noProof/>
          </w:rPr>
          <w:t xml:space="preserve">that </w:t>
        </w:r>
      </w:ins>
      <w:r w:rsidRPr="00AA2187">
        <w:rPr>
          <w:rFonts w:ascii="Trebuchet MS" w:hAnsi="Trebuchet MS"/>
          <w:noProof/>
        </w:rPr>
        <w:t>you may</w:t>
      </w:r>
      <w:del w:id="145" w:author="Author">
        <w:r w:rsidRPr="00AA2187">
          <w:rPr>
            <w:rFonts w:ascii="Trebuchet MS" w:hAnsi="Trebuchet MS"/>
            <w:noProof/>
          </w:rPr>
          <w:delText xml:space="preserve"> indeed</w:delText>
        </w:r>
      </w:del>
      <w:r w:rsidRPr="00AA2187">
        <w:rPr>
          <w:rFonts w:ascii="Trebuchet MS" w:hAnsi="Trebuchet MS"/>
          <w:noProof/>
        </w:rPr>
        <w:t xml:space="preserve"> enter and take possession of the good land about which Jehovah has sworn to your forefathers, </w:t>
      </w:r>
      <w:r w:rsidRPr="00AA2187">
        <w:rPr>
          <w:rFonts w:ascii="Trebuchet MS" w:hAnsi="Trebuchet MS"/>
          <w:b/>
          <w:noProof/>
        </w:rPr>
        <w:t xml:space="preserve">6:19 </w:t>
      </w:r>
      <w:r w:rsidRPr="00AA2187">
        <w:rPr>
          <w:rFonts w:ascii="Trebuchet MS" w:hAnsi="Trebuchet MS"/>
          <w:noProof/>
        </w:rPr>
        <w:t xml:space="preserve">by </w:t>
      </w:r>
      <w:del w:id="146" w:author="Author">
        <w:r w:rsidRPr="00AA2187">
          <w:rPr>
            <w:rFonts w:ascii="Trebuchet MS" w:hAnsi="Trebuchet MS"/>
            <w:noProof/>
          </w:rPr>
          <w:delText>pushing away</w:delText>
        </w:r>
      </w:del>
      <w:ins w:id="147" w:author="Author">
        <w:r w:rsidRPr="00AA2187">
          <w:rPr>
            <w:rFonts w:ascii="Trebuchet MS" w:hAnsi="Trebuchet MS"/>
            <w:noProof/>
          </w:rPr>
          <w:t>driving out</w:t>
        </w:r>
      </w:ins>
      <w:r w:rsidRPr="00AA2187">
        <w:rPr>
          <w:rFonts w:ascii="Trebuchet MS" w:hAnsi="Trebuchet MS"/>
          <w:noProof/>
        </w:rPr>
        <w:t xml:space="preserve"> all your enemies from before you, just as Jehovah has promised.</w:t>
      </w:r>
    </w:p>
    <w:p w:rsidR="002F6BAA" w:rsidRPr="00AA2187" w:rsidRDefault="002F6BAA" w:rsidP="002F6BAA">
      <w:pPr>
        <w:rPr>
          <w:rFonts w:ascii="Trebuchet MS" w:hAnsi="Trebuchet MS"/>
          <w:noProof/>
        </w:rPr>
      </w:pPr>
      <w:r w:rsidRPr="00AA2187">
        <w:rPr>
          <w:rFonts w:ascii="Trebuchet MS" w:hAnsi="Trebuchet MS"/>
          <w:b/>
        </w:rPr>
        <w:t xml:space="preserve">6:20 </w:t>
      </w:r>
      <w:r w:rsidRPr="00AA2187">
        <w:rPr>
          <w:rFonts w:ascii="Trebuchet MS" w:hAnsi="Trebuchet MS"/>
          <w:noProof/>
        </w:rPr>
        <w:t xml:space="preserve">“In </w:t>
      </w:r>
      <w:del w:id="148" w:author="Author">
        <w:r w:rsidRPr="00AA2187">
          <w:rPr>
            <w:rFonts w:ascii="Trebuchet MS" w:hAnsi="Trebuchet MS"/>
            <w:noProof/>
          </w:rPr>
          <w:delText>case</w:delText>
        </w:r>
      </w:del>
      <w:ins w:id="149" w:author="Author">
        <w:r w:rsidRPr="00AA2187">
          <w:rPr>
            <w:rFonts w:ascii="Trebuchet MS" w:hAnsi="Trebuchet MS"/>
            <w:noProof/>
          </w:rPr>
          <w:t>the future, when</w:t>
        </w:r>
      </w:ins>
      <w:r w:rsidRPr="00AA2187">
        <w:rPr>
          <w:rFonts w:ascii="Trebuchet MS" w:hAnsi="Trebuchet MS"/>
          <w:noProof/>
        </w:rPr>
        <w:t xml:space="preserve"> your son </w:t>
      </w:r>
      <w:del w:id="150" w:author="Author">
        <w:r w:rsidRPr="00AA2187">
          <w:rPr>
            <w:rFonts w:ascii="Trebuchet MS" w:hAnsi="Trebuchet MS"/>
            <w:noProof/>
          </w:rPr>
          <w:delText>should ask</w:delText>
        </w:r>
      </w:del>
      <w:ins w:id="151" w:author="Author">
        <w:r w:rsidRPr="00AA2187">
          <w:rPr>
            <w:rFonts w:ascii="Trebuchet MS" w:hAnsi="Trebuchet MS"/>
            <w:noProof/>
          </w:rPr>
          <w:t>asks</w:t>
        </w:r>
      </w:ins>
      <w:r w:rsidRPr="00AA2187">
        <w:rPr>
          <w:rFonts w:ascii="Trebuchet MS" w:hAnsi="Trebuchet MS"/>
          <w:noProof/>
        </w:rPr>
        <w:t xml:space="preserve"> you</w:t>
      </w:r>
      <w:del w:id="152" w:author="Author">
        <w:r w:rsidRPr="00AA2187">
          <w:rPr>
            <w:rFonts w:ascii="Trebuchet MS" w:hAnsi="Trebuchet MS"/>
            <w:noProof/>
          </w:rPr>
          <w:delText xml:space="preserve"> in a future day, saying</w:delText>
        </w:r>
      </w:del>
      <w:r w:rsidRPr="00AA2187">
        <w:rPr>
          <w:rFonts w:ascii="Trebuchet MS" w:hAnsi="Trebuchet MS"/>
          <w:noProof/>
        </w:rPr>
        <w:t xml:space="preserve">, ‘What </w:t>
      </w:r>
      <w:del w:id="153" w:author="Author">
        <w:r w:rsidRPr="00AA2187">
          <w:rPr>
            <w:rFonts w:ascii="Trebuchet MS" w:hAnsi="Trebuchet MS"/>
            <w:noProof/>
          </w:rPr>
          <w:delText>do</w:delText>
        </w:r>
      </w:del>
      <w:ins w:id="154" w:author="Author">
        <w:r w:rsidRPr="00AA2187">
          <w:rPr>
            <w:rFonts w:ascii="Trebuchet MS" w:hAnsi="Trebuchet MS"/>
            <w:noProof/>
          </w:rPr>
          <w:t>is</w:t>
        </w:r>
      </w:ins>
      <w:r w:rsidRPr="00AA2187">
        <w:rPr>
          <w:rFonts w:ascii="Trebuchet MS" w:hAnsi="Trebuchet MS"/>
          <w:noProof/>
        </w:rPr>
        <w:t xml:space="preserve"> the </w:t>
      </w:r>
      <w:del w:id="155" w:author="Author">
        <w:r w:rsidRPr="00AA2187">
          <w:rPr>
            <w:rFonts w:ascii="Trebuchet MS" w:hAnsi="Trebuchet MS"/>
            <w:noProof/>
          </w:rPr>
          <w:delText>testimonies and</w:delText>
        </w:r>
      </w:del>
      <w:ins w:id="156" w:author="Author">
        <w:r w:rsidRPr="00AA2187">
          <w:rPr>
            <w:rFonts w:ascii="Trebuchet MS" w:hAnsi="Trebuchet MS"/>
            <w:noProof/>
          </w:rPr>
          <w:t>meaning of the reminders,</w:t>
        </w:r>
      </w:ins>
      <w:r w:rsidRPr="00AA2187">
        <w:rPr>
          <w:rFonts w:ascii="Trebuchet MS" w:hAnsi="Trebuchet MS"/>
          <w:noProof/>
        </w:rPr>
        <w:t xml:space="preserve"> the regulations</w:t>
      </w:r>
      <w:ins w:id="157" w:author="Author">
        <w:r w:rsidRPr="00AA2187">
          <w:rPr>
            <w:rFonts w:ascii="Trebuchet MS" w:hAnsi="Trebuchet MS"/>
            <w:noProof/>
          </w:rPr>
          <w:t>,</w:t>
        </w:r>
      </w:ins>
      <w:r w:rsidRPr="00AA2187">
        <w:rPr>
          <w:rFonts w:ascii="Trebuchet MS" w:hAnsi="Trebuchet MS"/>
          <w:noProof/>
        </w:rPr>
        <w:t xml:space="preserve"> and the judicial decisions </w:t>
      </w:r>
      <w:del w:id="158" w:author="Author">
        <w:r w:rsidRPr="00AA2187">
          <w:rPr>
            <w:rFonts w:ascii="Trebuchet MS" w:hAnsi="Trebuchet MS"/>
            <w:noProof/>
          </w:rPr>
          <w:delText xml:space="preserve">mean </w:delText>
        </w:r>
      </w:del>
      <w:r w:rsidRPr="00AA2187">
        <w:rPr>
          <w:rFonts w:ascii="Trebuchet MS" w:hAnsi="Trebuchet MS"/>
          <w:noProof/>
        </w:rPr>
        <w:t xml:space="preserve">that Jehovah our God has commanded </w:t>
      </w:r>
      <w:del w:id="159" w:author="Author">
        <w:r w:rsidRPr="00AA2187">
          <w:rPr>
            <w:rFonts w:ascii="Trebuchet MS" w:hAnsi="Trebuchet MS"/>
            <w:noProof/>
            <w:u w:val="dotted"/>
          </w:rPr>
          <w:delText>YOU</w:delText>
        </w:r>
      </w:del>
      <w:ins w:id="160" w:author="Author">
        <w:r w:rsidRPr="00AA2187">
          <w:rPr>
            <w:rFonts w:ascii="Trebuchet MS" w:hAnsi="Trebuchet MS"/>
            <w:noProof/>
          </w:rPr>
          <w:t>you</w:t>
        </w:r>
      </w:ins>
      <w:r w:rsidRPr="00AA2187">
        <w:rPr>
          <w:rFonts w:ascii="Trebuchet MS" w:hAnsi="Trebuchet MS"/>
          <w:noProof/>
        </w:rPr>
        <w:t xml:space="preserve">?’ </w:t>
      </w:r>
      <w:r w:rsidRPr="00AA2187">
        <w:rPr>
          <w:rFonts w:ascii="Trebuchet MS" w:hAnsi="Trebuchet MS"/>
          <w:b/>
          <w:noProof/>
        </w:rPr>
        <w:t xml:space="preserve">6:21 </w:t>
      </w:r>
      <w:r w:rsidRPr="00AA2187">
        <w:rPr>
          <w:rFonts w:ascii="Trebuchet MS" w:hAnsi="Trebuchet MS"/>
          <w:noProof/>
        </w:rPr>
        <w:t xml:space="preserve">then you </w:t>
      </w:r>
      <w:del w:id="161" w:author="Author">
        <w:r w:rsidRPr="00AA2187">
          <w:rPr>
            <w:rFonts w:ascii="Trebuchet MS" w:hAnsi="Trebuchet MS"/>
            <w:noProof/>
          </w:rPr>
          <w:delText>must</w:delText>
        </w:r>
      </w:del>
      <w:ins w:id="162" w:author="Author">
        <w:r w:rsidRPr="00AA2187">
          <w:rPr>
            <w:rFonts w:ascii="Trebuchet MS" w:hAnsi="Trebuchet MS"/>
            <w:noProof/>
          </w:rPr>
          <w:t>will</w:t>
        </w:r>
      </w:ins>
      <w:r w:rsidRPr="00AA2187">
        <w:rPr>
          <w:rFonts w:ascii="Trebuchet MS" w:hAnsi="Trebuchet MS"/>
          <w:noProof/>
        </w:rPr>
        <w:t xml:space="preserve"> say to your son, ‘We became slaves to Phar′aoh in Egypt, but Jehovah </w:t>
      </w:r>
      <w:del w:id="163" w:author="Author">
        <w:r w:rsidRPr="00AA2187">
          <w:rPr>
            <w:rFonts w:ascii="Trebuchet MS" w:hAnsi="Trebuchet MS"/>
            <w:noProof/>
          </w:rPr>
          <w:delText>proceeded to bring</w:delText>
        </w:r>
      </w:del>
      <w:ins w:id="164" w:author="Author">
        <w:r w:rsidRPr="00AA2187">
          <w:rPr>
            <w:rFonts w:ascii="Trebuchet MS" w:hAnsi="Trebuchet MS"/>
            <w:noProof/>
          </w:rPr>
          <w:t>brought</w:t>
        </w:r>
      </w:ins>
      <w:r w:rsidRPr="00AA2187">
        <w:rPr>
          <w:rFonts w:ascii="Trebuchet MS" w:hAnsi="Trebuchet MS"/>
          <w:noProof/>
        </w:rPr>
        <w:t xml:space="preserve"> us out of Egypt with a </w:t>
      </w:r>
      <w:del w:id="165" w:author="Author">
        <w:r w:rsidRPr="00AA2187">
          <w:rPr>
            <w:rFonts w:ascii="Trebuchet MS" w:hAnsi="Trebuchet MS"/>
            <w:noProof/>
          </w:rPr>
          <w:delText>strong</w:delText>
        </w:r>
      </w:del>
      <w:ins w:id="166" w:author="Author">
        <w:r w:rsidRPr="00AA2187">
          <w:rPr>
            <w:rFonts w:ascii="Trebuchet MS" w:hAnsi="Trebuchet MS"/>
            <w:noProof/>
          </w:rPr>
          <w:t>mighty</w:t>
        </w:r>
      </w:ins>
      <w:r w:rsidRPr="00AA2187">
        <w:rPr>
          <w:rFonts w:ascii="Trebuchet MS" w:hAnsi="Trebuchet MS"/>
          <w:noProof/>
        </w:rPr>
        <w:t xml:space="preserve"> hand. </w:t>
      </w:r>
      <w:r w:rsidRPr="00AA2187">
        <w:rPr>
          <w:rFonts w:ascii="Trebuchet MS" w:hAnsi="Trebuchet MS"/>
          <w:b/>
          <w:noProof/>
        </w:rPr>
        <w:t xml:space="preserve">6:22 </w:t>
      </w:r>
      <w:r w:rsidRPr="00AA2187">
        <w:rPr>
          <w:rFonts w:ascii="Trebuchet MS" w:hAnsi="Trebuchet MS"/>
          <w:noProof/>
        </w:rPr>
        <w:t xml:space="preserve">So </w:t>
      </w:r>
      <w:ins w:id="167" w:author="Author">
        <w:r w:rsidRPr="00AA2187">
          <w:rPr>
            <w:rFonts w:ascii="Trebuchet MS" w:hAnsi="Trebuchet MS"/>
            <w:noProof/>
          </w:rPr>
          <w:t xml:space="preserve">before our eyes </w:t>
        </w:r>
      </w:ins>
      <w:r w:rsidRPr="00AA2187">
        <w:rPr>
          <w:rFonts w:ascii="Trebuchet MS" w:hAnsi="Trebuchet MS"/>
          <w:noProof/>
        </w:rPr>
        <w:t xml:space="preserve">Jehovah kept </w:t>
      </w:r>
      <w:del w:id="168" w:author="Author">
        <w:r w:rsidRPr="00AA2187">
          <w:rPr>
            <w:rFonts w:ascii="Trebuchet MS" w:hAnsi="Trebuchet MS"/>
            <w:noProof/>
          </w:rPr>
          <w:delText>putting</w:delText>
        </w:r>
      </w:del>
      <w:ins w:id="169" w:author="Author">
        <w:r w:rsidRPr="00AA2187">
          <w:rPr>
            <w:rFonts w:ascii="Trebuchet MS" w:hAnsi="Trebuchet MS"/>
            <w:noProof/>
          </w:rPr>
          <w:t>sending</w:t>
        </w:r>
      </w:ins>
      <w:r w:rsidRPr="00AA2187">
        <w:rPr>
          <w:rFonts w:ascii="Trebuchet MS" w:hAnsi="Trebuchet MS"/>
          <w:noProof/>
        </w:rPr>
        <w:t xml:space="preserve"> signs and miracles, great and </w:t>
      </w:r>
      <w:del w:id="170" w:author="Author">
        <w:r w:rsidRPr="00AA2187">
          <w:rPr>
            <w:rFonts w:ascii="Trebuchet MS" w:hAnsi="Trebuchet MS"/>
            <w:noProof/>
          </w:rPr>
          <w:delText>calamitous</w:delText>
        </w:r>
      </w:del>
      <w:ins w:id="171" w:author="Author">
        <w:r w:rsidRPr="00AA2187">
          <w:rPr>
            <w:rFonts w:ascii="Trebuchet MS" w:hAnsi="Trebuchet MS"/>
            <w:noProof/>
          </w:rPr>
          <w:t>devastating</w:t>
        </w:r>
      </w:ins>
      <w:r w:rsidRPr="00AA2187">
        <w:rPr>
          <w:rFonts w:ascii="Trebuchet MS" w:hAnsi="Trebuchet MS"/>
          <w:noProof/>
        </w:rPr>
        <w:t>, upon Egypt, upon Phar′aoh</w:t>
      </w:r>
      <w:ins w:id="172" w:author="Author">
        <w:r w:rsidRPr="00AA2187">
          <w:rPr>
            <w:rFonts w:ascii="Trebuchet MS" w:hAnsi="Trebuchet MS"/>
            <w:noProof/>
          </w:rPr>
          <w:t>,</w:t>
        </w:r>
      </w:ins>
      <w:r w:rsidRPr="00AA2187">
        <w:rPr>
          <w:rFonts w:ascii="Trebuchet MS" w:hAnsi="Trebuchet MS"/>
          <w:noProof/>
        </w:rPr>
        <w:t xml:space="preserve"> and upon all his household</w:t>
      </w:r>
      <w:del w:id="173" w:author="Author">
        <w:r w:rsidRPr="00AA2187">
          <w:rPr>
            <w:rFonts w:ascii="Trebuchet MS" w:hAnsi="Trebuchet MS"/>
            <w:noProof/>
          </w:rPr>
          <w:delText xml:space="preserve"> before our eyes</w:delText>
        </w:r>
      </w:del>
      <w:r w:rsidRPr="00AA2187">
        <w:rPr>
          <w:rFonts w:ascii="Trebuchet MS" w:hAnsi="Trebuchet MS"/>
          <w:noProof/>
        </w:rPr>
        <w:t xml:space="preserve">. </w:t>
      </w:r>
      <w:r w:rsidRPr="00AA2187">
        <w:rPr>
          <w:rFonts w:ascii="Trebuchet MS" w:hAnsi="Trebuchet MS"/>
          <w:b/>
          <w:noProof/>
        </w:rPr>
        <w:t xml:space="preserve">6:23 </w:t>
      </w:r>
      <w:r w:rsidRPr="00AA2187">
        <w:rPr>
          <w:rFonts w:ascii="Trebuchet MS" w:hAnsi="Trebuchet MS"/>
          <w:noProof/>
        </w:rPr>
        <w:t xml:space="preserve">And he brought us out from there in order </w:t>
      </w:r>
      <w:del w:id="174" w:author="Author">
        <w:r w:rsidRPr="00AA2187">
          <w:rPr>
            <w:rFonts w:ascii="Trebuchet MS" w:hAnsi="Trebuchet MS"/>
            <w:noProof/>
          </w:rPr>
          <w:delText>that he might</w:delText>
        </w:r>
      </w:del>
      <w:ins w:id="175" w:author="Author">
        <w:r w:rsidRPr="00AA2187">
          <w:rPr>
            <w:rFonts w:ascii="Trebuchet MS" w:hAnsi="Trebuchet MS"/>
            <w:noProof/>
          </w:rPr>
          <w:t>to</w:t>
        </w:r>
      </w:ins>
      <w:r w:rsidRPr="00AA2187">
        <w:rPr>
          <w:rFonts w:ascii="Trebuchet MS" w:hAnsi="Trebuchet MS"/>
          <w:noProof/>
        </w:rPr>
        <w:t xml:space="preserve"> bring us here to give us the land about which he had sworn to our forefathers. </w:t>
      </w:r>
      <w:r w:rsidRPr="00AA2187">
        <w:rPr>
          <w:rFonts w:ascii="Trebuchet MS" w:hAnsi="Trebuchet MS"/>
          <w:b/>
          <w:noProof/>
        </w:rPr>
        <w:t xml:space="preserve">6:24 </w:t>
      </w:r>
      <w:del w:id="176" w:author="Author">
        <w:r w:rsidRPr="00AA2187">
          <w:rPr>
            <w:rFonts w:ascii="Trebuchet MS" w:hAnsi="Trebuchet MS"/>
            <w:noProof/>
          </w:rPr>
          <w:delText>Hence</w:delText>
        </w:r>
      </w:del>
      <w:ins w:id="177" w:author="Author">
        <w:r w:rsidRPr="00AA2187">
          <w:rPr>
            <w:rFonts w:ascii="Trebuchet MS" w:hAnsi="Trebuchet MS"/>
            <w:noProof/>
          </w:rPr>
          <w:t>Then</w:t>
        </w:r>
      </w:ins>
      <w:r w:rsidRPr="00AA2187">
        <w:rPr>
          <w:rFonts w:ascii="Trebuchet MS" w:hAnsi="Trebuchet MS"/>
          <w:noProof/>
        </w:rPr>
        <w:t xml:space="preserve"> Jehovah commanded us to carry out all these regulations</w:t>
      </w:r>
      <w:del w:id="178" w:author="Author">
        <w:r w:rsidRPr="00AA2187">
          <w:rPr>
            <w:rFonts w:ascii="Trebuchet MS" w:hAnsi="Trebuchet MS"/>
            <w:noProof/>
          </w:rPr>
          <w:delText>,</w:delText>
        </w:r>
      </w:del>
      <w:ins w:id="179" w:author="Author">
        <w:r w:rsidRPr="00AA2187">
          <w:rPr>
            <w:rFonts w:ascii="Trebuchet MS" w:hAnsi="Trebuchet MS"/>
            <w:noProof/>
          </w:rPr>
          <w:t xml:space="preserve"> and</w:t>
        </w:r>
      </w:ins>
      <w:r w:rsidRPr="00AA2187">
        <w:rPr>
          <w:rFonts w:ascii="Trebuchet MS" w:hAnsi="Trebuchet MS"/>
          <w:noProof/>
        </w:rPr>
        <w:t xml:space="preserve"> to fear Jehovah our God for our </w:t>
      </w:r>
      <w:ins w:id="180" w:author="Author">
        <w:r w:rsidRPr="00AA2187">
          <w:rPr>
            <w:rFonts w:ascii="Trebuchet MS" w:hAnsi="Trebuchet MS"/>
            <w:noProof/>
          </w:rPr>
          <w:t xml:space="preserve">lasting </w:t>
        </w:r>
      </w:ins>
      <w:r w:rsidRPr="00AA2187">
        <w:rPr>
          <w:rFonts w:ascii="Trebuchet MS" w:hAnsi="Trebuchet MS"/>
          <w:noProof/>
        </w:rPr>
        <w:t>good</w:t>
      </w:r>
      <w:del w:id="181" w:author="Author">
        <w:r w:rsidRPr="00AA2187">
          <w:rPr>
            <w:rFonts w:ascii="Trebuchet MS" w:hAnsi="Trebuchet MS"/>
            <w:noProof/>
          </w:rPr>
          <w:delText xml:space="preserve"> always</w:delText>
        </w:r>
      </w:del>
      <w:r w:rsidRPr="00AA2187">
        <w:rPr>
          <w:rFonts w:ascii="Trebuchet MS" w:hAnsi="Trebuchet MS"/>
          <w:noProof/>
        </w:rPr>
        <w:t>,</w:t>
      </w:r>
      <w:ins w:id="182" w:author="Author">
        <w:r w:rsidRPr="00AA2187">
          <w:rPr>
            <w:rFonts w:ascii="Trebuchet MS" w:hAnsi="Trebuchet MS"/>
            <w:noProof/>
          </w:rPr>
          <w:t xml:space="preserve"> so</w:t>
        </w:r>
      </w:ins>
      <w:r w:rsidRPr="00AA2187">
        <w:rPr>
          <w:rFonts w:ascii="Trebuchet MS" w:hAnsi="Trebuchet MS"/>
          <w:noProof/>
        </w:rPr>
        <w:t xml:space="preserve"> that we </w:t>
      </w:r>
      <w:del w:id="183" w:author="Author">
        <w:r w:rsidRPr="00AA2187">
          <w:rPr>
            <w:rFonts w:ascii="Trebuchet MS" w:hAnsi="Trebuchet MS"/>
            <w:noProof/>
          </w:rPr>
          <w:delText>might</w:delText>
        </w:r>
      </w:del>
      <w:ins w:id="184" w:author="Author">
        <w:r w:rsidRPr="00AA2187">
          <w:rPr>
            <w:rFonts w:ascii="Trebuchet MS" w:hAnsi="Trebuchet MS"/>
            <w:noProof/>
          </w:rPr>
          <w:t>could</w:t>
        </w:r>
      </w:ins>
      <w:r w:rsidRPr="00AA2187">
        <w:rPr>
          <w:rFonts w:ascii="Trebuchet MS" w:hAnsi="Trebuchet MS"/>
          <w:noProof/>
        </w:rPr>
        <w:t xml:space="preserve"> keep alive</w:t>
      </w:r>
      <w:ins w:id="185" w:author="Author">
        <w:r w:rsidRPr="00AA2187">
          <w:rPr>
            <w:rFonts w:ascii="Trebuchet MS" w:hAnsi="Trebuchet MS"/>
            <w:noProof/>
          </w:rPr>
          <w:t>,</w:t>
        </w:r>
      </w:ins>
      <w:r w:rsidRPr="00AA2187">
        <w:rPr>
          <w:rFonts w:ascii="Trebuchet MS" w:hAnsi="Trebuchet MS"/>
          <w:noProof/>
        </w:rPr>
        <w:t xml:space="preserve"> as </w:t>
      </w:r>
      <w:del w:id="186" w:author="Author">
        <w:r w:rsidRPr="00AA2187">
          <w:rPr>
            <w:rFonts w:ascii="Trebuchet MS" w:hAnsi="Trebuchet MS"/>
            <w:noProof/>
          </w:rPr>
          <w:delText>at this day</w:delText>
        </w:r>
      </w:del>
      <w:ins w:id="187" w:author="Author">
        <w:r w:rsidRPr="00AA2187">
          <w:rPr>
            <w:rFonts w:ascii="Trebuchet MS" w:hAnsi="Trebuchet MS"/>
            <w:noProof/>
          </w:rPr>
          <w:t>we are today</w:t>
        </w:r>
      </w:ins>
      <w:r w:rsidRPr="00AA2187">
        <w:rPr>
          <w:rFonts w:ascii="Trebuchet MS" w:hAnsi="Trebuchet MS"/>
          <w:noProof/>
        </w:rPr>
        <w:t xml:space="preserve">. </w:t>
      </w:r>
      <w:r w:rsidRPr="00AA2187">
        <w:rPr>
          <w:rFonts w:ascii="Trebuchet MS" w:hAnsi="Trebuchet MS"/>
          <w:b/>
          <w:noProof/>
        </w:rPr>
        <w:t xml:space="preserve">6:25 </w:t>
      </w:r>
      <w:r w:rsidRPr="00AA2187">
        <w:rPr>
          <w:rFonts w:ascii="Trebuchet MS" w:hAnsi="Trebuchet MS"/>
          <w:noProof/>
        </w:rPr>
        <w:t>And it will mean righteousness for us</w:t>
      </w:r>
      <w:del w:id="188" w:author="Author">
        <w:r w:rsidRPr="00AA2187">
          <w:rPr>
            <w:rFonts w:ascii="Trebuchet MS" w:hAnsi="Trebuchet MS"/>
            <w:noProof/>
          </w:rPr>
          <w:delText>, that</w:delText>
        </w:r>
      </w:del>
      <w:ins w:id="189" w:author="Author">
        <w:r w:rsidRPr="00AA2187">
          <w:rPr>
            <w:rFonts w:ascii="Trebuchet MS" w:hAnsi="Trebuchet MS"/>
            <w:noProof/>
          </w:rPr>
          <w:t xml:space="preserve"> if</w:t>
        </w:r>
      </w:ins>
      <w:r w:rsidRPr="00AA2187">
        <w:rPr>
          <w:rFonts w:ascii="Trebuchet MS" w:hAnsi="Trebuchet MS"/>
          <w:noProof/>
        </w:rPr>
        <w:t xml:space="preserve"> we </w:t>
      </w:r>
      <w:del w:id="190" w:author="Author">
        <w:r w:rsidRPr="00AA2187">
          <w:rPr>
            <w:rFonts w:ascii="Trebuchet MS" w:hAnsi="Trebuchet MS"/>
            <w:noProof/>
          </w:rPr>
          <w:delText>take care</w:delText>
        </w:r>
      </w:del>
      <w:ins w:id="191" w:author="Author">
        <w:r w:rsidRPr="00AA2187">
          <w:rPr>
            <w:rFonts w:ascii="Trebuchet MS" w:hAnsi="Trebuchet MS"/>
            <w:noProof/>
          </w:rPr>
          <w:t>are careful</w:t>
        </w:r>
      </w:ins>
      <w:r w:rsidRPr="00AA2187">
        <w:rPr>
          <w:rFonts w:ascii="Trebuchet MS" w:hAnsi="Trebuchet MS"/>
          <w:noProof/>
        </w:rPr>
        <w:t xml:space="preserve"> to </w:t>
      </w:r>
      <w:del w:id="192" w:author="Author">
        <w:r w:rsidRPr="00AA2187">
          <w:rPr>
            <w:rFonts w:ascii="Trebuchet MS" w:hAnsi="Trebuchet MS"/>
            <w:noProof/>
          </w:rPr>
          <w:delText>do</w:delText>
        </w:r>
      </w:del>
      <w:ins w:id="193" w:author="Author">
        <w:r w:rsidRPr="00AA2187">
          <w:rPr>
            <w:rFonts w:ascii="Trebuchet MS" w:hAnsi="Trebuchet MS"/>
            <w:noProof/>
          </w:rPr>
          <w:t>observe</w:t>
        </w:r>
      </w:ins>
      <w:r w:rsidRPr="00AA2187">
        <w:rPr>
          <w:rFonts w:ascii="Trebuchet MS" w:hAnsi="Trebuchet MS"/>
          <w:noProof/>
        </w:rPr>
        <w:t xml:space="preserve"> all </w:t>
      </w:r>
      <w:del w:id="194" w:author="Author">
        <w:r w:rsidRPr="00AA2187">
          <w:rPr>
            <w:rFonts w:ascii="Trebuchet MS" w:hAnsi="Trebuchet MS"/>
            <w:noProof/>
          </w:rPr>
          <w:delText>this commandment before</w:delText>
        </w:r>
      </w:del>
      <w:ins w:id="195" w:author="Author">
        <w:r w:rsidRPr="00AA2187">
          <w:rPr>
            <w:rFonts w:ascii="Trebuchet MS" w:hAnsi="Trebuchet MS"/>
            <w:noProof/>
          </w:rPr>
          <w:t>these commandments in obedience to</w:t>
        </w:r>
        <w:r w:rsidRPr="00AA2187">
          <w:rPr>
            <w:rStyle w:val="FootnoteReference"/>
            <w:rFonts w:ascii="Trebuchet MS" w:hAnsi="Trebuchet MS"/>
            <w:noProof/>
          </w:rPr>
          <w:footnoteReference w:id="5"/>
        </w:r>
      </w:ins>
      <w:r w:rsidRPr="00AA2187">
        <w:rPr>
          <w:rFonts w:ascii="Trebuchet MS" w:hAnsi="Trebuchet MS"/>
          <w:noProof/>
        </w:rPr>
        <w:t xml:space="preserve"> Jehovah our God, just as he has commanded us.’</w:t>
      </w:r>
    </w:p>
    <w:p w:rsidR="002F6BAA" w:rsidRPr="00AA2187" w:rsidRDefault="002F6BAA" w:rsidP="002F6BAA">
      <w:pPr>
        <w:rPr>
          <w:rFonts w:ascii="Trebuchet MS" w:hAnsi="Trebuchet MS"/>
          <w:b/>
        </w:rPr>
      </w:pPr>
    </w:p>
    <w:p w:rsidR="00762BCB" w:rsidRPr="002F6BAA" w:rsidRDefault="00762BCB" w:rsidP="002F6BAA"/>
    <w:sectPr w:rsidR="00762BCB" w:rsidRPr="002F6BAA" w:rsidSect="00CA2E7C">
      <w:headerReference w:type="default" r:id="rId7"/>
      <w:headerReference w:type="first" r:id="rId8"/>
      <w:pgSz w:w="11907" w:h="16840" w:code="9"/>
      <w:pgMar w:top="1134" w:right="1418" w:bottom="1134" w:left="1418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36C86" w:rsidRDefault="00036C86">
      <w:r>
        <w:separator/>
      </w:r>
    </w:p>
  </w:endnote>
  <w:endnote w:type="continuationSeparator" w:id="0">
    <w:p w:rsidR="00036C86" w:rsidRDefault="00036C8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36C86" w:rsidRDefault="00036C86">
      <w:r>
        <w:separator/>
      </w:r>
    </w:p>
  </w:footnote>
  <w:footnote w:type="continuationSeparator" w:id="0">
    <w:p w:rsidR="00036C86" w:rsidRDefault="00036C86">
      <w:r>
        <w:continuationSeparator/>
      </w:r>
    </w:p>
  </w:footnote>
  <w:footnote w:id="1">
    <w:p w:rsidR="002F6BAA" w:rsidRPr="00AA2187" w:rsidRDefault="002F6BAA" w:rsidP="00AA2187">
      <w:pPr>
        <w:pStyle w:val="FootnoteText"/>
        <w:spacing w:after="96"/>
        <w:ind w:firstLine="288"/>
        <w:rPr>
          <w:ins w:id="45" w:author="Author"/>
        </w:rPr>
      </w:pPr>
      <w:ins w:id="46" w:author="Author">
        <w:r w:rsidRPr="00AA2187">
          <w:rPr>
            <w:rStyle w:val="FootnoteReference"/>
          </w:rPr>
          <w:footnoteRef/>
        </w:r>
        <w:r w:rsidRPr="00AA2187">
          <w:t xml:space="preserve"> </w:t>
        </w:r>
        <w:r w:rsidRPr="00AA2187">
          <w:rPr>
            <w:b/>
          </w:rPr>
          <w:t xml:space="preserve">6:5 </w:t>
        </w:r>
        <w:r w:rsidRPr="00AA2187">
          <w:t>See Glossary.</w:t>
        </w:r>
      </w:ins>
    </w:p>
  </w:footnote>
  <w:footnote w:id="2">
    <w:p w:rsidR="002F6BAA" w:rsidRPr="00AA2187" w:rsidRDefault="002F6BAA" w:rsidP="00AA2187">
      <w:pPr>
        <w:pStyle w:val="FootnoteText"/>
        <w:spacing w:after="96"/>
        <w:ind w:firstLine="288"/>
        <w:rPr>
          <w:ins w:id="49" w:author="Author"/>
        </w:rPr>
      </w:pPr>
      <w:ins w:id="50" w:author="Author">
        <w:r w:rsidRPr="00AA2187">
          <w:rPr>
            <w:rStyle w:val="FootnoteReference"/>
          </w:rPr>
          <w:footnoteRef/>
        </w:r>
        <w:r w:rsidRPr="00AA2187">
          <w:t xml:space="preserve"> </w:t>
        </w:r>
        <w:r w:rsidRPr="00AA2187">
          <w:rPr>
            <w:b/>
          </w:rPr>
          <w:t xml:space="preserve">6:5 </w:t>
        </w:r>
        <w:r w:rsidRPr="00AA2187">
          <w:t>Or “vital force; resources.”</w:t>
        </w:r>
      </w:ins>
    </w:p>
  </w:footnote>
  <w:footnote w:id="3">
    <w:p w:rsidR="002F6BAA" w:rsidRPr="00AA2187" w:rsidRDefault="002F6BAA" w:rsidP="00AA2187">
      <w:pPr>
        <w:pStyle w:val="FootnoteText"/>
        <w:spacing w:after="96"/>
        <w:ind w:firstLine="288"/>
        <w:rPr>
          <w:ins w:id="57" w:author="Author"/>
        </w:rPr>
      </w:pPr>
      <w:ins w:id="58" w:author="Author">
        <w:r w:rsidRPr="00AA2187">
          <w:rPr>
            <w:rStyle w:val="FootnoteReference"/>
          </w:rPr>
          <w:footnoteRef/>
        </w:r>
        <w:r w:rsidRPr="00AA2187">
          <w:t xml:space="preserve"> </w:t>
        </w:r>
        <w:r w:rsidRPr="00AA2187">
          <w:rPr>
            <w:b/>
          </w:rPr>
          <w:t xml:space="preserve">6:7 </w:t>
        </w:r>
        <w:r w:rsidRPr="00AA2187">
          <w:t>Or “repeat them to; impress them upon.”</w:t>
        </w:r>
      </w:ins>
    </w:p>
  </w:footnote>
  <w:footnote w:id="4">
    <w:p w:rsidR="002F6BAA" w:rsidRPr="00AA2187" w:rsidRDefault="002F6BAA" w:rsidP="00AA2187">
      <w:pPr>
        <w:pStyle w:val="FootnoteText"/>
        <w:spacing w:after="96"/>
        <w:ind w:firstLine="288"/>
        <w:rPr>
          <w:ins w:id="71" w:author="Author"/>
        </w:rPr>
      </w:pPr>
      <w:ins w:id="72" w:author="Author">
        <w:r w:rsidRPr="00AA2187">
          <w:rPr>
            <w:rStyle w:val="FootnoteReference"/>
          </w:rPr>
          <w:footnoteRef/>
        </w:r>
        <w:r w:rsidRPr="00AA2187">
          <w:t xml:space="preserve"> </w:t>
        </w:r>
        <w:r w:rsidRPr="00AA2187">
          <w:rPr>
            <w:b/>
          </w:rPr>
          <w:t xml:space="preserve">6:8 </w:t>
        </w:r>
        <w:r w:rsidRPr="00AA2187">
          <w:t>Lit., “between your eyes.”</w:t>
        </w:r>
      </w:ins>
    </w:p>
  </w:footnote>
  <w:footnote w:id="5">
    <w:p w:rsidR="002F6BAA" w:rsidRPr="00AA2187" w:rsidRDefault="002F6BAA" w:rsidP="00AA2187">
      <w:pPr>
        <w:pStyle w:val="FootnoteText"/>
        <w:spacing w:after="96"/>
        <w:ind w:firstLine="288"/>
        <w:rPr>
          <w:ins w:id="196" w:author="Author"/>
        </w:rPr>
      </w:pPr>
      <w:ins w:id="197" w:author="Author">
        <w:r w:rsidRPr="00AA2187">
          <w:rPr>
            <w:rStyle w:val="FootnoteReference"/>
          </w:rPr>
          <w:footnoteRef/>
        </w:r>
        <w:r w:rsidRPr="00AA2187">
          <w:t xml:space="preserve"> </w:t>
        </w:r>
        <w:r w:rsidRPr="00AA2187">
          <w:rPr>
            <w:b/>
          </w:rPr>
          <w:t xml:space="preserve">6:25 </w:t>
        </w:r>
        <w:r w:rsidRPr="00AA2187">
          <w:t>Lit., “before.”</w:t>
        </w:r>
      </w:ins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B6530" w:rsidRDefault="00FB6530" w:rsidP="00875211">
    <w:pPr>
      <w:pStyle w:val="Header"/>
      <w:tabs>
        <w:tab w:val="center" w:pos="4200"/>
        <w:tab w:val="right" w:pos="8280"/>
      </w:tabs>
    </w:pPr>
    <w:r>
      <w:tab/>
    </w:r>
    <w:r>
      <w:tab/>
    </w:r>
    <w:r>
      <w:tab/>
      <w:t xml:space="preserve">Page </w:t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>
      <w:rPr>
        <w:rStyle w:val="PageNumber"/>
        <w:noProof/>
      </w:rPr>
      <w:t>2</w:t>
    </w:r>
    <w:r>
      <w:rPr>
        <w:rStyle w:val="PageNumber"/>
      </w:rPr>
      <w:fldChar w:fldCharType="end"/>
    </w:r>
  </w:p>
  <w:p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English Title: </w:t>
    </w:r>
    <w:fldSimple w:instr=" TITLE  \* MERGEFORMAT ">
      <w:r w:rsidR="006A7C80">
        <w:t>Deuteronomy Chapter 6</w:t>
      </w:r>
    </w:fldSimple>
  </w:p>
  <w:p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Publication: </w:t>
    </w:r>
    <w:r>
      <w:fldChar w:fldCharType="begin"/>
    </w:r>
    <w:r>
      <w:instrText xml:space="preserve"> DOCPROPERTY "_ParentPublicationName" </w:instrText>
    </w:r>
    <w:r>
      <w:fldChar w:fldCharType="separate"/>
    </w:r>
    <w:r w:rsidR="006A7C80">
      <w:t>05-Deuteronomy</w:t>
    </w:r>
    <w:r>
      <w:fldChar w:fldCharType="end"/>
    </w:r>
  </w:p>
  <w:p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Document: </w:t>
    </w:r>
    <w:r>
      <w:rPr>
        <w:snapToGrid w:val="0"/>
      </w:rPr>
      <w:fldChar w:fldCharType="begin"/>
    </w:r>
    <w:r>
      <w:rPr>
        <w:snapToGrid w:val="0"/>
      </w:rPr>
      <w:instrText xml:space="preserve"> FILENAME </w:instrText>
    </w:r>
    <w:r>
      <w:rPr>
        <w:snapToGrid w:val="0"/>
      </w:rPr>
      <w:fldChar w:fldCharType="separate"/>
    </w:r>
    <w:r w:rsidR="006A7C80">
      <w:rPr>
        <w:noProof/>
        <w:snapToGrid w:val="0"/>
      </w:rPr>
      <w:t>Deuteronomy 06.Revised Text.Advisor.docx</w:t>
    </w:r>
    <w:r>
      <w:rPr>
        <w:snapToGrid w:val="0"/>
      </w:rPr>
      <w:fldChar w:fldCharType="end"/>
    </w:r>
    <w:r>
      <w:rPr>
        <w:snapToGrid w:val="0"/>
      </w:rPr>
      <w:tab/>
    </w:r>
  </w:p>
  <w:p w:rsidR="00FB6530" w:rsidRPr="00875211" w:rsidRDefault="00FB6530" w:rsidP="0087521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B6530" w:rsidRDefault="00FB6530" w:rsidP="005D65DB">
    <w:pPr>
      <w:pStyle w:val="Style3"/>
    </w:pPr>
    <w:r>
      <w:t xml:space="preserve">English Title: </w:t>
    </w:r>
    <w:fldSimple w:instr=" TITLE  \* MERGEFORMAT ">
      <w:r w:rsidR="006A7C80">
        <w:t>Deuteronomy Chapter 6</w:t>
      </w:r>
    </w:fldSimple>
  </w:p>
  <w:p w:rsidR="00FB6530" w:rsidRDefault="00FB6530" w:rsidP="005D65DB">
    <w:pPr>
      <w:pStyle w:val="Style4"/>
    </w:pPr>
    <w:r>
      <w:t xml:space="preserve">Publication: </w:t>
    </w:r>
    <w:r>
      <w:fldChar w:fldCharType="begin"/>
    </w:r>
    <w:r>
      <w:instrText xml:space="preserve"> DOCPROPERTY "_ParentPublicationName"</w:instrText>
    </w:r>
    <w:r>
      <w:fldChar w:fldCharType="separate"/>
    </w:r>
    <w:r w:rsidR="006A7C80">
      <w:t>05-Deuteronomy</w:t>
    </w:r>
    <w:r>
      <w:fldChar w:fldCharType="end"/>
    </w:r>
  </w:p>
  <w:p w:rsidR="00FB6530" w:rsidRDefault="00FB6530" w:rsidP="005D65DB">
    <w:pPr>
      <w:pStyle w:val="Style2"/>
    </w:pPr>
    <w:r w:rsidRPr="005D65DB">
      <w:t>Document</w:t>
    </w:r>
    <w:r>
      <w:t xml:space="preserve">: </w:t>
    </w:r>
    <w:r>
      <w:rPr>
        <w:snapToGrid w:val="0"/>
      </w:rPr>
      <w:fldChar w:fldCharType="begin"/>
    </w:r>
    <w:r>
      <w:rPr>
        <w:snapToGrid w:val="0"/>
      </w:rPr>
      <w:instrText xml:space="preserve"> FILENAME </w:instrText>
    </w:r>
    <w:r>
      <w:rPr>
        <w:snapToGrid w:val="0"/>
      </w:rPr>
      <w:fldChar w:fldCharType="separate"/>
    </w:r>
    <w:r w:rsidR="006A7C80">
      <w:rPr>
        <w:noProof/>
        <w:snapToGrid w:val="0"/>
      </w:rPr>
      <w:t>Deuteronomy 06.Revised Text.Advisor.docx</w:t>
    </w:r>
    <w:r>
      <w:rPr>
        <w:snapToGrid w:val="0"/>
      </w:rPr>
      <w:fldChar w:fldCharType="end"/>
    </w:r>
    <w:r>
      <w:rPr>
        <w:snapToGrid w:val="0"/>
      </w:rPr>
      <w:tab/>
    </w:r>
    <w:r>
      <w:t xml:space="preserve">Activity: </w:t>
    </w:r>
    <w:r>
      <w:fldChar w:fldCharType="begin"/>
    </w:r>
    <w:r>
      <w:instrText xml:space="preserve"> DOCPROPERTY "_CurrentActivityName" </w:instrText>
    </w:r>
    <w:r>
      <w:fldChar w:fldCharType="separate"/>
    </w:r>
    <w:r w:rsidR="006A7C80">
      <w:t>&lt;not set&gt;</w:t>
    </w:r>
    <w:r>
      <w:fldChar w:fldCharType="end"/>
    </w:r>
  </w:p>
  <w:p w:rsidR="00FB6530" w:rsidRDefault="00FB6530" w:rsidP="005D65DB">
    <w:pPr>
      <w:pStyle w:val="Style5"/>
    </w:pPr>
    <w:r>
      <w:t xml:space="preserve">Translator: </w:t>
    </w:r>
    <w:r>
      <w:fldChar w:fldCharType="begin"/>
    </w:r>
    <w:r>
      <w:instrText xml:space="preserve"> DOCPROPERTY "_RoleTranslator"</w:instrText>
    </w:r>
    <w:r>
      <w:fldChar w:fldCharType="separate"/>
    </w:r>
    <w:r w:rsidR="006A7C80">
      <w:t>&lt;not set&gt;</w:t>
    </w:r>
    <w:r>
      <w:fldChar w:fldCharType="end"/>
    </w:r>
    <w:r>
      <w:tab/>
      <w:t xml:space="preserve">Checker: </w:t>
    </w:r>
    <w:r>
      <w:fldChar w:fldCharType="begin"/>
    </w:r>
    <w:r>
      <w:instrText xml:space="preserve"> DOCPROPERTY "_RoleChecker" </w:instrText>
    </w:r>
    <w:r>
      <w:fldChar w:fldCharType="separate"/>
    </w:r>
    <w:r w:rsidR="006A7C80">
      <w:t>&lt;not set&gt;</w:t>
    </w:r>
    <w:r>
      <w:fldChar w:fldCharType="end"/>
    </w:r>
  </w:p>
  <w:p w:rsidR="00FB6530" w:rsidRDefault="00FB6530" w:rsidP="005D65DB">
    <w:pPr>
      <w:pStyle w:val="Style6"/>
    </w:pPr>
    <w:r>
      <w:t xml:space="preserve">Proofreader: </w:t>
    </w:r>
    <w:r>
      <w:fldChar w:fldCharType="begin"/>
    </w:r>
    <w:r>
      <w:instrText xml:space="preserve"> DOCPROPERTY "_RoleProofreader"</w:instrText>
    </w:r>
    <w:r>
      <w:fldChar w:fldCharType="separate"/>
    </w:r>
    <w:r w:rsidR="006A7C80">
      <w:t>&lt;not set&gt;</w:t>
    </w:r>
    <w:r>
      <w:fldChar w:fldCharType="end"/>
    </w:r>
  </w:p>
  <w:p w:rsidR="00FB6530" w:rsidRPr="00875211" w:rsidRDefault="00FB6530" w:rsidP="0087521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4912B6C6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8DC2C6E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8D22D9B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2A66EC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FFCAAE30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77EE768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A0509E4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50B21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02025B7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3492427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4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6C86"/>
    <w:rsid w:val="00036C86"/>
    <w:rsid w:val="00245EDD"/>
    <w:rsid w:val="0026230D"/>
    <w:rsid w:val="002B524D"/>
    <w:rsid w:val="002C00A8"/>
    <w:rsid w:val="002F6BAA"/>
    <w:rsid w:val="00310508"/>
    <w:rsid w:val="003B380B"/>
    <w:rsid w:val="004500A2"/>
    <w:rsid w:val="004B7393"/>
    <w:rsid w:val="004C5EB7"/>
    <w:rsid w:val="005D4494"/>
    <w:rsid w:val="005D65DB"/>
    <w:rsid w:val="005F29B7"/>
    <w:rsid w:val="006634F9"/>
    <w:rsid w:val="00683A19"/>
    <w:rsid w:val="006A7C80"/>
    <w:rsid w:val="006B2E68"/>
    <w:rsid w:val="006D0A9F"/>
    <w:rsid w:val="006E0169"/>
    <w:rsid w:val="0075006C"/>
    <w:rsid w:val="00762BCB"/>
    <w:rsid w:val="00796D66"/>
    <w:rsid w:val="007A584B"/>
    <w:rsid w:val="0085190A"/>
    <w:rsid w:val="00875211"/>
    <w:rsid w:val="008F667F"/>
    <w:rsid w:val="00980020"/>
    <w:rsid w:val="0098685D"/>
    <w:rsid w:val="009C7D92"/>
    <w:rsid w:val="00A13B03"/>
    <w:rsid w:val="00A73FF6"/>
    <w:rsid w:val="00A86CA5"/>
    <w:rsid w:val="00AA09DB"/>
    <w:rsid w:val="00B87B77"/>
    <w:rsid w:val="00BC4A6C"/>
    <w:rsid w:val="00BD6AB0"/>
    <w:rsid w:val="00C37E6E"/>
    <w:rsid w:val="00C810DC"/>
    <w:rsid w:val="00C92D5F"/>
    <w:rsid w:val="00CA2E7C"/>
    <w:rsid w:val="00D066FD"/>
    <w:rsid w:val="00D36E44"/>
    <w:rsid w:val="00D41195"/>
    <w:rsid w:val="00D67FE7"/>
    <w:rsid w:val="00D75449"/>
    <w:rsid w:val="00DA0FE2"/>
    <w:rsid w:val="00DE253C"/>
    <w:rsid w:val="00EA2DE5"/>
    <w:rsid w:val="00F30C4C"/>
    <w:rsid w:val="00F63146"/>
    <w:rsid w:val="00F66502"/>
    <w:rsid w:val="00F935DB"/>
    <w:rsid w:val="00FB65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docId w15:val="{1298E588-A9A9-4E9B-BCE8-6819746E7511}"/>
  <w:attachedTemplate r:id="R20871681e502436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iPriority="99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99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5D65DB"/>
    <w:pPr>
      <w:spacing w:line="360" w:lineRule="auto"/>
      <w:ind w:firstLine="720"/>
    </w:pPr>
    <w:rPr>
      <w:rFonts w:ascii="Arial" w:eastAsia="Times New Roman" w:hAnsi="Arial" w:cs="Latha"/>
      <w:sz w:val="24"/>
      <w:szCs w:val="24"/>
      <w:lang w:val="en-US" w:eastAsia="en-US" w:bidi="ta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CA2E7C"/>
    <w:pPr>
      <w:tabs>
        <w:tab w:val="center" w:pos="4320"/>
        <w:tab w:val="right" w:pos="8640"/>
      </w:tabs>
      <w:spacing w:line="240" w:lineRule="auto"/>
      <w:ind w:firstLine="0"/>
    </w:pPr>
  </w:style>
  <w:style w:type="paragraph" w:styleId="Footer">
    <w:name w:val="footer"/>
    <w:basedOn w:val="Normal"/>
    <w:rsid w:val="00CA2E7C"/>
    <w:pPr>
      <w:tabs>
        <w:tab w:val="center" w:pos="4320"/>
        <w:tab w:val="right" w:pos="8640"/>
      </w:tabs>
      <w:spacing w:line="240" w:lineRule="auto"/>
      <w:ind w:firstLine="0"/>
    </w:pPr>
  </w:style>
  <w:style w:type="character" w:styleId="PageNumber">
    <w:name w:val="page number"/>
    <w:basedOn w:val="DefaultParagraphFont"/>
    <w:rsid w:val="004B7393"/>
    <w:rPr>
      <w:rFonts w:ascii="Arial" w:hAnsi="Arial"/>
      <w:sz w:val="24"/>
    </w:rPr>
  </w:style>
  <w:style w:type="character" w:styleId="LineNumber">
    <w:name w:val="line number"/>
    <w:basedOn w:val="DefaultParagraphFont"/>
    <w:rsid w:val="004B7393"/>
    <w:rPr>
      <w:rFonts w:ascii="Arial" w:hAnsi="Arial"/>
      <w:sz w:val="24"/>
    </w:rPr>
  </w:style>
  <w:style w:type="paragraph" w:customStyle="1" w:styleId="Style1">
    <w:name w:val="Style1"/>
    <w:basedOn w:val="Normal"/>
    <w:qFormat/>
    <w:rsid w:val="005D65DB"/>
  </w:style>
  <w:style w:type="paragraph" w:customStyle="1" w:styleId="Style2">
    <w:name w:val="Style2"/>
    <w:basedOn w:val="Header"/>
    <w:qFormat/>
    <w:rsid w:val="005D65DB"/>
  </w:style>
  <w:style w:type="paragraph" w:customStyle="1" w:styleId="Style3">
    <w:name w:val="Style3"/>
    <w:basedOn w:val="Header"/>
    <w:qFormat/>
    <w:rsid w:val="005D65DB"/>
    <w:pPr>
      <w:tabs>
        <w:tab w:val="center" w:pos="4200"/>
        <w:tab w:val="right" w:pos="8280"/>
      </w:tabs>
    </w:pPr>
  </w:style>
  <w:style w:type="paragraph" w:customStyle="1" w:styleId="Style4">
    <w:name w:val="Style4"/>
    <w:basedOn w:val="Header"/>
    <w:qFormat/>
    <w:rsid w:val="005D65DB"/>
    <w:pPr>
      <w:tabs>
        <w:tab w:val="left" w:pos="4200"/>
        <w:tab w:val="right" w:pos="8280"/>
      </w:tabs>
    </w:pPr>
  </w:style>
  <w:style w:type="paragraph" w:customStyle="1" w:styleId="Style5">
    <w:name w:val="Style5"/>
    <w:basedOn w:val="Header"/>
    <w:qFormat/>
    <w:rsid w:val="005D65DB"/>
    <w:pPr>
      <w:tabs>
        <w:tab w:val="left" w:pos="4200"/>
        <w:tab w:val="right" w:pos="8280"/>
      </w:tabs>
    </w:pPr>
  </w:style>
  <w:style w:type="paragraph" w:customStyle="1" w:styleId="Style6">
    <w:name w:val="Style6"/>
    <w:basedOn w:val="Header"/>
    <w:qFormat/>
    <w:rsid w:val="005D65DB"/>
    <w:pPr>
      <w:tabs>
        <w:tab w:val="left" w:pos="4200"/>
        <w:tab w:val="right" w:pos="8280"/>
      </w:tabs>
    </w:pPr>
  </w:style>
  <w:style w:type="paragraph" w:styleId="FootnoteText">
    <w:name w:val="footnote text"/>
    <w:basedOn w:val="Normal"/>
    <w:link w:val="FootnoteTextChar"/>
    <w:uiPriority w:val="99"/>
    <w:semiHidden/>
    <w:unhideWhenUsed/>
    <w:rsid w:val="002F6BAA"/>
    <w:pPr>
      <w:spacing w:line="240" w:lineRule="auto"/>
      <w:ind w:firstLine="0"/>
    </w:pPr>
    <w:rPr>
      <w:rFonts w:ascii="Trebuchet MS" w:eastAsiaTheme="minorHAnsi" w:hAnsi="Trebuchet MS" w:cs="Trebuchet MS"/>
      <w:sz w:val="20"/>
      <w:szCs w:val="20"/>
      <w:lang w:bidi="ar-SA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2F6BAA"/>
    <w:rPr>
      <w:rFonts w:ascii="Trebuchet MS" w:eastAsiaTheme="minorHAnsi" w:hAnsi="Trebuchet MS" w:cs="Trebuchet MS"/>
      <w:lang w:val="en-US" w:eastAsia="en-US"/>
    </w:rPr>
  </w:style>
  <w:style w:type="character" w:styleId="FootnoteReference">
    <w:name w:val="footnote reference"/>
    <w:basedOn w:val="DefaultParagraphFont"/>
    <w:uiPriority w:val="99"/>
    <w:semiHidden/>
    <w:unhideWhenUsed/>
    <w:rsid w:val="002F6BAA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settings.xml.rels>&#65279;<?xml version="1.0" encoding="utf-8"?><Relationships xmlns="http://schemas.openxmlformats.org/package/2006/relationships"><Relationship Type="http://schemas.openxmlformats.org/officeDocument/2006/relationships/attachedTemplate" Target="file:///H:\TRANS\Maltese\Templates\BibleAdvisorDocument.dotm" TargetMode="External" Id="R20871681e5024360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ap:Properties xmlns:vt="http://schemas.openxmlformats.org/officeDocument/2006/docPropsVTypes" xmlns:ap="http://schemas.openxmlformats.org/officeDocument/2006/extended-properties">
  <ap:TotalTime>0</ap:TotalTime>
  <ap:Pages>1</ap:Pages>
  <ap:Words>823</ap:Words>
  <ap:Characters>3501</ap:Characters>
  <ap:Application>Microsoft Office Word</ap:Application>
  <ap:DocSecurity>0</ap:DocSecurity>
  <ap:Lines>58</ap:Lines>
  <ap:Paragraphs>7</ap:Paragraphs>
  <ap:ScaleCrop>false</ap:ScaleCrop>
  <ap:HeadingPairs>
    <vt:vector baseType="variant" size="2">
      <vt:variant>
        <vt:lpstr>Title</vt:lpstr>
      </vt:variant>
      <vt:variant>
        <vt:i4>1</vt:i4>
      </vt:variant>
    </vt:vector>
  </ap:HeadingPairs>
  <ap:TitlesOfParts>
    <vt:vector baseType="lpstr" size="1">
      <vt:lpstr/>
    </vt:vector>
  </ap:TitlesOfParts>
  <ap:Company>Watchtower</ap:Company>
  <ap:LinksUpToDate>false</ap:LinksUpToDate>
  <ap:CharactersWithSpaces>4317</ap:CharactersWithSpaces>
  <ap:SharedDoc>false</ap:SharedDoc>
  <ap:HyperlinksChanged>false</ap:HyperlinksChanged>
  <ap:AppVersion>16.0000</ap:AppVersion>
  <ap:Template>BibleAdvisorDocument.dotm</ap:Templ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Deuteronomy Chapter 6</dc:title>
  <dc:subject/>
  <dc:creator>Matthew Calleja</dc:creator>
  <cp:keywords/>
  <dc:description/>
  <cp:lastModifiedBy>Calleja, Matthew</cp:lastModifiedBy>
  <cp:revision>3</cp:revision>
  <dcterms:created xsi:type="dcterms:W3CDTF">2020-11-30T15:29:00Z</dcterms:created>
  <dcterms:modified xsi:type="dcterms:W3CDTF">2020-11-30T15:29:00Z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CurrentActivityName">
    <vt:lpwstr>&lt;not set&gt;</vt:lpwstr>
  </property>
  <property fmtid="{D5CDD505-2E9C-101B-9397-08002B2CF9AE}" pid="3" name="_RoleTranslator">
    <vt:lpwstr>&lt;not set&gt;</vt:lpwstr>
  </property>
  <property fmtid="{D5CDD505-2E9C-101B-9397-08002B2CF9AE}" pid="4" name="_RoleChecker">
    <vt:lpwstr>&lt;not set&gt;</vt:lpwstr>
  </property>
  <property fmtid="{D5CDD505-2E9C-101B-9397-08002B2CF9AE}" pid="5" name="_RoleProofreader">
    <vt:lpwstr>&lt;not set&gt;</vt:lpwstr>
  </property>
  <property fmtid="{D5CDD505-2E9C-101B-9397-08002B2CF9AE}" pid="6" name="_AssemblyName">
    <vt:lpwstr>4E3C66D5-58D4-491E-A7D4-64AF99AF6E8B</vt:lpwstr>
  </property>
  <property fmtid="{D5CDD505-2E9C-101B-9397-08002B2CF9AE}" pid="7" name="_AssemblyLocation">
    <vt:lpwstr>*|03973583-2c7c-4b90-a444-4b6d2ca1c977</vt:lpwstr>
  </property>
  <property fmtid="{D5CDD505-2E9C-101B-9397-08002B2CF9AE}" pid="8" name="_TranslationDocumentName">
    <vt:lpwstr>Deuteronomy 06.docx</vt:lpwstr>
  </property>
  <property fmtid="{D5CDD505-2E9C-101B-9397-08002B2CF9AE}" pid="9" name="_TranslationDocumentId">
    <vt:i4>19489</vt:i4>
  </property>
  <property fmtid="{D5CDD505-2E9C-101B-9397-08002B2CF9AE}" pid="10" name="_ParentPublicationName">
    <vt:lpwstr>05-Deuteronomy</vt:lpwstr>
  </property>
  <property fmtid="{D5CDD505-2E9C-101B-9397-08002B2CF9AE}" pid="11" name="_TranslationDocumentType">
    <vt:i4>8193</vt:i4>
  </property>
  <property fmtid="{D5CDD505-2E9C-101B-9397-08002B2CF9AE}" pid="12" name="_StudyBible">
    <vt:bool>false</vt:bool>
  </property>
  <property fmtid="{D5CDD505-2E9C-101B-9397-08002B2CF9AE}" pid="13" name="_MepsLanguageNumber">
    <vt:i4>0</vt:i4>
  </property>
  <property fmtid="{D5CDD505-2E9C-101B-9397-08002B2CF9AE}" pid="14" name="_ResearchArticleNumber">
    <vt:i4>5006</vt:i4>
  </property>
  <property fmtid="{D5CDD505-2E9C-101B-9397-08002B2CF9AE}" pid="15" name="_PublicationDate">
    <vt:filetime>1899-12-29T23:00:00Z</vt:filetime>
  </property>
  <property fmtid="{D5CDD505-2E9C-101B-9397-08002B2CF9AE}" pid="16" name="_MailingDescription">
    <vt:lpwstr/>
  </property>
  <property fmtid="{D5CDD505-2E9C-101B-9397-08002B2CF9AE}" pid="17" name="_BookNumber">
    <vt:i4>5</vt:i4>
  </property>
  <property fmtid="{D5CDD505-2E9C-101B-9397-08002B2CF9AE}" pid="18" name="_ChapterNumber">
    <vt:i4>6</vt:i4>
  </property>
  <property fmtid="{D5CDD505-2E9C-101B-9397-08002B2CF9AE}" pid="19" name="_CurrentParagraphIndex">
    <vt:i4>0</vt:i4>
  </property>
  <property fmtid="{D5CDD505-2E9C-101B-9397-08002B2CF9AE}" pid="20" name="_CurrentSentenceIndex">
    <vt:i4>0</vt:i4>
  </property>
  <property fmtid="{D5CDD505-2E9C-101B-9397-08002B2CF9AE}" pid="21" name="_CurrentVerseNumber">
    <vt:i4>1</vt:i4>
  </property>
  <property fmtid="{D5CDD505-2E9C-101B-9397-08002B2CF9AE}" pid="22" name="_RevisionProtection">
    <vt:i4>1</vt:i4>
  </property>
  <property fmtid="{D5CDD505-2E9C-101B-9397-08002B2CF9AE}" pid="23" name="_TrackRevisions">
    <vt:bool>true</vt:bool>
  </property>
  <property fmtid="{D5CDD505-2E9C-101B-9397-08002B2CF9AE}" pid="24" name="_AdditionalAdvisor">
    <vt:bool>true</vt:bool>
  </property>
  <property fmtid="{D5CDD505-2E9C-101B-9397-08002B2CF9AE}" pid="25" name="_SignLanguage">
    <vt:bool>false</vt:bool>
  </property>
</Properties>
</file>