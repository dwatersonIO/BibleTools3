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1853" w:rsidRPr="00FE43A2" w:rsidRDefault="00891853" w:rsidP="00891853">
      <w:pPr>
        <w:rPr>
          <w:rFonts w:ascii="Trebuchet MS" w:hAnsi="Trebuchet MS"/>
          <w:noProof/>
        </w:rPr>
      </w:pPr>
      <w:r w:rsidRPr="00FE43A2">
        <w:rPr>
          <w:rFonts w:ascii="Trebuchet MS" w:hAnsi="Trebuchet MS"/>
          <w:b/>
        </w:rPr>
        <w:t xml:space="preserve">17:1 </w:t>
      </w:r>
      <w:r w:rsidRPr="00FE43A2">
        <w:rPr>
          <w:rFonts w:ascii="Trebuchet MS" w:hAnsi="Trebuchet MS"/>
          <w:noProof/>
        </w:rPr>
        <w:t xml:space="preserve">“You must not sacrifice to Jehovah your God a bull or a sheep </w:t>
      </w:r>
      <w:del w:id="0" w:author="Author">
        <w:r w:rsidRPr="00FE43A2">
          <w:rPr>
            <w:rFonts w:ascii="Trebuchet MS" w:hAnsi="Trebuchet MS"/>
            <w:noProof/>
          </w:rPr>
          <w:delText xml:space="preserve">in which there proves to be </w:delText>
        </w:r>
      </w:del>
      <w:ins w:id="1" w:author="Author">
        <w:r w:rsidRPr="00FE43A2">
          <w:rPr>
            <w:rFonts w:ascii="Trebuchet MS" w:hAnsi="Trebuchet MS"/>
            <w:noProof/>
          </w:rPr>
          <w:t xml:space="preserve">that has </w:t>
        </w:r>
      </w:ins>
      <w:r w:rsidRPr="00FE43A2">
        <w:rPr>
          <w:rFonts w:ascii="Trebuchet MS" w:hAnsi="Trebuchet MS"/>
          <w:noProof/>
        </w:rPr>
        <w:t>a defect</w:t>
      </w:r>
      <w:del w:id="2" w:author="Author">
        <w:r w:rsidRPr="00FE43A2">
          <w:rPr>
            <w:rFonts w:ascii="Trebuchet MS" w:hAnsi="Trebuchet MS"/>
            <w:noProof/>
          </w:rPr>
          <w:delText>,</w:delText>
        </w:r>
      </w:del>
      <w:ins w:id="3" w:author="Author">
        <w:r w:rsidRPr="00FE43A2">
          <w:rPr>
            <w:rFonts w:ascii="Trebuchet MS" w:hAnsi="Trebuchet MS"/>
            <w:noProof/>
          </w:rPr>
          <w:t xml:space="preserve"> or</w:t>
        </w:r>
      </w:ins>
      <w:r w:rsidRPr="00FE43A2">
        <w:rPr>
          <w:rFonts w:ascii="Trebuchet MS" w:hAnsi="Trebuchet MS"/>
          <w:noProof/>
        </w:rPr>
        <w:t xml:space="preserve"> anything </w:t>
      </w:r>
      <w:del w:id="4" w:author="Author">
        <w:r w:rsidRPr="00FE43A2">
          <w:rPr>
            <w:rFonts w:ascii="Trebuchet MS" w:hAnsi="Trebuchet MS"/>
            <w:noProof/>
          </w:rPr>
          <w:delText>bad; because</w:delText>
        </w:r>
      </w:del>
      <w:ins w:id="5" w:author="Author">
        <w:r w:rsidRPr="00FE43A2">
          <w:rPr>
            <w:rFonts w:ascii="Trebuchet MS" w:hAnsi="Trebuchet MS"/>
            <w:noProof/>
          </w:rPr>
          <w:t>wrong with</w:t>
        </w:r>
      </w:ins>
      <w:r w:rsidRPr="00FE43A2">
        <w:rPr>
          <w:rFonts w:ascii="Trebuchet MS" w:hAnsi="Trebuchet MS"/>
          <w:noProof/>
        </w:rPr>
        <w:t xml:space="preserve"> it</w:t>
      </w:r>
      <w:del w:id="6" w:author="Author">
        <w:r w:rsidRPr="00FE43A2">
          <w:rPr>
            <w:rFonts w:ascii="Trebuchet MS" w:hAnsi="Trebuchet MS"/>
            <w:noProof/>
          </w:rPr>
          <w:delText xml:space="preserve"> is a thing </w:delText>
        </w:r>
      </w:del>
      <w:ins w:id="7" w:author="Author">
        <w:r w:rsidRPr="00FE43A2">
          <w:rPr>
            <w:rFonts w:ascii="Trebuchet MS" w:hAnsi="Trebuchet MS"/>
            <w:noProof/>
          </w:rPr>
          <w:t xml:space="preserve">, for it would be </w:t>
        </w:r>
      </w:ins>
      <w:r w:rsidRPr="00FE43A2">
        <w:rPr>
          <w:rFonts w:ascii="Trebuchet MS" w:hAnsi="Trebuchet MS"/>
          <w:noProof/>
        </w:rPr>
        <w:t>detestable to Jehovah your God.</w:t>
      </w:r>
    </w:p>
    <w:p w:rsidR="00891853" w:rsidRPr="00FE43A2" w:rsidRDefault="00891853" w:rsidP="00891853">
      <w:pPr>
        <w:rPr>
          <w:rFonts w:ascii="Trebuchet MS" w:hAnsi="Trebuchet MS"/>
          <w:noProof/>
        </w:rPr>
      </w:pPr>
      <w:r w:rsidRPr="00FE43A2">
        <w:rPr>
          <w:rFonts w:ascii="Trebuchet MS" w:hAnsi="Trebuchet MS"/>
          <w:b/>
        </w:rPr>
        <w:t xml:space="preserve">17:2 </w:t>
      </w:r>
      <w:r w:rsidRPr="00FE43A2">
        <w:rPr>
          <w:rFonts w:ascii="Trebuchet MS" w:hAnsi="Trebuchet MS"/>
          <w:noProof/>
        </w:rPr>
        <w:t>“</w:t>
      </w:r>
      <w:del w:id="8" w:author="Author">
        <w:r w:rsidRPr="00FE43A2">
          <w:rPr>
            <w:rFonts w:ascii="Trebuchet MS" w:hAnsi="Trebuchet MS"/>
            <w:noProof/>
          </w:rPr>
          <w:delText xml:space="preserve">In case there should be </w:delText>
        </w:r>
      </w:del>
      <w:ins w:id="9" w:author="Author">
        <w:r w:rsidRPr="00FE43A2">
          <w:rPr>
            <w:rFonts w:ascii="Trebuchet MS" w:hAnsi="Trebuchet MS"/>
            <w:noProof/>
          </w:rPr>
          <w:t xml:space="preserve">Suppose a man or a woman is </w:t>
        </w:r>
      </w:ins>
      <w:r w:rsidRPr="00FE43A2">
        <w:rPr>
          <w:rFonts w:ascii="Trebuchet MS" w:hAnsi="Trebuchet MS"/>
          <w:noProof/>
        </w:rPr>
        <w:t xml:space="preserve">found </w:t>
      </w:r>
      <w:ins w:id="10" w:author="Author">
        <w:r w:rsidRPr="00FE43A2">
          <w:rPr>
            <w:rFonts w:ascii="Trebuchet MS" w:hAnsi="Trebuchet MS"/>
            <w:noProof/>
          </w:rPr>
          <w:t xml:space="preserve">among you, </w:t>
        </w:r>
      </w:ins>
      <w:r w:rsidRPr="00FE43A2">
        <w:rPr>
          <w:rFonts w:ascii="Trebuchet MS" w:hAnsi="Trebuchet MS"/>
          <w:noProof/>
        </w:rPr>
        <w:t xml:space="preserve">in </w:t>
      </w:r>
      <w:del w:id="11" w:author="Author">
        <w:r w:rsidRPr="00FE43A2">
          <w:rPr>
            <w:rFonts w:ascii="Trebuchet MS" w:hAnsi="Trebuchet MS"/>
            <w:noProof/>
          </w:rPr>
          <w:delText>your midst in one</w:delText>
        </w:r>
      </w:del>
      <w:ins w:id="12" w:author="Author">
        <w:r w:rsidRPr="00FE43A2">
          <w:rPr>
            <w:rFonts w:ascii="Trebuchet MS" w:hAnsi="Trebuchet MS"/>
            <w:noProof/>
          </w:rPr>
          <w:t>any</w:t>
        </w:r>
      </w:ins>
      <w:r w:rsidRPr="00FE43A2">
        <w:rPr>
          <w:rFonts w:ascii="Trebuchet MS" w:hAnsi="Trebuchet MS"/>
          <w:noProof/>
        </w:rPr>
        <w:t xml:space="preserve"> of your cities that Jehovah your God is giving you</w:t>
      </w:r>
      <w:del w:id="13" w:author="Author">
        <w:r w:rsidRPr="00FE43A2">
          <w:rPr>
            <w:rFonts w:ascii="Trebuchet MS" w:hAnsi="Trebuchet MS"/>
            <w:noProof/>
          </w:rPr>
          <w:delText xml:space="preserve"> a man or a woman </w:delText>
        </w:r>
      </w:del>
      <w:ins w:id="14" w:author="Author">
        <w:r w:rsidRPr="00FE43A2">
          <w:rPr>
            <w:rFonts w:ascii="Trebuchet MS" w:hAnsi="Trebuchet MS"/>
            <w:noProof/>
          </w:rPr>
          <w:t xml:space="preserve">, </w:t>
        </w:r>
      </w:ins>
      <w:r w:rsidRPr="00FE43A2">
        <w:rPr>
          <w:rFonts w:ascii="Trebuchet MS" w:hAnsi="Trebuchet MS"/>
          <w:noProof/>
        </w:rPr>
        <w:t xml:space="preserve">who </w:t>
      </w:r>
      <w:del w:id="15" w:author="Author">
        <w:r w:rsidRPr="00FE43A2">
          <w:rPr>
            <w:rFonts w:ascii="Trebuchet MS" w:hAnsi="Trebuchet MS"/>
            <w:noProof/>
          </w:rPr>
          <w:delText>should practice</w:delText>
        </w:r>
      </w:del>
      <w:ins w:id="16" w:author="Author">
        <w:r w:rsidRPr="00FE43A2">
          <w:rPr>
            <w:rFonts w:ascii="Trebuchet MS" w:hAnsi="Trebuchet MS"/>
            <w:noProof/>
          </w:rPr>
          <w:t>is practicing</w:t>
        </w:r>
      </w:ins>
      <w:r w:rsidRPr="00FE43A2">
        <w:rPr>
          <w:rFonts w:ascii="Trebuchet MS" w:hAnsi="Trebuchet MS"/>
          <w:noProof/>
        </w:rPr>
        <w:t xml:space="preserve"> what is bad in the eyes of Jehovah your God </w:t>
      </w:r>
      <w:del w:id="17" w:author="Author">
        <w:r w:rsidRPr="00FE43A2">
          <w:rPr>
            <w:rFonts w:ascii="Trebuchet MS" w:hAnsi="Trebuchet MS"/>
            <w:noProof/>
          </w:rPr>
          <w:delText>so as to overstep</w:delText>
        </w:r>
      </w:del>
      <w:ins w:id="18" w:author="Author">
        <w:r w:rsidRPr="00FE43A2">
          <w:rPr>
            <w:rFonts w:ascii="Trebuchet MS" w:hAnsi="Trebuchet MS"/>
            <w:noProof/>
          </w:rPr>
          <w:t>and violating</w:t>
        </w:r>
      </w:ins>
      <w:r w:rsidRPr="00FE43A2">
        <w:rPr>
          <w:rFonts w:ascii="Trebuchet MS" w:hAnsi="Trebuchet MS"/>
          <w:noProof/>
        </w:rPr>
        <w:t xml:space="preserve"> his covenant, </w:t>
      </w:r>
      <w:r w:rsidRPr="00FE43A2">
        <w:rPr>
          <w:rFonts w:ascii="Trebuchet MS" w:hAnsi="Trebuchet MS"/>
          <w:b/>
          <w:noProof/>
        </w:rPr>
        <w:t xml:space="preserve">17:3 </w:t>
      </w:r>
      <w:r w:rsidRPr="00FE43A2">
        <w:rPr>
          <w:rFonts w:ascii="Trebuchet MS" w:hAnsi="Trebuchet MS"/>
          <w:noProof/>
        </w:rPr>
        <w:t xml:space="preserve">and he </w:t>
      </w:r>
      <w:del w:id="19" w:author="Author">
        <w:r w:rsidRPr="00FE43A2">
          <w:rPr>
            <w:rFonts w:ascii="Trebuchet MS" w:hAnsi="Trebuchet MS"/>
            <w:noProof/>
          </w:rPr>
          <w:delText>should go</w:delText>
        </w:r>
      </w:del>
      <w:ins w:id="20" w:author="Author">
        <w:r w:rsidRPr="00FE43A2">
          <w:rPr>
            <w:rFonts w:ascii="Trebuchet MS" w:hAnsi="Trebuchet MS"/>
            <w:noProof/>
          </w:rPr>
          <w:t>goes astray</w:t>
        </w:r>
      </w:ins>
      <w:r w:rsidRPr="00FE43A2">
        <w:rPr>
          <w:rFonts w:ascii="Trebuchet MS" w:hAnsi="Trebuchet MS"/>
          <w:noProof/>
        </w:rPr>
        <w:t xml:space="preserve"> and </w:t>
      </w:r>
      <w:del w:id="21" w:author="Author">
        <w:r w:rsidRPr="00FE43A2">
          <w:rPr>
            <w:rFonts w:ascii="Trebuchet MS" w:hAnsi="Trebuchet MS"/>
            <w:noProof/>
          </w:rPr>
          <w:delText>worship</w:delText>
        </w:r>
      </w:del>
      <w:ins w:id="22" w:author="Author">
        <w:r w:rsidRPr="00FE43A2">
          <w:rPr>
            <w:rFonts w:ascii="Trebuchet MS" w:hAnsi="Trebuchet MS"/>
            <w:noProof/>
          </w:rPr>
          <w:t>worships</w:t>
        </w:r>
      </w:ins>
      <w:r w:rsidRPr="00FE43A2">
        <w:rPr>
          <w:rFonts w:ascii="Trebuchet MS" w:hAnsi="Trebuchet MS"/>
          <w:noProof/>
        </w:rPr>
        <w:t xml:space="preserve"> other gods and </w:t>
      </w:r>
      <w:del w:id="23" w:author="Author">
        <w:r w:rsidRPr="00FE43A2">
          <w:rPr>
            <w:rFonts w:ascii="Trebuchet MS" w:hAnsi="Trebuchet MS"/>
            <w:noProof/>
          </w:rPr>
          <w:delText>bow</w:delText>
        </w:r>
      </w:del>
      <w:ins w:id="24" w:author="Author">
        <w:r w:rsidRPr="00FE43A2">
          <w:rPr>
            <w:rFonts w:ascii="Trebuchet MS" w:hAnsi="Trebuchet MS"/>
            <w:noProof/>
          </w:rPr>
          <w:t>he bows</w:t>
        </w:r>
      </w:ins>
      <w:r w:rsidRPr="00FE43A2">
        <w:rPr>
          <w:rFonts w:ascii="Trebuchet MS" w:hAnsi="Trebuchet MS"/>
          <w:noProof/>
        </w:rPr>
        <w:t xml:space="preserve"> down to them or to the sun or the moon or all the army of the heavens, a thing that I have not commanded</w:t>
      </w:r>
      <w:del w:id="25" w:author="Author">
        <w:r w:rsidRPr="00FE43A2">
          <w:rPr>
            <w:rFonts w:ascii="Trebuchet MS" w:hAnsi="Trebuchet MS"/>
            <w:noProof/>
          </w:rPr>
          <w:delText>,</w:delText>
        </w:r>
      </w:del>
      <w:ins w:id="26" w:author="Author">
        <w:r w:rsidRPr="00FE43A2">
          <w:rPr>
            <w:rFonts w:ascii="Trebuchet MS" w:hAnsi="Trebuchet MS"/>
            <w:noProof/>
          </w:rPr>
          <w:t>.</w:t>
        </w:r>
      </w:ins>
      <w:r w:rsidRPr="00FE43A2">
        <w:rPr>
          <w:rFonts w:ascii="Trebuchet MS" w:hAnsi="Trebuchet MS"/>
          <w:noProof/>
        </w:rPr>
        <w:t xml:space="preserve"> </w:t>
      </w:r>
      <w:r w:rsidRPr="00FE43A2">
        <w:rPr>
          <w:rFonts w:ascii="Trebuchet MS" w:hAnsi="Trebuchet MS"/>
          <w:b/>
          <w:noProof/>
        </w:rPr>
        <w:t xml:space="preserve">17:4 </w:t>
      </w:r>
      <w:del w:id="27" w:author="Author">
        <w:r w:rsidRPr="00FE43A2">
          <w:rPr>
            <w:rFonts w:ascii="Trebuchet MS" w:hAnsi="Trebuchet MS"/>
            <w:noProof/>
          </w:rPr>
          <w:delText>and</w:delText>
        </w:r>
      </w:del>
      <w:ins w:id="28" w:author="Author">
        <w:r w:rsidRPr="00FE43A2">
          <w:rPr>
            <w:rFonts w:ascii="Trebuchet MS" w:hAnsi="Trebuchet MS"/>
            <w:noProof/>
          </w:rPr>
          <w:t>When</w:t>
        </w:r>
      </w:ins>
      <w:r w:rsidRPr="00FE43A2">
        <w:rPr>
          <w:rFonts w:ascii="Trebuchet MS" w:hAnsi="Trebuchet MS"/>
          <w:noProof/>
        </w:rPr>
        <w:t xml:space="preserve"> it </w:t>
      </w:r>
      <w:del w:id="29" w:author="Author">
        <w:r w:rsidRPr="00FE43A2">
          <w:rPr>
            <w:rFonts w:ascii="Trebuchet MS" w:hAnsi="Trebuchet MS"/>
            <w:noProof/>
          </w:rPr>
          <w:delText>has been told</w:delText>
        </w:r>
      </w:del>
      <w:ins w:id="30" w:author="Author">
        <w:r w:rsidRPr="00FE43A2">
          <w:rPr>
            <w:rFonts w:ascii="Trebuchet MS" w:hAnsi="Trebuchet MS"/>
            <w:noProof/>
          </w:rPr>
          <w:t>is reported to</w:t>
        </w:r>
      </w:ins>
      <w:r w:rsidRPr="00FE43A2">
        <w:rPr>
          <w:rFonts w:ascii="Trebuchet MS" w:hAnsi="Trebuchet MS"/>
          <w:noProof/>
        </w:rPr>
        <w:t xml:space="preserve"> you </w:t>
      </w:r>
      <w:del w:id="31" w:author="Author">
        <w:r w:rsidRPr="00FE43A2">
          <w:rPr>
            <w:rFonts w:ascii="Trebuchet MS" w:hAnsi="Trebuchet MS"/>
            <w:noProof/>
          </w:rPr>
          <w:delText>and</w:delText>
        </w:r>
      </w:del>
      <w:ins w:id="32" w:author="Author">
        <w:r w:rsidRPr="00FE43A2">
          <w:rPr>
            <w:rFonts w:ascii="Trebuchet MS" w:hAnsi="Trebuchet MS"/>
            <w:noProof/>
          </w:rPr>
          <w:t>or</w:t>
        </w:r>
      </w:ins>
      <w:r w:rsidRPr="00FE43A2">
        <w:rPr>
          <w:rFonts w:ascii="Trebuchet MS" w:hAnsi="Trebuchet MS"/>
          <w:noProof/>
        </w:rPr>
        <w:t xml:space="preserve"> you </w:t>
      </w:r>
      <w:del w:id="33" w:author="Author">
        <w:r w:rsidRPr="00FE43A2">
          <w:rPr>
            <w:rFonts w:ascii="Trebuchet MS" w:hAnsi="Trebuchet MS"/>
            <w:noProof/>
          </w:rPr>
          <w:delText>have heard</w:delText>
        </w:r>
      </w:del>
      <w:ins w:id="34" w:author="Author">
        <w:r w:rsidRPr="00FE43A2">
          <w:rPr>
            <w:rFonts w:ascii="Trebuchet MS" w:hAnsi="Trebuchet MS"/>
            <w:noProof/>
          </w:rPr>
          <w:t>hear about</w:t>
        </w:r>
      </w:ins>
      <w:r w:rsidRPr="00FE43A2">
        <w:rPr>
          <w:rFonts w:ascii="Trebuchet MS" w:hAnsi="Trebuchet MS"/>
          <w:noProof/>
        </w:rPr>
        <w:t xml:space="preserve"> it</w:t>
      </w:r>
      <w:del w:id="35" w:author="Author">
        <w:r w:rsidRPr="00FE43A2">
          <w:rPr>
            <w:rFonts w:ascii="Trebuchet MS" w:hAnsi="Trebuchet MS"/>
            <w:noProof/>
          </w:rPr>
          <w:delText xml:space="preserve"> and have searched</w:delText>
        </w:r>
      </w:del>
      <w:ins w:id="36" w:author="Author">
        <w:r w:rsidRPr="00FE43A2">
          <w:rPr>
            <w:rFonts w:ascii="Trebuchet MS" w:hAnsi="Trebuchet MS"/>
            <w:noProof/>
          </w:rPr>
          <w:t>, then you should investigate the matter</w:t>
        </w:r>
      </w:ins>
      <w:r w:rsidRPr="00FE43A2">
        <w:rPr>
          <w:rFonts w:ascii="Trebuchet MS" w:hAnsi="Trebuchet MS"/>
          <w:noProof/>
        </w:rPr>
        <w:t xml:space="preserve"> thoroughly</w:t>
      </w:r>
      <w:del w:id="37" w:author="Author">
        <w:r w:rsidRPr="00FE43A2">
          <w:rPr>
            <w:rFonts w:ascii="Trebuchet MS" w:hAnsi="Trebuchet MS"/>
            <w:noProof/>
          </w:rPr>
          <w:delText>, and, look! the thing is established as the truth,</w:delText>
        </w:r>
      </w:del>
      <w:ins w:id="38" w:author="Author">
        <w:r w:rsidRPr="00FE43A2">
          <w:rPr>
            <w:rFonts w:ascii="Trebuchet MS" w:hAnsi="Trebuchet MS"/>
            <w:noProof/>
          </w:rPr>
          <w:t>. If it is confirmed to be true that</w:t>
        </w:r>
      </w:ins>
      <w:r w:rsidRPr="00FE43A2">
        <w:rPr>
          <w:rFonts w:ascii="Trebuchet MS" w:hAnsi="Trebuchet MS"/>
          <w:noProof/>
        </w:rPr>
        <w:t xml:space="preserve"> this detestable thing has been done in Israel</w:t>
      </w:r>
      <w:del w:id="39" w:author="Author">
        <w:r w:rsidRPr="00FE43A2">
          <w:rPr>
            <w:rFonts w:ascii="Trebuchet MS" w:hAnsi="Trebuchet MS"/>
            <w:noProof/>
          </w:rPr>
          <w:delText>!</w:delText>
        </w:r>
      </w:del>
      <w:ins w:id="40" w:author="Author">
        <w:r w:rsidRPr="00FE43A2">
          <w:rPr>
            <w:rFonts w:ascii="Trebuchet MS" w:hAnsi="Trebuchet MS"/>
            <w:noProof/>
          </w:rPr>
          <w:t>,</w:t>
        </w:r>
      </w:ins>
      <w:r w:rsidRPr="00FE43A2">
        <w:rPr>
          <w:rFonts w:ascii="Trebuchet MS" w:hAnsi="Trebuchet MS"/>
          <w:noProof/>
        </w:rPr>
        <w:t xml:space="preserve"> </w:t>
      </w:r>
      <w:r w:rsidRPr="00FE43A2">
        <w:rPr>
          <w:rFonts w:ascii="Trebuchet MS" w:hAnsi="Trebuchet MS"/>
          <w:b/>
          <w:noProof/>
        </w:rPr>
        <w:t xml:space="preserve">17:5 </w:t>
      </w:r>
      <w:r w:rsidRPr="00FE43A2">
        <w:rPr>
          <w:rFonts w:ascii="Trebuchet MS" w:hAnsi="Trebuchet MS"/>
          <w:noProof/>
        </w:rPr>
        <w:t xml:space="preserve">you must </w:t>
      </w:r>
      <w:del w:id="41" w:author="Author">
        <w:r w:rsidRPr="00FE43A2">
          <w:rPr>
            <w:rFonts w:ascii="Trebuchet MS" w:hAnsi="Trebuchet MS"/>
            <w:noProof/>
          </w:rPr>
          <w:delText xml:space="preserve">also </w:delText>
        </w:r>
      </w:del>
      <w:r w:rsidRPr="00FE43A2">
        <w:rPr>
          <w:rFonts w:ascii="Trebuchet MS" w:hAnsi="Trebuchet MS"/>
          <w:noProof/>
        </w:rPr>
        <w:t xml:space="preserve">bring </w:t>
      </w:r>
      <w:del w:id="42" w:author="Author">
        <w:r w:rsidRPr="00FE43A2">
          <w:rPr>
            <w:rFonts w:ascii="Trebuchet MS" w:hAnsi="Trebuchet MS"/>
            <w:noProof/>
          </w:rPr>
          <w:delText>that</w:delText>
        </w:r>
      </w:del>
      <w:ins w:id="43" w:author="Author">
        <w:r w:rsidRPr="00FE43A2">
          <w:rPr>
            <w:rFonts w:ascii="Trebuchet MS" w:hAnsi="Trebuchet MS"/>
            <w:noProof/>
          </w:rPr>
          <w:t>the</w:t>
        </w:r>
      </w:ins>
      <w:r w:rsidRPr="00FE43A2">
        <w:rPr>
          <w:rFonts w:ascii="Trebuchet MS" w:hAnsi="Trebuchet MS"/>
          <w:noProof/>
        </w:rPr>
        <w:t xml:space="preserve"> man or </w:t>
      </w:r>
      <w:del w:id="44" w:author="Author">
        <w:r w:rsidRPr="00FE43A2">
          <w:rPr>
            <w:rFonts w:ascii="Trebuchet MS" w:hAnsi="Trebuchet MS"/>
            <w:noProof/>
          </w:rPr>
          <w:delText>that</w:delText>
        </w:r>
      </w:del>
      <w:ins w:id="45" w:author="Author">
        <w:r w:rsidRPr="00FE43A2">
          <w:rPr>
            <w:rFonts w:ascii="Trebuchet MS" w:hAnsi="Trebuchet MS"/>
            <w:noProof/>
          </w:rPr>
          <w:t>the</w:t>
        </w:r>
      </w:ins>
      <w:r w:rsidRPr="00FE43A2">
        <w:rPr>
          <w:rFonts w:ascii="Trebuchet MS" w:hAnsi="Trebuchet MS"/>
          <w:noProof/>
        </w:rPr>
        <w:t xml:space="preserve"> woman who has done this </w:t>
      </w:r>
      <w:del w:id="46" w:author="Author">
        <w:r w:rsidRPr="00FE43A2">
          <w:rPr>
            <w:rFonts w:ascii="Trebuchet MS" w:hAnsi="Trebuchet MS"/>
            <w:noProof/>
          </w:rPr>
          <w:delText>bad</w:delText>
        </w:r>
      </w:del>
      <w:ins w:id="47" w:author="Author">
        <w:r w:rsidRPr="00FE43A2">
          <w:rPr>
            <w:rFonts w:ascii="Trebuchet MS" w:hAnsi="Trebuchet MS"/>
            <w:noProof/>
          </w:rPr>
          <w:t>evil</w:t>
        </w:r>
      </w:ins>
      <w:r w:rsidRPr="00FE43A2">
        <w:rPr>
          <w:rFonts w:ascii="Trebuchet MS" w:hAnsi="Trebuchet MS"/>
          <w:noProof/>
        </w:rPr>
        <w:t xml:space="preserve"> thing out to </w:t>
      </w:r>
      <w:del w:id="48" w:author="Author">
        <w:r w:rsidRPr="00FE43A2">
          <w:rPr>
            <w:rFonts w:ascii="Trebuchet MS" w:hAnsi="Trebuchet MS"/>
            <w:noProof/>
          </w:rPr>
          <w:delText>your</w:delText>
        </w:r>
      </w:del>
      <w:ins w:id="49" w:author="Author">
        <w:r w:rsidRPr="00FE43A2">
          <w:rPr>
            <w:rFonts w:ascii="Trebuchet MS" w:hAnsi="Trebuchet MS"/>
            <w:noProof/>
          </w:rPr>
          <w:t>the city</w:t>
        </w:r>
      </w:ins>
      <w:r w:rsidRPr="00FE43A2">
        <w:rPr>
          <w:rFonts w:ascii="Trebuchet MS" w:hAnsi="Trebuchet MS"/>
          <w:noProof/>
        </w:rPr>
        <w:t xml:space="preserve"> gates, </w:t>
      </w:r>
      <w:del w:id="50" w:author="Author">
        <w:r w:rsidRPr="00FE43A2">
          <w:rPr>
            <w:rFonts w:ascii="Trebuchet MS" w:hAnsi="Trebuchet MS"/>
            <w:noProof/>
          </w:rPr>
          <w:delText>yes,</w:delText>
        </w:r>
      </w:del>
      <w:ins w:id="51" w:author="Author">
        <w:r w:rsidRPr="00FE43A2">
          <w:rPr>
            <w:rFonts w:ascii="Trebuchet MS" w:hAnsi="Trebuchet MS"/>
            <w:noProof/>
          </w:rPr>
          <w:t>and</w:t>
        </w:r>
      </w:ins>
      <w:r w:rsidRPr="00FE43A2">
        <w:rPr>
          <w:rFonts w:ascii="Trebuchet MS" w:hAnsi="Trebuchet MS"/>
          <w:noProof/>
        </w:rPr>
        <w:t xml:space="preserve"> the man or the woman</w:t>
      </w:r>
      <w:del w:id="52" w:author="Author">
        <w:r w:rsidRPr="00FE43A2">
          <w:rPr>
            <w:rFonts w:ascii="Trebuchet MS" w:hAnsi="Trebuchet MS"/>
            <w:noProof/>
          </w:rPr>
          <w:delText>, and you</w:delText>
        </w:r>
      </w:del>
      <w:r w:rsidRPr="00FE43A2">
        <w:rPr>
          <w:rFonts w:ascii="Trebuchet MS" w:hAnsi="Trebuchet MS"/>
          <w:noProof/>
        </w:rPr>
        <w:t xml:space="preserve"> must </w:t>
      </w:r>
      <w:del w:id="53" w:author="Author">
        <w:r w:rsidRPr="00FE43A2">
          <w:rPr>
            <w:rFonts w:ascii="Trebuchet MS" w:hAnsi="Trebuchet MS"/>
            <w:noProof/>
          </w:rPr>
          <w:delText>stone such one with stones, and such one must die</w:delText>
        </w:r>
      </w:del>
      <w:ins w:id="54" w:author="Author">
        <w:r w:rsidRPr="00FE43A2">
          <w:rPr>
            <w:rFonts w:ascii="Trebuchet MS" w:hAnsi="Trebuchet MS"/>
            <w:noProof/>
          </w:rPr>
          <w:t>be stoned to death</w:t>
        </w:r>
      </w:ins>
      <w:r w:rsidRPr="00FE43A2">
        <w:rPr>
          <w:rFonts w:ascii="Trebuchet MS" w:hAnsi="Trebuchet MS"/>
          <w:noProof/>
        </w:rPr>
        <w:t xml:space="preserve">. </w:t>
      </w:r>
      <w:r w:rsidRPr="00FE43A2">
        <w:rPr>
          <w:rFonts w:ascii="Trebuchet MS" w:hAnsi="Trebuchet MS"/>
          <w:b/>
          <w:noProof/>
        </w:rPr>
        <w:t xml:space="preserve">17:6 </w:t>
      </w:r>
      <w:del w:id="55" w:author="Author">
        <w:r w:rsidRPr="00FE43A2">
          <w:rPr>
            <w:rFonts w:ascii="Trebuchet MS" w:hAnsi="Trebuchet MS"/>
            <w:noProof/>
          </w:rPr>
          <w:delText>At</w:delText>
        </w:r>
      </w:del>
      <w:ins w:id="56" w:author="Author">
        <w:r w:rsidRPr="00FE43A2">
          <w:rPr>
            <w:rFonts w:ascii="Trebuchet MS" w:hAnsi="Trebuchet MS"/>
            <w:noProof/>
          </w:rPr>
          <w:t>On</w:t>
        </w:r>
      </w:ins>
      <w:r w:rsidRPr="00FE43A2">
        <w:rPr>
          <w:rFonts w:ascii="Trebuchet MS" w:hAnsi="Trebuchet MS"/>
          <w:noProof/>
        </w:rPr>
        <w:t xml:space="preserve"> the </w:t>
      </w:r>
      <w:del w:id="57" w:author="Author">
        <w:r w:rsidRPr="00FE43A2">
          <w:rPr>
            <w:rFonts w:ascii="Trebuchet MS" w:hAnsi="Trebuchet MS"/>
            <w:noProof/>
          </w:rPr>
          <w:delText>mouth</w:delText>
        </w:r>
      </w:del>
      <w:ins w:id="58" w:author="Author">
        <w:r w:rsidRPr="00FE43A2">
          <w:rPr>
            <w:rFonts w:ascii="Trebuchet MS" w:hAnsi="Trebuchet MS"/>
            <w:noProof/>
          </w:rPr>
          <w:t>testimony</w:t>
        </w:r>
        <w:r w:rsidRPr="00FE43A2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FE43A2">
        <w:rPr>
          <w:rFonts w:ascii="Trebuchet MS" w:hAnsi="Trebuchet MS"/>
          <w:noProof/>
        </w:rPr>
        <w:t xml:space="preserve"> of two witnesses or of three witnesses the one </w:t>
      </w:r>
      <w:del w:id="61" w:author="Author">
        <w:r w:rsidRPr="00FE43A2">
          <w:rPr>
            <w:rFonts w:ascii="Trebuchet MS" w:hAnsi="Trebuchet MS"/>
            <w:noProof/>
          </w:rPr>
          <w:delText>dying</w:delText>
        </w:r>
      </w:del>
      <w:ins w:id="62" w:author="Author">
        <w:r w:rsidRPr="00FE43A2">
          <w:rPr>
            <w:rFonts w:ascii="Trebuchet MS" w:hAnsi="Trebuchet MS"/>
            <w:noProof/>
          </w:rPr>
          <w:t>who is to die</w:t>
        </w:r>
      </w:ins>
      <w:r w:rsidRPr="00FE43A2">
        <w:rPr>
          <w:rFonts w:ascii="Trebuchet MS" w:hAnsi="Trebuchet MS"/>
          <w:noProof/>
        </w:rPr>
        <w:t xml:space="preserve"> should be put to death. He </w:t>
      </w:r>
      <w:del w:id="63" w:author="Author">
        <w:r w:rsidRPr="00FE43A2">
          <w:rPr>
            <w:rFonts w:ascii="Trebuchet MS" w:hAnsi="Trebuchet MS"/>
            <w:noProof/>
          </w:rPr>
          <w:delText>will</w:delText>
        </w:r>
      </w:del>
      <w:ins w:id="64" w:author="Author">
        <w:r w:rsidRPr="00FE43A2">
          <w:rPr>
            <w:rFonts w:ascii="Trebuchet MS" w:hAnsi="Trebuchet MS"/>
            <w:noProof/>
          </w:rPr>
          <w:t>must</w:t>
        </w:r>
      </w:ins>
      <w:r w:rsidRPr="00FE43A2">
        <w:rPr>
          <w:rFonts w:ascii="Trebuchet MS" w:hAnsi="Trebuchet MS"/>
          <w:noProof/>
        </w:rPr>
        <w:t xml:space="preserve"> not be put to death </w:t>
      </w:r>
      <w:del w:id="65" w:author="Author">
        <w:r w:rsidRPr="00FE43A2">
          <w:rPr>
            <w:rFonts w:ascii="Trebuchet MS" w:hAnsi="Trebuchet MS"/>
            <w:noProof/>
          </w:rPr>
          <w:delText>at</w:delText>
        </w:r>
      </w:del>
      <w:ins w:id="66" w:author="Author">
        <w:r w:rsidRPr="00FE43A2">
          <w:rPr>
            <w:rFonts w:ascii="Trebuchet MS" w:hAnsi="Trebuchet MS"/>
            <w:noProof/>
          </w:rPr>
          <w:t>on</w:t>
        </w:r>
      </w:ins>
      <w:r w:rsidRPr="00FE43A2">
        <w:rPr>
          <w:rFonts w:ascii="Trebuchet MS" w:hAnsi="Trebuchet MS"/>
          <w:noProof/>
        </w:rPr>
        <w:t xml:space="preserve"> the </w:t>
      </w:r>
      <w:del w:id="67" w:author="Author">
        <w:r w:rsidRPr="00FE43A2">
          <w:rPr>
            <w:rFonts w:ascii="Trebuchet MS" w:hAnsi="Trebuchet MS"/>
            <w:noProof/>
          </w:rPr>
          <w:delText>mouth</w:delText>
        </w:r>
      </w:del>
      <w:ins w:id="68" w:author="Author">
        <w:r w:rsidRPr="00FE43A2">
          <w:rPr>
            <w:rFonts w:ascii="Trebuchet MS" w:hAnsi="Trebuchet MS"/>
            <w:noProof/>
          </w:rPr>
          <w:t>testimony</w:t>
        </w:r>
      </w:ins>
      <w:r w:rsidRPr="00FE43A2">
        <w:rPr>
          <w:rFonts w:ascii="Trebuchet MS" w:hAnsi="Trebuchet MS"/>
          <w:noProof/>
        </w:rPr>
        <w:t xml:space="preserve"> of one witness. </w:t>
      </w:r>
      <w:r w:rsidRPr="00FE43A2">
        <w:rPr>
          <w:rFonts w:ascii="Trebuchet MS" w:hAnsi="Trebuchet MS"/>
          <w:b/>
          <w:noProof/>
        </w:rPr>
        <w:t xml:space="preserve">17:7 </w:t>
      </w:r>
      <w:r w:rsidRPr="00FE43A2">
        <w:rPr>
          <w:rFonts w:ascii="Trebuchet MS" w:hAnsi="Trebuchet MS"/>
          <w:noProof/>
        </w:rPr>
        <w:t xml:space="preserve">The hand of the witnesses </w:t>
      </w:r>
      <w:del w:id="69" w:author="Author">
        <w:r w:rsidRPr="00FE43A2">
          <w:rPr>
            <w:rFonts w:ascii="Trebuchet MS" w:hAnsi="Trebuchet MS"/>
            <w:noProof/>
          </w:rPr>
          <w:delText xml:space="preserve">first of all </w:delText>
        </w:r>
      </w:del>
      <w:r w:rsidRPr="00FE43A2">
        <w:rPr>
          <w:rFonts w:ascii="Trebuchet MS" w:hAnsi="Trebuchet MS"/>
          <w:noProof/>
        </w:rPr>
        <w:t xml:space="preserve">should </w:t>
      </w:r>
      <w:ins w:id="70" w:author="Author">
        <w:r w:rsidRPr="00FE43A2">
          <w:rPr>
            <w:rFonts w:ascii="Trebuchet MS" w:hAnsi="Trebuchet MS"/>
            <w:noProof/>
          </w:rPr>
          <w:t xml:space="preserve">be the first to </w:t>
        </w:r>
      </w:ins>
      <w:r w:rsidRPr="00FE43A2">
        <w:rPr>
          <w:rFonts w:ascii="Trebuchet MS" w:hAnsi="Trebuchet MS"/>
          <w:noProof/>
        </w:rPr>
        <w:t xml:space="preserve">come </w:t>
      </w:r>
      <w:del w:id="71" w:author="Author">
        <w:r w:rsidRPr="00FE43A2">
          <w:rPr>
            <w:rFonts w:ascii="Trebuchet MS" w:hAnsi="Trebuchet MS"/>
            <w:noProof/>
          </w:rPr>
          <w:delText>upon</w:delText>
        </w:r>
      </w:del>
      <w:ins w:id="72" w:author="Author">
        <w:r w:rsidRPr="00FE43A2">
          <w:rPr>
            <w:rFonts w:ascii="Trebuchet MS" w:hAnsi="Trebuchet MS"/>
            <w:noProof/>
          </w:rPr>
          <w:t>against</w:t>
        </w:r>
      </w:ins>
      <w:r w:rsidRPr="00FE43A2">
        <w:rPr>
          <w:rFonts w:ascii="Trebuchet MS" w:hAnsi="Trebuchet MS"/>
          <w:noProof/>
        </w:rPr>
        <w:t xml:space="preserve"> him to put him to death, and the hand of all the people afterward</w:t>
      </w:r>
      <w:del w:id="73" w:author="Author">
        <w:r w:rsidRPr="00FE43A2">
          <w:rPr>
            <w:rFonts w:ascii="Trebuchet MS" w:hAnsi="Trebuchet MS"/>
            <w:noProof/>
          </w:rPr>
          <w:delText>; and you</w:delText>
        </w:r>
      </w:del>
      <w:ins w:id="74" w:author="Author">
        <w:r w:rsidRPr="00FE43A2">
          <w:rPr>
            <w:rFonts w:ascii="Trebuchet MS" w:hAnsi="Trebuchet MS"/>
            <w:noProof/>
          </w:rPr>
          <w:t>. You</w:t>
        </w:r>
      </w:ins>
      <w:r w:rsidRPr="00FE43A2">
        <w:rPr>
          <w:rFonts w:ascii="Trebuchet MS" w:hAnsi="Trebuchet MS"/>
          <w:noProof/>
        </w:rPr>
        <w:t xml:space="preserve"> must </w:t>
      </w:r>
      <w:del w:id="75" w:author="Author">
        <w:r w:rsidRPr="00FE43A2">
          <w:rPr>
            <w:rFonts w:ascii="Trebuchet MS" w:hAnsi="Trebuchet MS"/>
            <w:noProof/>
          </w:rPr>
          <w:delText>clear out</w:delText>
        </w:r>
      </w:del>
      <w:ins w:id="76" w:author="Author">
        <w:r w:rsidRPr="00FE43A2">
          <w:rPr>
            <w:rFonts w:ascii="Trebuchet MS" w:hAnsi="Trebuchet MS"/>
            <w:noProof/>
          </w:rPr>
          <w:t>remove</w:t>
        </w:r>
      </w:ins>
      <w:r w:rsidRPr="00FE43A2">
        <w:rPr>
          <w:rFonts w:ascii="Trebuchet MS" w:hAnsi="Trebuchet MS"/>
          <w:noProof/>
        </w:rPr>
        <w:t xml:space="preserve"> what is bad from your midst.</w:t>
      </w:r>
    </w:p>
    <w:p w:rsidR="00891853" w:rsidRPr="00FE43A2" w:rsidRDefault="00891853" w:rsidP="00891853">
      <w:pPr>
        <w:rPr>
          <w:rFonts w:ascii="Trebuchet MS" w:hAnsi="Trebuchet MS"/>
          <w:noProof/>
        </w:rPr>
      </w:pPr>
      <w:r w:rsidRPr="00FE43A2">
        <w:rPr>
          <w:rFonts w:ascii="Trebuchet MS" w:hAnsi="Trebuchet MS"/>
          <w:b/>
        </w:rPr>
        <w:t xml:space="preserve">17:8 </w:t>
      </w:r>
      <w:r w:rsidRPr="00FE43A2">
        <w:rPr>
          <w:rFonts w:ascii="Trebuchet MS" w:hAnsi="Trebuchet MS"/>
          <w:noProof/>
        </w:rPr>
        <w:t>“</w:t>
      </w:r>
      <w:del w:id="77" w:author="Author">
        <w:r w:rsidRPr="00FE43A2">
          <w:rPr>
            <w:rFonts w:ascii="Trebuchet MS" w:hAnsi="Trebuchet MS"/>
            <w:noProof/>
          </w:rPr>
          <w:delText>In</w:delText>
        </w:r>
      </w:del>
      <w:ins w:id="78" w:author="Author">
        <w:r w:rsidRPr="00FE43A2">
          <w:rPr>
            <w:rFonts w:ascii="Trebuchet MS" w:hAnsi="Trebuchet MS"/>
            <w:noProof/>
          </w:rPr>
          <w:t>If a</w:t>
        </w:r>
      </w:ins>
      <w:r w:rsidRPr="00FE43A2">
        <w:rPr>
          <w:rFonts w:ascii="Trebuchet MS" w:hAnsi="Trebuchet MS"/>
          <w:noProof/>
        </w:rPr>
        <w:t xml:space="preserve"> case </w:t>
      </w:r>
      <w:del w:id="79" w:author="Author">
        <w:r w:rsidRPr="00FE43A2">
          <w:rPr>
            <w:rFonts w:ascii="Trebuchet MS" w:hAnsi="Trebuchet MS"/>
            <w:noProof/>
          </w:rPr>
          <w:delText>a matter for judicial decision should be</w:delText>
        </w:r>
      </w:del>
      <w:ins w:id="80" w:author="Author">
        <w:r w:rsidRPr="00FE43A2">
          <w:rPr>
            <w:rFonts w:ascii="Trebuchet MS" w:hAnsi="Trebuchet MS"/>
            <w:noProof/>
          </w:rPr>
          <w:t>arises in one of your cities that is</w:t>
        </w:r>
      </w:ins>
      <w:r w:rsidRPr="00FE43A2">
        <w:rPr>
          <w:rFonts w:ascii="Trebuchet MS" w:hAnsi="Trebuchet MS"/>
          <w:noProof/>
        </w:rPr>
        <w:t xml:space="preserve"> too </w:t>
      </w:r>
      <w:del w:id="81" w:author="Author">
        <w:r w:rsidRPr="00FE43A2">
          <w:rPr>
            <w:rFonts w:ascii="Trebuchet MS" w:hAnsi="Trebuchet MS"/>
            <w:noProof/>
          </w:rPr>
          <w:delText>extraordinary</w:delText>
        </w:r>
      </w:del>
      <w:ins w:id="82" w:author="Author">
        <w:r w:rsidRPr="00FE43A2">
          <w:rPr>
            <w:rFonts w:ascii="Trebuchet MS" w:hAnsi="Trebuchet MS"/>
            <w:noProof/>
          </w:rPr>
          <w:t>difficult</w:t>
        </w:r>
      </w:ins>
      <w:r w:rsidRPr="00FE43A2">
        <w:rPr>
          <w:rFonts w:ascii="Trebuchet MS" w:hAnsi="Trebuchet MS"/>
          <w:noProof/>
        </w:rPr>
        <w:t xml:space="preserve"> for you</w:t>
      </w:r>
      <w:del w:id="83" w:author="Author">
        <w:r w:rsidRPr="00FE43A2">
          <w:rPr>
            <w:rFonts w:ascii="Trebuchet MS" w:hAnsi="Trebuchet MS"/>
            <w:noProof/>
          </w:rPr>
          <w:delText>, one in which blood has been shed, in which</w:delText>
        </w:r>
      </w:del>
      <w:ins w:id="84" w:author="Author">
        <w:r w:rsidRPr="00FE43A2">
          <w:rPr>
            <w:rFonts w:ascii="Trebuchet MS" w:hAnsi="Trebuchet MS"/>
            <w:noProof/>
          </w:rPr>
          <w:t xml:space="preserve"> to judge, whether it is</w:t>
        </w:r>
      </w:ins>
      <w:r w:rsidRPr="00FE43A2">
        <w:rPr>
          <w:rFonts w:ascii="Trebuchet MS" w:hAnsi="Trebuchet MS"/>
          <w:noProof/>
        </w:rPr>
        <w:t xml:space="preserve"> a </w:t>
      </w:r>
      <w:ins w:id="85" w:author="Author">
        <w:r w:rsidRPr="00FE43A2">
          <w:rPr>
            <w:rFonts w:ascii="Trebuchet MS" w:hAnsi="Trebuchet MS"/>
            <w:noProof/>
          </w:rPr>
          <w:t xml:space="preserve">case involving bloodshed or a </w:t>
        </w:r>
      </w:ins>
      <w:r w:rsidRPr="00FE43A2">
        <w:rPr>
          <w:rFonts w:ascii="Trebuchet MS" w:hAnsi="Trebuchet MS"/>
          <w:noProof/>
        </w:rPr>
        <w:t xml:space="preserve">legal claim </w:t>
      </w:r>
      <w:ins w:id="86" w:author="Author">
        <w:r w:rsidRPr="00FE43A2">
          <w:rPr>
            <w:rFonts w:ascii="Trebuchet MS" w:hAnsi="Trebuchet MS"/>
            <w:noProof/>
          </w:rPr>
          <w:t xml:space="preserve">that </w:t>
        </w:r>
      </w:ins>
      <w:r w:rsidRPr="00FE43A2">
        <w:rPr>
          <w:rFonts w:ascii="Trebuchet MS" w:hAnsi="Trebuchet MS"/>
          <w:noProof/>
        </w:rPr>
        <w:t>has been raised</w:t>
      </w:r>
      <w:del w:id="87" w:author="Author">
        <w:r w:rsidRPr="00FE43A2">
          <w:rPr>
            <w:rFonts w:ascii="Trebuchet MS" w:hAnsi="Trebuchet MS"/>
            <w:noProof/>
          </w:rPr>
          <w:delText>,</w:delText>
        </w:r>
      </w:del>
      <w:r w:rsidRPr="00FE43A2">
        <w:rPr>
          <w:rFonts w:ascii="Trebuchet MS" w:hAnsi="Trebuchet MS"/>
          <w:noProof/>
        </w:rPr>
        <w:t xml:space="preserve"> or a violent deed </w:t>
      </w:r>
      <w:ins w:id="88" w:author="Author">
        <w:r w:rsidRPr="00FE43A2">
          <w:rPr>
            <w:rFonts w:ascii="Trebuchet MS" w:hAnsi="Trebuchet MS"/>
            <w:noProof/>
          </w:rPr>
          <w:t xml:space="preserve">that </w:t>
        </w:r>
      </w:ins>
      <w:r w:rsidRPr="00FE43A2">
        <w:rPr>
          <w:rFonts w:ascii="Trebuchet MS" w:hAnsi="Trebuchet MS"/>
          <w:noProof/>
        </w:rPr>
        <w:t>has been committed</w:t>
      </w:r>
      <w:del w:id="89" w:author="Author">
        <w:r w:rsidRPr="00FE43A2">
          <w:rPr>
            <w:rFonts w:ascii="Trebuchet MS" w:hAnsi="Trebuchet MS"/>
            <w:noProof/>
          </w:rPr>
          <w:delText>,</w:delText>
        </w:r>
      </w:del>
      <w:ins w:id="90" w:author="Author">
        <w:r w:rsidRPr="00FE43A2">
          <w:rPr>
            <w:rFonts w:ascii="Trebuchet MS" w:hAnsi="Trebuchet MS"/>
            <w:noProof/>
          </w:rPr>
          <w:t xml:space="preserve"> or other</w:t>
        </w:r>
      </w:ins>
      <w:r w:rsidRPr="00FE43A2">
        <w:rPr>
          <w:rFonts w:ascii="Trebuchet MS" w:hAnsi="Trebuchet MS"/>
          <w:noProof/>
        </w:rPr>
        <w:t xml:space="preserve"> matters of dispute, </w:t>
      </w:r>
      <w:del w:id="91" w:author="Author">
        <w:r w:rsidRPr="00FE43A2">
          <w:rPr>
            <w:rFonts w:ascii="Trebuchet MS" w:hAnsi="Trebuchet MS"/>
            <w:noProof/>
          </w:rPr>
          <w:delText xml:space="preserve">inside your gates, </w:delText>
        </w:r>
      </w:del>
      <w:r w:rsidRPr="00FE43A2">
        <w:rPr>
          <w:rFonts w:ascii="Trebuchet MS" w:hAnsi="Trebuchet MS"/>
          <w:noProof/>
        </w:rPr>
        <w:t xml:space="preserve">you </w:t>
      </w:r>
      <w:del w:id="92" w:author="Author">
        <w:r w:rsidRPr="00FE43A2">
          <w:rPr>
            <w:rFonts w:ascii="Trebuchet MS" w:hAnsi="Trebuchet MS"/>
            <w:noProof/>
          </w:rPr>
          <w:delText>must also</w:delText>
        </w:r>
      </w:del>
      <w:ins w:id="93" w:author="Author">
        <w:r w:rsidRPr="00FE43A2">
          <w:rPr>
            <w:rFonts w:ascii="Trebuchet MS" w:hAnsi="Trebuchet MS"/>
            <w:noProof/>
          </w:rPr>
          <w:t>should</w:t>
        </w:r>
      </w:ins>
      <w:r w:rsidRPr="00FE43A2">
        <w:rPr>
          <w:rFonts w:ascii="Trebuchet MS" w:hAnsi="Trebuchet MS"/>
          <w:noProof/>
        </w:rPr>
        <w:t xml:space="preserve"> rise </w:t>
      </w:r>
      <w:ins w:id="94" w:author="Author">
        <w:r w:rsidRPr="00FE43A2">
          <w:rPr>
            <w:rFonts w:ascii="Trebuchet MS" w:hAnsi="Trebuchet MS"/>
            <w:noProof/>
          </w:rPr>
          <w:t xml:space="preserve">up </w:t>
        </w:r>
      </w:ins>
      <w:r w:rsidRPr="00FE43A2">
        <w:rPr>
          <w:rFonts w:ascii="Trebuchet MS" w:hAnsi="Trebuchet MS"/>
          <w:noProof/>
        </w:rPr>
        <w:t xml:space="preserve">and go </w:t>
      </w:r>
      <w:del w:id="95" w:author="Author">
        <w:r w:rsidRPr="00FE43A2">
          <w:rPr>
            <w:rFonts w:ascii="Trebuchet MS" w:hAnsi="Trebuchet MS"/>
            <w:noProof/>
          </w:rPr>
          <w:delText xml:space="preserve">up </w:delText>
        </w:r>
      </w:del>
      <w:r w:rsidRPr="00FE43A2">
        <w:rPr>
          <w:rFonts w:ascii="Trebuchet MS" w:hAnsi="Trebuchet MS"/>
          <w:noProof/>
        </w:rPr>
        <w:t xml:space="preserve">to the place that Jehovah your God </w:t>
      </w:r>
      <w:del w:id="96" w:author="Author">
        <w:r w:rsidRPr="00FE43A2">
          <w:rPr>
            <w:rFonts w:ascii="Trebuchet MS" w:hAnsi="Trebuchet MS"/>
            <w:noProof/>
          </w:rPr>
          <w:delText>will choose,</w:delText>
        </w:r>
      </w:del>
      <w:ins w:id="97" w:author="Author">
        <w:r w:rsidRPr="00FE43A2">
          <w:rPr>
            <w:rFonts w:ascii="Trebuchet MS" w:hAnsi="Trebuchet MS"/>
            <w:noProof/>
          </w:rPr>
          <w:t>chooses.</w:t>
        </w:r>
      </w:ins>
      <w:r w:rsidRPr="00FE43A2">
        <w:rPr>
          <w:rFonts w:ascii="Trebuchet MS" w:hAnsi="Trebuchet MS"/>
          <w:noProof/>
        </w:rPr>
        <w:t xml:space="preserve"> </w:t>
      </w:r>
      <w:r w:rsidRPr="00FE43A2">
        <w:rPr>
          <w:rFonts w:ascii="Trebuchet MS" w:hAnsi="Trebuchet MS"/>
          <w:b/>
          <w:noProof/>
        </w:rPr>
        <w:t xml:space="preserve">17:9 </w:t>
      </w:r>
      <w:del w:id="98" w:author="Author">
        <w:r w:rsidRPr="00FE43A2">
          <w:rPr>
            <w:rFonts w:ascii="Trebuchet MS" w:hAnsi="Trebuchet MS"/>
            <w:noProof/>
          </w:rPr>
          <w:delText>and you must go</w:delText>
        </w:r>
      </w:del>
      <w:ins w:id="99" w:author="Author">
        <w:r w:rsidRPr="00FE43A2">
          <w:rPr>
            <w:rFonts w:ascii="Trebuchet MS" w:hAnsi="Trebuchet MS"/>
            <w:noProof/>
          </w:rPr>
          <w:t>Go</w:t>
        </w:r>
      </w:ins>
      <w:r w:rsidRPr="00FE43A2">
        <w:rPr>
          <w:rFonts w:ascii="Trebuchet MS" w:hAnsi="Trebuchet MS"/>
          <w:noProof/>
        </w:rPr>
        <w:t xml:space="preserve"> to the </w:t>
      </w:r>
      <w:ins w:id="100" w:author="Author">
        <w:r w:rsidRPr="00FE43A2">
          <w:rPr>
            <w:rFonts w:ascii="Trebuchet MS" w:hAnsi="Trebuchet MS"/>
            <w:noProof/>
          </w:rPr>
          <w:t xml:space="preserve">Levitical </w:t>
        </w:r>
      </w:ins>
      <w:r w:rsidRPr="00FE43A2">
        <w:rPr>
          <w:rFonts w:ascii="Trebuchet MS" w:hAnsi="Trebuchet MS"/>
          <w:noProof/>
        </w:rPr>
        <w:t>priests</w:t>
      </w:r>
      <w:del w:id="101" w:author="Author">
        <w:r w:rsidRPr="00FE43A2">
          <w:rPr>
            <w:rFonts w:ascii="Trebuchet MS" w:hAnsi="Trebuchet MS"/>
            <w:noProof/>
          </w:rPr>
          <w:delText>, the Levites,</w:delText>
        </w:r>
      </w:del>
      <w:r w:rsidRPr="00FE43A2">
        <w:rPr>
          <w:rFonts w:ascii="Trebuchet MS" w:hAnsi="Trebuchet MS"/>
          <w:noProof/>
        </w:rPr>
        <w:t xml:space="preserve"> and to the judge </w:t>
      </w:r>
      <w:del w:id="102" w:author="Author">
        <w:r w:rsidRPr="00FE43A2">
          <w:rPr>
            <w:rFonts w:ascii="Trebuchet MS" w:hAnsi="Trebuchet MS"/>
            <w:noProof/>
          </w:rPr>
          <w:delText>who will be acting</w:delText>
        </w:r>
      </w:del>
      <w:ins w:id="103" w:author="Author">
        <w:r w:rsidRPr="00FE43A2">
          <w:rPr>
            <w:rFonts w:ascii="Trebuchet MS" w:hAnsi="Trebuchet MS"/>
            <w:noProof/>
          </w:rPr>
          <w:t>serving</w:t>
        </w:r>
      </w:ins>
      <w:r w:rsidRPr="00FE43A2">
        <w:rPr>
          <w:rFonts w:ascii="Trebuchet MS" w:hAnsi="Trebuchet MS"/>
          <w:noProof/>
        </w:rPr>
        <w:t xml:space="preserve"> in those days, and </w:t>
      </w:r>
      <w:del w:id="104" w:author="Author">
        <w:r w:rsidRPr="00FE43A2">
          <w:rPr>
            <w:rFonts w:ascii="Trebuchet MS" w:hAnsi="Trebuchet MS"/>
            <w:noProof/>
          </w:rPr>
          <w:delText xml:space="preserve">you must </w:delText>
        </w:r>
      </w:del>
      <w:r w:rsidRPr="00FE43A2">
        <w:rPr>
          <w:rFonts w:ascii="Trebuchet MS" w:hAnsi="Trebuchet MS"/>
          <w:noProof/>
        </w:rPr>
        <w:t xml:space="preserve">make </w:t>
      </w:r>
      <w:ins w:id="105" w:author="Author">
        <w:r w:rsidRPr="00FE43A2">
          <w:rPr>
            <w:rFonts w:ascii="Trebuchet MS" w:hAnsi="Trebuchet MS"/>
            <w:noProof/>
          </w:rPr>
          <w:t xml:space="preserve">your </w:t>
        </w:r>
      </w:ins>
      <w:r w:rsidRPr="00FE43A2">
        <w:rPr>
          <w:rFonts w:ascii="Trebuchet MS" w:hAnsi="Trebuchet MS"/>
          <w:noProof/>
        </w:rPr>
        <w:t xml:space="preserve">inquiry, and they </w:t>
      </w:r>
      <w:del w:id="106" w:author="Author">
        <w:r w:rsidRPr="00FE43A2">
          <w:rPr>
            <w:rFonts w:ascii="Trebuchet MS" w:hAnsi="Trebuchet MS"/>
            <w:noProof/>
          </w:rPr>
          <w:delText>must</w:delText>
        </w:r>
      </w:del>
      <w:ins w:id="107" w:author="Author">
        <w:r w:rsidRPr="00FE43A2">
          <w:rPr>
            <w:rFonts w:ascii="Trebuchet MS" w:hAnsi="Trebuchet MS"/>
            <w:noProof/>
          </w:rPr>
          <w:t>will</w:t>
        </w:r>
      </w:ins>
      <w:r w:rsidRPr="00FE43A2">
        <w:rPr>
          <w:rFonts w:ascii="Trebuchet MS" w:hAnsi="Trebuchet MS"/>
          <w:noProof/>
        </w:rPr>
        <w:t xml:space="preserve"> hand down </w:t>
      </w:r>
      <w:del w:id="108" w:author="Author">
        <w:r w:rsidRPr="00FE43A2">
          <w:rPr>
            <w:rFonts w:ascii="Trebuchet MS" w:hAnsi="Trebuchet MS"/>
            <w:noProof/>
          </w:rPr>
          <w:delText xml:space="preserve">to you </w:delText>
        </w:r>
      </w:del>
      <w:r w:rsidRPr="00FE43A2">
        <w:rPr>
          <w:rFonts w:ascii="Trebuchet MS" w:hAnsi="Trebuchet MS"/>
          <w:noProof/>
        </w:rPr>
        <w:t xml:space="preserve">the </w:t>
      </w:r>
      <w:del w:id="109" w:author="Author">
        <w:r w:rsidRPr="00FE43A2">
          <w:rPr>
            <w:rFonts w:ascii="Trebuchet MS" w:hAnsi="Trebuchet MS"/>
            <w:noProof/>
          </w:rPr>
          <w:delText xml:space="preserve">word of the judicial </w:delText>
        </w:r>
      </w:del>
      <w:r w:rsidRPr="00FE43A2">
        <w:rPr>
          <w:rFonts w:ascii="Trebuchet MS" w:hAnsi="Trebuchet MS"/>
          <w:noProof/>
        </w:rPr>
        <w:t>decision</w:t>
      </w:r>
      <w:ins w:id="110" w:author="Author">
        <w:r w:rsidRPr="00FE43A2">
          <w:rPr>
            <w:rFonts w:ascii="Trebuchet MS" w:hAnsi="Trebuchet MS"/>
            <w:noProof/>
          </w:rPr>
          <w:t xml:space="preserve"> to you</w:t>
        </w:r>
      </w:ins>
      <w:r w:rsidRPr="00FE43A2">
        <w:rPr>
          <w:rFonts w:ascii="Trebuchet MS" w:hAnsi="Trebuchet MS"/>
          <w:noProof/>
        </w:rPr>
        <w:t xml:space="preserve">. </w:t>
      </w:r>
      <w:r w:rsidRPr="00FE43A2">
        <w:rPr>
          <w:rFonts w:ascii="Trebuchet MS" w:hAnsi="Trebuchet MS"/>
          <w:b/>
          <w:noProof/>
        </w:rPr>
        <w:t xml:space="preserve">17:10 </w:t>
      </w:r>
      <w:r w:rsidRPr="00FE43A2">
        <w:rPr>
          <w:rFonts w:ascii="Trebuchet MS" w:hAnsi="Trebuchet MS"/>
          <w:noProof/>
        </w:rPr>
        <w:t xml:space="preserve">Then you must </w:t>
      </w:r>
      <w:del w:id="111" w:author="Author">
        <w:r w:rsidRPr="00FE43A2">
          <w:rPr>
            <w:rFonts w:ascii="Trebuchet MS" w:hAnsi="Trebuchet MS"/>
            <w:noProof/>
          </w:rPr>
          <w:delText xml:space="preserve">do in accordance with </w:delText>
        </w:r>
      </w:del>
      <w:ins w:id="112" w:author="Author">
        <w:r w:rsidRPr="00FE43A2">
          <w:rPr>
            <w:rFonts w:ascii="Trebuchet MS" w:hAnsi="Trebuchet MS"/>
            <w:noProof/>
          </w:rPr>
          <w:t xml:space="preserve">act according </w:t>
        </w:r>
        <w:bookmarkStart w:id="113" w:name="_GoBack"/>
        <w:bookmarkEnd w:id="113"/>
        <w:r w:rsidRPr="00FE43A2">
          <w:rPr>
            <w:rFonts w:ascii="Trebuchet MS" w:hAnsi="Trebuchet MS"/>
            <w:noProof/>
          </w:rPr>
          <w:lastRenderedPageBreak/>
          <w:t xml:space="preserve">to </w:t>
        </w:r>
      </w:ins>
      <w:r w:rsidRPr="00FE43A2">
        <w:rPr>
          <w:rFonts w:ascii="Trebuchet MS" w:hAnsi="Trebuchet MS"/>
          <w:noProof/>
        </w:rPr>
        <w:t xml:space="preserve">the </w:t>
      </w:r>
      <w:del w:id="114" w:author="Author">
        <w:r w:rsidRPr="00FE43A2">
          <w:rPr>
            <w:rFonts w:ascii="Trebuchet MS" w:hAnsi="Trebuchet MS"/>
            <w:noProof/>
          </w:rPr>
          <w:delText>word</w:delText>
        </w:r>
      </w:del>
      <w:ins w:id="115" w:author="Author">
        <w:r w:rsidRPr="00FE43A2">
          <w:rPr>
            <w:rFonts w:ascii="Trebuchet MS" w:hAnsi="Trebuchet MS"/>
            <w:noProof/>
          </w:rPr>
          <w:t>decision</w:t>
        </w:r>
      </w:ins>
      <w:r w:rsidRPr="00FE43A2">
        <w:rPr>
          <w:rFonts w:ascii="Trebuchet MS" w:hAnsi="Trebuchet MS"/>
          <w:noProof/>
        </w:rPr>
        <w:t xml:space="preserve"> that they </w:t>
      </w:r>
      <w:del w:id="116" w:author="Author">
        <w:r w:rsidRPr="00FE43A2">
          <w:rPr>
            <w:rFonts w:ascii="Trebuchet MS" w:hAnsi="Trebuchet MS"/>
            <w:noProof/>
          </w:rPr>
          <w:delText xml:space="preserve">will </w:delText>
        </w:r>
      </w:del>
      <w:r w:rsidRPr="00FE43A2">
        <w:rPr>
          <w:rFonts w:ascii="Trebuchet MS" w:hAnsi="Trebuchet MS"/>
          <w:noProof/>
        </w:rPr>
        <w:t xml:space="preserve">hand down to you from </w:t>
      </w:r>
      <w:del w:id="117" w:author="Author">
        <w:r w:rsidRPr="00FE43A2">
          <w:rPr>
            <w:rFonts w:ascii="Trebuchet MS" w:hAnsi="Trebuchet MS"/>
            <w:noProof/>
          </w:rPr>
          <w:delText>that</w:delText>
        </w:r>
      </w:del>
      <w:ins w:id="118" w:author="Author">
        <w:r w:rsidRPr="00FE43A2">
          <w:rPr>
            <w:rFonts w:ascii="Trebuchet MS" w:hAnsi="Trebuchet MS"/>
            <w:noProof/>
          </w:rPr>
          <w:t>the</w:t>
        </w:r>
      </w:ins>
      <w:r w:rsidRPr="00FE43A2">
        <w:rPr>
          <w:rFonts w:ascii="Trebuchet MS" w:hAnsi="Trebuchet MS"/>
          <w:noProof/>
        </w:rPr>
        <w:t xml:space="preserve"> place </w:t>
      </w:r>
      <w:del w:id="119" w:author="Author">
        <w:r w:rsidRPr="00FE43A2">
          <w:rPr>
            <w:rFonts w:ascii="Trebuchet MS" w:hAnsi="Trebuchet MS"/>
            <w:noProof/>
          </w:rPr>
          <w:delText>which</w:delText>
        </w:r>
      </w:del>
      <w:ins w:id="120" w:author="Author">
        <w:r w:rsidRPr="00FE43A2">
          <w:rPr>
            <w:rFonts w:ascii="Trebuchet MS" w:hAnsi="Trebuchet MS"/>
            <w:noProof/>
          </w:rPr>
          <w:t>that</w:t>
        </w:r>
      </w:ins>
      <w:r w:rsidRPr="00FE43A2">
        <w:rPr>
          <w:rFonts w:ascii="Trebuchet MS" w:hAnsi="Trebuchet MS"/>
          <w:noProof/>
        </w:rPr>
        <w:t xml:space="preserve"> Jehovah </w:t>
      </w:r>
      <w:del w:id="121" w:author="Author">
        <w:r w:rsidRPr="00FE43A2">
          <w:rPr>
            <w:rFonts w:ascii="Trebuchet MS" w:hAnsi="Trebuchet MS"/>
            <w:noProof/>
          </w:rPr>
          <w:delText>will choose; and you must be</w:delText>
        </w:r>
      </w:del>
      <w:ins w:id="122" w:author="Author">
        <w:r w:rsidRPr="00FE43A2">
          <w:rPr>
            <w:rFonts w:ascii="Trebuchet MS" w:hAnsi="Trebuchet MS"/>
            <w:noProof/>
          </w:rPr>
          <w:t>chooses. Be</w:t>
        </w:r>
      </w:ins>
      <w:r w:rsidRPr="00FE43A2">
        <w:rPr>
          <w:rFonts w:ascii="Trebuchet MS" w:hAnsi="Trebuchet MS"/>
          <w:noProof/>
        </w:rPr>
        <w:t xml:space="preserve"> careful to do according to all that they instruct you. </w:t>
      </w:r>
      <w:r w:rsidRPr="00FE43A2">
        <w:rPr>
          <w:rFonts w:ascii="Trebuchet MS" w:hAnsi="Trebuchet MS"/>
          <w:b/>
          <w:noProof/>
        </w:rPr>
        <w:t xml:space="preserve">17:11 </w:t>
      </w:r>
      <w:del w:id="123" w:author="Author">
        <w:r w:rsidRPr="00FE43A2">
          <w:rPr>
            <w:rFonts w:ascii="Trebuchet MS" w:hAnsi="Trebuchet MS"/>
            <w:noProof/>
          </w:rPr>
          <w:delText>In accordance with</w:delText>
        </w:r>
      </w:del>
      <w:ins w:id="124" w:author="Author">
        <w:r w:rsidRPr="00FE43A2">
          <w:rPr>
            <w:rFonts w:ascii="Trebuchet MS" w:hAnsi="Trebuchet MS"/>
            <w:noProof/>
          </w:rPr>
          <w:t>You must act according to</w:t>
        </w:r>
      </w:ins>
      <w:r w:rsidRPr="00FE43A2">
        <w:rPr>
          <w:rFonts w:ascii="Trebuchet MS" w:hAnsi="Trebuchet MS"/>
          <w:noProof/>
        </w:rPr>
        <w:t xml:space="preserve"> the law that they </w:t>
      </w:r>
      <w:del w:id="125" w:author="Author">
        <w:r w:rsidRPr="00FE43A2">
          <w:rPr>
            <w:rFonts w:ascii="Trebuchet MS" w:hAnsi="Trebuchet MS"/>
            <w:noProof/>
          </w:rPr>
          <w:delText>will point out to</w:delText>
        </w:r>
      </w:del>
      <w:ins w:id="126" w:author="Author">
        <w:r w:rsidRPr="00FE43A2">
          <w:rPr>
            <w:rFonts w:ascii="Trebuchet MS" w:hAnsi="Trebuchet MS"/>
            <w:noProof/>
          </w:rPr>
          <w:t>show</w:t>
        </w:r>
      </w:ins>
      <w:r w:rsidRPr="00FE43A2">
        <w:rPr>
          <w:rFonts w:ascii="Trebuchet MS" w:hAnsi="Trebuchet MS"/>
          <w:noProof/>
        </w:rPr>
        <w:t xml:space="preserve"> you</w:t>
      </w:r>
      <w:del w:id="127" w:author="Author">
        <w:r w:rsidRPr="00FE43A2">
          <w:rPr>
            <w:rFonts w:ascii="Trebuchet MS" w:hAnsi="Trebuchet MS"/>
            <w:noProof/>
          </w:rPr>
          <w:delText>,</w:delText>
        </w:r>
      </w:del>
      <w:r w:rsidRPr="00FE43A2">
        <w:rPr>
          <w:rFonts w:ascii="Trebuchet MS" w:hAnsi="Trebuchet MS"/>
          <w:noProof/>
        </w:rPr>
        <w:t xml:space="preserve"> and according to the </w:t>
      </w:r>
      <w:del w:id="128" w:author="Author">
        <w:r w:rsidRPr="00FE43A2">
          <w:rPr>
            <w:rFonts w:ascii="Trebuchet MS" w:hAnsi="Trebuchet MS"/>
            <w:noProof/>
          </w:rPr>
          <w:delText xml:space="preserve">judicial </w:delText>
        </w:r>
      </w:del>
      <w:r w:rsidRPr="00FE43A2">
        <w:rPr>
          <w:rFonts w:ascii="Trebuchet MS" w:hAnsi="Trebuchet MS"/>
          <w:noProof/>
        </w:rPr>
        <w:t xml:space="preserve">decision that they </w:t>
      </w:r>
      <w:del w:id="129" w:author="Author">
        <w:r w:rsidRPr="00FE43A2">
          <w:rPr>
            <w:rFonts w:ascii="Trebuchet MS" w:hAnsi="Trebuchet MS"/>
            <w:noProof/>
          </w:rPr>
          <w:delText>will say</w:delText>
        </w:r>
      </w:del>
      <w:ins w:id="130" w:author="Author">
        <w:r w:rsidRPr="00FE43A2">
          <w:rPr>
            <w:rFonts w:ascii="Trebuchet MS" w:hAnsi="Trebuchet MS"/>
            <w:noProof/>
          </w:rPr>
          <w:t>declare</w:t>
        </w:r>
      </w:ins>
      <w:r w:rsidRPr="00FE43A2">
        <w:rPr>
          <w:rFonts w:ascii="Trebuchet MS" w:hAnsi="Trebuchet MS"/>
          <w:noProof/>
        </w:rPr>
        <w:t xml:space="preserve"> to you</w:t>
      </w:r>
      <w:del w:id="131" w:author="Author">
        <w:r w:rsidRPr="00FE43A2">
          <w:rPr>
            <w:rFonts w:ascii="Trebuchet MS" w:hAnsi="Trebuchet MS"/>
            <w:noProof/>
          </w:rPr>
          <w:delText xml:space="preserve">, you should do. You must </w:delText>
        </w:r>
      </w:del>
      <w:ins w:id="132" w:author="Author">
        <w:r w:rsidRPr="00FE43A2">
          <w:rPr>
            <w:rFonts w:ascii="Trebuchet MS" w:hAnsi="Trebuchet MS"/>
            <w:noProof/>
          </w:rPr>
          <w:t xml:space="preserve">. Do </w:t>
        </w:r>
      </w:ins>
      <w:r w:rsidRPr="00FE43A2">
        <w:rPr>
          <w:rFonts w:ascii="Trebuchet MS" w:hAnsi="Trebuchet MS"/>
          <w:noProof/>
        </w:rPr>
        <w:t xml:space="preserve">not </w:t>
      </w:r>
      <w:del w:id="133" w:author="Author">
        <w:r w:rsidRPr="00FE43A2">
          <w:rPr>
            <w:rFonts w:ascii="Trebuchet MS" w:hAnsi="Trebuchet MS"/>
            <w:noProof/>
          </w:rPr>
          <w:delText>turn aside</w:delText>
        </w:r>
      </w:del>
      <w:ins w:id="134" w:author="Author">
        <w:r w:rsidRPr="00FE43A2">
          <w:rPr>
            <w:rFonts w:ascii="Trebuchet MS" w:hAnsi="Trebuchet MS"/>
            <w:noProof/>
          </w:rPr>
          <w:t>deviate</w:t>
        </w:r>
      </w:ins>
      <w:r w:rsidRPr="00FE43A2">
        <w:rPr>
          <w:rFonts w:ascii="Trebuchet MS" w:hAnsi="Trebuchet MS"/>
          <w:noProof/>
        </w:rPr>
        <w:t xml:space="preserve"> from the </w:t>
      </w:r>
      <w:del w:id="135" w:author="Author">
        <w:r w:rsidRPr="00FE43A2">
          <w:rPr>
            <w:rFonts w:ascii="Trebuchet MS" w:hAnsi="Trebuchet MS"/>
            <w:noProof/>
          </w:rPr>
          <w:delText>word</w:delText>
        </w:r>
      </w:del>
      <w:ins w:id="136" w:author="Author">
        <w:r w:rsidRPr="00FE43A2">
          <w:rPr>
            <w:rFonts w:ascii="Trebuchet MS" w:hAnsi="Trebuchet MS"/>
            <w:noProof/>
          </w:rPr>
          <w:t>decision</w:t>
        </w:r>
      </w:ins>
      <w:r w:rsidRPr="00FE43A2">
        <w:rPr>
          <w:rFonts w:ascii="Trebuchet MS" w:hAnsi="Trebuchet MS"/>
          <w:noProof/>
        </w:rPr>
        <w:t xml:space="preserve"> that they will hand down to you, </w:t>
      </w:r>
      <w:ins w:id="137" w:author="Author">
        <w:r w:rsidRPr="00FE43A2">
          <w:rPr>
            <w:rFonts w:ascii="Trebuchet MS" w:hAnsi="Trebuchet MS"/>
            <w:noProof/>
          </w:rPr>
          <w:t xml:space="preserve">either </w:t>
        </w:r>
      </w:ins>
      <w:r w:rsidRPr="00FE43A2">
        <w:rPr>
          <w:rFonts w:ascii="Trebuchet MS" w:hAnsi="Trebuchet MS"/>
          <w:noProof/>
        </w:rPr>
        <w:t xml:space="preserve">to the right or to the left. </w:t>
      </w:r>
      <w:r w:rsidRPr="00FE43A2">
        <w:rPr>
          <w:rFonts w:ascii="Trebuchet MS" w:hAnsi="Trebuchet MS"/>
          <w:b/>
          <w:noProof/>
        </w:rPr>
        <w:t xml:space="preserve">17:12 </w:t>
      </w:r>
      <w:del w:id="138" w:author="Author">
        <w:r w:rsidRPr="00FE43A2">
          <w:rPr>
            <w:rFonts w:ascii="Trebuchet MS" w:hAnsi="Trebuchet MS"/>
            <w:noProof/>
          </w:rPr>
          <w:delText>And the</w:delText>
        </w:r>
      </w:del>
      <w:ins w:id="139" w:author="Author">
        <w:r w:rsidRPr="00FE43A2">
          <w:rPr>
            <w:rFonts w:ascii="Trebuchet MS" w:hAnsi="Trebuchet MS"/>
            <w:noProof/>
          </w:rPr>
          <w:t>The</w:t>
        </w:r>
      </w:ins>
      <w:r w:rsidRPr="00FE43A2">
        <w:rPr>
          <w:rFonts w:ascii="Trebuchet MS" w:hAnsi="Trebuchet MS"/>
          <w:noProof/>
        </w:rPr>
        <w:t xml:space="preserve"> man who </w:t>
      </w:r>
      <w:del w:id="140" w:author="Author">
        <w:r w:rsidRPr="00FE43A2">
          <w:rPr>
            <w:rFonts w:ascii="Trebuchet MS" w:hAnsi="Trebuchet MS"/>
            <w:noProof/>
          </w:rPr>
          <w:delText>will behave with presumptuousness in</w:delText>
        </w:r>
      </w:del>
      <w:ins w:id="141" w:author="Author">
        <w:r w:rsidRPr="00FE43A2">
          <w:rPr>
            <w:rFonts w:ascii="Trebuchet MS" w:hAnsi="Trebuchet MS"/>
            <w:noProof/>
          </w:rPr>
          <w:t>acts presumptuously by</w:t>
        </w:r>
      </w:ins>
      <w:r w:rsidRPr="00FE43A2">
        <w:rPr>
          <w:rFonts w:ascii="Trebuchet MS" w:hAnsi="Trebuchet MS"/>
          <w:noProof/>
        </w:rPr>
        <w:t xml:space="preserve"> not listening to the priest who is </w:t>
      </w:r>
      <w:del w:id="142" w:author="Author">
        <w:r w:rsidRPr="00FE43A2">
          <w:rPr>
            <w:rFonts w:ascii="Trebuchet MS" w:hAnsi="Trebuchet MS"/>
            <w:noProof/>
          </w:rPr>
          <w:delText>standing to minister there</w:delText>
        </w:r>
      </w:del>
      <w:ins w:id="143" w:author="Author">
        <w:r w:rsidRPr="00FE43A2">
          <w:rPr>
            <w:rFonts w:ascii="Trebuchet MS" w:hAnsi="Trebuchet MS"/>
            <w:noProof/>
          </w:rPr>
          <w:t>ministering</w:t>
        </w:r>
      </w:ins>
      <w:r w:rsidRPr="00FE43A2">
        <w:rPr>
          <w:rFonts w:ascii="Trebuchet MS" w:hAnsi="Trebuchet MS"/>
          <w:noProof/>
        </w:rPr>
        <w:t xml:space="preserve"> to Jehovah your God or to the judge</w:t>
      </w:r>
      <w:del w:id="144" w:author="Author">
        <w:r w:rsidRPr="00FE43A2">
          <w:rPr>
            <w:rFonts w:ascii="Trebuchet MS" w:hAnsi="Trebuchet MS"/>
            <w:noProof/>
          </w:rPr>
          <w:delText>, that man</w:delText>
        </w:r>
      </w:del>
      <w:r w:rsidRPr="00FE43A2">
        <w:rPr>
          <w:rFonts w:ascii="Trebuchet MS" w:hAnsi="Trebuchet MS"/>
          <w:noProof/>
        </w:rPr>
        <w:t xml:space="preserve"> must die</w:t>
      </w:r>
      <w:del w:id="145" w:author="Author">
        <w:r w:rsidRPr="00FE43A2">
          <w:rPr>
            <w:rFonts w:ascii="Trebuchet MS" w:hAnsi="Trebuchet MS"/>
            <w:noProof/>
          </w:rPr>
          <w:delText>; and you</w:delText>
        </w:r>
      </w:del>
      <w:ins w:id="146" w:author="Author">
        <w:r w:rsidRPr="00FE43A2">
          <w:rPr>
            <w:rFonts w:ascii="Trebuchet MS" w:hAnsi="Trebuchet MS"/>
            <w:noProof/>
          </w:rPr>
          <w:t>. You</w:t>
        </w:r>
      </w:ins>
      <w:r w:rsidRPr="00FE43A2">
        <w:rPr>
          <w:rFonts w:ascii="Trebuchet MS" w:hAnsi="Trebuchet MS"/>
          <w:noProof/>
        </w:rPr>
        <w:t xml:space="preserve"> must </w:t>
      </w:r>
      <w:del w:id="147" w:author="Author">
        <w:r w:rsidRPr="00FE43A2">
          <w:rPr>
            <w:rFonts w:ascii="Trebuchet MS" w:hAnsi="Trebuchet MS"/>
            <w:noProof/>
          </w:rPr>
          <w:delText>clear out</w:delText>
        </w:r>
      </w:del>
      <w:ins w:id="148" w:author="Author">
        <w:r w:rsidRPr="00FE43A2">
          <w:rPr>
            <w:rFonts w:ascii="Trebuchet MS" w:hAnsi="Trebuchet MS"/>
            <w:noProof/>
          </w:rPr>
          <w:t>remove</w:t>
        </w:r>
      </w:ins>
      <w:r w:rsidRPr="00FE43A2">
        <w:rPr>
          <w:rFonts w:ascii="Trebuchet MS" w:hAnsi="Trebuchet MS"/>
          <w:noProof/>
        </w:rPr>
        <w:t xml:space="preserve"> what is bad from Israel. </w:t>
      </w:r>
      <w:r w:rsidRPr="00FE43A2">
        <w:rPr>
          <w:rFonts w:ascii="Trebuchet MS" w:hAnsi="Trebuchet MS"/>
          <w:b/>
          <w:noProof/>
        </w:rPr>
        <w:t xml:space="preserve">17:13 </w:t>
      </w:r>
      <w:del w:id="149" w:author="Author">
        <w:r w:rsidRPr="00FE43A2">
          <w:rPr>
            <w:rFonts w:ascii="Trebuchet MS" w:hAnsi="Trebuchet MS"/>
            <w:noProof/>
          </w:rPr>
          <w:delText>And all</w:delText>
        </w:r>
      </w:del>
      <w:ins w:id="150" w:author="Author">
        <w:r w:rsidRPr="00FE43A2">
          <w:rPr>
            <w:rFonts w:ascii="Trebuchet MS" w:hAnsi="Trebuchet MS"/>
            <w:noProof/>
          </w:rPr>
          <w:t>All</w:t>
        </w:r>
      </w:ins>
      <w:r w:rsidRPr="00FE43A2">
        <w:rPr>
          <w:rFonts w:ascii="Trebuchet MS" w:hAnsi="Trebuchet MS"/>
          <w:noProof/>
        </w:rPr>
        <w:t xml:space="preserve"> the people will </w:t>
      </w:r>
      <w:ins w:id="151" w:author="Author">
        <w:r w:rsidRPr="00FE43A2">
          <w:rPr>
            <w:rFonts w:ascii="Trebuchet MS" w:hAnsi="Trebuchet MS"/>
            <w:noProof/>
          </w:rPr>
          <w:t xml:space="preserve">then </w:t>
        </w:r>
      </w:ins>
      <w:r w:rsidRPr="00FE43A2">
        <w:rPr>
          <w:rFonts w:ascii="Trebuchet MS" w:hAnsi="Trebuchet MS"/>
          <w:noProof/>
        </w:rPr>
        <w:t>hear and become afraid, and they will not act presumptuously anymore.</w:t>
      </w:r>
    </w:p>
    <w:p w:rsidR="00891853" w:rsidRPr="00FE43A2" w:rsidRDefault="00891853" w:rsidP="00891853">
      <w:pPr>
        <w:rPr>
          <w:rFonts w:ascii="Trebuchet MS" w:hAnsi="Trebuchet MS"/>
          <w:noProof/>
        </w:rPr>
      </w:pPr>
      <w:r w:rsidRPr="00FE43A2">
        <w:rPr>
          <w:rFonts w:ascii="Trebuchet MS" w:hAnsi="Trebuchet MS"/>
          <w:b/>
        </w:rPr>
        <w:t xml:space="preserve">17:14 </w:t>
      </w:r>
      <w:r w:rsidRPr="00FE43A2">
        <w:rPr>
          <w:rFonts w:ascii="Trebuchet MS" w:hAnsi="Trebuchet MS"/>
          <w:noProof/>
        </w:rPr>
        <w:t xml:space="preserve">“When you </w:t>
      </w:r>
      <w:del w:id="152" w:author="Author">
        <w:r w:rsidRPr="00FE43A2">
          <w:rPr>
            <w:rFonts w:ascii="Trebuchet MS" w:hAnsi="Trebuchet MS"/>
            <w:noProof/>
          </w:rPr>
          <w:delText>eventually come into</w:delText>
        </w:r>
      </w:del>
      <w:ins w:id="153" w:author="Author">
        <w:r w:rsidRPr="00FE43A2">
          <w:rPr>
            <w:rFonts w:ascii="Trebuchet MS" w:hAnsi="Trebuchet MS"/>
            <w:noProof/>
          </w:rPr>
          <w:t>enter</w:t>
        </w:r>
      </w:ins>
      <w:r w:rsidRPr="00FE43A2">
        <w:rPr>
          <w:rFonts w:ascii="Trebuchet MS" w:hAnsi="Trebuchet MS"/>
          <w:noProof/>
        </w:rPr>
        <w:t xml:space="preserve"> the land that Jehovah your God is giving you</w:t>
      </w:r>
      <w:del w:id="154" w:author="Author">
        <w:r w:rsidRPr="00FE43A2">
          <w:rPr>
            <w:rFonts w:ascii="Trebuchet MS" w:hAnsi="Trebuchet MS"/>
            <w:noProof/>
          </w:rPr>
          <w:delText>,</w:delText>
        </w:r>
      </w:del>
      <w:r w:rsidRPr="00FE43A2">
        <w:rPr>
          <w:rFonts w:ascii="Trebuchet MS" w:hAnsi="Trebuchet MS"/>
          <w:noProof/>
        </w:rPr>
        <w:t xml:space="preserve"> and you have taken possession of it and </w:t>
      </w:r>
      <w:del w:id="155" w:author="Author">
        <w:r w:rsidRPr="00FE43A2">
          <w:rPr>
            <w:rFonts w:ascii="Trebuchet MS" w:hAnsi="Trebuchet MS"/>
            <w:noProof/>
          </w:rPr>
          <w:delText>have dwelt</w:delText>
        </w:r>
      </w:del>
      <w:ins w:id="156" w:author="Author">
        <w:r w:rsidRPr="00FE43A2">
          <w:rPr>
            <w:rFonts w:ascii="Trebuchet MS" w:hAnsi="Trebuchet MS"/>
            <w:noProof/>
          </w:rPr>
          <w:t>are living</w:t>
        </w:r>
      </w:ins>
      <w:r w:rsidRPr="00FE43A2">
        <w:rPr>
          <w:rFonts w:ascii="Trebuchet MS" w:hAnsi="Trebuchet MS"/>
          <w:noProof/>
        </w:rPr>
        <w:t xml:space="preserve"> in it, and you </w:t>
      </w:r>
      <w:del w:id="157" w:author="Author">
        <w:r w:rsidRPr="00FE43A2">
          <w:rPr>
            <w:rFonts w:ascii="Trebuchet MS" w:hAnsi="Trebuchet MS"/>
            <w:noProof/>
          </w:rPr>
          <w:delText>have said</w:delText>
        </w:r>
      </w:del>
      <w:ins w:id="158" w:author="Author">
        <w:r w:rsidRPr="00FE43A2">
          <w:rPr>
            <w:rFonts w:ascii="Trebuchet MS" w:hAnsi="Trebuchet MS"/>
            <w:noProof/>
          </w:rPr>
          <w:t>say</w:t>
        </w:r>
      </w:ins>
      <w:r w:rsidRPr="00FE43A2">
        <w:rPr>
          <w:rFonts w:ascii="Trebuchet MS" w:hAnsi="Trebuchet MS"/>
          <w:noProof/>
        </w:rPr>
        <w:t xml:space="preserve">, ‘Let me </w:t>
      </w:r>
      <w:del w:id="159" w:author="Author">
        <w:r w:rsidRPr="00FE43A2">
          <w:rPr>
            <w:rFonts w:ascii="Trebuchet MS" w:hAnsi="Trebuchet MS"/>
            <w:noProof/>
          </w:rPr>
          <w:delText>set</w:delText>
        </w:r>
      </w:del>
      <w:ins w:id="160" w:author="Author">
        <w:r w:rsidRPr="00FE43A2">
          <w:rPr>
            <w:rFonts w:ascii="Trebuchet MS" w:hAnsi="Trebuchet MS"/>
            <w:noProof/>
          </w:rPr>
          <w:t>appoint</w:t>
        </w:r>
      </w:ins>
      <w:r w:rsidRPr="00FE43A2">
        <w:rPr>
          <w:rFonts w:ascii="Trebuchet MS" w:hAnsi="Trebuchet MS"/>
          <w:noProof/>
        </w:rPr>
        <w:t xml:space="preserve"> a king over myself like all the nations </w:t>
      </w:r>
      <w:del w:id="161" w:author="Author">
        <w:r w:rsidRPr="00FE43A2">
          <w:rPr>
            <w:rFonts w:ascii="Trebuchet MS" w:hAnsi="Trebuchet MS"/>
            <w:noProof/>
          </w:rPr>
          <w:delText>who are round about me’;</w:delText>
        </w:r>
      </w:del>
      <w:ins w:id="162" w:author="Author">
        <w:r w:rsidRPr="00FE43A2">
          <w:rPr>
            <w:rFonts w:ascii="Trebuchet MS" w:hAnsi="Trebuchet MS"/>
            <w:noProof/>
          </w:rPr>
          <w:t>around me,’</w:t>
        </w:r>
      </w:ins>
      <w:r w:rsidRPr="00FE43A2">
        <w:rPr>
          <w:rFonts w:ascii="Trebuchet MS" w:hAnsi="Trebuchet MS"/>
          <w:noProof/>
        </w:rPr>
        <w:t xml:space="preserve"> </w:t>
      </w:r>
      <w:r w:rsidRPr="00FE43A2">
        <w:rPr>
          <w:rFonts w:ascii="Trebuchet MS" w:hAnsi="Trebuchet MS"/>
          <w:b/>
          <w:noProof/>
        </w:rPr>
        <w:t xml:space="preserve">17:15 </w:t>
      </w:r>
      <w:ins w:id="163" w:author="Author">
        <w:r w:rsidRPr="00FE43A2">
          <w:rPr>
            <w:rFonts w:ascii="Trebuchet MS" w:hAnsi="Trebuchet MS"/>
            <w:noProof/>
          </w:rPr>
          <w:t xml:space="preserve">in that case, </w:t>
        </w:r>
      </w:ins>
      <w:r w:rsidRPr="00FE43A2">
        <w:rPr>
          <w:rFonts w:ascii="Trebuchet MS" w:hAnsi="Trebuchet MS"/>
          <w:noProof/>
        </w:rPr>
        <w:t xml:space="preserve">you should without fail </w:t>
      </w:r>
      <w:del w:id="164" w:author="Author">
        <w:r w:rsidRPr="00FE43A2">
          <w:rPr>
            <w:rFonts w:ascii="Trebuchet MS" w:hAnsi="Trebuchet MS"/>
            <w:noProof/>
          </w:rPr>
          <w:delText>set over yourself</w:delText>
        </w:r>
      </w:del>
      <w:ins w:id="165" w:author="Author">
        <w:r w:rsidRPr="00FE43A2">
          <w:rPr>
            <w:rFonts w:ascii="Trebuchet MS" w:hAnsi="Trebuchet MS"/>
            <w:noProof/>
          </w:rPr>
          <w:t>appoint</w:t>
        </w:r>
      </w:ins>
      <w:r w:rsidRPr="00FE43A2">
        <w:rPr>
          <w:rFonts w:ascii="Trebuchet MS" w:hAnsi="Trebuchet MS"/>
          <w:noProof/>
        </w:rPr>
        <w:t xml:space="preserve"> a king whom Jehovah your God </w:t>
      </w:r>
      <w:del w:id="166" w:author="Author">
        <w:r w:rsidRPr="00FE43A2">
          <w:rPr>
            <w:rFonts w:ascii="Trebuchet MS" w:hAnsi="Trebuchet MS"/>
            <w:noProof/>
          </w:rPr>
          <w:delText>will choose. From</w:delText>
        </w:r>
      </w:del>
      <w:ins w:id="167" w:author="Author">
        <w:r w:rsidRPr="00FE43A2">
          <w:rPr>
            <w:rFonts w:ascii="Trebuchet MS" w:hAnsi="Trebuchet MS"/>
            <w:noProof/>
          </w:rPr>
          <w:t>chooses. You should appoint a king from</w:t>
        </w:r>
      </w:ins>
      <w:r w:rsidRPr="00FE43A2">
        <w:rPr>
          <w:rFonts w:ascii="Trebuchet MS" w:hAnsi="Trebuchet MS"/>
          <w:noProof/>
        </w:rPr>
        <w:t xml:space="preserve"> among your brothers</w:t>
      </w:r>
      <w:del w:id="168" w:author="Author">
        <w:r w:rsidRPr="00FE43A2">
          <w:rPr>
            <w:rFonts w:ascii="Trebuchet MS" w:hAnsi="Trebuchet MS"/>
            <w:noProof/>
          </w:rPr>
          <w:delText xml:space="preserve"> you should set a king over yourself. You will not be allowed</w:delText>
        </w:r>
      </w:del>
      <w:ins w:id="169" w:author="Author">
        <w:r w:rsidRPr="00FE43A2">
          <w:rPr>
            <w:rFonts w:ascii="Trebuchet MS" w:hAnsi="Trebuchet MS"/>
            <w:noProof/>
          </w:rPr>
          <w:t>. You are forbidden</w:t>
        </w:r>
      </w:ins>
      <w:r w:rsidRPr="00FE43A2">
        <w:rPr>
          <w:rFonts w:ascii="Trebuchet MS" w:hAnsi="Trebuchet MS"/>
          <w:noProof/>
        </w:rPr>
        <w:t xml:space="preserve"> to </w:t>
      </w:r>
      <w:del w:id="170" w:author="Author">
        <w:r w:rsidRPr="00FE43A2">
          <w:rPr>
            <w:rFonts w:ascii="Trebuchet MS" w:hAnsi="Trebuchet MS"/>
            <w:noProof/>
          </w:rPr>
          <w:delText>put</w:delText>
        </w:r>
      </w:del>
      <w:ins w:id="171" w:author="Author">
        <w:r w:rsidRPr="00FE43A2">
          <w:rPr>
            <w:rFonts w:ascii="Trebuchet MS" w:hAnsi="Trebuchet MS"/>
            <w:noProof/>
          </w:rPr>
          <w:t>appoint</w:t>
        </w:r>
      </w:ins>
      <w:r w:rsidRPr="00FE43A2">
        <w:rPr>
          <w:rFonts w:ascii="Trebuchet MS" w:hAnsi="Trebuchet MS"/>
          <w:noProof/>
        </w:rPr>
        <w:t xml:space="preserve"> over yourself a foreigner who is not your brother. </w:t>
      </w:r>
      <w:r w:rsidRPr="00FE43A2">
        <w:rPr>
          <w:rFonts w:ascii="Trebuchet MS" w:hAnsi="Trebuchet MS"/>
          <w:b/>
          <w:noProof/>
        </w:rPr>
        <w:t xml:space="preserve">17:16 </w:t>
      </w:r>
      <w:del w:id="172" w:author="Author">
        <w:r w:rsidRPr="00FE43A2">
          <w:rPr>
            <w:rFonts w:ascii="Trebuchet MS" w:hAnsi="Trebuchet MS"/>
            <w:noProof/>
          </w:rPr>
          <w:delText>Only</w:delText>
        </w:r>
      </w:del>
      <w:ins w:id="173" w:author="Author">
        <w:r w:rsidRPr="00FE43A2">
          <w:rPr>
            <w:rFonts w:ascii="Trebuchet MS" w:hAnsi="Trebuchet MS"/>
            <w:noProof/>
          </w:rPr>
          <w:t>However,</w:t>
        </w:r>
      </w:ins>
      <w:r w:rsidRPr="00FE43A2">
        <w:rPr>
          <w:rFonts w:ascii="Trebuchet MS" w:hAnsi="Trebuchet MS"/>
          <w:noProof/>
        </w:rPr>
        <w:t xml:space="preserve"> he should not </w:t>
      </w:r>
      <w:del w:id="174" w:author="Author">
        <w:r w:rsidRPr="00FE43A2">
          <w:rPr>
            <w:rFonts w:ascii="Trebuchet MS" w:hAnsi="Trebuchet MS"/>
            <w:noProof/>
          </w:rPr>
          <w:delText>increase</w:delText>
        </w:r>
      </w:del>
      <w:ins w:id="175" w:author="Author">
        <w:r w:rsidRPr="00FE43A2">
          <w:rPr>
            <w:rFonts w:ascii="Trebuchet MS" w:hAnsi="Trebuchet MS"/>
            <w:noProof/>
          </w:rPr>
          <w:t>acquire many</w:t>
        </w:r>
      </w:ins>
      <w:r w:rsidRPr="00FE43A2">
        <w:rPr>
          <w:rFonts w:ascii="Trebuchet MS" w:hAnsi="Trebuchet MS"/>
          <w:noProof/>
        </w:rPr>
        <w:t xml:space="preserve"> horses for himself</w:t>
      </w:r>
      <w:del w:id="176" w:author="Author">
        <w:r w:rsidRPr="00FE43A2">
          <w:rPr>
            <w:rFonts w:ascii="Trebuchet MS" w:hAnsi="Trebuchet MS"/>
            <w:noProof/>
          </w:rPr>
          <w:delText>, nor</w:delText>
        </w:r>
      </w:del>
      <w:ins w:id="177" w:author="Author">
        <w:r w:rsidRPr="00FE43A2">
          <w:rPr>
            <w:rFonts w:ascii="Trebuchet MS" w:hAnsi="Trebuchet MS"/>
            <w:noProof/>
          </w:rPr>
          <w:t xml:space="preserve"> or</w:t>
        </w:r>
      </w:ins>
      <w:r w:rsidRPr="00FE43A2">
        <w:rPr>
          <w:rFonts w:ascii="Trebuchet MS" w:hAnsi="Trebuchet MS"/>
          <w:noProof/>
        </w:rPr>
        <w:t xml:space="preserve"> make the people go back to Egypt in order to </w:t>
      </w:r>
      <w:del w:id="178" w:author="Author">
        <w:r w:rsidRPr="00FE43A2">
          <w:rPr>
            <w:rFonts w:ascii="Trebuchet MS" w:hAnsi="Trebuchet MS"/>
            <w:noProof/>
          </w:rPr>
          <w:delText>increase</w:delText>
        </w:r>
      </w:del>
      <w:ins w:id="179" w:author="Author">
        <w:r w:rsidRPr="00FE43A2">
          <w:rPr>
            <w:rFonts w:ascii="Trebuchet MS" w:hAnsi="Trebuchet MS"/>
            <w:noProof/>
          </w:rPr>
          <w:t>obtain more</w:t>
        </w:r>
      </w:ins>
      <w:r w:rsidRPr="00FE43A2">
        <w:rPr>
          <w:rFonts w:ascii="Trebuchet MS" w:hAnsi="Trebuchet MS"/>
          <w:noProof/>
        </w:rPr>
        <w:t xml:space="preserve"> horses</w:t>
      </w:r>
      <w:del w:id="180" w:author="Author">
        <w:r w:rsidRPr="00FE43A2">
          <w:rPr>
            <w:rFonts w:ascii="Trebuchet MS" w:hAnsi="Trebuchet MS"/>
            <w:noProof/>
          </w:rPr>
          <w:delText>; whereas</w:delText>
        </w:r>
      </w:del>
      <w:ins w:id="181" w:author="Author">
        <w:r w:rsidRPr="00FE43A2">
          <w:rPr>
            <w:rFonts w:ascii="Trebuchet MS" w:hAnsi="Trebuchet MS"/>
            <w:noProof/>
          </w:rPr>
          <w:t>, since</w:t>
        </w:r>
      </w:ins>
      <w:r w:rsidRPr="00FE43A2">
        <w:rPr>
          <w:rFonts w:ascii="Trebuchet MS" w:hAnsi="Trebuchet MS"/>
          <w:noProof/>
        </w:rPr>
        <w:t xml:space="preserve"> Jehovah </w:t>
      </w:r>
      <w:del w:id="182" w:author="Author">
        <w:r w:rsidRPr="00FE43A2">
          <w:rPr>
            <w:rFonts w:ascii="Trebuchet MS" w:hAnsi="Trebuchet MS"/>
            <w:noProof/>
          </w:rPr>
          <w:delText xml:space="preserve">has said to </w:delText>
        </w:r>
        <w:r w:rsidRPr="00FE43A2">
          <w:rPr>
            <w:rFonts w:ascii="Trebuchet MS" w:hAnsi="Trebuchet MS"/>
            <w:noProof/>
            <w:u w:val="dotted"/>
          </w:rPr>
          <w:delText>YOU</w:delText>
        </w:r>
        <w:r w:rsidRPr="00FE43A2">
          <w:rPr>
            <w:rFonts w:ascii="Trebuchet MS" w:hAnsi="Trebuchet MS"/>
            <w:noProof/>
          </w:rPr>
          <w:delText>, ‘Y</w:delText>
        </w:r>
        <w:r w:rsidRPr="00FE43A2">
          <w:rPr>
            <w:rFonts w:ascii="Trebuchet MS" w:hAnsi="Trebuchet MS"/>
            <w:noProof/>
            <w:u w:val="dotted"/>
          </w:rPr>
          <w:delText>OU</w:delText>
        </w:r>
      </w:del>
      <w:ins w:id="183" w:author="Author">
        <w:r w:rsidRPr="00FE43A2">
          <w:rPr>
            <w:rFonts w:ascii="Trebuchet MS" w:hAnsi="Trebuchet MS"/>
            <w:noProof/>
          </w:rPr>
          <w:t>told you, ‘You</w:t>
        </w:r>
      </w:ins>
      <w:r w:rsidRPr="00FE43A2">
        <w:rPr>
          <w:rFonts w:ascii="Trebuchet MS" w:hAnsi="Trebuchet MS"/>
          <w:noProof/>
        </w:rPr>
        <w:t xml:space="preserve"> must never go back again by this way.’ </w:t>
      </w:r>
      <w:r w:rsidRPr="00FE43A2">
        <w:rPr>
          <w:rFonts w:ascii="Trebuchet MS" w:hAnsi="Trebuchet MS"/>
          <w:b/>
          <w:noProof/>
        </w:rPr>
        <w:t xml:space="preserve">17:17 </w:t>
      </w:r>
      <w:del w:id="184" w:author="Author">
        <w:r w:rsidRPr="00FE43A2">
          <w:rPr>
            <w:rFonts w:ascii="Trebuchet MS" w:hAnsi="Trebuchet MS"/>
            <w:noProof/>
          </w:rPr>
          <w:delText>He</w:delText>
        </w:r>
      </w:del>
      <w:ins w:id="185" w:author="Author">
        <w:r w:rsidRPr="00FE43A2">
          <w:rPr>
            <w:rFonts w:ascii="Trebuchet MS" w:hAnsi="Trebuchet MS"/>
            <w:noProof/>
          </w:rPr>
          <w:t>Neither</w:t>
        </w:r>
      </w:ins>
      <w:r w:rsidRPr="00FE43A2">
        <w:rPr>
          <w:rFonts w:ascii="Trebuchet MS" w:hAnsi="Trebuchet MS"/>
          <w:noProof/>
        </w:rPr>
        <w:t xml:space="preserve"> should </w:t>
      </w:r>
      <w:del w:id="186" w:author="Author">
        <w:r w:rsidRPr="00FE43A2">
          <w:rPr>
            <w:rFonts w:ascii="Trebuchet MS" w:hAnsi="Trebuchet MS"/>
            <w:noProof/>
          </w:rPr>
          <w:delText>also not multiply</w:delText>
        </w:r>
      </w:del>
      <w:ins w:id="187" w:author="Author">
        <w:r w:rsidRPr="00FE43A2">
          <w:rPr>
            <w:rFonts w:ascii="Trebuchet MS" w:hAnsi="Trebuchet MS"/>
            <w:noProof/>
          </w:rPr>
          <w:t>he take many</w:t>
        </w:r>
      </w:ins>
      <w:r w:rsidRPr="00FE43A2">
        <w:rPr>
          <w:rFonts w:ascii="Trebuchet MS" w:hAnsi="Trebuchet MS"/>
          <w:noProof/>
        </w:rPr>
        <w:t xml:space="preserve"> wives for himself, </w:t>
      </w:r>
      <w:ins w:id="188" w:author="Author">
        <w:r w:rsidRPr="00FE43A2">
          <w:rPr>
            <w:rFonts w:ascii="Trebuchet MS" w:hAnsi="Trebuchet MS"/>
            <w:noProof/>
          </w:rPr>
          <w:t xml:space="preserve">so </w:t>
        </w:r>
      </w:ins>
      <w:r w:rsidRPr="00FE43A2">
        <w:rPr>
          <w:rFonts w:ascii="Trebuchet MS" w:hAnsi="Trebuchet MS"/>
          <w:noProof/>
        </w:rPr>
        <w:t xml:space="preserve">that his heart may not </w:t>
      </w:r>
      <w:del w:id="189" w:author="Author">
        <w:r w:rsidRPr="00FE43A2">
          <w:rPr>
            <w:rFonts w:ascii="Trebuchet MS" w:hAnsi="Trebuchet MS"/>
            <w:noProof/>
          </w:rPr>
          <w:delText>turn aside</w:delText>
        </w:r>
      </w:del>
      <w:ins w:id="190" w:author="Author">
        <w:r w:rsidRPr="00FE43A2">
          <w:rPr>
            <w:rFonts w:ascii="Trebuchet MS" w:hAnsi="Trebuchet MS"/>
            <w:noProof/>
          </w:rPr>
          <w:t>go astray</w:t>
        </w:r>
      </w:ins>
      <w:r w:rsidRPr="00FE43A2">
        <w:rPr>
          <w:rFonts w:ascii="Trebuchet MS" w:hAnsi="Trebuchet MS"/>
          <w:noProof/>
        </w:rPr>
        <w:t xml:space="preserve">; nor should he </w:t>
      </w:r>
      <w:del w:id="191" w:author="Author">
        <w:r w:rsidRPr="00FE43A2">
          <w:rPr>
            <w:rFonts w:ascii="Trebuchet MS" w:hAnsi="Trebuchet MS"/>
            <w:noProof/>
          </w:rPr>
          <w:delText>increase</w:delText>
        </w:r>
      </w:del>
      <w:ins w:id="192" w:author="Author">
        <w:r w:rsidRPr="00FE43A2">
          <w:rPr>
            <w:rFonts w:ascii="Trebuchet MS" w:hAnsi="Trebuchet MS"/>
            <w:noProof/>
          </w:rPr>
          <w:t>acquire vast amounts of</w:t>
        </w:r>
      </w:ins>
      <w:r w:rsidRPr="00FE43A2">
        <w:rPr>
          <w:rFonts w:ascii="Trebuchet MS" w:hAnsi="Trebuchet MS"/>
          <w:noProof/>
        </w:rPr>
        <w:t xml:space="preserve"> silver and gold for himself</w:t>
      </w:r>
      <w:del w:id="193" w:author="Author">
        <w:r w:rsidRPr="00FE43A2">
          <w:rPr>
            <w:rFonts w:ascii="Trebuchet MS" w:hAnsi="Trebuchet MS"/>
            <w:noProof/>
          </w:rPr>
          <w:delText xml:space="preserve"> very much</w:delText>
        </w:r>
      </w:del>
      <w:r w:rsidRPr="00FE43A2">
        <w:rPr>
          <w:rFonts w:ascii="Trebuchet MS" w:hAnsi="Trebuchet MS"/>
          <w:noProof/>
        </w:rPr>
        <w:t xml:space="preserve">. </w:t>
      </w:r>
      <w:r w:rsidRPr="00FE43A2">
        <w:rPr>
          <w:rFonts w:ascii="Trebuchet MS" w:hAnsi="Trebuchet MS"/>
          <w:b/>
          <w:noProof/>
        </w:rPr>
        <w:t xml:space="preserve">17:18 </w:t>
      </w:r>
      <w:del w:id="194" w:author="Author">
        <w:r w:rsidRPr="00FE43A2">
          <w:rPr>
            <w:rFonts w:ascii="Trebuchet MS" w:hAnsi="Trebuchet MS"/>
            <w:noProof/>
          </w:rPr>
          <w:delText>And it must occur that when</w:delText>
        </w:r>
      </w:del>
      <w:ins w:id="195" w:author="Author">
        <w:r w:rsidRPr="00FE43A2">
          <w:rPr>
            <w:rFonts w:ascii="Trebuchet MS" w:hAnsi="Trebuchet MS"/>
            <w:noProof/>
          </w:rPr>
          <w:t>When</w:t>
        </w:r>
      </w:ins>
      <w:r w:rsidRPr="00FE43A2">
        <w:rPr>
          <w:rFonts w:ascii="Trebuchet MS" w:hAnsi="Trebuchet MS"/>
          <w:noProof/>
        </w:rPr>
        <w:t xml:space="preserve"> he takes his seat on the throne of his kingdom, he must write </w:t>
      </w:r>
      <w:del w:id="196" w:author="Author">
        <w:r w:rsidRPr="00FE43A2">
          <w:rPr>
            <w:rFonts w:ascii="Trebuchet MS" w:hAnsi="Trebuchet MS"/>
            <w:noProof/>
          </w:rPr>
          <w:delText xml:space="preserve">in a book </w:delText>
        </w:r>
      </w:del>
      <w:r w:rsidRPr="00FE43A2">
        <w:rPr>
          <w:rFonts w:ascii="Trebuchet MS" w:hAnsi="Trebuchet MS"/>
          <w:noProof/>
        </w:rPr>
        <w:t xml:space="preserve">for himself </w:t>
      </w:r>
      <w:ins w:id="197" w:author="Author">
        <w:r w:rsidRPr="00FE43A2">
          <w:rPr>
            <w:rFonts w:ascii="Trebuchet MS" w:hAnsi="Trebuchet MS"/>
            <w:noProof/>
          </w:rPr>
          <w:t>in a book</w:t>
        </w:r>
        <w:r w:rsidRPr="00FE43A2">
          <w:rPr>
            <w:rStyle w:val="FootnoteReference"/>
            <w:rFonts w:ascii="Trebuchet MS" w:hAnsi="Trebuchet MS"/>
            <w:noProof/>
          </w:rPr>
          <w:footnoteReference w:id="2"/>
        </w:r>
        <w:r w:rsidRPr="00FE43A2">
          <w:rPr>
            <w:rFonts w:ascii="Trebuchet MS" w:hAnsi="Trebuchet MS"/>
            <w:noProof/>
          </w:rPr>
          <w:t xml:space="preserve"> </w:t>
        </w:r>
      </w:ins>
      <w:r w:rsidRPr="00FE43A2">
        <w:rPr>
          <w:rFonts w:ascii="Trebuchet MS" w:hAnsi="Trebuchet MS"/>
          <w:noProof/>
        </w:rPr>
        <w:t xml:space="preserve">a copy of this </w:t>
      </w:r>
      <w:del w:id="200" w:author="Author">
        <w:r w:rsidRPr="00FE43A2">
          <w:rPr>
            <w:rFonts w:ascii="Trebuchet MS" w:hAnsi="Trebuchet MS"/>
            <w:noProof/>
          </w:rPr>
          <w:delText>law</w:delText>
        </w:r>
      </w:del>
      <w:ins w:id="201" w:author="Author">
        <w:r w:rsidRPr="00FE43A2">
          <w:rPr>
            <w:rFonts w:ascii="Trebuchet MS" w:hAnsi="Trebuchet MS"/>
            <w:noProof/>
          </w:rPr>
          <w:t>Law, taken</w:t>
        </w:r>
      </w:ins>
      <w:r w:rsidRPr="00FE43A2">
        <w:rPr>
          <w:rFonts w:ascii="Trebuchet MS" w:hAnsi="Trebuchet MS"/>
          <w:noProof/>
        </w:rPr>
        <w:t xml:space="preserve"> from </w:t>
      </w:r>
      <w:del w:id="202" w:author="Author">
        <w:r w:rsidRPr="00FE43A2">
          <w:rPr>
            <w:rFonts w:ascii="Trebuchet MS" w:hAnsi="Trebuchet MS"/>
            <w:noProof/>
          </w:rPr>
          <w:delText xml:space="preserve">that which is in </w:delText>
        </w:r>
      </w:del>
      <w:r w:rsidRPr="00FE43A2">
        <w:rPr>
          <w:rFonts w:ascii="Trebuchet MS" w:hAnsi="Trebuchet MS"/>
          <w:noProof/>
        </w:rPr>
        <w:t xml:space="preserve">the </w:t>
      </w:r>
      <w:del w:id="203" w:author="Author">
        <w:r w:rsidRPr="00FE43A2">
          <w:rPr>
            <w:rFonts w:ascii="Trebuchet MS" w:hAnsi="Trebuchet MS"/>
            <w:noProof/>
          </w:rPr>
          <w:delText>charge of</w:delText>
        </w:r>
      </w:del>
      <w:ins w:id="204" w:author="Author">
        <w:r w:rsidRPr="00FE43A2">
          <w:rPr>
            <w:rFonts w:ascii="Trebuchet MS" w:hAnsi="Trebuchet MS"/>
            <w:noProof/>
          </w:rPr>
          <w:t>one kept by</w:t>
        </w:r>
      </w:ins>
      <w:r w:rsidRPr="00FE43A2">
        <w:rPr>
          <w:rFonts w:ascii="Trebuchet MS" w:hAnsi="Trebuchet MS"/>
          <w:noProof/>
        </w:rPr>
        <w:t xml:space="preserve"> the </w:t>
      </w:r>
      <w:ins w:id="205" w:author="Author">
        <w:r w:rsidRPr="00FE43A2">
          <w:rPr>
            <w:rFonts w:ascii="Trebuchet MS" w:hAnsi="Trebuchet MS"/>
            <w:noProof/>
          </w:rPr>
          <w:t xml:space="preserve">Levitical </w:t>
        </w:r>
      </w:ins>
      <w:r w:rsidRPr="00FE43A2">
        <w:rPr>
          <w:rFonts w:ascii="Trebuchet MS" w:hAnsi="Trebuchet MS"/>
          <w:noProof/>
        </w:rPr>
        <w:t>priests</w:t>
      </w:r>
      <w:del w:id="206" w:author="Author">
        <w:r w:rsidRPr="00FE43A2">
          <w:rPr>
            <w:rFonts w:ascii="Trebuchet MS" w:hAnsi="Trebuchet MS"/>
            <w:noProof/>
          </w:rPr>
          <w:delText>, the Levites</w:delText>
        </w:r>
      </w:del>
      <w:r w:rsidRPr="00FE43A2">
        <w:rPr>
          <w:rFonts w:ascii="Trebuchet MS" w:hAnsi="Trebuchet MS"/>
          <w:noProof/>
        </w:rPr>
        <w:t>.</w:t>
      </w:r>
    </w:p>
    <w:p w:rsidR="00891853" w:rsidRPr="00FE43A2" w:rsidRDefault="00891853" w:rsidP="00891853">
      <w:pPr>
        <w:rPr>
          <w:rFonts w:ascii="Trebuchet MS" w:hAnsi="Trebuchet MS"/>
          <w:noProof/>
        </w:rPr>
      </w:pPr>
      <w:r w:rsidRPr="00FE43A2">
        <w:rPr>
          <w:rFonts w:ascii="Trebuchet MS" w:hAnsi="Trebuchet MS"/>
          <w:b/>
        </w:rPr>
        <w:t xml:space="preserve">17:19 </w:t>
      </w:r>
      <w:r w:rsidRPr="00FE43A2">
        <w:rPr>
          <w:rFonts w:ascii="Trebuchet MS" w:hAnsi="Trebuchet MS"/>
          <w:noProof/>
        </w:rPr>
        <w:t>“</w:t>
      </w:r>
      <w:del w:id="207" w:author="Author">
        <w:r w:rsidRPr="00FE43A2">
          <w:rPr>
            <w:rFonts w:ascii="Trebuchet MS" w:hAnsi="Trebuchet MS"/>
            <w:noProof/>
          </w:rPr>
          <w:delText>And it must continue</w:delText>
        </w:r>
      </w:del>
      <w:ins w:id="208" w:author="Author">
        <w:r w:rsidRPr="00FE43A2">
          <w:rPr>
            <w:rFonts w:ascii="Trebuchet MS" w:hAnsi="Trebuchet MS"/>
            <w:noProof/>
          </w:rPr>
          <w:t>It is to remain</w:t>
        </w:r>
      </w:ins>
      <w:r w:rsidRPr="00FE43A2">
        <w:rPr>
          <w:rFonts w:ascii="Trebuchet MS" w:hAnsi="Trebuchet MS"/>
          <w:noProof/>
        </w:rPr>
        <w:t xml:space="preserve"> with him, and he must read </w:t>
      </w:r>
      <w:del w:id="209" w:author="Author">
        <w:r w:rsidRPr="00FE43A2">
          <w:rPr>
            <w:rFonts w:ascii="Trebuchet MS" w:hAnsi="Trebuchet MS"/>
            <w:noProof/>
          </w:rPr>
          <w:delText>in</w:delText>
        </w:r>
      </w:del>
      <w:ins w:id="210" w:author="Author">
        <w:r w:rsidRPr="00FE43A2">
          <w:rPr>
            <w:rFonts w:ascii="Trebuchet MS" w:hAnsi="Trebuchet MS"/>
            <w:noProof/>
          </w:rPr>
          <w:t>from</w:t>
        </w:r>
      </w:ins>
      <w:r w:rsidRPr="00FE43A2">
        <w:rPr>
          <w:rFonts w:ascii="Trebuchet MS" w:hAnsi="Trebuchet MS"/>
          <w:noProof/>
        </w:rPr>
        <w:t xml:space="preserve"> it all the days of his life, </w:t>
      </w:r>
      <w:del w:id="211" w:author="Author">
        <w:r w:rsidRPr="00FE43A2">
          <w:rPr>
            <w:rFonts w:ascii="Trebuchet MS" w:hAnsi="Trebuchet MS"/>
            <w:noProof/>
          </w:rPr>
          <w:delText>in order</w:delText>
        </w:r>
      </w:del>
      <w:ins w:id="212" w:author="Author">
        <w:r w:rsidRPr="00FE43A2">
          <w:rPr>
            <w:rFonts w:ascii="Trebuchet MS" w:hAnsi="Trebuchet MS"/>
            <w:noProof/>
          </w:rPr>
          <w:t>so</w:t>
        </w:r>
      </w:ins>
      <w:r w:rsidRPr="00FE43A2">
        <w:rPr>
          <w:rFonts w:ascii="Trebuchet MS" w:hAnsi="Trebuchet MS"/>
          <w:noProof/>
        </w:rPr>
        <w:t xml:space="preserve"> that he may learn to fear Jehovah his God </w:t>
      </w:r>
      <w:del w:id="213" w:author="Author">
        <w:r w:rsidRPr="00FE43A2">
          <w:rPr>
            <w:rFonts w:ascii="Trebuchet MS" w:hAnsi="Trebuchet MS"/>
            <w:noProof/>
          </w:rPr>
          <w:delText>so as to keep</w:delText>
        </w:r>
      </w:del>
      <w:ins w:id="214" w:author="Author">
        <w:r w:rsidRPr="00FE43A2">
          <w:rPr>
            <w:rFonts w:ascii="Trebuchet MS" w:hAnsi="Trebuchet MS"/>
            <w:noProof/>
          </w:rPr>
          <w:t>and observe</w:t>
        </w:r>
      </w:ins>
      <w:r w:rsidRPr="00FE43A2">
        <w:rPr>
          <w:rFonts w:ascii="Trebuchet MS" w:hAnsi="Trebuchet MS"/>
          <w:noProof/>
        </w:rPr>
        <w:t xml:space="preserve"> all the words of this </w:t>
      </w:r>
      <w:del w:id="215" w:author="Author">
        <w:r w:rsidRPr="00FE43A2">
          <w:rPr>
            <w:rFonts w:ascii="Trebuchet MS" w:hAnsi="Trebuchet MS"/>
            <w:noProof/>
          </w:rPr>
          <w:delText>law</w:delText>
        </w:r>
      </w:del>
      <w:ins w:id="216" w:author="Author">
        <w:r w:rsidRPr="00FE43A2">
          <w:rPr>
            <w:rFonts w:ascii="Trebuchet MS" w:hAnsi="Trebuchet MS"/>
            <w:noProof/>
          </w:rPr>
          <w:t>Law</w:t>
        </w:r>
      </w:ins>
      <w:r w:rsidRPr="00FE43A2">
        <w:rPr>
          <w:rFonts w:ascii="Trebuchet MS" w:hAnsi="Trebuchet MS"/>
          <w:noProof/>
        </w:rPr>
        <w:t xml:space="preserve"> and these regulations by </w:t>
      </w:r>
      <w:del w:id="217" w:author="Author">
        <w:r w:rsidRPr="00FE43A2">
          <w:rPr>
            <w:rFonts w:ascii="Trebuchet MS" w:hAnsi="Trebuchet MS"/>
            <w:noProof/>
          </w:rPr>
          <w:lastRenderedPageBreak/>
          <w:delText>doing</w:delText>
        </w:r>
      </w:del>
      <w:ins w:id="218" w:author="Author">
        <w:r w:rsidRPr="00FE43A2">
          <w:rPr>
            <w:rFonts w:ascii="Trebuchet MS" w:hAnsi="Trebuchet MS"/>
            <w:noProof/>
          </w:rPr>
          <w:t>carrying</w:t>
        </w:r>
      </w:ins>
      <w:r w:rsidRPr="00FE43A2">
        <w:rPr>
          <w:rFonts w:ascii="Trebuchet MS" w:hAnsi="Trebuchet MS"/>
          <w:noProof/>
        </w:rPr>
        <w:t xml:space="preserve"> them</w:t>
      </w:r>
      <w:del w:id="219" w:author="Author">
        <w:r w:rsidRPr="00FE43A2">
          <w:rPr>
            <w:rFonts w:ascii="Trebuchet MS" w:hAnsi="Trebuchet MS"/>
            <w:noProof/>
          </w:rPr>
          <w:delText>;</w:delText>
        </w:r>
      </w:del>
      <w:ins w:id="220" w:author="Author">
        <w:r w:rsidRPr="00FE43A2">
          <w:rPr>
            <w:rFonts w:ascii="Trebuchet MS" w:hAnsi="Trebuchet MS"/>
            <w:noProof/>
          </w:rPr>
          <w:t xml:space="preserve"> out.</w:t>
        </w:r>
      </w:ins>
      <w:r w:rsidRPr="00FE43A2">
        <w:rPr>
          <w:rFonts w:ascii="Trebuchet MS" w:hAnsi="Trebuchet MS"/>
          <w:noProof/>
        </w:rPr>
        <w:t xml:space="preserve"> </w:t>
      </w:r>
      <w:r w:rsidRPr="00FE43A2">
        <w:rPr>
          <w:rFonts w:ascii="Trebuchet MS" w:hAnsi="Trebuchet MS"/>
          <w:b/>
          <w:noProof/>
        </w:rPr>
        <w:t xml:space="preserve">17:20 </w:t>
      </w:r>
      <w:del w:id="221" w:author="Author">
        <w:r w:rsidRPr="00FE43A2">
          <w:rPr>
            <w:rFonts w:ascii="Trebuchet MS" w:hAnsi="Trebuchet MS"/>
            <w:noProof/>
          </w:rPr>
          <w:delText>that</w:delText>
        </w:r>
      </w:del>
      <w:ins w:id="222" w:author="Author">
        <w:r w:rsidRPr="00FE43A2">
          <w:rPr>
            <w:rFonts w:ascii="Trebuchet MS" w:hAnsi="Trebuchet MS"/>
            <w:noProof/>
          </w:rPr>
          <w:t>Thus</w:t>
        </w:r>
      </w:ins>
      <w:r w:rsidRPr="00FE43A2">
        <w:rPr>
          <w:rFonts w:ascii="Trebuchet MS" w:hAnsi="Trebuchet MS"/>
          <w:noProof/>
        </w:rPr>
        <w:t xml:space="preserve"> his heart </w:t>
      </w:r>
      <w:del w:id="223" w:author="Author">
        <w:r w:rsidRPr="00FE43A2">
          <w:rPr>
            <w:rFonts w:ascii="Trebuchet MS" w:hAnsi="Trebuchet MS"/>
            <w:noProof/>
          </w:rPr>
          <w:delText>may</w:delText>
        </w:r>
      </w:del>
      <w:ins w:id="224" w:author="Author">
        <w:r w:rsidRPr="00FE43A2">
          <w:rPr>
            <w:rFonts w:ascii="Trebuchet MS" w:hAnsi="Trebuchet MS"/>
            <w:noProof/>
          </w:rPr>
          <w:t>will</w:t>
        </w:r>
      </w:ins>
      <w:r w:rsidRPr="00FE43A2">
        <w:rPr>
          <w:rFonts w:ascii="Trebuchet MS" w:hAnsi="Trebuchet MS"/>
          <w:noProof/>
        </w:rPr>
        <w:t xml:space="preserve"> not exalt itself above his brothers</w:t>
      </w:r>
      <w:ins w:id="225" w:author="Author">
        <w:r w:rsidRPr="00FE43A2">
          <w:rPr>
            <w:rFonts w:ascii="Trebuchet MS" w:hAnsi="Trebuchet MS"/>
            <w:noProof/>
          </w:rPr>
          <w:t>,</w:t>
        </w:r>
      </w:ins>
      <w:r w:rsidRPr="00FE43A2">
        <w:rPr>
          <w:rFonts w:ascii="Trebuchet MS" w:hAnsi="Trebuchet MS"/>
          <w:noProof/>
        </w:rPr>
        <w:t xml:space="preserve"> and </w:t>
      </w:r>
      <w:del w:id="226" w:author="Author">
        <w:r w:rsidRPr="00FE43A2">
          <w:rPr>
            <w:rFonts w:ascii="Trebuchet MS" w:hAnsi="Trebuchet MS"/>
            <w:noProof/>
          </w:rPr>
          <w:delText xml:space="preserve">that </w:delText>
        </w:r>
      </w:del>
      <w:r w:rsidRPr="00FE43A2">
        <w:rPr>
          <w:rFonts w:ascii="Trebuchet MS" w:hAnsi="Trebuchet MS"/>
          <w:noProof/>
        </w:rPr>
        <w:t xml:space="preserve">he </w:t>
      </w:r>
      <w:del w:id="227" w:author="Author">
        <w:r w:rsidRPr="00FE43A2">
          <w:rPr>
            <w:rFonts w:ascii="Trebuchet MS" w:hAnsi="Trebuchet MS"/>
            <w:noProof/>
          </w:rPr>
          <w:delText>may</w:delText>
        </w:r>
      </w:del>
      <w:ins w:id="228" w:author="Author">
        <w:r w:rsidRPr="00FE43A2">
          <w:rPr>
            <w:rFonts w:ascii="Trebuchet MS" w:hAnsi="Trebuchet MS"/>
            <w:noProof/>
          </w:rPr>
          <w:t>will</w:t>
        </w:r>
      </w:ins>
      <w:r w:rsidRPr="00FE43A2">
        <w:rPr>
          <w:rFonts w:ascii="Trebuchet MS" w:hAnsi="Trebuchet MS"/>
          <w:noProof/>
        </w:rPr>
        <w:t xml:space="preserve"> not </w:t>
      </w:r>
      <w:del w:id="229" w:author="Author">
        <w:r w:rsidRPr="00FE43A2">
          <w:rPr>
            <w:rFonts w:ascii="Trebuchet MS" w:hAnsi="Trebuchet MS"/>
            <w:noProof/>
          </w:rPr>
          <w:delText>turn aside</w:delText>
        </w:r>
      </w:del>
      <w:ins w:id="230" w:author="Author">
        <w:r w:rsidRPr="00FE43A2">
          <w:rPr>
            <w:rFonts w:ascii="Trebuchet MS" w:hAnsi="Trebuchet MS"/>
            <w:noProof/>
          </w:rPr>
          <w:t>deviate</w:t>
        </w:r>
      </w:ins>
      <w:r w:rsidRPr="00FE43A2">
        <w:rPr>
          <w:rFonts w:ascii="Trebuchet MS" w:hAnsi="Trebuchet MS"/>
          <w:noProof/>
        </w:rPr>
        <w:t xml:space="preserve"> from the commandment</w:t>
      </w:r>
      <w:ins w:id="231" w:author="Author">
        <w:r w:rsidRPr="00FE43A2">
          <w:rPr>
            <w:rFonts w:ascii="Trebuchet MS" w:hAnsi="Trebuchet MS"/>
            <w:noProof/>
          </w:rPr>
          <w:t>, either</w:t>
        </w:r>
      </w:ins>
      <w:r w:rsidRPr="00FE43A2">
        <w:rPr>
          <w:rFonts w:ascii="Trebuchet MS" w:hAnsi="Trebuchet MS"/>
          <w:noProof/>
        </w:rPr>
        <w:t xml:space="preserve"> to the right or to the left, </w:t>
      </w:r>
      <w:del w:id="232" w:author="Author">
        <w:r w:rsidRPr="00FE43A2">
          <w:rPr>
            <w:rFonts w:ascii="Trebuchet MS" w:hAnsi="Trebuchet MS"/>
            <w:noProof/>
          </w:rPr>
          <w:delText>in order</w:delText>
        </w:r>
      </w:del>
      <w:ins w:id="233" w:author="Author">
        <w:r w:rsidRPr="00FE43A2">
          <w:rPr>
            <w:rFonts w:ascii="Trebuchet MS" w:hAnsi="Trebuchet MS"/>
            <w:noProof/>
          </w:rPr>
          <w:t>so</w:t>
        </w:r>
      </w:ins>
      <w:r w:rsidRPr="00FE43A2">
        <w:rPr>
          <w:rFonts w:ascii="Trebuchet MS" w:hAnsi="Trebuchet MS"/>
          <w:noProof/>
        </w:rPr>
        <w:t xml:space="preserve"> that he may </w:t>
      </w:r>
      <w:del w:id="234" w:author="Author">
        <w:r w:rsidRPr="00FE43A2">
          <w:rPr>
            <w:rFonts w:ascii="Trebuchet MS" w:hAnsi="Trebuchet MS"/>
            <w:noProof/>
          </w:rPr>
          <w:delText>lengthen his days upon</w:delText>
        </w:r>
      </w:del>
      <w:ins w:id="235" w:author="Author">
        <w:r w:rsidRPr="00FE43A2">
          <w:rPr>
            <w:rFonts w:ascii="Trebuchet MS" w:hAnsi="Trebuchet MS"/>
            <w:noProof/>
          </w:rPr>
          <w:t>remain a long time over</w:t>
        </w:r>
      </w:ins>
      <w:r w:rsidRPr="00FE43A2">
        <w:rPr>
          <w:rFonts w:ascii="Trebuchet MS" w:hAnsi="Trebuchet MS"/>
          <w:noProof/>
        </w:rPr>
        <w:t xml:space="preserve"> his kingdom, he and his sons in the midst of Israel.</w:t>
      </w:r>
    </w:p>
    <w:p w:rsidR="00891853" w:rsidRPr="00FE43A2" w:rsidRDefault="00891853" w:rsidP="00891853">
      <w:pPr>
        <w:rPr>
          <w:rFonts w:ascii="Trebuchet MS" w:hAnsi="Trebuchet MS"/>
          <w:b/>
        </w:rPr>
      </w:pPr>
    </w:p>
    <w:p w:rsidR="00762BCB" w:rsidRPr="00891853" w:rsidRDefault="00762BCB" w:rsidP="00891853"/>
    <w:sectPr w:rsidR="00762BCB" w:rsidRPr="00891853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40655" w:rsidRDefault="00A40655">
      <w:r>
        <w:separator/>
      </w:r>
    </w:p>
  </w:endnote>
  <w:endnote w:type="continuationSeparator" w:id="0">
    <w:p w:rsidR="00A40655" w:rsidRDefault="00A406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40655" w:rsidRDefault="00A40655">
      <w:r>
        <w:separator/>
      </w:r>
    </w:p>
  </w:footnote>
  <w:footnote w:type="continuationSeparator" w:id="0">
    <w:p w:rsidR="00A40655" w:rsidRDefault="00A40655">
      <w:r>
        <w:continuationSeparator/>
      </w:r>
    </w:p>
  </w:footnote>
  <w:footnote w:id="1">
    <w:p w:rsidR="00891853" w:rsidRPr="00FE43A2" w:rsidRDefault="00891853" w:rsidP="00FE43A2">
      <w:pPr>
        <w:pStyle w:val="FootnoteText"/>
        <w:spacing w:after="96"/>
        <w:ind w:firstLine="288"/>
        <w:rPr>
          <w:ins w:id="59" w:author="Author"/>
        </w:rPr>
      </w:pPr>
      <w:ins w:id="60" w:author="Author">
        <w:r w:rsidRPr="00FE43A2">
          <w:rPr>
            <w:rStyle w:val="FootnoteReference"/>
          </w:rPr>
          <w:footnoteRef/>
        </w:r>
        <w:r w:rsidRPr="00FE43A2">
          <w:t xml:space="preserve"> </w:t>
        </w:r>
        <w:r w:rsidRPr="00FE43A2">
          <w:rPr>
            <w:b/>
          </w:rPr>
          <w:t xml:space="preserve">17:6 </w:t>
        </w:r>
        <w:r w:rsidRPr="00FE43A2">
          <w:t>Lit., “mouth.”</w:t>
        </w:r>
      </w:ins>
    </w:p>
  </w:footnote>
  <w:footnote w:id="2">
    <w:p w:rsidR="00891853" w:rsidRPr="00FE43A2" w:rsidRDefault="00891853" w:rsidP="00FE43A2">
      <w:pPr>
        <w:pStyle w:val="FootnoteText"/>
        <w:spacing w:after="96"/>
        <w:ind w:firstLine="288"/>
        <w:rPr>
          <w:ins w:id="198" w:author="Author"/>
        </w:rPr>
      </w:pPr>
      <w:ins w:id="199" w:author="Author">
        <w:r w:rsidRPr="00FE43A2">
          <w:rPr>
            <w:rStyle w:val="FootnoteReference"/>
          </w:rPr>
          <w:footnoteRef/>
        </w:r>
        <w:r w:rsidRPr="00FE43A2">
          <w:t xml:space="preserve"> </w:t>
        </w:r>
        <w:r w:rsidRPr="00FE43A2">
          <w:rPr>
            <w:b/>
          </w:rPr>
          <w:t xml:space="preserve">17:18 </w:t>
        </w:r>
        <w:r w:rsidRPr="00FE43A2">
          <w:t>Or “a scroll.”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895DC5">
        <w:t>Deuteronomy Chapter 17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895DC5">
      <w:t>05-Deuteronomy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895DC5">
      <w:rPr>
        <w:noProof/>
        <w:snapToGrid w:val="0"/>
      </w:rPr>
      <w:t>Deuteronomy 17.Revised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895DC5">
        <w:t>Deuteronomy Chapter 17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895DC5">
      <w:t>05-Deuteronomy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895DC5">
      <w:rPr>
        <w:noProof/>
        <w:snapToGrid w:val="0"/>
      </w:rPr>
      <w:t>Deuteronomy 17.Revised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895DC5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895DC5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895DC5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895DC5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40655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D65DB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91853"/>
    <w:rsid w:val="00895DC5"/>
    <w:rsid w:val="008F667F"/>
    <w:rsid w:val="00980020"/>
    <w:rsid w:val="0098685D"/>
    <w:rsid w:val="009C7D92"/>
    <w:rsid w:val="00A13B03"/>
    <w:rsid w:val="00A40655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CC59BC7B-7181-4E24-B016-D4A29470A026}"/>
  <w:attachedTemplate r:id="R9337ec5d4dfd4f1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891853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91853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89185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9337ec5d4dfd4f1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3</ap:Pages>
  <ap:Words>995</ap:Words>
  <ap:Characters>4071</ap:Characters>
  <ap:Application>Microsoft Office Word</ap:Application>
  <ap:DocSecurity>0</ap:DocSecurity>
  <ap:Lines>67</ap:Lines>
  <ap:Paragraphs>8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5058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17</dc:title>
  <dc:subject/>
  <dc:creator>Ruth Farrugia</dc:creator>
  <cp:keywords/>
  <dc:description/>
  <cp:lastModifiedBy>Farrugia, Ruth</cp:lastModifiedBy>
  <cp:revision>3</cp:revision>
  <dcterms:created xsi:type="dcterms:W3CDTF">2020-10-01T06:39:00Z</dcterms:created>
  <dcterms:modified xsi:type="dcterms:W3CDTF">2020-10-01T06:40:00Z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17.docx</vt:lpwstr>
  </property>
  <property fmtid="{D5CDD505-2E9C-101B-9397-08002B2CF9AE}" pid="9" name="_TranslationDocumentId">
    <vt:i4>19500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5017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17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