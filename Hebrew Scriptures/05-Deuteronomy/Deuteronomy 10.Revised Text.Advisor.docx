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6A7" w:rsidRPr="00BE561C" w:rsidRDefault="008956A7" w:rsidP="008956A7">
      <w:pPr>
        <w:rPr>
          <w:rFonts w:ascii="Trebuchet MS" w:hAnsi="Trebuchet MS"/>
          <w:noProof/>
        </w:rPr>
      </w:pPr>
      <w:bookmarkStart w:id="0" w:name="_GoBack"/>
      <w:bookmarkEnd w:id="0"/>
      <w:r w:rsidRPr="00BE561C">
        <w:rPr>
          <w:rFonts w:ascii="Trebuchet MS" w:hAnsi="Trebuchet MS"/>
          <w:b/>
        </w:rPr>
        <w:t xml:space="preserve">10:1 </w:t>
      </w:r>
      <w:r w:rsidRPr="00BE561C">
        <w:rPr>
          <w:rFonts w:ascii="Trebuchet MS" w:hAnsi="Trebuchet MS"/>
          <w:noProof/>
        </w:rPr>
        <w:t xml:space="preserve">“At that </w:t>
      </w:r>
      <w:del w:id="1" w:author="Author">
        <w:r w:rsidRPr="00BE561C">
          <w:rPr>
            <w:rFonts w:ascii="Trebuchet MS" w:hAnsi="Trebuchet MS"/>
            <w:noProof/>
          </w:rPr>
          <w:delText xml:space="preserve">particular </w:delText>
        </w:r>
      </w:del>
      <w:r w:rsidRPr="00BE561C">
        <w:rPr>
          <w:rFonts w:ascii="Trebuchet MS" w:hAnsi="Trebuchet MS"/>
          <w:noProof/>
        </w:rPr>
        <w:t xml:space="preserve">time Jehovah said to me, ‘Carve </w:t>
      </w:r>
      <w:ins w:id="2" w:author="Author">
        <w:r w:rsidRPr="00BE561C">
          <w:rPr>
            <w:rFonts w:ascii="Trebuchet MS" w:hAnsi="Trebuchet MS"/>
            <w:noProof/>
          </w:rPr>
          <w:t xml:space="preserve">out </w:t>
        </w:r>
      </w:ins>
      <w:r w:rsidRPr="00BE561C">
        <w:rPr>
          <w:rFonts w:ascii="Trebuchet MS" w:hAnsi="Trebuchet MS"/>
          <w:noProof/>
        </w:rPr>
        <w:t xml:space="preserve">for yourself two tablets of stone like the first ones, and come up to me </w:t>
      </w:r>
      <w:del w:id="3" w:author="Author">
        <w:r w:rsidRPr="00BE561C">
          <w:rPr>
            <w:rFonts w:ascii="Trebuchet MS" w:hAnsi="Trebuchet MS"/>
            <w:noProof/>
          </w:rPr>
          <w:delText>into</w:delText>
        </w:r>
      </w:del>
      <w:ins w:id="4" w:author="Author">
        <w:r w:rsidRPr="00BE561C">
          <w:rPr>
            <w:rFonts w:ascii="Trebuchet MS" w:hAnsi="Trebuchet MS"/>
            <w:noProof/>
          </w:rPr>
          <w:t>on</w:t>
        </w:r>
      </w:ins>
      <w:r w:rsidRPr="00BE561C">
        <w:rPr>
          <w:rFonts w:ascii="Trebuchet MS" w:hAnsi="Trebuchet MS"/>
          <w:noProof/>
        </w:rPr>
        <w:t xml:space="preserve"> the mountain</w:t>
      </w:r>
      <w:del w:id="5" w:author="Author">
        <w:r w:rsidRPr="00BE561C">
          <w:rPr>
            <w:rFonts w:ascii="Trebuchet MS" w:hAnsi="Trebuchet MS"/>
            <w:noProof/>
          </w:rPr>
          <w:delText>, and</w:delText>
        </w:r>
      </w:del>
      <w:ins w:id="6" w:author="Author">
        <w:r w:rsidRPr="00BE561C">
          <w:rPr>
            <w:rFonts w:ascii="Trebuchet MS" w:hAnsi="Trebuchet MS"/>
            <w:noProof/>
          </w:rPr>
          <w:t>; also</w:t>
        </w:r>
      </w:ins>
      <w:r w:rsidRPr="00BE561C">
        <w:rPr>
          <w:rFonts w:ascii="Trebuchet MS" w:hAnsi="Trebuchet MS"/>
          <w:noProof/>
        </w:rPr>
        <w:t xml:space="preserve"> you must make </w:t>
      </w:r>
      <w:ins w:id="7" w:author="Author">
        <w:r w:rsidRPr="00BE561C">
          <w:rPr>
            <w:rFonts w:ascii="Trebuchet MS" w:hAnsi="Trebuchet MS"/>
            <w:noProof/>
          </w:rPr>
          <w:t xml:space="preserve">for yourself </w:t>
        </w:r>
      </w:ins>
      <w:r w:rsidRPr="00BE561C">
        <w:rPr>
          <w:rFonts w:ascii="Trebuchet MS" w:hAnsi="Trebuchet MS"/>
          <w:noProof/>
        </w:rPr>
        <w:t>an ark</w:t>
      </w:r>
      <w:ins w:id="8" w:author="Author">
        <w:r w:rsidRPr="00BE561C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BE561C">
        <w:rPr>
          <w:rFonts w:ascii="Trebuchet MS" w:hAnsi="Trebuchet MS"/>
          <w:noProof/>
        </w:rPr>
        <w:t xml:space="preserve"> of wood</w:t>
      </w:r>
      <w:del w:id="11" w:author="Author">
        <w:r w:rsidRPr="00BE561C">
          <w:rPr>
            <w:rFonts w:ascii="Trebuchet MS" w:hAnsi="Trebuchet MS"/>
            <w:noProof/>
          </w:rPr>
          <w:delText xml:space="preserve"> for yourself</w:delText>
        </w:r>
      </w:del>
      <w:r w:rsidRPr="00BE561C">
        <w:rPr>
          <w:rFonts w:ascii="Trebuchet MS" w:hAnsi="Trebuchet MS"/>
          <w:noProof/>
        </w:rPr>
        <w:t xml:space="preserve">. </w:t>
      </w:r>
      <w:r w:rsidRPr="00BE561C">
        <w:rPr>
          <w:rFonts w:ascii="Trebuchet MS" w:hAnsi="Trebuchet MS"/>
          <w:b/>
          <w:noProof/>
        </w:rPr>
        <w:t xml:space="preserve">10:2 </w:t>
      </w:r>
      <w:r w:rsidRPr="00BE561C">
        <w:rPr>
          <w:rFonts w:ascii="Trebuchet MS" w:hAnsi="Trebuchet MS"/>
          <w:noProof/>
        </w:rPr>
        <w:t xml:space="preserve">And I </w:t>
      </w:r>
      <w:del w:id="12" w:author="Author">
        <w:r w:rsidRPr="00BE561C">
          <w:rPr>
            <w:rFonts w:ascii="Trebuchet MS" w:hAnsi="Trebuchet MS"/>
            <w:noProof/>
          </w:rPr>
          <w:delText>shall</w:delText>
        </w:r>
      </w:del>
      <w:ins w:id="13" w:author="Author">
        <w:r w:rsidRPr="00BE561C">
          <w:rPr>
            <w:rFonts w:ascii="Trebuchet MS" w:hAnsi="Trebuchet MS"/>
            <w:noProof/>
          </w:rPr>
          <w:t>will</w:t>
        </w:r>
      </w:ins>
      <w:r w:rsidRPr="00BE561C">
        <w:rPr>
          <w:rFonts w:ascii="Trebuchet MS" w:hAnsi="Trebuchet MS"/>
          <w:noProof/>
        </w:rPr>
        <w:t xml:space="preserve"> write </w:t>
      </w:r>
      <w:del w:id="14" w:author="Author">
        <w:r w:rsidRPr="00BE561C">
          <w:rPr>
            <w:rFonts w:ascii="Trebuchet MS" w:hAnsi="Trebuchet MS"/>
            <w:noProof/>
          </w:rPr>
          <w:delText>upon</w:delText>
        </w:r>
      </w:del>
      <w:ins w:id="15" w:author="Author">
        <w:r w:rsidRPr="00BE561C">
          <w:rPr>
            <w:rFonts w:ascii="Trebuchet MS" w:hAnsi="Trebuchet MS"/>
            <w:noProof/>
          </w:rPr>
          <w:t>on</w:t>
        </w:r>
      </w:ins>
      <w:r w:rsidRPr="00BE561C">
        <w:rPr>
          <w:rFonts w:ascii="Trebuchet MS" w:hAnsi="Trebuchet MS"/>
          <w:noProof/>
        </w:rPr>
        <w:t xml:space="preserve"> the tablets the words that appeared on the first tablets, which you shattered, and you </w:t>
      </w:r>
      <w:del w:id="16" w:author="Author">
        <w:r w:rsidRPr="00BE561C">
          <w:rPr>
            <w:rFonts w:ascii="Trebuchet MS" w:hAnsi="Trebuchet MS"/>
            <w:noProof/>
          </w:rPr>
          <w:delText>must</w:delText>
        </w:r>
      </w:del>
      <w:ins w:id="17" w:author="Author">
        <w:r w:rsidRPr="00BE561C">
          <w:rPr>
            <w:rFonts w:ascii="Trebuchet MS" w:hAnsi="Trebuchet MS"/>
            <w:noProof/>
          </w:rPr>
          <w:t>should</w:t>
        </w:r>
      </w:ins>
      <w:r w:rsidRPr="00BE561C">
        <w:rPr>
          <w:rFonts w:ascii="Trebuchet MS" w:hAnsi="Trebuchet MS"/>
          <w:noProof/>
        </w:rPr>
        <w:t xml:space="preserve"> place them in the ark.’ </w:t>
      </w:r>
      <w:r w:rsidRPr="00BE561C">
        <w:rPr>
          <w:rFonts w:ascii="Trebuchet MS" w:hAnsi="Trebuchet MS"/>
          <w:b/>
          <w:noProof/>
        </w:rPr>
        <w:t xml:space="preserve">10:3 </w:t>
      </w:r>
      <w:r w:rsidRPr="00BE561C">
        <w:rPr>
          <w:rFonts w:ascii="Trebuchet MS" w:hAnsi="Trebuchet MS"/>
          <w:noProof/>
        </w:rPr>
        <w:t xml:space="preserve">So I made an ark of acacia wood and carved </w:t>
      </w:r>
      <w:ins w:id="18" w:author="Author">
        <w:r w:rsidRPr="00BE561C">
          <w:rPr>
            <w:rFonts w:ascii="Trebuchet MS" w:hAnsi="Trebuchet MS"/>
            <w:noProof/>
          </w:rPr>
          <w:t xml:space="preserve">out </w:t>
        </w:r>
      </w:ins>
      <w:r w:rsidRPr="00BE561C">
        <w:rPr>
          <w:rFonts w:ascii="Trebuchet MS" w:hAnsi="Trebuchet MS"/>
          <w:noProof/>
        </w:rPr>
        <w:t xml:space="preserve">two tablets of stone like the first ones and went up </w:t>
      </w:r>
      <w:del w:id="19" w:author="Author">
        <w:r w:rsidRPr="00BE561C">
          <w:rPr>
            <w:rFonts w:ascii="Trebuchet MS" w:hAnsi="Trebuchet MS"/>
            <w:noProof/>
          </w:rPr>
          <w:delText xml:space="preserve">into </w:delText>
        </w:r>
      </w:del>
      <w:r w:rsidRPr="00BE561C">
        <w:rPr>
          <w:rFonts w:ascii="Trebuchet MS" w:hAnsi="Trebuchet MS"/>
          <w:noProof/>
        </w:rPr>
        <w:t>the mountain</w:t>
      </w:r>
      <w:del w:id="20" w:author="Author">
        <w:r w:rsidRPr="00BE561C">
          <w:rPr>
            <w:rFonts w:ascii="Trebuchet MS" w:hAnsi="Trebuchet MS"/>
            <w:noProof/>
          </w:rPr>
          <w:delText>, and</w:delText>
        </w:r>
      </w:del>
      <w:ins w:id="21" w:author="Author">
        <w:r w:rsidRPr="00BE561C">
          <w:rPr>
            <w:rFonts w:ascii="Trebuchet MS" w:hAnsi="Trebuchet MS"/>
            <w:noProof/>
          </w:rPr>
          <w:t xml:space="preserve"> with</w:t>
        </w:r>
      </w:ins>
      <w:r w:rsidRPr="00BE561C">
        <w:rPr>
          <w:rFonts w:ascii="Trebuchet MS" w:hAnsi="Trebuchet MS"/>
          <w:noProof/>
        </w:rPr>
        <w:t xml:space="preserve"> the two tablets </w:t>
      </w:r>
      <w:del w:id="22" w:author="Author">
        <w:r w:rsidRPr="00BE561C">
          <w:rPr>
            <w:rFonts w:ascii="Trebuchet MS" w:hAnsi="Trebuchet MS"/>
            <w:noProof/>
          </w:rPr>
          <w:delText xml:space="preserve">were </w:delText>
        </w:r>
      </w:del>
      <w:r w:rsidRPr="00BE561C">
        <w:rPr>
          <w:rFonts w:ascii="Trebuchet MS" w:hAnsi="Trebuchet MS"/>
          <w:noProof/>
        </w:rPr>
        <w:t xml:space="preserve">in my hand. </w:t>
      </w:r>
      <w:r w:rsidRPr="00BE561C">
        <w:rPr>
          <w:rFonts w:ascii="Trebuchet MS" w:hAnsi="Trebuchet MS"/>
          <w:b/>
          <w:noProof/>
        </w:rPr>
        <w:t xml:space="preserve">10:4 </w:t>
      </w:r>
      <w:r w:rsidRPr="00BE561C">
        <w:rPr>
          <w:rFonts w:ascii="Trebuchet MS" w:hAnsi="Trebuchet MS"/>
          <w:noProof/>
        </w:rPr>
        <w:t xml:space="preserve">Then he wrote </w:t>
      </w:r>
      <w:del w:id="23" w:author="Author">
        <w:r w:rsidRPr="00BE561C">
          <w:rPr>
            <w:rFonts w:ascii="Trebuchet MS" w:hAnsi="Trebuchet MS"/>
            <w:noProof/>
          </w:rPr>
          <w:delText>upon</w:delText>
        </w:r>
      </w:del>
      <w:ins w:id="24" w:author="Author">
        <w:r w:rsidRPr="00BE561C">
          <w:rPr>
            <w:rFonts w:ascii="Trebuchet MS" w:hAnsi="Trebuchet MS"/>
            <w:noProof/>
          </w:rPr>
          <w:t>on</w:t>
        </w:r>
      </w:ins>
      <w:r w:rsidRPr="00BE561C">
        <w:rPr>
          <w:rFonts w:ascii="Trebuchet MS" w:hAnsi="Trebuchet MS"/>
          <w:noProof/>
        </w:rPr>
        <w:t xml:space="preserve"> the tablets the </w:t>
      </w:r>
      <w:del w:id="25" w:author="Author">
        <w:r w:rsidRPr="00BE561C">
          <w:rPr>
            <w:rFonts w:ascii="Trebuchet MS" w:hAnsi="Trebuchet MS"/>
            <w:noProof/>
          </w:rPr>
          <w:delText>same writing as the first</w:delText>
        </w:r>
      </w:del>
      <w:ins w:id="26" w:author="Author">
        <w:r w:rsidRPr="00BE561C">
          <w:rPr>
            <w:rFonts w:ascii="Trebuchet MS" w:hAnsi="Trebuchet MS"/>
            <w:noProof/>
          </w:rPr>
          <w:t>words he had written before</w:t>
        </w:r>
      </w:ins>
      <w:r w:rsidRPr="00BE561C">
        <w:rPr>
          <w:rFonts w:ascii="Trebuchet MS" w:hAnsi="Trebuchet MS"/>
          <w:noProof/>
        </w:rPr>
        <w:t xml:space="preserve">, the Ten </w:t>
      </w:r>
      <w:del w:id="27" w:author="Author">
        <w:r w:rsidRPr="00BE561C">
          <w:rPr>
            <w:rFonts w:ascii="Trebuchet MS" w:hAnsi="Trebuchet MS"/>
            <w:noProof/>
          </w:rPr>
          <w:delText>Words,</w:delText>
        </w:r>
      </w:del>
      <w:ins w:id="28" w:author="Author">
        <w:r w:rsidRPr="00BE561C">
          <w:rPr>
            <w:rFonts w:ascii="Trebuchet MS" w:hAnsi="Trebuchet MS"/>
            <w:noProof/>
          </w:rPr>
          <w:t>Commandments,</w:t>
        </w:r>
        <w:r w:rsidRPr="00BE561C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BE561C">
        <w:rPr>
          <w:rFonts w:ascii="Trebuchet MS" w:hAnsi="Trebuchet MS"/>
          <w:noProof/>
        </w:rPr>
        <w:t xml:space="preserve"> which Jehovah had spoken to </w:t>
      </w:r>
      <w:del w:id="31" w:author="Author">
        <w:r w:rsidRPr="00BE561C">
          <w:rPr>
            <w:rFonts w:ascii="Trebuchet MS" w:hAnsi="Trebuchet MS"/>
            <w:noProof/>
            <w:u w:val="dotted"/>
          </w:rPr>
          <w:delText>YOU</w:delText>
        </w:r>
        <w:r w:rsidRPr="00BE561C">
          <w:rPr>
            <w:rFonts w:ascii="Trebuchet MS" w:hAnsi="Trebuchet MS"/>
            <w:noProof/>
          </w:rPr>
          <w:delText xml:space="preserve"> in</w:delText>
        </w:r>
      </w:del>
      <w:ins w:id="32" w:author="Author">
        <w:r w:rsidRPr="00BE561C">
          <w:rPr>
            <w:rFonts w:ascii="Trebuchet MS" w:hAnsi="Trebuchet MS"/>
            <w:noProof/>
          </w:rPr>
          <w:t>you on</w:t>
        </w:r>
      </w:ins>
      <w:r w:rsidRPr="00BE561C">
        <w:rPr>
          <w:rFonts w:ascii="Trebuchet MS" w:hAnsi="Trebuchet MS"/>
          <w:noProof/>
        </w:rPr>
        <w:t xml:space="preserve"> the mountain out of the </w:t>
      </w:r>
      <w:del w:id="33" w:author="Author">
        <w:r w:rsidRPr="00BE561C">
          <w:rPr>
            <w:rFonts w:ascii="Trebuchet MS" w:hAnsi="Trebuchet MS"/>
            <w:noProof/>
          </w:rPr>
          <w:delText xml:space="preserve">middle of the </w:delText>
        </w:r>
      </w:del>
      <w:r w:rsidRPr="00BE561C">
        <w:rPr>
          <w:rFonts w:ascii="Trebuchet MS" w:hAnsi="Trebuchet MS"/>
          <w:noProof/>
        </w:rPr>
        <w:t xml:space="preserve">fire </w:t>
      </w:r>
      <w:del w:id="34" w:author="Author">
        <w:r w:rsidRPr="00BE561C">
          <w:rPr>
            <w:rFonts w:ascii="Trebuchet MS" w:hAnsi="Trebuchet MS"/>
            <w:noProof/>
          </w:rPr>
          <w:delText>in</w:delText>
        </w:r>
      </w:del>
      <w:ins w:id="35" w:author="Author">
        <w:r w:rsidRPr="00BE561C">
          <w:rPr>
            <w:rFonts w:ascii="Trebuchet MS" w:hAnsi="Trebuchet MS"/>
            <w:noProof/>
          </w:rPr>
          <w:t>on</w:t>
        </w:r>
      </w:ins>
      <w:r w:rsidRPr="00BE561C">
        <w:rPr>
          <w:rFonts w:ascii="Trebuchet MS" w:hAnsi="Trebuchet MS"/>
          <w:noProof/>
        </w:rPr>
        <w:t xml:space="preserve"> the day of the </w:t>
      </w:r>
      <w:del w:id="36" w:author="Author">
        <w:r w:rsidRPr="00BE561C">
          <w:rPr>
            <w:rFonts w:ascii="Trebuchet MS" w:hAnsi="Trebuchet MS"/>
            <w:noProof/>
          </w:rPr>
          <w:delText>congregation; after which</w:delText>
        </w:r>
      </w:del>
      <w:ins w:id="37" w:author="Author">
        <w:r w:rsidRPr="00BE561C">
          <w:rPr>
            <w:rFonts w:ascii="Trebuchet MS" w:hAnsi="Trebuchet MS"/>
            <w:noProof/>
          </w:rPr>
          <w:t>assembly;</w:t>
        </w:r>
        <w:r w:rsidRPr="00BE561C">
          <w:rPr>
            <w:rStyle w:val="FootnoteReference"/>
            <w:rFonts w:ascii="Trebuchet MS" w:hAnsi="Trebuchet MS"/>
            <w:noProof/>
          </w:rPr>
          <w:footnoteReference w:id="3"/>
        </w:r>
        <w:r w:rsidRPr="00BE561C">
          <w:rPr>
            <w:rFonts w:ascii="Trebuchet MS" w:hAnsi="Trebuchet MS"/>
            <w:noProof/>
          </w:rPr>
          <w:t xml:space="preserve"> and</w:t>
        </w:r>
      </w:ins>
      <w:r w:rsidRPr="00BE561C">
        <w:rPr>
          <w:rFonts w:ascii="Trebuchet MS" w:hAnsi="Trebuchet MS"/>
          <w:noProof/>
        </w:rPr>
        <w:t xml:space="preserve"> Jehovah gave them to me. </w:t>
      </w:r>
      <w:r w:rsidRPr="00BE561C">
        <w:rPr>
          <w:rFonts w:ascii="Trebuchet MS" w:hAnsi="Trebuchet MS"/>
          <w:b/>
          <w:noProof/>
        </w:rPr>
        <w:t xml:space="preserve">10:5 </w:t>
      </w:r>
      <w:r w:rsidRPr="00BE561C">
        <w:rPr>
          <w:rFonts w:ascii="Trebuchet MS" w:hAnsi="Trebuchet MS"/>
          <w:noProof/>
        </w:rPr>
        <w:t xml:space="preserve">Then I turned and went down </w:t>
      </w:r>
      <w:del w:id="40" w:author="Author">
        <w:r w:rsidRPr="00BE561C">
          <w:rPr>
            <w:rFonts w:ascii="Trebuchet MS" w:hAnsi="Trebuchet MS"/>
            <w:noProof/>
          </w:rPr>
          <w:delText xml:space="preserve">from </w:delText>
        </w:r>
      </w:del>
      <w:r w:rsidRPr="00BE561C">
        <w:rPr>
          <w:rFonts w:ascii="Trebuchet MS" w:hAnsi="Trebuchet MS"/>
          <w:noProof/>
        </w:rPr>
        <w:t xml:space="preserve">the mountain and placed the tablets in the ark that I had made, </w:t>
      </w:r>
      <w:del w:id="41" w:author="Author">
        <w:r w:rsidRPr="00BE561C">
          <w:rPr>
            <w:rFonts w:ascii="Trebuchet MS" w:hAnsi="Trebuchet MS"/>
            <w:noProof/>
          </w:rPr>
          <w:delText>that</w:delText>
        </w:r>
      </w:del>
      <w:ins w:id="42" w:author="Author">
        <w:r w:rsidRPr="00BE561C">
          <w:rPr>
            <w:rFonts w:ascii="Trebuchet MS" w:hAnsi="Trebuchet MS"/>
            <w:noProof/>
          </w:rPr>
          <w:t>where</w:t>
        </w:r>
      </w:ins>
      <w:r w:rsidRPr="00BE561C">
        <w:rPr>
          <w:rFonts w:ascii="Trebuchet MS" w:hAnsi="Trebuchet MS"/>
          <w:noProof/>
        </w:rPr>
        <w:t xml:space="preserve"> they </w:t>
      </w:r>
      <w:del w:id="43" w:author="Author">
        <w:r w:rsidRPr="00BE561C">
          <w:rPr>
            <w:rFonts w:ascii="Trebuchet MS" w:hAnsi="Trebuchet MS"/>
            <w:noProof/>
          </w:rPr>
          <w:delText>might continue there</w:delText>
        </w:r>
      </w:del>
      <w:ins w:id="44" w:author="Author">
        <w:r w:rsidRPr="00BE561C">
          <w:rPr>
            <w:rFonts w:ascii="Trebuchet MS" w:hAnsi="Trebuchet MS"/>
            <w:noProof/>
          </w:rPr>
          <w:t>remain</w:t>
        </w:r>
      </w:ins>
      <w:r w:rsidRPr="00BE561C">
        <w:rPr>
          <w:rFonts w:ascii="Trebuchet MS" w:hAnsi="Trebuchet MS"/>
          <w:noProof/>
        </w:rPr>
        <w:t>, just as Jehovah had commanded me.</w:t>
      </w:r>
    </w:p>
    <w:p w:rsidR="008956A7" w:rsidRPr="00BE561C" w:rsidRDefault="008956A7" w:rsidP="008956A7">
      <w:pPr>
        <w:rPr>
          <w:rFonts w:ascii="Trebuchet MS" w:hAnsi="Trebuchet MS"/>
          <w:noProof/>
        </w:rPr>
      </w:pPr>
      <w:r w:rsidRPr="00BE561C">
        <w:rPr>
          <w:rFonts w:ascii="Trebuchet MS" w:hAnsi="Trebuchet MS"/>
          <w:b/>
        </w:rPr>
        <w:t xml:space="preserve">10:6 </w:t>
      </w:r>
      <w:r w:rsidRPr="00BE561C">
        <w:rPr>
          <w:rFonts w:ascii="Trebuchet MS" w:hAnsi="Trebuchet MS"/>
          <w:noProof/>
        </w:rPr>
        <w:t>“</w:t>
      </w:r>
      <w:del w:id="45" w:author="Author">
        <w:r w:rsidRPr="00BE561C">
          <w:rPr>
            <w:rFonts w:ascii="Trebuchet MS" w:hAnsi="Trebuchet MS"/>
            <w:noProof/>
          </w:rPr>
          <w:delText>And the sons of Israel pulled away</w:delText>
        </w:r>
      </w:del>
      <w:ins w:id="46" w:author="Author">
        <w:r w:rsidRPr="00BE561C">
          <w:rPr>
            <w:rFonts w:ascii="Trebuchet MS" w:hAnsi="Trebuchet MS"/>
            <w:noProof/>
          </w:rPr>
          <w:t>The Israelites then departed</w:t>
        </w:r>
      </w:ins>
      <w:r w:rsidRPr="00BE561C">
        <w:rPr>
          <w:rFonts w:ascii="Trebuchet MS" w:hAnsi="Trebuchet MS"/>
          <w:noProof/>
        </w:rPr>
        <w:t xml:space="preserve"> from Be·er′oth Ben′e-ja′a·kan for Mo·se′rah. There Aaron died</w:t>
      </w:r>
      <w:del w:id="47" w:author="Author">
        <w:r w:rsidRPr="00BE561C">
          <w:rPr>
            <w:rFonts w:ascii="Trebuchet MS" w:hAnsi="Trebuchet MS"/>
            <w:noProof/>
          </w:rPr>
          <w:delText>,</w:delText>
        </w:r>
      </w:del>
      <w:r w:rsidRPr="00BE561C">
        <w:rPr>
          <w:rFonts w:ascii="Trebuchet MS" w:hAnsi="Trebuchet MS"/>
          <w:noProof/>
        </w:rPr>
        <w:t xml:space="preserve"> and </w:t>
      </w:r>
      <w:del w:id="48" w:author="Author">
        <w:r w:rsidRPr="00BE561C">
          <w:rPr>
            <w:rFonts w:ascii="Trebuchet MS" w:hAnsi="Trebuchet MS"/>
            <w:noProof/>
          </w:rPr>
          <w:delText>he got to be</w:delText>
        </w:r>
      </w:del>
      <w:ins w:id="49" w:author="Author">
        <w:r w:rsidRPr="00BE561C">
          <w:rPr>
            <w:rFonts w:ascii="Trebuchet MS" w:hAnsi="Trebuchet MS"/>
            <w:noProof/>
          </w:rPr>
          <w:t>was</w:t>
        </w:r>
      </w:ins>
      <w:r w:rsidRPr="00BE561C">
        <w:rPr>
          <w:rFonts w:ascii="Trebuchet MS" w:hAnsi="Trebuchet MS"/>
          <w:noProof/>
        </w:rPr>
        <w:t xml:space="preserve"> buried</w:t>
      </w:r>
      <w:del w:id="50" w:author="Author">
        <w:r w:rsidRPr="00BE561C">
          <w:rPr>
            <w:rFonts w:ascii="Trebuchet MS" w:hAnsi="Trebuchet MS"/>
            <w:noProof/>
          </w:rPr>
          <w:delText xml:space="preserve"> there;</w:delText>
        </w:r>
      </w:del>
      <w:ins w:id="51" w:author="Author">
        <w:r w:rsidRPr="00BE561C">
          <w:rPr>
            <w:rFonts w:ascii="Trebuchet MS" w:hAnsi="Trebuchet MS"/>
            <w:noProof/>
          </w:rPr>
          <w:t>,</w:t>
        </w:r>
      </w:ins>
      <w:r w:rsidRPr="00BE561C">
        <w:rPr>
          <w:rFonts w:ascii="Trebuchet MS" w:hAnsi="Trebuchet MS"/>
          <w:noProof/>
        </w:rPr>
        <w:t xml:space="preserve"> and </w:t>
      </w:r>
      <w:ins w:id="52" w:author="Author">
        <w:r w:rsidRPr="00BE561C">
          <w:rPr>
            <w:rFonts w:ascii="Trebuchet MS" w:hAnsi="Trebuchet MS"/>
            <w:noProof/>
          </w:rPr>
          <w:t xml:space="preserve">his son </w:t>
        </w:r>
      </w:ins>
      <w:r w:rsidRPr="00BE561C">
        <w:rPr>
          <w:rFonts w:ascii="Trebuchet MS" w:hAnsi="Trebuchet MS"/>
          <w:noProof/>
        </w:rPr>
        <w:t xml:space="preserve">El·e·a′zar </w:t>
      </w:r>
      <w:del w:id="53" w:author="Author">
        <w:r w:rsidRPr="00BE561C">
          <w:rPr>
            <w:rFonts w:ascii="Trebuchet MS" w:hAnsi="Trebuchet MS"/>
            <w:noProof/>
          </w:rPr>
          <w:delText xml:space="preserve">his son </w:delText>
        </w:r>
      </w:del>
      <w:r w:rsidRPr="00BE561C">
        <w:rPr>
          <w:rFonts w:ascii="Trebuchet MS" w:hAnsi="Trebuchet MS"/>
          <w:noProof/>
        </w:rPr>
        <w:t xml:space="preserve">began to </w:t>
      </w:r>
      <w:del w:id="54" w:author="Author">
        <w:r w:rsidRPr="00BE561C">
          <w:rPr>
            <w:rFonts w:ascii="Trebuchet MS" w:hAnsi="Trebuchet MS"/>
            <w:noProof/>
          </w:rPr>
          <w:delText>act</w:delText>
        </w:r>
      </w:del>
      <w:ins w:id="55" w:author="Author">
        <w:r w:rsidRPr="00BE561C">
          <w:rPr>
            <w:rFonts w:ascii="Trebuchet MS" w:hAnsi="Trebuchet MS"/>
            <w:noProof/>
          </w:rPr>
          <w:t>serve</w:t>
        </w:r>
      </w:ins>
      <w:r w:rsidRPr="00BE561C">
        <w:rPr>
          <w:rFonts w:ascii="Trebuchet MS" w:hAnsi="Trebuchet MS"/>
          <w:noProof/>
        </w:rPr>
        <w:t xml:space="preserve"> as priest </w:t>
      </w:r>
      <w:del w:id="56" w:author="Author">
        <w:r w:rsidRPr="00BE561C">
          <w:rPr>
            <w:rFonts w:ascii="Trebuchet MS" w:hAnsi="Trebuchet MS"/>
            <w:noProof/>
          </w:rPr>
          <w:delText>instead of him</w:delText>
        </w:r>
      </w:del>
      <w:ins w:id="57" w:author="Author">
        <w:r w:rsidRPr="00BE561C">
          <w:rPr>
            <w:rFonts w:ascii="Trebuchet MS" w:hAnsi="Trebuchet MS"/>
            <w:noProof/>
          </w:rPr>
          <w:t>in his place</w:t>
        </w:r>
      </w:ins>
      <w:r w:rsidRPr="00BE561C">
        <w:rPr>
          <w:rFonts w:ascii="Trebuchet MS" w:hAnsi="Trebuchet MS"/>
          <w:noProof/>
        </w:rPr>
        <w:t xml:space="preserve">. </w:t>
      </w:r>
      <w:r w:rsidRPr="00BE561C">
        <w:rPr>
          <w:rFonts w:ascii="Trebuchet MS" w:hAnsi="Trebuchet MS"/>
          <w:b/>
          <w:noProof/>
        </w:rPr>
        <w:t xml:space="preserve">10:7 </w:t>
      </w:r>
      <w:r w:rsidRPr="00BE561C">
        <w:rPr>
          <w:rFonts w:ascii="Trebuchet MS" w:hAnsi="Trebuchet MS"/>
          <w:noProof/>
        </w:rPr>
        <w:t xml:space="preserve">From there they </w:t>
      </w:r>
      <w:del w:id="58" w:author="Author">
        <w:r w:rsidRPr="00BE561C">
          <w:rPr>
            <w:rFonts w:ascii="Trebuchet MS" w:hAnsi="Trebuchet MS"/>
            <w:noProof/>
          </w:rPr>
          <w:delText>pulled away</w:delText>
        </w:r>
      </w:del>
      <w:ins w:id="59" w:author="Author">
        <w:r w:rsidRPr="00BE561C">
          <w:rPr>
            <w:rFonts w:ascii="Trebuchet MS" w:hAnsi="Trebuchet MS"/>
            <w:noProof/>
          </w:rPr>
          <w:t>departed</w:t>
        </w:r>
      </w:ins>
      <w:r w:rsidRPr="00BE561C">
        <w:rPr>
          <w:rFonts w:ascii="Trebuchet MS" w:hAnsi="Trebuchet MS"/>
          <w:noProof/>
        </w:rPr>
        <w:t xml:space="preserve"> for Gud′go·dah, and from Gud′go·dah for Jot′ba·thah, a land </w:t>
      </w:r>
      <w:del w:id="60" w:author="Author">
        <w:r w:rsidRPr="00BE561C">
          <w:rPr>
            <w:rFonts w:ascii="Trebuchet MS" w:hAnsi="Trebuchet MS"/>
            <w:noProof/>
          </w:rPr>
          <w:delText>of torrent valleys running</w:delText>
        </w:r>
      </w:del>
      <w:ins w:id="61" w:author="Author">
        <w:r w:rsidRPr="00BE561C">
          <w:rPr>
            <w:rFonts w:ascii="Trebuchet MS" w:hAnsi="Trebuchet MS"/>
            <w:noProof/>
          </w:rPr>
          <w:t>flowing</w:t>
        </w:r>
      </w:ins>
      <w:r w:rsidRPr="00BE561C">
        <w:rPr>
          <w:rFonts w:ascii="Trebuchet MS" w:hAnsi="Trebuchet MS"/>
          <w:noProof/>
        </w:rPr>
        <w:t xml:space="preserve"> with </w:t>
      </w:r>
      <w:ins w:id="62" w:author="Author">
        <w:r w:rsidRPr="00BE561C">
          <w:rPr>
            <w:rFonts w:ascii="Trebuchet MS" w:hAnsi="Trebuchet MS"/>
            <w:noProof/>
          </w:rPr>
          <w:t xml:space="preserve">streams of </w:t>
        </w:r>
      </w:ins>
      <w:r w:rsidRPr="00BE561C">
        <w:rPr>
          <w:rFonts w:ascii="Trebuchet MS" w:hAnsi="Trebuchet MS"/>
          <w:noProof/>
        </w:rPr>
        <w:t>water.</w:t>
      </w:r>
      <w:ins w:id="63" w:author="Author">
        <w:r w:rsidRPr="00BE561C">
          <w:rPr>
            <w:rStyle w:val="FootnoteReference"/>
            <w:rFonts w:ascii="Trebuchet MS" w:hAnsi="Trebuchet MS"/>
            <w:noProof/>
          </w:rPr>
          <w:footnoteReference w:id="4"/>
        </w:r>
      </w:ins>
    </w:p>
    <w:p w:rsidR="008956A7" w:rsidRPr="00BE561C" w:rsidRDefault="008956A7" w:rsidP="008956A7">
      <w:pPr>
        <w:rPr>
          <w:rFonts w:ascii="Trebuchet MS" w:hAnsi="Trebuchet MS"/>
          <w:noProof/>
        </w:rPr>
      </w:pPr>
      <w:r w:rsidRPr="00BE561C">
        <w:rPr>
          <w:rFonts w:ascii="Trebuchet MS" w:hAnsi="Trebuchet MS"/>
          <w:b/>
        </w:rPr>
        <w:t xml:space="preserve">10:8 </w:t>
      </w:r>
      <w:r w:rsidRPr="00BE561C">
        <w:rPr>
          <w:rFonts w:ascii="Trebuchet MS" w:hAnsi="Trebuchet MS"/>
          <w:noProof/>
        </w:rPr>
        <w:t xml:space="preserve">“At that </w:t>
      </w:r>
      <w:del w:id="66" w:author="Author">
        <w:r w:rsidRPr="00BE561C">
          <w:rPr>
            <w:rFonts w:ascii="Trebuchet MS" w:hAnsi="Trebuchet MS"/>
            <w:noProof/>
          </w:rPr>
          <w:delText xml:space="preserve">particular </w:delText>
        </w:r>
      </w:del>
      <w:r w:rsidRPr="00BE561C">
        <w:rPr>
          <w:rFonts w:ascii="Trebuchet MS" w:hAnsi="Trebuchet MS"/>
          <w:noProof/>
        </w:rPr>
        <w:t xml:space="preserve">time Jehovah </w:t>
      </w:r>
      <w:del w:id="67" w:author="Author">
        <w:r w:rsidRPr="00BE561C">
          <w:rPr>
            <w:rFonts w:ascii="Trebuchet MS" w:hAnsi="Trebuchet MS"/>
            <w:noProof/>
          </w:rPr>
          <w:delText>separated</w:delText>
        </w:r>
      </w:del>
      <w:ins w:id="68" w:author="Author">
        <w:r w:rsidRPr="00BE561C">
          <w:rPr>
            <w:rFonts w:ascii="Trebuchet MS" w:hAnsi="Trebuchet MS"/>
            <w:noProof/>
          </w:rPr>
          <w:t>set apart</w:t>
        </w:r>
      </w:ins>
      <w:r w:rsidRPr="00BE561C">
        <w:rPr>
          <w:rFonts w:ascii="Trebuchet MS" w:hAnsi="Trebuchet MS"/>
          <w:noProof/>
        </w:rPr>
        <w:t xml:space="preserve"> the tribe of Le′vi to carry the ark of Jehovah’s covenant, to stand before Jehovah </w:t>
      </w:r>
      <w:del w:id="69" w:author="Author">
        <w:r w:rsidRPr="00BE561C">
          <w:rPr>
            <w:rFonts w:ascii="Trebuchet MS" w:hAnsi="Trebuchet MS"/>
            <w:noProof/>
          </w:rPr>
          <w:delText>for ministering</w:delText>
        </w:r>
      </w:del>
      <w:ins w:id="70" w:author="Author">
        <w:r w:rsidRPr="00BE561C">
          <w:rPr>
            <w:rFonts w:ascii="Trebuchet MS" w:hAnsi="Trebuchet MS"/>
            <w:noProof/>
          </w:rPr>
          <w:t>in order to minister</w:t>
        </w:r>
      </w:ins>
      <w:r w:rsidRPr="00BE561C">
        <w:rPr>
          <w:rFonts w:ascii="Trebuchet MS" w:hAnsi="Trebuchet MS"/>
          <w:noProof/>
        </w:rPr>
        <w:t xml:space="preserve"> to him</w:t>
      </w:r>
      <w:ins w:id="71" w:author="Author">
        <w:r w:rsidRPr="00BE561C">
          <w:rPr>
            <w:rFonts w:ascii="Trebuchet MS" w:hAnsi="Trebuchet MS"/>
            <w:noProof/>
          </w:rPr>
          <w:t>,</w:t>
        </w:r>
      </w:ins>
      <w:r w:rsidRPr="00BE561C">
        <w:rPr>
          <w:rFonts w:ascii="Trebuchet MS" w:hAnsi="Trebuchet MS"/>
          <w:noProof/>
        </w:rPr>
        <w:t xml:space="preserve"> and to bless in his name</w:t>
      </w:r>
      <w:del w:id="72" w:author="Author">
        <w:r w:rsidRPr="00BE561C">
          <w:rPr>
            <w:rFonts w:ascii="Trebuchet MS" w:hAnsi="Trebuchet MS"/>
            <w:noProof/>
          </w:rPr>
          <w:delText xml:space="preserve"> until</w:delText>
        </w:r>
      </w:del>
      <w:ins w:id="73" w:author="Author">
        <w:r w:rsidRPr="00BE561C">
          <w:rPr>
            <w:rFonts w:ascii="Trebuchet MS" w:hAnsi="Trebuchet MS"/>
            <w:noProof/>
          </w:rPr>
          <w:t>, as they do to</w:t>
        </w:r>
      </w:ins>
      <w:r w:rsidRPr="00BE561C">
        <w:rPr>
          <w:rFonts w:ascii="Trebuchet MS" w:hAnsi="Trebuchet MS"/>
          <w:noProof/>
        </w:rPr>
        <w:t xml:space="preserve"> this day. </w:t>
      </w:r>
      <w:r w:rsidRPr="00BE561C">
        <w:rPr>
          <w:rFonts w:ascii="Trebuchet MS" w:hAnsi="Trebuchet MS"/>
          <w:b/>
          <w:noProof/>
        </w:rPr>
        <w:t xml:space="preserve">10:9 </w:t>
      </w:r>
      <w:r w:rsidRPr="00BE561C">
        <w:rPr>
          <w:rFonts w:ascii="Trebuchet MS" w:hAnsi="Trebuchet MS"/>
          <w:noProof/>
        </w:rPr>
        <w:t xml:space="preserve">That is why Le′vi has </w:t>
      </w:r>
      <w:del w:id="74" w:author="Author">
        <w:r w:rsidRPr="00BE561C">
          <w:rPr>
            <w:rFonts w:ascii="Trebuchet MS" w:hAnsi="Trebuchet MS"/>
            <w:noProof/>
          </w:rPr>
          <w:delText xml:space="preserve">come to have </w:delText>
        </w:r>
      </w:del>
      <w:r w:rsidRPr="00BE561C">
        <w:rPr>
          <w:rFonts w:ascii="Trebuchet MS" w:hAnsi="Trebuchet MS"/>
          <w:noProof/>
        </w:rPr>
        <w:t xml:space="preserve">no share </w:t>
      </w:r>
      <w:del w:id="75" w:author="Author">
        <w:r w:rsidRPr="00BE561C">
          <w:rPr>
            <w:rFonts w:ascii="Trebuchet MS" w:hAnsi="Trebuchet MS"/>
            <w:noProof/>
          </w:rPr>
          <w:delText>and</w:delText>
        </w:r>
      </w:del>
      <w:ins w:id="76" w:author="Author">
        <w:r w:rsidRPr="00BE561C">
          <w:rPr>
            <w:rFonts w:ascii="Trebuchet MS" w:hAnsi="Trebuchet MS"/>
            <w:noProof/>
          </w:rPr>
          <w:t>or</w:t>
        </w:r>
      </w:ins>
      <w:r w:rsidRPr="00BE561C">
        <w:rPr>
          <w:rFonts w:ascii="Trebuchet MS" w:hAnsi="Trebuchet MS"/>
          <w:noProof/>
        </w:rPr>
        <w:t xml:space="preserve"> inheritance with his brothers. Jehovah is his inheritance, just as Jehovah your God had said to him. </w:t>
      </w:r>
      <w:r w:rsidRPr="00BE561C">
        <w:rPr>
          <w:rFonts w:ascii="Trebuchet MS" w:hAnsi="Trebuchet MS"/>
          <w:b/>
          <w:noProof/>
        </w:rPr>
        <w:t xml:space="preserve">10:10 </w:t>
      </w:r>
      <w:del w:id="77" w:author="Author">
        <w:r w:rsidRPr="00BE561C">
          <w:rPr>
            <w:rFonts w:ascii="Trebuchet MS" w:hAnsi="Trebuchet MS"/>
            <w:noProof/>
          </w:rPr>
          <w:delText xml:space="preserve">And </w:delText>
        </w:r>
      </w:del>
      <w:r w:rsidRPr="00BE561C">
        <w:rPr>
          <w:rFonts w:ascii="Trebuchet MS" w:hAnsi="Trebuchet MS"/>
          <w:noProof/>
        </w:rPr>
        <w:t>I</w:t>
      </w:r>
      <w:del w:id="78" w:author="Author">
        <w:r w:rsidRPr="00BE561C">
          <w:rPr>
            <w:rFonts w:ascii="Trebuchet MS" w:hAnsi="Trebuchet MS"/>
            <w:noProof/>
          </w:rPr>
          <w:delText>—I</w:delText>
        </w:r>
      </w:del>
      <w:ins w:id="79" w:author="Author">
        <w:r w:rsidRPr="00BE561C">
          <w:rPr>
            <w:rFonts w:ascii="Trebuchet MS" w:hAnsi="Trebuchet MS"/>
            <w:noProof/>
          </w:rPr>
          <w:t xml:space="preserve"> myself</w:t>
        </w:r>
      </w:ins>
      <w:r w:rsidRPr="00BE561C">
        <w:rPr>
          <w:rFonts w:ascii="Trebuchet MS" w:hAnsi="Trebuchet MS"/>
          <w:noProof/>
        </w:rPr>
        <w:t xml:space="preserve"> stayed </w:t>
      </w:r>
      <w:del w:id="80" w:author="Author">
        <w:r w:rsidRPr="00BE561C">
          <w:rPr>
            <w:rFonts w:ascii="Trebuchet MS" w:hAnsi="Trebuchet MS"/>
            <w:noProof/>
          </w:rPr>
          <w:delText>in</w:delText>
        </w:r>
      </w:del>
      <w:ins w:id="81" w:author="Author">
        <w:r w:rsidRPr="00BE561C">
          <w:rPr>
            <w:rFonts w:ascii="Trebuchet MS" w:hAnsi="Trebuchet MS"/>
            <w:noProof/>
          </w:rPr>
          <w:t>on</w:t>
        </w:r>
      </w:ins>
      <w:r w:rsidRPr="00BE561C">
        <w:rPr>
          <w:rFonts w:ascii="Trebuchet MS" w:hAnsi="Trebuchet MS"/>
          <w:noProof/>
        </w:rPr>
        <w:t xml:space="preserve"> the mountain </w:t>
      </w:r>
      <w:del w:id="82" w:author="Author">
        <w:r w:rsidRPr="00BE561C">
          <w:rPr>
            <w:rFonts w:ascii="Trebuchet MS" w:hAnsi="Trebuchet MS"/>
            <w:noProof/>
          </w:rPr>
          <w:delText xml:space="preserve">the same </w:delText>
        </w:r>
      </w:del>
      <w:r w:rsidRPr="00BE561C">
        <w:rPr>
          <w:rFonts w:ascii="Trebuchet MS" w:hAnsi="Trebuchet MS"/>
          <w:noProof/>
        </w:rPr>
        <w:t xml:space="preserve">as </w:t>
      </w:r>
      <w:ins w:id="83" w:author="Author">
        <w:r w:rsidRPr="00BE561C">
          <w:rPr>
            <w:rFonts w:ascii="Trebuchet MS" w:hAnsi="Trebuchet MS"/>
            <w:noProof/>
          </w:rPr>
          <w:t xml:space="preserve">I did </w:t>
        </w:r>
      </w:ins>
      <w:r w:rsidRPr="00BE561C">
        <w:rPr>
          <w:rFonts w:ascii="Trebuchet MS" w:hAnsi="Trebuchet MS"/>
          <w:noProof/>
        </w:rPr>
        <w:t xml:space="preserve">the first </w:t>
      </w:r>
      <w:del w:id="84" w:author="Author">
        <w:r w:rsidRPr="00BE561C">
          <w:rPr>
            <w:rFonts w:ascii="Trebuchet MS" w:hAnsi="Trebuchet MS"/>
            <w:noProof/>
          </w:rPr>
          <w:delText>days, forty</w:delText>
        </w:r>
      </w:del>
      <w:ins w:id="85" w:author="Author">
        <w:r w:rsidRPr="00BE561C">
          <w:rPr>
            <w:rFonts w:ascii="Trebuchet MS" w:hAnsi="Trebuchet MS"/>
            <w:noProof/>
          </w:rPr>
          <w:t>time, 40</w:t>
        </w:r>
      </w:ins>
      <w:r w:rsidRPr="00BE561C">
        <w:rPr>
          <w:rFonts w:ascii="Trebuchet MS" w:hAnsi="Trebuchet MS"/>
          <w:noProof/>
        </w:rPr>
        <w:t xml:space="preserve"> days and </w:t>
      </w:r>
      <w:del w:id="86" w:author="Author">
        <w:r w:rsidRPr="00BE561C">
          <w:rPr>
            <w:rFonts w:ascii="Trebuchet MS" w:hAnsi="Trebuchet MS"/>
            <w:noProof/>
          </w:rPr>
          <w:delText>forty</w:delText>
        </w:r>
      </w:del>
      <w:ins w:id="87" w:author="Author">
        <w:r w:rsidRPr="00BE561C">
          <w:rPr>
            <w:rFonts w:ascii="Trebuchet MS" w:hAnsi="Trebuchet MS"/>
            <w:noProof/>
          </w:rPr>
          <w:t>40</w:t>
        </w:r>
      </w:ins>
      <w:r w:rsidRPr="00BE561C">
        <w:rPr>
          <w:rFonts w:ascii="Trebuchet MS" w:hAnsi="Trebuchet MS"/>
          <w:noProof/>
        </w:rPr>
        <w:t xml:space="preserve"> nights, and Jehovah </w:t>
      </w:r>
      <w:del w:id="88" w:author="Author">
        <w:r w:rsidRPr="00BE561C">
          <w:rPr>
            <w:rFonts w:ascii="Trebuchet MS" w:hAnsi="Trebuchet MS"/>
            <w:noProof/>
          </w:rPr>
          <w:delText>proceeded to listen</w:delText>
        </w:r>
      </w:del>
      <w:ins w:id="89" w:author="Author">
        <w:r w:rsidRPr="00BE561C">
          <w:rPr>
            <w:rFonts w:ascii="Trebuchet MS" w:hAnsi="Trebuchet MS"/>
            <w:noProof/>
          </w:rPr>
          <w:t>listened</w:t>
        </w:r>
      </w:ins>
      <w:r w:rsidRPr="00BE561C">
        <w:rPr>
          <w:rFonts w:ascii="Trebuchet MS" w:hAnsi="Trebuchet MS"/>
          <w:noProof/>
        </w:rPr>
        <w:t xml:space="preserve"> to me </w:t>
      </w:r>
      <w:del w:id="90" w:author="Author">
        <w:r w:rsidRPr="00BE561C">
          <w:rPr>
            <w:rFonts w:ascii="Trebuchet MS" w:hAnsi="Trebuchet MS"/>
            <w:noProof/>
          </w:rPr>
          <w:delText xml:space="preserve">also </w:delText>
        </w:r>
      </w:del>
      <w:r w:rsidRPr="00BE561C">
        <w:rPr>
          <w:rFonts w:ascii="Trebuchet MS" w:hAnsi="Trebuchet MS"/>
          <w:noProof/>
        </w:rPr>
        <w:t>on that occasion</w:t>
      </w:r>
      <w:ins w:id="91" w:author="Author">
        <w:r w:rsidRPr="00BE561C">
          <w:rPr>
            <w:rFonts w:ascii="Trebuchet MS" w:hAnsi="Trebuchet MS"/>
            <w:noProof/>
          </w:rPr>
          <w:t xml:space="preserve"> also</w:t>
        </w:r>
      </w:ins>
      <w:r w:rsidRPr="00BE561C">
        <w:rPr>
          <w:rFonts w:ascii="Trebuchet MS" w:hAnsi="Trebuchet MS"/>
          <w:noProof/>
        </w:rPr>
        <w:t xml:space="preserve">. Jehovah did not want to </w:t>
      </w:r>
      <w:del w:id="92" w:author="Author">
        <w:r w:rsidRPr="00BE561C">
          <w:rPr>
            <w:rFonts w:ascii="Trebuchet MS" w:hAnsi="Trebuchet MS"/>
            <w:noProof/>
          </w:rPr>
          <w:delText>bring</w:delText>
        </w:r>
      </w:del>
      <w:ins w:id="93" w:author="Author">
        <w:r w:rsidRPr="00BE561C">
          <w:rPr>
            <w:rFonts w:ascii="Trebuchet MS" w:hAnsi="Trebuchet MS"/>
            <w:noProof/>
          </w:rPr>
          <w:t>destroy</w:t>
        </w:r>
      </w:ins>
      <w:r w:rsidRPr="00BE561C">
        <w:rPr>
          <w:rFonts w:ascii="Trebuchet MS" w:hAnsi="Trebuchet MS"/>
          <w:noProof/>
        </w:rPr>
        <w:t xml:space="preserve"> you</w:t>
      </w:r>
      <w:del w:id="94" w:author="Author">
        <w:r w:rsidRPr="00BE561C">
          <w:rPr>
            <w:rFonts w:ascii="Trebuchet MS" w:hAnsi="Trebuchet MS"/>
            <w:noProof/>
          </w:rPr>
          <w:delText xml:space="preserve"> to ruin</w:delText>
        </w:r>
      </w:del>
      <w:r w:rsidRPr="00BE561C">
        <w:rPr>
          <w:rFonts w:ascii="Trebuchet MS" w:hAnsi="Trebuchet MS"/>
          <w:noProof/>
        </w:rPr>
        <w:t xml:space="preserve">. </w:t>
      </w:r>
      <w:r w:rsidRPr="00BE561C">
        <w:rPr>
          <w:rFonts w:ascii="Trebuchet MS" w:hAnsi="Trebuchet MS"/>
          <w:b/>
          <w:noProof/>
        </w:rPr>
        <w:t xml:space="preserve">10:11 </w:t>
      </w:r>
      <w:r w:rsidRPr="00BE561C">
        <w:rPr>
          <w:rFonts w:ascii="Trebuchet MS" w:hAnsi="Trebuchet MS"/>
          <w:noProof/>
        </w:rPr>
        <w:t>Then Jehovah said to me, ‘</w:t>
      </w:r>
      <w:del w:id="95" w:author="Author">
        <w:r w:rsidRPr="00BE561C">
          <w:rPr>
            <w:rFonts w:ascii="Trebuchet MS" w:hAnsi="Trebuchet MS"/>
            <w:noProof/>
          </w:rPr>
          <w:delText>Get up, go before</w:delText>
        </w:r>
      </w:del>
      <w:ins w:id="96" w:author="Author">
        <w:r w:rsidRPr="00BE561C">
          <w:rPr>
            <w:rFonts w:ascii="Trebuchet MS" w:hAnsi="Trebuchet MS"/>
            <w:noProof/>
          </w:rPr>
          <w:t>Go ahead of</w:t>
        </w:r>
      </w:ins>
      <w:r w:rsidRPr="00BE561C">
        <w:rPr>
          <w:rFonts w:ascii="Trebuchet MS" w:hAnsi="Trebuchet MS"/>
          <w:noProof/>
        </w:rPr>
        <w:t xml:space="preserve"> the people</w:t>
      </w:r>
      <w:del w:id="97" w:author="Author">
        <w:r w:rsidRPr="00BE561C">
          <w:rPr>
            <w:rFonts w:ascii="Trebuchet MS" w:hAnsi="Trebuchet MS"/>
            <w:noProof/>
          </w:rPr>
          <w:delText xml:space="preserve"> for a pulling away</w:delText>
        </w:r>
      </w:del>
      <w:r w:rsidRPr="00BE561C">
        <w:rPr>
          <w:rFonts w:ascii="Trebuchet MS" w:hAnsi="Trebuchet MS"/>
          <w:noProof/>
        </w:rPr>
        <w:t>,</w:t>
      </w:r>
      <w:ins w:id="98" w:author="Author">
        <w:r w:rsidRPr="00BE561C">
          <w:rPr>
            <w:rFonts w:ascii="Trebuchet MS" w:hAnsi="Trebuchet MS"/>
            <w:noProof/>
          </w:rPr>
          <w:t xml:space="preserve"> and prepare to depart, so</w:t>
        </w:r>
      </w:ins>
      <w:r w:rsidRPr="00BE561C">
        <w:rPr>
          <w:rFonts w:ascii="Trebuchet MS" w:hAnsi="Trebuchet MS"/>
          <w:noProof/>
        </w:rPr>
        <w:t xml:space="preserve"> that they may go in and take possession of the land that I have sworn to their forefathers to give to them.’</w:t>
      </w:r>
    </w:p>
    <w:p w:rsidR="008956A7" w:rsidRPr="00BE561C" w:rsidRDefault="008956A7" w:rsidP="008956A7">
      <w:pPr>
        <w:rPr>
          <w:rFonts w:ascii="Trebuchet MS" w:hAnsi="Trebuchet MS"/>
          <w:noProof/>
        </w:rPr>
      </w:pPr>
      <w:r w:rsidRPr="00BE561C">
        <w:rPr>
          <w:rFonts w:ascii="Trebuchet MS" w:hAnsi="Trebuchet MS"/>
          <w:b/>
        </w:rPr>
        <w:t xml:space="preserve">10:12 </w:t>
      </w:r>
      <w:r w:rsidRPr="00BE561C">
        <w:rPr>
          <w:rFonts w:ascii="Trebuchet MS" w:hAnsi="Trebuchet MS"/>
          <w:noProof/>
        </w:rPr>
        <w:t>“</w:t>
      </w:r>
      <w:del w:id="99" w:author="Author">
        <w:r w:rsidRPr="00BE561C">
          <w:rPr>
            <w:rFonts w:ascii="Trebuchet MS" w:hAnsi="Trebuchet MS"/>
            <w:noProof/>
          </w:rPr>
          <w:delText>And now</w:delText>
        </w:r>
      </w:del>
      <w:ins w:id="100" w:author="Author">
        <w:r w:rsidRPr="00BE561C">
          <w:rPr>
            <w:rFonts w:ascii="Trebuchet MS" w:hAnsi="Trebuchet MS"/>
            <w:noProof/>
          </w:rPr>
          <w:t>Now</w:t>
        </w:r>
      </w:ins>
      <w:r w:rsidRPr="00BE561C">
        <w:rPr>
          <w:rFonts w:ascii="Trebuchet MS" w:hAnsi="Trebuchet MS"/>
          <w:noProof/>
        </w:rPr>
        <w:t>, O Israel, what is Jehovah your God asking of you</w:t>
      </w:r>
      <w:del w:id="101" w:author="Author">
        <w:r w:rsidRPr="00BE561C">
          <w:rPr>
            <w:rFonts w:ascii="Trebuchet MS" w:hAnsi="Trebuchet MS"/>
            <w:noProof/>
          </w:rPr>
          <w:delText xml:space="preserve"> but</w:delText>
        </w:r>
      </w:del>
      <w:ins w:id="102" w:author="Author">
        <w:r w:rsidRPr="00BE561C">
          <w:rPr>
            <w:rFonts w:ascii="Trebuchet MS" w:hAnsi="Trebuchet MS"/>
            <w:noProof/>
          </w:rPr>
          <w:t>? Only this:</w:t>
        </w:r>
      </w:ins>
      <w:r w:rsidRPr="00BE561C">
        <w:rPr>
          <w:rFonts w:ascii="Trebuchet MS" w:hAnsi="Trebuchet MS"/>
          <w:noProof/>
        </w:rPr>
        <w:t xml:space="preserve"> to fear Jehovah your God, </w:t>
      </w:r>
      <w:del w:id="103" w:author="Author">
        <w:r w:rsidRPr="00BE561C">
          <w:rPr>
            <w:rFonts w:ascii="Trebuchet MS" w:hAnsi="Trebuchet MS"/>
            <w:noProof/>
          </w:rPr>
          <w:delText xml:space="preserve">so as </w:delText>
        </w:r>
      </w:del>
      <w:r w:rsidRPr="00BE561C">
        <w:rPr>
          <w:rFonts w:ascii="Trebuchet MS" w:hAnsi="Trebuchet MS"/>
          <w:noProof/>
        </w:rPr>
        <w:t>to walk in all his ways</w:t>
      </w:r>
      <w:del w:id="104" w:author="Author">
        <w:r w:rsidRPr="00BE561C">
          <w:rPr>
            <w:rFonts w:ascii="Trebuchet MS" w:hAnsi="Trebuchet MS"/>
            <w:noProof/>
          </w:rPr>
          <w:delText xml:space="preserve"> and</w:delText>
        </w:r>
      </w:del>
      <w:ins w:id="105" w:author="Author">
        <w:r w:rsidRPr="00BE561C">
          <w:rPr>
            <w:rFonts w:ascii="Trebuchet MS" w:hAnsi="Trebuchet MS"/>
            <w:noProof/>
          </w:rPr>
          <w:t>,</w:t>
        </w:r>
      </w:ins>
      <w:r w:rsidRPr="00BE561C">
        <w:rPr>
          <w:rFonts w:ascii="Trebuchet MS" w:hAnsi="Trebuchet MS"/>
          <w:noProof/>
        </w:rPr>
        <w:t xml:space="preserve"> to love him</w:t>
      </w:r>
      <w:del w:id="106" w:author="Author">
        <w:r w:rsidRPr="00BE561C">
          <w:rPr>
            <w:rFonts w:ascii="Trebuchet MS" w:hAnsi="Trebuchet MS"/>
            <w:noProof/>
          </w:rPr>
          <w:delText xml:space="preserve"> and</w:delText>
        </w:r>
      </w:del>
      <w:ins w:id="107" w:author="Author">
        <w:r w:rsidRPr="00BE561C">
          <w:rPr>
            <w:rFonts w:ascii="Trebuchet MS" w:hAnsi="Trebuchet MS"/>
            <w:noProof/>
          </w:rPr>
          <w:t>,</w:t>
        </w:r>
      </w:ins>
      <w:r w:rsidRPr="00BE561C">
        <w:rPr>
          <w:rFonts w:ascii="Trebuchet MS" w:hAnsi="Trebuchet MS"/>
          <w:noProof/>
        </w:rPr>
        <w:t xml:space="preserve"> to serve Jehovah your God with all your heart and all your soul</w:t>
      </w:r>
      <w:del w:id="108" w:author="Author">
        <w:r w:rsidRPr="00BE561C">
          <w:rPr>
            <w:rFonts w:ascii="Trebuchet MS" w:hAnsi="Trebuchet MS"/>
            <w:noProof/>
          </w:rPr>
          <w:delText>;</w:delText>
        </w:r>
      </w:del>
      <w:ins w:id="109" w:author="Author">
        <w:r w:rsidRPr="00BE561C">
          <w:rPr>
            <w:rFonts w:ascii="Trebuchet MS" w:hAnsi="Trebuchet MS"/>
            <w:noProof/>
          </w:rPr>
          <w:t>,</w:t>
        </w:r>
        <w:r w:rsidRPr="00BE561C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BE561C">
        <w:rPr>
          <w:rFonts w:ascii="Trebuchet MS" w:hAnsi="Trebuchet MS"/>
          <w:noProof/>
        </w:rPr>
        <w:t xml:space="preserve"> </w:t>
      </w:r>
      <w:r w:rsidRPr="00BE561C">
        <w:rPr>
          <w:rFonts w:ascii="Trebuchet MS" w:hAnsi="Trebuchet MS"/>
          <w:b/>
          <w:noProof/>
        </w:rPr>
        <w:t xml:space="preserve">10:13 </w:t>
      </w:r>
      <w:ins w:id="112" w:author="Author">
        <w:r w:rsidRPr="00BE561C">
          <w:rPr>
            <w:rFonts w:ascii="Trebuchet MS" w:hAnsi="Trebuchet MS"/>
            <w:noProof/>
          </w:rPr>
          <w:t xml:space="preserve">and </w:t>
        </w:r>
      </w:ins>
      <w:r w:rsidRPr="00BE561C">
        <w:rPr>
          <w:rFonts w:ascii="Trebuchet MS" w:hAnsi="Trebuchet MS"/>
          <w:noProof/>
        </w:rPr>
        <w:t xml:space="preserve">to keep the commandments </w:t>
      </w:r>
      <w:ins w:id="113" w:author="Author">
        <w:r w:rsidRPr="00BE561C">
          <w:rPr>
            <w:rFonts w:ascii="Trebuchet MS" w:hAnsi="Trebuchet MS"/>
            <w:noProof/>
          </w:rPr>
          <w:t xml:space="preserve">and statutes </w:t>
        </w:r>
      </w:ins>
      <w:r w:rsidRPr="00BE561C">
        <w:rPr>
          <w:rFonts w:ascii="Trebuchet MS" w:hAnsi="Trebuchet MS"/>
          <w:noProof/>
        </w:rPr>
        <w:t xml:space="preserve">of Jehovah </w:t>
      </w:r>
      <w:del w:id="114" w:author="Author">
        <w:r w:rsidRPr="00BE561C">
          <w:rPr>
            <w:rFonts w:ascii="Trebuchet MS" w:hAnsi="Trebuchet MS"/>
            <w:noProof/>
          </w:rPr>
          <w:delText xml:space="preserve">and his statutes </w:delText>
        </w:r>
      </w:del>
      <w:r w:rsidRPr="00BE561C">
        <w:rPr>
          <w:rFonts w:ascii="Trebuchet MS" w:hAnsi="Trebuchet MS"/>
          <w:noProof/>
        </w:rPr>
        <w:t>that I am commanding you today</w:t>
      </w:r>
      <w:del w:id="115" w:author="Author">
        <w:r w:rsidRPr="00BE561C">
          <w:rPr>
            <w:rFonts w:ascii="Trebuchet MS" w:hAnsi="Trebuchet MS"/>
            <w:noProof/>
          </w:rPr>
          <w:delText>,</w:delText>
        </w:r>
      </w:del>
      <w:r w:rsidRPr="00BE561C">
        <w:rPr>
          <w:rFonts w:ascii="Trebuchet MS" w:hAnsi="Trebuchet MS"/>
          <w:noProof/>
        </w:rPr>
        <w:t xml:space="preserve"> for your </w:t>
      </w:r>
      <w:ins w:id="116" w:author="Author">
        <w:r w:rsidRPr="00BE561C">
          <w:rPr>
            <w:rFonts w:ascii="Trebuchet MS" w:hAnsi="Trebuchet MS"/>
            <w:noProof/>
          </w:rPr>
          <w:t xml:space="preserve">own </w:t>
        </w:r>
      </w:ins>
      <w:r w:rsidRPr="00BE561C">
        <w:rPr>
          <w:rFonts w:ascii="Trebuchet MS" w:hAnsi="Trebuchet MS"/>
          <w:noProof/>
        </w:rPr>
        <w:t>good</w:t>
      </w:r>
      <w:del w:id="117" w:author="Author">
        <w:r w:rsidRPr="00BE561C">
          <w:rPr>
            <w:rFonts w:ascii="Trebuchet MS" w:hAnsi="Trebuchet MS"/>
            <w:noProof/>
          </w:rPr>
          <w:delText>?</w:delText>
        </w:r>
      </w:del>
      <w:ins w:id="118" w:author="Author">
        <w:r w:rsidRPr="00BE561C">
          <w:rPr>
            <w:rFonts w:ascii="Trebuchet MS" w:hAnsi="Trebuchet MS"/>
            <w:noProof/>
          </w:rPr>
          <w:t>.</w:t>
        </w:r>
      </w:ins>
      <w:r w:rsidRPr="00BE561C">
        <w:rPr>
          <w:rFonts w:ascii="Trebuchet MS" w:hAnsi="Trebuchet MS"/>
          <w:noProof/>
        </w:rPr>
        <w:t xml:space="preserve"> </w:t>
      </w:r>
      <w:r w:rsidRPr="00BE561C">
        <w:rPr>
          <w:rFonts w:ascii="Trebuchet MS" w:hAnsi="Trebuchet MS"/>
          <w:b/>
          <w:noProof/>
        </w:rPr>
        <w:t xml:space="preserve">10:14 </w:t>
      </w:r>
      <w:del w:id="119" w:author="Author">
        <w:r w:rsidRPr="00BE561C">
          <w:rPr>
            <w:rFonts w:ascii="Trebuchet MS" w:hAnsi="Trebuchet MS"/>
            <w:noProof/>
          </w:rPr>
          <w:delText>Behold</w:delText>
        </w:r>
      </w:del>
      <w:ins w:id="120" w:author="Author">
        <w:r w:rsidRPr="00BE561C">
          <w:rPr>
            <w:rFonts w:ascii="Trebuchet MS" w:hAnsi="Trebuchet MS"/>
            <w:noProof/>
          </w:rPr>
          <w:t>Look</w:t>
        </w:r>
      </w:ins>
      <w:r w:rsidRPr="00BE561C">
        <w:rPr>
          <w:rFonts w:ascii="Trebuchet MS" w:hAnsi="Trebuchet MS"/>
          <w:noProof/>
        </w:rPr>
        <w:t>, to Jehovah your God belong the heavens, even the heavens of the heavens,</w:t>
      </w:r>
      <w:ins w:id="121" w:author="Author">
        <w:r w:rsidRPr="00BE561C">
          <w:rPr>
            <w:rStyle w:val="FootnoteReference"/>
            <w:rFonts w:ascii="Trebuchet MS" w:hAnsi="Trebuchet MS"/>
            <w:noProof/>
          </w:rPr>
          <w:footnoteReference w:id="6"/>
        </w:r>
        <w:r w:rsidRPr="00BE561C">
          <w:rPr>
            <w:rFonts w:ascii="Trebuchet MS" w:hAnsi="Trebuchet MS"/>
            <w:noProof/>
          </w:rPr>
          <w:t xml:space="preserve"> and</w:t>
        </w:r>
      </w:ins>
      <w:r w:rsidRPr="00BE561C">
        <w:rPr>
          <w:rFonts w:ascii="Trebuchet MS" w:hAnsi="Trebuchet MS"/>
          <w:noProof/>
        </w:rPr>
        <w:t xml:space="preserve"> the earth </w:t>
      </w:r>
      <w:del w:id="124" w:author="Author">
        <w:r w:rsidRPr="00BE561C">
          <w:rPr>
            <w:rFonts w:ascii="Trebuchet MS" w:hAnsi="Trebuchet MS"/>
            <w:noProof/>
          </w:rPr>
          <w:delText>and</w:delText>
        </w:r>
      </w:del>
      <w:ins w:id="125" w:author="Author">
        <w:r w:rsidRPr="00BE561C">
          <w:rPr>
            <w:rFonts w:ascii="Trebuchet MS" w:hAnsi="Trebuchet MS"/>
            <w:noProof/>
          </w:rPr>
          <w:t>with</w:t>
        </w:r>
      </w:ins>
      <w:r w:rsidRPr="00BE561C">
        <w:rPr>
          <w:rFonts w:ascii="Trebuchet MS" w:hAnsi="Trebuchet MS"/>
          <w:noProof/>
        </w:rPr>
        <w:t xml:space="preserve"> all that is in it. </w:t>
      </w:r>
      <w:r w:rsidRPr="00BE561C">
        <w:rPr>
          <w:rFonts w:ascii="Trebuchet MS" w:hAnsi="Trebuchet MS"/>
          <w:b/>
          <w:noProof/>
        </w:rPr>
        <w:t xml:space="preserve">10:15 </w:t>
      </w:r>
      <w:del w:id="126" w:author="Author">
        <w:r w:rsidRPr="00BE561C">
          <w:rPr>
            <w:rFonts w:ascii="Trebuchet MS" w:hAnsi="Trebuchet MS"/>
            <w:noProof/>
          </w:rPr>
          <w:delText>Only</w:delText>
        </w:r>
      </w:del>
      <w:ins w:id="127" w:author="Author">
        <w:r w:rsidRPr="00BE561C">
          <w:rPr>
            <w:rFonts w:ascii="Trebuchet MS" w:hAnsi="Trebuchet MS"/>
            <w:noProof/>
          </w:rPr>
          <w:t>But only</w:t>
        </w:r>
      </w:ins>
      <w:r w:rsidRPr="00BE561C">
        <w:rPr>
          <w:rFonts w:ascii="Trebuchet MS" w:hAnsi="Trebuchet MS"/>
          <w:noProof/>
        </w:rPr>
        <w:t xml:space="preserve"> to your forefathers did Jehovah </w:t>
      </w:r>
      <w:del w:id="128" w:author="Author">
        <w:r w:rsidRPr="00BE561C">
          <w:rPr>
            <w:rFonts w:ascii="Trebuchet MS" w:hAnsi="Trebuchet MS"/>
            <w:noProof/>
          </w:rPr>
          <w:delText>get attached so as to</w:delText>
        </w:r>
      </w:del>
      <w:ins w:id="129" w:author="Author">
        <w:r w:rsidRPr="00BE561C">
          <w:rPr>
            <w:rFonts w:ascii="Trebuchet MS" w:hAnsi="Trebuchet MS"/>
            <w:noProof/>
          </w:rPr>
          <w:t>draw close and express his</w:t>
        </w:r>
      </w:ins>
      <w:r w:rsidRPr="00BE561C">
        <w:rPr>
          <w:rFonts w:ascii="Trebuchet MS" w:hAnsi="Trebuchet MS"/>
          <w:noProof/>
        </w:rPr>
        <w:t xml:space="preserve"> love</w:t>
      </w:r>
      <w:del w:id="130" w:author="Author">
        <w:r w:rsidRPr="00BE561C">
          <w:rPr>
            <w:rFonts w:ascii="Trebuchet MS" w:hAnsi="Trebuchet MS"/>
            <w:noProof/>
          </w:rPr>
          <w:delText xml:space="preserve"> them, so that</w:delText>
        </w:r>
      </w:del>
      <w:ins w:id="131" w:author="Author">
        <w:r w:rsidRPr="00BE561C">
          <w:rPr>
            <w:rFonts w:ascii="Trebuchet MS" w:hAnsi="Trebuchet MS"/>
            <w:noProof/>
          </w:rPr>
          <w:t>, and</w:t>
        </w:r>
      </w:ins>
      <w:r w:rsidRPr="00BE561C">
        <w:rPr>
          <w:rFonts w:ascii="Trebuchet MS" w:hAnsi="Trebuchet MS"/>
          <w:noProof/>
        </w:rPr>
        <w:t xml:space="preserve"> he </w:t>
      </w:r>
      <w:del w:id="132" w:author="Author">
        <w:r w:rsidRPr="00BE561C">
          <w:rPr>
            <w:rFonts w:ascii="Trebuchet MS" w:hAnsi="Trebuchet MS"/>
            <w:noProof/>
          </w:rPr>
          <w:delText>chose</w:delText>
        </w:r>
      </w:del>
      <w:ins w:id="133" w:author="Author">
        <w:r w:rsidRPr="00BE561C">
          <w:rPr>
            <w:rFonts w:ascii="Trebuchet MS" w:hAnsi="Trebuchet MS"/>
            <w:noProof/>
          </w:rPr>
          <w:t>has chosen you,</w:t>
        </w:r>
      </w:ins>
      <w:r w:rsidRPr="00BE561C">
        <w:rPr>
          <w:rFonts w:ascii="Trebuchet MS" w:hAnsi="Trebuchet MS"/>
          <w:noProof/>
        </w:rPr>
        <w:t xml:space="preserve"> their offspring</w:t>
      </w:r>
      <w:del w:id="134" w:author="Author">
        <w:r w:rsidRPr="00BE561C">
          <w:rPr>
            <w:rFonts w:ascii="Trebuchet MS" w:hAnsi="Trebuchet MS"/>
            <w:noProof/>
          </w:rPr>
          <w:delText xml:space="preserve"> after them, even </w:delText>
        </w:r>
        <w:r w:rsidRPr="00BE561C">
          <w:rPr>
            <w:rFonts w:ascii="Trebuchet MS" w:hAnsi="Trebuchet MS"/>
            <w:noProof/>
            <w:u w:val="dotted"/>
          </w:rPr>
          <w:delText>YOU</w:delText>
        </w:r>
      </w:del>
      <w:r w:rsidRPr="00BE561C">
        <w:rPr>
          <w:rFonts w:ascii="Trebuchet MS" w:hAnsi="Trebuchet MS"/>
          <w:noProof/>
        </w:rPr>
        <w:t xml:space="preserve">, out of all the peoples, as </w:t>
      </w:r>
      <w:del w:id="135" w:author="Author">
        <w:r w:rsidRPr="00BE561C">
          <w:rPr>
            <w:rFonts w:ascii="Trebuchet MS" w:hAnsi="Trebuchet MS"/>
            <w:noProof/>
          </w:rPr>
          <w:delText>at this day</w:delText>
        </w:r>
      </w:del>
      <w:ins w:id="136" w:author="Author">
        <w:r w:rsidRPr="00BE561C">
          <w:rPr>
            <w:rFonts w:ascii="Trebuchet MS" w:hAnsi="Trebuchet MS"/>
            <w:noProof/>
          </w:rPr>
          <w:t>you are today</w:t>
        </w:r>
      </w:ins>
      <w:r w:rsidRPr="00BE561C">
        <w:rPr>
          <w:rFonts w:ascii="Trebuchet MS" w:hAnsi="Trebuchet MS"/>
          <w:noProof/>
        </w:rPr>
        <w:t xml:space="preserve">. </w:t>
      </w:r>
      <w:r w:rsidRPr="00BE561C">
        <w:rPr>
          <w:rFonts w:ascii="Trebuchet MS" w:hAnsi="Trebuchet MS"/>
          <w:b/>
          <w:noProof/>
        </w:rPr>
        <w:t xml:space="preserve">10:16 </w:t>
      </w:r>
      <w:del w:id="137" w:author="Author">
        <w:r w:rsidRPr="00BE561C">
          <w:rPr>
            <w:rFonts w:ascii="Trebuchet MS" w:hAnsi="Trebuchet MS"/>
            <w:noProof/>
          </w:rPr>
          <w:delText xml:space="preserve">And </w:delText>
        </w:r>
        <w:r w:rsidRPr="00BE561C">
          <w:rPr>
            <w:rFonts w:ascii="Trebuchet MS" w:hAnsi="Trebuchet MS"/>
            <w:noProof/>
            <w:u w:val="dotted"/>
          </w:rPr>
          <w:delText>YOU</w:delText>
        </w:r>
      </w:del>
      <w:ins w:id="138" w:author="Author">
        <w:r w:rsidRPr="00BE561C">
          <w:rPr>
            <w:rFonts w:ascii="Trebuchet MS" w:hAnsi="Trebuchet MS"/>
            <w:noProof/>
          </w:rPr>
          <w:t>You</w:t>
        </w:r>
      </w:ins>
      <w:r w:rsidRPr="00BE561C">
        <w:rPr>
          <w:rFonts w:ascii="Trebuchet MS" w:hAnsi="Trebuchet MS"/>
          <w:noProof/>
        </w:rPr>
        <w:t xml:space="preserve"> must </w:t>
      </w:r>
      <w:del w:id="139" w:author="Author">
        <w:r w:rsidRPr="00BE561C">
          <w:rPr>
            <w:rFonts w:ascii="Trebuchet MS" w:hAnsi="Trebuchet MS"/>
            <w:noProof/>
          </w:rPr>
          <w:delText xml:space="preserve">circumcise the foreskin of </w:delText>
        </w:r>
        <w:r w:rsidRPr="00BE561C">
          <w:rPr>
            <w:rFonts w:ascii="Trebuchet MS" w:hAnsi="Trebuchet MS"/>
            <w:noProof/>
            <w:u w:val="dotted"/>
          </w:rPr>
          <w:delText>YOUR</w:delText>
        </w:r>
      </w:del>
      <w:ins w:id="140" w:author="Author">
        <w:r w:rsidRPr="00BE561C">
          <w:rPr>
            <w:rFonts w:ascii="Trebuchet MS" w:hAnsi="Trebuchet MS"/>
            <w:noProof/>
          </w:rPr>
          <w:t>now cleanse</w:t>
        </w:r>
        <w:r w:rsidRPr="00BE561C">
          <w:rPr>
            <w:rStyle w:val="FootnoteReference"/>
            <w:rFonts w:ascii="Trebuchet MS" w:hAnsi="Trebuchet MS"/>
            <w:noProof/>
          </w:rPr>
          <w:footnoteReference w:id="7"/>
        </w:r>
        <w:r w:rsidRPr="00BE561C">
          <w:rPr>
            <w:rFonts w:ascii="Trebuchet MS" w:hAnsi="Trebuchet MS"/>
            <w:noProof/>
          </w:rPr>
          <w:t xml:space="preserve"> your</w:t>
        </w:r>
      </w:ins>
      <w:r w:rsidRPr="00BE561C">
        <w:rPr>
          <w:rFonts w:ascii="Trebuchet MS" w:hAnsi="Trebuchet MS"/>
          <w:noProof/>
        </w:rPr>
        <w:t xml:space="preserve"> hearts and </w:t>
      </w:r>
      <w:del w:id="143" w:author="Author">
        <w:r w:rsidRPr="00BE561C">
          <w:rPr>
            <w:rFonts w:ascii="Trebuchet MS" w:hAnsi="Trebuchet MS"/>
            <w:noProof/>
          </w:rPr>
          <w:delText xml:space="preserve">not harden </w:delText>
        </w:r>
        <w:r w:rsidRPr="00BE561C">
          <w:rPr>
            <w:rFonts w:ascii="Trebuchet MS" w:hAnsi="Trebuchet MS"/>
            <w:noProof/>
            <w:u w:val="dotted"/>
          </w:rPr>
          <w:delText>YOUR</w:delText>
        </w:r>
        <w:r w:rsidRPr="00BE561C">
          <w:rPr>
            <w:rFonts w:ascii="Trebuchet MS" w:hAnsi="Trebuchet MS"/>
            <w:noProof/>
          </w:rPr>
          <w:delText xml:space="preserve"> necks any longer.</w:delText>
        </w:r>
      </w:del>
      <w:ins w:id="144" w:author="Author">
        <w:r w:rsidRPr="00BE561C">
          <w:rPr>
            <w:rFonts w:ascii="Trebuchet MS" w:hAnsi="Trebuchet MS"/>
            <w:noProof/>
          </w:rPr>
          <w:t>stop being so stubborn.</w:t>
        </w:r>
        <w:r w:rsidRPr="00BE561C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BE561C">
        <w:rPr>
          <w:rFonts w:ascii="Trebuchet MS" w:hAnsi="Trebuchet MS"/>
          <w:noProof/>
        </w:rPr>
        <w:t xml:space="preserve"> </w:t>
      </w:r>
      <w:r w:rsidRPr="00BE561C">
        <w:rPr>
          <w:rFonts w:ascii="Trebuchet MS" w:hAnsi="Trebuchet MS"/>
          <w:b/>
          <w:noProof/>
        </w:rPr>
        <w:t xml:space="preserve">10:17 </w:t>
      </w:r>
      <w:r w:rsidRPr="00BE561C">
        <w:rPr>
          <w:rFonts w:ascii="Trebuchet MS" w:hAnsi="Trebuchet MS"/>
          <w:noProof/>
        </w:rPr>
        <w:t xml:space="preserve">For Jehovah </w:t>
      </w:r>
      <w:del w:id="147" w:author="Author">
        <w:r w:rsidRPr="00BE561C">
          <w:rPr>
            <w:rFonts w:ascii="Trebuchet MS" w:hAnsi="Trebuchet MS"/>
            <w:noProof/>
            <w:u w:val="dotted"/>
          </w:rPr>
          <w:delText>YOUR</w:delText>
        </w:r>
      </w:del>
      <w:ins w:id="148" w:author="Author">
        <w:r w:rsidRPr="00BE561C">
          <w:rPr>
            <w:rFonts w:ascii="Trebuchet MS" w:hAnsi="Trebuchet MS"/>
            <w:noProof/>
          </w:rPr>
          <w:t>your</w:t>
        </w:r>
      </w:ins>
      <w:r w:rsidRPr="00BE561C">
        <w:rPr>
          <w:rFonts w:ascii="Trebuchet MS" w:hAnsi="Trebuchet MS"/>
          <w:noProof/>
        </w:rPr>
        <w:t xml:space="preserve"> God is the God of gods and the Lord of lords, the God great, mighty</w:t>
      </w:r>
      <w:ins w:id="149" w:author="Author">
        <w:r w:rsidRPr="00BE561C">
          <w:rPr>
            <w:rFonts w:ascii="Trebuchet MS" w:hAnsi="Trebuchet MS"/>
            <w:noProof/>
          </w:rPr>
          <w:t>,</w:t>
        </w:r>
      </w:ins>
      <w:r w:rsidRPr="00BE561C">
        <w:rPr>
          <w:rFonts w:ascii="Trebuchet MS" w:hAnsi="Trebuchet MS"/>
          <w:noProof/>
        </w:rPr>
        <w:t xml:space="preserve"> and </w:t>
      </w:r>
      <w:del w:id="150" w:author="Author">
        <w:r w:rsidRPr="00BE561C">
          <w:rPr>
            <w:rFonts w:ascii="Trebuchet MS" w:hAnsi="Trebuchet MS"/>
            <w:noProof/>
          </w:rPr>
          <w:delText>fear</w:delText>
        </w:r>
      </w:del>
      <w:ins w:id="151" w:author="Author">
        <w:r w:rsidRPr="00BE561C">
          <w:rPr>
            <w:rFonts w:ascii="Trebuchet MS" w:hAnsi="Trebuchet MS"/>
            <w:noProof/>
          </w:rPr>
          <w:t>awe</w:t>
        </w:r>
      </w:ins>
      <w:r w:rsidRPr="00BE561C">
        <w:rPr>
          <w:rFonts w:ascii="Trebuchet MS" w:hAnsi="Trebuchet MS"/>
          <w:noProof/>
        </w:rPr>
        <w:t xml:space="preserve">-inspiring, who treats none with partiality </w:t>
      </w:r>
      <w:del w:id="152" w:author="Author">
        <w:r w:rsidRPr="00BE561C">
          <w:rPr>
            <w:rFonts w:ascii="Trebuchet MS" w:hAnsi="Trebuchet MS"/>
            <w:noProof/>
          </w:rPr>
          <w:delText>nor accepts</w:delText>
        </w:r>
      </w:del>
      <w:ins w:id="153" w:author="Author">
        <w:r w:rsidRPr="00BE561C">
          <w:rPr>
            <w:rFonts w:ascii="Trebuchet MS" w:hAnsi="Trebuchet MS"/>
            <w:noProof/>
          </w:rPr>
          <w:t>and does not accept</w:t>
        </w:r>
      </w:ins>
      <w:r w:rsidRPr="00BE561C">
        <w:rPr>
          <w:rFonts w:ascii="Trebuchet MS" w:hAnsi="Trebuchet MS"/>
          <w:noProof/>
        </w:rPr>
        <w:t xml:space="preserve"> a bribe</w:t>
      </w:r>
      <w:del w:id="154" w:author="Author">
        <w:r w:rsidRPr="00BE561C">
          <w:rPr>
            <w:rFonts w:ascii="Trebuchet MS" w:hAnsi="Trebuchet MS"/>
            <w:noProof/>
          </w:rPr>
          <w:delText>,</w:delText>
        </w:r>
      </w:del>
      <w:ins w:id="155" w:author="Author">
        <w:r w:rsidRPr="00BE561C">
          <w:rPr>
            <w:rFonts w:ascii="Trebuchet MS" w:hAnsi="Trebuchet MS"/>
            <w:noProof/>
          </w:rPr>
          <w:t>.</w:t>
        </w:r>
      </w:ins>
      <w:r w:rsidRPr="00BE561C">
        <w:rPr>
          <w:rFonts w:ascii="Trebuchet MS" w:hAnsi="Trebuchet MS"/>
          <w:noProof/>
        </w:rPr>
        <w:t xml:space="preserve"> </w:t>
      </w:r>
      <w:r w:rsidRPr="00BE561C">
        <w:rPr>
          <w:rFonts w:ascii="Trebuchet MS" w:hAnsi="Trebuchet MS"/>
          <w:b/>
          <w:noProof/>
        </w:rPr>
        <w:t xml:space="preserve">10:18 </w:t>
      </w:r>
      <w:del w:id="156" w:author="Author">
        <w:r w:rsidRPr="00BE561C">
          <w:rPr>
            <w:rFonts w:ascii="Trebuchet MS" w:hAnsi="Trebuchet MS"/>
            <w:noProof/>
          </w:rPr>
          <w:delText>executing judgment</w:delText>
        </w:r>
      </w:del>
      <w:ins w:id="157" w:author="Author">
        <w:r w:rsidRPr="00BE561C">
          <w:rPr>
            <w:rFonts w:ascii="Trebuchet MS" w:hAnsi="Trebuchet MS"/>
            <w:noProof/>
          </w:rPr>
          <w:t>He executes justice</w:t>
        </w:r>
      </w:ins>
      <w:r w:rsidRPr="00BE561C">
        <w:rPr>
          <w:rFonts w:ascii="Trebuchet MS" w:hAnsi="Trebuchet MS"/>
          <w:noProof/>
        </w:rPr>
        <w:t xml:space="preserve"> for the fatherless </w:t>
      </w:r>
      <w:del w:id="158" w:author="Author">
        <w:r w:rsidRPr="00BE561C">
          <w:rPr>
            <w:rFonts w:ascii="Trebuchet MS" w:hAnsi="Trebuchet MS"/>
            <w:noProof/>
          </w:rPr>
          <w:delText>boy</w:delText>
        </w:r>
      </w:del>
      <w:ins w:id="159" w:author="Author">
        <w:r w:rsidRPr="00BE561C">
          <w:rPr>
            <w:rFonts w:ascii="Trebuchet MS" w:hAnsi="Trebuchet MS"/>
            <w:noProof/>
          </w:rPr>
          <w:t>child</w:t>
        </w:r>
        <w:r w:rsidRPr="00BE561C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BE561C">
        <w:rPr>
          <w:rFonts w:ascii="Trebuchet MS" w:hAnsi="Trebuchet MS"/>
          <w:noProof/>
        </w:rPr>
        <w:t xml:space="preserve"> and the widow and </w:t>
      </w:r>
      <w:del w:id="162" w:author="Author">
        <w:r w:rsidRPr="00BE561C">
          <w:rPr>
            <w:rFonts w:ascii="Trebuchet MS" w:hAnsi="Trebuchet MS"/>
            <w:noProof/>
          </w:rPr>
          <w:delText>loving</w:delText>
        </w:r>
      </w:del>
      <w:ins w:id="163" w:author="Author">
        <w:r w:rsidRPr="00BE561C">
          <w:rPr>
            <w:rFonts w:ascii="Trebuchet MS" w:hAnsi="Trebuchet MS"/>
            <w:noProof/>
          </w:rPr>
          <w:t>loves</w:t>
        </w:r>
      </w:ins>
      <w:r w:rsidRPr="00BE561C">
        <w:rPr>
          <w:rFonts w:ascii="Trebuchet MS" w:hAnsi="Trebuchet MS"/>
          <w:noProof/>
        </w:rPr>
        <w:t xml:space="preserve"> the </w:t>
      </w:r>
      <w:del w:id="164" w:author="Author">
        <w:r w:rsidRPr="00BE561C">
          <w:rPr>
            <w:rFonts w:ascii="Trebuchet MS" w:hAnsi="Trebuchet MS"/>
            <w:noProof/>
          </w:rPr>
          <w:delText>alien</w:delText>
        </w:r>
      </w:del>
      <w:ins w:id="165" w:author="Author">
        <w:r w:rsidRPr="00BE561C">
          <w:rPr>
            <w:rFonts w:ascii="Trebuchet MS" w:hAnsi="Trebuchet MS"/>
            <w:noProof/>
          </w:rPr>
          <w:t>foreign</w:t>
        </w:r>
      </w:ins>
      <w:r w:rsidRPr="00BE561C">
        <w:rPr>
          <w:rFonts w:ascii="Trebuchet MS" w:hAnsi="Trebuchet MS"/>
          <w:noProof/>
        </w:rPr>
        <w:t xml:space="preserve"> resident</w:t>
      </w:r>
      <w:del w:id="166" w:author="Author">
        <w:r w:rsidRPr="00BE561C">
          <w:rPr>
            <w:rFonts w:ascii="Trebuchet MS" w:hAnsi="Trebuchet MS"/>
            <w:noProof/>
          </w:rPr>
          <w:delText xml:space="preserve"> so as to give</w:delText>
        </w:r>
      </w:del>
      <w:ins w:id="167" w:author="Author">
        <w:r w:rsidRPr="00BE561C">
          <w:rPr>
            <w:rFonts w:ascii="Trebuchet MS" w:hAnsi="Trebuchet MS"/>
            <w:noProof/>
          </w:rPr>
          <w:t>, giving</w:t>
        </w:r>
      </w:ins>
      <w:r w:rsidRPr="00BE561C">
        <w:rPr>
          <w:rFonts w:ascii="Trebuchet MS" w:hAnsi="Trebuchet MS"/>
          <w:noProof/>
        </w:rPr>
        <w:t xml:space="preserve"> him </w:t>
      </w:r>
      <w:del w:id="168" w:author="Author">
        <w:r w:rsidRPr="00BE561C">
          <w:rPr>
            <w:rFonts w:ascii="Trebuchet MS" w:hAnsi="Trebuchet MS"/>
            <w:noProof/>
          </w:rPr>
          <w:delText>bread</w:delText>
        </w:r>
      </w:del>
      <w:ins w:id="169" w:author="Author">
        <w:r w:rsidRPr="00BE561C">
          <w:rPr>
            <w:rFonts w:ascii="Trebuchet MS" w:hAnsi="Trebuchet MS"/>
            <w:noProof/>
          </w:rPr>
          <w:t>food</w:t>
        </w:r>
      </w:ins>
      <w:r w:rsidRPr="00BE561C">
        <w:rPr>
          <w:rFonts w:ascii="Trebuchet MS" w:hAnsi="Trebuchet MS"/>
          <w:noProof/>
        </w:rPr>
        <w:t xml:space="preserve"> and </w:t>
      </w:r>
      <w:del w:id="170" w:author="Author">
        <w:r w:rsidRPr="00BE561C">
          <w:rPr>
            <w:rFonts w:ascii="Trebuchet MS" w:hAnsi="Trebuchet MS"/>
            <w:noProof/>
          </w:rPr>
          <w:delText>a mantle</w:delText>
        </w:r>
      </w:del>
      <w:ins w:id="171" w:author="Author">
        <w:r w:rsidRPr="00BE561C">
          <w:rPr>
            <w:rFonts w:ascii="Trebuchet MS" w:hAnsi="Trebuchet MS"/>
            <w:noProof/>
          </w:rPr>
          <w:t>clothing</w:t>
        </w:r>
      </w:ins>
      <w:r w:rsidRPr="00BE561C">
        <w:rPr>
          <w:rFonts w:ascii="Trebuchet MS" w:hAnsi="Trebuchet MS"/>
          <w:noProof/>
        </w:rPr>
        <w:t xml:space="preserve">. </w:t>
      </w:r>
      <w:r w:rsidRPr="00BE561C">
        <w:rPr>
          <w:rFonts w:ascii="Trebuchet MS" w:hAnsi="Trebuchet MS"/>
          <w:b/>
          <w:noProof/>
        </w:rPr>
        <w:t xml:space="preserve">10:19 </w:t>
      </w:r>
      <w:del w:id="172" w:author="Author">
        <w:r w:rsidRPr="00BE561C">
          <w:rPr>
            <w:rFonts w:ascii="Trebuchet MS" w:hAnsi="Trebuchet MS"/>
            <w:noProof/>
          </w:rPr>
          <w:delText>Y</w:delText>
        </w:r>
        <w:r w:rsidRPr="00BE561C">
          <w:rPr>
            <w:rFonts w:ascii="Trebuchet MS" w:hAnsi="Trebuchet MS"/>
            <w:noProof/>
            <w:u w:val="dotted"/>
          </w:rPr>
          <w:delText>OU</w:delText>
        </w:r>
      </w:del>
      <w:ins w:id="173" w:author="Author">
        <w:r w:rsidRPr="00BE561C">
          <w:rPr>
            <w:rFonts w:ascii="Trebuchet MS" w:hAnsi="Trebuchet MS"/>
            <w:noProof/>
          </w:rPr>
          <w:t>You</w:t>
        </w:r>
      </w:ins>
      <w:r w:rsidRPr="00BE561C">
        <w:rPr>
          <w:rFonts w:ascii="Trebuchet MS" w:hAnsi="Trebuchet MS"/>
          <w:noProof/>
        </w:rPr>
        <w:t xml:space="preserve"> too must love the </w:t>
      </w:r>
      <w:del w:id="174" w:author="Author">
        <w:r w:rsidRPr="00BE561C">
          <w:rPr>
            <w:rFonts w:ascii="Trebuchet MS" w:hAnsi="Trebuchet MS"/>
            <w:noProof/>
          </w:rPr>
          <w:delText>alien</w:delText>
        </w:r>
      </w:del>
      <w:ins w:id="175" w:author="Author">
        <w:r w:rsidRPr="00BE561C">
          <w:rPr>
            <w:rFonts w:ascii="Trebuchet MS" w:hAnsi="Trebuchet MS"/>
            <w:noProof/>
          </w:rPr>
          <w:t>foreign</w:t>
        </w:r>
      </w:ins>
      <w:r w:rsidRPr="00BE561C">
        <w:rPr>
          <w:rFonts w:ascii="Trebuchet MS" w:hAnsi="Trebuchet MS"/>
          <w:noProof/>
        </w:rPr>
        <w:t xml:space="preserve"> resident, for </w:t>
      </w:r>
      <w:del w:id="176" w:author="Author">
        <w:r w:rsidRPr="00BE561C">
          <w:rPr>
            <w:rFonts w:ascii="Trebuchet MS" w:hAnsi="Trebuchet MS"/>
            <w:noProof/>
            <w:u w:val="dotted"/>
          </w:rPr>
          <w:delText>YOU</w:delText>
        </w:r>
      </w:del>
      <w:ins w:id="177" w:author="Author">
        <w:r w:rsidRPr="00BE561C">
          <w:rPr>
            <w:rFonts w:ascii="Trebuchet MS" w:hAnsi="Trebuchet MS"/>
            <w:noProof/>
          </w:rPr>
          <w:t>you</w:t>
        </w:r>
      </w:ins>
      <w:r w:rsidRPr="00BE561C">
        <w:rPr>
          <w:rFonts w:ascii="Trebuchet MS" w:hAnsi="Trebuchet MS"/>
          <w:noProof/>
        </w:rPr>
        <w:t xml:space="preserve"> became </w:t>
      </w:r>
      <w:del w:id="178" w:author="Author">
        <w:r w:rsidRPr="00BE561C">
          <w:rPr>
            <w:rFonts w:ascii="Trebuchet MS" w:hAnsi="Trebuchet MS"/>
            <w:noProof/>
          </w:rPr>
          <w:delText>alien</w:delText>
        </w:r>
      </w:del>
      <w:ins w:id="179" w:author="Author">
        <w:r w:rsidRPr="00BE561C">
          <w:rPr>
            <w:rFonts w:ascii="Trebuchet MS" w:hAnsi="Trebuchet MS"/>
            <w:noProof/>
          </w:rPr>
          <w:t>foreign</w:t>
        </w:r>
      </w:ins>
      <w:r w:rsidRPr="00BE561C">
        <w:rPr>
          <w:rFonts w:ascii="Trebuchet MS" w:hAnsi="Trebuchet MS"/>
          <w:noProof/>
        </w:rPr>
        <w:t xml:space="preserve"> residents in the land of Egypt.</w:t>
      </w:r>
    </w:p>
    <w:p w:rsidR="008956A7" w:rsidRPr="00BE561C" w:rsidRDefault="008956A7" w:rsidP="008956A7">
      <w:pPr>
        <w:rPr>
          <w:rFonts w:ascii="Trebuchet MS" w:hAnsi="Trebuchet MS"/>
          <w:noProof/>
        </w:rPr>
      </w:pPr>
      <w:r w:rsidRPr="00BE561C">
        <w:rPr>
          <w:rFonts w:ascii="Trebuchet MS" w:hAnsi="Trebuchet MS"/>
          <w:b/>
        </w:rPr>
        <w:t xml:space="preserve">10:20 </w:t>
      </w:r>
      <w:r w:rsidRPr="00BE561C">
        <w:rPr>
          <w:rFonts w:ascii="Trebuchet MS" w:hAnsi="Trebuchet MS"/>
          <w:noProof/>
        </w:rPr>
        <w:t>“Jehovah your God you should fear</w:t>
      </w:r>
      <w:del w:id="180" w:author="Author">
        <w:r w:rsidRPr="00BE561C">
          <w:rPr>
            <w:rFonts w:ascii="Trebuchet MS" w:hAnsi="Trebuchet MS"/>
            <w:noProof/>
          </w:rPr>
          <w:delText>. Him</w:delText>
        </w:r>
      </w:del>
      <w:ins w:id="181" w:author="Author">
        <w:r w:rsidRPr="00BE561C">
          <w:rPr>
            <w:rFonts w:ascii="Trebuchet MS" w:hAnsi="Trebuchet MS"/>
            <w:noProof/>
          </w:rPr>
          <w:t>, him</w:t>
        </w:r>
      </w:ins>
      <w:r w:rsidRPr="00BE561C">
        <w:rPr>
          <w:rFonts w:ascii="Trebuchet MS" w:hAnsi="Trebuchet MS"/>
          <w:noProof/>
        </w:rPr>
        <w:t xml:space="preserve"> you should serve, </w:t>
      </w:r>
      <w:del w:id="182" w:author="Author">
        <w:r w:rsidRPr="00BE561C">
          <w:rPr>
            <w:rFonts w:ascii="Trebuchet MS" w:hAnsi="Trebuchet MS"/>
            <w:noProof/>
          </w:rPr>
          <w:delText xml:space="preserve">and </w:delText>
        </w:r>
      </w:del>
      <w:r w:rsidRPr="00BE561C">
        <w:rPr>
          <w:rFonts w:ascii="Trebuchet MS" w:hAnsi="Trebuchet MS"/>
          <w:noProof/>
        </w:rPr>
        <w:t xml:space="preserve">to him you should cling, and by his name you should </w:t>
      </w:r>
      <w:del w:id="183" w:author="Author">
        <w:r w:rsidRPr="00BE561C">
          <w:rPr>
            <w:rFonts w:ascii="Trebuchet MS" w:hAnsi="Trebuchet MS"/>
            <w:noProof/>
          </w:rPr>
          <w:delText>make sworn statements</w:delText>
        </w:r>
      </w:del>
      <w:ins w:id="184" w:author="Author">
        <w:r w:rsidRPr="00BE561C">
          <w:rPr>
            <w:rFonts w:ascii="Trebuchet MS" w:hAnsi="Trebuchet MS"/>
            <w:noProof/>
          </w:rPr>
          <w:t>swear</w:t>
        </w:r>
      </w:ins>
      <w:r w:rsidRPr="00BE561C">
        <w:rPr>
          <w:rFonts w:ascii="Trebuchet MS" w:hAnsi="Trebuchet MS"/>
          <w:noProof/>
        </w:rPr>
        <w:t xml:space="preserve">. </w:t>
      </w:r>
      <w:r w:rsidRPr="00BE561C">
        <w:rPr>
          <w:rFonts w:ascii="Trebuchet MS" w:hAnsi="Trebuchet MS"/>
          <w:b/>
          <w:noProof/>
        </w:rPr>
        <w:t xml:space="preserve">10:21 </w:t>
      </w:r>
      <w:r w:rsidRPr="00BE561C">
        <w:rPr>
          <w:rFonts w:ascii="Trebuchet MS" w:hAnsi="Trebuchet MS"/>
          <w:noProof/>
        </w:rPr>
        <w:t xml:space="preserve">He is the One </w:t>
      </w:r>
      <w:del w:id="185" w:author="Author">
        <w:r w:rsidRPr="00BE561C">
          <w:rPr>
            <w:rFonts w:ascii="Trebuchet MS" w:hAnsi="Trebuchet MS"/>
            <w:noProof/>
          </w:rPr>
          <w:delText xml:space="preserve">for </w:delText>
        </w:r>
      </w:del>
      <w:r w:rsidRPr="00BE561C">
        <w:rPr>
          <w:rFonts w:ascii="Trebuchet MS" w:hAnsi="Trebuchet MS"/>
          <w:noProof/>
        </w:rPr>
        <w:t xml:space="preserve">you </w:t>
      </w:r>
      <w:ins w:id="186" w:author="Author">
        <w:r w:rsidRPr="00BE561C">
          <w:rPr>
            <w:rFonts w:ascii="Trebuchet MS" w:hAnsi="Trebuchet MS"/>
            <w:noProof/>
          </w:rPr>
          <w:t xml:space="preserve">are </w:t>
        </w:r>
      </w:ins>
      <w:r w:rsidRPr="00BE561C">
        <w:rPr>
          <w:rFonts w:ascii="Trebuchet MS" w:hAnsi="Trebuchet MS"/>
          <w:noProof/>
        </w:rPr>
        <w:t>to praise</w:t>
      </w:r>
      <w:del w:id="187" w:author="Author">
        <w:r w:rsidRPr="00BE561C">
          <w:rPr>
            <w:rFonts w:ascii="Trebuchet MS" w:hAnsi="Trebuchet MS"/>
            <w:noProof/>
          </w:rPr>
          <w:delText>, and he</w:delText>
        </w:r>
      </w:del>
      <w:ins w:id="188" w:author="Author">
        <w:r w:rsidRPr="00BE561C">
          <w:rPr>
            <w:rFonts w:ascii="Trebuchet MS" w:hAnsi="Trebuchet MS"/>
            <w:noProof/>
          </w:rPr>
          <w:t>. He</w:t>
        </w:r>
      </w:ins>
      <w:r w:rsidRPr="00BE561C">
        <w:rPr>
          <w:rFonts w:ascii="Trebuchet MS" w:hAnsi="Trebuchet MS"/>
          <w:noProof/>
        </w:rPr>
        <w:t xml:space="preserve"> is your God, who has done </w:t>
      </w:r>
      <w:del w:id="189" w:author="Author">
        <w:r w:rsidRPr="00BE561C">
          <w:rPr>
            <w:rFonts w:ascii="Trebuchet MS" w:hAnsi="Trebuchet MS"/>
            <w:noProof/>
          </w:rPr>
          <w:delText>with you</w:delText>
        </w:r>
      </w:del>
      <w:ins w:id="190" w:author="Author">
        <w:r w:rsidRPr="00BE561C">
          <w:rPr>
            <w:rFonts w:ascii="Trebuchet MS" w:hAnsi="Trebuchet MS"/>
            <w:noProof/>
          </w:rPr>
          <w:t>all</w:t>
        </w:r>
      </w:ins>
      <w:r w:rsidRPr="00BE561C">
        <w:rPr>
          <w:rFonts w:ascii="Trebuchet MS" w:hAnsi="Trebuchet MS"/>
          <w:noProof/>
        </w:rPr>
        <w:t xml:space="preserve"> these great and </w:t>
      </w:r>
      <w:del w:id="191" w:author="Author">
        <w:r w:rsidRPr="00BE561C">
          <w:rPr>
            <w:rFonts w:ascii="Trebuchet MS" w:hAnsi="Trebuchet MS"/>
            <w:noProof/>
          </w:rPr>
          <w:delText>fear</w:delText>
        </w:r>
      </w:del>
      <w:ins w:id="192" w:author="Author">
        <w:r w:rsidRPr="00BE561C">
          <w:rPr>
            <w:rFonts w:ascii="Trebuchet MS" w:hAnsi="Trebuchet MS"/>
            <w:noProof/>
          </w:rPr>
          <w:t>awe</w:t>
        </w:r>
      </w:ins>
      <w:r w:rsidRPr="00BE561C">
        <w:rPr>
          <w:rFonts w:ascii="Trebuchet MS" w:hAnsi="Trebuchet MS"/>
          <w:noProof/>
        </w:rPr>
        <w:t xml:space="preserve">-inspiring things </w:t>
      </w:r>
      <w:ins w:id="193" w:author="Author">
        <w:r w:rsidRPr="00BE561C">
          <w:rPr>
            <w:rFonts w:ascii="Trebuchet MS" w:hAnsi="Trebuchet MS"/>
            <w:noProof/>
          </w:rPr>
          <w:t xml:space="preserve">for you </w:t>
        </w:r>
      </w:ins>
      <w:r w:rsidRPr="00BE561C">
        <w:rPr>
          <w:rFonts w:ascii="Trebuchet MS" w:hAnsi="Trebuchet MS"/>
          <w:noProof/>
        </w:rPr>
        <w:t xml:space="preserve">that your </w:t>
      </w:r>
      <w:ins w:id="194" w:author="Author">
        <w:r w:rsidRPr="00BE561C">
          <w:rPr>
            <w:rFonts w:ascii="Trebuchet MS" w:hAnsi="Trebuchet MS"/>
            <w:noProof/>
          </w:rPr>
          <w:t xml:space="preserve">own </w:t>
        </w:r>
      </w:ins>
      <w:r w:rsidRPr="00BE561C">
        <w:rPr>
          <w:rFonts w:ascii="Trebuchet MS" w:hAnsi="Trebuchet MS"/>
          <w:noProof/>
        </w:rPr>
        <w:t xml:space="preserve">eyes have seen. </w:t>
      </w:r>
      <w:r w:rsidRPr="00BE561C">
        <w:rPr>
          <w:rFonts w:ascii="Trebuchet MS" w:hAnsi="Trebuchet MS"/>
          <w:b/>
          <w:noProof/>
        </w:rPr>
        <w:t xml:space="preserve">10:22 </w:t>
      </w:r>
      <w:r w:rsidRPr="00BE561C">
        <w:rPr>
          <w:rFonts w:ascii="Trebuchet MS" w:hAnsi="Trebuchet MS"/>
          <w:noProof/>
        </w:rPr>
        <w:t xml:space="preserve">With </w:t>
      </w:r>
      <w:del w:id="195" w:author="Author">
        <w:r w:rsidRPr="00BE561C">
          <w:rPr>
            <w:rFonts w:ascii="Trebuchet MS" w:hAnsi="Trebuchet MS"/>
            <w:noProof/>
          </w:rPr>
          <w:delText>seventy souls</w:delText>
        </w:r>
      </w:del>
      <w:ins w:id="196" w:author="Author">
        <w:r w:rsidRPr="00BE561C">
          <w:rPr>
            <w:rFonts w:ascii="Trebuchet MS" w:hAnsi="Trebuchet MS"/>
            <w:noProof/>
          </w:rPr>
          <w:t>70 people</w:t>
        </w:r>
        <w:r w:rsidRPr="00BE561C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BE561C">
        <w:rPr>
          <w:rFonts w:ascii="Trebuchet MS" w:hAnsi="Trebuchet MS"/>
          <w:noProof/>
        </w:rPr>
        <w:t xml:space="preserve"> your forefathers went down into Egypt, and now Jehovah your God has </w:t>
      </w:r>
      <w:del w:id="199" w:author="Author">
        <w:r w:rsidRPr="00BE561C">
          <w:rPr>
            <w:rFonts w:ascii="Trebuchet MS" w:hAnsi="Trebuchet MS"/>
            <w:noProof/>
          </w:rPr>
          <w:delText>constituted</w:delText>
        </w:r>
      </w:del>
      <w:ins w:id="200" w:author="Author">
        <w:r w:rsidRPr="00BE561C">
          <w:rPr>
            <w:rFonts w:ascii="Trebuchet MS" w:hAnsi="Trebuchet MS"/>
            <w:noProof/>
          </w:rPr>
          <w:t>made</w:t>
        </w:r>
      </w:ins>
      <w:r w:rsidRPr="00BE561C">
        <w:rPr>
          <w:rFonts w:ascii="Trebuchet MS" w:hAnsi="Trebuchet MS"/>
          <w:noProof/>
        </w:rPr>
        <w:t xml:space="preserve"> you </w:t>
      </w:r>
      <w:del w:id="201" w:author="Author">
        <w:r w:rsidRPr="00BE561C">
          <w:rPr>
            <w:rFonts w:ascii="Trebuchet MS" w:hAnsi="Trebuchet MS"/>
            <w:noProof/>
          </w:rPr>
          <w:delText>like</w:delText>
        </w:r>
      </w:del>
      <w:ins w:id="202" w:author="Author">
        <w:r w:rsidRPr="00BE561C">
          <w:rPr>
            <w:rFonts w:ascii="Trebuchet MS" w:hAnsi="Trebuchet MS"/>
            <w:noProof/>
          </w:rPr>
          <w:t>as numerous as</w:t>
        </w:r>
      </w:ins>
      <w:r w:rsidRPr="00BE561C">
        <w:rPr>
          <w:rFonts w:ascii="Trebuchet MS" w:hAnsi="Trebuchet MS"/>
          <w:noProof/>
        </w:rPr>
        <w:t xml:space="preserve"> the stars of the heavens</w:t>
      </w:r>
      <w:del w:id="203" w:author="Author">
        <w:r w:rsidRPr="00BE561C">
          <w:rPr>
            <w:rFonts w:ascii="Trebuchet MS" w:hAnsi="Trebuchet MS"/>
            <w:noProof/>
          </w:rPr>
          <w:delText xml:space="preserve"> for multitude</w:delText>
        </w:r>
      </w:del>
      <w:r w:rsidRPr="00BE561C">
        <w:rPr>
          <w:rFonts w:ascii="Trebuchet MS" w:hAnsi="Trebuchet MS"/>
          <w:noProof/>
        </w:rPr>
        <w:t>.</w:t>
      </w:r>
    </w:p>
    <w:p w:rsidR="008956A7" w:rsidRPr="00BE561C" w:rsidRDefault="008956A7" w:rsidP="008956A7">
      <w:pPr>
        <w:rPr>
          <w:rFonts w:ascii="Trebuchet MS" w:hAnsi="Trebuchet MS"/>
          <w:b/>
        </w:rPr>
      </w:pPr>
    </w:p>
    <w:p w:rsidR="00762BCB" w:rsidRPr="008956A7" w:rsidRDefault="00762BCB" w:rsidP="008956A7"/>
    <w:sectPr w:rsidR="00762BCB" w:rsidRPr="008956A7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1010" w:rsidRDefault="00401010">
      <w:r>
        <w:separator/>
      </w:r>
    </w:p>
  </w:endnote>
  <w:endnote w:type="continuationSeparator" w:id="0">
    <w:p w:rsidR="00401010" w:rsidRDefault="00401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1010" w:rsidRDefault="00401010">
      <w:r>
        <w:separator/>
      </w:r>
    </w:p>
  </w:footnote>
  <w:footnote w:type="continuationSeparator" w:id="0">
    <w:p w:rsidR="00401010" w:rsidRDefault="00401010">
      <w:r>
        <w:continuationSeparator/>
      </w:r>
    </w:p>
  </w:footnote>
  <w:footnote w:id="1">
    <w:p w:rsidR="008956A7" w:rsidRPr="00BE561C" w:rsidRDefault="008956A7" w:rsidP="00BE561C">
      <w:pPr>
        <w:pStyle w:val="FootnoteText"/>
        <w:spacing w:after="96"/>
        <w:ind w:firstLine="288"/>
        <w:rPr>
          <w:ins w:id="9" w:author="Author"/>
        </w:rPr>
      </w:pPr>
      <w:ins w:id="10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10:1 </w:t>
        </w:r>
        <w:r w:rsidRPr="00BE561C">
          <w:t>Or “chest.”</w:t>
        </w:r>
      </w:ins>
    </w:p>
  </w:footnote>
  <w:footnote w:id="2">
    <w:p w:rsidR="008956A7" w:rsidRPr="00BE561C" w:rsidRDefault="008956A7" w:rsidP="00BE561C">
      <w:pPr>
        <w:pStyle w:val="FootnoteText"/>
        <w:spacing w:after="96"/>
        <w:ind w:firstLine="288"/>
        <w:rPr>
          <w:ins w:id="29" w:author="Author"/>
        </w:rPr>
      </w:pPr>
      <w:ins w:id="30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10:4 </w:t>
        </w:r>
        <w:r w:rsidRPr="00BE561C">
          <w:t>Lit., “the Ten Words.” Also known as the Decalogue.</w:t>
        </w:r>
      </w:ins>
    </w:p>
  </w:footnote>
  <w:footnote w:id="3">
    <w:p w:rsidR="008956A7" w:rsidRPr="00BE561C" w:rsidRDefault="008956A7" w:rsidP="00BE561C">
      <w:pPr>
        <w:pStyle w:val="FootnoteText"/>
        <w:spacing w:after="96"/>
        <w:ind w:firstLine="288"/>
        <w:rPr>
          <w:ins w:id="38" w:author="Author"/>
        </w:rPr>
      </w:pPr>
      <w:ins w:id="39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10:4 </w:t>
        </w:r>
        <w:r w:rsidRPr="00BE561C">
          <w:t>Or “congregation.”</w:t>
        </w:r>
      </w:ins>
    </w:p>
  </w:footnote>
  <w:footnote w:id="4">
    <w:p w:rsidR="008956A7" w:rsidRPr="00BE561C" w:rsidRDefault="008956A7" w:rsidP="00BE561C">
      <w:pPr>
        <w:pStyle w:val="FootnoteText"/>
        <w:spacing w:after="96"/>
        <w:ind w:firstLine="288"/>
        <w:rPr>
          <w:ins w:id="64" w:author="Author"/>
        </w:rPr>
      </w:pPr>
      <w:ins w:id="65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10:7 </w:t>
        </w:r>
        <w:r w:rsidRPr="00BE561C">
          <w:t>Or “wadis of water.”</w:t>
        </w:r>
      </w:ins>
    </w:p>
  </w:footnote>
  <w:footnote w:id="5">
    <w:p w:rsidR="008956A7" w:rsidRPr="00BE561C" w:rsidRDefault="008956A7" w:rsidP="00BE561C">
      <w:pPr>
        <w:pStyle w:val="FootnoteText"/>
        <w:spacing w:after="96"/>
        <w:ind w:firstLine="288"/>
        <w:rPr>
          <w:ins w:id="110" w:author="Author"/>
        </w:rPr>
      </w:pPr>
      <w:ins w:id="111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10:12 </w:t>
        </w:r>
        <w:r w:rsidRPr="00BE561C">
          <w:t>See Glossary.</w:t>
        </w:r>
      </w:ins>
    </w:p>
  </w:footnote>
  <w:footnote w:id="6">
    <w:p w:rsidR="008956A7" w:rsidRPr="00BE561C" w:rsidRDefault="008956A7" w:rsidP="00BE561C">
      <w:pPr>
        <w:pStyle w:val="FootnoteText"/>
        <w:spacing w:after="96"/>
        <w:ind w:firstLine="288"/>
        <w:rPr>
          <w:ins w:id="122" w:author="Author"/>
        </w:rPr>
      </w:pPr>
      <w:ins w:id="123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10:14 </w:t>
        </w:r>
        <w:r w:rsidRPr="00BE561C">
          <w:t>Or “the highest heavens.”</w:t>
        </w:r>
      </w:ins>
    </w:p>
  </w:footnote>
  <w:footnote w:id="7">
    <w:p w:rsidR="008956A7" w:rsidRPr="00BE561C" w:rsidRDefault="008956A7" w:rsidP="00BE561C">
      <w:pPr>
        <w:pStyle w:val="FootnoteText"/>
        <w:spacing w:after="96"/>
        <w:ind w:firstLine="288"/>
        <w:rPr>
          <w:ins w:id="141" w:author="Author"/>
        </w:rPr>
      </w:pPr>
      <w:ins w:id="142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10:16 </w:t>
        </w:r>
        <w:r w:rsidRPr="00BE561C">
          <w:t>Lit., “circumcise the foreskin of.”</w:t>
        </w:r>
      </w:ins>
    </w:p>
  </w:footnote>
  <w:footnote w:id="8">
    <w:p w:rsidR="008956A7" w:rsidRPr="00BE561C" w:rsidRDefault="008956A7" w:rsidP="00BE561C">
      <w:pPr>
        <w:pStyle w:val="FootnoteText"/>
        <w:spacing w:after="96"/>
        <w:ind w:firstLine="288"/>
        <w:rPr>
          <w:ins w:id="145" w:author="Author"/>
        </w:rPr>
      </w:pPr>
      <w:ins w:id="146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10:16 </w:t>
        </w:r>
        <w:r w:rsidRPr="00BE561C">
          <w:t>Lit., “and do not harden your neck any longer.”</w:t>
        </w:r>
      </w:ins>
    </w:p>
  </w:footnote>
  <w:footnote w:id="9">
    <w:p w:rsidR="008956A7" w:rsidRPr="00BE561C" w:rsidRDefault="008956A7" w:rsidP="00BE561C">
      <w:pPr>
        <w:pStyle w:val="FootnoteText"/>
        <w:spacing w:after="96"/>
        <w:ind w:firstLine="288"/>
        <w:rPr>
          <w:ins w:id="160" w:author="Author"/>
        </w:rPr>
      </w:pPr>
      <w:ins w:id="161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10:18 </w:t>
        </w:r>
        <w:r w:rsidRPr="00BE561C">
          <w:t>Or “the orphan.”</w:t>
        </w:r>
      </w:ins>
    </w:p>
  </w:footnote>
  <w:footnote w:id="10">
    <w:p w:rsidR="008956A7" w:rsidRPr="00BE561C" w:rsidRDefault="008956A7" w:rsidP="00BE561C">
      <w:pPr>
        <w:pStyle w:val="FootnoteText"/>
        <w:spacing w:after="96"/>
        <w:ind w:firstLine="288"/>
        <w:rPr>
          <w:ins w:id="197" w:author="Author"/>
        </w:rPr>
      </w:pPr>
      <w:ins w:id="198" w:author="Author">
        <w:r w:rsidRPr="00BE561C">
          <w:rPr>
            <w:rStyle w:val="FootnoteReference"/>
          </w:rPr>
          <w:footnoteRef/>
        </w:r>
        <w:r w:rsidRPr="00BE561C">
          <w:t xml:space="preserve"> </w:t>
        </w:r>
        <w:r w:rsidRPr="00BE561C">
          <w:rPr>
            <w:b/>
          </w:rPr>
          <w:t xml:space="preserve">10:22 </w:t>
        </w:r>
        <w:r w:rsidRPr="00BE561C">
          <w:t>Or “souls.”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F5241">
        <w:t>Deuteronomy Chapter 10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F5241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F5241">
      <w:rPr>
        <w:noProof/>
        <w:snapToGrid w:val="0"/>
      </w:rPr>
      <w:t>Deuteronomy 10.Revised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BF5241">
        <w:t>Deuteronomy Chapter 10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F5241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F5241">
      <w:rPr>
        <w:noProof/>
        <w:snapToGrid w:val="0"/>
      </w:rPr>
      <w:t>Deuteronomy 10.Revised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F5241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F524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F5241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F5241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10"/>
    <w:rsid w:val="00245EDD"/>
    <w:rsid w:val="0026230D"/>
    <w:rsid w:val="002B524D"/>
    <w:rsid w:val="002C00A8"/>
    <w:rsid w:val="00310508"/>
    <w:rsid w:val="003B380B"/>
    <w:rsid w:val="00401010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956A7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BF5241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10D2580-9D1D-4EDB-BA04-0ED9E2B01879}"/>
  <w:attachedTemplate r:id="R14274275ae654e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956A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56A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956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14274275ae654e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789</ap:Words>
  <ap:Characters>3378</ap:Characters>
  <ap:Application>Microsoft Office Word</ap:Application>
  <ap:DocSecurity>0</ap:DocSecurity>
  <ap:Lines>57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4160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10</dc:title>
  <dc:subject/>
  <dc:creator>Matthew Calleja</dc:creator>
  <cp:keywords/>
  <dc:description/>
  <cp:lastModifiedBy>Calleja, Matthew</cp:lastModifiedBy>
  <cp:revision>3</cp:revision>
  <dcterms:created xsi:type="dcterms:W3CDTF">2020-11-30T15:38:00Z</dcterms:created>
  <dcterms:modified xsi:type="dcterms:W3CDTF">2020-11-30T15:38:00Z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10.docx</vt:lpwstr>
  </property>
  <property fmtid="{D5CDD505-2E9C-101B-9397-08002B2CF9AE}" pid="9" name="_TranslationDocumentId">
    <vt:i4>19493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5010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