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E3F" w:rsidRPr="00022B1D" w:rsidRDefault="001F5E3F" w:rsidP="001F5E3F">
      <w:pPr>
        <w:rPr>
          <w:rFonts w:ascii="Trebuchet MS" w:hAnsi="Trebuchet MS"/>
          <w:noProof/>
        </w:rPr>
      </w:pPr>
      <w:bookmarkStart w:id="0" w:name="_GoBack"/>
      <w:bookmarkEnd w:id="0"/>
      <w:r w:rsidRPr="00022B1D">
        <w:rPr>
          <w:rFonts w:ascii="Trebuchet MS" w:hAnsi="Trebuchet MS"/>
          <w:b/>
        </w:rPr>
        <w:t xml:space="preserve">22:1 </w:t>
      </w:r>
      <w:r w:rsidRPr="00022B1D">
        <w:rPr>
          <w:rFonts w:ascii="Trebuchet MS" w:hAnsi="Trebuchet MS"/>
          <w:noProof/>
        </w:rPr>
        <w:t>“</w:t>
      </w:r>
      <w:del w:id="1" w:author="Author">
        <w:r w:rsidRPr="00022B1D">
          <w:rPr>
            <w:rFonts w:ascii="Trebuchet MS" w:hAnsi="Trebuchet MS"/>
            <w:noProof/>
          </w:rPr>
          <w:delText>You must not</w:delText>
        </w:r>
      </w:del>
      <w:ins w:id="2" w:author="Author">
        <w:r w:rsidRPr="00022B1D">
          <w:rPr>
            <w:rFonts w:ascii="Trebuchet MS" w:hAnsi="Trebuchet MS"/>
            <w:noProof/>
          </w:rPr>
          <w:t>If you</w:t>
        </w:r>
      </w:ins>
      <w:r w:rsidRPr="00022B1D">
        <w:rPr>
          <w:rFonts w:ascii="Trebuchet MS" w:hAnsi="Trebuchet MS"/>
          <w:noProof/>
        </w:rPr>
        <w:t xml:space="preserve"> see </w:t>
      </w:r>
      <w:del w:id="3" w:author="Author">
        <w:r w:rsidRPr="00022B1D">
          <w:rPr>
            <w:rFonts w:ascii="Trebuchet MS" w:hAnsi="Trebuchet MS"/>
            <w:noProof/>
          </w:rPr>
          <w:delText>the</w:delText>
        </w:r>
      </w:del>
      <w:ins w:id="4" w:author="Author">
        <w:r w:rsidRPr="00022B1D">
          <w:rPr>
            <w:rFonts w:ascii="Trebuchet MS" w:hAnsi="Trebuchet MS"/>
            <w:noProof/>
          </w:rPr>
          <w:t>your brother’s</w:t>
        </w:r>
      </w:ins>
      <w:r w:rsidRPr="00022B1D">
        <w:rPr>
          <w:rFonts w:ascii="Trebuchet MS" w:hAnsi="Trebuchet MS"/>
          <w:noProof/>
        </w:rPr>
        <w:t xml:space="preserve"> bull </w:t>
      </w:r>
      <w:del w:id="5" w:author="Author">
        <w:r w:rsidRPr="00022B1D">
          <w:rPr>
            <w:rFonts w:ascii="Trebuchet MS" w:hAnsi="Trebuchet MS"/>
            <w:noProof/>
          </w:rPr>
          <w:delText xml:space="preserve">of your brother </w:delText>
        </w:r>
      </w:del>
      <w:r w:rsidRPr="00022B1D">
        <w:rPr>
          <w:rFonts w:ascii="Trebuchet MS" w:hAnsi="Trebuchet MS"/>
          <w:noProof/>
        </w:rPr>
        <w:t xml:space="preserve">or his sheep </w:t>
      </w:r>
      <w:del w:id="6" w:author="Author">
        <w:r w:rsidRPr="00022B1D">
          <w:rPr>
            <w:rFonts w:ascii="Trebuchet MS" w:hAnsi="Trebuchet MS"/>
            <w:noProof/>
          </w:rPr>
          <w:delText xml:space="preserve">straying about and </w:delText>
        </w:r>
      </w:del>
      <w:ins w:id="7" w:author="Author">
        <w:r w:rsidRPr="00022B1D">
          <w:rPr>
            <w:rFonts w:ascii="Trebuchet MS" w:hAnsi="Trebuchet MS"/>
            <w:noProof/>
          </w:rPr>
          <w:t xml:space="preserve">going astray, do not </w:t>
        </w:r>
      </w:ins>
      <w:r w:rsidRPr="00022B1D">
        <w:rPr>
          <w:rFonts w:ascii="Trebuchet MS" w:hAnsi="Trebuchet MS"/>
          <w:noProof/>
        </w:rPr>
        <w:t xml:space="preserve">deliberately </w:t>
      </w:r>
      <w:del w:id="8" w:author="Author">
        <w:r w:rsidRPr="00022B1D">
          <w:rPr>
            <w:rFonts w:ascii="Trebuchet MS" w:hAnsi="Trebuchet MS"/>
            <w:noProof/>
          </w:rPr>
          <w:delText>withdraw from them.</w:delText>
        </w:r>
      </w:del>
      <w:ins w:id="9" w:author="Author">
        <w:r w:rsidRPr="00022B1D">
          <w:rPr>
            <w:rFonts w:ascii="Trebuchet MS" w:hAnsi="Trebuchet MS"/>
            <w:noProof/>
          </w:rPr>
          <w:t>ignore it.</w:t>
        </w:r>
      </w:ins>
      <w:r w:rsidRPr="00022B1D">
        <w:rPr>
          <w:rFonts w:ascii="Trebuchet MS" w:hAnsi="Trebuchet MS"/>
          <w:noProof/>
        </w:rPr>
        <w:t xml:space="preserve"> You should </w:t>
      </w:r>
      <w:del w:id="10" w:author="Author">
        <w:r w:rsidRPr="00022B1D">
          <w:rPr>
            <w:rFonts w:ascii="Trebuchet MS" w:hAnsi="Trebuchet MS"/>
            <w:noProof/>
          </w:rPr>
          <w:delText>by all means</w:delText>
        </w:r>
      </w:del>
      <w:ins w:id="11" w:author="Author">
        <w:r w:rsidRPr="00022B1D">
          <w:rPr>
            <w:rFonts w:ascii="Trebuchet MS" w:hAnsi="Trebuchet MS"/>
            <w:noProof/>
          </w:rPr>
          <w:t>without fail</w:t>
        </w:r>
      </w:ins>
      <w:r w:rsidRPr="00022B1D">
        <w:rPr>
          <w:rFonts w:ascii="Trebuchet MS" w:hAnsi="Trebuchet MS"/>
          <w:noProof/>
        </w:rPr>
        <w:t xml:space="preserve"> lead </w:t>
      </w:r>
      <w:del w:id="12" w:author="Author">
        <w:r w:rsidRPr="00022B1D">
          <w:rPr>
            <w:rFonts w:ascii="Trebuchet MS" w:hAnsi="Trebuchet MS"/>
            <w:noProof/>
          </w:rPr>
          <w:delText>them</w:delText>
        </w:r>
      </w:del>
      <w:ins w:id="13" w:author="Author">
        <w:r w:rsidRPr="00022B1D">
          <w:rPr>
            <w:rFonts w:ascii="Trebuchet MS" w:hAnsi="Trebuchet MS"/>
            <w:noProof/>
          </w:rPr>
          <w:t>it</w:t>
        </w:r>
      </w:ins>
      <w:r w:rsidRPr="00022B1D">
        <w:rPr>
          <w:rFonts w:ascii="Trebuchet MS" w:hAnsi="Trebuchet MS"/>
          <w:noProof/>
        </w:rPr>
        <w:t xml:space="preserve"> back to your brother. </w:t>
      </w:r>
      <w:r w:rsidRPr="00022B1D">
        <w:rPr>
          <w:rFonts w:ascii="Trebuchet MS" w:hAnsi="Trebuchet MS"/>
          <w:b/>
          <w:noProof/>
        </w:rPr>
        <w:t xml:space="preserve">22:2 </w:t>
      </w:r>
      <w:del w:id="14" w:author="Author">
        <w:r w:rsidRPr="00022B1D">
          <w:rPr>
            <w:rFonts w:ascii="Trebuchet MS" w:hAnsi="Trebuchet MS"/>
            <w:noProof/>
          </w:rPr>
          <w:delText>And</w:delText>
        </w:r>
      </w:del>
      <w:ins w:id="15" w:author="Author">
        <w:r w:rsidRPr="00022B1D">
          <w:rPr>
            <w:rFonts w:ascii="Trebuchet MS" w:hAnsi="Trebuchet MS"/>
            <w:noProof/>
          </w:rPr>
          <w:t>But</w:t>
        </w:r>
      </w:ins>
      <w:r w:rsidRPr="00022B1D">
        <w:rPr>
          <w:rFonts w:ascii="Trebuchet MS" w:hAnsi="Trebuchet MS"/>
          <w:noProof/>
        </w:rPr>
        <w:t xml:space="preserve"> if your brother </w:t>
      </w:r>
      <w:del w:id="16" w:author="Author">
        <w:r w:rsidRPr="00022B1D">
          <w:rPr>
            <w:rFonts w:ascii="Trebuchet MS" w:hAnsi="Trebuchet MS"/>
            <w:noProof/>
          </w:rPr>
          <w:delText>is</w:delText>
        </w:r>
      </w:del>
      <w:ins w:id="17" w:author="Author">
        <w:r w:rsidRPr="00022B1D">
          <w:rPr>
            <w:rFonts w:ascii="Trebuchet MS" w:hAnsi="Trebuchet MS"/>
            <w:noProof/>
          </w:rPr>
          <w:t>does</w:t>
        </w:r>
      </w:ins>
      <w:r w:rsidRPr="00022B1D">
        <w:rPr>
          <w:rFonts w:ascii="Trebuchet MS" w:hAnsi="Trebuchet MS"/>
          <w:noProof/>
        </w:rPr>
        <w:t xml:space="preserve"> not </w:t>
      </w:r>
      <w:ins w:id="18" w:author="Author">
        <w:r w:rsidRPr="00022B1D">
          <w:rPr>
            <w:rFonts w:ascii="Trebuchet MS" w:hAnsi="Trebuchet MS"/>
            <w:noProof/>
          </w:rPr>
          <w:t xml:space="preserve">live </w:t>
        </w:r>
      </w:ins>
      <w:r w:rsidRPr="00022B1D">
        <w:rPr>
          <w:rFonts w:ascii="Trebuchet MS" w:hAnsi="Trebuchet MS"/>
          <w:noProof/>
        </w:rPr>
        <w:t xml:space="preserve">near you </w:t>
      </w:r>
      <w:del w:id="19" w:author="Author">
        <w:r w:rsidRPr="00022B1D">
          <w:rPr>
            <w:rFonts w:ascii="Trebuchet MS" w:hAnsi="Trebuchet MS"/>
            <w:noProof/>
          </w:rPr>
          <w:delText>and</w:delText>
        </w:r>
      </w:del>
      <w:ins w:id="20" w:author="Author">
        <w:r w:rsidRPr="00022B1D">
          <w:rPr>
            <w:rFonts w:ascii="Trebuchet MS" w:hAnsi="Trebuchet MS"/>
            <w:noProof/>
          </w:rPr>
          <w:t>or</w:t>
        </w:r>
      </w:ins>
      <w:r w:rsidRPr="00022B1D">
        <w:rPr>
          <w:rFonts w:ascii="Trebuchet MS" w:hAnsi="Trebuchet MS"/>
          <w:noProof/>
        </w:rPr>
        <w:t xml:space="preserve"> you </w:t>
      </w:r>
      <w:del w:id="21" w:author="Author">
        <w:r w:rsidRPr="00022B1D">
          <w:rPr>
            <w:rFonts w:ascii="Trebuchet MS" w:hAnsi="Trebuchet MS"/>
            <w:noProof/>
          </w:rPr>
          <w:delText>have</w:delText>
        </w:r>
      </w:del>
      <w:ins w:id="22" w:author="Author">
        <w:r w:rsidRPr="00022B1D">
          <w:rPr>
            <w:rFonts w:ascii="Trebuchet MS" w:hAnsi="Trebuchet MS"/>
            <w:noProof/>
          </w:rPr>
          <w:t>do</w:t>
        </w:r>
      </w:ins>
      <w:r w:rsidRPr="00022B1D">
        <w:rPr>
          <w:rFonts w:ascii="Trebuchet MS" w:hAnsi="Trebuchet MS"/>
          <w:noProof/>
        </w:rPr>
        <w:t xml:space="preserve"> not </w:t>
      </w:r>
      <w:del w:id="23" w:author="Author">
        <w:r w:rsidRPr="00022B1D">
          <w:rPr>
            <w:rFonts w:ascii="Trebuchet MS" w:hAnsi="Trebuchet MS"/>
            <w:noProof/>
          </w:rPr>
          <w:delText xml:space="preserve">got to </w:delText>
        </w:r>
      </w:del>
      <w:r w:rsidRPr="00022B1D">
        <w:rPr>
          <w:rFonts w:ascii="Trebuchet MS" w:hAnsi="Trebuchet MS"/>
          <w:noProof/>
        </w:rPr>
        <w:t xml:space="preserve">know him, you </w:t>
      </w:r>
      <w:del w:id="24" w:author="Author">
        <w:r w:rsidRPr="00022B1D">
          <w:rPr>
            <w:rFonts w:ascii="Trebuchet MS" w:hAnsi="Trebuchet MS"/>
            <w:noProof/>
          </w:rPr>
          <w:delText>must also</w:delText>
        </w:r>
      </w:del>
      <w:ins w:id="25" w:author="Author">
        <w:r w:rsidRPr="00022B1D">
          <w:rPr>
            <w:rFonts w:ascii="Trebuchet MS" w:hAnsi="Trebuchet MS"/>
            <w:noProof/>
          </w:rPr>
          <w:t>should</w:t>
        </w:r>
      </w:ins>
      <w:r w:rsidRPr="00022B1D">
        <w:rPr>
          <w:rFonts w:ascii="Trebuchet MS" w:hAnsi="Trebuchet MS"/>
          <w:noProof/>
        </w:rPr>
        <w:t xml:space="preserve"> bring </w:t>
      </w:r>
      <w:del w:id="26" w:author="Author">
        <w:r w:rsidRPr="00022B1D">
          <w:rPr>
            <w:rFonts w:ascii="Trebuchet MS" w:hAnsi="Trebuchet MS"/>
            <w:noProof/>
          </w:rPr>
          <w:delText xml:space="preserve">it home into </w:delText>
        </w:r>
      </w:del>
      <w:r w:rsidRPr="00022B1D">
        <w:rPr>
          <w:rFonts w:ascii="Trebuchet MS" w:hAnsi="Trebuchet MS"/>
          <w:noProof/>
        </w:rPr>
        <w:t xml:space="preserve">the </w:t>
      </w:r>
      <w:del w:id="27" w:author="Author">
        <w:r w:rsidRPr="00022B1D">
          <w:rPr>
            <w:rFonts w:ascii="Trebuchet MS" w:hAnsi="Trebuchet MS"/>
            <w:noProof/>
          </w:rPr>
          <w:delText>midst of</w:delText>
        </w:r>
      </w:del>
      <w:ins w:id="28" w:author="Author">
        <w:r w:rsidRPr="00022B1D">
          <w:rPr>
            <w:rFonts w:ascii="Trebuchet MS" w:hAnsi="Trebuchet MS"/>
            <w:noProof/>
          </w:rPr>
          <w:t>animal to</w:t>
        </w:r>
      </w:ins>
      <w:r w:rsidRPr="00022B1D">
        <w:rPr>
          <w:rFonts w:ascii="Trebuchet MS" w:hAnsi="Trebuchet MS"/>
          <w:noProof/>
        </w:rPr>
        <w:t xml:space="preserve"> your house, and it </w:t>
      </w:r>
      <w:del w:id="29" w:author="Author">
        <w:r w:rsidRPr="00022B1D">
          <w:rPr>
            <w:rFonts w:ascii="Trebuchet MS" w:hAnsi="Trebuchet MS"/>
            <w:noProof/>
          </w:rPr>
          <w:delText>must continue</w:delText>
        </w:r>
      </w:del>
      <w:ins w:id="30" w:author="Author">
        <w:r w:rsidRPr="00022B1D">
          <w:rPr>
            <w:rFonts w:ascii="Trebuchet MS" w:hAnsi="Trebuchet MS"/>
            <w:noProof/>
          </w:rPr>
          <w:t>will remain</w:t>
        </w:r>
      </w:ins>
      <w:r w:rsidRPr="00022B1D">
        <w:rPr>
          <w:rFonts w:ascii="Trebuchet MS" w:hAnsi="Trebuchet MS"/>
          <w:noProof/>
        </w:rPr>
        <w:t xml:space="preserve"> with you until your brother </w:t>
      </w:r>
      <w:del w:id="31" w:author="Author">
        <w:r w:rsidRPr="00022B1D">
          <w:rPr>
            <w:rFonts w:ascii="Trebuchet MS" w:hAnsi="Trebuchet MS"/>
            <w:noProof/>
          </w:rPr>
          <w:delText>has searched</w:delText>
        </w:r>
      </w:del>
      <w:ins w:id="32" w:author="Author">
        <w:r w:rsidRPr="00022B1D">
          <w:rPr>
            <w:rFonts w:ascii="Trebuchet MS" w:hAnsi="Trebuchet MS"/>
            <w:noProof/>
          </w:rPr>
          <w:t>searches</w:t>
        </w:r>
      </w:ins>
      <w:r w:rsidRPr="00022B1D">
        <w:rPr>
          <w:rFonts w:ascii="Trebuchet MS" w:hAnsi="Trebuchet MS"/>
          <w:noProof/>
        </w:rPr>
        <w:t xml:space="preserve"> for it. </w:t>
      </w:r>
      <w:del w:id="33" w:author="Author">
        <w:r w:rsidRPr="00022B1D">
          <w:rPr>
            <w:rFonts w:ascii="Trebuchet MS" w:hAnsi="Trebuchet MS"/>
            <w:noProof/>
          </w:rPr>
          <w:delText>And</w:delText>
        </w:r>
      </w:del>
      <w:ins w:id="34" w:author="Author">
        <w:r w:rsidRPr="00022B1D">
          <w:rPr>
            <w:rFonts w:ascii="Trebuchet MS" w:hAnsi="Trebuchet MS"/>
            <w:noProof/>
          </w:rPr>
          <w:t>Then</w:t>
        </w:r>
      </w:ins>
      <w:r w:rsidRPr="00022B1D">
        <w:rPr>
          <w:rFonts w:ascii="Trebuchet MS" w:hAnsi="Trebuchet MS"/>
          <w:noProof/>
        </w:rPr>
        <w:t xml:space="preserve"> you </w:t>
      </w:r>
      <w:del w:id="35" w:author="Author">
        <w:r w:rsidRPr="00022B1D">
          <w:rPr>
            <w:rFonts w:ascii="Trebuchet MS" w:hAnsi="Trebuchet MS"/>
            <w:noProof/>
          </w:rPr>
          <w:delText>must</w:delText>
        </w:r>
      </w:del>
      <w:ins w:id="36" w:author="Author">
        <w:r w:rsidRPr="00022B1D">
          <w:rPr>
            <w:rFonts w:ascii="Trebuchet MS" w:hAnsi="Trebuchet MS"/>
            <w:noProof/>
          </w:rPr>
          <w:t>should</w:t>
        </w:r>
      </w:ins>
      <w:r w:rsidRPr="00022B1D">
        <w:rPr>
          <w:rFonts w:ascii="Trebuchet MS" w:hAnsi="Trebuchet MS"/>
          <w:noProof/>
        </w:rPr>
        <w:t xml:space="preserve"> return it to him. </w:t>
      </w:r>
      <w:r w:rsidRPr="00022B1D">
        <w:rPr>
          <w:rFonts w:ascii="Trebuchet MS" w:hAnsi="Trebuchet MS"/>
          <w:b/>
          <w:noProof/>
        </w:rPr>
        <w:t xml:space="preserve">22:3 </w:t>
      </w:r>
      <w:r w:rsidRPr="00022B1D">
        <w:rPr>
          <w:rFonts w:ascii="Trebuchet MS" w:hAnsi="Trebuchet MS"/>
          <w:noProof/>
        </w:rPr>
        <w:t xml:space="preserve">That is </w:t>
      </w:r>
      <w:del w:id="37" w:author="Author">
        <w:r w:rsidRPr="00022B1D">
          <w:rPr>
            <w:rFonts w:ascii="Trebuchet MS" w:hAnsi="Trebuchet MS"/>
            <w:noProof/>
          </w:rPr>
          <w:delText xml:space="preserve">the way too that </w:delText>
        </w:r>
      </w:del>
      <w:ins w:id="38" w:author="Author">
        <w:r w:rsidRPr="00022B1D">
          <w:rPr>
            <w:rFonts w:ascii="Trebuchet MS" w:hAnsi="Trebuchet MS"/>
            <w:noProof/>
          </w:rPr>
          <w:t xml:space="preserve">what </w:t>
        </w:r>
      </w:ins>
      <w:r w:rsidRPr="00022B1D">
        <w:rPr>
          <w:rFonts w:ascii="Trebuchet MS" w:hAnsi="Trebuchet MS"/>
          <w:noProof/>
        </w:rPr>
        <w:t xml:space="preserve">you </w:t>
      </w:r>
      <w:del w:id="39" w:author="Author">
        <w:r w:rsidRPr="00022B1D">
          <w:rPr>
            <w:rFonts w:ascii="Trebuchet MS" w:hAnsi="Trebuchet MS"/>
            <w:noProof/>
          </w:rPr>
          <w:delText>will</w:delText>
        </w:r>
      </w:del>
      <w:ins w:id="40" w:author="Author">
        <w:r w:rsidRPr="00022B1D">
          <w:rPr>
            <w:rFonts w:ascii="Trebuchet MS" w:hAnsi="Trebuchet MS"/>
            <w:noProof/>
          </w:rPr>
          <w:t>should</w:t>
        </w:r>
      </w:ins>
      <w:r w:rsidRPr="00022B1D">
        <w:rPr>
          <w:rFonts w:ascii="Trebuchet MS" w:hAnsi="Trebuchet MS"/>
          <w:noProof/>
        </w:rPr>
        <w:t xml:space="preserve"> do with his </w:t>
      </w:r>
      <w:del w:id="41" w:author="Author">
        <w:r w:rsidRPr="00022B1D">
          <w:rPr>
            <w:rFonts w:ascii="Trebuchet MS" w:hAnsi="Trebuchet MS"/>
            <w:noProof/>
          </w:rPr>
          <w:delText>ass, and that is the way you will do</w:delText>
        </w:r>
      </w:del>
      <w:ins w:id="42" w:author="Author">
        <w:r w:rsidRPr="00022B1D">
          <w:rPr>
            <w:rFonts w:ascii="Trebuchet MS" w:hAnsi="Trebuchet MS"/>
            <w:noProof/>
          </w:rPr>
          <w:t>donkey,</w:t>
        </w:r>
      </w:ins>
      <w:r w:rsidRPr="00022B1D">
        <w:rPr>
          <w:rFonts w:ascii="Trebuchet MS" w:hAnsi="Trebuchet MS"/>
          <w:noProof/>
        </w:rPr>
        <w:t xml:space="preserve"> with his </w:t>
      </w:r>
      <w:del w:id="43" w:author="Author">
        <w:r w:rsidRPr="00022B1D">
          <w:rPr>
            <w:rFonts w:ascii="Trebuchet MS" w:hAnsi="Trebuchet MS"/>
            <w:noProof/>
          </w:rPr>
          <w:delText>mantle</w:delText>
        </w:r>
      </w:del>
      <w:ins w:id="44" w:author="Author">
        <w:r w:rsidRPr="00022B1D">
          <w:rPr>
            <w:rFonts w:ascii="Trebuchet MS" w:hAnsi="Trebuchet MS"/>
            <w:noProof/>
          </w:rPr>
          <w:t>clothing</w:t>
        </w:r>
      </w:ins>
      <w:r w:rsidRPr="00022B1D">
        <w:rPr>
          <w:rFonts w:ascii="Trebuchet MS" w:hAnsi="Trebuchet MS"/>
          <w:noProof/>
        </w:rPr>
        <w:t xml:space="preserve">, and </w:t>
      </w:r>
      <w:del w:id="45" w:author="Author">
        <w:r w:rsidRPr="00022B1D">
          <w:rPr>
            <w:rFonts w:ascii="Trebuchet MS" w:hAnsi="Trebuchet MS"/>
            <w:noProof/>
          </w:rPr>
          <w:delText xml:space="preserve">that is the way you will do </w:delText>
        </w:r>
      </w:del>
      <w:r w:rsidRPr="00022B1D">
        <w:rPr>
          <w:rFonts w:ascii="Trebuchet MS" w:hAnsi="Trebuchet MS"/>
          <w:noProof/>
        </w:rPr>
        <w:t xml:space="preserve">with anything </w:t>
      </w:r>
      <w:ins w:id="46" w:author="Author">
        <w:r w:rsidRPr="00022B1D">
          <w:rPr>
            <w:rFonts w:ascii="Trebuchet MS" w:hAnsi="Trebuchet MS"/>
            <w:noProof/>
          </w:rPr>
          <w:t xml:space="preserve">that your brother has </w:t>
        </w:r>
      </w:ins>
      <w:r w:rsidRPr="00022B1D">
        <w:rPr>
          <w:rFonts w:ascii="Trebuchet MS" w:hAnsi="Trebuchet MS"/>
          <w:noProof/>
        </w:rPr>
        <w:t xml:space="preserve">lost </w:t>
      </w:r>
      <w:del w:id="47" w:author="Author">
        <w:r w:rsidRPr="00022B1D">
          <w:rPr>
            <w:rFonts w:ascii="Trebuchet MS" w:hAnsi="Trebuchet MS"/>
            <w:noProof/>
          </w:rPr>
          <w:delText xml:space="preserve">of your brother’s, which gets lost from him and which </w:delText>
        </w:r>
      </w:del>
      <w:ins w:id="48" w:author="Author">
        <w:r w:rsidRPr="00022B1D">
          <w:rPr>
            <w:rFonts w:ascii="Trebuchet MS" w:hAnsi="Trebuchet MS"/>
            <w:noProof/>
          </w:rPr>
          <w:t xml:space="preserve">and </w:t>
        </w:r>
      </w:ins>
      <w:r w:rsidRPr="00022B1D">
        <w:rPr>
          <w:rFonts w:ascii="Trebuchet MS" w:hAnsi="Trebuchet MS"/>
          <w:noProof/>
        </w:rPr>
        <w:t xml:space="preserve">you have found. You </w:t>
      </w:r>
      <w:del w:id="49" w:author="Author">
        <w:r w:rsidRPr="00022B1D">
          <w:rPr>
            <w:rFonts w:ascii="Trebuchet MS" w:hAnsi="Trebuchet MS"/>
            <w:noProof/>
          </w:rPr>
          <w:delText>will</w:delText>
        </w:r>
      </w:del>
      <w:ins w:id="50" w:author="Author">
        <w:r w:rsidRPr="00022B1D">
          <w:rPr>
            <w:rFonts w:ascii="Trebuchet MS" w:hAnsi="Trebuchet MS"/>
            <w:noProof/>
          </w:rPr>
          <w:t>must</w:t>
        </w:r>
      </w:ins>
      <w:r w:rsidRPr="00022B1D">
        <w:rPr>
          <w:rFonts w:ascii="Trebuchet MS" w:hAnsi="Trebuchet MS"/>
          <w:noProof/>
        </w:rPr>
        <w:t xml:space="preserve"> not </w:t>
      </w:r>
      <w:del w:id="51" w:author="Author">
        <w:r w:rsidRPr="00022B1D">
          <w:rPr>
            <w:rFonts w:ascii="Trebuchet MS" w:hAnsi="Trebuchet MS"/>
            <w:noProof/>
          </w:rPr>
          <w:delText>be allowed to withdraw yourself</w:delText>
        </w:r>
      </w:del>
      <w:ins w:id="52" w:author="Author">
        <w:r w:rsidRPr="00022B1D">
          <w:rPr>
            <w:rFonts w:ascii="Trebuchet MS" w:hAnsi="Trebuchet MS"/>
            <w:noProof/>
          </w:rPr>
          <w:t>ignore it</w:t>
        </w:r>
      </w:ins>
      <w:r w:rsidRPr="00022B1D">
        <w:rPr>
          <w:rFonts w:ascii="Trebuchet MS" w:hAnsi="Trebuchet MS"/>
          <w:noProof/>
        </w:rPr>
        <w:t>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22:4 </w:t>
      </w:r>
      <w:r w:rsidRPr="00022B1D">
        <w:rPr>
          <w:rFonts w:ascii="Trebuchet MS" w:hAnsi="Trebuchet MS"/>
          <w:noProof/>
        </w:rPr>
        <w:t>“</w:t>
      </w:r>
      <w:del w:id="53" w:author="Author">
        <w:r w:rsidRPr="00022B1D">
          <w:rPr>
            <w:rFonts w:ascii="Trebuchet MS" w:hAnsi="Trebuchet MS"/>
            <w:noProof/>
          </w:rPr>
          <w:delText>You must not</w:delText>
        </w:r>
      </w:del>
      <w:ins w:id="54" w:author="Author">
        <w:r w:rsidRPr="00022B1D">
          <w:rPr>
            <w:rFonts w:ascii="Trebuchet MS" w:hAnsi="Trebuchet MS"/>
            <w:noProof/>
          </w:rPr>
          <w:t>If you</w:t>
        </w:r>
      </w:ins>
      <w:r w:rsidRPr="00022B1D">
        <w:rPr>
          <w:rFonts w:ascii="Trebuchet MS" w:hAnsi="Trebuchet MS"/>
          <w:noProof/>
        </w:rPr>
        <w:t xml:space="preserve"> see </w:t>
      </w:r>
      <w:del w:id="55" w:author="Author">
        <w:r w:rsidRPr="00022B1D">
          <w:rPr>
            <w:rFonts w:ascii="Trebuchet MS" w:hAnsi="Trebuchet MS"/>
            <w:noProof/>
          </w:rPr>
          <w:delText xml:space="preserve">the ass of </w:delText>
        </w:r>
      </w:del>
      <w:r w:rsidRPr="00022B1D">
        <w:rPr>
          <w:rFonts w:ascii="Trebuchet MS" w:hAnsi="Trebuchet MS"/>
          <w:noProof/>
        </w:rPr>
        <w:t xml:space="preserve">your </w:t>
      </w:r>
      <w:del w:id="56" w:author="Author">
        <w:r w:rsidRPr="00022B1D">
          <w:rPr>
            <w:rFonts w:ascii="Trebuchet MS" w:hAnsi="Trebuchet MS"/>
            <w:noProof/>
          </w:rPr>
          <w:delText>brother</w:delText>
        </w:r>
      </w:del>
      <w:ins w:id="57" w:author="Author">
        <w:r w:rsidRPr="00022B1D">
          <w:rPr>
            <w:rFonts w:ascii="Trebuchet MS" w:hAnsi="Trebuchet MS"/>
            <w:noProof/>
          </w:rPr>
          <w:t>brother’s donkey</w:t>
        </w:r>
      </w:ins>
      <w:r w:rsidRPr="00022B1D">
        <w:rPr>
          <w:rFonts w:ascii="Trebuchet MS" w:hAnsi="Trebuchet MS"/>
          <w:noProof/>
        </w:rPr>
        <w:t xml:space="preserve"> or his bull fall down on the road</w:t>
      </w:r>
      <w:del w:id="58" w:author="Author">
        <w:r w:rsidRPr="00022B1D">
          <w:rPr>
            <w:rFonts w:ascii="Trebuchet MS" w:hAnsi="Trebuchet MS"/>
            <w:noProof/>
          </w:rPr>
          <w:delText xml:space="preserve"> and </w:delText>
        </w:r>
      </w:del>
      <w:ins w:id="59" w:author="Author">
        <w:r w:rsidRPr="00022B1D">
          <w:rPr>
            <w:rFonts w:ascii="Trebuchet MS" w:hAnsi="Trebuchet MS"/>
            <w:noProof/>
          </w:rPr>
          <w:t xml:space="preserve">, you must not </w:t>
        </w:r>
      </w:ins>
      <w:r w:rsidRPr="00022B1D">
        <w:rPr>
          <w:rFonts w:ascii="Trebuchet MS" w:hAnsi="Trebuchet MS"/>
          <w:noProof/>
        </w:rPr>
        <w:t xml:space="preserve">deliberately </w:t>
      </w:r>
      <w:del w:id="60" w:author="Author">
        <w:r w:rsidRPr="00022B1D">
          <w:rPr>
            <w:rFonts w:ascii="Trebuchet MS" w:hAnsi="Trebuchet MS"/>
            <w:noProof/>
          </w:rPr>
          <w:delText>withdraw from them.</w:delText>
        </w:r>
      </w:del>
      <w:ins w:id="61" w:author="Author">
        <w:r w:rsidRPr="00022B1D">
          <w:rPr>
            <w:rFonts w:ascii="Trebuchet MS" w:hAnsi="Trebuchet MS"/>
            <w:noProof/>
          </w:rPr>
          <w:t>ignore it.</w:t>
        </w:r>
      </w:ins>
      <w:r w:rsidRPr="00022B1D">
        <w:rPr>
          <w:rFonts w:ascii="Trebuchet MS" w:hAnsi="Trebuchet MS"/>
          <w:noProof/>
        </w:rPr>
        <w:t xml:space="preserve"> You should </w:t>
      </w:r>
      <w:del w:id="62" w:author="Author">
        <w:r w:rsidRPr="00022B1D">
          <w:rPr>
            <w:rFonts w:ascii="Trebuchet MS" w:hAnsi="Trebuchet MS"/>
            <w:noProof/>
          </w:rPr>
          <w:delText>by all means</w:delText>
        </w:r>
      </w:del>
      <w:ins w:id="63" w:author="Author">
        <w:r w:rsidRPr="00022B1D">
          <w:rPr>
            <w:rFonts w:ascii="Trebuchet MS" w:hAnsi="Trebuchet MS"/>
            <w:noProof/>
          </w:rPr>
          <w:t>without fail</w:t>
        </w:r>
      </w:ins>
      <w:r w:rsidRPr="00022B1D">
        <w:rPr>
          <w:rFonts w:ascii="Trebuchet MS" w:hAnsi="Trebuchet MS"/>
          <w:noProof/>
        </w:rPr>
        <w:t xml:space="preserve"> help him raise </w:t>
      </w:r>
      <w:del w:id="64" w:author="Author">
        <w:r w:rsidRPr="00022B1D">
          <w:rPr>
            <w:rFonts w:ascii="Trebuchet MS" w:hAnsi="Trebuchet MS"/>
            <w:noProof/>
          </w:rPr>
          <w:delText>them</w:delText>
        </w:r>
      </w:del>
      <w:ins w:id="65" w:author="Author">
        <w:r w:rsidRPr="00022B1D">
          <w:rPr>
            <w:rFonts w:ascii="Trebuchet MS" w:hAnsi="Trebuchet MS"/>
            <w:noProof/>
          </w:rPr>
          <w:t>the animal</w:t>
        </w:r>
      </w:ins>
      <w:r w:rsidRPr="00022B1D">
        <w:rPr>
          <w:rFonts w:ascii="Trebuchet MS" w:hAnsi="Trebuchet MS"/>
          <w:noProof/>
        </w:rPr>
        <w:t xml:space="preserve"> up.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22:5 </w:t>
      </w:r>
      <w:r w:rsidRPr="00022B1D">
        <w:rPr>
          <w:rFonts w:ascii="Trebuchet MS" w:hAnsi="Trebuchet MS"/>
          <w:noProof/>
        </w:rPr>
        <w:t>“</w:t>
      </w:r>
      <w:del w:id="66" w:author="Author">
        <w:r w:rsidRPr="00022B1D">
          <w:rPr>
            <w:rFonts w:ascii="Trebuchet MS" w:hAnsi="Trebuchet MS"/>
            <w:noProof/>
          </w:rPr>
          <w:delText>No garb</w:delText>
        </w:r>
      </w:del>
      <w:ins w:id="67" w:author="Author">
        <w:r w:rsidRPr="00022B1D">
          <w:rPr>
            <w:rFonts w:ascii="Trebuchet MS" w:hAnsi="Trebuchet MS"/>
            <w:noProof/>
          </w:rPr>
          <w:t>A woman must not put on the clothing</w:t>
        </w:r>
      </w:ins>
      <w:r w:rsidRPr="00022B1D">
        <w:rPr>
          <w:rFonts w:ascii="Trebuchet MS" w:hAnsi="Trebuchet MS"/>
          <w:noProof/>
        </w:rPr>
        <w:t xml:space="preserve"> of </w:t>
      </w:r>
      <w:del w:id="68" w:author="Author">
        <w:r w:rsidRPr="00022B1D">
          <w:rPr>
            <w:rFonts w:ascii="Trebuchet MS" w:hAnsi="Trebuchet MS"/>
            <w:noProof/>
          </w:rPr>
          <w:delText xml:space="preserve">an able-bodied </w:delText>
        </w:r>
      </w:del>
      <w:ins w:id="69" w:author="Author">
        <w:r w:rsidRPr="00022B1D">
          <w:rPr>
            <w:rFonts w:ascii="Trebuchet MS" w:hAnsi="Trebuchet MS"/>
            <w:noProof/>
          </w:rPr>
          <w:t xml:space="preserve">a </w:t>
        </w:r>
      </w:ins>
      <w:r w:rsidRPr="00022B1D">
        <w:rPr>
          <w:rFonts w:ascii="Trebuchet MS" w:hAnsi="Trebuchet MS"/>
          <w:noProof/>
        </w:rPr>
        <w:t>man</w:t>
      </w:r>
      <w:ins w:id="70" w:author="Author">
        <w:r w:rsidRPr="00022B1D">
          <w:rPr>
            <w:rFonts w:ascii="Trebuchet MS" w:hAnsi="Trebuchet MS"/>
            <w:noProof/>
          </w:rPr>
          <w:t>, nor</w:t>
        </w:r>
      </w:ins>
      <w:r w:rsidRPr="00022B1D">
        <w:rPr>
          <w:rFonts w:ascii="Trebuchet MS" w:hAnsi="Trebuchet MS"/>
          <w:noProof/>
        </w:rPr>
        <w:t xml:space="preserve"> should </w:t>
      </w:r>
      <w:del w:id="71" w:author="Author">
        <w:r w:rsidRPr="00022B1D">
          <w:rPr>
            <w:rFonts w:ascii="Trebuchet MS" w:hAnsi="Trebuchet MS"/>
            <w:noProof/>
          </w:rPr>
          <w:delText xml:space="preserve">be put upon a woman, neither should an able-bodied </w:delText>
        </w:r>
      </w:del>
      <w:ins w:id="72" w:author="Author">
        <w:r w:rsidRPr="00022B1D">
          <w:rPr>
            <w:rFonts w:ascii="Trebuchet MS" w:hAnsi="Trebuchet MS"/>
            <w:noProof/>
          </w:rPr>
          <w:t xml:space="preserve">a </w:t>
        </w:r>
      </w:ins>
      <w:r w:rsidRPr="00022B1D">
        <w:rPr>
          <w:rFonts w:ascii="Trebuchet MS" w:hAnsi="Trebuchet MS"/>
          <w:noProof/>
        </w:rPr>
        <w:t xml:space="preserve">man wear the </w:t>
      </w:r>
      <w:del w:id="73" w:author="Author">
        <w:r w:rsidRPr="00022B1D">
          <w:rPr>
            <w:rFonts w:ascii="Trebuchet MS" w:hAnsi="Trebuchet MS"/>
            <w:noProof/>
          </w:rPr>
          <w:delText>mantle</w:delText>
        </w:r>
      </w:del>
      <w:ins w:id="74" w:author="Author">
        <w:r w:rsidRPr="00022B1D">
          <w:rPr>
            <w:rFonts w:ascii="Trebuchet MS" w:hAnsi="Trebuchet MS"/>
            <w:noProof/>
          </w:rPr>
          <w:t>clothing</w:t>
        </w:r>
      </w:ins>
      <w:r w:rsidRPr="00022B1D">
        <w:rPr>
          <w:rFonts w:ascii="Trebuchet MS" w:hAnsi="Trebuchet MS"/>
          <w:noProof/>
        </w:rPr>
        <w:t xml:space="preserve"> of a woman</w:t>
      </w:r>
      <w:del w:id="75" w:author="Author">
        <w:r w:rsidRPr="00022B1D">
          <w:rPr>
            <w:rFonts w:ascii="Trebuchet MS" w:hAnsi="Trebuchet MS"/>
            <w:noProof/>
          </w:rPr>
          <w:delText>; for anybody</w:delText>
        </w:r>
      </w:del>
      <w:ins w:id="76" w:author="Author">
        <w:r w:rsidRPr="00022B1D">
          <w:rPr>
            <w:rFonts w:ascii="Trebuchet MS" w:hAnsi="Trebuchet MS"/>
            <w:noProof/>
          </w:rPr>
          <w:t>. For anyone</w:t>
        </w:r>
      </w:ins>
      <w:r w:rsidRPr="00022B1D">
        <w:rPr>
          <w:rFonts w:ascii="Trebuchet MS" w:hAnsi="Trebuchet MS"/>
          <w:noProof/>
        </w:rPr>
        <w:t xml:space="preserve"> doing </w:t>
      </w:r>
      <w:del w:id="77" w:author="Author">
        <w:r w:rsidRPr="00022B1D">
          <w:rPr>
            <w:rFonts w:ascii="Trebuchet MS" w:hAnsi="Trebuchet MS"/>
            <w:noProof/>
          </w:rPr>
          <w:delText>these things</w:delText>
        </w:r>
      </w:del>
      <w:ins w:id="78" w:author="Author">
        <w:r w:rsidRPr="00022B1D">
          <w:rPr>
            <w:rFonts w:ascii="Trebuchet MS" w:hAnsi="Trebuchet MS"/>
            <w:noProof/>
          </w:rPr>
          <w:t>so</w:t>
        </w:r>
      </w:ins>
      <w:r w:rsidRPr="00022B1D">
        <w:rPr>
          <w:rFonts w:ascii="Trebuchet MS" w:hAnsi="Trebuchet MS"/>
          <w:noProof/>
        </w:rPr>
        <w:t xml:space="preserve"> is </w:t>
      </w:r>
      <w:del w:id="79" w:author="Author">
        <w:r w:rsidRPr="00022B1D">
          <w:rPr>
            <w:rFonts w:ascii="Trebuchet MS" w:hAnsi="Trebuchet MS"/>
            <w:noProof/>
          </w:rPr>
          <w:delText xml:space="preserve">something </w:delText>
        </w:r>
      </w:del>
      <w:r w:rsidRPr="00022B1D">
        <w:rPr>
          <w:rFonts w:ascii="Trebuchet MS" w:hAnsi="Trebuchet MS"/>
          <w:noProof/>
        </w:rPr>
        <w:t>detestable to Jehovah your God.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22:6 </w:t>
      </w:r>
      <w:r w:rsidRPr="00022B1D">
        <w:rPr>
          <w:rFonts w:ascii="Trebuchet MS" w:hAnsi="Trebuchet MS"/>
          <w:noProof/>
        </w:rPr>
        <w:t>“</w:t>
      </w:r>
      <w:del w:id="80" w:author="Author">
        <w:r w:rsidRPr="00022B1D">
          <w:rPr>
            <w:rFonts w:ascii="Trebuchet MS" w:hAnsi="Trebuchet MS"/>
            <w:noProof/>
          </w:rPr>
          <w:delText xml:space="preserve">In case </w:delText>
        </w:r>
      </w:del>
      <w:ins w:id="81" w:author="Author">
        <w:r w:rsidRPr="00022B1D">
          <w:rPr>
            <w:rFonts w:ascii="Trebuchet MS" w:hAnsi="Trebuchet MS"/>
            <w:noProof/>
          </w:rPr>
          <w:t xml:space="preserve">If you happen upon </w:t>
        </w:r>
      </w:ins>
      <w:r w:rsidRPr="00022B1D">
        <w:rPr>
          <w:rFonts w:ascii="Trebuchet MS" w:hAnsi="Trebuchet MS"/>
          <w:noProof/>
        </w:rPr>
        <w:t xml:space="preserve">a bird’s nest </w:t>
      </w:r>
      <w:del w:id="82" w:author="Author">
        <w:r w:rsidRPr="00022B1D">
          <w:rPr>
            <w:rFonts w:ascii="Trebuchet MS" w:hAnsi="Trebuchet MS"/>
            <w:noProof/>
          </w:rPr>
          <w:delText xml:space="preserve">happens to be before you in </w:delText>
        </w:r>
      </w:del>
      <w:ins w:id="83" w:author="Author">
        <w:r w:rsidRPr="00022B1D">
          <w:rPr>
            <w:rFonts w:ascii="Trebuchet MS" w:hAnsi="Trebuchet MS"/>
            <w:noProof/>
          </w:rPr>
          <w:t xml:space="preserve">along </w:t>
        </w:r>
      </w:ins>
      <w:r w:rsidRPr="00022B1D">
        <w:rPr>
          <w:rFonts w:ascii="Trebuchet MS" w:hAnsi="Trebuchet MS"/>
          <w:noProof/>
        </w:rPr>
        <w:t xml:space="preserve">the </w:t>
      </w:r>
      <w:del w:id="84" w:author="Author">
        <w:r w:rsidRPr="00022B1D">
          <w:rPr>
            <w:rFonts w:ascii="Trebuchet MS" w:hAnsi="Trebuchet MS"/>
            <w:noProof/>
          </w:rPr>
          <w:delText>way, in any tree or on the earth</w:delText>
        </w:r>
      </w:del>
      <w:ins w:id="85" w:author="Author">
        <w:r w:rsidRPr="00022B1D">
          <w:rPr>
            <w:rFonts w:ascii="Trebuchet MS" w:hAnsi="Trebuchet MS"/>
            <w:noProof/>
          </w:rPr>
          <w:t>road</w:t>
        </w:r>
      </w:ins>
      <w:r w:rsidRPr="00022B1D">
        <w:rPr>
          <w:rFonts w:ascii="Trebuchet MS" w:hAnsi="Trebuchet MS"/>
          <w:noProof/>
        </w:rPr>
        <w:t xml:space="preserve"> with young ones or eggs, </w:t>
      </w:r>
      <w:ins w:id="86" w:author="Author">
        <w:r w:rsidRPr="00022B1D">
          <w:rPr>
            <w:rFonts w:ascii="Trebuchet MS" w:hAnsi="Trebuchet MS"/>
            <w:noProof/>
          </w:rPr>
          <w:t xml:space="preserve">whether in a tree or on the ground, </w:t>
        </w:r>
      </w:ins>
      <w:r w:rsidRPr="00022B1D">
        <w:rPr>
          <w:rFonts w:ascii="Trebuchet MS" w:hAnsi="Trebuchet MS"/>
          <w:noProof/>
        </w:rPr>
        <w:t xml:space="preserve">and the mother is sitting </w:t>
      </w:r>
      <w:del w:id="87" w:author="Author">
        <w:r w:rsidRPr="00022B1D">
          <w:rPr>
            <w:rFonts w:ascii="Trebuchet MS" w:hAnsi="Trebuchet MS"/>
            <w:noProof/>
          </w:rPr>
          <w:delText>upon</w:delText>
        </w:r>
      </w:del>
      <w:ins w:id="88" w:author="Author">
        <w:r w:rsidRPr="00022B1D">
          <w:rPr>
            <w:rFonts w:ascii="Trebuchet MS" w:hAnsi="Trebuchet MS"/>
            <w:noProof/>
          </w:rPr>
          <w:t>on</w:t>
        </w:r>
      </w:ins>
      <w:r w:rsidRPr="00022B1D">
        <w:rPr>
          <w:rFonts w:ascii="Trebuchet MS" w:hAnsi="Trebuchet MS"/>
          <w:noProof/>
        </w:rPr>
        <w:t xml:space="preserve"> the young ones or the eggs, you must not take the mother </w:t>
      </w:r>
      <w:del w:id="89" w:author="Author">
        <w:r w:rsidRPr="00022B1D">
          <w:rPr>
            <w:rFonts w:ascii="Trebuchet MS" w:hAnsi="Trebuchet MS"/>
            <w:noProof/>
          </w:rPr>
          <w:delText>along</w:delText>
        </w:r>
      </w:del>
      <w:ins w:id="90" w:author="Author">
        <w:r w:rsidRPr="00022B1D">
          <w:rPr>
            <w:rFonts w:ascii="Trebuchet MS" w:hAnsi="Trebuchet MS"/>
            <w:noProof/>
          </w:rPr>
          <w:t>together</w:t>
        </w:r>
      </w:ins>
      <w:r w:rsidRPr="00022B1D">
        <w:rPr>
          <w:rFonts w:ascii="Trebuchet MS" w:hAnsi="Trebuchet MS"/>
          <w:noProof/>
        </w:rPr>
        <w:t xml:space="preserve"> with </w:t>
      </w:r>
      <w:del w:id="91" w:author="Author">
        <w:r w:rsidRPr="00022B1D">
          <w:rPr>
            <w:rFonts w:ascii="Trebuchet MS" w:hAnsi="Trebuchet MS"/>
            <w:noProof/>
          </w:rPr>
          <w:delText>the offspring</w:delText>
        </w:r>
      </w:del>
      <w:ins w:id="92" w:author="Author">
        <w:r w:rsidRPr="00022B1D">
          <w:rPr>
            <w:rFonts w:ascii="Trebuchet MS" w:hAnsi="Trebuchet MS"/>
            <w:noProof/>
          </w:rPr>
          <w:t>her young</w:t>
        </w:r>
      </w:ins>
      <w:r w:rsidRPr="00022B1D">
        <w:rPr>
          <w:rFonts w:ascii="Trebuchet MS" w:hAnsi="Trebuchet MS"/>
          <w:noProof/>
        </w:rPr>
        <w:t xml:space="preserve">. </w:t>
      </w:r>
      <w:r w:rsidRPr="00022B1D">
        <w:rPr>
          <w:rFonts w:ascii="Trebuchet MS" w:hAnsi="Trebuchet MS"/>
          <w:b/>
          <w:noProof/>
        </w:rPr>
        <w:t xml:space="preserve">22:7 </w:t>
      </w:r>
      <w:del w:id="93" w:author="Author">
        <w:r w:rsidRPr="00022B1D">
          <w:rPr>
            <w:rFonts w:ascii="Trebuchet MS" w:hAnsi="Trebuchet MS"/>
            <w:noProof/>
          </w:rPr>
          <w:delText>You should by all means</w:delText>
        </w:r>
      </w:del>
      <w:ins w:id="94" w:author="Author">
        <w:r w:rsidRPr="00022B1D">
          <w:rPr>
            <w:rFonts w:ascii="Trebuchet MS" w:hAnsi="Trebuchet MS"/>
            <w:noProof/>
          </w:rPr>
          <w:t>Be sure to</w:t>
        </w:r>
      </w:ins>
      <w:r w:rsidRPr="00022B1D">
        <w:rPr>
          <w:rFonts w:ascii="Trebuchet MS" w:hAnsi="Trebuchet MS"/>
          <w:noProof/>
        </w:rPr>
        <w:t xml:space="preserve"> send the mother away, but you may take the </w:t>
      </w:r>
      <w:del w:id="95" w:author="Author">
        <w:r w:rsidRPr="00022B1D">
          <w:rPr>
            <w:rFonts w:ascii="Trebuchet MS" w:hAnsi="Trebuchet MS"/>
            <w:noProof/>
          </w:rPr>
          <w:delText>offspring</w:delText>
        </w:r>
      </w:del>
      <w:ins w:id="96" w:author="Author">
        <w:r w:rsidRPr="00022B1D">
          <w:rPr>
            <w:rFonts w:ascii="Trebuchet MS" w:hAnsi="Trebuchet MS"/>
            <w:noProof/>
          </w:rPr>
          <w:t>young</w:t>
        </w:r>
      </w:ins>
      <w:r w:rsidRPr="00022B1D">
        <w:rPr>
          <w:rFonts w:ascii="Trebuchet MS" w:hAnsi="Trebuchet MS"/>
          <w:noProof/>
        </w:rPr>
        <w:t xml:space="preserve"> for yourself</w:t>
      </w:r>
      <w:del w:id="97" w:author="Author">
        <w:r w:rsidRPr="00022B1D">
          <w:rPr>
            <w:rFonts w:ascii="Trebuchet MS" w:hAnsi="Trebuchet MS"/>
            <w:noProof/>
          </w:rPr>
          <w:delText>; in order</w:delText>
        </w:r>
      </w:del>
      <w:ins w:id="98" w:author="Author">
        <w:r w:rsidRPr="00022B1D">
          <w:rPr>
            <w:rFonts w:ascii="Trebuchet MS" w:hAnsi="Trebuchet MS"/>
            <w:noProof/>
          </w:rPr>
          <w:t>. Do this so</w:t>
        </w:r>
      </w:ins>
      <w:r w:rsidRPr="00022B1D">
        <w:rPr>
          <w:rFonts w:ascii="Trebuchet MS" w:hAnsi="Trebuchet MS"/>
          <w:noProof/>
        </w:rPr>
        <w:t xml:space="preserve"> that it may go well with you</w:t>
      </w:r>
      <w:del w:id="99" w:author="Author">
        <w:r w:rsidRPr="00022B1D">
          <w:rPr>
            <w:rFonts w:ascii="Trebuchet MS" w:hAnsi="Trebuchet MS"/>
            <w:noProof/>
          </w:rPr>
          <w:delText>,</w:delText>
        </w:r>
      </w:del>
      <w:r w:rsidRPr="00022B1D">
        <w:rPr>
          <w:rFonts w:ascii="Trebuchet MS" w:hAnsi="Trebuchet MS"/>
          <w:noProof/>
        </w:rPr>
        <w:t xml:space="preserve"> and you may </w:t>
      </w:r>
      <w:del w:id="100" w:author="Author">
        <w:r w:rsidRPr="00022B1D">
          <w:rPr>
            <w:rFonts w:ascii="Trebuchet MS" w:hAnsi="Trebuchet MS"/>
            <w:noProof/>
          </w:rPr>
          <w:delText>indeed lengthen your days</w:delText>
        </w:r>
      </w:del>
      <w:ins w:id="101" w:author="Author">
        <w:r w:rsidRPr="00022B1D">
          <w:rPr>
            <w:rFonts w:ascii="Trebuchet MS" w:hAnsi="Trebuchet MS"/>
            <w:noProof/>
          </w:rPr>
          <w:t>live long</w:t>
        </w:r>
      </w:ins>
      <w:r w:rsidRPr="00022B1D">
        <w:rPr>
          <w:rFonts w:ascii="Trebuchet MS" w:hAnsi="Trebuchet MS"/>
          <w:noProof/>
        </w:rPr>
        <w:t>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22:8 </w:t>
      </w:r>
      <w:r w:rsidRPr="00022B1D">
        <w:rPr>
          <w:rFonts w:ascii="Trebuchet MS" w:hAnsi="Trebuchet MS"/>
          <w:noProof/>
        </w:rPr>
        <w:t>“</w:t>
      </w:r>
      <w:del w:id="102" w:author="Author">
        <w:r w:rsidRPr="00022B1D">
          <w:rPr>
            <w:rFonts w:ascii="Trebuchet MS" w:hAnsi="Trebuchet MS"/>
            <w:noProof/>
          </w:rPr>
          <w:delText>In case</w:delText>
        </w:r>
      </w:del>
      <w:ins w:id="103" w:author="Author">
        <w:r w:rsidRPr="00022B1D">
          <w:rPr>
            <w:rFonts w:ascii="Trebuchet MS" w:hAnsi="Trebuchet MS"/>
            <w:noProof/>
          </w:rPr>
          <w:t>If</w:t>
        </w:r>
      </w:ins>
      <w:r w:rsidRPr="00022B1D">
        <w:rPr>
          <w:rFonts w:ascii="Trebuchet MS" w:hAnsi="Trebuchet MS"/>
          <w:noProof/>
        </w:rPr>
        <w:t xml:space="preserve"> you build a new house, you must also make a parapet for your roof, </w:t>
      </w:r>
      <w:ins w:id="104" w:author="Author">
        <w:r w:rsidRPr="00022B1D">
          <w:rPr>
            <w:rFonts w:ascii="Trebuchet MS" w:hAnsi="Trebuchet MS"/>
            <w:noProof/>
          </w:rPr>
          <w:t xml:space="preserve">so </w:t>
        </w:r>
      </w:ins>
      <w:r w:rsidRPr="00022B1D">
        <w:rPr>
          <w:rFonts w:ascii="Trebuchet MS" w:hAnsi="Trebuchet MS"/>
          <w:noProof/>
        </w:rPr>
        <w:t xml:space="preserve">that you may not </w:t>
      </w:r>
      <w:del w:id="105" w:author="Author">
        <w:r w:rsidRPr="00022B1D">
          <w:rPr>
            <w:rFonts w:ascii="Trebuchet MS" w:hAnsi="Trebuchet MS"/>
            <w:noProof/>
          </w:rPr>
          <w:delText>place</w:delText>
        </w:r>
      </w:del>
      <w:ins w:id="106" w:author="Author">
        <w:r w:rsidRPr="00022B1D">
          <w:rPr>
            <w:rFonts w:ascii="Trebuchet MS" w:hAnsi="Trebuchet MS"/>
            <w:noProof/>
          </w:rPr>
          <w:t>bring</w:t>
        </w:r>
      </w:ins>
      <w:r w:rsidRPr="00022B1D">
        <w:rPr>
          <w:rFonts w:ascii="Trebuchet MS" w:hAnsi="Trebuchet MS"/>
          <w:noProof/>
        </w:rPr>
        <w:t xml:space="preserve"> bloodguilt </w:t>
      </w:r>
      <w:del w:id="107" w:author="Author">
        <w:r w:rsidRPr="00022B1D">
          <w:rPr>
            <w:rFonts w:ascii="Trebuchet MS" w:hAnsi="Trebuchet MS"/>
            <w:noProof/>
          </w:rPr>
          <w:delText>upon</w:delText>
        </w:r>
      </w:del>
      <w:ins w:id="108" w:author="Author">
        <w:r w:rsidRPr="00022B1D">
          <w:rPr>
            <w:rFonts w:ascii="Trebuchet MS" w:hAnsi="Trebuchet MS"/>
            <w:noProof/>
          </w:rPr>
          <w:t>on</w:t>
        </w:r>
      </w:ins>
      <w:r w:rsidRPr="00022B1D">
        <w:rPr>
          <w:rFonts w:ascii="Trebuchet MS" w:hAnsi="Trebuchet MS"/>
          <w:noProof/>
        </w:rPr>
        <w:t xml:space="preserve"> your house because </w:t>
      </w:r>
      <w:ins w:id="109" w:author="Author">
        <w:r w:rsidRPr="00022B1D">
          <w:rPr>
            <w:rFonts w:ascii="Trebuchet MS" w:hAnsi="Trebuchet MS"/>
            <w:noProof/>
          </w:rPr>
          <w:t xml:space="preserve">of </w:t>
        </w:r>
      </w:ins>
      <w:r w:rsidRPr="00022B1D">
        <w:rPr>
          <w:rFonts w:ascii="Trebuchet MS" w:hAnsi="Trebuchet MS"/>
          <w:noProof/>
        </w:rPr>
        <w:t xml:space="preserve">someone falling </w:t>
      </w:r>
      <w:del w:id="110" w:author="Author">
        <w:r w:rsidRPr="00022B1D">
          <w:rPr>
            <w:rFonts w:ascii="Trebuchet MS" w:hAnsi="Trebuchet MS"/>
            <w:noProof/>
          </w:rPr>
          <w:delText xml:space="preserve">might fall </w:delText>
        </w:r>
      </w:del>
      <w:r w:rsidRPr="00022B1D">
        <w:rPr>
          <w:rFonts w:ascii="Trebuchet MS" w:hAnsi="Trebuchet MS"/>
          <w:noProof/>
        </w:rPr>
        <w:t>from it.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22:9 </w:t>
      </w:r>
      <w:r w:rsidRPr="00022B1D">
        <w:rPr>
          <w:rFonts w:ascii="Trebuchet MS" w:hAnsi="Trebuchet MS"/>
          <w:noProof/>
        </w:rPr>
        <w:t>“You must not sow your vineyard with two sorts of seed</w:t>
      </w:r>
      <w:del w:id="111" w:author="Author">
        <w:r w:rsidRPr="00022B1D">
          <w:rPr>
            <w:rFonts w:ascii="Trebuchet MS" w:hAnsi="Trebuchet MS"/>
            <w:noProof/>
          </w:rPr>
          <w:delText>, for fear that the full produce of</w:delText>
        </w:r>
      </w:del>
      <w:ins w:id="112" w:author="Author">
        <w:r w:rsidRPr="00022B1D">
          <w:rPr>
            <w:rFonts w:ascii="Trebuchet MS" w:hAnsi="Trebuchet MS"/>
            <w:noProof/>
          </w:rPr>
          <w:t>. Otherwise, everything produced from</w:t>
        </w:r>
      </w:ins>
      <w:r w:rsidRPr="00022B1D">
        <w:rPr>
          <w:rFonts w:ascii="Trebuchet MS" w:hAnsi="Trebuchet MS"/>
          <w:noProof/>
        </w:rPr>
        <w:t xml:space="preserve"> the seed </w:t>
      </w:r>
      <w:del w:id="113" w:author="Author">
        <w:r w:rsidRPr="00022B1D">
          <w:rPr>
            <w:rFonts w:ascii="Trebuchet MS" w:hAnsi="Trebuchet MS"/>
            <w:noProof/>
          </w:rPr>
          <w:delText xml:space="preserve">that </w:delText>
        </w:r>
      </w:del>
      <w:r w:rsidRPr="00022B1D">
        <w:rPr>
          <w:rFonts w:ascii="Trebuchet MS" w:hAnsi="Trebuchet MS"/>
          <w:noProof/>
        </w:rPr>
        <w:t xml:space="preserve">you </w:t>
      </w:r>
      <w:del w:id="114" w:author="Author">
        <w:r w:rsidRPr="00022B1D">
          <w:rPr>
            <w:rFonts w:ascii="Trebuchet MS" w:hAnsi="Trebuchet MS"/>
            <w:noProof/>
          </w:rPr>
          <w:delText xml:space="preserve">might </w:delText>
        </w:r>
      </w:del>
      <w:r w:rsidRPr="00022B1D">
        <w:rPr>
          <w:rFonts w:ascii="Trebuchet MS" w:hAnsi="Trebuchet MS"/>
          <w:noProof/>
        </w:rPr>
        <w:t xml:space="preserve">sow </w:t>
      </w:r>
      <w:del w:id="115" w:author="Author">
        <w:r w:rsidRPr="00022B1D">
          <w:rPr>
            <w:rFonts w:ascii="Trebuchet MS" w:hAnsi="Trebuchet MS"/>
            <w:noProof/>
          </w:rPr>
          <w:delText>and</w:delText>
        </w:r>
      </w:del>
      <w:ins w:id="116" w:author="Author">
        <w:r w:rsidRPr="00022B1D">
          <w:rPr>
            <w:rFonts w:ascii="Trebuchet MS" w:hAnsi="Trebuchet MS"/>
            <w:noProof/>
          </w:rPr>
          <w:t>as well as</w:t>
        </w:r>
      </w:ins>
      <w:r w:rsidRPr="00022B1D">
        <w:rPr>
          <w:rFonts w:ascii="Trebuchet MS" w:hAnsi="Trebuchet MS"/>
          <w:noProof/>
        </w:rPr>
        <w:t xml:space="preserve"> the product of the vineyard </w:t>
      </w:r>
      <w:del w:id="117" w:author="Author">
        <w:r w:rsidRPr="00022B1D">
          <w:rPr>
            <w:rFonts w:ascii="Trebuchet MS" w:hAnsi="Trebuchet MS"/>
            <w:noProof/>
          </w:rPr>
          <w:delText>may</w:delText>
        </w:r>
      </w:del>
      <w:ins w:id="118" w:author="Author">
        <w:r w:rsidRPr="00022B1D">
          <w:rPr>
            <w:rFonts w:ascii="Trebuchet MS" w:hAnsi="Trebuchet MS"/>
            <w:noProof/>
          </w:rPr>
          <w:t>will</w:t>
        </w:r>
      </w:ins>
      <w:r w:rsidRPr="00022B1D">
        <w:rPr>
          <w:rFonts w:ascii="Trebuchet MS" w:hAnsi="Trebuchet MS"/>
          <w:noProof/>
        </w:rPr>
        <w:t xml:space="preserve"> be forfeited to the sanctuary.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22:10 </w:t>
      </w:r>
      <w:r w:rsidRPr="00022B1D">
        <w:rPr>
          <w:rFonts w:ascii="Trebuchet MS" w:hAnsi="Trebuchet MS"/>
          <w:noProof/>
        </w:rPr>
        <w:t xml:space="preserve">“You must not plow with a bull and </w:t>
      </w:r>
      <w:del w:id="119" w:author="Author">
        <w:r w:rsidRPr="00022B1D">
          <w:rPr>
            <w:rFonts w:ascii="Trebuchet MS" w:hAnsi="Trebuchet MS"/>
            <w:noProof/>
          </w:rPr>
          <w:delText>an ass</w:delText>
        </w:r>
      </w:del>
      <w:ins w:id="120" w:author="Author">
        <w:r w:rsidRPr="00022B1D">
          <w:rPr>
            <w:rFonts w:ascii="Trebuchet MS" w:hAnsi="Trebuchet MS"/>
            <w:noProof/>
          </w:rPr>
          <w:t>a donkey</w:t>
        </w:r>
      </w:ins>
      <w:r w:rsidRPr="00022B1D">
        <w:rPr>
          <w:rFonts w:ascii="Trebuchet MS" w:hAnsi="Trebuchet MS"/>
          <w:noProof/>
        </w:rPr>
        <w:t xml:space="preserve"> together.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22:11 </w:t>
      </w:r>
      <w:r w:rsidRPr="00022B1D">
        <w:rPr>
          <w:rFonts w:ascii="Trebuchet MS" w:hAnsi="Trebuchet MS"/>
          <w:noProof/>
        </w:rPr>
        <w:t xml:space="preserve">“You must not wear </w:t>
      </w:r>
      <w:del w:id="121" w:author="Author">
        <w:r w:rsidRPr="00022B1D">
          <w:rPr>
            <w:rFonts w:ascii="Trebuchet MS" w:hAnsi="Trebuchet MS"/>
            <w:noProof/>
          </w:rPr>
          <w:delText>mixed stuff</w:delText>
        </w:r>
      </w:del>
      <w:ins w:id="122" w:author="Author">
        <w:r w:rsidRPr="00022B1D">
          <w:rPr>
            <w:rFonts w:ascii="Trebuchet MS" w:hAnsi="Trebuchet MS"/>
            <w:noProof/>
          </w:rPr>
          <w:t>clothing made</w:t>
        </w:r>
      </w:ins>
      <w:r w:rsidRPr="00022B1D">
        <w:rPr>
          <w:rFonts w:ascii="Trebuchet MS" w:hAnsi="Trebuchet MS"/>
          <w:noProof/>
        </w:rPr>
        <w:t xml:space="preserve"> of wool and linen </w:t>
      </w:r>
      <w:ins w:id="123" w:author="Author">
        <w:r w:rsidRPr="00022B1D">
          <w:rPr>
            <w:rFonts w:ascii="Trebuchet MS" w:hAnsi="Trebuchet MS"/>
            <w:noProof/>
          </w:rPr>
          <w:t xml:space="preserve">mixed </w:t>
        </w:r>
      </w:ins>
      <w:r w:rsidRPr="00022B1D">
        <w:rPr>
          <w:rFonts w:ascii="Trebuchet MS" w:hAnsi="Trebuchet MS"/>
          <w:noProof/>
        </w:rPr>
        <w:t>together.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22:12 </w:t>
      </w:r>
      <w:r w:rsidRPr="00022B1D">
        <w:rPr>
          <w:rFonts w:ascii="Trebuchet MS" w:hAnsi="Trebuchet MS"/>
          <w:noProof/>
        </w:rPr>
        <w:t xml:space="preserve">“You should make tassels </w:t>
      </w:r>
      <w:del w:id="124" w:author="Author">
        <w:r w:rsidRPr="00022B1D">
          <w:rPr>
            <w:rFonts w:ascii="Trebuchet MS" w:hAnsi="Trebuchet MS"/>
            <w:noProof/>
          </w:rPr>
          <w:delText xml:space="preserve">for yourself </w:delText>
        </w:r>
      </w:del>
      <w:r w:rsidRPr="00022B1D">
        <w:rPr>
          <w:rFonts w:ascii="Trebuchet MS" w:hAnsi="Trebuchet MS"/>
          <w:noProof/>
        </w:rPr>
        <w:t xml:space="preserve">on the four </w:t>
      </w:r>
      <w:del w:id="125" w:author="Author">
        <w:r w:rsidRPr="00022B1D">
          <w:rPr>
            <w:rFonts w:ascii="Trebuchet MS" w:hAnsi="Trebuchet MS"/>
            <w:noProof/>
          </w:rPr>
          <w:delText>extremities</w:delText>
        </w:r>
      </w:del>
      <w:ins w:id="126" w:author="Author">
        <w:r w:rsidRPr="00022B1D">
          <w:rPr>
            <w:rFonts w:ascii="Trebuchet MS" w:hAnsi="Trebuchet MS"/>
            <w:noProof/>
          </w:rPr>
          <w:t>corners</w:t>
        </w:r>
      </w:ins>
      <w:r w:rsidRPr="00022B1D">
        <w:rPr>
          <w:rFonts w:ascii="Trebuchet MS" w:hAnsi="Trebuchet MS"/>
          <w:noProof/>
        </w:rPr>
        <w:t xml:space="preserve"> of </w:t>
      </w:r>
      <w:del w:id="127" w:author="Author">
        <w:r w:rsidRPr="00022B1D">
          <w:rPr>
            <w:rFonts w:ascii="Trebuchet MS" w:hAnsi="Trebuchet MS"/>
            <w:noProof/>
          </w:rPr>
          <w:delText>your</w:delText>
        </w:r>
      </w:del>
      <w:ins w:id="128" w:author="Author">
        <w:r w:rsidRPr="00022B1D">
          <w:rPr>
            <w:rFonts w:ascii="Trebuchet MS" w:hAnsi="Trebuchet MS"/>
            <w:noProof/>
          </w:rPr>
          <w:t>the</w:t>
        </w:r>
      </w:ins>
      <w:r w:rsidRPr="00022B1D">
        <w:rPr>
          <w:rFonts w:ascii="Trebuchet MS" w:hAnsi="Trebuchet MS"/>
          <w:noProof/>
        </w:rPr>
        <w:t xml:space="preserve"> clothing </w:t>
      </w:r>
      <w:del w:id="129" w:author="Author">
        <w:r w:rsidRPr="00022B1D">
          <w:rPr>
            <w:rFonts w:ascii="Trebuchet MS" w:hAnsi="Trebuchet MS"/>
            <w:noProof/>
          </w:rPr>
          <w:delText xml:space="preserve">with which </w:delText>
        </w:r>
      </w:del>
      <w:r w:rsidRPr="00022B1D">
        <w:rPr>
          <w:rFonts w:ascii="Trebuchet MS" w:hAnsi="Trebuchet MS"/>
          <w:noProof/>
        </w:rPr>
        <w:t xml:space="preserve">you </w:t>
      </w:r>
      <w:del w:id="130" w:author="Author">
        <w:r w:rsidRPr="00022B1D">
          <w:rPr>
            <w:rFonts w:ascii="Trebuchet MS" w:hAnsi="Trebuchet MS"/>
            <w:noProof/>
          </w:rPr>
          <w:delText>cover yourself</w:delText>
        </w:r>
      </w:del>
      <w:ins w:id="131" w:author="Author">
        <w:r w:rsidRPr="00022B1D">
          <w:rPr>
            <w:rFonts w:ascii="Trebuchet MS" w:hAnsi="Trebuchet MS"/>
            <w:noProof/>
          </w:rPr>
          <w:t>wear</w:t>
        </w:r>
      </w:ins>
      <w:r w:rsidRPr="00022B1D">
        <w:rPr>
          <w:rFonts w:ascii="Trebuchet MS" w:hAnsi="Trebuchet MS"/>
          <w:noProof/>
        </w:rPr>
        <w:t>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22:13 </w:t>
      </w:r>
      <w:r w:rsidRPr="00022B1D">
        <w:rPr>
          <w:rFonts w:ascii="Trebuchet MS" w:hAnsi="Trebuchet MS"/>
          <w:noProof/>
        </w:rPr>
        <w:t>“</w:t>
      </w:r>
      <w:del w:id="132" w:author="Author">
        <w:r w:rsidRPr="00022B1D">
          <w:rPr>
            <w:rFonts w:ascii="Trebuchet MS" w:hAnsi="Trebuchet MS"/>
            <w:noProof/>
          </w:rPr>
          <w:delText>In case</w:delText>
        </w:r>
      </w:del>
      <w:ins w:id="133" w:author="Author">
        <w:r w:rsidRPr="00022B1D">
          <w:rPr>
            <w:rFonts w:ascii="Trebuchet MS" w:hAnsi="Trebuchet MS"/>
            <w:noProof/>
          </w:rPr>
          <w:t>If</w:t>
        </w:r>
      </w:ins>
      <w:r w:rsidRPr="00022B1D">
        <w:rPr>
          <w:rFonts w:ascii="Trebuchet MS" w:hAnsi="Trebuchet MS"/>
          <w:noProof/>
        </w:rPr>
        <w:t xml:space="preserve"> a man takes a wife and </w:t>
      </w:r>
      <w:del w:id="134" w:author="Author">
        <w:r w:rsidRPr="00022B1D">
          <w:rPr>
            <w:rFonts w:ascii="Trebuchet MS" w:hAnsi="Trebuchet MS"/>
            <w:noProof/>
          </w:rPr>
          <w:delText xml:space="preserve">actually </w:delText>
        </w:r>
      </w:del>
      <w:r w:rsidRPr="00022B1D">
        <w:rPr>
          <w:rFonts w:ascii="Trebuchet MS" w:hAnsi="Trebuchet MS"/>
          <w:noProof/>
        </w:rPr>
        <w:t xml:space="preserve">has relations with her </w:t>
      </w:r>
      <w:del w:id="135" w:author="Author">
        <w:r w:rsidRPr="00022B1D">
          <w:rPr>
            <w:rFonts w:ascii="Trebuchet MS" w:hAnsi="Trebuchet MS"/>
            <w:noProof/>
          </w:rPr>
          <w:delText>and has come</w:delText>
        </w:r>
      </w:del>
      <w:ins w:id="136" w:author="Author">
        <w:r w:rsidRPr="00022B1D">
          <w:rPr>
            <w:rFonts w:ascii="Trebuchet MS" w:hAnsi="Trebuchet MS"/>
            <w:noProof/>
          </w:rPr>
          <w:t>but then comes</w:t>
        </w:r>
      </w:ins>
      <w:r w:rsidRPr="00022B1D">
        <w:rPr>
          <w:rFonts w:ascii="Trebuchet MS" w:hAnsi="Trebuchet MS"/>
          <w:noProof/>
        </w:rPr>
        <w:t xml:space="preserve"> to hate her</w:t>
      </w:r>
      <w:del w:id="137" w:author="Author">
        <w:r w:rsidRPr="00022B1D">
          <w:rPr>
            <w:rFonts w:ascii="Trebuchet MS" w:hAnsi="Trebuchet MS"/>
            <w:noProof/>
          </w:rPr>
          <w:delText>,</w:delText>
        </w:r>
      </w:del>
      <w:ins w:id="138" w:author="Author">
        <w:r w:rsidRPr="00022B1D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022B1D">
        <w:rPr>
          <w:rFonts w:ascii="Trebuchet MS" w:hAnsi="Trebuchet MS"/>
          <w:noProof/>
        </w:rPr>
        <w:t xml:space="preserve"> </w:t>
      </w:r>
      <w:r w:rsidRPr="00022B1D">
        <w:rPr>
          <w:rFonts w:ascii="Trebuchet MS" w:hAnsi="Trebuchet MS"/>
          <w:b/>
          <w:noProof/>
        </w:rPr>
        <w:t xml:space="preserve">22:14 </w:t>
      </w:r>
      <w:r w:rsidRPr="00022B1D">
        <w:rPr>
          <w:rFonts w:ascii="Trebuchet MS" w:hAnsi="Trebuchet MS"/>
          <w:noProof/>
        </w:rPr>
        <w:t xml:space="preserve">and he </w:t>
      </w:r>
      <w:del w:id="141" w:author="Author">
        <w:r w:rsidRPr="00022B1D">
          <w:rPr>
            <w:rFonts w:ascii="Trebuchet MS" w:hAnsi="Trebuchet MS"/>
            <w:noProof/>
          </w:rPr>
          <w:delText>has charged</w:delText>
        </w:r>
      </w:del>
      <w:ins w:id="142" w:author="Author">
        <w:r w:rsidRPr="00022B1D">
          <w:rPr>
            <w:rFonts w:ascii="Trebuchet MS" w:hAnsi="Trebuchet MS"/>
            <w:noProof/>
          </w:rPr>
          <w:t>accuses</w:t>
        </w:r>
      </w:ins>
      <w:r w:rsidRPr="00022B1D">
        <w:rPr>
          <w:rFonts w:ascii="Trebuchet MS" w:hAnsi="Trebuchet MS"/>
          <w:noProof/>
        </w:rPr>
        <w:t xml:space="preserve"> her </w:t>
      </w:r>
      <w:del w:id="143" w:author="Author">
        <w:r w:rsidRPr="00022B1D">
          <w:rPr>
            <w:rFonts w:ascii="Trebuchet MS" w:hAnsi="Trebuchet MS"/>
            <w:noProof/>
          </w:rPr>
          <w:delText>with notorious deeds</w:delText>
        </w:r>
      </w:del>
      <w:ins w:id="144" w:author="Author">
        <w:r w:rsidRPr="00022B1D">
          <w:rPr>
            <w:rFonts w:ascii="Trebuchet MS" w:hAnsi="Trebuchet MS"/>
            <w:noProof/>
          </w:rPr>
          <w:t>of misconduct</w:t>
        </w:r>
      </w:ins>
      <w:r w:rsidRPr="00022B1D">
        <w:rPr>
          <w:rFonts w:ascii="Trebuchet MS" w:hAnsi="Trebuchet MS"/>
          <w:noProof/>
        </w:rPr>
        <w:t xml:space="preserve"> and </w:t>
      </w:r>
      <w:del w:id="145" w:author="Author">
        <w:r w:rsidRPr="00022B1D">
          <w:rPr>
            <w:rFonts w:ascii="Trebuchet MS" w:hAnsi="Trebuchet MS"/>
            <w:noProof/>
          </w:rPr>
          <w:delText xml:space="preserve">brought forth </w:delText>
        </w:r>
      </w:del>
      <w:ins w:id="146" w:author="Author">
        <w:r w:rsidRPr="00022B1D">
          <w:rPr>
            <w:rFonts w:ascii="Trebuchet MS" w:hAnsi="Trebuchet MS"/>
            <w:noProof/>
          </w:rPr>
          <w:t xml:space="preserve">gives her </w:t>
        </w:r>
      </w:ins>
      <w:r w:rsidRPr="00022B1D">
        <w:rPr>
          <w:rFonts w:ascii="Trebuchet MS" w:hAnsi="Trebuchet MS"/>
          <w:noProof/>
        </w:rPr>
        <w:t xml:space="preserve">a bad name </w:t>
      </w:r>
      <w:del w:id="147" w:author="Author">
        <w:r w:rsidRPr="00022B1D">
          <w:rPr>
            <w:rFonts w:ascii="Trebuchet MS" w:hAnsi="Trebuchet MS"/>
            <w:noProof/>
          </w:rPr>
          <w:delText xml:space="preserve">upon her and has said, ‘This is the woman </w:delText>
        </w:r>
      </w:del>
      <w:ins w:id="148" w:author="Author">
        <w:r w:rsidRPr="00022B1D">
          <w:rPr>
            <w:rFonts w:ascii="Trebuchet MS" w:hAnsi="Trebuchet MS"/>
            <w:noProof/>
          </w:rPr>
          <w:t>by saying: ‘</w:t>
        </w:r>
      </w:ins>
      <w:r w:rsidRPr="00022B1D">
        <w:rPr>
          <w:rFonts w:ascii="Trebuchet MS" w:hAnsi="Trebuchet MS"/>
          <w:noProof/>
        </w:rPr>
        <w:t>I have taken</w:t>
      </w:r>
      <w:del w:id="149" w:author="Author">
        <w:r w:rsidRPr="00022B1D">
          <w:rPr>
            <w:rFonts w:ascii="Trebuchet MS" w:hAnsi="Trebuchet MS"/>
            <w:noProof/>
          </w:rPr>
          <w:delText>, and</w:delText>
        </w:r>
      </w:del>
      <w:ins w:id="150" w:author="Author">
        <w:r w:rsidRPr="00022B1D">
          <w:rPr>
            <w:rFonts w:ascii="Trebuchet MS" w:hAnsi="Trebuchet MS"/>
            <w:noProof/>
          </w:rPr>
          <w:t xml:space="preserve"> this woman, but when</w:t>
        </w:r>
      </w:ins>
      <w:r w:rsidRPr="00022B1D">
        <w:rPr>
          <w:rFonts w:ascii="Trebuchet MS" w:hAnsi="Trebuchet MS"/>
          <w:noProof/>
        </w:rPr>
        <w:t xml:space="preserve"> I </w:t>
      </w:r>
      <w:del w:id="151" w:author="Author">
        <w:r w:rsidRPr="00022B1D">
          <w:rPr>
            <w:rFonts w:ascii="Trebuchet MS" w:hAnsi="Trebuchet MS"/>
            <w:noProof/>
          </w:rPr>
          <w:delText xml:space="preserve">proceeded to go near </w:delText>
        </w:r>
      </w:del>
      <w:ins w:id="152" w:author="Author">
        <w:r w:rsidRPr="00022B1D">
          <w:rPr>
            <w:rFonts w:ascii="Trebuchet MS" w:hAnsi="Trebuchet MS"/>
            <w:noProof/>
          </w:rPr>
          <w:t xml:space="preserve">had relations with </w:t>
        </w:r>
      </w:ins>
      <w:r w:rsidRPr="00022B1D">
        <w:rPr>
          <w:rFonts w:ascii="Trebuchet MS" w:hAnsi="Trebuchet MS"/>
          <w:noProof/>
        </w:rPr>
        <w:t xml:space="preserve">her, </w:t>
      </w:r>
      <w:del w:id="153" w:author="Author">
        <w:r w:rsidRPr="00022B1D">
          <w:rPr>
            <w:rFonts w:ascii="Trebuchet MS" w:hAnsi="Trebuchet MS"/>
            <w:noProof/>
          </w:rPr>
          <w:delText xml:space="preserve">and </w:delText>
        </w:r>
      </w:del>
      <w:r w:rsidRPr="00022B1D">
        <w:rPr>
          <w:rFonts w:ascii="Trebuchet MS" w:hAnsi="Trebuchet MS"/>
          <w:noProof/>
        </w:rPr>
        <w:t xml:space="preserve">I did not find evidence </w:t>
      </w:r>
      <w:del w:id="154" w:author="Author">
        <w:r w:rsidRPr="00022B1D">
          <w:rPr>
            <w:rFonts w:ascii="Trebuchet MS" w:hAnsi="Trebuchet MS"/>
            <w:noProof/>
          </w:rPr>
          <w:delText>of virginity in her’;</w:delText>
        </w:r>
      </w:del>
      <w:ins w:id="155" w:author="Author">
        <w:r w:rsidRPr="00022B1D">
          <w:rPr>
            <w:rFonts w:ascii="Trebuchet MS" w:hAnsi="Trebuchet MS"/>
            <w:noProof/>
          </w:rPr>
          <w:t>that she was a virgin,’</w:t>
        </w:r>
      </w:ins>
      <w:r w:rsidRPr="00022B1D">
        <w:rPr>
          <w:rFonts w:ascii="Trebuchet MS" w:hAnsi="Trebuchet MS"/>
          <w:noProof/>
        </w:rPr>
        <w:t xml:space="preserve"> </w:t>
      </w:r>
      <w:r w:rsidRPr="00022B1D">
        <w:rPr>
          <w:rFonts w:ascii="Trebuchet MS" w:hAnsi="Trebuchet MS"/>
          <w:b/>
          <w:noProof/>
        </w:rPr>
        <w:t xml:space="preserve">22:15 </w:t>
      </w:r>
      <w:r w:rsidRPr="00022B1D">
        <w:rPr>
          <w:rFonts w:ascii="Trebuchet MS" w:hAnsi="Trebuchet MS"/>
          <w:noProof/>
        </w:rPr>
        <w:t xml:space="preserve">the father </w:t>
      </w:r>
      <w:ins w:id="156" w:author="Author">
        <w:r w:rsidRPr="00022B1D">
          <w:rPr>
            <w:rFonts w:ascii="Trebuchet MS" w:hAnsi="Trebuchet MS"/>
            <w:noProof/>
          </w:rPr>
          <w:t xml:space="preserve">and mother </w:t>
        </w:r>
      </w:ins>
      <w:r w:rsidRPr="00022B1D">
        <w:rPr>
          <w:rFonts w:ascii="Trebuchet MS" w:hAnsi="Trebuchet MS"/>
          <w:noProof/>
        </w:rPr>
        <w:t xml:space="preserve">of the girl </w:t>
      </w:r>
      <w:del w:id="157" w:author="Author">
        <w:r w:rsidRPr="00022B1D">
          <w:rPr>
            <w:rFonts w:ascii="Trebuchet MS" w:hAnsi="Trebuchet MS"/>
            <w:noProof/>
          </w:rPr>
          <w:delText>and her mother must also take and bring forth</w:delText>
        </w:r>
      </w:del>
      <w:ins w:id="158" w:author="Author">
        <w:r w:rsidRPr="00022B1D">
          <w:rPr>
            <w:rFonts w:ascii="Trebuchet MS" w:hAnsi="Trebuchet MS"/>
            <w:noProof/>
          </w:rPr>
          <w:t>should produce</w:t>
        </w:r>
      </w:ins>
      <w:r w:rsidRPr="00022B1D">
        <w:rPr>
          <w:rFonts w:ascii="Trebuchet MS" w:hAnsi="Trebuchet MS"/>
          <w:noProof/>
        </w:rPr>
        <w:t xml:space="preserve"> the evidence of the girl’s virginity </w:t>
      </w:r>
      <w:del w:id="159" w:author="Author">
        <w:r w:rsidRPr="00022B1D">
          <w:rPr>
            <w:rFonts w:ascii="Trebuchet MS" w:hAnsi="Trebuchet MS"/>
            <w:noProof/>
          </w:rPr>
          <w:delText>to</w:delText>
        </w:r>
      </w:del>
      <w:ins w:id="160" w:author="Author">
        <w:r w:rsidRPr="00022B1D">
          <w:rPr>
            <w:rFonts w:ascii="Trebuchet MS" w:hAnsi="Trebuchet MS"/>
            <w:noProof/>
          </w:rPr>
          <w:t>for</w:t>
        </w:r>
      </w:ins>
      <w:r w:rsidRPr="00022B1D">
        <w:rPr>
          <w:rFonts w:ascii="Trebuchet MS" w:hAnsi="Trebuchet MS"/>
          <w:noProof/>
        </w:rPr>
        <w:t xml:space="preserve"> the </w:t>
      </w:r>
      <w:del w:id="161" w:author="Author">
        <w:r w:rsidRPr="00022B1D">
          <w:rPr>
            <w:rFonts w:ascii="Trebuchet MS" w:hAnsi="Trebuchet MS"/>
            <w:noProof/>
          </w:rPr>
          <w:delText>older men of the city</w:delText>
        </w:r>
      </w:del>
      <w:ins w:id="162" w:author="Author">
        <w:r w:rsidRPr="00022B1D">
          <w:rPr>
            <w:rFonts w:ascii="Trebuchet MS" w:hAnsi="Trebuchet MS"/>
            <w:noProof/>
          </w:rPr>
          <w:t>elders</w:t>
        </w:r>
      </w:ins>
      <w:r w:rsidRPr="00022B1D">
        <w:rPr>
          <w:rFonts w:ascii="Trebuchet MS" w:hAnsi="Trebuchet MS"/>
          <w:noProof/>
        </w:rPr>
        <w:t xml:space="preserve"> at the gate of </w:t>
      </w:r>
      <w:del w:id="163" w:author="Author">
        <w:r w:rsidRPr="00022B1D">
          <w:rPr>
            <w:rFonts w:ascii="Trebuchet MS" w:hAnsi="Trebuchet MS"/>
            <w:noProof/>
          </w:rPr>
          <w:delText>it;</w:delText>
        </w:r>
      </w:del>
      <w:ins w:id="164" w:author="Author">
        <w:r w:rsidRPr="00022B1D">
          <w:rPr>
            <w:rFonts w:ascii="Trebuchet MS" w:hAnsi="Trebuchet MS"/>
            <w:noProof/>
          </w:rPr>
          <w:t>the city.</w:t>
        </w:r>
      </w:ins>
      <w:r w:rsidRPr="00022B1D">
        <w:rPr>
          <w:rFonts w:ascii="Trebuchet MS" w:hAnsi="Trebuchet MS"/>
          <w:noProof/>
        </w:rPr>
        <w:t xml:space="preserve"> </w:t>
      </w:r>
      <w:r w:rsidRPr="00022B1D">
        <w:rPr>
          <w:rFonts w:ascii="Trebuchet MS" w:hAnsi="Trebuchet MS"/>
          <w:b/>
          <w:noProof/>
        </w:rPr>
        <w:t xml:space="preserve">22:16 </w:t>
      </w:r>
      <w:del w:id="165" w:author="Author">
        <w:r w:rsidRPr="00022B1D">
          <w:rPr>
            <w:rFonts w:ascii="Trebuchet MS" w:hAnsi="Trebuchet MS"/>
            <w:noProof/>
          </w:rPr>
          <w:delText>and the</w:delText>
        </w:r>
      </w:del>
      <w:ins w:id="166" w:author="Author">
        <w:r w:rsidRPr="00022B1D">
          <w:rPr>
            <w:rFonts w:ascii="Trebuchet MS" w:hAnsi="Trebuchet MS"/>
            <w:noProof/>
          </w:rPr>
          <w:t>The</w:t>
        </w:r>
      </w:ins>
      <w:r w:rsidRPr="00022B1D">
        <w:rPr>
          <w:rFonts w:ascii="Trebuchet MS" w:hAnsi="Trebuchet MS"/>
          <w:noProof/>
        </w:rPr>
        <w:t xml:space="preserve"> girl’s father must say to the </w:t>
      </w:r>
      <w:del w:id="167" w:author="Author">
        <w:r w:rsidRPr="00022B1D">
          <w:rPr>
            <w:rFonts w:ascii="Trebuchet MS" w:hAnsi="Trebuchet MS"/>
            <w:noProof/>
          </w:rPr>
          <w:delText>older men</w:delText>
        </w:r>
      </w:del>
      <w:ins w:id="168" w:author="Author">
        <w:r w:rsidRPr="00022B1D">
          <w:rPr>
            <w:rFonts w:ascii="Trebuchet MS" w:hAnsi="Trebuchet MS"/>
            <w:noProof/>
          </w:rPr>
          <w:t>elders</w:t>
        </w:r>
      </w:ins>
      <w:r w:rsidRPr="00022B1D">
        <w:rPr>
          <w:rFonts w:ascii="Trebuchet MS" w:hAnsi="Trebuchet MS"/>
          <w:noProof/>
        </w:rPr>
        <w:t xml:space="preserve">, ‘I gave my daughter to this man as a wife, </w:t>
      </w:r>
      <w:del w:id="169" w:author="Author">
        <w:r w:rsidRPr="00022B1D">
          <w:rPr>
            <w:rFonts w:ascii="Trebuchet MS" w:hAnsi="Trebuchet MS"/>
            <w:noProof/>
          </w:rPr>
          <w:delText>and</w:delText>
        </w:r>
      </w:del>
      <w:ins w:id="170" w:author="Author">
        <w:r w:rsidRPr="00022B1D">
          <w:rPr>
            <w:rFonts w:ascii="Trebuchet MS" w:hAnsi="Trebuchet MS"/>
            <w:noProof/>
          </w:rPr>
          <w:t>but</w:t>
        </w:r>
      </w:ins>
      <w:r w:rsidRPr="00022B1D">
        <w:rPr>
          <w:rFonts w:ascii="Trebuchet MS" w:hAnsi="Trebuchet MS"/>
          <w:noProof/>
        </w:rPr>
        <w:t xml:space="preserve"> he </w:t>
      </w:r>
      <w:del w:id="171" w:author="Author">
        <w:r w:rsidRPr="00022B1D">
          <w:rPr>
            <w:rFonts w:ascii="Trebuchet MS" w:hAnsi="Trebuchet MS"/>
            <w:noProof/>
          </w:rPr>
          <w:delText>went hating</w:delText>
        </w:r>
      </w:del>
      <w:ins w:id="172" w:author="Author">
        <w:r w:rsidRPr="00022B1D">
          <w:rPr>
            <w:rFonts w:ascii="Trebuchet MS" w:hAnsi="Trebuchet MS"/>
            <w:noProof/>
          </w:rPr>
          <w:t>hates</w:t>
        </w:r>
        <w:r w:rsidRPr="00022B1D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022B1D">
        <w:rPr>
          <w:rFonts w:ascii="Trebuchet MS" w:hAnsi="Trebuchet MS"/>
          <w:noProof/>
        </w:rPr>
        <w:t xml:space="preserve"> her</w:t>
      </w:r>
      <w:del w:id="175" w:author="Author">
        <w:r w:rsidRPr="00022B1D">
          <w:rPr>
            <w:rFonts w:ascii="Trebuchet MS" w:hAnsi="Trebuchet MS"/>
            <w:noProof/>
          </w:rPr>
          <w:delText>.</w:delText>
        </w:r>
      </w:del>
      <w:r w:rsidRPr="00022B1D">
        <w:rPr>
          <w:rFonts w:ascii="Trebuchet MS" w:hAnsi="Trebuchet MS"/>
          <w:noProof/>
        </w:rPr>
        <w:t xml:space="preserve"> </w:t>
      </w:r>
      <w:r w:rsidRPr="00022B1D">
        <w:rPr>
          <w:rFonts w:ascii="Trebuchet MS" w:hAnsi="Trebuchet MS"/>
          <w:b/>
          <w:noProof/>
        </w:rPr>
        <w:t xml:space="preserve">22:17 </w:t>
      </w:r>
      <w:del w:id="176" w:author="Author">
        <w:r w:rsidRPr="00022B1D">
          <w:rPr>
            <w:rFonts w:ascii="Trebuchet MS" w:hAnsi="Trebuchet MS"/>
            <w:noProof/>
          </w:rPr>
          <w:delText>And here he</w:delText>
        </w:r>
      </w:del>
      <w:ins w:id="177" w:author="Author">
        <w:r w:rsidRPr="00022B1D">
          <w:rPr>
            <w:rFonts w:ascii="Trebuchet MS" w:hAnsi="Trebuchet MS"/>
            <w:noProof/>
          </w:rPr>
          <w:t>and</w:t>
        </w:r>
      </w:ins>
      <w:r w:rsidRPr="00022B1D">
        <w:rPr>
          <w:rFonts w:ascii="Trebuchet MS" w:hAnsi="Trebuchet MS"/>
          <w:noProof/>
        </w:rPr>
        <w:t xml:space="preserve"> is </w:t>
      </w:r>
      <w:del w:id="178" w:author="Author">
        <w:r w:rsidRPr="00022B1D">
          <w:rPr>
            <w:rFonts w:ascii="Trebuchet MS" w:hAnsi="Trebuchet MS"/>
            <w:noProof/>
          </w:rPr>
          <w:delText>charging</w:delText>
        </w:r>
      </w:del>
      <w:ins w:id="179" w:author="Author">
        <w:r w:rsidRPr="00022B1D">
          <w:rPr>
            <w:rFonts w:ascii="Trebuchet MS" w:hAnsi="Trebuchet MS"/>
            <w:noProof/>
          </w:rPr>
          <w:t>accusing</w:t>
        </w:r>
      </w:ins>
      <w:r w:rsidRPr="00022B1D">
        <w:rPr>
          <w:rFonts w:ascii="Trebuchet MS" w:hAnsi="Trebuchet MS"/>
          <w:noProof/>
        </w:rPr>
        <w:t xml:space="preserve"> her </w:t>
      </w:r>
      <w:del w:id="180" w:author="Author">
        <w:r w:rsidRPr="00022B1D">
          <w:rPr>
            <w:rFonts w:ascii="Trebuchet MS" w:hAnsi="Trebuchet MS"/>
            <w:noProof/>
          </w:rPr>
          <w:delText>with notorious deeds,</w:delText>
        </w:r>
      </w:del>
      <w:ins w:id="181" w:author="Author">
        <w:r w:rsidRPr="00022B1D">
          <w:rPr>
            <w:rFonts w:ascii="Trebuchet MS" w:hAnsi="Trebuchet MS"/>
            <w:noProof/>
          </w:rPr>
          <w:t>of misconduct by</w:t>
        </w:r>
      </w:ins>
      <w:r w:rsidRPr="00022B1D">
        <w:rPr>
          <w:rFonts w:ascii="Trebuchet MS" w:hAnsi="Trebuchet MS"/>
          <w:noProof/>
        </w:rPr>
        <w:t xml:space="preserve"> saying: “I have found</w:t>
      </w:r>
      <w:ins w:id="182" w:author="Author">
        <w:r w:rsidRPr="00022B1D">
          <w:rPr>
            <w:rFonts w:ascii="Trebuchet MS" w:hAnsi="Trebuchet MS"/>
            <w:noProof/>
          </w:rPr>
          <w:t xml:space="preserve"> out that</w:t>
        </w:r>
      </w:ins>
      <w:r w:rsidRPr="00022B1D">
        <w:rPr>
          <w:rFonts w:ascii="Trebuchet MS" w:hAnsi="Trebuchet MS"/>
          <w:noProof/>
        </w:rPr>
        <w:t xml:space="preserve"> your daughter does not have evidence of virginity.” Now this is the evidence of my daughter’s virginity.’ </w:t>
      </w:r>
      <w:del w:id="183" w:author="Author">
        <w:r w:rsidRPr="00022B1D">
          <w:rPr>
            <w:rFonts w:ascii="Trebuchet MS" w:hAnsi="Trebuchet MS"/>
            <w:noProof/>
          </w:rPr>
          <w:delText>And they must</w:delText>
        </w:r>
      </w:del>
      <w:ins w:id="184" w:author="Author">
        <w:r w:rsidRPr="00022B1D">
          <w:rPr>
            <w:rFonts w:ascii="Trebuchet MS" w:hAnsi="Trebuchet MS"/>
            <w:noProof/>
          </w:rPr>
          <w:t>They will then</w:t>
        </w:r>
      </w:ins>
      <w:r w:rsidRPr="00022B1D">
        <w:rPr>
          <w:rFonts w:ascii="Trebuchet MS" w:hAnsi="Trebuchet MS"/>
          <w:noProof/>
        </w:rPr>
        <w:t xml:space="preserve"> spread out the </w:t>
      </w:r>
      <w:del w:id="185" w:author="Author">
        <w:r w:rsidRPr="00022B1D">
          <w:rPr>
            <w:rFonts w:ascii="Trebuchet MS" w:hAnsi="Trebuchet MS"/>
            <w:noProof/>
          </w:rPr>
          <w:delText>mantle</w:delText>
        </w:r>
      </w:del>
      <w:ins w:id="186" w:author="Author">
        <w:r w:rsidRPr="00022B1D">
          <w:rPr>
            <w:rFonts w:ascii="Trebuchet MS" w:hAnsi="Trebuchet MS"/>
            <w:noProof/>
          </w:rPr>
          <w:t>cloth</w:t>
        </w:r>
      </w:ins>
      <w:r w:rsidRPr="00022B1D">
        <w:rPr>
          <w:rFonts w:ascii="Trebuchet MS" w:hAnsi="Trebuchet MS"/>
          <w:noProof/>
        </w:rPr>
        <w:t xml:space="preserve"> before the </w:t>
      </w:r>
      <w:del w:id="187" w:author="Author">
        <w:r w:rsidRPr="00022B1D">
          <w:rPr>
            <w:rFonts w:ascii="Trebuchet MS" w:hAnsi="Trebuchet MS"/>
            <w:noProof/>
          </w:rPr>
          <w:delText>older men</w:delText>
        </w:r>
      </w:del>
      <w:ins w:id="188" w:author="Author">
        <w:r w:rsidRPr="00022B1D">
          <w:rPr>
            <w:rFonts w:ascii="Trebuchet MS" w:hAnsi="Trebuchet MS"/>
            <w:noProof/>
          </w:rPr>
          <w:t>elders</w:t>
        </w:r>
      </w:ins>
      <w:r w:rsidRPr="00022B1D">
        <w:rPr>
          <w:rFonts w:ascii="Trebuchet MS" w:hAnsi="Trebuchet MS"/>
          <w:noProof/>
        </w:rPr>
        <w:t xml:space="preserve"> of the city. </w:t>
      </w:r>
      <w:r w:rsidRPr="00022B1D">
        <w:rPr>
          <w:rFonts w:ascii="Trebuchet MS" w:hAnsi="Trebuchet MS"/>
          <w:b/>
          <w:noProof/>
        </w:rPr>
        <w:t xml:space="preserve">22:18 </w:t>
      </w:r>
      <w:del w:id="189" w:author="Author">
        <w:r w:rsidRPr="00022B1D">
          <w:rPr>
            <w:rFonts w:ascii="Trebuchet MS" w:hAnsi="Trebuchet MS"/>
            <w:noProof/>
          </w:rPr>
          <w:delText>And the older men of that</w:delText>
        </w:r>
      </w:del>
      <w:ins w:id="190" w:author="Author">
        <w:r w:rsidRPr="00022B1D">
          <w:rPr>
            <w:rFonts w:ascii="Trebuchet MS" w:hAnsi="Trebuchet MS"/>
            <w:noProof/>
          </w:rPr>
          <w:t>The</w:t>
        </w:r>
      </w:ins>
      <w:r w:rsidRPr="00022B1D">
        <w:rPr>
          <w:rFonts w:ascii="Trebuchet MS" w:hAnsi="Trebuchet MS"/>
          <w:noProof/>
        </w:rPr>
        <w:t xml:space="preserve"> city </w:t>
      </w:r>
      <w:del w:id="191" w:author="Author">
        <w:r w:rsidRPr="00022B1D">
          <w:rPr>
            <w:rFonts w:ascii="Trebuchet MS" w:hAnsi="Trebuchet MS"/>
            <w:noProof/>
          </w:rPr>
          <w:delText>must</w:delText>
        </w:r>
      </w:del>
      <w:ins w:id="192" w:author="Author">
        <w:r w:rsidRPr="00022B1D">
          <w:rPr>
            <w:rFonts w:ascii="Trebuchet MS" w:hAnsi="Trebuchet MS"/>
            <w:noProof/>
          </w:rPr>
          <w:t>elders will</w:t>
        </w:r>
      </w:ins>
      <w:r w:rsidRPr="00022B1D">
        <w:rPr>
          <w:rFonts w:ascii="Trebuchet MS" w:hAnsi="Trebuchet MS"/>
          <w:noProof/>
        </w:rPr>
        <w:t xml:space="preserve"> take the man and discipline him. </w:t>
      </w:r>
      <w:r w:rsidRPr="00022B1D">
        <w:rPr>
          <w:rFonts w:ascii="Trebuchet MS" w:hAnsi="Trebuchet MS"/>
          <w:b/>
          <w:noProof/>
        </w:rPr>
        <w:t xml:space="preserve">22:19 </w:t>
      </w:r>
      <w:del w:id="193" w:author="Author">
        <w:r w:rsidRPr="00022B1D">
          <w:rPr>
            <w:rFonts w:ascii="Trebuchet MS" w:hAnsi="Trebuchet MS"/>
            <w:noProof/>
          </w:rPr>
          <w:delText xml:space="preserve">And they must </w:delText>
        </w:r>
      </w:del>
      <w:ins w:id="194" w:author="Author">
        <w:r w:rsidRPr="00022B1D">
          <w:rPr>
            <w:rFonts w:ascii="Trebuchet MS" w:hAnsi="Trebuchet MS"/>
            <w:noProof/>
          </w:rPr>
          <w:t xml:space="preserve">They will </w:t>
        </w:r>
      </w:ins>
      <w:r w:rsidRPr="00022B1D">
        <w:rPr>
          <w:rFonts w:ascii="Trebuchet MS" w:hAnsi="Trebuchet MS"/>
          <w:noProof/>
        </w:rPr>
        <w:t xml:space="preserve">fine him </w:t>
      </w:r>
      <w:del w:id="195" w:author="Author">
        <w:r w:rsidRPr="00022B1D">
          <w:rPr>
            <w:rFonts w:ascii="Trebuchet MS" w:hAnsi="Trebuchet MS"/>
            <w:noProof/>
          </w:rPr>
          <w:delText>a hundred</w:delText>
        </w:r>
      </w:del>
      <w:ins w:id="196" w:author="Author">
        <w:r w:rsidRPr="00022B1D">
          <w:rPr>
            <w:rFonts w:ascii="Trebuchet MS" w:hAnsi="Trebuchet MS"/>
            <w:noProof/>
          </w:rPr>
          <w:t>100</w:t>
        </w:r>
      </w:ins>
      <w:r w:rsidRPr="00022B1D">
        <w:rPr>
          <w:rFonts w:ascii="Trebuchet MS" w:hAnsi="Trebuchet MS"/>
          <w:noProof/>
        </w:rPr>
        <w:t xml:space="preserve"> silver shekels</w:t>
      </w:r>
      <w:ins w:id="197" w:author="Author">
        <w:r w:rsidRPr="00022B1D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022B1D">
        <w:rPr>
          <w:rFonts w:ascii="Trebuchet MS" w:hAnsi="Trebuchet MS"/>
          <w:noProof/>
        </w:rPr>
        <w:t xml:space="preserve"> and give them to the girl’s father, because </w:t>
      </w:r>
      <w:del w:id="200" w:author="Author">
        <w:r w:rsidRPr="00022B1D">
          <w:rPr>
            <w:rFonts w:ascii="Trebuchet MS" w:hAnsi="Trebuchet MS"/>
            <w:noProof/>
          </w:rPr>
          <w:delText>he brought forth a bad name upon</w:delText>
        </w:r>
      </w:del>
      <w:ins w:id="201" w:author="Author">
        <w:r w:rsidRPr="00022B1D">
          <w:rPr>
            <w:rFonts w:ascii="Trebuchet MS" w:hAnsi="Trebuchet MS"/>
            <w:noProof/>
          </w:rPr>
          <w:t>the man defamed</w:t>
        </w:r>
      </w:ins>
      <w:r w:rsidRPr="00022B1D">
        <w:rPr>
          <w:rFonts w:ascii="Trebuchet MS" w:hAnsi="Trebuchet MS"/>
          <w:noProof/>
        </w:rPr>
        <w:t xml:space="preserve"> a virgin of Israel</w:t>
      </w:r>
      <w:del w:id="202" w:author="Author">
        <w:r w:rsidRPr="00022B1D">
          <w:rPr>
            <w:rFonts w:ascii="Trebuchet MS" w:hAnsi="Trebuchet MS"/>
            <w:noProof/>
          </w:rPr>
          <w:delText>;</w:delText>
        </w:r>
      </w:del>
      <w:ins w:id="203" w:author="Author">
        <w:r w:rsidRPr="00022B1D">
          <w:rPr>
            <w:rFonts w:ascii="Trebuchet MS" w:hAnsi="Trebuchet MS"/>
            <w:noProof/>
          </w:rPr>
          <w:t>,</w:t>
        </w:r>
      </w:ins>
      <w:r w:rsidRPr="00022B1D">
        <w:rPr>
          <w:rFonts w:ascii="Trebuchet MS" w:hAnsi="Trebuchet MS"/>
          <w:noProof/>
        </w:rPr>
        <w:t xml:space="preserve"> and she will continue to be his wife. He will not be allowed to divorce her </w:t>
      </w:r>
      <w:del w:id="204" w:author="Author">
        <w:r w:rsidRPr="00022B1D">
          <w:rPr>
            <w:rFonts w:ascii="Trebuchet MS" w:hAnsi="Trebuchet MS"/>
            <w:noProof/>
          </w:rPr>
          <w:delText>all his days</w:delText>
        </w:r>
      </w:del>
      <w:ins w:id="205" w:author="Author">
        <w:r w:rsidRPr="00022B1D">
          <w:rPr>
            <w:rFonts w:ascii="Trebuchet MS" w:hAnsi="Trebuchet MS"/>
            <w:noProof/>
          </w:rPr>
          <w:t>as long as he lives</w:t>
        </w:r>
      </w:ins>
      <w:r w:rsidRPr="00022B1D">
        <w:rPr>
          <w:rFonts w:ascii="Trebuchet MS" w:hAnsi="Trebuchet MS"/>
          <w:noProof/>
        </w:rPr>
        <w:t>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22:20 </w:t>
      </w:r>
      <w:r w:rsidRPr="00022B1D">
        <w:rPr>
          <w:rFonts w:ascii="Trebuchet MS" w:hAnsi="Trebuchet MS"/>
          <w:noProof/>
        </w:rPr>
        <w:t xml:space="preserve">“If, though, </w:t>
      </w:r>
      <w:del w:id="206" w:author="Author">
        <w:r w:rsidRPr="00022B1D">
          <w:rPr>
            <w:rFonts w:ascii="Trebuchet MS" w:hAnsi="Trebuchet MS"/>
            <w:noProof/>
          </w:rPr>
          <w:delText xml:space="preserve">this thing has proved to be </w:delText>
        </w:r>
      </w:del>
      <w:r w:rsidRPr="00022B1D">
        <w:rPr>
          <w:rFonts w:ascii="Trebuchet MS" w:hAnsi="Trebuchet MS"/>
          <w:noProof/>
        </w:rPr>
        <w:t xml:space="preserve">the </w:t>
      </w:r>
      <w:del w:id="207" w:author="Author">
        <w:r w:rsidRPr="00022B1D">
          <w:rPr>
            <w:rFonts w:ascii="Trebuchet MS" w:hAnsi="Trebuchet MS"/>
            <w:noProof/>
          </w:rPr>
          <w:delText>truth,</w:delText>
        </w:r>
      </w:del>
      <w:ins w:id="208" w:author="Author">
        <w:r w:rsidRPr="00022B1D">
          <w:rPr>
            <w:rFonts w:ascii="Trebuchet MS" w:hAnsi="Trebuchet MS"/>
            <w:noProof/>
          </w:rPr>
          <w:t>accusation is true, and there is no</w:t>
        </w:r>
      </w:ins>
      <w:r w:rsidRPr="00022B1D">
        <w:rPr>
          <w:rFonts w:ascii="Trebuchet MS" w:hAnsi="Trebuchet MS"/>
          <w:noProof/>
        </w:rPr>
        <w:t xml:space="preserve"> evidence </w:t>
      </w:r>
      <w:del w:id="209" w:author="Author">
        <w:r w:rsidRPr="00022B1D">
          <w:rPr>
            <w:rFonts w:ascii="Trebuchet MS" w:hAnsi="Trebuchet MS"/>
            <w:noProof/>
          </w:rPr>
          <w:delText>of virginity was not found in</w:delText>
        </w:r>
      </w:del>
      <w:ins w:id="210" w:author="Author">
        <w:r w:rsidRPr="00022B1D">
          <w:rPr>
            <w:rFonts w:ascii="Trebuchet MS" w:hAnsi="Trebuchet MS"/>
            <w:noProof/>
          </w:rPr>
          <w:t>that</w:t>
        </w:r>
      </w:ins>
      <w:r w:rsidRPr="00022B1D">
        <w:rPr>
          <w:rFonts w:ascii="Trebuchet MS" w:hAnsi="Trebuchet MS"/>
          <w:noProof/>
        </w:rPr>
        <w:t xml:space="preserve"> the girl</w:t>
      </w:r>
      <w:ins w:id="211" w:author="Author">
        <w:r w:rsidRPr="00022B1D">
          <w:rPr>
            <w:rFonts w:ascii="Trebuchet MS" w:hAnsi="Trebuchet MS"/>
            <w:noProof/>
          </w:rPr>
          <w:t xml:space="preserve"> was a virgin</w:t>
        </w:r>
      </w:ins>
      <w:r w:rsidRPr="00022B1D">
        <w:rPr>
          <w:rFonts w:ascii="Trebuchet MS" w:hAnsi="Trebuchet MS"/>
          <w:noProof/>
        </w:rPr>
        <w:t xml:space="preserve">, </w:t>
      </w:r>
      <w:r w:rsidRPr="00022B1D">
        <w:rPr>
          <w:rFonts w:ascii="Trebuchet MS" w:hAnsi="Trebuchet MS"/>
          <w:b/>
          <w:noProof/>
        </w:rPr>
        <w:t xml:space="preserve">22:21 </w:t>
      </w:r>
      <w:r w:rsidRPr="00022B1D">
        <w:rPr>
          <w:rFonts w:ascii="Trebuchet MS" w:hAnsi="Trebuchet MS"/>
          <w:noProof/>
        </w:rPr>
        <w:t xml:space="preserve">they </w:t>
      </w:r>
      <w:del w:id="212" w:author="Author">
        <w:r w:rsidRPr="00022B1D">
          <w:rPr>
            <w:rFonts w:ascii="Trebuchet MS" w:hAnsi="Trebuchet MS"/>
            <w:noProof/>
          </w:rPr>
          <w:delText>must also</w:delText>
        </w:r>
      </w:del>
      <w:ins w:id="213" w:author="Author">
        <w:r w:rsidRPr="00022B1D">
          <w:rPr>
            <w:rFonts w:ascii="Trebuchet MS" w:hAnsi="Trebuchet MS"/>
            <w:noProof/>
          </w:rPr>
          <w:t>should</w:t>
        </w:r>
      </w:ins>
      <w:r w:rsidRPr="00022B1D">
        <w:rPr>
          <w:rFonts w:ascii="Trebuchet MS" w:hAnsi="Trebuchet MS"/>
          <w:noProof/>
        </w:rPr>
        <w:t xml:space="preserve"> bring the girl out to the entrance of her father’s house, and the men of her city </w:t>
      </w:r>
      <w:del w:id="214" w:author="Author">
        <w:r w:rsidRPr="00022B1D">
          <w:rPr>
            <w:rFonts w:ascii="Trebuchet MS" w:hAnsi="Trebuchet MS"/>
            <w:noProof/>
          </w:rPr>
          <w:delText>must pelt</w:delText>
        </w:r>
      </w:del>
      <w:ins w:id="215" w:author="Author">
        <w:r w:rsidRPr="00022B1D">
          <w:rPr>
            <w:rFonts w:ascii="Trebuchet MS" w:hAnsi="Trebuchet MS"/>
            <w:noProof/>
          </w:rPr>
          <w:t>should stone</w:t>
        </w:r>
      </w:ins>
      <w:r w:rsidRPr="00022B1D">
        <w:rPr>
          <w:rFonts w:ascii="Trebuchet MS" w:hAnsi="Trebuchet MS"/>
          <w:noProof/>
        </w:rPr>
        <w:t xml:space="preserve"> her </w:t>
      </w:r>
      <w:del w:id="216" w:author="Author">
        <w:r w:rsidRPr="00022B1D">
          <w:rPr>
            <w:rFonts w:ascii="Trebuchet MS" w:hAnsi="Trebuchet MS"/>
            <w:noProof/>
          </w:rPr>
          <w:delText>with stones, and she must die</w:delText>
        </w:r>
      </w:del>
      <w:ins w:id="217" w:author="Author">
        <w:r w:rsidRPr="00022B1D">
          <w:rPr>
            <w:rFonts w:ascii="Trebuchet MS" w:hAnsi="Trebuchet MS"/>
            <w:noProof/>
          </w:rPr>
          <w:t>to death</w:t>
        </w:r>
      </w:ins>
      <w:r w:rsidRPr="00022B1D">
        <w:rPr>
          <w:rFonts w:ascii="Trebuchet MS" w:hAnsi="Trebuchet MS"/>
          <w:noProof/>
        </w:rPr>
        <w:t xml:space="preserve">, because she has committed a disgraceful </w:t>
      </w:r>
      <w:del w:id="218" w:author="Author">
        <w:r w:rsidRPr="00022B1D">
          <w:rPr>
            <w:rFonts w:ascii="Trebuchet MS" w:hAnsi="Trebuchet MS"/>
            <w:noProof/>
          </w:rPr>
          <w:delText>folly</w:delText>
        </w:r>
      </w:del>
      <w:ins w:id="219" w:author="Author">
        <w:r w:rsidRPr="00022B1D">
          <w:rPr>
            <w:rFonts w:ascii="Trebuchet MS" w:hAnsi="Trebuchet MS"/>
            <w:noProof/>
          </w:rPr>
          <w:t>act</w:t>
        </w:r>
      </w:ins>
      <w:r w:rsidRPr="00022B1D">
        <w:rPr>
          <w:rFonts w:ascii="Trebuchet MS" w:hAnsi="Trebuchet MS"/>
          <w:noProof/>
        </w:rPr>
        <w:t xml:space="preserve"> in Israel by committing </w:t>
      </w:r>
      <w:del w:id="220" w:author="Author">
        <w:r w:rsidRPr="00022B1D">
          <w:rPr>
            <w:rFonts w:ascii="Trebuchet MS" w:hAnsi="Trebuchet MS"/>
            <w:noProof/>
          </w:rPr>
          <w:delText>prostitution</w:delText>
        </w:r>
      </w:del>
      <w:ins w:id="221" w:author="Author">
        <w:r w:rsidRPr="00022B1D">
          <w:rPr>
            <w:rFonts w:ascii="Trebuchet MS" w:hAnsi="Trebuchet MS"/>
            <w:noProof/>
          </w:rPr>
          <w:t>sexual immorality</w:t>
        </w:r>
        <w:r w:rsidRPr="00022B1D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022B1D">
        <w:rPr>
          <w:rFonts w:ascii="Trebuchet MS" w:hAnsi="Trebuchet MS"/>
          <w:noProof/>
        </w:rPr>
        <w:t xml:space="preserve"> in the house of her father. So you must </w:t>
      </w:r>
      <w:del w:id="224" w:author="Author">
        <w:r w:rsidRPr="00022B1D">
          <w:rPr>
            <w:rFonts w:ascii="Trebuchet MS" w:hAnsi="Trebuchet MS"/>
            <w:noProof/>
          </w:rPr>
          <w:delText>clear away</w:delText>
        </w:r>
      </w:del>
      <w:ins w:id="225" w:author="Author">
        <w:r w:rsidRPr="00022B1D">
          <w:rPr>
            <w:rFonts w:ascii="Trebuchet MS" w:hAnsi="Trebuchet MS"/>
            <w:noProof/>
          </w:rPr>
          <w:t>remove</w:t>
        </w:r>
      </w:ins>
      <w:r w:rsidRPr="00022B1D">
        <w:rPr>
          <w:rFonts w:ascii="Trebuchet MS" w:hAnsi="Trebuchet MS"/>
          <w:noProof/>
        </w:rPr>
        <w:t xml:space="preserve"> what is bad from your midst.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22:22 </w:t>
      </w:r>
      <w:r w:rsidRPr="00022B1D">
        <w:rPr>
          <w:rFonts w:ascii="Trebuchet MS" w:hAnsi="Trebuchet MS"/>
          <w:noProof/>
        </w:rPr>
        <w:t>“</w:t>
      </w:r>
      <w:del w:id="226" w:author="Author">
        <w:r w:rsidRPr="00022B1D">
          <w:rPr>
            <w:rFonts w:ascii="Trebuchet MS" w:hAnsi="Trebuchet MS"/>
            <w:noProof/>
          </w:rPr>
          <w:delText>In case</w:delText>
        </w:r>
      </w:del>
      <w:ins w:id="227" w:author="Author">
        <w:r w:rsidRPr="00022B1D">
          <w:rPr>
            <w:rFonts w:ascii="Trebuchet MS" w:hAnsi="Trebuchet MS"/>
            <w:noProof/>
          </w:rPr>
          <w:t>If</w:t>
        </w:r>
      </w:ins>
      <w:r w:rsidRPr="00022B1D">
        <w:rPr>
          <w:rFonts w:ascii="Trebuchet MS" w:hAnsi="Trebuchet MS"/>
          <w:noProof/>
        </w:rPr>
        <w:t xml:space="preserve"> a man is found lying down with a woman </w:t>
      </w:r>
      <w:del w:id="228" w:author="Author">
        <w:r w:rsidRPr="00022B1D">
          <w:rPr>
            <w:rFonts w:ascii="Trebuchet MS" w:hAnsi="Trebuchet MS"/>
            <w:noProof/>
          </w:rPr>
          <w:delText>owned by an owner</w:delText>
        </w:r>
      </w:del>
      <w:ins w:id="229" w:author="Author">
        <w:r w:rsidRPr="00022B1D">
          <w:rPr>
            <w:rFonts w:ascii="Trebuchet MS" w:hAnsi="Trebuchet MS"/>
            <w:noProof/>
          </w:rPr>
          <w:t>who is the wife of another man</w:t>
        </w:r>
      </w:ins>
      <w:r w:rsidRPr="00022B1D">
        <w:rPr>
          <w:rFonts w:ascii="Trebuchet MS" w:hAnsi="Trebuchet MS"/>
          <w:noProof/>
        </w:rPr>
        <w:t xml:space="preserve">, both of them must </w:t>
      </w:r>
      <w:del w:id="230" w:author="Author">
        <w:r w:rsidRPr="00022B1D">
          <w:rPr>
            <w:rFonts w:ascii="Trebuchet MS" w:hAnsi="Trebuchet MS"/>
            <w:noProof/>
          </w:rPr>
          <w:delText xml:space="preserve">then </w:delText>
        </w:r>
      </w:del>
      <w:r w:rsidRPr="00022B1D">
        <w:rPr>
          <w:rFonts w:ascii="Trebuchet MS" w:hAnsi="Trebuchet MS"/>
          <w:noProof/>
        </w:rPr>
        <w:t xml:space="preserve">die together, the man </w:t>
      </w:r>
      <w:del w:id="231" w:author="Author">
        <w:r w:rsidRPr="00022B1D">
          <w:rPr>
            <w:rFonts w:ascii="Trebuchet MS" w:hAnsi="Trebuchet MS"/>
            <w:noProof/>
          </w:rPr>
          <w:delText>lying</w:delText>
        </w:r>
      </w:del>
      <w:ins w:id="232" w:author="Author">
        <w:r w:rsidRPr="00022B1D">
          <w:rPr>
            <w:rFonts w:ascii="Trebuchet MS" w:hAnsi="Trebuchet MS"/>
            <w:noProof/>
          </w:rPr>
          <w:t>who lay</w:t>
        </w:r>
      </w:ins>
      <w:r w:rsidRPr="00022B1D">
        <w:rPr>
          <w:rFonts w:ascii="Trebuchet MS" w:hAnsi="Trebuchet MS"/>
          <w:noProof/>
        </w:rPr>
        <w:t xml:space="preserve"> down with the woman </w:t>
      </w:r>
      <w:del w:id="233" w:author="Author">
        <w:r w:rsidRPr="00022B1D">
          <w:rPr>
            <w:rFonts w:ascii="Trebuchet MS" w:hAnsi="Trebuchet MS"/>
            <w:noProof/>
          </w:rPr>
          <w:delText>and</w:delText>
        </w:r>
      </w:del>
      <w:ins w:id="234" w:author="Author">
        <w:r w:rsidRPr="00022B1D">
          <w:rPr>
            <w:rFonts w:ascii="Trebuchet MS" w:hAnsi="Trebuchet MS"/>
            <w:noProof/>
          </w:rPr>
          <w:t>as well as</w:t>
        </w:r>
      </w:ins>
      <w:r w:rsidRPr="00022B1D">
        <w:rPr>
          <w:rFonts w:ascii="Trebuchet MS" w:hAnsi="Trebuchet MS"/>
          <w:noProof/>
        </w:rPr>
        <w:t xml:space="preserve"> the woman. So you must </w:t>
      </w:r>
      <w:del w:id="235" w:author="Author">
        <w:r w:rsidRPr="00022B1D">
          <w:rPr>
            <w:rFonts w:ascii="Trebuchet MS" w:hAnsi="Trebuchet MS"/>
            <w:noProof/>
          </w:rPr>
          <w:delText>clear away</w:delText>
        </w:r>
      </w:del>
      <w:ins w:id="236" w:author="Author">
        <w:r w:rsidRPr="00022B1D">
          <w:rPr>
            <w:rFonts w:ascii="Trebuchet MS" w:hAnsi="Trebuchet MS"/>
            <w:noProof/>
          </w:rPr>
          <w:t>remove</w:t>
        </w:r>
      </w:ins>
      <w:r w:rsidRPr="00022B1D">
        <w:rPr>
          <w:rFonts w:ascii="Trebuchet MS" w:hAnsi="Trebuchet MS"/>
          <w:noProof/>
        </w:rPr>
        <w:t xml:space="preserve"> what is bad out of Israel.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22:23 </w:t>
      </w:r>
      <w:r w:rsidRPr="00022B1D">
        <w:rPr>
          <w:rFonts w:ascii="Trebuchet MS" w:hAnsi="Trebuchet MS"/>
          <w:noProof/>
        </w:rPr>
        <w:t>“</w:t>
      </w:r>
      <w:del w:id="237" w:author="Author">
        <w:r w:rsidRPr="00022B1D">
          <w:rPr>
            <w:rFonts w:ascii="Trebuchet MS" w:hAnsi="Trebuchet MS"/>
            <w:noProof/>
          </w:rPr>
          <w:delText>In case there happened to be</w:delText>
        </w:r>
      </w:del>
      <w:ins w:id="238" w:author="Author">
        <w:r w:rsidRPr="00022B1D">
          <w:rPr>
            <w:rFonts w:ascii="Trebuchet MS" w:hAnsi="Trebuchet MS"/>
            <w:noProof/>
          </w:rPr>
          <w:t>If</w:t>
        </w:r>
      </w:ins>
      <w:r w:rsidRPr="00022B1D">
        <w:rPr>
          <w:rFonts w:ascii="Trebuchet MS" w:hAnsi="Trebuchet MS"/>
          <w:noProof/>
        </w:rPr>
        <w:t xml:space="preserve"> a virgin </w:t>
      </w:r>
      <w:del w:id="239" w:author="Author">
        <w:r w:rsidRPr="00022B1D">
          <w:rPr>
            <w:rFonts w:ascii="Trebuchet MS" w:hAnsi="Trebuchet MS"/>
            <w:noProof/>
          </w:rPr>
          <w:delText>girl</w:delText>
        </w:r>
      </w:del>
      <w:ins w:id="240" w:author="Author">
        <w:r w:rsidRPr="00022B1D">
          <w:rPr>
            <w:rFonts w:ascii="Trebuchet MS" w:hAnsi="Trebuchet MS"/>
            <w:noProof/>
          </w:rPr>
          <w:t>is</w:t>
        </w:r>
      </w:ins>
      <w:r w:rsidRPr="00022B1D">
        <w:rPr>
          <w:rFonts w:ascii="Trebuchet MS" w:hAnsi="Trebuchet MS"/>
          <w:noProof/>
        </w:rPr>
        <w:t xml:space="preserve"> engaged to a man, and </w:t>
      </w:r>
      <w:del w:id="241" w:author="Author">
        <w:r w:rsidRPr="00022B1D">
          <w:rPr>
            <w:rFonts w:ascii="Trebuchet MS" w:hAnsi="Trebuchet MS"/>
            <w:noProof/>
          </w:rPr>
          <w:delText>a</w:delText>
        </w:r>
      </w:del>
      <w:ins w:id="242" w:author="Author">
        <w:r w:rsidRPr="00022B1D">
          <w:rPr>
            <w:rFonts w:ascii="Trebuchet MS" w:hAnsi="Trebuchet MS"/>
            <w:noProof/>
          </w:rPr>
          <w:t>another</w:t>
        </w:r>
      </w:ins>
      <w:r w:rsidRPr="00022B1D">
        <w:rPr>
          <w:rFonts w:ascii="Trebuchet MS" w:hAnsi="Trebuchet MS"/>
          <w:noProof/>
        </w:rPr>
        <w:t xml:space="preserve"> man </w:t>
      </w:r>
      <w:del w:id="243" w:author="Author">
        <w:r w:rsidRPr="00022B1D">
          <w:rPr>
            <w:rFonts w:ascii="Trebuchet MS" w:hAnsi="Trebuchet MS"/>
            <w:noProof/>
          </w:rPr>
          <w:delText>actually found</w:delText>
        </w:r>
      </w:del>
      <w:ins w:id="244" w:author="Author">
        <w:r w:rsidRPr="00022B1D">
          <w:rPr>
            <w:rFonts w:ascii="Trebuchet MS" w:hAnsi="Trebuchet MS"/>
            <w:noProof/>
          </w:rPr>
          <w:t>happens to meet</w:t>
        </w:r>
      </w:ins>
      <w:r w:rsidRPr="00022B1D">
        <w:rPr>
          <w:rFonts w:ascii="Trebuchet MS" w:hAnsi="Trebuchet MS"/>
          <w:noProof/>
        </w:rPr>
        <w:t xml:space="preserve"> her in the city and </w:t>
      </w:r>
      <w:del w:id="245" w:author="Author">
        <w:r w:rsidRPr="00022B1D">
          <w:rPr>
            <w:rFonts w:ascii="Trebuchet MS" w:hAnsi="Trebuchet MS"/>
            <w:noProof/>
          </w:rPr>
          <w:delText>lay</w:delText>
        </w:r>
      </w:del>
      <w:ins w:id="246" w:author="Author">
        <w:r w:rsidRPr="00022B1D">
          <w:rPr>
            <w:rFonts w:ascii="Trebuchet MS" w:hAnsi="Trebuchet MS"/>
            <w:noProof/>
          </w:rPr>
          <w:t>lies</w:t>
        </w:r>
      </w:ins>
      <w:r w:rsidRPr="00022B1D">
        <w:rPr>
          <w:rFonts w:ascii="Trebuchet MS" w:hAnsi="Trebuchet MS"/>
          <w:noProof/>
        </w:rPr>
        <w:t xml:space="preserve"> down with her, </w:t>
      </w:r>
      <w:r w:rsidRPr="00022B1D">
        <w:rPr>
          <w:rFonts w:ascii="Trebuchet MS" w:hAnsi="Trebuchet MS"/>
          <w:b/>
          <w:noProof/>
        </w:rPr>
        <w:t xml:space="preserve">22:24 </w:t>
      </w:r>
      <w:del w:id="247" w:author="Author">
        <w:r w:rsidRPr="00022B1D">
          <w:rPr>
            <w:rFonts w:ascii="Trebuchet MS" w:hAnsi="Trebuchet MS"/>
            <w:noProof/>
            <w:u w:val="dotted"/>
          </w:rPr>
          <w:delText>YOU</w:delText>
        </w:r>
        <w:r w:rsidRPr="00022B1D">
          <w:rPr>
            <w:rFonts w:ascii="Trebuchet MS" w:hAnsi="Trebuchet MS"/>
            <w:noProof/>
          </w:rPr>
          <w:delText xml:space="preserve"> must also</w:delText>
        </w:r>
      </w:del>
      <w:ins w:id="248" w:author="Author">
        <w:r w:rsidRPr="00022B1D">
          <w:rPr>
            <w:rFonts w:ascii="Trebuchet MS" w:hAnsi="Trebuchet MS"/>
            <w:noProof/>
          </w:rPr>
          <w:t>you should</w:t>
        </w:r>
      </w:ins>
      <w:r w:rsidRPr="00022B1D">
        <w:rPr>
          <w:rFonts w:ascii="Trebuchet MS" w:hAnsi="Trebuchet MS"/>
          <w:noProof/>
        </w:rPr>
        <w:t xml:space="preserve"> bring them both out to the gate of that city and </w:t>
      </w:r>
      <w:del w:id="249" w:author="Author">
        <w:r w:rsidRPr="00022B1D">
          <w:rPr>
            <w:rFonts w:ascii="Trebuchet MS" w:hAnsi="Trebuchet MS"/>
            <w:noProof/>
          </w:rPr>
          <w:delText>pelt</w:delText>
        </w:r>
      </w:del>
      <w:ins w:id="250" w:author="Author">
        <w:r w:rsidRPr="00022B1D">
          <w:rPr>
            <w:rFonts w:ascii="Trebuchet MS" w:hAnsi="Trebuchet MS"/>
            <w:noProof/>
          </w:rPr>
          <w:t>stone</w:t>
        </w:r>
      </w:ins>
      <w:r w:rsidRPr="00022B1D">
        <w:rPr>
          <w:rFonts w:ascii="Trebuchet MS" w:hAnsi="Trebuchet MS"/>
          <w:noProof/>
        </w:rPr>
        <w:t xml:space="preserve"> them </w:t>
      </w:r>
      <w:del w:id="251" w:author="Author">
        <w:r w:rsidRPr="00022B1D">
          <w:rPr>
            <w:rFonts w:ascii="Trebuchet MS" w:hAnsi="Trebuchet MS"/>
            <w:noProof/>
          </w:rPr>
          <w:delText>with stones, and they must die</w:delText>
        </w:r>
      </w:del>
      <w:ins w:id="252" w:author="Author">
        <w:r w:rsidRPr="00022B1D">
          <w:rPr>
            <w:rFonts w:ascii="Trebuchet MS" w:hAnsi="Trebuchet MS"/>
            <w:noProof/>
          </w:rPr>
          <w:t>to death</w:t>
        </w:r>
      </w:ins>
      <w:r w:rsidRPr="00022B1D">
        <w:rPr>
          <w:rFonts w:ascii="Trebuchet MS" w:hAnsi="Trebuchet MS"/>
          <w:noProof/>
        </w:rPr>
        <w:t xml:space="preserve">, the girl </w:t>
      </w:r>
      <w:del w:id="253" w:author="Author">
        <w:r w:rsidRPr="00022B1D">
          <w:rPr>
            <w:rFonts w:ascii="Trebuchet MS" w:hAnsi="Trebuchet MS"/>
            <w:noProof/>
          </w:rPr>
          <w:delText>for the reason that</w:delText>
        </w:r>
      </w:del>
      <w:ins w:id="254" w:author="Author">
        <w:r w:rsidRPr="00022B1D">
          <w:rPr>
            <w:rFonts w:ascii="Trebuchet MS" w:hAnsi="Trebuchet MS"/>
            <w:noProof/>
          </w:rPr>
          <w:t>because</w:t>
        </w:r>
      </w:ins>
      <w:r w:rsidRPr="00022B1D">
        <w:rPr>
          <w:rFonts w:ascii="Trebuchet MS" w:hAnsi="Trebuchet MS"/>
          <w:noProof/>
        </w:rPr>
        <w:t xml:space="preserve"> she did not scream in the city</w:t>
      </w:r>
      <w:del w:id="255" w:author="Author">
        <w:r w:rsidRPr="00022B1D">
          <w:rPr>
            <w:rFonts w:ascii="Trebuchet MS" w:hAnsi="Trebuchet MS"/>
            <w:noProof/>
          </w:rPr>
          <w:delText>,</w:delText>
        </w:r>
      </w:del>
      <w:r w:rsidRPr="00022B1D">
        <w:rPr>
          <w:rFonts w:ascii="Trebuchet MS" w:hAnsi="Trebuchet MS"/>
          <w:noProof/>
        </w:rPr>
        <w:t xml:space="preserve"> and the man </w:t>
      </w:r>
      <w:del w:id="256" w:author="Author">
        <w:r w:rsidRPr="00022B1D">
          <w:rPr>
            <w:rFonts w:ascii="Trebuchet MS" w:hAnsi="Trebuchet MS"/>
            <w:noProof/>
          </w:rPr>
          <w:delText>for the reason that</w:delText>
        </w:r>
      </w:del>
      <w:ins w:id="257" w:author="Author">
        <w:r w:rsidRPr="00022B1D">
          <w:rPr>
            <w:rFonts w:ascii="Trebuchet MS" w:hAnsi="Trebuchet MS"/>
            <w:noProof/>
          </w:rPr>
          <w:t>because</w:t>
        </w:r>
      </w:ins>
      <w:r w:rsidRPr="00022B1D">
        <w:rPr>
          <w:rFonts w:ascii="Trebuchet MS" w:hAnsi="Trebuchet MS"/>
          <w:noProof/>
        </w:rPr>
        <w:t xml:space="preserve"> he humiliated the wife of his </w:t>
      </w:r>
      <w:del w:id="258" w:author="Author">
        <w:r w:rsidRPr="00022B1D">
          <w:rPr>
            <w:rFonts w:ascii="Trebuchet MS" w:hAnsi="Trebuchet MS"/>
            <w:noProof/>
          </w:rPr>
          <w:delText>fellowman</w:delText>
        </w:r>
      </w:del>
      <w:ins w:id="259" w:author="Author">
        <w:r w:rsidRPr="00022B1D">
          <w:rPr>
            <w:rFonts w:ascii="Trebuchet MS" w:hAnsi="Trebuchet MS"/>
            <w:noProof/>
          </w:rPr>
          <w:t>fellow man</w:t>
        </w:r>
      </w:ins>
      <w:r w:rsidRPr="00022B1D">
        <w:rPr>
          <w:rFonts w:ascii="Trebuchet MS" w:hAnsi="Trebuchet MS"/>
          <w:noProof/>
        </w:rPr>
        <w:t xml:space="preserve">. So you must </w:t>
      </w:r>
      <w:del w:id="260" w:author="Author">
        <w:r w:rsidRPr="00022B1D">
          <w:rPr>
            <w:rFonts w:ascii="Trebuchet MS" w:hAnsi="Trebuchet MS"/>
            <w:noProof/>
          </w:rPr>
          <w:delText>clear away</w:delText>
        </w:r>
      </w:del>
      <w:ins w:id="261" w:author="Author">
        <w:r w:rsidRPr="00022B1D">
          <w:rPr>
            <w:rFonts w:ascii="Trebuchet MS" w:hAnsi="Trebuchet MS"/>
            <w:noProof/>
          </w:rPr>
          <w:t>remove</w:t>
        </w:r>
      </w:ins>
      <w:r w:rsidRPr="00022B1D">
        <w:rPr>
          <w:rFonts w:ascii="Trebuchet MS" w:hAnsi="Trebuchet MS"/>
          <w:noProof/>
        </w:rPr>
        <w:t xml:space="preserve"> what is evil from your midst.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22:25 </w:t>
      </w:r>
      <w:r w:rsidRPr="00022B1D">
        <w:rPr>
          <w:rFonts w:ascii="Trebuchet MS" w:hAnsi="Trebuchet MS"/>
          <w:noProof/>
        </w:rPr>
        <w:t xml:space="preserve">“If, however, </w:t>
      </w:r>
      <w:del w:id="262" w:author="Author">
        <w:r w:rsidRPr="00022B1D">
          <w:rPr>
            <w:rFonts w:ascii="Trebuchet MS" w:hAnsi="Trebuchet MS"/>
            <w:noProof/>
          </w:rPr>
          <w:delText xml:space="preserve">it is </w:delText>
        </w:r>
      </w:del>
      <w:ins w:id="263" w:author="Author">
        <w:r w:rsidRPr="00022B1D">
          <w:rPr>
            <w:rFonts w:ascii="Trebuchet MS" w:hAnsi="Trebuchet MS"/>
            <w:noProof/>
          </w:rPr>
          <w:t xml:space="preserve">the man happened to meet the engaged girl </w:t>
        </w:r>
      </w:ins>
      <w:r w:rsidRPr="00022B1D">
        <w:rPr>
          <w:rFonts w:ascii="Trebuchet MS" w:hAnsi="Trebuchet MS"/>
          <w:noProof/>
        </w:rPr>
        <w:t xml:space="preserve">in the field </w:t>
      </w:r>
      <w:del w:id="264" w:author="Author">
        <w:r w:rsidRPr="00022B1D">
          <w:rPr>
            <w:rFonts w:ascii="Trebuchet MS" w:hAnsi="Trebuchet MS"/>
            <w:noProof/>
          </w:rPr>
          <w:delText xml:space="preserve">that the man found the girl who was engaged, </w:delText>
        </w:r>
      </w:del>
      <w:r w:rsidRPr="00022B1D">
        <w:rPr>
          <w:rFonts w:ascii="Trebuchet MS" w:hAnsi="Trebuchet MS"/>
          <w:noProof/>
        </w:rPr>
        <w:t xml:space="preserve">and the man </w:t>
      </w:r>
      <w:del w:id="265" w:author="Author">
        <w:r w:rsidRPr="00022B1D">
          <w:rPr>
            <w:rFonts w:ascii="Trebuchet MS" w:hAnsi="Trebuchet MS"/>
            <w:noProof/>
          </w:rPr>
          <w:delText>grabbed hold of</w:delText>
        </w:r>
      </w:del>
      <w:ins w:id="266" w:author="Author">
        <w:r w:rsidRPr="00022B1D">
          <w:rPr>
            <w:rFonts w:ascii="Trebuchet MS" w:hAnsi="Trebuchet MS"/>
            <w:noProof/>
          </w:rPr>
          <w:t>overpowered</w:t>
        </w:r>
      </w:ins>
      <w:r w:rsidRPr="00022B1D">
        <w:rPr>
          <w:rFonts w:ascii="Trebuchet MS" w:hAnsi="Trebuchet MS"/>
          <w:noProof/>
        </w:rPr>
        <w:t xml:space="preserve"> her and lay down with her, the man who lay down with her </w:t>
      </w:r>
      <w:del w:id="267" w:author="Author">
        <w:r w:rsidRPr="00022B1D">
          <w:rPr>
            <w:rFonts w:ascii="Trebuchet MS" w:hAnsi="Trebuchet MS"/>
            <w:noProof/>
          </w:rPr>
          <w:delText>must also</w:delText>
        </w:r>
      </w:del>
      <w:ins w:id="268" w:author="Author">
        <w:r w:rsidRPr="00022B1D">
          <w:rPr>
            <w:rFonts w:ascii="Trebuchet MS" w:hAnsi="Trebuchet MS"/>
            <w:noProof/>
          </w:rPr>
          <w:t>is to</w:t>
        </w:r>
      </w:ins>
      <w:r w:rsidRPr="00022B1D">
        <w:rPr>
          <w:rFonts w:ascii="Trebuchet MS" w:hAnsi="Trebuchet MS"/>
          <w:noProof/>
        </w:rPr>
        <w:t xml:space="preserve"> die by himself, </w:t>
      </w:r>
      <w:r w:rsidRPr="00022B1D">
        <w:rPr>
          <w:rFonts w:ascii="Trebuchet MS" w:hAnsi="Trebuchet MS"/>
          <w:b/>
          <w:noProof/>
        </w:rPr>
        <w:t xml:space="preserve">22:26 </w:t>
      </w:r>
      <w:r w:rsidRPr="00022B1D">
        <w:rPr>
          <w:rFonts w:ascii="Trebuchet MS" w:hAnsi="Trebuchet MS"/>
          <w:noProof/>
        </w:rPr>
        <w:t xml:space="preserve">and </w:t>
      </w:r>
      <w:del w:id="269" w:author="Author">
        <w:r w:rsidRPr="00022B1D">
          <w:rPr>
            <w:rFonts w:ascii="Trebuchet MS" w:hAnsi="Trebuchet MS"/>
            <w:noProof/>
          </w:rPr>
          <w:delText xml:space="preserve">to the girl </w:delText>
        </w:r>
      </w:del>
      <w:r w:rsidRPr="00022B1D">
        <w:rPr>
          <w:rFonts w:ascii="Trebuchet MS" w:hAnsi="Trebuchet MS"/>
          <w:noProof/>
        </w:rPr>
        <w:t>you must do nothing</w:t>
      </w:r>
      <w:ins w:id="270" w:author="Author">
        <w:r w:rsidRPr="00022B1D">
          <w:rPr>
            <w:rFonts w:ascii="Trebuchet MS" w:hAnsi="Trebuchet MS"/>
            <w:noProof/>
          </w:rPr>
          <w:t xml:space="preserve"> to the girl</w:t>
        </w:r>
      </w:ins>
      <w:r w:rsidRPr="00022B1D">
        <w:rPr>
          <w:rFonts w:ascii="Trebuchet MS" w:hAnsi="Trebuchet MS"/>
          <w:noProof/>
        </w:rPr>
        <w:t xml:space="preserve">. The girl has </w:t>
      </w:r>
      <w:del w:id="271" w:author="Author">
        <w:r w:rsidRPr="00022B1D">
          <w:rPr>
            <w:rFonts w:ascii="Trebuchet MS" w:hAnsi="Trebuchet MS"/>
            <w:noProof/>
          </w:rPr>
          <w:delText xml:space="preserve">no </w:delText>
        </w:r>
      </w:del>
      <w:ins w:id="272" w:author="Author">
        <w:r w:rsidRPr="00022B1D">
          <w:rPr>
            <w:rFonts w:ascii="Trebuchet MS" w:hAnsi="Trebuchet MS"/>
            <w:noProof/>
          </w:rPr>
          <w:t xml:space="preserve">not committed a </w:t>
        </w:r>
      </w:ins>
      <w:r w:rsidRPr="00022B1D">
        <w:rPr>
          <w:rFonts w:ascii="Trebuchet MS" w:hAnsi="Trebuchet MS"/>
          <w:noProof/>
        </w:rPr>
        <w:t>sin deserving of death</w:t>
      </w:r>
      <w:del w:id="273" w:author="Author">
        <w:r w:rsidRPr="00022B1D">
          <w:rPr>
            <w:rFonts w:ascii="Trebuchet MS" w:hAnsi="Trebuchet MS"/>
            <w:noProof/>
          </w:rPr>
          <w:delText>, because just</w:delText>
        </w:r>
      </w:del>
      <w:ins w:id="274" w:author="Author">
        <w:r w:rsidRPr="00022B1D">
          <w:rPr>
            <w:rFonts w:ascii="Trebuchet MS" w:hAnsi="Trebuchet MS"/>
            <w:noProof/>
          </w:rPr>
          <w:t>. This case is the same</w:t>
        </w:r>
      </w:ins>
      <w:r w:rsidRPr="00022B1D">
        <w:rPr>
          <w:rFonts w:ascii="Trebuchet MS" w:hAnsi="Trebuchet MS"/>
          <w:noProof/>
        </w:rPr>
        <w:t xml:space="preserve"> as when a man </w:t>
      </w:r>
      <w:del w:id="275" w:author="Author">
        <w:r w:rsidRPr="00022B1D">
          <w:rPr>
            <w:rFonts w:ascii="Trebuchet MS" w:hAnsi="Trebuchet MS"/>
            <w:noProof/>
          </w:rPr>
          <w:delText>rises up against</w:delText>
        </w:r>
      </w:del>
      <w:ins w:id="276" w:author="Author">
        <w:r w:rsidRPr="00022B1D">
          <w:rPr>
            <w:rFonts w:ascii="Trebuchet MS" w:hAnsi="Trebuchet MS"/>
            <w:noProof/>
          </w:rPr>
          <w:t>attacks</w:t>
        </w:r>
      </w:ins>
      <w:r w:rsidRPr="00022B1D">
        <w:rPr>
          <w:rFonts w:ascii="Trebuchet MS" w:hAnsi="Trebuchet MS"/>
          <w:noProof/>
        </w:rPr>
        <w:t xml:space="preserve"> his </w:t>
      </w:r>
      <w:del w:id="277" w:author="Author">
        <w:r w:rsidRPr="00022B1D">
          <w:rPr>
            <w:rFonts w:ascii="Trebuchet MS" w:hAnsi="Trebuchet MS"/>
            <w:noProof/>
          </w:rPr>
          <w:delText>fellowman</w:delText>
        </w:r>
      </w:del>
      <w:ins w:id="278" w:author="Author">
        <w:r w:rsidRPr="00022B1D">
          <w:rPr>
            <w:rFonts w:ascii="Trebuchet MS" w:hAnsi="Trebuchet MS"/>
            <w:noProof/>
          </w:rPr>
          <w:t>fellow man</w:t>
        </w:r>
      </w:ins>
      <w:r w:rsidRPr="00022B1D">
        <w:rPr>
          <w:rFonts w:ascii="Trebuchet MS" w:hAnsi="Trebuchet MS"/>
          <w:noProof/>
        </w:rPr>
        <w:t xml:space="preserve"> and </w:t>
      </w:r>
      <w:del w:id="279" w:author="Author">
        <w:r w:rsidRPr="00022B1D">
          <w:rPr>
            <w:rFonts w:ascii="Trebuchet MS" w:hAnsi="Trebuchet MS"/>
            <w:noProof/>
          </w:rPr>
          <w:delText xml:space="preserve">indeed </w:delText>
        </w:r>
      </w:del>
      <w:r w:rsidRPr="00022B1D">
        <w:rPr>
          <w:rFonts w:ascii="Trebuchet MS" w:hAnsi="Trebuchet MS"/>
          <w:noProof/>
        </w:rPr>
        <w:t>murders him</w:t>
      </w:r>
      <w:del w:id="280" w:author="Author">
        <w:r w:rsidRPr="00022B1D">
          <w:rPr>
            <w:rFonts w:ascii="Trebuchet MS" w:hAnsi="Trebuchet MS"/>
            <w:noProof/>
          </w:rPr>
          <w:delText>, even a soul, so it is with this case</w:delText>
        </w:r>
      </w:del>
      <w:r w:rsidRPr="00022B1D">
        <w:rPr>
          <w:rFonts w:ascii="Trebuchet MS" w:hAnsi="Trebuchet MS"/>
          <w:noProof/>
        </w:rPr>
        <w:t>.</w:t>
      </w:r>
      <w:ins w:id="281" w:author="Author">
        <w:r w:rsidRPr="00022B1D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022B1D">
        <w:rPr>
          <w:rFonts w:ascii="Trebuchet MS" w:hAnsi="Trebuchet MS"/>
          <w:noProof/>
        </w:rPr>
        <w:t xml:space="preserve"> </w:t>
      </w:r>
      <w:r w:rsidRPr="00022B1D">
        <w:rPr>
          <w:rFonts w:ascii="Trebuchet MS" w:hAnsi="Trebuchet MS"/>
          <w:b/>
          <w:noProof/>
        </w:rPr>
        <w:t xml:space="preserve">22:27 </w:t>
      </w:r>
      <w:r w:rsidRPr="00022B1D">
        <w:rPr>
          <w:rFonts w:ascii="Trebuchet MS" w:hAnsi="Trebuchet MS"/>
          <w:noProof/>
        </w:rPr>
        <w:t xml:space="preserve">For </w:t>
      </w:r>
      <w:del w:id="284" w:author="Author">
        <w:r w:rsidRPr="00022B1D">
          <w:rPr>
            <w:rFonts w:ascii="Trebuchet MS" w:hAnsi="Trebuchet MS"/>
            <w:noProof/>
          </w:rPr>
          <w:delText>it was</w:delText>
        </w:r>
      </w:del>
      <w:ins w:id="285" w:author="Author">
        <w:r w:rsidRPr="00022B1D">
          <w:rPr>
            <w:rFonts w:ascii="Trebuchet MS" w:hAnsi="Trebuchet MS"/>
            <w:noProof/>
          </w:rPr>
          <w:t>he happened to meet her</w:t>
        </w:r>
      </w:ins>
      <w:r w:rsidRPr="00022B1D">
        <w:rPr>
          <w:rFonts w:ascii="Trebuchet MS" w:hAnsi="Trebuchet MS"/>
          <w:noProof/>
        </w:rPr>
        <w:t xml:space="preserve"> in the field</w:t>
      </w:r>
      <w:del w:id="286" w:author="Author">
        <w:r w:rsidRPr="00022B1D">
          <w:rPr>
            <w:rFonts w:ascii="Trebuchet MS" w:hAnsi="Trebuchet MS"/>
            <w:noProof/>
          </w:rPr>
          <w:delText xml:space="preserve"> that he found her. The girl who was</w:delText>
        </w:r>
      </w:del>
      <w:ins w:id="287" w:author="Author">
        <w:r w:rsidRPr="00022B1D">
          <w:rPr>
            <w:rFonts w:ascii="Trebuchet MS" w:hAnsi="Trebuchet MS"/>
            <w:noProof/>
          </w:rPr>
          <w:t>, and the</w:t>
        </w:r>
      </w:ins>
      <w:r w:rsidRPr="00022B1D">
        <w:rPr>
          <w:rFonts w:ascii="Trebuchet MS" w:hAnsi="Trebuchet MS"/>
          <w:noProof/>
        </w:rPr>
        <w:t xml:space="preserve"> engaged </w:t>
      </w:r>
      <w:ins w:id="288" w:author="Author">
        <w:r w:rsidRPr="00022B1D">
          <w:rPr>
            <w:rFonts w:ascii="Trebuchet MS" w:hAnsi="Trebuchet MS"/>
            <w:noProof/>
          </w:rPr>
          <w:t xml:space="preserve">girl </w:t>
        </w:r>
      </w:ins>
      <w:r w:rsidRPr="00022B1D">
        <w:rPr>
          <w:rFonts w:ascii="Trebuchet MS" w:hAnsi="Trebuchet MS"/>
          <w:noProof/>
        </w:rPr>
        <w:t>screamed, but there was no one to rescue her.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22:28 </w:t>
      </w:r>
      <w:r w:rsidRPr="00022B1D">
        <w:rPr>
          <w:rFonts w:ascii="Trebuchet MS" w:hAnsi="Trebuchet MS"/>
          <w:noProof/>
        </w:rPr>
        <w:t>“</w:t>
      </w:r>
      <w:del w:id="289" w:author="Author">
        <w:r w:rsidRPr="00022B1D">
          <w:rPr>
            <w:rFonts w:ascii="Trebuchet MS" w:hAnsi="Trebuchet MS"/>
            <w:noProof/>
          </w:rPr>
          <w:delText>In case</w:delText>
        </w:r>
      </w:del>
      <w:ins w:id="290" w:author="Author">
        <w:r w:rsidRPr="00022B1D">
          <w:rPr>
            <w:rFonts w:ascii="Trebuchet MS" w:hAnsi="Trebuchet MS"/>
            <w:noProof/>
          </w:rPr>
          <w:t>If</w:t>
        </w:r>
      </w:ins>
      <w:r w:rsidRPr="00022B1D">
        <w:rPr>
          <w:rFonts w:ascii="Trebuchet MS" w:hAnsi="Trebuchet MS"/>
          <w:noProof/>
        </w:rPr>
        <w:t xml:space="preserve"> a man </w:t>
      </w:r>
      <w:del w:id="291" w:author="Author">
        <w:r w:rsidRPr="00022B1D">
          <w:rPr>
            <w:rFonts w:ascii="Trebuchet MS" w:hAnsi="Trebuchet MS"/>
            <w:noProof/>
          </w:rPr>
          <w:delText>finds a girl,</w:delText>
        </w:r>
      </w:del>
      <w:ins w:id="292" w:author="Author">
        <w:r w:rsidRPr="00022B1D">
          <w:rPr>
            <w:rFonts w:ascii="Trebuchet MS" w:hAnsi="Trebuchet MS"/>
            <w:noProof/>
          </w:rPr>
          <w:t>happens to meet</w:t>
        </w:r>
      </w:ins>
      <w:r w:rsidRPr="00022B1D">
        <w:rPr>
          <w:rFonts w:ascii="Trebuchet MS" w:hAnsi="Trebuchet MS"/>
          <w:noProof/>
        </w:rPr>
        <w:t xml:space="preserve"> a virgin </w:t>
      </w:r>
      <w:ins w:id="293" w:author="Author">
        <w:r w:rsidRPr="00022B1D">
          <w:rPr>
            <w:rFonts w:ascii="Trebuchet MS" w:hAnsi="Trebuchet MS"/>
            <w:noProof/>
          </w:rPr>
          <w:t xml:space="preserve">girl </w:t>
        </w:r>
      </w:ins>
      <w:r w:rsidRPr="00022B1D">
        <w:rPr>
          <w:rFonts w:ascii="Trebuchet MS" w:hAnsi="Trebuchet MS"/>
          <w:noProof/>
        </w:rPr>
        <w:t xml:space="preserve">who </w:t>
      </w:r>
      <w:del w:id="294" w:author="Author">
        <w:r w:rsidRPr="00022B1D">
          <w:rPr>
            <w:rFonts w:ascii="Trebuchet MS" w:hAnsi="Trebuchet MS"/>
            <w:noProof/>
          </w:rPr>
          <w:delText>has</w:delText>
        </w:r>
      </w:del>
      <w:ins w:id="295" w:author="Author">
        <w:r w:rsidRPr="00022B1D">
          <w:rPr>
            <w:rFonts w:ascii="Trebuchet MS" w:hAnsi="Trebuchet MS"/>
            <w:noProof/>
          </w:rPr>
          <w:t>is</w:t>
        </w:r>
      </w:ins>
      <w:r w:rsidRPr="00022B1D">
        <w:rPr>
          <w:rFonts w:ascii="Trebuchet MS" w:hAnsi="Trebuchet MS"/>
          <w:noProof/>
        </w:rPr>
        <w:t xml:space="preserve"> not </w:t>
      </w:r>
      <w:del w:id="296" w:author="Author">
        <w:r w:rsidRPr="00022B1D">
          <w:rPr>
            <w:rFonts w:ascii="Trebuchet MS" w:hAnsi="Trebuchet MS"/>
            <w:noProof/>
          </w:rPr>
          <w:delText xml:space="preserve">been </w:delText>
        </w:r>
      </w:del>
      <w:r w:rsidRPr="00022B1D">
        <w:rPr>
          <w:rFonts w:ascii="Trebuchet MS" w:hAnsi="Trebuchet MS"/>
          <w:noProof/>
        </w:rPr>
        <w:t>engaged</w:t>
      </w:r>
      <w:del w:id="297" w:author="Author">
        <w:r w:rsidRPr="00022B1D">
          <w:rPr>
            <w:rFonts w:ascii="Trebuchet MS" w:hAnsi="Trebuchet MS"/>
            <w:noProof/>
          </w:rPr>
          <w:delText>,</w:delText>
        </w:r>
      </w:del>
      <w:r w:rsidRPr="00022B1D">
        <w:rPr>
          <w:rFonts w:ascii="Trebuchet MS" w:hAnsi="Trebuchet MS"/>
          <w:noProof/>
        </w:rPr>
        <w:t xml:space="preserve"> and he </w:t>
      </w:r>
      <w:del w:id="298" w:author="Author">
        <w:r w:rsidRPr="00022B1D">
          <w:rPr>
            <w:rFonts w:ascii="Trebuchet MS" w:hAnsi="Trebuchet MS"/>
            <w:noProof/>
          </w:rPr>
          <w:delText xml:space="preserve">actually </w:delText>
        </w:r>
      </w:del>
      <w:r w:rsidRPr="00022B1D">
        <w:rPr>
          <w:rFonts w:ascii="Trebuchet MS" w:hAnsi="Trebuchet MS"/>
          <w:noProof/>
        </w:rPr>
        <w:t>seizes her and lies down with her</w:t>
      </w:r>
      <w:del w:id="299" w:author="Author">
        <w:r w:rsidRPr="00022B1D">
          <w:rPr>
            <w:rFonts w:ascii="Trebuchet MS" w:hAnsi="Trebuchet MS"/>
            <w:noProof/>
          </w:rPr>
          <w:delText>,</w:delText>
        </w:r>
      </w:del>
      <w:r w:rsidRPr="00022B1D">
        <w:rPr>
          <w:rFonts w:ascii="Trebuchet MS" w:hAnsi="Trebuchet MS"/>
          <w:noProof/>
        </w:rPr>
        <w:t xml:space="preserve"> and they </w:t>
      </w:r>
      <w:del w:id="300" w:author="Author">
        <w:r w:rsidRPr="00022B1D">
          <w:rPr>
            <w:rFonts w:ascii="Trebuchet MS" w:hAnsi="Trebuchet MS"/>
            <w:noProof/>
          </w:rPr>
          <w:delText>have been found out</w:delText>
        </w:r>
      </w:del>
      <w:ins w:id="301" w:author="Author">
        <w:r w:rsidRPr="00022B1D">
          <w:rPr>
            <w:rFonts w:ascii="Trebuchet MS" w:hAnsi="Trebuchet MS"/>
            <w:noProof/>
          </w:rPr>
          <w:t>are discovered</w:t>
        </w:r>
      </w:ins>
      <w:r w:rsidRPr="00022B1D">
        <w:rPr>
          <w:rFonts w:ascii="Trebuchet MS" w:hAnsi="Trebuchet MS"/>
          <w:noProof/>
        </w:rPr>
        <w:t xml:space="preserve">, </w:t>
      </w:r>
      <w:r w:rsidRPr="00022B1D">
        <w:rPr>
          <w:rFonts w:ascii="Trebuchet MS" w:hAnsi="Trebuchet MS"/>
          <w:b/>
          <w:noProof/>
        </w:rPr>
        <w:t xml:space="preserve">22:29 </w:t>
      </w:r>
      <w:r w:rsidRPr="00022B1D">
        <w:rPr>
          <w:rFonts w:ascii="Trebuchet MS" w:hAnsi="Trebuchet MS"/>
          <w:noProof/>
        </w:rPr>
        <w:t xml:space="preserve">the man who lay down with her must </w:t>
      </w:r>
      <w:del w:id="302" w:author="Author">
        <w:r w:rsidRPr="00022B1D">
          <w:rPr>
            <w:rFonts w:ascii="Trebuchet MS" w:hAnsi="Trebuchet MS"/>
            <w:noProof/>
          </w:rPr>
          <w:delText xml:space="preserve">also </w:delText>
        </w:r>
      </w:del>
      <w:r w:rsidRPr="00022B1D">
        <w:rPr>
          <w:rFonts w:ascii="Trebuchet MS" w:hAnsi="Trebuchet MS"/>
          <w:noProof/>
        </w:rPr>
        <w:t xml:space="preserve">give the girl’s father </w:t>
      </w:r>
      <w:del w:id="303" w:author="Author">
        <w:r w:rsidRPr="00022B1D">
          <w:rPr>
            <w:rFonts w:ascii="Trebuchet MS" w:hAnsi="Trebuchet MS"/>
            <w:noProof/>
          </w:rPr>
          <w:delText>fifty</w:delText>
        </w:r>
      </w:del>
      <w:ins w:id="304" w:author="Author">
        <w:r w:rsidRPr="00022B1D">
          <w:rPr>
            <w:rFonts w:ascii="Trebuchet MS" w:hAnsi="Trebuchet MS"/>
            <w:noProof/>
          </w:rPr>
          <w:t>50</w:t>
        </w:r>
      </w:ins>
      <w:r w:rsidRPr="00022B1D">
        <w:rPr>
          <w:rFonts w:ascii="Trebuchet MS" w:hAnsi="Trebuchet MS"/>
          <w:noProof/>
        </w:rPr>
        <w:t xml:space="preserve"> silver shekels, and she will become his wife</w:t>
      </w:r>
      <w:del w:id="305" w:author="Author">
        <w:r w:rsidRPr="00022B1D">
          <w:rPr>
            <w:rFonts w:ascii="Trebuchet MS" w:hAnsi="Trebuchet MS"/>
            <w:noProof/>
          </w:rPr>
          <w:delText xml:space="preserve"> due to the fact that</w:delText>
        </w:r>
      </w:del>
      <w:ins w:id="306" w:author="Author">
        <w:r w:rsidRPr="00022B1D">
          <w:rPr>
            <w:rFonts w:ascii="Trebuchet MS" w:hAnsi="Trebuchet MS"/>
            <w:noProof/>
          </w:rPr>
          <w:t>. Because</w:t>
        </w:r>
      </w:ins>
      <w:r w:rsidRPr="00022B1D">
        <w:rPr>
          <w:rFonts w:ascii="Trebuchet MS" w:hAnsi="Trebuchet MS"/>
          <w:noProof/>
        </w:rPr>
        <w:t xml:space="preserve"> he humiliated her</w:t>
      </w:r>
      <w:del w:id="307" w:author="Author">
        <w:r w:rsidRPr="00022B1D">
          <w:rPr>
            <w:rFonts w:ascii="Trebuchet MS" w:hAnsi="Trebuchet MS"/>
            <w:noProof/>
          </w:rPr>
          <w:delText>. He</w:delText>
        </w:r>
      </w:del>
      <w:ins w:id="308" w:author="Author">
        <w:r w:rsidRPr="00022B1D">
          <w:rPr>
            <w:rFonts w:ascii="Trebuchet MS" w:hAnsi="Trebuchet MS"/>
            <w:noProof/>
          </w:rPr>
          <w:t>, he</w:t>
        </w:r>
      </w:ins>
      <w:r w:rsidRPr="00022B1D">
        <w:rPr>
          <w:rFonts w:ascii="Trebuchet MS" w:hAnsi="Trebuchet MS"/>
          <w:noProof/>
        </w:rPr>
        <w:t xml:space="preserve"> will not be allowed to divorce her </w:t>
      </w:r>
      <w:del w:id="309" w:author="Author">
        <w:r w:rsidRPr="00022B1D">
          <w:rPr>
            <w:rFonts w:ascii="Trebuchet MS" w:hAnsi="Trebuchet MS"/>
            <w:noProof/>
          </w:rPr>
          <w:delText>all his days</w:delText>
        </w:r>
      </w:del>
      <w:ins w:id="310" w:author="Author">
        <w:r w:rsidRPr="00022B1D">
          <w:rPr>
            <w:rFonts w:ascii="Trebuchet MS" w:hAnsi="Trebuchet MS"/>
            <w:noProof/>
          </w:rPr>
          <w:t>as long as he lives</w:t>
        </w:r>
      </w:ins>
      <w:r w:rsidRPr="00022B1D">
        <w:rPr>
          <w:rFonts w:ascii="Trebuchet MS" w:hAnsi="Trebuchet MS"/>
          <w:noProof/>
        </w:rPr>
        <w:t>.</w:t>
      </w:r>
    </w:p>
    <w:p w:rsidR="001F5E3F" w:rsidRPr="00022B1D" w:rsidRDefault="001F5E3F" w:rsidP="001F5E3F">
      <w:pPr>
        <w:rPr>
          <w:rFonts w:ascii="Trebuchet MS" w:hAnsi="Trebuchet MS"/>
          <w:noProof/>
        </w:rPr>
      </w:pPr>
      <w:r w:rsidRPr="00022B1D">
        <w:rPr>
          <w:rFonts w:ascii="Trebuchet MS" w:hAnsi="Trebuchet MS"/>
          <w:b/>
        </w:rPr>
        <w:t xml:space="preserve">22:30 </w:t>
      </w:r>
      <w:r w:rsidRPr="00022B1D">
        <w:rPr>
          <w:rFonts w:ascii="Trebuchet MS" w:hAnsi="Trebuchet MS"/>
          <w:noProof/>
        </w:rPr>
        <w:t xml:space="preserve">“No man should take his father’s wife, </w:t>
      </w:r>
      <w:ins w:id="311" w:author="Author">
        <w:r w:rsidRPr="00022B1D">
          <w:rPr>
            <w:rFonts w:ascii="Trebuchet MS" w:hAnsi="Trebuchet MS"/>
            <w:noProof/>
          </w:rPr>
          <w:t xml:space="preserve">so </w:t>
        </w:r>
      </w:ins>
      <w:r w:rsidRPr="00022B1D">
        <w:rPr>
          <w:rFonts w:ascii="Trebuchet MS" w:hAnsi="Trebuchet MS"/>
          <w:noProof/>
        </w:rPr>
        <w:t xml:space="preserve">that he may not </w:t>
      </w:r>
      <w:del w:id="312" w:author="Author">
        <w:r w:rsidRPr="00022B1D">
          <w:rPr>
            <w:rFonts w:ascii="Trebuchet MS" w:hAnsi="Trebuchet MS"/>
            <w:noProof/>
          </w:rPr>
          <w:delText>uncover the skirt of</w:delText>
        </w:r>
      </w:del>
      <w:ins w:id="313" w:author="Author">
        <w:r w:rsidRPr="00022B1D">
          <w:rPr>
            <w:rFonts w:ascii="Trebuchet MS" w:hAnsi="Trebuchet MS"/>
            <w:noProof/>
          </w:rPr>
          <w:t>dishonor</w:t>
        </w:r>
      </w:ins>
      <w:r w:rsidRPr="00022B1D">
        <w:rPr>
          <w:rFonts w:ascii="Trebuchet MS" w:hAnsi="Trebuchet MS"/>
          <w:noProof/>
        </w:rPr>
        <w:t xml:space="preserve"> his father.</w:t>
      </w:r>
      <w:ins w:id="314" w:author="Author">
        <w:r w:rsidRPr="00022B1D">
          <w:rPr>
            <w:rStyle w:val="FootnoteReference"/>
            <w:rFonts w:ascii="Trebuchet MS" w:hAnsi="Trebuchet MS"/>
            <w:noProof/>
          </w:rPr>
          <w:footnoteReference w:id="6"/>
        </w:r>
      </w:ins>
    </w:p>
    <w:p w:rsidR="001F5E3F" w:rsidRPr="00022B1D" w:rsidRDefault="001F5E3F" w:rsidP="001F5E3F">
      <w:pPr>
        <w:rPr>
          <w:rFonts w:ascii="Trebuchet MS" w:hAnsi="Trebuchet MS"/>
          <w:b/>
        </w:rPr>
      </w:pPr>
    </w:p>
    <w:p w:rsidR="00762BCB" w:rsidRPr="001F5E3F" w:rsidRDefault="00762BCB" w:rsidP="001F5E3F"/>
    <w:sectPr w:rsidR="00762BCB" w:rsidRPr="001F5E3F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1788D" w:rsidRDefault="0021788D">
      <w:r>
        <w:separator/>
      </w:r>
    </w:p>
  </w:endnote>
  <w:endnote w:type="continuationSeparator" w:id="0">
    <w:p w:rsidR="0021788D" w:rsidRDefault="002178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1788D" w:rsidRDefault="0021788D">
      <w:r>
        <w:separator/>
      </w:r>
    </w:p>
  </w:footnote>
  <w:footnote w:type="continuationSeparator" w:id="0">
    <w:p w:rsidR="0021788D" w:rsidRDefault="0021788D">
      <w:r>
        <w:continuationSeparator/>
      </w:r>
    </w:p>
  </w:footnote>
  <w:footnote w:id="1">
    <w:p w:rsidR="001F5E3F" w:rsidRPr="00022B1D" w:rsidRDefault="001F5E3F" w:rsidP="00022B1D">
      <w:pPr>
        <w:pStyle w:val="FootnoteText"/>
        <w:spacing w:after="96"/>
        <w:ind w:firstLine="288"/>
        <w:rPr>
          <w:ins w:id="139" w:author="Author"/>
        </w:rPr>
      </w:pPr>
      <w:ins w:id="140" w:author="Author">
        <w:r w:rsidRPr="00022B1D">
          <w:rPr>
            <w:rStyle w:val="FootnoteReference"/>
          </w:rPr>
          <w:footnoteRef/>
        </w:r>
        <w:r w:rsidRPr="00022B1D">
          <w:t xml:space="preserve"> </w:t>
        </w:r>
        <w:r w:rsidRPr="00022B1D">
          <w:rPr>
            <w:b/>
          </w:rPr>
          <w:t xml:space="preserve">22:13 </w:t>
        </w:r>
        <w:r w:rsidRPr="00022B1D">
          <w:t>Or “then rejects her.”</w:t>
        </w:r>
      </w:ins>
    </w:p>
  </w:footnote>
  <w:footnote w:id="2">
    <w:p w:rsidR="001F5E3F" w:rsidRPr="00022B1D" w:rsidRDefault="001F5E3F" w:rsidP="00022B1D">
      <w:pPr>
        <w:pStyle w:val="FootnoteText"/>
        <w:spacing w:after="96"/>
        <w:ind w:firstLine="288"/>
        <w:rPr>
          <w:ins w:id="173" w:author="Author"/>
        </w:rPr>
      </w:pPr>
      <w:ins w:id="174" w:author="Author">
        <w:r w:rsidRPr="00022B1D">
          <w:rPr>
            <w:rStyle w:val="FootnoteReference"/>
          </w:rPr>
          <w:footnoteRef/>
        </w:r>
        <w:r w:rsidRPr="00022B1D">
          <w:t xml:space="preserve"> </w:t>
        </w:r>
        <w:r w:rsidRPr="00022B1D">
          <w:rPr>
            <w:b/>
          </w:rPr>
          <w:t xml:space="preserve">22:16 </w:t>
        </w:r>
        <w:r w:rsidRPr="00022B1D">
          <w:t>Or “rejects.”</w:t>
        </w:r>
      </w:ins>
    </w:p>
  </w:footnote>
  <w:footnote w:id="3">
    <w:p w:rsidR="001F5E3F" w:rsidRPr="00022B1D" w:rsidRDefault="001F5E3F" w:rsidP="00022B1D">
      <w:pPr>
        <w:pStyle w:val="FootnoteText"/>
        <w:spacing w:after="96"/>
        <w:ind w:firstLine="288"/>
        <w:rPr>
          <w:ins w:id="198" w:author="Author"/>
        </w:rPr>
      </w:pPr>
      <w:ins w:id="199" w:author="Author">
        <w:r w:rsidRPr="00022B1D">
          <w:rPr>
            <w:rStyle w:val="FootnoteReference"/>
          </w:rPr>
          <w:footnoteRef/>
        </w:r>
        <w:r w:rsidRPr="00022B1D">
          <w:t xml:space="preserve"> </w:t>
        </w:r>
        <w:r w:rsidRPr="00022B1D">
          <w:rPr>
            <w:b/>
          </w:rPr>
          <w:t xml:space="preserve">22:19 </w:t>
        </w:r>
        <w:r w:rsidRPr="00022B1D">
          <w:t>A shekel equaled 11.4 g (0.367 oz t). See App. B14.</w:t>
        </w:r>
      </w:ins>
    </w:p>
  </w:footnote>
  <w:footnote w:id="4">
    <w:p w:rsidR="001F5E3F" w:rsidRPr="00022B1D" w:rsidRDefault="001F5E3F" w:rsidP="00022B1D">
      <w:pPr>
        <w:pStyle w:val="FootnoteText"/>
        <w:spacing w:after="96"/>
        <w:ind w:firstLine="288"/>
        <w:rPr>
          <w:ins w:id="222" w:author="Author"/>
        </w:rPr>
      </w:pPr>
      <w:ins w:id="223" w:author="Author">
        <w:r w:rsidRPr="00022B1D">
          <w:rPr>
            <w:rStyle w:val="FootnoteReference"/>
          </w:rPr>
          <w:footnoteRef/>
        </w:r>
        <w:r w:rsidRPr="00022B1D">
          <w:t xml:space="preserve"> </w:t>
        </w:r>
        <w:r w:rsidRPr="00022B1D">
          <w:rPr>
            <w:b/>
          </w:rPr>
          <w:t xml:space="preserve">22:21 </w:t>
        </w:r>
        <w:r w:rsidRPr="00022B1D">
          <w:t>Or “prostitution.”</w:t>
        </w:r>
      </w:ins>
    </w:p>
  </w:footnote>
  <w:footnote w:id="5">
    <w:p w:rsidR="001F5E3F" w:rsidRPr="00022B1D" w:rsidRDefault="001F5E3F" w:rsidP="00022B1D">
      <w:pPr>
        <w:pStyle w:val="FootnoteText"/>
        <w:spacing w:after="96"/>
        <w:ind w:firstLine="288"/>
        <w:rPr>
          <w:ins w:id="282" w:author="Author"/>
        </w:rPr>
      </w:pPr>
      <w:ins w:id="283" w:author="Author">
        <w:r w:rsidRPr="00022B1D">
          <w:rPr>
            <w:rStyle w:val="FootnoteReference"/>
          </w:rPr>
          <w:footnoteRef/>
        </w:r>
        <w:r w:rsidRPr="00022B1D">
          <w:t xml:space="preserve"> </w:t>
        </w:r>
        <w:r w:rsidRPr="00022B1D">
          <w:rPr>
            <w:b/>
          </w:rPr>
          <w:t xml:space="preserve">22:26 </w:t>
        </w:r>
        <w:r w:rsidRPr="00022B1D">
          <w:t>Or “murders him, a soul.”</w:t>
        </w:r>
      </w:ins>
    </w:p>
  </w:footnote>
  <w:footnote w:id="6">
    <w:p w:rsidR="001F5E3F" w:rsidRPr="00022B1D" w:rsidRDefault="001F5E3F" w:rsidP="00022B1D">
      <w:pPr>
        <w:pStyle w:val="FootnoteText"/>
        <w:spacing w:after="96"/>
        <w:ind w:firstLine="288"/>
        <w:rPr>
          <w:ins w:id="315" w:author="Author"/>
        </w:rPr>
      </w:pPr>
      <w:ins w:id="316" w:author="Author">
        <w:r w:rsidRPr="00022B1D">
          <w:rPr>
            <w:rStyle w:val="FootnoteReference"/>
          </w:rPr>
          <w:footnoteRef/>
        </w:r>
        <w:r w:rsidRPr="00022B1D">
          <w:t xml:space="preserve"> </w:t>
        </w:r>
        <w:r w:rsidRPr="00022B1D">
          <w:rPr>
            <w:b/>
          </w:rPr>
          <w:t xml:space="preserve">22:30 </w:t>
        </w:r>
        <w:r w:rsidRPr="00022B1D">
          <w:t>Lit., “uncover the skirt of his father.”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57588">
        <w:t>Deuteronomy Chapter 22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57588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57588">
      <w:rPr>
        <w:noProof/>
        <w:snapToGrid w:val="0"/>
      </w:rPr>
      <w:t>Deuteronomy 22.Revised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957588">
        <w:t>Deuteronomy Chapter 22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57588">
      <w:t>05-Deuteronomy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57588">
      <w:rPr>
        <w:noProof/>
        <w:snapToGrid w:val="0"/>
      </w:rPr>
      <w:t>Deuteronomy 22.Revised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57588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57588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57588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57588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8D"/>
    <w:rsid w:val="001F5E3F"/>
    <w:rsid w:val="0021788D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57588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19530E3-7D16-4202-862E-D3EE1B839AC6}"/>
  <w:attachedTemplate r:id="Rf30e0d9bcc7242a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F5E3F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5E3F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1F5E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f30e0d9bcc7242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1302</ap:Words>
  <ap:Characters>5301</ap:Characters>
  <ap:Application>Microsoft Office Word</ap:Application>
  <ap:DocSecurity>0</ap:DocSecurity>
  <ap:Lines>98</ap:Lines>
  <ap:Paragraphs>28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6575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22</dc:title>
  <dc:subject/>
  <dc:creator>Ruth Farrugia</dc:creator>
  <cp:keywords/>
  <dc:description/>
  <cp:lastModifiedBy>Farrugia, Ruth</cp:lastModifiedBy>
  <cp:revision>3</cp:revision>
  <dcterms:created xsi:type="dcterms:W3CDTF">2020-12-01T07:55:00Z</dcterms:created>
  <dcterms:modified xsi:type="dcterms:W3CDTF">2020-12-01T07:56:00Z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22.docx</vt:lpwstr>
  </property>
  <property fmtid="{D5CDD505-2E9C-101B-9397-08002B2CF9AE}" pid="9" name="_TranslationDocumentId">
    <vt:i4>19505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5022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22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