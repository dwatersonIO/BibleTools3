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001" w:rsidRPr="00571F6E" w:rsidRDefault="00931001" w:rsidP="00931001">
      <w:pPr>
        <w:rPr>
          <w:rFonts w:ascii="Trebuchet MS" w:hAnsi="Trebuchet MS"/>
          <w:noProof/>
        </w:rPr>
      </w:pPr>
      <w:bookmarkStart w:id="0" w:name="_GoBack"/>
      <w:bookmarkEnd w:id="0"/>
      <w:r w:rsidRPr="00571F6E">
        <w:rPr>
          <w:rFonts w:ascii="Trebuchet MS" w:hAnsi="Trebuchet MS"/>
          <w:b/>
        </w:rPr>
        <w:t xml:space="preserve">13:1 </w:t>
      </w:r>
      <w:r w:rsidRPr="00571F6E">
        <w:rPr>
          <w:rFonts w:ascii="Trebuchet MS" w:hAnsi="Trebuchet MS"/>
          <w:noProof/>
        </w:rPr>
        <w:t xml:space="preserve">“In case a prophet or </w:t>
      </w:r>
      <w:del w:id="1" w:author="Author">
        <w:r w:rsidRPr="00571F6E">
          <w:rPr>
            <w:rFonts w:ascii="Trebuchet MS" w:hAnsi="Trebuchet MS"/>
            <w:noProof/>
          </w:rPr>
          <w:delText>a dreamer of a dream</w:delText>
        </w:r>
      </w:del>
      <w:ins w:id="2" w:author="Author">
        <w:r w:rsidRPr="00571F6E">
          <w:rPr>
            <w:rFonts w:ascii="Trebuchet MS" w:hAnsi="Trebuchet MS"/>
            <w:noProof/>
          </w:rPr>
          <w:t>one who foretells by dreams</w:t>
        </w:r>
      </w:ins>
      <w:r w:rsidRPr="00571F6E">
        <w:rPr>
          <w:rFonts w:ascii="Trebuchet MS" w:hAnsi="Trebuchet MS"/>
          <w:noProof/>
        </w:rPr>
        <w:t xml:space="preserve"> arises in your midst and </w:t>
      </w:r>
      <w:del w:id="3" w:author="Author">
        <w:r w:rsidRPr="00571F6E">
          <w:rPr>
            <w:rFonts w:ascii="Trebuchet MS" w:hAnsi="Trebuchet MS"/>
            <w:noProof/>
          </w:rPr>
          <w:delText>does give</w:delText>
        </w:r>
      </w:del>
      <w:ins w:id="4" w:author="Author">
        <w:r w:rsidRPr="00571F6E">
          <w:rPr>
            <w:rFonts w:ascii="Trebuchet MS" w:hAnsi="Trebuchet MS"/>
            <w:noProof/>
          </w:rPr>
          <w:t>gives</w:t>
        </w:r>
      </w:ins>
      <w:r w:rsidRPr="00571F6E">
        <w:rPr>
          <w:rFonts w:ascii="Trebuchet MS" w:hAnsi="Trebuchet MS"/>
          <w:noProof/>
        </w:rPr>
        <w:t xml:space="preserve"> you a sign or a portent, </w:t>
      </w:r>
      <w:r w:rsidRPr="00571F6E">
        <w:rPr>
          <w:rFonts w:ascii="Trebuchet MS" w:hAnsi="Trebuchet MS"/>
          <w:b/>
          <w:noProof/>
        </w:rPr>
        <w:t xml:space="preserve">13:2 </w:t>
      </w:r>
      <w:r w:rsidRPr="00571F6E">
        <w:rPr>
          <w:rFonts w:ascii="Trebuchet MS" w:hAnsi="Trebuchet MS"/>
          <w:noProof/>
        </w:rPr>
        <w:t xml:space="preserve">and the sign or the portent </w:t>
      </w:r>
      <w:del w:id="5" w:author="Author">
        <w:r w:rsidRPr="00571F6E">
          <w:rPr>
            <w:rFonts w:ascii="Trebuchet MS" w:hAnsi="Trebuchet MS"/>
            <w:noProof/>
          </w:rPr>
          <w:delText>does come true of</w:delText>
        </w:r>
      </w:del>
      <w:ins w:id="6" w:author="Author">
        <w:r w:rsidRPr="00571F6E">
          <w:rPr>
            <w:rFonts w:ascii="Trebuchet MS" w:hAnsi="Trebuchet MS"/>
            <w:noProof/>
          </w:rPr>
          <w:t>about</w:t>
        </w:r>
      </w:ins>
      <w:r w:rsidRPr="00571F6E">
        <w:rPr>
          <w:rFonts w:ascii="Trebuchet MS" w:hAnsi="Trebuchet MS"/>
          <w:noProof/>
        </w:rPr>
        <w:t xml:space="preserve"> which he spoke to you</w:t>
      </w:r>
      <w:del w:id="7" w:author="Author">
        <w:r w:rsidRPr="00571F6E">
          <w:rPr>
            <w:rFonts w:ascii="Trebuchet MS" w:hAnsi="Trebuchet MS"/>
            <w:noProof/>
          </w:rPr>
          <w:delText>,</w:delText>
        </w:r>
      </w:del>
      <w:ins w:id="8" w:author="Author">
        <w:r w:rsidRPr="00571F6E">
          <w:rPr>
            <w:rFonts w:ascii="Trebuchet MS" w:hAnsi="Trebuchet MS"/>
            <w:noProof/>
          </w:rPr>
          <w:t xml:space="preserve"> comes true while he is</w:t>
        </w:r>
      </w:ins>
      <w:r w:rsidRPr="00571F6E">
        <w:rPr>
          <w:rFonts w:ascii="Trebuchet MS" w:hAnsi="Trebuchet MS"/>
          <w:noProof/>
        </w:rPr>
        <w:t xml:space="preserve"> saying, ‘Let us walk after other gods, </w:t>
      </w:r>
      <w:del w:id="9" w:author="Author">
        <w:r w:rsidRPr="00571F6E">
          <w:rPr>
            <w:rFonts w:ascii="Trebuchet MS" w:hAnsi="Trebuchet MS"/>
            <w:noProof/>
          </w:rPr>
          <w:delText>whom</w:delText>
        </w:r>
      </w:del>
      <w:ins w:id="10" w:author="Author">
        <w:r w:rsidRPr="00571F6E">
          <w:rPr>
            <w:rFonts w:ascii="Trebuchet MS" w:hAnsi="Trebuchet MS"/>
            <w:noProof/>
          </w:rPr>
          <w:t>gods that</w:t>
        </w:r>
      </w:ins>
      <w:r w:rsidRPr="00571F6E">
        <w:rPr>
          <w:rFonts w:ascii="Trebuchet MS" w:hAnsi="Trebuchet MS"/>
          <w:noProof/>
        </w:rPr>
        <w:t xml:space="preserve"> you have not known, and let us serve them,’ </w:t>
      </w:r>
      <w:r w:rsidRPr="00571F6E">
        <w:rPr>
          <w:rFonts w:ascii="Trebuchet MS" w:hAnsi="Trebuchet MS"/>
          <w:b/>
          <w:noProof/>
        </w:rPr>
        <w:t xml:space="preserve">13:3 </w:t>
      </w:r>
      <w:r w:rsidRPr="00571F6E">
        <w:rPr>
          <w:rFonts w:ascii="Trebuchet MS" w:hAnsi="Trebuchet MS"/>
          <w:noProof/>
        </w:rPr>
        <w:t xml:space="preserve">you must not listen to the words of that prophet or </w:t>
      </w:r>
      <w:del w:id="11" w:author="Author">
        <w:r w:rsidRPr="00571F6E">
          <w:rPr>
            <w:rFonts w:ascii="Trebuchet MS" w:hAnsi="Trebuchet MS"/>
            <w:noProof/>
          </w:rPr>
          <w:delText>to the</w:delText>
        </w:r>
      </w:del>
      <w:ins w:id="12" w:author="Author">
        <w:r w:rsidRPr="00571F6E">
          <w:rPr>
            <w:rFonts w:ascii="Trebuchet MS" w:hAnsi="Trebuchet MS"/>
            <w:noProof/>
          </w:rPr>
          <w:t>that</w:t>
        </w:r>
      </w:ins>
      <w:r w:rsidRPr="00571F6E">
        <w:rPr>
          <w:rFonts w:ascii="Trebuchet MS" w:hAnsi="Trebuchet MS"/>
          <w:noProof/>
        </w:rPr>
        <w:t xml:space="preserve"> dreamer</w:t>
      </w:r>
      <w:del w:id="13" w:author="Author">
        <w:r w:rsidRPr="00571F6E">
          <w:rPr>
            <w:rFonts w:ascii="Trebuchet MS" w:hAnsi="Trebuchet MS"/>
            <w:noProof/>
          </w:rPr>
          <w:delText xml:space="preserve"> of that dream, because</w:delText>
        </w:r>
      </w:del>
      <w:ins w:id="14" w:author="Author">
        <w:r w:rsidRPr="00571F6E">
          <w:rPr>
            <w:rFonts w:ascii="Trebuchet MS" w:hAnsi="Trebuchet MS"/>
            <w:noProof/>
          </w:rPr>
          <w:t>, for</w:t>
        </w:r>
      </w:ins>
      <w:r w:rsidRPr="00571F6E">
        <w:rPr>
          <w:rFonts w:ascii="Trebuchet MS" w:hAnsi="Trebuchet MS"/>
          <w:noProof/>
        </w:rPr>
        <w:t xml:space="preserve"> Jehovah </w:t>
      </w:r>
      <w:del w:id="15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16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God is testing </w:t>
      </w:r>
      <w:del w:id="17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18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to know whether </w:t>
      </w:r>
      <w:del w:id="19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  <w:r w:rsidRPr="00571F6E">
          <w:rPr>
            <w:rFonts w:ascii="Trebuchet MS" w:hAnsi="Trebuchet MS"/>
            <w:noProof/>
          </w:rPr>
          <w:delText xml:space="preserve"> are loving</w:delText>
        </w:r>
      </w:del>
      <w:ins w:id="20" w:author="Author">
        <w:r w:rsidRPr="00571F6E">
          <w:rPr>
            <w:rFonts w:ascii="Trebuchet MS" w:hAnsi="Trebuchet MS"/>
            <w:noProof/>
          </w:rPr>
          <w:t>you love</w:t>
        </w:r>
      </w:ins>
      <w:r w:rsidRPr="00571F6E">
        <w:rPr>
          <w:rFonts w:ascii="Trebuchet MS" w:hAnsi="Trebuchet MS"/>
          <w:noProof/>
        </w:rPr>
        <w:t xml:space="preserve"> Jehovah </w:t>
      </w:r>
      <w:del w:id="21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22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God with all </w:t>
      </w:r>
      <w:del w:id="23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24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heart and all </w:t>
      </w:r>
      <w:del w:id="25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26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soul.</w:t>
      </w:r>
      <w:ins w:id="27" w:author="Author">
        <w:r w:rsidRPr="00571F6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71F6E">
        <w:rPr>
          <w:rFonts w:ascii="Trebuchet MS" w:hAnsi="Trebuchet MS"/>
          <w:noProof/>
        </w:rPr>
        <w:t xml:space="preserve"> </w:t>
      </w:r>
      <w:r w:rsidRPr="00571F6E">
        <w:rPr>
          <w:rFonts w:ascii="Trebuchet MS" w:hAnsi="Trebuchet MS"/>
          <w:b/>
          <w:noProof/>
        </w:rPr>
        <w:t xml:space="preserve">13:4 </w:t>
      </w:r>
      <w:r w:rsidRPr="00571F6E">
        <w:rPr>
          <w:rFonts w:ascii="Trebuchet MS" w:hAnsi="Trebuchet MS"/>
          <w:noProof/>
        </w:rPr>
        <w:t xml:space="preserve">After Jehovah </w:t>
      </w:r>
      <w:del w:id="30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31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God </w:t>
      </w:r>
      <w:del w:id="32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33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walk, </w:t>
      </w:r>
      <w:del w:id="34" w:author="Author">
        <w:r w:rsidRPr="00571F6E">
          <w:rPr>
            <w:rFonts w:ascii="Trebuchet MS" w:hAnsi="Trebuchet MS"/>
            <w:noProof/>
          </w:rPr>
          <w:delText xml:space="preserve">and </w:delText>
        </w:r>
      </w:del>
      <w:r w:rsidRPr="00571F6E">
        <w:rPr>
          <w:rFonts w:ascii="Trebuchet MS" w:hAnsi="Trebuchet MS"/>
          <w:noProof/>
        </w:rPr>
        <w:t xml:space="preserve">him </w:t>
      </w:r>
      <w:del w:id="35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36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fear, </w:t>
      </w:r>
      <w:del w:id="37" w:author="Author">
        <w:r w:rsidRPr="00571F6E">
          <w:rPr>
            <w:rFonts w:ascii="Trebuchet MS" w:hAnsi="Trebuchet MS"/>
            <w:noProof/>
          </w:rPr>
          <w:delText xml:space="preserve">and </w:delText>
        </w:r>
      </w:del>
      <w:r w:rsidRPr="00571F6E">
        <w:rPr>
          <w:rFonts w:ascii="Trebuchet MS" w:hAnsi="Trebuchet MS"/>
          <w:noProof/>
        </w:rPr>
        <w:t xml:space="preserve">his commandments </w:t>
      </w:r>
      <w:del w:id="38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39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keep, </w:t>
      </w:r>
      <w:del w:id="40" w:author="Author">
        <w:r w:rsidRPr="00571F6E">
          <w:rPr>
            <w:rFonts w:ascii="Trebuchet MS" w:hAnsi="Trebuchet MS"/>
            <w:noProof/>
          </w:rPr>
          <w:delText xml:space="preserve">and </w:delText>
        </w:r>
      </w:del>
      <w:r w:rsidRPr="00571F6E">
        <w:rPr>
          <w:rFonts w:ascii="Trebuchet MS" w:hAnsi="Trebuchet MS"/>
          <w:noProof/>
        </w:rPr>
        <w:t xml:space="preserve">to his voice </w:t>
      </w:r>
      <w:del w:id="41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42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listen</w:t>
      </w:r>
      <w:del w:id="43" w:author="Author">
        <w:r w:rsidRPr="00571F6E">
          <w:rPr>
            <w:rFonts w:ascii="Trebuchet MS" w:hAnsi="Trebuchet MS"/>
            <w:noProof/>
          </w:rPr>
          <w:delText xml:space="preserve">, and him </w:delText>
        </w:r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44" w:author="Author">
        <w:r w:rsidRPr="00571F6E">
          <w:rPr>
            <w:rFonts w:ascii="Trebuchet MS" w:hAnsi="Trebuchet MS"/>
            <w:noProof/>
          </w:rPr>
          <w:t>; he is the one you</w:t>
        </w:r>
      </w:ins>
      <w:r w:rsidRPr="00571F6E">
        <w:rPr>
          <w:rFonts w:ascii="Trebuchet MS" w:hAnsi="Trebuchet MS"/>
          <w:noProof/>
        </w:rPr>
        <w:t xml:space="preserve"> should serve, and to him </w:t>
      </w:r>
      <w:del w:id="45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46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</w:t>
      </w:r>
      <w:del w:id="47" w:author="Author">
        <w:r w:rsidRPr="00571F6E">
          <w:rPr>
            <w:rFonts w:ascii="Trebuchet MS" w:hAnsi="Trebuchet MS"/>
            <w:noProof/>
          </w:rPr>
          <w:delText>cling</w:delText>
        </w:r>
      </w:del>
      <w:ins w:id="48" w:author="Author">
        <w:r w:rsidRPr="00571F6E">
          <w:rPr>
            <w:rFonts w:ascii="Trebuchet MS" w:hAnsi="Trebuchet MS"/>
            <w:noProof/>
          </w:rPr>
          <w:t>hold fast</w:t>
        </w:r>
      </w:ins>
      <w:r w:rsidRPr="00571F6E">
        <w:rPr>
          <w:rFonts w:ascii="Trebuchet MS" w:hAnsi="Trebuchet MS"/>
          <w:noProof/>
        </w:rPr>
        <w:t xml:space="preserve">. </w:t>
      </w:r>
      <w:r w:rsidRPr="00571F6E">
        <w:rPr>
          <w:rFonts w:ascii="Trebuchet MS" w:hAnsi="Trebuchet MS"/>
          <w:b/>
          <w:noProof/>
        </w:rPr>
        <w:t xml:space="preserve">13:5 </w:t>
      </w:r>
      <w:del w:id="49" w:author="Author">
        <w:r w:rsidRPr="00571F6E">
          <w:rPr>
            <w:rFonts w:ascii="Trebuchet MS" w:hAnsi="Trebuchet MS"/>
            <w:noProof/>
          </w:rPr>
          <w:delText>And</w:delText>
        </w:r>
      </w:del>
      <w:ins w:id="50" w:author="Author">
        <w:r w:rsidRPr="00571F6E">
          <w:rPr>
            <w:rFonts w:ascii="Trebuchet MS" w:hAnsi="Trebuchet MS"/>
            <w:noProof/>
          </w:rPr>
          <w:t>But</w:t>
        </w:r>
      </w:ins>
      <w:r w:rsidRPr="00571F6E">
        <w:rPr>
          <w:rFonts w:ascii="Trebuchet MS" w:hAnsi="Trebuchet MS"/>
          <w:noProof/>
        </w:rPr>
        <w:t xml:space="preserve"> that prophet or that dreamer </w:t>
      </w:r>
      <w:del w:id="51" w:author="Author">
        <w:r w:rsidRPr="00571F6E">
          <w:rPr>
            <w:rFonts w:ascii="Trebuchet MS" w:hAnsi="Trebuchet MS"/>
            <w:noProof/>
          </w:rPr>
          <w:delText xml:space="preserve">of the dream </w:delText>
        </w:r>
      </w:del>
      <w:r w:rsidRPr="00571F6E">
        <w:rPr>
          <w:rFonts w:ascii="Trebuchet MS" w:hAnsi="Trebuchet MS"/>
          <w:noProof/>
        </w:rPr>
        <w:t xml:space="preserve">should be put to death, because he </w:t>
      </w:r>
      <w:del w:id="52" w:author="Author">
        <w:r w:rsidRPr="00571F6E">
          <w:rPr>
            <w:rFonts w:ascii="Trebuchet MS" w:hAnsi="Trebuchet MS"/>
            <w:noProof/>
          </w:rPr>
          <w:delText>has spoken of revolt</w:delText>
        </w:r>
      </w:del>
      <w:ins w:id="53" w:author="Author">
        <w:r w:rsidRPr="00571F6E">
          <w:rPr>
            <w:rFonts w:ascii="Trebuchet MS" w:hAnsi="Trebuchet MS"/>
            <w:noProof/>
          </w:rPr>
          <w:t>encouraged rebellion</w:t>
        </w:r>
      </w:ins>
      <w:r w:rsidRPr="00571F6E">
        <w:rPr>
          <w:rFonts w:ascii="Trebuchet MS" w:hAnsi="Trebuchet MS"/>
          <w:noProof/>
        </w:rPr>
        <w:t xml:space="preserve"> against Jehovah </w:t>
      </w:r>
      <w:del w:id="54" w:author="Author">
        <w:r w:rsidRPr="00571F6E">
          <w:rPr>
            <w:rFonts w:ascii="Trebuchet MS" w:hAnsi="Trebuchet MS"/>
            <w:noProof/>
            <w:u w:val="dotted"/>
          </w:rPr>
          <w:delText>YOUR</w:delText>
        </w:r>
      </w:del>
      <w:ins w:id="55" w:author="Author">
        <w:r w:rsidRPr="00571F6E">
          <w:rPr>
            <w:rFonts w:ascii="Trebuchet MS" w:hAnsi="Trebuchet MS"/>
            <w:noProof/>
          </w:rPr>
          <w:t>your</w:t>
        </w:r>
      </w:ins>
      <w:r w:rsidRPr="00571F6E">
        <w:rPr>
          <w:rFonts w:ascii="Trebuchet MS" w:hAnsi="Trebuchet MS"/>
          <w:noProof/>
        </w:rPr>
        <w:t xml:space="preserve"> God</w:t>
      </w:r>
      <w:del w:id="56" w:author="Author">
        <w:r w:rsidRPr="00571F6E">
          <w:rPr>
            <w:rFonts w:ascii="Trebuchet MS" w:hAnsi="Trebuchet MS"/>
            <w:noProof/>
          </w:rPr>
          <w:delText xml:space="preserve">, </w:delText>
        </w:r>
      </w:del>
      <w:ins w:id="57" w:author="Author">
        <w:r w:rsidRPr="00571F6E">
          <w:rPr>
            <w:rFonts w:ascii="Trebuchet MS" w:hAnsi="Trebuchet MS"/>
            <w:noProof/>
          </w:rPr>
          <w:t>—</w:t>
        </w:r>
      </w:ins>
      <w:r w:rsidRPr="00571F6E">
        <w:rPr>
          <w:rFonts w:ascii="Trebuchet MS" w:hAnsi="Trebuchet MS"/>
          <w:noProof/>
        </w:rPr>
        <w:t xml:space="preserve">who </w:t>
      </w:r>
      <w:del w:id="58" w:author="Author">
        <w:r w:rsidRPr="00571F6E">
          <w:rPr>
            <w:rFonts w:ascii="Trebuchet MS" w:hAnsi="Trebuchet MS"/>
            <w:noProof/>
          </w:rPr>
          <w:delText xml:space="preserve">has </w:delText>
        </w:r>
      </w:del>
      <w:r w:rsidRPr="00571F6E">
        <w:rPr>
          <w:rFonts w:ascii="Trebuchet MS" w:hAnsi="Trebuchet MS"/>
          <w:noProof/>
        </w:rPr>
        <w:t xml:space="preserve">brought </w:t>
      </w:r>
      <w:del w:id="59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60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out of the land of Egypt and </w:t>
      </w:r>
      <w:del w:id="61" w:author="Author">
        <w:r w:rsidRPr="00571F6E">
          <w:rPr>
            <w:rFonts w:ascii="Trebuchet MS" w:hAnsi="Trebuchet MS"/>
            <w:noProof/>
          </w:rPr>
          <w:delText xml:space="preserve">has </w:delText>
        </w:r>
      </w:del>
      <w:r w:rsidRPr="00571F6E">
        <w:rPr>
          <w:rFonts w:ascii="Trebuchet MS" w:hAnsi="Trebuchet MS"/>
          <w:noProof/>
        </w:rPr>
        <w:t xml:space="preserve">redeemed you from the house of </w:t>
      </w:r>
      <w:del w:id="62" w:author="Author">
        <w:r w:rsidRPr="00571F6E">
          <w:rPr>
            <w:rFonts w:ascii="Trebuchet MS" w:hAnsi="Trebuchet MS"/>
            <w:noProof/>
          </w:rPr>
          <w:delText xml:space="preserve">slaves, </w:delText>
        </w:r>
      </w:del>
      <w:ins w:id="63" w:author="Author">
        <w:r w:rsidRPr="00571F6E">
          <w:rPr>
            <w:rFonts w:ascii="Trebuchet MS" w:hAnsi="Trebuchet MS"/>
            <w:noProof/>
          </w:rPr>
          <w:t>slavery—</w:t>
        </w:r>
      </w:ins>
      <w:r w:rsidRPr="00571F6E">
        <w:rPr>
          <w:rFonts w:ascii="Trebuchet MS" w:hAnsi="Trebuchet MS"/>
          <w:noProof/>
        </w:rPr>
        <w:t>to turn you from the way in which Jehovah your God has commanded you to walk</w:t>
      </w:r>
      <w:del w:id="64" w:author="Author">
        <w:r w:rsidRPr="00571F6E">
          <w:rPr>
            <w:rFonts w:ascii="Trebuchet MS" w:hAnsi="Trebuchet MS"/>
            <w:noProof/>
          </w:rPr>
          <w:delText>; and</w:delText>
        </w:r>
      </w:del>
      <w:ins w:id="65" w:author="Author">
        <w:r w:rsidRPr="00571F6E">
          <w:rPr>
            <w:rFonts w:ascii="Trebuchet MS" w:hAnsi="Trebuchet MS"/>
            <w:noProof/>
          </w:rPr>
          <w:t>. And</w:t>
        </w:r>
      </w:ins>
      <w:r w:rsidRPr="00571F6E">
        <w:rPr>
          <w:rFonts w:ascii="Trebuchet MS" w:hAnsi="Trebuchet MS"/>
          <w:noProof/>
        </w:rPr>
        <w:t xml:space="preserve"> you must </w:t>
      </w:r>
      <w:del w:id="66" w:author="Author">
        <w:r w:rsidRPr="00571F6E">
          <w:rPr>
            <w:rFonts w:ascii="Trebuchet MS" w:hAnsi="Trebuchet MS"/>
            <w:noProof/>
          </w:rPr>
          <w:delText>clear out</w:delText>
        </w:r>
      </w:del>
      <w:ins w:id="67" w:author="Author">
        <w:r w:rsidRPr="00571F6E">
          <w:rPr>
            <w:rFonts w:ascii="Trebuchet MS" w:hAnsi="Trebuchet MS"/>
            <w:noProof/>
          </w:rPr>
          <w:t>remove</w:t>
        </w:r>
      </w:ins>
      <w:r w:rsidRPr="00571F6E">
        <w:rPr>
          <w:rFonts w:ascii="Trebuchet MS" w:hAnsi="Trebuchet MS"/>
          <w:noProof/>
        </w:rPr>
        <w:t xml:space="preserve"> what is evil from your midst.</w:t>
      </w:r>
    </w:p>
    <w:p w:rsidR="00931001" w:rsidRPr="00571F6E" w:rsidRDefault="00931001" w:rsidP="00931001">
      <w:pPr>
        <w:rPr>
          <w:rFonts w:ascii="Trebuchet MS" w:hAnsi="Trebuchet MS"/>
          <w:noProof/>
        </w:rPr>
      </w:pPr>
      <w:r w:rsidRPr="00571F6E">
        <w:rPr>
          <w:rFonts w:ascii="Trebuchet MS" w:hAnsi="Trebuchet MS"/>
          <w:b/>
        </w:rPr>
        <w:t xml:space="preserve">13:6 </w:t>
      </w:r>
      <w:r w:rsidRPr="00571F6E">
        <w:rPr>
          <w:rFonts w:ascii="Trebuchet MS" w:hAnsi="Trebuchet MS"/>
          <w:noProof/>
        </w:rPr>
        <w:t>“</w:t>
      </w:r>
      <w:del w:id="68" w:author="Author">
        <w:r w:rsidRPr="00571F6E">
          <w:rPr>
            <w:rFonts w:ascii="Trebuchet MS" w:hAnsi="Trebuchet MS"/>
            <w:noProof/>
          </w:rPr>
          <w:delText>In case</w:delText>
        </w:r>
      </w:del>
      <w:ins w:id="69" w:author="Author">
        <w:r w:rsidRPr="00571F6E">
          <w:rPr>
            <w:rFonts w:ascii="Trebuchet MS" w:hAnsi="Trebuchet MS"/>
            <w:noProof/>
          </w:rPr>
          <w:t>If</w:t>
        </w:r>
      </w:ins>
      <w:r w:rsidRPr="00571F6E">
        <w:rPr>
          <w:rFonts w:ascii="Trebuchet MS" w:hAnsi="Trebuchet MS"/>
          <w:noProof/>
        </w:rPr>
        <w:t xml:space="preserve"> your brother, the son of your mother, or your son or your daughter or your cherished wife or your </w:t>
      </w:r>
      <w:ins w:id="70" w:author="Author">
        <w:r w:rsidRPr="00571F6E">
          <w:rPr>
            <w:rFonts w:ascii="Trebuchet MS" w:hAnsi="Trebuchet MS"/>
            <w:noProof/>
          </w:rPr>
          <w:t xml:space="preserve">closest </w:t>
        </w:r>
      </w:ins>
      <w:r w:rsidRPr="00571F6E">
        <w:rPr>
          <w:rFonts w:ascii="Trebuchet MS" w:hAnsi="Trebuchet MS"/>
          <w:noProof/>
        </w:rPr>
        <w:t>companion</w:t>
      </w:r>
      <w:del w:id="71" w:author="Author">
        <w:r w:rsidRPr="00571F6E">
          <w:rPr>
            <w:rFonts w:ascii="Trebuchet MS" w:hAnsi="Trebuchet MS"/>
            <w:noProof/>
          </w:rPr>
          <w:delText xml:space="preserve"> who is like your own soul,</w:delText>
        </w:r>
      </w:del>
      <w:ins w:id="72" w:author="Author">
        <w:r w:rsidRPr="00571F6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71F6E">
        <w:rPr>
          <w:rFonts w:ascii="Trebuchet MS" w:hAnsi="Trebuchet MS"/>
          <w:noProof/>
        </w:rPr>
        <w:t xml:space="preserve"> should try to </w:t>
      </w:r>
      <w:del w:id="75" w:author="Author">
        <w:r w:rsidRPr="00571F6E">
          <w:rPr>
            <w:rFonts w:ascii="Trebuchet MS" w:hAnsi="Trebuchet MS"/>
            <w:noProof/>
          </w:rPr>
          <w:delText>allure</w:delText>
        </w:r>
      </w:del>
      <w:ins w:id="76" w:author="Author">
        <w:r w:rsidRPr="00571F6E">
          <w:rPr>
            <w:rFonts w:ascii="Trebuchet MS" w:hAnsi="Trebuchet MS"/>
            <w:noProof/>
          </w:rPr>
          <w:t>entice</w:t>
        </w:r>
      </w:ins>
      <w:r w:rsidRPr="00571F6E">
        <w:rPr>
          <w:rFonts w:ascii="Trebuchet MS" w:hAnsi="Trebuchet MS"/>
          <w:noProof/>
        </w:rPr>
        <w:t xml:space="preserve"> you in secrecy, saying, ‘Let us go and serve other gods,’ </w:t>
      </w:r>
      <w:del w:id="77" w:author="Author">
        <w:r w:rsidRPr="00571F6E">
          <w:rPr>
            <w:rFonts w:ascii="Trebuchet MS" w:hAnsi="Trebuchet MS"/>
            <w:noProof/>
          </w:rPr>
          <w:delText xml:space="preserve">whom you have not known, </w:delText>
        </w:r>
      </w:del>
      <w:ins w:id="78" w:author="Author">
        <w:r w:rsidRPr="00571F6E">
          <w:rPr>
            <w:rFonts w:ascii="Trebuchet MS" w:hAnsi="Trebuchet MS"/>
            <w:noProof/>
          </w:rPr>
          <w:t xml:space="preserve">gods that </w:t>
        </w:r>
      </w:ins>
      <w:r w:rsidRPr="00571F6E">
        <w:rPr>
          <w:rFonts w:ascii="Trebuchet MS" w:hAnsi="Trebuchet MS"/>
          <w:noProof/>
        </w:rPr>
        <w:t>neither you nor your forefathers</w:t>
      </w:r>
      <w:ins w:id="79" w:author="Author">
        <w:r w:rsidRPr="00571F6E">
          <w:rPr>
            <w:rFonts w:ascii="Trebuchet MS" w:hAnsi="Trebuchet MS"/>
            <w:noProof/>
          </w:rPr>
          <w:t xml:space="preserve"> have known</w:t>
        </w:r>
      </w:ins>
      <w:r w:rsidRPr="00571F6E">
        <w:rPr>
          <w:rFonts w:ascii="Trebuchet MS" w:hAnsi="Trebuchet MS"/>
          <w:noProof/>
        </w:rPr>
        <w:t xml:space="preserve">, </w:t>
      </w:r>
      <w:r w:rsidRPr="00571F6E">
        <w:rPr>
          <w:rFonts w:ascii="Trebuchet MS" w:hAnsi="Trebuchet MS"/>
          <w:b/>
          <w:noProof/>
        </w:rPr>
        <w:t xml:space="preserve">13:7 </w:t>
      </w:r>
      <w:del w:id="80" w:author="Author">
        <w:r w:rsidRPr="00571F6E">
          <w:rPr>
            <w:rFonts w:ascii="Trebuchet MS" w:hAnsi="Trebuchet MS"/>
            <w:noProof/>
          </w:rPr>
          <w:delText>some of</w:delText>
        </w:r>
      </w:del>
      <w:ins w:id="81" w:author="Author">
        <w:r w:rsidRPr="00571F6E">
          <w:rPr>
            <w:rFonts w:ascii="Trebuchet MS" w:hAnsi="Trebuchet MS"/>
            <w:noProof/>
          </w:rPr>
          <w:t>from</w:t>
        </w:r>
      </w:ins>
      <w:r w:rsidRPr="00571F6E">
        <w:rPr>
          <w:rFonts w:ascii="Trebuchet MS" w:hAnsi="Trebuchet MS"/>
          <w:noProof/>
        </w:rPr>
        <w:t xml:space="preserve"> the gods of the peoples </w:t>
      </w:r>
      <w:del w:id="82" w:author="Author">
        <w:r w:rsidRPr="00571F6E">
          <w:rPr>
            <w:rFonts w:ascii="Trebuchet MS" w:hAnsi="Trebuchet MS"/>
            <w:noProof/>
          </w:rPr>
          <w:delText xml:space="preserve">who are </w:delText>
        </w:r>
      </w:del>
      <w:r w:rsidRPr="00571F6E">
        <w:rPr>
          <w:rFonts w:ascii="Trebuchet MS" w:hAnsi="Trebuchet MS"/>
          <w:noProof/>
        </w:rPr>
        <w:t xml:space="preserve">all around </w:t>
      </w:r>
      <w:del w:id="83" w:author="Author">
        <w:r w:rsidRPr="00571F6E">
          <w:rPr>
            <w:rFonts w:ascii="Trebuchet MS" w:hAnsi="Trebuchet MS"/>
            <w:noProof/>
            <w:u w:val="dotted"/>
          </w:rPr>
          <w:delText>YOU</w:delText>
        </w:r>
        <w:r w:rsidRPr="00571F6E">
          <w:rPr>
            <w:rFonts w:ascii="Trebuchet MS" w:hAnsi="Trebuchet MS"/>
            <w:noProof/>
          </w:rPr>
          <w:delText>, the ones</w:delText>
        </w:r>
      </w:del>
      <w:ins w:id="84" w:author="Author">
        <w:r w:rsidRPr="00571F6E">
          <w:rPr>
            <w:rFonts w:ascii="Trebuchet MS" w:hAnsi="Trebuchet MS"/>
            <w:noProof/>
          </w:rPr>
          <w:t>you, whether</w:t>
        </w:r>
      </w:ins>
      <w:r w:rsidRPr="00571F6E">
        <w:rPr>
          <w:rFonts w:ascii="Trebuchet MS" w:hAnsi="Trebuchet MS"/>
          <w:noProof/>
        </w:rPr>
        <w:t xml:space="preserve"> near you or those far away from you, from one end of the land to the other end of the land, </w:t>
      </w:r>
      <w:r w:rsidRPr="00571F6E">
        <w:rPr>
          <w:rFonts w:ascii="Trebuchet MS" w:hAnsi="Trebuchet MS"/>
          <w:b/>
          <w:noProof/>
        </w:rPr>
        <w:t xml:space="preserve">13:8 </w:t>
      </w:r>
      <w:r w:rsidRPr="00571F6E">
        <w:rPr>
          <w:rFonts w:ascii="Trebuchet MS" w:hAnsi="Trebuchet MS"/>
          <w:noProof/>
        </w:rPr>
        <w:t xml:space="preserve">you must not </w:t>
      </w:r>
      <w:del w:id="85" w:author="Author">
        <w:r w:rsidRPr="00571F6E">
          <w:rPr>
            <w:rFonts w:ascii="Trebuchet MS" w:hAnsi="Trebuchet MS"/>
            <w:noProof/>
          </w:rPr>
          <w:delText>accede</w:delText>
        </w:r>
      </w:del>
      <w:ins w:id="86" w:author="Author">
        <w:r w:rsidRPr="00571F6E">
          <w:rPr>
            <w:rFonts w:ascii="Trebuchet MS" w:hAnsi="Trebuchet MS"/>
            <w:noProof/>
          </w:rPr>
          <w:t>give in</w:t>
        </w:r>
      </w:ins>
      <w:r w:rsidRPr="00571F6E">
        <w:rPr>
          <w:rFonts w:ascii="Trebuchet MS" w:hAnsi="Trebuchet MS"/>
          <w:noProof/>
        </w:rPr>
        <w:t xml:space="preserve"> to </w:t>
      </w:r>
      <w:del w:id="87" w:author="Author">
        <w:r w:rsidRPr="00571F6E">
          <w:rPr>
            <w:rFonts w:ascii="Trebuchet MS" w:hAnsi="Trebuchet MS"/>
            <w:noProof/>
          </w:rPr>
          <w:delText>his wish</w:delText>
        </w:r>
      </w:del>
      <w:ins w:id="88" w:author="Author">
        <w:r w:rsidRPr="00571F6E">
          <w:rPr>
            <w:rFonts w:ascii="Trebuchet MS" w:hAnsi="Trebuchet MS"/>
            <w:noProof/>
          </w:rPr>
          <w:t>him</w:t>
        </w:r>
      </w:ins>
      <w:r w:rsidRPr="00571F6E">
        <w:rPr>
          <w:rFonts w:ascii="Trebuchet MS" w:hAnsi="Trebuchet MS"/>
          <w:noProof/>
        </w:rPr>
        <w:t xml:space="preserve"> or listen to him, nor should </w:t>
      </w:r>
      <w:del w:id="89" w:author="Author">
        <w:r w:rsidRPr="00571F6E">
          <w:rPr>
            <w:rFonts w:ascii="Trebuchet MS" w:hAnsi="Trebuchet MS"/>
            <w:noProof/>
          </w:rPr>
          <w:delText xml:space="preserve">your eye feel sorry for him, nor must </w:delText>
        </w:r>
      </w:del>
      <w:r w:rsidRPr="00571F6E">
        <w:rPr>
          <w:rFonts w:ascii="Trebuchet MS" w:hAnsi="Trebuchet MS"/>
          <w:noProof/>
        </w:rPr>
        <w:t xml:space="preserve">you </w:t>
      </w:r>
      <w:ins w:id="90" w:author="Author">
        <w:r w:rsidRPr="00571F6E">
          <w:rPr>
            <w:rFonts w:ascii="Trebuchet MS" w:hAnsi="Trebuchet MS"/>
            <w:noProof/>
          </w:rPr>
          <w:t xml:space="preserve">show pity or </w:t>
        </w:r>
      </w:ins>
      <w:r w:rsidRPr="00571F6E">
        <w:rPr>
          <w:rFonts w:ascii="Trebuchet MS" w:hAnsi="Trebuchet MS"/>
          <w:noProof/>
        </w:rPr>
        <w:t>feel compassion</w:t>
      </w:r>
      <w:del w:id="91" w:author="Author">
        <w:r w:rsidRPr="00571F6E">
          <w:rPr>
            <w:rFonts w:ascii="Trebuchet MS" w:hAnsi="Trebuchet MS"/>
            <w:noProof/>
          </w:rPr>
          <w:delText>, nor cover</w:delText>
        </w:r>
      </w:del>
      <w:ins w:id="92" w:author="Author">
        <w:r w:rsidRPr="00571F6E">
          <w:rPr>
            <w:rFonts w:ascii="Trebuchet MS" w:hAnsi="Trebuchet MS"/>
            <w:noProof/>
          </w:rPr>
          <w:t xml:space="preserve"> or protect</w:t>
        </w:r>
      </w:ins>
      <w:r w:rsidRPr="00571F6E">
        <w:rPr>
          <w:rFonts w:ascii="Trebuchet MS" w:hAnsi="Trebuchet MS"/>
          <w:noProof/>
        </w:rPr>
        <w:t xml:space="preserve"> him</w:t>
      </w:r>
      <w:del w:id="93" w:author="Author">
        <w:r w:rsidRPr="00571F6E">
          <w:rPr>
            <w:rFonts w:ascii="Trebuchet MS" w:hAnsi="Trebuchet MS"/>
            <w:noProof/>
          </w:rPr>
          <w:delText xml:space="preserve"> protectively</w:delText>
        </w:r>
      </w:del>
      <w:r w:rsidRPr="00571F6E">
        <w:rPr>
          <w:rFonts w:ascii="Trebuchet MS" w:hAnsi="Trebuchet MS"/>
          <w:noProof/>
        </w:rPr>
        <w:t xml:space="preserve">; </w:t>
      </w:r>
      <w:r w:rsidRPr="00571F6E">
        <w:rPr>
          <w:rFonts w:ascii="Trebuchet MS" w:hAnsi="Trebuchet MS"/>
          <w:b/>
          <w:noProof/>
        </w:rPr>
        <w:t xml:space="preserve">13:9 </w:t>
      </w:r>
      <w:del w:id="94" w:author="Author">
        <w:r w:rsidRPr="00571F6E">
          <w:rPr>
            <w:rFonts w:ascii="Trebuchet MS" w:hAnsi="Trebuchet MS"/>
            <w:noProof/>
          </w:rPr>
          <w:delText>but</w:delText>
        </w:r>
      </w:del>
      <w:ins w:id="95" w:author="Author">
        <w:r w:rsidRPr="00571F6E">
          <w:rPr>
            <w:rFonts w:ascii="Trebuchet MS" w:hAnsi="Trebuchet MS"/>
            <w:noProof/>
          </w:rPr>
          <w:t>instead,</w:t>
        </w:r>
      </w:ins>
      <w:r w:rsidRPr="00571F6E">
        <w:rPr>
          <w:rFonts w:ascii="Trebuchet MS" w:hAnsi="Trebuchet MS"/>
          <w:noProof/>
        </w:rPr>
        <w:t xml:space="preserve"> you should kill him without fail. Your hand </w:t>
      </w:r>
      <w:ins w:id="96" w:author="Author">
        <w:r w:rsidRPr="00571F6E">
          <w:rPr>
            <w:rFonts w:ascii="Trebuchet MS" w:hAnsi="Trebuchet MS"/>
            <w:noProof/>
          </w:rPr>
          <w:t xml:space="preserve">should be the </w:t>
        </w:r>
      </w:ins>
      <w:r w:rsidRPr="00571F6E">
        <w:rPr>
          <w:rFonts w:ascii="Trebuchet MS" w:hAnsi="Trebuchet MS"/>
          <w:noProof/>
        </w:rPr>
        <w:t xml:space="preserve">first </w:t>
      </w:r>
      <w:del w:id="97" w:author="Author">
        <w:r w:rsidRPr="00571F6E">
          <w:rPr>
            <w:rFonts w:ascii="Trebuchet MS" w:hAnsi="Trebuchet MS"/>
            <w:noProof/>
          </w:rPr>
          <w:delText>of all should</w:delText>
        </w:r>
      </w:del>
      <w:ins w:id="98" w:author="Author">
        <w:r w:rsidRPr="00571F6E">
          <w:rPr>
            <w:rFonts w:ascii="Trebuchet MS" w:hAnsi="Trebuchet MS"/>
            <w:noProof/>
          </w:rPr>
          <w:t>to</w:t>
        </w:r>
      </w:ins>
      <w:r w:rsidRPr="00571F6E">
        <w:rPr>
          <w:rFonts w:ascii="Trebuchet MS" w:hAnsi="Trebuchet MS"/>
          <w:noProof/>
        </w:rPr>
        <w:t xml:space="preserve"> come upon him to put him to death, and the hand of all the people afterward. </w:t>
      </w:r>
      <w:r w:rsidRPr="00571F6E">
        <w:rPr>
          <w:rFonts w:ascii="Trebuchet MS" w:hAnsi="Trebuchet MS"/>
          <w:b/>
          <w:noProof/>
        </w:rPr>
        <w:t xml:space="preserve">13:10 </w:t>
      </w:r>
      <w:r w:rsidRPr="00571F6E">
        <w:rPr>
          <w:rFonts w:ascii="Trebuchet MS" w:hAnsi="Trebuchet MS"/>
          <w:noProof/>
        </w:rPr>
        <w:t xml:space="preserve">And you must stone him </w:t>
      </w:r>
      <w:del w:id="99" w:author="Author">
        <w:r w:rsidRPr="00571F6E">
          <w:rPr>
            <w:rFonts w:ascii="Trebuchet MS" w:hAnsi="Trebuchet MS"/>
            <w:noProof/>
          </w:rPr>
          <w:delText>with stones, and he must die</w:delText>
        </w:r>
      </w:del>
      <w:ins w:id="100" w:author="Author">
        <w:r w:rsidRPr="00571F6E">
          <w:rPr>
            <w:rFonts w:ascii="Trebuchet MS" w:hAnsi="Trebuchet MS"/>
            <w:noProof/>
          </w:rPr>
          <w:t>to death</w:t>
        </w:r>
      </w:ins>
      <w:r w:rsidRPr="00571F6E">
        <w:rPr>
          <w:rFonts w:ascii="Trebuchet MS" w:hAnsi="Trebuchet MS"/>
          <w:noProof/>
        </w:rPr>
        <w:t xml:space="preserve">, because he has sought to turn you away from Jehovah your God, who has brought you out of the land of Egypt, out of the house of </w:t>
      </w:r>
      <w:del w:id="101" w:author="Author">
        <w:r w:rsidRPr="00571F6E">
          <w:rPr>
            <w:rFonts w:ascii="Trebuchet MS" w:hAnsi="Trebuchet MS"/>
            <w:noProof/>
          </w:rPr>
          <w:delText>slaves</w:delText>
        </w:r>
      </w:del>
      <w:ins w:id="102" w:author="Author">
        <w:r w:rsidRPr="00571F6E">
          <w:rPr>
            <w:rFonts w:ascii="Trebuchet MS" w:hAnsi="Trebuchet MS"/>
            <w:noProof/>
          </w:rPr>
          <w:t>slavery</w:t>
        </w:r>
      </w:ins>
      <w:r w:rsidRPr="00571F6E">
        <w:rPr>
          <w:rFonts w:ascii="Trebuchet MS" w:hAnsi="Trebuchet MS"/>
          <w:noProof/>
        </w:rPr>
        <w:t xml:space="preserve">. </w:t>
      </w:r>
      <w:r w:rsidRPr="00571F6E">
        <w:rPr>
          <w:rFonts w:ascii="Trebuchet MS" w:hAnsi="Trebuchet MS"/>
          <w:b/>
          <w:noProof/>
        </w:rPr>
        <w:t xml:space="preserve">13:11 </w:t>
      </w:r>
      <w:r w:rsidRPr="00571F6E">
        <w:rPr>
          <w:rFonts w:ascii="Trebuchet MS" w:hAnsi="Trebuchet MS"/>
          <w:noProof/>
        </w:rPr>
        <w:t xml:space="preserve">Then all Israel will hear and become afraid, and they will </w:t>
      </w:r>
      <w:del w:id="103" w:author="Author">
        <w:r w:rsidRPr="00571F6E">
          <w:rPr>
            <w:rFonts w:ascii="Trebuchet MS" w:hAnsi="Trebuchet MS"/>
            <w:noProof/>
          </w:rPr>
          <w:delText>not</w:delText>
        </w:r>
      </w:del>
      <w:ins w:id="104" w:author="Author">
        <w:r w:rsidRPr="00571F6E">
          <w:rPr>
            <w:rFonts w:ascii="Trebuchet MS" w:hAnsi="Trebuchet MS"/>
            <w:noProof/>
          </w:rPr>
          <w:t>never again</w:t>
        </w:r>
      </w:ins>
      <w:r w:rsidRPr="00571F6E">
        <w:rPr>
          <w:rFonts w:ascii="Trebuchet MS" w:hAnsi="Trebuchet MS"/>
          <w:noProof/>
        </w:rPr>
        <w:t xml:space="preserve"> do anything </w:t>
      </w:r>
      <w:ins w:id="105" w:author="Author">
        <w:r w:rsidRPr="00571F6E">
          <w:rPr>
            <w:rFonts w:ascii="Trebuchet MS" w:hAnsi="Trebuchet MS"/>
            <w:noProof/>
          </w:rPr>
          <w:t xml:space="preserve">bad </w:t>
        </w:r>
      </w:ins>
      <w:r w:rsidRPr="00571F6E">
        <w:rPr>
          <w:rFonts w:ascii="Trebuchet MS" w:hAnsi="Trebuchet MS"/>
          <w:noProof/>
        </w:rPr>
        <w:t xml:space="preserve">like this </w:t>
      </w:r>
      <w:del w:id="106" w:author="Author">
        <w:r w:rsidRPr="00571F6E">
          <w:rPr>
            <w:rFonts w:ascii="Trebuchet MS" w:hAnsi="Trebuchet MS"/>
            <w:noProof/>
          </w:rPr>
          <w:delText>bad thing again in your midst</w:delText>
        </w:r>
      </w:del>
      <w:ins w:id="107" w:author="Author">
        <w:r w:rsidRPr="00571F6E">
          <w:rPr>
            <w:rFonts w:ascii="Trebuchet MS" w:hAnsi="Trebuchet MS"/>
            <w:noProof/>
          </w:rPr>
          <w:t>among you</w:t>
        </w:r>
      </w:ins>
      <w:r w:rsidRPr="00571F6E">
        <w:rPr>
          <w:rFonts w:ascii="Trebuchet MS" w:hAnsi="Trebuchet MS"/>
          <w:noProof/>
        </w:rPr>
        <w:t>.</w:t>
      </w:r>
    </w:p>
    <w:p w:rsidR="00931001" w:rsidRPr="00571F6E" w:rsidRDefault="00931001" w:rsidP="00931001">
      <w:pPr>
        <w:rPr>
          <w:rFonts w:ascii="Trebuchet MS" w:hAnsi="Trebuchet MS"/>
          <w:noProof/>
        </w:rPr>
      </w:pPr>
      <w:r w:rsidRPr="00571F6E">
        <w:rPr>
          <w:rFonts w:ascii="Trebuchet MS" w:hAnsi="Trebuchet MS"/>
          <w:b/>
        </w:rPr>
        <w:t xml:space="preserve">13:12 </w:t>
      </w:r>
      <w:r w:rsidRPr="00571F6E">
        <w:rPr>
          <w:rFonts w:ascii="Trebuchet MS" w:hAnsi="Trebuchet MS"/>
          <w:noProof/>
        </w:rPr>
        <w:t>“In case you hear it said in one of your cities</w:t>
      </w:r>
      <w:del w:id="108" w:author="Author">
        <w:r w:rsidRPr="00571F6E">
          <w:rPr>
            <w:rFonts w:ascii="Trebuchet MS" w:hAnsi="Trebuchet MS"/>
            <w:noProof/>
          </w:rPr>
          <w:delText>, which</w:delText>
        </w:r>
      </w:del>
      <w:ins w:id="109" w:author="Author">
        <w:r w:rsidRPr="00571F6E">
          <w:rPr>
            <w:rFonts w:ascii="Trebuchet MS" w:hAnsi="Trebuchet MS"/>
            <w:noProof/>
          </w:rPr>
          <w:t xml:space="preserve"> that</w:t>
        </w:r>
      </w:ins>
      <w:r w:rsidRPr="00571F6E">
        <w:rPr>
          <w:rFonts w:ascii="Trebuchet MS" w:hAnsi="Trebuchet MS"/>
          <w:noProof/>
        </w:rPr>
        <w:t xml:space="preserve"> Jehovah your God is giving you to </w:t>
      </w:r>
      <w:del w:id="110" w:author="Author">
        <w:r w:rsidRPr="00571F6E">
          <w:rPr>
            <w:rFonts w:ascii="Trebuchet MS" w:hAnsi="Trebuchet MS"/>
            <w:noProof/>
          </w:rPr>
          <w:delText>dwell there</w:delText>
        </w:r>
      </w:del>
      <w:ins w:id="111" w:author="Author">
        <w:r w:rsidRPr="00571F6E">
          <w:rPr>
            <w:rFonts w:ascii="Trebuchet MS" w:hAnsi="Trebuchet MS"/>
            <w:noProof/>
          </w:rPr>
          <w:t>occupy</w:t>
        </w:r>
      </w:ins>
      <w:r w:rsidRPr="00571F6E">
        <w:rPr>
          <w:rFonts w:ascii="Trebuchet MS" w:hAnsi="Trebuchet MS"/>
          <w:noProof/>
        </w:rPr>
        <w:t xml:space="preserve">, </w:t>
      </w:r>
      <w:r w:rsidRPr="00571F6E">
        <w:rPr>
          <w:rFonts w:ascii="Trebuchet MS" w:hAnsi="Trebuchet MS"/>
          <w:b/>
          <w:noProof/>
        </w:rPr>
        <w:t xml:space="preserve">13:13 </w:t>
      </w:r>
      <w:r w:rsidRPr="00571F6E">
        <w:rPr>
          <w:rFonts w:ascii="Trebuchet MS" w:hAnsi="Trebuchet MS"/>
          <w:noProof/>
        </w:rPr>
        <w:t xml:space="preserve">‘Good-for-nothing men have gone out </w:t>
      </w:r>
      <w:del w:id="112" w:author="Author">
        <w:r w:rsidRPr="00571F6E">
          <w:rPr>
            <w:rFonts w:ascii="Trebuchet MS" w:hAnsi="Trebuchet MS"/>
            <w:noProof/>
          </w:rPr>
          <w:delText>from your midst that they may try</w:delText>
        </w:r>
      </w:del>
      <w:ins w:id="113" w:author="Author">
        <w:r w:rsidRPr="00571F6E">
          <w:rPr>
            <w:rFonts w:ascii="Trebuchet MS" w:hAnsi="Trebuchet MS"/>
            <w:noProof/>
          </w:rPr>
          <w:t>among you</w:t>
        </w:r>
      </w:ins>
      <w:r w:rsidRPr="00571F6E">
        <w:rPr>
          <w:rFonts w:ascii="Trebuchet MS" w:hAnsi="Trebuchet MS"/>
          <w:noProof/>
        </w:rPr>
        <w:t xml:space="preserve"> to turn away the inhabitants of their city, saying: “Let us go and serve other gods,” </w:t>
      </w:r>
      <w:del w:id="114" w:author="Author">
        <w:r w:rsidRPr="00571F6E">
          <w:rPr>
            <w:rFonts w:ascii="Trebuchet MS" w:hAnsi="Trebuchet MS"/>
            <w:noProof/>
          </w:rPr>
          <w:delText xml:space="preserve">whom </w:delText>
        </w:r>
        <w:r w:rsidRPr="00571F6E">
          <w:rPr>
            <w:rFonts w:ascii="Trebuchet MS" w:hAnsi="Trebuchet MS"/>
            <w:noProof/>
            <w:u w:val="dotted"/>
          </w:rPr>
          <w:delText>YOU</w:delText>
        </w:r>
      </w:del>
      <w:ins w:id="115" w:author="Author">
        <w:r w:rsidRPr="00571F6E">
          <w:rPr>
            <w:rFonts w:ascii="Trebuchet MS" w:hAnsi="Trebuchet MS"/>
            <w:noProof/>
          </w:rPr>
          <w:t>gods that you</w:t>
        </w:r>
      </w:ins>
      <w:r w:rsidRPr="00571F6E">
        <w:rPr>
          <w:rFonts w:ascii="Trebuchet MS" w:hAnsi="Trebuchet MS"/>
          <w:noProof/>
        </w:rPr>
        <w:t xml:space="preserve"> have not known,’ </w:t>
      </w:r>
      <w:r w:rsidRPr="00571F6E">
        <w:rPr>
          <w:rFonts w:ascii="Trebuchet MS" w:hAnsi="Trebuchet MS"/>
          <w:b/>
          <w:noProof/>
        </w:rPr>
        <w:t xml:space="preserve">13:14 </w:t>
      </w:r>
      <w:r w:rsidRPr="00571F6E">
        <w:rPr>
          <w:rFonts w:ascii="Trebuchet MS" w:hAnsi="Trebuchet MS"/>
          <w:noProof/>
        </w:rPr>
        <w:t xml:space="preserve">you </w:t>
      </w:r>
      <w:del w:id="116" w:author="Author">
        <w:r w:rsidRPr="00571F6E">
          <w:rPr>
            <w:rFonts w:ascii="Trebuchet MS" w:hAnsi="Trebuchet MS"/>
            <w:noProof/>
          </w:rPr>
          <w:delText>must also search</w:delText>
        </w:r>
      </w:del>
      <w:ins w:id="117" w:author="Author">
        <w:r w:rsidRPr="00571F6E">
          <w:rPr>
            <w:rFonts w:ascii="Trebuchet MS" w:hAnsi="Trebuchet MS"/>
            <w:noProof/>
          </w:rPr>
          <w:t>should look into the matter, making a thorough investigation</w:t>
        </w:r>
      </w:ins>
      <w:r w:rsidRPr="00571F6E">
        <w:rPr>
          <w:rFonts w:ascii="Trebuchet MS" w:hAnsi="Trebuchet MS"/>
          <w:noProof/>
        </w:rPr>
        <w:t xml:space="preserve"> and </w:t>
      </w:r>
      <w:del w:id="118" w:author="Author">
        <w:r w:rsidRPr="00571F6E">
          <w:rPr>
            <w:rFonts w:ascii="Trebuchet MS" w:hAnsi="Trebuchet MS"/>
            <w:noProof/>
          </w:rPr>
          <w:delText>investigate and inquire thoroughly</w:delText>
        </w:r>
      </w:del>
      <w:ins w:id="119" w:author="Author">
        <w:r w:rsidRPr="00571F6E">
          <w:rPr>
            <w:rFonts w:ascii="Trebuchet MS" w:hAnsi="Trebuchet MS"/>
            <w:noProof/>
          </w:rPr>
          <w:t>inquiry</w:t>
        </w:r>
      </w:ins>
      <w:r w:rsidRPr="00571F6E">
        <w:rPr>
          <w:rFonts w:ascii="Trebuchet MS" w:hAnsi="Trebuchet MS"/>
          <w:noProof/>
        </w:rPr>
        <w:t xml:space="preserve">; and if </w:t>
      </w:r>
      <w:del w:id="120" w:author="Author">
        <w:r w:rsidRPr="00571F6E">
          <w:rPr>
            <w:rFonts w:ascii="Trebuchet MS" w:hAnsi="Trebuchet MS"/>
            <w:noProof/>
          </w:rPr>
          <w:delText>the thing</w:delText>
        </w:r>
      </w:del>
      <w:ins w:id="121" w:author="Author">
        <w:r w:rsidRPr="00571F6E">
          <w:rPr>
            <w:rFonts w:ascii="Trebuchet MS" w:hAnsi="Trebuchet MS"/>
            <w:noProof/>
          </w:rPr>
          <w:t>it</w:t>
        </w:r>
      </w:ins>
      <w:r w:rsidRPr="00571F6E">
        <w:rPr>
          <w:rFonts w:ascii="Trebuchet MS" w:hAnsi="Trebuchet MS"/>
          <w:noProof/>
        </w:rPr>
        <w:t xml:space="preserve"> is </w:t>
      </w:r>
      <w:del w:id="122" w:author="Author">
        <w:r w:rsidRPr="00571F6E">
          <w:rPr>
            <w:rFonts w:ascii="Trebuchet MS" w:hAnsi="Trebuchet MS"/>
            <w:noProof/>
          </w:rPr>
          <w:delText>established as the truth,</w:delText>
        </w:r>
      </w:del>
      <w:ins w:id="123" w:author="Author">
        <w:r w:rsidRPr="00571F6E">
          <w:rPr>
            <w:rFonts w:ascii="Trebuchet MS" w:hAnsi="Trebuchet MS"/>
            <w:noProof/>
          </w:rPr>
          <w:t>confirmed to be true that</w:t>
        </w:r>
      </w:ins>
      <w:r w:rsidRPr="00571F6E">
        <w:rPr>
          <w:rFonts w:ascii="Trebuchet MS" w:hAnsi="Trebuchet MS"/>
          <w:noProof/>
        </w:rPr>
        <w:t xml:space="preserve"> this detestable thing has been done </w:t>
      </w:r>
      <w:del w:id="124" w:author="Author">
        <w:r w:rsidRPr="00571F6E">
          <w:rPr>
            <w:rFonts w:ascii="Trebuchet MS" w:hAnsi="Trebuchet MS"/>
            <w:noProof/>
          </w:rPr>
          <w:delText>in your midst</w:delText>
        </w:r>
      </w:del>
      <w:ins w:id="125" w:author="Author">
        <w:r w:rsidRPr="00571F6E">
          <w:rPr>
            <w:rFonts w:ascii="Trebuchet MS" w:hAnsi="Trebuchet MS"/>
            <w:noProof/>
          </w:rPr>
          <w:t>among you</w:t>
        </w:r>
      </w:ins>
      <w:r w:rsidRPr="00571F6E">
        <w:rPr>
          <w:rFonts w:ascii="Trebuchet MS" w:hAnsi="Trebuchet MS"/>
          <w:noProof/>
        </w:rPr>
        <w:t xml:space="preserve">, </w:t>
      </w:r>
      <w:r w:rsidRPr="00571F6E">
        <w:rPr>
          <w:rFonts w:ascii="Trebuchet MS" w:hAnsi="Trebuchet MS"/>
          <w:b/>
          <w:noProof/>
        </w:rPr>
        <w:t xml:space="preserve">13:15 </w:t>
      </w:r>
      <w:r w:rsidRPr="00571F6E">
        <w:rPr>
          <w:rFonts w:ascii="Trebuchet MS" w:hAnsi="Trebuchet MS"/>
          <w:noProof/>
        </w:rPr>
        <w:t xml:space="preserve">you should without fail strike </w:t>
      </w:r>
      <w:ins w:id="126" w:author="Author">
        <w:r w:rsidRPr="00571F6E">
          <w:rPr>
            <w:rFonts w:ascii="Trebuchet MS" w:hAnsi="Trebuchet MS"/>
            <w:noProof/>
          </w:rPr>
          <w:t xml:space="preserve">down </w:t>
        </w:r>
      </w:ins>
      <w:r w:rsidRPr="00571F6E">
        <w:rPr>
          <w:rFonts w:ascii="Trebuchet MS" w:hAnsi="Trebuchet MS"/>
          <w:noProof/>
        </w:rPr>
        <w:t xml:space="preserve">the inhabitants of that city with the </w:t>
      </w:r>
      <w:del w:id="127" w:author="Author">
        <w:r w:rsidRPr="00571F6E">
          <w:rPr>
            <w:rFonts w:ascii="Trebuchet MS" w:hAnsi="Trebuchet MS"/>
            <w:noProof/>
          </w:rPr>
          <w:delText xml:space="preserve">edge of the </w:delText>
        </w:r>
      </w:del>
      <w:r w:rsidRPr="00571F6E">
        <w:rPr>
          <w:rFonts w:ascii="Trebuchet MS" w:hAnsi="Trebuchet MS"/>
          <w:noProof/>
        </w:rPr>
        <w:t xml:space="preserve">sword. Devote it and everything that is in it, </w:t>
      </w:r>
      <w:del w:id="128" w:author="Author">
        <w:r w:rsidRPr="00571F6E">
          <w:rPr>
            <w:rFonts w:ascii="Trebuchet MS" w:hAnsi="Trebuchet MS"/>
            <w:noProof/>
          </w:rPr>
          <w:delText>and</w:delText>
        </w:r>
      </w:del>
      <w:ins w:id="129" w:author="Author">
        <w:r w:rsidRPr="00571F6E">
          <w:rPr>
            <w:rFonts w:ascii="Trebuchet MS" w:hAnsi="Trebuchet MS"/>
            <w:noProof/>
          </w:rPr>
          <w:t>including</w:t>
        </w:r>
      </w:ins>
      <w:r w:rsidRPr="00571F6E">
        <w:rPr>
          <w:rFonts w:ascii="Trebuchet MS" w:hAnsi="Trebuchet MS"/>
          <w:noProof/>
        </w:rPr>
        <w:t xml:space="preserve"> its </w:t>
      </w:r>
      <w:del w:id="130" w:author="Author">
        <w:r w:rsidRPr="00571F6E">
          <w:rPr>
            <w:rFonts w:ascii="Trebuchet MS" w:hAnsi="Trebuchet MS"/>
            <w:noProof/>
          </w:rPr>
          <w:delText>domestic animals</w:delText>
        </w:r>
      </w:del>
      <w:ins w:id="131" w:author="Author">
        <w:r w:rsidRPr="00571F6E">
          <w:rPr>
            <w:rFonts w:ascii="Trebuchet MS" w:hAnsi="Trebuchet MS"/>
            <w:noProof/>
          </w:rPr>
          <w:t>livestock</w:t>
        </w:r>
      </w:ins>
      <w:r w:rsidRPr="00571F6E">
        <w:rPr>
          <w:rFonts w:ascii="Trebuchet MS" w:hAnsi="Trebuchet MS"/>
          <w:noProof/>
        </w:rPr>
        <w:t xml:space="preserve">, to destruction </w:t>
      </w:r>
      <w:del w:id="132" w:author="Author">
        <w:r w:rsidRPr="00571F6E">
          <w:rPr>
            <w:rFonts w:ascii="Trebuchet MS" w:hAnsi="Trebuchet MS"/>
            <w:noProof/>
          </w:rPr>
          <w:delText>at the edge of</w:delText>
        </w:r>
      </w:del>
      <w:ins w:id="133" w:author="Author">
        <w:r w:rsidRPr="00571F6E">
          <w:rPr>
            <w:rFonts w:ascii="Trebuchet MS" w:hAnsi="Trebuchet MS"/>
            <w:noProof/>
          </w:rPr>
          <w:t>by</w:t>
        </w:r>
      </w:ins>
      <w:r w:rsidRPr="00571F6E">
        <w:rPr>
          <w:rFonts w:ascii="Trebuchet MS" w:hAnsi="Trebuchet MS"/>
          <w:noProof/>
        </w:rPr>
        <w:t xml:space="preserve"> the sword. </w:t>
      </w:r>
      <w:r w:rsidRPr="00571F6E">
        <w:rPr>
          <w:rFonts w:ascii="Trebuchet MS" w:hAnsi="Trebuchet MS"/>
          <w:b/>
          <w:noProof/>
        </w:rPr>
        <w:t xml:space="preserve">13:16 </w:t>
      </w:r>
      <w:del w:id="134" w:author="Author">
        <w:r w:rsidRPr="00571F6E">
          <w:rPr>
            <w:rFonts w:ascii="Trebuchet MS" w:hAnsi="Trebuchet MS"/>
            <w:noProof/>
          </w:rPr>
          <w:delText>And all its spoil you</w:delText>
        </w:r>
      </w:del>
      <w:ins w:id="135" w:author="Author">
        <w:r w:rsidRPr="00571F6E">
          <w:rPr>
            <w:rFonts w:ascii="Trebuchet MS" w:hAnsi="Trebuchet MS"/>
            <w:noProof/>
          </w:rPr>
          <w:t>You</w:t>
        </w:r>
      </w:ins>
      <w:r w:rsidRPr="00571F6E">
        <w:rPr>
          <w:rFonts w:ascii="Trebuchet MS" w:hAnsi="Trebuchet MS"/>
          <w:noProof/>
        </w:rPr>
        <w:t xml:space="preserve"> should </w:t>
      </w:r>
      <w:ins w:id="136" w:author="Author">
        <w:r w:rsidRPr="00571F6E">
          <w:rPr>
            <w:rFonts w:ascii="Trebuchet MS" w:hAnsi="Trebuchet MS"/>
            <w:noProof/>
          </w:rPr>
          <w:t xml:space="preserve">then </w:t>
        </w:r>
      </w:ins>
      <w:r w:rsidRPr="00571F6E">
        <w:rPr>
          <w:rFonts w:ascii="Trebuchet MS" w:hAnsi="Trebuchet MS"/>
          <w:noProof/>
        </w:rPr>
        <w:t xml:space="preserve">collect </w:t>
      </w:r>
      <w:ins w:id="137" w:author="Author">
        <w:r w:rsidRPr="00571F6E">
          <w:rPr>
            <w:rFonts w:ascii="Trebuchet MS" w:hAnsi="Trebuchet MS"/>
            <w:noProof/>
          </w:rPr>
          <w:t xml:space="preserve">all its spoil </w:t>
        </w:r>
      </w:ins>
      <w:r w:rsidRPr="00571F6E">
        <w:rPr>
          <w:rFonts w:ascii="Trebuchet MS" w:hAnsi="Trebuchet MS"/>
          <w:noProof/>
        </w:rPr>
        <w:t>into the middle of its public square</w:t>
      </w:r>
      <w:del w:id="138" w:author="Author">
        <w:r w:rsidRPr="00571F6E">
          <w:rPr>
            <w:rFonts w:ascii="Trebuchet MS" w:hAnsi="Trebuchet MS"/>
            <w:noProof/>
          </w:rPr>
          <w:delText>,</w:delText>
        </w:r>
      </w:del>
      <w:r w:rsidRPr="00571F6E">
        <w:rPr>
          <w:rFonts w:ascii="Trebuchet MS" w:hAnsi="Trebuchet MS"/>
          <w:noProof/>
        </w:rPr>
        <w:t xml:space="preserve"> and </w:t>
      </w:r>
      <w:del w:id="139" w:author="Author">
        <w:r w:rsidRPr="00571F6E">
          <w:rPr>
            <w:rFonts w:ascii="Trebuchet MS" w:hAnsi="Trebuchet MS"/>
            <w:noProof/>
          </w:rPr>
          <w:delText xml:space="preserve">you must </w:delText>
        </w:r>
      </w:del>
      <w:r w:rsidRPr="00571F6E">
        <w:rPr>
          <w:rFonts w:ascii="Trebuchet MS" w:hAnsi="Trebuchet MS"/>
          <w:noProof/>
        </w:rPr>
        <w:t xml:space="preserve">burn </w:t>
      </w:r>
      <w:del w:id="140" w:author="Author">
        <w:r w:rsidRPr="00571F6E">
          <w:rPr>
            <w:rFonts w:ascii="Trebuchet MS" w:hAnsi="Trebuchet MS"/>
            <w:noProof/>
          </w:rPr>
          <w:delText xml:space="preserve">in the fire </w:delText>
        </w:r>
      </w:del>
      <w:r w:rsidRPr="00571F6E">
        <w:rPr>
          <w:rFonts w:ascii="Trebuchet MS" w:hAnsi="Trebuchet MS"/>
          <w:noProof/>
        </w:rPr>
        <w:t xml:space="preserve">the city </w:t>
      </w:r>
      <w:ins w:id="141" w:author="Author">
        <w:r w:rsidRPr="00571F6E">
          <w:rPr>
            <w:rFonts w:ascii="Trebuchet MS" w:hAnsi="Trebuchet MS"/>
            <w:noProof/>
          </w:rPr>
          <w:t xml:space="preserve">with fire, </w:t>
        </w:r>
      </w:ins>
      <w:r w:rsidRPr="00571F6E">
        <w:rPr>
          <w:rFonts w:ascii="Trebuchet MS" w:hAnsi="Trebuchet MS"/>
          <w:noProof/>
        </w:rPr>
        <w:t xml:space="preserve">and </w:t>
      </w:r>
      <w:del w:id="142" w:author="Author">
        <w:r w:rsidRPr="00571F6E">
          <w:rPr>
            <w:rFonts w:ascii="Trebuchet MS" w:hAnsi="Trebuchet MS"/>
            <w:noProof/>
          </w:rPr>
          <w:delText xml:space="preserve">all </w:delText>
        </w:r>
      </w:del>
      <w:r w:rsidRPr="00571F6E">
        <w:rPr>
          <w:rFonts w:ascii="Trebuchet MS" w:hAnsi="Trebuchet MS"/>
          <w:noProof/>
        </w:rPr>
        <w:t xml:space="preserve">its spoil </w:t>
      </w:r>
      <w:ins w:id="143" w:author="Author">
        <w:r w:rsidRPr="00571F6E">
          <w:rPr>
            <w:rFonts w:ascii="Trebuchet MS" w:hAnsi="Trebuchet MS"/>
            <w:noProof/>
          </w:rPr>
          <w:t xml:space="preserve">will serve </w:t>
        </w:r>
      </w:ins>
      <w:r w:rsidRPr="00571F6E">
        <w:rPr>
          <w:rFonts w:ascii="Trebuchet MS" w:hAnsi="Trebuchet MS"/>
          <w:noProof/>
        </w:rPr>
        <w:t>as a whole offering to Jehovah your God</w:t>
      </w:r>
      <w:del w:id="144" w:author="Author">
        <w:r w:rsidRPr="00571F6E">
          <w:rPr>
            <w:rFonts w:ascii="Trebuchet MS" w:hAnsi="Trebuchet MS"/>
            <w:noProof/>
          </w:rPr>
          <w:delText>, and it must</w:delText>
        </w:r>
      </w:del>
      <w:ins w:id="145" w:author="Author">
        <w:r w:rsidRPr="00571F6E">
          <w:rPr>
            <w:rFonts w:ascii="Trebuchet MS" w:hAnsi="Trebuchet MS"/>
            <w:noProof/>
          </w:rPr>
          <w:t>. It will</w:t>
        </w:r>
      </w:ins>
      <w:r w:rsidRPr="00571F6E">
        <w:rPr>
          <w:rFonts w:ascii="Trebuchet MS" w:hAnsi="Trebuchet MS"/>
          <w:noProof/>
        </w:rPr>
        <w:t xml:space="preserve"> become a </w:t>
      </w:r>
      <w:ins w:id="146" w:author="Author">
        <w:r w:rsidRPr="00571F6E">
          <w:rPr>
            <w:rFonts w:ascii="Trebuchet MS" w:hAnsi="Trebuchet MS"/>
            <w:noProof/>
          </w:rPr>
          <w:t xml:space="preserve">permanent </w:t>
        </w:r>
      </w:ins>
      <w:r w:rsidRPr="00571F6E">
        <w:rPr>
          <w:rFonts w:ascii="Trebuchet MS" w:hAnsi="Trebuchet MS"/>
          <w:noProof/>
        </w:rPr>
        <w:t>heap of ruins</w:t>
      </w:r>
      <w:del w:id="147" w:author="Author">
        <w:r w:rsidRPr="00571F6E">
          <w:rPr>
            <w:rFonts w:ascii="Trebuchet MS" w:hAnsi="Trebuchet MS"/>
            <w:noProof/>
          </w:rPr>
          <w:delText xml:space="preserve"> to time indefinite</w:delText>
        </w:r>
      </w:del>
      <w:r w:rsidRPr="00571F6E">
        <w:rPr>
          <w:rFonts w:ascii="Trebuchet MS" w:hAnsi="Trebuchet MS"/>
          <w:noProof/>
        </w:rPr>
        <w:t xml:space="preserve">. It should never be rebuilt. </w:t>
      </w:r>
      <w:r w:rsidRPr="00571F6E">
        <w:rPr>
          <w:rFonts w:ascii="Trebuchet MS" w:hAnsi="Trebuchet MS"/>
          <w:b/>
          <w:noProof/>
        </w:rPr>
        <w:t xml:space="preserve">13:17 </w:t>
      </w:r>
      <w:del w:id="148" w:author="Author">
        <w:r w:rsidRPr="00571F6E">
          <w:rPr>
            <w:rFonts w:ascii="Trebuchet MS" w:hAnsi="Trebuchet MS"/>
            <w:noProof/>
          </w:rPr>
          <w:delText>And</w:delText>
        </w:r>
      </w:del>
      <w:ins w:id="149" w:author="Author">
        <w:r w:rsidRPr="00571F6E">
          <w:rPr>
            <w:rFonts w:ascii="Trebuchet MS" w:hAnsi="Trebuchet MS"/>
            <w:noProof/>
          </w:rPr>
          <w:t>Your hand should take</w:t>
        </w:r>
      </w:ins>
      <w:r w:rsidRPr="00571F6E">
        <w:rPr>
          <w:rFonts w:ascii="Trebuchet MS" w:hAnsi="Trebuchet MS"/>
          <w:noProof/>
        </w:rPr>
        <w:t xml:space="preserve"> nothing </w:t>
      </w:r>
      <w:del w:id="150" w:author="Author">
        <w:r w:rsidRPr="00571F6E">
          <w:rPr>
            <w:rFonts w:ascii="Trebuchet MS" w:hAnsi="Trebuchet MS"/>
            <w:noProof/>
          </w:rPr>
          <w:delText>at all should stick to your hand of the thing made sacred by ban, in order</w:delText>
        </w:r>
      </w:del>
      <w:ins w:id="151" w:author="Author">
        <w:r w:rsidRPr="00571F6E">
          <w:rPr>
            <w:rFonts w:ascii="Trebuchet MS" w:hAnsi="Trebuchet MS"/>
            <w:noProof/>
          </w:rPr>
          <w:t>that was set apart for destruction,</w:t>
        </w:r>
        <w:r w:rsidRPr="00571F6E">
          <w:rPr>
            <w:rStyle w:val="FootnoteReference"/>
            <w:rFonts w:ascii="Trebuchet MS" w:hAnsi="Trebuchet MS"/>
            <w:noProof/>
          </w:rPr>
          <w:footnoteReference w:id="3"/>
        </w:r>
        <w:r w:rsidRPr="00571F6E">
          <w:rPr>
            <w:rFonts w:ascii="Trebuchet MS" w:hAnsi="Trebuchet MS"/>
            <w:noProof/>
          </w:rPr>
          <w:t xml:space="preserve"> so</w:t>
        </w:r>
      </w:ins>
      <w:r w:rsidRPr="00571F6E">
        <w:rPr>
          <w:rFonts w:ascii="Trebuchet MS" w:hAnsi="Trebuchet MS"/>
          <w:noProof/>
        </w:rPr>
        <w:t xml:space="preserve"> that Jehovah may turn </w:t>
      </w:r>
      <w:ins w:id="154" w:author="Author">
        <w:r w:rsidRPr="00571F6E">
          <w:rPr>
            <w:rFonts w:ascii="Trebuchet MS" w:hAnsi="Trebuchet MS"/>
            <w:noProof/>
          </w:rPr>
          <w:t xml:space="preserve">away </w:t>
        </w:r>
      </w:ins>
      <w:r w:rsidRPr="00571F6E">
        <w:rPr>
          <w:rFonts w:ascii="Trebuchet MS" w:hAnsi="Trebuchet MS"/>
          <w:noProof/>
        </w:rPr>
        <w:t xml:space="preserve">from his burning anger and </w:t>
      </w:r>
      <w:del w:id="155" w:author="Author">
        <w:r w:rsidRPr="00571F6E">
          <w:rPr>
            <w:rFonts w:ascii="Trebuchet MS" w:hAnsi="Trebuchet MS"/>
            <w:noProof/>
          </w:rPr>
          <w:delText xml:space="preserve">may indeed give you mercy and he may certainly </w:delText>
        </w:r>
      </w:del>
      <w:r w:rsidRPr="00571F6E">
        <w:rPr>
          <w:rFonts w:ascii="Trebuchet MS" w:hAnsi="Trebuchet MS"/>
          <w:noProof/>
        </w:rPr>
        <w:t xml:space="preserve">show you mercy and </w:t>
      </w:r>
      <w:ins w:id="156" w:author="Author">
        <w:r w:rsidRPr="00571F6E">
          <w:rPr>
            <w:rFonts w:ascii="Trebuchet MS" w:hAnsi="Trebuchet MS"/>
            <w:noProof/>
          </w:rPr>
          <w:t xml:space="preserve">compassion and </w:t>
        </w:r>
      </w:ins>
      <w:r w:rsidRPr="00571F6E">
        <w:rPr>
          <w:rFonts w:ascii="Trebuchet MS" w:hAnsi="Trebuchet MS"/>
          <w:noProof/>
        </w:rPr>
        <w:t xml:space="preserve">multiply you, just as he has sworn to your forefathers. </w:t>
      </w:r>
      <w:r w:rsidRPr="00571F6E">
        <w:rPr>
          <w:rFonts w:ascii="Trebuchet MS" w:hAnsi="Trebuchet MS"/>
          <w:b/>
          <w:noProof/>
        </w:rPr>
        <w:t xml:space="preserve">13:18 </w:t>
      </w:r>
      <w:r w:rsidRPr="00571F6E">
        <w:rPr>
          <w:rFonts w:ascii="Trebuchet MS" w:hAnsi="Trebuchet MS"/>
          <w:noProof/>
        </w:rPr>
        <w:t xml:space="preserve">For you should </w:t>
      </w:r>
      <w:del w:id="157" w:author="Author">
        <w:r w:rsidRPr="00571F6E">
          <w:rPr>
            <w:rFonts w:ascii="Trebuchet MS" w:hAnsi="Trebuchet MS"/>
            <w:noProof/>
          </w:rPr>
          <w:delText>listen to the voice of</w:delText>
        </w:r>
      </w:del>
      <w:ins w:id="158" w:author="Author">
        <w:r w:rsidRPr="00571F6E">
          <w:rPr>
            <w:rFonts w:ascii="Trebuchet MS" w:hAnsi="Trebuchet MS"/>
            <w:noProof/>
          </w:rPr>
          <w:t>obey</w:t>
        </w:r>
        <w:r w:rsidRPr="00571F6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71F6E">
        <w:rPr>
          <w:rFonts w:ascii="Trebuchet MS" w:hAnsi="Trebuchet MS"/>
          <w:noProof/>
        </w:rPr>
        <w:t xml:space="preserve"> Jehovah your God by keeping all his commandments that I am commanding you today, </w:t>
      </w:r>
      <w:del w:id="161" w:author="Author">
        <w:r w:rsidRPr="00571F6E">
          <w:rPr>
            <w:rFonts w:ascii="Trebuchet MS" w:hAnsi="Trebuchet MS"/>
            <w:noProof/>
          </w:rPr>
          <w:delText>so as to do</w:delText>
        </w:r>
      </w:del>
      <w:ins w:id="162" w:author="Author">
        <w:r w:rsidRPr="00571F6E">
          <w:rPr>
            <w:rFonts w:ascii="Trebuchet MS" w:hAnsi="Trebuchet MS"/>
            <w:noProof/>
          </w:rPr>
          <w:t>thus doing</w:t>
        </w:r>
      </w:ins>
      <w:r w:rsidRPr="00571F6E">
        <w:rPr>
          <w:rFonts w:ascii="Trebuchet MS" w:hAnsi="Trebuchet MS"/>
          <w:noProof/>
        </w:rPr>
        <w:t xml:space="preserve"> what is right in the eyes of Jehovah your God.</w:t>
      </w:r>
    </w:p>
    <w:p w:rsidR="00931001" w:rsidRPr="00571F6E" w:rsidRDefault="00931001" w:rsidP="00931001">
      <w:pPr>
        <w:rPr>
          <w:rFonts w:ascii="Trebuchet MS" w:hAnsi="Trebuchet MS"/>
          <w:b/>
        </w:rPr>
      </w:pPr>
    </w:p>
    <w:p w:rsidR="00762BCB" w:rsidRPr="00931001" w:rsidRDefault="00762BCB" w:rsidP="00931001"/>
    <w:sectPr w:rsidR="00762BCB" w:rsidRPr="00931001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4E54" w:rsidRDefault="00FA4E54">
      <w:r>
        <w:separator/>
      </w:r>
    </w:p>
  </w:endnote>
  <w:endnote w:type="continuationSeparator" w:id="0">
    <w:p w:rsidR="00FA4E54" w:rsidRDefault="00FA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4E54" w:rsidRDefault="00FA4E54">
      <w:r>
        <w:separator/>
      </w:r>
    </w:p>
  </w:footnote>
  <w:footnote w:type="continuationSeparator" w:id="0">
    <w:p w:rsidR="00FA4E54" w:rsidRDefault="00FA4E54">
      <w:r>
        <w:continuationSeparator/>
      </w:r>
    </w:p>
  </w:footnote>
  <w:footnote w:id="1">
    <w:p w:rsidR="00931001" w:rsidRPr="00571F6E" w:rsidRDefault="00931001" w:rsidP="00571F6E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571F6E">
          <w:rPr>
            <w:rStyle w:val="FootnoteReference"/>
          </w:rPr>
          <w:footnoteRef/>
        </w:r>
        <w:r w:rsidRPr="00571F6E">
          <w:t xml:space="preserve"> </w:t>
        </w:r>
        <w:r w:rsidRPr="00571F6E">
          <w:rPr>
            <w:b/>
          </w:rPr>
          <w:t xml:space="preserve">13:3 </w:t>
        </w:r>
        <w:r w:rsidRPr="00571F6E">
          <w:t>See Glossary.</w:t>
        </w:r>
      </w:ins>
    </w:p>
  </w:footnote>
  <w:footnote w:id="2">
    <w:p w:rsidR="00931001" w:rsidRPr="00571F6E" w:rsidRDefault="00931001" w:rsidP="00571F6E">
      <w:pPr>
        <w:pStyle w:val="FootnoteText"/>
        <w:spacing w:after="96"/>
        <w:ind w:firstLine="288"/>
        <w:rPr>
          <w:ins w:id="73" w:author="Author"/>
        </w:rPr>
      </w:pPr>
      <w:ins w:id="74" w:author="Author">
        <w:r w:rsidRPr="00571F6E">
          <w:rPr>
            <w:rStyle w:val="FootnoteReference"/>
          </w:rPr>
          <w:footnoteRef/>
        </w:r>
        <w:r w:rsidRPr="00571F6E">
          <w:t xml:space="preserve"> </w:t>
        </w:r>
        <w:r w:rsidRPr="00571F6E">
          <w:rPr>
            <w:b/>
          </w:rPr>
          <w:t xml:space="preserve">13:6 </w:t>
        </w:r>
        <w:r w:rsidRPr="00571F6E">
          <w:t>Or “your companion who is like your own soul.”</w:t>
        </w:r>
      </w:ins>
    </w:p>
  </w:footnote>
  <w:footnote w:id="3">
    <w:p w:rsidR="00931001" w:rsidRPr="00571F6E" w:rsidRDefault="00931001" w:rsidP="00571F6E">
      <w:pPr>
        <w:pStyle w:val="FootnoteText"/>
        <w:spacing w:after="96"/>
        <w:ind w:firstLine="288"/>
        <w:rPr>
          <w:ins w:id="152" w:author="Author"/>
        </w:rPr>
      </w:pPr>
      <w:ins w:id="153" w:author="Author">
        <w:r w:rsidRPr="00571F6E">
          <w:rPr>
            <w:rStyle w:val="FootnoteReference"/>
          </w:rPr>
          <w:footnoteRef/>
        </w:r>
        <w:r w:rsidRPr="00571F6E">
          <w:t xml:space="preserve"> </w:t>
        </w:r>
        <w:r w:rsidRPr="00571F6E">
          <w:rPr>
            <w:b/>
          </w:rPr>
          <w:t xml:space="preserve">13:17 </w:t>
        </w:r>
        <w:r w:rsidRPr="00571F6E">
          <w:t>Or “made sacred by ban.”</w:t>
        </w:r>
      </w:ins>
    </w:p>
  </w:footnote>
  <w:footnote w:id="4">
    <w:p w:rsidR="00931001" w:rsidRPr="00571F6E" w:rsidRDefault="00931001" w:rsidP="00571F6E">
      <w:pPr>
        <w:pStyle w:val="FootnoteText"/>
        <w:spacing w:after="96"/>
        <w:ind w:firstLine="288"/>
        <w:rPr>
          <w:ins w:id="159" w:author="Author"/>
        </w:rPr>
      </w:pPr>
      <w:ins w:id="160" w:author="Author">
        <w:r w:rsidRPr="00571F6E">
          <w:rPr>
            <w:rStyle w:val="FootnoteReference"/>
          </w:rPr>
          <w:footnoteRef/>
        </w:r>
        <w:r w:rsidRPr="00571F6E">
          <w:t xml:space="preserve"> </w:t>
        </w:r>
        <w:r w:rsidRPr="00571F6E">
          <w:rPr>
            <w:b/>
          </w:rPr>
          <w:t xml:space="preserve">13:18 </w:t>
        </w:r>
        <w:r w:rsidRPr="00571F6E">
          <w:t>Or “listen to the voice of.”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54F63">
        <w:t>Deuteronomy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54F63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54F63">
      <w:rPr>
        <w:noProof/>
        <w:snapToGrid w:val="0"/>
      </w:rPr>
      <w:t>Deuteronomy 13.Revised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54F63">
        <w:t>Deuteronomy Chapter 13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54F63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54F63">
      <w:rPr>
        <w:noProof/>
        <w:snapToGrid w:val="0"/>
      </w:rPr>
      <w:t>Deuteronomy 13.Revised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54F63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54F6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54F63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54F6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5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31001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54F63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A4E54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16CF3B4-366C-450E-BB59-40E59B8247D1}"/>
  <w:attachedTemplate r:id="Rf0c823f277e34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3100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100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31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0c823f277e34a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791</ap:Words>
  <ap:Characters>3363</ap:Characters>
  <ap:Application>Microsoft Office Word</ap:Application>
  <ap:DocSecurity>0</ap:DocSecurity>
  <ap:Lines>54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4150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13</dc:title>
  <dc:subject/>
  <dc:creator>Matthew Calleja</dc:creator>
  <cp:keywords/>
  <dc:description/>
  <cp:lastModifiedBy>Calleja, Matthew</cp:lastModifiedBy>
  <cp:revision>3</cp:revision>
  <dcterms:created xsi:type="dcterms:W3CDTF">2020-10-16T06:21:00Z</dcterms:created>
  <dcterms:modified xsi:type="dcterms:W3CDTF">2020-10-16T06:21:00Z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13.docx</vt:lpwstr>
  </property>
  <property fmtid="{D5CDD505-2E9C-101B-9397-08002B2CF9AE}" pid="9" name="_TranslationDocumentId">
    <vt:i4>19496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