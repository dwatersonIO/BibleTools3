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ADD" w:rsidRPr="00E40719" w:rsidRDefault="00821ADD" w:rsidP="00821ADD">
      <w:pPr>
        <w:rPr>
          <w:rFonts w:ascii="Trebuchet MS" w:hAnsi="Trebuchet MS"/>
          <w:noProof/>
        </w:rPr>
      </w:pPr>
      <w:bookmarkStart w:id="0" w:name="_GoBack"/>
      <w:bookmarkEnd w:id="0"/>
      <w:r w:rsidRPr="00E40719">
        <w:rPr>
          <w:rFonts w:ascii="Trebuchet MS" w:hAnsi="Trebuchet MS"/>
          <w:b/>
        </w:rPr>
        <w:t xml:space="preserve">4:1 </w:t>
      </w:r>
      <w:r w:rsidRPr="00E40719">
        <w:rPr>
          <w:rFonts w:ascii="Trebuchet MS" w:hAnsi="Trebuchet MS"/>
          <w:noProof/>
        </w:rPr>
        <w:t>“</w:t>
      </w:r>
      <w:del w:id="1" w:author="Author">
        <w:r w:rsidRPr="00E40719">
          <w:rPr>
            <w:rFonts w:ascii="Trebuchet MS" w:hAnsi="Trebuchet MS"/>
            <w:noProof/>
          </w:rPr>
          <w:delText>And now</w:delText>
        </w:r>
      </w:del>
      <w:ins w:id="2" w:author="Author">
        <w:r w:rsidRPr="00E40719">
          <w:rPr>
            <w:rFonts w:ascii="Trebuchet MS" w:hAnsi="Trebuchet MS"/>
            <w:noProof/>
          </w:rPr>
          <w:t>Now</w:t>
        </w:r>
      </w:ins>
      <w:r w:rsidRPr="00E40719">
        <w:rPr>
          <w:rFonts w:ascii="Trebuchet MS" w:hAnsi="Trebuchet MS"/>
          <w:noProof/>
        </w:rPr>
        <w:t xml:space="preserve">, O Israel, listen to the regulations and the judicial decisions that I am teaching </w:t>
      </w:r>
      <w:del w:id="3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4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to </w:t>
      </w:r>
      <w:del w:id="5" w:author="Author">
        <w:r w:rsidRPr="00E40719">
          <w:rPr>
            <w:rFonts w:ascii="Trebuchet MS" w:hAnsi="Trebuchet MS"/>
            <w:noProof/>
          </w:rPr>
          <w:delText>do, in order</w:delText>
        </w:r>
      </w:del>
      <w:ins w:id="6" w:author="Author">
        <w:r w:rsidRPr="00E40719">
          <w:rPr>
            <w:rFonts w:ascii="Trebuchet MS" w:hAnsi="Trebuchet MS"/>
            <w:noProof/>
          </w:rPr>
          <w:t>observe, so</w:t>
        </w:r>
      </w:ins>
      <w:r w:rsidRPr="00E40719">
        <w:rPr>
          <w:rFonts w:ascii="Trebuchet MS" w:hAnsi="Trebuchet MS"/>
          <w:noProof/>
        </w:rPr>
        <w:t xml:space="preserve"> that </w:t>
      </w:r>
      <w:del w:id="7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8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may live and </w:t>
      </w:r>
      <w:del w:id="9" w:author="Author">
        <w:r w:rsidRPr="00E40719">
          <w:rPr>
            <w:rFonts w:ascii="Trebuchet MS" w:hAnsi="Trebuchet MS"/>
            <w:noProof/>
          </w:rPr>
          <w:delText xml:space="preserve">may indeed </w:delText>
        </w:r>
      </w:del>
      <w:r w:rsidRPr="00E40719">
        <w:rPr>
          <w:rFonts w:ascii="Trebuchet MS" w:hAnsi="Trebuchet MS"/>
          <w:noProof/>
        </w:rPr>
        <w:t>go in and take possession of the land that Jehovah</w:t>
      </w:r>
      <w:ins w:id="10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the God of </w:t>
      </w:r>
      <w:del w:id="11" w:author="Author">
        <w:r w:rsidRPr="00E40719">
          <w:rPr>
            <w:rFonts w:ascii="Trebuchet MS" w:hAnsi="Trebuchet MS"/>
            <w:noProof/>
            <w:u w:val="dotted"/>
          </w:rPr>
          <w:delText>YOUR</w:delText>
        </w:r>
      </w:del>
      <w:ins w:id="12" w:author="Author">
        <w:r w:rsidRPr="00E40719">
          <w:rPr>
            <w:rFonts w:ascii="Trebuchet MS" w:hAnsi="Trebuchet MS"/>
            <w:noProof/>
          </w:rPr>
          <w:t>your</w:t>
        </w:r>
      </w:ins>
      <w:r w:rsidRPr="00E40719">
        <w:rPr>
          <w:rFonts w:ascii="Trebuchet MS" w:hAnsi="Trebuchet MS"/>
          <w:noProof/>
        </w:rPr>
        <w:t xml:space="preserve"> forefathers</w:t>
      </w:r>
      <w:ins w:id="13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is giving </w:t>
      </w:r>
      <w:del w:id="14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5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. </w:t>
      </w:r>
      <w:r w:rsidRPr="00E40719">
        <w:rPr>
          <w:rFonts w:ascii="Trebuchet MS" w:hAnsi="Trebuchet MS"/>
          <w:b/>
          <w:noProof/>
        </w:rPr>
        <w:t xml:space="preserve">4:2 </w:t>
      </w:r>
      <w:del w:id="16" w:author="Author">
        <w:r w:rsidRPr="00E40719">
          <w:rPr>
            <w:rFonts w:ascii="Trebuchet MS" w:hAnsi="Trebuchet MS"/>
            <w:noProof/>
          </w:rPr>
          <w:delText>Y</w:delText>
        </w:r>
        <w:r w:rsidRPr="00E40719">
          <w:rPr>
            <w:rFonts w:ascii="Trebuchet MS" w:hAnsi="Trebuchet MS"/>
            <w:noProof/>
            <w:u w:val="dotted"/>
          </w:rPr>
          <w:delText>OU</w:delText>
        </w:r>
      </w:del>
      <w:ins w:id="17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must not add to the word that I am commanding </w:t>
      </w:r>
      <w:del w:id="18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9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, neither must </w:t>
      </w:r>
      <w:del w:id="20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1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take away from it, so as to keep the commandments of Jehovah </w:t>
      </w:r>
      <w:del w:id="22" w:author="Author">
        <w:r w:rsidRPr="00E40719">
          <w:rPr>
            <w:rFonts w:ascii="Trebuchet MS" w:hAnsi="Trebuchet MS"/>
            <w:noProof/>
            <w:u w:val="dotted"/>
          </w:rPr>
          <w:delText>YOUR</w:delText>
        </w:r>
      </w:del>
      <w:ins w:id="23" w:author="Author">
        <w:r w:rsidRPr="00E40719">
          <w:rPr>
            <w:rFonts w:ascii="Trebuchet MS" w:hAnsi="Trebuchet MS"/>
            <w:noProof/>
          </w:rPr>
          <w:t>your</w:t>
        </w:r>
      </w:ins>
      <w:r w:rsidRPr="00E40719">
        <w:rPr>
          <w:rFonts w:ascii="Trebuchet MS" w:hAnsi="Trebuchet MS"/>
          <w:noProof/>
        </w:rPr>
        <w:t xml:space="preserve"> God that I am commanding </w:t>
      </w:r>
      <w:del w:id="24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5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>.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4:3 </w:t>
      </w:r>
      <w:r w:rsidRPr="00E40719">
        <w:rPr>
          <w:rFonts w:ascii="Trebuchet MS" w:hAnsi="Trebuchet MS"/>
          <w:noProof/>
        </w:rPr>
        <w:t>“</w:t>
      </w:r>
      <w:del w:id="26" w:author="Author">
        <w:r w:rsidRPr="00E40719">
          <w:rPr>
            <w:rFonts w:ascii="Trebuchet MS" w:hAnsi="Trebuchet MS"/>
            <w:noProof/>
          </w:rPr>
          <w:delText>Y</w:delText>
        </w:r>
        <w:r w:rsidRPr="00E40719">
          <w:rPr>
            <w:rFonts w:ascii="Trebuchet MS" w:hAnsi="Trebuchet MS"/>
            <w:noProof/>
            <w:u w:val="dotted"/>
          </w:rPr>
          <w:delText>OUR</w:delText>
        </w:r>
      </w:del>
      <w:ins w:id="27" w:author="Author">
        <w:r w:rsidRPr="00E40719">
          <w:rPr>
            <w:rFonts w:ascii="Trebuchet MS" w:hAnsi="Trebuchet MS"/>
            <w:noProof/>
          </w:rPr>
          <w:t>Your</w:t>
        </w:r>
      </w:ins>
      <w:r w:rsidRPr="00E40719">
        <w:rPr>
          <w:rFonts w:ascii="Trebuchet MS" w:hAnsi="Trebuchet MS"/>
          <w:noProof/>
        </w:rPr>
        <w:t xml:space="preserve"> own eyes </w:t>
      </w:r>
      <w:del w:id="28" w:author="Author">
        <w:r w:rsidRPr="00E40719">
          <w:rPr>
            <w:rFonts w:ascii="Trebuchet MS" w:hAnsi="Trebuchet MS"/>
            <w:noProof/>
          </w:rPr>
          <w:delText>are the ones that saw</w:delText>
        </w:r>
      </w:del>
      <w:ins w:id="29" w:author="Author">
        <w:r w:rsidRPr="00E40719">
          <w:rPr>
            <w:rFonts w:ascii="Trebuchet MS" w:hAnsi="Trebuchet MS"/>
            <w:noProof/>
          </w:rPr>
          <w:t>have seen</w:t>
        </w:r>
      </w:ins>
      <w:r w:rsidRPr="00E40719">
        <w:rPr>
          <w:rFonts w:ascii="Trebuchet MS" w:hAnsi="Trebuchet MS"/>
          <w:noProof/>
        </w:rPr>
        <w:t xml:space="preserve"> what Jehovah did in the case of the Ba′al of Pe′or</w:t>
      </w:r>
      <w:del w:id="30" w:author="Author">
        <w:r w:rsidRPr="00E40719">
          <w:rPr>
            <w:rFonts w:ascii="Trebuchet MS" w:hAnsi="Trebuchet MS"/>
            <w:noProof/>
          </w:rPr>
          <w:delText>, that</w:delText>
        </w:r>
      </w:del>
      <w:ins w:id="31" w:author="Author">
        <w:r w:rsidRPr="00E40719">
          <w:rPr>
            <w:rFonts w:ascii="Trebuchet MS" w:hAnsi="Trebuchet MS"/>
            <w:noProof/>
          </w:rPr>
          <w:t>; Jehovah your God annihilated from your midst</w:t>
        </w:r>
      </w:ins>
      <w:r w:rsidRPr="00E40719">
        <w:rPr>
          <w:rFonts w:ascii="Trebuchet MS" w:hAnsi="Trebuchet MS"/>
          <w:noProof/>
        </w:rPr>
        <w:t xml:space="preserve"> every man who walked after the Ba′al of Pe′or</w:t>
      </w:r>
      <w:del w:id="32" w:author="Author">
        <w:r w:rsidRPr="00E40719">
          <w:rPr>
            <w:rFonts w:ascii="Trebuchet MS" w:hAnsi="Trebuchet MS"/>
            <w:noProof/>
          </w:rPr>
          <w:delText xml:space="preserve"> was the one whom Jehovah your God annihilated from your midst</w:delText>
        </w:r>
      </w:del>
      <w:r w:rsidRPr="00E40719">
        <w:rPr>
          <w:rFonts w:ascii="Trebuchet MS" w:hAnsi="Trebuchet MS"/>
          <w:noProof/>
        </w:rPr>
        <w:t xml:space="preserve">. </w:t>
      </w:r>
      <w:r w:rsidRPr="00E40719">
        <w:rPr>
          <w:rFonts w:ascii="Trebuchet MS" w:hAnsi="Trebuchet MS"/>
          <w:b/>
          <w:noProof/>
        </w:rPr>
        <w:t xml:space="preserve">4:4 </w:t>
      </w:r>
      <w:r w:rsidRPr="00E40719">
        <w:rPr>
          <w:rFonts w:ascii="Trebuchet MS" w:hAnsi="Trebuchet MS"/>
          <w:noProof/>
        </w:rPr>
        <w:t xml:space="preserve">But </w:t>
      </w:r>
      <w:del w:id="33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34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who are </w:t>
      </w:r>
      <w:del w:id="35" w:author="Author">
        <w:r w:rsidRPr="00E40719">
          <w:rPr>
            <w:rFonts w:ascii="Trebuchet MS" w:hAnsi="Trebuchet MS"/>
            <w:noProof/>
          </w:rPr>
          <w:delText>cleaving</w:delText>
        </w:r>
      </w:del>
      <w:ins w:id="36" w:author="Author">
        <w:r w:rsidRPr="00E40719">
          <w:rPr>
            <w:rFonts w:ascii="Trebuchet MS" w:hAnsi="Trebuchet MS"/>
            <w:noProof/>
          </w:rPr>
          <w:t>holding fast</w:t>
        </w:r>
      </w:ins>
      <w:r w:rsidRPr="00E40719">
        <w:rPr>
          <w:rFonts w:ascii="Trebuchet MS" w:hAnsi="Trebuchet MS"/>
          <w:noProof/>
        </w:rPr>
        <w:t xml:space="preserve"> to Jehovah </w:t>
      </w:r>
      <w:del w:id="37" w:author="Author">
        <w:r w:rsidRPr="00E40719">
          <w:rPr>
            <w:rFonts w:ascii="Trebuchet MS" w:hAnsi="Trebuchet MS"/>
            <w:noProof/>
            <w:u w:val="dotted"/>
          </w:rPr>
          <w:delText>YOUR</w:delText>
        </w:r>
      </w:del>
      <w:ins w:id="38" w:author="Author">
        <w:r w:rsidRPr="00E40719">
          <w:rPr>
            <w:rFonts w:ascii="Trebuchet MS" w:hAnsi="Trebuchet MS"/>
            <w:noProof/>
          </w:rPr>
          <w:t>your</w:t>
        </w:r>
      </w:ins>
      <w:r w:rsidRPr="00E40719">
        <w:rPr>
          <w:rFonts w:ascii="Trebuchet MS" w:hAnsi="Trebuchet MS"/>
          <w:noProof/>
        </w:rPr>
        <w:t xml:space="preserve"> God are all </w:t>
      </w:r>
      <w:del w:id="39" w:author="Author">
        <w:r w:rsidRPr="00E40719">
          <w:rPr>
            <w:rFonts w:ascii="Trebuchet MS" w:hAnsi="Trebuchet MS"/>
            <w:noProof/>
          </w:rPr>
          <w:delText xml:space="preserve">of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</w:delText>
        </w:r>
      </w:del>
      <w:r w:rsidRPr="00E40719">
        <w:rPr>
          <w:rFonts w:ascii="Trebuchet MS" w:hAnsi="Trebuchet MS"/>
          <w:noProof/>
        </w:rPr>
        <w:t xml:space="preserve">alive today. </w:t>
      </w:r>
      <w:r w:rsidRPr="00E40719">
        <w:rPr>
          <w:rFonts w:ascii="Trebuchet MS" w:hAnsi="Trebuchet MS"/>
          <w:b/>
          <w:noProof/>
        </w:rPr>
        <w:t xml:space="preserve">4:5 </w:t>
      </w:r>
      <w:r w:rsidRPr="00E40719">
        <w:rPr>
          <w:rFonts w:ascii="Trebuchet MS" w:hAnsi="Trebuchet MS"/>
          <w:noProof/>
        </w:rPr>
        <w:t xml:space="preserve">See, I have taught </w:t>
      </w:r>
      <w:del w:id="40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41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regulations and judicial decisions, just as Jehovah my God has commanded me, </w:t>
      </w:r>
      <w:del w:id="42" w:author="Author">
        <w:r w:rsidRPr="00E40719">
          <w:rPr>
            <w:rFonts w:ascii="Trebuchet MS" w:hAnsi="Trebuchet MS"/>
            <w:noProof/>
          </w:rPr>
          <w:delText xml:space="preserve">for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to do</w:delText>
        </w:r>
      </w:del>
      <w:ins w:id="43" w:author="Author">
        <w:r w:rsidRPr="00E40719">
          <w:rPr>
            <w:rFonts w:ascii="Trebuchet MS" w:hAnsi="Trebuchet MS"/>
            <w:noProof/>
          </w:rPr>
          <w:t>so</w:t>
        </w:r>
      </w:ins>
      <w:r w:rsidRPr="00E40719">
        <w:rPr>
          <w:rFonts w:ascii="Trebuchet MS" w:hAnsi="Trebuchet MS"/>
          <w:noProof/>
        </w:rPr>
        <w:t xml:space="preserve"> that </w:t>
      </w:r>
      <w:del w:id="44" w:author="Author">
        <w:r w:rsidRPr="00E40719">
          <w:rPr>
            <w:rFonts w:ascii="Trebuchet MS" w:hAnsi="Trebuchet MS"/>
            <w:noProof/>
          </w:rPr>
          <w:delText>way</w:delText>
        </w:r>
      </w:del>
      <w:ins w:id="45" w:author="Author">
        <w:r w:rsidRPr="00E40719">
          <w:rPr>
            <w:rFonts w:ascii="Trebuchet MS" w:hAnsi="Trebuchet MS"/>
            <w:noProof/>
          </w:rPr>
          <w:t>you may observe them</w:t>
        </w:r>
      </w:ins>
      <w:r w:rsidRPr="00E40719">
        <w:rPr>
          <w:rFonts w:ascii="Trebuchet MS" w:hAnsi="Trebuchet MS"/>
          <w:noProof/>
        </w:rPr>
        <w:t xml:space="preserve"> in the </w:t>
      </w:r>
      <w:del w:id="46" w:author="Author">
        <w:r w:rsidRPr="00E40719">
          <w:rPr>
            <w:rFonts w:ascii="Trebuchet MS" w:hAnsi="Trebuchet MS"/>
            <w:noProof/>
          </w:rPr>
          <w:delText xml:space="preserve">midst of the </w:delText>
        </w:r>
      </w:del>
      <w:r w:rsidRPr="00E40719">
        <w:rPr>
          <w:rFonts w:ascii="Trebuchet MS" w:hAnsi="Trebuchet MS"/>
          <w:noProof/>
        </w:rPr>
        <w:t xml:space="preserve">land </w:t>
      </w:r>
      <w:del w:id="47" w:author="Author">
        <w:r w:rsidRPr="00E40719">
          <w:rPr>
            <w:rFonts w:ascii="Trebuchet MS" w:hAnsi="Trebuchet MS"/>
            <w:noProof/>
          </w:rPr>
          <w:delText xml:space="preserve">to which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are going to</w:delText>
        </w:r>
      </w:del>
      <w:ins w:id="48" w:author="Author">
        <w:r w:rsidRPr="00E40719">
          <w:rPr>
            <w:rFonts w:ascii="Trebuchet MS" w:hAnsi="Trebuchet MS"/>
            <w:noProof/>
          </w:rPr>
          <w:t>you will</w:t>
        </w:r>
      </w:ins>
      <w:r w:rsidRPr="00E40719">
        <w:rPr>
          <w:rFonts w:ascii="Trebuchet MS" w:hAnsi="Trebuchet MS"/>
          <w:noProof/>
        </w:rPr>
        <w:t xml:space="preserve"> take possession of</w:t>
      </w:r>
      <w:del w:id="49" w:author="Author">
        <w:r w:rsidRPr="00E40719">
          <w:rPr>
            <w:rFonts w:ascii="Trebuchet MS" w:hAnsi="Trebuchet MS"/>
            <w:noProof/>
          </w:rPr>
          <w:delText xml:space="preserve"> it</w:delText>
        </w:r>
      </w:del>
      <w:r w:rsidRPr="00E40719">
        <w:rPr>
          <w:rFonts w:ascii="Trebuchet MS" w:hAnsi="Trebuchet MS"/>
          <w:noProof/>
        </w:rPr>
        <w:t xml:space="preserve">. </w:t>
      </w:r>
      <w:r w:rsidRPr="00E40719">
        <w:rPr>
          <w:rFonts w:ascii="Trebuchet MS" w:hAnsi="Trebuchet MS"/>
          <w:b/>
          <w:noProof/>
        </w:rPr>
        <w:t xml:space="preserve">4:6 </w:t>
      </w:r>
      <w:del w:id="50" w:author="Author">
        <w:r w:rsidRPr="00E40719">
          <w:rPr>
            <w:rFonts w:ascii="Trebuchet MS" w:hAnsi="Trebuchet MS"/>
            <w:noProof/>
          </w:rPr>
          <w:delText xml:space="preserve">And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51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must </w:t>
      </w:r>
      <w:del w:id="52" w:author="Author">
        <w:r w:rsidRPr="00E40719">
          <w:rPr>
            <w:rFonts w:ascii="Trebuchet MS" w:hAnsi="Trebuchet MS"/>
            <w:noProof/>
          </w:rPr>
          <w:delText>keep and do</w:delText>
        </w:r>
      </w:del>
      <w:ins w:id="53" w:author="Author">
        <w:r w:rsidRPr="00E40719">
          <w:rPr>
            <w:rFonts w:ascii="Trebuchet MS" w:hAnsi="Trebuchet MS"/>
            <w:noProof/>
          </w:rPr>
          <w:t>carefully follow</w:t>
        </w:r>
      </w:ins>
      <w:r w:rsidRPr="00E40719">
        <w:rPr>
          <w:rFonts w:ascii="Trebuchet MS" w:hAnsi="Trebuchet MS"/>
          <w:noProof/>
        </w:rPr>
        <w:t xml:space="preserve"> them, because this </w:t>
      </w:r>
      <w:del w:id="54" w:author="Author">
        <w:r w:rsidRPr="00E40719">
          <w:rPr>
            <w:rFonts w:ascii="Trebuchet MS" w:hAnsi="Trebuchet MS"/>
            <w:noProof/>
          </w:rPr>
          <w:delText>is</w:delText>
        </w:r>
      </w:del>
      <w:ins w:id="55" w:author="Author">
        <w:r w:rsidRPr="00E40719">
          <w:rPr>
            <w:rFonts w:ascii="Trebuchet MS" w:hAnsi="Trebuchet MS"/>
            <w:noProof/>
          </w:rPr>
          <w:t>will show</w:t>
        </w:r>
      </w:ins>
      <w:r w:rsidRPr="00E40719">
        <w:rPr>
          <w:rFonts w:ascii="Trebuchet MS" w:hAnsi="Trebuchet MS"/>
          <w:noProof/>
        </w:rPr>
        <w:t xml:space="preserve"> wisdom </w:t>
      </w:r>
      <w:del w:id="56" w:author="Author">
        <w:r w:rsidRPr="00E40719">
          <w:rPr>
            <w:rFonts w:ascii="Trebuchet MS" w:hAnsi="Trebuchet MS"/>
            <w:noProof/>
          </w:rPr>
          <w:delText xml:space="preserve">on </w:delText>
        </w:r>
        <w:r w:rsidRPr="00E40719">
          <w:rPr>
            <w:rFonts w:ascii="Trebuchet MS" w:hAnsi="Trebuchet MS"/>
            <w:noProof/>
            <w:u w:val="dotted"/>
          </w:rPr>
          <w:delText>YOUR</w:delText>
        </w:r>
        <w:r w:rsidRPr="00E40719">
          <w:rPr>
            <w:rFonts w:ascii="Trebuchet MS" w:hAnsi="Trebuchet MS"/>
            <w:noProof/>
          </w:rPr>
          <w:delText xml:space="preserve"> part </w:delText>
        </w:r>
      </w:del>
      <w:r w:rsidRPr="00E40719">
        <w:rPr>
          <w:rFonts w:ascii="Trebuchet MS" w:hAnsi="Trebuchet MS"/>
          <w:noProof/>
        </w:rPr>
        <w:t xml:space="preserve">and understanding on </w:t>
      </w:r>
      <w:del w:id="57" w:author="Author">
        <w:r w:rsidRPr="00E40719">
          <w:rPr>
            <w:rFonts w:ascii="Trebuchet MS" w:hAnsi="Trebuchet MS"/>
            <w:noProof/>
            <w:u w:val="dotted"/>
          </w:rPr>
          <w:delText>YOUR</w:delText>
        </w:r>
      </w:del>
      <w:ins w:id="58" w:author="Author">
        <w:r w:rsidRPr="00E40719">
          <w:rPr>
            <w:rFonts w:ascii="Trebuchet MS" w:hAnsi="Trebuchet MS"/>
            <w:noProof/>
          </w:rPr>
          <w:t>your</w:t>
        </w:r>
      </w:ins>
      <w:r w:rsidRPr="00E40719">
        <w:rPr>
          <w:rFonts w:ascii="Trebuchet MS" w:hAnsi="Trebuchet MS"/>
          <w:noProof/>
        </w:rPr>
        <w:t xml:space="preserve"> part before the </w:t>
      </w:r>
      <w:del w:id="59" w:author="Author">
        <w:r w:rsidRPr="00E40719">
          <w:rPr>
            <w:rFonts w:ascii="Trebuchet MS" w:hAnsi="Trebuchet MS"/>
            <w:noProof/>
          </w:rPr>
          <w:delText xml:space="preserve">eyes of the </w:delText>
        </w:r>
      </w:del>
      <w:r w:rsidRPr="00E40719">
        <w:rPr>
          <w:rFonts w:ascii="Trebuchet MS" w:hAnsi="Trebuchet MS"/>
          <w:noProof/>
        </w:rPr>
        <w:t xml:space="preserve">peoples who will hear </w:t>
      </w:r>
      <w:del w:id="60" w:author="Author">
        <w:r w:rsidRPr="00E40719">
          <w:rPr>
            <w:rFonts w:ascii="Trebuchet MS" w:hAnsi="Trebuchet MS"/>
            <w:noProof/>
          </w:rPr>
          <w:delText>of</w:delText>
        </w:r>
      </w:del>
      <w:ins w:id="61" w:author="Author">
        <w:r w:rsidRPr="00E40719">
          <w:rPr>
            <w:rFonts w:ascii="Trebuchet MS" w:hAnsi="Trebuchet MS"/>
            <w:noProof/>
          </w:rPr>
          <w:t>about</w:t>
        </w:r>
      </w:ins>
      <w:r w:rsidRPr="00E40719">
        <w:rPr>
          <w:rFonts w:ascii="Trebuchet MS" w:hAnsi="Trebuchet MS"/>
          <w:noProof/>
        </w:rPr>
        <w:t xml:space="preserve"> all these regulations, and they will </w:t>
      </w:r>
      <w:del w:id="62" w:author="Author">
        <w:r w:rsidRPr="00E40719">
          <w:rPr>
            <w:rFonts w:ascii="Trebuchet MS" w:hAnsi="Trebuchet MS"/>
            <w:noProof/>
          </w:rPr>
          <w:delText xml:space="preserve">certainly </w:delText>
        </w:r>
      </w:del>
      <w:r w:rsidRPr="00E40719">
        <w:rPr>
          <w:rFonts w:ascii="Trebuchet MS" w:hAnsi="Trebuchet MS"/>
          <w:noProof/>
        </w:rPr>
        <w:t xml:space="preserve">say, ‘This great nation is undoubtedly a wise and understanding people.’ </w:t>
      </w:r>
      <w:r w:rsidRPr="00E40719">
        <w:rPr>
          <w:rFonts w:ascii="Trebuchet MS" w:hAnsi="Trebuchet MS"/>
          <w:b/>
          <w:noProof/>
        </w:rPr>
        <w:t xml:space="preserve">4:7 </w:t>
      </w:r>
      <w:r w:rsidRPr="00E40719">
        <w:rPr>
          <w:rFonts w:ascii="Trebuchet MS" w:hAnsi="Trebuchet MS"/>
          <w:noProof/>
        </w:rPr>
        <w:t xml:space="preserve">For what great nation </w:t>
      </w:r>
      <w:del w:id="63" w:author="Author">
        <w:r w:rsidRPr="00E40719">
          <w:rPr>
            <w:rFonts w:ascii="Trebuchet MS" w:hAnsi="Trebuchet MS"/>
            <w:noProof/>
          </w:rPr>
          <w:delText xml:space="preserve">is there that </w:delText>
        </w:r>
      </w:del>
      <w:r w:rsidRPr="00E40719">
        <w:rPr>
          <w:rFonts w:ascii="Trebuchet MS" w:hAnsi="Trebuchet MS"/>
          <w:noProof/>
        </w:rPr>
        <w:t xml:space="preserve">has gods </w:t>
      </w:r>
      <w:ins w:id="64" w:author="Author">
        <w:r w:rsidRPr="00E40719">
          <w:rPr>
            <w:rFonts w:ascii="Trebuchet MS" w:hAnsi="Trebuchet MS"/>
            <w:noProof/>
          </w:rPr>
          <w:t xml:space="preserve">as </w:t>
        </w:r>
      </w:ins>
      <w:r w:rsidRPr="00E40719">
        <w:rPr>
          <w:rFonts w:ascii="Trebuchet MS" w:hAnsi="Trebuchet MS"/>
          <w:noProof/>
        </w:rPr>
        <w:t xml:space="preserve">near to it </w:t>
      </w:r>
      <w:del w:id="65" w:author="Author">
        <w:r w:rsidRPr="00E40719">
          <w:rPr>
            <w:rFonts w:ascii="Trebuchet MS" w:hAnsi="Trebuchet MS"/>
            <w:noProof/>
          </w:rPr>
          <w:delText>the way</w:delText>
        </w:r>
      </w:del>
      <w:ins w:id="66" w:author="Author">
        <w:r w:rsidRPr="00E40719">
          <w:rPr>
            <w:rFonts w:ascii="Trebuchet MS" w:hAnsi="Trebuchet MS"/>
            <w:noProof/>
          </w:rPr>
          <w:t>as</w:t>
        </w:r>
      </w:ins>
      <w:r w:rsidRPr="00E40719">
        <w:rPr>
          <w:rFonts w:ascii="Trebuchet MS" w:hAnsi="Trebuchet MS"/>
          <w:noProof/>
        </w:rPr>
        <w:t xml:space="preserve"> Jehovah our God is </w:t>
      </w:r>
      <w:del w:id="67" w:author="Author">
        <w:r w:rsidRPr="00E40719">
          <w:rPr>
            <w:rFonts w:ascii="Trebuchet MS" w:hAnsi="Trebuchet MS"/>
            <w:noProof/>
          </w:rPr>
          <w:delText>in all our calling upon</w:delText>
        </w:r>
      </w:del>
      <w:ins w:id="68" w:author="Author">
        <w:r w:rsidRPr="00E40719">
          <w:rPr>
            <w:rFonts w:ascii="Trebuchet MS" w:hAnsi="Trebuchet MS"/>
            <w:noProof/>
          </w:rPr>
          <w:t>to us whenever we call on</w:t>
        </w:r>
      </w:ins>
      <w:r w:rsidRPr="00E40719">
        <w:rPr>
          <w:rFonts w:ascii="Trebuchet MS" w:hAnsi="Trebuchet MS"/>
          <w:noProof/>
        </w:rPr>
        <w:t xml:space="preserve"> him? </w:t>
      </w:r>
      <w:r w:rsidRPr="00E40719">
        <w:rPr>
          <w:rFonts w:ascii="Trebuchet MS" w:hAnsi="Trebuchet MS"/>
          <w:b/>
          <w:noProof/>
        </w:rPr>
        <w:t xml:space="preserve">4:8 </w:t>
      </w:r>
      <w:r w:rsidRPr="00E40719">
        <w:rPr>
          <w:rFonts w:ascii="Trebuchet MS" w:hAnsi="Trebuchet MS"/>
          <w:noProof/>
        </w:rPr>
        <w:t xml:space="preserve">And what great nation </w:t>
      </w:r>
      <w:del w:id="69" w:author="Author">
        <w:r w:rsidRPr="00E40719">
          <w:rPr>
            <w:rFonts w:ascii="Trebuchet MS" w:hAnsi="Trebuchet MS"/>
            <w:noProof/>
          </w:rPr>
          <w:delText xml:space="preserve">is there that </w:delText>
        </w:r>
      </w:del>
      <w:r w:rsidRPr="00E40719">
        <w:rPr>
          <w:rFonts w:ascii="Trebuchet MS" w:hAnsi="Trebuchet MS"/>
          <w:noProof/>
        </w:rPr>
        <w:t xml:space="preserve">has righteous regulations and judicial decisions like </w:t>
      </w:r>
      <w:del w:id="70" w:author="Author">
        <w:r w:rsidRPr="00E40719">
          <w:rPr>
            <w:rFonts w:ascii="Trebuchet MS" w:hAnsi="Trebuchet MS"/>
            <w:noProof/>
          </w:rPr>
          <w:delText xml:space="preserve">all </w:delText>
        </w:r>
      </w:del>
      <w:r w:rsidRPr="00E40719">
        <w:rPr>
          <w:rFonts w:ascii="Trebuchet MS" w:hAnsi="Trebuchet MS"/>
          <w:noProof/>
        </w:rPr>
        <w:t xml:space="preserve">this </w:t>
      </w:r>
      <w:del w:id="71" w:author="Author">
        <w:r w:rsidRPr="00E40719">
          <w:rPr>
            <w:rFonts w:ascii="Trebuchet MS" w:hAnsi="Trebuchet MS"/>
            <w:noProof/>
          </w:rPr>
          <w:delText>law</w:delText>
        </w:r>
      </w:del>
      <w:ins w:id="72" w:author="Author">
        <w:r w:rsidRPr="00E40719">
          <w:rPr>
            <w:rFonts w:ascii="Trebuchet MS" w:hAnsi="Trebuchet MS"/>
            <w:noProof/>
          </w:rPr>
          <w:t>entire Law</w:t>
        </w:r>
      </w:ins>
      <w:r w:rsidRPr="00E40719">
        <w:rPr>
          <w:rFonts w:ascii="Trebuchet MS" w:hAnsi="Trebuchet MS"/>
          <w:noProof/>
        </w:rPr>
        <w:t xml:space="preserve"> that I am putting before </w:t>
      </w:r>
      <w:del w:id="73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74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today?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4:9 </w:t>
      </w:r>
      <w:r w:rsidRPr="00E40719">
        <w:rPr>
          <w:rFonts w:ascii="Trebuchet MS" w:hAnsi="Trebuchet MS"/>
          <w:noProof/>
        </w:rPr>
        <w:t>“</w:t>
      </w:r>
      <w:del w:id="75" w:author="Author">
        <w:r w:rsidRPr="00E40719">
          <w:rPr>
            <w:rFonts w:ascii="Trebuchet MS" w:hAnsi="Trebuchet MS"/>
            <w:noProof/>
          </w:rPr>
          <w:delText xml:space="preserve">Only </w:delText>
        </w:r>
      </w:del>
      <w:ins w:id="76" w:author="Author">
        <w:r w:rsidRPr="00E40719">
          <w:rPr>
            <w:rFonts w:ascii="Trebuchet MS" w:hAnsi="Trebuchet MS"/>
            <w:noProof/>
          </w:rPr>
          <w:t xml:space="preserve">Just be careful and </w:t>
        </w:r>
      </w:ins>
      <w:r w:rsidRPr="00E40719">
        <w:rPr>
          <w:rFonts w:ascii="Trebuchet MS" w:hAnsi="Trebuchet MS"/>
          <w:noProof/>
        </w:rPr>
        <w:t xml:space="preserve">watch </w:t>
      </w:r>
      <w:del w:id="77" w:author="Author">
        <w:r w:rsidRPr="00E40719">
          <w:rPr>
            <w:rFonts w:ascii="Trebuchet MS" w:hAnsi="Trebuchet MS"/>
            <w:noProof/>
          </w:rPr>
          <w:delText xml:space="preserve">out for </w:delText>
        </w:r>
      </w:del>
      <w:r w:rsidRPr="00E40719">
        <w:rPr>
          <w:rFonts w:ascii="Trebuchet MS" w:hAnsi="Trebuchet MS"/>
          <w:noProof/>
        </w:rPr>
        <w:t xml:space="preserve">yourself </w:t>
      </w:r>
      <w:del w:id="78" w:author="Author">
        <w:r w:rsidRPr="00E40719">
          <w:rPr>
            <w:rFonts w:ascii="Trebuchet MS" w:hAnsi="Trebuchet MS"/>
            <w:noProof/>
          </w:rPr>
          <w:delText>and take good care of your soul,</w:delText>
        </w:r>
      </w:del>
      <w:ins w:id="79" w:author="Author">
        <w:r w:rsidRPr="00E40719">
          <w:rPr>
            <w:rFonts w:ascii="Trebuchet MS" w:hAnsi="Trebuchet MS"/>
            <w:noProof/>
          </w:rPr>
          <w:t>closely,</w:t>
        </w:r>
        <w:r w:rsidRPr="00E40719">
          <w:rPr>
            <w:rStyle w:val="FootnoteReference"/>
            <w:rFonts w:ascii="Trebuchet MS" w:hAnsi="Trebuchet MS"/>
            <w:noProof/>
          </w:rPr>
          <w:footnoteReference w:id="1"/>
        </w:r>
        <w:r w:rsidRPr="00E40719">
          <w:rPr>
            <w:rFonts w:ascii="Trebuchet MS" w:hAnsi="Trebuchet MS"/>
            <w:noProof/>
          </w:rPr>
          <w:t xml:space="preserve"> so</w:t>
        </w:r>
      </w:ins>
      <w:r w:rsidRPr="00E40719">
        <w:rPr>
          <w:rFonts w:ascii="Trebuchet MS" w:hAnsi="Trebuchet MS"/>
          <w:noProof/>
        </w:rPr>
        <w:t xml:space="preserve"> that you may not forget the things that your eyes have seen and </w:t>
      </w:r>
      <w:ins w:id="82" w:author="Author">
        <w:r w:rsidRPr="00E40719">
          <w:rPr>
            <w:rFonts w:ascii="Trebuchet MS" w:hAnsi="Trebuchet MS"/>
            <w:noProof/>
          </w:rPr>
          <w:t xml:space="preserve">so </w:t>
        </w:r>
      </w:ins>
      <w:r w:rsidRPr="00E40719">
        <w:rPr>
          <w:rFonts w:ascii="Trebuchet MS" w:hAnsi="Trebuchet MS"/>
          <w:noProof/>
        </w:rPr>
        <w:t>that they may not depart from your heart all the days of your life</w:t>
      </w:r>
      <w:del w:id="83" w:author="Author">
        <w:r w:rsidRPr="00E40719">
          <w:rPr>
            <w:rFonts w:ascii="Trebuchet MS" w:hAnsi="Trebuchet MS"/>
            <w:noProof/>
          </w:rPr>
          <w:delText>; and you</w:delText>
        </w:r>
      </w:del>
      <w:ins w:id="84" w:author="Author">
        <w:r w:rsidRPr="00E40719">
          <w:rPr>
            <w:rFonts w:ascii="Trebuchet MS" w:hAnsi="Trebuchet MS"/>
            <w:noProof/>
          </w:rPr>
          <w:t>. You</w:t>
        </w:r>
      </w:ins>
      <w:r w:rsidRPr="00E40719">
        <w:rPr>
          <w:rFonts w:ascii="Trebuchet MS" w:hAnsi="Trebuchet MS"/>
          <w:noProof/>
        </w:rPr>
        <w:t xml:space="preserve"> must </w:t>
      </w:r>
      <w:ins w:id="85" w:author="Author">
        <w:r w:rsidRPr="00E40719">
          <w:rPr>
            <w:rFonts w:ascii="Trebuchet MS" w:hAnsi="Trebuchet MS"/>
            <w:noProof/>
          </w:rPr>
          <w:t xml:space="preserve">also </w:t>
        </w:r>
      </w:ins>
      <w:r w:rsidRPr="00E40719">
        <w:rPr>
          <w:rFonts w:ascii="Trebuchet MS" w:hAnsi="Trebuchet MS"/>
          <w:noProof/>
        </w:rPr>
        <w:t>make them known to your sons and to your grandsons</w:t>
      </w:r>
      <w:del w:id="86" w:author="Author">
        <w:r w:rsidRPr="00E40719">
          <w:rPr>
            <w:rFonts w:ascii="Trebuchet MS" w:hAnsi="Trebuchet MS"/>
            <w:noProof/>
          </w:rPr>
          <w:delText>,</w:delText>
        </w:r>
      </w:del>
      <w:ins w:id="87" w:author="Author">
        <w:r w:rsidRPr="00E40719">
          <w:rPr>
            <w:rFonts w:ascii="Trebuchet MS" w:hAnsi="Trebuchet MS"/>
            <w:noProof/>
          </w:rPr>
          <w:t>.</w:t>
        </w:r>
      </w:ins>
      <w:r w:rsidRPr="00E40719">
        <w:rPr>
          <w:rFonts w:ascii="Trebuchet MS" w:hAnsi="Trebuchet MS"/>
          <w:noProof/>
        </w:rPr>
        <w:t xml:space="preserve"> </w:t>
      </w:r>
      <w:r w:rsidRPr="00E40719">
        <w:rPr>
          <w:rFonts w:ascii="Trebuchet MS" w:hAnsi="Trebuchet MS"/>
          <w:b/>
          <w:noProof/>
        </w:rPr>
        <w:t xml:space="preserve">4:10 </w:t>
      </w:r>
      <w:ins w:id="88" w:author="Author">
        <w:r w:rsidRPr="00E40719">
          <w:rPr>
            <w:rFonts w:ascii="Trebuchet MS" w:hAnsi="Trebuchet MS"/>
            <w:noProof/>
          </w:rPr>
          <w:t xml:space="preserve">On </w:t>
        </w:r>
      </w:ins>
      <w:r w:rsidRPr="00E40719">
        <w:rPr>
          <w:rFonts w:ascii="Trebuchet MS" w:hAnsi="Trebuchet MS"/>
          <w:noProof/>
        </w:rPr>
        <w:t xml:space="preserve">the day that you stood before Jehovah your God in </w:t>
      </w:r>
      <w:del w:id="89" w:author="Author">
        <w:r w:rsidRPr="00E40719" w:rsidDel="0090191B">
          <w:rPr>
            <w:rFonts w:ascii="Trebuchet MS" w:hAnsi="Trebuchet MS"/>
            <w:noProof/>
          </w:rPr>
          <w:delText>Ho′reb</w:delText>
        </w:r>
      </w:del>
      <w:ins w:id="90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E40719">
        <w:rPr>
          <w:rFonts w:ascii="Trebuchet MS" w:hAnsi="Trebuchet MS"/>
          <w:noProof/>
        </w:rPr>
        <w:t xml:space="preserve">, </w:t>
      </w:r>
      <w:del w:id="91" w:author="Author">
        <w:r w:rsidRPr="00E40719">
          <w:rPr>
            <w:rFonts w:ascii="Trebuchet MS" w:hAnsi="Trebuchet MS"/>
            <w:noProof/>
          </w:rPr>
          <w:delText xml:space="preserve">when </w:delText>
        </w:r>
      </w:del>
      <w:r w:rsidRPr="00E40719">
        <w:rPr>
          <w:rFonts w:ascii="Trebuchet MS" w:hAnsi="Trebuchet MS"/>
          <w:noProof/>
        </w:rPr>
        <w:t xml:space="preserve">Jehovah said to me, ‘Congregate the people together to me </w:t>
      </w:r>
      <w:ins w:id="92" w:author="Author">
        <w:r w:rsidRPr="00E40719">
          <w:rPr>
            <w:rFonts w:ascii="Trebuchet MS" w:hAnsi="Trebuchet MS"/>
            <w:noProof/>
          </w:rPr>
          <w:t xml:space="preserve">so </w:t>
        </w:r>
      </w:ins>
      <w:r w:rsidRPr="00E40719">
        <w:rPr>
          <w:rFonts w:ascii="Trebuchet MS" w:hAnsi="Trebuchet MS"/>
          <w:noProof/>
        </w:rPr>
        <w:t xml:space="preserve">that I may let them hear my words, </w:t>
      </w:r>
      <w:ins w:id="93" w:author="Author">
        <w:r w:rsidRPr="00E40719">
          <w:rPr>
            <w:rFonts w:ascii="Trebuchet MS" w:hAnsi="Trebuchet MS"/>
            <w:noProof/>
          </w:rPr>
          <w:t xml:space="preserve">in order </w:t>
        </w:r>
      </w:ins>
      <w:r w:rsidRPr="00E40719">
        <w:rPr>
          <w:rFonts w:ascii="Trebuchet MS" w:hAnsi="Trebuchet MS"/>
          <w:noProof/>
        </w:rPr>
        <w:t xml:space="preserve">that they may learn to fear me all the days that they are alive on the </w:t>
      </w:r>
      <w:del w:id="94" w:author="Author">
        <w:r w:rsidRPr="00E40719">
          <w:rPr>
            <w:rFonts w:ascii="Trebuchet MS" w:hAnsi="Trebuchet MS"/>
            <w:noProof/>
          </w:rPr>
          <w:delText>soil</w:delText>
        </w:r>
      </w:del>
      <w:ins w:id="95" w:author="Author">
        <w:r w:rsidRPr="00E40719">
          <w:rPr>
            <w:rFonts w:ascii="Trebuchet MS" w:hAnsi="Trebuchet MS"/>
            <w:noProof/>
          </w:rPr>
          <w:t>ground</w:t>
        </w:r>
      </w:ins>
      <w:r w:rsidRPr="00E40719">
        <w:rPr>
          <w:rFonts w:ascii="Trebuchet MS" w:hAnsi="Trebuchet MS"/>
          <w:noProof/>
        </w:rPr>
        <w:t xml:space="preserve"> and that they may teach their sons.’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4:11 </w:t>
      </w:r>
      <w:r w:rsidRPr="00E40719">
        <w:rPr>
          <w:rFonts w:ascii="Trebuchet MS" w:hAnsi="Trebuchet MS"/>
          <w:noProof/>
        </w:rPr>
        <w:t xml:space="preserve">“So </w:t>
      </w:r>
      <w:del w:id="96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people</w:delText>
        </w:r>
      </w:del>
      <w:ins w:id="97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came near and stood at the base of the mountain, and the mountain was burning with fire up to </w:t>
      </w:r>
      <w:del w:id="98" w:author="Author">
        <w:r w:rsidRPr="00E40719">
          <w:rPr>
            <w:rFonts w:ascii="Trebuchet MS" w:hAnsi="Trebuchet MS"/>
            <w:noProof/>
          </w:rPr>
          <w:delText>midheaven;</w:delText>
        </w:r>
      </w:del>
      <w:ins w:id="99" w:author="Author">
        <w:r w:rsidRPr="00E40719">
          <w:rPr>
            <w:rFonts w:ascii="Trebuchet MS" w:hAnsi="Trebuchet MS"/>
            <w:noProof/>
          </w:rPr>
          <w:t>the very heavens;</w:t>
        </w:r>
        <w:r w:rsidRPr="00E40719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40719">
        <w:rPr>
          <w:rFonts w:ascii="Trebuchet MS" w:hAnsi="Trebuchet MS"/>
          <w:noProof/>
        </w:rPr>
        <w:t xml:space="preserve"> there was darkness, cloud</w:t>
      </w:r>
      <w:ins w:id="102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and thick gloom. </w:t>
      </w:r>
      <w:r w:rsidRPr="00E40719">
        <w:rPr>
          <w:rFonts w:ascii="Trebuchet MS" w:hAnsi="Trebuchet MS"/>
          <w:b/>
          <w:noProof/>
        </w:rPr>
        <w:t xml:space="preserve">4:12 </w:t>
      </w:r>
      <w:r w:rsidRPr="00E40719">
        <w:rPr>
          <w:rFonts w:ascii="Trebuchet MS" w:hAnsi="Trebuchet MS"/>
          <w:noProof/>
        </w:rPr>
        <w:t xml:space="preserve">And Jehovah began to speak to </w:t>
      </w:r>
      <w:del w:id="103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04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out of the </w:t>
      </w:r>
      <w:del w:id="105" w:author="Author">
        <w:r w:rsidRPr="00E40719">
          <w:rPr>
            <w:rFonts w:ascii="Trebuchet MS" w:hAnsi="Trebuchet MS"/>
            <w:noProof/>
          </w:rPr>
          <w:delText xml:space="preserve">middle of the </w:delText>
        </w:r>
      </w:del>
      <w:r w:rsidRPr="00E40719">
        <w:rPr>
          <w:rFonts w:ascii="Trebuchet MS" w:hAnsi="Trebuchet MS"/>
          <w:noProof/>
        </w:rPr>
        <w:t xml:space="preserve">fire. </w:t>
      </w:r>
      <w:del w:id="106" w:author="Author">
        <w:r w:rsidRPr="00E40719">
          <w:rPr>
            <w:rFonts w:ascii="Trebuchet MS" w:hAnsi="Trebuchet MS"/>
            <w:noProof/>
          </w:rPr>
          <w:delText xml:space="preserve">The </w:delText>
        </w:r>
      </w:del>
      <w:ins w:id="107" w:author="Author">
        <w:r w:rsidRPr="00E40719">
          <w:rPr>
            <w:rFonts w:ascii="Trebuchet MS" w:hAnsi="Trebuchet MS"/>
            <w:noProof/>
          </w:rPr>
          <w:t xml:space="preserve">You heard the </w:t>
        </w:r>
      </w:ins>
      <w:r w:rsidRPr="00E40719">
        <w:rPr>
          <w:rFonts w:ascii="Trebuchet MS" w:hAnsi="Trebuchet MS"/>
          <w:noProof/>
        </w:rPr>
        <w:t>sound of words</w:t>
      </w:r>
      <w:del w:id="108" w:author="Author">
        <w:r w:rsidRPr="00E40719">
          <w:rPr>
            <w:rFonts w:ascii="Trebuchet MS" w:hAnsi="Trebuchet MS"/>
            <w:noProof/>
          </w:rPr>
          <w:delText xml:space="preserve"> was what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were hearing</w:delText>
        </w:r>
      </w:del>
      <w:r w:rsidRPr="00E40719">
        <w:rPr>
          <w:rFonts w:ascii="Trebuchet MS" w:hAnsi="Trebuchet MS"/>
          <w:noProof/>
        </w:rPr>
        <w:t xml:space="preserve">, but </w:t>
      </w:r>
      <w:ins w:id="109" w:author="Author">
        <w:r w:rsidRPr="00E40719">
          <w:rPr>
            <w:rFonts w:ascii="Trebuchet MS" w:hAnsi="Trebuchet MS"/>
            <w:noProof/>
          </w:rPr>
          <w:t xml:space="preserve">you saw </w:t>
        </w:r>
      </w:ins>
      <w:r w:rsidRPr="00E40719">
        <w:rPr>
          <w:rFonts w:ascii="Trebuchet MS" w:hAnsi="Trebuchet MS"/>
          <w:noProof/>
        </w:rPr>
        <w:t>no form</w:t>
      </w:r>
      <w:del w:id="110" w:author="Author">
        <w:r w:rsidRPr="00E40719">
          <w:rPr>
            <w:rFonts w:ascii="Trebuchet MS" w:hAnsi="Trebuchet MS"/>
            <w:noProof/>
          </w:rPr>
          <w:delText xml:space="preserve"> were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seeing—nothing but</w:delText>
        </w:r>
      </w:del>
      <w:ins w:id="111" w:author="Author">
        <w:r w:rsidRPr="00E40719">
          <w:rPr>
            <w:rFonts w:ascii="Trebuchet MS" w:hAnsi="Trebuchet MS"/>
            <w:noProof/>
          </w:rPr>
          <w:t>—there was only</w:t>
        </w:r>
      </w:ins>
      <w:r w:rsidRPr="00E40719">
        <w:rPr>
          <w:rFonts w:ascii="Trebuchet MS" w:hAnsi="Trebuchet MS"/>
          <w:noProof/>
        </w:rPr>
        <w:t xml:space="preserve"> a voice. </w:t>
      </w:r>
      <w:r w:rsidRPr="00E40719">
        <w:rPr>
          <w:rFonts w:ascii="Trebuchet MS" w:hAnsi="Trebuchet MS"/>
          <w:b/>
          <w:noProof/>
        </w:rPr>
        <w:t xml:space="preserve">4:13 </w:t>
      </w:r>
      <w:r w:rsidRPr="00E40719">
        <w:rPr>
          <w:rFonts w:ascii="Trebuchet MS" w:hAnsi="Trebuchet MS"/>
          <w:noProof/>
        </w:rPr>
        <w:t xml:space="preserve">And he </w:t>
      </w:r>
      <w:del w:id="112" w:author="Author">
        <w:r w:rsidRPr="00E40719">
          <w:rPr>
            <w:rFonts w:ascii="Trebuchet MS" w:hAnsi="Trebuchet MS"/>
            <w:noProof/>
          </w:rPr>
          <w:delText xml:space="preserve">proceeded to state to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13" w:author="Author">
        <w:r w:rsidRPr="00E40719">
          <w:rPr>
            <w:rFonts w:ascii="Trebuchet MS" w:hAnsi="Trebuchet MS"/>
            <w:noProof/>
          </w:rPr>
          <w:t>declared</w:t>
        </w:r>
      </w:ins>
      <w:r w:rsidRPr="00E40719">
        <w:rPr>
          <w:rFonts w:ascii="Trebuchet MS" w:hAnsi="Trebuchet MS"/>
          <w:noProof/>
        </w:rPr>
        <w:t xml:space="preserve"> his covenant</w:t>
      </w:r>
      <w:ins w:id="114" w:author="Author">
        <w:r w:rsidRPr="00E40719">
          <w:rPr>
            <w:rFonts w:ascii="Trebuchet MS" w:hAnsi="Trebuchet MS"/>
            <w:noProof/>
          </w:rPr>
          <w:t xml:space="preserve"> to you</w:t>
        </w:r>
      </w:ins>
      <w:r w:rsidRPr="00E40719">
        <w:rPr>
          <w:rFonts w:ascii="Trebuchet MS" w:hAnsi="Trebuchet MS"/>
          <w:noProof/>
        </w:rPr>
        <w:t xml:space="preserve">, which he commanded </w:t>
      </w:r>
      <w:del w:id="115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16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to </w:t>
      </w:r>
      <w:del w:id="117" w:author="Author">
        <w:r w:rsidRPr="00E40719">
          <w:rPr>
            <w:rFonts w:ascii="Trebuchet MS" w:hAnsi="Trebuchet MS"/>
            <w:noProof/>
          </w:rPr>
          <w:delText>perform</w:delText>
        </w:r>
      </w:del>
      <w:ins w:id="118" w:author="Author">
        <w:r w:rsidRPr="00E40719">
          <w:rPr>
            <w:rFonts w:ascii="Trebuchet MS" w:hAnsi="Trebuchet MS"/>
            <w:noProof/>
          </w:rPr>
          <w:t>observe</w:t>
        </w:r>
      </w:ins>
      <w:r w:rsidRPr="00E40719">
        <w:rPr>
          <w:rFonts w:ascii="Trebuchet MS" w:hAnsi="Trebuchet MS"/>
          <w:noProof/>
        </w:rPr>
        <w:t xml:space="preserve">—the Ten </w:t>
      </w:r>
      <w:del w:id="119" w:author="Author">
        <w:r w:rsidRPr="00E40719">
          <w:rPr>
            <w:rFonts w:ascii="Trebuchet MS" w:hAnsi="Trebuchet MS"/>
            <w:noProof/>
          </w:rPr>
          <w:delText>Words, after which</w:delText>
        </w:r>
      </w:del>
      <w:ins w:id="120" w:author="Author">
        <w:r w:rsidRPr="00E40719">
          <w:rPr>
            <w:rFonts w:ascii="Trebuchet MS" w:hAnsi="Trebuchet MS"/>
            <w:noProof/>
          </w:rPr>
          <w:t>Commandments.</w:t>
        </w:r>
        <w:r w:rsidRPr="00E40719">
          <w:rPr>
            <w:rStyle w:val="FootnoteReference"/>
            <w:rFonts w:ascii="Trebuchet MS" w:hAnsi="Trebuchet MS"/>
            <w:noProof/>
          </w:rPr>
          <w:footnoteReference w:id="3"/>
        </w:r>
        <w:r w:rsidRPr="00E40719">
          <w:rPr>
            <w:rFonts w:ascii="Trebuchet MS" w:hAnsi="Trebuchet MS"/>
            <w:noProof/>
          </w:rPr>
          <w:t xml:space="preserve"> Afterward,</w:t>
        </w:r>
      </w:ins>
      <w:r w:rsidRPr="00E40719">
        <w:rPr>
          <w:rFonts w:ascii="Trebuchet MS" w:hAnsi="Trebuchet MS"/>
          <w:noProof/>
        </w:rPr>
        <w:t xml:space="preserve"> he wrote them </w:t>
      </w:r>
      <w:del w:id="123" w:author="Author">
        <w:r w:rsidRPr="00E40719">
          <w:rPr>
            <w:rFonts w:ascii="Trebuchet MS" w:hAnsi="Trebuchet MS"/>
            <w:noProof/>
          </w:rPr>
          <w:delText>upon</w:delText>
        </w:r>
      </w:del>
      <w:ins w:id="124" w:author="Author">
        <w:r w:rsidRPr="00E40719">
          <w:rPr>
            <w:rFonts w:ascii="Trebuchet MS" w:hAnsi="Trebuchet MS"/>
            <w:noProof/>
          </w:rPr>
          <w:t>on</w:t>
        </w:r>
      </w:ins>
      <w:r w:rsidRPr="00E40719">
        <w:rPr>
          <w:rFonts w:ascii="Trebuchet MS" w:hAnsi="Trebuchet MS"/>
          <w:noProof/>
        </w:rPr>
        <w:t xml:space="preserve"> two tablets of stone. </w:t>
      </w:r>
      <w:r w:rsidRPr="00E40719">
        <w:rPr>
          <w:rFonts w:ascii="Trebuchet MS" w:hAnsi="Trebuchet MS"/>
          <w:b/>
          <w:noProof/>
        </w:rPr>
        <w:t xml:space="preserve">4:14 </w:t>
      </w:r>
      <w:del w:id="125" w:author="Author">
        <w:r w:rsidRPr="00E40719">
          <w:rPr>
            <w:rFonts w:ascii="Trebuchet MS" w:hAnsi="Trebuchet MS"/>
            <w:noProof/>
          </w:rPr>
          <w:delText xml:space="preserve">And it was I whom </w:delText>
        </w:r>
      </w:del>
      <w:ins w:id="126" w:author="Author">
        <w:r w:rsidRPr="00E40719">
          <w:rPr>
            <w:rFonts w:ascii="Trebuchet MS" w:hAnsi="Trebuchet MS"/>
            <w:noProof/>
          </w:rPr>
          <w:t xml:space="preserve">At that time </w:t>
        </w:r>
      </w:ins>
      <w:r w:rsidRPr="00E40719">
        <w:rPr>
          <w:rFonts w:ascii="Trebuchet MS" w:hAnsi="Trebuchet MS"/>
          <w:noProof/>
        </w:rPr>
        <w:t xml:space="preserve">Jehovah commanded </w:t>
      </w:r>
      <w:del w:id="127" w:author="Author">
        <w:r w:rsidRPr="00E40719">
          <w:rPr>
            <w:rFonts w:ascii="Trebuchet MS" w:hAnsi="Trebuchet MS"/>
            <w:noProof/>
          </w:rPr>
          <w:delText xml:space="preserve">at that particular time </w:delText>
        </w:r>
      </w:del>
      <w:ins w:id="128" w:author="Author">
        <w:r w:rsidRPr="00E40719">
          <w:rPr>
            <w:rFonts w:ascii="Trebuchet MS" w:hAnsi="Trebuchet MS"/>
            <w:noProof/>
          </w:rPr>
          <w:t xml:space="preserve">me </w:t>
        </w:r>
      </w:ins>
      <w:r w:rsidRPr="00E40719">
        <w:rPr>
          <w:rFonts w:ascii="Trebuchet MS" w:hAnsi="Trebuchet MS"/>
          <w:noProof/>
        </w:rPr>
        <w:t xml:space="preserve">to teach </w:t>
      </w:r>
      <w:del w:id="129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30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regulations and judicial decisions, </w:t>
      </w:r>
      <w:del w:id="131" w:author="Author">
        <w:r w:rsidRPr="00E40719">
          <w:rPr>
            <w:rFonts w:ascii="Trebuchet MS" w:hAnsi="Trebuchet MS"/>
            <w:noProof/>
          </w:rPr>
          <w:delText xml:space="preserve">for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</w:delText>
        </w:r>
      </w:del>
      <w:ins w:id="132" w:author="Author">
        <w:r w:rsidRPr="00E40719">
          <w:rPr>
            <w:rFonts w:ascii="Trebuchet MS" w:hAnsi="Trebuchet MS"/>
            <w:noProof/>
          </w:rPr>
          <w:t xml:space="preserve">which you are </w:t>
        </w:r>
      </w:ins>
      <w:r w:rsidRPr="00E40719">
        <w:rPr>
          <w:rFonts w:ascii="Trebuchet MS" w:hAnsi="Trebuchet MS"/>
          <w:noProof/>
        </w:rPr>
        <w:t xml:space="preserve">to </w:t>
      </w:r>
      <w:del w:id="133" w:author="Author">
        <w:r w:rsidRPr="00E40719">
          <w:rPr>
            <w:rFonts w:ascii="Trebuchet MS" w:hAnsi="Trebuchet MS"/>
            <w:noProof/>
          </w:rPr>
          <w:delText>do them</w:delText>
        </w:r>
      </w:del>
      <w:ins w:id="134" w:author="Author">
        <w:r w:rsidRPr="00E40719">
          <w:rPr>
            <w:rFonts w:ascii="Trebuchet MS" w:hAnsi="Trebuchet MS"/>
            <w:noProof/>
          </w:rPr>
          <w:t>observe</w:t>
        </w:r>
      </w:ins>
      <w:r w:rsidRPr="00E40719">
        <w:rPr>
          <w:rFonts w:ascii="Trebuchet MS" w:hAnsi="Trebuchet MS"/>
          <w:noProof/>
        </w:rPr>
        <w:t xml:space="preserve"> in the land </w:t>
      </w:r>
      <w:del w:id="135" w:author="Author">
        <w:r w:rsidRPr="00E40719">
          <w:rPr>
            <w:rFonts w:ascii="Trebuchet MS" w:hAnsi="Trebuchet MS"/>
            <w:noProof/>
          </w:rPr>
          <w:delText xml:space="preserve">to which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are passing over</w:delText>
        </w:r>
      </w:del>
      <w:ins w:id="136" w:author="Author">
        <w:r w:rsidRPr="00E40719">
          <w:rPr>
            <w:rFonts w:ascii="Trebuchet MS" w:hAnsi="Trebuchet MS"/>
            <w:noProof/>
          </w:rPr>
          <w:t>you will enter</w:t>
        </w:r>
      </w:ins>
      <w:r w:rsidRPr="00E40719">
        <w:rPr>
          <w:rFonts w:ascii="Trebuchet MS" w:hAnsi="Trebuchet MS"/>
          <w:noProof/>
        </w:rPr>
        <w:t xml:space="preserve"> to take possession of</w:t>
      </w:r>
      <w:del w:id="137" w:author="Author">
        <w:r w:rsidRPr="00E40719">
          <w:rPr>
            <w:rFonts w:ascii="Trebuchet MS" w:hAnsi="Trebuchet MS"/>
            <w:noProof/>
          </w:rPr>
          <w:delText xml:space="preserve"> it</w:delText>
        </w:r>
      </w:del>
      <w:r w:rsidRPr="00E40719">
        <w:rPr>
          <w:rFonts w:ascii="Trebuchet MS" w:hAnsi="Trebuchet MS"/>
          <w:noProof/>
        </w:rPr>
        <w:t>.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4:15 </w:t>
      </w:r>
      <w:r w:rsidRPr="00E40719">
        <w:rPr>
          <w:rFonts w:ascii="Trebuchet MS" w:hAnsi="Trebuchet MS"/>
          <w:noProof/>
        </w:rPr>
        <w:t>“</w:t>
      </w:r>
      <w:del w:id="138" w:author="Author">
        <w:r w:rsidRPr="00E40719">
          <w:rPr>
            <w:rFonts w:ascii="Trebuchet MS" w:hAnsi="Trebuchet MS"/>
            <w:noProof/>
          </w:rPr>
          <w:delText xml:space="preserve">And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must take good care of </w:delText>
        </w:r>
        <w:r w:rsidRPr="00E40719">
          <w:rPr>
            <w:rFonts w:ascii="Trebuchet MS" w:hAnsi="Trebuchet MS"/>
            <w:noProof/>
            <w:u w:val="dotted"/>
          </w:rPr>
          <w:delText>YOUR</w:delText>
        </w:r>
        <w:r w:rsidRPr="00E40719">
          <w:rPr>
            <w:rFonts w:ascii="Trebuchet MS" w:hAnsi="Trebuchet MS"/>
            <w:noProof/>
          </w:rPr>
          <w:delText xml:space="preserve"> souls, because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39" w:author="Author">
        <w:r w:rsidRPr="00E40719">
          <w:rPr>
            <w:rFonts w:ascii="Trebuchet MS" w:hAnsi="Trebuchet MS"/>
            <w:noProof/>
          </w:rPr>
          <w:t>Therefore, watch yourselves closely</w:t>
        </w:r>
        <w:r w:rsidRPr="00E40719">
          <w:rPr>
            <w:rStyle w:val="FootnoteReference"/>
            <w:rFonts w:ascii="Trebuchet MS" w:hAnsi="Trebuchet MS"/>
            <w:noProof/>
          </w:rPr>
          <w:footnoteReference w:id="4"/>
        </w:r>
        <w:r w:rsidRPr="00E40719">
          <w:rPr>
            <w:rFonts w:ascii="Trebuchet MS" w:hAnsi="Trebuchet MS"/>
            <w:noProof/>
          </w:rPr>
          <w:t>—since you</w:t>
        </w:r>
      </w:ins>
      <w:r w:rsidRPr="00E40719">
        <w:rPr>
          <w:rFonts w:ascii="Trebuchet MS" w:hAnsi="Trebuchet MS"/>
          <w:noProof/>
        </w:rPr>
        <w:t xml:space="preserve"> did not see any form on the day </w:t>
      </w:r>
      <w:del w:id="142" w:author="Author">
        <w:r w:rsidRPr="00E40719">
          <w:rPr>
            <w:rFonts w:ascii="Trebuchet MS" w:hAnsi="Trebuchet MS"/>
            <w:noProof/>
          </w:rPr>
          <w:delText>of Jehovah’s speaking</w:delText>
        </w:r>
      </w:del>
      <w:ins w:id="143" w:author="Author">
        <w:r w:rsidRPr="00E40719">
          <w:rPr>
            <w:rFonts w:ascii="Trebuchet MS" w:hAnsi="Trebuchet MS"/>
            <w:noProof/>
          </w:rPr>
          <w:t>Jehovah spoke</w:t>
        </w:r>
      </w:ins>
      <w:r w:rsidRPr="00E40719">
        <w:rPr>
          <w:rFonts w:ascii="Trebuchet MS" w:hAnsi="Trebuchet MS"/>
          <w:noProof/>
        </w:rPr>
        <w:t xml:space="preserve"> to </w:t>
      </w:r>
      <w:del w:id="144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45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in </w:t>
      </w:r>
      <w:del w:id="146" w:author="Author">
        <w:r w:rsidRPr="00E40719" w:rsidDel="008B5017">
          <w:rPr>
            <w:rFonts w:ascii="Trebuchet MS" w:hAnsi="Trebuchet MS"/>
            <w:noProof/>
          </w:rPr>
          <w:delText>Ho′reb</w:delText>
        </w:r>
      </w:del>
      <w:ins w:id="147" w:author="Author">
        <w:r>
          <w:rPr>
            <w:rFonts w:ascii="Trebuchet MS" w:hAnsi="Trebuchet MS"/>
            <w:noProof/>
          </w:rPr>
          <w:t>Hor</w:t>
        </w:r>
        <w:r w:rsidRPr="005A05F0">
          <w:rPr>
            <w:rFonts w:ascii="Trebuchet MS" w:hAnsi="Trebuchet MS"/>
            <w:noProof/>
          </w:rPr>
          <w:t>′</w:t>
        </w:r>
        <w:r>
          <w:rPr>
            <w:rFonts w:ascii="Trebuchet MS" w:hAnsi="Trebuchet MS"/>
            <w:noProof/>
          </w:rPr>
          <w:t>eb</w:t>
        </w:r>
      </w:ins>
      <w:r w:rsidRPr="00E40719">
        <w:rPr>
          <w:rFonts w:ascii="Trebuchet MS" w:hAnsi="Trebuchet MS"/>
          <w:noProof/>
        </w:rPr>
        <w:t xml:space="preserve"> out of the middle of the fire</w:t>
      </w:r>
      <w:del w:id="148" w:author="Author">
        <w:r w:rsidRPr="00E40719">
          <w:rPr>
            <w:rFonts w:ascii="Trebuchet MS" w:hAnsi="Trebuchet MS"/>
            <w:noProof/>
          </w:rPr>
          <w:delText>,</w:delText>
        </w:r>
      </w:del>
      <w:ins w:id="149" w:author="Author">
        <w:r w:rsidRPr="00E40719">
          <w:rPr>
            <w:rFonts w:ascii="Trebuchet MS" w:hAnsi="Trebuchet MS"/>
            <w:noProof/>
          </w:rPr>
          <w:t>—</w:t>
        </w:r>
      </w:ins>
      <w:r w:rsidRPr="00E40719">
        <w:rPr>
          <w:rFonts w:ascii="Trebuchet MS" w:hAnsi="Trebuchet MS"/>
          <w:noProof/>
        </w:rPr>
        <w:t xml:space="preserve"> </w:t>
      </w:r>
      <w:r w:rsidRPr="00E40719">
        <w:rPr>
          <w:rFonts w:ascii="Trebuchet MS" w:hAnsi="Trebuchet MS"/>
          <w:b/>
          <w:noProof/>
        </w:rPr>
        <w:t xml:space="preserve">4:16 </w:t>
      </w:r>
      <w:r w:rsidRPr="00E40719">
        <w:rPr>
          <w:rFonts w:ascii="Trebuchet MS" w:hAnsi="Trebuchet MS"/>
          <w:noProof/>
        </w:rPr>
        <w:t xml:space="preserve">that </w:t>
      </w:r>
      <w:del w:id="150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51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may not act </w:t>
      </w:r>
      <w:del w:id="152" w:author="Author">
        <w:r w:rsidRPr="00E40719">
          <w:rPr>
            <w:rFonts w:ascii="Trebuchet MS" w:hAnsi="Trebuchet MS"/>
            <w:noProof/>
          </w:rPr>
          <w:delText>ruinously and may not really make</w:delText>
        </w:r>
      </w:del>
      <w:ins w:id="153" w:author="Author">
        <w:r w:rsidRPr="00E40719">
          <w:rPr>
            <w:rFonts w:ascii="Trebuchet MS" w:hAnsi="Trebuchet MS"/>
            <w:noProof/>
          </w:rPr>
          <w:t>corruptly by making</w:t>
        </w:r>
      </w:ins>
      <w:r w:rsidRPr="00E40719">
        <w:rPr>
          <w:rFonts w:ascii="Trebuchet MS" w:hAnsi="Trebuchet MS"/>
          <w:noProof/>
        </w:rPr>
        <w:t xml:space="preserve"> for yourselves </w:t>
      </w:r>
      <w:del w:id="154" w:author="Author">
        <w:r w:rsidRPr="00E40719">
          <w:rPr>
            <w:rFonts w:ascii="Trebuchet MS" w:hAnsi="Trebuchet MS"/>
            <w:noProof/>
          </w:rPr>
          <w:delText>a</w:delText>
        </w:r>
      </w:del>
      <w:ins w:id="155" w:author="Author">
        <w:r w:rsidRPr="00E40719">
          <w:rPr>
            <w:rFonts w:ascii="Trebuchet MS" w:hAnsi="Trebuchet MS"/>
            <w:noProof/>
          </w:rPr>
          <w:t>any</w:t>
        </w:r>
      </w:ins>
      <w:r w:rsidRPr="00E40719">
        <w:rPr>
          <w:rFonts w:ascii="Trebuchet MS" w:hAnsi="Trebuchet MS"/>
          <w:noProof/>
        </w:rPr>
        <w:t xml:space="preserve"> carved image</w:t>
      </w:r>
      <w:del w:id="156" w:author="Author">
        <w:r w:rsidRPr="00E40719">
          <w:rPr>
            <w:rFonts w:ascii="Trebuchet MS" w:hAnsi="Trebuchet MS"/>
            <w:noProof/>
          </w:rPr>
          <w:delText>,</w:delText>
        </w:r>
      </w:del>
      <w:ins w:id="157" w:author="Author">
        <w:r w:rsidRPr="00E40719">
          <w:rPr>
            <w:rFonts w:ascii="Trebuchet MS" w:hAnsi="Trebuchet MS"/>
            <w:noProof/>
          </w:rPr>
          <w:t xml:space="preserve"> having</w:t>
        </w:r>
      </w:ins>
      <w:r w:rsidRPr="00E40719">
        <w:rPr>
          <w:rFonts w:ascii="Trebuchet MS" w:hAnsi="Trebuchet MS"/>
          <w:noProof/>
        </w:rPr>
        <w:t xml:space="preserve"> the form of any symbol, the representation of male or female, </w:t>
      </w:r>
      <w:r w:rsidRPr="00E40719">
        <w:rPr>
          <w:rFonts w:ascii="Trebuchet MS" w:hAnsi="Trebuchet MS"/>
          <w:b/>
          <w:noProof/>
        </w:rPr>
        <w:t xml:space="preserve">4:17 </w:t>
      </w:r>
      <w:r w:rsidRPr="00E40719">
        <w:rPr>
          <w:rFonts w:ascii="Trebuchet MS" w:hAnsi="Trebuchet MS"/>
          <w:noProof/>
        </w:rPr>
        <w:t xml:space="preserve">the representation of any </w:t>
      </w:r>
      <w:del w:id="158" w:author="Author">
        <w:r w:rsidRPr="00E40719">
          <w:rPr>
            <w:rFonts w:ascii="Trebuchet MS" w:hAnsi="Trebuchet MS"/>
            <w:noProof/>
          </w:rPr>
          <w:delText>beast that is in</w:delText>
        </w:r>
      </w:del>
      <w:ins w:id="159" w:author="Author">
        <w:r w:rsidRPr="00E40719">
          <w:rPr>
            <w:rFonts w:ascii="Trebuchet MS" w:hAnsi="Trebuchet MS"/>
            <w:noProof/>
          </w:rPr>
          <w:t>animal on</w:t>
        </w:r>
      </w:ins>
      <w:r w:rsidRPr="00E40719">
        <w:rPr>
          <w:rFonts w:ascii="Trebuchet MS" w:hAnsi="Trebuchet MS"/>
          <w:noProof/>
        </w:rPr>
        <w:t xml:space="preserve"> the earth</w:t>
      </w:r>
      <w:del w:id="160" w:author="Author">
        <w:r w:rsidRPr="00E40719">
          <w:rPr>
            <w:rFonts w:ascii="Trebuchet MS" w:hAnsi="Trebuchet MS"/>
            <w:noProof/>
          </w:rPr>
          <w:delText>,</w:delText>
        </w:r>
      </w:del>
      <w:ins w:id="161" w:author="Author">
        <w:r w:rsidRPr="00E40719">
          <w:rPr>
            <w:rFonts w:ascii="Trebuchet MS" w:hAnsi="Trebuchet MS"/>
            <w:noProof/>
          </w:rPr>
          <w:t xml:space="preserve"> or</w:t>
        </w:r>
      </w:ins>
      <w:r w:rsidRPr="00E40719">
        <w:rPr>
          <w:rFonts w:ascii="Trebuchet MS" w:hAnsi="Trebuchet MS"/>
          <w:noProof/>
        </w:rPr>
        <w:t xml:space="preserve"> the representation of any </w:t>
      </w:r>
      <w:del w:id="162" w:author="Author">
        <w:r w:rsidRPr="00E40719">
          <w:rPr>
            <w:rFonts w:ascii="Trebuchet MS" w:hAnsi="Trebuchet MS"/>
            <w:noProof/>
          </w:rPr>
          <w:delText xml:space="preserve">winged </w:delText>
        </w:r>
      </w:del>
      <w:r w:rsidRPr="00E40719">
        <w:rPr>
          <w:rFonts w:ascii="Trebuchet MS" w:hAnsi="Trebuchet MS"/>
          <w:noProof/>
        </w:rPr>
        <w:t xml:space="preserve">bird that flies in the </w:t>
      </w:r>
      <w:del w:id="163" w:author="Author">
        <w:r w:rsidRPr="00E40719">
          <w:rPr>
            <w:rFonts w:ascii="Trebuchet MS" w:hAnsi="Trebuchet MS"/>
            <w:noProof/>
          </w:rPr>
          <w:delText>heavens</w:delText>
        </w:r>
      </w:del>
      <w:ins w:id="164" w:author="Author">
        <w:r w:rsidRPr="00E40719">
          <w:rPr>
            <w:rFonts w:ascii="Trebuchet MS" w:hAnsi="Trebuchet MS"/>
            <w:noProof/>
          </w:rPr>
          <w:t>sky</w:t>
        </w:r>
      </w:ins>
      <w:r w:rsidRPr="00E40719">
        <w:rPr>
          <w:rFonts w:ascii="Trebuchet MS" w:hAnsi="Trebuchet MS"/>
          <w:noProof/>
        </w:rPr>
        <w:t xml:space="preserve">, </w:t>
      </w:r>
      <w:r w:rsidRPr="00E40719">
        <w:rPr>
          <w:rFonts w:ascii="Trebuchet MS" w:hAnsi="Trebuchet MS"/>
          <w:b/>
          <w:noProof/>
        </w:rPr>
        <w:t xml:space="preserve">4:18 </w:t>
      </w:r>
      <w:r w:rsidRPr="00E40719">
        <w:rPr>
          <w:rFonts w:ascii="Trebuchet MS" w:hAnsi="Trebuchet MS"/>
          <w:noProof/>
        </w:rPr>
        <w:t xml:space="preserve">the representation of anything </w:t>
      </w:r>
      <w:del w:id="165" w:author="Author">
        <w:r w:rsidRPr="00E40719">
          <w:rPr>
            <w:rFonts w:ascii="Trebuchet MS" w:hAnsi="Trebuchet MS"/>
            <w:noProof/>
          </w:rPr>
          <w:delText>moving</w:delText>
        </w:r>
      </w:del>
      <w:ins w:id="166" w:author="Author">
        <w:r w:rsidRPr="00E40719">
          <w:rPr>
            <w:rFonts w:ascii="Trebuchet MS" w:hAnsi="Trebuchet MS"/>
            <w:noProof/>
          </w:rPr>
          <w:t>creeping</w:t>
        </w:r>
      </w:ins>
      <w:r w:rsidRPr="00E40719">
        <w:rPr>
          <w:rFonts w:ascii="Trebuchet MS" w:hAnsi="Trebuchet MS"/>
          <w:noProof/>
        </w:rPr>
        <w:t xml:space="preserve"> on the ground</w:t>
      </w:r>
      <w:del w:id="167" w:author="Author">
        <w:r w:rsidRPr="00E40719">
          <w:rPr>
            <w:rFonts w:ascii="Trebuchet MS" w:hAnsi="Trebuchet MS"/>
            <w:noProof/>
          </w:rPr>
          <w:delText>,</w:delText>
        </w:r>
      </w:del>
      <w:ins w:id="168" w:author="Author">
        <w:r w:rsidRPr="00E40719">
          <w:rPr>
            <w:rFonts w:ascii="Trebuchet MS" w:hAnsi="Trebuchet MS"/>
            <w:noProof/>
          </w:rPr>
          <w:t xml:space="preserve"> or</w:t>
        </w:r>
      </w:ins>
      <w:r w:rsidRPr="00E40719">
        <w:rPr>
          <w:rFonts w:ascii="Trebuchet MS" w:hAnsi="Trebuchet MS"/>
          <w:noProof/>
        </w:rPr>
        <w:t xml:space="preserve"> the representation of any fish </w:t>
      </w:r>
      <w:del w:id="169" w:author="Author">
        <w:r w:rsidRPr="00E40719">
          <w:rPr>
            <w:rFonts w:ascii="Trebuchet MS" w:hAnsi="Trebuchet MS"/>
            <w:noProof/>
          </w:rPr>
          <w:delText xml:space="preserve">that is </w:delText>
        </w:r>
      </w:del>
      <w:r w:rsidRPr="00E40719">
        <w:rPr>
          <w:rFonts w:ascii="Trebuchet MS" w:hAnsi="Trebuchet MS"/>
          <w:noProof/>
        </w:rPr>
        <w:t>in the waters under the earth</w:t>
      </w:r>
      <w:del w:id="170" w:author="Author">
        <w:r w:rsidRPr="00E40719">
          <w:rPr>
            <w:rFonts w:ascii="Trebuchet MS" w:hAnsi="Trebuchet MS"/>
            <w:noProof/>
          </w:rPr>
          <w:delText>;</w:delText>
        </w:r>
      </w:del>
      <w:ins w:id="171" w:author="Author">
        <w:r w:rsidRPr="00E40719">
          <w:rPr>
            <w:rFonts w:ascii="Trebuchet MS" w:hAnsi="Trebuchet MS"/>
            <w:noProof/>
          </w:rPr>
          <w:t>.</w:t>
        </w:r>
      </w:ins>
      <w:r w:rsidRPr="00E40719">
        <w:rPr>
          <w:rFonts w:ascii="Trebuchet MS" w:hAnsi="Trebuchet MS"/>
          <w:noProof/>
        </w:rPr>
        <w:t xml:space="preserve"> </w:t>
      </w:r>
      <w:r w:rsidRPr="00E40719">
        <w:rPr>
          <w:rFonts w:ascii="Trebuchet MS" w:hAnsi="Trebuchet MS"/>
          <w:b/>
          <w:noProof/>
        </w:rPr>
        <w:t xml:space="preserve">4:19 </w:t>
      </w:r>
      <w:del w:id="172" w:author="Author">
        <w:r w:rsidRPr="00E40719">
          <w:rPr>
            <w:rFonts w:ascii="Trebuchet MS" w:hAnsi="Trebuchet MS"/>
            <w:noProof/>
          </w:rPr>
          <w:delText>and that</w:delText>
        </w:r>
      </w:del>
      <w:ins w:id="173" w:author="Author">
        <w:r w:rsidRPr="00E40719">
          <w:rPr>
            <w:rFonts w:ascii="Trebuchet MS" w:hAnsi="Trebuchet MS"/>
            <w:noProof/>
          </w:rPr>
          <w:t>And when</w:t>
        </w:r>
      </w:ins>
      <w:r w:rsidRPr="00E40719">
        <w:rPr>
          <w:rFonts w:ascii="Trebuchet MS" w:hAnsi="Trebuchet MS"/>
          <w:noProof/>
        </w:rPr>
        <w:t xml:space="preserve"> you </w:t>
      </w:r>
      <w:del w:id="174" w:author="Author">
        <w:r w:rsidRPr="00E40719">
          <w:rPr>
            <w:rFonts w:ascii="Trebuchet MS" w:hAnsi="Trebuchet MS"/>
            <w:noProof/>
          </w:rPr>
          <w:delText xml:space="preserve">may not </w:delText>
        </w:r>
      </w:del>
      <w:r w:rsidRPr="00E40719">
        <w:rPr>
          <w:rFonts w:ascii="Trebuchet MS" w:hAnsi="Trebuchet MS"/>
          <w:noProof/>
        </w:rPr>
        <w:t xml:space="preserve">raise your eyes to the heavens and </w:t>
      </w:r>
      <w:del w:id="175" w:author="Author">
        <w:r w:rsidRPr="00E40719">
          <w:rPr>
            <w:rFonts w:ascii="Trebuchet MS" w:hAnsi="Trebuchet MS"/>
            <w:noProof/>
          </w:rPr>
          <w:delText xml:space="preserve">indeed </w:delText>
        </w:r>
      </w:del>
      <w:r w:rsidRPr="00E40719">
        <w:rPr>
          <w:rFonts w:ascii="Trebuchet MS" w:hAnsi="Trebuchet MS"/>
          <w:noProof/>
        </w:rPr>
        <w:t>see the sun and the moon and the stars</w:t>
      </w:r>
      <w:del w:id="176" w:author="Author">
        <w:r w:rsidRPr="00E40719">
          <w:rPr>
            <w:rFonts w:ascii="Trebuchet MS" w:hAnsi="Trebuchet MS"/>
            <w:noProof/>
          </w:rPr>
          <w:delText xml:space="preserve">, </w:delText>
        </w:r>
      </w:del>
      <w:ins w:id="177" w:author="Author">
        <w:r w:rsidRPr="00E40719">
          <w:rPr>
            <w:rFonts w:ascii="Trebuchet MS" w:hAnsi="Trebuchet MS"/>
            <w:noProof/>
          </w:rPr>
          <w:t>—</w:t>
        </w:r>
      </w:ins>
      <w:r w:rsidRPr="00E40719">
        <w:rPr>
          <w:rFonts w:ascii="Trebuchet MS" w:hAnsi="Trebuchet MS"/>
          <w:noProof/>
        </w:rPr>
        <w:t>all the army of the heavens</w:t>
      </w:r>
      <w:del w:id="178" w:author="Author">
        <w:r w:rsidRPr="00E40719">
          <w:rPr>
            <w:rFonts w:ascii="Trebuchet MS" w:hAnsi="Trebuchet MS"/>
            <w:noProof/>
          </w:rPr>
          <w:delText xml:space="preserve">, and actually </w:delText>
        </w:r>
      </w:del>
      <w:ins w:id="179" w:author="Author">
        <w:r w:rsidRPr="00E40719">
          <w:rPr>
            <w:rFonts w:ascii="Trebuchet MS" w:hAnsi="Trebuchet MS"/>
            <w:noProof/>
          </w:rPr>
          <w:t xml:space="preserve">—do not </w:t>
        </w:r>
      </w:ins>
      <w:r w:rsidRPr="00E40719">
        <w:rPr>
          <w:rFonts w:ascii="Trebuchet MS" w:hAnsi="Trebuchet MS"/>
          <w:noProof/>
        </w:rPr>
        <w:t>get seduced and bow down to them and serve them</w:t>
      </w:r>
      <w:del w:id="180" w:author="Author">
        <w:r w:rsidRPr="00E40719">
          <w:rPr>
            <w:rFonts w:ascii="Trebuchet MS" w:hAnsi="Trebuchet MS"/>
            <w:noProof/>
          </w:rPr>
          <w:delText>, which</w:delText>
        </w:r>
      </w:del>
      <w:ins w:id="181" w:author="Author">
        <w:r w:rsidRPr="00E40719">
          <w:rPr>
            <w:rFonts w:ascii="Trebuchet MS" w:hAnsi="Trebuchet MS"/>
            <w:noProof/>
          </w:rPr>
          <w:t>.</w:t>
        </w:r>
      </w:ins>
      <w:r w:rsidRPr="00E40719">
        <w:rPr>
          <w:rFonts w:ascii="Trebuchet MS" w:hAnsi="Trebuchet MS"/>
          <w:noProof/>
        </w:rPr>
        <w:t xml:space="preserve"> Jehovah your God has </w:t>
      </w:r>
      <w:del w:id="182" w:author="Author">
        <w:r w:rsidRPr="00E40719">
          <w:rPr>
            <w:rFonts w:ascii="Trebuchet MS" w:hAnsi="Trebuchet MS"/>
            <w:noProof/>
          </w:rPr>
          <w:delText>apportioned</w:delText>
        </w:r>
      </w:del>
      <w:ins w:id="183" w:author="Author">
        <w:r w:rsidRPr="00E40719">
          <w:rPr>
            <w:rFonts w:ascii="Trebuchet MS" w:hAnsi="Trebuchet MS"/>
            <w:noProof/>
          </w:rPr>
          <w:t>given them</w:t>
        </w:r>
      </w:ins>
      <w:r w:rsidRPr="00E40719">
        <w:rPr>
          <w:rFonts w:ascii="Trebuchet MS" w:hAnsi="Trebuchet MS"/>
          <w:noProof/>
        </w:rPr>
        <w:t xml:space="preserve"> to all the peoples under the whole heavens. </w:t>
      </w:r>
      <w:r w:rsidRPr="00E40719">
        <w:rPr>
          <w:rFonts w:ascii="Trebuchet MS" w:hAnsi="Trebuchet MS"/>
          <w:b/>
          <w:noProof/>
        </w:rPr>
        <w:t xml:space="preserve">4:20 </w:t>
      </w:r>
      <w:r w:rsidRPr="00E40719">
        <w:rPr>
          <w:rFonts w:ascii="Trebuchet MS" w:hAnsi="Trebuchet MS"/>
          <w:noProof/>
        </w:rPr>
        <w:t xml:space="preserve">But </w:t>
      </w:r>
      <w:del w:id="184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85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are the ones Jehovah took </w:t>
      </w:r>
      <w:del w:id="186" w:author="Author">
        <w:r w:rsidRPr="00E40719">
          <w:rPr>
            <w:rFonts w:ascii="Trebuchet MS" w:hAnsi="Trebuchet MS"/>
            <w:noProof/>
          </w:rPr>
          <w:delText xml:space="preserve">that he might bring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187" w:author="Author">
        <w:r w:rsidRPr="00E40719">
          <w:rPr>
            <w:rFonts w:ascii="Trebuchet MS" w:hAnsi="Trebuchet MS"/>
            <w:noProof/>
          </w:rPr>
          <w:t>and brought</w:t>
        </w:r>
      </w:ins>
      <w:r w:rsidRPr="00E40719">
        <w:rPr>
          <w:rFonts w:ascii="Trebuchet MS" w:hAnsi="Trebuchet MS"/>
          <w:noProof/>
        </w:rPr>
        <w:t xml:space="preserve"> out of the iron</w:t>
      </w:r>
      <w:ins w:id="188" w:author="Author">
        <w:r w:rsidRPr="00E40719">
          <w:rPr>
            <w:rFonts w:ascii="Trebuchet MS" w:hAnsi="Trebuchet MS"/>
            <w:noProof/>
          </w:rPr>
          <w:t>-smelting</w:t>
        </w:r>
      </w:ins>
      <w:r w:rsidRPr="00E40719">
        <w:rPr>
          <w:rFonts w:ascii="Trebuchet MS" w:hAnsi="Trebuchet MS"/>
          <w:noProof/>
        </w:rPr>
        <w:t xml:space="preserve"> furnace, out of Egypt, to become </w:t>
      </w:r>
      <w:del w:id="189" w:author="Author">
        <w:r w:rsidRPr="00E40719">
          <w:rPr>
            <w:rFonts w:ascii="Trebuchet MS" w:hAnsi="Trebuchet MS"/>
            <w:noProof/>
          </w:rPr>
          <w:delText>a</w:delText>
        </w:r>
      </w:del>
      <w:ins w:id="190" w:author="Author">
        <w:r w:rsidRPr="00E40719">
          <w:rPr>
            <w:rFonts w:ascii="Trebuchet MS" w:hAnsi="Trebuchet MS"/>
            <w:noProof/>
          </w:rPr>
          <w:t>the</w:t>
        </w:r>
      </w:ins>
      <w:r w:rsidRPr="00E40719">
        <w:rPr>
          <w:rFonts w:ascii="Trebuchet MS" w:hAnsi="Trebuchet MS"/>
          <w:noProof/>
        </w:rPr>
        <w:t xml:space="preserve"> people of </w:t>
      </w:r>
      <w:del w:id="191" w:author="Author">
        <w:r w:rsidRPr="00E40719">
          <w:rPr>
            <w:rFonts w:ascii="Trebuchet MS" w:hAnsi="Trebuchet MS"/>
            <w:noProof/>
          </w:rPr>
          <w:delText>private ownership to him</w:delText>
        </w:r>
      </w:del>
      <w:ins w:id="192" w:author="Author">
        <w:r w:rsidRPr="00E40719">
          <w:rPr>
            <w:rFonts w:ascii="Trebuchet MS" w:hAnsi="Trebuchet MS"/>
            <w:noProof/>
          </w:rPr>
          <w:t>his personal possession,</w:t>
        </w:r>
        <w:r w:rsidRPr="00E40719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E40719">
        <w:rPr>
          <w:rFonts w:ascii="Trebuchet MS" w:hAnsi="Trebuchet MS"/>
          <w:noProof/>
        </w:rPr>
        <w:t xml:space="preserve"> as </w:t>
      </w:r>
      <w:del w:id="195" w:author="Author">
        <w:r w:rsidRPr="00E40719">
          <w:rPr>
            <w:rFonts w:ascii="Trebuchet MS" w:hAnsi="Trebuchet MS"/>
            <w:noProof/>
          </w:rPr>
          <w:delText>at this day</w:delText>
        </w:r>
      </w:del>
      <w:ins w:id="196" w:author="Author">
        <w:r w:rsidRPr="00E40719">
          <w:rPr>
            <w:rFonts w:ascii="Trebuchet MS" w:hAnsi="Trebuchet MS"/>
            <w:noProof/>
          </w:rPr>
          <w:t>you are today</w:t>
        </w:r>
      </w:ins>
      <w:r w:rsidRPr="00E40719">
        <w:rPr>
          <w:rFonts w:ascii="Trebuchet MS" w:hAnsi="Trebuchet MS"/>
          <w:noProof/>
        </w:rPr>
        <w:t>.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4:21 </w:t>
      </w:r>
      <w:r w:rsidRPr="00E40719">
        <w:rPr>
          <w:rFonts w:ascii="Trebuchet MS" w:hAnsi="Trebuchet MS"/>
          <w:noProof/>
        </w:rPr>
        <w:t>“</w:t>
      </w:r>
      <w:del w:id="197" w:author="Author">
        <w:r w:rsidRPr="00E40719">
          <w:rPr>
            <w:rFonts w:ascii="Trebuchet MS" w:hAnsi="Trebuchet MS"/>
            <w:noProof/>
          </w:rPr>
          <w:delText xml:space="preserve">And </w:delText>
        </w:r>
      </w:del>
      <w:r w:rsidRPr="00E40719">
        <w:rPr>
          <w:rFonts w:ascii="Trebuchet MS" w:hAnsi="Trebuchet MS"/>
          <w:noProof/>
        </w:rPr>
        <w:t xml:space="preserve">Jehovah </w:t>
      </w:r>
      <w:del w:id="198" w:author="Author">
        <w:r w:rsidRPr="00E40719">
          <w:rPr>
            <w:rFonts w:ascii="Trebuchet MS" w:hAnsi="Trebuchet MS"/>
            <w:noProof/>
          </w:rPr>
          <w:delText>got incensed at</w:delText>
        </w:r>
      </w:del>
      <w:ins w:id="199" w:author="Author">
        <w:r w:rsidRPr="00E40719">
          <w:rPr>
            <w:rFonts w:ascii="Trebuchet MS" w:hAnsi="Trebuchet MS"/>
            <w:noProof/>
          </w:rPr>
          <w:t>became angry with</w:t>
        </w:r>
      </w:ins>
      <w:r w:rsidRPr="00E40719">
        <w:rPr>
          <w:rFonts w:ascii="Trebuchet MS" w:hAnsi="Trebuchet MS"/>
          <w:noProof/>
        </w:rPr>
        <w:t xml:space="preserve"> me </w:t>
      </w:r>
      <w:del w:id="200" w:author="Author">
        <w:r w:rsidRPr="00E40719">
          <w:rPr>
            <w:rFonts w:ascii="Trebuchet MS" w:hAnsi="Trebuchet MS"/>
            <w:noProof/>
          </w:rPr>
          <w:delText xml:space="preserve">on </w:delText>
        </w:r>
        <w:r w:rsidRPr="00E40719">
          <w:rPr>
            <w:rFonts w:ascii="Trebuchet MS" w:hAnsi="Trebuchet MS"/>
            <w:noProof/>
            <w:u w:val="dotted"/>
          </w:rPr>
          <w:delText>YOUR</w:delText>
        </w:r>
        <w:r w:rsidRPr="00E40719">
          <w:rPr>
            <w:rFonts w:ascii="Trebuchet MS" w:hAnsi="Trebuchet MS"/>
            <w:noProof/>
          </w:rPr>
          <w:delText xml:space="preserve"> account, so that</w:delText>
        </w:r>
      </w:del>
      <w:ins w:id="201" w:author="Author">
        <w:r w:rsidRPr="00E40719">
          <w:rPr>
            <w:rFonts w:ascii="Trebuchet MS" w:hAnsi="Trebuchet MS"/>
            <w:noProof/>
          </w:rPr>
          <w:t>because of you, and</w:t>
        </w:r>
      </w:ins>
      <w:r w:rsidRPr="00E40719">
        <w:rPr>
          <w:rFonts w:ascii="Trebuchet MS" w:hAnsi="Trebuchet MS"/>
          <w:noProof/>
        </w:rPr>
        <w:t xml:space="preserve"> he swore that I should not cross the Jordan or go into the good land that Jehovah your God is giving you as an inheritance. </w:t>
      </w:r>
      <w:r w:rsidRPr="00E40719">
        <w:rPr>
          <w:rFonts w:ascii="Trebuchet MS" w:hAnsi="Trebuchet MS"/>
          <w:b/>
          <w:noProof/>
        </w:rPr>
        <w:t xml:space="preserve">4:22 </w:t>
      </w:r>
      <w:r w:rsidRPr="00E40719">
        <w:rPr>
          <w:rFonts w:ascii="Trebuchet MS" w:hAnsi="Trebuchet MS"/>
          <w:noProof/>
        </w:rPr>
        <w:t xml:space="preserve">For I am </w:t>
      </w:r>
      <w:del w:id="202" w:author="Author">
        <w:r w:rsidRPr="00E40719">
          <w:rPr>
            <w:rFonts w:ascii="Trebuchet MS" w:hAnsi="Trebuchet MS"/>
            <w:noProof/>
          </w:rPr>
          <w:delText>dying</w:delText>
        </w:r>
      </w:del>
      <w:ins w:id="203" w:author="Author">
        <w:r w:rsidRPr="00E40719">
          <w:rPr>
            <w:rFonts w:ascii="Trebuchet MS" w:hAnsi="Trebuchet MS"/>
            <w:noProof/>
          </w:rPr>
          <w:t>to die</w:t>
        </w:r>
      </w:ins>
      <w:r w:rsidRPr="00E40719">
        <w:rPr>
          <w:rFonts w:ascii="Trebuchet MS" w:hAnsi="Trebuchet MS"/>
          <w:noProof/>
        </w:rPr>
        <w:t xml:space="preserve"> in this land</w:t>
      </w:r>
      <w:del w:id="204" w:author="Author">
        <w:r w:rsidRPr="00E40719">
          <w:rPr>
            <w:rFonts w:ascii="Trebuchet MS" w:hAnsi="Trebuchet MS"/>
            <w:noProof/>
          </w:rPr>
          <w:delText>.</w:delText>
        </w:r>
      </w:del>
      <w:ins w:id="205" w:author="Author">
        <w:r w:rsidRPr="00E40719">
          <w:rPr>
            <w:rFonts w:ascii="Trebuchet MS" w:hAnsi="Trebuchet MS"/>
            <w:noProof/>
          </w:rPr>
          <w:t>;</w:t>
        </w:r>
      </w:ins>
      <w:r w:rsidRPr="00E40719">
        <w:rPr>
          <w:rFonts w:ascii="Trebuchet MS" w:hAnsi="Trebuchet MS"/>
          <w:noProof/>
        </w:rPr>
        <w:t xml:space="preserve"> I </w:t>
      </w:r>
      <w:del w:id="206" w:author="Author">
        <w:r w:rsidRPr="00E40719">
          <w:rPr>
            <w:rFonts w:ascii="Trebuchet MS" w:hAnsi="Trebuchet MS"/>
            <w:noProof/>
          </w:rPr>
          <w:delText>am</w:delText>
        </w:r>
      </w:del>
      <w:ins w:id="207" w:author="Author">
        <w:r w:rsidRPr="00E40719">
          <w:rPr>
            <w:rFonts w:ascii="Trebuchet MS" w:hAnsi="Trebuchet MS"/>
            <w:noProof/>
          </w:rPr>
          <w:t>will</w:t>
        </w:r>
      </w:ins>
      <w:r w:rsidRPr="00E40719">
        <w:rPr>
          <w:rFonts w:ascii="Trebuchet MS" w:hAnsi="Trebuchet MS"/>
          <w:noProof/>
        </w:rPr>
        <w:t xml:space="preserve"> not </w:t>
      </w:r>
      <w:del w:id="208" w:author="Author">
        <w:r w:rsidRPr="00E40719">
          <w:rPr>
            <w:rFonts w:ascii="Trebuchet MS" w:hAnsi="Trebuchet MS"/>
            <w:noProof/>
          </w:rPr>
          <w:delText>crossing</w:delText>
        </w:r>
      </w:del>
      <w:ins w:id="209" w:author="Author">
        <w:r w:rsidRPr="00E40719">
          <w:rPr>
            <w:rFonts w:ascii="Trebuchet MS" w:hAnsi="Trebuchet MS"/>
            <w:noProof/>
          </w:rPr>
          <w:t>cross</w:t>
        </w:r>
      </w:ins>
      <w:r w:rsidRPr="00E40719">
        <w:rPr>
          <w:rFonts w:ascii="Trebuchet MS" w:hAnsi="Trebuchet MS"/>
          <w:noProof/>
        </w:rPr>
        <w:t xml:space="preserve"> the Jordan, but </w:t>
      </w:r>
      <w:del w:id="210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are crossing,</w:delText>
        </w:r>
      </w:del>
      <w:ins w:id="211" w:author="Author">
        <w:r w:rsidRPr="00E40719">
          <w:rPr>
            <w:rFonts w:ascii="Trebuchet MS" w:hAnsi="Trebuchet MS"/>
            <w:noProof/>
          </w:rPr>
          <w:t>you will cross over</w:t>
        </w:r>
      </w:ins>
      <w:r w:rsidRPr="00E40719">
        <w:rPr>
          <w:rFonts w:ascii="Trebuchet MS" w:hAnsi="Trebuchet MS"/>
          <w:noProof/>
        </w:rPr>
        <w:t xml:space="preserve"> and </w:t>
      </w:r>
      <w:del w:id="212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must </w:delText>
        </w:r>
      </w:del>
      <w:r w:rsidRPr="00E40719">
        <w:rPr>
          <w:rFonts w:ascii="Trebuchet MS" w:hAnsi="Trebuchet MS"/>
          <w:noProof/>
        </w:rPr>
        <w:t xml:space="preserve">take possession of this good land. </w:t>
      </w:r>
      <w:r w:rsidRPr="00E40719">
        <w:rPr>
          <w:rFonts w:ascii="Trebuchet MS" w:hAnsi="Trebuchet MS"/>
          <w:b/>
          <w:noProof/>
        </w:rPr>
        <w:t xml:space="preserve">4:23 </w:t>
      </w:r>
      <w:del w:id="213" w:author="Author">
        <w:r w:rsidRPr="00E40719">
          <w:rPr>
            <w:rFonts w:ascii="Trebuchet MS" w:hAnsi="Trebuchet MS"/>
            <w:noProof/>
          </w:rPr>
          <w:delText>Watch out for yourselves</w:delText>
        </w:r>
      </w:del>
      <w:ins w:id="214" w:author="Author">
        <w:r w:rsidRPr="00E40719">
          <w:rPr>
            <w:rFonts w:ascii="Trebuchet MS" w:hAnsi="Trebuchet MS"/>
            <w:noProof/>
          </w:rPr>
          <w:t>Be careful</w:t>
        </w:r>
      </w:ins>
      <w:r w:rsidRPr="00E40719">
        <w:rPr>
          <w:rFonts w:ascii="Trebuchet MS" w:hAnsi="Trebuchet MS"/>
          <w:noProof/>
        </w:rPr>
        <w:t xml:space="preserve"> that </w:t>
      </w:r>
      <w:del w:id="215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may</w:delText>
        </w:r>
      </w:del>
      <w:ins w:id="216" w:author="Author">
        <w:r w:rsidRPr="00E40719">
          <w:rPr>
            <w:rFonts w:ascii="Trebuchet MS" w:hAnsi="Trebuchet MS"/>
            <w:noProof/>
          </w:rPr>
          <w:t>you do</w:t>
        </w:r>
      </w:ins>
      <w:r w:rsidRPr="00E40719">
        <w:rPr>
          <w:rFonts w:ascii="Trebuchet MS" w:hAnsi="Trebuchet MS"/>
          <w:noProof/>
        </w:rPr>
        <w:t xml:space="preserve"> not forget the covenant of Jehovah </w:t>
      </w:r>
      <w:del w:id="217" w:author="Author">
        <w:r w:rsidRPr="00E40719">
          <w:rPr>
            <w:rFonts w:ascii="Trebuchet MS" w:hAnsi="Trebuchet MS"/>
            <w:noProof/>
            <w:u w:val="dotted"/>
          </w:rPr>
          <w:delText>YOUR</w:delText>
        </w:r>
      </w:del>
      <w:ins w:id="218" w:author="Author">
        <w:r w:rsidRPr="00E40719">
          <w:rPr>
            <w:rFonts w:ascii="Trebuchet MS" w:hAnsi="Trebuchet MS"/>
            <w:noProof/>
          </w:rPr>
          <w:t>your</w:t>
        </w:r>
      </w:ins>
      <w:r w:rsidRPr="00E40719">
        <w:rPr>
          <w:rFonts w:ascii="Trebuchet MS" w:hAnsi="Trebuchet MS"/>
          <w:noProof/>
        </w:rPr>
        <w:t xml:space="preserve"> God that he </w:t>
      </w:r>
      <w:del w:id="219" w:author="Author">
        <w:r w:rsidRPr="00E40719">
          <w:rPr>
            <w:rFonts w:ascii="Trebuchet MS" w:hAnsi="Trebuchet MS"/>
            <w:noProof/>
          </w:rPr>
          <w:delText>concluded</w:delText>
        </w:r>
      </w:del>
      <w:ins w:id="220" w:author="Author">
        <w:r w:rsidRPr="00E40719">
          <w:rPr>
            <w:rFonts w:ascii="Trebuchet MS" w:hAnsi="Trebuchet MS"/>
            <w:noProof/>
          </w:rPr>
          <w:t>made</w:t>
        </w:r>
      </w:ins>
      <w:r w:rsidRPr="00E40719">
        <w:rPr>
          <w:rFonts w:ascii="Trebuchet MS" w:hAnsi="Trebuchet MS"/>
          <w:noProof/>
        </w:rPr>
        <w:t xml:space="preserve"> with </w:t>
      </w:r>
      <w:del w:id="221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22" w:author="Author">
        <w:r w:rsidRPr="00E40719">
          <w:rPr>
            <w:rFonts w:ascii="Trebuchet MS" w:hAnsi="Trebuchet MS"/>
            <w:noProof/>
          </w:rPr>
          <w:t>you,</w:t>
        </w:r>
      </w:ins>
      <w:r w:rsidRPr="00E40719">
        <w:rPr>
          <w:rFonts w:ascii="Trebuchet MS" w:hAnsi="Trebuchet MS"/>
          <w:noProof/>
        </w:rPr>
        <w:t xml:space="preserve"> and</w:t>
      </w:r>
      <w:del w:id="223" w:author="Author">
        <w:r w:rsidRPr="00E40719">
          <w:rPr>
            <w:rFonts w:ascii="Trebuchet MS" w:hAnsi="Trebuchet MS"/>
            <w:noProof/>
          </w:rPr>
          <w:delText xml:space="preserve"> that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</w:del>
      <w:r w:rsidRPr="00E40719">
        <w:rPr>
          <w:rFonts w:ascii="Trebuchet MS" w:hAnsi="Trebuchet MS"/>
          <w:noProof/>
        </w:rPr>
        <w:t xml:space="preserve"> do not make for yourselves a carved image, the form of anything </w:t>
      </w:r>
      <w:del w:id="224" w:author="Author">
        <w:r w:rsidRPr="00E40719">
          <w:rPr>
            <w:rFonts w:ascii="Trebuchet MS" w:hAnsi="Trebuchet MS"/>
            <w:noProof/>
          </w:rPr>
          <w:delText>about which</w:delText>
        </w:r>
      </w:del>
      <w:ins w:id="225" w:author="Author">
        <w:r w:rsidRPr="00E40719">
          <w:rPr>
            <w:rFonts w:ascii="Trebuchet MS" w:hAnsi="Trebuchet MS"/>
            <w:noProof/>
          </w:rPr>
          <w:t>forbidden to you by</w:t>
        </w:r>
      </w:ins>
      <w:r w:rsidRPr="00E40719">
        <w:rPr>
          <w:rFonts w:ascii="Trebuchet MS" w:hAnsi="Trebuchet MS"/>
          <w:noProof/>
        </w:rPr>
        <w:t xml:space="preserve"> Jehovah your God</w:t>
      </w:r>
      <w:del w:id="226" w:author="Author">
        <w:r w:rsidRPr="00E40719">
          <w:rPr>
            <w:rFonts w:ascii="Trebuchet MS" w:hAnsi="Trebuchet MS"/>
            <w:noProof/>
          </w:rPr>
          <w:delText xml:space="preserve"> has commanded you</w:delText>
        </w:r>
      </w:del>
      <w:r w:rsidRPr="00E40719">
        <w:rPr>
          <w:rFonts w:ascii="Trebuchet MS" w:hAnsi="Trebuchet MS"/>
          <w:noProof/>
        </w:rPr>
        <w:t xml:space="preserve">. </w:t>
      </w:r>
      <w:r w:rsidRPr="00E40719">
        <w:rPr>
          <w:rFonts w:ascii="Trebuchet MS" w:hAnsi="Trebuchet MS"/>
          <w:b/>
          <w:noProof/>
        </w:rPr>
        <w:t xml:space="preserve">4:24 </w:t>
      </w:r>
      <w:r w:rsidRPr="00E40719">
        <w:rPr>
          <w:rFonts w:ascii="Trebuchet MS" w:hAnsi="Trebuchet MS"/>
          <w:noProof/>
        </w:rPr>
        <w:t xml:space="preserve">For Jehovah your God is a consuming fire, a God </w:t>
      </w:r>
      <w:del w:id="227" w:author="Author">
        <w:r w:rsidRPr="00E40719">
          <w:rPr>
            <w:rFonts w:ascii="Trebuchet MS" w:hAnsi="Trebuchet MS"/>
            <w:noProof/>
          </w:rPr>
          <w:delText>exacting</w:delText>
        </w:r>
      </w:del>
      <w:ins w:id="228" w:author="Author">
        <w:r w:rsidRPr="00E40719">
          <w:rPr>
            <w:rFonts w:ascii="Trebuchet MS" w:hAnsi="Trebuchet MS"/>
            <w:noProof/>
          </w:rPr>
          <w:t>who requires</w:t>
        </w:r>
      </w:ins>
      <w:r w:rsidRPr="00E40719">
        <w:rPr>
          <w:rFonts w:ascii="Trebuchet MS" w:hAnsi="Trebuchet MS"/>
          <w:noProof/>
        </w:rPr>
        <w:t xml:space="preserve"> exclusive devotion.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4:25 </w:t>
      </w:r>
      <w:r w:rsidRPr="00E40719">
        <w:rPr>
          <w:rFonts w:ascii="Trebuchet MS" w:hAnsi="Trebuchet MS"/>
          <w:noProof/>
        </w:rPr>
        <w:t>“</w:t>
      </w:r>
      <w:del w:id="229" w:author="Author">
        <w:r w:rsidRPr="00E40719">
          <w:rPr>
            <w:rFonts w:ascii="Trebuchet MS" w:hAnsi="Trebuchet MS"/>
            <w:noProof/>
          </w:rPr>
          <w:delText>In case</w:delText>
        </w:r>
      </w:del>
      <w:ins w:id="230" w:author="Author">
        <w:r w:rsidRPr="00E40719">
          <w:rPr>
            <w:rFonts w:ascii="Trebuchet MS" w:hAnsi="Trebuchet MS"/>
            <w:noProof/>
          </w:rPr>
          <w:t>If</w:t>
        </w:r>
      </w:ins>
      <w:r w:rsidRPr="00E40719">
        <w:rPr>
          <w:rFonts w:ascii="Trebuchet MS" w:hAnsi="Trebuchet MS"/>
          <w:noProof/>
        </w:rPr>
        <w:t xml:space="preserve"> you become father to sons and grandsons and </w:t>
      </w:r>
      <w:del w:id="231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32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have </w:t>
      </w:r>
      <w:del w:id="233" w:author="Author">
        <w:r w:rsidRPr="00E40719">
          <w:rPr>
            <w:rFonts w:ascii="Trebuchet MS" w:hAnsi="Trebuchet MS"/>
            <w:noProof/>
          </w:rPr>
          <w:delText>resided</w:delText>
        </w:r>
      </w:del>
      <w:ins w:id="234" w:author="Author">
        <w:r w:rsidRPr="00E40719">
          <w:rPr>
            <w:rFonts w:ascii="Trebuchet MS" w:hAnsi="Trebuchet MS"/>
            <w:noProof/>
          </w:rPr>
          <w:t>lived</w:t>
        </w:r>
      </w:ins>
      <w:r w:rsidRPr="00E40719">
        <w:rPr>
          <w:rFonts w:ascii="Trebuchet MS" w:hAnsi="Trebuchet MS"/>
          <w:noProof/>
        </w:rPr>
        <w:t xml:space="preserve"> a long time in the land and </w:t>
      </w:r>
      <w:del w:id="235" w:author="Author">
        <w:r w:rsidRPr="00E40719">
          <w:rPr>
            <w:rFonts w:ascii="Trebuchet MS" w:hAnsi="Trebuchet MS"/>
            <w:noProof/>
          </w:rPr>
          <w:delText>do</w:delText>
        </w:r>
      </w:del>
      <w:ins w:id="236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act ruinously and </w:t>
      </w:r>
      <w:del w:id="237" w:author="Author">
        <w:r w:rsidRPr="00E40719">
          <w:rPr>
            <w:rFonts w:ascii="Trebuchet MS" w:hAnsi="Trebuchet MS"/>
            <w:noProof/>
          </w:rPr>
          <w:delText xml:space="preserve">do </w:delText>
        </w:r>
      </w:del>
      <w:r w:rsidRPr="00E40719">
        <w:rPr>
          <w:rFonts w:ascii="Trebuchet MS" w:hAnsi="Trebuchet MS"/>
          <w:noProof/>
        </w:rPr>
        <w:t>make a carved image</w:t>
      </w:r>
      <w:del w:id="238" w:author="Author">
        <w:r w:rsidRPr="00E40719">
          <w:rPr>
            <w:rFonts w:ascii="Trebuchet MS" w:hAnsi="Trebuchet MS"/>
            <w:noProof/>
          </w:rPr>
          <w:delText>, a form</w:delText>
        </w:r>
      </w:del>
      <w:r w:rsidRPr="00E40719">
        <w:rPr>
          <w:rFonts w:ascii="Trebuchet MS" w:hAnsi="Trebuchet MS"/>
          <w:noProof/>
        </w:rPr>
        <w:t xml:space="preserve"> of </w:t>
      </w:r>
      <w:del w:id="239" w:author="Author">
        <w:r w:rsidRPr="00E40719">
          <w:rPr>
            <w:rFonts w:ascii="Trebuchet MS" w:hAnsi="Trebuchet MS"/>
            <w:noProof/>
          </w:rPr>
          <w:delText>anything,</w:delText>
        </w:r>
      </w:del>
      <w:ins w:id="240" w:author="Author">
        <w:r w:rsidRPr="00E40719">
          <w:rPr>
            <w:rFonts w:ascii="Trebuchet MS" w:hAnsi="Trebuchet MS"/>
            <w:noProof/>
          </w:rPr>
          <w:t>any kind</w:t>
        </w:r>
      </w:ins>
      <w:r w:rsidRPr="00E40719">
        <w:rPr>
          <w:rFonts w:ascii="Trebuchet MS" w:hAnsi="Trebuchet MS"/>
          <w:noProof/>
        </w:rPr>
        <w:t xml:space="preserve"> and </w:t>
      </w:r>
      <w:ins w:id="241" w:author="Author">
        <w:r w:rsidRPr="00E40719">
          <w:rPr>
            <w:rFonts w:ascii="Trebuchet MS" w:hAnsi="Trebuchet MS"/>
            <w:noProof/>
          </w:rPr>
          <w:t xml:space="preserve">you </w:t>
        </w:r>
      </w:ins>
      <w:r w:rsidRPr="00E40719">
        <w:rPr>
          <w:rFonts w:ascii="Trebuchet MS" w:hAnsi="Trebuchet MS"/>
          <w:noProof/>
        </w:rPr>
        <w:t xml:space="preserve">do </w:t>
      </w:r>
      <w:del w:id="242" w:author="Author">
        <w:r w:rsidRPr="00E40719">
          <w:rPr>
            <w:rFonts w:ascii="Trebuchet MS" w:hAnsi="Trebuchet MS"/>
            <w:noProof/>
          </w:rPr>
          <w:delText>commit</w:delText>
        </w:r>
      </w:del>
      <w:ins w:id="243" w:author="Author">
        <w:r w:rsidRPr="00E40719">
          <w:rPr>
            <w:rFonts w:ascii="Trebuchet MS" w:hAnsi="Trebuchet MS"/>
            <w:noProof/>
          </w:rPr>
          <w:t>what is</w:t>
        </w:r>
      </w:ins>
      <w:r w:rsidRPr="00E40719">
        <w:rPr>
          <w:rFonts w:ascii="Trebuchet MS" w:hAnsi="Trebuchet MS"/>
          <w:noProof/>
        </w:rPr>
        <w:t xml:space="preserve"> evil in the eyes of Jehovah your God so as to offend him, </w:t>
      </w:r>
      <w:r w:rsidRPr="00E40719">
        <w:rPr>
          <w:rFonts w:ascii="Trebuchet MS" w:hAnsi="Trebuchet MS"/>
          <w:b/>
          <w:noProof/>
        </w:rPr>
        <w:t xml:space="preserve">4:26 </w:t>
      </w:r>
      <w:r w:rsidRPr="00E40719">
        <w:rPr>
          <w:rFonts w:ascii="Trebuchet MS" w:hAnsi="Trebuchet MS"/>
          <w:noProof/>
        </w:rPr>
        <w:t xml:space="preserve">I do take </w:t>
      </w:r>
      <w:ins w:id="244" w:author="Author">
        <w:r w:rsidRPr="00E40719">
          <w:rPr>
            <w:rFonts w:ascii="Trebuchet MS" w:hAnsi="Trebuchet MS"/>
            <w:noProof/>
          </w:rPr>
          <w:t xml:space="preserve">the heavens and the earth </w:t>
        </w:r>
      </w:ins>
      <w:r w:rsidRPr="00E40719">
        <w:rPr>
          <w:rFonts w:ascii="Trebuchet MS" w:hAnsi="Trebuchet MS"/>
          <w:noProof/>
        </w:rPr>
        <w:t xml:space="preserve">as witnesses against </w:t>
      </w:r>
      <w:del w:id="245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46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today </w:t>
      </w:r>
      <w:del w:id="247" w:author="Author">
        <w:r w:rsidRPr="00E40719">
          <w:rPr>
            <w:rFonts w:ascii="Trebuchet MS" w:hAnsi="Trebuchet MS"/>
            <w:noProof/>
          </w:rPr>
          <w:delText xml:space="preserve">the heavens and the earth, </w:delText>
        </w:r>
      </w:del>
      <w:r w:rsidRPr="00E40719">
        <w:rPr>
          <w:rFonts w:ascii="Trebuchet MS" w:hAnsi="Trebuchet MS"/>
          <w:noProof/>
        </w:rPr>
        <w:t xml:space="preserve">that </w:t>
      </w:r>
      <w:del w:id="248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49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will </w:t>
      </w:r>
      <w:del w:id="250" w:author="Author">
        <w:r w:rsidRPr="00E40719">
          <w:rPr>
            <w:rFonts w:ascii="Trebuchet MS" w:hAnsi="Trebuchet MS"/>
            <w:noProof/>
          </w:rPr>
          <w:delText>positively</w:delText>
        </w:r>
      </w:del>
      <w:ins w:id="251" w:author="Author">
        <w:r w:rsidRPr="00E40719">
          <w:rPr>
            <w:rFonts w:ascii="Trebuchet MS" w:hAnsi="Trebuchet MS"/>
            <w:noProof/>
          </w:rPr>
          <w:t>surely and quickly</w:t>
        </w:r>
      </w:ins>
      <w:r w:rsidRPr="00E40719">
        <w:rPr>
          <w:rFonts w:ascii="Trebuchet MS" w:hAnsi="Trebuchet MS"/>
          <w:noProof/>
        </w:rPr>
        <w:t xml:space="preserve"> perish </w:t>
      </w:r>
      <w:del w:id="252" w:author="Author">
        <w:r w:rsidRPr="00E40719">
          <w:rPr>
            <w:rFonts w:ascii="Trebuchet MS" w:hAnsi="Trebuchet MS"/>
            <w:noProof/>
          </w:rPr>
          <w:delText xml:space="preserve">in a hurry </w:delText>
        </w:r>
      </w:del>
      <w:r w:rsidRPr="00E40719">
        <w:rPr>
          <w:rFonts w:ascii="Trebuchet MS" w:hAnsi="Trebuchet MS"/>
          <w:noProof/>
        </w:rPr>
        <w:t xml:space="preserve">from </w:t>
      </w:r>
      <w:del w:id="253" w:author="Author">
        <w:r w:rsidRPr="00E40719">
          <w:rPr>
            <w:rFonts w:ascii="Trebuchet MS" w:hAnsi="Trebuchet MS"/>
            <w:noProof/>
          </w:rPr>
          <w:delText xml:space="preserve">off </w:delText>
        </w:r>
      </w:del>
      <w:r w:rsidRPr="00E40719">
        <w:rPr>
          <w:rFonts w:ascii="Trebuchet MS" w:hAnsi="Trebuchet MS"/>
          <w:noProof/>
        </w:rPr>
        <w:t xml:space="preserve">the land </w:t>
      </w:r>
      <w:del w:id="254" w:author="Author">
        <w:r w:rsidRPr="00E40719">
          <w:rPr>
            <w:rFonts w:ascii="Trebuchet MS" w:hAnsi="Trebuchet MS"/>
            <w:noProof/>
          </w:rPr>
          <w:delText xml:space="preserve">to which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55" w:author="Author">
        <w:r w:rsidRPr="00E40719">
          <w:rPr>
            <w:rFonts w:ascii="Trebuchet MS" w:hAnsi="Trebuchet MS"/>
            <w:noProof/>
          </w:rPr>
          <w:t>that you</w:t>
        </w:r>
      </w:ins>
      <w:r w:rsidRPr="00E40719">
        <w:rPr>
          <w:rFonts w:ascii="Trebuchet MS" w:hAnsi="Trebuchet MS"/>
          <w:noProof/>
        </w:rPr>
        <w:t xml:space="preserve"> are crossing the Jordan to take possession of</w:t>
      </w:r>
      <w:del w:id="256" w:author="Author">
        <w:r w:rsidRPr="00E40719">
          <w:rPr>
            <w:rFonts w:ascii="Trebuchet MS" w:hAnsi="Trebuchet MS"/>
            <w:noProof/>
          </w:rPr>
          <w:delText xml:space="preserve"> it. Y</w:delText>
        </w:r>
        <w:r w:rsidRPr="00E40719">
          <w:rPr>
            <w:rFonts w:ascii="Trebuchet MS" w:hAnsi="Trebuchet MS"/>
            <w:noProof/>
            <w:u w:val="dotted"/>
          </w:rPr>
          <w:delText>OU</w:delText>
        </w:r>
      </w:del>
      <w:ins w:id="257" w:author="Author">
        <w:r w:rsidRPr="00E40719">
          <w:rPr>
            <w:rFonts w:ascii="Trebuchet MS" w:hAnsi="Trebuchet MS"/>
            <w:noProof/>
          </w:rPr>
          <w:t>. You</w:t>
        </w:r>
      </w:ins>
      <w:r w:rsidRPr="00E40719">
        <w:rPr>
          <w:rFonts w:ascii="Trebuchet MS" w:hAnsi="Trebuchet MS"/>
          <w:noProof/>
        </w:rPr>
        <w:t xml:space="preserve"> will not </w:t>
      </w:r>
      <w:del w:id="258" w:author="Author">
        <w:r w:rsidRPr="00E40719">
          <w:rPr>
            <w:rFonts w:ascii="Trebuchet MS" w:hAnsi="Trebuchet MS"/>
            <w:noProof/>
          </w:rPr>
          <w:delText xml:space="preserve">lengthen </w:delText>
        </w:r>
        <w:r w:rsidRPr="00E40719">
          <w:rPr>
            <w:rFonts w:ascii="Trebuchet MS" w:hAnsi="Trebuchet MS"/>
            <w:noProof/>
            <w:u w:val="dotted"/>
          </w:rPr>
          <w:delText>YOUR</w:delText>
        </w:r>
        <w:r w:rsidRPr="00E40719">
          <w:rPr>
            <w:rFonts w:ascii="Trebuchet MS" w:hAnsi="Trebuchet MS"/>
            <w:noProof/>
          </w:rPr>
          <w:delText xml:space="preserve"> days</w:delText>
        </w:r>
      </w:del>
      <w:ins w:id="259" w:author="Author">
        <w:r w:rsidRPr="00E40719">
          <w:rPr>
            <w:rFonts w:ascii="Trebuchet MS" w:hAnsi="Trebuchet MS"/>
            <w:noProof/>
          </w:rPr>
          <w:t>last long</w:t>
        </w:r>
      </w:ins>
      <w:r w:rsidRPr="00E40719">
        <w:rPr>
          <w:rFonts w:ascii="Trebuchet MS" w:hAnsi="Trebuchet MS"/>
          <w:noProof/>
        </w:rPr>
        <w:t xml:space="preserve"> on it, </w:t>
      </w:r>
      <w:del w:id="260" w:author="Author">
        <w:r w:rsidRPr="00E40719">
          <w:rPr>
            <w:rFonts w:ascii="Trebuchet MS" w:hAnsi="Trebuchet MS"/>
            <w:noProof/>
          </w:rPr>
          <w:delText xml:space="preserve">because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61" w:author="Author">
        <w:r w:rsidRPr="00E40719">
          <w:rPr>
            <w:rFonts w:ascii="Trebuchet MS" w:hAnsi="Trebuchet MS"/>
            <w:noProof/>
          </w:rPr>
          <w:t>but you</w:t>
        </w:r>
      </w:ins>
      <w:r w:rsidRPr="00E40719">
        <w:rPr>
          <w:rFonts w:ascii="Trebuchet MS" w:hAnsi="Trebuchet MS"/>
          <w:noProof/>
        </w:rPr>
        <w:t xml:space="preserve"> will </w:t>
      </w:r>
      <w:del w:id="262" w:author="Author">
        <w:r w:rsidRPr="00E40719">
          <w:rPr>
            <w:rFonts w:ascii="Trebuchet MS" w:hAnsi="Trebuchet MS"/>
            <w:noProof/>
          </w:rPr>
          <w:delText xml:space="preserve">positively </w:delText>
        </w:r>
      </w:del>
      <w:r w:rsidRPr="00E40719">
        <w:rPr>
          <w:rFonts w:ascii="Trebuchet MS" w:hAnsi="Trebuchet MS"/>
          <w:noProof/>
        </w:rPr>
        <w:t xml:space="preserve">be </w:t>
      </w:r>
      <w:ins w:id="263" w:author="Author">
        <w:r w:rsidRPr="00E40719">
          <w:rPr>
            <w:rFonts w:ascii="Trebuchet MS" w:hAnsi="Trebuchet MS"/>
            <w:noProof/>
          </w:rPr>
          <w:t xml:space="preserve">utterly </w:t>
        </w:r>
      </w:ins>
      <w:r w:rsidRPr="00E40719">
        <w:rPr>
          <w:rFonts w:ascii="Trebuchet MS" w:hAnsi="Trebuchet MS"/>
          <w:noProof/>
        </w:rPr>
        <w:t xml:space="preserve">annihilated. </w:t>
      </w:r>
      <w:r w:rsidRPr="00E40719">
        <w:rPr>
          <w:rFonts w:ascii="Trebuchet MS" w:hAnsi="Trebuchet MS"/>
          <w:b/>
          <w:noProof/>
        </w:rPr>
        <w:t xml:space="preserve">4:27 </w:t>
      </w:r>
      <w:del w:id="264" w:author="Author">
        <w:r w:rsidRPr="00E40719">
          <w:rPr>
            <w:rFonts w:ascii="Trebuchet MS" w:hAnsi="Trebuchet MS"/>
            <w:noProof/>
          </w:rPr>
          <w:delText xml:space="preserve">And </w:delText>
        </w:r>
      </w:del>
      <w:r w:rsidRPr="00E40719">
        <w:rPr>
          <w:rFonts w:ascii="Trebuchet MS" w:hAnsi="Trebuchet MS"/>
          <w:noProof/>
        </w:rPr>
        <w:t xml:space="preserve">Jehovah will </w:t>
      </w:r>
      <w:del w:id="265" w:author="Author">
        <w:r w:rsidRPr="00E40719">
          <w:rPr>
            <w:rFonts w:ascii="Trebuchet MS" w:hAnsi="Trebuchet MS"/>
            <w:noProof/>
          </w:rPr>
          <w:delText xml:space="preserve">certainly </w:delText>
        </w:r>
      </w:del>
      <w:r w:rsidRPr="00E40719">
        <w:rPr>
          <w:rFonts w:ascii="Trebuchet MS" w:hAnsi="Trebuchet MS"/>
          <w:noProof/>
        </w:rPr>
        <w:t xml:space="preserve">scatter </w:t>
      </w:r>
      <w:del w:id="266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67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among the peoples, and </w:t>
      </w:r>
      <w:del w:id="268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69" w:author="Author">
        <w:r w:rsidRPr="00E40719">
          <w:rPr>
            <w:rFonts w:ascii="Trebuchet MS" w:hAnsi="Trebuchet MS"/>
            <w:noProof/>
          </w:rPr>
          <w:t>just a few of you</w:t>
        </w:r>
      </w:ins>
      <w:r w:rsidRPr="00E40719">
        <w:rPr>
          <w:rFonts w:ascii="Trebuchet MS" w:hAnsi="Trebuchet MS"/>
          <w:noProof/>
        </w:rPr>
        <w:t xml:space="preserve"> will </w:t>
      </w:r>
      <w:del w:id="270" w:author="Author">
        <w:r w:rsidRPr="00E40719">
          <w:rPr>
            <w:rFonts w:ascii="Trebuchet MS" w:hAnsi="Trebuchet MS"/>
            <w:noProof/>
          </w:rPr>
          <w:delText>indeed be let remain few in number</w:delText>
        </w:r>
      </w:del>
      <w:ins w:id="271" w:author="Author">
        <w:r w:rsidRPr="00E40719">
          <w:rPr>
            <w:rFonts w:ascii="Trebuchet MS" w:hAnsi="Trebuchet MS"/>
            <w:noProof/>
          </w:rPr>
          <w:t>survive</w:t>
        </w:r>
      </w:ins>
      <w:r w:rsidRPr="00E40719">
        <w:rPr>
          <w:rFonts w:ascii="Trebuchet MS" w:hAnsi="Trebuchet MS"/>
          <w:noProof/>
        </w:rPr>
        <w:t xml:space="preserve"> among the nations to which Jehovah will </w:t>
      </w:r>
      <w:del w:id="272" w:author="Author">
        <w:r w:rsidRPr="00E40719">
          <w:rPr>
            <w:rFonts w:ascii="Trebuchet MS" w:hAnsi="Trebuchet MS"/>
            <w:noProof/>
          </w:rPr>
          <w:delText xml:space="preserve">drive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away</w:delText>
        </w:r>
      </w:del>
      <w:ins w:id="273" w:author="Author">
        <w:r w:rsidRPr="00E40719">
          <w:rPr>
            <w:rFonts w:ascii="Trebuchet MS" w:hAnsi="Trebuchet MS"/>
            <w:noProof/>
          </w:rPr>
          <w:t>have driven you</w:t>
        </w:r>
      </w:ins>
      <w:r w:rsidRPr="00E40719">
        <w:rPr>
          <w:rFonts w:ascii="Trebuchet MS" w:hAnsi="Trebuchet MS"/>
          <w:noProof/>
        </w:rPr>
        <w:t xml:space="preserve">. </w:t>
      </w:r>
      <w:r w:rsidRPr="00E40719">
        <w:rPr>
          <w:rFonts w:ascii="Trebuchet MS" w:hAnsi="Trebuchet MS"/>
          <w:b/>
          <w:noProof/>
        </w:rPr>
        <w:t xml:space="preserve">4:28 </w:t>
      </w:r>
      <w:del w:id="274" w:author="Author">
        <w:r w:rsidRPr="00E40719">
          <w:rPr>
            <w:rFonts w:ascii="Trebuchet MS" w:hAnsi="Trebuchet MS"/>
            <w:noProof/>
          </w:rPr>
          <w:delText xml:space="preserve">And there </w:delText>
        </w:r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275" w:author="Author">
        <w:r w:rsidRPr="00E40719">
          <w:rPr>
            <w:rFonts w:ascii="Trebuchet MS" w:hAnsi="Trebuchet MS"/>
            <w:noProof/>
          </w:rPr>
          <w:t>There you</w:t>
        </w:r>
      </w:ins>
      <w:r w:rsidRPr="00E40719">
        <w:rPr>
          <w:rFonts w:ascii="Trebuchet MS" w:hAnsi="Trebuchet MS"/>
          <w:noProof/>
        </w:rPr>
        <w:t xml:space="preserve"> will have to serve gods</w:t>
      </w:r>
      <w:del w:id="276" w:author="Author">
        <w:r w:rsidRPr="00E40719">
          <w:rPr>
            <w:rFonts w:ascii="Trebuchet MS" w:hAnsi="Trebuchet MS"/>
            <w:noProof/>
          </w:rPr>
          <w:delText>, the product</w:delText>
        </w:r>
      </w:del>
      <w:r w:rsidRPr="00E40719">
        <w:rPr>
          <w:rFonts w:ascii="Trebuchet MS" w:hAnsi="Trebuchet MS"/>
          <w:noProof/>
        </w:rPr>
        <w:t xml:space="preserve"> of </w:t>
      </w:r>
      <w:del w:id="277" w:author="Author">
        <w:r w:rsidRPr="00E40719">
          <w:rPr>
            <w:rFonts w:ascii="Trebuchet MS" w:hAnsi="Trebuchet MS"/>
            <w:noProof/>
          </w:rPr>
          <w:delText xml:space="preserve">the hands of man, </w:delText>
        </w:r>
      </w:del>
      <w:r w:rsidRPr="00E40719">
        <w:rPr>
          <w:rFonts w:ascii="Trebuchet MS" w:hAnsi="Trebuchet MS"/>
          <w:noProof/>
        </w:rPr>
        <w:t>wood and stone</w:t>
      </w:r>
      <w:del w:id="278" w:author="Author">
        <w:r w:rsidRPr="00E40719">
          <w:rPr>
            <w:rFonts w:ascii="Trebuchet MS" w:hAnsi="Trebuchet MS"/>
            <w:noProof/>
          </w:rPr>
          <w:delText>, which</w:delText>
        </w:r>
      </w:del>
      <w:ins w:id="279" w:author="Author">
        <w:r w:rsidRPr="00E40719">
          <w:rPr>
            <w:rFonts w:ascii="Trebuchet MS" w:hAnsi="Trebuchet MS"/>
            <w:noProof/>
          </w:rPr>
          <w:t xml:space="preserve"> made by human hands, gods that</w:t>
        </w:r>
      </w:ins>
      <w:r w:rsidRPr="00E40719">
        <w:rPr>
          <w:rFonts w:ascii="Trebuchet MS" w:hAnsi="Trebuchet MS"/>
          <w:noProof/>
        </w:rPr>
        <w:t xml:space="preserve"> cannot see or hear or eat or smell.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4:29 </w:t>
      </w:r>
      <w:r w:rsidRPr="00E40719">
        <w:rPr>
          <w:rFonts w:ascii="Trebuchet MS" w:hAnsi="Trebuchet MS"/>
          <w:noProof/>
        </w:rPr>
        <w:t xml:space="preserve">“If </w:t>
      </w:r>
      <w:del w:id="280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  <w:r w:rsidRPr="00E40719">
          <w:rPr>
            <w:rFonts w:ascii="Trebuchet MS" w:hAnsi="Trebuchet MS"/>
            <w:noProof/>
          </w:rPr>
          <w:delText xml:space="preserve"> do look</w:delText>
        </w:r>
      </w:del>
      <w:ins w:id="281" w:author="Author">
        <w:r w:rsidRPr="00E40719">
          <w:rPr>
            <w:rFonts w:ascii="Trebuchet MS" w:hAnsi="Trebuchet MS"/>
            <w:noProof/>
          </w:rPr>
          <w:t>you search</w:t>
        </w:r>
      </w:ins>
      <w:r w:rsidRPr="00E40719">
        <w:rPr>
          <w:rFonts w:ascii="Trebuchet MS" w:hAnsi="Trebuchet MS"/>
          <w:noProof/>
        </w:rPr>
        <w:t xml:space="preserve"> for Jehovah your God from there, you will </w:t>
      </w:r>
      <w:del w:id="282" w:author="Author">
        <w:r w:rsidRPr="00E40719">
          <w:rPr>
            <w:rFonts w:ascii="Trebuchet MS" w:hAnsi="Trebuchet MS"/>
            <w:noProof/>
          </w:rPr>
          <w:delText xml:space="preserve">also </w:delText>
        </w:r>
      </w:del>
      <w:r w:rsidRPr="00E40719">
        <w:rPr>
          <w:rFonts w:ascii="Trebuchet MS" w:hAnsi="Trebuchet MS"/>
          <w:noProof/>
        </w:rPr>
        <w:t xml:space="preserve">certainly find him, </w:t>
      </w:r>
      <w:del w:id="283" w:author="Author">
        <w:r w:rsidRPr="00E40719">
          <w:rPr>
            <w:rFonts w:ascii="Trebuchet MS" w:hAnsi="Trebuchet MS"/>
            <w:noProof/>
          </w:rPr>
          <w:delText>because</w:delText>
        </w:r>
      </w:del>
      <w:ins w:id="284" w:author="Author">
        <w:r w:rsidRPr="00E40719">
          <w:rPr>
            <w:rFonts w:ascii="Trebuchet MS" w:hAnsi="Trebuchet MS"/>
            <w:noProof/>
          </w:rPr>
          <w:t>if</w:t>
        </w:r>
      </w:ins>
      <w:r w:rsidRPr="00E40719">
        <w:rPr>
          <w:rFonts w:ascii="Trebuchet MS" w:hAnsi="Trebuchet MS"/>
          <w:noProof/>
        </w:rPr>
        <w:t xml:space="preserve"> you</w:t>
      </w:r>
      <w:del w:id="285" w:author="Author">
        <w:r w:rsidRPr="00E40719">
          <w:rPr>
            <w:rFonts w:ascii="Trebuchet MS" w:hAnsi="Trebuchet MS"/>
            <w:noProof/>
          </w:rPr>
          <w:delText xml:space="preserve"> will</w:delText>
        </w:r>
      </w:del>
      <w:r w:rsidRPr="00E40719">
        <w:rPr>
          <w:rFonts w:ascii="Trebuchet MS" w:hAnsi="Trebuchet MS"/>
          <w:noProof/>
        </w:rPr>
        <w:t xml:space="preserve"> inquire for him with all your heart and with all your soul.</w:t>
      </w:r>
      <w:ins w:id="286" w:author="Author">
        <w:r w:rsidRPr="00E4071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E40719">
        <w:rPr>
          <w:rFonts w:ascii="Trebuchet MS" w:hAnsi="Trebuchet MS"/>
          <w:noProof/>
        </w:rPr>
        <w:t xml:space="preserve"> </w:t>
      </w:r>
      <w:r w:rsidRPr="00E40719">
        <w:rPr>
          <w:rFonts w:ascii="Trebuchet MS" w:hAnsi="Trebuchet MS"/>
          <w:b/>
          <w:noProof/>
        </w:rPr>
        <w:t xml:space="preserve">4:30 </w:t>
      </w:r>
      <w:r w:rsidRPr="00E40719">
        <w:rPr>
          <w:rFonts w:ascii="Trebuchet MS" w:hAnsi="Trebuchet MS"/>
          <w:noProof/>
        </w:rPr>
        <w:t xml:space="preserve">When you are in </w:t>
      </w:r>
      <w:del w:id="289" w:author="Author">
        <w:r w:rsidRPr="00E40719">
          <w:rPr>
            <w:rFonts w:ascii="Trebuchet MS" w:hAnsi="Trebuchet MS"/>
            <w:noProof/>
          </w:rPr>
          <w:delText>sore straits</w:delText>
        </w:r>
      </w:del>
      <w:ins w:id="290" w:author="Author">
        <w:r w:rsidRPr="00E40719">
          <w:rPr>
            <w:rFonts w:ascii="Trebuchet MS" w:hAnsi="Trebuchet MS"/>
            <w:noProof/>
          </w:rPr>
          <w:t>great distress</w:t>
        </w:r>
      </w:ins>
      <w:r w:rsidRPr="00E40719">
        <w:rPr>
          <w:rFonts w:ascii="Trebuchet MS" w:hAnsi="Trebuchet MS"/>
          <w:noProof/>
        </w:rPr>
        <w:t xml:space="preserve"> and all these </w:t>
      </w:r>
      <w:del w:id="291" w:author="Author">
        <w:r w:rsidRPr="00E40719">
          <w:rPr>
            <w:rFonts w:ascii="Trebuchet MS" w:hAnsi="Trebuchet MS"/>
            <w:noProof/>
          </w:rPr>
          <w:delText>words</w:delText>
        </w:r>
      </w:del>
      <w:ins w:id="292" w:author="Author">
        <w:r w:rsidRPr="00E40719">
          <w:rPr>
            <w:rFonts w:ascii="Trebuchet MS" w:hAnsi="Trebuchet MS"/>
            <w:noProof/>
          </w:rPr>
          <w:t>things</w:t>
        </w:r>
      </w:ins>
      <w:r w:rsidRPr="00E40719">
        <w:rPr>
          <w:rFonts w:ascii="Trebuchet MS" w:hAnsi="Trebuchet MS"/>
          <w:noProof/>
        </w:rPr>
        <w:t xml:space="preserve"> have </w:t>
      </w:r>
      <w:del w:id="293" w:author="Author">
        <w:r w:rsidRPr="00E40719">
          <w:rPr>
            <w:rFonts w:ascii="Trebuchet MS" w:hAnsi="Trebuchet MS"/>
            <w:noProof/>
          </w:rPr>
          <w:delText>found</w:delText>
        </w:r>
      </w:del>
      <w:ins w:id="294" w:author="Author">
        <w:r w:rsidRPr="00E40719">
          <w:rPr>
            <w:rFonts w:ascii="Trebuchet MS" w:hAnsi="Trebuchet MS"/>
            <w:noProof/>
          </w:rPr>
          <w:t>happened to</w:t>
        </w:r>
      </w:ins>
      <w:r w:rsidRPr="00E40719">
        <w:rPr>
          <w:rFonts w:ascii="Trebuchet MS" w:hAnsi="Trebuchet MS"/>
          <w:noProof/>
        </w:rPr>
        <w:t xml:space="preserve"> you </w:t>
      </w:r>
      <w:del w:id="295" w:author="Author">
        <w:r w:rsidRPr="00E40719">
          <w:rPr>
            <w:rFonts w:ascii="Trebuchet MS" w:hAnsi="Trebuchet MS"/>
            <w:noProof/>
          </w:rPr>
          <w:delText>out at the close of the days</w:delText>
        </w:r>
      </w:del>
      <w:ins w:id="296" w:author="Author">
        <w:r w:rsidRPr="00E40719">
          <w:rPr>
            <w:rFonts w:ascii="Trebuchet MS" w:hAnsi="Trebuchet MS"/>
            <w:noProof/>
          </w:rPr>
          <w:t>in later times</w:t>
        </w:r>
      </w:ins>
      <w:r w:rsidRPr="00E40719">
        <w:rPr>
          <w:rFonts w:ascii="Trebuchet MS" w:hAnsi="Trebuchet MS"/>
          <w:noProof/>
        </w:rPr>
        <w:t xml:space="preserve">, then you will </w:t>
      </w:r>
      <w:del w:id="297" w:author="Author">
        <w:r w:rsidRPr="00E40719">
          <w:rPr>
            <w:rFonts w:ascii="Trebuchet MS" w:hAnsi="Trebuchet MS"/>
            <w:noProof/>
          </w:rPr>
          <w:delText xml:space="preserve">have to </w:delText>
        </w:r>
      </w:del>
      <w:r w:rsidRPr="00E40719">
        <w:rPr>
          <w:rFonts w:ascii="Trebuchet MS" w:hAnsi="Trebuchet MS"/>
          <w:noProof/>
        </w:rPr>
        <w:t xml:space="preserve">return to Jehovah your God and </w:t>
      </w:r>
      <w:del w:id="298" w:author="Author">
        <w:r w:rsidRPr="00E40719">
          <w:rPr>
            <w:rFonts w:ascii="Trebuchet MS" w:hAnsi="Trebuchet MS"/>
            <w:noProof/>
          </w:rPr>
          <w:delText xml:space="preserve">to </w:delText>
        </w:r>
      </w:del>
      <w:r w:rsidRPr="00E40719">
        <w:rPr>
          <w:rFonts w:ascii="Trebuchet MS" w:hAnsi="Trebuchet MS"/>
          <w:noProof/>
        </w:rPr>
        <w:t xml:space="preserve">listen to his voice. </w:t>
      </w:r>
      <w:r w:rsidRPr="00E40719">
        <w:rPr>
          <w:rFonts w:ascii="Trebuchet MS" w:hAnsi="Trebuchet MS"/>
          <w:b/>
          <w:noProof/>
        </w:rPr>
        <w:t xml:space="preserve">4:31 </w:t>
      </w:r>
      <w:r w:rsidRPr="00E40719">
        <w:rPr>
          <w:rFonts w:ascii="Trebuchet MS" w:hAnsi="Trebuchet MS"/>
          <w:noProof/>
        </w:rPr>
        <w:t xml:space="preserve">For Jehovah your God is a merciful God. He will not desert you or bring you to ruin or forget the covenant </w:t>
      </w:r>
      <w:del w:id="299" w:author="Author">
        <w:r w:rsidRPr="00E40719">
          <w:rPr>
            <w:rFonts w:ascii="Trebuchet MS" w:hAnsi="Trebuchet MS"/>
            <w:noProof/>
          </w:rPr>
          <w:delText xml:space="preserve">of your forefathers </w:delText>
        </w:r>
      </w:del>
      <w:r w:rsidRPr="00E40719">
        <w:rPr>
          <w:rFonts w:ascii="Trebuchet MS" w:hAnsi="Trebuchet MS"/>
          <w:noProof/>
        </w:rPr>
        <w:t xml:space="preserve">that he swore to </w:t>
      </w:r>
      <w:del w:id="300" w:author="Author">
        <w:r w:rsidRPr="00E40719">
          <w:rPr>
            <w:rFonts w:ascii="Trebuchet MS" w:hAnsi="Trebuchet MS"/>
            <w:noProof/>
          </w:rPr>
          <w:delText>them</w:delText>
        </w:r>
      </w:del>
      <w:ins w:id="301" w:author="Author">
        <w:r w:rsidRPr="00E40719">
          <w:rPr>
            <w:rFonts w:ascii="Trebuchet MS" w:hAnsi="Trebuchet MS"/>
            <w:noProof/>
          </w:rPr>
          <w:t>your forefathers</w:t>
        </w:r>
      </w:ins>
      <w:r w:rsidRPr="00E40719">
        <w:rPr>
          <w:rFonts w:ascii="Trebuchet MS" w:hAnsi="Trebuchet MS"/>
          <w:noProof/>
        </w:rPr>
        <w:t>.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4:32 </w:t>
      </w:r>
      <w:r w:rsidRPr="00E40719">
        <w:rPr>
          <w:rFonts w:ascii="Trebuchet MS" w:hAnsi="Trebuchet MS"/>
          <w:noProof/>
        </w:rPr>
        <w:t>“</w:t>
      </w:r>
      <w:del w:id="302" w:author="Author">
        <w:r w:rsidRPr="00E40719">
          <w:rPr>
            <w:rFonts w:ascii="Trebuchet MS" w:hAnsi="Trebuchet MS"/>
            <w:noProof/>
          </w:rPr>
          <w:delText xml:space="preserve">Now ask, please, concerning </w:delText>
        </w:r>
      </w:del>
      <w:ins w:id="303" w:author="Author">
        <w:r w:rsidRPr="00E40719">
          <w:rPr>
            <w:rFonts w:ascii="Trebuchet MS" w:hAnsi="Trebuchet MS"/>
            <w:noProof/>
          </w:rPr>
          <w:t xml:space="preserve">Ask, now, about </w:t>
        </w:r>
      </w:ins>
      <w:r w:rsidRPr="00E40719">
        <w:rPr>
          <w:rFonts w:ascii="Trebuchet MS" w:hAnsi="Trebuchet MS"/>
          <w:noProof/>
        </w:rPr>
        <w:t xml:space="preserve">the former days </w:t>
      </w:r>
      <w:del w:id="304" w:author="Author">
        <w:r w:rsidRPr="00E40719">
          <w:rPr>
            <w:rFonts w:ascii="Trebuchet MS" w:hAnsi="Trebuchet MS"/>
            <w:noProof/>
          </w:rPr>
          <w:delText xml:space="preserve">that occurred </w:delText>
        </w:r>
      </w:del>
      <w:r w:rsidRPr="00E40719">
        <w:rPr>
          <w:rFonts w:ascii="Trebuchet MS" w:hAnsi="Trebuchet MS"/>
          <w:noProof/>
        </w:rPr>
        <w:t xml:space="preserve">before </w:t>
      </w:r>
      <w:del w:id="305" w:author="Author">
        <w:r w:rsidRPr="00E40719">
          <w:rPr>
            <w:rFonts w:ascii="Trebuchet MS" w:hAnsi="Trebuchet MS"/>
            <w:noProof/>
          </w:rPr>
          <w:delText>you</w:delText>
        </w:r>
      </w:del>
      <w:ins w:id="306" w:author="Author">
        <w:r w:rsidRPr="00E40719">
          <w:rPr>
            <w:rFonts w:ascii="Trebuchet MS" w:hAnsi="Trebuchet MS"/>
            <w:noProof/>
          </w:rPr>
          <w:t>your time</w:t>
        </w:r>
      </w:ins>
      <w:r w:rsidRPr="00E40719">
        <w:rPr>
          <w:rFonts w:ascii="Trebuchet MS" w:hAnsi="Trebuchet MS"/>
          <w:noProof/>
        </w:rPr>
        <w:t xml:space="preserve">, from the day </w:t>
      </w:r>
      <w:del w:id="307" w:author="Author">
        <w:r w:rsidRPr="00E40719">
          <w:rPr>
            <w:rFonts w:ascii="Trebuchet MS" w:hAnsi="Trebuchet MS"/>
            <w:noProof/>
          </w:rPr>
          <w:delText>that</w:delText>
        </w:r>
      </w:del>
      <w:ins w:id="308" w:author="Author">
        <w:r w:rsidRPr="00E40719">
          <w:rPr>
            <w:rFonts w:ascii="Trebuchet MS" w:hAnsi="Trebuchet MS"/>
            <w:noProof/>
          </w:rPr>
          <w:t>when</w:t>
        </w:r>
      </w:ins>
      <w:r w:rsidRPr="00E40719">
        <w:rPr>
          <w:rFonts w:ascii="Trebuchet MS" w:hAnsi="Trebuchet MS"/>
          <w:noProof/>
        </w:rPr>
        <w:t xml:space="preserve"> God created man on the earth</w:t>
      </w:r>
      <w:del w:id="309" w:author="Author">
        <w:r w:rsidRPr="00E40719">
          <w:rPr>
            <w:rFonts w:ascii="Trebuchet MS" w:hAnsi="Trebuchet MS"/>
            <w:noProof/>
          </w:rPr>
          <w:delText xml:space="preserve"> and</w:delText>
        </w:r>
      </w:del>
      <w:ins w:id="310" w:author="Author">
        <w:r w:rsidRPr="00E40719">
          <w:rPr>
            <w:rFonts w:ascii="Trebuchet MS" w:hAnsi="Trebuchet MS"/>
            <w:noProof/>
          </w:rPr>
          <w:t>; search</w:t>
        </w:r>
      </w:ins>
      <w:r w:rsidRPr="00E40719">
        <w:rPr>
          <w:rFonts w:ascii="Trebuchet MS" w:hAnsi="Trebuchet MS"/>
          <w:noProof/>
        </w:rPr>
        <w:t xml:space="preserve"> from one end of the heavens </w:t>
      </w:r>
      <w:del w:id="311" w:author="Author">
        <w:r w:rsidRPr="00E40719">
          <w:rPr>
            <w:rFonts w:ascii="Trebuchet MS" w:hAnsi="Trebuchet MS"/>
            <w:noProof/>
          </w:rPr>
          <w:delText xml:space="preserve">clear </w:delText>
        </w:r>
      </w:del>
      <w:r w:rsidRPr="00E40719">
        <w:rPr>
          <w:rFonts w:ascii="Trebuchet MS" w:hAnsi="Trebuchet MS"/>
          <w:noProof/>
        </w:rPr>
        <w:t>to the other end of the heavens</w:t>
      </w:r>
      <w:del w:id="312" w:author="Author">
        <w:r w:rsidRPr="00E40719">
          <w:rPr>
            <w:rFonts w:ascii="Trebuchet MS" w:hAnsi="Trebuchet MS"/>
            <w:noProof/>
          </w:rPr>
          <w:delText>, Was any</w:delText>
        </w:r>
      </w:del>
      <w:ins w:id="313" w:author="Author">
        <w:r w:rsidRPr="00E40719">
          <w:rPr>
            <w:rFonts w:ascii="Trebuchet MS" w:hAnsi="Trebuchet MS"/>
            <w:noProof/>
          </w:rPr>
          <w:t>. Has anything so</w:t>
        </w:r>
      </w:ins>
      <w:r w:rsidRPr="00E40719">
        <w:rPr>
          <w:rFonts w:ascii="Trebuchet MS" w:hAnsi="Trebuchet MS"/>
          <w:noProof/>
        </w:rPr>
        <w:t xml:space="preserve"> great </w:t>
      </w:r>
      <w:del w:id="314" w:author="Author">
        <w:r w:rsidRPr="00E40719">
          <w:rPr>
            <w:rFonts w:ascii="Trebuchet MS" w:hAnsi="Trebuchet MS"/>
            <w:noProof/>
          </w:rPr>
          <w:delText>thing brought about like this</w:delText>
        </w:r>
      </w:del>
      <w:ins w:id="315" w:author="Author">
        <w:r w:rsidRPr="00E40719">
          <w:rPr>
            <w:rFonts w:ascii="Trebuchet MS" w:hAnsi="Trebuchet MS"/>
            <w:noProof/>
          </w:rPr>
          <w:t>ever happened</w:t>
        </w:r>
      </w:ins>
      <w:r w:rsidRPr="00E40719">
        <w:rPr>
          <w:rFonts w:ascii="Trebuchet MS" w:hAnsi="Trebuchet MS"/>
          <w:noProof/>
        </w:rPr>
        <w:t xml:space="preserve"> or </w:t>
      </w:r>
      <w:del w:id="316" w:author="Author">
        <w:r w:rsidRPr="00E40719">
          <w:rPr>
            <w:rFonts w:ascii="Trebuchet MS" w:hAnsi="Trebuchet MS"/>
            <w:noProof/>
          </w:rPr>
          <w:delText>was</w:delText>
        </w:r>
      </w:del>
      <w:ins w:id="317" w:author="Author">
        <w:r w:rsidRPr="00E40719">
          <w:rPr>
            <w:rFonts w:ascii="Trebuchet MS" w:hAnsi="Trebuchet MS"/>
            <w:noProof/>
          </w:rPr>
          <w:t>has</w:t>
        </w:r>
      </w:ins>
      <w:r w:rsidRPr="00E40719">
        <w:rPr>
          <w:rFonts w:ascii="Trebuchet MS" w:hAnsi="Trebuchet MS"/>
          <w:noProof/>
        </w:rPr>
        <w:t xml:space="preserve"> anything </w:t>
      </w:r>
      <w:del w:id="318" w:author="Author">
        <w:r w:rsidRPr="00E40719">
          <w:rPr>
            <w:rFonts w:ascii="Trebuchet MS" w:hAnsi="Trebuchet MS"/>
            <w:noProof/>
          </w:rPr>
          <w:delText xml:space="preserve">heard </w:delText>
        </w:r>
      </w:del>
      <w:r w:rsidRPr="00E40719">
        <w:rPr>
          <w:rFonts w:ascii="Trebuchet MS" w:hAnsi="Trebuchet MS"/>
          <w:noProof/>
        </w:rPr>
        <w:t>like it</w:t>
      </w:r>
      <w:ins w:id="319" w:author="Author">
        <w:r w:rsidRPr="00E40719">
          <w:rPr>
            <w:rFonts w:ascii="Trebuchet MS" w:hAnsi="Trebuchet MS"/>
            <w:noProof/>
          </w:rPr>
          <w:t xml:space="preserve"> ever been heard of</w:t>
        </w:r>
      </w:ins>
      <w:r w:rsidRPr="00E40719">
        <w:rPr>
          <w:rFonts w:ascii="Trebuchet MS" w:hAnsi="Trebuchet MS"/>
          <w:noProof/>
        </w:rPr>
        <w:t xml:space="preserve">? </w:t>
      </w:r>
      <w:r w:rsidRPr="00E40719">
        <w:rPr>
          <w:rFonts w:ascii="Trebuchet MS" w:hAnsi="Trebuchet MS"/>
          <w:b/>
          <w:noProof/>
        </w:rPr>
        <w:t xml:space="preserve">4:33 </w:t>
      </w:r>
      <w:del w:id="320" w:author="Author">
        <w:r w:rsidRPr="00E40719">
          <w:rPr>
            <w:rFonts w:ascii="Trebuchet MS" w:hAnsi="Trebuchet MS"/>
            <w:noProof/>
          </w:rPr>
          <w:delText>Has</w:delText>
        </w:r>
      </w:del>
      <w:ins w:id="321" w:author="Author">
        <w:r w:rsidRPr="00E40719">
          <w:rPr>
            <w:rFonts w:ascii="Trebuchet MS" w:hAnsi="Trebuchet MS"/>
            <w:noProof/>
          </w:rPr>
          <w:t>Have</w:t>
        </w:r>
      </w:ins>
      <w:r w:rsidRPr="00E40719">
        <w:rPr>
          <w:rFonts w:ascii="Trebuchet MS" w:hAnsi="Trebuchet MS"/>
          <w:noProof/>
        </w:rPr>
        <w:t xml:space="preserve"> any other people heard the voice of God speaking out of the </w:t>
      </w:r>
      <w:del w:id="322" w:author="Author">
        <w:r w:rsidRPr="00E40719">
          <w:rPr>
            <w:rFonts w:ascii="Trebuchet MS" w:hAnsi="Trebuchet MS"/>
            <w:noProof/>
          </w:rPr>
          <w:delText xml:space="preserve">middle of the </w:delText>
        </w:r>
      </w:del>
      <w:r w:rsidRPr="00E40719">
        <w:rPr>
          <w:rFonts w:ascii="Trebuchet MS" w:hAnsi="Trebuchet MS"/>
          <w:noProof/>
        </w:rPr>
        <w:t xml:space="preserve">fire the way you </w:t>
      </w:r>
      <w:del w:id="323" w:author="Author">
        <w:r w:rsidRPr="00E40719">
          <w:rPr>
            <w:rFonts w:ascii="Trebuchet MS" w:hAnsi="Trebuchet MS"/>
            <w:noProof/>
          </w:rPr>
          <w:delText xml:space="preserve">yourself </w:delText>
        </w:r>
      </w:del>
      <w:r w:rsidRPr="00E40719">
        <w:rPr>
          <w:rFonts w:ascii="Trebuchet MS" w:hAnsi="Trebuchet MS"/>
          <w:noProof/>
        </w:rPr>
        <w:t>have heard it</w:t>
      </w:r>
      <w:del w:id="324" w:author="Author">
        <w:r w:rsidRPr="00E40719">
          <w:rPr>
            <w:rFonts w:ascii="Trebuchet MS" w:hAnsi="Trebuchet MS"/>
            <w:noProof/>
          </w:rPr>
          <w:delText>,</w:delText>
        </w:r>
      </w:del>
      <w:r w:rsidRPr="00E40719">
        <w:rPr>
          <w:rFonts w:ascii="Trebuchet MS" w:hAnsi="Trebuchet MS"/>
          <w:noProof/>
        </w:rPr>
        <w:t xml:space="preserve"> and kept on living? </w:t>
      </w:r>
      <w:r w:rsidRPr="00E40719">
        <w:rPr>
          <w:rFonts w:ascii="Trebuchet MS" w:hAnsi="Trebuchet MS"/>
          <w:b/>
          <w:noProof/>
        </w:rPr>
        <w:t xml:space="preserve">4:34 </w:t>
      </w:r>
      <w:r w:rsidRPr="00E40719">
        <w:rPr>
          <w:rFonts w:ascii="Trebuchet MS" w:hAnsi="Trebuchet MS"/>
          <w:noProof/>
        </w:rPr>
        <w:t xml:space="preserve">Or </w:t>
      </w:r>
      <w:del w:id="325" w:author="Author">
        <w:r w:rsidRPr="00E40719">
          <w:rPr>
            <w:rFonts w:ascii="Trebuchet MS" w:hAnsi="Trebuchet MS"/>
            <w:noProof/>
          </w:rPr>
          <w:delText>did</w:delText>
        </w:r>
      </w:del>
      <w:ins w:id="326" w:author="Author">
        <w:r w:rsidRPr="00E40719">
          <w:rPr>
            <w:rFonts w:ascii="Trebuchet MS" w:hAnsi="Trebuchet MS"/>
            <w:noProof/>
          </w:rPr>
          <w:t>has</w:t>
        </w:r>
      </w:ins>
      <w:r w:rsidRPr="00E40719">
        <w:rPr>
          <w:rFonts w:ascii="Trebuchet MS" w:hAnsi="Trebuchet MS"/>
          <w:noProof/>
        </w:rPr>
        <w:t xml:space="preserve"> God </w:t>
      </w:r>
      <w:del w:id="327" w:author="Author">
        <w:r w:rsidRPr="00E40719">
          <w:rPr>
            <w:rFonts w:ascii="Trebuchet MS" w:hAnsi="Trebuchet MS"/>
            <w:noProof/>
          </w:rPr>
          <w:delText>attempt to come</w:delText>
        </w:r>
      </w:del>
      <w:ins w:id="328" w:author="Author">
        <w:r w:rsidRPr="00E40719">
          <w:rPr>
            <w:rFonts w:ascii="Trebuchet MS" w:hAnsi="Trebuchet MS"/>
            <w:noProof/>
          </w:rPr>
          <w:t>ever attempted</w:t>
        </w:r>
      </w:ins>
      <w:r w:rsidRPr="00E40719">
        <w:rPr>
          <w:rFonts w:ascii="Trebuchet MS" w:hAnsi="Trebuchet MS"/>
          <w:noProof/>
        </w:rPr>
        <w:t xml:space="preserve"> to take </w:t>
      </w:r>
      <w:ins w:id="329" w:author="Author">
        <w:r w:rsidRPr="00E40719">
          <w:rPr>
            <w:rFonts w:ascii="Trebuchet MS" w:hAnsi="Trebuchet MS"/>
            <w:noProof/>
          </w:rPr>
          <w:t xml:space="preserve">for himself </w:t>
        </w:r>
      </w:ins>
      <w:r w:rsidRPr="00E40719">
        <w:rPr>
          <w:rFonts w:ascii="Trebuchet MS" w:hAnsi="Trebuchet MS"/>
          <w:noProof/>
        </w:rPr>
        <w:t xml:space="preserve">a nation </w:t>
      </w:r>
      <w:del w:id="330" w:author="Author">
        <w:r w:rsidRPr="00E40719">
          <w:rPr>
            <w:rFonts w:ascii="Trebuchet MS" w:hAnsi="Trebuchet MS"/>
            <w:noProof/>
          </w:rPr>
          <w:delText xml:space="preserve">to himself </w:delText>
        </w:r>
      </w:del>
      <w:r w:rsidRPr="00E40719">
        <w:rPr>
          <w:rFonts w:ascii="Trebuchet MS" w:hAnsi="Trebuchet MS"/>
          <w:noProof/>
        </w:rPr>
        <w:t xml:space="preserve">out of the midst of another nation </w:t>
      </w:r>
      <w:ins w:id="331" w:author="Author">
        <w:r w:rsidRPr="00E40719">
          <w:rPr>
            <w:rFonts w:ascii="Trebuchet MS" w:hAnsi="Trebuchet MS"/>
            <w:noProof/>
          </w:rPr>
          <w:t xml:space="preserve">along </w:t>
        </w:r>
      </w:ins>
      <w:r w:rsidRPr="00E40719">
        <w:rPr>
          <w:rFonts w:ascii="Trebuchet MS" w:hAnsi="Trebuchet MS"/>
          <w:noProof/>
        </w:rPr>
        <w:t xml:space="preserve">with </w:t>
      </w:r>
      <w:del w:id="332" w:author="Author">
        <w:r w:rsidRPr="00E40719">
          <w:rPr>
            <w:rFonts w:ascii="Trebuchet MS" w:hAnsi="Trebuchet MS"/>
            <w:noProof/>
          </w:rPr>
          <w:delText>provings,</w:delText>
        </w:r>
      </w:del>
      <w:ins w:id="333" w:author="Author">
        <w:r w:rsidRPr="00E40719">
          <w:rPr>
            <w:rFonts w:ascii="Trebuchet MS" w:hAnsi="Trebuchet MS"/>
            <w:noProof/>
          </w:rPr>
          <w:t>judgments,</w:t>
        </w:r>
        <w:r w:rsidRPr="00E40719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E40719">
        <w:rPr>
          <w:rFonts w:ascii="Trebuchet MS" w:hAnsi="Trebuchet MS"/>
          <w:noProof/>
        </w:rPr>
        <w:t xml:space="preserve"> with signs</w:t>
      </w:r>
      <w:del w:id="336" w:author="Author">
        <w:r w:rsidRPr="00E40719">
          <w:rPr>
            <w:rFonts w:ascii="Trebuchet MS" w:hAnsi="Trebuchet MS"/>
            <w:noProof/>
          </w:rPr>
          <w:delText xml:space="preserve"> and</w:delText>
        </w:r>
      </w:del>
      <w:ins w:id="337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with miracles</w:t>
      </w:r>
      <w:del w:id="338" w:author="Author">
        <w:r w:rsidRPr="00E40719">
          <w:rPr>
            <w:rFonts w:ascii="Trebuchet MS" w:hAnsi="Trebuchet MS"/>
            <w:noProof/>
          </w:rPr>
          <w:delText xml:space="preserve"> and</w:delText>
        </w:r>
      </w:del>
      <w:ins w:id="339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with war</w:t>
      </w:r>
      <w:del w:id="340" w:author="Author">
        <w:r w:rsidRPr="00E40719">
          <w:rPr>
            <w:rFonts w:ascii="Trebuchet MS" w:hAnsi="Trebuchet MS"/>
            <w:noProof/>
          </w:rPr>
          <w:delText xml:space="preserve"> and</w:delText>
        </w:r>
      </w:del>
      <w:ins w:id="341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with a </w:t>
      </w:r>
      <w:del w:id="342" w:author="Author">
        <w:r w:rsidRPr="00E40719">
          <w:rPr>
            <w:rFonts w:ascii="Trebuchet MS" w:hAnsi="Trebuchet MS"/>
            <w:noProof/>
          </w:rPr>
          <w:delText>strong</w:delText>
        </w:r>
      </w:del>
      <w:ins w:id="343" w:author="Author">
        <w:r w:rsidRPr="00E40719">
          <w:rPr>
            <w:rFonts w:ascii="Trebuchet MS" w:hAnsi="Trebuchet MS"/>
            <w:noProof/>
          </w:rPr>
          <w:t>mighty</w:t>
        </w:r>
      </w:ins>
      <w:r w:rsidRPr="00E40719">
        <w:rPr>
          <w:rFonts w:ascii="Trebuchet MS" w:hAnsi="Trebuchet MS"/>
          <w:noProof/>
        </w:rPr>
        <w:t xml:space="preserve"> hand</w:t>
      </w:r>
      <w:del w:id="344" w:author="Author">
        <w:r w:rsidRPr="00E40719">
          <w:rPr>
            <w:rFonts w:ascii="Trebuchet MS" w:hAnsi="Trebuchet MS"/>
            <w:noProof/>
          </w:rPr>
          <w:delText xml:space="preserve"> and</w:delText>
        </w:r>
      </w:del>
      <w:ins w:id="345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with an outstretched arm</w:t>
      </w:r>
      <w:ins w:id="346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and with </w:t>
      </w:r>
      <w:del w:id="347" w:author="Author">
        <w:r w:rsidRPr="00E40719">
          <w:rPr>
            <w:rFonts w:ascii="Trebuchet MS" w:hAnsi="Trebuchet MS"/>
            <w:noProof/>
          </w:rPr>
          <w:delText>great fearsomeness like all that</w:delText>
        </w:r>
      </w:del>
      <w:ins w:id="348" w:author="Author">
        <w:r w:rsidRPr="00E40719">
          <w:rPr>
            <w:rFonts w:ascii="Trebuchet MS" w:hAnsi="Trebuchet MS"/>
            <w:noProof/>
          </w:rPr>
          <w:t>terrifying deeds, as</w:t>
        </w:r>
      </w:ins>
      <w:r w:rsidRPr="00E40719">
        <w:rPr>
          <w:rFonts w:ascii="Trebuchet MS" w:hAnsi="Trebuchet MS"/>
          <w:noProof/>
        </w:rPr>
        <w:t xml:space="preserve"> Jehovah </w:t>
      </w:r>
      <w:del w:id="349" w:author="Author">
        <w:r w:rsidRPr="00E40719">
          <w:rPr>
            <w:rFonts w:ascii="Trebuchet MS" w:hAnsi="Trebuchet MS"/>
            <w:noProof/>
            <w:u w:val="dotted"/>
          </w:rPr>
          <w:delText>YOUR</w:delText>
        </w:r>
      </w:del>
      <w:ins w:id="350" w:author="Author">
        <w:r w:rsidRPr="00E40719">
          <w:rPr>
            <w:rFonts w:ascii="Trebuchet MS" w:hAnsi="Trebuchet MS"/>
            <w:noProof/>
          </w:rPr>
          <w:t>your</w:t>
        </w:r>
      </w:ins>
      <w:r w:rsidRPr="00E40719">
        <w:rPr>
          <w:rFonts w:ascii="Trebuchet MS" w:hAnsi="Trebuchet MS"/>
          <w:noProof/>
        </w:rPr>
        <w:t xml:space="preserve"> God </w:t>
      </w:r>
      <w:del w:id="351" w:author="Author">
        <w:r w:rsidRPr="00E40719">
          <w:rPr>
            <w:rFonts w:ascii="Trebuchet MS" w:hAnsi="Trebuchet MS"/>
            <w:noProof/>
          </w:rPr>
          <w:delText>has done</w:delText>
        </w:r>
      </w:del>
      <w:ins w:id="352" w:author="Author">
        <w:r w:rsidRPr="00E40719">
          <w:rPr>
            <w:rFonts w:ascii="Trebuchet MS" w:hAnsi="Trebuchet MS"/>
            <w:noProof/>
          </w:rPr>
          <w:t>did</w:t>
        </w:r>
      </w:ins>
      <w:r w:rsidRPr="00E40719">
        <w:rPr>
          <w:rFonts w:ascii="Trebuchet MS" w:hAnsi="Trebuchet MS"/>
          <w:noProof/>
        </w:rPr>
        <w:t xml:space="preserve"> for </w:t>
      </w:r>
      <w:del w:id="353" w:author="Author">
        <w:r w:rsidRPr="00E40719">
          <w:rPr>
            <w:rFonts w:ascii="Trebuchet MS" w:hAnsi="Trebuchet MS"/>
            <w:noProof/>
            <w:u w:val="dotted"/>
          </w:rPr>
          <w:delText>YOU</w:delText>
        </w:r>
      </w:del>
      <w:ins w:id="354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in Egypt before your </w:t>
      </w:r>
      <w:ins w:id="355" w:author="Author">
        <w:r w:rsidRPr="00E40719">
          <w:rPr>
            <w:rFonts w:ascii="Trebuchet MS" w:hAnsi="Trebuchet MS"/>
            <w:noProof/>
          </w:rPr>
          <w:t xml:space="preserve">very </w:t>
        </w:r>
      </w:ins>
      <w:r w:rsidRPr="00E40719">
        <w:rPr>
          <w:rFonts w:ascii="Trebuchet MS" w:hAnsi="Trebuchet MS"/>
          <w:noProof/>
        </w:rPr>
        <w:t xml:space="preserve">eyes? </w:t>
      </w:r>
      <w:r w:rsidRPr="00E40719">
        <w:rPr>
          <w:rFonts w:ascii="Trebuchet MS" w:hAnsi="Trebuchet MS"/>
          <w:b/>
          <w:noProof/>
        </w:rPr>
        <w:t xml:space="preserve">4:35 </w:t>
      </w:r>
      <w:r w:rsidRPr="00E40719">
        <w:rPr>
          <w:rFonts w:ascii="Trebuchet MS" w:hAnsi="Trebuchet MS"/>
          <w:noProof/>
        </w:rPr>
        <w:t>You</w:t>
      </w:r>
      <w:del w:id="356" w:author="Author">
        <w:r w:rsidRPr="00E40719">
          <w:rPr>
            <w:rFonts w:ascii="Trebuchet MS" w:hAnsi="Trebuchet MS"/>
            <w:noProof/>
          </w:rPr>
          <w:delText>—you</w:delText>
        </w:r>
      </w:del>
      <w:ins w:id="357" w:author="Author">
        <w:r w:rsidRPr="00E40719">
          <w:rPr>
            <w:rFonts w:ascii="Trebuchet MS" w:hAnsi="Trebuchet MS"/>
            <w:noProof/>
          </w:rPr>
          <w:t xml:space="preserve"> yourselves</w:t>
        </w:r>
      </w:ins>
      <w:r w:rsidRPr="00E40719">
        <w:rPr>
          <w:rFonts w:ascii="Trebuchet MS" w:hAnsi="Trebuchet MS"/>
          <w:noProof/>
        </w:rPr>
        <w:t xml:space="preserve"> have been shown</w:t>
      </w:r>
      <w:del w:id="358" w:author="Author">
        <w:r w:rsidRPr="00E40719">
          <w:rPr>
            <w:rFonts w:ascii="Trebuchet MS" w:hAnsi="Trebuchet MS"/>
            <w:noProof/>
          </w:rPr>
          <w:delText>,</w:delText>
        </w:r>
      </w:del>
      <w:ins w:id="359" w:author="Author">
        <w:r w:rsidRPr="00E40719">
          <w:rPr>
            <w:rFonts w:ascii="Trebuchet MS" w:hAnsi="Trebuchet MS"/>
            <w:noProof/>
          </w:rPr>
          <w:t xml:space="preserve"> these things</w:t>
        </w:r>
      </w:ins>
      <w:r w:rsidRPr="00E40719">
        <w:rPr>
          <w:rFonts w:ascii="Trebuchet MS" w:hAnsi="Trebuchet MS"/>
          <w:noProof/>
        </w:rPr>
        <w:t xml:space="preserve"> so </w:t>
      </w:r>
      <w:del w:id="360" w:author="Author">
        <w:r w:rsidRPr="00E40719">
          <w:rPr>
            <w:rFonts w:ascii="Trebuchet MS" w:hAnsi="Trebuchet MS"/>
            <w:noProof/>
          </w:rPr>
          <w:delText>as to</w:delText>
        </w:r>
      </w:del>
      <w:ins w:id="361" w:author="Author">
        <w:r w:rsidRPr="00E40719">
          <w:rPr>
            <w:rFonts w:ascii="Trebuchet MS" w:hAnsi="Trebuchet MS"/>
            <w:noProof/>
          </w:rPr>
          <w:t>you will</w:t>
        </w:r>
      </w:ins>
      <w:r w:rsidRPr="00E40719">
        <w:rPr>
          <w:rFonts w:ascii="Trebuchet MS" w:hAnsi="Trebuchet MS"/>
          <w:noProof/>
        </w:rPr>
        <w:t xml:space="preserve"> know that Jehovah is the true God; there is no other besides him. </w:t>
      </w:r>
      <w:r w:rsidRPr="00E40719">
        <w:rPr>
          <w:rFonts w:ascii="Trebuchet MS" w:hAnsi="Trebuchet MS"/>
          <w:b/>
          <w:noProof/>
        </w:rPr>
        <w:t xml:space="preserve">4:36 </w:t>
      </w:r>
      <w:del w:id="362" w:author="Author">
        <w:r w:rsidRPr="00E40719">
          <w:rPr>
            <w:rFonts w:ascii="Trebuchet MS" w:hAnsi="Trebuchet MS"/>
            <w:noProof/>
          </w:rPr>
          <w:delText>Out of the heavens he</w:delText>
        </w:r>
      </w:del>
      <w:ins w:id="363" w:author="Author">
        <w:r w:rsidRPr="00E40719">
          <w:rPr>
            <w:rFonts w:ascii="Trebuchet MS" w:hAnsi="Trebuchet MS"/>
            <w:noProof/>
          </w:rPr>
          <w:t>He</w:t>
        </w:r>
      </w:ins>
      <w:r w:rsidRPr="00E40719">
        <w:rPr>
          <w:rFonts w:ascii="Trebuchet MS" w:hAnsi="Trebuchet MS"/>
          <w:noProof/>
        </w:rPr>
        <w:t xml:space="preserve"> made you hear his voice </w:t>
      </w:r>
      <w:del w:id="364" w:author="Author">
        <w:r w:rsidRPr="00E40719">
          <w:rPr>
            <w:rFonts w:ascii="Trebuchet MS" w:hAnsi="Trebuchet MS"/>
            <w:noProof/>
          </w:rPr>
          <w:delText xml:space="preserve">so as </w:delText>
        </w:r>
      </w:del>
      <w:ins w:id="365" w:author="Author">
        <w:r w:rsidRPr="00E40719">
          <w:rPr>
            <w:rFonts w:ascii="Trebuchet MS" w:hAnsi="Trebuchet MS"/>
            <w:noProof/>
          </w:rPr>
          <w:t xml:space="preserve">from the heavens </w:t>
        </w:r>
      </w:ins>
      <w:r w:rsidRPr="00E40719">
        <w:rPr>
          <w:rFonts w:ascii="Trebuchet MS" w:hAnsi="Trebuchet MS"/>
          <w:noProof/>
        </w:rPr>
        <w:t>to correct you</w:t>
      </w:r>
      <w:del w:id="366" w:author="Author">
        <w:r w:rsidRPr="00E40719">
          <w:rPr>
            <w:rFonts w:ascii="Trebuchet MS" w:hAnsi="Trebuchet MS"/>
            <w:noProof/>
          </w:rPr>
          <w:delText>;</w:delText>
        </w:r>
      </w:del>
      <w:ins w:id="367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and </w:t>
      </w:r>
      <w:del w:id="368" w:author="Author">
        <w:r w:rsidRPr="00E40719">
          <w:rPr>
            <w:rFonts w:ascii="Trebuchet MS" w:hAnsi="Trebuchet MS"/>
            <w:noProof/>
          </w:rPr>
          <w:delText>upon</w:delText>
        </w:r>
      </w:del>
      <w:ins w:id="369" w:author="Author">
        <w:r w:rsidRPr="00E40719">
          <w:rPr>
            <w:rFonts w:ascii="Trebuchet MS" w:hAnsi="Trebuchet MS"/>
            <w:noProof/>
          </w:rPr>
          <w:t>on</w:t>
        </w:r>
      </w:ins>
      <w:r w:rsidRPr="00E40719">
        <w:rPr>
          <w:rFonts w:ascii="Trebuchet MS" w:hAnsi="Trebuchet MS"/>
          <w:noProof/>
        </w:rPr>
        <w:t xml:space="preserve"> the earth he made you see his great fire, and his words you heard from </w:t>
      </w:r>
      <w:del w:id="370" w:author="Author">
        <w:r w:rsidRPr="00E40719">
          <w:rPr>
            <w:rFonts w:ascii="Trebuchet MS" w:hAnsi="Trebuchet MS"/>
            <w:noProof/>
          </w:rPr>
          <w:delText>the middle</w:delText>
        </w:r>
      </w:del>
      <w:ins w:id="371" w:author="Author">
        <w:r w:rsidRPr="00E40719">
          <w:rPr>
            <w:rFonts w:ascii="Trebuchet MS" w:hAnsi="Trebuchet MS"/>
            <w:noProof/>
          </w:rPr>
          <w:t>out</w:t>
        </w:r>
      </w:ins>
      <w:r w:rsidRPr="00E40719">
        <w:rPr>
          <w:rFonts w:ascii="Trebuchet MS" w:hAnsi="Trebuchet MS"/>
          <w:noProof/>
        </w:rPr>
        <w:t xml:space="preserve"> of the fire.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4:37 </w:t>
      </w:r>
      <w:r w:rsidRPr="00E40719">
        <w:rPr>
          <w:rFonts w:ascii="Trebuchet MS" w:hAnsi="Trebuchet MS"/>
          <w:noProof/>
        </w:rPr>
        <w:t>“</w:t>
      </w:r>
      <w:del w:id="372" w:author="Author">
        <w:r w:rsidRPr="00E40719">
          <w:rPr>
            <w:rFonts w:ascii="Trebuchet MS" w:hAnsi="Trebuchet MS"/>
            <w:noProof/>
          </w:rPr>
          <w:delText>And yet you continue to live, because</w:delText>
        </w:r>
      </w:del>
      <w:ins w:id="373" w:author="Author">
        <w:r w:rsidRPr="00E40719">
          <w:rPr>
            <w:rFonts w:ascii="Trebuchet MS" w:hAnsi="Trebuchet MS"/>
            <w:noProof/>
          </w:rPr>
          <w:t>Because</w:t>
        </w:r>
      </w:ins>
      <w:r w:rsidRPr="00E40719">
        <w:rPr>
          <w:rFonts w:ascii="Trebuchet MS" w:hAnsi="Trebuchet MS"/>
          <w:noProof/>
        </w:rPr>
        <w:t xml:space="preserve"> he loved your forefathers </w:t>
      </w:r>
      <w:del w:id="374" w:author="Author">
        <w:r w:rsidRPr="00E40719">
          <w:rPr>
            <w:rFonts w:ascii="Trebuchet MS" w:hAnsi="Trebuchet MS"/>
            <w:noProof/>
          </w:rPr>
          <w:delText>so that he chose</w:delText>
        </w:r>
      </w:del>
      <w:ins w:id="375" w:author="Author">
        <w:r w:rsidRPr="00E40719">
          <w:rPr>
            <w:rFonts w:ascii="Trebuchet MS" w:hAnsi="Trebuchet MS"/>
            <w:noProof/>
          </w:rPr>
          <w:t>and has chosen</w:t>
        </w:r>
      </w:ins>
      <w:r w:rsidRPr="00E40719">
        <w:rPr>
          <w:rFonts w:ascii="Trebuchet MS" w:hAnsi="Trebuchet MS"/>
          <w:noProof/>
        </w:rPr>
        <w:t xml:space="preserve"> their </w:t>
      </w:r>
      <w:del w:id="376" w:author="Author">
        <w:r w:rsidRPr="00E40719">
          <w:rPr>
            <w:rFonts w:ascii="Trebuchet MS" w:hAnsi="Trebuchet MS"/>
            <w:noProof/>
          </w:rPr>
          <w:delText>seed</w:delText>
        </w:r>
      </w:del>
      <w:ins w:id="377" w:author="Author">
        <w:r w:rsidRPr="00E40719">
          <w:rPr>
            <w:rFonts w:ascii="Trebuchet MS" w:hAnsi="Trebuchet MS"/>
            <w:noProof/>
          </w:rPr>
          <w:t>offspring</w:t>
        </w:r>
        <w:r w:rsidRPr="00E40719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E40719">
        <w:rPr>
          <w:rFonts w:ascii="Trebuchet MS" w:hAnsi="Trebuchet MS"/>
          <w:noProof/>
        </w:rPr>
        <w:t xml:space="preserve"> after them</w:t>
      </w:r>
      <w:del w:id="380" w:author="Author">
        <w:r w:rsidRPr="00E40719">
          <w:rPr>
            <w:rFonts w:ascii="Trebuchet MS" w:hAnsi="Trebuchet MS"/>
            <w:noProof/>
          </w:rPr>
          <w:delText xml:space="preserve"> and</w:delText>
        </w:r>
      </w:del>
      <w:ins w:id="381" w:author="Author">
        <w:r w:rsidRPr="00E40719">
          <w:rPr>
            <w:rFonts w:ascii="Trebuchet MS" w:hAnsi="Trebuchet MS"/>
            <w:noProof/>
          </w:rPr>
          <w:t>, you were</w:t>
        </w:r>
      </w:ins>
      <w:r w:rsidRPr="00E40719">
        <w:rPr>
          <w:rFonts w:ascii="Trebuchet MS" w:hAnsi="Trebuchet MS"/>
          <w:noProof/>
        </w:rPr>
        <w:t xml:space="preserve"> brought </w:t>
      </w:r>
      <w:del w:id="382" w:author="Author">
        <w:r w:rsidRPr="00E40719">
          <w:rPr>
            <w:rFonts w:ascii="Trebuchet MS" w:hAnsi="Trebuchet MS"/>
            <w:noProof/>
          </w:rPr>
          <w:delText xml:space="preserve">you </w:delText>
        </w:r>
      </w:del>
      <w:r w:rsidRPr="00E40719">
        <w:rPr>
          <w:rFonts w:ascii="Trebuchet MS" w:hAnsi="Trebuchet MS"/>
          <w:noProof/>
        </w:rPr>
        <w:t xml:space="preserve">out of Egypt in his </w:t>
      </w:r>
      <w:del w:id="383" w:author="Author">
        <w:r w:rsidRPr="00E40719">
          <w:rPr>
            <w:rFonts w:ascii="Trebuchet MS" w:hAnsi="Trebuchet MS"/>
            <w:noProof/>
          </w:rPr>
          <w:delText>sight with</w:delText>
        </w:r>
      </w:del>
      <w:ins w:id="384" w:author="Author">
        <w:r w:rsidRPr="00E40719">
          <w:rPr>
            <w:rFonts w:ascii="Trebuchet MS" w:hAnsi="Trebuchet MS"/>
            <w:noProof/>
          </w:rPr>
          <w:t>presence by</w:t>
        </w:r>
      </w:ins>
      <w:r w:rsidRPr="00E40719">
        <w:rPr>
          <w:rFonts w:ascii="Trebuchet MS" w:hAnsi="Trebuchet MS"/>
          <w:noProof/>
        </w:rPr>
        <w:t xml:space="preserve"> his great power</w:t>
      </w:r>
      <w:del w:id="385" w:author="Author">
        <w:r w:rsidRPr="00E40719">
          <w:rPr>
            <w:rFonts w:ascii="Trebuchet MS" w:hAnsi="Trebuchet MS"/>
            <w:noProof/>
          </w:rPr>
          <w:delText>,</w:delText>
        </w:r>
      </w:del>
      <w:ins w:id="386" w:author="Author">
        <w:r w:rsidRPr="00E40719">
          <w:rPr>
            <w:rFonts w:ascii="Trebuchet MS" w:hAnsi="Trebuchet MS"/>
            <w:noProof/>
          </w:rPr>
          <w:t>.</w:t>
        </w:r>
      </w:ins>
      <w:r w:rsidRPr="00E40719">
        <w:rPr>
          <w:rFonts w:ascii="Trebuchet MS" w:hAnsi="Trebuchet MS"/>
          <w:noProof/>
        </w:rPr>
        <w:t xml:space="preserve"> </w:t>
      </w:r>
      <w:r w:rsidRPr="00E40719">
        <w:rPr>
          <w:rFonts w:ascii="Trebuchet MS" w:hAnsi="Trebuchet MS"/>
          <w:b/>
          <w:noProof/>
        </w:rPr>
        <w:t xml:space="preserve">4:38 </w:t>
      </w:r>
      <w:del w:id="387" w:author="Author">
        <w:r w:rsidRPr="00E40719">
          <w:rPr>
            <w:rFonts w:ascii="Trebuchet MS" w:hAnsi="Trebuchet MS"/>
            <w:noProof/>
          </w:rPr>
          <w:delText>to drive</w:delText>
        </w:r>
      </w:del>
      <w:ins w:id="388" w:author="Author">
        <w:r w:rsidRPr="00E40719">
          <w:rPr>
            <w:rFonts w:ascii="Trebuchet MS" w:hAnsi="Trebuchet MS"/>
            <w:noProof/>
          </w:rPr>
          <w:t>From before you he drove</w:t>
        </w:r>
      </w:ins>
      <w:r w:rsidRPr="00E40719">
        <w:rPr>
          <w:rFonts w:ascii="Trebuchet MS" w:hAnsi="Trebuchet MS"/>
          <w:noProof/>
        </w:rPr>
        <w:t xml:space="preserve"> away nations greater and mightier than you</w:t>
      </w:r>
      <w:del w:id="389" w:author="Author">
        <w:r w:rsidRPr="00E40719">
          <w:rPr>
            <w:rFonts w:ascii="Trebuchet MS" w:hAnsi="Trebuchet MS"/>
            <w:noProof/>
          </w:rPr>
          <w:delText xml:space="preserve"> from before you</w:delText>
        </w:r>
      </w:del>
      <w:r w:rsidRPr="00E40719">
        <w:rPr>
          <w:rFonts w:ascii="Trebuchet MS" w:hAnsi="Trebuchet MS"/>
          <w:noProof/>
        </w:rPr>
        <w:t xml:space="preserve">, </w:t>
      </w:r>
      <w:del w:id="390" w:author="Author">
        <w:r w:rsidRPr="00E40719">
          <w:rPr>
            <w:rFonts w:ascii="Trebuchet MS" w:hAnsi="Trebuchet MS"/>
            <w:noProof/>
          </w:rPr>
          <w:delText xml:space="preserve">so as </w:delText>
        </w:r>
      </w:del>
      <w:r w:rsidRPr="00E40719">
        <w:rPr>
          <w:rFonts w:ascii="Trebuchet MS" w:hAnsi="Trebuchet MS"/>
          <w:noProof/>
        </w:rPr>
        <w:t>to bring you in</w:t>
      </w:r>
      <w:del w:id="391" w:author="Author">
        <w:r w:rsidRPr="00E40719">
          <w:rPr>
            <w:rFonts w:ascii="Trebuchet MS" w:hAnsi="Trebuchet MS"/>
            <w:noProof/>
          </w:rPr>
          <w:delText>, to</w:delText>
        </w:r>
      </w:del>
      <w:ins w:id="392" w:author="Author">
        <w:r w:rsidRPr="00E40719">
          <w:rPr>
            <w:rFonts w:ascii="Trebuchet MS" w:hAnsi="Trebuchet MS"/>
            <w:noProof/>
          </w:rPr>
          <w:t xml:space="preserve"> and</w:t>
        </w:r>
      </w:ins>
      <w:r w:rsidRPr="00E40719">
        <w:rPr>
          <w:rFonts w:ascii="Trebuchet MS" w:hAnsi="Trebuchet MS"/>
          <w:noProof/>
        </w:rPr>
        <w:t xml:space="preserve"> give you their land as an inheritance</w:t>
      </w:r>
      <w:ins w:id="393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as </w:t>
      </w:r>
      <w:del w:id="394" w:author="Author">
        <w:r w:rsidRPr="00E40719">
          <w:rPr>
            <w:rFonts w:ascii="Trebuchet MS" w:hAnsi="Trebuchet MS"/>
            <w:noProof/>
          </w:rPr>
          <w:delText>at this day</w:delText>
        </w:r>
      </w:del>
      <w:ins w:id="395" w:author="Author">
        <w:r w:rsidRPr="00E40719">
          <w:rPr>
            <w:rFonts w:ascii="Trebuchet MS" w:hAnsi="Trebuchet MS"/>
            <w:noProof/>
          </w:rPr>
          <w:t>it is today</w:t>
        </w:r>
      </w:ins>
      <w:r w:rsidRPr="00E40719">
        <w:rPr>
          <w:rFonts w:ascii="Trebuchet MS" w:hAnsi="Trebuchet MS"/>
          <w:noProof/>
        </w:rPr>
        <w:t xml:space="preserve">. </w:t>
      </w:r>
      <w:r w:rsidRPr="00E40719">
        <w:rPr>
          <w:rFonts w:ascii="Trebuchet MS" w:hAnsi="Trebuchet MS"/>
          <w:b/>
          <w:noProof/>
        </w:rPr>
        <w:t xml:space="preserve">4:39 </w:t>
      </w:r>
      <w:del w:id="396" w:author="Author">
        <w:r w:rsidRPr="00E40719">
          <w:rPr>
            <w:rFonts w:ascii="Trebuchet MS" w:hAnsi="Trebuchet MS"/>
            <w:noProof/>
          </w:rPr>
          <w:delText>And you well know today</w:delText>
        </w:r>
      </w:del>
      <w:ins w:id="397" w:author="Author">
        <w:r w:rsidRPr="00E40719">
          <w:rPr>
            <w:rFonts w:ascii="Trebuchet MS" w:hAnsi="Trebuchet MS"/>
            <w:noProof/>
          </w:rPr>
          <w:t>Know, therefore, on this day</w:t>
        </w:r>
      </w:ins>
      <w:r w:rsidRPr="00E40719">
        <w:rPr>
          <w:rFonts w:ascii="Trebuchet MS" w:hAnsi="Trebuchet MS"/>
          <w:noProof/>
        </w:rPr>
        <w:t xml:space="preserve">, and </w:t>
      </w:r>
      <w:del w:id="398" w:author="Author">
        <w:r w:rsidRPr="00E40719">
          <w:rPr>
            <w:rFonts w:ascii="Trebuchet MS" w:hAnsi="Trebuchet MS"/>
            <w:noProof/>
          </w:rPr>
          <w:delText>you must call back</w:delText>
        </w:r>
      </w:del>
      <w:ins w:id="399" w:author="Author">
        <w:r w:rsidRPr="00E40719">
          <w:rPr>
            <w:rFonts w:ascii="Trebuchet MS" w:hAnsi="Trebuchet MS"/>
            <w:noProof/>
          </w:rPr>
          <w:t>take it</w:t>
        </w:r>
      </w:ins>
      <w:r w:rsidRPr="00E40719">
        <w:rPr>
          <w:rFonts w:ascii="Trebuchet MS" w:hAnsi="Trebuchet MS"/>
          <w:noProof/>
        </w:rPr>
        <w:t xml:space="preserve"> to</w:t>
      </w:r>
      <w:del w:id="400" w:author="Author">
        <w:r w:rsidRPr="00E40719">
          <w:rPr>
            <w:rFonts w:ascii="Trebuchet MS" w:hAnsi="Trebuchet MS"/>
            <w:noProof/>
          </w:rPr>
          <w:delText xml:space="preserve"> your</w:delText>
        </w:r>
      </w:del>
      <w:r w:rsidRPr="00E40719">
        <w:rPr>
          <w:rFonts w:ascii="Trebuchet MS" w:hAnsi="Trebuchet MS"/>
          <w:noProof/>
        </w:rPr>
        <w:t xml:space="preserve"> heart that Jehovah is the true God in the heavens above and on the earth beneath. There is no other. </w:t>
      </w:r>
      <w:r w:rsidRPr="00E40719">
        <w:rPr>
          <w:rFonts w:ascii="Trebuchet MS" w:hAnsi="Trebuchet MS"/>
          <w:b/>
          <w:noProof/>
        </w:rPr>
        <w:t xml:space="preserve">4:40 </w:t>
      </w:r>
      <w:del w:id="401" w:author="Author">
        <w:r w:rsidRPr="00E40719">
          <w:rPr>
            <w:rFonts w:ascii="Trebuchet MS" w:hAnsi="Trebuchet MS"/>
            <w:noProof/>
          </w:rPr>
          <w:delText>And you</w:delText>
        </w:r>
      </w:del>
      <w:ins w:id="402" w:author="Author">
        <w:r w:rsidRPr="00E40719">
          <w:rPr>
            <w:rFonts w:ascii="Trebuchet MS" w:hAnsi="Trebuchet MS"/>
            <w:noProof/>
          </w:rPr>
          <w:t>You</w:t>
        </w:r>
      </w:ins>
      <w:r w:rsidRPr="00E40719">
        <w:rPr>
          <w:rFonts w:ascii="Trebuchet MS" w:hAnsi="Trebuchet MS"/>
          <w:noProof/>
        </w:rPr>
        <w:t xml:space="preserve"> must keep his regulations and his commandments that I am commanding you today, </w:t>
      </w:r>
      <w:ins w:id="403" w:author="Author">
        <w:r w:rsidRPr="00E40719">
          <w:rPr>
            <w:rFonts w:ascii="Trebuchet MS" w:hAnsi="Trebuchet MS"/>
            <w:noProof/>
          </w:rPr>
          <w:t xml:space="preserve">in order </w:t>
        </w:r>
      </w:ins>
      <w:r w:rsidRPr="00E40719">
        <w:rPr>
          <w:rFonts w:ascii="Trebuchet MS" w:hAnsi="Trebuchet MS"/>
          <w:noProof/>
        </w:rPr>
        <w:t xml:space="preserve">that it may go well with you and your sons after you, </w:t>
      </w:r>
      <w:del w:id="404" w:author="Author">
        <w:r w:rsidRPr="00E40719">
          <w:rPr>
            <w:rFonts w:ascii="Trebuchet MS" w:hAnsi="Trebuchet MS"/>
            <w:noProof/>
          </w:rPr>
          <w:delText>and in order</w:delText>
        </w:r>
      </w:del>
      <w:ins w:id="405" w:author="Author">
        <w:r w:rsidRPr="00E40719">
          <w:rPr>
            <w:rFonts w:ascii="Trebuchet MS" w:hAnsi="Trebuchet MS"/>
            <w:noProof/>
          </w:rPr>
          <w:t>so</w:t>
        </w:r>
      </w:ins>
      <w:r w:rsidRPr="00E40719">
        <w:rPr>
          <w:rFonts w:ascii="Trebuchet MS" w:hAnsi="Trebuchet MS"/>
          <w:noProof/>
        </w:rPr>
        <w:t xml:space="preserve"> that you may </w:t>
      </w:r>
      <w:del w:id="406" w:author="Author">
        <w:r w:rsidRPr="00E40719">
          <w:rPr>
            <w:rFonts w:ascii="Trebuchet MS" w:hAnsi="Trebuchet MS"/>
            <w:noProof/>
          </w:rPr>
          <w:delText>lengthen your days on</w:delText>
        </w:r>
      </w:del>
      <w:ins w:id="407" w:author="Author">
        <w:r w:rsidRPr="00E40719">
          <w:rPr>
            <w:rFonts w:ascii="Trebuchet MS" w:hAnsi="Trebuchet MS"/>
            <w:noProof/>
          </w:rPr>
          <w:t>long remain in</w:t>
        </w:r>
      </w:ins>
      <w:r w:rsidRPr="00E40719">
        <w:rPr>
          <w:rFonts w:ascii="Trebuchet MS" w:hAnsi="Trebuchet MS"/>
          <w:noProof/>
        </w:rPr>
        <w:t xml:space="preserve"> the </w:t>
      </w:r>
      <w:del w:id="408" w:author="Author">
        <w:r w:rsidRPr="00E40719">
          <w:rPr>
            <w:rFonts w:ascii="Trebuchet MS" w:hAnsi="Trebuchet MS"/>
            <w:noProof/>
          </w:rPr>
          <w:delText>soil</w:delText>
        </w:r>
      </w:del>
      <w:ins w:id="409" w:author="Author">
        <w:r w:rsidRPr="00E40719">
          <w:rPr>
            <w:rFonts w:ascii="Trebuchet MS" w:hAnsi="Trebuchet MS"/>
            <w:noProof/>
          </w:rPr>
          <w:t>land</w:t>
        </w:r>
      </w:ins>
      <w:r w:rsidRPr="00E40719">
        <w:rPr>
          <w:rFonts w:ascii="Trebuchet MS" w:hAnsi="Trebuchet MS"/>
          <w:noProof/>
        </w:rPr>
        <w:t xml:space="preserve"> that Jehovah your God is giving you</w:t>
      </w:r>
      <w:del w:id="410" w:author="Author">
        <w:r w:rsidRPr="00E40719">
          <w:rPr>
            <w:rFonts w:ascii="Trebuchet MS" w:hAnsi="Trebuchet MS"/>
            <w:noProof/>
          </w:rPr>
          <w:delText>, always</w:delText>
        </w:r>
      </w:del>
      <w:r w:rsidRPr="00E40719">
        <w:rPr>
          <w:rFonts w:ascii="Trebuchet MS" w:hAnsi="Trebuchet MS"/>
          <w:noProof/>
        </w:rPr>
        <w:t>.”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4:41 </w:t>
      </w:r>
      <w:r w:rsidRPr="00E40719">
        <w:rPr>
          <w:rFonts w:ascii="Trebuchet MS" w:hAnsi="Trebuchet MS"/>
          <w:noProof/>
        </w:rPr>
        <w:t xml:space="preserve">At that time Moses </w:t>
      </w:r>
      <w:del w:id="411" w:author="Author">
        <w:r w:rsidRPr="00E40719">
          <w:rPr>
            <w:rFonts w:ascii="Trebuchet MS" w:hAnsi="Trebuchet MS"/>
            <w:noProof/>
          </w:rPr>
          <w:delText xml:space="preserve">proceeded to </w:delText>
        </w:r>
      </w:del>
      <w:r w:rsidRPr="00E40719">
        <w:rPr>
          <w:rFonts w:ascii="Trebuchet MS" w:hAnsi="Trebuchet MS"/>
          <w:noProof/>
        </w:rPr>
        <w:t xml:space="preserve">set apart three cities on the </w:t>
      </w:r>
      <w:ins w:id="412" w:author="Author">
        <w:r w:rsidRPr="00E40719">
          <w:rPr>
            <w:rFonts w:ascii="Trebuchet MS" w:hAnsi="Trebuchet MS"/>
            <w:noProof/>
          </w:rPr>
          <w:t xml:space="preserve">eastern </w:t>
        </w:r>
      </w:ins>
      <w:r w:rsidRPr="00E40719">
        <w:rPr>
          <w:rFonts w:ascii="Trebuchet MS" w:hAnsi="Trebuchet MS"/>
          <w:noProof/>
        </w:rPr>
        <w:t>side of the Jordan</w:t>
      </w:r>
      <w:del w:id="413" w:author="Author">
        <w:r w:rsidRPr="00E40719">
          <w:rPr>
            <w:rFonts w:ascii="Trebuchet MS" w:hAnsi="Trebuchet MS"/>
            <w:noProof/>
          </w:rPr>
          <w:delText xml:space="preserve"> toward the rising of the sun,</w:delText>
        </w:r>
      </w:del>
      <w:ins w:id="414" w:author="Author">
        <w:r w:rsidRPr="00E40719">
          <w:rPr>
            <w:rFonts w:ascii="Trebuchet MS" w:hAnsi="Trebuchet MS"/>
            <w:noProof/>
          </w:rPr>
          <w:t>.</w:t>
        </w:r>
      </w:ins>
      <w:r w:rsidRPr="00E40719">
        <w:rPr>
          <w:rFonts w:ascii="Trebuchet MS" w:hAnsi="Trebuchet MS"/>
          <w:noProof/>
        </w:rPr>
        <w:t xml:space="preserve"> </w:t>
      </w:r>
      <w:r w:rsidRPr="00E40719">
        <w:rPr>
          <w:rFonts w:ascii="Trebuchet MS" w:hAnsi="Trebuchet MS"/>
          <w:b/>
          <w:noProof/>
        </w:rPr>
        <w:t xml:space="preserve">4:42 </w:t>
      </w:r>
      <w:del w:id="415" w:author="Author">
        <w:r w:rsidRPr="00E40719">
          <w:rPr>
            <w:rFonts w:ascii="Trebuchet MS" w:hAnsi="Trebuchet MS"/>
            <w:noProof/>
          </w:rPr>
          <w:delText>for the</w:delText>
        </w:r>
      </w:del>
      <w:ins w:id="416" w:author="Author">
        <w:r w:rsidRPr="00E40719">
          <w:rPr>
            <w:rFonts w:ascii="Trebuchet MS" w:hAnsi="Trebuchet MS"/>
            <w:noProof/>
          </w:rPr>
          <w:t>If any</w:t>
        </w:r>
      </w:ins>
      <w:r w:rsidRPr="00E40719">
        <w:rPr>
          <w:rFonts w:ascii="Trebuchet MS" w:hAnsi="Trebuchet MS"/>
          <w:noProof/>
        </w:rPr>
        <w:t xml:space="preserve"> manslayer </w:t>
      </w:r>
      <w:del w:id="417" w:author="Author">
        <w:r w:rsidRPr="00E40719">
          <w:rPr>
            <w:rFonts w:ascii="Trebuchet MS" w:hAnsi="Trebuchet MS"/>
            <w:noProof/>
          </w:rPr>
          <w:delText>to flee there who slays</w:delText>
        </w:r>
      </w:del>
      <w:ins w:id="418" w:author="Author">
        <w:r w:rsidRPr="00E40719">
          <w:rPr>
            <w:rFonts w:ascii="Trebuchet MS" w:hAnsi="Trebuchet MS"/>
            <w:noProof/>
          </w:rPr>
          <w:t>unintentionally kills</w:t>
        </w:r>
      </w:ins>
      <w:r w:rsidRPr="00E40719">
        <w:rPr>
          <w:rFonts w:ascii="Trebuchet MS" w:hAnsi="Trebuchet MS"/>
          <w:noProof/>
        </w:rPr>
        <w:t xml:space="preserve"> his fellow </w:t>
      </w:r>
      <w:del w:id="419" w:author="Author">
        <w:r w:rsidRPr="00E40719">
          <w:rPr>
            <w:rFonts w:ascii="Trebuchet MS" w:hAnsi="Trebuchet MS"/>
            <w:noProof/>
          </w:rPr>
          <w:delText>without knowing it, while</w:delText>
        </w:r>
      </w:del>
      <w:ins w:id="420" w:author="Author">
        <w:r w:rsidRPr="00E40719">
          <w:rPr>
            <w:rFonts w:ascii="Trebuchet MS" w:hAnsi="Trebuchet MS"/>
            <w:noProof/>
          </w:rPr>
          <w:t>man and</w:t>
        </w:r>
      </w:ins>
      <w:r w:rsidRPr="00E40719">
        <w:rPr>
          <w:rFonts w:ascii="Trebuchet MS" w:hAnsi="Trebuchet MS"/>
          <w:noProof/>
        </w:rPr>
        <w:t xml:space="preserve"> he </w:t>
      </w:r>
      <w:del w:id="421" w:author="Author">
        <w:r w:rsidRPr="00E40719">
          <w:rPr>
            <w:rFonts w:ascii="Trebuchet MS" w:hAnsi="Trebuchet MS"/>
            <w:noProof/>
          </w:rPr>
          <w:delText>was</w:delText>
        </w:r>
      </w:del>
      <w:ins w:id="422" w:author="Author">
        <w:r w:rsidRPr="00E40719">
          <w:rPr>
            <w:rFonts w:ascii="Trebuchet MS" w:hAnsi="Trebuchet MS"/>
            <w:noProof/>
          </w:rPr>
          <w:t>did</w:t>
        </w:r>
      </w:ins>
      <w:r w:rsidRPr="00E40719">
        <w:rPr>
          <w:rFonts w:ascii="Trebuchet MS" w:hAnsi="Trebuchet MS"/>
          <w:noProof/>
        </w:rPr>
        <w:t xml:space="preserve"> not </w:t>
      </w:r>
      <w:del w:id="423" w:author="Author">
        <w:r w:rsidRPr="00E40719">
          <w:rPr>
            <w:rFonts w:ascii="Trebuchet MS" w:hAnsi="Trebuchet MS"/>
            <w:noProof/>
          </w:rPr>
          <w:delText>hating</w:delText>
        </w:r>
      </w:del>
      <w:ins w:id="424" w:author="Author">
        <w:r w:rsidRPr="00E40719">
          <w:rPr>
            <w:rFonts w:ascii="Trebuchet MS" w:hAnsi="Trebuchet MS"/>
            <w:noProof/>
          </w:rPr>
          <w:t>previously hate</w:t>
        </w:r>
      </w:ins>
      <w:r w:rsidRPr="00E40719">
        <w:rPr>
          <w:rFonts w:ascii="Trebuchet MS" w:hAnsi="Trebuchet MS"/>
          <w:noProof/>
        </w:rPr>
        <w:t xml:space="preserve"> him</w:t>
      </w:r>
      <w:del w:id="425" w:author="Author">
        <w:r w:rsidRPr="00E40719">
          <w:rPr>
            <w:rFonts w:ascii="Trebuchet MS" w:hAnsi="Trebuchet MS"/>
            <w:noProof/>
          </w:rPr>
          <w:delText xml:space="preserve"> formerly; and</w:delText>
        </w:r>
      </w:del>
      <w:ins w:id="426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he must flee to one of these cities and live</w:t>
      </w:r>
      <w:del w:id="427" w:author="Author">
        <w:r w:rsidRPr="00E40719">
          <w:rPr>
            <w:rFonts w:ascii="Trebuchet MS" w:hAnsi="Trebuchet MS"/>
            <w:noProof/>
          </w:rPr>
          <w:delText>,</w:delText>
        </w:r>
      </w:del>
      <w:ins w:id="428" w:author="Author">
        <w:r w:rsidRPr="00E40719">
          <w:rPr>
            <w:rFonts w:ascii="Trebuchet MS" w:hAnsi="Trebuchet MS"/>
            <w:noProof/>
          </w:rPr>
          <w:t>.</w:t>
        </w:r>
      </w:ins>
      <w:r w:rsidRPr="00E40719">
        <w:rPr>
          <w:rFonts w:ascii="Trebuchet MS" w:hAnsi="Trebuchet MS"/>
          <w:noProof/>
        </w:rPr>
        <w:t xml:space="preserve"> </w:t>
      </w:r>
      <w:r w:rsidRPr="00E40719">
        <w:rPr>
          <w:rFonts w:ascii="Trebuchet MS" w:hAnsi="Trebuchet MS"/>
          <w:b/>
          <w:noProof/>
        </w:rPr>
        <w:t xml:space="preserve">4:43 </w:t>
      </w:r>
      <w:del w:id="429" w:author="Author">
        <w:r w:rsidRPr="00E40719">
          <w:rPr>
            <w:rFonts w:ascii="Trebuchet MS" w:hAnsi="Trebuchet MS"/>
            <w:noProof/>
          </w:rPr>
          <w:delText>namely,</w:delText>
        </w:r>
      </w:del>
      <w:ins w:id="430" w:author="Author">
        <w:r w:rsidRPr="00E40719">
          <w:rPr>
            <w:rFonts w:ascii="Trebuchet MS" w:hAnsi="Trebuchet MS"/>
            <w:noProof/>
          </w:rPr>
          <w:t>The cities are</w:t>
        </w:r>
      </w:ins>
      <w:r w:rsidRPr="00E40719">
        <w:rPr>
          <w:rFonts w:ascii="Trebuchet MS" w:hAnsi="Trebuchet MS"/>
          <w:noProof/>
        </w:rPr>
        <w:t xml:space="preserve"> Be′zer in the wilderness on the tableland</w:t>
      </w:r>
      <w:ins w:id="431" w:author="Author">
        <w:r w:rsidRPr="00E40719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E40719">
        <w:rPr>
          <w:rFonts w:ascii="Trebuchet MS" w:hAnsi="Trebuchet MS"/>
          <w:noProof/>
        </w:rPr>
        <w:t xml:space="preserve"> for the Reu′ben·ites, </w:t>
      </w:r>
      <w:del w:id="434" w:author="Author">
        <w:r w:rsidRPr="00E40719">
          <w:rPr>
            <w:rFonts w:ascii="Trebuchet MS" w:hAnsi="Trebuchet MS"/>
            <w:noProof/>
          </w:rPr>
          <w:delText xml:space="preserve">and </w:delText>
        </w:r>
      </w:del>
      <w:r w:rsidRPr="00E40719">
        <w:rPr>
          <w:rFonts w:ascii="Trebuchet MS" w:hAnsi="Trebuchet MS"/>
          <w:noProof/>
        </w:rPr>
        <w:t>Ra′moth in Gil′e·ad for the Gad′ites, and Go′lan in Ba′shan for the Ma·nas′sites.</w:t>
      </w:r>
    </w:p>
    <w:p w:rsidR="00821ADD" w:rsidRPr="00E40719" w:rsidRDefault="00821ADD" w:rsidP="00821ADD">
      <w:pPr>
        <w:rPr>
          <w:rFonts w:ascii="Trebuchet MS" w:hAnsi="Trebuchet MS"/>
          <w:noProof/>
        </w:rPr>
      </w:pPr>
      <w:r w:rsidRPr="00E40719">
        <w:rPr>
          <w:rFonts w:ascii="Trebuchet MS" w:hAnsi="Trebuchet MS"/>
          <w:b/>
        </w:rPr>
        <w:t xml:space="preserve">4:44 </w:t>
      </w:r>
      <w:r w:rsidRPr="00E40719">
        <w:rPr>
          <w:rFonts w:ascii="Trebuchet MS" w:hAnsi="Trebuchet MS"/>
          <w:noProof/>
        </w:rPr>
        <w:t xml:space="preserve">Now this is the </w:t>
      </w:r>
      <w:del w:id="435" w:author="Author">
        <w:r w:rsidRPr="00E40719">
          <w:rPr>
            <w:rFonts w:ascii="Trebuchet MS" w:hAnsi="Trebuchet MS"/>
            <w:noProof/>
          </w:rPr>
          <w:delText>law</w:delText>
        </w:r>
      </w:del>
      <w:ins w:id="436" w:author="Author">
        <w:r w:rsidRPr="00E40719">
          <w:rPr>
            <w:rFonts w:ascii="Trebuchet MS" w:hAnsi="Trebuchet MS"/>
            <w:noProof/>
          </w:rPr>
          <w:t>Law</w:t>
        </w:r>
      </w:ins>
      <w:r w:rsidRPr="00E40719">
        <w:rPr>
          <w:rFonts w:ascii="Trebuchet MS" w:hAnsi="Trebuchet MS"/>
          <w:noProof/>
        </w:rPr>
        <w:t xml:space="preserve"> that Moses set before the </w:t>
      </w:r>
      <w:del w:id="437" w:author="Author">
        <w:r w:rsidRPr="00E40719">
          <w:rPr>
            <w:rFonts w:ascii="Trebuchet MS" w:hAnsi="Trebuchet MS"/>
            <w:noProof/>
          </w:rPr>
          <w:delText>sons</w:delText>
        </w:r>
      </w:del>
      <w:ins w:id="438" w:author="Author">
        <w:r w:rsidRPr="00E40719">
          <w:rPr>
            <w:rFonts w:ascii="Trebuchet MS" w:hAnsi="Trebuchet MS"/>
            <w:noProof/>
          </w:rPr>
          <w:t>people</w:t>
        </w:r>
      </w:ins>
      <w:r w:rsidRPr="00E40719">
        <w:rPr>
          <w:rFonts w:ascii="Trebuchet MS" w:hAnsi="Trebuchet MS"/>
          <w:noProof/>
        </w:rPr>
        <w:t xml:space="preserve"> of Israel. </w:t>
      </w:r>
      <w:r w:rsidRPr="00E40719">
        <w:rPr>
          <w:rFonts w:ascii="Trebuchet MS" w:hAnsi="Trebuchet MS"/>
          <w:b/>
          <w:noProof/>
        </w:rPr>
        <w:t xml:space="preserve">4:45 </w:t>
      </w:r>
      <w:r w:rsidRPr="00E40719">
        <w:rPr>
          <w:rFonts w:ascii="Trebuchet MS" w:hAnsi="Trebuchet MS"/>
          <w:noProof/>
        </w:rPr>
        <w:t xml:space="preserve">These are the </w:t>
      </w:r>
      <w:del w:id="439" w:author="Author">
        <w:r w:rsidRPr="00E40719">
          <w:rPr>
            <w:rFonts w:ascii="Trebuchet MS" w:hAnsi="Trebuchet MS"/>
            <w:noProof/>
          </w:rPr>
          <w:delText>testimonies and</w:delText>
        </w:r>
      </w:del>
      <w:ins w:id="440" w:author="Author">
        <w:r w:rsidRPr="00E40719">
          <w:rPr>
            <w:rFonts w:ascii="Trebuchet MS" w:hAnsi="Trebuchet MS"/>
            <w:noProof/>
          </w:rPr>
          <w:t>reminders,</w:t>
        </w:r>
      </w:ins>
      <w:r w:rsidRPr="00E40719">
        <w:rPr>
          <w:rFonts w:ascii="Trebuchet MS" w:hAnsi="Trebuchet MS"/>
          <w:noProof/>
        </w:rPr>
        <w:t xml:space="preserve"> the regulations</w:t>
      </w:r>
      <w:ins w:id="441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and the judicial decisions that Moses </w:t>
      </w:r>
      <w:del w:id="442" w:author="Author">
        <w:r w:rsidRPr="00E40719">
          <w:rPr>
            <w:rFonts w:ascii="Trebuchet MS" w:hAnsi="Trebuchet MS"/>
            <w:noProof/>
          </w:rPr>
          <w:delText>spoke</w:delText>
        </w:r>
      </w:del>
      <w:ins w:id="443" w:author="Author">
        <w:r w:rsidRPr="00E40719">
          <w:rPr>
            <w:rFonts w:ascii="Trebuchet MS" w:hAnsi="Trebuchet MS"/>
            <w:noProof/>
          </w:rPr>
          <w:t>gave</w:t>
        </w:r>
      </w:ins>
      <w:r w:rsidRPr="00E40719">
        <w:rPr>
          <w:rFonts w:ascii="Trebuchet MS" w:hAnsi="Trebuchet MS"/>
          <w:noProof/>
        </w:rPr>
        <w:t xml:space="preserve"> to the </w:t>
      </w:r>
      <w:del w:id="444" w:author="Author">
        <w:r w:rsidRPr="00E40719">
          <w:rPr>
            <w:rFonts w:ascii="Trebuchet MS" w:hAnsi="Trebuchet MS"/>
            <w:noProof/>
          </w:rPr>
          <w:delText>sons of Israel on their coming</w:delText>
        </w:r>
      </w:del>
      <w:ins w:id="445" w:author="Author">
        <w:r w:rsidRPr="00E40719">
          <w:rPr>
            <w:rFonts w:ascii="Trebuchet MS" w:hAnsi="Trebuchet MS"/>
            <w:noProof/>
          </w:rPr>
          <w:t>Israelites after they came</w:t>
        </w:r>
      </w:ins>
      <w:r w:rsidRPr="00E40719">
        <w:rPr>
          <w:rFonts w:ascii="Trebuchet MS" w:hAnsi="Trebuchet MS"/>
          <w:noProof/>
        </w:rPr>
        <w:t xml:space="preserve"> out of Egypt, </w:t>
      </w:r>
      <w:r w:rsidRPr="00E40719">
        <w:rPr>
          <w:rFonts w:ascii="Trebuchet MS" w:hAnsi="Trebuchet MS"/>
          <w:b/>
          <w:noProof/>
        </w:rPr>
        <w:t xml:space="preserve">4:46 </w:t>
      </w:r>
      <w:r w:rsidRPr="00E40719">
        <w:rPr>
          <w:rFonts w:ascii="Trebuchet MS" w:hAnsi="Trebuchet MS"/>
          <w:noProof/>
        </w:rPr>
        <w:t>in the region of the Jordan</w:t>
      </w:r>
      <w:ins w:id="446" w:author="Author">
        <w:r w:rsidRPr="00E40719">
          <w:rPr>
            <w:rFonts w:ascii="Trebuchet MS" w:hAnsi="Trebuchet MS"/>
            <w:noProof/>
          </w:rPr>
          <w:t>,</w:t>
        </w:r>
      </w:ins>
      <w:r w:rsidRPr="00E40719">
        <w:rPr>
          <w:rFonts w:ascii="Trebuchet MS" w:hAnsi="Trebuchet MS"/>
          <w:noProof/>
        </w:rPr>
        <w:t xml:space="preserve"> in the valley </w:t>
      </w:r>
      <w:del w:id="447" w:author="Author">
        <w:r w:rsidRPr="00E40719">
          <w:rPr>
            <w:rFonts w:ascii="Trebuchet MS" w:hAnsi="Trebuchet MS"/>
            <w:noProof/>
          </w:rPr>
          <w:delText>in front of</w:delText>
        </w:r>
      </w:del>
      <w:ins w:id="448" w:author="Author">
        <w:r w:rsidRPr="00E40719">
          <w:rPr>
            <w:rFonts w:ascii="Trebuchet MS" w:hAnsi="Trebuchet MS"/>
            <w:noProof/>
          </w:rPr>
          <w:t>opposite</w:t>
        </w:r>
      </w:ins>
      <w:r w:rsidRPr="00E40719">
        <w:rPr>
          <w:rFonts w:ascii="Trebuchet MS" w:hAnsi="Trebuchet MS"/>
          <w:noProof/>
        </w:rPr>
        <w:t xml:space="preserve"> Beth-pe′or, in the land of </w:t>
      </w:r>
      <w:ins w:id="449" w:author="Author">
        <w:r w:rsidRPr="00E40719">
          <w:rPr>
            <w:rFonts w:ascii="Trebuchet MS" w:hAnsi="Trebuchet MS"/>
            <w:noProof/>
          </w:rPr>
          <w:t xml:space="preserve">King </w:t>
        </w:r>
      </w:ins>
      <w:r w:rsidRPr="00E40719">
        <w:rPr>
          <w:rFonts w:ascii="Trebuchet MS" w:hAnsi="Trebuchet MS"/>
          <w:noProof/>
        </w:rPr>
        <w:t xml:space="preserve">Si′hon </w:t>
      </w:r>
      <w:del w:id="450" w:author="Author">
        <w:r w:rsidRPr="00E40719">
          <w:rPr>
            <w:rFonts w:ascii="Trebuchet MS" w:hAnsi="Trebuchet MS"/>
            <w:noProof/>
          </w:rPr>
          <w:delText xml:space="preserve">the king </w:delText>
        </w:r>
      </w:del>
      <w:r w:rsidRPr="00E40719">
        <w:rPr>
          <w:rFonts w:ascii="Trebuchet MS" w:hAnsi="Trebuchet MS"/>
          <w:noProof/>
        </w:rPr>
        <w:t xml:space="preserve">of the Am′or·ites, who was dwelling in Hesh′bon, whom Moses and the </w:t>
      </w:r>
      <w:del w:id="451" w:author="Author">
        <w:r w:rsidRPr="00E40719">
          <w:rPr>
            <w:rFonts w:ascii="Trebuchet MS" w:hAnsi="Trebuchet MS"/>
            <w:noProof/>
          </w:rPr>
          <w:delText>sons of Israel</w:delText>
        </w:r>
      </w:del>
      <w:ins w:id="452" w:author="Author">
        <w:r w:rsidRPr="00E40719">
          <w:rPr>
            <w:rFonts w:ascii="Trebuchet MS" w:hAnsi="Trebuchet MS"/>
            <w:noProof/>
          </w:rPr>
          <w:t>Israelites</w:t>
        </w:r>
      </w:ins>
      <w:r w:rsidRPr="00E40719">
        <w:rPr>
          <w:rFonts w:ascii="Trebuchet MS" w:hAnsi="Trebuchet MS"/>
          <w:noProof/>
        </w:rPr>
        <w:t xml:space="preserve"> defeated </w:t>
      </w:r>
      <w:del w:id="453" w:author="Author">
        <w:r w:rsidRPr="00E40719">
          <w:rPr>
            <w:rFonts w:ascii="Trebuchet MS" w:hAnsi="Trebuchet MS"/>
            <w:noProof/>
          </w:rPr>
          <w:delText>on their</w:delText>
        </w:r>
      </w:del>
      <w:ins w:id="454" w:author="Author">
        <w:r w:rsidRPr="00E40719">
          <w:rPr>
            <w:rFonts w:ascii="Trebuchet MS" w:hAnsi="Trebuchet MS"/>
            <w:noProof/>
          </w:rPr>
          <w:t>after</w:t>
        </w:r>
      </w:ins>
      <w:r w:rsidRPr="00E40719">
        <w:rPr>
          <w:rFonts w:ascii="Trebuchet MS" w:hAnsi="Trebuchet MS"/>
          <w:noProof/>
        </w:rPr>
        <w:t xml:space="preserve"> coming out of Egypt. </w:t>
      </w:r>
      <w:r w:rsidRPr="00E40719">
        <w:rPr>
          <w:rFonts w:ascii="Trebuchet MS" w:hAnsi="Trebuchet MS"/>
          <w:b/>
          <w:noProof/>
        </w:rPr>
        <w:t xml:space="preserve">4:47 </w:t>
      </w:r>
      <w:r w:rsidRPr="00E40719">
        <w:rPr>
          <w:rFonts w:ascii="Trebuchet MS" w:hAnsi="Trebuchet MS"/>
          <w:noProof/>
        </w:rPr>
        <w:t xml:space="preserve">And they </w:t>
      </w:r>
      <w:del w:id="455" w:author="Author">
        <w:r w:rsidRPr="00E40719">
          <w:rPr>
            <w:rFonts w:ascii="Trebuchet MS" w:hAnsi="Trebuchet MS"/>
            <w:noProof/>
          </w:rPr>
          <w:delText>went taking</w:delText>
        </w:r>
      </w:del>
      <w:ins w:id="456" w:author="Author">
        <w:r w:rsidRPr="00E40719">
          <w:rPr>
            <w:rFonts w:ascii="Trebuchet MS" w:hAnsi="Trebuchet MS"/>
            <w:noProof/>
          </w:rPr>
          <w:t>took</w:t>
        </w:r>
      </w:ins>
      <w:r w:rsidRPr="00E40719">
        <w:rPr>
          <w:rFonts w:ascii="Trebuchet MS" w:hAnsi="Trebuchet MS"/>
          <w:noProof/>
        </w:rPr>
        <w:t xml:space="preserve"> possession of his land and of the land of </w:t>
      </w:r>
      <w:ins w:id="457" w:author="Author">
        <w:r w:rsidRPr="00E40719">
          <w:rPr>
            <w:rFonts w:ascii="Trebuchet MS" w:hAnsi="Trebuchet MS"/>
            <w:noProof/>
          </w:rPr>
          <w:t xml:space="preserve">King </w:t>
        </w:r>
      </w:ins>
      <w:r w:rsidRPr="00E40719">
        <w:rPr>
          <w:rFonts w:ascii="Trebuchet MS" w:hAnsi="Trebuchet MS"/>
          <w:noProof/>
        </w:rPr>
        <w:t>Og</w:t>
      </w:r>
      <w:del w:id="458" w:author="Author">
        <w:r w:rsidRPr="00E40719">
          <w:rPr>
            <w:rFonts w:ascii="Trebuchet MS" w:hAnsi="Trebuchet MS"/>
            <w:noProof/>
          </w:rPr>
          <w:delText xml:space="preserve"> the king</w:delText>
        </w:r>
      </w:del>
      <w:r w:rsidRPr="00E40719">
        <w:rPr>
          <w:rFonts w:ascii="Trebuchet MS" w:hAnsi="Trebuchet MS"/>
          <w:noProof/>
        </w:rPr>
        <w:t xml:space="preserve"> of Ba′shan, the two kings of the Am′or·ites who were in the region </w:t>
      </w:r>
      <w:ins w:id="459" w:author="Author">
        <w:r w:rsidRPr="00E40719">
          <w:rPr>
            <w:rFonts w:ascii="Trebuchet MS" w:hAnsi="Trebuchet MS"/>
            <w:noProof/>
          </w:rPr>
          <w:t xml:space="preserve">east </w:t>
        </w:r>
      </w:ins>
      <w:r w:rsidRPr="00E40719">
        <w:rPr>
          <w:rFonts w:ascii="Trebuchet MS" w:hAnsi="Trebuchet MS"/>
          <w:noProof/>
        </w:rPr>
        <w:t>of the Jordan</w:t>
      </w:r>
      <w:del w:id="460" w:author="Author">
        <w:r w:rsidRPr="00E40719">
          <w:rPr>
            <w:rFonts w:ascii="Trebuchet MS" w:hAnsi="Trebuchet MS"/>
            <w:noProof/>
          </w:rPr>
          <w:delText xml:space="preserve"> toward the rising of the sun</w:delText>
        </w:r>
      </w:del>
      <w:r w:rsidRPr="00E40719">
        <w:rPr>
          <w:rFonts w:ascii="Trebuchet MS" w:hAnsi="Trebuchet MS"/>
          <w:noProof/>
        </w:rPr>
        <w:t xml:space="preserve">, </w:t>
      </w:r>
      <w:r w:rsidRPr="00E40719">
        <w:rPr>
          <w:rFonts w:ascii="Trebuchet MS" w:hAnsi="Trebuchet MS"/>
          <w:b/>
          <w:noProof/>
        </w:rPr>
        <w:t xml:space="preserve">4:48 </w:t>
      </w:r>
      <w:r w:rsidRPr="00E40719">
        <w:rPr>
          <w:rFonts w:ascii="Trebuchet MS" w:hAnsi="Trebuchet MS"/>
          <w:noProof/>
        </w:rPr>
        <w:t xml:space="preserve">from A·ro′er, which is on the </w:t>
      </w:r>
      <w:del w:id="461" w:author="Author">
        <w:r w:rsidRPr="00E40719">
          <w:rPr>
            <w:rFonts w:ascii="Trebuchet MS" w:hAnsi="Trebuchet MS"/>
            <w:noProof/>
          </w:rPr>
          <w:delText>bank</w:delText>
        </w:r>
      </w:del>
      <w:ins w:id="462" w:author="Author">
        <w:r w:rsidRPr="00E40719">
          <w:rPr>
            <w:rFonts w:ascii="Trebuchet MS" w:hAnsi="Trebuchet MS"/>
            <w:noProof/>
          </w:rPr>
          <w:t>rim</w:t>
        </w:r>
      </w:ins>
      <w:r w:rsidRPr="00E40719">
        <w:rPr>
          <w:rFonts w:ascii="Trebuchet MS" w:hAnsi="Trebuchet MS"/>
          <w:noProof/>
        </w:rPr>
        <w:t xml:space="preserve"> of the </w:t>
      </w:r>
      <w:del w:id="463" w:author="Author">
        <w:r w:rsidRPr="00E40719">
          <w:rPr>
            <w:rFonts w:ascii="Trebuchet MS" w:hAnsi="Trebuchet MS"/>
            <w:noProof/>
          </w:rPr>
          <w:delText xml:space="preserve">torrent valley of </w:delText>
        </w:r>
      </w:del>
      <w:r w:rsidRPr="00E40719">
        <w:rPr>
          <w:rFonts w:ascii="Trebuchet MS" w:hAnsi="Trebuchet MS"/>
          <w:noProof/>
        </w:rPr>
        <w:t>Ar′non</w:t>
      </w:r>
      <w:del w:id="464" w:author="Author">
        <w:r w:rsidRPr="00E40719">
          <w:rPr>
            <w:rFonts w:ascii="Trebuchet MS" w:hAnsi="Trebuchet MS"/>
            <w:noProof/>
          </w:rPr>
          <w:delText>,</w:delText>
        </w:r>
      </w:del>
      <w:ins w:id="465" w:author="Author">
        <w:r w:rsidRPr="00E40719">
          <w:rPr>
            <w:rFonts w:ascii="Trebuchet MS" w:hAnsi="Trebuchet MS"/>
            <w:noProof/>
          </w:rPr>
          <w:t xml:space="preserve"> Valley,</w:t>
        </w:r>
        <w:r w:rsidRPr="00E40719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E40719">
        <w:rPr>
          <w:rFonts w:ascii="Trebuchet MS" w:hAnsi="Trebuchet MS"/>
          <w:noProof/>
        </w:rPr>
        <w:t xml:space="preserve"> up to Mount Si′on, that is</w:t>
      </w:r>
      <w:del w:id="468" w:author="Author">
        <w:r w:rsidRPr="00E40719">
          <w:rPr>
            <w:rFonts w:ascii="Trebuchet MS" w:hAnsi="Trebuchet MS"/>
            <w:noProof/>
          </w:rPr>
          <w:delText xml:space="preserve"> to say</w:delText>
        </w:r>
      </w:del>
      <w:r w:rsidRPr="00E40719">
        <w:rPr>
          <w:rFonts w:ascii="Trebuchet MS" w:hAnsi="Trebuchet MS"/>
          <w:noProof/>
        </w:rPr>
        <w:t xml:space="preserve">, Her′mon, </w:t>
      </w:r>
      <w:r w:rsidRPr="00E40719">
        <w:rPr>
          <w:rFonts w:ascii="Trebuchet MS" w:hAnsi="Trebuchet MS"/>
          <w:b/>
          <w:noProof/>
        </w:rPr>
        <w:t xml:space="preserve">4:49 </w:t>
      </w:r>
      <w:r w:rsidRPr="00E40719">
        <w:rPr>
          <w:rFonts w:ascii="Trebuchet MS" w:hAnsi="Trebuchet MS"/>
          <w:noProof/>
        </w:rPr>
        <w:t xml:space="preserve">and all the Ar′a·bah in the region </w:t>
      </w:r>
      <w:ins w:id="469" w:author="Author">
        <w:r w:rsidRPr="00E40719">
          <w:rPr>
            <w:rFonts w:ascii="Trebuchet MS" w:hAnsi="Trebuchet MS"/>
            <w:noProof/>
          </w:rPr>
          <w:t xml:space="preserve">east </w:t>
        </w:r>
      </w:ins>
      <w:r w:rsidRPr="00E40719">
        <w:rPr>
          <w:rFonts w:ascii="Trebuchet MS" w:hAnsi="Trebuchet MS"/>
          <w:noProof/>
        </w:rPr>
        <w:t>of the Jordan</w:t>
      </w:r>
      <w:del w:id="470" w:author="Author">
        <w:r w:rsidRPr="00E40719">
          <w:rPr>
            <w:rFonts w:ascii="Trebuchet MS" w:hAnsi="Trebuchet MS"/>
            <w:noProof/>
          </w:rPr>
          <w:delText xml:space="preserve"> toward the east</w:delText>
        </w:r>
      </w:del>
      <w:r w:rsidRPr="00E40719">
        <w:rPr>
          <w:rFonts w:ascii="Trebuchet MS" w:hAnsi="Trebuchet MS"/>
          <w:noProof/>
        </w:rPr>
        <w:t xml:space="preserve">, and as far as the </w:t>
      </w:r>
      <w:del w:id="471" w:author="Author">
        <w:r w:rsidRPr="00E40719">
          <w:rPr>
            <w:rFonts w:ascii="Trebuchet MS" w:hAnsi="Trebuchet MS"/>
            <w:noProof/>
          </w:rPr>
          <w:delText>sea</w:delText>
        </w:r>
      </w:del>
      <w:ins w:id="472" w:author="Author">
        <w:r w:rsidRPr="00E40719">
          <w:rPr>
            <w:rFonts w:ascii="Trebuchet MS" w:hAnsi="Trebuchet MS"/>
            <w:noProof/>
          </w:rPr>
          <w:t>Sea</w:t>
        </w:r>
      </w:ins>
      <w:r w:rsidRPr="00E40719">
        <w:rPr>
          <w:rFonts w:ascii="Trebuchet MS" w:hAnsi="Trebuchet MS"/>
          <w:noProof/>
        </w:rPr>
        <w:t xml:space="preserve"> of the Ar′a·bah</w:t>
      </w:r>
      <w:ins w:id="473" w:author="Author">
        <w:r w:rsidRPr="00E40719">
          <w:rPr>
            <w:rFonts w:ascii="Trebuchet MS" w:hAnsi="Trebuchet MS"/>
            <w:noProof/>
          </w:rPr>
          <w:t>,</w:t>
        </w:r>
        <w:r w:rsidRPr="00E40719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E40719">
        <w:rPr>
          <w:rFonts w:ascii="Trebuchet MS" w:hAnsi="Trebuchet MS"/>
          <w:noProof/>
        </w:rPr>
        <w:t xml:space="preserve"> at the base of the slopes of Pis′gah.</w:t>
      </w:r>
    </w:p>
    <w:p w:rsidR="00821ADD" w:rsidRPr="00E40719" w:rsidRDefault="00821ADD" w:rsidP="00821ADD">
      <w:pPr>
        <w:rPr>
          <w:rFonts w:ascii="Trebuchet MS" w:hAnsi="Trebuchet MS"/>
          <w:b/>
        </w:rPr>
      </w:pPr>
    </w:p>
    <w:p w:rsidR="00762BCB" w:rsidRPr="00821ADD" w:rsidRDefault="00762BCB" w:rsidP="00821ADD"/>
    <w:sectPr w:rsidR="00762BCB" w:rsidRPr="00821ADD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61C" w:rsidRDefault="00AD061C">
      <w:r>
        <w:separator/>
      </w:r>
    </w:p>
  </w:endnote>
  <w:endnote w:type="continuationSeparator" w:id="0">
    <w:p w:rsidR="00AD061C" w:rsidRDefault="00AD0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61C" w:rsidRDefault="00AD061C">
      <w:r>
        <w:separator/>
      </w:r>
    </w:p>
  </w:footnote>
  <w:footnote w:type="continuationSeparator" w:id="0">
    <w:p w:rsidR="00AD061C" w:rsidRDefault="00AD061C">
      <w:r>
        <w:continuationSeparator/>
      </w:r>
    </w:p>
  </w:footnote>
  <w:footnote w:id="1">
    <w:p w:rsidR="00821ADD" w:rsidRPr="00E40719" w:rsidRDefault="00821ADD" w:rsidP="00E40719">
      <w:pPr>
        <w:pStyle w:val="FootnoteText"/>
        <w:spacing w:after="96"/>
        <w:ind w:firstLine="288"/>
        <w:rPr>
          <w:ins w:id="80" w:author="Author"/>
        </w:rPr>
      </w:pPr>
      <w:ins w:id="81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4:9 </w:t>
        </w:r>
        <w:r w:rsidRPr="00E40719">
          <w:t>Or “and pay close attention to your soul.”</w:t>
        </w:r>
      </w:ins>
    </w:p>
  </w:footnote>
  <w:footnote w:id="2">
    <w:p w:rsidR="00821ADD" w:rsidRPr="00E40719" w:rsidRDefault="00821ADD" w:rsidP="00E40719">
      <w:pPr>
        <w:pStyle w:val="FootnoteText"/>
        <w:spacing w:after="96"/>
        <w:ind w:firstLine="288"/>
        <w:rPr>
          <w:ins w:id="100" w:author="Author"/>
        </w:rPr>
      </w:pPr>
      <w:ins w:id="101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4:11 </w:t>
        </w:r>
        <w:r w:rsidRPr="00E40719">
          <w:t>Lit., “up to the heart of the heavens.”</w:t>
        </w:r>
      </w:ins>
    </w:p>
  </w:footnote>
  <w:footnote w:id="3">
    <w:p w:rsidR="00821ADD" w:rsidRPr="00E40719" w:rsidRDefault="00821ADD" w:rsidP="00E40719">
      <w:pPr>
        <w:pStyle w:val="FootnoteText"/>
        <w:spacing w:after="96"/>
        <w:ind w:firstLine="288"/>
        <w:rPr>
          <w:ins w:id="121" w:author="Author"/>
        </w:rPr>
      </w:pPr>
      <w:ins w:id="122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4:13 </w:t>
        </w:r>
        <w:r w:rsidRPr="00E40719">
          <w:t>Lit., “the Ten Words.” Also known as the Decalogue.</w:t>
        </w:r>
      </w:ins>
    </w:p>
  </w:footnote>
  <w:footnote w:id="4">
    <w:p w:rsidR="00821ADD" w:rsidRPr="00E40719" w:rsidRDefault="00821ADD" w:rsidP="00E40719">
      <w:pPr>
        <w:pStyle w:val="FootnoteText"/>
        <w:spacing w:after="96"/>
        <w:ind w:firstLine="288"/>
        <w:rPr>
          <w:ins w:id="140" w:author="Author"/>
        </w:rPr>
      </w:pPr>
      <w:ins w:id="141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4:15 </w:t>
        </w:r>
        <w:r w:rsidRPr="00E40719">
          <w:t>Or “pay close attention to your souls.”</w:t>
        </w:r>
      </w:ins>
    </w:p>
  </w:footnote>
  <w:footnote w:id="5">
    <w:p w:rsidR="00821ADD" w:rsidRPr="00E40719" w:rsidRDefault="00821ADD" w:rsidP="00E40719">
      <w:pPr>
        <w:pStyle w:val="FootnoteText"/>
        <w:spacing w:after="96"/>
        <w:ind w:firstLine="288"/>
        <w:rPr>
          <w:ins w:id="193" w:author="Author"/>
        </w:rPr>
      </w:pPr>
      <w:ins w:id="194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4:20 </w:t>
        </w:r>
        <w:r w:rsidRPr="00E40719">
          <w:t>Or “of his inheritance.”</w:t>
        </w:r>
      </w:ins>
    </w:p>
  </w:footnote>
  <w:footnote w:id="6">
    <w:p w:rsidR="00821ADD" w:rsidRPr="00E40719" w:rsidRDefault="00821ADD" w:rsidP="00E40719">
      <w:pPr>
        <w:pStyle w:val="FootnoteText"/>
        <w:spacing w:after="96"/>
        <w:ind w:firstLine="288"/>
        <w:rPr>
          <w:ins w:id="287" w:author="Author"/>
        </w:rPr>
      </w:pPr>
      <w:ins w:id="288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4:29 </w:t>
        </w:r>
        <w:r w:rsidRPr="00E40719">
          <w:t>See Glossary.</w:t>
        </w:r>
      </w:ins>
    </w:p>
  </w:footnote>
  <w:footnote w:id="7">
    <w:p w:rsidR="00821ADD" w:rsidRPr="00E40719" w:rsidRDefault="00821ADD" w:rsidP="00E40719">
      <w:pPr>
        <w:pStyle w:val="FootnoteText"/>
        <w:spacing w:after="96"/>
        <w:ind w:firstLine="288"/>
        <w:rPr>
          <w:ins w:id="334" w:author="Author"/>
        </w:rPr>
      </w:pPr>
      <w:ins w:id="335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4:34 </w:t>
        </w:r>
        <w:r w:rsidRPr="00E40719">
          <w:t>Or “trials.”</w:t>
        </w:r>
      </w:ins>
    </w:p>
  </w:footnote>
  <w:footnote w:id="8">
    <w:p w:rsidR="00821ADD" w:rsidRPr="00E40719" w:rsidRDefault="00821ADD" w:rsidP="00E40719">
      <w:pPr>
        <w:pStyle w:val="FootnoteText"/>
        <w:spacing w:after="96"/>
        <w:ind w:firstLine="288"/>
        <w:rPr>
          <w:ins w:id="378" w:author="Author"/>
        </w:rPr>
      </w:pPr>
      <w:ins w:id="379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4:37 </w:t>
        </w:r>
        <w:r w:rsidRPr="00E40719">
          <w:t>Lit., “seed.”</w:t>
        </w:r>
      </w:ins>
    </w:p>
  </w:footnote>
  <w:footnote w:id="9">
    <w:p w:rsidR="00821ADD" w:rsidRPr="00E40719" w:rsidRDefault="00821ADD" w:rsidP="00E40719">
      <w:pPr>
        <w:pStyle w:val="FootnoteText"/>
        <w:spacing w:after="96"/>
        <w:ind w:firstLine="288"/>
        <w:rPr>
          <w:ins w:id="432" w:author="Author"/>
        </w:rPr>
      </w:pPr>
      <w:ins w:id="433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4:43 </w:t>
        </w:r>
        <w:r w:rsidRPr="00E40719">
          <w:t>Or “plateau.”</w:t>
        </w:r>
      </w:ins>
    </w:p>
  </w:footnote>
  <w:footnote w:id="10">
    <w:p w:rsidR="00821ADD" w:rsidRPr="00E40719" w:rsidRDefault="00821ADD" w:rsidP="00E40719">
      <w:pPr>
        <w:pStyle w:val="FootnoteText"/>
        <w:spacing w:after="96"/>
        <w:ind w:firstLine="288"/>
        <w:rPr>
          <w:ins w:id="466" w:author="Author"/>
        </w:rPr>
      </w:pPr>
      <w:ins w:id="467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4:48 </w:t>
        </w:r>
        <w:r w:rsidRPr="00E40719">
          <w:t>Or “Wadi Arnon.”</w:t>
        </w:r>
      </w:ins>
    </w:p>
  </w:footnote>
  <w:footnote w:id="11">
    <w:p w:rsidR="00821ADD" w:rsidRPr="00E40719" w:rsidRDefault="00821ADD" w:rsidP="00E40719">
      <w:pPr>
        <w:pStyle w:val="FootnoteText"/>
        <w:spacing w:after="96"/>
        <w:ind w:firstLine="288"/>
        <w:rPr>
          <w:ins w:id="474" w:author="Author"/>
        </w:rPr>
      </w:pPr>
      <w:ins w:id="475" w:author="Author">
        <w:r w:rsidRPr="00E40719">
          <w:rPr>
            <w:rStyle w:val="FootnoteReference"/>
          </w:rPr>
          <w:footnoteRef/>
        </w:r>
        <w:r w:rsidRPr="00E40719">
          <w:t xml:space="preserve"> </w:t>
        </w:r>
        <w:r w:rsidRPr="00E40719">
          <w:rPr>
            <w:b/>
          </w:rPr>
          <w:t xml:space="preserve">4:49 </w:t>
        </w:r>
        <w:r w:rsidRPr="00E40719">
          <w:t>That is, the Salt Sea, or the Dead Sea.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33132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33132">
        <w:t>Deuteronomy Chapter 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33132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33132">
      <w:rPr>
        <w:noProof/>
        <w:snapToGrid w:val="0"/>
      </w:rPr>
      <w:t>Deuteronomy 04.Revised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33132">
        <w:t>Deuteronomy Chapter 4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33132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33132">
      <w:rPr>
        <w:noProof/>
        <w:snapToGrid w:val="0"/>
      </w:rPr>
      <w:t>Deuteronomy 04.Revised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3313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3313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3313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3313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61C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21ADD"/>
    <w:rsid w:val="00833132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AD061C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6b348b2b430b44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21AD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1AD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821AD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21AD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1AD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821A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b348b2b430b44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1989</ap:Words>
  <ap:Characters>8416</ap:Characters>
  <ap:Application>Microsoft Office Word</ap:Application>
  <ap:DocSecurity>0</ap:DocSecurity>
  <ap:Lines>137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10386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4</dc:title>
  <dc:subject/>
  <dc:creator>Matthew Calleja</dc:creator>
  <cp:keywords/>
  <dc:description/>
  <cp:lastModifiedBy>Matthew Calleja</cp:lastModifiedBy>
  <cp:revision>3</cp:revision>
  <dcterms:created xsi:type="dcterms:W3CDTF">2020-08-27T14:19:00Z</dcterms:created>
  <dcterms:modified xsi:type="dcterms:W3CDTF">2020-08-27T14:19:00Z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04.docx</vt:lpwstr>
  </property>
  <property fmtid="{D5CDD505-2E9C-101B-9397-08002B2CF9AE}" pid="9" name="_TranslationDocumentId">
    <vt:i4>19487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