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391DE9">
        <w:rPr>
          <w:rFonts w:ascii="Trebuchet MS" w:hAnsi="Trebuchet MS"/>
          <w:b/>
          <w:sz w:val="24"/>
        </w:rPr>
        <w:t xml:space="preserve">12:1 </w:t>
      </w:r>
      <w:r w:rsidRPr="00391DE9">
        <w:rPr>
          <w:rFonts w:ascii="Trebuchet MS" w:hAnsi="Trebuchet MS"/>
          <w:noProof/>
          <w:sz w:val="24"/>
        </w:rPr>
        <w:t xml:space="preserve">Jehovah now said to Moses and Aaron in the land of Egypt: </w:t>
      </w:r>
      <w:r w:rsidRPr="00391DE9">
        <w:rPr>
          <w:rFonts w:ascii="Trebuchet MS" w:hAnsi="Trebuchet MS"/>
          <w:b/>
          <w:noProof/>
          <w:sz w:val="24"/>
        </w:rPr>
        <w:t xml:space="preserve">12:2 </w:t>
      </w:r>
      <w:r w:rsidRPr="00391DE9">
        <w:rPr>
          <w:rFonts w:ascii="Trebuchet MS" w:hAnsi="Trebuchet MS"/>
          <w:noProof/>
          <w:sz w:val="24"/>
        </w:rPr>
        <w:t xml:space="preserve">“This month will be the </w:t>
      </w:r>
      <w:del w:id="1" w:author="Author">
        <w:r w:rsidRPr="00391DE9">
          <w:rPr>
            <w:rFonts w:ascii="Trebuchet MS" w:hAnsi="Trebuchet MS"/>
            <w:noProof/>
            <w:sz w:val="24"/>
          </w:rPr>
          <w:delText>start</w:delText>
        </w:r>
      </w:del>
      <w:ins w:id="2" w:author="Author">
        <w:r w:rsidRPr="00391DE9">
          <w:rPr>
            <w:rFonts w:ascii="Trebuchet MS" w:hAnsi="Trebuchet MS"/>
            <w:noProof/>
            <w:sz w:val="24"/>
          </w:rPr>
          <w:t>beginning</w:t>
        </w:r>
      </w:ins>
      <w:r w:rsidRPr="00391DE9">
        <w:rPr>
          <w:rFonts w:ascii="Trebuchet MS" w:hAnsi="Trebuchet MS"/>
          <w:noProof/>
          <w:sz w:val="24"/>
        </w:rPr>
        <w:t xml:space="preserve"> of the months for </w:t>
      </w:r>
      <w:del w:id="3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. It will be the first of the months of the year for </w:t>
      </w:r>
      <w:del w:id="5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12:3 </w:t>
      </w:r>
      <w:r w:rsidRPr="00391DE9">
        <w:rPr>
          <w:rFonts w:ascii="Trebuchet MS" w:hAnsi="Trebuchet MS"/>
          <w:noProof/>
          <w:sz w:val="24"/>
        </w:rPr>
        <w:t>Speak to the entire assembly of Israel, saying, ‘On the tenth day of this month</w:t>
      </w:r>
      <w:ins w:id="7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they </w:t>
      </w:r>
      <w:del w:id="8" w:author="Author">
        <w:r w:rsidRPr="00391DE9">
          <w:rPr>
            <w:rFonts w:ascii="Trebuchet MS" w:hAnsi="Trebuchet MS"/>
            <w:noProof/>
            <w:sz w:val="24"/>
          </w:rPr>
          <w:delText>are to</w:delText>
        </w:r>
      </w:del>
      <w:ins w:id="9" w:author="Author">
        <w:r w:rsidRPr="00391DE9">
          <w:rPr>
            <w:rFonts w:ascii="Trebuchet MS" w:hAnsi="Trebuchet MS"/>
            <w:noProof/>
            <w:sz w:val="24"/>
          </w:rPr>
          <w:t>should each</w:t>
        </w:r>
      </w:ins>
      <w:r w:rsidRPr="00391DE9">
        <w:rPr>
          <w:rFonts w:ascii="Trebuchet MS" w:hAnsi="Trebuchet MS"/>
          <w:noProof/>
          <w:sz w:val="24"/>
        </w:rPr>
        <w:t xml:space="preserve"> take for themselves </w:t>
      </w:r>
      <w:del w:id="10" w:author="Author">
        <w:r w:rsidRPr="00391DE9">
          <w:rPr>
            <w:rFonts w:ascii="Trebuchet MS" w:hAnsi="Trebuchet MS"/>
            <w:noProof/>
            <w:sz w:val="24"/>
          </w:rPr>
          <w:delText xml:space="preserve">each one </w:delText>
        </w:r>
      </w:del>
      <w:r w:rsidRPr="00391DE9">
        <w:rPr>
          <w:rFonts w:ascii="Trebuchet MS" w:hAnsi="Trebuchet MS"/>
          <w:noProof/>
          <w:sz w:val="24"/>
        </w:rPr>
        <w:t xml:space="preserve">a sheep for </w:t>
      </w:r>
      <w:del w:id="11" w:author="Author">
        <w:r w:rsidRPr="00391DE9">
          <w:rPr>
            <w:rFonts w:ascii="Trebuchet MS" w:hAnsi="Trebuchet MS"/>
            <w:noProof/>
            <w:sz w:val="24"/>
          </w:rPr>
          <w:delText>the ancestral</w:delText>
        </w:r>
      </w:del>
      <w:ins w:id="12" w:author="Author">
        <w:r w:rsidRPr="00391DE9">
          <w:rPr>
            <w:rFonts w:ascii="Trebuchet MS" w:hAnsi="Trebuchet MS"/>
            <w:noProof/>
            <w:sz w:val="24"/>
          </w:rPr>
          <w:t>their father’s</w:t>
        </w:r>
      </w:ins>
      <w:r w:rsidRPr="00391DE9">
        <w:rPr>
          <w:rFonts w:ascii="Trebuchet MS" w:hAnsi="Trebuchet MS"/>
          <w:noProof/>
          <w:sz w:val="24"/>
        </w:rPr>
        <w:t xml:space="preserve"> house, a sheep to a house. </w:t>
      </w:r>
      <w:r w:rsidRPr="00391DE9">
        <w:rPr>
          <w:rFonts w:ascii="Trebuchet MS" w:hAnsi="Trebuchet MS"/>
          <w:b/>
          <w:noProof/>
          <w:sz w:val="24"/>
        </w:rPr>
        <w:t xml:space="preserve">12:4 </w:t>
      </w:r>
      <w:r w:rsidRPr="00391DE9">
        <w:rPr>
          <w:rFonts w:ascii="Trebuchet MS" w:hAnsi="Trebuchet MS"/>
          <w:noProof/>
          <w:sz w:val="24"/>
        </w:rPr>
        <w:t xml:space="preserve">But if the household </w:t>
      </w:r>
      <w:del w:id="13" w:author="Author">
        <w:r w:rsidRPr="00391DE9">
          <w:rPr>
            <w:rFonts w:ascii="Trebuchet MS" w:hAnsi="Trebuchet MS"/>
            <w:noProof/>
            <w:sz w:val="24"/>
          </w:rPr>
          <w:delText>proves to be</w:delText>
        </w:r>
      </w:del>
      <w:ins w:id="14" w:author="Author">
        <w:r w:rsidRPr="00391DE9">
          <w:rPr>
            <w:rFonts w:ascii="Trebuchet MS" w:hAnsi="Trebuchet MS"/>
            <w:noProof/>
            <w:sz w:val="24"/>
          </w:rPr>
          <w:t>is</w:t>
        </w:r>
      </w:ins>
      <w:r w:rsidRPr="00391DE9">
        <w:rPr>
          <w:rFonts w:ascii="Trebuchet MS" w:hAnsi="Trebuchet MS"/>
          <w:noProof/>
          <w:sz w:val="24"/>
        </w:rPr>
        <w:t xml:space="preserve"> too small for the sheep, </w:t>
      </w:r>
      <w:del w:id="15" w:author="Author">
        <w:r w:rsidRPr="00391DE9">
          <w:rPr>
            <w:rFonts w:ascii="Trebuchet MS" w:hAnsi="Trebuchet MS"/>
            <w:noProof/>
            <w:sz w:val="24"/>
          </w:rPr>
          <w:delText>then he</w:delText>
        </w:r>
      </w:del>
      <w:ins w:id="16" w:author="Author">
        <w:r w:rsidRPr="00391DE9">
          <w:rPr>
            <w:rFonts w:ascii="Trebuchet MS" w:hAnsi="Trebuchet MS"/>
            <w:noProof/>
            <w:sz w:val="24"/>
          </w:rPr>
          <w:t>they</w:t>
        </w:r>
      </w:ins>
      <w:r w:rsidRPr="00391DE9">
        <w:rPr>
          <w:rFonts w:ascii="Trebuchet MS" w:hAnsi="Trebuchet MS"/>
          <w:noProof/>
          <w:sz w:val="24"/>
        </w:rPr>
        <w:t xml:space="preserve"> and </w:t>
      </w:r>
      <w:del w:id="17" w:author="Author">
        <w:r w:rsidRPr="00391DE9">
          <w:rPr>
            <w:rFonts w:ascii="Trebuchet MS" w:hAnsi="Trebuchet MS"/>
            <w:noProof/>
            <w:sz w:val="24"/>
          </w:rPr>
          <w:delText>his</w:delText>
        </w:r>
      </w:del>
      <w:ins w:id="18" w:author="Author">
        <w:r w:rsidRPr="00391DE9">
          <w:rPr>
            <w:rFonts w:ascii="Trebuchet MS" w:hAnsi="Trebuchet MS"/>
            <w:noProof/>
            <w:sz w:val="24"/>
          </w:rPr>
          <w:t>their</w:t>
        </w:r>
        <w:r w:rsidRPr="00391DE9">
          <w:rPr>
            <w:rStyle w:val="FootnoteReference"/>
            <w:rFonts w:ascii="Trebuchet MS" w:hAnsi="Trebuchet MS"/>
            <w:noProof/>
          </w:rPr>
          <w:footnoteReference w:id="1"/>
        </w:r>
        <w:r w:rsidRPr="00391DE9">
          <w:rPr>
            <w:rFonts w:ascii="Trebuchet MS" w:hAnsi="Trebuchet MS"/>
            <w:noProof/>
            <w:sz w:val="24"/>
          </w:rPr>
          <w:t xml:space="preserve"> nearest</w:t>
        </w:r>
      </w:ins>
      <w:r w:rsidRPr="00391DE9">
        <w:rPr>
          <w:rFonts w:ascii="Trebuchet MS" w:hAnsi="Trebuchet MS"/>
          <w:noProof/>
          <w:sz w:val="24"/>
        </w:rPr>
        <w:t xml:space="preserve"> neighbor </w:t>
      </w:r>
      <w:del w:id="21" w:author="Author">
        <w:r w:rsidRPr="00391DE9">
          <w:rPr>
            <w:rFonts w:ascii="Trebuchet MS" w:hAnsi="Trebuchet MS"/>
            <w:noProof/>
            <w:sz w:val="24"/>
          </w:rPr>
          <w:delText>close by must take</w:delText>
        </w:r>
      </w:del>
      <w:ins w:id="22" w:author="Author">
        <w:r w:rsidRPr="00391DE9">
          <w:rPr>
            <w:rFonts w:ascii="Trebuchet MS" w:hAnsi="Trebuchet MS"/>
            <w:noProof/>
            <w:sz w:val="24"/>
          </w:rPr>
          <w:t>should share</w:t>
        </w:r>
      </w:ins>
      <w:r w:rsidRPr="00391DE9">
        <w:rPr>
          <w:rFonts w:ascii="Trebuchet MS" w:hAnsi="Trebuchet MS"/>
          <w:noProof/>
          <w:sz w:val="24"/>
        </w:rPr>
        <w:t xml:space="preserve"> it </w:t>
      </w:r>
      <w:del w:id="23" w:author="Author">
        <w:r w:rsidRPr="00391DE9">
          <w:rPr>
            <w:rFonts w:ascii="Trebuchet MS" w:hAnsi="Trebuchet MS"/>
            <w:noProof/>
            <w:sz w:val="24"/>
          </w:rPr>
          <w:delText>into his</w:delText>
        </w:r>
      </w:del>
      <w:ins w:id="24" w:author="Author">
        <w:r w:rsidRPr="00391DE9">
          <w:rPr>
            <w:rFonts w:ascii="Trebuchet MS" w:hAnsi="Trebuchet MS"/>
            <w:noProof/>
            <w:sz w:val="24"/>
          </w:rPr>
          <w:t>between themselves in their</w:t>
        </w:r>
      </w:ins>
      <w:r w:rsidRPr="00391DE9">
        <w:rPr>
          <w:rFonts w:ascii="Trebuchet MS" w:hAnsi="Trebuchet MS"/>
          <w:noProof/>
          <w:sz w:val="24"/>
        </w:rPr>
        <w:t xml:space="preserve"> house according to the number of </w:t>
      </w:r>
      <w:del w:id="25" w:author="Author">
        <w:r w:rsidRPr="00391DE9">
          <w:rPr>
            <w:rFonts w:ascii="Trebuchet MS" w:hAnsi="Trebuchet MS"/>
            <w:noProof/>
            <w:sz w:val="24"/>
          </w:rPr>
          <w:delText xml:space="preserve">souls;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  <w:r w:rsidRPr="00391DE9">
          <w:rPr>
            <w:rFonts w:ascii="Trebuchet MS" w:hAnsi="Trebuchet MS"/>
            <w:noProof/>
            <w:sz w:val="24"/>
          </w:rPr>
          <w:delText xml:space="preserve"> should compute each one proportionate to his eating as regards</w:delText>
        </w:r>
      </w:del>
      <w:ins w:id="26" w:author="Author">
        <w:r w:rsidRPr="00391DE9">
          <w:rPr>
            <w:rFonts w:ascii="Trebuchet MS" w:hAnsi="Trebuchet MS"/>
            <w:noProof/>
            <w:sz w:val="24"/>
          </w:rPr>
          <w:t>people.</w:t>
        </w:r>
        <w:r w:rsidRPr="00391DE9">
          <w:rPr>
            <w:rStyle w:val="FootnoteReference"/>
            <w:rFonts w:ascii="Trebuchet MS" w:hAnsi="Trebuchet MS"/>
            <w:noProof/>
          </w:rPr>
          <w:footnoteReference w:id="2"/>
        </w:r>
        <w:r w:rsidRPr="00391DE9">
          <w:rPr>
            <w:rFonts w:ascii="Trebuchet MS" w:hAnsi="Trebuchet MS"/>
            <w:noProof/>
            <w:sz w:val="24"/>
          </w:rPr>
          <w:t xml:space="preserve"> When making the calculation, determine how much of</w:t>
        </w:r>
      </w:ins>
      <w:r w:rsidRPr="00391DE9">
        <w:rPr>
          <w:rFonts w:ascii="Trebuchet MS" w:hAnsi="Trebuchet MS"/>
          <w:noProof/>
          <w:sz w:val="24"/>
        </w:rPr>
        <w:t xml:space="preserve"> the sheep</w:t>
      </w:r>
      <w:ins w:id="29" w:author="Author">
        <w:r w:rsidRPr="00391DE9">
          <w:rPr>
            <w:rFonts w:ascii="Trebuchet MS" w:hAnsi="Trebuchet MS"/>
            <w:noProof/>
            <w:sz w:val="24"/>
          </w:rPr>
          <w:t xml:space="preserve"> each one will eat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12:5 </w:t>
      </w:r>
      <w:del w:id="30" w:author="Author">
        <w:r w:rsidRPr="00391DE9">
          <w:rPr>
            <w:rFonts w:ascii="Trebuchet MS" w:hAnsi="Trebuchet MS"/>
            <w:noProof/>
            <w:sz w:val="24"/>
          </w:rPr>
          <w:delText>The</w:delText>
        </w:r>
      </w:del>
      <w:ins w:id="31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sheep should </w:t>
      </w:r>
      <w:del w:id="32" w:author="Author">
        <w:r w:rsidRPr="00391DE9">
          <w:rPr>
            <w:rFonts w:ascii="Trebuchet MS" w:hAnsi="Trebuchet MS"/>
            <w:noProof/>
            <w:sz w:val="24"/>
          </w:rPr>
          <w:delText xml:space="preserve">prove to </w:delText>
        </w:r>
      </w:del>
      <w:r w:rsidRPr="00391DE9">
        <w:rPr>
          <w:rFonts w:ascii="Trebuchet MS" w:hAnsi="Trebuchet MS"/>
          <w:noProof/>
          <w:sz w:val="24"/>
        </w:rPr>
        <w:t xml:space="preserve">be </w:t>
      </w:r>
      <w:ins w:id="33" w:author="Author">
        <w:r w:rsidRPr="00391DE9">
          <w:rPr>
            <w:rFonts w:ascii="Trebuchet MS" w:hAnsi="Trebuchet MS"/>
            <w:noProof/>
            <w:sz w:val="24"/>
          </w:rPr>
          <w:t xml:space="preserve">a </w:t>
        </w:r>
      </w:ins>
      <w:r w:rsidRPr="00391DE9">
        <w:rPr>
          <w:rFonts w:ascii="Trebuchet MS" w:hAnsi="Trebuchet MS"/>
          <w:noProof/>
          <w:sz w:val="24"/>
        </w:rPr>
        <w:t xml:space="preserve">sound, </w:t>
      </w:r>
      <w:del w:id="34" w:author="Author">
        <w:r w:rsidRPr="00391DE9">
          <w:rPr>
            <w:rFonts w:ascii="Trebuchet MS" w:hAnsi="Trebuchet MS"/>
            <w:noProof/>
            <w:sz w:val="24"/>
          </w:rPr>
          <w:delText xml:space="preserve">a male, a </w:delText>
        </w:r>
      </w:del>
      <w:ins w:id="35" w:author="Author">
        <w:r w:rsidRPr="00391DE9">
          <w:rPr>
            <w:rFonts w:ascii="Trebuchet MS" w:hAnsi="Trebuchet MS"/>
            <w:noProof/>
            <w:sz w:val="24"/>
          </w:rPr>
          <w:t>one-</w:t>
        </w:r>
      </w:ins>
      <w:r w:rsidRPr="00391DE9">
        <w:rPr>
          <w:rFonts w:ascii="Trebuchet MS" w:hAnsi="Trebuchet MS"/>
          <w:noProof/>
          <w:sz w:val="24"/>
        </w:rPr>
        <w:t>year</w:t>
      </w:r>
      <w:del w:id="36" w:author="Author">
        <w:r w:rsidRPr="00391DE9">
          <w:rPr>
            <w:rFonts w:ascii="Trebuchet MS" w:hAnsi="Trebuchet MS"/>
            <w:noProof/>
            <w:sz w:val="24"/>
          </w:rPr>
          <w:delText xml:space="preserve"> </w:delText>
        </w:r>
      </w:del>
      <w:ins w:id="37" w:author="Author">
        <w:r w:rsidRPr="00391DE9">
          <w:rPr>
            <w:rFonts w:ascii="Trebuchet MS" w:hAnsi="Trebuchet MS"/>
            <w:noProof/>
            <w:sz w:val="24"/>
          </w:rPr>
          <w:t>-</w:t>
        </w:r>
      </w:ins>
      <w:r w:rsidRPr="00391DE9">
        <w:rPr>
          <w:rFonts w:ascii="Trebuchet MS" w:hAnsi="Trebuchet MS"/>
          <w:noProof/>
          <w:sz w:val="24"/>
        </w:rPr>
        <w:t>old</w:t>
      </w:r>
      <w:del w:id="38" w:author="Author">
        <w:r w:rsidRPr="00391DE9">
          <w:rPr>
            <w:rFonts w:ascii="Trebuchet MS" w:hAnsi="Trebuchet MS"/>
            <w:noProof/>
            <w:sz w:val="24"/>
          </w:rPr>
          <w:delText xml:space="preserve">, for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  <w:r w:rsidRPr="00391DE9">
          <w:rPr>
            <w:rFonts w:ascii="Trebuchet MS" w:hAnsi="Trebuchet MS"/>
            <w:noProof/>
            <w:sz w:val="24"/>
          </w:rPr>
          <w:delText>. Y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39" w:author="Author">
        <w:r w:rsidRPr="00391DE9">
          <w:rPr>
            <w:rFonts w:ascii="Trebuchet MS" w:hAnsi="Trebuchet MS"/>
            <w:noProof/>
            <w:sz w:val="24"/>
          </w:rPr>
          <w:t xml:space="preserve"> male. You</w:t>
        </w:r>
      </w:ins>
      <w:r w:rsidRPr="00391DE9">
        <w:rPr>
          <w:rFonts w:ascii="Trebuchet MS" w:hAnsi="Trebuchet MS"/>
          <w:noProof/>
          <w:sz w:val="24"/>
        </w:rPr>
        <w:t xml:space="preserve"> may </w:t>
      </w:r>
      <w:del w:id="40" w:author="Author">
        <w:r w:rsidRPr="00391DE9">
          <w:rPr>
            <w:rFonts w:ascii="Trebuchet MS" w:hAnsi="Trebuchet MS"/>
            <w:noProof/>
            <w:sz w:val="24"/>
          </w:rPr>
          <w:delText>pick</w:delText>
        </w:r>
      </w:del>
      <w:ins w:id="41" w:author="Author">
        <w:r w:rsidRPr="00391DE9">
          <w:rPr>
            <w:rFonts w:ascii="Trebuchet MS" w:hAnsi="Trebuchet MS"/>
            <w:noProof/>
            <w:sz w:val="24"/>
          </w:rPr>
          <w:t>choose</w:t>
        </w:r>
      </w:ins>
      <w:r w:rsidRPr="00391DE9">
        <w:rPr>
          <w:rFonts w:ascii="Trebuchet MS" w:hAnsi="Trebuchet MS"/>
          <w:noProof/>
          <w:sz w:val="24"/>
        </w:rPr>
        <w:t xml:space="preserve"> from the young rams or from the goats. </w:t>
      </w:r>
      <w:r w:rsidRPr="00391DE9">
        <w:rPr>
          <w:rFonts w:ascii="Trebuchet MS" w:hAnsi="Trebuchet MS"/>
          <w:b/>
          <w:noProof/>
          <w:sz w:val="24"/>
        </w:rPr>
        <w:t xml:space="preserve">12:6 </w:t>
      </w:r>
      <w:del w:id="42" w:author="Author">
        <w:r w:rsidRPr="00391DE9">
          <w:rPr>
            <w:rFonts w:ascii="Trebuchet MS" w:hAnsi="Trebuchet MS"/>
            <w:noProof/>
            <w:sz w:val="24"/>
          </w:rPr>
          <w:delText>And it</w:delText>
        </w:r>
      </w:del>
      <w:ins w:id="43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</w:t>
      </w:r>
      <w:del w:id="44" w:author="Author">
        <w:r w:rsidRPr="00391DE9">
          <w:rPr>
            <w:rFonts w:ascii="Trebuchet MS" w:hAnsi="Trebuchet MS"/>
            <w:noProof/>
            <w:sz w:val="24"/>
          </w:rPr>
          <w:delText xml:space="preserve">continue under safeguard by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  <w:r w:rsidRPr="00391DE9">
          <w:rPr>
            <w:rFonts w:ascii="Trebuchet MS" w:hAnsi="Trebuchet MS"/>
            <w:noProof/>
            <w:sz w:val="24"/>
          </w:rPr>
          <w:delText xml:space="preserve"> </w:delText>
        </w:r>
      </w:del>
      <w:ins w:id="45" w:author="Author">
        <w:r w:rsidRPr="00391DE9">
          <w:rPr>
            <w:rFonts w:ascii="Trebuchet MS" w:hAnsi="Trebuchet MS"/>
            <w:noProof/>
            <w:sz w:val="24"/>
          </w:rPr>
          <w:t xml:space="preserve">care for it </w:t>
        </w:r>
      </w:ins>
      <w:r w:rsidRPr="00391DE9">
        <w:rPr>
          <w:rFonts w:ascii="Trebuchet MS" w:hAnsi="Trebuchet MS"/>
          <w:noProof/>
          <w:sz w:val="24"/>
        </w:rPr>
        <w:t xml:space="preserve">until the </w:t>
      </w:r>
      <w:del w:id="46" w:author="Author">
        <w:r w:rsidRPr="00391DE9">
          <w:rPr>
            <w:rFonts w:ascii="Trebuchet MS" w:hAnsi="Trebuchet MS"/>
            <w:noProof/>
            <w:sz w:val="24"/>
          </w:rPr>
          <w:delText>fourteenth</w:delText>
        </w:r>
      </w:del>
      <w:ins w:id="47" w:author="Author">
        <w:r w:rsidRPr="00391DE9">
          <w:rPr>
            <w:rFonts w:ascii="Trebuchet MS" w:hAnsi="Trebuchet MS"/>
            <w:noProof/>
            <w:sz w:val="24"/>
          </w:rPr>
          <w:t>14th</w:t>
        </w:r>
      </w:ins>
      <w:r w:rsidRPr="00391DE9">
        <w:rPr>
          <w:rFonts w:ascii="Trebuchet MS" w:hAnsi="Trebuchet MS"/>
          <w:noProof/>
          <w:sz w:val="24"/>
        </w:rPr>
        <w:t xml:space="preserve"> day of this month, and the whole congregation of the assembly of Israel must slaughter it </w:t>
      </w:r>
      <w:del w:id="48" w:author="Author">
        <w:r w:rsidRPr="00391DE9">
          <w:rPr>
            <w:rFonts w:ascii="Trebuchet MS" w:hAnsi="Trebuchet MS"/>
            <w:noProof/>
            <w:sz w:val="24"/>
          </w:rPr>
          <w:delText>between the two evenings.</w:delText>
        </w:r>
      </w:del>
      <w:ins w:id="49" w:author="Author">
        <w:r w:rsidRPr="00391DE9">
          <w:rPr>
            <w:rFonts w:ascii="Trebuchet MS" w:hAnsi="Trebuchet MS"/>
            <w:noProof/>
            <w:sz w:val="24"/>
          </w:rPr>
          <w:t>at twilight.</w:t>
        </w:r>
        <w:r w:rsidRPr="00391DE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391DE9">
        <w:rPr>
          <w:rFonts w:ascii="Trebuchet MS" w:hAnsi="Trebuchet MS"/>
          <w:noProof/>
          <w:sz w:val="24"/>
        </w:rPr>
        <w:t xml:space="preserve"> </w:t>
      </w:r>
      <w:r w:rsidRPr="00391DE9">
        <w:rPr>
          <w:rFonts w:ascii="Trebuchet MS" w:hAnsi="Trebuchet MS"/>
          <w:b/>
          <w:noProof/>
          <w:sz w:val="24"/>
        </w:rPr>
        <w:t xml:space="preserve">12:7 </w:t>
      </w:r>
      <w:del w:id="52" w:author="Author">
        <w:r w:rsidRPr="00391DE9">
          <w:rPr>
            <w:rFonts w:ascii="Trebuchet MS" w:hAnsi="Trebuchet MS"/>
            <w:noProof/>
            <w:sz w:val="24"/>
          </w:rPr>
          <w:delText>And they</w:delText>
        </w:r>
      </w:del>
      <w:ins w:id="53" w:author="Author">
        <w:r w:rsidRPr="00391DE9">
          <w:rPr>
            <w:rFonts w:ascii="Trebuchet MS" w:hAnsi="Trebuchet MS"/>
            <w:noProof/>
            <w:sz w:val="24"/>
          </w:rPr>
          <w:t>They</w:t>
        </w:r>
      </w:ins>
      <w:r w:rsidRPr="00391DE9">
        <w:rPr>
          <w:rFonts w:ascii="Trebuchet MS" w:hAnsi="Trebuchet MS"/>
          <w:noProof/>
          <w:sz w:val="24"/>
        </w:rPr>
        <w:t xml:space="preserve"> must take some of the blood and splash it </w:t>
      </w:r>
      <w:del w:id="54" w:author="Author">
        <w:r w:rsidRPr="00391DE9">
          <w:rPr>
            <w:rFonts w:ascii="Trebuchet MS" w:hAnsi="Trebuchet MS"/>
            <w:noProof/>
            <w:sz w:val="24"/>
          </w:rPr>
          <w:delText>upon</w:delText>
        </w:r>
      </w:del>
      <w:ins w:id="55" w:author="Author">
        <w:r w:rsidRPr="00391DE9">
          <w:rPr>
            <w:rFonts w:ascii="Trebuchet MS" w:hAnsi="Trebuchet MS"/>
            <w:noProof/>
            <w:sz w:val="24"/>
          </w:rPr>
          <w:t>on</w:t>
        </w:r>
      </w:ins>
      <w:r w:rsidRPr="00391DE9">
        <w:rPr>
          <w:rFonts w:ascii="Trebuchet MS" w:hAnsi="Trebuchet MS"/>
          <w:noProof/>
          <w:sz w:val="24"/>
        </w:rPr>
        <w:t xml:space="preserve"> the two doorposts and the upper part of the doorway </w:t>
      </w:r>
      <w:del w:id="56" w:author="Author">
        <w:r w:rsidRPr="00391DE9">
          <w:rPr>
            <w:rFonts w:ascii="Trebuchet MS" w:hAnsi="Trebuchet MS"/>
            <w:noProof/>
            <w:sz w:val="24"/>
          </w:rPr>
          <w:delText>belonging to</w:delText>
        </w:r>
      </w:del>
      <w:ins w:id="57" w:author="Author">
        <w:r w:rsidRPr="00391DE9">
          <w:rPr>
            <w:rFonts w:ascii="Trebuchet MS" w:hAnsi="Trebuchet MS"/>
            <w:noProof/>
            <w:sz w:val="24"/>
          </w:rPr>
          <w:t>of</w:t>
        </w:r>
      </w:ins>
      <w:r w:rsidRPr="00391DE9">
        <w:rPr>
          <w:rFonts w:ascii="Trebuchet MS" w:hAnsi="Trebuchet MS"/>
          <w:noProof/>
          <w:sz w:val="24"/>
        </w:rPr>
        <w:t xml:space="preserve"> the houses in which they </w:t>
      </w:r>
      <w:del w:id="58" w:author="Author">
        <w:r w:rsidRPr="00391DE9">
          <w:rPr>
            <w:rFonts w:ascii="Trebuchet MS" w:hAnsi="Trebuchet MS"/>
            <w:noProof/>
            <w:sz w:val="24"/>
          </w:rPr>
          <w:delText xml:space="preserve">will </w:delText>
        </w:r>
      </w:del>
      <w:r w:rsidRPr="00391DE9">
        <w:rPr>
          <w:rFonts w:ascii="Trebuchet MS" w:hAnsi="Trebuchet MS"/>
          <w:noProof/>
          <w:sz w:val="24"/>
        </w:rPr>
        <w:t>eat it.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12:8 </w:t>
      </w:r>
      <w:r w:rsidRPr="00391DE9">
        <w:rPr>
          <w:rFonts w:ascii="Trebuchet MS" w:hAnsi="Trebuchet MS"/>
          <w:noProof/>
          <w:sz w:val="24"/>
        </w:rPr>
        <w:t>“‘</w:t>
      </w:r>
      <w:del w:id="59" w:author="Author">
        <w:r w:rsidRPr="00391DE9">
          <w:rPr>
            <w:rFonts w:ascii="Trebuchet MS" w:hAnsi="Trebuchet MS"/>
            <w:noProof/>
            <w:sz w:val="24"/>
          </w:rPr>
          <w:delText>And they</w:delText>
        </w:r>
      </w:del>
      <w:ins w:id="60" w:author="Author">
        <w:r w:rsidRPr="00391DE9">
          <w:rPr>
            <w:rFonts w:ascii="Trebuchet MS" w:hAnsi="Trebuchet MS"/>
            <w:noProof/>
            <w:sz w:val="24"/>
          </w:rPr>
          <w:t>They</w:t>
        </w:r>
      </w:ins>
      <w:r w:rsidRPr="00391DE9">
        <w:rPr>
          <w:rFonts w:ascii="Trebuchet MS" w:hAnsi="Trebuchet MS"/>
          <w:noProof/>
          <w:sz w:val="24"/>
        </w:rPr>
        <w:t xml:space="preserve"> must eat the </w:t>
      </w:r>
      <w:del w:id="61" w:author="Author">
        <w:r w:rsidRPr="00391DE9">
          <w:rPr>
            <w:rFonts w:ascii="Trebuchet MS" w:hAnsi="Trebuchet MS"/>
            <w:noProof/>
            <w:sz w:val="24"/>
          </w:rPr>
          <w:delText>flesh</w:delText>
        </w:r>
      </w:del>
      <w:ins w:id="62" w:author="Author">
        <w:r w:rsidRPr="00391DE9">
          <w:rPr>
            <w:rFonts w:ascii="Trebuchet MS" w:hAnsi="Trebuchet MS"/>
            <w:noProof/>
            <w:sz w:val="24"/>
          </w:rPr>
          <w:t>meat</w:t>
        </w:r>
      </w:ins>
      <w:r w:rsidRPr="00391DE9">
        <w:rPr>
          <w:rFonts w:ascii="Trebuchet MS" w:hAnsi="Trebuchet MS"/>
          <w:noProof/>
          <w:sz w:val="24"/>
        </w:rPr>
        <w:t xml:space="preserve"> on this night. They should </w:t>
      </w:r>
      <w:del w:id="63" w:author="Author">
        <w:r w:rsidRPr="00391DE9">
          <w:rPr>
            <w:rFonts w:ascii="Trebuchet MS" w:hAnsi="Trebuchet MS"/>
            <w:noProof/>
            <w:sz w:val="24"/>
          </w:rPr>
          <w:delText>eat</w:delText>
        </w:r>
      </w:del>
      <w:ins w:id="64" w:author="Author">
        <w:r w:rsidRPr="00391DE9">
          <w:rPr>
            <w:rFonts w:ascii="Trebuchet MS" w:hAnsi="Trebuchet MS"/>
            <w:noProof/>
            <w:sz w:val="24"/>
          </w:rPr>
          <w:t>roast</w:t>
        </w:r>
      </w:ins>
      <w:r w:rsidRPr="00391DE9">
        <w:rPr>
          <w:rFonts w:ascii="Trebuchet MS" w:hAnsi="Trebuchet MS"/>
          <w:noProof/>
          <w:sz w:val="24"/>
        </w:rPr>
        <w:t xml:space="preserve"> it </w:t>
      </w:r>
      <w:del w:id="65" w:author="Author">
        <w:r w:rsidRPr="00391DE9">
          <w:rPr>
            <w:rFonts w:ascii="Trebuchet MS" w:hAnsi="Trebuchet MS"/>
            <w:noProof/>
            <w:sz w:val="24"/>
          </w:rPr>
          <w:delText>roasted with</w:delText>
        </w:r>
      </w:del>
      <w:ins w:id="66" w:author="Author">
        <w:r w:rsidRPr="00391DE9">
          <w:rPr>
            <w:rFonts w:ascii="Trebuchet MS" w:hAnsi="Trebuchet MS"/>
            <w:noProof/>
            <w:sz w:val="24"/>
          </w:rPr>
          <w:t>over the</w:t>
        </w:r>
      </w:ins>
      <w:r w:rsidRPr="00391DE9">
        <w:rPr>
          <w:rFonts w:ascii="Trebuchet MS" w:hAnsi="Trebuchet MS"/>
          <w:noProof/>
          <w:sz w:val="24"/>
        </w:rPr>
        <w:t xml:space="preserve"> fire and </w:t>
      </w:r>
      <w:del w:id="67" w:author="Author">
        <w:r w:rsidRPr="00391DE9">
          <w:rPr>
            <w:rFonts w:ascii="Trebuchet MS" w:hAnsi="Trebuchet MS"/>
            <w:noProof/>
            <w:sz w:val="24"/>
          </w:rPr>
          <w:delText xml:space="preserve">with unfermented cakes </w:delText>
        </w:r>
      </w:del>
      <w:ins w:id="68" w:author="Author">
        <w:r w:rsidRPr="00391DE9">
          <w:rPr>
            <w:rFonts w:ascii="Trebuchet MS" w:hAnsi="Trebuchet MS"/>
            <w:noProof/>
            <w:sz w:val="24"/>
          </w:rPr>
          <w:t xml:space="preserve">eat it </w:t>
        </w:r>
      </w:ins>
      <w:r w:rsidRPr="00391DE9">
        <w:rPr>
          <w:rFonts w:ascii="Trebuchet MS" w:hAnsi="Trebuchet MS"/>
          <w:noProof/>
          <w:sz w:val="24"/>
        </w:rPr>
        <w:t xml:space="preserve">along with </w:t>
      </w:r>
      <w:ins w:id="69" w:author="Author">
        <w:r w:rsidRPr="00391DE9">
          <w:rPr>
            <w:rFonts w:ascii="Trebuchet MS" w:hAnsi="Trebuchet MS"/>
            <w:noProof/>
            <w:sz w:val="24"/>
          </w:rPr>
          <w:t xml:space="preserve">unleavened bread and </w:t>
        </w:r>
      </w:ins>
      <w:r w:rsidRPr="00391DE9">
        <w:rPr>
          <w:rFonts w:ascii="Trebuchet MS" w:hAnsi="Trebuchet MS"/>
          <w:noProof/>
          <w:sz w:val="24"/>
        </w:rPr>
        <w:t xml:space="preserve">bitter greens. </w:t>
      </w:r>
      <w:r w:rsidRPr="00391DE9">
        <w:rPr>
          <w:rFonts w:ascii="Trebuchet MS" w:hAnsi="Trebuchet MS"/>
          <w:b/>
          <w:noProof/>
          <w:sz w:val="24"/>
        </w:rPr>
        <w:t xml:space="preserve">12:9 </w:t>
      </w:r>
      <w:r w:rsidRPr="00391DE9">
        <w:rPr>
          <w:rFonts w:ascii="Trebuchet MS" w:hAnsi="Trebuchet MS"/>
          <w:noProof/>
          <w:sz w:val="24"/>
        </w:rPr>
        <w:t xml:space="preserve">Do not eat any of it raw or boiled, cooked in water, but roast </w:t>
      </w:r>
      <w:del w:id="70" w:author="Author">
        <w:r w:rsidRPr="00391DE9">
          <w:rPr>
            <w:rFonts w:ascii="Trebuchet MS" w:hAnsi="Trebuchet MS"/>
            <w:noProof/>
            <w:sz w:val="24"/>
          </w:rPr>
          <w:delText>with</w:delText>
        </w:r>
      </w:del>
      <w:ins w:id="71" w:author="Author">
        <w:r w:rsidRPr="00391DE9">
          <w:rPr>
            <w:rFonts w:ascii="Trebuchet MS" w:hAnsi="Trebuchet MS"/>
            <w:noProof/>
            <w:sz w:val="24"/>
          </w:rPr>
          <w:t>it over the</w:t>
        </w:r>
      </w:ins>
      <w:r w:rsidRPr="00391DE9">
        <w:rPr>
          <w:rFonts w:ascii="Trebuchet MS" w:hAnsi="Trebuchet MS"/>
          <w:noProof/>
          <w:sz w:val="24"/>
        </w:rPr>
        <w:t xml:space="preserve"> fire, its head together with its shanks and its </w:t>
      </w:r>
      <w:del w:id="72" w:author="Author">
        <w:r w:rsidRPr="00391DE9">
          <w:rPr>
            <w:rFonts w:ascii="Trebuchet MS" w:hAnsi="Trebuchet MS"/>
            <w:noProof/>
            <w:sz w:val="24"/>
          </w:rPr>
          <w:delText>interior</w:delText>
        </w:r>
      </w:del>
      <w:ins w:id="73" w:author="Author">
        <w:r w:rsidRPr="00391DE9">
          <w:rPr>
            <w:rFonts w:ascii="Trebuchet MS" w:hAnsi="Trebuchet MS"/>
            <w:noProof/>
            <w:sz w:val="24"/>
          </w:rPr>
          <w:t>inner</w:t>
        </w:r>
      </w:ins>
      <w:r w:rsidRPr="00391DE9">
        <w:rPr>
          <w:rFonts w:ascii="Trebuchet MS" w:hAnsi="Trebuchet MS"/>
          <w:noProof/>
          <w:sz w:val="24"/>
        </w:rPr>
        <w:t xml:space="preserve"> parts. </w:t>
      </w:r>
      <w:r w:rsidRPr="00391DE9">
        <w:rPr>
          <w:rFonts w:ascii="Trebuchet MS" w:hAnsi="Trebuchet MS"/>
          <w:b/>
          <w:noProof/>
          <w:sz w:val="24"/>
        </w:rPr>
        <w:t xml:space="preserve">12:10 </w:t>
      </w:r>
      <w:del w:id="74" w:author="Author">
        <w:r w:rsidRPr="00391DE9">
          <w:rPr>
            <w:rFonts w:ascii="Trebuchet MS" w:hAnsi="Trebuchet MS"/>
            <w:noProof/>
            <w:sz w:val="24"/>
          </w:rPr>
          <w:delText xml:space="preserve">And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75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not </w:t>
      </w:r>
      <w:del w:id="76" w:author="Author">
        <w:r w:rsidRPr="00391DE9">
          <w:rPr>
            <w:rFonts w:ascii="Trebuchet MS" w:hAnsi="Trebuchet MS"/>
            <w:noProof/>
            <w:sz w:val="24"/>
          </w:rPr>
          <w:delText>leave</w:delText>
        </w:r>
      </w:del>
      <w:ins w:id="77" w:author="Author">
        <w:r w:rsidRPr="00391DE9">
          <w:rPr>
            <w:rFonts w:ascii="Trebuchet MS" w:hAnsi="Trebuchet MS"/>
            <w:noProof/>
            <w:sz w:val="24"/>
          </w:rPr>
          <w:t>save</w:t>
        </w:r>
      </w:ins>
      <w:r w:rsidRPr="00391DE9">
        <w:rPr>
          <w:rFonts w:ascii="Trebuchet MS" w:hAnsi="Trebuchet MS"/>
          <w:noProof/>
          <w:sz w:val="24"/>
        </w:rPr>
        <w:t xml:space="preserve"> any of it </w:t>
      </w:r>
      <w:del w:id="78" w:author="Author">
        <w:r w:rsidRPr="00391DE9">
          <w:rPr>
            <w:rFonts w:ascii="Trebuchet MS" w:hAnsi="Trebuchet MS"/>
            <w:noProof/>
            <w:sz w:val="24"/>
          </w:rPr>
          <w:delText>over till</w:delText>
        </w:r>
      </w:del>
      <w:ins w:id="79" w:author="Author">
        <w:r w:rsidRPr="00391DE9">
          <w:rPr>
            <w:rFonts w:ascii="Trebuchet MS" w:hAnsi="Trebuchet MS"/>
            <w:noProof/>
            <w:sz w:val="24"/>
          </w:rPr>
          <w:t>until</w:t>
        </w:r>
      </w:ins>
      <w:r w:rsidRPr="00391DE9">
        <w:rPr>
          <w:rFonts w:ascii="Trebuchet MS" w:hAnsi="Trebuchet MS"/>
          <w:noProof/>
          <w:sz w:val="24"/>
        </w:rPr>
        <w:t xml:space="preserve"> morning, but </w:t>
      </w:r>
      <w:del w:id="80" w:author="Author">
        <w:r w:rsidRPr="00391DE9">
          <w:rPr>
            <w:rFonts w:ascii="Trebuchet MS" w:hAnsi="Trebuchet MS"/>
            <w:noProof/>
            <w:sz w:val="24"/>
          </w:rPr>
          <w:delText>what is</w:delText>
        </w:r>
      </w:del>
      <w:ins w:id="81" w:author="Author">
        <w:r w:rsidRPr="00391DE9">
          <w:rPr>
            <w:rFonts w:ascii="Trebuchet MS" w:hAnsi="Trebuchet MS"/>
            <w:noProof/>
            <w:sz w:val="24"/>
          </w:rPr>
          <w:t>any of it</w:t>
        </w:r>
      </w:ins>
      <w:r w:rsidRPr="00391DE9">
        <w:rPr>
          <w:rFonts w:ascii="Trebuchet MS" w:hAnsi="Trebuchet MS"/>
          <w:noProof/>
          <w:sz w:val="24"/>
        </w:rPr>
        <w:t xml:space="preserve"> left over </w:t>
      </w:r>
      <w:del w:id="82" w:author="Author">
        <w:r w:rsidRPr="00391DE9">
          <w:rPr>
            <w:rFonts w:ascii="Trebuchet MS" w:hAnsi="Trebuchet MS"/>
            <w:noProof/>
            <w:sz w:val="24"/>
          </w:rPr>
          <w:delText>of it till</w:delText>
        </w:r>
      </w:del>
      <w:ins w:id="83" w:author="Author">
        <w:r w:rsidRPr="00391DE9">
          <w:rPr>
            <w:rFonts w:ascii="Trebuchet MS" w:hAnsi="Trebuchet MS"/>
            <w:noProof/>
            <w:sz w:val="24"/>
          </w:rPr>
          <w:t>until</w:t>
        </w:r>
      </w:ins>
      <w:r w:rsidRPr="00391DE9">
        <w:rPr>
          <w:rFonts w:ascii="Trebuchet MS" w:hAnsi="Trebuchet MS"/>
          <w:noProof/>
          <w:sz w:val="24"/>
        </w:rPr>
        <w:t xml:space="preserve"> morning </w:t>
      </w:r>
      <w:del w:id="84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5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should burn with fire. </w:t>
      </w:r>
      <w:r w:rsidRPr="00391DE9">
        <w:rPr>
          <w:rFonts w:ascii="Trebuchet MS" w:hAnsi="Trebuchet MS"/>
          <w:b/>
          <w:noProof/>
          <w:sz w:val="24"/>
        </w:rPr>
        <w:t xml:space="preserve">12:11 </w:t>
      </w:r>
      <w:r w:rsidRPr="00391DE9">
        <w:rPr>
          <w:rFonts w:ascii="Trebuchet MS" w:hAnsi="Trebuchet MS"/>
          <w:noProof/>
          <w:sz w:val="24"/>
        </w:rPr>
        <w:t xml:space="preserve">And </w:t>
      </w:r>
      <w:del w:id="86" w:author="Author">
        <w:r w:rsidRPr="00391DE9">
          <w:rPr>
            <w:rFonts w:ascii="Trebuchet MS" w:hAnsi="Trebuchet MS"/>
            <w:noProof/>
            <w:sz w:val="24"/>
          </w:rPr>
          <w:delText xml:space="preserve">in </w:delText>
        </w:r>
      </w:del>
      <w:r w:rsidRPr="00391DE9">
        <w:rPr>
          <w:rFonts w:ascii="Trebuchet MS" w:hAnsi="Trebuchet MS"/>
          <w:noProof/>
          <w:sz w:val="24"/>
        </w:rPr>
        <w:t xml:space="preserve">this </w:t>
      </w:r>
      <w:del w:id="87" w:author="Author">
        <w:r w:rsidRPr="00391DE9">
          <w:rPr>
            <w:rFonts w:ascii="Trebuchet MS" w:hAnsi="Trebuchet MS"/>
            <w:noProof/>
            <w:sz w:val="24"/>
          </w:rPr>
          <w:delText xml:space="preserve">way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8" w:author="Author">
        <w:r w:rsidRPr="00391DE9">
          <w:rPr>
            <w:rFonts w:ascii="Trebuchet MS" w:hAnsi="Trebuchet MS"/>
            <w:noProof/>
            <w:sz w:val="24"/>
          </w:rPr>
          <w:t>is how you</w:t>
        </w:r>
      </w:ins>
      <w:r w:rsidRPr="00391DE9">
        <w:rPr>
          <w:rFonts w:ascii="Trebuchet MS" w:hAnsi="Trebuchet MS"/>
          <w:noProof/>
          <w:sz w:val="24"/>
        </w:rPr>
        <w:t xml:space="preserve"> should eat it, with </w:t>
      </w:r>
      <w:del w:id="89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  <w:r w:rsidRPr="00391DE9">
          <w:rPr>
            <w:rFonts w:ascii="Trebuchet MS" w:hAnsi="Trebuchet MS"/>
            <w:noProof/>
            <w:sz w:val="24"/>
          </w:rPr>
          <w:delText xml:space="preserve"> hips girded,</w:delText>
        </w:r>
      </w:del>
      <w:ins w:id="90" w:author="Author">
        <w:r w:rsidRPr="00391DE9">
          <w:rPr>
            <w:rFonts w:ascii="Trebuchet MS" w:hAnsi="Trebuchet MS"/>
            <w:noProof/>
            <w:sz w:val="24"/>
          </w:rPr>
          <w:t>your belt fastened,</w:t>
        </w:r>
        <w:r w:rsidRPr="00391DE9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391DE9">
        <w:rPr>
          <w:rFonts w:ascii="Trebuchet MS" w:hAnsi="Trebuchet MS"/>
          <w:noProof/>
          <w:sz w:val="24"/>
        </w:rPr>
        <w:t xml:space="preserve"> sandals on </w:t>
      </w:r>
      <w:del w:id="93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94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feet</w:t>
      </w:r>
      <w:ins w:id="95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and </w:t>
      </w:r>
      <w:del w:id="96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97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staff in </w:t>
      </w:r>
      <w:del w:id="98" w:author="Author">
        <w:r w:rsidRPr="00391DE9">
          <w:rPr>
            <w:rFonts w:ascii="Trebuchet MS" w:hAnsi="Trebuchet MS"/>
            <w:noProof/>
            <w:sz w:val="24"/>
            <w:u w:val="dotted"/>
          </w:rPr>
          <w:lastRenderedPageBreak/>
          <w:delText>YOUR</w:delText>
        </w:r>
      </w:del>
      <w:ins w:id="99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hand; and </w:t>
      </w:r>
      <w:del w:id="100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  <w:r w:rsidRPr="00391DE9">
          <w:rPr>
            <w:rFonts w:ascii="Trebuchet MS" w:hAnsi="Trebuchet MS"/>
            <w:noProof/>
            <w:sz w:val="24"/>
          </w:rPr>
          <w:delText xml:space="preserve"> must</w:delText>
        </w:r>
      </w:del>
      <w:ins w:id="101" w:author="Author">
        <w:r w:rsidRPr="00391DE9">
          <w:rPr>
            <w:rFonts w:ascii="Trebuchet MS" w:hAnsi="Trebuchet MS"/>
            <w:noProof/>
            <w:sz w:val="24"/>
          </w:rPr>
          <w:t>you should</w:t>
        </w:r>
      </w:ins>
      <w:r w:rsidRPr="00391DE9">
        <w:rPr>
          <w:rFonts w:ascii="Trebuchet MS" w:hAnsi="Trebuchet MS"/>
          <w:noProof/>
          <w:sz w:val="24"/>
        </w:rPr>
        <w:t xml:space="preserve"> eat it in </w:t>
      </w:r>
      <w:del w:id="102" w:author="Author">
        <w:r w:rsidRPr="00391DE9">
          <w:rPr>
            <w:rFonts w:ascii="Trebuchet MS" w:hAnsi="Trebuchet MS"/>
            <w:noProof/>
            <w:sz w:val="24"/>
          </w:rPr>
          <w:delText>haste</w:delText>
        </w:r>
      </w:del>
      <w:ins w:id="103" w:author="Author">
        <w:r w:rsidRPr="00391DE9">
          <w:rPr>
            <w:rFonts w:ascii="Trebuchet MS" w:hAnsi="Trebuchet MS"/>
            <w:noProof/>
            <w:sz w:val="24"/>
          </w:rPr>
          <w:t>a hurry</w:t>
        </w:r>
      </w:ins>
      <w:r w:rsidRPr="00391DE9">
        <w:rPr>
          <w:rFonts w:ascii="Trebuchet MS" w:hAnsi="Trebuchet MS"/>
          <w:noProof/>
          <w:sz w:val="24"/>
        </w:rPr>
        <w:t xml:space="preserve">. It is Jehovah’s </w:t>
      </w:r>
      <w:del w:id="104" w:author="Author">
        <w:r w:rsidRPr="00391DE9">
          <w:rPr>
            <w:rFonts w:ascii="Trebuchet MS" w:hAnsi="Trebuchet MS"/>
            <w:noProof/>
            <w:sz w:val="24"/>
          </w:rPr>
          <w:delText>passover</w:delText>
        </w:r>
      </w:del>
      <w:ins w:id="105" w:author="Author">
        <w:r w:rsidRPr="00391DE9">
          <w:rPr>
            <w:rFonts w:ascii="Trebuchet MS" w:hAnsi="Trebuchet MS"/>
            <w:noProof/>
            <w:sz w:val="24"/>
          </w:rPr>
          <w:t>Passover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12:12 </w:t>
      </w:r>
      <w:del w:id="106" w:author="Author">
        <w:r w:rsidRPr="00391DE9">
          <w:rPr>
            <w:rFonts w:ascii="Trebuchet MS" w:hAnsi="Trebuchet MS"/>
            <w:noProof/>
            <w:sz w:val="24"/>
          </w:rPr>
          <w:delText>And</w:delText>
        </w:r>
      </w:del>
      <w:ins w:id="107" w:author="Author">
        <w:r w:rsidRPr="00391DE9">
          <w:rPr>
            <w:rFonts w:ascii="Trebuchet MS" w:hAnsi="Trebuchet MS"/>
            <w:noProof/>
            <w:sz w:val="24"/>
          </w:rPr>
          <w:t>For</w:t>
        </w:r>
      </w:ins>
      <w:r w:rsidRPr="00391DE9">
        <w:rPr>
          <w:rFonts w:ascii="Trebuchet MS" w:hAnsi="Trebuchet MS"/>
          <w:noProof/>
          <w:sz w:val="24"/>
        </w:rPr>
        <w:t xml:space="preserve"> I </w:t>
      </w:r>
      <w:del w:id="108" w:author="Author">
        <w:r w:rsidRPr="00391DE9">
          <w:rPr>
            <w:rFonts w:ascii="Trebuchet MS" w:hAnsi="Trebuchet MS"/>
            <w:noProof/>
            <w:sz w:val="24"/>
          </w:rPr>
          <w:delText>must</w:delText>
        </w:r>
      </w:del>
      <w:ins w:id="109" w:author="Author">
        <w:r w:rsidRPr="00391DE9">
          <w:rPr>
            <w:rFonts w:ascii="Trebuchet MS" w:hAnsi="Trebuchet MS"/>
            <w:noProof/>
            <w:sz w:val="24"/>
          </w:rPr>
          <w:t>will</w:t>
        </w:r>
      </w:ins>
      <w:r w:rsidRPr="00391DE9">
        <w:rPr>
          <w:rFonts w:ascii="Trebuchet MS" w:hAnsi="Trebuchet MS"/>
          <w:noProof/>
          <w:sz w:val="24"/>
        </w:rPr>
        <w:t xml:space="preserve"> pass through the land of Egypt on this night and strike every firstborn in the land of Egypt, from man to beast; and </w:t>
      </w:r>
      <w:ins w:id="110" w:author="Author">
        <w:r w:rsidRPr="00391DE9">
          <w:rPr>
            <w:rFonts w:ascii="Trebuchet MS" w:hAnsi="Trebuchet MS"/>
            <w:noProof/>
            <w:sz w:val="24"/>
          </w:rPr>
          <w:t xml:space="preserve">I will execute judgment </w:t>
        </w:r>
      </w:ins>
      <w:r w:rsidRPr="00391DE9">
        <w:rPr>
          <w:rFonts w:ascii="Trebuchet MS" w:hAnsi="Trebuchet MS"/>
          <w:noProof/>
          <w:sz w:val="24"/>
        </w:rPr>
        <w:t>on all the gods of Egypt</w:t>
      </w:r>
      <w:del w:id="111" w:author="Author">
        <w:r w:rsidRPr="00391DE9">
          <w:rPr>
            <w:rFonts w:ascii="Trebuchet MS" w:hAnsi="Trebuchet MS"/>
            <w:noProof/>
            <w:sz w:val="24"/>
          </w:rPr>
          <w:delText xml:space="preserve"> I shall execute judgments</w:delText>
        </w:r>
      </w:del>
      <w:r w:rsidRPr="00391DE9">
        <w:rPr>
          <w:rFonts w:ascii="Trebuchet MS" w:hAnsi="Trebuchet MS"/>
          <w:noProof/>
          <w:sz w:val="24"/>
        </w:rPr>
        <w:t xml:space="preserve">. I am Jehovah. </w:t>
      </w:r>
      <w:r w:rsidRPr="00391DE9">
        <w:rPr>
          <w:rFonts w:ascii="Trebuchet MS" w:hAnsi="Trebuchet MS"/>
          <w:b/>
          <w:noProof/>
          <w:sz w:val="24"/>
        </w:rPr>
        <w:t xml:space="preserve">12:13 </w:t>
      </w:r>
      <w:del w:id="112" w:author="Author">
        <w:r w:rsidRPr="00391DE9">
          <w:rPr>
            <w:rFonts w:ascii="Trebuchet MS" w:hAnsi="Trebuchet MS"/>
            <w:noProof/>
            <w:sz w:val="24"/>
          </w:rPr>
          <w:delText>And the</w:delText>
        </w:r>
      </w:del>
      <w:ins w:id="113" w:author="Author">
        <w:r w:rsidRPr="00391DE9">
          <w:rPr>
            <w:rFonts w:ascii="Trebuchet MS" w:hAnsi="Trebuchet MS"/>
            <w:noProof/>
            <w:sz w:val="24"/>
          </w:rPr>
          <w:t>The</w:t>
        </w:r>
      </w:ins>
      <w:r w:rsidRPr="00391DE9">
        <w:rPr>
          <w:rFonts w:ascii="Trebuchet MS" w:hAnsi="Trebuchet MS"/>
          <w:noProof/>
          <w:sz w:val="24"/>
        </w:rPr>
        <w:t xml:space="preserve"> blood </w:t>
      </w:r>
      <w:del w:id="114" w:author="Author">
        <w:r w:rsidRPr="00391DE9">
          <w:rPr>
            <w:rFonts w:ascii="Trebuchet MS" w:hAnsi="Trebuchet MS"/>
            <w:noProof/>
            <w:sz w:val="24"/>
          </w:rPr>
          <w:delText>must</w:delText>
        </w:r>
      </w:del>
      <w:ins w:id="115" w:author="Author">
        <w:r w:rsidRPr="00391DE9">
          <w:rPr>
            <w:rFonts w:ascii="Trebuchet MS" w:hAnsi="Trebuchet MS"/>
            <w:noProof/>
            <w:sz w:val="24"/>
          </w:rPr>
          <w:t>will</w:t>
        </w:r>
      </w:ins>
      <w:r w:rsidRPr="00391DE9">
        <w:rPr>
          <w:rFonts w:ascii="Trebuchet MS" w:hAnsi="Trebuchet MS"/>
          <w:noProof/>
          <w:sz w:val="24"/>
        </w:rPr>
        <w:t xml:space="preserve"> serve as </w:t>
      </w:r>
      <w:del w:id="116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17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sign </w:t>
      </w:r>
      <w:del w:id="118" w:author="Author">
        <w:r w:rsidRPr="00391DE9">
          <w:rPr>
            <w:rFonts w:ascii="Trebuchet MS" w:hAnsi="Trebuchet MS"/>
            <w:noProof/>
            <w:sz w:val="24"/>
          </w:rPr>
          <w:delText>upon</w:delText>
        </w:r>
      </w:del>
      <w:ins w:id="119" w:author="Author">
        <w:r w:rsidRPr="00391DE9">
          <w:rPr>
            <w:rFonts w:ascii="Trebuchet MS" w:hAnsi="Trebuchet MS"/>
            <w:noProof/>
            <w:sz w:val="24"/>
          </w:rPr>
          <w:t>on</w:t>
        </w:r>
      </w:ins>
      <w:r w:rsidRPr="00391DE9">
        <w:rPr>
          <w:rFonts w:ascii="Trebuchet MS" w:hAnsi="Trebuchet MS"/>
          <w:noProof/>
          <w:sz w:val="24"/>
        </w:rPr>
        <w:t xml:space="preserve"> the houses where </w:t>
      </w:r>
      <w:del w:id="120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21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are; and I </w:t>
      </w:r>
      <w:del w:id="122" w:author="Author">
        <w:r w:rsidRPr="00391DE9">
          <w:rPr>
            <w:rFonts w:ascii="Trebuchet MS" w:hAnsi="Trebuchet MS"/>
            <w:noProof/>
            <w:sz w:val="24"/>
          </w:rPr>
          <w:delText>must</w:delText>
        </w:r>
      </w:del>
      <w:ins w:id="123" w:author="Author">
        <w:r w:rsidRPr="00391DE9">
          <w:rPr>
            <w:rFonts w:ascii="Trebuchet MS" w:hAnsi="Trebuchet MS"/>
            <w:noProof/>
            <w:sz w:val="24"/>
          </w:rPr>
          <w:t>will</w:t>
        </w:r>
      </w:ins>
      <w:r w:rsidRPr="00391DE9">
        <w:rPr>
          <w:rFonts w:ascii="Trebuchet MS" w:hAnsi="Trebuchet MS"/>
          <w:noProof/>
          <w:sz w:val="24"/>
        </w:rPr>
        <w:t xml:space="preserve"> see the blood and pass over </w:t>
      </w:r>
      <w:del w:id="124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25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, and the plague will not come on </w:t>
      </w:r>
      <w:del w:id="126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  <w:r w:rsidRPr="00391DE9">
          <w:rPr>
            <w:rFonts w:ascii="Trebuchet MS" w:hAnsi="Trebuchet MS"/>
            <w:noProof/>
            <w:sz w:val="24"/>
          </w:rPr>
          <w:delText xml:space="preserve"> as a ruination</w:delText>
        </w:r>
      </w:del>
      <w:ins w:id="127" w:author="Author">
        <w:r w:rsidRPr="00391DE9">
          <w:rPr>
            <w:rFonts w:ascii="Trebuchet MS" w:hAnsi="Trebuchet MS"/>
            <w:noProof/>
            <w:sz w:val="24"/>
          </w:rPr>
          <w:t>you to destroy you</w:t>
        </w:r>
      </w:ins>
      <w:r w:rsidRPr="00391DE9">
        <w:rPr>
          <w:rFonts w:ascii="Trebuchet MS" w:hAnsi="Trebuchet MS"/>
          <w:noProof/>
          <w:sz w:val="24"/>
        </w:rPr>
        <w:t xml:space="preserve"> when I strike </w:t>
      </w:r>
      <w:del w:id="128" w:author="Author">
        <w:r w:rsidRPr="00391DE9">
          <w:rPr>
            <w:rFonts w:ascii="Trebuchet MS" w:hAnsi="Trebuchet MS"/>
            <w:noProof/>
            <w:sz w:val="24"/>
          </w:rPr>
          <w:delText xml:space="preserve">at </w:delText>
        </w:r>
      </w:del>
      <w:r w:rsidRPr="00391DE9">
        <w:rPr>
          <w:rFonts w:ascii="Trebuchet MS" w:hAnsi="Trebuchet MS"/>
          <w:noProof/>
          <w:sz w:val="24"/>
        </w:rPr>
        <w:t>the land of Egypt.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12:14 </w:t>
      </w:r>
      <w:r w:rsidRPr="00391DE9">
        <w:rPr>
          <w:rFonts w:ascii="Trebuchet MS" w:hAnsi="Trebuchet MS"/>
          <w:noProof/>
          <w:sz w:val="24"/>
        </w:rPr>
        <w:t>“‘</w:t>
      </w:r>
      <w:del w:id="129" w:author="Author">
        <w:r w:rsidRPr="00391DE9">
          <w:rPr>
            <w:rFonts w:ascii="Trebuchet MS" w:hAnsi="Trebuchet MS"/>
            <w:noProof/>
            <w:sz w:val="24"/>
          </w:rPr>
          <w:delText>And this</w:delText>
        </w:r>
      </w:del>
      <w:ins w:id="130" w:author="Author">
        <w:r w:rsidRPr="00391DE9">
          <w:rPr>
            <w:rFonts w:ascii="Trebuchet MS" w:hAnsi="Trebuchet MS"/>
            <w:noProof/>
            <w:sz w:val="24"/>
          </w:rPr>
          <w:t>This</w:t>
        </w:r>
      </w:ins>
      <w:r w:rsidRPr="00391DE9">
        <w:rPr>
          <w:rFonts w:ascii="Trebuchet MS" w:hAnsi="Trebuchet MS"/>
          <w:noProof/>
          <w:sz w:val="24"/>
        </w:rPr>
        <w:t xml:space="preserve"> day </w:t>
      </w:r>
      <w:del w:id="131" w:author="Author">
        <w:r w:rsidRPr="00391DE9">
          <w:rPr>
            <w:rFonts w:ascii="Trebuchet MS" w:hAnsi="Trebuchet MS"/>
            <w:noProof/>
            <w:sz w:val="24"/>
          </w:rPr>
          <w:delText>must</w:delText>
        </w:r>
      </w:del>
      <w:ins w:id="132" w:author="Author">
        <w:r w:rsidRPr="00391DE9">
          <w:rPr>
            <w:rFonts w:ascii="Trebuchet MS" w:hAnsi="Trebuchet MS"/>
            <w:noProof/>
            <w:sz w:val="24"/>
          </w:rPr>
          <w:t>will</w:t>
        </w:r>
      </w:ins>
      <w:r w:rsidRPr="00391DE9">
        <w:rPr>
          <w:rFonts w:ascii="Trebuchet MS" w:hAnsi="Trebuchet MS"/>
          <w:noProof/>
          <w:sz w:val="24"/>
        </w:rPr>
        <w:t xml:space="preserve"> serve as a memorial for </w:t>
      </w:r>
      <w:del w:id="133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34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, and </w:t>
      </w:r>
      <w:del w:id="135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36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celebrate it as a festival to Jehovah throughout </w:t>
      </w:r>
      <w:del w:id="137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38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generations. As a </w:t>
      </w:r>
      <w:ins w:id="139" w:author="Author">
        <w:r w:rsidRPr="00391DE9">
          <w:rPr>
            <w:rFonts w:ascii="Trebuchet MS" w:hAnsi="Trebuchet MS"/>
            <w:noProof/>
            <w:sz w:val="24"/>
          </w:rPr>
          <w:t xml:space="preserve">lasting </w:t>
        </w:r>
      </w:ins>
      <w:r w:rsidRPr="00391DE9">
        <w:rPr>
          <w:rFonts w:ascii="Trebuchet MS" w:hAnsi="Trebuchet MS"/>
          <w:noProof/>
          <w:sz w:val="24"/>
        </w:rPr>
        <w:t>statute</w:t>
      </w:r>
      <w:del w:id="140" w:author="Author">
        <w:r w:rsidRPr="00391DE9">
          <w:rPr>
            <w:rFonts w:ascii="Trebuchet MS" w:hAnsi="Trebuchet MS"/>
            <w:noProof/>
            <w:sz w:val="24"/>
          </w:rPr>
          <w:delText xml:space="preserve"> to time indefinite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41" w:author="Author">
        <w:r w:rsidRPr="00391DE9">
          <w:rPr>
            <w:rFonts w:ascii="Trebuchet MS" w:hAnsi="Trebuchet MS"/>
            <w:noProof/>
            <w:sz w:val="24"/>
          </w:rPr>
          <w:t>, you</w:t>
        </w:r>
      </w:ins>
      <w:r w:rsidRPr="00391DE9">
        <w:rPr>
          <w:rFonts w:ascii="Trebuchet MS" w:hAnsi="Trebuchet MS"/>
          <w:noProof/>
          <w:sz w:val="24"/>
        </w:rPr>
        <w:t xml:space="preserve"> should celebrate it. </w:t>
      </w:r>
      <w:r w:rsidRPr="00391DE9">
        <w:rPr>
          <w:rFonts w:ascii="Trebuchet MS" w:hAnsi="Trebuchet MS"/>
          <w:b/>
          <w:noProof/>
          <w:sz w:val="24"/>
        </w:rPr>
        <w:t xml:space="preserve">12:15 </w:t>
      </w:r>
      <w:r w:rsidRPr="00391DE9">
        <w:rPr>
          <w:rFonts w:ascii="Trebuchet MS" w:hAnsi="Trebuchet MS"/>
          <w:noProof/>
          <w:sz w:val="24"/>
        </w:rPr>
        <w:t xml:space="preserve">Seven days </w:t>
      </w:r>
      <w:del w:id="142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43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are to eat </w:t>
      </w:r>
      <w:del w:id="144" w:author="Author">
        <w:r w:rsidRPr="00391DE9">
          <w:rPr>
            <w:rFonts w:ascii="Trebuchet MS" w:hAnsi="Trebuchet MS"/>
            <w:noProof/>
            <w:sz w:val="24"/>
          </w:rPr>
          <w:delText>unfermented cakes.</w:delText>
        </w:r>
      </w:del>
      <w:ins w:id="145" w:author="Author">
        <w:r w:rsidRPr="00391DE9">
          <w:rPr>
            <w:rFonts w:ascii="Trebuchet MS" w:hAnsi="Trebuchet MS"/>
            <w:noProof/>
            <w:sz w:val="24"/>
          </w:rPr>
          <w:t>unleavened bread.</w:t>
        </w:r>
      </w:ins>
      <w:r w:rsidRPr="00391DE9">
        <w:rPr>
          <w:rFonts w:ascii="Trebuchet MS" w:hAnsi="Trebuchet MS"/>
          <w:noProof/>
          <w:sz w:val="24"/>
        </w:rPr>
        <w:t xml:space="preserve"> Yes, on the first day </w:t>
      </w:r>
      <w:del w:id="146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47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are to </w:t>
      </w:r>
      <w:del w:id="148" w:author="Author">
        <w:r w:rsidRPr="00391DE9">
          <w:rPr>
            <w:rFonts w:ascii="Trebuchet MS" w:hAnsi="Trebuchet MS"/>
            <w:noProof/>
            <w:sz w:val="24"/>
          </w:rPr>
          <w:delText>take away</w:delText>
        </w:r>
      </w:del>
      <w:ins w:id="149" w:author="Author">
        <w:r w:rsidRPr="00391DE9">
          <w:rPr>
            <w:rFonts w:ascii="Trebuchet MS" w:hAnsi="Trebuchet MS"/>
            <w:noProof/>
            <w:sz w:val="24"/>
          </w:rPr>
          <w:t>remove the</w:t>
        </w:r>
      </w:ins>
      <w:r w:rsidRPr="00391DE9">
        <w:rPr>
          <w:rFonts w:ascii="Trebuchet MS" w:hAnsi="Trebuchet MS"/>
          <w:noProof/>
          <w:sz w:val="24"/>
        </w:rPr>
        <w:t xml:space="preserve"> sourdough from </w:t>
      </w:r>
      <w:del w:id="150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51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houses, because anyone eating what is leavened</w:t>
      </w:r>
      <w:del w:id="152" w:author="Author">
        <w:r w:rsidRPr="00391DE9">
          <w:rPr>
            <w:rFonts w:ascii="Trebuchet MS" w:hAnsi="Trebuchet MS"/>
            <w:noProof/>
            <w:sz w:val="24"/>
          </w:rPr>
          <w:delText>,</w:delText>
        </w:r>
      </w:del>
      <w:r w:rsidRPr="00391DE9">
        <w:rPr>
          <w:rFonts w:ascii="Trebuchet MS" w:hAnsi="Trebuchet MS"/>
          <w:noProof/>
          <w:sz w:val="24"/>
        </w:rPr>
        <w:t xml:space="preserve"> from the first day down to the seventh, that </w:t>
      </w:r>
      <w:del w:id="153" w:author="Author">
        <w:r w:rsidRPr="00391DE9">
          <w:rPr>
            <w:rFonts w:ascii="Trebuchet MS" w:hAnsi="Trebuchet MS"/>
            <w:noProof/>
            <w:sz w:val="24"/>
          </w:rPr>
          <w:delText>soul</w:delText>
        </w:r>
      </w:del>
      <w:ins w:id="154" w:author="Author">
        <w:r w:rsidRPr="00391DE9">
          <w:rPr>
            <w:rFonts w:ascii="Trebuchet MS" w:hAnsi="Trebuchet MS"/>
            <w:noProof/>
            <w:sz w:val="24"/>
          </w:rPr>
          <w:t>person</w:t>
        </w:r>
        <w:r w:rsidRPr="00391DE9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391DE9">
        <w:rPr>
          <w:rFonts w:ascii="Trebuchet MS" w:hAnsi="Trebuchet MS"/>
          <w:noProof/>
          <w:sz w:val="24"/>
        </w:rPr>
        <w:t xml:space="preserve"> must be cut off</w:t>
      </w:r>
      <w:ins w:id="157" w:author="Author">
        <w:r w:rsidRPr="00391DE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391DE9">
        <w:rPr>
          <w:rFonts w:ascii="Trebuchet MS" w:hAnsi="Trebuchet MS"/>
          <w:noProof/>
          <w:sz w:val="24"/>
        </w:rPr>
        <w:t xml:space="preserve"> from Israel. </w:t>
      </w:r>
      <w:r w:rsidRPr="00391DE9">
        <w:rPr>
          <w:rFonts w:ascii="Trebuchet MS" w:hAnsi="Trebuchet MS"/>
          <w:b/>
          <w:noProof/>
          <w:sz w:val="24"/>
        </w:rPr>
        <w:t xml:space="preserve">12:16 </w:t>
      </w:r>
      <w:del w:id="160" w:author="Author">
        <w:r w:rsidRPr="00391DE9">
          <w:rPr>
            <w:rFonts w:ascii="Trebuchet MS" w:hAnsi="Trebuchet MS"/>
            <w:noProof/>
            <w:sz w:val="24"/>
          </w:rPr>
          <w:delText>And on</w:delText>
        </w:r>
      </w:del>
      <w:ins w:id="161" w:author="Author">
        <w:r w:rsidRPr="00391DE9">
          <w:rPr>
            <w:rFonts w:ascii="Trebuchet MS" w:hAnsi="Trebuchet MS"/>
            <w:noProof/>
            <w:sz w:val="24"/>
          </w:rPr>
          <w:t>On</w:t>
        </w:r>
      </w:ins>
      <w:r w:rsidRPr="00391DE9">
        <w:rPr>
          <w:rFonts w:ascii="Trebuchet MS" w:hAnsi="Trebuchet MS"/>
          <w:noProof/>
          <w:sz w:val="24"/>
        </w:rPr>
        <w:t xml:space="preserve"> the first day </w:t>
      </w:r>
      <w:del w:id="162" w:author="Author">
        <w:r w:rsidRPr="00391DE9">
          <w:rPr>
            <w:rFonts w:ascii="Trebuchet MS" w:hAnsi="Trebuchet MS"/>
            <w:noProof/>
            <w:sz w:val="24"/>
          </w:rPr>
          <w:delText xml:space="preserve">there is to take place for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63" w:author="Author">
        <w:r w:rsidRPr="00391DE9">
          <w:rPr>
            <w:rFonts w:ascii="Trebuchet MS" w:hAnsi="Trebuchet MS"/>
            <w:noProof/>
            <w:sz w:val="24"/>
          </w:rPr>
          <w:t>you will hold</w:t>
        </w:r>
      </w:ins>
      <w:r w:rsidRPr="00391DE9">
        <w:rPr>
          <w:rFonts w:ascii="Trebuchet MS" w:hAnsi="Trebuchet MS"/>
          <w:noProof/>
          <w:sz w:val="24"/>
        </w:rPr>
        <w:t xml:space="preserve"> a holy convention, and on the seventh day</w:t>
      </w:r>
      <w:del w:id="164" w:author="Author">
        <w:r w:rsidRPr="00391DE9">
          <w:rPr>
            <w:rFonts w:ascii="Trebuchet MS" w:hAnsi="Trebuchet MS"/>
            <w:noProof/>
            <w:sz w:val="24"/>
          </w:rPr>
          <w:delText xml:space="preserve"> a</w:delText>
        </w:r>
      </w:del>
      <w:ins w:id="165" w:author="Author">
        <w:r w:rsidRPr="00391DE9">
          <w:rPr>
            <w:rFonts w:ascii="Trebuchet MS" w:hAnsi="Trebuchet MS"/>
            <w:noProof/>
            <w:sz w:val="24"/>
          </w:rPr>
          <w:t>, another</w:t>
        </w:r>
      </w:ins>
      <w:r w:rsidRPr="00391DE9">
        <w:rPr>
          <w:rFonts w:ascii="Trebuchet MS" w:hAnsi="Trebuchet MS"/>
          <w:noProof/>
          <w:sz w:val="24"/>
        </w:rPr>
        <w:t xml:space="preserve"> holy convention. No work is to be done on </w:t>
      </w:r>
      <w:del w:id="166" w:author="Author">
        <w:r w:rsidRPr="00391DE9">
          <w:rPr>
            <w:rFonts w:ascii="Trebuchet MS" w:hAnsi="Trebuchet MS"/>
            <w:noProof/>
            <w:sz w:val="24"/>
          </w:rPr>
          <w:delText>them</w:delText>
        </w:r>
      </w:del>
      <w:ins w:id="167" w:author="Author">
        <w:r w:rsidRPr="00391DE9">
          <w:rPr>
            <w:rFonts w:ascii="Trebuchet MS" w:hAnsi="Trebuchet MS"/>
            <w:noProof/>
            <w:sz w:val="24"/>
          </w:rPr>
          <w:t>these days</w:t>
        </w:r>
      </w:ins>
      <w:r w:rsidRPr="00391DE9">
        <w:rPr>
          <w:rFonts w:ascii="Trebuchet MS" w:hAnsi="Trebuchet MS"/>
          <w:noProof/>
          <w:sz w:val="24"/>
        </w:rPr>
        <w:t xml:space="preserve">. Only what every </w:t>
      </w:r>
      <w:del w:id="168" w:author="Author">
        <w:r w:rsidRPr="00391DE9">
          <w:rPr>
            <w:rFonts w:ascii="Trebuchet MS" w:hAnsi="Trebuchet MS"/>
            <w:noProof/>
            <w:sz w:val="24"/>
          </w:rPr>
          <w:delText>soul</w:delText>
        </w:r>
      </w:del>
      <w:ins w:id="169" w:author="Author">
        <w:r w:rsidRPr="00391DE9">
          <w:rPr>
            <w:rFonts w:ascii="Trebuchet MS" w:hAnsi="Trebuchet MS"/>
            <w:noProof/>
            <w:sz w:val="24"/>
          </w:rPr>
          <w:t>person</w:t>
        </w:r>
        <w:r w:rsidRPr="00391DE9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391DE9">
        <w:rPr>
          <w:rFonts w:ascii="Trebuchet MS" w:hAnsi="Trebuchet MS"/>
          <w:noProof/>
          <w:sz w:val="24"/>
        </w:rPr>
        <w:t xml:space="preserve"> needs to eat, that alone may be </w:t>
      </w:r>
      <w:del w:id="172" w:author="Author">
        <w:r w:rsidRPr="00391DE9">
          <w:rPr>
            <w:rFonts w:ascii="Trebuchet MS" w:hAnsi="Trebuchet MS"/>
            <w:noProof/>
            <w:sz w:val="24"/>
          </w:rPr>
          <w:delText>done</w:delText>
        </w:r>
      </w:del>
      <w:ins w:id="173" w:author="Author">
        <w:r w:rsidRPr="00391DE9">
          <w:rPr>
            <w:rFonts w:ascii="Trebuchet MS" w:hAnsi="Trebuchet MS"/>
            <w:noProof/>
            <w:sz w:val="24"/>
          </w:rPr>
          <w:t>prepared</w:t>
        </w:r>
      </w:ins>
      <w:r w:rsidRPr="00391DE9">
        <w:rPr>
          <w:rFonts w:ascii="Trebuchet MS" w:hAnsi="Trebuchet MS"/>
          <w:noProof/>
          <w:sz w:val="24"/>
        </w:rPr>
        <w:t xml:space="preserve"> for </w:t>
      </w:r>
      <w:del w:id="174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75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>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12:17 </w:t>
      </w:r>
      <w:r w:rsidRPr="00391DE9">
        <w:rPr>
          <w:rFonts w:ascii="Trebuchet MS" w:hAnsi="Trebuchet MS"/>
          <w:noProof/>
          <w:sz w:val="24"/>
        </w:rPr>
        <w:t>“‘</w:t>
      </w:r>
      <w:del w:id="176" w:author="Author">
        <w:r w:rsidRPr="00391DE9">
          <w:rPr>
            <w:rFonts w:ascii="Trebuchet MS" w:hAnsi="Trebuchet MS"/>
            <w:noProof/>
            <w:sz w:val="24"/>
          </w:rPr>
          <w:delText xml:space="preserve">And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77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keep the </w:t>
      </w:r>
      <w:del w:id="178" w:author="Author">
        <w:r w:rsidRPr="00391DE9">
          <w:rPr>
            <w:rFonts w:ascii="Trebuchet MS" w:hAnsi="Trebuchet MS"/>
            <w:noProof/>
            <w:sz w:val="24"/>
          </w:rPr>
          <w:delText>festival</w:delText>
        </w:r>
      </w:del>
      <w:ins w:id="179" w:author="Author">
        <w:r w:rsidRPr="00391DE9">
          <w:rPr>
            <w:rFonts w:ascii="Trebuchet MS" w:hAnsi="Trebuchet MS"/>
            <w:noProof/>
            <w:sz w:val="24"/>
          </w:rPr>
          <w:t>Festival</w:t>
        </w:r>
      </w:ins>
      <w:r w:rsidRPr="00391DE9">
        <w:rPr>
          <w:rFonts w:ascii="Trebuchet MS" w:hAnsi="Trebuchet MS"/>
          <w:noProof/>
          <w:sz w:val="24"/>
        </w:rPr>
        <w:t xml:space="preserve"> of </w:t>
      </w:r>
      <w:del w:id="180" w:author="Author">
        <w:r w:rsidRPr="00391DE9">
          <w:rPr>
            <w:rFonts w:ascii="Trebuchet MS" w:hAnsi="Trebuchet MS"/>
            <w:noProof/>
            <w:sz w:val="24"/>
          </w:rPr>
          <w:delText>unfermented cakes, because</w:delText>
        </w:r>
      </w:del>
      <w:ins w:id="181" w:author="Author">
        <w:r w:rsidRPr="00391DE9">
          <w:rPr>
            <w:rFonts w:ascii="Trebuchet MS" w:hAnsi="Trebuchet MS"/>
            <w:noProof/>
            <w:sz w:val="24"/>
          </w:rPr>
          <w:t>Unleavened Bread, for</w:t>
        </w:r>
      </w:ins>
      <w:r w:rsidRPr="00391DE9">
        <w:rPr>
          <w:rFonts w:ascii="Trebuchet MS" w:hAnsi="Trebuchet MS"/>
          <w:noProof/>
          <w:sz w:val="24"/>
        </w:rPr>
        <w:t xml:space="preserve"> on this very day</w:t>
      </w:r>
      <w:ins w:id="182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I </w:t>
      </w:r>
      <w:del w:id="183" w:author="Author">
        <w:r w:rsidRPr="00391DE9">
          <w:rPr>
            <w:rFonts w:ascii="Trebuchet MS" w:hAnsi="Trebuchet MS"/>
            <w:noProof/>
            <w:sz w:val="24"/>
          </w:rPr>
          <w:delText>must</w:delText>
        </w:r>
      </w:del>
      <w:ins w:id="184" w:author="Author">
        <w:r w:rsidRPr="00391DE9">
          <w:rPr>
            <w:rFonts w:ascii="Trebuchet MS" w:hAnsi="Trebuchet MS"/>
            <w:noProof/>
            <w:sz w:val="24"/>
          </w:rPr>
          <w:t>will</w:t>
        </w:r>
      </w:ins>
      <w:r w:rsidRPr="00391DE9">
        <w:rPr>
          <w:rFonts w:ascii="Trebuchet MS" w:hAnsi="Trebuchet MS"/>
          <w:noProof/>
          <w:sz w:val="24"/>
        </w:rPr>
        <w:t xml:space="preserve"> bring </w:t>
      </w:r>
      <w:del w:id="185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  <w:r w:rsidRPr="00391DE9">
          <w:rPr>
            <w:rFonts w:ascii="Trebuchet MS" w:hAnsi="Trebuchet MS"/>
            <w:noProof/>
            <w:sz w:val="24"/>
          </w:rPr>
          <w:delText xml:space="preserve"> armies</w:delText>
        </w:r>
      </w:del>
      <w:ins w:id="186" w:author="Author">
        <w:r w:rsidRPr="00391DE9">
          <w:rPr>
            <w:rFonts w:ascii="Trebuchet MS" w:hAnsi="Trebuchet MS"/>
            <w:noProof/>
            <w:sz w:val="24"/>
          </w:rPr>
          <w:t>your multitudes</w:t>
        </w:r>
        <w:r w:rsidRPr="00391DE9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391DE9">
        <w:rPr>
          <w:rFonts w:ascii="Trebuchet MS" w:hAnsi="Trebuchet MS"/>
          <w:noProof/>
          <w:sz w:val="24"/>
        </w:rPr>
        <w:t xml:space="preserve"> out </w:t>
      </w:r>
      <w:del w:id="189" w:author="Author">
        <w:r w:rsidRPr="00391DE9">
          <w:rPr>
            <w:rFonts w:ascii="Trebuchet MS" w:hAnsi="Trebuchet MS"/>
            <w:noProof/>
            <w:sz w:val="24"/>
          </w:rPr>
          <w:delText>from</w:delText>
        </w:r>
      </w:del>
      <w:ins w:id="190" w:author="Author">
        <w:r w:rsidRPr="00391DE9">
          <w:rPr>
            <w:rFonts w:ascii="Trebuchet MS" w:hAnsi="Trebuchet MS"/>
            <w:noProof/>
            <w:sz w:val="24"/>
          </w:rPr>
          <w:t>of</w:t>
        </w:r>
      </w:ins>
      <w:r w:rsidRPr="00391DE9">
        <w:rPr>
          <w:rFonts w:ascii="Trebuchet MS" w:hAnsi="Trebuchet MS"/>
          <w:noProof/>
          <w:sz w:val="24"/>
        </w:rPr>
        <w:t xml:space="preserve"> the land of Egypt. And </w:t>
      </w:r>
      <w:del w:id="191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2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keep this day throughout </w:t>
      </w:r>
      <w:del w:id="193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94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generations as a </w:t>
      </w:r>
      <w:ins w:id="195" w:author="Author">
        <w:r w:rsidRPr="00391DE9">
          <w:rPr>
            <w:rFonts w:ascii="Trebuchet MS" w:hAnsi="Trebuchet MS"/>
            <w:noProof/>
            <w:sz w:val="24"/>
          </w:rPr>
          <w:t xml:space="preserve">lasting </w:t>
        </w:r>
      </w:ins>
      <w:r w:rsidRPr="00391DE9">
        <w:rPr>
          <w:rFonts w:ascii="Trebuchet MS" w:hAnsi="Trebuchet MS"/>
          <w:noProof/>
          <w:sz w:val="24"/>
        </w:rPr>
        <w:t>statute</w:t>
      </w:r>
      <w:del w:id="196" w:author="Author">
        <w:r w:rsidRPr="00391DE9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12:18 </w:t>
      </w:r>
      <w:r w:rsidRPr="00391DE9">
        <w:rPr>
          <w:rFonts w:ascii="Trebuchet MS" w:hAnsi="Trebuchet MS"/>
          <w:noProof/>
          <w:sz w:val="24"/>
        </w:rPr>
        <w:t xml:space="preserve">In the first month, on the </w:t>
      </w:r>
      <w:del w:id="197" w:author="Author">
        <w:r w:rsidRPr="00391DE9">
          <w:rPr>
            <w:rFonts w:ascii="Trebuchet MS" w:hAnsi="Trebuchet MS"/>
            <w:noProof/>
            <w:sz w:val="24"/>
          </w:rPr>
          <w:delText>fourteenth</w:delText>
        </w:r>
      </w:del>
      <w:ins w:id="198" w:author="Author">
        <w:r w:rsidRPr="00391DE9">
          <w:rPr>
            <w:rFonts w:ascii="Trebuchet MS" w:hAnsi="Trebuchet MS"/>
            <w:noProof/>
            <w:sz w:val="24"/>
          </w:rPr>
          <w:t>14th</w:t>
        </w:r>
      </w:ins>
      <w:r w:rsidRPr="00391DE9">
        <w:rPr>
          <w:rFonts w:ascii="Trebuchet MS" w:hAnsi="Trebuchet MS"/>
          <w:noProof/>
          <w:sz w:val="24"/>
        </w:rPr>
        <w:t xml:space="preserve"> day of the month, in the evening</w:t>
      </w:r>
      <w:del w:id="199" w:author="Author">
        <w:r w:rsidRPr="00391DE9">
          <w:rPr>
            <w:rFonts w:ascii="Trebuchet MS" w:hAnsi="Trebuchet MS"/>
            <w:noProof/>
            <w:sz w:val="24"/>
          </w:rPr>
          <w:delText xml:space="preserve">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00" w:author="Author">
        <w:r w:rsidRPr="00391DE9">
          <w:rPr>
            <w:rFonts w:ascii="Trebuchet MS" w:hAnsi="Trebuchet MS"/>
            <w:noProof/>
            <w:sz w:val="24"/>
          </w:rPr>
          <w:t>, you</w:t>
        </w:r>
      </w:ins>
      <w:r w:rsidRPr="00391DE9">
        <w:rPr>
          <w:rFonts w:ascii="Trebuchet MS" w:hAnsi="Trebuchet MS"/>
          <w:noProof/>
          <w:sz w:val="24"/>
        </w:rPr>
        <w:t xml:space="preserve"> are to eat </w:t>
      </w:r>
      <w:del w:id="201" w:author="Author">
        <w:r w:rsidRPr="00391DE9">
          <w:rPr>
            <w:rFonts w:ascii="Trebuchet MS" w:hAnsi="Trebuchet MS"/>
            <w:noProof/>
            <w:sz w:val="24"/>
          </w:rPr>
          <w:delText>unfermented cakes down till</w:delText>
        </w:r>
      </w:del>
      <w:ins w:id="202" w:author="Author">
        <w:r w:rsidRPr="00391DE9">
          <w:rPr>
            <w:rFonts w:ascii="Trebuchet MS" w:hAnsi="Trebuchet MS"/>
            <w:noProof/>
            <w:sz w:val="24"/>
          </w:rPr>
          <w:t>unleavened bread until</w:t>
        </w:r>
      </w:ins>
      <w:r w:rsidRPr="00391DE9">
        <w:rPr>
          <w:rFonts w:ascii="Trebuchet MS" w:hAnsi="Trebuchet MS"/>
          <w:noProof/>
          <w:sz w:val="24"/>
        </w:rPr>
        <w:t xml:space="preserve"> the </w:t>
      </w:r>
      <w:del w:id="203" w:author="Author">
        <w:r w:rsidRPr="00391DE9">
          <w:rPr>
            <w:rFonts w:ascii="Trebuchet MS" w:hAnsi="Trebuchet MS"/>
            <w:noProof/>
            <w:sz w:val="24"/>
          </w:rPr>
          <w:delText>twenty-first</w:delText>
        </w:r>
      </w:del>
      <w:ins w:id="204" w:author="Author">
        <w:r w:rsidRPr="00391DE9">
          <w:rPr>
            <w:rFonts w:ascii="Trebuchet MS" w:hAnsi="Trebuchet MS"/>
            <w:noProof/>
            <w:sz w:val="24"/>
          </w:rPr>
          <w:t>21st</w:t>
        </w:r>
      </w:ins>
      <w:r w:rsidRPr="00391DE9">
        <w:rPr>
          <w:rFonts w:ascii="Trebuchet MS" w:hAnsi="Trebuchet MS"/>
          <w:noProof/>
          <w:sz w:val="24"/>
        </w:rPr>
        <w:t xml:space="preserve"> day of the month</w:t>
      </w:r>
      <w:ins w:id="205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in the evening. </w:t>
      </w:r>
      <w:r w:rsidRPr="00391DE9">
        <w:rPr>
          <w:rFonts w:ascii="Trebuchet MS" w:hAnsi="Trebuchet MS"/>
          <w:b/>
          <w:noProof/>
          <w:sz w:val="24"/>
        </w:rPr>
        <w:t xml:space="preserve">12:19 </w:t>
      </w:r>
      <w:del w:id="206" w:author="Author">
        <w:r w:rsidRPr="00391DE9">
          <w:rPr>
            <w:rFonts w:ascii="Trebuchet MS" w:hAnsi="Trebuchet MS"/>
            <w:noProof/>
            <w:sz w:val="24"/>
          </w:rPr>
          <w:delText>Seven days no</w:delText>
        </w:r>
      </w:del>
      <w:ins w:id="207" w:author="Author">
        <w:r w:rsidRPr="00391DE9">
          <w:rPr>
            <w:rFonts w:ascii="Trebuchet MS" w:hAnsi="Trebuchet MS"/>
            <w:noProof/>
            <w:sz w:val="24"/>
          </w:rPr>
          <w:t>No</w:t>
        </w:r>
      </w:ins>
      <w:r w:rsidRPr="00391DE9">
        <w:rPr>
          <w:rFonts w:ascii="Trebuchet MS" w:hAnsi="Trebuchet MS"/>
          <w:noProof/>
          <w:sz w:val="24"/>
        </w:rPr>
        <w:t xml:space="preserve"> sourdough is to be found in </w:t>
      </w:r>
      <w:del w:id="208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09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houses</w:t>
      </w:r>
      <w:ins w:id="210" w:author="Author">
        <w:r w:rsidRPr="00391DE9">
          <w:rPr>
            <w:rFonts w:ascii="Trebuchet MS" w:hAnsi="Trebuchet MS"/>
            <w:noProof/>
            <w:sz w:val="24"/>
          </w:rPr>
          <w:t xml:space="preserve"> for seven days</w:t>
        </w:r>
      </w:ins>
      <w:r w:rsidRPr="00391DE9">
        <w:rPr>
          <w:rFonts w:ascii="Trebuchet MS" w:hAnsi="Trebuchet MS"/>
          <w:noProof/>
          <w:sz w:val="24"/>
        </w:rPr>
        <w:t xml:space="preserve">, because </w:t>
      </w:r>
      <w:ins w:id="211" w:author="Author">
        <w:r w:rsidRPr="00391DE9">
          <w:rPr>
            <w:rFonts w:ascii="Trebuchet MS" w:hAnsi="Trebuchet MS"/>
            <w:noProof/>
            <w:sz w:val="24"/>
          </w:rPr>
          <w:t xml:space="preserve">if </w:t>
        </w:r>
      </w:ins>
      <w:r w:rsidRPr="00391DE9">
        <w:rPr>
          <w:rFonts w:ascii="Trebuchet MS" w:hAnsi="Trebuchet MS"/>
          <w:noProof/>
          <w:sz w:val="24"/>
        </w:rPr>
        <w:t xml:space="preserve">anyone </w:t>
      </w:r>
      <w:del w:id="212" w:author="Author">
        <w:r w:rsidRPr="00391DE9">
          <w:rPr>
            <w:rFonts w:ascii="Trebuchet MS" w:hAnsi="Trebuchet MS"/>
            <w:noProof/>
            <w:sz w:val="24"/>
          </w:rPr>
          <w:delText>tasting</w:delText>
        </w:r>
      </w:del>
      <w:ins w:id="213" w:author="Author">
        <w:r w:rsidRPr="00391DE9">
          <w:rPr>
            <w:rFonts w:ascii="Trebuchet MS" w:hAnsi="Trebuchet MS"/>
            <w:noProof/>
            <w:sz w:val="24"/>
          </w:rPr>
          <w:t>eats</w:t>
        </w:r>
      </w:ins>
      <w:r w:rsidRPr="00391DE9">
        <w:rPr>
          <w:rFonts w:ascii="Trebuchet MS" w:hAnsi="Trebuchet MS"/>
          <w:noProof/>
          <w:sz w:val="24"/>
        </w:rPr>
        <w:t xml:space="preserve"> what is leavened, </w:t>
      </w:r>
      <w:r w:rsidRPr="00391DE9">
        <w:rPr>
          <w:rFonts w:ascii="Trebuchet MS" w:hAnsi="Trebuchet MS"/>
          <w:noProof/>
          <w:sz w:val="24"/>
        </w:rPr>
        <w:lastRenderedPageBreak/>
        <w:t xml:space="preserve">whether he is </w:t>
      </w:r>
      <w:del w:id="214" w:author="Author">
        <w:r w:rsidRPr="00391DE9">
          <w:rPr>
            <w:rFonts w:ascii="Trebuchet MS" w:hAnsi="Trebuchet MS"/>
            <w:noProof/>
            <w:sz w:val="24"/>
          </w:rPr>
          <w:delText>an alien resident</w:delText>
        </w:r>
      </w:del>
      <w:ins w:id="215" w:author="Author">
        <w:r w:rsidRPr="00391DE9">
          <w:rPr>
            <w:rFonts w:ascii="Trebuchet MS" w:hAnsi="Trebuchet MS"/>
            <w:noProof/>
            <w:sz w:val="24"/>
          </w:rPr>
          <w:t>a foreigner</w:t>
        </w:r>
      </w:ins>
      <w:r w:rsidRPr="00391DE9">
        <w:rPr>
          <w:rFonts w:ascii="Trebuchet MS" w:hAnsi="Trebuchet MS"/>
          <w:noProof/>
          <w:sz w:val="24"/>
        </w:rPr>
        <w:t xml:space="preserve"> or a native of the land, that </w:t>
      </w:r>
      <w:del w:id="216" w:author="Author">
        <w:r w:rsidRPr="00391DE9">
          <w:rPr>
            <w:rFonts w:ascii="Trebuchet MS" w:hAnsi="Trebuchet MS"/>
            <w:noProof/>
            <w:sz w:val="24"/>
          </w:rPr>
          <w:delText>soul</w:delText>
        </w:r>
      </w:del>
      <w:ins w:id="217" w:author="Author">
        <w:r w:rsidRPr="00391DE9">
          <w:rPr>
            <w:rFonts w:ascii="Trebuchet MS" w:hAnsi="Trebuchet MS"/>
            <w:noProof/>
            <w:sz w:val="24"/>
          </w:rPr>
          <w:t>person</w:t>
        </w:r>
        <w:r w:rsidRPr="00391DE9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391DE9">
        <w:rPr>
          <w:rFonts w:ascii="Trebuchet MS" w:hAnsi="Trebuchet MS"/>
          <w:noProof/>
          <w:sz w:val="24"/>
        </w:rPr>
        <w:t xml:space="preserve"> must be cut off</w:t>
      </w:r>
      <w:ins w:id="220" w:author="Author">
        <w:r w:rsidRPr="00391DE9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391DE9">
        <w:rPr>
          <w:rFonts w:ascii="Trebuchet MS" w:hAnsi="Trebuchet MS"/>
          <w:noProof/>
          <w:sz w:val="24"/>
        </w:rPr>
        <w:t xml:space="preserve"> from the assembly of Israel. </w:t>
      </w:r>
      <w:r w:rsidRPr="00391DE9">
        <w:rPr>
          <w:rFonts w:ascii="Trebuchet MS" w:hAnsi="Trebuchet MS"/>
          <w:b/>
          <w:noProof/>
          <w:sz w:val="24"/>
        </w:rPr>
        <w:t xml:space="preserve">12:20 </w:t>
      </w:r>
      <w:del w:id="223" w:author="Author">
        <w:r w:rsidRPr="00391DE9">
          <w:rPr>
            <w:rFonts w:ascii="Trebuchet MS" w:hAnsi="Trebuchet MS"/>
            <w:noProof/>
            <w:sz w:val="24"/>
          </w:rPr>
          <w:delText>Nothing</w:delText>
        </w:r>
      </w:del>
      <w:ins w:id="224" w:author="Author">
        <w:r w:rsidRPr="00391DE9">
          <w:rPr>
            <w:rFonts w:ascii="Trebuchet MS" w:hAnsi="Trebuchet MS"/>
            <w:noProof/>
            <w:sz w:val="24"/>
          </w:rPr>
          <w:t>You should not eat anything</w:t>
        </w:r>
      </w:ins>
      <w:r w:rsidRPr="00391DE9">
        <w:rPr>
          <w:rFonts w:ascii="Trebuchet MS" w:hAnsi="Trebuchet MS"/>
          <w:noProof/>
          <w:sz w:val="24"/>
        </w:rPr>
        <w:t xml:space="preserve"> leavened</w:t>
      </w:r>
      <w:del w:id="225" w:author="Author">
        <w:r w:rsidRPr="00391DE9">
          <w:rPr>
            <w:rFonts w:ascii="Trebuchet MS" w:hAnsi="Trebuchet MS"/>
            <w:noProof/>
            <w:sz w:val="24"/>
          </w:rPr>
          <w:delText xml:space="preserve"> are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  <w:r w:rsidRPr="00391DE9">
          <w:rPr>
            <w:rFonts w:ascii="Trebuchet MS" w:hAnsi="Trebuchet MS"/>
            <w:noProof/>
            <w:sz w:val="24"/>
          </w:rPr>
          <w:delText xml:space="preserve"> to eat</w:delText>
        </w:r>
      </w:del>
      <w:r w:rsidRPr="00391DE9">
        <w:rPr>
          <w:rFonts w:ascii="Trebuchet MS" w:hAnsi="Trebuchet MS"/>
          <w:noProof/>
          <w:sz w:val="24"/>
        </w:rPr>
        <w:t xml:space="preserve">. In all </w:t>
      </w:r>
      <w:del w:id="226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  <w:r w:rsidRPr="00391DE9">
          <w:rPr>
            <w:rFonts w:ascii="Trebuchet MS" w:hAnsi="Trebuchet MS"/>
            <w:noProof/>
            <w:sz w:val="24"/>
          </w:rPr>
          <w:delText xml:space="preserve"> dwellings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27" w:author="Author">
        <w:r w:rsidRPr="00391DE9">
          <w:rPr>
            <w:rFonts w:ascii="Trebuchet MS" w:hAnsi="Trebuchet MS"/>
            <w:noProof/>
            <w:sz w:val="24"/>
          </w:rPr>
          <w:t>your homes, you</w:t>
        </w:r>
      </w:ins>
      <w:r w:rsidRPr="00391DE9">
        <w:rPr>
          <w:rFonts w:ascii="Trebuchet MS" w:hAnsi="Trebuchet MS"/>
          <w:noProof/>
          <w:sz w:val="24"/>
        </w:rPr>
        <w:t xml:space="preserve"> are to eat </w:t>
      </w:r>
      <w:del w:id="228" w:author="Author">
        <w:r w:rsidRPr="00391DE9">
          <w:rPr>
            <w:rFonts w:ascii="Trebuchet MS" w:hAnsi="Trebuchet MS"/>
            <w:noProof/>
            <w:sz w:val="24"/>
          </w:rPr>
          <w:delText>unfermented cakes</w:delText>
        </w:r>
      </w:del>
      <w:ins w:id="229" w:author="Author">
        <w:r w:rsidRPr="00391DE9">
          <w:rPr>
            <w:rFonts w:ascii="Trebuchet MS" w:hAnsi="Trebuchet MS"/>
            <w:noProof/>
            <w:sz w:val="24"/>
          </w:rPr>
          <w:t>unleavened bread</w:t>
        </w:r>
      </w:ins>
      <w:r w:rsidRPr="00391DE9">
        <w:rPr>
          <w:rFonts w:ascii="Trebuchet MS" w:hAnsi="Trebuchet MS"/>
          <w:noProof/>
          <w:sz w:val="24"/>
        </w:rPr>
        <w:t>.’”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12:21 </w:t>
      </w:r>
      <w:del w:id="230" w:author="Author">
        <w:r w:rsidRPr="00391DE9">
          <w:rPr>
            <w:rFonts w:ascii="Trebuchet MS" w:hAnsi="Trebuchet MS"/>
            <w:noProof/>
            <w:sz w:val="24"/>
          </w:rPr>
          <w:delText xml:space="preserve">Promptly </w:delText>
        </w:r>
      </w:del>
      <w:r w:rsidRPr="00391DE9">
        <w:rPr>
          <w:rFonts w:ascii="Trebuchet MS" w:hAnsi="Trebuchet MS"/>
          <w:noProof/>
          <w:sz w:val="24"/>
        </w:rPr>
        <w:t xml:space="preserve">Moses </w:t>
      </w:r>
      <w:ins w:id="231" w:author="Author">
        <w:r w:rsidRPr="00391DE9">
          <w:rPr>
            <w:rFonts w:ascii="Trebuchet MS" w:hAnsi="Trebuchet MS"/>
            <w:noProof/>
            <w:sz w:val="24"/>
          </w:rPr>
          <w:t xml:space="preserve">promptly </w:t>
        </w:r>
      </w:ins>
      <w:r w:rsidRPr="00391DE9">
        <w:rPr>
          <w:rFonts w:ascii="Trebuchet MS" w:hAnsi="Trebuchet MS"/>
          <w:noProof/>
          <w:sz w:val="24"/>
        </w:rPr>
        <w:t xml:space="preserve">called all the </w:t>
      </w:r>
      <w:del w:id="232" w:author="Author">
        <w:r w:rsidRPr="00391DE9">
          <w:rPr>
            <w:rFonts w:ascii="Trebuchet MS" w:hAnsi="Trebuchet MS"/>
            <w:noProof/>
            <w:sz w:val="24"/>
          </w:rPr>
          <w:delText>older men</w:delText>
        </w:r>
      </w:del>
      <w:ins w:id="233" w:author="Author">
        <w:r w:rsidRPr="00391DE9">
          <w:rPr>
            <w:rFonts w:ascii="Trebuchet MS" w:hAnsi="Trebuchet MS"/>
            <w:noProof/>
            <w:sz w:val="24"/>
          </w:rPr>
          <w:t>elders</w:t>
        </w:r>
      </w:ins>
      <w:r w:rsidRPr="00391DE9">
        <w:rPr>
          <w:rFonts w:ascii="Trebuchet MS" w:hAnsi="Trebuchet MS"/>
          <w:noProof/>
          <w:sz w:val="24"/>
        </w:rPr>
        <w:t xml:space="preserve"> of Israel and said to them: “</w:t>
      </w:r>
      <w:del w:id="234" w:author="Author">
        <w:r w:rsidRPr="00391DE9">
          <w:rPr>
            <w:rFonts w:ascii="Trebuchet MS" w:hAnsi="Trebuchet MS"/>
            <w:noProof/>
            <w:sz w:val="24"/>
          </w:rPr>
          <w:delText>Draw out</w:delText>
        </w:r>
      </w:del>
      <w:ins w:id="235" w:author="Author">
        <w:r w:rsidRPr="00391DE9">
          <w:rPr>
            <w:rFonts w:ascii="Trebuchet MS" w:hAnsi="Trebuchet MS"/>
            <w:noProof/>
            <w:sz w:val="24"/>
          </w:rPr>
          <w:t>Go</w:t>
        </w:r>
      </w:ins>
      <w:r w:rsidRPr="00391DE9">
        <w:rPr>
          <w:rFonts w:ascii="Trebuchet MS" w:hAnsi="Trebuchet MS"/>
          <w:noProof/>
          <w:sz w:val="24"/>
        </w:rPr>
        <w:t xml:space="preserve"> and </w:t>
      </w:r>
      <w:del w:id="236" w:author="Author">
        <w:r w:rsidRPr="00391DE9">
          <w:rPr>
            <w:rFonts w:ascii="Trebuchet MS" w:hAnsi="Trebuchet MS"/>
            <w:noProof/>
            <w:sz w:val="24"/>
          </w:rPr>
          <w:delText>take</w:delText>
        </w:r>
      </w:del>
      <w:ins w:id="237" w:author="Author">
        <w:r w:rsidRPr="00391DE9">
          <w:rPr>
            <w:rFonts w:ascii="Trebuchet MS" w:hAnsi="Trebuchet MS"/>
            <w:noProof/>
            <w:sz w:val="24"/>
          </w:rPr>
          <w:t>select young animals</w:t>
        </w:r>
        <w:r w:rsidRPr="00391DE9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391DE9">
        <w:rPr>
          <w:rFonts w:ascii="Trebuchet MS" w:hAnsi="Trebuchet MS"/>
          <w:noProof/>
          <w:sz w:val="24"/>
        </w:rPr>
        <w:t xml:space="preserve"> for </w:t>
      </w:r>
      <w:del w:id="240" w:author="Author">
        <w:r w:rsidRPr="00391DE9">
          <w:rPr>
            <w:rFonts w:ascii="Trebuchet MS" w:hAnsi="Trebuchet MS"/>
            <w:noProof/>
            <w:sz w:val="24"/>
          </w:rPr>
          <w:delText xml:space="preserve">yourselves small cattle according to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41" w:author="Author">
        <w:r w:rsidRPr="00391DE9">
          <w:rPr>
            <w:rFonts w:ascii="Trebuchet MS" w:hAnsi="Trebuchet MS"/>
            <w:noProof/>
            <w:sz w:val="24"/>
          </w:rPr>
          <w:t>each of your</w:t>
        </w:r>
      </w:ins>
      <w:r w:rsidRPr="00391DE9">
        <w:rPr>
          <w:rFonts w:ascii="Trebuchet MS" w:hAnsi="Trebuchet MS"/>
          <w:noProof/>
          <w:sz w:val="24"/>
        </w:rPr>
        <w:t xml:space="preserve"> families, and slaughter the </w:t>
      </w:r>
      <w:del w:id="242" w:author="Author">
        <w:r w:rsidRPr="00391DE9">
          <w:rPr>
            <w:rFonts w:ascii="Trebuchet MS" w:hAnsi="Trebuchet MS"/>
            <w:noProof/>
            <w:sz w:val="24"/>
          </w:rPr>
          <w:delText>passover victim</w:delText>
        </w:r>
      </w:del>
      <w:ins w:id="243" w:author="Author">
        <w:r w:rsidRPr="00391DE9">
          <w:rPr>
            <w:rFonts w:ascii="Trebuchet MS" w:hAnsi="Trebuchet MS"/>
            <w:noProof/>
            <w:sz w:val="24"/>
          </w:rPr>
          <w:t>Passover sacrifice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12:22 </w:t>
      </w:r>
      <w:del w:id="244" w:author="Author">
        <w:r w:rsidRPr="00391DE9">
          <w:rPr>
            <w:rFonts w:ascii="Trebuchet MS" w:hAnsi="Trebuchet MS"/>
            <w:noProof/>
            <w:sz w:val="24"/>
          </w:rPr>
          <w:delText xml:space="preserve">And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45" w:author="Author">
        <w:r w:rsidRPr="00391DE9">
          <w:rPr>
            <w:rFonts w:ascii="Trebuchet MS" w:hAnsi="Trebuchet MS"/>
            <w:noProof/>
            <w:sz w:val="24"/>
          </w:rPr>
          <w:t>Then you</w:t>
        </w:r>
      </w:ins>
      <w:r w:rsidRPr="00391DE9">
        <w:rPr>
          <w:rFonts w:ascii="Trebuchet MS" w:hAnsi="Trebuchet MS"/>
          <w:noProof/>
          <w:sz w:val="24"/>
        </w:rPr>
        <w:t xml:space="preserve"> must </w:t>
      </w:r>
      <w:del w:id="246" w:author="Author">
        <w:r w:rsidRPr="00391DE9">
          <w:rPr>
            <w:rFonts w:ascii="Trebuchet MS" w:hAnsi="Trebuchet MS"/>
            <w:noProof/>
            <w:sz w:val="24"/>
          </w:rPr>
          <w:delText>take</w:delText>
        </w:r>
      </w:del>
      <w:ins w:id="247" w:author="Author">
        <w:r w:rsidRPr="00391DE9">
          <w:rPr>
            <w:rFonts w:ascii="Trebuchet MS" w:hAnsi="Trebuchet MS"/>
            <w:noProof/>
            <w:sz w:val="24"/>
          </w:rPr>
          <w:t>dip</w:t>
        </w:r>
      </w:ins>
      <w:r w:rsidRPr="00391DE9">
        <w:rPr>
          <w:rFonts w:ascii="Trebuchet MS" w:hAnsi="Trebuchet MS"/>
          <w:noProof/>
          <w:sz w:val="24"/>
        </w:rPr>
        <w:t xml:space="preserve"> a bunch of hyssop </w:t>
      </w:r>
      <w:del w:id="248" w:author="Author">
        <w:r w:rsidRPr="00391DE9">
          <w:rPr>
            <w:rFonts w:ascii="Trebuchet MS" w:hAnsi="Trebuchet MS"/>
            <w:noProof/>
            <w:sz w:val="24"/>
          </w:rPr>
          <w:delText xml:space="preserve">and dip it </w:delText>
        </w:r>
      </w:del>
      <w:r w:rsidRPr="00391DE9">
        <w:rPr>
          <w:rFonts w:ascii="Trebuchet MS" w:hAnsi="Trebuchet MS"/>
          <w:noProof/>
          <w:sz w:val="24"/>
        </w:rPr>
        <w:t xml:space="preserve">into the blood </w:t>
      </w:r>
      <w:ins w:id="249" w:author="Author">
        <w:r w:rsidRPr="00391DE9">
          <w:rPr>
            <w:rFonts w:ascii="Trebuchet MS" w:hAnsi="Trebuchet MS"/>
            <w:noProof/>
            <w:sz w:val="24"/>
          </w:rPr>
          <w:t xml:space="preserve">that is </w:t>
        </w:r>
      </w:ins>
      <w:r w:rsidRPr="00391DE9">
        <w:rPr>
          <w:rFonts w:ascii="Trebuchet MS" w:hAnsi="Trebuchet MS"/>
          <w:noProof/>
          <w:sz w:val="24"/>
        </w:rPr>
        <w:t xml:space="preserve">in a basin and strike </w:t>
      </w:r>
      <w:del w:id="250" w:author="Author">
        <w:r w:rsidRPr="00391DE9">
          <w:rPr>
            <w:rFonts w:ascii="Trebuchet MS" w:hAnsi="Trebuchet MS"/>
            <w:noProof/>
            <w:sz w:val="24"/>
          </w:rPr>
          <w:delText xml:space="preserve">upon </w:delText>
        </w:r>
      </w:del>
      <w:r w:rsidRPr="00391DE9">
        <w:rPr>
          <w:rFonts w:ascii="Trebuchet MS" w:hAnsi="Trebuchet MS"/>
          <w:noProof/>
          <w:sz w:val="24"/>
        </w:rPr>
        <w:t xml:space="preserve">the upper part of the doorway and </w:t>
      </w:r>
      <w:del w:id="251" w:author="Author">
        <w:r w:rsidRPr="00391DE9">
          <w:rPr>
            <w:rFonts w:ascii="Trebuchet MS" w:hAnsi="Trebuchet MS"/>
            <w:noProof/>
            <w:sz w:val="24"/>
          </w:rPr>
          <w:delText xml:space="preserve">upon </w:delText>
        </w:r>
      </w:del>
      <w:r w:rsidRPr="00391DE9">
        <w:rPr>
          <w:rFonts w:ascii="Trebuchet MS" w:hAnsi="Trebuchet MS"/>
          <w:noProof/>
          <w:sz w:val="24"/>
        </w:rPr>
        <w:t xml:space="preserve">the two doorposts </w:t>
      </w:r>
      <w:del w:id="252" w:author="Author">
        <w:r w:rsidRPr="00391DE9">
          <w:rPr>
            <w:rFonts w:ascii="Trebuchet MS" w:hAnsi="Trebuchet MS"/>
            <w:noProof/>
            <w:sz w:val="24"/>
          </w:rPr>
          <w:delText>some of</w:delText>
        </w:r>
      </w:del>
      <w:ins w:id="253" w:author="Author">
        <w:r w:rsidRPr="00391DE9">
          <w:rPr>
            <w:rFonts w:ascii="Trebuchet MS" w:hAnsi="Trebuchet MS"/>
            <w:noProof/>
            <w:sz w:val="24"/>
          </w:rPr>
          <w:t>with</w:t>
        </w:r>
      </w:ins>
      <w:r w:rsidRPr="00391DE9">
        <w:rPr>
          <w:rFonts w:ascii="Trebuchet MS" w:hAnsi="Trebuchet MS"/>
          <w:noProof/>
          <w:sz w:val="24"/>
        </w:rPr>
        <w:t xml:space="preserve"> the blood</w:t>
      </w:r>
      <w:del w:id="254" w:author="Author">
        <w:r w:rsidRPr="00391DE9">
          <w:rPr>
            <w:rFonts w:ascii="Trebuchet MS" w:hAnsi="Trebuchet MS"/>
            <w:noProof/>
            <w:sz w:val="24"/>
          </w:rPr>
          <w:delText xml:space="preserve"> that is in the basin</w:delText>
        </w:r>
      </w:del>
      <w:r w:rsidRPr="00391DE9">
        <w:rPr>
          <w:rFonts w:ascii="Trebuchet MS" w:hAnsi="Trebuchet MS"/>
          <w:noProof/>
          <w:sz w:val="24"/>
        </w:rPr>
        <w:t xml:space="preserve">; and none of </w:t>
      </w:r>
      <w:del w:id="255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56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should go out of the entrance of his house until morning. </w:t>
      </w:r>
      <w:r w:rsidRPr="00391DE9">
        <w:rPr>
          <w:rFonts w:ascii="Trebuchet MS" w:hAnsi="Trebuchet MS"/>
          <w:b/>
          <w:noProof/>
          <w:sz w:val="24"/>
        </w:rPr>
        <w:t xml:space="preserve">12:23 </w:t>
      </w:r>
      <w:r w:rsidRPr="00391DE9">
        <w:rPr>
          <w:rFonts w:ascii="Trebuchet MS" w:hAnsi="Trebuchet MS"/>
          <w:noProof/>
          <w:sz w:val="24"/>
        </w:rPr>
        <w:t xml:space="preserve">Then when Jehovah </w:t>
      </w:r>
      <w:del w:id="257" w:author="Author">
        <w:r w:rsidRPr="00391DE9">
          <w:rPr>
            <w:rFonts w:ascii="Trebuchet MS" w:hAnsi="Trebuchet MS"/>
            <w:noProof/>
            <w:sz w:val="24"/>
          </w:rPr>
          <w:delText>does pass</w:delText>
        </w:r>
      </w:del>
      <w:ins w:id="258" w:author="Author">
        <w:r w:rsidRPr="00391DE9">
          <w:rPr>
            <w:rFonts w:ascii="Trebuchet MS" w:hAnsi="Trebuchet MS"/>
            <w:noProof/>
            <w:sz w:val="24"/>
          </w:rPr>
          <w:t>passes</w:t>
        </w:r>
      </w:ins>
      <w:r w:rsidRPr="00391DE9">
        <w:rPr>
          <w:rFonts w:ascii="Trebuchet MS" w:hAnsi="Trebuchet MS"/>
          <w:noProof/>
          <w:sz w:val="24"/>
        </w:rPr>
        <w:t xml:space="preserve"> through to plague the Egyptians and </w:t>
      </w:r>
      <w:del w:id="259" w:author="Author">
        <w:r w:rsidRPr="00391DE9">
          <w:rPr>
            <w:rFonts w:ascii="Trebuchet MS" w:hAnsi="Trebuchet MS"/>
            <w:noProof/>
            <w:sz w:val="24"/>
          </w:rPr>
          <w:delText>does see</w:delText>
        </w:r>
      </w:del>
      <w:ins w:id="260" w:author="Author">
        <w:r w:rsidRPr="00391DE9">
          <w:rPr>
            <w:rFonts w:ascii="Trebuchet MS" w:hAnsi="Trebuchet MS"/>
            <w:noProof/>
            <w:sz w:val="24"/>
          </w:rPr>
          <w:t>sees</w:t>
        </w:r>
      </w:ins>
      <w:r w:rsidRPr="00391DE9">
        <w:rPr>
          <w:rFonts w:ascii="Trebuchet MS" w:hAnsi="Trebuchet MS"/>
          <w:noProof/>
          <w:sz w:val="24"/>
        </w:rPr>
        <w:t xml:space="preserve"> the blood </w:t>
      </w:r>
      <w:del w:id="261" w:author="Author">
        <w:r w:rsidRPr="00391DE9">
          <w:rPr>
            <w:rFonts w:ascii="Trebuchet MS" w:hAnsi="Trebuchet MS"/>
            <w:noProof/>
            <w:sz w:val="24"/>
          </w:rPr>
          <w:delText>upon</w:delText>
        </w:r>
      </w:del>
      <w:ins w:id="262" w:author="Author">
        <w:r w:rsidRPr="00391DE9">
          <w:rPr>
            <w:rFonts w:ascii="Trebuchet MS" w:hAnsi="Trebuchet MS"/>
            <w:noProof/>
            <w:sz w:val="24"/>
          </w:rPr>
          <w:t>on</w:t>
        </w:r>
      </w:ins>
      <w:r w:rsidRPr="00391DE9">
        <w:rPr>
          <w:rFonts w:ascii="Trebuchet MS" w:hAnsi="Trebuchet MS"/>
          <w:noProof/>
          <w:sz w:val="24"/>
        </w:rPr>
        <w:t xml:space="preserve"> the upper part of the doorway and </w:t>
      </w:r>
      <w:del w:id="263" w:author="Author">
        <w:r w:rsidRPr="00391DE9">
          <w:rPr>
            <w:rFonts w:ascii="Trebuchet MS" w:hAnsi="Trebuchet MS"/>
            <w:noProof/>
            <w:sz w:val="24"/>
          </w:rPr>
          <w:delText>upon</w:delText>
        </w:r>
      </w:del>
      <w:ins w:id="264" w:author="Author">
        <w:r w:rsidRPr="00391DE9">
          <w:rPr>
            <w:rFonts w:ascii="Trebuchet MS" w:hAnsi="Trebuchet MS"/>
            <w:noProof/>
            <w:sz w:val="24"/>
          </w:rPr>
          <w:t>on</w:t>
        </w:r>
      </w:ins>
      <w:r w:rsidRPr="00391DE9">
        <w:rPr>
          <w:rFonts w:ascii="Trebuchet MS" w:hAnsi="Trebuchet MS"/>
          <w:noProof/>
          <w:sz w:val="24"/>
        </w:rPr>
        <w:t xml:space="preserve"> the two doorposts, Jehovah will certainly pass over the entrance, and he will not allow the </w:t>
      </w:r>
      <w:del w:id="265" w:author="Author">
        <w:r w:rsidRPr="00391DE9">
          <w:rPr>
            <w:rFonts w:ascii="Trebuchet MS" w:hAnsi="Trebuchet MS"/>
            <w:noProof/>
            <w:sz w:val="24"/>
          </w:rPr>
          <w:delText>ruination</w:delText>
        </w:r>
      </w:del>
      <w:ins w:id="266" w:author="Author">
        <w:r w:rsidRPr="00391DE9">
          <w:rPr>
            <w:rFonts w:ascii="Trebuchet MS" w:hAnsi="Trebuchet MS"/>
            <w:noProof/>
            <w:sz w:val="24"/>
          </w:rPr>
          <w:t>plague of death</w:t>
        </w:r>
        <w:r w:rsidRPr="00391DE9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391DE9">
        <w:rPr>
          <w:rFonts w:ascii="Trebuchet MS" w:hAnsi="Trebuchet MS"/>
          <w:noProof/>
          <w:sz w:val="24"/>
        </w:rPr>
        <w:t xml:space="preserve"> to enter into </w:t>
      </w:r>
      <w:del w:id="269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70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houses</w:t>
      </w:r>
      <w:del w:id="271" w:author="Author">
        <w:r w:rsidRPr="00391DE9">
          <w:rPr>
            <w:rFonts w:ascii="Trebuchet MS" w:hAnsi="Trebuchet MS"/>
            <w:noProof/>
            <w:sz w:val="24"/>
          </w:rPr>
          <w:delText xml:space="preserve"> to plague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r w:rsidRPr="00391DE9">
        <w:rPr>
          <w:rFonts w:ascii="Trebuchet MS" w:hAnsi="Trebuchet MS"/>
          <w:noProof/>
          <w:sz w:val="24"/>
        </w:rPr>
        <w:t>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12:24 </w:t>
      </w:r>
      <w:r w:rsidRPr="00391DE9">
        <w:rPr>
          <w:rFonts w:ascii="Trebuchet MS" w:hAnsi="Trebuchet MS"/>
          <w:noProof/>
          <w:sz w:val="24"/>
        </w:rPr>
        <w:t>“</w:t>
      </w:r>
      <w:del w:id="272" w:author="Author">
        <w:r w:rsidRPr="00391DE9">
          <w:rPr>
            <w:rFonts w:ascii="Trebuchet MS" w:hAnsi="Trebuchet MS"/>
            <w:noProof/>
            <w:sz w:val="24"/>
          </w:rPr>
          <w:delText xml:space="preserve">And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73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</w:t>
      </w:r>
      <w:del w:id="274" w:author="Author">
        <w:r w:rsidRPr="00391DE9">
          <w:rPr>
            <w:rFonts w:ascii="Trebuchet MS" w:hAnsi="Trebuchet MS"/>
            <w:noProof/>
            <w:sz w:val="24"/>
          </w:rPr>
          <w:delText>keep</w:delText>
        </w:r>
      </w:del>
      <w:ins w:id="275" w:author="Author">
        <w:r w:rsidRPr="00391DE9">
          <w:rPr>
            <w:rFonts w:ascii="Trebuchet MS" w:hAnsi="Trebuchet MS"/>
            <w:noProof/>
            <w:sz w:val="24"/>
          </w:rPr>
          <w:t>observe</w:t>
        </w:r>
      </w:ins>
      <w:r w:rsidRPr="00391DE9">
        <w:rPr>
          <w:rFonts w:ascii="Trebuchet MS" w:hAnsi="Trebuchet MS"/>
          <w:noProof/>
          <w:sz w:val="24"/>
        </w:rPr>
        <w:t xml:space="preserve"> this </w:t>
      </w:r>
      <w:del w:id="276" w:author="Author">
        <w:r w:rsidRPr="00391DE9">
          <w:rPr>
            <w:rFonts w:ascii="Trebuchet MS" w:hAnsi="Trebuchet MS"/>
            <w:noProof/>
            <w:sz w:val="24"/>
          </w:rPr>
          <w:delText>thing</w:delText>
        </w:r>
      </w:del>
      <w:ins w:id="277" w:author="Author">
        <w:r w:rsidRPr="00391DE9">
          <w:rPr>
            <w:rFonts w:ascii="Trebuchet MS" w:hAnsi="Trebuchet MS"/>
            <w:noProof/>
            <w:sz w:val="24"/>
          </w:rPr>
          <w:t>event</w:t>
        </w:r>
      </w:ins>
      <w:r w:rsidRPr="00391DE9">
        <w:rPr>
          <w:rFonts w:ascii="Trebuchet MS" w:hAnsi="Trebuchet MS"/>
          <w:noProof/>
          <w:sz w:val="24"/>
        </w:rPr>
        <w:t xml:space="preserve"> as a </w:t>
      </w:r>
      <w:ins w:id="278" w:author="Author">
        <w:r w:rsidRPr="00391DE9">
          <w:rPr>
            <w:rFonts w:ascii="Trebuchet MS" w:hAnsi="Trebuchet MS"/>
            <w:noProof/>
            <w:sz w:val="24"/>
          </w:rPr>
          <w:t xml:space="preserve">lasting </w:t>
        </w:r>
      </w:ins>
      <w:r w:rsidRPr="00391DE9">
        <w:rPr>
          <w:rFonts w:ascii="Trebuchet MS" w:hAnsi="Trebuchet MS"/>
          <w:noProof/>
          <w:sz w:val="24"/>
        </w:rPr>
        <w:t>regulation for you and your sons</w:t>
      </w:r>
      <w:del w:id="279" w:author="Author">
        <w:r w:rsidRPr="00391DE9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12:25 </w:t>
      </w:r>
      <w:r w:rsidRPr="00391DE9">
        <w:rPr>
          <w:rFonts w:ascii="Trebuchet MS" w:hAnsi="Trebuchet MS"/>
          <w:noProof/>
          <w:sz w:val="24"/>
        </w:rPr>
        <w:t xml:space="preserve">And </w:t>
      </w:r>
      <w:del w:id="280" w:author="Author">
        <w:r w:rsidRPr="00391DE9">
          <w:rPr>
            <w:rFonts w:ascii="Trebuchet MS" w:hAnsi="Trebuchet MS"/>
            <w:noProof/>
            <w:sz w:val="24"/>
          </w:rPr>
          <w:delText xml:space="preserve">it must occur that </w:delText>
        </w:r>
      </w:del>
      <w:r w:rsidRPr="00391DE9">
        <w:rPr>
          <w:rFonts w:ascii="Trebuchet MS" w:hAnsi="Trebuchet MS"/>
          <w:noProof/>
          <w:sz w:val="24"/>
        </w:rPr>
        <w:t xml:space="preserve">when </w:t>
      </w:r>
      <w:del w:id="281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82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come into the land that Jehovah will give </w:t>
      </w:r>
      <w:del w:id="283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  <w:r w:rsidRPr="00391DE9">
          <w:rPr>
            <w:rFonts w:ascii="Trebuchet MS" w:hAnsi="Trebuchet MS"/>
            <w:noProof/>
            <w:sz w:val="24"/>
          </w:rPr>
          <w:delText>,</w:delText>
        </w:r>
      </w:del>
      <w:ins w:id="284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just as he has stated, </w:t>
      </w:r>
      <w:del w:id="285" w:author="Author">
        <w:r w:rsidRPr="00391DE9">
          <w:rPr>
            <w:rFonts w:ascii="Trebuchet MS" w:hAnsi="Trebuchet MS"/>
            <w:noProof/>
            <w:sz w:val="24"/>
          </w:rPr>
          <w:delText xml:space="preserve">then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86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keep this </w:t>
      </w:r>
      <w:del w:id="287" w:author="Author">
        <w:r w:rsidRPr="00391DE9">
          <w:rPr>
            <w:rFonts w:ascii="Trebuchet MS" w:hAnsi="Trebuchet MS"/>
            <w:noProof/>
            <w:sz w:val="24"/>
          </w:rPr>
          <w:delText>service</w:delText>
        </w:r>
      </w:del>
      <w:ins w:id="288" w:author="Author">
        <w:r w:rsidRPr="00391DE9">
          <w:rPr>
            <w:rFonts w:ascii="Trebuchet MS" w:hAnsi="Trebuchet MS"/>
            <w:noProof/>
            <w:sz w:val="24"/>
          </w:rPr>
          <w:t>observance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12:26 </w:t>
      </w:r>
      <w:r w:rsidRPr="00391DE9">
        <w:rPr>
          <w:rFonts w:ascii="Trebuchet MS" w:hAnsi="Trebuchet MS"/>
          <w:noProof/>
          <w:sz w:val="24"/>
        </w:rPr>
        <w:t xml:space="preserve">And </w:t>
      </w:r>
      <w:del w:id="289" w:author="Author">
        <w:r w:rsidRPr="00391DE9">
          <w:rPr>
            <w:rFonts w:ascii="Trebuchet MS" w:hAnsi="Trebuchet MS"/>
            <w:noProof/>
            <w:sz w:val="24"/>
          </w:rPr>
          <w:delText xml:space="preserve">it must occur that </w:delText>
        </w:r>
      </w:del>
      <w:r w:rsidRPr="00391DE9">
        <w:rPr>
          <w:rFonts w:ascii="Trebuchet MS" w:hAnsi="Trebuchet MS"/>
          <w:noProof/>
          <w:sz w:val="24"/>
        </w:rPr>
        <w:t xml:space="preserve">when </w:t>
      </w:r>
      <w:del w:id="290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91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sons </w:t>
      </w:r>
      <w:del w:id="292" w:author="Author">
        <w:r w:rsidRPr="00391DE9">
          <w:rPr>
            <w:rFonts w:ascii="Trebuchet MS" w:hAnsi="Trebuchet MS"/>
            <w:noProof/>
            <w:sz w:val="24"/>
          </w:rPr>
          <w:delText xml:space="preserve">say to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93" w:author="Author">
        <w:r w:rsidRPr="00391DE9">
          <w:rPr>
            <w:rFonts w:ascii="Trebuchet MS" w:hAnsi="Trebuchet MS"/>
            <w:noProof/>
            <w:sz w:val="24"/>
          </w:rPr>
          <w:t>ask you</w:t>
        </w:r>
      </w:ins>
      <w:r w:rsidRPr="00391DE9">
        <w:rPr>
          <w:rFonts w:ascii="Trebuchet MS" w:hAnsi="Trebuchet MS"/>
          <w:noProof/>
          <w:sz w:val="24"/>
        </w:rPr>
        <w:t xml:space="preserve">, ‘What does this </w:t>
      </w:r>
      <w:del w:id="294" w:author="Author">
        <w:r w:rsidRPr="00391DE9">
          <w:rPr>
            <w:rFonts w:ascii="Trebuchet MS" w:hAnsi="Trebuchet MS"/>
            <w:noProof/>
            <w:sz w:val="24"/>
          </w:rPr>
          <w:delText>service</w:delText>
        </w:r>
      </w:del>
      <w:ins w:id="295" w:author="Author">
        <w:r w:rsidRPr="00391DE9">
          <w:rPr>
            <w:rFonts w:ascii="Trebuchet MS" w:hAnsi="Trebuchet MS"/>
            <w:noProof/>
            <w:sz w:val="24"/>
          </w:rPr>
          <w:t>observance</w:t>
        </w:r>
      </w:ins>
      <w:r w:rsidRPr="00391DE9">
        <w:rPr>
          <w:rFonts w:ascii="Trebuchet MS" w:hAnsi="Trebuchet MS"/>
          <w:noProof/>
          <w:sz w:val="24"/>
        </w:rPr>
        <w:t xml:space="preserve"> mean to </w:t>
      </w:r>
      <w:del w:id="296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97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?’ </w:t>
      </w:r>
      <w:r w:rsidRPr="00391DE9">
        <w:rPr>
          <w:rFonts w:ascii="Trebuchet MS" w:hAnsi="Trebuchet MS"/>
          <w:b/>
          <w:noProof/>
          <w:sz w:val="24"/>
        </w:rPr>
        <w:t xml:space="preserve">12:27 </w:t>
      </w:r>
      <w:del w:id="298" w:author="Author">
        <w:r w:rsidRPr="00391DE9">
          <w:rPr>
            <w:rFonts w:ascii="Trebuchet MS" w:hAnsi="Trebuchet MS"/>
            <w:noProof/>
            <w:sz w:val="24"/>
          </w:rPr>
          <w:delText xml:space="preserve">then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99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must say, ‘It is the sacrifice of the </w:t>
      </w:r>
      <w:del w:id="300" w:author="Author">
        <w:r w:rsidRPr="00391DE9">
          <w:rPr>
            <w:rFonts w:ascii="Trebuchet MS" w:hAnsi="Trebuchet MS"/>
            <w:noProof/>
            <w:sz w:val="24"/>
          </w:rPr>
          <w:delText>passover</w:delText>
        </w:r>
      </w:del>
      <w:ins w:id="301" w:author="Author">
        <w:r w:rsidRPr="00391DE9">
          <w:rPr>
            <w:rFonts w:ascii="Trebuchet MS" w:hAnsi="Trebuchet MS"/>
            <w:noProof/>
            <w:sz w:val="24"/>
          </w:rPr>
          <w:t>Passover</w:t>
        </w:r>
      </w:ins>
      <w:r w:rsidRPr="00391DE9">
        <w:rPr>
          <w:rFonts w:ascii="Trebuchet MS" w:hAnsi="Trebuchet MS"/>
          <w:noProof/>
          <w:sz w:val="24"/>
        </w:rPr>
        <w:t xml:space="preserve"> to Jehovah, who passed over the houses of the </w:t>
      </w:r>
      <w:del w:id="302" w:author="Author">
        <w:r w:rsidRPr="00391DE9">
          <w:rPr>
            <w:rFonts w:ascii="Trebuchet MS" w:hAnsi="Trebuchet MS"/>
            <w:noProof/>
            <w:sz w:val="24"/>
          </w:rPr>
          <w:delText>sons of Israel</w:delText>
        </w:r>
      </w:del>
      <w:ins w:id="303" w:author="Author">
        <w:r w:rsidRPr="00391DE9">
          <w:rPr>
            <w:rFonts w:ascii="Trebuchet MS" w:hAnsi="Trebuchet MS"/>
            <w:noProof/>
            <w:sz w:val="24"/>
          </w:rPr>
          <w:t>Israelites</w:t>
        </w:r>
      </w:ins>
      <w:r w:rsidRPr="00391DE9">
        <w:rPr>
          <w:rFonts w:ascii="Trebuchet MS" w:hAnsi="Trebuchet MS"/>
          <w:noProof/>
          <w:sz w:val="24"/>
        </w:rPr>
        <w:t xml:space="preserve"> in Egypt when he plagued the Egyptians, but he </w:t>
      </w:r>
      <w:del w:id="304" w:author="Author">
        <w:r w:rsidRPr="00391DE9">
          <w:rPr>
            <w:rFonts w:ascii="Trebuchet MS" w:hAnsi="Trebuchet MS"/>
            <w:noProof/>
            <w:sz w:val="24"/>
          </w:rPr>
          <w:delText>delivered</w:delText>
        </w:r>
      </w:del>
      <w:ins w:id="305" w:author="Author">
        <w:r w:rsidRPr="00391DE9">
          <w:rPr>
            <w:rFonts w:ascii="Trebuchet MS" w:hAnsi="Trebuchet MS"/>
            <w:noProof/>
            <w:sz w:val="24"/>
          </w:rPr>
          <w:t>spared</w:t>
        </w:r>
      </w:ins>
      <w:r w:rsidRPr="00391DE9">
        <w:rPr>
          <w:rFonts w:ascii="Trebuchet MS" w:hAnsi="Trebuchet MS"/>
          <w:noProof/>
          <w:sz w:val="24"/>
        </w:rPr>
        <w:t xml:space="preserve"> our houses.’”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noProof/>
          <w:sz w:val="24"/>
        </w:rPr>
        <w:t xml:space="preserve">Then the people bowed low and prostrated themselves. </w:t>
      </w:r>
      <w:r w:rsidRPr="00391DE9">
        <w:rPr>
          <w:rFonts w:ascii="Trebuchet MS" w:hAnsi="Trebuchet MS"/>
          <w:b/>
          <w:noProof/>
          <w:sz w:val="24"/>
        </w:rPr>
        <w:t xml:space="preserve">12:28 </w:t>
      </w:r>
      <w:del w:id="306" w:author="Author">
        <w:r w:rsidRPr="00391DE9">
          <w:rPr>
            <w:rFonts w:ascii="Trebuchet MS" w:hAnsi="Trebuchet MS"/>
            <w:noProof/>
            <w:sz w:val="24"/>
          </w:rPr>
          <w:delText>Subsequently</w:delText>
        </w:r>
      </w:del>
      <w:ins w:id="307" w:author="Author">
        <w:r w:rsidRPr="00391DE9">
          <w:rPr>
            <w:rFonts w:ascii="Trebuchet MS" w:hAnsi="Trebuchet MS"/>
            <w:noProof/>
            <w:sz w:val="24"/>
          </w:rPr>
          <w:t>So</w:t>
        </w:r>
      </w:ins>
      <w:r w:rsidRPr="00391DE9">
        <w:rPr>
          <w:rFonts w:ascii="Trebuchet MS" w:hAnsi="Trebuchet MS"/>
          <w:noProof/>
          <w:sz w:val="24"/>
        </w:rPr>
        <w:t xml:space="preserve"> the </w:t>
      </w:r>
      <w:del w:id="308" w:author="Author">
        <w:r w:rsidRPr="00391DE9">
          <w:rPr>
            <w:rFonts w:ascii="Trebuchet MS" w:hAnsi="Trebuchet MS"/>
            <w:noProof/>
            <w:sz w:val="24"/>
          </w:rPr>
          <w:delText>sons of Israel</w:delText>
        </w:r>
      </w:del>
      <w:ins w:id="309" w:author="Author">
        <w:r w:rsidRPr="00391DE9">
          <w:rPr>
            <w:rFonts w:ascii="Trebuchet MS" w:hAnsi="Trebuchet MS"/>
            <w:noProof/>
            <w:sz w:val="24"/>
          </w:rPr>
          <w:t>Israelites</w:t>
        </w:r>
      </w:ins>
      <w:r w:rsidRPr="00391DE9">
        <w:rPr>
          <w:rFonts w:ascii="Trebuchet MS" w:hAnsi="Trebuchet MS"/>
          <w:noProof/>
          <w:sz w:val="24"/>
        </w:rPr>
        <w:t xml:space="preserve"> went and did just as Jehovah had commanded Moses and Aaron. They did just so.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12:29 </w:t>
      </w:r>
      <w:del w:id="310" w:author="Author">
        <w:r w:rsidRPr="00391DE9">
          <w:rPr>
            <w:rFonts w:ascii="Trebuchet MS" w:hAnsi="Trebuchet MS"/>
            <w:noProof/>
            <w:sz w:val="24"/>
          </w:rPr>
          <w:delText>And it came about that</w:delText>
        </w:r>
      </w:del>
      <w:ins w:id="311" w:author="Author">
        <w:r w:rsidRPr="00391DE9">
          <w:rPr>
            <w:rFonts w:ascii="Trebuchet MS" w:hAnsi="Trebuchet MS"/>
            <w:noProof/>
            <w:sz w:val="24"/>
          </w:rPr>
          <w:t>Then</w:t>
        </w:r>
      </w:ins>
      <w:r w:rsidRPr="00391DE9">
        <w:rPr>
          <w:rFonts w:ascii="Trebuchet MS" w:hAnsi="Trebuchet MS"/>
          <w:noProof/>
          <w:sz w:val="24"/>
        </w:rPr>
        <w:t xml:space="preserve"> at midnight</w:t>
      </w:r>
      <w:ins w:id="312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Jehovah struck </w:t>
      </w:r>
      <w:ins w:id="313" w:author="Author">
        <w:r w:rsidRPr="00391DE9">
          <w:rPr>
            <w:rFonts w:ascii="Trebuchet MS" w:hAnsi="Trebuchet MS"/>
            <w:noProof/>
            <w:sz w:val="24"/>
          </w:rPr>
          <w:t xml:space="preserve">down </w:t>
        </w:r>
      </w:ins>
      <w:r w:rsidRPr="00391DE9">
        <w:rPr>
          <w:rFonts w:ascii="Trebuchet MS" w:hAnsi="Trebuchet MS"/>
          <w:noProof/>
          <w:sz w:val="24"/>
        </w:rPr>
        <w:t xml:space="preserve">every firstborn in the land of Egypt, from the firstborn of Phar′aoh </w:t>
      </w:r>
      <w:ins w:id="314" w:author="Author">
        <w:r w:rsidRPr="00391DE9">
          <w:rPr>
            <w:rFonts w:ascii="Trebuchet MS" w:hAnsi="Trebuchet MS"/>
            <w:noProof/>
            <w:sz w:val="24"/>
          </w:rPr>
          <w:t xml:space="preserve">who was </w:t>
        </w:r>
      </w:ins>
      <w:r w:rsidRPr="00391DE9">
        <w:rPr>
          <w:rFonts w:ascii="Trebuchet MS" w:hAnsi="Trebuchet MS"/>
          <w:noProof/>
          <w:sz w:val="24"/>
        </w:rPr>
        <w:t>sitting on his throne to the firstborn of the captive who was in the prison</w:t>
      </w:r>
      <w:del w:id="315" w:author="Author">
        <w:r w:rsidRPr="00391DE9">
          <w:rPr>
            <w:rFonts w:ascii="Trebuchet MS" w:hAnsi="Trebuchet MS"/>
            <w:noProof/>
            <w:sz w:val="24"/>
          </w:rPr>
          <w:delText xml:space="preserve"> hole</w:delText>
        </w:r>
      </w:del>
      <w:r w:rsidRPr="00391DE9">
        <w:rPr>
          <w:rFonts w:ascii="Trebuchet MS" w:hAnsi="Trebuchet MS"/>
          <w:noProof/>
          <w:sz w:val="24"/>
        </w:rPr>
        <w:t>,</w:t>
      </w:r>
      <w:ins w:id="316" w:author="Author">
        <w:r w:rsidRPr="00391DE9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391DE9">
        <w:rPr>
          <w:rFonts w:ascii="Trebuchet MS" w:hAnsi="Trebuchet MS"/>
          <w:noProof/>
          <w:sz w:val="24"/>
        </w:rPr>
        <w:t xml:space="preserve"> and every firstborn of </w:t>
      </w:r>
      <w:del w:id="319" w:author="Author">
        <w:r w:rsidRPr="00391DE9">
          <w:rPr>
            <w:rFonts w:ascii="Trebuchet MS" w:hAnsi="Trebuchet MS"/>
            <w:noProof/>
            <w:sz w:val="24"/>
          </w:rPr>
          <w:delText>beast</w:delText>
        </w:r>
      </w:del>
      <w:ins w:id="320" w:author="Author">
        <w:r w:rsidRPr="00391DE9">
          <w:rPr>
            <w:rFonts w:ascii="Trebuchet MS" w:hAnsi="Trebuchet MS"/>
            <w:noProof/>
            <w:sz w:val="24"/>
          </w:rPr>
          <w:t>the animals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12:30 </w:t>
      </w:r>
      <w:del w:id="321" w:author="Author">
        <w:r w:rsidRPr="00391DE9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391DE9">
        <w:rPr>
          <w:rFonts w:ascii="Trebuchet MS" w:hAnsi="Trebuchet MS"/>
          <w:noProof/>
          <w:sz w:val="24"/>
        </w:rPr>
        <w:t xml:space="preserve">Phar′aoh got up </w:t>
      </w:r>
      <w:del w:id="322" w:author="Author">
        <w:r w:rsidRPr="00391DE9">
          <w:rPr>
            <w:rFonts w:ascii="Trebuchet MS" w:hAnsi="Trebuchet MS"/>
            <w:noProof/>
            <w:sz w:val="24"/>
          </w:rPr>
          <w:delText>at</w:delText>
        </w:r>
      </w:del>
      <w:ins w:id="323" w:author="Author">
        <w:r w:rsidRPr="00391DE9">
          <w:rPr>
            <w:rFonts w:ascii="Trebuchet MS" w:hAnsi="Trebuchet MS"/>
            <w:noProof/>
            <w:sz w:val="24"/>
          </w:rPr>
          <w:t>that</w:t>
        </w:r>
      </w:ins>
      <w:r w:rsidRPr="00391DE9">
        <w:rPr>
          <w:rFonts w:ascii="Trebuchet MS" w:hAnsi="Trebuchet MS"/>
          <w:noProof/>
          <w:sz w:val="24"/>
        </w:rPr>
        <w:t xml:space="preserve"> night</w:t>
      </w:r>
      <w:del w:id="324" w:author="Author">
        <w:r w:rsidRPr="00391DE9">
          <w:rPr>
            <w:rFonts w:ascii="Trebuchet MS" w:hAnsi="Trebuchet MS"/>
            <w:noProof/>
            <w:sz w:val="24"/>
          </w:rPr>
          <w:delText>, he and</w:delText>
        </w:r>
      </w:del>
      <w:ins w:id="325" w:author="Author">
        <w:r w:rsidRPr="00391DE9">
          <w:rPr>
            <w:rFonts w:ascii="Trebuchet MS" w:hAnsi="Trebuchet MS"/>
            <w:noProof/>
            <w:sz w:val="24"/>
          </w:rPr>
          <w:t xml:space="preserve"> along with</w:t>
        </w:r>
      </w:ins>
      <w:r w:rsidRPr="00391DE9">
        <w:rPr>
          <w:rFonts w:ascii="Trebuchet MS" w:hAnsi="Trebuchet MS"/>
          <w:noProof/>
          <w:sz w:val="24"/>
        </w:rPr>
        <w:t xml:space="preserve"> all his servants and all </w:t>
      </w:r>
      <w:ins w:id="326" w:author="Author">
        <w:r w:rsidRPr="00391DE9">
          <w:rPr>
            <w:rFonts w:ascii="Trebuchet MS" w:hAnsi="Trebuchet MS"/>
            <w:noProof/>
            <w:sz w:val="24"/>
          </w:rPr>
          <w:t xml:space="preserve">the </w:t>
        </w:r>
      </w:ins>
      <w:r w:rsidRPr="00391DE9">
        <w:rPr>
          <w:rFonts w:ascii="Trebuchet MS" w:hAnsi="Trebuchet MS"/>
          <w:noProof/>
          <w:sz w:val="24"/>
        </w:rPr>
        <w:t>other Egyptians</w:t>
      </w:r>
      <w:del w:id="327" w:author="Author">
        <w:r w:rsidRPr="00391DE9">
          <w:rPr>
            <w:rFonts w:ascii="Trebuchet MS" w:hAnsi="Trebuchet MS"/>
            <w:noProof/>
            <w:sz w:val="24"/>
          </w:rPr>
          <w:delText>;</w:delText>
        </w:r>
      </w:del>
      <w:ins w:id="328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and there </w:t>
      </w:r>
      <w:del w:id="329" w:author="Author">
        <w:r w:rsidRPr="00391DE9">
          <w:rPr>
            <w:rFonts w:ascii="Trebuchet MS" w:hAnsi="Trebuchet MS"/>
            <w:noProof/>
            <w:sz w:val="24"/>
          </w:rPr>
          <w:delText>began arising</w:delText>
        </w:r>
      </w:del>
      <w:ins w:id="330" w:author="Author">
        <w:r w:rsidRPr="00391DE9">
          <w:rPr>
            <w:rFonts w:ascii="Trebuchet MS" w:hAnsi="Trebuchet MS"/>
            <w:noProof/>
            <w:sz w:val="24"/>
          </w:rPr>
          <w:t>was</w:t>
        </w:r>
      </w:ins>
      <w:r w:rsidRPr="00391DE9">
        <w:rPr>
          <w:rFonts w:ascii="Trebuchet MS" w:hAnsi="Trebuchet MS"/>
          <w:noProof/>
          <w:sz w:val="24"/>
        </w:rPr>
        <w:t xml:space="preserve"> a great outcry among the Egyptians, because there was not a house where </w:t>
      </w:r>
      <w:del w:id="331" w:author="Author">
        <w:r w:rsidRPr="00391DE9">
          <w:rPr>
            <w:rFonts w:ascii="Trebuchet MS" w:hAnsi="Trebuchet MS"/>
            <w:noProof/>
            <w:sz w:val="24"/>
          </w:rPr>
          <w:delText>there</w:delText>
        </w:r>
      </w:del>
      <w:ins w:id="332" w:author="Author">
        <w:r w:rsidRPr="00391DE9">
          <w:rPr>
            <w:rFonts w:ascii="Trebuchet MS" w:hAnsi="Trebuchet MS"/>
            <w:noProof/>
            <w:sz w:val="24"/>
          </w:rPr>
          <w:t>someone</w:t>
        </w:r>
      </w:ins>
      <w:r w:rsidRPr="00391DE9">
        <w:rPr>
          <w:rFonts w:ascii="Trebuchet MS" w:hAnsi="Trebuchet MS"/>
          <w:noProof/>
          <w:sz w:val="24"/>
        </w:rPr>
        <w:t xml:space="preserve"> was not </w:t>
      </w:r>
      <w:del w:id="333" w:author="Author">
        <w:r w:rsidRPr="00391DE9">
          <w:rPr>
            <w:rFonts w:ascii="Trebuchet MS" w:hAnsi="Trebuchet MS"/>
            <w:noProof/>
            <w:sz w:val="24"/>
          </w:rPr>
          <w:delText xml:space="preserve">one </w:delText>
        </w:r>
      </w:del>
      <w:r w:rsidRPr="00391DE9">
        <w:rPr>
          <w:rFonts w:ascii="Trebuchet MS" w:hAnsi="Trebuchet MS"/>
          <w:noProof/>
          <w:sz w:val="24"/>
        </w:rPr>
        <w:t xml:space="preserve">dead. </w:t>
      </w:r>
      <w:r w:rsidRPr="00391DE9">
        <w:rPr>
          <w:rFonts w:ascii="Trebuchet MS" w:hAnsi="Trebuchet MS"/>
          <w:b/>
          <w:noProof/>
          <w:sz w:val="24"/>
        </w:rPr>
        <w:t xml:space="preserve">12:31 </w:t>
      </w:r>
      <w:r w:rsidRPr="00391DE9">
        <w:rPr>
          <w:rFonts w:ascii="Trebuchet MS" w:hAnsi="Trebuchet MS"/>
          <w:noProof/>
          <w:sz w:val="24"/>
        </w:rPr>
        <w:t xml:space="preserve">At once he called Moses and Aaron by night and said: “Get up, get out from </w:t>
      </w:r>
      <w:del w:id="334" w:author="Author">
        <w:r w:rsidRPr="00391DE9">
          <w:rPr>
            <w:rFonts w:ascii="Trebuchet MS" w:hAnsi="Trebuchet MS"/>
            <w:noProof/>
            <w:sz w:val="24"/>
          </w:rPr>
          <w:delText>the midst of</w:delText>
        </w:r>
      </w:del>
      <w:ins w:id="335" w:author="Author">
        <w:r w:rsidRPr="00391DE9">
          <w:rPr>
            <w:rFonts w:ascii="Trebuchet MS" w:hAnsi="Trebuchet MS"/>
            <w:noProof/>
            <w:sz w:val="24"/>
          </w:rPr>
          <w:t>among</w:t>
        </w:r>
      </w:ins>
      <w:r w:rsidRPr="00391DE9">
        <w:rPr>
          <w:rFonts w:ascii="Trebuchet MS" w:hAnsi="Trebuchet MS"/>
          <w:noProof/>
          <w:sz w:val="24"/>
        </w:rPr>
        <w:t xml:space="preserve"> my people, both </w:t>
      </w:r>
      <w:del w:id="336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37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and the other </w:t>
      </w:r>
      <w:del w:id="338" w:author="Author">
        <w:r w:rsidRPr="00391DE9">
          <w:rPr>
            <w:rFonts w:ascii="Trebuchet MS" w:hAnsi="Trebuchet MS"/>
            <w:noProof/>
            <w:sz w:val="24"/>
          </w:rPr>
          <w:delText>sons of Israel,</w:delText>
        </w:r>
      </w:del>
      <w:ins w:id="339" w:author="Author">
        <w:r w:rsidRPr="00391DE9">
          <w:rPr>
            <w:rFonts w:ascii="Trebuchet MS" w:hAnsi="Trebuchet MS"/>
            <w:noProof/>
            <w:sz w:val="24"/>
          </w:rPr>
          <w:t>Israelites. Go</w:t>
        </w:r>
      </w:ins>
      <w:r w:rsidRPr="00391DE9">
        <w:rPr>
          <w:rFonts w:ascii="Trebuchet MS" w:hAnsi="Trebuchet MS"/>
          <w:noProof/>
          <w:sz w:val="24"/>
        </w:rPr>
        <w:t xml:space="preserve"> and </w:t>
      </w:r>
      <w:del w:id="340" w:author="Author">
        <w:r w:rsidRPr="00391DE9">
          <w:rPr>
            <w:rFonts w:ascii="Trebuchet MS" w:hAnsi="Trebuchet MS"/>
            <w:noProof/>
            <w:sz w:val="24"/>
          </w:rPr>
          <w:delText xml:space="preserve">go, </w:delText>
        </w:r>
      </w:del>
      <w:r w:rsidRPr="00391DE9">
        <w:rPr>
          <w:rFonts w:ascii="Trebuchet MS" w:hAnsi="Trebuchet MS"/>
          <w:noProof/>
          <w:sz w:val="24"/>
        </w:rPr>
        <w:t xml:space="preserve">serve Jehovah, just as </w:t>
      </w:r>
      <w:del w:id="341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42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have </w:t>
      </w:r>
      <w:del w:id="343" w:author="Author">
        <w:r w:rsidRPr="00391DE9">
          <w:rPr>
            <w:rFonts w:ascii="Trebuchet MS" w:hAnsi="Trebuchet MS"/>
            <w:noProof/>
            <w:sz w:val="24"/>
          </w:rPr>
          <w:delText>stated</w:delText>
        </w:r>
      </w:del>
      <w:ins w:id="344" w:author="Author">
        <w:r w:rsidRPr="00391DE9">
          <w:rPr>
            <w:rFonts w:ascii="Trebuchet MS" w:hAnsi="Trebuchet MS"/>
            <w:noProof/>
            <w:sz w:val="24"/>
          </w:rPr>
          <w:t>said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12:32 </w:t>
      </w:r>
      <w:r w:rsidRPr="00391DE9">
        <w:rPr>
          <w:rFonts w:ascii="Trebuchet MS" w:hAnsi="Trebuchet MS"/>
          <w:noProof/>
          <w:sz w:val="24"/>
        </w:rPr>
        <w:t xml:space="preserve">Take </w:t>
      </w:r>
      <w:del w:id="345" w:author="Author">
        <w:r w:rsidRPr="00391DE9">
          <w:rPr>
            <w:rFonts w:ascii="Trebuchet MS" w:hAnsi="Trebuchet MS"/>
            <w:noProof/>
            <w:sz w:val="24"/>
          </w:rPr>
          <w:delText xml:space="preserve">both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46" w:author="Author">
        <w:r w:rsidRPr="00391DE9">
          <w:rPr>
            <w:rFonts w:ascii="Trebuchet MS" w:hAnsi="Trebuchet MS"/>
            <w:noProof/>
            <w:sz w:val="24"/>
          </w:rPr>
          <w:t>also your</w:t>
        </w:r>
      </w:ins>
      <w:r w:rsidRPr="00391DE9">
        <w:rPr>
          <w:rFonts w:ascii="Trebuchet MS" w:hAnsi="Trebuchet MS"/>
          <w:noProof/>
          <w:sz w:val="24"/>
        </w:rPr>
        <w:t xml:space="preserve"> flocks and </w:t>
      </w:r>
      <w:del w:id="347" w:author="Author"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48" w:author="Author">
        <w:r w:rsidRPr="00391DE9">
          <w:rPr>
            <w:rFonts w:ascii="Trebuchet MS" w:hAnsi="Trebuchet MS"/>
            <w:noProof/>
            <w:sz w:val="24"/>
          </w:rPr>
          <w:t>your</w:t>
        </w:r>
      </w:ins>
      <w:r w:rsidRPr="00391DE9">
        <w:rPr>
          <w:rFonts w:ascii="Trebuchet MS" w:hAnsi="Trebuchet MS"/>
          <w:noProof/>
          <w:sz w:val="24"/>
        </w:rPr>
        <w:t xml:space="preserve"> herds</w:t>
      </w:r>
      <w:ins w:id="349" w:author="Author">
        <w:r w:rsidRPr="00391DE9">
          <w:rPr>
            <w:rFonts w:ascii="Trebuchet MS" w:hAnsi="Trebuchet MS"/>
            <w:noProof/>
            <w:sz w:val="24"/>
          </w:rPr>
          <w:t xml:space="preserve"> and go</w:t>
        </w:r>
      </w:ins>
      <w:r w:rsidRPr="00391DE9">
        <w:rPr>
          <w:rFonts w:ascii="Trebuchet MS" w:hAnsi="Trebuchet MS"/>
          <w:noProof/>
          <w:sz w:val="24"/>
        </w:rPr>
        <w:t xml:space="preserve">, just as </w:t>
      </w:r>
      <w:del w:id="350" w:author="Author"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51" w:author="Author">
        <w:r w:rsidRPr="00391DE9">
          <w:rPr>
            <w:rFonts w:ascii="Trebuchet MS" w:hAnsi="Trebuchet MS"/>
            <w:noProof/>
            <w:sz w:val="24"/>
          </w:rPr>
          <w:t>you</w:t>
        </w:r>
      </w:ins>
      <w:r w:rsidRPr="00391DE9">
        <w:rPr>
          <w:rFonts w:ascii="Trebuchet MS" w:hAnsi="Trebuchet MS"/>
          <w:noProof/>
          <w:sz w:val="24"/>
        </w:rPr>
        <w:t xml:space="preserve"> have </w:t>
      </w:r>
      <w:del w:id="352" w:author="Author">
        <w:r w:rsidRPr="00391DE9">
          <w:rPr>
            <w:rFonts w:ascii="Trebuchet MS" w:hAnsi="Trebuchet MS"/>
            <w:noProof/>
            <w:sz w:val="24"/>
          </w:rPr>
          <w:delText xml:space="preserve">stated, and go. Also,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53" w:author="Author">
        <w:r w:rsidRPr="00391DE9">
          <w:rPr>
            <w:rFonts w:ascii="Trebuchet MS" w:hAnsi="Trebuchet MS"/>
            <w:noProof/>
            <w:sz w:val="24"/>
          </w:rPr>
          <w:t>said. But you</w:t>
        </w:r>
      </w:ins>
      <w:r w:rsidRPr="00391DE9">
        <w:rPr>
          <w:rFonts w:ascii="Trebuchet MS" w:hAnsi="Trebuchet MS"/>
          <w:noProof/>
          <w:sz w:val="24"/>
        </w:rPr>
        <w:t xml:space="preserve"> must </w:t>
      </w:r>
      <w:ins w:id="354" w:author="Author">
        <w:r w:rsidRPr="00391DE9">
          <w:rPr>
            <w:rFonts w:ascii="Trebuchet MS" w:hAnsi="Trebuchet MS"/>
            <w:noProof/>
            <w:sz w:val="24"/>
          </w:rPr>
          <w:t xml:space="preserve">also </w:t>
        </w:r>
      </w:ins>
      <w:r w:rsidRPr="00391DE9">
        <w:rPr>
          <w:rFonts w:ascii="Trebuchet MS" w:hAnsi="Trebuchet MS"/>
          <w:noProof/>
          <w:sz w:val="24"/>
        </w:rPr>
        <w:t>bless me</w:t>
      </w:r>
      <w:del w:id="355" w:author="Author">
        <w:r w:rsidRPr="00391DE9">
          <w:rPr>
            <w:rFonts w:ascii="Trebuchet MS" w:hAnsi="Trebuchet MS"/>
            <w:noProof/>
            <w:sz w:val="24"/>
          </w:rPr>
          <w:delText xml:space="preserve"> besides</w:delText>
        </w:r>
      </w:del>
      <w:r w:rsidRPr="00391DE9">
        <w:rPr>
          <w:rFonts w:ascii="Trebuchet MS" w:hAnsi="Trebuchet MS"/>
          <w:noProof/>
          <w:sz w:val="24"/>
        </w:rPr>
        <w:t>.”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12:33 </w:t>
      </w:r>
      <w:r w:rsidRPr="00391DE9">
        <w:rPr>
          <w:rFonts w:ascii="Trebuchet MS" w:hAnsi="Trebuchet MS"/>
          <w:noProof/>
          <w:sz w:val="24"/>
        </w:rPr>
        <w:t xml:space="preserve">And the Egyptians began to urge the people </w:t>
      </w:r>
      <w:del w:id="356" w:author="Author">
        <w:r w:rsidRPr="00391DE9">
          <w:rPr>
            <w:rFonts w:ascii="Trebuchet MS" w:hAnsi="Trebuchet MS"/>
            <w:noProof/>
            <w:sz w:val="24"/>
          </w:rPr>
          <w:delText xml:space="preserve">in order </w:delText>
        </w:r>
      </w:del>
      <w:r w:rsidRPr="00391DE9">
        <w:rPr>
          <w:rFonts w:ascii="Trebuchet MS" w:hAnsi="Trebuchet MS"/>
          <w:noProof/>
          <w:sz w:val="24"/>
        </w:rPr>
        <w:t xml:space="preserve">to </w:t>
      </w:r>
      <w:del w:id="357" w:author="Author">
        <w:r w:rsidRPr="00391DE9">
          <w:rPr>
            <w:rFonts w:ascii="Trebuchet MS" w:hAnsi="Trebuchet MS"/>
            <w:noProof/>
            <w:sz w:val="24"/>
          </w:rPr>
          <w:delText>send them away</w:delText>
        </w:r>
      </w:del>
      <w:ins w:id="358" w:author="Author">
        <w:r w:rsidRPr="00391DE9">
          <w:rPr>
            <w:rFonts w:ascii="Trebuchet MS" w:hAnsi="Trebuchet MS"/>
            <w:noProof/>
            <w:sz w:val="24"/>
          </w:rPr>
          <w:t>depart</w:t>
        </w:r>
      </w:ins>
      <w:r w:rsidRPr="00391DE9">
        <w:rPr>
          <w:rFonts w:ascii="Trebuchet MS" w:hAnsi="Trebuchet MS"/>
          <w:noProof/>
          <w:sz w:val="24"/>
        </w:rPr>
        <w:t xml:space="preserve"> quickly out of the land</w:t>
      </w:r>
      <w:del w:id="359" w:author="Author">
        <w:r w:rsidRPr="00391DE9">
          <w:rPr>
            <w:rFonts w:ascii="Trebuchet MS" w:hAnsi="Trebuchet MS"/>
            <w:noProof/>
            <w:sz w:val="24"/>
          </w:rPr>
          <w:delText>,</w:delText>
        </w:r>
      </w:del>
      <w:r w:rsidRPr="00391DE9">
        <w:rPr>
          <w:rFonts w:ascii="Trebuchet MS" w:hAnsi="Trebuchet MS"/>
          <w:noProof/>
          <w:sz w:val="24"/>
        </w:rPr>
        <w:t xml:space="preserve"> “because,” </w:t>
      </w:r>
      <w:ins w:id="360" w:author="Author">
        <w:r w:rsidRPr="00391DE9">
          <w:rPr>
            <w:rFonts w:ascii="Trebuchet MS" w:hAnsi="Trebuchet MS"/>
            <w:noProof/>
            <w:sz w:val="24"/>
          </w:rPr>
          <w:t xml:space="preserve">as </w:t>
        </w:r>
      </w:ins>
      <w:r w:rsidRPr="00391DE9">
        <w:rPr>
          <w:rFonts w:ascii="Trebuchet MS" w:hAnsi="Trebuchet MS"/>
          <w:noProof/>
          <w:sz w:val="24"/>
        </w:rPr>
        <w:t xml:space="preserve">they said, “we are all as good as dead!” </w:t>
      </w:r>
      <w:r w:rsidRPr="00391DE9">
        <w:rPr>
          <w:rFonts w:ascii="Trebuchet MS" w:hAnsi="Trebuchet MS"/>
          <w:b/>
          <w:noProof/>
          <w:sz w:val="24"/>
        </w:rPr>
        <w:t xml:space="preserve">12:34 </w:t>
      </w:r>
      <w:del w:id="361" w:author="Author">
        <w:r w:rsidRPr="00391DE9">
          <w:rPr>
            <w:rFonts w:ascii="Trebuchet MS" w:hAnsi="Trebuchet MS"/>
            <w:noProof/>
            <w:sz w:val="24"/>
          </w:rPr>
          <w:delText>Consequently</w:delText>
        </w:r>
      </w:del>
      <w:ins w:id="362" w:author="Author">
        <w:r w:rsidRPr="00391DE9">
          <w:rPr>
            <w:rFonts w:ascii="Trebuchet MS" w:hAnsi="Trebuchet MS"/>
            <w:noProof/>
            <w:sz w:val="24"/>
          </w:rPr>
          <w:t>So</w:t>
        </w:r>
      </w:ins>
      <w:r w:rsidRPr="00391DE9">
        <w:rPr>
          <w:rFonts w:ascii="Trebuchet MS" w:hAnsi="Trebuchet MS"/>
          <w:noProof/>
          <w:sz w:val="24"/>
        </w:rPr>
        <w:t xml:space="preserve"> the people carried their flour dough before it was leavened, with their kneading troughs</w:t>
      </w:r>
      <w:ins w:id="363" w:author="Author">
        <w:r w:rsidRPr="00391DE9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391DE9">
        <w:rPr>
          <w:rFonts w:ascii="Trebuchet MS" w:hAnsi="Trebuchet MS"/>
          <w:noProof/>
          <w:sz w:val="24"/>
        </w:rPr>
        <w:t xml:space="preserve"> wrapped up in their </w:t>
      </w:r>
      <w:del w:id="366" w:author="Author">
        <w:r w:rsidRPr="00391DE9">
          <w:rPr>
            <w:rFonts w:ascii="Trebuchet MS" w:hAnsi="Trebuchet MS"/>
            <w:noProof/>
            <w:sz w:val="24"/>
          </w:rPr>
          <w:delText>mantles upon</w:delText>
        </w:r>
      </w:del>
      <w:ins w:id="367" w:author="Author">
        <w:r w:rsidRPr="00391DE9">
          <w:rPr>
            <w:rFonts w:ascii="Trebuchet MS" w:hAnsi="Trebuchet MS"/>
            <w:noProof/>
            <w:sz w:val="24"/>
          </w:rPr>
          <w:t>clothing on</w:t>
        </w:r>
      </w:ins>
      <w:r w:rsidRPr="00391DE9">
        <w:rPr>
          <w:rFonts w:ascii="Trebuchet MS" w:hAnsi="Trebuchet MS"/>
          <w:noProof/>
          <w:sz w:val="24"/>
        </w:rPr>
        <w:t xml:space="preserve"> their shoulder. </w:t>
      </w:r>
      <w:r w:rsidRPr="00391DE9">
        <w:rPr>
          <w:rFonts w:ascii="Trebuchet MS" w:hAnsi="Trebuchet MS"/>
          <w:b/>
          <w:noProof/>
          <w:sz w:val="24"/>
        </w:rPr>
        <w:t xml:space="preserve">12:35 </w:t>
      </w:r>
      <w:del w:id="368" w:author="Author">
        <w:r w:rsidRPr="00391DE9">
          <w:rPr>
            <w:rFonts w:ascii="Trebuchet MS" w:hAnsi="Trebuchet MS"/>
            <w:noProof/>
            <w:sz w:val="24"/>
          </w:rPr>
          <w:delText>And the sons of Israel</w:delText>
        </w:r>
      </w:del>
      <w:ins w:id="369" w:author="Author">
        <w:r w:rsidRPr="00391DE9">
          <w:rPr>
            <w:rFonts w:ascii="Trebuchet MS" w:hAnsi="Trebuchet MS"/>
            <w:noProof/>
            <w:sz w:val="24"/>
          </w:rPr>
          <w:t>The Israelites</w:t>
        </w:r>
      </w:ins>
      <w:r w:rsidRPr="00391DE9">
        <w:rPr>
          <w:rFonts w:ascii="Trebuchet MS" w:hAnsi="Trebuchet MS"/>
          <w:noProof/>
          <w:sz w:val="24"/>
        </w:rPr>
        <w:t xml:space="preserve"> did </w:t>
      </w:r>
      <w:del w:id="370" w:author="Author">
        <w:r w:rsidRPr="00391DE9">
          <w:rPr>
            <w:rFonts w:ascii="Trebuchet MS" w:hAnsi="Trebuchet MS"/>
            <w:noProof/>
            <w:sz w:val="24"/>
          </w:rPr>
          <w:delText>according to the word of</w:delText>
        </w:r>
      </w:del>
      <w:ins w:id="371" w:author="Author">
        <w:r w:rsidRPr="00391DE9">
          <w:rPr>
            <w:rFonts w:ascii="Trebuchet MS" w:hAnsi="Trebuchet MS"/>
            <w:noProof/>
            <w:sz w:val="24"/>
          </w:rPr>
          <w:t>what</w:t>
        </w:r>
      </w:ins>
      <w:r w:rsidRPr="00391DE9">
        <w:rPr>
          <w:rFonts w:ascii="Trebuchet MS" w:hAnsi="Trebuchet MS"/>
          <w:noProof/>
          <w:sz w:val="24"/>
        </w:rPr>
        <w:t xml:space="preserve"> Moses </w:t>
      </w:r>
      <w:del w:id="372" w:author="Author">
        <w:r w:rsidRPr="00391DE9">
          <w:rPr>
            <w:rFonts w:ascii="Trebuchet MS" w:hAnsi="Trebuchet MS"/>
            <w:noProof/>
            <w:sz w:val="24"/>
          </w:rPr>
          <w:delText>in that they went asking from</w:delText>
        </w:r>
      </w:del>
      <w:ins w:id="373" w:author="Author">
        <w:r w:rsidRPr="00391DE9">
          <w:rPr>
            <w:rFonts w:ascii="Trebuchet MS" w:hAnsi="Trebuchet MS"/>
            <w:noProof/>
            <w:sz w:val="24"/>
          </w:rPr>
          <w:t>had told them and asked</w:t>
        </w:r>
      </w:ins>
      <w:r w:rsidRPr="00391DE9">
        <w:rPr>
          <w:rFonts w:ascii="Trebuchet MS" w:hAnsi="Trebuchet MS"/>
          <w:noProof/>
          <w:sz w:val="24"/>
        </w:rPr>
        <w:t xml:space="preserve"> the Egyptians </w:t>
      </w:r>
      <w:ins w:id="374" w:author="Author">
        <w:r w:rsidRPr="00391DE9">
          <w:rPr>
            <w:rFonts w:ascii="Trebuchet MS" w:hAnsi="Trebuchet MS"/>
            <w:noProof/>
            <w:sz w:val="24"/>
          </w:rPr>
          <w:t xml:space="preserve">for </w:t>
        </w:r>
      </w:ins>
      <w:r w:rsidRPr="00391DE9">
        <w:rPr>
          <w:rFonts w:ascii="Trebuchet MS" w:hAnsi="Trebuchet MS"/>
          <w:noProof/>
          <w:sz w:val="24"/>
        </w:rPr>
        <w:t xml:space="preserve">articles of silver and </w:t>
      </w:r>
      <w:del w:id="375" w:author="Author">
        <w:r w:rsidRPr="00391DE9">
          <w:rPr>
            <w:rFonts w:ascii="Trebuchet MS" w:hAnsi="Trebuchet MS"/>
            <w:noProof/>
            <w:sz w:val="24"/>
          </w:rPr>
          <w:delText xml:space="preserve">articles </w:delText>
        </w:r>
      </w:del>
      <w:r w:rsidRPr="00391DE9">
        <w:rPr>
          <w:rFonts w:ascii="Trebuchet MS" w:hAnsi="Trebuchet MS"/>
          <w:noProof/>
          <w:sz w:val="24"/>
        </w:rPr>
        <w:t xml:space="preserve">of gold </w:t>
      </w:r>
      <w:del w:id="376" w:author="Author">
        <w:r w:rsidRPr="00391DE9">
          <w:rPr>
            <w:rFonts w:ascii="Trebuchet MS" w:hAnsi="Trebuchet MS"/>
            <w:noProof/>
            <w:sz w:val="24"/>
          </w:rPr>
          <w:delText>and mantles</w:delText>
        </w:r>
      </w:del>
      <w:ins w:id="377" w:author="Author">
        <w:r w:rsidRPr="00391DE9">
          <w:rPr>
            <w:rFonts w:ascii="Trebuchet MS" w:hAnsi="Trebuchet MS"/>
            <w:noProof/>
            <w:sz w:val="24"/>
          </w:rPr>
          <w:t>as well as clothing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12:36 </w:t>
      </w:r>
      <w:del w:id="378" w:author="Author">
        <w:r w:rsidRPr="00391DE9">
          <w:rPr>
            <w:rFonts w:ascii="Trebuchet MS" w:hAnsi="Trebuchet MS"/>
            <w:noProof/>
            <w:sz w:val="24"/>
          </w:rPr>
          <w:delText xml:space="preserve">And </w:delText>
        </w:r>
      </w:del>
      <w:r w:rsidRPr="00391DE9">
        <w:rPr>
          <w:rFonts w:ascii="Trebuchet MS" w:hAnsi="Trebuchet MS"/>
          <w:noProof/>
          <w:sz w:val="24"/>
        </w:rPr>
        <w:t xml:space="preserve">Jehovah gave the people favor in the eyes of the Egyptians, so that </w:t>
      </w:r>
      <w:del w:id="379" w:author="Author">
        <w:r w:rsidRPr="00391DE9">
          <w:rPr>
            <w:rFonts w:ascii="Trebuchet MS" w:hAnsi="Trebuchet MS"/>
            <w:noProof/>
            <w:sz w:val="24"/>
          </w:rPr>
          <w:delText>these granted</w:delText>
        </w:r>
      </w:del>
      <w:ins w:id="380" w:author="Author">
        <w:r w:rsidRPr="00391DE9">
          <w:rPr>
            <w:rFonts w:ascii="Trebuchet MS" w:hAnsi="Trebuchet MS"/>
            <w:noProof/>
            <w:sz w:val="24"/>
          </w:rPr>
          <w:t>they gave</w:t>
        </w:r>
      </w:ins>
      <w:r w:rsidRPr="00391DE9">
        <w:rPr>
          <w:rFonts w:ascii="Trebuchet MS" w:hAnsi="Trebuchet MS"/>
          <w:noProof/>
          <w:sz w:val="24"/>
        </w:rPr>
        <w:t xml:space="preserve"> them what </w:t>
      </w:r>
      <w:del w:id="381" w:author="Author">
        <w:r w:rsidRPr="00391DE9">
          <w:rPr>
            <w:rFonts w:ascii="Trebuchet MS" w:hAnsi="Trebuchet MS"/>
            <w:noProof/>
            <w:sz w:val="24"/>
          </w:rPr>
          <w:delText>was</w:delText>
        </w:r>
      </w:del>
      <w:ins w:id="382" w:author="Author">
        <w:r w:rsidRPr="00391DE9">
          <w:rPr>
            <w:rFonts w:ascii="Trebuchet MS" w:hAnsi="Trebuchet MS"/>
            <w:noProof/>
            <w:sz w:val="24"/>
          </w:rPr>
          <w:t>they</w:t>
        </w:r>
      </w:ins>
      <w:r w:rsidRPr="00391DE9">
        <w:rPr>
          <w:rFonts w:ascii="Trebuchet MS" w:hAnsi="Trebuchet MS"/>
          <w:noProof/>
          <w:sz w:val="24"/>
        </w:rPr>
        <w:t xml:space="preserve"> asked</w:t>
      </w:r>
      <w:del w:id="383" w:author="Author">
        <w:r w:rsidRPr="00391DE9">
          <w:rPr>
            <w:rFonts w:ascii="Trebuchet MS" w:hAnsi="Trebuchet MS"/>
            <w:noProof/>
            <w:sz w:val="24"/>
          </w:rPr>
          <w:delText>;</w:delText>
        </w:r>
      </w:del>
      <w:ins w:id="384" w:author="Author">
        <w:r w:rsidRPr="00391DE9">
          <w:rPr>
            <w:rFonts w:ascii="Trebuchet MS" w:hAnsi="Trebuchet MS"/>
            <w:noProof/>
            <w:sz w:val="24"/>
          </w:rPr>
          <w:t xml:space="preserve"> for,</w:t>
        </w:r>
      </w:ins>
      <w:r w:rsidRPr="00391DE9">
        <w:rPr>
          <w:rFonts w:ascii="Trebuchet MS" w:hAnsi="Trebuchet MS"/>
          <w:noProof/>
          <w:sz w:val="24"/>
        </w:rPr>
        <w:t xml:space="preserve"> and they </w:t>
      </w:r>
      <w:del w:id="385" w:author="Author">
        <w:r w:rsidRPr="00391DE9">
          <w:rPr>
            <w:rFonts w:ascii="Trebuchet MS" w:hAnsi="Trebuchet MS"/>
            <w:noProof/>
            <w:sz w:val="24"/>
          </w:rPr>
          <w:delText>stripped</w:delText>
        </w:r>
      </w:del>
      <w:ins w:id="386" w:author="Author">
        <w:r w:rsidRPr="00391DE9">
          <w:rPr>
            <w:rFonts w:ascii="Trebuchet MS" w:hAnsi="Trebuchet MS"/>
            <w:noProof/>
            <w:sz w:val="24"/>
          </w:rPr>
          <w:t>plundered</w:t>
        </w:r>
      </w:ins>
      <w:r w:rsidRPr="00391DE9">
        <w:rPr>
          <w:rFonts w:ascii="Trebuchet MS" w:hAnsi="Trebuchet MS"/>
          <w:noProof/>
          <w:sz w:val="24"/>
        </w:rPr>
        <w:t xml:space="preserve"> the Egyptians.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12:37 </w:t>
      </w:r>
      <w:del w:id="387" w:author="Author">
        <w:r w:rsidRPr="00391DE9">
          <w:rPr>
            <w:rFonts w:ascii="Trebuchet MS" w:hAnsi="Trebuchet MS"/>
            <w:noProof/>
            <w:sz w:val="24"/>
          </w:rPr>
          <w:delText>And</w:delText>
        </w:r>
      </w:del>
      <w:ins w:id="388" w:author="Author">
        <w:r w:rsidRPr="00391DE9">
          <w:rPr>
            <w:rFonts w:ascii="Trebuchet MS" w:hAnsi="Trebuchet MS"/>
            <w:noProof/>
            <w:sz w:val="24"/>
          </w:rPr>
          <w:t>Then</w:t>
        </w:r>
      </w:ins>
      <w:r w:rsidRPr="00391DE9">
        <w:rPr>
          <w:rFonts w:ascii="Trebuchet MS" w:hAnsi="Trebuchet MS"/>
          <w:noProof/>
          <w:sz w:val="24"/>
        </w:rPr>
        <w:t xml:space="preserve"> the </w:t>
      </w:r>
      <w:del w:id="389" w:author="Author">
        <w:r w:rsidRPr="00391DE9">
          <w:rPr>
            <w:rFonts w:ascii="Trebuchet MS" w:hAnsi="Trebuchet MS"/>
            <w:noProof/>
            <w:sz w:val="24"/>
          </w:rPr>
          <w:delText>sons of Israel proceeded to depart</w:delText>
        </w:r>
      </w:del>
      <w:ins w:id="390" w:author="Author">
        <w:r w:rsidRPr="00391DE9">
          <w:rPr>
            <w:rFonts w:ascii="Trebuchet MS" w:hAnsi="Trebuchet MS"/>
            <w:noProof/>
            <w:sz w:val="24"/>
          </w:rPr>
          <w:t>Israelites departed</w:t>
        </w:r>
      </w:ins>
      <w:r w:rsidRPr="00391DE9">
        <w:rPr>
          <w:rFonts w:ascii="Trebuchet MS" w:hAnsi="Trebuchet MS"/>
          <w:noProof/>
          <w:sz w:val="24"/>
        </w:rPr>
        <w:t xml:space="preserve"> from Ram′e·ses for Suc′coth, </w:t>
      </w:r>
      <w:del w:id="391" w:author="Author">
        <w:r w:rsidRPr="00391DE9">
          <w:rPr>
            <w:rFonts w:ascii="Trebuchet MS" w:hAnsi="Trebuchet MS"/>
            <w:noProof/>
            <w:sz w:val="24"/>
          </w:rPr>
          <w:delText>to the number of six hundred thousand able-bodied</w:delText>
        </w:r>
      </w:del>
      <w:ins w:id="392" w:author="Author">
        <w:r w:rsidRPr="00391DE9">
          <w:rPr>
            <w:rFonts w:ascii="Trebuchet MS" w:hAnsi="Trebuchet MS"/>
            <w:noProof/>
            <w:sz w:val="24"/>
          </w:rPr>
          <w:t>about 600,000</w:t>
        </w:r>
      </w:ins>
      <w:r w:rsidRPr="00391DE9">
        <w:rPr>
          <w:rFonts w:ascii="Trebuchet MS" w:hAnsi="Trebuchet MS"/>
          <w:noProof/>
          <w:sz w:val="24"/>
        </w:rPr>
        <w:t xml:space="preserve"> men on foot, besides </w:t>
      </w:r>
      <w:del w:id="393" w:author="Author">
        <w:r w:rsidRPr="00391DE9">
          <w:rPr>
            <w:rFonts w:ascii="Trebuchet MS" w:hAnsi="Trebuchet MS"/>
            <w:noProof/>
            <w:sz w:val="24"/>
          </w:rPr>
          <w:delText>little ones</w:delText>
        </w:r>
      </w:del>
      <w:ins w:id="394" w:author="Author">
        <w:r w:rsidRPr="00391DE9">
          <w:rPr>
            <w:rFonts w:ascii="Trebuchet MS" w:hAnsi="Trebuchet MS"/>
            <w:noProof/>
            <w:sz w:val="24"/>
          </w:rPr>
          <w:t>children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12:38 </w:t>
      </w:r>
      <w:r w:rsidRPr="00391DE9">
        <w:rPr>
          <w:rFonts w:ascii="Trebuchet MS" w:hAnsi="Trebuchet MS"/>
          <w:noProof/>
          <w:sz w:val="24"/>
        </w:rPr>
        <w:t>And a vast mixed company</w:t>
      </w:r>
      <w:ins w:id="395" w:author="Author">
        <w:r w:rsidRPr="00391DE9">
          <w:rPr>
            <w:rStyle w:val="FootnoteReference"/>
            <w:rFonts w:ascii="Trebuchet MS" w:hAnsi="Trebuchet MS"/>
            <w:noProof/>
          </w:rPr>
          <w:footnoteReference w:id="15"/>
        </w:r>
      </w:ins>
      <w:r w:rsidRPr="00391DE9">
        <w:rPr>
          <w:rFonts w:ascii="Trebuchet MS" w:hAnsi="Trebuchet MS"/>
          <w:noProof/>
          <w:sz w:val="24"/>
        </w:rPr>
        <w:t xml:space="preserve"> also went </w:t>
      </w:r>
      <w:del w:id="398" w:author="Author">
        <w:r w:rsidRPr="00391DE9">
          <w:rPr>
            <w:rFonts w:ascii="Trebuchet MS" w:hAnsi="Trebuchet MS"/>
            <w:noProof/>
            <w:sz w:val="24"/>
          </w:rPr>
          <w:delText xml:space="preserve">up </w:delText>
        </w:r>
      </w:del>
      <w:r w:rsidRPr="00391DE9">
        <w:rPr>
          <w:rFonts w:ascii="Trebuchet MS" w:hAnsi="Trebuchet MS"/>
          <w:noProof/>
          <w:sz w:val="24"/>
        </w:rPr>
        <w:t xml:space="preserve">with them, as well as flocks and herds, a </w:t>
      </w:r>
      <w:del w:id="399" w:author="Author">
        <w:r w:rsidRPr="00391DE9">
          <w:rPr>
            <w:rFonts w:ascii="Trebuchet MS" w:hAnsi="Trebuchet MS"/>
            <w:noProof/>
            <w:sz w:val="24"/>
          </w:rPr>
          <w:delText>very numerous stock</w:delText>
        </w:r>
      </w:del>
      <w:ins w:id="400" w:author="Author">
        <w:r w:rsidRPr="00391DE9">
          <w:rPr>
            <w:rFonts w:ascii="Trebuchet MS" w:hAnsi="Trebuchet MS"/>
            <w:noProof/>
            <w:sz w:val="24"/>
          </w:rPr>
          <w:t>great number</w:t>
        </w:r>
      </w:ins>
      <w:r w:rsidRPr="00391DE9">
        <w:rPr>
          <w:rFonts w:ascii="Trebuchet MS" w:hAnsi="Trebuchet MS"/>
          <w:noProof/>
          <w:sz w:val="24"/>
        </w:rPr>
        <w:t xml:space="preserve"> of </w:t>
      </w:r>
      <w:del w:id="401" w:author="Author">
        <w:r w:rsidRPr="00391DE9">
          <w:rPr>
            <w:rFonts w:ascii="Trebuchet MS" w:hAnsi="Trebuchet MS"/>
            <w:noProof/>
            <w:sz w:val="24"/>
          </w:rPr>
          <w:delText>animals</w:delText>
        </w:r>
      </w:del>
      <w:ins w:id="402" w:author="Author">
        <w:r w:rsidRPr="00391DE9">
          <w:rPr>
            <w:rFonts w:ascii="Trebuchet MS" w:hAnsi="Trebuchet MS"/>
            <w:noProof/>
            <w:sz w:val="24"/>
          </w:rPr>
          <w:t>livestock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12:39 </w:t>
      </w:r>
      <w:del w:id="403" w:author="Author">
        <w:r w:rsidRPr="00391DE9">
          <w:rPr>
            <w:rFonts w:ascii="Trebuchet MS" w:hAnsi="Trebuchet MS"/>
            <w:noProof/>
            <w:sz w:val="24"/>
          </w:rPr>
          <w:delText>And they</w:delText>
        </w:r>
      </w:del>
      <w:ins w:id="404" w:author="Author">
        <w:r w:rsidRPr="00391DE9">
          <w:rPr>
            <w:rFonts w:ascii="Trebuchet MS" w:hAnsi="Trebuchet MS"/>
            <w:noProof/>
            <w:sz w:val="24"/>
          </w:rPr>
          <w:t>They</w:t>
        </w:r>
      </w:ins>
      <w:r w:rsidRPr="00391DE9">
        <w:rPr>
          <w:rFonts w:ascii="Trebuchet MS" w:hAnsi="Trebuchet MS"/>
          <w:noProof/>
          <w:sz w:val="24"/>
        </w:rPr>
        <w:t xml:space="preserve"> began to bake the </w:t>
      </w:r>
      <w:del w:id="405" w:author="Author">
        <w:r w:rsidRPr="00391DE9">
          <w:rPr>
            <w:rFonts w:ascii="Trebuchet MS" w:hAnsi="Trebuchet MS"/>
            <w:noProof/>
            <w:sz w:val="24"/>
          </w:rPr>
          <w:delText xml:space="preserve">flour </w:delText>
        </w:r>
      </w:del>
      <w:r w:rsidRPr="00391DE9">
        <w:rPr>
          <w:rFonts w:ascii="Trebuchet MS" w:hAnsi="Trebuchet MS"/>
          <w:noProof/>
          <w:sz w:val="24"/>
        </w:rPr>
        <w:t xml:space="preserve">dough that they </w:t>
      </w:r>
      <w:del w:id="406" w:author="Author">
        <w:r w:rsidRPr="00391DE9">
          <w:rPr>
            <w:rFonts w:ascii="Trebuchet MS" w:hAnsi="Trebuchet MS"/>
            <w:noProof/>
            <w:sz w:val="24"/>
          </w:rPr>
          <w:delText xml:space="preserve">had </w:delText>
        </w:r>
      </w:del>
      <w:r w:rsidRPr="00391DE9">
        <w:rPr>
          <w:rFonts w:ascii="Trebuchet MS" w:hAnsi="Trebuchet MS"/>
          <w:noProof/>
          <w:sz w:val="24"/>
        </w:rPr>
        <w:t xml:space="preserve">brought </w:t>
      </w:r>
      <w:del w:id="407" w:author="Author">
        <w:r w:rsidRPr="00391DE9">
          <w:rPr>
            <w:rFonts w:ascii="Trebuchet MS" w:hAnsi="Trebuchet MS"/>
            <w:noProof/>
            <w:sz w:val="24"/>
          </w:rPr>
          <w:delText xml:space="preserve">out </w:delText>
        </w:r>
      </w:del>
      <w:r w:rsidRPr="00391DE9">
        <w:rPr>
          <w:rFonts w:ascii="Trebuchet MS" w:hAnsi="Trebuchet MS"/>
          <w:noProof/>
          <w:sz w:val="24"/>
        </w:rPr>
        <w:t xml:space="preserve">from Egypt into round </w:t>
      </w:r>
      <w:del w:id="408" w:author="Author">
        <w:r w:rsidRPr="00391DE9">
          <w:rPr>
            <w:rFonts w:ascii="Trebuchet MS" w:hAnsi="Trebuchet MS"/>
            <w:noProof/>
            <w:sz w:val="24"/>
          </w:rPr>
          <w:delText>cakes, unfermented cakes, because it had</w:delText>
        </w:r>
      </w:del>
      <w:ins w:id="409" w:author="Author">
        <w:r w:rsidRPr="00391DE9">
          <w:rPr>
            <w:rFonts w:ascii="Trebuchet MS" w:hAnsi="Trebuchet MS"/>
            <w:noProof/>
            <w:sz w:val="24"/>
          </w:rPr>
          <w:t>loaves of unleavened bread. It was</w:t>
        </w:r>
      </w:ins>
      <w:r w:rsidRPr="00391DE9">
        <w:rPr>
          <w:rFonts w:ascii="Trebuchet MS" w:hAnsi="Trebuchet MS"/>
          <w:noProof/>
          <w:sz w:val="24"/>
        </w:rPr>
        <w:t xml:space="preserve"> not leavened, </w:t>
      </w:r>
      <w:del w:id="410" w:author="Author">
        <w:r w:rsidRPr="00391DE9">
          <w:rPr>
            <w:rFonts w:ascii="Trebuchet MS" w:hAnsi="Trebuchet MS"/>
            <w:noProof/>
            <w:sz w:val="24"/>
          </w:rPr>
          <w:delText>for</w:delText>
        </w:r>
      </w:del>
      <w:ins w:id="411" w:author="Author">
        <w:r w:rsidRPr="00391DE9">
          <w:rPr>
            <w:rFonts w:ascii="Trebuchet MS" w:hAnsi="Trebuchet MS"/>
            <w:noProof/>
            <w:sz w:val="24"/>
          </w:rPr>
          <w:t>because</w:t>
        </w:r>
      </w:ins>
      <w:r w:rsidRPr="00391DE9">
        <w:rPr>
          <w:rFonts w:ascii="Trebuchet MS" w:hAnsi="Trebuchet MS"/>
          <w:noProof/>
          <w:sz w:val="24"/>
        </w:rPr>
        <w:t xml:space="preserve"> they had been driven out of Egypt </w:t>
      </w:r>
      <w:del w:id="412" w:author="Author">
        <w:r w:rsidRPr="00391DE9">
          <w:rPr>
            <w:rFonts w:ascii="Trebuchet MS" w:hAnsi="Trebuchet MS"/>
            <w:noProof/>
            <w:sz w:val="24"/>
          </w:rPr>
          <w:delText>and had not been able to linger and too</w:delText>
        </w:r>
      </w:del>
      <w:ins w:id="413" w:author="Author">
        <w:r w:rsidRPr="00391DE9">
          <w:rPr>
            <w:rFonts w:ascii="Trebuchet MS" w:hAnsi="Trebuchet MS"/>
            <w:noProof/>
            <w:sz w:val="24"/>
          </w:rPr>
          <w:t>so suddenly that</w:t>
        </w:r>
      </w:ins>
      <w:r w:rsidRPr="00391DE9">
        <w:rPr>
          <w:rFonts w:ascii="Trebuchet MS" w:hAnsi="Trebuchet MS"/>
          <w:noProof/>
          <w:sz w:val="24"/>
        </w:rPr>
        <w:t xml:space="preserve"> they had not prepared any provisions for themselves.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12:40 </w:t>
      </w:r>
      <w:del w:id="414" w:author="Author">
        <w:r w:rsidRPr="00391DE9">
          <w:rPr>
            <w:rFonts w:ascii="Trebuchet MS" w:hAnsi="Trebuchet MS"/>
            <w:noProof/>
            <w:sz w:val="24"/>
          </w:rPr>
          <w:delText>And the</w:delText>
        </w:r>
      </w:del>
      <w:ins w:id="415" w:author="Author">
        <w:r w:rsidRPr="00391DE9">
          <w:rPr>
            <w:rFonts w:ascii="Trebuchet MS" w:hAnsi="Trebuchet MS"/>
            <w:noProof/>
            <w:sz w:val="24"/>
          </w:rPr>
          <w:t>The</w:t>
        </w:r>
      </w:ins>
      <w:r w:rsidRPr="00391DE9">
        <w:rPr>
          <w:rFonts w:ascii="Trebuchet MS" w:hAnsi="Trebuchet MS"/>
          <w:noProof/>
          <w:sz w:val="24"/>
        </w:rPr>
        <w:t xml:space="preserve"> dwelling of the </w:t>
      </w:r>
      <w:del w:id="416" w:author="Author">
        <w:r w:rsidRPr="00391DE9">
          <w:rPr>
            <w:rFonts w:ascii="Trebuchet MS" w:hAnsi="Trebuchet MS"/>
            <w:noProof/>
            <w:sz w:val="24"/>
          </w:rPr>
          <w:delText>sons of Israel</w:delText>
        </w:r>
      </w:del>
      <w:ins w:id="417" w:author="Author">
        <w:r w:rsidRPr="00391DE9">
          <w:rPr>
            <w:rFonts w:ascii="Trebuchet MS" w:hAnsi="Trebuchet MS"/>
            <w:noProof/>
            <w:sz w:val="24"/>
          </w:rPr>
          <w:t>Israelites</w:t>
        </w:r>
      </w:ins>
      <w:r w:rsidRPr="00391DE9">
        <w:rPr>
          <w:rFonts w:ascii="Trebuchet MS" w:hAnsi="Trebuchet MS"/>
          <w:noProof/>
          <w:sz w:val="24"/>
        </w:rPr>
        <w:t xml:space="preserve">, who had </w:t>
      </w:r>
      <w:del w:id="418" w:author="Author">
        <w:r w:rsidRPr="00391DE9">
          <w:rPr>
            <w:rFonts w:ascii="Trebuchet MS" w:hAnsi="Trebuchet MS"/>
            <w:noProof/>
            <w:sz w:val="24"/>
          </w:rPr>
          <w:delText>dwelt</w:delText>
        </w:r>
      </w:del>
      <w:ins w:id="419" w:author="Author">
        <w:r w:rsidRPr="00391DE9">
          <w:rPr>
            <w:rFonts w:ascii="Trebuchet MS" w:hAnsi="Trebuchet MS"/>
            <w:noProof/>
            <w:sz w:val="24"/>
          </w:rPr>
          <w:t>dwelled</w:t>
        </w:r>
      </w:ins>
      <w:r w:rsidRPr="00391DE9">
        <w:rPr>
          <w:rFonts w:ascii="Trebuchet MS" w:hAnsi="Trebuchet MS"/>
          <w:noProof/>
          <w:sz w:val="24"/>
        </w:rPr>
        <w:t xml:space="preserve"> in Egypt, was </w:t>
      </w:r>
      <w:del w:id="420" w:author="Author">
        <w:r w:rsidRPr="00391DE9">
          <w:rPr>
            <w:rFonts w:ascii="Trebuchet MS" w:hAnsi="Trebuchet MS"/>
            <w:noProof/>
            <w:sz w:val="24"/>
          </w:rPr>
          <w:delText>four hundred and thirty</w:delText>
        </w:r>
      </w:del>
      <w:ins w:id="421" w:author="Author">
        <w:r w:rsidRPr="00391DE9">
          <w:rPr>
            <w:rFonts w:ascii="Trebuchet MS" w:hAnsi="Trebuchet MS"/>
            <w:noProof/>
            <w:sz w:val="24"/>
          </w:rPr>
          <w:t>430</w:t>
        </w:r>
      </w:ins>
      <w:r w:rsidRPr="00391DE9">
        <w:rPr>
          <w:rFonts w:ascii="Trebuchet MS" w:hAnsi="Trebuchet MS"/>
          <w:noProof/>
          <w:sz w:val="24"/>
        </w:rPr>
        <w:t xml:space="preserve"> years. </w:t>
      </w:r>
      <w:r w:rsidRPr="00391DE9">
        <w:rPr>
          <w:rFonts w:ascii="Trebuchet MS" w:hAnsi="Trebuchet MS"/>
          <w:b/>
          <w:noProof/>
          <w:sz w:val="24"/>
        </w:rPr>
        <w:t xml:space="preserve">12:41 </w:t>
      </w:r>
      <w:del w:id="422" w:author="Author">
        <w:r w:rsidRPr="00391DE9">
          <w:rPr>
            <w:rFonts w:ascii="Trebuchet MS" w:hAnsi="Trebuchet MS"/>
            <w:noProof/>
            <w:sz w:val="24"/>
          </w:rPr>
          <w:delText>And it came about at</w:delText>
        </w:r>
      </w:del>
      <w:ins w:id="423" w:author="Author">
        <w:r w:rsidRPr="00391DE9">
          <w:rPr>
            <w:rFonts w:ascii="Trebuchet MS" w:hAnsi="Trebuchet MS"/>
            <w:noProof/>
            <w:sz w:val="24"/>
          </w:rPr>
          <w:t>At</w:t>
        </w:r>
      </w:ins>
      <w:r w:rsidRPr="00391DE9">
        <w:rPr>
          <w:rFonts w:ascii="Trebuchet MS" w:hAnsi="Trebuchet MS"/>
          <w:noProof/>
          <w:sz w:val="24"/>
        </w:rPr>
        <w:t xml:space="preserve"> the end of the </w:t>
      </w:r>
      <w:del w:id="424" w:author="Author">
        <w:r w:rsidRPr="00391DE9">
          <w:rPr>
            <w:rFonts w:ascii="Trebuchet MS" w:hAnsi="Trebuchet MS"/>
            <w:noProof/>
            <w:sz w:val="24"/>
          </w:rPr>
          <w:delText>four hundred and thirty</w:delText>
        </w:r>
      </w:del>
      <w:ins w:id="425" w:author="Author">
        <w:r w:rsidRPr="00391DE9">
          <w:rPr>
            <w:rFonts w:ascii="Trebuchet MS" w:hAnsi="Trebuchet MS"/>
            <w:noProof/>
            <w:sz w:val="24"/>
          </w:rPr>
          <w:t>430</w:t>
        </w:r>
      </w:ins>
      <w:r w:rsidRPr="00391DE9">
        <w:rPr>
          <w:rFonts w:ascii="Trebuchet MS" w:hAnsi="Trebuchet MS"/>
          <w:noProof/>
          <w:sz w:val="24"/>
        </w:rPr>
        <w:t xml:space="preserve"> years, </w:t>
      </w:r>
      <w:del w:id="426" w:author="Author">
        <w:r w:rsidRPr="00391DE9">
          <w:rPr>
            <w:rFonts w:ascii="Trebuchet MS" w:hAnsi="Trebuchet MS"/>
            <w:noProof/>
            <w:sz w:val="24"/>
          </w:rPr>
          <w:delText xml:space="preserve">it even came about </w:delText>
        </w:r>
      </w:del>
      <w:r w:rsidRPr="00391DE9">
        <w:rPr>
          <w:rFonts w:ascii="Trebuchet MS" w:hAnsi="Trebuchet MS"/>
          <w:noProof/>
          <w:sz w:val="24"/>
        </w:rPr>
        <w:t>on this very day</w:t>
      </w:r>
      <w:del w:id="427" w:author="Author">
        <w:r w:rsidRPr="00391DE9">
          <w:rPr>
            <w:rFonts w:ascii="Trebuchet MS" w:hAnsi="Trebuchet MS"/>
            <w:noProof/>
            <w:sz w:val="24"/>
          </w:rPr>
          <w:delText xml:space="preserve"> that</w:delText>
        </w:r>
      </w:del>
      <w:ins w:id="428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all the </w:t>
      </w:r>
      <w:del w:id="429" w:author="Author">
        <w:r w:rsidRPr="00391DE9">
          <w:rPr>
            <w:rFonts w:ascii="Trebuchet MS" w:hAnsi="Trebuchet MS"/>
            <w:noProof/>
            <w:sz w:val="24"/>
          </w:rPr>
          <w:delText>armies</w:delText>
        </w:r>
      </w:del>
      <w:ins w:id="430" w:author="Author">
        <w:r w:rsidRPr="00391DE9">
          <w:rPr>
            <w:rFonts w:ascii="Trebuchet MS" w:hAnsi="Trebuchet MS"/>
            <w:noProof/>
            <w:sz w:val="24"/>
          </w:rPr>
          <w:t>multitudes</w:t>
        </w:r>
        <w:r w:rsidRPr="00391DE9">
          <w:rPr>
            <w:rStyle w:val="FootnoteReference"/>
            <w:rFonts w:ascii="Trebuchet MS" w:hAnsi="Trebuchet MS"/>
            <w:noProof/>
          </w:rPr>
          <w:footnoteReference w:id="16"/>
        </w:r>
      </w:ins>
      <w:r w:rsidRPr="00391DE9">
        <w:rPr>
          <w:rFonts w:ascii="Trebuchet MS" w:hAnsi="Trebuchet MS"/>
          <w:noProof/>
          <w:sz w:val="24"/>
        </w:rPr>
        <w:t xml:space="preserve"> of Jehovah went out of the land of Egypt. </w:t>
      </w:r>
      <w:r w:rsidRPr="00391DE9">
        <w:rPr>
          <w:rFonts w:ascii="Trebuchet MS" w:hAnsi="Trebuchet MS"/>
          <w:b/>
          <w:noProof/>
          <w:sz w:val="24"/>
        </w:rPr>
        <w:t xml:space="preserve">12:42 </w:t>
      </w:r>
      <w:r w:rsidRPr="00391DE9">
        <w:rPr>
          <w:rFonts w:ascii="Trebuchet MS" w:hAnsi="Trebuchet MS"/>
          <w:noProof/>
          <w:sz w:val="24"/>
        </w:rPr>
        <w:t xml:space="preserve">It is a night </w:t>
      </w:r>
      <w:del w:id="433" w:author="Author">
        <w:r w:rsidRPr="00391DE9">
          <w:rPr>
            <w:rFonts w:ascii="Trebuchet MS" w:hAnsi="Trebuchet MS"/>
            <w:noProof/>
            <w:sz w:val="24"/>
          </w:rPr>
          <w:delText>for observance with regard to Jehovah for</w:delText>
        </w:r>
      </w:del>
      <w:ins w:id="434" w:author="Author">
        <w:r w:rsidRPr="00391DE9">
          <w:rPr>
            <w:rFonts w:ascii="Trebuchet MS" w:hAnsi="Trebuchet MS"/>
            <w:noProof/>
            <w:sz w:val="24"/>
          </w:rPr>
          <w:t>on which they will celebrate Jehovah’s</w:t>
        </w:r>
      </w:ins>
      <w:r w:rsidRPr="00391DE9">
        <w:rPr>
          <w:rFonts w:ascii="Trebuchet MS" w:hAnsi="Trebuchet MS"/>
          <w:noProof/>
          <w:sz w:val="24"/>
        </w:rPr>
        <w:t xml:space="preserve"> bringing them out of the land of Egypt. </w:t>
      </w:r>
      <w:del w:id="435" w:author="Author">
        <w:r w:rsidRPr="00391DE9">
          <w:rPr>
            <w:rFonts w:ascii="Trebuchet MS" w:hAnsi="Trebuchet MS"/>
            <w:noProof/>
            <w:sz w:val="24"/>
          </w:rPr>
          <w:delText>With regard to Jehovah this</w:delText>
        </w:r>
      </w:del>
      <w:ins w:id="436" w:author="Author">
        <w:r w:rsidRPr="00391DE9">
          <w:rPr>
            <w:rFonts w:ascii="Trebuchet MS" w:hAnsi="Trebuchet MS"/>
            <w:noProof/>
            <w:sz w:val="24"/>
          </w:rPr>
          <w:t>This</w:t>
        </w:r>
      </w:ins>
      <w:r w:rsidRPr="00391DE9">
        <w:rPr>
          <w:rFonts w:ascii="Trebuchet MS" w:hAnsi="Trebuchet MS"/>
          <w:noProof/>
          <w:sz w:val="24"/>
        </w:rPr>
        <w:t xml:space="preserve"> night is </w:t>
      </w:r>
      <w:del w:id="437" w:author="Author">
        <w:r w:rsidRPr="00391DE9">
          <w:rPr>
            <w:rFonts w:ascii="Trebuchet MS" w:hAnsi="Trebuchet MS"/>
            <w:noProof/>
            <w:sz w:val="24"/>
          </w:rPr>
          <w:delText>one for observance on the part of</w:delText>
        </w:r>
      </w:del>
      <w:ins w:id="438" w:author="Author">
        <w:r w:rsidRPr="00391DE9">
          <w:rPr>
            <w:rFonts w:ascii="Trebuchet MS" w:hAnsi="Trebuchet MS"/>
            <w:noProof/>
            <w:sz w:val="24"/>
          </w:rPr>
          <w:t>to be observed to Jehovah by</w:t>
        </w:r>
      </w:ins>
      <w:r w:rsidRPr="00391DE9">
        <w:rPr>
          <w:rFonts w:ascii="Trebuchet MS" w:hAnsi="Trebuchet MS"/>
          <w:noProof/>
          <w:sz w:val="24"/>
        </w:rPr>
        <w:t xml:space="preserve"> all the </w:t>
      </w:r>
      <w:del w:id="439" w:author="Author">
        <w:r w:rsidRPr="00391DE9">
          <w:rPr>
            <w:rFonts w:ascii="Trebuchet MS" w:hAnsi="Trebuchet MS"/>
            <w:noProof/>
            <w:sz w:val="24"/>
          </w:rPr>
          <w:delText>sons</w:delText>
        </w:r>
      </w:del>
      <w:ins w:id="440" w:author="Author">
        <w:r w:rsidRPr="00391DE9">
          <w:rPr>
            <w:rFonts w:ascii="Trebuchet MS" w:hAnsi="Trebuchet MS"/>
            <w:noProof/>
            <w:sz w:val="24"/>
          </w:rPr>
          <w:t>people</w:t>
        </w:r>
      </w:ins>
      <w:r w:rsidRPr="00391DE9">
        <w:rPr>
          <w:rFonts w:ascii="Trebuchet MS" w:hAnsi="Trebuchet MS"/>
          <w:noProof/>
          <w:sz w:val="24"/>
        </w:rPr>
        <w:t xml:space="preserve"> of Israel throughout their generations.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12:43 </w:t>
      </w:r>
      <w:del w:id="441" w:author="Author">
        <w:r w:rsidRPr="00391DE9">
          <w:rPr>
            <w:rFonts w:ascii="Trebuchet MS" w:hAnsi="Trebuchet MS"/>
            <w:noProof/>
            <w:sz w:val="24"/>
          </w:rPr>
          <w:delText>And</w:delText>
        </w:r>
      </w:del>
      <w:ins w:id="442" w:author="Author">
        <w:r w:rsidRPr="00391DE9">
          <w:rPr>
            <w:rFonts w:ascii="Trebuchet MS" w:hAnsi="Trebuchet MS"/>
            <w:noProof/>
            <w:sz w:val="24"/>
          </w:rPr>
          <w:t>Then</w:t>
        </w:r>
      </w:ins>
      <w:r w:rsidRPr="00391DE9">
        <w:rPr>
          <w:rFonts w:ascii="Trebuchet MS" w:hAnsi="Trebuchet MS"/>
          <w:noProof/>
          <w:sz w:val="24"/>
        </w:rPr>
        <w:t xml:space="preserve"> Jehovah </w:t>
      </w:r>
      <w:del w:id="443" w:author="Author">
        <w:r w:rsidRPr="00391DE9">
          <w:rPr>
            <w:rFonts w:ascii="Trebuchet MS" w:hAnsi="Trebuchet MS"/>
            <w:noProof/>
            <w:sz w:val="24"/>
          </w:rPr>
          <w:delText>went on to say</w:delText>
        </w:r>
      </w:del>
      <w:ins w:id="444" w:author="Author">
        <w:r w:rsidRPr="00391DE9">
          <w:rPr>
            <w:rFonts w:ascii="Trebuchet MS" w:hAnsi="Trebuchet MS"/>
            <w:noProof/>
            <w:sz w:val="24"/>
          </w:rPr>
          <w:t>said</w:t>
        </w:r>
      </w:ins>
      <w:r w:rsidRPr="00391DE9">
        <w:rPr>
          <w:rFonts w:ascii="Trebuchet MS" w:hAnsi="Trebuchet MS"/>
          <w:noProof/>
          <w:sz w:val="24"/>
        </w:rPr>
        <w:t xml:space="preserve"> to Moses and Aaron</w:t>
      </w:r>
      <w:del w:id="445" w:author="Author">
        <w:r w:rsidRPr="00391DE9">
          <w:rPr>
            <w:rFonts w:ascii="Trebuchet MS" w:hAnsi="Trebuchet MS"/>
            <w:noProof/>
            <w:sz w:val="24"/>
          </w:rPr>
          <w:delText>:</w:delText>
        </w:r>
      </w:del>
      <w:ins w:id="446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“This is the statute of the </w:t>
      </w:r>
      <w:del w:id="447" w:author="Author">
        <w:r w:rsidRPr="00391DE9">
          <w:rPr>
            <w:rFonts w:ascii="Trebuchet MS" w:hAnsi="Trebuchet MS"/>
            <w:noProof/>
            <w:sz w:val="24"/>
          </w:rPr>
          <w:delText>passover</w:delText>
        </w:r>
      </w:del>
      <w:ins w:id="448" w:author="Author">
        <w:r w:rsidRPr="00391DE9">
          <w:rPr>
            <w:rFonts w:ascii="Trebuchet MS" w:hAnsi="Trebuchet MS"/>
            <w:noProof/>
            <w:sz w:val="24"/>
          </w:rPr>
          <w:t>Passover</w:t>
        </w:r>
      </w:ins>
      <w:r w:rsidRPr="00391DE9">
        <w:rPr>
          <w:rFonts w:ascii="Trebuchet MS" w:hAnsi="Trebuchet MS"/>
          <w:noProof/>
          <w:sz w:val="24"/>
        </w:rPr>
        <w:t xml:space="preserve">: No foreigner may eat of it. </w:t>
      </w:r>
      <w:r w:rsidRPr="00391DE9">
        <w:rPr>
          <w:rFonts w:ascii="Trebuchet MS" w:hAnsi="Trebuchet MS"/>
          <w:b/>
          <w:noProof/>
          <w:sz w:val="24"/>
        </w:rPr>
        <w:t xml:space="preserve">12:44 </w:t>
      </w:r>
      <w:r w:rsidRPr="00391DE9">
        <w:rPr>
          <w:rFonts w:ascii="Trebuchet MS" w:hAnsi="Trebuchet MS"/>
          <w:noProof/>
          <w:sz w:val="24"/>
        </w:rPr>
        <w:t xml:space="preserve">But </w:t>
      </w:r>
      <w:del w:id="449" w:author="Author">
        <w:r w:rsidRPr="00391DE9">
          <w:rPr>
            <w:rFonts w:ascii="Trebuchet MS" w:hAnsi="Trebuchet MS"/>
            <w:noProof/>
            <w:sz w:val="24"/>
          </w:rPr>
          <w:delText>where there is any</w:delText>
        </w:r>
      </w:del>
      <w:ins w:id="450" w:author="Author">
        <w:r w:rsidRPr="00391DE9">
          <w:rPr>
            <w:rFonts w:ascii="Trebuchet MS" w:hAnsi="Trebuchet MS"/>
            <w:noProof/>
            <w:sz w:val="24"/>
          </w:rPr>
          <w:t>if someone has a</w:t>
        </w:r>
      </w:ins>
      <w:r w:rsidRPr="00391DE9">
        <w:rPr>
          <w:rFonts w:ascii="Trebuchet MS" w:hAnsi="Trebuchet MS"/>
          <w:noProof/>
          <w:sz w:val="24"/>
        </w:rPr>
        <w:t xml:space="preserve"> slave man </w:t>
      </w:r>
      <w:ins w:id="451" w:author="Author">
        <w:r w:rsidRPr="00391DE9">
          <w:rPr>
            <w:rFonts w:ascii="Trebuchet MS" w:hAnsi="Trebuchet MS"/>
            <w:noProof/>
            <w:sz w:val="24"/>
          </w:rPr>
          <w:t xml:space="preserve">who was </w:t>
        </w:r>
      </w:ins>
      <w:r w:rsidRPr="00391DE9">
        <w:rPr>
          <w:rFonts w:ascii="Trebuchet MS" w:hAnsi="Trebuchet MS"/>
          <w:noProof/>
          <w:sz w:val="24"/>
        </w:rPr>
        <w:t xml:space="preserve">purchased with money, you </w:t>
      </w:r>
      <w:del w:id="452" w:author="Author">
        <w:r w:rsidRPr="00391DE9">
          <w:rPr>
            <w:rFonts w:ascii="Trebuchet MS" w:hAnsi="Trebuchet MS"/>
            <w:noProof/>
            <w:sz w:val="24"/>
          </w:rPr>
          <w:delText>must</w:delText>
        </w:r>
      </w:del>
      <w:ins w:id="453" w:author="Author">
        <w:r w:rsidRPr="00391DE9">
          <w:rPr>
            <w:rFonts w:ascii="Trebuchet MS" w:hAnsi="Trebuchet MS"/>
            <w:noProof/>
            <w:sz w:val="24"/>
          </w:rPr>
          <w:t>should</w:t>
        </w:r>
      </w:ins>
      <w:r w:rsidRPr="00391DE9">
        <w:rPr>
          <w:rFonts w:ascii="Trebuchet MS" w:hAnsi="Trebuchet MS"/>
          <w:noProof/>
          <w:sz w:val="24"/>
        </w:rPr>
        <w:t xml:space="preserve"> circumcise him. </w:t>
      </w:r>
      <w:del w:id="454" w:author="Author">
        <w:r w:rsidRPr="00391DE9">
          <w:rPr>
            <w:rFonts w:ascii="Trebuchet MS" w:hAnsi="Trebuchet MS"/>
            <w:noProof/>
            <w:sz w:val="24"/>
          </w:rPr>
          <w:delText xml:space="preserve">Then first he </w:delText>
        </w:r>
      </w:del>
      <w:ins w:id="455" w:author="Author">
        <w:r w:rsidRPr="00391DE9">
          <w:rPr>
            <w:rFonts w:ascii="Trebuchet MS" w:hAnsi="Trebuchet MS"/>
            <w:noProof/>
            <w:sz w:val="24"/>
          </w:rPr>
          <w:t xml:space="preserve">Only then </w:t>
        </w:r>
      </w:ins>
      <w:r w:rsidRPr="00391DE9">
        <w:rPr>
          <w:rFonts w:ascii="Trebuchet MS" w:hAnsi="Trebuchet MS"/>
          <w:noProof/>
          <w:sz w:val="24"/>
        </w:rPr>
        <w:t xml:space="preserve">may </w:t>
      </w:r>
      <w:ins w:id="456" w:author="Author">
        <w:r w:rsidRPr="00391DE9">
          <w:rPr>
            <w:rFonts w:ascii="Trebuchet MS" w:hAnsi="Trebuchet MS"/>
            <w:noProof/>
            <w:sz w:val="24"/>
          </w:rPr>
          <w:t xml:space="preserve">he </w:t>
        </w:r>
      </w:ins>
      <w:r w:rsidRPr="00391DE9">
        <w:rPr>
          <w:rFonts w:ascii="Trebuchet MS" w:hAnsi="Trebuchet MS"/>
          <w:noProof/>
          <w:sz w:val="24"/>
        </w:rPr>
        <w:t xml:space="preserve">share in eating it. </w:t>
      </w:r>
      <w:r w:rsidRPr="00391DE9">
        <w:rPr>
          <w:rFonts w:ascii="Trebuchet MS" w:hAnsi="Trebuchet MS"/>
          <w:b/>
          <w:noProof/>
          <w:sz w:val="24"/>
        </w:rPr>
        <w:t xml:space="preserve">12:45 </w:t>
      </w:r>
      <w:r w:rsidRPr="00391DE9">
        <w:rPr>
          <w:rFonts w:ascii="Trebuchet MS" w:hAnsi="Trebuchet MS"/>
          <w:noProof/>
          <w:sz w:val="24"/>
        </w:rPr>
        <w:t xml:space="preserve">A settler and a hired </w:t>
      </w:r>
      <w:del w:id="457" w:author="Author">
        <w:r w:rsidRPr="00391DE9">
          <w:rPr>
            <w:rFonts w:ascii="Trebuchet MS" w:hAnsi="Trebuchet MS"/>
            <w:noProof/>
            <w:sz w:val="24"/>
          </w:rPr>
          <w:delText>laborer</w:delText>
        </w:r>
      </w:del>
      <w:ins w:id="458" w:author="Author">
        <w:r w:rsidRPr="00391DE9">
          <w:rPr>
            <w:rFonts w:ascii="Trebuchet MS" w:hAnsi="Trebuchet MS"/>
            <w:noProof/>
            <w:sz w:val="24"/>
          </w:rPr>
          <w:t>worker</w:t>
        </w:r>
      </w:ins>
      <w:r w:rsidRPr="00391DE9">
        <w:rPr>
          <w:rFonts w:ascii="Trebuchet MS" w:hAnsi="Trebuchet MS"/>
          <w:noProof/>
          <w:sz w:val="24"/>
        </w:rPr>
        <w:t xml:space="preserve"> may not eat of it. </w:t>
      </w:r>
      <w:r w:rsidRPr="00391DE9">
        <w:rPr>
          <w:rFonts w:ascii="Trebuchet MS" w:hAnsi="Trebuchet MS"/>
          <w:b/>
          <w:noProof/>
          <w:sz w:val="24"/>
        </w:rPr>
        <w:t xml:space="preserve">12:46 </w:t>
      </w:r>
      <w:r w:rsidRPr="00391DE9">
        <w:rPr>
          <w:rFonts w:ascii="Trebuchet MS" w:hAnsi="Trebuchet MS"/>
          <w:noProof/>
          <w:sz w:val="24"/>
        </w:rPr>
        <w:t xml:space="preserve">In one house it is to be eaten. You must not take any of the </w:t>
      </w:r>
      <w:del w:id="459" w:author="Author">
        <w:r w:rsidRPr="00391DE9">
          <w:rPr>
            <w:rFonts w:ascii="Trebuchet MS" w:hAnsi="Trebuchet MS"/>
            <w:noProof/>
            <w:sz w:val="24"/>
          </w:rPr>
          <w:delText>flesh out</w:delText>
        </w:r>
      </w:del>
      <w:ins w:id="460" w:author="Author">
        <w:r w:rsidRPr="00391DE9">
          <w:rPr>
            <w:rFonts w:ascii="Trebuchet MS" w:hAnsi="Trebuchet MS"/>
            <w:noProof/>
            <w:sz w:val="24"/>
          </w:rPr>
          <w:t>meat outside</w:t>
        </w:r>
      </w:ins>
      <w:r w:rsidRPr="00391DE9">
        <w:rPr>
          <w:rFonts w:ascii="Trebuchet MS" w:hAnsi="Trebuchet MS"/>
          <w:noProof/>
          <w:sz w:val="24"/>
        </w:rPr>
        <w:t xml:space="preserve"> of the house</w:t>
      </w:r>
      <w:del w:id="461" w:author="Author">
        <w:r w:rsidRPr="00391DE9">
          <w:rPr>
            <w:rFonts w:ascii="Trebuchet MS" w:hAnsi="Trebuchet MS"/>
            <w:noProof/>
            <w:sz w:val="24"/>
          </w:rPr>
          <w:delText xml:space="preserve"> to some place outside. And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62" w:author="Author">
        <w:r w:rsidRPr="00391DE9">
          <w:rPr>
            <w:rFonts w:ascii="Trebuchet MS" w:hAnsi="Trebuchet MS"/>
            <w:noProof/>
            <w:sz w:val="24"/>
          </w:rPr>
          <w:t>, and you</w:t>
        </w:r>
      </w:ins>
      <w:r w:rsidRPr="00391DE9">
        <w:rPr>
          <w:rFonts w:ascii="Trebuchet MS" w:hAnsi="Trebuchet MS"/>
          <w:noProof/>
          <w:sz w:val="24"/>
        </w:rPr>
        <w:t xml:space="preserve"> must not break </w:t>
      </w:r>
      <w:del w:id="463" w:author="Author">
        <w:r w:rsidRPr="00391DE9">
          <w:rPr>
            <w:rFonts w:ascii="Trebuchet MS" w:hAnsi="Trebuchet MS"/>
            <w:noProof/>
            <w:sz w:val="24"/>
          </w:rPr>
          <w:delText>a bone in it</w:delText>
        </w:r>
      </w:del>
      <w:ins w:id="464" w:author="Author">
        <w:r w:rsidRPr="00391DE9">
          <w:rPr>
            <w:rFonts w:ascii="Trebuchet MS" w:hAnsi="Trebuchet MS"/>
            <w:noProof/>
            <w:sz w:val="24"/>
          </w:rPr>
          <w:t>any of its bones</w:t>
        </w:r>
      </w:ins>
      <w:r w:rsidRPr="00391DE9">
        <w:rPr>
          <w:rFonts w:ascii="Trebuchet MS" w:hAnsi="Trebuchet MS"/>
          <w:noProof/>
          <w:sz w:val="24"/>
        </w:rPr>
        <w:t xml:space="preserve">. </w:t>
      </w:r>
      <w:r w:rsidRPr="00391DE9">
        <w:rPr>
          <w:rFonts w:ascii="Trebuchet MS" w:hAnsi="Trebuchet MS"/>
          <w:b/>
          <w:noProof/>
          <w:sz w:val="24"/>
        </w:rPr>
        <w:t xml:space="preserve">12:47 </w:t>
      </w:r>
      <w:r w:rsidRPr="00391DE9">
        <w:rPr>
          <w:rFonts w:ascii="Trebuchet MS" w:hAnsi="Trebuchet MS"/>
          <w:noProof/>
          <w:sz w:val="24"/>
        </w:rPr>
        <w:t xml:space="preserve">All the assembly of Israel are to celebrate it. </w:t>
      </w:r>
      <w:r w:rsidRPr="00391DE9">
        <w:rPr>
          <w:rFonts w:ascii="Trebuchet MS" w:hAnsi="Trebuchet MS"/>
          <w:b/>
          <w:noProof/>
          <w:sz w:val="24"/>
        </w:rPr>
        <w:t xml:space="preserve">12:48 </w:t>
      </w:r>
      <w:del w:id="465" w:author="Author">
        <w:r w:rsidRPr="00391DE9">
          <w:rPr>
            <w:rFonts w:ascii="Trebuchet MS" w:hAnsi="Trebuchet MS"/>
            <w:noProof/>
            <w:sz w:val="24"/>
          </w:rPr>
          <w:delText>And in case an alien resident</w:delText>
        </w:r>
      </w:del>
      <w:ins w:id="466" w:author="Author">
        <w:r w:rsidRPr="00391DE9">
          <w:rPr>
            <w:rFonts w:ascii="Trebuchet MS" w:hAnsi="Trebuchet MS"/>
            <w:noProof/>
            <w:sz w:val="24"/>
          </w:rPr>
          <w:t>If a foreigner</w:t>
        </w:r>
      </w:ins>
      <w:r w:rsidRPr="00391DE9">
        <w:rPr>
          <w:rFonts w:ascii="Trebuchet MS" w:hAnsi="Trebuchet MS"/>
          <w:noProof/>
          <w:sz w:val="24"/>
        </w:rPr>
        <w:t xml:space="preserve"> resides </w:t>
      </w:r>
      <w:del w:id="467" w:author="Author">
        <w:r w:rsidRPr="00391DE9">
          <w:rPr>
            <w:rFonts w:ascii="Trebuchet MS" w:hAnsi="Trebuchet MS"/>
            <w:noProof/>
            <w:sz w:val="24"/>
          </w:rPr>
          <w:delText xml:space="preserve">as an alien </w:delText>
        </w:r>
      </w:del>
      <w:r w:rsidRPr="00391DE9">
        <w:rPr>
          <w:rFonts w:ascii="Trebuchet MS" w:hAnsi="Trebuchet MS"/>
          <w:noProof/>
          <w:sz w:val="24"/>
        </w:rPr>
        <w:t xml:space="preserve">with you and he </w:t>
      </w:r>
      <w:del w:id="468" w:author="Author">
        <w:r w:rsidRPr="00391DE9">
          <w:rPr>
            <w:rFonts w:ascii="Trebuchet MS" w:hAnsi="Trebuchet MS"/>
            <w:noProof/>
            <w:sz w:val="24"/>
          </w:rPr>
          <w:delText xml:space="preserve">will actually </w:delText>
        </w:r>
      </w:del>
      <w:ins w:id="469" w:author="Author">
        <w:r w:rsidRPr="00391DE9">
          <w:rPr>
            <w:rFonts w:ascii="Trebuchet MS" w:hAnsi="Trebuchet MS"/>
            <w:noProof/>
            <w:sz w:val="24"/>
          </w:rPr>
          <w:t xml:space="preserve">wants to </w:t>
        </w:r>
      </w:ins>
      <w:r w:rsidRPr="00391DE9">
        <w:rPr>
          <w:rFonts w:ascii="Trebuchet MS" w:hAnsi="Trebuchet MS"/>
          <w:noProof/>
          <w:sz w:val="24"/>
        </w:rPr>
        <w:t xml:space="preserve">celebrate the </w:t>
      </w:r>
      <w:del w:id="470" w:author="Author">
        <w:r w:rsidRPr="00391DE9">
          <w:rPr>
            <w:rFonts w:ascii="Trebuchet MS" w:hAnsi="Trebuchet MS"/>
            <w:noProof/>
            <w:sz w:val="24"/>
          </w:rPr>
          <w:delText>passover</w:delText>
        </w:r>
      </w:del>
      <w:ins w:id="471" w:author="Author">
        <w:r w:rsidRPr="00391DE9">
          <w:rPr>
            <w:rFonts w:ascii="Trebuchet MS" w:hAnsi="Trebuchet MS"/>
            <w:noProof/>
            <w:sz w:val="24"/>
          </w:rPr>
          <w:t>Passover</w:t>
        </w:r>
      </w:ins>
      <w:r w:rsidRPr="00391DE9">
        <w:rPr>
          <w:rFonts w:ascii="Trebuchet MS" w:hAnsi="Trebuchet MS"/>
          <w:noProof/>
          <w:sz w:val="24"/>
        </w:rPr>
        <w:t xml:space="preserve"> to Jehovah, </w:t>
      </w:r>
      <w:del w:id="472" w:author="Author">
        <w:r w:rsidRPr="00391DE9">
          <w:rPr>
            <w:rFonts w:ascii="Trebuchet MS" w:hAnsi="Trebuchet MS"/>
            <w:noProof/>
            <w:sz w:val="24"/>
          </w:rPr>
          <w:delText xml:space="preserve">let there be a circumcising of </w:delText>
        </w:r>
      </w:del>
      <w:r w:rsidRPr="00391DE9">
        <w:rPr>
          <w:rFonts w:ascii="Trebuchet MS" w:hAnsi="Trebuchet MS"/>
          <w:noProof/>
          <w:sz w:val="24"/>
        </w:rPr>
        <w:t>every male of his</w:t>
      </w:r>
      <w:del w:id="473" w:author="Author">
        <w:r w:rsidRPr="00391DE9">
          <w:rPr>
            <w:rFonts w:ascii="Trebuchet MS" w:hAnsi="Trebuchet MS"/>
            <w:noProof/>
            <w:sz w:val="24"/>
          </w:rPr>
          <w:delText>. First then</w:delText>
        </w:r>
      </w:del>
      <w:ins w:id="474" w:author="Author">
        <w:r w:rsidRPr="00391DE9">
          <w:rPr>
            <w:rFonts w:ascii="Trebuchet MS" w:hAnsi="Trebuchet MS"/>
            <w:noProof/>
            <w:sz w:val="24"/>
          </w:rPr>
          <w:t xml:space="preserve"> must be circumcised. Then</w:t>
        </w:r>
      </w:ins>
      <w:r w:rsidRPr="00391DE9">
        <w:rPr>
          <w:rFonts w:ascii="Trebuchet MS" w:hAnsi="Trebuchet MS"/>
          <w:noProof/>
          <w:sz w:val="24"/>
        </w:rPr>
        <w:t xml:space="preserve"> he may come near to celebrate it</w:t>
      </w:r>
      <w:del w:id="475" w:author="Author">
        <w:r w:rsidRPr="00391DE9">
          <w:rPr>
            <w:rFonts w:ascii="Trebuchet MS" w:hAnsi="Trebuchet MS"/>
            <w:noProof/>
            <w:sz w:val="24"/>
          </w:rPr>
          <w:delText>;</w:delText>
        </w:r>
      </w:del>
      <w:ins w:id="476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and he </w:t>
      </w:r>
      <w:del w:id="477" w:author="Author">
        <w:r w:rsidRPr="00391DE9">
          <w:rPr>
            <w:rFonts w:ascii="Trebuchet MS" w:hAnsi="Trebuchet MS"/>
            <w:noProof/>
            <w:sz w:val="24"/>
          </w:rPr>
          <w:delText>must</w:delText>
        </w:r>
      </w:del>
      <w:ins w:id="478" w:author="Author">
        <w:r w:rsidRPr="00391DE9">
          <w:rPr>
            <w:rFonts w:ascii="Trebuchet MS" w:hAnsi="Trebuchet MS"/>
            <w:noProof/>
            <w:sz w:val="24"/>
          </w:rPr>
          <w:t>will</w:t>
        </w:r>
      </w:ins>
      <w:r w:rsidRPr="00391DE9">
        <w:rPr>
          <w:rFonts w:ascii="Trebuchet MS" w:hAnsi="Trebuchet MS"/>
          <w:noProof/>
          <w:sz w:val="24"/>
        </w:rPr>
        <w:t xml:space="preserve"> become like a native of the land. But no uncircumcised man may eat of it. </w:t>
      </w:r>
      <w:r w:rsidRPr="00391DE9">
        <w:rPr>
          <w:rFonts w:ascii="Trebuchet MS" w:hAnsi="Trebuchet MS"/>
          <w:b/>
          <w:noProof/>
          <w:sz w:val="24"/>
        </w:rPr>
        <w:t xml:space="preserve">12:49 </w:t>
      </w:r>
      <w:r w:rsidRPr="00391DE9">
        <w:rPr>
          <w:rFonts w:ascii="Trebuchet MS" w:hAnsi="Trebuchet MS"/>
          <w:noProof/>
          <w:sz w:val="24"/>
        </w:rPr>
        <w:t xml:space="preserve">One law </w:t>
      </w:r>
      <w:del w:id="479" w:author="Author">
        <w:r w:rsidRPr="00391DE9">
          <w:rPr>
            <w:rFonts w:ascii="Trebuchet MS" w:hAnsi="Trebuchet MS"/>
            <w:noProof/>
            <w:sz w:val="24"/>
          </w:rPr>
          <w:delText>is to exist</w:delText>
        </w:r>
      </w:del>
      <w:ins w:id="480" w:author="Author">
        <w:r w:rsidRPr="00391DE9">
          <w:rPr>
            <w:rFonts w:ascii="Trebuchet MS" w:hAnsi="Trebuchet MS"/>
            <w:noProof/>
            <w:sz w:val="24"/>
          </w:rPr>
          <w:t>will apply</w:t>
        </w:r>
      </w:ins>
      <w:r w:rsidRPr="00391DE9">
        <w:rPr>
          <w:rFonts w:ascii="Trebuchet MS" w:hAnsi="Trebuchet MS"/>
          <w:noProof/>
          <w:sz w:val="24"/>
        </w:rPr>
        <w:t xml:space="preserve"> for the native and for the </w:t>
      </w:r>
      <w:del w:id="481" w:author="Author">
        <w:r w:rsidRPr="00391DE9">
          <w:rPr>
            <w:rFonts w:ascii="Trebuchet MS" w:hAnsi="Trebuchet MS"/>
            <w:noProof/>
            <w:sz w:val="24"/>
          </w:rPr>
          <w:delText>alien resident</w:delText>
        </w:r>
      </w:del>
      <w:ins w:id="482" w:author="Author">
        <w:r w:rsidRPr="00391DE9">
          <w:rPr>
            <w:rFonts w:ascii="Trebuchet MS" w:hAnsi="Trebuchet MS"/>
            <w:noProof/>
            <w:sz w:val="24"/>
          </w:rPr>
          <w:t>foreigner</w:t>
        </w:r>
      </w:ins>
      <w:r w:rsidRPr="00391DE9">
        <w:rPr>
          <w:rFonts w:ascii="Trebuchet MS" w:hAnsi="Trebuchet MS"/>
          <w:noProof/>
          <w:sz w:val="24"/>
        </w:rPr>
        <w:t xml:space="preserve"> who is residing </w:t>
      </w:r>
      <w:del w:id="483" w:author="Author">
        <w:r w:rsidRPr="00391DE9">
          <w:rPr>
            <w:rFonts w:ascii="Trebuchet MS" w:hAnsi="Trebuchet MS"/>
            <w:noProof/>
            <w:sz w:val="24"/>
          </w:rPr>
          <w:delText xml:space="preserve">as an alien in </w:delText>
        </w:r>
        <w:r w:rsidRPr="00391DE9">
          <w:rPr>
            <w:rFonts w:ascii="Trebuchet MS" w:hAnsi="Trebuchet MS"/>
            <w:noProof/>
            <w:sz w:val="24"/>
            <w:u w:val="dotted"/>
          </w:rPr>
          <w:delText>YOUR</w:delText>
        </w:r>
        <w:r w:rsidRPr="00391DE9">
          <w:rPr>
            <w:rFonts w:ascii="Trebuchet MS" w:hAnsi="Trebuchet MS"/>
            <w:noProof/>
            <w:sz w:val="24"/>
          </w:rPr>
          <w:delText xml:space="preserve"> midst</w:delText>
        </w:r>
      </w:del>
      <w:ins w:id="484" w:author="Author">
        <w:r w:rsidRPr="00391DE9">
          <w:rPr>
            <w:rFonts w:ascii="Trebuchet MS" w:hAnsi="Trebuchet MS"/>
            <w:noProof/>
            <w:sz w:val="24"/>
          </w:rPr>
          <w:t>among you</w:t>
        </w:r>
      </w:ins>
      <w:r w:rsidRPr="00391DE9">
        <w:rPr>
          <w:rFonts w:ascii="Trebuchet MS" w:hAnsi="Trebuchet MS"/>
          <w:noProof/>
          <w:sz w:val="24"/>
        </w:rPr>
        <w:t>.”</w:t>
      </w:r>
    </w:p>
    <w:p w:rsidR="00B71D8B" w:rsidRPr="00391DE9" w:rsidRDefault="00B71D8B" w:rsidP="00B71D8B">
      <w:pPr>
        <w:rPr>
          <w:rFonts w:ascii="Trebuchet MS" w:hAnsi="Trebuchet MS"/>
          <w:noProof/>
          <w:sz w:val="24"/>
        </w:rPr>
      </w:pPr>
      <w:r w:rsidRPr="00391DE9">
        <w:rPr>
          <w:rFonts w:ascii="Trebuchet MS" w:hAnsi="Trebuchet MS"/>
          <w:b/>
          <w:sz w:val="24"/>
        </w:rPr>
        <w:t xml:space="preserve">12:50 </w:t>
      </w:r>
      <w:r w:rsidRPr="00391DE9">
        <w:rPr>
          <w:rFonts w:ascii="Trebuchet MS" w:hAnsi="Trebuchet MS"/>
          <w:noProof/>
          <w:sz w:val="24"/>
        </w:rPr>
        <w:t xml:space="preserve">So all the </w:t>
      </w:r>
      <w:del w:id="485" w:author="Author">
        <w:r w:rsidRPr="00391DE9">
          <w:rPr>
            <w:rFonts w:ascii="Trebuchet MS" w:hAnsi="Trebuchet MS"/>
            <w:noProof/>
            <w:sz w:val="24"/>
          </w:rPr>
          <w:delText>sons of Israel</w:delText>
        </w:r>
      </w:del>
      <w:ins w:id="486" w:author="Author">
        <w:r w:rsidRPr="00391DE9">
          <w:rPr>
            <w:rFonts w:ascii="Trebuchet MS" w:hAnsi="Trebuchet MS"/>
            <w:noProof/>
            <w:sz w:val="24"/>
          </w:rPr>
          <w:t>Israelites</w:t>
        </w:r>
      </w:ins>
      <w:r w:rsidRPr="00391DE9">
        <w:rPr>
          <w:rFonts w:ascii="Trebuchet MS" w:hAnsi="Trebuchet MS"/>
          <w:noProof/>
          <w:sz w:val="24"/>
        </w:rPr>
        <w:t xml:space="preserve"> did just as Jehovah had commanded Moses and Aaron. They did just so. </w:t>
      </w:r>
      <w:r w:rsidRPr="00391DE9">
        <w:rPr>
          <w:rFonts w:ascii="Trebuchet MS" w:hAnsi="Trebuchet MS"/>
          <w:b/>
          <w:noProof/>
          <w:sz w:val="24"/>
        </w:rPr>
        <w:t xml:space="preserve">12:51 </w:t>
      </w:r>
      <w:del w:id="487" w:author="Author">
        <w:r w:rsidRPr="00391DE9">
          <w:rPr>
            <w:rFonts w:ascii="Trebuchet MS" w:hAnsi="Trebuchet MS"/>
            <w:noProof/>
            <w:sz w:val="24"/>
          </w:rPr>
          <w:delText>And it came about on</w:delText>
        </w:r>
      </w:del>
      <w:ins w:id="488" w:author="Author">
        <w:r w:rsidRPr="00391DE9">
          <w:rPr>
            <w:rFonts w:ascii="Trebuchet MS" w:hAnsi="Trebuchet MS"/>
            <w:noProof/>
            <w:sz w:val="24"/>
          </w:rPr>
          <w:t>On</w:t>
        </w:r>
      </w:ins>
      <w:r w:rsidRPr="00391DE9">
        <w:rPr>
          <w:rFonts w:ascii="Trebuchet MS" w:hAnsi="Trebuchet MS"/>
          <w:noProof/>
          <w:sz w:val="24"/>
        </w:rPr>
        <w:t xml:space="preserve"> this very day</w:t>
      </w:r>
      <w:del w:id="489" w:author="Author">
        <w:r w:rsidRPr="00391DE9">
          <w:rPr>
            <w:rFonts w:ascii="Trebuchet MS" w:hAnsi="Trebuchet MS"/>
            <w:noProof/>
            <w:sz w:val="24"/>
          </w:rPr>
          <w:delText xml:space="preserve"> that</w:delText>
        </w:r>
      </w:del>
      <w:ins w:id="490" w:author="Author">
        <w:r w:rsidRPr="00391DE9">
          <w:rPr>
            <w:rFonts w:ascii="Trebuchet MS" w:hAnsi="Trebuchet MS"/>
            <w:noProof/>
            <w:sz w:val="24"/>
          </w:rPr>
          <w:t>,</w:t>
        </w:r>
      </w:ins>
      <w:r w:rsidRPr="00391DE9">
        <w:rPr>
          <w:rFonts w:ascii="Trebuchet MS" w:hAnsi="Trebuchet MS"/>
          <w:noProof/>
          <w:sz w:val="24"/>
        </w:rPr>
        <w:t xml:space="preserve"> Jehovah brought the </w:t>
      </w:r>
      <w:del w:id="491" w:author="Author">
        <w:r w:rsidRPr="00391DE9">
          <w:rPr>
            <w:rFonts w:ascii="Trebuchet MS" w:hAnsi="Trebuchet MS"/>
            <w:noProof/>
            <w:sz w:val="24"/>
          </w:rPr>
          <w:delText>sons of Israel together</w:delText>
        </w:r>
      </w:del>
      <w:ins w:id="492" w:author="Author">
        <w:r w:rsidRPr="00391DE9">
          <w:rPr>
            <w:rFonts w:ascii="Trebuchet MS" w:hAnsi="Trebuchet MS"/>
            <w:noProof/>
            <w:sz w:val="24"/>
          </w:rPr>
          <w:t>Israelites along</w:t>
        </w:r>
      </w:ins>
      <w:r w:rsidRPr="00391DE9">
        <w:rPr>
          <w:rFonts w:ascii="Trebuchet MS" w:hAnsi="Trebuchet MS"/>
          <w:noProof/>
          <w:sz w:val="24"/>
        </w:rPr>
        <w:t xml:space="preserve"> with their </w:t>
      </w:r>
      <w:del w:id="493" w:author="Author">
        <w:r w:rsidRPr="00391DE9">
          <w:rPr>
            <w:rFonts w:ascii="Trebuchet MS" w:hAnsi="Trebuchet MS"/>
            <w:noProof/>
            <w:sz w:val="24"/>
          </w:rPr>
          <w:delText>armies</w:delText>
        </w:r>
      </w:del>
      <w:ins w:id="494" w:author="Author">
        <w:r w:rsidRPr="00391DE9">
          <w:rPr>
            <w:rFonts w:ascii="Trebuchet MS" w:hAnsi="Trebuchet MS"/>
            <w:noProof/>
            <w:sz w:val="24"/>
          </w:rPr>
          <w:t>multitudes</w:t>
        </w:r>
        <w:r w:rsidRPr="00391DE9">
          <w:rPr>
            <w:rStyle w:val="FootnoteReference"/>
            <w:rFonts w:ascii="Trebuchet MS" w:hAnsi="Trebuchet MS"/>
            <w:noProof/>
          </w:rPr>
          <w:footnoteReference w:id="17"/>
        </w:r>
      </w:ins>
      <w:r w:rsidRPr="00391DE9">
        <w:rPr>
          <w:rFonts w:ascii="Trebuchet MS" w:hAnsi="Trebuchet MS"/>
          <w:noProof/>
          <w:sz w:val="24"/>
        </w:rPr>
        <w:t xml:space="preserve"> out of the land of Egypt.</w:t>
      </w:r>
    </w:p>
    <w:p w:rsidR="00B71D8B" w:rsidRPr="00391DE9" w:rsidRDefault="00B71D8B" w:rsidP="00B71D8B">
      <w:pPr>
        <w:rPr>
          <w:rFonts w:ascii="Trebuchet MS" w:hAnsi="Trebuchet MS"/>
          <w:b/>
          <w:sz w:val="24"/>
        </w:rPr>
      </w:pPr>
    </w:p>
    <w:p w:rsidR="00762BCB" w:rsidRPr="00B71D8B" w:rsidRDefault="00762BCB" w:rsidP="00B71D8B"/>
    <w:sectPr w:rsidR="00762BCB" w:rsidRPr="00B71D8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8CA" w:rsidRDefault="003158CA">
      <w:r>
        <w:separator/>
      </w:r>
    </w:p>
  </w:endnote>
  <w:endnote w:type="continuationSeparator" w:id="0">
    <w:p w:rsidR="003158CA" w:rsidRDefault="0031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8CA" w:rsidRDefault="003158CA">
      <w:r>
        <w:separator/>
      </w:r>
    </w:p>
  </w:footnote>
  <w:footnote w:type="continuationSeparator" w:id="0">
    <w:p w:rsidR="003158CA" w:rsidRDefault="003158CA">
      <w:r>
        <w:continuationSeparator/>
      </w:r>
    </w:p>
  </w:footnote>
  <w:footnote w:id="1">
    <w:p w:rsidR="00B71D8B" w:rsidRPr="00391DE9" w:rsidRDefault="00B71D8B" w:rsidP="000E5CF9">
      <w:pPr>
        <w:pStyle w:val="FootnoteText"/>
        <w:spacing w:after="96"/>
        <w:ind w:firstLine="288"/>
        <w:rPr>
          <w:ins w:id="19" w:author="Author"/>
        </w:rPr>
      </w:pPr>
      <w:ins w:id="20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12:4 </w:t>
        </w:r>
        <w:r w:rsidRPr="00391DE9">
          <w:t>Lit., “he</w:t>
        </w:r>
        <w:r>
          <w:t xml:space="preserve"> and his</w:t>
        </w:r>
        <w:r w:rsidRPr="00391DE9">
          <w:t>.”</w:t>
        </w:r>
      </w:ins>
    </w:p>
  </w:footnote>
  <w:footnote w:id="2">
    <w:p w:rsidR="00B71D8B" w:rsidRPr="00391DE9" w:rsidRDefault="00B71D8B" w:rsidP="00391DE9">
      <w:pPr>
        <w:pStyle w:val="FootnoteText"/>
        <w:spacing w:after="96"/>
        <w:ind w:firstLine="288"/>
        <w:rPr>
          <w:ins w:id="27" w:author="Author"/>
        </w:rPr>
      </w:pPr>
      <w:ins w:id="28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12:4 </w:t>
        </w:r>
        <w:r w:rsidRPr="00391DE9">
          <w:t>Or “souls.”</w:t>
        </w:r>
      </w:ins>
    </w:p>
  </w:footnote>
  <w:footnote w:id="3">
    <w:p w:rsidR="00B71D8B" w:rsidRPr="00391DE9" w:rsidRDefault="00B71D8B" w:rsidP="00391DE9">
      <w:pPr>
        <w:pStyle w:val="FootnoteText"/>
        <w:spacing w:after="96"/>
        <w:ind w:firstLine="288"/>
        <w:rPr>
          <w:ins w:id="50" w:author="Author"/>
        </w:rPr>
      </w:pPr>
      <w:ins w:id="51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12:6 </w:t>
        </w:r>
        <w:r w:rsidRPr="00391DE9">
          <w:t>Lit., “between the two evenings.”</w:t>
        </w:r>
      </w:ins>
    </w:p>
  </w:footnote>
  <w:footnote w:id="4">
    <w:p w:rsidR="00B71D8B" w:rsidRPr="00391DE9" w:rsidRDefault="00B71D8B" w:rsidP="00391DE9">
      <w:pPr>
        <w:pStyle w:val="FootnoteText"/>
        <w:spacing w:after="96"/>
        <w:ind w:firstLine="288"/>
        <w:rPr>
          <w:ins w:id="91" w:author="Author"/>
        </w:rPr>
      </w:pPr>
      <w:ins w:id="92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12:11 </w:t>
        </w:r>
        <w:r w:rsidRPr="00391DE9">
          <w:t>Lit., “with your hips girded.”</w:t>
        </w:r>
      </w:ins>
    </w:p>
  </w:footnote>
  <w:footnote w:id="5">
    <w:p w:rsidR="00B71D8B" w:rsidRPr="00391DE9" w:rsidRDefault="00B71D8B" w:rsidP="00391DE9">
      <w:pPr>
        <w:pStyle w:val="FootnoteText"/>
        <w:spacing w:after="96"/>
        <w:ind w:firstLine="288"/>
        <w:rPr>
          <w:ins w:id="155" w:author="Author"/>
        </w:rPr>
      </w:pPr>
      <w:ins w:id="156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12:15 </w:t>
        </w:r>
        <w:r w:rsidRPr="00391DE9">
          <w:t>Or “soul.”</w:t>
        </w:r>
      </w:ins>
    </w:p>
  </w:footnote>
  <w:footnote w:id="6">
    <w:p w:rsidR="00B71D8B" w:rsidRPr="00391DE9" w:rsidRDefault="00B71D8B" w:rsidP="00391DE9">
      <w:pPr>
        <w:pStyle w:val="FootnoteText"/>
        <w:spacing w:after="96"/>
        <w:ind w:firstLine="288"/>
        <w:rPr>
          <w:ins w:id="158" w:author="Author"/>
        </w:rPr>
      </w:pPr>
      <w:ins w:id="159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12:15 </w:t>
        </w:r>
        <w:r w:rsidRPr="00391DE9">
          <w:t>Or “put to death.”</w:t>
        </w:r>
      </w:ins>
    </w:p>
  </w:footnote>
  <w:footnote w:id="7">
    <w:p w:rsidR="00B71D8B" w:rsidRPr="00391DE9" w:rsidRDefault="00B71D8B" w:rsidP="00391DE9">
      <w:pPr>
        <w:pStyle w:val="FootnoteText"/>
        <w:spacing w:after="96"/>
        <w:ind w:firstLine="288"/>
        <w:rPr>
          <w:ins w:id="170" w:author="Author"/>
        </w:rPr>
      </w:pPr>
      <w:ins w:id="171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12:16 </w:t>
        </w:r>
        <w:r w:rsidRPr="00391DE9">
          <w:t>Or “soul.”</w:t>
        </w:r>
      </w:ins>
    </w:p>
  </w:footnote>
  <w:footnote w:id="8">
    <w:p w:rsidR="00B71D8B" w:rsidRPr="00391DE9" w:rsidRDefault="00B71D8B" w:rsidP="00391DE9">
      <w:pPr>
        <w:pStyle w:val="FootnoteText"/>
        <w:spacing w:after="96"/>
        <w:ind w:firstLine="288"/>
        <w:rPr>
          <w:ins w:id="187" w:author="Author"/>
        </w:rPr>
      </w:pPr>
      <w:ins w:id="188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12:17 </w:t>
        </w:r>
        <w:r w:rsidRPr="00391DE9">
          <w:t>Lit., “armies.”</w:t>
        </w:r>
      </w:ins>
    </w:p>
  </w:footnote>
  <w:footnote w:id="9">
    <w:p w:rsidR="00B71D8B" w:rsidRPr="00391DE9" w:rsidRDefault="00B71D8B" w:rsidP="00391DE9">
      <w:pPr>
        <w:pStyle w:val="FootnoteText"/>
        <w:spacing w:after="96"/>
        <w:ind w:firstLine="288"/>
        <w:rPr>
          <w:ins w:id="218" w:author="Author"/>
        </w:rPr>
      </w:pPr>
      <w:ins w:id="219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12:19 </w:t>
        </w:r>
        <w:r w:rsidRPr="00391DE9">
          <w:t>Or “soul.”</w:t>
        </w:r>
      </w:ins>
    </w:p>
  </w:footnote>
  <w:footnote w:id="10">
    <w:p w:rsidR="00B71D8B" w:rsidRPr="00391DE9" w:rsidRDefault="00B71D8B" w:rsidP="00391DE9">
      <w:pPr>
        <w:pStyle w:val="FootnoteText"/>
        <w:spacing w:after="96"/>
        <w:ind w:firstLine="288"/>
        <w:rPr>
          <w:ins w:id="221" w:author="Author"/>
        </w:rPr>
      </w:pPr>
      <w:ins w:id="222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12:19 </w:t>
        </w:r>
        <w:r w:rsidRPr="00391DE9">
          <w:t>Or “put to death.”</w:t>
        </w:r>
      </w:ins>
    </w:p>
  </w:footnote>
  <w:footnote w:id="11">
    <w:p w:rsidR="00B71D8B" w:rsidRPr="00391DE9" w:rsidRDefault="00B71D8B" w:rsidP="00391DE9">
      <w:pPr>
        <w:pStyle w:val="FootnoteText"/>
        <w:spacing w:after="96"/>
        <w:ind w:firstLine="288"/>
        <w:rPr>
          <w:ins w:id="238" w:author="Author"/>
        </w:rPr>
      </w:pPr>
      <w:ins w:id="239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12:21 </w:t>
        </w:r>
        <w:r w:rsidRPr="00391DE9">
          <w:t>That is, young sheep or goats.</w:t>
        </w:r>
      </w:ins>
    </w:p>
  </w:footnote>
  <w:footnote w:id="12">
    <w:p w:rsidR="00B71D8B" w:rsidRPr="00391DE9" w:rsidRDefault="00B71D8B" w:rsidP="00391DE9">
      <w:pPr>
        <w:pStyle w:val="FootnoteText"/>
        <w:spacing w:after="96"/>
        <w:ind w:firstLine="288"/>
        <w:rPr>
          <w:ins w:id="267" w:author="Author"/>
        </w:rPr>
      </w:pPr>
      <w:ins w:id="268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12:23 </w:t>
        </w:r>
        <w:r w:rsidRPr="00391DE9">
          <w:t>Lit., “the ruination.”</w:t>
        </w:r>
      </w:ins>
    </w:p>
  </w:footnote>
  <w:footnote w:id="13">
    <w:p w:rsidR="00B71D8B" w:rsidRPr="00391DE9" w:rsidRDefault="00B71D8B" w:rsidP="00391DE9">
      <w:pPr>
        <w:pStyle w:val="FootnoteText"/>
        <w:spacing w:after="96"/>
        <w:ind w:firstLine="288"/>
        <w:rPr>
          <w:ins w:id="317" w:author="Author"/>
        </w:rPr>
      </w:pPr>
      <w:ins w:id="318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12:29 </w:t>
        </w:r>
        <w:r w:rsidRPr="00391DE9">
          <w:t>Lit., “the house of the cistern.”</w:t>
        </w:r>
      </w:ins>
    </w:p>
  </w:footnote>
  <w:footnote w:id="14">
    <w:p w:rsidR="00B71D8B" w:rsidRPr="00391DE9" w:rsidRDefault="00B71D8B" w:rsidP="00391DE9">
      <w:pPr>
        <w:pStyle w:val="FootnoteText"/>
        <w:spacing w:after="96"/>
        <w:ind w:firstLine="288"/>
        <w:rPr>
          <w:ins w:id="364" w:author="Author"/>
        </w:rPr>
      </w:pPr>
      <w:ins w:id="365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12:34 </w:t>
        </w:r>
        <w:r w:rsidRPr="00391DE9">
          <w:t>Or “bowls.”</w:t>
        </w:r>
      </w:ins>
    </w:p>
  </w:footnote>
  <w:footnote w:id="15">
    <w:p w:rsidR="00B71D8B" w:rsidRPr="00391DE9" w:rsidRDefault="00B71D8B" w:rsidP="00391DE9">
      <w:pPr>
        <w:pStyle w:val="FootnoteText"/>
        <w:spacing w:after="96"/>
        <w:ind w:firstLine="288"/>
        <w:rPr>
          <w:ins w:id="396" w:author="Author"/>
        </w:rPr>
      </w:pPr>
      <w:ins w:id="397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12:38 </w:t>
        </w:r>
        <w:r w:rsidRPr="00391DE9">
          <w:t>That is, a mixed company of non-Israelites, including Egyptians.</w:t>
        </w:r>
      </w:ins>
    </w:p>
  </w:footnote>
  <w:footnote w:id="16">
    <w:p w:rsidR="00B71D8B" w:rsidRPr="00391DE9" w:rsidRDefault="00B71D8B" w:rsidP="00391DE9">
      <w:pPr>
        <w:pStyle w:val="FootnoteText"/>
        <w:spacing w:after="96"/>
        <w:ind w:firstLine="288"/>
        <w:rPr>
          <w:ins w:id="431" w:author="Author"/>
        </w:rPr>
      </w:pPr>
      <w:ins w:id="432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12:41 </w:t>
        </w:r>
        <w:r w:rsidRPr="00391DE9">
          <w:t>Lit., “armies.”</w:t>
        </w:r>
      </w:ins>
    </w:p>
  </w:footnote>
  <w:footnote w:id="17">
    <w:p w:rsidR="00B71D8B" w:rsidRPr="00391DE9" w:rsidRDefault="00B71D8B" w:rsidP="00391DE9">
      <w:pPr>
        <w:pStyle w:val="FootnoteText"/>
        <w:spacing w:after="96"/>
        <w:ind w:firstLine="288"/>
        <w:rPr>
          <w:ins w:id="495" w:author="Author"/>
        </w:rPr>
      </w:pPr>
      <w:ins w:id="496" w:author="Author">
        <w:r w:rsidRPr="00391DE9">
          <w:rPr>
            <w:rStyle w:val="FootnoteReference"/>
          </w:rPr>
          <w:footnoteRef/>
        </w:r>
        <w:r w:rsidRPr="00391DE9">
          <w:t xml:space="preserve"> </w:t>
        </w:r>
        <w:r w:rsidRPr="00391DE9">
          <w:rPr>
            <w:b/>
          </w:rPr>
          <w:t xml:space="preserve">12:51 </w:t>
        </w:r>
        <w:r w:rsidRPr="00391DE9">
          <w:t>Lit., “armies.”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9161E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9161E">
        <w:t>Exodus Chapter 12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9161E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9161E">
      <w:rPr>
        <w:noProof/>
        <w:snapToGrid w:val="0"/>
      </w:rPr>
      <w:t>Exodus 12.Revised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9161E">
        <w:t>Exodus Chapter 12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9161E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9161E">
      <w:rPr>
        <w:noProof/>
        <w:snapToGrid w:val="0"/>
      </w:rPr>
      <w:t>Exodus 12.Revised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9161E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9161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9161E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9161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8CA"/>
    <w:rsid w:val="00245EDD"/>
    <w:rsid w:val="0026230D"/>
    <w:rsid w:val="002B524D"/>
    <w:rsid w:val="002C00A8"/>
    <w:rsid w:val="00310508"/>
    <w:rsid w:val="003158CA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71D8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9161E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91febfa59bd24f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71D8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71D8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71D8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71D8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71D8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71D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1febfa59bd24f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1922</ap:Words>
  <ap:Characters>8246</ap:Characters>
  <ap:Application>Microsoft Office Word</ap:Application>
  <ap:DocSecurity>0</ap:DocSecurity>
  <ap:Lines>137</ap:Lines>
  <ap:Paragraphs>21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10147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12</dc:title>
  <dc:subject/>
  <dc:creator>Ruth Farrugia</dc:creator>
  <cp:keywords/>
  <dc:description/>
  <cp:lastModifiedBy>Ruth Farrugia</cp:lastModifiedBy>
  <cp:revision>3</cp:revision>
  <dcterms:created xsi:type="dcterms:W3CDTF">2020-09-21T07:48:00Z</dcterms:created>
  <dcterms:modified xsi:type="dcterms:W3CDTF">2020-09-21T07:48:00Z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12.docx</vt:lpwstr>
  </property>
  <property fmtid="{D5CDD505-2E9C-101B-9397-08002B2CF9AE}" pid="9" name="_TranslationDocumentId">
    <vt:i4>19392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