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76F60" w:rsidRPr="00494BBA" w:rsidRDefault="00F76F60" w:rsidP="00F76F60">
      <w:pPr>
        <w:rPr>
          <w:rFonts w:ascii="Trebuchet MS" w:hAnsi="Trebuchet MS"/>
          <w:noProof/>
        </w:rPr>
      </w:pPr>
      <w:bookmarkStart w:id="0" w:name="_GoBack"/>
      <w:bookmarkEnd w:id="0"/>
      <w:r w:rsidRPr="00494BBA">
        <w:rPr>
          <w:rFonts w:ascii="Trebuchet MS" w:hAnsi="Trebuchet MS"/>
          <w:b/>
        </w:rPr>
        <w:t xml:space="preserve">40:1 </w:t>
      </w:r>
      <w:r w:rsidRPr="00494BBA">
        <w:rPr>
          <w:rFonts w:ascii="Trebuchet MS" w:hAnsi="Trebuchet MS"/>
          <w:noProof/>
        </w:rPr>
        <w:t xml:space="preserve">Then Jehovah </w:t>
      </w:r>
      <w:del w:id="1" w:author="Author">
        <w:r w:rsidRPr="00494BBA">
          <w:rPr>
            <w:rFonts w:ascii="Trebuchet MS" w:hAnsi="Trebuchet MS"/>
            <w:noProof/>
          </w:rPr>
          <w:delText>spoke</w:delText>
        </w:r>
      </w:del>
      <w:ins w:id="2" w:author="Author">
        <w:r w:rsidRPr="00494BBA">
          <w:rPr>
            <w:rFonts w:ascii="Trebuchet MS" w:hAnsi="Trebuchet MS"/>
            <w:noProof/>
          </w:rPr>
          <w:t>said</w:t>
        </w:r>
      </w:ins>
      <w:r w:rsidRPr="00494BBA">
        <w:rPr>
          <w:rFonts w:ascii="Trebuchet MS" w:hAnsi="Trebuchet MS"/>
          <w:noProof/>
        </w:rPr>
        <w:t xml:space="preserve"> to Moses</w:t>
      </w:r>
      <w:del w:id="3" w:author="Author">
        <w:r w:rsidRPr="00494BBA">
          <w:rPr>
            <w:rFonts w:ascii="Trebuchet MS" w:hAnsi="Trebuchet MS"/>
            <w:noProof/>
          </w:rPr>
          <w:delText>, saying</w:delText>
        </w:r>
      </w:del>
      <w:r w:rsidRPr="00494BBA">
        <w:rPr>
          <w:rFonts w:ascii="Trebuchet MS" w:hAnsi="Trebuchet MS"/>
          <w:noProof/>
        </w:rPr>
        <w:t xml:space="preserve">: </w:t>
      </w:r>
      <w:r w:rsidRPr="00494BBA">
        <w:rPr>
          <w:rFonts w:ascii="Trebuchet MS" w:hAnsi="Trebuchet MS"/>
          <w:b/>
          <w:noProof/>
        </w:rPr>
        <w:t xml:space="preserve">40:2 </w:t>
      </w:r>
      <w:r w:rsidRPr="00494BBA">
        <w:rPr>
          <w:rFonts w:ascii="Trebuchet MS" w:hAnsi="Trebuchet MS"/>
          <w:noProof/>
        </w:rPr>
        <w:t xml:space="preserve">“On the </w:t>
      </w:r>
      <w:ins w:id="4" w:author="Author">
        <w:r w:rsidRPr="00494BBA">
          <w:rPr>
            <w:rFonts w:ascii="Trebuchet MS" w:hAnsi="Trebuchet MS"/>
            <w:noProof/>
          </w:rPr>
          <w:t xml:space="preserve">first </w:t>
        </w:r>
      </w:ins>
      <w:r w:rsidRPr="00494BBA">
        <w:rPr>
          <w:rFonts w:ascii="Trebuchet MS" w:hAnsi="Trebuchet MS"/>
          <w:noProof/>
        </w:rPr>
        <w:t xml:space="preserve">day of the first month, </w:t>
      </w:r>
      <w:del w:id="5" w:author="Author">
        <w:r w:rsidRPr="00494BBA">
          <w:rPr>
            <w:rFonts w:ascii="Trebuchet MS" w:hAnsi="Trebuchet MS"/>
            <w:noProof/>
          </w:rPr>
          <w:delText xml:space="preserve">on the first of the month, </w:delText>
        </w:r>
      </w:del>
      <w:r w:rsidRPr="00494BBA">
        <w:rPr>
          <w:rFonts w:ascii="Trebuchet MS" w:hAnsi="Trebuchet MS"/>
          <w:noProof/>
        </w:rPr>
        <w:t>you are to set up the tabernacle</w:t>
      </w:r>
      <w:del w:id="6" w:author="Author">
        <w:r w:rsidRPr="00494BBA">
          <w:rPr>
            <w:rFonts w:ascii="Trebuchet MS" w:hAnsi="Trebuchet MS"/>
            <w:noProof/>
          </w:rPr>
          <w:delText xml:space="preserve"> of</w:delText>
        </w:r>
      </w:del>
      <w:ins w:id="7" w:author="Author">
        <w:r w:rsidRPr="00494BBA">
          <w:rPr>
            <w:rFonts w:ascii="Trebuchet MS" w:hAnsi="Trebuchet MS"/>
            <w:noProof/>
          </w:rPr>
          <w:t>,</w:t>
        </w:r>
      </w:ins>
      <w:r w:rsidRPr="00494BBA">
        <w:rPr>
          <w:rFonts w:ascii="Trebuchet MS" w:hAnsi="Trebuchet MS"/>
          <w:noProof/>
        </w:rPr>
        <w:t xml:space="preserve"> the tent of meeting. </w:t>
      </w:r>
      <w:r w:rsidRPr="00494BBA">
        <w:rPr>
          <w:rFonts w:ascii="Trebuchet MS" w:hAnsi="Trebuchet MS"/>
          <w:b/>
          <w:noProof/>
        </w:rPr>
        <w:t xml:space="preserve">40:3 </w:t>
      </w:r>
      <w:del w:id="8" w:author="Author">
        <w:r w:rsidRPr="00494BBA">
          <w:rPr>
            <w:rFonts w:ascii="Trebuchet MS" w:hAnsi="Trebuchet MS"/>
            <w:noProof/>
          </w:rPr>
          <w:delText>And you must place</w:delText>
        </w:r>
      </w:del>
      <w:ins w:id="9" w:author="Author">
        <w:r w:rsidRPr="00494BBA">
          <w:rPr>
            <w:rFonts w:ascii="Trebuchet MS" w:hAnsi="Trebuchet MS"/>
            <w:noProof/>
          </w:rPr>
          <w:t>Place</w:t>
        </w:r>
      </w:ins>
      <w:r w:rsidRPr="00494BBA">
        <w:rPr>
          <w:rFonts w:ascii="Trebuchet MS" w:hAnsi="Trebuchet MS"/>
          <w:noProof/>
        </w:rPr>
        <w:t xml:space="preserve"> the ark of the </w:t>
      </w:r>
      <w:del w:id="10" w:author="Author">
        <w:r w:rsidRPr="00494BBA">
          <w:rPr>
            <w:rFonts w:ascii="Trebuchet MS" w:hAnsi="Trebuchet MS"/>
            <w:noProof/>
          </w:rPr>
          <w:delText>testimony</w:delText>
        </w:r>
      </w:del>
      <w:ins w:id="11" w:author="Author">
        <w:r w:rsidRPr="00494BBA">
          <w:rPr>
            <w:rFonts w:ascii="Trebuchet MS" w:hAnsi="Trebuchet MS"/>
            <w:noProof/>
          </w:rPr>
          <w:t>Testimony</w:t>
        </w:r>
      </w:ins>
      <w:r w:rsidRPr="00494BBA">
        <w:rPr>
          <w:rFonts w:ascii="Trebuchet MS" w:hAnsi="Trebuchet MS"/>
          <w:noProof/>
        </w:rPr>
        <w:t xml:space="preserve"> in it</w:t>
      </w:r>
      <w:ins w:id="12" w:author="Author">
        <w:r w:rsidRPr="00494BBA">
          <w:rPr>
            <w:rFonts w:ascii="Trebuchet MS" w:hAnsi="Trebuchet MS"/>
            <w:noProof/>
          </w:rPr>
          <w:t>,</w:t>
        </w:r>
      </w:ins>
      <w:r w:rsidRPr="00494BBA">
        <w:rPr>
          <w:rFonts w:ascii="Trebuchet MS" w:hAnsi="Trebuchet MS"/>
          <w:noProof/>
        </w:rPr>
        <w:t xml:space="preserve"> and </w:t>
      </w:r>
      <w:del w:id="13" w:author="Author">
        <w:r w:rsidRPr="00494BBA">
          <w:rPr>
            <w:rFonts w:ascii="Trebuchet MS" w:hAnsi="Trebuchet MS"/>
            <w:noProof/>
          </w:rPr>
          <w:delText>shut</w:delText>
        </w:r>
      </w:del>
      <w:ins w:id="14" w:author="Author">
        <w:r w:rsidRPr="00494BBA">
          <w:rPr>
            <w:rFonts w:ascii="Trebuchet MS" w:hAnsi="Trebuchet MS"/>
            <w:noProof/>
          </w:rPr>
          <w:t>screen</w:t>
        </w:r>
      </w:ins>
      <w:r w:rsidRPr="00494BBA">
        <w:rPr>
          <w:rFonts w:ascii="Trebuchet MS" w:hAnsi="Trebuchet MS"/>
          <w:noProof/>
        </w:rPr>
        <w:t xml:space="preserve"> off </w:t>
      </w:r>
      <w:del w:id="15" w:author="Author">
        <w:r w:rsidRPr="00494BBA">
          <w:rPr>
            <w:rFonts w:ascii="Trebuchet MS" w:hAnsi="Trebuchet MS"/>
            <w:noProof/>
          </w:rPr>
          <w:delText xml:space="preserve">approach to </w:delText>
        </w:r>
      </w:del>
      <w:r w:rsidRPr="00494BBA">
        <w:rPr>
          <w:rFonts w:ascii="Trebuchet MS" w:hAnsi="Trebuchet MS"/>
          <w:noProof/>
        </w:rPr>
        <w:t xml:space="preserve">the Ark with the curtain. </w:t>
      </w:r>
      <w:r w:rsidRPr="00494BBA">
        <w:rPr>
          <w:rFonts w:ascii="Trebuchet MS" w:hAnsi="Trebuchet MS"/>
          <w:b/>
          <w:noProof/>
        </w:rPr>
        <w:t xml:space="preserve">40:4 </w:t>
      </w:r>
      <w:del w:id="16" w:author="Author">
        <w:r w:rsidRPr="00494BBA">
          <w:rPr>
            <w:rFonts w:ascii="Trebuchet MS" w:hAnsi="Trebuchet MS"/>
            <w:noProof/>
          </w:rPr>
          <w:delText>And you must</w:delText>
        </w:r>
      </w:del>
      <w:ins w:id="17" w:author="Author">
        <w:r w:rsidRPr="00494BBA">
          <w:rPr>
            <w:rFonts w:ascii="Trebuchet MS" w:hAnsi="Trebuchet MS"/>
            <w:noProof/>
          </w:rPr>
          <w:t>You are to</w:t>
        </w:r>
      </w:ins>
      <w:r w:rsidRPr="00494BBA">
        <w:rPr>
          <w:rFonts w:ascii="Trebuchet MS" w:hAnsi="Trebuchet MS"/>
          <w:noProof/>
        </w:rPr>
        <w:t xml:space="preserve"> bring the table in and </w:t>
      </w:r>
      <w:del w:id="18" w:author="Author">
        <w:r w:rsidRPr="00494BBA">
          <w:rPr>
            <w:rFonts w:ascii="Trebuchet MS" w:hAnsi="Trebuchet MS"/>
            <w:noProof/>
          </w:rPr>
          <w:delText>set its arrangement in order,</w:delText>
        </w:r>
      </w:del>
      <w:ins w:id="19" w:author="Author">
        <w:r w:rsidRPr="00494BBA">
          <w:rPr>
            <w:rFonts w:ascii="Trebuchet MS" w:hAnsi="Trebuchet MS"/>
            <w:noProof/>
          </w:rPr>
          <w:t>arrange the things that belong on it</w:t>
        </w:r>
      </w:ins>
      <w:r w:rsidRPr="00494BBA">
        <w:rPr>
          <w:rFonts w:ascii="Trebuchet MS" w:hAnsi="Trebuchet MS"/>
          <w:noProof/>
        </w:rPr>
        <w:t xml:space="preserve"> and </w:t>
      </w:r>
      <w:del w:id="20" w:author="Author">
        <w:r w:rsidRPr="00494BBA">
          <w:rPr>
            <w:rFonts w:ascii="Trebuchet MS" w:hAnsi="Trebuchet MS"/>
            <w:noProof/>
          </w:rPr>
          <w:delText xml:space="preserve">you must </w:delText>
        </w:r>
      </w:del>
      <w:r w:rsidRPr="00494BBA">
        <w:rPr>
          <w:rFonts w:ascii="Trebuchet MS" w:hAnsi="Trebuchet MS"/>
          <w:noProof/>
        </w:rPr>
        <w:t xml:space="preserve">bring in the lampstand and light </w:t>
      </w:r>
      <w:del w:id="21" w:author="Author">
        <w:r w:rsidRPr="00494BBA">
          <w:rPr>
            <w:rFonts w:ascii="Trebuchet MS" w:hAnsi="Trebuchet MS"/>
            <w:noProof/>
          </w:rPr>
          <w:delText xml:space="preserve">up </w:delText>
        </w:r>
      </w:del>
      <w:r w:rsidRPr="00494BBA">
        <w:rPr>
          <w:rFonts w:ascii="Trebuchet MS" w:hAnsi="Trebuchet MS"/>
          <w:noProof/>
        </w:rPr>
        <w:t xml:space="preserve">its lamps. </w:t>
      </w:r>
      <w:r w:rsidRPr="00494BBA">
        <w:rPr>
          <w:rFonts w:ascii="Trebuchet MS" w:hAnsi="Trebuchet MS"/>
          <w:b/>
          <w:noProof/>
        </w:rPr>
        <w:t xml:space="preserve">40:5 </w:t>
      </w:r>
      <w:del w:id="22" w:author="Author">
        <w:r w:rsidRPr="00494BBA">
          <w:rPr>
            <w:rFonts w:ascii="Trebuchet MS" w:hAnsi="Trebuchet MS"/>
            <w:noProof/>
          </w:rPr>
          <w:delText>And you must</w:delText>
        </w:r>
      </w:del>
      <w:ins w:id="23" w:author="Author">
        <w:r w:rsidRPr="00494BBA">
          <w:rPr>
            <w:rFonts w:ascii="Trebuchet MS" w:hAnsi="Trebuchet MS"/>
            <w:noProof/>
          </w:rPr>
          <w:t>Then</w:t>
        </w:r>
      </w:ins>
      <w:r w:rsidRPr="00494BBA">
        <w:rPr>
          <w:rFonts w:ascii="Trebuchet MS" w:hAnsi="Trebuchet MS"/>
          <w:noProof/>
        </w:rPr>
        <w:t xml:space="preserve"> put the golden altar for incense before the ark of the </w:t>
      </w:r>
      <w:del w:id="24" w:author="Author">
        <w:r w:rsidRPr="00494BBA">
          <w:rPr>
            <w:rFonts w:ascii="Trebuchet MS" w:hAnsi="Trebuchet MS"/>
            <w:noProof/>
          </w:rPr>
          <w:delText>testimony</w:delText>
        </w:r>
      </w:del>
      <w:ins w:id="25" w:author="Author">
        <w:r w:rsidRPr="00494BBA">
          <w:rPr>
            <w:rFonts w:ascii="Trebuchet MS" w:hAnsi="Trebuchet MS"/>
            <w:noProof/>
          </w:rPr>
          <w:t>Testimony</w:t>
        </w:r>
      </w:ins>
      <w:r w:rsidRPr="00494BBA">
        <w:rPr>
          <w:rFonts w:ascii="Trebuchet MS" w:hAnsi="Trebuchet MS"/>
          <w:noProof/>
        </w:rPr>
        <w:t xml:space="preserve"> and put the screen</w:t>
      </w:r>
      <w:del w:id="26" w:author="Author">
        <w:r w:rsidRPr="00494BBA">
          <w:rPr>
            <w:rFonts w:ascii="Trebuchet MS" w:hAnsi="Trebuchet MS"/>
            <w:noProof/>
          </w:rPr>
          <w:delText xml:space="preserve"> of</w:delText>
        </w:r>
      </w:del>
      <w:ins w:id="27" w:author="Author">
        <w:r w:rsidRPr="00494BBA">
          <w:rPr>
            <w:rStyle w:val="FootnoteReference"/>
            <w:rFonts w:ascii="Trebuchet MS" w:hAnsi="Trebuchet MS"/>
            <w:noProof/>
          </w:rPr>
          <w:footnoteReference w:id="1"/>
        </w:r>
        <w:r w:rsidRPr="00494BBA">
          <w:rPr>
            <w:rFonts w:ascii="Trebuchet MS" w:hAnsi="Trebuchet MS"/>
            <w:noProof/>
          </w:rPr>
          <w:t xml:space="preserve"> for</w:t>
        </w:r>
      </w:ins>
      <w:r w:rsidRPr="00494BBA">
        <w:rPr>
          <w:rFonts w:ascii="Trebuchet MS" w:hAnsi="Trebuchet MS"/>
          <w:noProof/>
        </w:rPr>
        <w:t xml:space="preserve"> the entrance </w:t>
      </w:r>
      <w:del w:id="30" w:author="Author">
        <w:r w:rsidRPr="00494BBA">
          <w:rPr>
            <w:rFonts w:ascii="Trebuchet MS" w:hAnsi="Trebuchet MS"/>
            <w:noProof/>
          </w:rPr>
          <w:delText>for</w:delText>
        </w:r>
      </w:del>
      <w:ins w:id="31" w:author="Author">
        <w:r w:rsidRPr="00494BBA">
          <w:rPr>
            <w:rFonts w:ascii="Trebuchet MS" w:hAnsi="Trebuchet MS"/>
            <w:noProof/>
          </w:rPr>
          <w:t>of</w:t>
        </w:r>
      </w:ins>
      <w:r w:rsidRPr="00494BBA">
        <w:rPr>
          <w:rFonts w:ascii="Trebuchet MS" w:hAnsi="Trebuchet MS"/>
          <w:noProof/>
        </w:rPr>
        <w:t xml:space="preserve"> the tabernacle in place.</w:t>
      </w:r>
    </w:p>
    <w:p w:rsidR="00F76F60" w:rsidRPr="00494BBA" w:rsidRDefault="00F76F60" w:rsidP="00F76F60">
      <w:pPr>
        <w:rPr>
          <w:rFonts w:ascii="Trebuchet MS" w:hAnsi="Trebuchet MS"/>
          <w:noProof/>
        </w:rPr>
      </w:pPr>
      <w:r w:rsidRPr="00494BBA">
        <w:rPr>
          <w:rFonts w:ascii="Trebuchet MS" w:hAnsi="Trebuchet MS"/>
          <w:b/>
        </w:rPr>
        <w:t xml:space="preserve">40:6 </w:t>
      </w:r>
      <w:r w:rsidRPr="00494BBA">
        <w:rPr>
          <w:rFonts w:ascii="Trebuchet MS" w:hAnsi="Trebuchet MS"/>
          <w:noProof/>
        </w:rPr>
        <w:t>“</w:t>
      </w:r>
      <w:del w:id="32" w:author="Author">
        <w:r w:rsidRPr="00494BBA">
          <w:rPr>
            <w:rFonts w:ascii="Trebuchet MS" w:hAnsi="Trebuchet MS"/>
            <w:noProof/>
          </w:rPr>
          <w:delText>And you must</w:delText>
        </w:r>
      </w:del>
      <w:ins w:id="33" w:author="Author">
        <w:r w:rsidRPr="00494BBA">
          <w:rPr>
            <w:rFonts w:ascii="Trebuchet MS" w:hAnsi="Trebuchet MS"/>
            <w:noProof/>
          </w:rPr>
          <w:t>You are to</w:t>
        </w:r>
      </w:ins>
      <w:r w:rsidRPr="00494BBA">
        <w:rPr>
          <w:rFonts w:ascii="Trebuchet MS" w:hAnsi="Trebuchet MS"/>
          <w:noProof/>
        </w:rPr>
        <w:t xml:space="preserve"> put the altar of burnt offering before the entrance of the tabernacle</w:t>
      </w:r>
      <w:del w:id="34" w:author="Author">
        <w:r w:rsidRPr="00494BBA">
          <w:rPr>
            <w:rFonts w:ascii="Trebuchet MS" w:hAnsi="Trebuchet MS"/>
            <w:noProof/>
          </w:rPr>
          <w:delText xml:space="preserve"> of</w:delText>
        </w:r>
      </w:del>
      <w:ins w:id="35" w:author="Author">
        <w:r w:rsidRPr="00494BBA">
          <w:rPr>
            <w:rFonts w:ascii="Trebuchet MS" w:hAnsi="Trebuchet MS"/>
            <w:noProof/>
          </w:rPr>
          <w:t>,</w:t>
        </w:r>
      </w:ins>
      <w:r w:rsidRPr="00494BBA">
        <w:rPr>
          <w:rFonts w:ascii="Trebuchet MS" w:hAnsi="Trebuchet MS"/>
          <w:noProof/>
        </w:rPr>
        <w:t xml:space="preserve"> the tent of meeting, </w:t>
      </w:r>
      <w:r w:rsidRPr="00494BBA">
        <w:rPr>
          <w:rFonts w:ascii="Trebuchet MS" w:hAnsi="Trebuchet MS"/>
          <w:b/>
          <w:noProof/>
        </w:rPr>
        <w:t xml:space="preserve">40:7 </w:t>
      </w:r>
      <w:r w:rsidRPr="00494BBA">
        <w:rPr>
          <w:rFonts w:ascii="Trebuchet MS" w:hAnsi="Trebuchet MS"/>
          <w:noProof/>
        </w:rPr>
        <w:t xml:space="preserve">and </w:t>
      </w:r>
      <w:del w:id="36" w:author="Author">
        <w:r w:rsidRPr="00494BBA">
          <w:rPr>
            <w:rFonts w:ascii="Trebuchet MS" w:hAnsi="Trebuchet MS"/>
            <w:noProof/>
          </w:rPr>
          <w:delText>you must put</w:delText>
        </w:r>
      </w:del>
      <w:ins w:id="37" w:author="Author">
        <w:r w:rsidRPr="00494BBA">
          <w:rPr>
            <w:rFonts w:ascii="Trebuchet MS" w:hAnsi="Trebuchet MS"/>
            <w:noProof/>
          </w:rPr>
          <w:t>place</w:t>
        </w:r>
      </w:ins>
      <w:r w:rsidRPr="00494BBA">
        <w:rPr>
          <w:rFonts w:ascii="Trebuchet MS" w:hAnsi="Trebuchet MS"/>
          <w:noProof/>
        </w:rPr>
        <w:t xml:space="preserve"> the basin between the tent of meeting and the altar and put water in it. </w:t>
      </w:r>
      <w:r w:rsidRPr="00494BBA">
        <w:rPr>
          <w:rFonts w:ascii="Trebuchet MS" w:hAnsi="Trebuchet MS"/>
          <w:b/>
          <w:noProof/>
        </w:rPr>
        <w:t xml:space="preserve">40:8 </w:t>
      </w:r>
      <w:del w:id="38" w:author="Author">
        <w:r w:rsidRPr="00494BBA">
          <w:rPr>
            <w:rFonts w:ascii="Trebuchet MS" w:hAnsi="Trebuchet MS"/>
            <w:noProof/>
          </w:rPr>
          <w:delText>And you must place</w:delText>
        </w:r>
      </w:del>
      <w:ins w:id="39" w:author="Author">
        <w:r w:rsidRPr="00494BBA">
          <w:rPr>
            <w:rFonts w:ascii="Trebuchet MS" w:hAnsi="Trebuchet MS"/>
            <w:noProof/>
          </w:rPr>
          <w:t>Then set up</w:t>
        </w:r>
      </w:ins>
      <w:r w:rsidRPr="00494BBA">
        <w:rPr>
          <w:rFonts w:ascii="Trebuchet MS" w:hAnsi="Trebuchet MS"/>
          <w:noProof/>
        </w:rPr>
        <w:t xml:space="preserve"> the courtyard </w:t>
      </w:r>
      <w:del w:id="40" w:author="Author">
        <w:r w:rsidRPr="00494BBA">
          <w:rPr>
            <w:rFonts w:ascii="Trebuchet MS" w:hAnsi="Trebuchet MS"/>
            <w:noProof/>
          </w:rPr>
          <w:delText>round about</w:delText>
        </w:r>
      </w:del>
      <w:ins w:id="41" w:author="Author">
        <w:r w:rsidRPr="00494BBA">
          <w:rPr>
            <w:rFonts w:ascii="Trebuchet MS" w:hAnsi="Trebuchet MS"/>
            <w:noProof/>
          </w:rPr>
          <w:t>around it</w:t>
        </w:r>
      </w:ins>
      <w:r w:rsidRPr="00494BBA">
        <w:rPr>
          <w:rFonts w:ascii="Trebuchet MS" w:hAnsi="Trebuchet MS"/>
          <w:noProof/>
        </w:rPr>
        <w:t xml:space="preserve"> and put up the screen</w:t>
      </w:r>
      <w:del w:id="42" w:author="Author">
        <w:r w:rsidRPr="00494BBA">
          <w:rPr>
            <w:rFonts w:ascii="Trebuchet MS" w:hAnsi="Trebuchet MS"/>
            <w:noProof/>
          </w:rPr>
          <w:delText xml:space="preserve"> of</w:delText>
        </w:r>
      </w:del>
      <w:ins w:id="43" w:author="Author">
        <w:r w:rsidRPr="00494BBA">
          <w:rPr>
            <w:rStyle w:val="FootnoteReference"/>
            <w:rFonts w:ascii="Trebuchet MS" w:hAnsi="Trebuchet MS"/>
            <w:noProof/>
          </w:rPr>
          <w:footnoteReference w:id="2"/>
        </w:r>
        <w:r w:rsidRPr="00494BBA">
          <w:rPr>
            <w:rFonts w:ascii="Trebuchet MS" w:hAnsi="Trebuchet MS"/>
            <w:noProof/>
          </w:rPr>
          <w:t xml:space="preserve"> for</w:t>
        </w:r>
      </w:ins>
      <w:r w:rsidRPr="00494BBA">
        <w:rPr>
          <w:rFonts w:ascii="Trebuchet MS" w:hAnsi="Trebuchet MS"/>
          <w:noProof/>
        </w:rPr>
        <w:t xml:space="preserve"> the </w:t>
      </w:r>
      <w:del w:id="46" w:author="Author">
        <w:r w:rsidRPr="00494BBA">
          <w:rPr>
            <w:rFonts w:ascii="Trebuchet MS" w:hAnsi="Trebuchet MS"/>
            <w:noProof/>
          </w:rPr>
          <w:delText>gate</w:delText>
        </w:r>
      </w:del>
      <w:ins w:id="47" w:author="Author">
        <w:r w:rsidRPr="00494BBA">
          <w:rPr>
            <w:rFonts w:ascii="Trebuchet MS" w:hAnsi="Trebuchet MS"/>
            <w:noProof/>
          </w:rPr>
          <w:t>entrance</w:t>
        </w:r>
      </w:ins>
      <w:r w:rsidRPr="00494BBA">
        <w:rPr>
          <w:rFonts w:ascii="Trebuchet MS" w:hAnsi="Trebuchet MS"/>
          <w:noProof/>
        </w:rPr>
        <w:t xml:space="preserve"> of the courtyard. </w:t>
      </w:r>
      <w:r w:rsidRPr="00494BBA">
        <w:rPr>
          <w:rFonts w:ascii="Trebuchet MS" w:hAnsi="Trebuchet MS"/>
          <w:b/>
          <w:noProof/>
        </w:rPr>
        <w:t xml:space="preserve">40:9 </w:t>
      </w:r>
      <w:del w:id="48" w:author="Author">
        <w:r w:rsidRPr="00494BBA">
          <w:rPr>
            <w:rFonts w:ascii="Trebuchet MS" w:hAnsi="Trebuchet MS"/>
            <w:noProof/>
          </w:rPr>
          <w:delText>And</w:delText>
        </w:r>
      </w:del>
      <w:ins w:id="49" w:author="Author">
        <w:r w:rsidRPr="00494BBA">
          <w:rPr>
            <w:rFonts w:ascii="Trebuchet MS" w:hAnsi="Trebuchet MS"/>
            <w:noProof/>
          </w:rPr>
          <w:t>Next</w:t>
        </w:r>
      </w:ins>
      <w:r w:rsidRPr="00494BBA">
        <w:rPr>
          <w:rFonts w:ascii="Trebuchet MS" w:hAnsi="Trebuchet MS"/>
          <w:noProof/>
        </w:rPr>
        <w:t xml:space="preserve"> you </w:t>
      </w:r>
      <w:del w:id="50" w:author="Author">
        <w:r w:rsidRPr="00494BBA">
          <w:rPr>
            <w:rFonts w:ascii="Trebuchet MS" w:hAnsi="Trebuchet MS"/>
            <w:noProof/>
          </w:rPr>
          <w:delText>must</w:delText>
        </w:r>
      </w:del>
      <w:ins w:id="51" w:author="Author">
        <w:r w:rsidRPr="00494BBA">
          <w:rPr>
            <w:rFonts w:ascii="Trebuchet MS" w:hAnsi="Trebuchet MS"/>
            <w:noProof/>
          </w:rPr>
          <w:t>are to</w:t>
        </w:r>
      </w:ins>
      <w:r w:rsidRPr="00494BBA">
        <w:rPr>
          <w:rFonts w:ascii="Trebuchet MS" w:hAnsi="Trebuchet MS"/>
          <w:noProof/>
        </w:rPr>
        <w:t xml:space="preserve"> take the anointing oil and anoint the tabernacle and all that is in it, and </w:t>
      </w:r>
      <w:del w:id="52" w:author="Author">
        <w:r w:rsidRPr="00494BBA">
          <w:rPr>
            <w:rFonts w:ascii="Trebuchet MS" w:hAnsi="Trebuchet MS"/>
            <w:noProof/>
          </w:rPr>
          <w:delText xml:space="preserve">you must </w:delText>
        </w:r>
      </w:del>
      <w:r w:rsidRPr="00494BBA">
        <w:rPr>
          <w:rFonts w:ascii="Trebuchet MS" w:hAnsi="Trebuchet MS"/>
          <w:noProof/>
        </w:rPr>
        <w:t xml:space="preserve">sanctify it and all its utensils, </w:t>
      </w:r>
      <w:del w:id="53" w:author="Author">
        <w:r w:rsidRPr="00494BBA">
          <w:rPr>
            <w:rFonts w:ascii="Trebuchet MS" w:hAnsi="Trebuchet MS"/>
            <w:noProof/>
          </w:rPr>
          <w:delText xml:space="preserve">and </w:delText>
        </w:r>
      </w:del>
      <w:r w:rsidRPr="00494BBA">
        <w:rPr>
          <w:rFonts w:ascii="Trebuchet MS" w:hAnsi="Trebuchet MS"/>
          <w:noProof/>
        </w:rPr>
        <w:t xml:space="preserve">so </w:t>
      </w:r>
      <w:ins w:id="54" w:author="Author">
        <w:r w:rsidRPr="00494BBA">
          <w:rPr>
            <w:rFonts w:ascii="Trebuchet MS" w:hAnsi="Trebuchet MS"/>
            <w:noProof/>
          </w:rPr>
          <w:t xml:space="preserve">that </w:t>
        </w:r>
      </w:ins>
      <w:r w:rsidRPr="00494BBA">
        <w:rPr>
          <w:rFonts w:ascii="Trebuchet MS" w:hAnsi="Trebuchet MS"/>
          <w:noProof/>
        </w:rPr>
        <w:t xml:space="preserve">it </w:t>
      </w:r>
      <w:del w:id="55" w:author="Author">
        <w:r w:rsidRPr="00494BBA">
          <w:rPr>
            <w:rFonts w:ascii="Trebuchet MS" w:hAnsi="Trebuchet MS"/>
            <w:noProof/>
          </w:rPr>
          <w:delText>must</w:delText>
        </w:r>
      </w:del>
      <w:ins w:id="56" w:author="Author">
        <w:r w:rsidRPr="00494BBA">
          <w:rPr>
            <w:rFonts w:ascii="Trebuchet MS" w:hAnsi="Trebuchet MS"/>
            <w:noProof/>
          </w:rPr>
          <w:t>will</w:t>
        </w:r>
      </w:ins>
      <w:r w:rsidRPr="00494BBA">
        <w:rPr>
          <w:rFonts w:ascii="Trebuchet MS" w:hAnsi="Trebuchet MS"/>
          <w:noProof/>
        </w:rPr>
        <w:t xml:space="preserve"> become something holy. </w:t>
      </w:r>
      <w:r w:rsidRPr="00494BBA">
        <w:rPr>
          <w:rFonts w:ascii="Trebuchet MS" w:hAnsi="Trebuchet MS"/>
          <w:b/>
          <w:noProof/>
        </w:rPr>
        <w:t xml:space="preserve">40:10 </w:t>
      </w:r>
      <w:del w:id="57" w:author="Author">
        <w:r w:rsidRPr="00494BBA">
          <w:rPr>
            <w:rFonts w:ascii="Trebuchet MS" w:hAnsi="Trebuchet MS"/>
            <w:noProof/>
          </w:rPr>
          <w:delText>And you must</w:delText>
        </w:r>
      </w:del>
      <w:ins w:id="58" w:author="Author">
        <w:r w:rsidRPr="00494BBA">
          <w:rPr>
            <w:rFonts w:ascii="Trebuchet MS" w:hAnsi="Trebuchet MS"/>
            <w:noProof/>
          </w:rPr>
          <w:t>You are to</w:t>
        </w:r>
      </w:ins>
      <w:r w:rsidRPr="00494BBA">
        <w:rPr>
          <w:rFonts w:ascii="Trebuchet MS" w:hAnsi="Trebuchet MS"/>
          <w:noProof/>
        </w:rPr>
        <w:t xml:space="preserve"> anoint the altar of burnt offering and all its utensils and sanctify the altar, </w:t>
      </w:r>
      <w:del w:id="59" w:author="Author">
        <w:r w:rsidRPr="00494BBA">
          <w:rPr>
            <w:rFonts w:ascii="Trebuchet MS" w:hAnsi="Trebuchet MS"/>
            <w:noProof/>
          </w:rPr>
          <w:delText xml:space="preserve">and </w:delText>
        </w:r>
      </w:del>
      <w:r w:rsidRPr="00494BBA">
        <w:rPr>
          <w:rFonts w:ascii="Trebuchet MS" w:hAnsi="Trebuchet MS"/>
          <w:noProof/>
        </w:rPr>
        <w:t>so</w:t>
      </w:r>
      <w:ins w:id="60" w:author="Author">
        <w:r w:rsidRPr="00494BBA">
          <w:rPr>
            <w:rFonts w:ascii="Trebuchet MS" w:hAnsi="Trebuchet MS"/>
            <w:noProof/>
          </w:rPr>
          <w:t xml:space="preserve"> that</w:t>
        </w:r>
      </w:ins>
      <w:r w:rsidRPr="00494BBA">
        <w:rPr>
          <w:rFonts w:ascii="Trebuchet MS" w:hAnsi="Trebuchet MS"/>
          <w:noProof/>
        </w:rPr>
        <w:t xml:space="preserve"> it </w:t>
      </w:r>
      <w:del w:id="61" w:author="Author">
        <w:r w:rsidRPr="00494BBA">
          <w:rPr>
            <w:rFonts w:ascii="Trebuchet MS" w:hAnsi="Trebuchet MS"/>
            <w:noProof/>
          </w:rPr>
          <w:delText>must</w:delText>
        </w:r>
      </w:del>
      <w:ins w:id="62" w:author="Author">
        <w:r w:rsidRPr="00494BBA">
          <w:rPr>
            <w:rFonts w:ascii="Trebuchet MS" w:hAnsi="Trebuchet MS"/>
            <w:noProof/>
          </w:rPr>
          <w:t>will</w:t>
        </w:r>
      </w:ins>
      <w:r w:rsidRPr="00494BBA">
        <w:rPr>
          <w:rFonts w:ascii="Trebuchet MS" w:hAnsi="Trebuchet MS"/>
          <w:noProof/>
        </w:rPr>
        <w:t xml:space="preserve"> become a most holy altar. </w:t>
      </w:r>
      <w:r w:rsidRPr="00494BBA">
        <w:rPr>
          <w:rFonts w:ascii="Trebuchet MS" w:hAnsi="Trebuchet MS"/>
          <w:b/>
          <w:noProof/>
        </w:rPr>
        <w:t xml:space="preserve">40:11 </w:t>
      </w:r>
      <w:r w:rsidRPr="00494BBA">
        <w:rPr>
          <w:rFonts w:ascii="Trebuchet MS" w:hAnsi="Trebuchet MS"/>
          <w:noProof/>
        </w:rPr>
        <w:t>And</w:t>
      </w:r>
      <w:del w:id="63" w:author="Author">
        <w:r w:rsidRPr="00494BBA">
          <w:rPr>
            <w:rFonts w:ascii="Trebuchet MS" w:hAnsi="Trebuchet MS"/>
            <w:noProof/>
          </w:rPr>
          <w:delText xml:space="preserve"> you must</w:delText>
        </w:r>
      </w:del>
      <w:r w:rsidRPr="00494BBA">
        <w:rPr>
          <w:rFonts w:ascii="Trebuchet MS" w:hAnsi="Trebuchet MS"/>
          <w:noProof/>
        </w:rPr>
        <w:t xml:space="preserve"> anoint the basin and its stand and sanctify it.</w:t>
      </w:r>
    </w:p>
    <w:p w:rsidR="00F76F60" w:rsidRPr="00494BBA" w:rsidRDefault="00F76F60" w:rsidP="00F76F60">
      <w:pPr>
        <w:rPr>
          <w:rFonts w:ascii="Trebuchet MS" w:hAnsi="Trebuchet MS"/>
          <w:noProof/>
        </w:rPr>
      </w:pPr>
      <w:r w:rsidRPr="00494BBA">
        <w:rPr>
          <w:rFonts w:ascii="Trebuchet MS" w:hAnsi="Trebuchet MS"/>
          <w:b/>
        </w:rPr>
        <w:t xml:space="preserve">40:12 </w:t>
      </w:r>
      <w:r w:rsidRPr="00494BBA">
        <w:rPr>
          <w:rFonts w:ascii="Trebuchet MS" w:hAnsi="Trebuchet MS"/>
          <w:noProof/>
        </w:rPr>
        <w:t>“Then</w:t>
      </w:r>
      <w:del w:id="64" w:author="Author">
        <w:r w:rsidRPr="00494BBA">
          <w:rPr>
            <w:rFonts w:ascii="Trebuchet MS" w:hAnsi="Trebuchet MS"/>
            <w:noProof/>
          </w:rPr>
          <w:delText xml:space="preserve"> you must</w:delText>
        </w:r>
      </w:del>
      <w:r w:rsidRPr="00494BBA">
        <w:rPr>
          <w:rFonts w:ascii="Trebuchet MS" w:hAnsi="Trebuchet MS"/>
          <w:noProof/>
        </w:rPr>
        <w:t xml:space="preserve"> bring Aaron and his sons near to the entrance of the tent of meeting</w:t>
      </w:r>
      <w:ins w:id="65" w:author="Author">
        <w:r w:rsidRPr="00494BBA">
          <w:rPr>
            <w:rFonts w:ascii="Trebuchet MS" w:hAnsi="Trebuchet MS"/>
            <w:noProof/>
          </w:rPr>
          <w:t>,</w:t>
        </w:r>
      </w:ins>
      <w:r w:rsidRPr="00494BBA">
        <w:rPr>
          <w:rFonts w:ascii="Trebuchet MS" w:hAnsi="Trebuchet MS"/>
          <w:noProof/>
        </w:rPr>
        <w:t xml:space="preserve"> and wash them with water. </w:t>
      </w:r>
      <w:r w:rsidRPr="00494BBA">
        <w:rPr>
          <w:rFonts w:ascii="Trebuchet MS" w:hAnsi="Trebuchet MS"/>
          <w:b/>
          <w:noProof/>
        </w:rPr>
        <w:t xml:space="preserve">40:13 </w:t>
      </w:r>
      <w:r w:rsidRPr="00494BBA">
        <w:rPr>
          <w:rFonts w:ascii="Trebuchet MS" w:hAnsi="Trebuchet MS"/>
          <w:noProof/>
        </w:rPr>
        <w:t xml:space="preserve">And you </w:t>
      </w:r>
      <w:del w:id="66" w:author="Author">
        <w:r w:rsidRPr="00494BBA">
          <w:rPr>
            <w:rFonts w:ascii="Trebuchet MS" w:hAnsi="Trebuchet MS"/>
            <w:noProof/>
          </w:rPr>
          <w:delText>must</w:delText>
        </w:r>
      </w:del>
      <w:ins w:id="67" w:author="Author">
        <w:r w:rsidRPr="00494BBA">
          <w:rPr>
            <w:rFonts w:ascii="Trebuchet MS" w:hAnsi="Trebuchet MS"/>
            <w:noProof/>
          </w:rPr>
          <w:t>are to</w:t>
        </w:r>
      </w:ins>
      <w:r w:rsidRPr="00494BBA">
        <w:rPr>
          <w:rFonts w:ascii="Trebuchet MS" w:hAnsi="Trebuchet MS"/>
          <w:noProof/>
        </w:rPr>
        <w:t xml:space="preserve"> clothe Aaron with the holy garments and anoint him and sanctify him, and </w:t>
      </w:r>
      <w:del w:id="68" w:author="Author">
        <w:r w:rsidRPr="00494BBA">
          <w:rPr>
            <w:rFonts w:ascii="Trebuchet MS" w:hAnsi="Trebuchet MS"/>
            <w:noProof/>
          </w:rPr>
          <w:delText xml:space="preserve">so </w:delText>
        </w:r>
      </w:del>
      <w:r w:rsidRPr="00494BBA">
        <w:rPr>
          <w:rFonts w:ascii="Trebuchet MS" w:hAnsi="Trebuchet MS"/>
          <w:noProof/>
        </w:rPr>
        <w:t xml:space="preserve">he </w:t>
      </w:r>
      <w:del w:id="69" w:author="Author">
        <w:r w:rsidRPr="00494BBA">
          <w:rPr>
            <w:rFonts w:ascii="Trebuchet MS" w:hAnsi="Trebuchet MS"/>
            <w:noProof/>
          </w:rPr>
          <w:delText>must act</w:delText>
        </w:r>
      </w:del>
      <w:ins w:id="70" w:author="Author">
        <w:r w:rsidRPr="00494BBA">
          <w:rPr>
            <w:rFonts w:ascii="Trebuchet MS" w:hAnsi="Trebuchet MS"/>
            <w:noProof/>
          </w:rPr>
          <w:t>will serve</w:t>
        </w:r>
      </w:ins>
      <w:r w:rsidRPr="00494BBA">
        <w:rPr>
          <w:rFonts w:ascii="Trebuchet MS" w:hAnsi="Trebuchet MS"/>
          <w:noProof/>
        </w:rPr>
        <w:t xml:space="preserve"> as priest to me. </w:t>
      </w:r>
      <w:r w:rsidRPr="00494BBA">
        <w:rPr>
          <w:rFonts w:ascii="Trebuchet MS" w:hAnsi="Trebuchet MS"/>
          <w:b/>
          <w:noProof/>
        </w:rPr>
        <w:t xml:space="preserve">40:14 </w:t>
      </w:r>
      <w:r w:rsidRPr="00494BBA">
        <w:rPr>
          <w:rFonts w:ascii="Trebuchet MS" w:hAnsi="Trebuchet MS"/>
          <w:noProof/>
        </w:rPr>
        <w:t xml:space="preserve">After that </w:t>
      </w:r>
      <w:del w:id="71" w:author="Author">
        <w:r w:rsidRPr="00494BBA">
          <w:rPr>
            <w:rFonts w:ascii="Trebuchet MS" w:hAnsi="Trebuchet MS"/>
            <w:noProof/>
          </w:rPr>
          <w:delText xml:space="preserve">you will </w:delText>
        </w:r>
      </w:del>
      <w:r w:rsidRPr="00494BBA">
        <w:rPr>
          <w:rFonts w:ascii="Trebuchet MS" w:hAnsi="Trebuchet MS"/>
          <w:noProof/>
        </w:rPr>
        <w:t>bring his sons near</w:t>
      </w:r>
      <w:ins w:id="72" w:author="Author">
        <w:r w:rsidRPr="00494BBA">
          <w:rPr>
            <w:rFonts w:ascii="Trebuchet MS" w:hAnsi="Trebuchet MS"/>
            <w:noProof/>
          </w:rPr>
          <w:t>,</w:t>
        </w:r>
      </w:ins>
      <w:r w:rsidRPr="00494BBA">
        <w:rPr>
          <w:rFonts w:ascii="Trebuchet MS" w:hAnsi="Trebuchet MS"/>
          <w:noProof/>
        </w:rPr>
        <w:t xml:space="preserve"> and </w:t>
      </w:r>
      <w:del w:id="73" w:author="Author">
        <w:r w:rsidRPr="00494BBA">
          <w:rPr>
            <w:rFonts w:ascii="Trebuchet MS" w:hAnsi="Trebuchet MS"/>
            <w:noProof/>
          </w:rPr>
          <w:delText xml:space="preserve">you must </w:delText>
        </w:r>
      </w:del>
      <w:r w:rsidRPr="00494BBA">
        <w:rPr>
          <w:rFonts w:ascii="Trebuchet MS" w:hAnsi="Trebuchet MS"/>
          <w:noProof/>
        </w:rPr>
        <w:t xml:space="preserve">clothe them with robes. </w:t>
      </w:r>
      <w:r w:rsidRPr="00494BBA">
        <w:rPr>
          <w:rFonts w:ascii="Trebuchet MS" w:hAnsi="Trebuchet MS"/>
          <w:b/>
          <w:noProof/>
        </w:rPr>
        <w:t xml:space="preserve">40:15 </w:t>
      </w:r>
      <w:del w:id="74" w:author="Author">
        <w:r w:rsidRPr="00494BBA">
          <w:rPr>
            <w:rFonts w:ascii="Trebuchet MS" w:hAnsi="Trebuchet MS"/>
            <w:noProof/>
          </w:rPr>
          <w:delText>And you must</w:delText>
        </w:r>
      </w:del>
      <w:ins w:id="75" w:author="Author">
        <w:r w:rsidRPr="00494BBA">
          <w:rPr>
            <w:rFonts w:ascii="Trebuchet MS" w:hAnsi="Trebuchet MS"/>
            <w:noProof/>
          </w:rPr>
          <w:t>You are to</w:t>
        </w:r>
      </w:ins>
      <w:r w:rsidRPr="00494BBA">
        <w:rPr>
          <w:rFonts w:ascii="Trebuchet MS" w:hAnsi="Trebuchet MS"/>
          <w:noProof/>
        </w:rPr>
        <w:t xml:space="preserve"> anoint them just as you anointed their father, </w:t>
      </w:r>
      <w:del w:id="76" w:author="Author">
        <w:r w:rsidRPr="00494BBA">
          <w:rPr>
            <w:rFonts w:ascii="Trebuchet MS" w:hAnsi="Trebuchet MS"/>
            <w:noProof/>
          </w:rPr>
          <w:delText xml:space="preserve">and </w:delText>
        </w:r>
      </w:del>
      <w:r w:rsidRPr="00494BBA">
        <w:rPr>
          <w:rFonts w:ascii="Trebuchet MS" w:hAnsi="Trebuchet MS"/>
          <w:noProof/>
        </w:rPr>
        <w:t>so</w:t>
      </w:r>
      <w:ins w:id="77" w:author="Author">
        <w:r w:rsidRPr="00494BBA">
          <w:rPr>
            <w:rFonts w:ascii="Trebuchet MS" w:hAnsi="Trebuchet MS"/>
            <w:noProof/>
          </w:rPr>
          <w:t xml:space="preserve"> that</w:t>
        </w:r>
      </w:ins>
      <w:r w:rsidRPr="00494BBA">
        <w:rPr>
          <w:rFonts w:ascii="Trebuchet MS" w:hAnsi="Trebuchet MS"/>
          <w:noProof/>
        </w:rPr>
        <w:t xml:space="preserve"> they </w:t>
      </w:r>
      <w:del w:id="78" w:author="Author">
        <w:r w:rsidRPr="00494BBA">
          <w:rPr>
            <w:rFonts w:ascii="Trebuchet MS" w:hAnsi="Trebuchet MS"/>
            <w:noProof/>
          </w:rPr>
          <w:delText>must act</w:delText>
        </w:r>
      </w:del>
      <w:ins w:id="79" w:author="Author">
        <w:r w:rsidRPr="00494BBA">
          <w:rPr>
            <w:rFonts w:ascii="Trebuchet MS" w:hAnsi="Trebuchet MS"/>
            <w:noProof/>
          </w:rPr>
          <w:t>will serve</w:t>
        </w:r>
      </w:ins>
      <w:r w:rsidRPr="00494BBA">
        <w:rPr>
          <w:rFonts w:ascii="Trebuchet MS" w:hAnsi="Trebuchet MS"/>
          <w:noProof/>
        </w:rPr>
        <w:t xml:space="preserve"> as priests to me, and their anointing </w:t>
      </w:r>
      <w:del w:id="80" w:author="Author">
        <w:r w:rsidRPr="00494BBA">
          <w:rPr>
            <w:rFonts w:ascii="Trebuchet MS" w:hAnsi="Trebuchet MS"/>
            <w:noProof/>
          </w:rPr>
          <w:delText>must</w:delText>
        </w:r>
      </w:del>
      <w:ins w:id="81" w:author="Author">
        <w:r w:rsidRPr="00494BBA">
          <w:rPr>
            <w:rFonts w:ascii="Trebuchet MS" w:hAnsi="Trebuchet MS"/>
            <w:noProof/>
          </w:rPr>
          <w:t>will</w:t>
        </w:r>
      </w:ins>
      <w:r w:rsidRPr="00494BBA">
        <w:rPr>
          <w:rFonts w:ascii="Trebuchet MS" w:hAnsi="Trebuchet MS"/>
          <w:noProof/>
        </w:rPr>
        <w:t xml:space="preserve"> serve continually for them as a </w:t>
      </w:r>
      <w:ins w:id="82" w:author="Author">
        <w:r w:rsidRPr="00494BBA">
          <w:rPr>
            <w:rFonts w:ascii="Trebuchet MS" w:hAnsi="Trebuchet MS"/>
            <w:noProof/>
          </w:rPr>
          <w:t xml:space="preserve">lasting </w:t>
        </w:r>
      </w:ins>
      <w:r w:rsidRPr="00494BBA">
        <w:rPr>
          <w:rFonts w:ascii="Trebuchet MS" w:hAnsi="Trebuchet MS"/>
          <w:noProof/>
        </w:rPr>
        <w:t xml:space="preserve">priesthood </w:t>
      </w:r>
      <w:del w:id="83" w:author="Author">
        <w:r w:rsidRPr="00494BBA">
          <w:rPr>
            <w:rFonts w:ascii="Trebuchet MS" w:hAnsi="Trebuchet MS"/>
            <w:noProof/>
          </w:rPr>
          <w:delText xml:space="preserve">to time indefinite </w:delText>
        </w:r>
      </w:del>
      <w:r w:rsidRPr="00494BBA">
        <w:rPr>
          <w:rFonts w:ascii="Trebuchet MS" w:hAnsi="Trebuchet MS"/>
          <w:noProof/>
        </w:rPr>
        <w:t>during their generations.”</w:t>
      </w:r>
    </w:p>
    <w:p w:rsidR="00F76F60" w:rsidRPr="00494BBA" w:rsidRDefault="00F76F60" w:rsidP="00F76F60">
      <w:pPr>
        <w:rPr>
          <w:rFonts w:ascii="Trebuchet MS" w:hAnsi="Trebuchet MS"/>
          <w:noProof/>
        </w:rPr>
      </w:pPr>
      <w:r w:rsidRPr="00494BBA">
        <w:rPr>
          <w:rFonts w:ascii="Trebuchet MS" w:hAnsi="Trebuchet MS"/>
          <w:b/>
        </w:rPr>
        <w:t xml:space="preserve">40:16 </w:t>
      </w:r>
      <w:del w:id="84" w:author="Author">
        <w:r w:rsidRPr="00494BBA">
          <w:rPr>
            <w:rFonts w:ascii="Trebuchet MS" w:hAnsi="Trebuchet MS"/>
            <w:noProof/>
          </w:rPr>
          <w:delText xml:space="preserve">And </w:delText>
        </w:r>
      </w:del>
      <w:r w:rsidRPr="00494BBA">
        <w:rPr>
          <w:rFonts w:ascii="Trebuchet MS" w:hAnsi="Trebuchet MS"/>
          <w:noProof/>
        </w:rPr>
        <w:t xml:space="preserve">Moses </w:t>
      </w:r>
      <w:del w:id="85" w:author="Author">
        <w:r w:rsidRPr="00494BBA">
          <w:rPr>
            <w:rFonts w:ascii="Trebuchet MS" w:hAnsi="Trebuchet MS"/>
            <w:noProof/>
          </w:rPr>
          <w:delText>proceeded to do</w:delText>
        </w:r>
      </w:del>
      <w:ins w:id="86" w:author="Author">
        <w:r w:rsidRPr="00494BBA">
          <w:rPr>
            <w:rFonts w:ascii="Trebuchet MS" w:hAnsi="Trebuchet MS"/>
            <w:noProof/>
          </w:rPr>
          <w:t>did</w:t>
        </w:r>
      </w:ins>
      <w:r w:rsidRPr="00494BBA">
        <w:rPr>
          <w:rFonts w:ascii="Trebuchet MS" w:hAnsi="Trebuchet MS"/>
          <w:noProof/>
        </w:rPr>
        <w:t xml:space="preserve"> according to all that Jehovah had commanded him. He did just so.</w:t>
      </w:r>
    </w:p>
    <w:p w:rsidR="00F76F60" w:rsidRPr="00494BBA" w:rsidRDefault="00F76F60" w:rsidP="00F76F60">
      <w:pPr>
        <w:rPr>
          <w:rFonts w:ascii="Trebuchet MS" w:hAnsi="Trebuchet MS"/>
          <w:noProof/>
        </w:rPr>
      </w:pPr>
      <w:r w:rsidRPr="00494BBA">
        <w:rPr>
          <w:rFonts w:ascii="Trebuchet MS" w:hAnsi="Trebuchet MS"/>
          <w:b/>
        </w:rPr>
        <w:t xml:space="preserve">40:17 </w:t>
      </w:r>
      <w:del w:id="87" w:author="Author">
        <w:r w:rsidRPr="00494BBA">
          <w:rPr>
            <w:rFonts w:ascii="Trebuchet MS" w:hAnsi="Trebuchet MS"/>
            <w:noProof/>
          </w:rPr>
          <w:delText>Accordingly it came about that in</w:delText>
        </w:r>
      </w:del>
      <w:ins w:id="88" w:author="Author">
        <w:r w:rsidRPr="00494BBA">
          <w:rPr>
            <w:rFonts w:ascii="Trebuchet MS" w:hAnsi="Trebuchet MS"/>
            <w:noProof/>
          </w:rPr>
          <w:t>In</w:t>
        </w:r>
      </w:ins>
      <w:r w:rsidRPr="00494BBA">
        <w:rPr>
          <w:rFonts w:ascii="Trebuchet MS" w:hAnsi="Trebuchet MS"/>
          <w:noProof/>
        </w:rPr>
        <w:t xml:space="preserve"> the first month, in the second year, on the first day of the month, the tabernacle was set up. </w:t>
      </w:r>
      <w:r w:rsidRPr="00494BBA">
        <w:rPr>
          <w:rFonts w:ascii="Trebuchet MS" w:hAnsi="Trebuchet MS"/>
          <w:b/>
          <w:noProof/>
        </w:rPr>
        <w:t xml:space="preserve">40:18 </w:t>
      </w:r>
      <w:r w:rsidRPr="00494BBA">
        <w:rPr>
          <w:rFonts w:ascii="Trebuchet MS" w:hAnsi="Trebuchet MS"/>
          <w:noProof/>
        </w:rPr>
        <w:t xml:space="preserve">When Moses </w:t>
      </w:r>
      <w:del w:id="89" w:author="Author">
        <w:r w:rsidRPr="00494BBA">
          <w:rPr>
            <w:rFonts w:ascii="Trebuchet MS" w:hAnsi="Trebuchet MS"/>
            <w:noProof/>
          </w:rPr>
          <w:delText xml:space="preserve">proceeded to </w:delText>
        </w:r>
      </w:del>
      <w:r w:rsidRPr="00494BBA">
        <w:rPr>
          <w:rFonts w:ascii="Trebuchet MS" w:hAnsi="Trebuchet MS"/>
          <w:noProof/>
        </w:rPr>
        <w:t xml:space="preserve">set up the tabernacle, he </w:t>
      </w:r>
      <w:del w:id="90" w:author="Author">
        <w:r w:rsidRPr="00494BBA">
          <w:rPr>
            <w:rFonts w:ascii="Trebuchet MS" w:hAnsi="Trebuchet MS"/>
            <w:noProof/>
          </w:rPr>
          <w:delText>went putting</w:delText>
        </w:r>
      </w:del>
      <w:ins w:id="91" w:author="Author">
        <w:r w:rsidRPr="00494BBA">
          <w:rPr>
            <w:rFonts w:ascii="Trebuchet MS" w:hAnsi="Trebuchet MS"/>
            <w:noProof/>
          </w:rPr>
          <w:t>put</w:t>
        </w:r>
      </w:ins>
      <w:r w:rsidRPr="00494BBA">
        <w:rPr>
          <w:rFonts w:ascii="Trebuchet MS" w:hAnsi="Trebuchet MS"/>
          <w:noProof/>
        </w:rPr>
        <w:t xml:space="preserve"> its socket pedestals down</w:t>
      </w:r>
      <w:del w:id="92" w:author="Author">
        <w:r w:rsidRPr="00494BBA">
          <w:rPr>
            <w:rFonts w:ascii="Trebuchet MS" w:hAnsi="Trebuchet MS"/>
            <w:noProof/>
          </w:rPr>
          <w:delText xml:space="preserve"> and placing its</w:delText>
        </w:r>
      </w:del>
      <w:ins w:id="93" w:author="Author">
        <w:r w:rsidRPr="00494BBA">
          <w:rPr>
            <w:rFonts w:ascii="Trebuchet MS" w:hAnsi="Trebuchet MS"/>
            <w:noProof/>
          </w:rPr>
          <w:t>, set up the</w:t>
        </w:r>
      </w:ins>
      <w:r w:rsidRPr="00494BBA">
        <w:rPr>
          <w:rFonts w:ascii="Trebuchet MS" w:hAnsi="Trebuchet MS"/>
          <w:noProof/>
        </w:rPr>
        <w:t xml:space="preserve"> panel frames</w:t>
      </w:r>
      <w:del w:id="94" w:author="Author">
        <w:r w:rsidRPr="00494BBA">
          <w:rPr>
            <w:rFonts w:ascii="Trebuchet MS" w:hAnsi="Trebuchet MS"/>
            <w:noProof/>
          </w:rPr>
          <w:delText xml:space="preserve"> and putting</w:delText>
        </w:r>
      </w:del>
      <w:ins w:id="95" w:author="Author">
        <w:r w:rsidRPr="00494BBA">
          <w:rPr>
            <w:rFonts w:ascii="Trebuchet MS" w:hAnsi="Trebuchet MS"/>
            <w:noProof/>
          </w:rPr>
          <w:t>, put</w:t>
        </w:r>
      </w:ins>
      <w:r w:rsidRPr="00494BBA">
        <w:rPr>
          <w:rFonts w:ascii="Trebuchet MS" w:hAnsi="Trebuchet MS"/>
          <w:noProof/>
        </w:rPr>
        <w:t xml:space="preserve"> its bars in</w:t>
      </w:r>
      <w:ins w:id="96" w:author="Author">
        <w:r w:rsidRPr="00494BBA">
          <w:rPr>
            <w:rFonts w:ascii="Trebuchet MS" w:hAnsi="Trebuchet MS"/>
            <w:noProof/>
          </w:rPr>
          <w:t>,</w:t>
        </w:r>
      </w:ins>
      <w:r w:rsidRPr="00494BBA">
        <w:rPr>
          <w:rFonts w:ascii="Trebuchet MS" w:hAnsi="Trebuchet MS"/>
          <w:noProof/>
        </w:rPr>
        <w:t xml:space="preserve"> and </w:t>
      </w:r>
      <w:del w:id="97" w:author="Author">
        <w:r w:rsidRPr="00494BBA">
          <w:rPr>
            <w:rFonts w:ascii="Trebuchet MS" w:hAnsi="Trebuchet MS"/>
            <w:noProof/>
          </w:rPr>
          <w:delText>setting</w:delText>
        </w:r>
      </w:del>
      <w:ins w:id="98" w:author="Author">
        <w:r w:rsidRPr="00494BBA">
          <w:rPr>
            <w:rFonts w:ascii="Trebuchet MS" w:hAnsi="Trebuchet MS"/>
            <w:noProof/>
          </w:rPr>
          <w:t>set</w:t>
        </w:r>
      </w:ins>
      <w:r w:rsidRPr="00494BBA">
        <w:rPr>
          <w:rFonts w:ascii="Trebuchet MS" w:hAnsi="Trebuchet MS"/>
          <w:noProof/>
        </w:rPr>
        <w:t xml:space="preserve"> up its pillars. </w:t>
      </w:r>
      <w:r w:rsidRPr="00494BBA">
        <w:rPr>
          <w:rFonts w:ascii="Trebuchet MS" w:hAnsi="Trebuchet MS"/>
          <w:b/>
          <w:noProof/>
        </w:rPr>
        <w:t xml:space="preserve">40:19 </w:t>
      </w:r>
      <w:del w:id="99" w:author="Author">
        <w:r w:rsidRPr="00494BBA">
          <w:rPr>
            <w:rFonts w:ascii="Trebuchet MS" w:hAnsi="Trebuchet MS"/>
            <w:noProof/>
          </w:rPr>
          <w:delText>Then he</w:delText>
        </w:r>
      </w:del>
      <w:ins w:id="100" w:author="Author">
        <w:r w:rsidRPr="00494BBA">
          <w:rPr>
            <w:rFonts w:ascii="Trebuchet MS" w:hAnsi="Trebuchet MS"/>
            <w:noProof/>
          </w:rPr>
          <w:t>He</w:t>
        </w:r>
      </w:ins>
      <w:r w:rsidRPr="00494BBA">
        <w:rPr>
          <w:rFonts w:ascii="Trebuchet MS" w:hAnsi="Trebuchet MS"/>
          <w:noProof/>
        </w:rPr>
        <w:t xml:space="preserve"> spread out the tent over the tabernacle and placed the covering of the tent </w:t>
      </w:r>
      <w:del w:id="101" w:author="Author">
        <w:r w:rsidRPr="00494BBA">
          <w:rPr>
            <w:rFonts w:ascii="Trebuchet MS" w:hAnsi="Trebuchet MS"/>
            <w:noProof/>
          </w:rPr>
          <w:delText>above upon</w:delText>
        </w:r>
      </w:del>
      <w:ins w:id="102" w:author="Author">
        <w:r w:rsidRPr="00494BBA">
          <w:rPr>
            <w:rFonts w:ascii="Trebuchet MS" w:hAnsi="Trebuchet MS"/>
            <w:noProof/>
          </w:rPr>
          <w:t>over</w:t>
        </w:r>
      </w:ins>
      <w:r w:rsidRPr="00494BBA">
        <w:rPr>
          <w:rFonts w:ascii="Trebuchet MS" w:hAnsi="Trebuchet MS"/>
          <w:noProof/>
        </w:rPr>
        <w:t xml:space="preserve"> it, just as Jehovah had commanded Moses.</w:t>
      </w:r>
    </w:p>
    <w:p w:rsidR="00F76F60" w:rsidRPr="00494BBA" w:rsidRDefault="00F76F60" w:rsidP="00F76F60">
      <w:pPr>
        <w:rPr>
          <w:rFonts w:ascii="Trebuchet MS" w:hAnsi="Trebuchet MS"/>
          <w:noProof/>
        </w:rPr>
      </w:pPr>
      <w:r w:rsidRPr="00494BBA">
        <w:rPr>
          <w:rFonts w:ascii="Trebuchet MS" w:hAnsi="Trebuchet MS"/>
          <w:b/>
        </w:rPr>
        <w:t xml:space="preserve">40:20 </w:t>
      </w:r>
      <w:r w:rsidRPr="00494BBA">
        <w:rPr>
          <w:rFonts w:ascii="Trebuchet MS" w:hAnsi="Trebuchet MS"/>
          <w:noProof/>
        </w:rPr>
        <w:t xml:space="preserve">After that he took the Testimony and put it into the Ark and placed the poles on the Ark and put the cover </w:t>
      </w:r>
      <w:del w:id="103" w:author="Author">
        <w:r w:rsidRPr="00494BBA">
          <w:rPr>
            <w:rFonts w:ascii="Trebuchet MS" w:hAnsi="Trebuchet MS"/>
            <w:noProof/>
          </w:rPr>
          <w:delText>above upon</w:delText>
        </w:r>
      </w:del>
      <w:ins w:id="104" w:author="Author">
        <w:r w:rsidRPr="00494BBA">
          <w:rPr>
            <w:rFonts w:ascii="Trebuchet MS" w:hAnsi="Trebuchet MS"/>
            <w:noProof/>
          </w:rPr>
          <w:t>on</w:t>
        </w:r>
      </w:ins>
      <w:r w:rsidRPr="00494BBA">
        <w:rPr>
          <w:rFonts w:ascii="Trebuchet MS" w:hAnsi="Trebuchet MS"/>
          <w:noProof/>
        </w:rPr>
        <w:t xml:space="preserve"> the Ark. </w:t>
      </w:r>
      <w:r w:rsidRPr="00494BBA">
        <w:rPr>
          <w:rFonts w:ascii="Trebuchet MS" w:hAnsi="Trebuchet MS"/>
          <w:b/>
          <w:noProof/>
        </w:rPr>
        <w:t xml:space="preserve">40:21 </w:t>
      </w:r>
      <w:del w:id="105" w:author="Author">
        <w:r w:rsidRPr="00494BBA">
          <w:rPr>
            <w:rFonts w:ascii="Trebuchet MS" w:hAnsi="Trebuchet MS"/>
            <w:noProof/>
          </w:rPr>
          <w:delText>Then he</w:delText>
        </w:r>
      </w:del>
      <w:ins w:id="106" w:author="Author">
        <w:r w:rsidRPr="00494BBA">
          <w:rPr>
            <w:rFonts w:ascii="Trebuchet MS" w:hAnsi="Trebuchet MS"/>
            <w:noProof/>
          </w:rPr>
          <w:t>He</w:t>
        </w:r>
      </w:ins>
      <w:r w:rsidRPr="00494BBA">
        <w:rPr>
          <w:rFonts w:ascii="Trebuchet MS" w:hAnsi="Trebuchet MS"/>
          <w:noProof/>
        </w:rPr>
        <w:t xml:space="preserve"> brought the Ark into the tabernacle and put the curtain of the screen in place and </w:t>
      </w:r>
      <w:del w:id="107" w:author="Author">
        <w:r w:rsidRPr="00494BBA">
          <w:rPr>
            <w:rFonts w:ascii="Trebuchet MS" w:hAnsi="Trebuchet MS"/>
            <w:noProof/>
          </w:rPr>
          <w:delText>shut</w:delText>
        </w:r>
      </w:del>
      <w:ins w:id="108" w:author="Author">
        <w:r w:rsidRPr="00494BBA">
          <w:rPr>
            <w:rFonts w:ascii="Trebuchet MS" w:hAnsi="Trebuchet MS"/>
            <w:noProof/>
          </w:rPr>
          <w:t>screened</w:t>
        </w:r>
      </w:ins>
      <w:r w:rsidRPr="00494BBA">
        <w:rPr>
          <w:rFonts w:ascii="Trebuchet MS" w:hAnsi="Trebuchet MS"/>
          <w:noProof/>
        </w:rPr>
        <w:t xml:space="preserve"> off </w:t>
      </w:r>
      <w:del w:id="109" w:author="Author">
        <w:r w:rsidRPr="00494BBA">
          <w:rPr>
            <w:rFonts w:ascii="Trebuchet MS" w:hAnsi="Trebuchet MS"/>
            <w:noProof/>
          </w:rPr>
          <w:delText xml:space="preserve">approach to </w:delText>
        </w:r>
      </w:del>
      <w:r w:rsidRPr="00494BBA">
        <w:rPr>
          <w:rFonts w:ascii="Trebuchet MS" w:hAnsi="Trebuchet MS"/>
          <w:noProof/>
        </w:rPr>
        <w:t xml:space="preserve">the ark of the </w:t>
      </w:r>
      <w:del w:id="110" w:author="Author">
        <w:r w:rsidRPr="00494BBA">
          <w:rPr>
            <w:rFonts w:ascii="Trebuchet MS" w:hAnsi="Trebuchet MS"/>
            <w:noProof/>
          </w:rPr>
          <w:delText>testimony</w:delText>
        </w:r>
      </w:del>
      <w:ins w:id="111" w:author="Author">
        <w:r w:rsidRPr="00494BBA">
          <w:rPr>
            <w:rFonts w:ascii="Trebuchet MS" w:hAnsi="Trebuchet MS"/>
            <w:noProof/>
          </w:rPr>
          <w:t>Testimony</w:t>
        </w:r>
      </w:ins>
      <w:r w:rsidRPr="00494BBA">
        <w:rPr>
          <w:rFonts w:ascii="Trebuchet MS" w:hAnsi="Trebuchet MS"/>
          <w:noProof/>
        </w:rPr>
        <w:t>, just as Jehovah had commanded Moses.</w:t>
      </w:r>
    </w:p>
    <w:p w:rsidR="00F76F60" w:rsidRPr="00494BBA" w:rsidRDefault="00F76F60" w:rsidP="00F76F60">
      <w:pPr>
        <w:rPr>
          <w:rFonts w:ascii="Trebuchet MS" w:hAnsi="Trebuchet MS"/>
          <w:noProof/>
        </w:rPr>
      </w:pPr>
      <w:r w:rsidRPr="00494BBA">
        <w:rPr>
          <w:rFonts w:ascii="Trebuchet MS" w:hAnsi="Trebuchet MS"/>
          <w:b/>
        </w:rPr>
        <w:t xml:space="preserve">40:22 </w:t>
      </w:r>
      <w:r w:rsidRPr="00494BBA">
        <w:rPr>
          <w:rFonts w:ascii="Trebuchet MS" w:hAnsi="Trebuchet MS"/>
          <w:noProof/>
        </w:rPr>
        <w:t xml:space="preserve">Next he put the table in the tent of meeting on the </w:t>
      </w:r>
      <w:ins w:id="112" w:author="Author">
        <w:r w:rsidRPr="00494BBA">
          <w:rPr>
            <w:rFonts w:ascii="Trebuchet MS" w:hAnsi="Trebuchet MS"/>
            <w:noProof/>
          </w:rPr>
          <w:t xml:space="preserve">north </w:t>
        </w:r>
      </w:ins>
      <w:r w:rsidRPr="00494BBA">
        <w:rPr>
          <w:rFonts w:ascii="Trebuchet MS" w:hAnsi="Trebuchet MS"/>
          <w:noProof/>
        </w:rPr>
        <w:t xml:space="preserve">side of the tabernacle </w:t>
      </w:r>
      <w:del w:id="113" w:author="Author">
        <w:r w:rsidRPr="00494BBA">
          <w:rPr>
            <w:rFonts w:ascii="Trebuchet MS" w:hAnsi="Trebuchet MS"/>
            <w:noProof/>
          </w:rPr>
          <w:delText xml:space="preserve">to the north </w:delText>
        </w:r>
      </w:del>
      <w:r w:rsidRPr="00494BBA">
        <w:rPr>
          <w:rFonts w:ascii="Trebuchet MS" w:hAnsi="Trebuchet MS"/>
          <w:noProof/>
        </w:rPr>
        <w:t xml:space="preserve">outside the curtain, </w:t>
      </w:r>
      <w:r w:rsidRPr="00494BBA">
        <w:rPr>
          <w:rFonts w:ascii="Trebuchet MS" w:hAnsi="Trebuchet MS"/>
          <w:b/>
          <w:noProof/>
        </w:rPr>
        <w:t xml:space="preserve">40:23 </w:t>
      </w:r>
      <w:r w:rsidRPr="00494BBA">
        <w:rPr>
          <w:rFonts w:ascii="Trebuchet MS" w:hAnsi="Trebuchet MS"/>
          <w:noProof/>
        </w:rPr>
        <w:t xml:space="preserve">and he arranged the row of bread </w:t>
      </w:r>
      <w:del w:id="114" w:author="Author">
        <w:r w:rsidRPr="00494BBA">
          <w:rPr>
            <w:rFonts w:ascii="Trebuchet MS" w:hAnsi="Trebuchet MS"/>
            <w:noProof/>
          </w:rPr>
          <w:delText>upon</w:delText>
        </w:r>
      </w:del>
      <w:ins w:id="115" w:author="Author">
        <w:r w:rsidRPr="00494BBA">
          <w:rPr>
            <w:rFonts w:ascii="Trebuchet MS" w:hAnsi="Trebuchet MS"/>
            <w:noProof/>
          </w:rPr>
          <w:t>on</w:t>
        </w:r>
      </w:ins>
      <w:r w:rsidRPr="00494BBA">
        <w:rPr>
          <w:rFonts w:ascii="Trebuchet MS" w:hAnsi="Trebuchet MS"/>
          <w:noProof/>
        </w:rPr>
        <w:t xml:space="preserve"> it before Jehovah, just as Jehovah had commanded Moses.</w:t>
      </w:r>
    </w:p>
    <w:p w:rsidR="00F76F60" w:rsidRPr="00494BBA" w:rsidRDefault="00F76F60" w:rsidP="00F76F60">
      <w:pPr>
        <w:rPr>
          <w:rFonts w:ascii="Trebuchet MS" w:hAnsi="Trebuchet MS"/>
          <w:noProof/>
        </w:rPr>
      </w:pPr>
      <w:r w:rsidRPr="00494BBA">
        <w:rPr>
          <w:rFonts w:ascii="Trebuchet MS" w:hAnsi="Trebuchet MS"/>
          <w:b/>
        </w:rPr>
        <w:t xml:space="preserve">40:24 </w:t>
      </w:r>
      <w:del w:id="116" w:author="Author">
        <w:r w:rsidRPr="00494BBA">
          <w:rPr>
            <w:rFonts w:ascii="Trebuchet MS" w:hAnsi="Trebuchet MS"/>
            <w:noProof/>
          </w:rPr>
          <w:delText>Then he</w:delText>
        </w:r>
      </w:del>
      <w:ins w:id="117" w:author="Author">
        <w:r w:rsidRPr="00494BBA">
          <w:rPr>
            <w:rFonts w:ascii="Trebuchet MS" w:hAnsi="Trebuchet MS"/>
            <w:noProof/>
          </w:rPr>
          <w:t>He</w:t>
        </w:r>
      </w:ins>
      <w:r w:rsidRPr="00494BBA">
        <w:rPr>
          <w:rFonts w:ascii="Trebuchet MS" w:hAnsi="Trebuchet MS"/>
          <w:noProof/>
        </w:rPr>
        <w:t xml:space="preserve"> placed the lampstand in the tent of meeting in front of the table, on the </w:t>
      </w:r>
      <w:ins w:id="118" w:author="Author">
        <w:r w:rsidRPr="00494BBA">
          <w:rPr>
            <w:rFonts w:ascii="Trebuchet MS" w:hAnsi="Trebuchet MS"/>
            <w:noProof/>
          </w:rPr>
          <w:t xml:space="preserve">south </w:t>
        </w:r>
      </w:ins>
      <w:r w:rsidRPr="00494BBA">
        <w:rPr>
          <w:rFonts w:ascii="Trebuchet MS" w:hAnsi="Trebuchet MS"/>
          <w:noProof/>
        </w:rPr>
        <w:t>side of the tabernacle</w:t>
      </w:r>
      <w:del w:id="119" w:author="Author">
        <w:r w:rsidRPr="00494BBA">
          <w:rPr>
            <w:rFonts w:ascii="Trebuchet MS" w:hAnsi="Trebuchet MS"/>
            <w:noProof/>
          </w:rPr>
          <w:delText xml:space="preserve"> to the south</w:delText>
        </w:r>
      </w:del>
      <w:r w:rsidRPr="00494BBA">
        <w:rPr>
          <w:rFonts w:ascii="Trebuchet MS" w:hAnsi="Trebuchet MS"/>
          <w:noProof/>
        </w:rPr>
        <w:t xml:space="preserve">. </w:t>
      </w:r>
      <w:r w:rsidRPr="00494BBA">
        <w:rPr>
          <w:rFonts w:ascii="Trebuchet MS" w:hAnsi="Trebuchet MS"/>
          <w:b/>
          <w:noProof/>
        </w:rPr>
        <w:t xml:space="preserve">40:25 </w:t>
      </w:r>
      <w:r w:rsidRPr="00494BBA">
        <w:rPr>
          <w:rFonts w:ascii="Trebuchet MS" w:hAnsi="Trebuchet MS"/>
          <w:noProof/>
        </w:rPr>
        <w:t xml:space="preserve">He </w:t>
      </w:r>
      <w:del w:id="120" w:author="Author">
        <w:r w:rsidRPr="00494BBA">
          <w:rPr>
            <w:rFonts w:ascii="Trebuchet MS" w:hAnsi="Trebuchet MS"/>
            <w:noProof/>
          </w:rPr>
          <w:delText xml:space="preserve">then </w:delText>
        </w:r>
      </w:del>
      <w:r w:rsidRPr="00494BBA">
        <w:rPr>
          <w:rFonts w:ascii="Trebuchet MS" w:hAnsi="Trebuchet MS"/>
          <w:noProof/>
        </w:rPr>
        <w:t>lit</w:t>
      </w:r>
      <w:del w:id="121" w:author="Author">
        <w:r w:rsidRPr="00494BBA">
          <w:rPr>
            <w:rFonts w:ascii="Trebuchet MS" w:hAnsi="Trebuchet MS"/>
            <w:noProof/>
          </w:rPr>
          <w:delText xml:space="preserve"> up</w:delText>
        </w:r>
      </w:del>
      <w:r w:rsidRPr="00494BBA">
        <w:rPr>
          <w:rFonts w:ascii="Trebuchet MS" w:hAnsi="Trebuchet MS"/>
          <w:noProof/>
        </w:rPr>
        <w:t xml:space="preserve"> the lamps before Jehovah, just as Jehovah had commanded Moses.</w:t>
      </w:r>
    </w:p>
    <w:p w:rsidR="00F76F60" w:rsidRPr="00494BBA" w:rsidRDefault="00F76F60" w:rsidP="00F76F60">
      <w:pPr>
        <w:rPr>
          <w:rFonts w:ascii="Trebuchet MS" w:hAnsi="Trebuchet MS"/>
          <w:noProof/>
        </w:rPr>
      </w:pPr>
      <w:r w:rsidRPr="00494BBA">
        <w:rPr>
          <w:rFonts w:ascii="Trebuchet MS" w:hAnsi="Trebuchet MS"/>
          <w:b/>
        </w:rPr>
        <w:t xml:space="preserve">40:26 </w:t>
      </w:r>
      <w:r w:rsidRPr="00494BBA">
        <w:rPr>
          <w:rFonts w:ascii="Trebuchet MS" w:hAnsi="Trebuchet MS"/>
          <w:noProof/>
        </w:rPr>
        <w:t xml:space="preserve">He next placed the golden altar in the tent of meeting before the curtain, </w:t>
      </w:r>
      <w:r w:rsidRPr="00494BBA">
        <w:rPr>
          <w:rFonts w:ascii="Trebuchet MS" w:hAnsi="Trebuchet MS"/>
          <w:b/>
          <w:noProof/>
        </w:rPr>
        <w:t xml:space="preserve">40:27 </w:t>
      </w:r>
      <w:del w:id="122" w:author="Author">
        <w:r w:rsidRPr="00494BBA">
          <w:rPr>
            <w:rFonts w:ascii="Trebuchet MS" w:hAnsi="Trebuchet MS"/>
            <w:noProof/>
          </w:rPr>
          <w:delText>that he might</w:delText>
        </w:r>
      </w:del>
      <w:ins w:id="123" w:author="Author">
        <w:r w:rsidRPr="00494BBA">
          <w:rPr>
            <w:rFonts w:ascii="Trebuchet MS" w:hAnsi="Trebuchet MS"/>
            <w:noProof/>
          </w:rPr>
          <w:t>in order to</w:t>
        </w:r>
      </w:ins>
      <w:r w:rsidRPr="00494BBA">
        <w:rPr>
          <w:rFonts w:ascii="Trebuchet MS" w:hAnsi="Trebuchet MS"/>
          <w:noProof/>
        </w:rPr>
        <w:t xml:space="preserve"> make perfumed incense smoke </w:t>
      </w:r>
      <w:del w:id="124" w:author="Author">
        <w:r w:rsidRPr="00494BBA">
          <w:rPr>
            <w:rFonts w:ascii="Trebuchet MS" w:hAnsi="Trebuchet MS"/>
            <w:noProof/>
          </w:rPr>
          <w:delText>upon</w:delText>
        </w:r>
      </w:del>
      <w:ins w:id="125" w:author="Author">
        <w:r w:rsidRPr="00494BBA">
          <w:rPr>
            <w:rFonts w:ascii="Trebuchet MS" w:hAnsi="Trebuchet MS"/>
            <w:noProof/>
          </w:rPr>
          <w:t>on</w:t>
        </w:r>
      </w:ins>
      <w:r w:rsidRPr="00494BBA">
        <w:rPr>
          <w:rFonts w:ascii="Trebuchet MS" w:hAnsi="Trebuchet MS"/>
          <w:noProof/>
        </w:rPr>
        <w:t xml:space="preserve"> it, just as Jehovah had commanded Moses.</w:t>
      </w:r>
    </w:p>
    <w:p w:rsidR="00F76F60" w:rsidRPr="00494BBA" w:rsidRDefault="00F76F60" w:rsidP="00F76F60">
      <w:pPr>
        <w:rPr>
          <w:rFonts w:ascii="Trebuchet MS" w:hAnsi="Trebuchet MS"/>
          <w:noProof/>
        </w:rPr>
      </w:pPr>
      <w:r w:rsidRPr="00494BBA">
        <w:rPr>
          <w:rFonts w:ascii="Trebuchet MS" w:hAnsi="Trebuchet MS"/>
          <w:b/>
        </w:rPr>
        <w:t xml:space="preserve">40:28 </w:t>
      </w:r>
      <w:del w:id="126" w:author="Author">
        <w:r w:rsidRPr="00494BBA">
          <w:rPr>
            <w:rFonts w:ascii="Trebuchet MS" w:hAnsi="Trebuchet MS"/>
            <w:noProof/>
          </w:rPr>
          <w:delText>Finally</w:delText>
        </w:r>
      </w:del>
      <w:ins w:id="127" w:author="Author">
        <w:r w:rsidRPr="00494BBA">
          <w:rPr>
            <w:rFonts w:ascii="Trebuchet MS" w:hAnsi="Trebuchet MS"/>
            <w:noProof/>
          </w:rPr>
          <w:t>Then</w:t>
        </w:r>
      </w:ins>
      <w:r w:rsidRPr="00494BBA">
        <w:rPr>
          <w:rFonts w:ascii="Trebuchet MS" w:hAnsi="Trebuchet MS"/>
          <w:noProof/>
        </w:rPr>
        <w:t xml:space="preserve"> he put the screen</w:t>
      </w:r>
      <w:del w:id="128" w:author="Author">
        <w:r w:rsidRPr="00494BBA">
          <w:rPr>
            <w:rFonts w:ascii="Trebuchet MS" w:hAnsi="Trebuchet MS"/>
            <w:noProof/>
          </w:rPr>
          <w:delText xml:space="preserve"> of</w:delText>
        </w:r>
      </w:del>
      <w:ins w:id="129" w:author="Author">
        <w:r w:rsidRPr="00494BBA">
          <w:rPr>
            <w:rStyle w:val="FootnoteReference"/>
            <w:rFonts w:ascii="Trebuchet MS" w:hAnsi="Trebuchet MS"/>
            <w:noProof/>
          </w:rPr>
          <w:footnoteReference w:id="3"/>
        </w:r>
        <w:r w:rsidRPr="00494BBA">
          <w:rPr>
            <w:rFonts w:ascii="Trebuchet MS" w:hAnsi="Trebuchet MS"/>
            <w:noProof/>
          </w:rPr>
          <w:t xml:space="preserve"> for</w:t>
        </w:r>
      </w:ins>
      <w:r w:rsidRPr="00494BBA">
        <w:rPr>
          <w:rFonts w:ascii="Trebuchet MS" w:hAnsi="Trebuchet MS"/>
          <w:noProof/>
        </w:rPr>
        <w:t xml:space="preserve"> the entrance of the tabernacle in place.</w:t>
      </w:r>
    </w:p>
    <w:p w:rsidR="00F76F60" w:rsidRPr="00494BBA" w:rsidRDefault="00F76F60" w:rsidP="00F76F60">
      <w:pPr>
        <w:rPr>
          <w:rFonts w:ascii="Trebuchet MS" w:hAnsi="Trebuchet MS"/>
          <w:noProof/>
        </w:rPr>
      </w:pPr>
      <w:r w:rsidRPr="00494BBA">
        <w:rPr>
          <w:rFonts w:ascii="Trebuchet MS" w:hAnsi="Trebuchet MS"/>
          <w:b/>
        </w:rPr>
        <w:t xml:space="preserve">40:29 </w:t>
      </w:r>
      <w:del w:id="132" w:author="Author">
        <w:r w:rsidRPr="00494BBA">
          <w:rPr>
            <w:rFonts w:ascii="Trebuchet MS" w:hAnsi="Trebuchet MS"/>
            <w:noProof/>
          </w:rPr>
          <w:delText>And he</w:delText>
        </w:r>
      </w:del>
      <w:ins w:id="133" w:author="Author">
        <w:r w:rsidRPr="00494BBA">
          <w:rPr>
            <w:rFonts w:ascii="Trebuchet MS" w:hAnsi="Trebuchet MS"/>
            <w:noProof/>
          </w:rPr>
          <w:t>He</w:t>
        </w:r>
      </w:ins>
      <w:r w:rsidRPr="00494BBA">
        <w:rPr>
          <w:rFonts w:ascii="Trebuchet MS" w:hAnsi="Trebuchet MS"/>
          <w:noProof/>
        </w:rPr>
        <w:t xml:space="preserve"> placed the altar of burnt offering at the entrance of the tabernacle</w:t>
      </w:r>
      <w:del w:id="134" w:author="Author">
        <w:r w:rsidRPr="00494BBA">
          <w:rPr>
            <w:rFonts w:ascii="Trebuchet MS" w:hAnsi="Trebuchet MS"/>
            <w:noProof/>
          </w:rPr>
          <w:delText xml:space="preserve"> of</w:delText>
        </w:r>
      </w:del>
      <w:ins w:id="135" w:author="Author">
        <w:r w:rsidRPr="00494BBA">
          <w:rPr>
            <w:rFonts w:ascii="Trebuchet MS" w:hAnsi="Trebuchet MS"/>
            <w:noProof/>
          </w:rPr>
          <w:t>,</w:t>
        </w:r>
      </w:ins>
      <w:r w:rsidRPr="00494BBA">
        <w:rPr>
          <w:rFonts w:ascii="Trebuchet MS" w:hAnsi="Trebuchet MS"/>
          <w:noProof/>
        </w:rPr>
        <w:t xml:space="preserve"> the tent of meeting, </w:t>
      </w:r>
      <w:ins w:id="136" w:author="Author">
        <w:r w:rsidRPr="00494BBA">
          <w:rPr>
            <w:rFonts w:ascii="Trebuchet MS" w:hAnsi="Trebuchet MS"/>
            <w:noProof/>
          </w:rPr>
          <w:t xml:space="preserve">so </w:t>
        </w:r>
      </w:ins>
      <w:r w:rsidRPr="00494BBA">
        <w:rPr>
          <w:rFonts w:ascii="Trebuchet MS" w:hAnsi="Trebuchet MS"/>
          <w:noProof/>
        </w:rPr>
        <w:t xml:space="preserve">that he might offer up the burnt offering and the grain offering </w:t>
      </w:r>
      <w:del w:id="137" w:author="Author">
        <w:r w:rsidRPr="00494BBA">
          <w:rPr>
            <w:rFonts w:ascii="Trebuchet MS" w:hAnsi="Trebuchet MS"/>
            <w:noProof/>
          </w:rPr>
          <w:delText>upon</w:delText>
        </w:r>
      </w:del>
      <w:ins w:id="138" w:author="Author">
        <w:r w:rsidRPr="00494BBA">
          <w:rPr>
            <w:rFonts w:ascii="Trebuchet MS" w:hAnsi="Trebuchet MS"/>
            <w:noProof/>
          </w:rPr>
          <w:t>on</w:t>
        </w:r>
      </w:ins>
      <w:r w:rsidRPr="00494BBA">
        <w:rPr>
          <w:rFonts w:ascii="Trebuchet MS" w:hAnsi="Trebuchet MS"/>
          <w:noProof/>
        </w:rPr>
        <w:t xml:space="preserve"> it, just as Jehovah had commanded Moses.</w:t>
      </w:r>
    </w:p>
    <w:p w:rsidR="00F76F60" w:rsidRPr="00494BBA" w:rsidRDefault="00F76F60" w:rsidP="00F76F60">
      <w:pPr>
        <w:rPr>
          <w:rFonts w:ascii="Trebuchet MS" w:hAnsi="Trebuchet MS"/>
          <w:noProof/>
        </w:rPr>
      </w:pPr>
      <w:r w:rsidRPr="00494BBA">
        <w:rPr>
          <w:rFonts w:ascii="Trebuchet MS" w:hAnsi="Trebuchet MS"/>
          <w:b/>
        </w:rPr>
        <w:t xml:space="preserve">40:30 </w:t>
      </w:r>
      <w:del w:id="139" w:author="Author">
        <w:r w:rsidRPr="00494BBA">
          <w:rPr>
            <w:rFonts w:ascii="Trebuchet MS" w:hAnsi="Trebuchet MS"/>
            <w:noProof/>
          </w:rPr>
          <w:delText>Then he</w:delText>
        </w:r>
      </w:del>
      <w:ins w:id="140" w:author="Author">
        <w:r w:rsidRPr="00494BBA">
          <w:rPr>
            <w:rFonts w:ascii="Trebuchet MS" w:hAnsi="Trebuchet MS"/>
            <w:noProof/>
          </w:rPr>
          <w:t>He then</w:t>
        </w:r>
      </w:ins>
      <w:r w:rsidRPr="00494BBA">
        <w:rPr>
          <w:rFonts w:ascii="Trebuchet MS" w:hAnsi="Trebuchet MS"/>
          <w:noProof/>
        </w:rPr>
        <w:t xml:space="preserve"> placed the basin between the tent of meeting and the altar and put water in it for washing. </w:t>
      </w:r>
      <w:r w:rsidRPr="00494BBA">
        <w:rPr>
          <w:rFonts w:ascii="Trebuchet MS" w:hAnsi="Trebuchet MS"/>
          <w:b/>
          <w:noProof/>
        </w:rPr>
        <w:t xml:space="preserve">40:31 </w:t>
      </w:r>
      <w:del w:id="141" w:author="Author">
        <w:r w:rsidRPr="00494BBA">
          <w:rPr>
            <w:rFonts w:ascii="Trebuchet MS" w:hAnsi="Trebuchet MS"/>
            <w:noProof/>
          </w:rPr>
          <w:delText xml:space="preserve">And </w:delText>
        </w:r>
      </w:del>
      <w:r w:rsidRPr="00494BBA">
        <w:rPr>
          <w:rFonts w:ascii="Trebuchet MS" w:hAnsi="Trebuchet MS"/>
          <w:noProof/>
        </w:rPr>
        <w:t xml:space="preserve">Moses and Aaron and his sons washed their hands and their feet at it. </w:t>
      </w:r>
      <w:r w:rsidRPr="00494BBA">
        <w:rPr>
          <w:rFonts w:ascii="Trebuchet MS" w:hAnsi="Trebuchet MS"/>
          <w:b/>
          <w:noProof/>
        </w:rPr>
        <w:t xml:space="preserve">40:32 </w:t>
      </w:r>
      <w:del w:id="142" w:author="Author">
        <w:r w:rsidRPr="00494BBA">
          <w:rPr>
            <w:rFonts w:ascii="Trebuchet MS" w:hAnsi="Trebuchet MS"/>
            <w:noProof/>
          </w:rPr>
          <w:delText>When</w:delText>
        </w:r>
      </w:del>
      <w:ins w:id="143" w:author="Author">
        <w:r w:rsidRPr="00494BBA">
          <w:rPr>
            <w:rFonts w:ascii="Trebuchet MS" w:hAnsi="Trebuchet MS"/>
            <w:noProof/>
          </w:rPr>
          <w:t>Whenever</w:t>
        </w:r>
      </w:ins>
      <w:r w:rsidRPr="00494BBA">
        <w:rPr>
          <w:rFonts w:ascii="Trebuchet MS" w:hAnsi="Trebuchet MS"/>
          <w:noProof/>
        </w:rPr>
        <w:t xml:space="preserve"> they went into the tent of meeting </w:t>
      </w:r>
      <w:del w:id="144" w:author="Author">
        <w:r w:rsidRPr="00494BBA">
          <w:rPr>
            <w:rFonts w:ascii="Trebuchet MS" w:hAnsi="Trebuchet MS"/>
            <w:noProof/>
          </w:rPr>
          <w:delText>and when they went near to</w:delText>
        </w:r>
      </w:del>
      <w:ins w:id="145" w:author="Author">
        <w:r w:rsidRPr="00494BBA">
          <w:rPr>
            <w:rFonts w:ascii="Trebuchet MS" w:hAnsi="Trebuchet MS"/>
            <w:noProof/>
          </w:rPr>
          <w:t>or approached</w:t>
        </w:r>
      </w:ins>
      <w:r w:rsidRPr="00494BBA">
        <w:rPr>
          <w:rFonts w:ascii="Trebuchet MS" w:hAnsi="Trebuchet MS"/>
          <w:noProof/>
        </w:rPr>
        <w:t xml:space="preserve"> the altar</w:t>
      </w:r>
      <w:ins w:id="146" w:author="Author">
        <w:r w:rsidRPr="00494BBA">
          <w:rPr>
            <w:rFonts w:ascii="Trebuchet MS" w:hAnsi="Trebuchet MS"/>
            <w:noProof/>
          </w:rPr>
          <w:t>,</w:t>
        </w:r>
      </w:ins>
      <w:r w:rsidRPr="00494BBA">
        <w:rPr>
          <w:rFonts w:ascii="Trebuchet MS" w:hAnsi="Trebuchet MS"/>
          <w:noProof/>
        </w:rPr>
        <w:t xml:space="preserve"> they would wash, just as Jehovah had commanded Moses.</w:t>
      </w:r>
    </w:p>
    <w:p w:rsidR="00F76F60" w:rsidRPr="00494BBA" w:rsidRDefault="00F76F60" w:rsidP="00F76F60">
      <w:pPr>
        <w:rPr>
          <w:rFonts w:ascii="Trebuchet MS" w:hAnsi="Trebuchet MS"/>
          <w:noProof/>
        </w:rPr>
      </w:pPr>
      <w:r w:rsidRPr="00494BBA">
        <w:rPr>
          <w:rFonts w:ascii="Trebuchet MS" w:hAnsi="Trebuchet MS"/>
          <w:b/>
        </w:rPr>
        <w:t xml:space="preserve">40:33 </w:t>
      </w:r>
      <w:r w:rsidRPr="00494BBA">
        <w:rPr>
          <w:rFonts w:ascii="Trebuchet MS" w:hAnsi="Trebuchet MS"/>
          <w:noProof/>
        </w:rPr>
        <w:t xml:space="preserve">Finally he set up the courtyard </w:t>
      </w:r>
      <w:del w:id="147" w:author="Author">
        <w:r w:rsidRPr="00494BBA">
          <w:rPr>
            <w:rFonts w:ascii="Trebuchet MS" w:hAnsi="Trebuchet MS"/>
            <w:noProof/>
          </w:rPr>
          <w:delText>round about</w:delText>
        </w:r>
      </w:del>
      <w:ins w:id="148" w:author="Author">
        <w:r w:rsidRPr="00494BBA">
          <w:rPr>
            <w:rFonts w:ascii="Trebuchet MS" w:hAnsi="Trebuchet MS"/>
            <w:noProof/>
          </w:rPr>
          <w:t>around</w:t>
        </w:r>
      </w:ins>
      <w:r w:rsidRPr="00494BBA">
        <w:rPr>
          <w:rFonts w:ascii="Trebuchet MS" w:hAnsi="Trebuchet MS"/>
          <w:noProof/>
        </w:rPr>
        <w:t xml:space="preserve"> the tabernacle and the altar and put up the screen</w:t>
      </w:r>
      <w:del w:id="149" w:author="Author">
        <w:r w:rsidRPr="00494BBA">
          <w:rPr>
            <w:rFonts w:ascii="Trebuchet MS" w:hAnsi="Trebuchet MS"/>
            <w:noProof/>
          </w:rPr>
          <w:delText xml:space="preserve"> of</w:delText>
        </w:r>
      </w:del>
      <w:ins w:id="150" w:author="Author">
        <w:r w:rsidRPr="00494BBA">
          <w:rPr>
            <w:rStyle w:val="FootnoteReference"/>
            <w:rFonts w:ascii="Trebuchet MS" w:hAnsi="Trebuchet MS"/>
            <w:noProof/>
          </w:rPr>
          <w:footnoteReference w:id="4"/>
        </w:r>
        <w:r w:rsidRPr="00494BBA">
          <w:rPr>
            <w:rFonts w:ascii="Trebuchet MS" w:hAnsi="Trebuchet MS"/>
            <w:noProof/>
          </w:rPr>
          <w:t xml:space="preserve"> for</w:t>
        </w:r>
      </w:ins>
      <w:r w:rsidRPr="00494BBA">
        <w:rPr>
          <w:rFonts w:ascii="Trebuchet MS" w:hAnsi="Trebuchet MS"/>
          <w:noProof/>
        </w:rPr>
        <w:t xml:space="preserve"> the </w:t>
      </w:r>
      <w:del w:id="153" w:author="Author">
        <w:r w:rsidRPr="00494BBA">
          <w:rPr>
            <w:rFonts w:ascii="Trebuchet MS" w:hAnsi="Trebuchet MS"/>
            <w:noProof/>
          </w:rPr>
          <w:delText>gate</w:delText>
        </w:r>
      </w:del>
      <w:ins w:id="154" w:author="Author">
        <w:r w:rsidRPr="00494BBA">
          <w:rPr>
            <w:rFonts w:ascii="Trebuchet MS" w:hAnsi="Trebuchet MS"/>
            <w:noProof/>
          </w:rPr>
          <w:t>entrance</w:t>
        </w:r>
      </w:ins>
      <w:r w:rsidRPr="00494BBA">
        <w:rPr>
          <w:rFonts w:ascii="Trebuchet MS" w:hAnsi="Trebuchet MS"/>
          <w:noProof/>
        </w:rPr>
        <w:t xml:space="preserve"> of the courtyard.</w:t>
      </w:r>
    </w:p>
    <w:p w:rsidR="00F76F60" w:rsidRPr="00494BBA" w:rsidRDefault="00F76F60" w:rsidP="00F76F60">
      <w:pPr>
        <w:rPr>
          <w:rFonts w:ascii="Trebuchet MS" w:hAnsi="Trebuchet MS"/>
          <w:noProof/>
        </w:rPr>
      </w:pPr>
      <w:r w:rsidRPr="00494BBA">
        <w:rPr>
          <w:rFonts w:ascii="Trebuchet MS" w:hAnsi="Trebuchet MS"/>
          <w:noProof/>
        </w:rPr>
        <w:t xml:space="preserve">So Moses finished the work. </w:t>
      </w:r>
      <w:r w:rsidRPr="00494BBA">
        <w:rPr>
          <w:rFonts w:ascii="Trebuchet MS" w:hAnsi="Trebuchet MS"/>
          <w:b/>
          <w:noProof/>
        </w:rPr>
        <w:t xml:space="preserve">40:34 </w:t>
      </w:r>
      <w:r w:rsidRPr="00494BBA">
        <w:rPr>
          <w:rFonts w:ascii="Trebuchet MS" w:hAnsi="Trebuchet MS"/>
          <w:noProof/>
        </w:rPr>
        <w:t xml:space="preserve">And the cloud began to cover the tent of meeting, and Jehovah’s glory filled the tabernacle. </w:t>
      </w:r>
      <w:r w:rsidRPr="00494BBA">
        <w:rPr>
          <w:rFonts w:ascii="Trebuchet MS" w:hAnsi="Trebuchet MS"/>
          <w:b/>
          <w:noProof/>
        </w:rPr>
        <w:t xml:space="preserve">40:35 </w:t>
      </w:r>
      <w:del w:id="155" w:author="Author">
        <w:r w:rsidRPr="00494BBA">
          <w:rPr>
            <w:rFonts w:ascii="Trebuchet MS" w:hAnsi="Trebuchet MS"/>
            <w:noProof/>
          </w:rPr>
          <w:delText xml:space="preserve">And </w:delText>
        </w:r>
      </w:del>
      <w:r w:rsidRPr="00494BBA">
        <w:rPr>
          <w:rFonts w:ascii="Trebuchet MS" w:hAnsi="Trebuchet MS"/>
          <w:noProof/>
        </w:rPr>
        <w:t>Moses was not able to go into the tent of meeting</w:t>
      </w:r>
      <w:del w:id="156" w:author="Author">
        <w:r w:rsidRPr="00494BBA">
          <w:rPr>
            <w:rFonts w:ascii="Trebuchet MS" w:hAnsi="Trebuchet MS"/>
            <w:noProof/>
          </w:rPr>
          <w:delText>,</w:delText>
        </w:r>
      </w:del>
      <w:r w:rsidRPr="00494BBA">
        <w:rPr>
          <w:rFonts w:ascii="Trebuchet MS" w:hAnsi="Trebuchet MS"/>
          <w:noProof/>
        </w:rPr>
        <w:t xml:space="preserve"> because the cloud </w:t>
      </w:r>
      <w:del w:id="157" w:author="Author">
        <w:r w:rsidRPr="00494BBA">
          <w:rPr>
            <w:rFonts w:ascii="Trebuchet MS" w:hAnsi="Trebuchet MS"/>
            <w:noProof/>
          </w:rPr>
          <w:delText>resided</w:delText>
        </w:r>
      </w:del>
      <w:ins w:id="158" w:author="Author">
        <w:r w:rsidRPr="00494BBA">
          <w:rPr>
            <w:rFonts w:ascii="Trebuchet MS" w:hAnsi="Trebuchet MS"/>
            <w:noProof/>
          </w:rPr>
          <w:t>remained</w:t>
        </w:r>
      </w:ins>
      <w:r w:rsidRPr="00494BBA">
        <w:rPr>
          <w:rFonts w:ascii="Trebuchet MS" w:hAnsi="Trebuchet MS"/>
          <w:noProof/>
        </w:rPr>
        <w:t xml:space="preserve"> over it</w:t>
      </w:r>
      <w:ins w:id="159" w:author="Author">
        <w:r w:rsidRPr="00494BBA">
          <w:rPr>
            <w:rFonts w:ascii="Trebuchet MS" w:hAnsi="Trebuchet MS"/>
            <w:noProof/>
          </w:rPr>
          <w:t>,</w:t>
        </w:r>
      </w:ins>
      <w:r w:rsidRPr="00494BBA">
        <w:rPr>
          <w:rFonts w:ascii="Trebuchet MS" w:hAnsi="Trebuchet MS"/>
          <w:noProof/>
        </w:rPr>
        <w:t xml:space="preserve"> and Jehovah’s glory filled the tabernacle.</w:t>
      </w:r>
    </w:p>
    <w:p w:rsidR="00F76F60" w:rsidRPr="00494BBA" w:rsidRDefault="00F76F60" w:rsidP="00F76F60">
      <w:pPr>
        <w:rPr>
          <w:rFonts w:ascii="Trebuchet MS" w:hAnsi="Trebuchet MS"/>
          <w:noProof/>
        </w:rPr>
      </w:pPr>
      <w:r w:rsidRPr="00494BBA">
        <w:rPr>
          <w:rFonts w:ascii="Trebuchet MS" w:hAnsi="Trebuchet MS"/>
          <w:b/>
        </w:rPr>
        <w:t xml:space="preserve">40:36 </w:t>
      </w:r>
      <w:r w:rsidRPr="00494BBA">
        <w:rPr>
          <w:rFonts w:ascii="Trebuchet MS" w:hAnsi="Trebuchet MS"/>
          <w:noProof/>
        </w:rPr>
        <w:t xml:space="preserve">And when the cloud lifted </w:t>
      </w:r>
      <w:del w:id="160" w:author="Author">
        <w:r w:rsidRPr="00494BBA">
          <w:rPr>
            <w:rFonts w:ascii="Trebuchet MS" w:hAnsi="Trebuchet MS"/>
            <w:noProof/>
          </w:rPr>
          <w:delText xml:space="preserve">itself up </w:delText>
        </w:r>
      </w:del>
      <w:r w:rsidRPr="00494BBA">
        <w:rPr>
          <w:rFonts w:ascii="Trebuchet MS" w:hAnsi="Trebuchet MS"/>
          <w:noProof/>
        </w:rPr>
        <w:t xml:space="preserve">from </w:t>
      </w:r>
      <w:del w:id="161" w:author="Author">
        <w:r w:rsidRPr="00494BBA">
          <w:rPr>
            <w:rFonts w:ascii="Trebuchet MS" w:hAnsi="Trebuchet MS"/>
            <w:noProof/>
          </w:rPr>
          <w:delText xml:space="preserve">over </w:delText>
        </w:r>
      </w:del>
      <w:r w:rsidRPr="00494BBA">
        <w:rPr>
          <w:rFonts w:ascii="Trebuchet MS" w:hAnsi="Trebuchet MS"/>
          <w:noProof/>
        </w:rPr>
        <w:t>the tabernacle</w:t>
      </w:r>
      <w:ins w:id="162" w:author="Author">
        <w:r w:rsidRPr="00494BBA">
          <w:rPr>
            <w:rFonts w:ascii="Trebuchet MS" w:hAnsi="Trebuchet MS"/>
            <w:noProof/>
          </w:rPr>
          <w:t>,</w:t>
        </w:r>
      </w:ins>
      <w:r w:rsidRPr="00494BBA">
        <w:rPr>
          <w:rFonts w:ascii="Trebuchet MS" w:hAnsi="Trebuchet MS"/>
          <w:noProof/>
        </w:rPr>
        <w:t xml:space="preserve"> the </w:t>
      </w:r>
      <w:del w:id="163" w:author="Author">
        <w:r w:rsidRPr="00494BBA">
          <w:rPr>
            <w:rFonts w:ascii="Trebuchet MS" w:hAnsi="Trebuchet MS"/>
            <w:noProof/>
          </w:rPr>
          <w:delText>sons of Israel</w:delText>
        </w:r>
      </w:del>
      <w:ins w:id="164" w:author="Author">
        <w:r w:rsidRPr="00494BBA">
          <w:rPr>
            <w:rFonts w:ascii="Trebuchet MS" w:hAnsi="Trebuchet MS"/>
            <w:noProof/>
          </w:rPr>
          <w:t>Israelites</w:t>
        </w:r>
      </w:ins>
      <w:r w:rsidRPr="00494BBA">
        <w:rPr>
          <w:rFonts w:ascii="Trebuchet MS" w:hAnsi="Trebuchet MS"/>
          <w:noProof/>
        </w:rPr>
        <w:t xml:space="preserve"> would break camp during all </w:t>
      </w:r>
      <w:del w:id="165" w:author="Author">
        <w:r w:rsidRPr="00494BBA">
          <w:rPr>
            <w:rFonts w:ascii="Trebuchet MS" w:hAnsi="Trebuchet MS"/>
            <w:noProof/>
          </w:rPr>
          <w:delText xml:space="preserve">their </w:delText>
        </w:r>
      </w:del>
      <w:r w:rsidRPr="00494BBA">
        <w:rPr>
          <w:rFonts w:ascii="Trebuchet MS" w:hAnsi="Trebuchet MS"/>
          <w:noProof/>
        </w:rPr>
        <w:t xml:space="preserve">stages of </w:t>
      </w:r>
      <w:ins w:id="166" w:author="Author">
        <w:r w:rsidRPr="00494BBA">
          <w:rPr>
            <w:rFonts w:ascii="Trebuchet MS" w:hAnsi="Trebuchet MS"/>
            <w:noProof/>
          </w:rPr>
          <w:t xml:space="preserve">their </w:t>
        </w:r>
      </w:ins>
      <w:r w:rsidRPr="00494BBA">
        <w:rPr>
          <w:rFonts w:ascii="Trebuchet MS" w:hAnsi="Trebuchet MS"/>
          <w:noProof/>
        </w:rPr>
        <w:t xml:space="preserve">journey. </w:t>
      </w:r>
      <w:r w:rsidRPr="00494BBA">
        <w:rPr>
          <w:rFonts w:ascii="Trebuchet MS" w:hAnsi="Trebuchet MS"/>
          <w:b/>
          <w:noProof/>
        </w:rPr>
        <w:t xml:space="preserve">40:37 </w:t>
      </w:r>
      <w:r w:rsidRPr="00494BBA">
        <w:rPr>
          <w:rFonts w:ascii="Trebuchet MS" w:hAnsi="Trebuchet MS"/>
          <w:noProof/>
        </w:rPr>
        <w:t xml:space="preserve">However, if the cloud did not lift </w:t>
      </w:r>
      <w:del w:id="167" w:author="Author">
        <w:r w:rsidRPr="00494BBA">
          <w:rPr>
            <w:rFonts w:ascii="Trebuchet MS" w:hAnsi="Trebuchet MS"/>
            <w:noProof/>
          </w:rPr>
          <w:delText xml:space="preserve">itself </w:delText>
        </w:r>
      </w:del>
      <w:r w:rsidRPr="00494BBA">
        <w:rPr>
          <w:rFonts w:ascii="Trebuchet MS" w:hAnsi="Trebuchet MS"/>
          <w:noProof/>
        </w:rPr>
        <w:t xml:space="preserve">up, then they would not break camp until the day </w:t>
      </w:r>
      <w:del w:id="168" w:author="Author">
        <w:r w:rsidRPr="00494BBA">
          <w:rPr>
            <w:rFonts w:ascii="Trebuchet MS" w:hAnsi="Trebuchet MS"/>
            <w:noProof/>
          </w:rPr>
          <w:delText xml:space="preserve">when </w:delText>
        </w:r>
      </w:del>
      <w:r w:rsidRPr="00494BBA">
        <w:rPr>
          <w:rFonts w:ascii="Trebuchet MS" w:hAnsi="Trebuchet MS"/>
          <w:noProof/>
        </w:rPr>
        <w:t>it lifted</w:t>
      </w:r>
      <w:del w:id="169" w:author="Author">
        <w:r w:rsidRPr="00494BBA">
          <w:rPr>
            <w:rFonts w:ascii="Trebuchet MS" w:hAnsi="Trebuchet MS"/>
            <w:noProof/>
          </w:rPr>
          <w:delText xml:space="preserve"> itself up</w:delText>
        </w:r>
      </w:del>
      <w:r w:rsidRPr="00494BBA">
        <w:rPr>
          <w:rFonts w:ascii="Trebuchet MS" w:hAnsi="Trebuchet MS"/>
          <w:noProof/>
        </w:rPr>
        <w:t xml:space="preserve">. </w:t>
      </w:r>
      <w:r w:rsidRPr="00494BBA">
        <w:rPr>
          <w:rFonts w:ascii="Trebuchet MS" w:hAnsi="Trebuchet MS"/>
          <w:b/>
          <w:noProof/>
        </w:rPr>
        <w:t xml:space="preserve">40:38 </w:t>
      </w:r>
      <w:r w:rsidRPr="00494BBA">
        <w:rPr>
          <w:rFonts w:ascii="Trebuchet MS" w:hAnsi="Trebuchet MS"/>
          <w:noProof/>
        </w:rPr>
        <w:t xml:space="preserve">For Jehovah’s cloud was over the tabernacle by day, and a fire </w:t>
      </w:r>
      <w:del w:id="170" w:author="Author">
        <w:r w:rsidRPr="00494BBA">
          <w:rPr>
            <w:rFonts w:ascii="Trebuchet MS" w:hAnsi="Trebuchet MS"/>
            <w:noProof/>
          </w:rPr>
          <w:delText>continued upon</w:delText>
        </w:r>
      </w:del>
      <w:ins w:id="171" w:author="Author">
        <w:r w:rsidRPr="00494BBA">
          <w:rPr>
            <w:rFonts w:ascii="Trebuchet MS" w:hAnsi="Trebuchet MS"/>
            <w:noProof/>
          </w:rPr>
          <w:t>remained over</w:t>
        </w:r>
      </w:ins>
      <w:r w:rsidRPr="00494BBA">
        <w:rPr>
          <w:rFonts w:ascii="Trebuchet MS" w:hAnsi="Trebuchet MS"/>
          <w:noProof/>
        </w:rPr>
        <w:t xml:space="preserve"> it by night in the sight of all the house of Israel during all </w:t>
      </w:r>
      <w:del w:id="172" w:author="Author">
        <w:r w:rsidRPr="00494BBA">
          <w:rPr>
            <w:rFonts w:ascii="Trebuchet MS" w:hAnsi="Trebuchet MS"/>
            <w:noProof/>
          </w:rPr>
          <w:delText xml:space="preserve">their </w:delText>
        </w:r>
      </w:del>
      <w:r w:rsidRPr="00494BBA">
        <w:rPr>
          <w:rFonts w:ascii="Trebuchet MS" w:hAnsi="Trebuchet MS"/>
          <w:noProof/>
        </w:rPr>
        <w:t xml:space="preserve">stages of </w:t>
      </w:r>
      <w:ins w:id="173" w:author="Author">
        <w:r w:rsidRPr="00494BBA">
          <w:rPr>
            <w:rFonts w:ascii="Trebuchet MS" w:hAnsi="Trebuchet MS"/>
            <w:noProof/>
          </w:rPr>
          <w:t xml:space="preserve">their </w:t>
        </w:r>
      </w:ins>
      <w:r w:rsidRPr="00494BBA">
        <w:rPr>
          <w:rFonts w:ascii="Trebuchet MS" w:hAnsi="Trebuchet MS"/>
          <w:noProof/>
        </w:rPr>
        <w:t>journey.</w:t>
      </w:r>
    </w:p>
    <w:p w:rsidR="00F76F60" w:rsidRPr="00494BBA" w:rsidRDefault="00F76F60" w:rsidP="00F76F60">
      <w:pPr>
        <w:rPr>
          <w:del w:id="174" w:author="Author"/>
          <w:rFonts w:ascii="Trebuchet MS" w:hAnsi="Trebuchet MS"/>
          <w:noProof/>
        </w:rPr>
      </w:pPr>
    </w:p>
    <w:p w:rsidR="00F76F60" w:rsidRPr="00494BBA" w:rsidRDefault="00F76F60" w:rsidP="00F76F60">
      <w:pPr>
        <w:rPr>
          <w:rFonts w:ascii="Trebuchet MS" w:hAnsi="Trebuchet MS"/>
          <w:b/>
        </w:rPr>
      </w:pPr>
    </w:p>
    <w:p w:rsidR="00762BCB" w:rsidRPr="00F76F60" w:rsidRDefault="00762BCB" w:rsidP="00F76F60"/>
    <w:sectPr w:rsidR="00762BCB" w:rsidRPr="00F76F60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2D7E" w:rsidRDefault="00BA2D7E">
      <w:r>
        <w:separator/>
      </w:r>
    </w:p>
  </w:endnote>
  <w:endnote w:type="continuationSeparator" w:id="0">
    <w:p w:rsidR="00BA2D7E" w:rsidRDefault="00BA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2D7E" w:rsidRDefault="00BA2D7E">
      <w:r>
        <w:separator/>
      </w:r>
    </w:p>
  </w:footnote>
  <w:footnote w:type="continuationSeparator" w:id="0">
    <w:p w:rsidR="00BA2D7E" w:rsidRDefault="00BA2D7E">
      <w:r>
        <w:continuationSeparator/>
      </w:r>
    </w:p>
  </w:footnote>
  <w:footnote w:id="1">
    <w:p w:rsidR="00F76F60" w:rsidRPr="00494BBA" w:rsidRDefault="00F76F60" w:rsidP="00494BBA">
      <w:pPr>
        <w:pStyle w:val="FootnoteText"/>
        <w:spacing w:after="96"/>
        <w:ind w:firstLine="288"/>
        <w:rPr>
          <w:ins w:id="28" w:author="Author"/>
        </w:rPr>
      </w:pPr>
      <w:ins w:id="29" w:author="Author">
        <w:r w:rsidRPr="00494BBA">
          <w:rPr>
            <w:rStyle w:val="FootnoteReference"/>
          </w:rPr>
          <w:footnoteRef/>
        </w:r>
        <w:r w:rsidRPr="00494BBA">
          <w:t xml:space="preserve"> </w:t>
        </w:r>
        <w:r w:rsidRPr="00494BBA">
          <w:rPr>
            <w:b/>
          </w:rPr>
          <w:t xml:space="preserve">40:5 </w:t>
        </w:r>
        <w:r w:rsidRPr="00494BBA">
          <w:t>Or “curtain.”</w:t>
        </w:r>
      </w:ins>
    </w:p>
  </w:footnote>
  <w:footnote w:id="2">
    <w:p w:rsidR="00F76F60" w:rsidRPr="00494BBA" w:rsidRDefault="00F76F60" w:rsidP="00494BBA">
      <w:pPr>
        <w:pStyle w:val="FootnoteText"/>
        <w:spacing w:after="96"/>
        <w:ind w:firstLine="288"/>
        <w:rPr>
          <w:ins w:id="44" w:author="Author"/>
        </w:rPr>
      </w:pPr>
      <w:ins w:id="45" w:author="Author">
        <w:r w:rsidRPr="00494BBA">
          <w:rPr>
            <w:rStyle w:val="FootnoteReference"/>
          </w:rPr>
          <w:footnoteRef/>
        </w:r>
        <w:r w:rsidRPr="00494BBA">
          <w:t xml:space="preserve"> </w:t>
        </w:r>
        <w:r w:rsidRPr="00494BBA">
          <w:rPr>
            <w:b/>
          </w:rPr>
          <w:t xml:space="preserve">40:8 </w:t>
        </w:r>
        <w:r w:rsidRPr="00494BBA">
          <w:t>Or “curtain.”</w:t>
        </w:r>
      </w:ins>
    </w:p>
  </w:footnote>
  <w:footnote w:id="3">
    <w:p w:rsidR="00F76F60" w:rsidRPr="00494BBA" w:rsidRDefault="00F76F60" w:rsidP="00494BBA">
      <w:pPr>
        <w:pStyle w:val="FootnoteText"/>
        <w:spacing w:after="96"/>
        <w:ind w:firstLine="288"/>
        <w:rPr>
          <w:ins w:id="130" w:author="Author"/>
        </w:rPr>
      </w:pPr>
      <w:ins w:id="131" w:author="Author">
        <w:r w:rsidRPr="00494BBA">
          <w:rPr>
            <w:rStyle w:val="FootnoteReference"/>
          </w:rPr>
          <w:footnoteRef/>
        </w:r>
        <w:r w:rsidRPr="00494BBA">
          <w:t xml:space="preserve"> </w:t>
        </w:r>
        <w:r w:rsidRPr="00494BBA">
          <w:rPr>
            <w:b/>
          </w:rPr>
          <w:t xml:space="preserve">40:28 </w:t>
        </w:r>
        <w:r w:rsidRPr="00494BBA">
          <w:t>Or “curtain.”</w:t>
        </w:r>
      </w:ins>
    </w:p>
  </w:footnote>
  <w:footnote w:id="4">
    <w:p w:rsidR="00F76F60" w:rsidRPr="00494BBA" w:rsidRDefault="00F76F60" w:rsidP="00494BBA">
      <w:pPr>
        <w:pStyle w:val="FootnoteText"/>
        <w:spacing w:after="96"/>
        <w:ind w:firstLine="288"/>
        <w:rPr>
          <w:ins w:id="151" w:author="Author"/>
        </w:rPr>
      </w:pPr>
      <w:ins w:id="152" w:author="Author">
        <w:r w:rsidRPr="00494BBA">
          <w:rPr>
            <w:rStyle w:val="FootnoteReference"/>
          </w:rPr>
          <w:footnoteRef/>
        </w:r>
        <w:r w:rsidRPr="00494BBA">
          <w:t xml:space="preserve"> </w:t>
        </w:r>
        <w:r w:rsidRPr="00494BBA">
          <w:rPr>
            <w:b/>
          </w:rPr>
          <w:t xml:space="preserve">40:33 </w:t>
        </w:r>
        <w:r w:rsidRPr="00494BBA">
          <w:t>Or “curtain.”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349B2">
        <w:t>Exodus Chapter 40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349B2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349B2">
      <w:rPr>
        <w:noProof/>
        <w:snapToGrid w:val="0"/>
      </w:rPr>
      <w:t>Exodus 40.Revised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F349B2">
        <w:t>Exodus Chapter 40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349B2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349B2">
      <w:rPr>
        <w:noProof/>
        <w:snapToGrid w:val="0"/>
      </w:rPr>
      <w:t>Exodus 40.Revised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F349B2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F349B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F349B2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F349B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7E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A2D7E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349B2"/>
    <w:rsid w:val="00F63146"/>
    <w:rsid w:val="00F66502"/>
    <w:rsid w:val="00F76F60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DF280B9-26E2-4F6F-9055-78198EA520BA}"/>
  <w:attachedTemplate r:id="R9899bbec5f3949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76F60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6F60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76F6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9899bbec5f3949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967</ap:Words>
  <ap:Characters>4161</ap:Characters>
  <ap:Application>Microsoft Office Word</ap:Application>
  <ap:DocSecurity>0</ap:DocSecurity>
  <ap:Lines>73</ap:Lines>
  <ap:Paragraphs>21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5107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40</dc:title>
  <dc:subject/>
  <dc:creator>Ruth Farrugia</dc:creator>
  <cp:keywords/>
  <dc:description/>
  <cp:lastModifiedBy>Farrugia, Ruth</cp:lastModifiedBy>
  <cp:revision>3</cp:revision>
  <dcterms:created xsi:type="dcterms:W3CDTF">2020-12-17T13:23:00Z</dcterms:created>
  <dcterms:modified xsi:type="dcterms:W3CDTF">2020-12-17T13:23:00Z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40.docx</vt:lpwstr>
  </property>
  <property fmtid="{D5CDD505-2E9C-101B-9397-08002B2CF9AE}" pid="9" name="_TranslationDocumentId">
    <vt:i4>19420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2040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40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