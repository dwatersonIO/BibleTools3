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049E" w:rsidRPr="003A435A" w:rsidRDefault="0090049E" w:rsidP="0090049E">
      <w:pPr>
        <w:rPr>
          <w:rFonts w:ascii="Trebuchet MS" w:hAnsi="Trebuchet MS"/>
          <w:noProof/>
          <w:sz w:val="24"/>
        </w:rPr>
      </w:pPr>
      <w:bookmarkStart w:id="0" w:name="_GoBack"/>
      <w:bookmarkEnd w:id="0"/>
      <w:r w:rsidRPr="003A435A">
        <w:rPr>
          <w:rFonts w:ascii="Trebuchet MS" w:hAnsi="Trebuchet MS"/>
          <w:b/>
          <w:sz w:val="24"/>
        </w:rPr>
        <w:t xml:space="preserve">36:1 </w:t>
      </w:r>
      <w:r w:rsidRPr="003A435A">
        <w:rPr>
          <w:rFonts w:ascii="Trebuchet MS" w:hAnsi="Trebuchet MS"/>
          <w:noProof/>
          <w:sz w:val="24"/>
        </w:rPr>
        <w:t>“</w:t>
      </w:r>
      <w:del w:id="1" w:author="Author">
        <w:r w:rsidRPr="003A435A">
          <w:rPr>
            <w:rFonts w:ascii="Trebuchet MS" w:hAnsi="Trebuchet MS"/>
            <w:noProof/>
            <w:sz w:val="24"/>
          </w:rPr>
          <w:delText xml:space="preserve">And </w:delText>
        </w:r>
      </w:del>
      <w:r w:rsidRPr="003A435A">
        <w:rPr>
          <w:rFonts w:ascii="Trebuchet MS" w:hAnsi="Trebuchet MS"/>
          <w:noProof/>
          <w:sz w:val="24"/>
        </w:rPr>
        <w:t xml:space="preserve">Bez′al·el </w:t>
      </w:r>
      <w:del w:id="2" w:author="Author">
        <w:r w:rsidRPr="003A435A">
          <w:rPr>
            <w:rFonts w:ascii="Trebuchet MS" w:hAnsi="Trebuchet MS"/>
            <w:noProof/>
            <w:sz w:val="24"/>
          </w:rPr>
          <w:delText>must</w:delText>
        </w:r>
      </w:del>
      <w:ins w:id="3" w:author="Author">
        <w:r w:rsidRPr="003A435A">
          <w:rPr>
            <w:rFonts w:ascii="Trebuchet MS" w:hAnsi="Trebuchet MS"/>
            <w:noProof/>
            <w:sz w:val="24"/>
          </w:rPr>
          <w:t>will</w:t>
        </w:r>
      </w:ins>
      <w:r w:rsidRPr="003A435A">
        <w:rPr>
          <w:rFonts w:ascii="Trebuchet MS" w:hAnsi="Trebuchet MS"/>
          <w:noProof/>
          <w:sz w:val="24"/>
        </w:rPr>
        <w:t xml:space="preserve"> work</w:t>
      </w:r>
      <w:del w:id="4" w:author="Author">
        <w:r w:rsidRPr="003A435A">
          <w:rPr>
            <w:rFonts w:ascii="Trebuchet MS" w:hAnsi="Trebuchet MS"/>
            <w:noProof/>
            <w:sz w:val="24"/>
          </w:rPr>
          <w:delText>, also</w:delText>
        </w:r>
      </w:del>
      <w:ins w:id="5" w:author="Author">
        <w:r w:rsidRPr="003A435A">
          <w:rPr>
            <w:rFonts w:ascii="Trebuchet MS" w:hAnsi="Trebuchet MS"/>
            <w:noProof/>
            <w:sz w:val="24"/>
          </w:rPr>
          <w:t xml:space="preserve"> along with</w:t>
        </w:r>
      </w:ins>
      <w:r w:rsidRPr="003A435A">
        <w:rPr>
          <w:rFonts w:ascii="Trebuchet MS" w:hAnsi="Trebuchet MS"/>
          <w:noProof/>
          <w:sz w:val="24"/>
        </w:rPr>
        <w:t xml:space="preserve"> O·ho′li·ab and every </w:t>
      </w:r>
      <w:del w:id="6" w:author="Author">
        <w:r w:rsidRPr="003A435A">
          <w:rPr>
            <w:rFonts w:ascii="Trebuchet MS" w:hAnsi="Trebuchet MS"/>
            <w:noProof/>
            <w:sz w:val="24"/>
          </w:rPr>
          <w:delText>wise-hearted</w:delText>
        </w:r>
      </w:del>
      <w:ins w:id="7" w:author="Author">
        <w:r w:rsidRPr="003A435A">
          <w:rPr>
            <w:rFonts w:ascii="Trebuchet MS" w:hAnsi="Trebuchet MS"/>
            <w:noProof/>
            <w:sz w:val="24"/>
          </w:rPr>
          <w:t>skilled</w:t>
        </w:r>
      </w:ins>
      <w:r w:rsidRPr="003A435A">
        <w:rPr>
          <w:rFonts w:ascii="Trebuchet MS" w:hAnsi="Trebuchet MS"/>
          <w:noProof/>
          <w:sz w:val="24"/>
        </w:rPr>
        <w:t xml:space="preserve"> man</w:t>
      </w:r>
      <w:ins w:id="8" w:author="Author">
        <w:r w:rsidRPr="003A435A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3A435A">
        <w:rPr>
          <w:rFonts w:ascii="Trebuchet MS" w:hAnsi="Trebuchet MS"/>
          <w:noProof/>
          <w:sz w:val="24"/>
        </w:rPr>
        <w:t xml:space="preserve"> to whom Jehovah has given wisdom and understanding </w:t>
      </w:r>
      <w:del w:id="11" w:author="Author">
        <w:r w:rsidRPr="003A435A">
          <w:rPr>
            <w:rFonts w:ascii="Trebuchet MS" w:hAnsi="Trebuchet MS"/>
            <w:noProof/>
            <w:sz w:val="24"/>
          </w:rPr>
          <w:delText>in these things in order</w:delText>
        </w:r>
      </w:del>
      <w:ins w:id="12" w:author="Author">
        <w:r w:rsidRPr="003A435A">
          <w:rPr>
            <w:rFonts w:ascii="Trebuchet MS" w:hAnsi="Trebuchet MS"/>
            <w:noProof/>
            <w:sz w:val="24"/>
          </w:rPr>
          <w:t>so as</w:t>
        </w:r>
      </w:ins>
      <w:r w:rsidRPr="003A435A">
        <w:rPr>
          <w:rFonts w:ascii="Trebuchet MS" w:hAnsi="Trebuchet MS"/>
          <w:noProof/>
          <w:sz w:val="24"/>
        </w:rPr>
        <w:t xml:space="preserve"> to know how to do all the work of the holy service </w:t>
      </w:r>
      <w:del w:id="13" w:author="Author">
        <w:r w:rsidRPr="003A435A">
          <w:rPr>
            <w:rFonts w:ascii="Trebuchet MS" w:hAnsi="Trebuchet MS"/>
            <w:noProof/>
            <w:sz w:val="24"/>
          </w:rPr>
          <w:delText>according to all that</w:delText>
        </w:r>
      </w:del>
      <w:ins w:id="14" w:author="Author">
        <w:r w:rsidRPr="003A435A">
          <w:rPr>
            <w:rFonts w:ascii="Trebuchet MS" w:hAnsi="Trebuchet MS"/>
            <w:noProof/>
            <w:sz w:val="24"/>
          </w:rPr>
          <w:t>just as</w:t>
        </w:r>
      </w:ins>
      <w:r w:rsidRPr="003A435A">
        <w:rPr>
          <w:rFonts w:ascii="Trebuchet MS" w:hAnsi="Trebuchet MS"/>
          <w:noProof/>
          <w:sz w:val="24"/>
        </w:rPr>
        <w:t xml:space="preserve"> Jehovah has commanded.”</w:t>
      </w:r>
    </w:p>
    <w:p w:rsidR="0090049E" w:rsidRPr="003A435A" w:rsidRDefault="0090049E" w:rsidP="0090049E">
      <w:pPr>
        <w:rPr>
          <w:rFonts w:ascii="Trebuchet MS" w:hAnsi="Trebuchet MS"/>
          <w:noProof/>
          <w:sz w:val="24"/>
        </w:rPr>
      </w:pPr>
      <w:r w:rsidRPr="003A435A">
        <w:rPr>
          <w:rFonts w:ascii="Trebuchet MS" w:hAnsi="Trebuchet MS"/>
          <w:b/>
          <w:sz w:val="24"/>
        </w:rPr>
        <w:t xml:space="preserve">36:2 </w:t>
      </w:r>
      <w:del w:id="15" w:author="Author">
        <w:r w:rsidRPr="003A435A">
          <w:rPr>
            <w:rFonts w:ascii="Trebuchet MS" w:hAnsi="Trebuchet MS"/>
            <w:noProof/>
            <w:sz w:val="24"/>
          </w:rPr>
          <w:delText xml:space="preserve">And </w:delText>
        </w:r>
      </w:del>
      <w:r w:rsidRPr="003A435A">
        <w:rPr>
          <w:rFonts w:ascii="Trebuchet MS" w:hAnsi="Trebuchet MS"/>
          <w:noProof/>
          <w:sz w:val="24"/>
        </w:rPr>
        <w:t xml:space="preserve">Moses </w:t>
      </w:r>
      <w:del w:id="16" w:author="Author">
        <w:r w:rsidRPr="003A435A">
          <w:rPr>
            <w:rFonts w:ascii="Trebuchet MS" w:hAnsi="Trebuchet MS"/>
            <w:noProof/>
            <w:sz w:val="24"/>
          </w:rPr>
          <w:delText>proceeded to call</w:delText>
        </w:r>
      </w:del>
      <w:ins w:id="17" w:author="Author">
        <w:r w:rsidRPr="003A435A">
          <w:rPr>
            <w:rFonts w:ascii="Trebuchet MS" w:hAnsi="Trebuchet MS"/>
            <w:noProof/>
            <w:sz w:val="24"/>
          </w:rPr>
          <w:t>then called</w:t>
        </w:r>
      </w:ins>
      <w:r w:rsidRPr="003A435A">
        <w:rPr>
          <w:rFonts w:ascii="Trebuchet MS" w:hAnsi="Trebuchet MS"/>
          <w:noProof/>
          <w:sz w:val="24"/>
        </w:rPr>
        <w:t xml:space="preserve"> Bez′al·el and O·ho′li·ab and every </w:t>
      </w:r>
      <w:del w:id="18" w:author="Author">
        <w:r w:rsidRPr="003A435A">
          <w:rPr>
            <w:rFonts w:ascii="Trebuchet MS" w:hAnsi="Trebuchet MS"/>
            <w:noProof/>
            <w:sz w:val="24"/>
          </w:rPr>
          <w:delText>wise-hearted</w:delText>
        </w:r>
      </w:del>
      <w:ins w:id="19" w:author="Author">
        <w:r w:rsidRPr="003A435A">
          <w:rPr>
            <w:rFonts w:ascii="Trebuchet MS" w:hAnsi="Trebuchet MS"/>
            <w:noProof/>
            <w:sz w:val="24"/>
          </w:rPr>
          <w:t>skilled</w:t>
        </w:r>
      </w:ins>
      <w:r w:rsidRPr="003A435A">
        <w:rPr>
          <w:rFonts w:ascii="Trebuchet MS" w:hAnsi="Trebuchet MS"/>
          <w:noProof/>
          <w:sz w:val="24"/>
        </w:rPr>
        <w:t xml:space="preserve"> man into whose heart Jehovah had put wisdom, everyone whose heart impelled him to </w:t>
      </w:r>
      <w:del w:id="20" w:author="Author">
        <w:r w:rsidRPr="003A435A">
          <w:rPr>
            <w:rFonts w:ascii="Trebuchet MS" w:hAnsi="Trebuchet MS"/>
            <w:noProof/>
            <w:sz w:val="24"/>
          </w:rPr>
          <w:delText xml:space="preserve">approach </w:delText>
        </w:r>
      </w:del>
      <w:ins w:id="21" w:author="Author">
        <w:r w:rsidRPr="003A435A">
          <w:rPr>
            <w:rFonts w:ascii="Trebuchet MS" w:hAnsi="Trebuchet MS"/>
            <w:noProof/>
            <w:sz w:val="24"/>
          </w:rPr>
          <w:t xml:space="preserve">volunteer to do </w:t>
        </w:r>
      </w:ins>
      <w:r w:rsidRPr="003A435A">
        <w:rPr>
          <w:rFonts w:ascii="Trebuchet MS" w:hAnsi="Trebuchet MS"/>
          <w:noProof/>
          <w:sz w:val="24"/>
        </w:rPr>
        <w:t>the work</w:t>
      </w:r>
      <w:del w:id="22" w:author="Author">
        <w:r w:rsidRPr="003A435A">
          <w:rPr>
            <w:rFonts w:ascii="Trebuchet MS" w:hAnsi="Trebuchet MS"/>
            <w:noProof/>
            <w:sz w:val="24"/>
          </w:rPr>
          <w:delText xml:space="preserve"> in order to do it</w:delText>
        </w:r>
      </w:del>
      <w:r w:rsidRPr="003A435A">
        <w:rPr>
          <w:rFonts w:ascii="Trebuchet MS" w:hAnsi="Trebuchet MS"/>
          <w:noProof/>
          <w:sz w:val="24"/>
        </w:rPr>
        <w:t xml:space="preserve">. </w:t>
      </w:r>
      <w:r w:rsidRPr="003A435A">
        <w:rPr>
          <w:rFonts w:ascii="Trebuchet MS" w:hAnsi="Trebuchet MS"/>
          <w:b/>
          <w:noProof/>
          <w:sz w:val="24"/>
        </w:rPr>
        <w:t xml:space="preserve">36:3 </w:t>
      </w:r>
      <w:r w:rsidRPr="003A435A">
        <w:rPr>
          <w:rFonts w:ascii="Trebuchet MS" w:hAnsi="Trebuchet MS"/>
          <w:noProof/>
          <w:sz w:val="24"/>
        </w:rPr>
        <w:t xml:space="preserve">Then they took from </w:t>
      </w:r>
      <w:del w:id="23" w:author="Author">
        <w:r w:rsidRPr="003A435A">
          <w:rPr>
            <w:rFonts w:ascii="Trebuchet MS" w:hAnsi="Trebuchet MS"/>
            <w:noProof/>
            <w:sz w:val="24"/>
          </w:rPr>
          <w:delText xml:space="preserve">before </w:delText>
        </w:r>
      </w:del>
      <w:r w:rsidRPr="003A435A">
        <w:rPr>
          <w:rFonts w:ascii="Trebuchet MS" w:hAnsi="Trebuchet MS"/>
          <w:noProof/>
          <w:sz w:val="24"/>
        </w:rPr>
        <w:t xml:space="preserve">Moses all the contribution that the </w:t>
      </w:r>
      <w:del w:id="24" w:author="Author">
        <w:r w:rsidRPr="003A435A">
          <w:rPr>
            <w:rFonts w:ascii="Trebuchet MS" w:hAnsi="Trebuchet MS"/>
            <w:noProof/>
            <w:sz w:val="24"/>
          </w:rPr>
          <w:delText>sons of Israel</w:delText>
        </w:r>
      </w:del>
      <w:ins w:id="25" w:author="Author">
        <w:r w:rsidRPr="003A435A">
          <w:rPr>
            <w:rFonts w:ascii="Trebuchet MS" w:hAnsi="Trebuchet MS"/>
            <w:noProof/>
            <w:sz w:val="24"/>
          </w:rPr>
          <w:t>Israelites</w:t>
        </w:r>
      </w:ins>
      <w:r w:rsidRPr="003A435A">
        <w:rPr>
          <w:rFonts w:ascii="Trebuchet MS" w:hAnsi="Trebuchet MS"/>
          <w:noProof/>
          <w:sz w:val="24"/>
        </w:rPr>
        <w:t xml:space="preserve"> had brought for the work of the holy service</w:t>
      </w:r>
      <w:del w:id="26" w:author="Author">
        <w:r w:rsidRPr="003A435A">
          <w:rPr>
            <w:rFonts w:ascii="Trebuchet MS" w:hAnsi="Trebuchet MS"/>
            <w:noProof/>
            <w:sz w:val="24"/>
          </w:rPr>
          <w:delText xml:space="preserve"> so as</w:delText>
        </w:r>
      </w:del>
      <w:ins w:id="27" w:author="Author">
        <w:r w:rsidRPr="003A435A">
          <w:rPr>
            <w:rFonts w:ascii="Trebuchet MS" w:hAnsi="Trebuchet MS"/>
            <w:noProof/>
            <w:sz w:val="24"/>
          </w:rPr>
          <w:t>. However, these continued</w:t>
        </w:r>
      </w:ins>
      <w:r w:rsidRPr="003A435A">
        <w:rPr>
          <w:rFonts w:ascii="Trebuchet MS" w:hAnsi="Trebuchet MS"/>
          <w:noProof/>
          <w:sz w:val="24"/>
        </w:rPr>
        <w:t xml:space="preserve"> to </w:t>
      </w:r>
      <w:del w:id="28" w:author="Author">
        <w:r w:rsidRPr="003A435A">
          <w:rPr>
            <w:rFonts w:ascii="Trebuchet MS" w:hAnsi="Trebuchet MS"/>
            <w:noProof/>
            <w:sz w:val="24"/>
          </w:rPr>
          <w:delText>do it, and, as for the latter, they still brought to</w:delText>
        </w:r>
      </w:del>
      <w:ins w:id="29" w:author="Author">
        <w:r w:rsidRPr="003A435A">
          <w:rPr>
            <w:rFonts w:ascii="Trebuchet MS" w:hAnsi="Trebuchet MS"/>
            <w:noProof/>
            <w:sz w:val="24"/>
          </w:rPr>
          <w:t>bring</w:t>
        </w:r>
      </w:ins>
      <w:r w:rsidRPr="003A435A">
        <w:rPr>
          <w:rFonts w:ascii="Trebuchet MS" w:hAnsi="Trebuchet MS"/>
          <w:noProof/>
          <w:sz w:val="24"/>
        </w:rPr>
        <w:t xml:space="preserve"> him </w:t>
      </w:r>
      <w:del w:id="30" w:author="Author">
        <w:r w:rsidRPr="003A435A">
          <w:rPr>
            <w:rFonts w:ascii="Trebuchet MS" w:hAnsi="Trebuchet MS"/>
            <w:noProof/>
            <w:sz w:val="24"/>
          </w:rPr>
          <w:delText xml:space="preserve">a </w:delText>
        </w:r>
      </w:del>
      <w:r w:rsidRPr="003A435A">
        <w:rPr>
          <w:rFonts w:ascii="Trebuchet MS" w:hAnsi="Trebuchet MS"/>
          <w:noProof/>
          <w:sz w:val="24"/>
        </w:rPr>
        <w:t xml:space="preserve">voluntary </w:t>
      </w:r>
      <w:del w:id="31" w:author="Author">
        <w:r w:rsidRPr="003A435A">
          <w:rPr>
            <w:rFonts w:ascii="Trebuchet MS" w:hAnsi="Trebuchet MS"/>
            <w:noProof/>
            <w:sz w:val="24"/>
          </w:rPr>
          <w:delText>offering</w:delText>
        </w:r>
      </w:del>
      <w:ins w:id="32" w:author="Author">
        <w:r w:rsidRPr="003A435A">
          <w:rPr>
            <w:rFonts w:ascii="Trebuchet MS" w:hAnsi="Trebuchet MS"/>
            <w:noProof/>
            <w:sz w:val="24"/>
          </w:rPr>
          <w:t>offerings,</w:t>
        </w:r>
      </w:ins>
      <w:r w:rsidRPr="003A435A">
        <w:rPr>
          <w:rFonts w:ascii="Trebuchet MS" w:hAnsi="Trebuchet MS"/>
          <w:noProof/>
          <w:sz w:val="24"/>
        </w:rPr>
        <w:t xml:space="preserve"> morning after morning.</w:t>
      </w:r>
    </w:p>
    <w:p w:rsidR="0090049E" w:rsidRPr="003A435A" w:rsidRDefault="0090049E" w:rsidP="0090049E">
      <w:pPr>
        <w:rPr>
          <w:rFonts w:ascii="Trebuchet MS" w:hAnsi="Trebuchet MS"/>
          <w:noProof/>
          <w:sz w:val="24"/>
        </w:rPr>
      </w:pPr>
      <w:r w:rsidRPr="003A435A">
        <w:rPr>
          <w:rFonts w:ascii="Trebuchet MS" w:hAnsi="Trebuchet MS"/>
          <w:b/>
          <w:sz w:val="24"/>
        </w:rPr>
        <w:t xml:space="preserve">36:4 </w:t>
      </w:r>
      <w:del w:id="33" w:author="Author">
        <w:r w:rsidRPr="003A435A">
          <w:rPr>
            <w:rFonts w:ascii="Trebuchet MS" w:hAnsi="Trebuchet MS"/>
            <w:noProof/>
            <w:sz w:val="24"/>
          </w:rPr>
          <w:delText xml:space="preserve">And all the wise ones who were doing all the </w:delText>
        </w:r>
      </w:del>
      <w:ins w:id="34" w:author="Author">
        <w:r w:rsidRPr="003A435A">
          <w:rPr>
            <w:rFonts w:ascii="Trebuchet MS" w:hAnsi="Trebuchet MS"/>
            <w:noProof/>
            <w:sz w:val="24"/>
          </w:rPr>
          <w:t xml:space="preserve">Then after they started the </w:t>
        </w:r>
      </w:ins>
      <w:r w:rsidRPr="003A435A">
        <w:rPr>
          <w:rFonts w:ascii="Trebuchet MS" w:hAnsi="Trebuchet MS"/>
          <w:noProof/>
          <w:sz w:val="24"/>
        </w:rPr>
        <w:t>holy work</w:t>
      </w:r>
      <w:del w:id="35" w:author="Author">
        <w:r w:rsidRPr="003A435A">
          <w:rPr>
            <w:rFonts w:ascii="Trebuchet MS" w:hAnsi="Trebuchet MS"/>
            <w:noProof/>
            <w:sz w:val="24"/>
          </w:rPr>
          <w:delText xml:space="preserve"> began to come</w:delText>
        </w:r>
      </w:del>
      <w:ins w:id="36" w:author="Author">
        <w:r w:rsidRPr="003A435A">
          <w:rPr>
            <w:rFonts w:ascii="Trebuchet MS" w:hAnsi="Trebuchet MS"/>
            <w:noProof/>
            <w:sz w:val="24"/>
          </w:rPr>
          <w:t>, all the skilled workers were coming</w:t>
        </w:r>
      </w:ins>
      <w:r w:rsidRPr="003A435A">
        <w:rPr>
          <w:rFonts w:ascii="Trebuchet MS" w:hAnsi="Trebuchet MS"/>
          <w:noProof/>
          <w:sz w:val="24"/>
        </w:rPr>
        <w:t xml:space="preserve">, one </w:t>
      </w:r>
      <w:del w:id="37" w:author="Author">
        <w:r w:rsidRPr="003A435A">
          <w:rPr>
            <w:rFonts w:ascii="Trebuchet MS" w:hAnsi="Trebuchet MS"/>
            <w:noProof/>
            <w:sz w:val="24"/>
          </w:rPr>
          <w:delText xml:space="preserve">man </w:delText>
        </w:r>
      </w:del>
      <w:r w:rsidRPr="003A435A">
        <w:rPr>
          <w:rFonts w:ascii="Trebuchet MS" w:hAnsi="Trebuchet MS"/>
          <w:noProof/>
          <w:sz w:val="24"/>
        </w:rPr>
        <w:t xml:space="preserve">after another, </w:t>
      </w:r>
      <w:del w:id="38" w:author="Author">
        <w:r w:rsidRPr="003A435A">
          <w:rPr>
            <w:rFonts w:ascii="Trebuchet MS" w:hAnsi="Trebuchet MS"/>
            <w:noProof/>
            <w:sz w:val="24"/>
          </w:rPr>
          <w:delText xml:space="preserve">from their work that they were doing, </w:delText>
        </w:r>
      </w:del>
      <w:r w:rsidRPr="003A435A">
        <w:rPr>
          <w:rFonts w:ascii="Trebuchet MS" w:hAnsi="Trebuchet MS"/>
          <w:b/>
          <w:noProof/>
          <w:sz w:val="24"/>
        </w:rPr>
        <w:t xml:space="preserve">36:5 </w:t>
      </w:r>
      <w:r w:rsidRPr="003A435A">
        <w:rPr>
          <w:rFonts w:ascii="Trebuchet MS" w:hAnsi="Trebuchet MS"/>
          <w:noProof/>
          <w:sz w:val="24"/>
        </w:rPr>
        <w:t xml:space="preserve">and </w:t>
      </w:r>
      <w:del w:id="39" w:author="Author">
        <w:r w:rsidRPr="003A435A">
          <w:rPr>
            <w:rFonts w:ascii="Trebuchet MS" w:hAnsi="Trebuchet MS"/>
            <w:noProof/>
            <w:sz w:val="24"/>
          </w:rPr>
          <w:delText>to say to</w:delText>
        </w:r>
      </w:del>
      <w:ins w:id="40" w:author="Author">
        <w:r w:rsidRPr="003A435A">
          <w:rPr>
            <w:rFonts w:ascii="Trebuchet MS" w:hAnsi="Trebuchet MS"/>
            <w:noProof/>
            <w:sz w:val="24"/>
          </w:rPr>
          <w:t>they were telling</w:t>
        </w:r>
      </w:ins>
      <w:r w:rsidRPr="003A435A">
        <w:rPr>
          <w:rFonts w:ascii="Trebuchet MS" w:hAnsi="Trebuchet MS"/>
          <w:noProof/>
          <w:sz w:val="24"/>
        </w:rPr>
        <w:t xml:space="preserve"> Moses: “The people are bringing much more than what </w:t>
      </w:r>
      <w:del w:id="41" w:author="Author">
        <w:r w:rsidRPr="003A435A">
          <w:rPr>
            <w:rFonts w:ascii="Trebuchet MS" w:hAnsi="Trebuchet MS"/>
            <w:noProof/>
            <w:sz w:val="24"/>
          </w:rPr>
          <w:delText>the service needs</w:delText>
        </w:r>
      </w:del>
      <w:ins w:id="42" w:author="Author">
        <w:r w:rsidRPr="003A435A">
          <w:rPr>
            <w:rFonts w:ascii="Trebuchet MS" w:hAnsi="Trebuchet MS"/>
            <w:noProof/>
            <w:sz w:val="24"/>
          </w:rPr>
          <w:t>is required</w:t>
        </w:r>
      </w:ins>
      <w:r w:rsidRPr="003A435A">
        <w:rPr>
          <w:rFonts w:ascii="Trebuchet MS" w:hAnsi="Trebuchet MS"/>
          <w:noProof/>
          <w:sz w:val="24"/>
        </w:rPr>
        <w:t xml:space="preserve"> for the work that Jehovah has commanded to be done.” </w:t>
      </w:r>
      <w:r w:rsidRPr="003A435A">
        <w:rPr>
          <w:rFonts w:ascii="Trebuchet MS" w:hAnsi="Trebuchet MS"/>
          <w:b/>
          <w:noProof/>
          <w:sz w:val="24"/>
        </w:rPr>
        <w:t xml:space="preserve">36:6 </w:t>
      </w:r>
      <w:r w:rsidRPr="003A435A">
        <w:rPr>
          <w:rFonts w:ascii="Trebuchet MS" w:hAnsi="Trebuchet MS"/>
          <w:noProof/>
          <w:sz w:val="24"/>
        </w:rPr>
        <w:t xml:space="preserve">So Moses commanded that </w:t>
      </w:r>
      <w:del w:id="43" w:author="Author">
        <w:r w:rsidRPr="003A435A">
          <w:rPr>
            <w:rFonts w:ascii="Trebuchet MS" w:hAnsi="Trebuchet MS"/>
            <w:noProof/>
            <w:sz w:val="24"/>
          </w:rPr>
          <w:delText xml:space="preserve">they should cause </w:delText>
        </w:r>
      </w:del>
      <w:r w:rsidRPr="003A435A">
        <w:rPr>
          <w:rFonts w:ascii="Trebuchet MS" w:hAnsi="Trebuchet MS"/>
          <w:noProof/>
          <w:sz w:val="24"/>
        </w:rPr>
        <w:t xml:space="preserve">an announcement </w:t>
      </w:r>
      <w:del w:id="44" w:author="Author">
        <w:r w:rsidRPr="003A435A">
          <w:rPr>
            <w:rFonts w:ascii="Trebuchet MS" w:hAnsi="Trebuchet MS"/>
            <w:noProof/>
            <w:sz w:val="24"/>
          </w:rPr>
          <w:delText>to pass through</w:delText>
        </w:r>
      </w:del>
      <w:ins w:id="45" w:author="Author">
        <w:r w:rsidRPr="003A435A">
          <w:rPr>
            <w:rFonts w:ascii="Trebuchet MS" w:hAnsi="Trebuchet MS"/>
            <w:noProof/>
            <w:sz w:val="24"/>
          </w:rPr>
          <w:t>be made throughout</w:t>
        </w:r>
      </w:ins>
      <w:r w:rsidRPr="003A435A">
        <w:rPr>
          <w:rFonts w:ascii="Trebuchet MS" w:hAnsi="Trebuchet MS"/>
          <w:noProof/>
          <w:sz w:val="24"/>
        </w:rPr>
        <w:t xml:space="preserve"> the camp, saying: “Men and women, do not </w:t>
      </w:r>
      <w:del w:id="46" w:author="Author">
        <w:r w:rsidRPr="003A435A">
          <w:rPr>
            <w:rFonts w:ascii="Trebuchet MS" w:hAnsi="Trebuchet MS"/>
            <w:noProof/>
            <w:sz w:val="24"/>
          </w:rPr>
          <w:delText>produce</w:delText>
        </w:r>
      </w:del>
      <w:ins w:id="47" w:author="Author">
        <w:r w:rsidRPr="003A435A">
          <w:rPr>
            <w:rFonts w:ascii="Trebuchet MS" w:hAnsi="Trebuchet MS"/>
            <w:noProof/>
            <w:sz w:val="24"/>
          </w:rPr>
          <w:t>bring</w:t>
        </w:r>
      </w:ins>
      <w:r w:rsidRPr="003A435A">
        <w:rPr>
          <w:rFonts w:ascii="Trebuchet MS" w:hAnsi="Trebuchet MS"/>
          <w:noProof/>
          <w:sz w:val="24"/>
        </w:rPr>
        <w:t xml:space="preserve"> any more </w:t>
      </w:r>
      <w:del w:id="48" w:author="Author">
        <w:r w:rsidRPr="003A435A">
          <w:rPr>
            <w:rFonts w:ascii="Trebuchet MS" w:hAnsi="Trebuchet MS"/>
            <w:noProof/>
            <w:sz w:val="24"/>
          </w:rPr>
          <w:delText>stuff</w:delText>
        </w:r>
      </w:del>
      <w:ins w:id="49" w:author="Author">
        <w:r w:rsidRPr="003A435A">
          <w:rPr>
            <w:rFonts w:ascii="Trebuchet MS" w:hAnsi="Trebuchet MS"/>
            <w:noProof/>
            <w:sz w:val="24"/>
          </w:rPr>
          <w:t>goods</w:t>
        </w:r>
      </w:ins>
      <w:r w:rsidRPr="003A435A">
        <w:rPr>
          <w:rFonts w:ascii="Trebuchet MS" w:hAnsi="Trebuchet MS"/>
          <w:noProof/>
          <w:sz w:val="24"/>
        </w:rPr>
        <w:t xml:space="preserve"> for the holy contribution.” With that the people were restrained from bringing </w:t>
      </w:r>
      <w:del w:id="50" w:author="Author">
        <w:r w:rsidRPr="003A435A">
          <w:rPr>
            <w:rFonts w:ascii="Trebuchet MS" w:hAnsi="Trebuchet MS"/>
            <w:noProof/>
            <w:sz w:val="24"/>
          </w:rPr>
          <w:delText xml:space="preserve">it </w:delText>
        </w:r>
      </w:del>
      <w:r w:rsidRPr="003A435A">
        <w:rPr>
          <w:rFonts w:ascii="Trebuchet MS" w:hAnsi="Trebuchet MS"/>
          <w:noProof/>
          <w:sz w:val="24"/>
        </w:rPr>
        <w:t>in</w:t>
      </w:r>
      <w:ins w:id="51" w:author="Author">
        <w:r w:rsidRPr="003A435A">
          <w:rPr>
            <w:rFonts w:ascii="Trebuchet MS" w:hAnsi="Trebuchet MS"/>
            <w:noProof/>
            <w:sz w:val="24"/>
          </w:rPr>
          <w:t xml:space="preserve"> anything else</w:t>
        </w:r>
      </w:ins>
      <w:r w:rsidRPr="003A435A">
        <w:rPr>
          <w:rFonts w:ascii="Trebuchet MS" w:hAnsi="Trebuchet MS"/>
          <w:noProof/>
          <w:sz w:val="24"/>
        </w:rPr>
        <w:t xml:space="preserve">. </w:t>
      </w:r>
      <w:r w:rsidRPr="003A435A">
        <w:rPr>
          <w:rFonts w:ascii="Trebuchet MS" w:hAnsi="Trebuchet MS"/>
          <w:b/>
          <w:noProof/>
          <w:sz w:val="24"/>
        </w:rPr>
        <w:t xml:space="preserve">36:7 </w:t>
      </w:r>
      <w:del w:id="52" w:author="Author">
        <w:r w:rsidRPr="003A435A">
          <w:rPr>
            <w:rFonts w:ascii="Trebuchet MS" w:hAnsi="Trebuchet MS"/>
            <w:noProof/>
            <w:sz w:val="24"/>
          </w:rPr>
          <w:delText>And the stuff proved to be</w:delText>
        </w:r>
      </w:del>
      <w:ins w:id="53" w:author="Author">
        <w:r w:rsidRPr="003A435A">
          <w:rPr>
            <w:rFonts w:ascii="Trebuchet MS" w:hAnsi="Trebuchet MS"/>
            <w:noProof/>
            <w:sz w:val="24"/>
          </w:rPr>
          <w:t>The goods were</w:t>
        </w:r>
      </w:ins>
      <w:r w:rsidRPr="003A435A">
        <w:rPr>
          <w:rFonts w:ascii="Trebuchet MS" w:hAnsi="Trebuchet MS"/>
          <w:noProof/>
          <w:sz w:val="24"/>
        </w:rPr>
        <w:t xml:space="preserve"> enough for all the work to be done, and more than enough.</w:t>
      </w:r>
    </w:p>
    <w:p w:rsidR="0090049E" w:rsidRPr="003A435A" w:rsidRDefault="0090049E" w:rsidP="0090049E">
      <w:pPr>
        <w:rPr>
          <w:rFonts w:ascii="Trebuchet MS" w:hAnsi="Trebuchet MS"/>
          <w:noProof/>
          <w:sz w:val="24"/>
        </w:rPr>
      </w:pPr>
      <w:r w:rsidRPr="003A435A">
        <w:rPr>
          <w:rFonts w:ascii="Trebuchet MS" w:hAnsi="Trebuchet MS"/>
          <w:b/>
          <w:sz w:val="24"/>
        </w:rPr>
        <w:t xml:space="preserve">36:8 </w:t>
      </w:r>
      <w:del w:id="54" w:author="Author">
        <w:r w:rsidRPr="003A435A">
          <w:rPr>
            <w:rFonts w:ascii="Trebuchet MS" w:hAnsi="Trebuchet MS"/>
            <w:noProof/>
            <w:sz w:val="24"/>
          </w:rPr>
          <w:delText>And</w:delText>
        </w:r>
      </w:del>
      <w:ins w:id="55" w:author="Author">
        <w:r w:rsidRPr="003A435A">
          <w:rPr>
            <w:rFonts w:ascii="Trebuchet MS" w:hAnsi="Trebuchet MS"/>
            <w:noProof/>
            <w:sz w:val="24"/>
          </w:rPr>
          <w:t>So</w:t>
        </w:r>
      </w:ins>
      <w:r w:rsidRPr="003A435A">
        <w:rPr>
          <w:rFonts w:ascii="Trebuchet MS" w:hAnsi="Trebuchet MS"/>
          <w:noProof/>
          <w:sz w:val="24"/>
        </w:rPr>
        <w:t xml:space="preserve"> all the </w:t>
      </w:r>
      <w:del w:id="56" w:author="Author">
        <w:r w:rsidRPr="003A435A">
          <w:rPr>
            <w:rFonts w:ascii="Trebuchet MS" w:hAnsi="Trebuchet MS"/>
            <w:noProof/>
            <w:sz w:val="24"/>
          </w:rPr>
          <w:delText xml:space="preserve">wise-hearted among those doing the work went making </w:delText>
        </w:r>
      </w:del>
      <w:ins w:id="57" w:author="Author">
        <w:r w:rsidRPr="003A435A">
          <w:rPr>
            <w:rFonts w:ascii="Trebuchet MS" w:hAnsi="Trebuchet MS"/>
            <w:noProof/>
            <w:sz w:val="24"/>
          </w:rPr>
          <w:t xml:space="preserve">skilled workers made </w:t>
        </w:r>
      </w:ins>
      <w:r w:rsidRPr="003A435A">
        <w:rPr>
          <w:rFonts w:ascii="Trebuchet MS" w:hAnsi="Trebuchet MS"/>
          <w:noProof/>
          <w:sz w:val="24"/>
        </w:rPr>
        <w:t>the tabernacle</w:t>
      </w:r>
      <w:del w:id="58" w:author="Author">
        <w:r w:rsidRPr="003A435A">
          <w:rPr>
            <w:rFonts w:ascii="Trebuchet MS" w:hAnsi="Trebuchet MS"/>
            <w:noProof/>
            <w:sz w:val="24"/>
          </w:rPr>
          <w:delText>, the</w:delText>
        </w:r>
      </w:del>
      <w:ins w:id="59" w:author="Author">
        <w:r w:rsidRPr="003A435A">
          <w:rPr>
            <w:rFonts w:ascii="Trebuchet MS" w:hAnsi="Trebuchet MS"/>
            <w:noProof/>
            <w:sz w:val="24"/>
          </w:rPr>
          <w:t xml:space="preserve"> of</w:t>
        </w:r>
      </w:ins>
      <w:r w:rsidRPr="003A435A">
        <w:rPr>
          <w:rFonts w:ascii="Trebuchet MS" w:hAnsi="Trebuchet MS"/>
          <w:noProof/>
          <w:sz w:val="24"/>
        </w:rPr>
        <w:t xml:space="preserve"> ten tent cloths of fine twisted linen</w:t>
      </w:r>
      <w:del w:id="60" w:author="Author">
        <w:r w:rsidRPr="003A435A">
          <w:rPr>
            <w:rFonts w:ascii="Trebuchet MS" w:hAnsi="Trebuchet MS"/>
            <w:noProof/>
            <w:sz w:val="24"/>
          </w:rPr>
          <w:delText xml:space="preserve"> and</w:delText>
        </w:r>
      </w:del>
      <w:ins w:id="61" w:author="Author">
        <w:r w:rsidRPr="003A435A">
          <w:rPr>
            <w:rFonts w:ascii="Trebuchet MS" w:hAnsi="Trebuchet MS"/>
            <w:noProof/>
            <w:sz w:val="24"/>
          </w:rPr>
          <w:t>,</w:t>
        </w:r>
      </w:ins>
      <w:r w:rsidRPr="003A435A">
        <w:rPr>
          <w:rFonts w:ascii="Trebuchet MS" w:hAnsi="Trebuchet MS"/>
          <w:noProof/>
          <w:sz w:val="24"/>
        </w:rPr>
        <w:t xml:space="preserve"> blue thread</w:t>
      </w:r>
      <w:del w:id="62" w:author="Author">
        <w:r w:rsidRPr="003A435A">
          <w:rPr>
            <w:rFonts w:ascii="Trebuchet MS" w:hAnsi="Trebuchet MS"/>
            <w:noProof/>
            <w:sz w:val="24"/>
          </w:rPr>
          <w:delText xml:space="preserve"> and wool dyed reddish</w:delText>
        </w:r>
      </w:del>
      <w:ins w:id="63" w:author="Author">
        <w:r w:rsidRPr="003A435A">
          <w:rPr>
            <w:rFonts w:ascii="Trebuchet MS" w:hAnsi="Trebuchet MS"/>
            <w:noProof/>
            <w:sz w:val="24"/>
          </w:rPr>
          <w:t>,</w:t>
        </w:r>
      </w:ins>
      <w:r w:rsidRPr="003A435A">
        <w:rPr>
          <w:rFonts w:ascii="Trebuchet MS" w:hAnsi="Trebuchet MS"/>
          <w:noProof/>
          <w:sz w:val="24"/>
        </w:rPr>
        <w:t xml:space="preserve"> purple </w:t>
      </w:r>
      <w:ins w:id="64" w:author="Author">
        <w:r w:rsidRPr="003A435A">
          <w:rPr>
            <w:rFonts w:ascii="Trebuchet MS" w:hAnsi="Trebuchet MS"/>
            <w:noProof/>
            <w:sz w:val="24"/>
          </w:rPr>
          <w:t xml:space="preserve">wool, </w:t>
        </w:r>
      </w:ins>
      <w:r w:rsidRPr="003A435A">
        <w:rPr>
          <w:rFonts w:ascii="Trebuchet MS" w:hAnsi="Trebuchet MS"/>
          <w:noProof/>
          <w:sz w:val="24"/>
        </w:rPr>
        <w:t xml:space="preserve">and </w:t>
      </w:r>
      <w:del w:id="65" w:author="Author">
        <w:r w:rsidRPr="003A435A">
          <w:rPr>
            <w:rFonts w:ascii="Trebuchet MS" w:hAnsi="Trebuchet MS"/>
            <w:noProof/>
            <w:sz w:val="24"/>
          </w:rPr>
          <w:delText xml:space="preserve">coccus </w:delText>
        </w:r>
      </w:del>
      <w:r w:rsidRPr="003A435A">
        <w:rPr>
          <w:rFonts w:ascii="Trebuchet MS" w:hAnsi="Trebuchet MS"/>
          <w:noProof/>
          <w:sz w:val="24"/>
        </w:rPr>
        <w:t xml:space="preserve">scarlet material; </w:t>
      </w:r>
      <w:ins w:id="66" w:author="Author">
        <w:r w:rsidRPr="003A435A">
          <w:rPr>
            <w:rFonts w:ascii="Trebuchet MS" w:hAnsi="Trebuchet MS"/>
            <w:noProof/>
            <w:sz w:val="24"/>
          </w:rPr>
          <w:t>he</w:t>
        </w:r>
        <w:r w:rsidRPr="003A435A">
          <w:rPr>
            <w:rStyle w:val="FootnoteReference"/>
            <w:rFonts w:ascii="Trebuchet MS" w:hAnsi="Trebuchet MS"/>
            <w:noProof/>
          </w:rPr>
          <w:footnoteReference w:id="2"/>
        </w:r>
        <w:r w:rsidRPr="003A435A">
          <w:rPr>
            <w:rFonts w:ascii="Trebuchet MS" w:hAnsi="Trebuchet MS"/>
            <w:noProof/>
            <w:sz w:val="24"/>
          </w:rPr>
          <w:t xml:space="preserve"> made them </w:t>
        </w:r>
      </w:ins>
      <w:r w:rsidRPr="003A435A">
        <w:rPr>
          <w:rFonts w:ascii="Trebuchet MS" w:hAnsi="Trebuchet MS"/>
          <w:noProof/>
          <w:sz w:val="24"/>
        </w:rPr>
        <w:t>with cherubs</w:t>
      </w:r>
      <w:del w:id="69" w:author="Author">
        <w:r w:rsidRPr="003A435A">
          <w:rPr>
            <w:rFonts w:ascii="Trebuchet MS" w:hAnsi="Trebuchet MS"/>
            <w:noProof/>
            <w:sz w:val="24"/>
          </w:rPr>
          <w:delText>, the work of an embroiderer, he made them</w:delText>
        </w:r>
      </w:del>
      <w:ins w:id="70" w:author="Author">
        <w:r w:rsidRPr="003A435A">
          <w:rPr>
            <w:rFonts w:ascii="Trebuchet MS" w:hAnsi="Trebuchet MS"/>
            <w:noProof/>
            <w:sz w:val="24"/>
          </w:rPr>
          <w:t xml:space="preserve"> embroidered on them</w:t>
        </w:r>
      </w:ins>
      <w:r w:rsidRPr="003A435A">
        <w:rPr>
          <w:rFonts w:ascii="Trebuchet MS" w:hAnsi="Trebuchet MS"/>
          <w:noProof/>
          <w:sz w:val="24"/>
        </w:rPr>
        <w:t xml:space="preserve">. </w:t>
      </w:r>
      <w:r w:rsidRPr="003A435A">
        <w:rPr>
          <w:rFonts w:ascii="Trebuchet MS" w:hAnsi="Trebuchet MS"/>
          <w:b/>
          <w:noProof/>
          <w:sz w:val="24"/>
        </w:rPr>
        <w:t xml:space="preserve">36:9 </w:t>
      </w:r>
      <w:del w:id="71" w:author="Author">
        <w:r w:rsidRPr="003A435A">
          <w:rPr>
            <w:rFonts w:ascii="Trebuchet MS" w:hAnsi="Trebuchet MS"/>
            <w:noProof/>
            <w:sz w:val="24"/>
          </w:rPr>
          <w:delText>The length of each</w:delText>
        </w:r>
      </w:del>
      <w:ins w:id="72" w:author="Author">
        <w:r w:rsidRPr="003A435A">
          <w:rPr>
            <w:rFonts w:ascii="Trebuchet MS" w:hAnsi="Trebuchet MS"/>
            <w:noProof/>
            <w:sz w:val="24"/>
          </w:rPr>
          <w:t>Each</w:t>
        </w:r>
      </w:ins>
      <w:r w:rsidRPr="003A435A">
        <w:rPr>
          <w:rFonts w:ascii="Trebuchet MS" w:hAnsi="Trebuchet MS"/>
          <w:noProof/>
          <w:sz w:val="24"/>
        </w:rPr>
        <w:t xml:space="preserve"> tent cloth was </w:t>
      </w:r>
      <w:del w:id="73" w:author="Author">
        <w:r w:rsidRPr="003A435A">
          <w:rPr>
            <w:rFonts w:ascii="Trebuchet MS" w:hAnsi="Trebuchet MS"/>
            <w:noProof/>
            <w:sz w:val="24"/>
          </w:rPr>
          <w:delText>twenty-eight</w:delText>
        </w:r>
      </w:del>
      <w:ins w:id="74" w:author="Author">
        <w:r w:rsidRPr="003A435A">
          <w:rPr>
            <w:rFonts w:ascii="Trebuchet MS" w:hAnsi="Trebuchet MS"/>
            <w:noProof/>
            <w:sz w:val="24"/>
          </w:rPr>
          <w:t>28</w:t>
        </w:r>
      </w:ins>
      <w:r w:rsidRPr="003A435A">
        <w:rPr>
          <w:rFonts w:ascii="Trebuchet MS" w:hAnsi="Trebuchet MS"/>
          <w:noProof/>
          <w:sz w:val="24"/>
        </w:rPr>
        <w:t xml:space="preserve"> </w:t>
      </w:r>
      <w:r w:rsidRPr="003A435A">
        <w:rPr>
          <w:rFonts w:ascii="Trebuchet MS" w:hAnsi="Trebuchet MS"/>
          <w:noProof/>
          <w:sz w:val="24"/>
        </w:rPr>
        <w:lastRenderedPageBreak/>
        <w:t>cubits</w:t>
      </w:r>
      <w:del w:id="75" w:author="Author">
        <w:r w:rsidRPr="003A435A">
          <w:rPr>
            <w:rFonts w:ascii="Trebuchet MS" w:hAnsi="Trebuchet MS"/>
            <w:noProof/>
            <w:sz w:val="24"/>
          </w:rPr>
          <w:delText>,</w:delText>
        </w:r>
      </w:del>
      <w:ins w:id="76" w:author="Author">
        <w:r w:rsidRPr="003A435A">
          <w:rPr>
            <w:rStyle w:val="FootnoteReference"/>
            <w:rFonts w:ascii="Trebuchet MS" w:hAnsi="Trebuchet MS"/>
            <w:noProof/>
          </w:rPr>
          <w:footnoteReference w:id="3"/>
        </w:r>
        <w:r w:rsidRPr="003A435A">
          <w:rPr>
            <w:rFonts w:ascii="Trebuchet MS" w:hAnsi="Trebuchet MS"/>
            <w:noProof/>
            <w:sz w:val="24"/>
          </w:rPr>
          <w:t xml:space="preserve"> long</w:t>
        </w:r>
      </w:ins>
      <w:r w:rsidRPr="003A435A">
        <w:rPr>
          <w:rFonts w:ascii="Trebuchet MS" w:hAnsi="Trebuchet MS"/>
          <w:noProof/>
          <w:sz w:val="24"/>
        </w:rPr>
        <w:t xml:space="preserve"> and </w:t>
      </w:r>
      <w:del w:id="79" w:author="Author">
        <w:r w:rsidRPr="003A435A">
          <w:rPr>
            <w:rFonts w:ascii="Trebuchet MS" w:hAnsi="Trebuchet MS"/>
            <w:noProof/>
            <w:sz w:val="24"/>
          </w:rPr>
          <w:delText>the width of each tent cloth four</w:delText>
        </w:r>
      </w:del>
      <w:ins w:id="80" w:author="Author">
        <w:r w:rsidRPr="003A435A">
          <w:rPr>
            <w:rFonts w:ascii="Trebuchet MS" w:hAnsi="Trebuchet MS"/>
            <w:noProof/>
            <w:sz w:val="24"/>
          </w:rPr>
          <w:t>4</w:t>
        </w:r>
      </w:ins>
      <w:r w:rsidRPr="003A435A">
        <w:rPr>
          <w:rFonts w:ascii="Trebuchet MS" w:hAnsi="Trebuchet MS"/>
          <w:noProof/>
          <w:sz w:val="24"/>
        </w:rPr>
        <w:t xml:space="preserve"> cubits</w:t>
      </w:r>
      <w:del w:id="81" w:author="Author">
        <w:r w:rsidRPr="003A435A">
          <w:rPr>
            <w:rFonts w:ascii="Trebuchet MS" w:hAnsi="Trebuchet MS"/>
            <w:noProof/>
            <w:sz w:val="24"/>
          </w:rPr>
          <w:delText>. There was one measure for all</w:delText>
        </w:r>
      </w:del>
      <w:ins w:id="82" w:author="Author">
        <w:r w:rsidRPr="003A435A">
          <w:rPr>
            <w:rFonts w:ascii="Trebuchet MS" w:hAnsi="Trebuchet MS"/>
            <w:noProof/>
            <w:sz w:val="24"/>
          </w:rPr>
          <w:t xml:space="preserve"> wide. All</w:t>
        </w:r>
      </w:ins>
      <w:r w:rsidRPr="003A435A">
        <w:rPr>
          <w:rFonts w:ascii="Trebuchet MS" w:hAnsi="Trebuchet MS"/>
          <w:noProof/>
          <w:sz w:val="24"/>
        </w:rPr>
        <w:t xml:space="preserve"> the tent cloths</w:t>
      </w:r>
      <w:ins w:id="83" w:author="Author">
        <w:r w:rsidRPr="003A435A">
          <w:rPr>
            <w:rFonts w:ascii="Trebuchet MS" w:hAnsi="Trebuchet MS"/>
            <w:noProof/>
            <w:sz w:val="24"/>
          </w:rPr>
          <w:t xml:space="preserve"> were the same size</w:t>
        </w:r>
      </w:ins>
      <w:r w:rsidRPr="003A435A">
        <w:rPr>
          <w:rFonts w:ascii="Trebuchet MS" w:hAnsi="Trebuchet MS"/>
          <w:noProof/>
          <w:sz w:val="24"/>
        </w:rPr>
        <w:t xml:space="preserve">. </w:t>
      </w:r>
      <w:r w:rsidRPr="003A435A">
        <w:rPr>
          <w:rFonts w:ascii="Trebuchet MS" w:hAnsi="Trebuchet MS"/>
          <w:b/>
          <w:noProof/>
          <w:sz w:val="24"/>
        </w:rPr>
        <w:t xml:space="preserve">36:10 </w:t>
      </w:r>
      <w:r w:rsidRPr="003A435A">
        <w:rPr>
          <w:rFonts w:ascii="Trebuchet MS" w:hAnsi="Trebuchet MS"/>
          <w:noProof/>
          <w:sz w:val="24"/>
        </w:rPr>
        <w:t xml:space="preserve">Then he joined five </w:t>
      </w:r>
      <w:ins w:id="84" w:author="Author">
        <w:r w:rsidRPr="003A435A">
          <w:rPr>
            <w:rFonts w:ascii="Trebuchet MS" w:hAnsi="Trebuchet MS"/>
            <w:noProof/>
            <w:sz w:val="24"/>
          </w:rPr>
          <w:t xml:space="preserve">of the </w:t>
        </w:r>
      </w:ins>
      <w:r w:rsidRPr="003A435A">
        <w:rPr>
          <w:rFonts w:ascii="Trebuchet MS" w:hAnsi="Trebuchet MS"/>
          <w:noProof/>
          <w:sz w:val="24"/>
        </w:rPr>
        <w:t xml:space="preserve">tent cloths </w:t>
      </w:r>
      <w:del w:id="85" w:author="Author">
        <w:r w:rsidRPr="003A435A">
          <w:rPr>
            <w:rFonts w:ascii="Trebuchet MS" w:hAnsi="Trebuchet MS"/>
            <w:noProof/>
            <w:sz w:val="24"/>
          </w:rPr>
          <w:delText>one to another</w:delText>
        </w:r>
      </w:del>
      <w:ins w:id="86" w:author="Author">
        <w:r w:rsidRPr="003A435A">
          <w:rPr>
            <w:rFonts w:ascii="Trebuchet MS" w:hAnsi="Trebuchet MS"/>
            <w:noProof/>
            <w:sz w:val="24"/>
          </w:rPr>
          <w:t>together</w:t>
        </w:r>
      </w:ins>
      <w:r w:rsidRPr="003A435A">
        <w:rPr>
          <w:rFonts w:ascii="Trebuchet MS" w:hAnsi="Trebuchet MS"/>
          <w:noProof/>
          <w:sz w:val="24"/>
        </w:rPr>
        <w:t xml:space="preserve">, and the </w:t>
      </w:r>
      <w:del w:id="87" w:author="Author">
        <w:r w:rsidRPr="003A435A">
          <w:rPr>
            <w:rFonts w:ascii="Trebuchet MS" w:hAnsi="Trebuchet MS"/>
            <w:noProof/>
            <w:sz w:val="24"/>
          </w:rPr>
          <w:delText xml:space="preserve">five </w:delText>
        </w:r>
      </w:del>
      <w:r w:rsidRPr="003A435A">
        <w:rPr>
          <w:rFonts w:ascii="Trebuchet MS" w:hAnsi="Trebuchet MS"/>
          <w:noProof/>
          <w:sz w:val="24"/>
        </w:rPr>
        <w:t xml:space="preserve">other </w:t>
      </w:r>
      <w:ins w:id="88" w:author="Author">
        <w:r w:rsidRPr="003A435A">
          <w:rPr>
            <w:rFonts w:ascii="Trebuchet MS" w:hAnsi="Trebuchet MS"/>
            <w:noProof/>
            <w:sz w:val="24"/>
          </w:rPr>
          <w:t xml:space="preserve">five </w:t>
        </w:r>
      </w:ins>
      <w:r w:rsidRPr="003A435A">
        <w:rPr>
          <w:rFonts w:ascii="Trebuchet MS" w:hAnsi="Trebuchet MS"/>
          <w:noProof/>
          <w:sz w:val="24"/>
        </w:rPr>
        <w:t xml:space="preserve">tent cloths he joined </w:t>
      </w:r>
      <w:del w:id="89" w:author="Author">
        <w:r w:rsidRPr="003A435A">
          <w:rPr>
            <w:rFonts w:ascii="Trebuchet MS" w:hAnsi="Trebuchet MS"/>
            <w:noProof/>
            <w:sz w:val="24"/>
          </w:rPr>
          <w:delText>one to another</w:delText>
        </w:r>
      </w:del>
      <w:ins w:id="90" w:author="Author">
        <w:r w:rsidRPr="003A435A">
          <w:rPr>
            <w:rFonts w:ascii="Trebuchet MS" w:hAnsi="Trebuchet MS"/>
            <w:noProof/>
            <w:sz w:val="24"/>
          </w:rPr>
          <w:t>together</w:t>
        </w:r>
      </w:ins>
      <w:r w:rsidRPr="003A435A">
        <w:rPr>
          <w:rFonts w:ascii="Trebuchet MS" w:hAnsi="Trebuchet MS"/>
          <w:noProof/>
          <w:sz w:val="24"/>
        </w:rPr>
        <w:t xml:space="preserve">. </w:t>
      </w:r>
      <w:r w:rsidRPr="003A435A">
        <w:rPr>
          <w:rFonts w:ascii="Trebuchet MS" w:hAnsi="Trebuchet MS"/>
          <w:b/>
          <w:noProof/>
          <w:sz w:val="24"/>
        </w:rPr>
        <w:t xml:space="preserve">36:11 </w:t>
      </w:r>
      <w:r w:rsidRPr="003A435A">
        <w:rPr>
          <w:rFonts w:ascii="Trebuchet MS" w:hAnsi="Trebuchet MS"/>
          <w:noProof/>
          <w:sz w:val="24"/>
        </w:rPr>
        <w:t xml:space="preserve">After that he made loops of blue thread </w:t>
      </w:r>
      <w:del w:id="91" w:author="Author">
        <w:r w:rsidRPr="003A435A">
          <w:rPr>
            <w:rFonts w:ascii="Trebuchet MS" w:hAnsi="Trebuchet MS"/>
            <w:noProof/>
            <w:sz w:val="24"/>
          </w:rPr>
          <w:delText>upon</w:delText>
        </w:r>
      </w:del>
      <w:ins w:id="92" w:author="Author">
        <w:r w:rsidRPr="003A435A">
          <w:rPr>
            <w:rFonts w:ascii="Trebuchet MS" w:hAnsi="Trebuchet MS"/>
            <w:noProof/>
            <w:sz w:val="24"/>
          </w:rPr>
          <w:t>on</w:t>
        </w:r>
      </w:ins>
      <w:r w:rsidRPr="003A435A">
        <w:rPr>
          <w:rFonts w:ascii="Trebuchet MS" w:hAnsi="Trebuchet MS"/>
          <w:noProof/>
          <w:sz w:val="24"/>
        </w:rPr>
        <w:t xml:space="preserve"> the edge of the one tent cloth </w:t>
      </w:r>
      <w:del w:id="93" w:author="Author">
        <w:r w:rsidRPr="003A435A">
          <w:rPr>
            <w:rFonts w:ascii="Trebuchet MS" w:hAnsi="Trebuchet MS"/>
            <w:noProof/>
            <w:sz w:val="24"/>
          </w:rPr>
          <w:delText>at the junction end.</w:delText>
        </w:r>
      </w:del>
      <w:ins w:id="94" w:author="Author">
        <w:r w:rsidRPr="003A435A">
          <w:rPr>
            <w:rFonts w:ascii="Trebuchet MS" w:hAnsi="Trebuchet MS"/>
            <w:noProof/>
            <w:sz w:val="24"/>
          </w:rPr>
          <w:t>where it would join.</w:t>
        </w:r>
      </w:ins>
      <w:r w:rsidRPr="003A435A">
        <w:rPr>
          <w:rFonts w:ascii="Trebuchet MS" w:hAnsi="Trebuchet MS"/>
          <w:noProof/>
          <w:sz w:val="24"/>
        </w:rPr>
        <w:t xml:space="preserve"> He did the same on the edge of the outermost tent cloth at the </w:t>
      </w:r>
      <w:del w:id="95" w:author="Author">
        <w:r w:rsidRPr="003A435A">
          <w:rPr>
            <w:rFonts w:ascii="Trebuchet MS" w:hAnsi="Trebuchet MS"/>
            <w:noProof/>
            <w:sz w:val="24"/>
          </w:rPr>
          <w:delText>other</w:delText>
        </w:r>
      </w:del>
      <w:ins w:id="96" w:author="Author">
        <w:r w:rsidRPr="003A435A">
          <w:rPr>
            <w:rFonts w:ascii="Trebuchet MS" w:hAnsi="Trebuchet MS"/>
            <w:noProof/>
            <w:sz w:val="24"/>
          </w:rPr>
          <w:t>corresponding</w:t>
        </w:r>
      </w:ins>
      <w:r w:rsidRPr="003A435A">
        <w:rPr>
          <w:rFonts w:ascii="Trebuchet MS" w:hAnsi="Trebuchet MS"/>
          <w:noProof/>
          <w:sz w:val="24"/>
        </w:rPr>
        <w:t xml:space="preserve"> place </w:t>
      </w:r>
      <w:del w:id="97" w:author="Author">
        <w:r w:rsidRPr="003A435A">
          <w:rPr>
            <w:rFonts w:ascii="Trebuchet MS" w:hAnsi="Trebuchet MS"/>
            <w:noProof/>
            <w:sz w:val="24"/>
          </w:rPr>
          <w:delText>of junction</w:delText>
        </w:r>
      </w:del>
      <w:ins w:id="98" w:author="Author">
        <w:r w:rsidRPr="003A435A">
          <w:rPr>
            <w:rFonts w:ascii="Trebuchet MS" w:hAnsi="Trebuchet MS"/>
            <w:noProof/>
            <w:sz w:val="24"/>
          </w:rPr>
          <w:t>where it would join</w:t>
        </w:r>
      </w:ins>
      <w:r w:rsidRPr="003A435A">
        <w:rPr>
          <w:rFonts w:ascii="Trebuchet MS" w:hAnsi="Trebuchet MS"/>
          <w:noProof/>
          <w:sz w:val="24"/>
        </w:rPr>
        <w:t xml:space="preserve">. </w:t>
      </w:r>
      <w:r w:rsidRPr="003A435A">
        <w:rPr>
          <w:rFonts w:ascii="Trebuchet MS" w:hAnsi="Trebuchet MS"/>
          <w:b/>
          <w:noProof/>
          <w:sz w:val="24"/>
        </w:rPr>
        <w:t xml:space="preserve">36:12 </w:t>
      </w:r>
      <w:r w:rsidRPr="003A435A">
        <w:rPr>
          <w:rFonts w:ascii="Trebuchet MS" w:hAnsi="Trebuchet MS"/>
          <w:noProof/>
          <w:sz w:val="24"/>
        </w:rPr>
        <w:t xml:space="preserve">He made </w:t>
      </w:r>
      <w:del w:id="99" w:author="Author">
        <w:r w:rsidRPr="003A435A">
          <w:rPr>
            <w:rFonts w:ascii="Trebuchet MS" w:hAnsi="Trebuchet MS"/>
            <w:noProof/>
            <w:sz w:val="24"/>
          </w:rPr>
          <w:delText>fifty</w:delText>
        </w:r>
      </w:del>
      <w:ins w:id="100" w:author="Author">
        <w:r w:rsidRPr="003A435A">
          <w:rPr>
            <w:rFonts w:ascii="Trebuchet MS" w:hAnsi="Trebuchet MS"/>
            <w:noProof/>
            <w:sz w:val="24"/>
          </w:rPr>
          <w:t>50</w:t>
        </w:r>
      </w:ins>
      <w:r w:rsidRPr="003A435A">
        <w:rPr>
          <w:rFonts w:ascii="Trebuchet MS" w:hAnsi="Trebuchet MS"/>
          <w:noProof/>
          <w:sz w:val="24"/>
        </w:rPr>
        <w:t xml:space="preserve"> loops on the one tent cloth</w:t>
      </w:r>
      <w:del w:id="101" w:author="Author">
        <w:r w:rsidRPr="003A435A">
          <w:rPr>
            <w:rFonts w:ascii="Trebuchet MS" w:hAnsi="Trebuchet MS"/>
            <w:noProof/>
            <w:sz w:val="24"/>
          </w:rPr>
          <w:delText>,</w:delText>
        </w:r>
      </w:del>
      <w:r w:rsidRPr="003A435A">
        <w:rPr>
          <w:rFonts w:ascii="Trebuchet MS" w:hAnsi="Trebuchet MS"/>
          <w:noProof/>
          <w:sz w:val="24"/>
        </w:rPr>
        <w:t xml:space="preserve"> and </w:t>
      </w:r>
      <w:del w:id="102" w:author="Author">
        <w:r w:rsidRPr="003A435A">
          <w:rPr>
            <w:rFonts w:ascii="Trebuchet MS" w:hAnsi="Trebuchet MS"/>
            <w:noProof/>
            <w:sz w:val="24"/>
          </w:rPr>
          <w:delText>he made fifty</w:delText>
        </w:r>
      </w:del>
      <w:ins w:id="103" w:author="Author">
        <w:r w:rsidRPr="003A435A">
          <w:rPr>
            <w:rFonts w:ascii="Trebuchet MS" w:hAnsi="Trebuchet MS"/>
            <w:noProof/>
            <w:sz w:val="24"/>
          </w:rPr>
          <w:t>50</w:t>
        </w:r>
      </w:ins>
      <w:r w:rsidRPr="003A435A">
        <w:rPr>
          <w:rFonts w:ascii="Trebuchet MS" w:hAnsi="Trebuchet MS"/>
          <w:noProof/>
          <w:sz w:val="24"/>
        </w:rPr>
        <w:t xml:space="preserve"> loops on the </w:t>
      </w:r>
      <w:del w:id="104" w:author="Author">
        <w:r w:rsidRPr="003A435A">
          <w:rPr>
            <w:rFonts w:ascii="Trebuchet MS" w:hAnsi="Trebuchet MS"/>
            <w:noProof/>
            <w:sz w:val="24"/>
          </w:rPr>
          <w:delText>extremity</w:delText>
        </w:r>
      </w:del>
      <w:ins w:id="105" w:author="Author">
        <w:r w:rsidRPr="003A435A">
          <w:rPr>
            <w:rFonts w:ascii="Trebuchet MS" w:hAnsi="Trebuchet MS"/>
            <w:noProof/>
            <w:sz w:val="24"/>
          </w:rPr>
          <w:t>other edge</w:t>
        </w:r>
      </w:ins>
      <w:r w:rsidRPr="003A435A">
        <w:rPr>
          <w:rFonts w:ascii="Trebuchet MS" w:hAnsi="Trebuchet MS"/>
          <w:noProof/>
          <w:sz w:val="24"/>
        </w:rPr>
        <w:t xml:space="preserve"> of the tent cloth </w:t>
      </w:r>
      <w:del w:id="106" w:author="Author">
        <w:r w:rsidRPr="003A435A">
          <w:rPr>
            <w:rFonts w:ascii="Trebuchet MS" w:hAnsi="Trebuchet MS"/>
            <w:noProof/>
            <w:sz w:val="24"/>
          </w:rPr>
          <w:delText xml:space="preserve">that was </w:delText>
        </w:r>
      </w:del>
      <w:r w:rsidRPr="003A435A">
        <w:rPr>
          <w:rFonts w:ascii="Trebuchet MS" w:hAnsi="Trebuchet MS"/>
          <w:noProof/>
          <w:sz w:val="24"/>
        </w:rPr>
        <w:t xml:space="preserve">at the </w:t>
      </w:r>
      <w:del w:id="107" w:author="Author">
        <w:r w:rsidRPr="003A435A">
          <w:rPr>
            <w:rFonts w:ascii="Trebuchet MS" w:hAnsi="Trebuchet MS"/>
            <w:noProof/>
            <w:sz w:val="24"/>
          </w:rPr>
          <w:delText xml:space="preserve">other </w:delText>
        </w:r>
      </w:del>
      <w:r w:rsidRPr="003A435A">
        <w:rPr>
          <w:rFonts w:ascii="Trebuchet MS" w:hAnsi="Trebuchet MS"/>
          <w:noProof/>
          <w:sz w:val="24"/>
        </w:rPr>
        <w:t xml:space="preserve">place </w:t>
      </w:r>
      <w:del w:id="108" w:author="Author">
        <w:r w:rsidRPr="003A435A">
          <w:rPr>
            <w:rFonts w:ascii="Trebuchet MS" w:hAnsi="Trebuchet MS"/>
            <w:noProof/>
            <w:sz w:val="24"/>
          </w:rPr>
          <w:delText xml:space="preserve">of junction, </w:delText>
        </w:r>
      </w:del>
      <w:ins w:id="109" w:author="Author">
        <w:r w:rsidRPr="003A435A">
          <w:rPr>
            <w:rFonts w:ascii="Trebuchet MS" w:hAnsi="Trebuchet MS"/>
            <w:noProof/>
            <w:sz w:val="24"/>
          </w:rPr>
          <w:t xml:space="preserve">where it would join so that </w:t>
        </w:r>
      </w:ins>
      <w:r w:rsidRPr="003A435A">
        <w:rPr>
          <w:rFonts w:ascii="Trebuchet MS" w:hAnsi="Trebuchet MS"/>
          <w:noProof/>
          <w:sz w:val="24"/>
        </w:rPr>
        <w:t xml:space="preserve">the loops </w:t>
      </w:r>
      <w:del w:id="110" w:author="Author">
        <w:r w:rsidRPr="003A435A">
          <w:rPr>
            <w:rFonts w:ascii="Trebuchet MS" w:hAnsi="Trebuchet MS"/>
            <w:noProof/>
            <w:sz w:val="24"/>
          </w:rPr>
          <w:delText>being</w:delText>
        </w:r>
      </w:del>
      <w:ins w:id="111" w:author="Author">
        <w:r w:rsidRPr="003A435A">
          <w:rPr>
            <w:rFonts w:ascii="Trebuchet MS" w:hAnsi="Trebuchet MS"/>
            <w:noProof/>
            <w:sz w:val="24"/>
          </w:rPr>
          <w:t>would be</w:t>
        </w:r>
      </w:ins>
      <w:r w:rsidRPr="003A435A">
        <w:rPr>
          <w:rFonts w:ascii="Trebuchet MS" w:hAnsi="Trebuchet MS"/>
          <w:noProof/>
          <w:sz w:val="24"/>
        </w:rPr>
        <w:t xml:space="preserve"> opposite one another. </w:t>
      </w:r>
      <w:r w:rsidRPr="003A435A">
        <w:rPr>
          <w:rFonts w:ascii="Trebuchet MS" w:hAnsi="Trebuchet MS"/>
          <w:b/>
          <w:noProof/>
          <w:sz w:val="24"/>
        </w:rPr>
        <w:t xml:space="preserve">36:13 </w:t>
      </w:r>
      <w:r w:rsidRPr="003A435A">
        <w:rPr>
          <w:rFonts w:ascii="Trebuchet MS" w:hAnsi="Trebuchet MS"/>
          <w:noProof/>
          <w:sz w:val="24"/>
        </w:rPr>
        <w:t>Finally</w:t>
      </w:r>
      <w:ins w:id="112" w:author="Author">
        <w:r w:rsidRPr="003A435A">
          <w:rPr>
            <w:rFonts w:ascii="Trebuchet MS" w:hAnsi="Trebuchet MS"/>
            <w:noProof/>
            <w:sz w:val="24"/>
          </w:rPr>
          <w:t>,</w:t>
        </w:r>
      </w:ins>
      <w:r w:rsidRPr="003A435A">
        <w:rPr>
          <w:rFonts w:ascii="Trebuchet MS" w:hAnsi="Trebuchet MS"/>
          <w:noProof/>
          <w:sz w:val="24"/>
        </w:rPr>
        <w:t xml:space="preserve"> he made </w:t>
      </w:r>
      <w:del w:id="113" w:author="Author">
        <w:r w:rsidRPr="003A435A">
          <w:rPr>
            <w:rFonts w:ascii="Trebuchet MS" w:hAnsi="Trebuchet MS"/>
            <w:noProof/>
            <w:sz w:val="24"/>
          </w:rPr>
          <w:delText>fifty hooks of</w:delText>
        </w:r>
      </w:del>
      <w:ins w:id="114" w:author="Author">
        <w:r w:rsidRPr="003A435A">
          <w:rPr>
            <w:rFonts w:ascii="Trebuchet MS" w:hAnsi="Trebuchet MS"/>
            <w:noProof/>
            <w:sz w:val="24"/>
          </w:rPr>
          <w:t>50</w:t>
        </w:r>
      </w:ins>
      <w:r w:rsidRPr="003A435A">
        <w:rPr>
          <w:rFonts w:ascii="Trebuchet MS" w:hAnsi="Trebuchet MS"/>
          <w:noProof/>
          <w:sz w:val="24"/>
        </w:rPr>
        <w:t xml:space="preserve"> gold </w:t>
      </w:r>
      <w:ins w:id="115" w:author="Author">
        <w:r w:rsidRPr="003A435A">
          <w:rPr>
            <w:rFonts w:ascii="Trebuchet MS" w:hAnsi="Trebuchet MS"/>
            <w:noProof/>
            <w:sz w:val="24"/>
          </w:rPr>
          <w:t xml:space="preserve">clasps </w:t>
        </w:r>
      </w:ins>
      <w:r w:rsidRPr="003A435A">
        <w:rPr>
          <w:rFonts w:ascii="Trebuchet MS" w:hAnsi="Trebuchet MS"/>
          <w:noProof/>
          <w:sz w:val="24"/>
        </w:rPr>
        <w:t xml:space="preserve">and joined the tent cloths </w:t>
      </w:r>
      <w:del w:id="116" w:author="Author">
        <w:r w:rsidRPr="003A435A">
          <w:rPr>
            <w:rFonts w:ascii="Trebuchet MS" w:hAnsi="Trebuchet MS"/>
            <w:noProof/>
            <w:sz w:val="24"/>
          </w:rPr>
          <w:delText>to one another by</w:delText>
        </w:r>
      </w:del>
      <w:ins w:id="117" w:author="Author">
        <w:r w:rsidRPr="003A435A">
          <w:rPr>
            <w:rFonts w:ascii="Trebuchet MS" w:hAnsi="Trebuchet MS"/>
            <w:noProof/>
            <w:sz w:val="24"/>
          </w:rPr>
          <w:t>together with</w:t>
        </w:r>
      </w:ins>
      <w:r w:rsidRPr="003A435A">
        <w:rPr>
          <w:rFonts w:ascii="Trebuchet MS" w:hAnsi="Trebuchet MS"/>
          <w:noProof/>
          <w:sz w:val="24"/>
        </w:rPr>
        <w:t xml:space="preserve"> the </w:t>
      </w:r>
      <w:del w:id="118" w:author="Author">
        <w:r w:rsidRPr="003A435A">
          <w:rPr>
            <w:rFonts w:ascii="Trebuchet MS" w:hAnsi="Trebuchet MS"/>
            <w:noProof/>
            <w:sz w:val="24"/>
          </w:rPr>
          <w:delText>hooks</w:delText>
        </w:r>
      </w:del>
      <w:ins w:id="119" w:author="Author">
        <w:r w:rsidRPr="003A435A">
          <w:rPr>
            <w:rFonts w:ascii="Trebuchet MS" w:hAnsi="Trebuchet MS"/>
            <w:noProof/>
            <w:sz w:val="24"/>
          </w:rPr>
          <w:t>clasps</w:t>
        </w:r>
      </w:ins>
      <w:r w:rsidRPr="003A435A">
        <w:rPr>
          <w:rFonts w:ascii="Trebuchet MS" w:hAnsi="Trebuchet MS"/>
          <w:noProof/>
          <w:sz w:val="24"/>
        </w:rPr>
        <w:t xml:space="preserve">, so that </w:t>
      </w:r>
      <w:del w:id="120" w:author="Author">
        <w:r w:rsidRPr="003A435A">
          <w:rPr>
            <w:rFonts w:ascii="Trebuchet MS" w:hAnsi="Trebuchet MS"/>
            <w:noProof/>
            <w:sz w:val="24"/>
          </w:rPr>
          <w:delText>it</w:delText>
        </w:r>
      </w:del>
      <w:ins w:id="121" w:author="Author">
        <w:r w:rsidRPr="003A435A">
          <w:rPr>
            <w:rFonts w:ascii="Trebuchet MS" w:hAnsi="Trebuchet MS"/>
            <w:noProof/>
            <w:sz w:val="24"/>
          </w:rPr>
          <w:t>the tabernacle</w:t>
        </w:r>
      </w:ins>
      <w:r w:rsidRPr="003A435A">
        <w:rPr>
          <w:rFonts w:ascii="Trebuchet MS" w:hAnsi="Trebuchet MS"/>
          <w:noProof/>
          <w:sz w:val="24"/>
        </w:rPr>
        <w:t xml:space="preserve"> became one </w:t>
      </w:r>
      <w:del w:id="122" w:author="Author">
        <w:r w:rsidRPr="003A435A">
          <w:rPr>
            <w:rFonts w:ascii="Trebuchet MS" w:hAnsi="Trebuchet MS"/>
            <w:noProof/>
            <w:sz w:val="24"/>
          </w:rPr>
          <w:delText>tabernacle</w:delText>
        </w:r>
      </w:del>
      <w:ins w:id="123" w:author="Author">
        <w:r w:rsidRPr="003A435A">
          <w:rPr>
            <w:rFonts w:ascii="Trebuchet MS" w:hAnsi="Trebuchet MS"/>
            <w:noProof/>
            <w:sz w:val="24"/>
          </w:rPr>
          <w:t>unit</w:t>
        </w:r>
      </w:ins>
      <w:r w:rsidRPr="003A435A">
        <w:rPr>
          <w:rFonts w:ascii="Trebuchet MS" w:hAnsi="Trebuchet MS"/>
          <w:noProof/>
          <w:sz w:val="24"/>
        </w:rPr>
        <w:t>.</w:t>
      </w:r>
    </w:p>
    <w:p w:rsidR="0090049E" w:rsidRPr="003A435A" w:rsidRDefault="0090049E" w:rsidP="0090049E">
      <w:pPr>
        <w:rPr>
          <w:rFonts w:ascii="Trebuchet MS" w:hAnsi="Trebuchet MS"/>
          <w:noProof/>
          <w:sz w:val="24"/>
        </w:rPr>
      </w:pPr>
      <w:r w:rsidRPr="003A435A">
        <w:rPr>
          <w:rFonts w:ascii="Trebuchet MS" w:hAnsi="Trebuchet MS"/>
          <w:b/>
          <w:sz w:val="24"/>
        </w:rPr>
        <w:t xml:space="preserve">36:14 </w:t>
      </w:r>
      <w:del w:id="124" w:author="Author">
        <w:r w:rsidRPr="003A435A">
          <w:rPr>
            <w:rFonts w:ascii="Trebuchet MS" w:hAnsi="Trebuchet MS"/>
            <w:noProof/>
            <w:sz w:val="24"/>
          </w:rPr>
          <w:delText>And</w:delText>
        </w:r>
      </w:del>
      <w:ins w:id="125" w:author="Author">
        <w:r w:rsidRPr="003A435A">
          <w:rPr>
            <w:rFonts w:ascii="Trebuchet MS" w:hAnsi="Trebuchet MS"/>
            <w:noProof/>
            <w:sz w:val="24"/>
          </w:rPr>
          <w:t>Then</w:t>
        </w:r>
      </w:ins>
      <w:r w:rsidRPr="003A435A">
        <w:rPr>
          <w:rFonts w:ascii="Trebuchet MS" w:hAnsi="Trebuchet MS"/>
          <w:noProof/>
          <w:sz w:val="24"/>
        </w:rPr>
        <w:t xml:space="preserve"> he </w:t>
      </w:r>
      <w:del w:id="126" w:author="Author">
        <w:r w:rsidRPr="003A435A">
          <w:rPr>
            <w:rFonts w:ascii="Trebuchet MS" w:hAnsi="Trebuchet MS"/>
            <w:noProof/>
            <w:sz w:val="24"/>
          </w:rPr>
          <w:delText>went on to make</w:delText>
        </w:r>
      </w:del>
      <w:ins w:id="127" w:author="Author">
        <w:r w:rsidRPr="003A435A">
          <w:rPr>
            <w:rFonts w:ascii="Trebuchet MS" w:hAnsi="Trebuchet MS"/>
            <w:noProof/>
            <w:sz w:val="24"/>
          </w:rPr>
          <w:t>made</w:t>
        </w:r>
      </w:ins>
      <w:r w:rsidRPr="003A435A">
        <w:rPr>
          <w:rFonts w:ascii="Trebuchet MS" w:hAnsi="Trebuchet MS"/>
          <w:noProof/>
          <w:sz w:val="24"/>
        </w:rPr>
        <w:t xml:space="preserve"> tent cloths of </w:t>
      </w:r>
      <w:del w:id="128" w:author="Author">
        <w:r w:rsidRPr="003A435A">
          <w:rPr>
            <w:rFonts w:ascii="Trebuchet MS" w:hAnsi="Trebuchet MS"/>
            <w:noProof/>
            <w:sz w:val="24"/>
          </w:rPr>
          <w:delText>goat’s</w:delText>
        </w:r>
      </w:del>
      <w:ins w:id="129" w:author="Author">
        <w:r w:rsidRPr="003A435A">
          <w:rPr>
            <w:rFonts w:ascii="Trebuchet MS" w:hAnsi="Trebuchet MS"/>
            <w:noProof/>
            <w:sz w:val="24"/>
          </w:rPr>
          <w:t>goat</w:t>
        </w:r>
      </w:ins>
      <w:r w:rsidRPr="003A435A">
        <w:rPr>
          <w:rFonts w:ascii="Trebuchet MS" w:hAnsi="Trebuchet MS"/>
          <w:noProof/>
          <w:sz w:val="24"/>
        </w:rPr>
        <w:t xml:space="preserve"> hair for the tent </w:t>
      </w:r>
      <w:del w:id="130" w:author="Author">
        <w:r w:rsidRPr="003A435A">
          <w:rPr>
            <w:rFonts w:ascii="Trebuchet MS" w:hAnsi="Trebuchet MS"/>
            <w:noProof/>
            <w:sz w:val="24"/>
          </w:rPr>
          <w:delText>upon</w:delText>
        </w:r>
      </w:del>
      <w:ins w:id="131" w:author="Author">
        <w:r w:rsidRPr="003A435A">
          <w:rPr>
            <w:rFonts w:ascii="Trebuchet MS" w:hAnsi="Trebuchet MS"/>
            <w:noProof/>
            <w:sz w:val="24"/>
          </w:rPr>
          <w:t>over</w:t>
        </w:r>
      </w:ins>
      <w:r w:rsidRPr="003A435A">
        <w:rPr>
          <w:rFonts w:ascii="Trebuchet MS" w:hAnsi="Trebuchet MS"/>
          <w:noProof/>
          <w:sz w:val="24"/>
        </w:rPr>
        <w:t xml:space="preserve"> the tabernacle. </w:t>
      </w:r>
      <w:del w:id="132" w:author="Author">
        <w:r w:rsidRPr="003A435A">
          <w:rPr>
            <w:rFonts w:ascii="Trebuchet MS" w:hAnsi="Trebuchet MS"/>
            <w:noProof/>
            <w:sz w:val="24"/>
          </w:rPr>
          <w:delText>Eleven</w:delText>
        </w:r>
      </w:del>
      <w:ins w:id="133" w:author="Author">
        <w:r w:rsidRPr="003A435A">
          <w:rPr>
            <w:rFonts w:ascii="Trebuchet MS" w:hAnsi="Trebuchet MS"/>
            <w:noProof/>
            <w:sz w:val="24"/>
          </w:rPr>
          <w:t>He made 11</w:t>
        </w:r>
      </w:ins>
      <w:r w:rsidRPr="003A435A">
        <w:rPr>
          <w:rFonts w:ascii="Trebuchet MS" w:hAnsi="Trebuchet MS"/>
          <w:noProof/>
          <w:sz w:val="24"/>
        </w:rPr>
        <w:t xml:space="preserve"> tent cloths</w:t>
      </w:r>
      <w:del w:id="134" w:author="Author">
        <w:r w:rsidRPr="003A435A">
          <w:rPr>
            <w:rFonts w:ascii="Trebuchet MS" w:hAnsi="Trebuchet MS"/>
            <w:noProof/>
            <w:sz w:val="24"/>
          </w:rPr>
          <w:delText xml:space="preserve"> were what he made</w:delText>
        </w:r>
      </w:del>
      <w:r w:rsidRPr="003A435A">
        <w:rPr>
          <w:rFonts w:ascii="Trebuchet MS" w:hAnsi="Trebuchet MS"/>
          <w:noProof/>
          <w:sz w:val="24"/>
        </w:rPr>
        <w:t xml:space="preserve">. </w:t>
      </w:r>
      <w:r w:rsidRPr="003A435A">
        <w:rPr>
          <w:rFonts w:ascii="Trebuchet MS" w:hAnsi="Trebuchet MS"/>
          <w:b/>
          <w:noProof/>
          <w:sz w:val="24"/>
        </w:rPr>
        <w:t xml:space="preserve">36:15 </w:t>
      </w:r>
      <w:del w:id="135" w:author="Author">
        <w:r w:rsidRPr="003A435A">
          <w:rPr>
            <w:rFonts w:ascii="Trebuchet MS" w:hAnsi="Trebuchet MS"/>
            <w:noProof/>
            <w:sz w:val="24"/>
          </w:rPr>
          <w:delText>The length of each</w:delText>
        </w:r>
      </w:del>
      <w:ins w:id="136" w:author="Author">
        <w:r w:rsidRPr="003A435A">
          <w:rPr>
            <w:rFonts w:ascii="Trebuchet MS" w:hAnsi="Trebuchet MS"/>
            <w:noProof/>
            <w:sz w:val="24"/>
          </w:rPr>
          <w:t>Each</w:t>
        </w:r>
      </w:ins>
      <w:r w:rsidRPr="003A435A">
        <w:rPr>
          <w:rFonts w:ascii="Trebuchet MS" w:hAnsi="Trebuchet MS"/>
          <w:noProof/>
          <w:sz w:val="24"/>
        </w:rPr>
        <w:t xml:space="preserve"> tent cloth was </w:t>
      </w:r>
      <w:del w:id="137" w:author="Author">
        <w:r w:rsidRPr="003A435A">
          <w:rPr>
            <w:rFonts w:ascii="Trebuchet MS" w:hAnsi="Trebuchet MS"/>
            <w:noProof/>
            <w:sz w:val="24"/>
          </w:rPr>
          <w:delText>thirty</w:delText>
        </w:r>
      </w:del>
      <w:ins w:id="138" w:author="Author">
        <w:r w:rsidRPr="003A435A">
          <w:rPr>
            <w:rFonts w:ascii="Trebuchet MS" w:hAnsi="Trebuchet MS"/>
            <w:noProof/>
            <w:sz w:val="24"/>
          </w:rPr>
          <w:t>30</w:t>
        </w:r>
      </w:ins>
      <w:r w:rsidRPr="003A435A">
        <w:rPr>
          <w:rFonts w:ascii="Trebuchet MS" w:hAnsi="Trebuchet MS"/>
          <w:noProof/>
          <w:sz w:val="24"/>
        </w:rPr>
        <w:t xml:space="preserve"> cubits</w:t>
      </w:r>
      <w:del w:id="139" w:author="Author">
        <w:r w:rsidRPr="003A435A">
          <w:rPr>
            <w:rFonts w:ascii="Trebuchet MS" w:hAnsi="Trebuchet MS"/>
            <w:noProof/>
            <w:sz w:val="24"/>
          </w:rPr>
          <w:delText>,</w:delText>
        </w:r>
      </w:del>
      <w:ins w:id="140" w:author="Author">
        <w:r w:rsidRPr="003A435A">
          <w:rPr>
            <w:rFonts w:ascii="Trebuchet MS" w:hAnsi="Trebuchet MS"/>
            <w:noProof/>
            <w:sz w:val="24"/>
          </w:rPr>
          <w:t xml:space="preserve"> long</w:t>
        </w:r>
      </w:ins>
      <w:r w:rsidRPr="003A435A">
        <w:rPr>
          <w:rFonts w:ascii="Trebuchet MS" w:hAnsi="Trebuchet MS"/>
          <w:noProof/>
          <w:sz w:val="24"/>
        </w:rPr>
        <w:t xml:space="preserve"> and </w:t>
      </w:r>
      <w:del w:id="141" w:author="Author">
        <w:r w:rsidRPr="003A435A">
          <w:rPr>
            <w:rFonts w:ascii="Trebuchet MS" w:hAnsi="Trebuchet MS"/>
            <w:noProof/>
            <w:sz w:val="24"/>
          </w:rPr>
          <w:delText>the width of each tent cloth four</w:delText>
        </w:r>
      </w:del>
      <w:ins w:id="142" w:author="Author">
        <w:r w:rsidRPr="003A435A">
          <w:rPr>
            <w:rFonts w:ascii="Trebuchet MS" w:hAnsi="Trebuchet MS"/>
            <w:noProof/>
            <w:sz w:val="24"/>
          </w:rPr>
          <w:t>4</w:t>
        </w:r>
      </w:ins>
      <w:r w:rsidRPr="003A435A">
        <w:rPr>
          <w:rFonts w:ascii="Trebuchet MS" w:hAnsi="Trebuchet MS"/>
          <w:noProof/>
          <w:sz w:val="24"/>
        </w:rPr>
        <w:t xml:space="preserve"> cubits</w:t>
      </w:r>
      <w:del w:id="143" w:author="Author">
        <w:r w:rsidRPr="003A435A">
          <w:rPr>
            <w:rFonts w:ascii="Trebuchet MS" w:hAnsi="Trebuchet MS"/>
            <w:noProof/>
            <w:sz w:val="24"/>
          </w:rPr>
          <w:delText>. There was one measure for the eleven</w:delText>
        </w:r>
      </w:del>
      <w:ins w:id="144" w:author="Author">
        <w:r w:rsidRPr="003A435A">
          <w:rPr>
            <w:rFonts w:ascii="Trebuchet MS" w:hAnsi="Trebuchet MS"/>
            <w:noProof/>
            <w:sz w:val="24"/>
          </w:rPr>
          <w:t xml:space="preserve"> wide. The 11</w:t>
        </w:r>
      </w:ins>
      <w:r w:rsidRPr="003A435A">
        <w:rPr>
          <w:rFonts w:ascii="Trebuchet MS" w:hAnsi="Trebuchet MS"/>
          <w:noProof/>
          <w:sz w:val="24"/>
        </w:rPr>
        <w:t xml:space="preserve"> tent cloths</w:t>
      </w:r>
      <w:ins w:id="145" w:author="Author">
        <w:r w:rsidRPr="003A435A">
          <w:rPr>
            <w:rFonts w:ascii="Trebuchet MS" w:hAnsi="Trebuchet MS"/>
            <w:noProof/>
            <w:sz w:val="24"/>
          </w:rPr>
          <w:t xml:space="preserve"> were the same size</w:t>
        </w:r>
      </w:ins>
      <w:r w:rsidRPr="003A435A">
        <w:rPr>
          <w:rFonts w:ascii="Trebuchet MS" w:hAnsi="Trebuchet MS"/>
          <w:noProof/>
          <w:sz w:val="24"/>
        </w:rPr>
        <w:t xml:space="preserve">. </w:t>
      </w:r>
      <w:r w:rsidRPr="003A435A">
        <w:rPr>
          <w:rFonts w:ascii="Trebuchet MS" w:hAnsi="Trebuchet MS"/>
          <w:b/>
          <w:noProof/>
          <w:sz w:val="24"/>
        </w:rPr>
        <w:t xml:space="preserve">36:16 </w:t>
      </w:r>
      <w:r w:rsidRPr="003A435A">
        <w:rPr>
          <w:rFonts w:ascii="Trebuchet MS" w:hAnsi="Trebuchet MS"/>
          <w:noProof/>
          <w:sz w:val="24"/>
        </w:rPr>
        <w:t xml:space="preserve">Then he joined five </w:t>
      </w:r>
      <w:ins w:id="146" w:author="Author">
        <w:r w:rsidRPr="003A435A">
          <w:rPr>
            <w:rFonts w:ascii="Trebuchet MS" w:hAnsi="Trebuchet MS"/>
            <w:noProof/>
            <w:sz w:val="24"/>
          </w:rPr>
          <w:t xml:space="preserve">of the </w:t>
        </w:r>
      </w:ins>
      <w:r w:rsidRPr="003A435A">
        <w:rPr>
          <w:rFonts w:ascii="Trebuchet MS" w:hAnsi="Trebuchet MS"/>
          <w:noProof/>
          <w:sz w:val="24"/>
        </w:rPr>
        <w:t>tent cloths together</w:t>
      </w:r>
      <w:del w:id="147" w:author="Author">
        <w:r w:rsidRPr="003A435A">
          <w:rPr>
            <w:rFonts w:ascii="Trebuchet MS" w:hAnsi="Trebuchet MS"/>
            <w:noProof/>
            <w:sz w:val="24"/>
          </w:rPr>
          <w:delText xml:space="preserve"> by themselves</w:delText>
        </w:r>
      </w:del>
      <w:ins w:id="148" w:author="Author">
        <w:r w:rsidRPr="003A435A">
          <w:rPr>
            <w:rFonts w:ascii="Trebuchet MS" w:hAnsi="Trebuchet MS"/>
            <w:noProof/>
            <w:sz w:val="24"/>
          </w:rPr>
          <w:t>,</w:t>
        </w:r>
      </w:ins>
      <w:r w:rsidRPr="003A435A">
        <w:rPr>
          <w:rFonts w:ascii="Trebuchet MS" w:hAnsi="Trebuchet MS"/>
          <w:noProof/>
          <w:sz w:val="24"/>
        </w:rPr>
        <w:t xml:space="preserve"> and </w:t>
      </w:r>
      <w:ins w:id="149" w:author="Author">
        <w:r w:rsidRPr="003A435A">
          <w:rPr>
            <w:rFonts w:ascii="Trebuchet MS" w:hAnsi="Trebuchet MS"/>
            <w:noProof/>
            <w:sz w:val="24"/>
          </w:rPr>
          <w:t xml:space="preserve">he joined </w:t>
        </w:r>
      </w:ins>
      <w:r w:rsidRPr="003A435A">
        <w:rPr>
          <w:rFonts w:ascii="Trebuchet MS" w:hAnsi="Trebuchet MS"/>
          <w:noProof/>
          <w:sz w:val="24"/>
        </w:rPr>
        <w:t xml:space="preserve">the </w:t>
      </w:r>
      <w:del w:id="150" w:author="Author">
        <w:r w:rsidRPr="003A435A">
          <w:rPr>
            <w:rFonts w:ascii="Trebuchet MS" w:hAnsi="Trebuchet MS"/>
            <w:noProof/>
            <w:sz w:val="24"/>
          </w:rPr>
          <w:delText xml:space="preserve">six </w:delText>
        </w:r>
      </w:del>
      <w:r w:rsidRPr="003A435A">
        <w:rPr>
          <w:rFonts w:ascii="Trebuchet MS" w:hAnsi="Trebuchet MS"/>
          <w:noProof/>
          <w:sz w:val="24"/>
        </w:rPr>
        <w:t xml:space="preserve">other </w:t>
      </w:r>
      <w:ins w:id="151" w:author="Author">
        <w:r w:rsidRPr="003A435A">
          <w:rPr>
            <w:rFonts w:ascii="Trebuchet MS" w:hAnsi="Trebuchet MS"/>
            <w:noProof/>
            <w:sz w:val="24"/>
          </w:rPr>
          <w:t xml:space="preserve">six </w:t>
        </w:r>
      </w:ins>
      <w:r w:rsidRPr="003A435A">
        <w:rPr>
          <w:rFonts w:ascii="Trebuchet MS" w:hAnsi="Trebuchet MS"/>
          <w:noProof/>
          <w:sz w:val="24"/>
        </w:rPr>
        <w:t xml:space="preserve">tent cloths </w:t>
      </w:r>
      <w:del w:id="152" w:author="Author">
        <w:r w:rsidRPr="003A435A">
          <w:rPr>
            <w:rFonts w:ascii="Trebuchet MS" w:hAnsi="Trebuchet MS"/>
            <w:noProof/>
            <w:sz w:val="24"/>
          </w:rPr>
          <w:delText>by themselves</w:delText>
        </w:r>
      </w:del>
      <w:ins w:id="153" w:author="Author">
        <w:r w:rsidRPr="003A435A">
          <w:rPr>
            <w:rFonts w:ascii="Trebuchet MS" w:hAnsi="Trebuchet MS"/>
            <w:noProof/>
            <w:sz w:val="24"/>
          </w:rPr>
          <w:t>together</w:t>
        </w:r>
      </w:ins>
      <w:r w:rsidRPr="003A435A">
        <w:rPr>
          <w:rFonts w:ascii="Trebuchet MS" w:hAnsi="Trebuchet MS"/>
          <w:noProof/>
          <w:sz w:val="24"/>
        </w:rPr>
        <w:t xml:space="preserve">. </w:t>
      </w:r>
      <w:r w:rsidRPr="003A435A">
        <w:rPr>
          <w:rFonts w:ascii="Trebuchet MS" w:hAnsi="Trebuchet MS"/>
          <w:b/>
          <w:noProof/>
          <w:sz w:val="24"/>
        </w:rPr>
        <w:t xml:space="preserve">36:17 </w:t>
      </w:r>
      <w:r w:rsidRPr="003A435A">
        <w:rPr>
          <w:rFonts w:ascii="Trebuchet MS" w:hAnsi="Trebuchet MS"/>
          <w:noProof/>
          <w:sz w:val="24"/>
        </w:rPr>
        <w:t xml:space="preserve">Next he made </w:t>
      </w:r>
      <w:del w:id="154" w:author="Author">
        <w:r w:rsidRPr="003A435A">
          <w:rPr>
            <w:rFonts w:ascii="Trebuchet MS" w:hAnsi="Trebuchet MS"/>
            <w:noProof/>
            <w:sz w:val="24"/>
          </w:rPr>
          <w:delText>fifty</w:delText>
        </w:r>
      </w:del>
      <w:ins w:id="155" w:author="Author">
        <w:r w:rsidRPr="003A435A">
          <w:rPr>
            <w:rFonts w:ascii="Trebuchet MS" w:hAnsi="Trebuchet MS"/>
            <w:noProof/>
            <w:sz w:val="24"/>
          </w:rPr>
          <w:t>50</w:t>
        </w:r>
      </w:ins>
      <w:r w:rsidRPr="003A435A">
        <w:rPr>
          <w:rFonts w:ascii="Trebuchet MS" w:hAnsi="Trebuchet MS"/>
          <w:noProof/>
          <w:sz w:val="24"/>
        </w:rPr>
        <w:t xml:space="preserve"> loops </w:t>
      </w:r>
      <w:del w:id="156" w:author="Author">
        <w:r w:rsidRPr="003A435A">
          <w:rPr>
            <w:rFonts w:ascii="Trebuchet MS" w:hAnsi="Trebuchet MS"/>
            <w:noProof/>
            <w:sz w:val="24"/>
          </w:rPr>
          <w:delText>upon</w:delText>
        </w:r>
      </w:del>
      <w:ins w:id="157" w:author="Author">
        <w:r w:rsidRPr="003A435A">
          <w:rPr>
            <w:rFonts w:ascii="Trebuchet MS" w:hAnsi="Trebuchet MS"/>
            <w:noProof/>
            <w:sz w:val="24"/>
          </w:rPr>
          <w:t>along</w:t>
        </w:r>
      </w:ins>
      <w:r w:rsidRPr="003A435A">
        <w:rPr>
          <w:rFonts w:ascii="Trebuchet MS" w:hAnsi="Trebuchet MS"/>
          <w:noProof/>
          <w:sz w:val="24"/>
        </w:rPr>
        <w:t xml:space="preserve"> the edge of the outermost tent cloth </w:t>
      </w:r>
      <w:del w:id="158" w:author="Author">
        <w:r w:rsidRPr="003A435A">
          <w:rPr>
            <w:rFonts w:ascii="Trebuchet MS" w:hAnsi="Trebuchet MS"/>
            <w:noProof/>
            <w:sz w:val="24"/>
          </w:rPr>
          <w:delText>at the place of junction</w:delText>
        </w:r>
      </w:del>
      <w:ins w:id="159" w:author="Author">
        <w:r w:rsidRPr="003A435A">
          <w:rPr>
            <w:rFonts w:ascii="Trebuchet MS" w:hAnsi="Trebuchet MS"/>
            <w:noProof/>
            <w:sz w:val="24"/>
          </w:rPr>
          <w:t>where it joined</w:t>
        </w:r>
      </w:ins>
      <w:r w:rsidRPr="003A435A">
        <w:rPr>
          <w:rFonts w:ascii="Trebuchet MS" w:hAnsi="Trebuchet MS"/>
          <w:noProof/>
          <w:sz w:val="24"/>
        </w:rPr>
        <w:t xml:space="preserve">, and he made </w:t>
      </w:r>
      <w:del w:id="160" w:author="Author">
        <w:r w:rsidRPr="003A435A">
          <w:rPr>
            <w:rFonts w:ascii="Trebuchet MS" w:hAnsi="Trebuchet MS"/>
            <w:noProof/>
            <w:sz w:val="24"/>
          </w:rPr>
          <w:delText>fifty</w:delText>
        </w:r>
      </w:del>
      <w:ins w:id="161" w:author="Author">
        <w:r w:rsidRPr="003A435A">
          <w:rPr>
            <w:rFonts w:ascii="Trebuchet MS" w:hAnsi="Trebuchet MS"/>
            <w:noProof/>
            <w:sz w:val="24"/>
          </w:rPr>
          <w:t>50</w:t>
        </w:r>
      </w:ins>
      <w:r w:rsidRPr="003A435A">
        <w:rPr>
          <w:rFonts w:ascii="Trebuchet MS" w:hAnsi="Trebuchet MS"/>
          <w:noProof/>
          <w:sz w:val="24"/>
        </w:rPr>
        <w:t xml:space="preserve"> loops </w:t>
      </w:r>
      <w:del w:id="162" w:author="Author">
        <w:r w:rsidRPr="003A435A">
          <w:rPr>
            <w:rFonts w:ascii="Trebuchet MS" w:hAnsi="Trebuchet MS"/>
            <w:noProof/>
            <w:sz w:val="24"/>
          </w:rPr>
          <w:delText>upon</w:delText>
        </w:r>
      </w:del>
      <w:ins w:id="163" w:author="Author">
        <w:r w:rsidRPr="003A435A">
          <w:rPr>
            <w:rFonts w:ascii="Trebuchet MS" w:hAnsi="Trebuchet MS"/>
            <w:noProof/>
            <w:sz w:val="24"/>
          </w:rPr>
          <w:t>along</w:t>
        </w:r>
      </w:ins>
      <w:r w:rsidRPr="003A435A">
        <w:rPr>
          <w:rFonts w:ascii="Trebuchet MS" w:hAnsi="Trebuchet MS"/>
          <w:noProof/>
          <w:sz w:val="24"/>
        </w:rPr>
        <w:t xml:space="preserve"> the edge of the other tent cloth that joined with it. </w:t>
      </w:r>
      <w:r w:rsidRPr="003A435A">
        <w:rPr>
          <w:rFonts w:ascii="Trebuchet MS" w:hAnsi="Trebuchet MS"/>
          <w:b/>
          <w:noProof/>
          <w:sz w:val="24"/>
        </w:rPr>
        <w:t xml:space="preserve">36:18 </w:t>
      </w:r>
      <w:del w:id="164" w:author="Author">
        <w:r w:rsidRPr="003A435A">
          <w:rPr>
            <w:rFonts w:ascii="Trebuchet MS" w:hAnsi="Trebuchet MS"/>
            <w:noProof/>
            <w:sz w:val="24"/>
          </w:rPr>
          <w:delText>After that</w:delText>
        </w:r>
      </w:del>
      <w:ins w:id="165" w:author="Author">
        <w:r w:rsidRPr="003A435A">
          <w:rPr>
            <w:rFonts w:ascii="Trebuchet MS" w:hAnsi="Trebuchet MS"/>
            <w:noProof/>
            <w:sz w:val="24"/>
          </w:rPr>
          <w:t>And</w:t>
        </w:r>
      </w:ins>
      <w:r w:rsidRPr="003A435A">
        <w:rPr>
          <w:rFonts w:ascii="Trebuchet MS" w:hAnsi="Trebuchet MS"/>
          <w:noProof/>
          <w:sz w:val="24"/>
        </w:rPr>
        <w:t xml:space="preserve"> he made </w:t>
      </w:r>
      <w:del w:id="166" w:author="Author">
        <w:r w:rsidRPr="003A435A">
          <w:rPr>
            <w:rFonts w:ascii="Trebuchet MS" w:hAnsi="Trebuchet MS"/>
            <w:noProof/>
            <w:sz w:val="24"/>
          </w:rPr>
          <w:delText>fifty hooks of</w:delText>
        </w:r>
      </w:del>
      <w:ins w:id="167" w:author="Author">
        <w:r w:rsidRPr="003A435A">
          <w:rPr>
            <w:rFonts w:ascii="Trebuchet MS" w:hAnsi="Trebuchet MS"/>
            <w:noProof/>
            <w:sz w:val="24"/>
          </w:rPr>
          <w:t>50</w:t>
        </w:r>
      </w:ins>
      <w:r w:rsidRPr="003A435A">
        <w:rPr>
          <w:rFonts w:ascii="Trebuchet MS" w:hAnsi="Trebuchet MS"/>
          <w:noProof/>
          <w:sz w:val="24"/>
        </w:rPr>
        <w:t xml:space="preserve"> copper </w:t>
      </w:r>
      <w:ins w:id="168" w:author="Author">
        <w:r w:rsidRPr="003A435A">
          <w:rPr>
            <w:rFonts w:ascii="Trebuchet MS" w:hAnsi="Trebuchet MS"/>
            <w:noProof/>
            <w:sz w:val="24"/>
          </w:rPr>
          <w:t xml:space="preserve">clasps </w:t>
        </w:r>
      </w:ins>
      <w:r w:rsidRPr="003A435A">
        <w:rPr>
          <w:rFonts w:ascii="Trebuchet MS" w:hAnsi="Trebuchet MS"/>
          <w:noProof/>
          <w:sz w:val="24"/>
        </w:rPr>
        <w:t xml:space="preserve">for joining the tent together to become one </w:t>
      </w:r>
      <w:del w:id="169" w:author="Author">
        <w:r w:rsidRPr="003A435A">
          <w:rPr>
            <w:rFonts w:ascii="Trebuchet MS" w:hAnsi="Trebuchet MS"/>
            <w:noProof/>
            <w:sz w:val="24"/>
          </w:rPr>
          <w:delText>piece</w:delText>
        </w:r>
      </w:del>
      <w:ins w:id="170" w:author="Author">
        <w:r w:rsidRPr="003A435A">
          <w:rPr>
            <w:rFonts w:ascii="Trebuchet MS" w:hAnsi="Trebuchet MS"/>
            <w:noProof/>
            <w:sz w:val="24"/>
          </w:rPr>
          <w:t>unit</w:t>
        </w:r>
      </w:ins>
      <w:r w:rsidRPr="003A435A">
        <w:rPr>
          <w:rFonts w:ascii="Trebuchet MS" w:hAnsi="Trebuchet MS"/>
          <w:noProof/>
          <w:sz w:val="24"/>
        </w:rPr>
        <w:t>.</w:t>
      </w:r>
    </w:p>
    <w:p w:rsidR="0090049E" w:rsidRPr="003A435A" w:rsidRDefault="0090049E" w:rsidP="0090049E">
      <w:pPr>
        <w:rPr>
          <w:rFonts w:ascii="Trebuchet MS" w:hAnsi="Trebuchet MS"/>
          <w:noProof/>
          <w:sz w:val="24"/>
        </w:rPr>
      </w:pPr>
      <w:r w:rsidRPr="003A435A">
        <w:rPr>
          <w:rFonts w:ascii="Trebuchet MS" w:hAnsi="Trebuchet MS"/>
          <w:b/>
          <w:sz w:val="24"/>
        </w:rPr>
        <w:t xml:space="preserve">36:19 </w:t>
      </w:r>
      <w:del w:id="171" w:author="Author">
        <w:r w:rsidRPr="003A435A">
          <w:rPr>
            <w:rFonts w:ascii="Trebuchet MS" w:hAnsi="Trebuchet MS"/>
            <w:noProof/>
            <w:sz w:val="24"/>
          </w:rPr>
          <w:delText>And he proceeded to make</w:delText>
        </w:r>
      </w:del>
      <w:ins w:id="172" w:author="Author">
        <w:r w:rsidRPr="003A435A">
          <w:rPr>
            <w:rFonts w:ascii="Trebuchet MS" w:hAnsi="Trebuchet MS"/>
            <w:noProof/>
            <w:sz w:val="24"/>
          </w:rPr>
          <w:t>He made</w:t>
        </w:r>
      </w:ins>
      <w:r w:rsidRPr="003A435A">
        <w:rPr>
          <w:rFonts w:ascii="Trebuchet MS" w:hAnsi="Trebuchet MS"/>
          <w:noProof/>
          <w:sz w:val="24"/>
        </w:rPr>
        <w:t xml:space="preserve"> a covering for the tent out of ram skins dyed red and a covering out of sealskins </w:t>
      </w:r>
      <w:del w:id="173" w:author="Author">
        <w:r w:rsidRPr="003A435A">
          <w:rPr>
            <w:rFonts w:ascii="Trebuchet MS" w:hAnsi="Trebuchet MS"/>
            <w:noProof/>
            <w:sz w:val="24"/>
          </w:rPr>
          <w:delText>up on top</w:delText>
        </w:r>
      </w:del>
      <w:ins w:id="174" w:author="Author">
        <w:r w:rsidRPr="003A435A">
          <w:rPr>
            <w:rFonts w:ascii="Trebuchet MS" w:hAnsi="Trebuchet MS"/>
            <w:noProof/>
            <w:sz w:val="24"/>
          </w:rPr>
          <w:t>to go over that</w:t>
        </w:r>
      </w:ins>
      <w:r w:rsidRPr="003A435A">
        <w:rPr>
          <w:rFonts w:ascii="Trebuchet MS" w:hAnsi="Trebuchet MS"/>
          <w:noProof/>
          <w:sz w:val="24"/>
        </w:rPr>
        <w:t>.</w:t>
      </w:r>
    </w:p>
    <w:p w:rsidR="0090049E" w:rsidRPr="003A435A" w:rsidRDefault="0090049E" w:rsidP="0090049E">
      <w:pPr>
        <w:rPr>
          <w:rFonts w:ascii="Trebuchet MS" w:hAnsi="Trebuchet MS"/>
          <w:noProof/>
          <w:sz w:val="24"/>
        </w:rPr>
      </w:pPr>
      <w:r w:rsidRPr="003A435A">
        <w:rPr>
          <w:rFonts w:ascii="Trebuchet MS" w:hAnsi="Trebuchet MS"/>
          <w:b/>
          <w:sz w:val="24"/>
        </w:rPr>
        <w:t xml:space="preserve">36:20 </w:t>
      </w:r>
      <w:r w:rsidRPr="003A435A">
        <w:rPr>
          <w:rFonts w:ascii="Trebuchet MS" w:hAnsi="Trebuchet MS"/>
          <w:noProof/>
          <w:sz w:val="24"/>
        </w:rPr>
        <w:t xml:space="preserve">Then he made </w:t>
      </w:r>
      <w:del w:id="175" w:author="Author">
        <w:r w:rsidRPr="003A435A">
          <w:rPr>
            <w:rFonts w:ascii="Trebuchet MS" w:hAnsi="Trebuchet MS"/>
            <w:noProof/>
            <w:sz w:val="24"/>
          </w:rPr>
          <w:delText xml:space="preserve">the panel frames for the tabernacle </w:delText>
        </w:r>
      </w:del>
      <w:r w:rsidRPr="003A435A">
        <w:rPr>
          <w:rFonts w:ascii="Trebuchet MS" w:hAnsi="Trebuchet MS"/>
          <w:noProof/>
          <w:sz w:val="24"/>
        </w:rPr>
        <w:t>out of acacia wood</w:t>
      </w:r>
      <w:del w:id="176" w:author="Author">
        <w:r w:rsidRPr="003A435A">
          <w:rPr>
            <w:rFonts w:ascii="Trebuchet MS" w:hAnsi="Trebuchet MS"/>
            <w:noProof/>
            <w:sz w:val="24"/>
          </w:rPr>
          <w:delText>, standing on end</w:delText>
        </w:r>
      </w:del>
      <w:ins w:id="177" w:author="Author">
        <w:r w:rsidRPr="003A435A">
          <w:rPr>
            <w:rFonts w:ascii="Trebuchet MS" w:hAnsi="Trebuchet MS"/>
            <w:noProof/>
            <w:sz w:val="24"/>
          </w:rPr>
          <w:t xml:space="preserve"> the tabernacle’s panel frames, which stood upright</w:t>
        </w:r>
      </w:ins>
      <w:r w:rsidRPr="003A435A">
        <w:rPr>
          <w:rFonts w:ascii="Trebuchet MS" w:hAnsi="Trebuchet MS"/>
          <w:noProof/>
          <w:sz w:val="24"/>
        </w:rPr>
        <w:t xml:space="preserve">. </w:t>
      </w:r>
      <w:r w:rsidRPr="003A435A">
        <w:rPr>
          <w:rFonts w:ascii="Trebuchet MS" w:hAnsi="Trebuchet MS"/>
          <w:b/>
          <w:noProof/>
          <w:sz w:val="24"/>
        </w:rPr>
        <w:t xml:space="preserve">36:21 </w:t>
      </w:r>
      <w:del w:id="178" w:author="Author">
        <w:r w:rsidRPr="003A435A">
          <w:rPr>
            <w:rFonts w:ascii="Trebuchet MS" w:hAnsi="Trebuchet MS"/>
            <w:noProof/>
            <w:sz w:val="24"/>
          </w:rPr>
          <w:delText>Ten cubits was the length of a</w:delText>
        </w:r>
      </w:del>
      <w:ins w:id="179" w:author="Author">
        <w:r w:rsidRPr="003A435A">
          <w:rPr>
            <w:rFonts w:ascii="Trebuchet MS" w:hAnsi="Trebuchet MS"/>
            <w:noProof/>
            <w:sz w:val="24"/>
          </w:rPr>
          <w:t>Each</w:t>
        </w:r>
      </w:ins>
      <w:r w:rsidRPr="003A435A">
        <w:rPr>
          <w:rFonts w:ascii="Trebuchet MS" w:hAnsi="Trebuchet MS"/>
          <w:noProof/>
          <w:sz w:val="24"/>
        </w:rPr>
        <w:t xml:space="preserve"> panel frame</w:t>
      </w:r>
      <w:del w:id="180" w:author="Author">
        <w:r w:rsidRPr="003A435A">
          <w:rPr>
            <w:rFonts w:ascii="Trebuchet MS" w:hAnsi="Trebuchet MS"/>
            <w:noProof/>
            <w:sz w:val="24"/>
          </w:rPr>
          <w:delText>,</w:delText>
        </w:r>
      </w:del>
      <w:ins w:id="181" w:author="Author">
        <w:r w:rsidRPr="003A435A">
          <w:rPr>
            <w:rFonts w:ascii="Trebuchet MS" w:hAnsi="Trebuchet MS"/>
            <w:noProof/>
            <w:sz w:val="24"/>
          </w:rPr>
          <w:t xml:space="preserve"> was ten cubits high</w:t>
        </w:r>
      </w:ins>
      <w:r w:rsidRPr="003A435A">
        <w:rPr>
          <w:rFonts w:ascii="Trebuchet MS" w:hAnsi="Trebuchet MS"/>
          <w:noProof/>
          <w:sz w:val="24"/>
        </w:rPr>
        <w:t xml:space="preserve"> and one </w:t>
      </w:r>
      <w:del w:id="182" w:author="Author">
        <w:r w:rsidRPr="003A435A">
          <w:rPr>
            <w:rFonts w:ascii="Trebuchet MS" w:hAnsi="Trebuchet MS"/>
            <w:noProof/>
            <w:sz w:val="24"/>
          </w:rPr>
          <w:delText xml:space="preserve">cubit </w:delText>
        </w:r>
      </w:del>
      <w:r w:rsidRPr="003A435A">
        <w:rPr>
          <w:rFonts w:ascii="Trebuchet MS" w:hAnsi="Trebuchet MS"/>
          <w:noProof/>
          <w:sz w:val="24"/>
        </w:rPr>
        <w:t xml:space="preserve">and a half </w:t>
      </w:r>
      <w:del w:id="183" w:author="Author">
        <w:r w:rsidRPr="003A435A">
          <w:rPr>
            <w:rFonts w:ascii="Trebuchet MS" w:hAnsi="Trebuchet MS"/>
            <w:noProof/>
            <w:sz w:val="24"/>
          </w:rPr>
          <w:delText>the width of each panel frame</w:delText>
        </w:r>
      </w:del>
      <w:ins w:id="184" w:author="Author">
        <w:r w:rsidRPr="003A435A">
          <w:rPr>
            <w:rFonts w:ascii="Trebuchet MS" w:hAnsi="Trebuchet MS"/>
            <w:noProof/>
            <w:sz w:val="24"/>
          </w:rPr>
          <w:t>cubits wide</w:t>
        </w:r>
      </w:ins>
      <w:r w:rsidRPr="003A435A">
        <w:rPr>
          <w:rFonts w:ascii="Trebuchet MS" w:hAnsi="Trebuchet MS"/>
          <w:noProof/>
          <w:sz w:val="24"/>
        </w:rPr>
        <w:t xml:space="preserve">. </w:t>
      </w:r>
      <w:r w:rsidRPr="003A435A">
        <w:rPr>
          <w:rFonts w:ascii="Trebuchet MS" w:hAnsi="Trebuchet MS"/>
          <w:b/>
          <w:noProof/>
          <w:sz w:val="24"/>
        </w:rPr>
        <w:t xml:space="preserve">36:22 </w:t>
      </w:r>
      <w:r w:rsidRPr="003A435A">
        <w:rPr>
          <w:rFonts w:ascii="Trebuchet MS" w:hAnsi="Trebuchet MS"/>
          <w:noProof/>
          <w:sz w:val="24"/>
        </w:rPr>
        <w:t>Each panel frame had two tenons</w:t>
      </w:r>
      <w:del w:id="185" w:author="Author">
        <w:r w:rsidRPr="003A435A">
          <w:rPr>
            <w:rFonts w:ascii="Trebuchet MS" w:hAnsi="Trebuchet MS"/>
            <w:noProof/>
            <w:sz w:val="24"/>
          </w:rPr>
          <w:delText xml:space="preserve"> fitted one</w:delText>
        </w:r>
      </w:del>
      <w:ins w:id="186" w:author="Author">
        <w:r w:rsidRPr="003A435A">
          <w:rPr>
            <w:rStyle w:val="FootnoteReference"/>
            <w:rFonts w:ascii="Trebuchet MS" w:hAnsi="Trebuchet MS"/>
            <w:noProof/>
          </w:rPr>
          <w:footnoteReference w:id="4"/>
        </w:r>
        <w:r w:rsidRPr="003A435A">
          <w:rPr>
            <w:rFonts w:ascii="Trebuchet MS" w:hAnsi="Trebuchet MS"/>
            <w:noProof/>
            <w:sz w:val="24"/>
          </w:rPr>
          <w:t xml:space="preserve"> joined</w:t>
        </w:r>
      </w:ins>
      <w:r w:rsidRPr="003A435A">
        <w:rPr>
          <w:rFonts w:ascii="Trebuchet MS" w:hAnsi="Trebuchet MS"/>
          <w:noProof/>
          <w:sz w:val="24"/>
        </w:rPr>
        <w:t xml:space="preserve"> to </w:t>
      </w:r>
      <w:del w:id="189" w:author="Author">
        <w:r w:rsidRPr="003A435A">
          <w:rPr>
            <w:rFonts w:ascii="Trebuchet MS" w:hAnsi="Trebuchet MS"/>
            <w:noProof/>
            <w:sz w:val="24"/>
          </w:rPr>
          <w:delText>the</w:delText>
        </w:r>
      </w:del>
      <w:ins w:id="190" w:author="Author">
        <w:r w:rsidRPr="003A435A">
          <w:rPr>
            <w:rFonts w:ascii="Trebuchet MS" w:hAnsi="Trebuchet MS"/>
            <w:noProof/>
            <w:sz w:val="24"/>
          </w:rPr>
          <w:t>each</w:t>
        </w:r>
      </w:ins>
      <w:r w:rsidRPr="003A435A">
        <w:rPr>
          <w:rFonts w:ascii="Trebuchet MS" w:hAnsi="Trebuchet MS"/>
          <w:noProof/>
          <w:sz w:val="24"/>
        </w:rPr>
        <w:t xml:space="preserve"> other. That is </w:t>
      </w:r>
      <w:del w:id="191" w:author="Author">
        <w:r w:rsidRPr="003A435A">
          <w:rPr>
            <w:rFonts w:ascii="Trebuchet MS" w:hAnsi="Trebuchet MS"/>
            <w:noProof/>
            <w:sz w:val="24"/>
          </w:rPr>
          <w:delText>the way</w:delText>
        </w:r>
      </w:del>
      <w:ins w:id="192" w:author="Author">
        <w:r w:rsidRPr="003A435A">
          <w:rPr>
            <w:rFonts w:ascii="Trebuchet MS" w:hAnsi="Trebuchet MS"/>
            <w:noProof/>
            <w:sz w:val="24"/>
          </w:rPr>
          <w:t>how</w:t>
        </w:r>
      </w:ins>
      <w:r w:rsidRPr="003A435A">
        <w:rPr>
          <w:rFonts w:ascii="Trebuchet MS" w:hAnsi="Trebuchet MS"/>
          <w:noProof/>
          <w:sz w:val="24"/>
        </w:rPr>
        <w:t xml:space="preserve"> he </w:t>
      </w:r>
      <w:del w:id="193" w:author="Author">
        <w:r w:rsidRPr="003A435A">
          <w:rPr>
            <w:rFonts w:ascii="Trebuchet MS" w:hAnsi="Trebuchet MS"/>
            <w:noProof/>
            <w:sz w:val="24"/>
          </w:rPr>
          <w:delText>did to</w:delText>
        </w:r>
      </w:del>
      <w:ins w:id="194" w:author="Author">
        <w:r w:rsidRPr="003A435A">
          <w:rPr>
            <w:rFonts w:ascii="Trebuchet MS" w:hAnsi="Trebuchet MS"/>
            <w:noProof/>
            <w:sz w:val="24"/>
          </w:rPr>
          <w:t>made</w:t>
        </w:r>
      </w:ins>
      <w:r w:rsidRPr="003A435A">
        <w:rPr>
          <w:rFonts w:ascii="Trebuchet MS" w:hAnsi="Trebuchet MS"/>
          <w:noProof/>
          <w:sz w:val="24"/>
        </w:rPr>
        <w:t xml:space="preserve"> all the panel frames of the tabernacle. </w:t>
      </w:r>
      <w:r w:rsidRPr="003A435A">
        <w:rPr>
          <w:rFonts w:ascii="Trebuchet MS" w:hAnsi="Trebuchet MS"/>
          <w:b/>
          <w:noProof/>
          <w:sz w:val="24"/>
        </w:rPr>
        <w:t xml:space="preserve">36:23 </w:t>
      </w:r>
      <w:del w:id="195" w:author="Author">
        <w:r w:rsidRPr="003A435A">
          <w:rPr>
            <w:rFonts w:ascii="Trebuchet MS" w:hAnsi="Trebuchet MS"/>
            <w:noProof/>
            <w:sz w:val="24"/>
          </w:rPr>
          <w:delText>So</w:delText>
        </w:r>
      </w:del>
      <w:ins w:id="196" w:author="Author">
        <w:r w:rsidRPr="003A435A">
          <w:rPr>
            <w:rFonts w:ascii="Trebuchet MS" w:hAnsi="Trebuchet MS"/>
            <w:noProof/>
            <w:sz w:val="24"/>
          </w:rPr>
          <w:t>Thus</w:t>
        </w:r>
      </w:ins>
      <w:r w:rsidRPr="003A435A">
        <w:rPr>
          <w:rFonts w:ascii="Trebuchet MS" w:hAnsi="Trebuchet MS"/>
          <w:noProof/>
          <w:sz w:val="24"/>
        </w:rPr>
        <w:t xml:space="preserve"> he made the panel frames for </w:t>
      </w:r>
      <w:r w:rsidRPr="003A435A">
        <w:rPr>
          <w:rFonts w:ascii="Trebuchet MS" w:hAnsi="Trebuchet MS"/>
          <w:noProof/>
          <w:sz w:val="24"/>
        </w:rPr>
        <w:lastRenderedPageBreak/>
        <w:t xml:space="preserve">the </w:t>
      </w:r>
      <w:ins w:id="197" w:author="Author">
        <w:r w:rsidRPr="003A435A">
          <w:rPr>
            <w:rFonts w:ascii="Trebuchet MS" w:hAnsi="Trebuchet MS"/>
            <w:noProof/>
            <w:sz w:val="24"/>
          </w:rPr>
          <w:t xml:space="preserve">south side of the </w:t>
        </w:r>
      </w:ins>
      <w:r w:rsidRPr="003A435A">
        <w:rPr>
          <w:rFonts w:ascii="Trebuchet MS" w:hAnsi="Trebuchet MS"/>
          <w:noProof/>
          <w:sz w:val="24"/>
        </w:rPr>
        <w:t xml:space="preserve">tabernacle, </w:t>
      </w:r>
      <w:del w:id="198" w:author="Author">
        <w:r w:rsidRPr="003A435A">
          <w:rPr>
            <w:rFonts w:ascii="Trebuchet MS" w:hAnsi="Trebuchet MS"/>
            <w:noProof/>
            <w:sz w:val="24"/>
          </w:rPr>
          <w:delText>twenty</w:delText>
        </w:r>
      </w:del>
      <w:ins w:id="199" w:author="Author">
        <w:r w:rsidRPr="003A435A">
          <w:rPr>
            <w:rFonts w:ascii="Trebuchet MS" w:hAnsi="Trebuchet MS"/>
            <w:noProof/>
            <w:sz w:val="24"/>
          </w:rPr>
          <w:t>20</w:t>
        </w:r>
      </w:ins>
      <w:r w:rsidRPr="003A435A">
        <w:rPr>
          <w:rFonts w:ascii="Trebuchet MS" w:hAnsi="Trebuchet MS"/>
          <w:noProof/>
          <w:sz w:val="24"/>
        </w:rPr>
        <w:t xml:space="preserve"> panel frames</w:t>
      </w:r>
      <w:del w:id="200" w:author="Author">
        <w:r w:rsidRPr="003A435A">
          <w:rPr>
            <w:rFonts w:ascii="Trebuchet MS" w:hAnsi="Trebuchet MS"/>
            <w:noProof/>
            <w:sz w:val="24"/>
          </w:rPr>
          <w:delText xml:space="preserve"> for the side toward the Neg′eb, to the</w:delText>
        </w:r>
      </w:del>
      <w:ins w:id="201" w:author="Author">
        <w:r w:rsidRPr="003A435A">
          <w:rPr>
            <w:rFonts w:ascii="Trebuchet MS" w:hAnsi="Trebuchet MS"/>
            <w:noProof/>
            <w:sz w:val="24"/>
          </w:rPr>
          <w:t>, facing</w:t>
        </w:r>
      </w:ins>
      <w:r w:rsidRPr="003A435A">
        <w:rPr>
          <w:rFonts w:ascii="Trebuchet MS" w:hAnsi="Trebuchet MS"/>
          <w:noProof/>
          <w:sz w:val="24"/>
        </w:rPr>
        <w:t xml:space="preserve"> south. </w:t>
      </w:r>
      <w:r w:rsidRPr="003A435A">
        <w:rPr>
          <w:rFonts w:ascii="Trebuchet MS" w:hAnsi="Trebuchet MS"/>
          <w:b/>
          <w:noProof/>
          <w:sz w:val="24"/>
        </w:rPr>
        <w:t xml:space="preserve">36:24 </w:t>
      </w:r>
      <w:del w:id="202" w:author="Author">
        <w:r w:rsidRPr="003A435A">
          <w:rPr>
            <w:rFonts w:ascii="Trebuchet MS" w:hAnsi="Trebuchet MS"/>
            <w:noProof/>
            <w:sz w:val="24"/>
          </w:rPr>
          <w:delText>And</w:delText>
        </w:r>
      </w:del>
      <w:ins w:id="203" w:author="Author">
        <w:r w:rsidRPr="003A435A">
          <w:rPr>
            <w:rFonts w:ascii="Trebuchet MS" w:hAnsi="Trebuchet MS"/>
            <w:noProof/>
            <w:sz w:val="24"/>
          </w:rPr>
          <w:t>Then</w:t>
        </w:r>
      </w:ins>
      <w:r w:rsidRPr="003A435A">
        <w:rPr>
          <w:rFonts w:ascii="Trebuchet MS" w:hAnsi="Trebuchet MS"/>
          <w:noProof/>
          <w:sz w:val="24"/>
        </w:rPr>
        <w:t xml:space="preserve"> he made </w:t>
      </w:r>
      <w:del w:id="204" w:author="Author">
        <w:r w:rsidRPr="003A435A">
          <w:rPr>
            <w:rFonts w:ascii="Trebuchet MS" w:hAnsi="Trebuchet MS"/>
            <w:noProof/>
            <w:sz w:val="24"/>
          </w:rPr>
          <w:delText>forty</w:delText>
        </w:r>
      </w:del>
      <w:ins w:id="205" w:author="Author">
        <w:r w:rsidRPr="003A435A">
          <w:rPr>
            <w:rFonts w:ascii="Trebuchet MS" w:hAnsi="Trebuchet MS"/>
            <w:noProof/>
            <w:sz w:val="24"/>
          </w:rPr>
          <w:t>40</w:t>
        </w:r>
      </w:ins>
      <w:r w:rsidRPr="003A435A">
        <w:rPr>
          <w:rFonts w:ascii="Trebuchet MS" w:hAnsi="Trebuchet MS"/>
          <w:noProof/>
          <w:sz w:val="24"/>
        </w:rPr>
        <w:t xml:space="preserve"> socket pedestals of silver </w:t>
      </w:r>
      <w:del w:id="206" w:author="Author">
        <w:r w:rsidRPr="003A435A">
          <w:rPr>
            <w:rFonts w:ascii="Trebuchet MS" w:hAnsi="Trebuchet MS"/>
            <w:noProof/>
            <w:sz w:val="24"/>
          </w:rPr>
          <w:delText>for beneath</w:delText>
        </w:r>
      </w:del>
      <w:ins w:id="207" w:author="Author">
        <w:r w:rsidRPr="003A435A">
          <w:rPr>
            <w:rFonts w:ascii="Trebuchet MS" w:hAnsi="Trebuchet MS"/>
            <w:noProof/>
            <w:sz w:val="24"/>
          </w:rPr>
          <w:t>to go under</w:t>
        </w:r>
      </w:ins>
      <w:r w:rsidRPr="003A435A">
        <w:rPr>
          <w:rFonts w:ascii="Trebuchet MS" w:hAnsi="Trebuchet MS"/>
          <w:noProof/>
          <w:sz w:val="24"/>
        </w:rPr>
        <w:t xml:space="preserve"> the </w:t>
      </w:r>
      <w:del w:id="208" w:author="Author">
        <w:r w:rsidRPr="003A435A">
          <w:rPr>
            <w:rFonts w:ascii="Trebuchet MS" w:hAnsi="Trebuchet MS"/>
            <w:noProof/>
            <w:sz w:val="24"/>
          </w:rPr>
          <w:delText>twenty</w:delText>
        </w:r>
      </w:del>
      <w:ins w:id="209" w:author="Author">
        <w:r w:rsidRPr="003A435A">
          <w:rPr>
            <w:rFonts w:ascii="Trebuchet MS" w:hAnsi="Trebuchet MS"/>
            <w:noProof/>
            <w:sz w:val="24"/>
          </w:rPr>
          <w:t>20</w:t>
        </w:r>
      </w:ins>
      <w:r w:rsidRPr="003A435A">
        <w:rPr>
          <w:rFonts w:ascii="Trebuchet MS" w:hAnsi="Trebuchet MS"/>
          <w:noProof/>
          <w:sz w:val="24"/>
        </w:rPr>
        <w:t xml:space="preserve"> panel frames, two socket pedestals beneath </w:t>
      </w:r>
      <w:del w:id="210" w:author="Author">
        <w:r w:rsidRPr="003A435A">
          <w:rPr>
            <w:rFonts w:ascii="Trebuchet MS" w:hAnsi="Trebuchet MS"/>
            <w:noProof/>
            <w:sz w:val="24"/>
          </w:rPr>
          <w:delText xml:space="preserve">the </w:delText>
        </w:r>
      </w:del>
      <w:r w:rsidRPr="003A435A">
        <w:rPr>
          <w:rFonts w:ascii="Trebuchet MS" w:hAnsi="Trebuchet MS"/>
          <w:noProof/>
          <w:sz w:val="24"/>
        </w:rPr>
        <w:t xml:space="preserve">one panel frame </w:t>
      </w:r>
      <w:del w:id="211" w:author="Author">
        <w:r w:rsidRPr="003A435A">
          <w:rPr>
            <w:rFonts w:ascii="Trebuchet MS" w:hAnsi="Trebuchet MS"/>
            <w:noProof/>
            <w:sz w:val="24"/>
          </w:rPr>
          <w:delText>with</w:delText>
        </w:r>
      </w:del>
      <w:ins w:id="212" w:author="Author">
        <w:r w:rsidRPr="003A435A">
          <w:rPr>
            <w:rFonts w:ascii="Trebuchet MS" w:hAnsi="Trebuchet MS"/>
            <w:noProof/>
            <w:sz w:val="24"/>
          </w:rPr>
          <w:t>for</w:t>
        </w:r>
      </w:ins>
      <w:r w:rsidRPr="003A435A">
        <w:rPr>
          <w:rFonts w:ascii="Trebuchet MS" w:hAnsi="Trebuchet MS"/>
          <w:noProof/>
          <w:sz w:val="24"/>
        </w:rPr>
        <w:t xml:space="preserve"> its two tenons and two socket pedestals </w:t>
      </w:r>
      <w:del w:id="213" w:author="Author">
        <w:r w:rsidRPr="003A435A">
          <w:rPr>
            <w:rFonts w:ascii="Trebuchet MS" w:hAnsi="Trebuchet MS"/>
            <w:noProof/>
            <w:sz w:val="24"/>
          </w:rPr>
          <w:delText>beneath the other</w:delText>
        </w:r>
      </w:del>
      <w:ins w:id="214" w:author="Author">
        <w:r w:rsidRPr="003A435A">
          <w:rPr>
            <w:rFonts w:ascii="Trebuchet MS" w:hAnsi="Trebuchet MS"/>
            <w:noProof/>
            <w:sz w:val="24"/>
          </w:rPr>
          <w:t>under each following</w:t>
        </w:r>
      </w:ins>
      <w:r w:rsidRPr="003A435A">
        <w:rPr>
          <w:rFonts w:ascii="Trebuchet MS" w:hAnsi="Trebuchet MS"/>
          <w:noProof/>
          <w:sz w:val="24"/>
        </w:rPr>
        <w:t xml:space="preserve"> panel frame </w:t>
      </w:r>
      <w:del w:id="215" w:author="Author">
        <w:r w:rsidRPr="003A435A">
          <w:rPr>
            <w:rFonts w:ascii="Trebuchet MS" w:hAnsi="Trebuchet MS"/>
            <w:noProof/>
            <w:sz w:val="24"/>
          </w:rPr>
          <w:delText>with</w:delText>
        </w:r>
      </w:del>
      <w:ins w:id="216" w:author="Author">
        <w:r w:rsidRPr="003A435A">
          <w:rPr>
            <w:rFonts w:ascii="Trebuchet MS" w:hAnsi="Trebuchet MS"/>
            <w:noProof/>
            <w:sz w:val="24"/>
          </w:rPr>
          <w:t>for</w:t>
        </w:r>
      </w:ins>
      <w:r w:rsidRPr="003A435A">
        <w:rPr>
          <w:rFonts w:ascii="Trebuchet MS" w:hAnsi="Trebuchet MS"/>
          <w:noProof/>
          <w:sz w:val="24"/>
        </w:rPr>
        <w:t xml:space="preserve"> its two tenons. </w:t>
      </w:r>
      <w:r w:rsidRPr="003A435A">
        <w:rPr>
          <w:rFonts w:ascii="Trebuchet MS" w:hAnsi="Trebuchet MS"/>
          <w:b/>
          <w:noProof/>
          <w:sz w:val="24"/>
        </w:rPr>
        <w:t xml:space="preserve">36:25 </w:t>
      </w:r>
      <w:del w:id="217" w:author="Author">
        <w:r w:rsidRPr="003A435A">
          <w:rPr>
            <w:rFonts w:ascii="Trebuchet MS" w:hAnsi="Trebuchet MS"/>
            <w:noProof/>
            <w:sz w:val="24"/>
          </w:rPr>
          <w:delText>And for</w:delText>
        </w:r>
      </w:del>
      <w:ins w:id="218" w:author="Author">
        <w:r w:rsidRPr="003A435A">
          <w:rPr>
            <w:rFonts w:ascii="Trebuchet MS" w:hAnsi="Trebuchet MS"/>
            <w:noProof/>
            <w:sz w:val="24"/>
          </w:rPr>
          <w:t>For</w:t>
        </w:r>
      </w:ins>
      <w:r w:rsidRPr="003A435A">
        <w:rPr>
          <w:rFonts w:ascii="Trebuchet MS" w:hAnsi="Trebuchet MS"/>
          <w:noProof/>
          <w:sz w:val="24"/>
        </w:rPr>
        <w:t xml:space="preserve"> the other side of the tabernacle, the northern side, he made </w:t>
      </w:r>
      <w:del w:id="219" w:author="Author">
        <w:r w:rsidRPr="003A435A">
          <w:rPr>
            <w:rFonts w:ascii="Trebuchet MS" w:hAnsi="Trebuchet MS"/>
            <w:noProof/>
            <w:sz w:val="24"/>
          </w:rPr>
          <w:delText>twenty</w:delText>
        </w:r>
      </w:del>
      <w:ins w:id="220" w:author="Author">
        <w:r w:rsidRPr="003A435A">
          <w:rPr>
            <w:rFonts w:ascii="Trebuchet MS" w:hAnsi="Trebuchet MS"/>
            <w:noProof/>
            <w:sz w:val="24"/>
          </w:rPr>
          <w:t>20</w:t>
        </w:r>
      </w:ins>
      <w:r w:rsidRPr="003A435A">
        <w:rPr>
          <w:rFonts w:ascii="Trebuchet MS" w:hAnsi="Trebuchet MS"/>
          <w:noProof/>
          <w:sz w:val="24"/>
        </w:rPr>
        <w:t xml:space="preserve"> panel frames </w:t>
      </w:r>
      <w:r w:rsidRPr="003A435A">
        <w:rPr>
          <w:rFonts w:ascii="Trebuchet MS" w:hAnsi="Trebuchet MS"/>
          <w:b/>
          <w:noProof/>
          <w:sz w:val="24"/>
        </w:rPr>
        <w:t xml:space="preserve">36:26 </w:t>
      </w:r>
      <w:r w:rsidRPr="003A435A">
        <w:rPr>
          <w:rFonts w:ascii="Trebuchet MS" w:hAnsi="Trebuchet MS"/>
          <w:noProof/>
          <w:sz w:val="24"/>
        </w:rPr>
        <w:t xml:space="preserve">and their </w:t>
      </w:r>
      <w:del w:id="221" w:author="Author">
        <w:r w:rsidRPr="003A435A">
          <w:rPr>
            <w:rFonts w:ascii="Trebuchet MS" w:hAnsi="Trebuchet MS"/>
            <w:noProof/>
            <w:sz w:val="24"/>
          </w:rPr>
          <w:delText>forty</w:delText>
        </w:r>
      </w:del>
      <w:ins w:id="222" w:author="Author">
        <w:r w:rsidRPr="003A435A">
          <w:rPr>
            <w:rFonts w:ascii="Trebuchet MS" w:hAnsi="Trebuchet MS"/>
            <w:noProof/>
            <w:sz w:val="24"/>
          </w:rPr>
          <w:t>40</w:t>
        </w:r>
      </w:ins>
      <w:r w:rsidRPr="003A435A">
        <w:rPr>
          <w:rFonts w:ascii="Trebuchet MS" w:hAnsi="Trebuchet MS"/>
          <w:noProof/>
          <w:sz w:val="24"/>
        </w:rPr>
        <w:t xml:space="preserve"> socket pedestals of silver, two socket pedestals beneath the one panel frame and two socket pedestals beneath </w:t>
      </w:r>
      <w:ins w:id="223" w:author="Author">
        <w:r w:rsidRPr="003A435A">
          <w:rPr>
            <w:rFonts w:ascii="Trebuchet MS" w:hAnsi="Trebuchet MS"/>
            <w:noProof/>
            <w:sz w:val="24"/>
          </w:rPr>
          <w:t xml:space="preserve">each of </w:t>
        </w:r>
      </w:ins>
      <w:r w:rsidRPr="003A435A">
        <w:rPr>
          <w:rFonts w:ascii="Trebuchet MS" w:hAnsi="Trebuchet MS"/>
          <w:noProof/>
          <w:sz w:val="24"/>
        </w:rPr>
        <w:t xml:space="preserve">the other panel </w:t>
      </w:r>
      <w:del w:id="224" w:author="Author">
        <w:r w:rsidRPr="003A435A">
          <w:rPr>
            <w:rFonts w:ascii="Trebuchet MS" w:hAnsi="Trebuchet MS"/>
            <w:noProof/>
            <w:sz w:val="24"/>
          </w:rPr>
          <w:delText>frame</w:delText>
        </w:r>
      </w:del>
      <w:ins w:id="225" w:author="Author">
        <w:r w:rsidRPr="003A435A">
          <w:rPr>
            <w:rFonts w:ascii="Trebuchet MS" w:hAnsi="Trebuchet MS"/>
            <w:noProof/>
            <w:sz w:val="24"/>
          </w:rPr>
          <w:t>frames</w:t>
        </w:r>
      </w:ins>
      <w:r w:rsidRPr="003A435A">
        <w:rPr>
          <w:rFonts w:ascii="Trebuchet MS" w:hAnsi="Trebuchet MS"/>
          <w:noProof/>
          <w:sz w:val="24"/>
        </w:rPr>
        <w:t>.</w:t>
      </w:r>
    </w:p>
    <w:p w:rsidR="0090049E" w:rsidRPr="003A435A" w:rsidRDefault="0090049E" w:rsidP="0090049E">
      <w:pPr>
        <w:rPr>
          <w:rFonts w:ascii="Trebuchet MS" w:hAnsi="Trebuchet MS"/>
          <w:noProof/>
          <w:sz w:val="24"/>
        </w:rPr>
      </w:pPr>
      <w:r w:rsidRPr="003A435A">
        <w:rPr>
          <w:rFonts w:ascii="Trebuchet MS" w:hAnsi="Trebuchet MS"/>
          <w:b/>
          <w:sz w:val="24"/>
        </w:rPr>
        <w:t xml:space="preserve">36:27 </w:t>
      </w:r>
      <w:del w:id="226" w:author="Author">
        <w:r w:rsidRPr="003A435A">
          <w:rPr>
            <w:rFonts w:ascii="Trebuchet MS" w:hAnsi="Trebuchet MS"/>
            <w:noProof/>
            <w:sz w:val="24"/>
          </w:rPr>
          <w:delText>And for</w:delText>
        </w:r>
      </w:del>
      <w:ins w:id="227" w:author="Author">
        <w:r w:rsidRPr="003A435A">
          <w:rPr>
            <w:rFonts w:ascii="Trebuchet MS" w:hAnsi="Trebuchet MS"/>
            <w:noProof/>
            <w:sz w:val="24"/>
          </w:rPr>
          <w:t>For</w:t>
        </w:r>
      </w:ins>
      <w:r w:rsidRPr="003A435A">
        <w:rPr>
          <w:rFonts w:ascii="Trebuchet MS" w:hAnsi="Trebuchet MS"/>
          <w:noProof/>
          <w:sz w:val="24"/>
        </w:rPr>
        <w:t xml:space="preserve"> the rear </w:t>
      </w:r>
      <w:del w:id="228" w:author="Author">
        <w:r w:rsidRPr="003A435A">
          <w:rPr>
            <w:rFonts w:ascii="Trebuchet MS" w:hAnsi="Trebuchet MS"/>
            <w:noProof/>
            <w:sz w:val="24"/>
          </w:rPr>
          <w:delText>sections</w:delText>
        </w:r>
      </w:del>
      <w:ins w:id="229" w:author="Author">
        <w:r w:rsidRPr="003A435A">
          <w:rPr>
            <w:rFonts w:ascii="Trebuchet MS" w:hAnsi="Trebuchet MS"/>
            <w:noProof/>
            <w:sz w:val="24"/>
          </w:rPr>
          <w:t>section</w:t>
        </w:r>
      </w:ins>
      <w:r w:rsidRPr="003A435A">
        <w:rPr>
          <w:rFonts w:ascii="Trebuchet MS" w:hAnsi="Trebuchet MS"/>
          <w:noProof/>
          <w:sz w:val="24"/>
        </w:rPr>
        <w:t xml:space="preserve"> of the tabernacle to the west</w:t>
      </w:r>
      <w:ins w:id="230" w:author="Author">
        <w:r w:rsidRPr="003A435A">
          <w:rPr>
            <w:rFonts w:ascii="Trebuchet MS" w:hAnsi="Trebuchet MS"/>
            <w:noProof/>
            <w:sz w:val="24"/>
          </w:rPr>
          <w:t>,</w:t>
        </w:r>
      </w:ins>
      <w:r w:rsidRPr="003A435A">
        <w:rPr>
          <w:rFonts w:ascii="Trebuchet MS" w:hAnsi="Trebuchet MS"/>
          <w:noProof/>
          <w:sz w:val="24"/>
        </w:rPr>
        <w:t xml:space="preserve"> he made six panel frames. </w:t>
      </w:r>
      <w:r w:rsidRPr="003A435A">
        <w:rPr>
          <w:rFonts w:ascii="Trebuchet MS" w:hAnsi="Trebuchet MS"/>
          <w:b/>
          <w:noProof/>
          <w:sz w:val="24"/>
        </w:rPr>
        <w:t xml:space="preserve">36:28 </w:t>
      </w:r>
      <w:del w:id="231" w:author="Author">
        <w:r w:rsidRPr="003A435A">
          <w:rPr>
            <w:rFonts w:ascii="Trebuchet MS" w:hAnsi="Trebuchet MS"/>
            <w:noProof/>
            <w:sz w:val="24"/>
          </w:rPr>
          <w:delText>And he</w:delText>
        </w:r>
      </w:del>
      <w:ins w:id="232" w:author="Author">
        <w:r w:rsidRPr="003A435A">
          <w:rPr>
            <w:rFonts w:ascii="Trebuchet MS" w:hAnsi="Trebuchet MS"/>
            <w:noProof/>
            <w:sz w:val="24"/>
          </w:rPr>
          <w:t>He</w:t>
        </w:r>
      </w:ins>
      <w:r w:rsidRPr="003A435A">
        <w:rPr>
          <w:rFonts w:ascii="Trebuchet MS" w:hAnsi="Trebuchet MS"/>
          <w:noProof/>
          <w:sz w:val="24"/>
        </w:rPr>
        <w:t xml:space="preserve"> made two panel frames as corner posts of the tabernacle </w:t>
      </w:r>
      <w:del w:id="233" w:author="Author">
        <w:r w:rsidRPr="003A435A">
          <w:rPr>
            <w:rFonts w:ascii="Trebuchet MS" w:hAnsi="Trebuchet MS"/>
            <w:noProof/>
            <w:sz w:val="24"/>
          </w:rPr>
          <w:delText>on its</w:delText>
        </w:r>
      </w:del>
      <w:ins w:id="234" w:author="Author">
        <w:r w:rsidRPr="003A435A">
          <w:rPr>
            <w:rFonts w:ascii="Trebuchet MS" w:hAnsi="Trebuchet MS"/>
            <w:noProof/>
            <w:sz w:val="24"/>
          </w:rPr>
          <w:t>at the</w:t>
        </w:r>
      </w:ins>
      <w:r w:rsidRPr="003A435A">
        <w:rPr>
          <w:rFonts w:ascii="Trebuchet MS" w:hAnsi="Trebuchet MS"/>
          <w:noProof/>
          <w:sz w:val="24"/>
        </w:rPr>
        <w:t xml:space="preserve"> two rear </w:t>
      </w:r>
      <w:del w:id="235" w:author="Author">
        <w:r w:rsidRPr="003A435A">
          <w:rPr>
            <w:rFonts w:ascii="Trebuchet MS" w:hAnsi="Trebuchet MS"/>
            <w:noProof/>
            <w:sz w:val="24"/>
          </w:rPr>
          <w:delText>sections</w:delText>
        </w:r>
      </w:del>
      <w:ins w:id="236" w:author="Author">
        <w:r w:rsidRPr="003A435A">
          <w:rPr>
            <w:rFonts w:ascii="Trebuchet MS" w:hAnsi="Trebuchet MS"/>
            <w:noProof/>
            <w:sz w:val="24"/>
          </w:rPr>
          <w:t>corners</w:t>
        </w:r>
      </w:ins>
      <w:r w:rsidRPr="003A435A">
        <w:rPr>
          <w:rFonts w:ascii="Trebuchet MS" w:hAnsi="Trebuchet MS"/>
          <w:noProof/>
          <w:sz w:val="24"/>
        </w:rPr>
        <w:t xml:space="preserve">. </w:t>
      </w:r>
      <w:r w:rsidRPr="003A435A">
        <w:rPr>
          <w:rFonts w:ascii="Trebuchet MS" w:hAnsi="Trebuchet MS"/>
          <w:b/>
          <w:noProof/>
          <w:sz w:val="24"/>
        </w:rPr>
        <w:t xml:space="preserve">36:29 </w:t>
      </w:r>
      <w:del w:id="237" w:author="Author">
        <w:r w:rsidRPr="003A435A">
          <w:rPr>
            <w:rFonts w:ascii="Trebuchet MS" w:hAnsi="Trebuchet MS"/>
            <w:noProof/>
            <w:sz w:val="24"/>
          </w:rPr>
          <w:delText>And they proved to be duplicates at</w:delText>
        </w:r>
      </w:del>
      <w:ins w:id="238" w:author="Author">
        <w:r w:rsidRPr="003A435A">
          <w:rPr>
            <w:rFonts w:ascii="Trebuchet MS" w:hAnsi="Trebuchet MS"/>
            <w:noProof/>
            <w:sz w:val="24"/>
          </w:rPr>
          <w:t>The posts were doubled from</w:t>
        </w:r>
      </w:ins>
      <w:r w:rsidRPr="003A435A">
        <w:rPr>
          <w:rFonts w:ascii="Trebuchet MS" w:hAnsi="Trebuchet MS"/>
          <w:noProof/>
          <w:sz w:val="24"/>
        </w:rPr>
        <w:t xml:space="preserve"> the bottom </w:t>
      </w:r>
      <w:del w:id="239" w:author="Author">
        <w:r w:rsidRPr="003A435A">
          <w:rPr>
            <w:rFonts w:ascii="Trebuchet MS" w:hAnsi="Trebuchet MS"/>
            <w:noProof/>
            <w:sz w:val="24"/>
          </w:rPr>
          <w:delText xml:space="preserve">and together they came to be twins </w:delText>
        </w:r>
      </w:del>
      <w:r w:rsidRPr="003A435A">
        <w:rPr>
          <w:rFonts w:ascii="Trebuchet MS" w:hAnsi="Trebuchet MS"/>
          <w:noProof/>
          <w:sz w:val="24"/>
        </w:rPr>
        <w:t>to the top</w:t>
      </w:r>
      <w:del w:id="240" w:author="Author">
        <w:r w:rsidRPr="003A435A">
          <w:rPr>
            <w:rFonts w:ascii="Trebuchet MS" w:hAnsi="Trebuchet MS"/>
            <w:noProof/>
            <w:sz w:val="24"/>
          </w:rPr>
          <w:delText xml:space="preserve"> of each one at </w:delText>
        </w:r>
      </w:del>
      <w:ins w:id="241" w:author="Author">
        <w:r w:rsidRPr="003A435A">
          <w:rPr>
            <w:rFonts w:ascii="Trebuchet MS" w:hAnsi="Trebuchet MS"/>
            <w:noProof/>
            <w:sz w:val="24"/>
          </w:rPr>
          <w:t xml:space="preserve">, up to </w:t>
        </w:r>
      </w:ins>
      <w:r w:rsidRPr="003A435A">
        <w:rPr>
          <w:rFonts w:ascii="Trebuchet MS" w:hAnsi="Trebuchet MS"/>
          <w:noProof/>
          <w:sz w:val="24"/>
        </w:rPr>
        <w:t xml:space="preserve">the first ring. That is what he did </w:t>
      </w:r>
      <w:del w:id="242" w:author="Author">
        <w:r w:rsidRPr="003A435A">
          <w:rPr>
            <w:rFonts w:ascii="Trebuchet MS" w:hAnsi="Trebuchet MS"/>
            <w:noProof/>
            <w:sz w:val="24"/>
          </w:rPr>
          <w:delText>to them both, to</w:delText>
        </w:r>
      </w:del>
      <w:ins w:id="243" w:author="Author">
        <w:r w:rsidRPr="003A435A">
          <w:rPr>
            <w:rFonts w:ascii="Trebuchet MS" w:hAnsi="Trebuchet MS"/>
            <w:noProof/>
            <w:sz w:val="24"/>
          </w:rPr>
          <w:t>with</w:t>
        </w:r>
      </w:ins>
      <w:r w:rsidRPr="003A435A">
        <w:rPr>
          <w:rFonts w:ascii="Trebuchet MS" w:hAnsi="Trebuchet MS"/>
          <w:noProof/>
          <w:sz w:val="24"/>
        </w:rPr>
        <w:t xml:space="preserve"> the two corner posts. </w:t>
      </w:r>
      <w:r w:rsidRPr="003A435A">
        <w:rPr>
          <w:rFonts w:ascii="Trebuchet MS" w:hAnsi="Trebuchet MS"/>
          <w:b/>
          <w:noProof/>
          <w:sz w:val="24"/>
        </w:rPr>
        <w:t xml:space="preserve">36:30 </w:t>
      </w:r>
      <w:r w:rsidRPr="003A435A">
        <w:rPr>
          <w:rFonts w:ascii="Trebuchet MS" w:hAnsi="Trebuchet MS"/>
          <w:noProof/>
          <w:sz w:val="24"/>
        </w:rPr>
        <w:t xml:space="preserve">So they amounted to eight panel frames </w:t>
      </w:r>
      <w:del w:id="244" w:author="Author">
        <w:r w:rsidRPr="003A435A">
          <w:rPr>
            <w:rFonts w:ascii="Trebuchet MS" w:hAnsi="Trebuchet MS"/>
            <w:noProof/>
            <w:sz w:val="24"/>
          </w:rPr>
          <w:delText>and</w:delText>
        </w:r>
      </w:del>
      <w:ins w:id="245" w:author="Author">
        <w:r w:rsidRPr="003A435A">
          <w:rPr>
            <w:rFonts w:ascii="Trebuchet MS" w:hAnsi="Trebuchet MS"/>
            <w:noProof/>
            <w:sz w:val="24"/>
          </w:rPr>
          <w:t>along with</w:t>
        </w:r>
      </w:ins>
      <w:r w:rsidRPr="003A435A">
        <w:rPr>
          <w:rFonts w:ascii="Trebuchet MS" w:hAnsi="Trebuchet MS"/>
          <w:noProof/>
          <w:sz w:val="24"/>
        </w:rPr>
        <w:t xml:space="preserve"> their </w:t>
      </w:r>
      <w:ins w:id="246" w:author="Author">
        <w:r w:rsidRPr="003A435A">
          <w:rPr>
            <w:rFonts w:ascii="Trebuchet MS" w:hAnsi="Trebuchet MS"/>
            <w:noProof/>
            <w:sz w:val="24"/>
          </w:rPr>
          <w:t xml:space="preserve">16 </w:t>
        </w:r>
      </w:ins>
      <w:r w:rsidRPr="003A435A">
        <w:rPr>
          <w:rFonts w:ascii="Trebuchet MS" w:hAnsi="Trebuchet MS"/>
          <w:noProof/>
          <w:sz w:val="24"/>
        </w:rPr>
        <w:t>socket pedestals of silver</w:t>
      </w:r>
      <w:del w:id="247" w:author="Author">
        <w:r w:rsidRPr="003A435A">
          <w:rPr>
            <w:rFonts w:ascii="Trebuchet MS" w:hAnsi="Trebuchet MS"/>
            <w:noProof/>
            <w:sz w:val="24"/>
          </w:rPr>
          <w:delText xml:space="preserve"> to sixteen</w:delText>
        </w:r>
      </w:del>
      <w:r w:rsidRPr="003A435A">
        <w:rPr>
          <w:rFonts w:ascii="Trebuchet MS" w:hAnsi="Trebuchet MS"/>
          <w:noProof/>
          <w:sz w:val="24"/>
        </w:rPr>
        <w:t xml:space="preserve">, two socket pedestals </w:t>
      </w:r>
      <w:del w:id="248" w:author="Author">
        <w:r w:rsidRPr="003A435A">
          <w:rPr>
            <w:rFonts w:ascii="Trebuchet MS" w:hAnsi="Trebuchet MS"/>
            <w:noProof/>
            <w:sz w:val="24"/>
          </w:rPr>
          <w:delText>next to two socket pedestals beneath</w:delText>
        </w:r>
      </w:del>
      <w:ins w:id="249" w:author="Author">
        <w:r w:rsidRPr="003A435A">
          <w:rPr>
            <w:rFonts w:ascii="Trebuchet MS" w:hAnsi="Trebuchet MS"/>
            <w:noProof/>
            <w:sz w:val="24"/>
          </w:rPr>
          <w:t>under</w:t>
        </w:r>
      </w:ins>
      <w:r w:rsidRPr="003A435A">
        <w:rPr>
          <w:rFonts w:ascii="Trebuchet MS" w:hAnsi="Trebuchet MS"/>
          <w:noProof/>
          <w:sz w:val="24"/>
        </w:rPr>
        <w:t xml:space="preserve"> each panel frame.</w:t>
      </w:r>
    </w:p>
    <w:p w:rsidR="0090049E" w:rsidRPr="003A435A" w:rsidRDefault="0090049E" w:rsidP="0090049E">
      <w:pPr>
        <w:rPr>
          <w:rFonts w:ascii="Trebuchet MS" w:hAnsi="Trebuchet MS"/>
          <w:noProof/>
          <w:sz w:val="24"/>
        </w:rPr>
      </w:pPr>
      <w:r w:rsidRPr="003A435A">
        <w:rPr>
          <w:rFonts w:ascii="Trebuchet MS" w:hAnsi="Trebuchet MS"/>
          <w:b/>
          <w:sz w:val="24"/>
        </w:rPr>
        <w:t xml:space="preserve">36:31 </w:t>
      </w:r>
      <w:del w:id="250" w:author="Author">
        <w:r w:rsidRPr="003A435A">
          <w:rPr>
            <w:rFonts w:ascii="Trebuchet MS" w:hAnsi="Trebuchet MS"/>
            <w:noProof/>
            <w:sz w:val="24"/>
          </w:rPr>
          <w:delText>And</w:delText>
        </w:r>
      </w:del>
      <w:ins w:id="251" w:author="Author">
        <w:r w:rsidRPr="003A435A">
          <w:rPr>
            <w:rFonts w:ascii="Trebuchet MS" w:hAnsi="Trebuchet MS"/>
            <w:noProof/>
            <w:sz w:val="24"/>
          </w:rPr>
          <w:t>Then</w:t>
        </w:r>
      </w:ins>
      <w:r w:rsidRPr="003A435A">
        <w:rPr>
          <w:rFonts w:ascii="Trebuchet MS" w:hAnsi="Trebuchet MS"/>
          <w:noProof/>
          <w:sz w:val="24"/>
        </w:rPr>
        <w:t xml:space="preserve"> he </w:t>
      </w:r>
      <w:del w:id="252" w:author="Author">
        <w:r w:rsidRPr="003A435A">
          <w:rPr>
            <w:rFonts w:ascii="Trebuchet MS" w:hAnsi="Trebuchet MS"/>
            <w:noProof/>
            <w:sz w:val="24"/>
          </w:rPr>
          <w:delText>went on to make</w:delText>
        </w:r>
      </w:del>
      <w:ins w:id="253" w:author="Author">
        <w:r w:rsidRPr="003A435A">
          <w:rPr>
            <w:rFonts w:ascii="Trebuchet MS" w:hAnsi="Trebuchet MS"/>
            <w:noProof/>
            <w:sz w:val="24"/>
          </w:rPr>
          <w:t>made</w:t>
        </w:r>
      </w:ins>
      <w:r w:rsidRPr="003A435A">
        <w:rPr>
          <w:rFonts w:ascii="Trebuchet MS" w:hAnsi="Trebuchet MS"/>
          <w:noProof/>
          <w:sz w:val="24"/>
        </w:rPr>
        <w:t xml:space="preserve"> bars of acacia wood, five </w:t>
      </w:r>
      <w:ins w:id="254" w:author="Author">
        <w:r w:rsidRPr="003A435A">
          <w:rPr>
            <w:rFonts w:ascii="Trebuchet MS" w:hAnsi="Trebuchet MS"/>
            <w:noProof/>
            <w:sz w:val="24"/>
          </w:rPr>
          <w:t xml:space="preserve">bars </w:t>
        </w:r>
      </w:ins>
      <w:r w:rsidRPr="003A435A">
        <w:rPr>
          <w:rFonts w:ascii="Trebuchet MS" w:hAnsi="Trebuchet MS"/>
          <w:noProof/>
          <w:sz w:val="24"/>
        </w:rPr>
        <w:t xml:space="preserve">for the panel frames of the one side of the tabernacle </w:t>
      </w:r>
      <w:r w:rsidRPr="003A435A">
        <w:rPr>
          <w:rFonts w:ascii="Trebuchet MS" w:hAnsi="Trebuchet MS"/>
          <w:b/>
          <w:noProof/>
          <w:sz w:val="24"/>
        </w:rPr>
        <w:t xml:space="preserve">36:32 </w:t>
      </w:r>
      <w:r w:rsidRPr="003A435A">
        <w:rPr>
          <w:rFonts w:ascii="Trebuchet MS" w:hAnsi="Trebuchet MS"/>
          <w:noProof/>
          <w:sz w:val="24"/>
        </w:rPr>
        <w:t xml:space="preserve">and five bars for the panel frames of the other side of the tabernacle and five </w:t>
      </w:r>
      <w:del w:id="255" w:author="Author">
        <w:r w:rsidRPr="003A435A">
          <w:rPr>
            <w:rFonts w:ascii="Trebuchet MS" w:hAnsi="Trebuchet MS"/>
            <w:noProof/>
            <w:sz w:val="24"/>
          </w:rPr>
          <w:delText xml:space="preserve">bars </w:delText>
        </w:r>
      </w:del>
      <w:r w:rsidRPr="003A435A">
        <w:rPr>
          <w:rFonts w:ascii="Trebuchet MS" w:hAnsi="Trebuchet MS"/>
          <w:noProof/>
          <w:sz w:val="24"/>
        </w:rPr>
        <w:t xml:space="preserve">for the panel frames of the tabernacle for the </w:t>
      </w:r>
      <w:del w:id="256" w:author="Author">
        <w:r w:rsidRPr="003A435A">
          <w:rPr>
            <w:rFonts w:ascii="Trebuchet MS" w:hAnsi="Trebuchet MS"/>
            <w:noProof/>
            <w:sz w:val="24"/>
          </w:rPr>
          <w:delText xml:space="preserve">two </w:delText>
        </w:r>
      </w:del>
      <w:r w:rsidRPr="003A435A">
        <w:rPr>
          <w:rFonts w:ascii="Trebuchet MS" w:hAnsi="Trebuchet MS"/>
          <w:noProof/>
          <w:sz w:val="24"/>
        </w:rPr>
        <w:t xml:space="preserve">rear </w:t>
      </w:r>
      <w:del w:id="257" w:author="Author">
        <w:r w:rsidRPr="003A435A">
          <w:rPr>
            <w:rFonts w:ascii="Trebuchet MS" w:hAnsi="Trebuchet MS"/>
            <w:noProof/>
            <w:sz w:val="24"/>
          </w:rPr>
          <w:delText>sections</w:delText>
        </w:r>
      </w:del>
      <w:ins w:id="258" w:author="Author">
        <w:r w:rsidRPr="003A435A">
          <w:rPr>
            <w:rFonts w:ascii="Trebuchet MS" w:hAnsi="Trebuchet MS"/>
            <w:noProof/>
            <w:sz w:val="24"/>
          </w:rPr>
          <w:t>section</w:t>
        </w:r>
      </w:ins>
      <w:r w:rsidRPr="003A435A">
        <w:rPr>
          <w:rFonts w:ascii="Trebuchet MS" w:hAnsi="Trebuchet MS"/>
          <w:noProof/>
          <w:sz w:val="24"/>
        </w:rPr>
        <w:t xml:space="preserve"> to the west. </w:t>
      </w:r>
      <w:r w:rsidRPr="003A435A">
        <w:rPr>
          <w:rFonts w:ascii="Trebuchet MS" w:hAnsi="Trebuchet MS"/>
          <w:b/>
          <w:noProof/>
          <w:sz w:val="24"/>
        </w:rPr>
        <w:t xml:space="preserve">36:33 </w:t>
      </w:r>
      <w:del w:id="259" w:author="Author">
        <w:r w:rsidRPr="003A435A" w:rsidDel="0094224A">
          <w:rPr>
            <w:rFonts w:ascii="Trebuchet MS" w:hAnsi="Trebuchet MS"/>
            <w:noProof/>
            <w:sz w:val="24"/>
          </w:rPr>
          <w:delText>Then he</w:delText>
        </w:r>
      </w:del>
      <w:ins w:id="260" w:author="Author">
        <w:r>
          <w:rPr>
            <w:rFonts w:ascii="Trebuchet MS" w:hAnsi="Trebuchet MS"/>
            <w:noProof/>
            <w:sz w:val="24"/>
          </w:rPr>
          <w:t>He</w:t>
        </w:r>
      </w:ins>
      <w:r w:rsidRPr="003A435A">
        <w:rPr>
          <w:rFonts w:ascii="Trebuchet MS" w:hAnsi="Trebuchet MS"/>
          <w:noProof/>
          <w:sz w:val="24"/>
        </w:rPr>
        <w:t xml:space="preserve"> made the middle bar to </w:t>
      </w:r>
      <w:del w:id="261" w:author="Author">
        <w:r w:rsidRPr="003A435A">
          <w:rPr>
            <w:rFonts w:ascii="Trebuchet MS" w:hAnsi="Trebuchet MS"/>
            <w:noProof/>
            <w:sz w:val="24"/>
          </w:rPr>
          <w:delText>run through at</w:delText>
        </w:r>
      </w:del>
      <w:ins w:id="262" w:author="Author">
        <w:r w:rsidRPr="003A435A">
          <w:rPr>
            <w:rFonts w:ascii="Trebuchet MS" w:hAnsi="Trebuchet MS"/>
            <w:noProof/>
            <w:sz w:val="24"/>
          </w:rPr>
          <w:t>extend along</w:t>
        </w:r>
      </w:ins>
      <w:r w:rsidRPr="003A435A">
        <w:rPr>
          <w:rFonts w:ascii="Trebuchet MS" w:hAnsi="Trebuchet MS"/>
          <w:noProof/>
          <w:sz w:val="24"/>
        </w:rPr>
        <w:t xml:space="preserve"> the middle of the panel frames from one end to the other. </w:t>
      </w:r>
      <w:r w:rsidRPr="003A435A">
        <w:rPr>
          <w:rFonts w:ascii="Trebuchet MS" w:hAnsi="Trebuchet MS"/>
          <w:b/>
          <w:noProof/>
          <w:sz w:val="24"/>
        </w:rPr>
        <w:t xml:space="preserve">36:34 </w:t>
      </w:r>
      <w:del w:id="263" w:author="Author">
        <w:r w:rsidRPr="003A435A">
          <w:rPr>
            <w:rFonts w:ascii="Trebuchet MS" w:hAnsi="Trebuchet MS"/>
            <w:noProof/>
            <w:sz w:val="24"/>
          </w:rPr>
          <w:delText>And he</w:delText>
        </w:r>
      </w:del>
      <w:ins w:id="264" w:author="Author">
        <w:r w:rsidRPr="003A435A">
          <w:rPr>
            <w:rFonts w:ascii="Trebuchet MS" w:hAnsi="Trebuchet MS"/>
            <w:noProof/>
            <w:sz w:val="24"/>
          </w:rPr>
          <w:t>He</w:t>
        </w:r>
      </w:ins>
      <w:r w:rsidRPr="003A435A">
        <w:rPr>
          <w:rFonts w:ascii="Trebuchet MS" w:hAnsi="Trebuchet MS"/>
          <w:noProof/>
          <w:sz w:val="24"/>
        </w:rPr>
        <w:t xml:space="preserve"> overlaid the panel frames with gold, and he made their rings of gold as </w:t>
      </w:r>
      <w:del w:id="265" w:author="Author">
        <w:r w:rsidRPr="003A435A">
          <w:rPr>
            <w:rFonts w:ascii="Trebuchet MS" w:hAnsi="Trebuchet MS"/>
            <w:noProof/>
            <w:sz w:val="24"/>
          </w:rPr>
          <w:delText>supports</w:delText>
        </w:r>
      </w:del>
      <w:ins w:id="266" w:author="Author">
        <w:r w:rsidRPr="003A435A">
          <w:rPr>
            <w:rFonts w:ascii="Trebuchet MS" w:hAnsi="Trebuchet MS"/>
            <w:noProof/>
            <w:sz w:val="24"/>
          </w:rPr>
          <w:t>holders</w:t>
        </w:r>
      </w:ins>
      <w:r w:rsidRPr="003A435A">
        <w:rPr>
          <w:rFonts w:ascii="Trebuchet MS" w:hAnsi="Trebuchet MS"/>
          <w:noProof/>
          <w:sz w:val="24"/>
        </w:rPr>
        <w:t xml:space="preserve"> for the bars, and he </w:t>
      </w:r>
      <w:del w:id="267" w:author="Author">
        <w:r w:rsidRPr="003A435A">
          <w:rPr>
            <w:rFonts w:ascii="Trebuchet MS" w:hAnsi="Trebuchet MS"/>
            <w:noProof/>
            <w:sz w:val="24"/>
          </w:rPr>
          <w:delText>went on to overlay</w:delText>
        </w:r>
      </w:del>
      <w:ins w:id="268" w:author="Author">
        <w:r w:rsidRPr="003A435A">
          <w:rPr>
            <w:rFonts w:ascii="Trebuchet MS" w:hAnsi="Trebuchet MS"/>
            <w:noProof/>
            <w:sz w:val="24"/>
          </w:rPr>
          <w:t>overlaid</w:t>
        </w:r>
      </w:ins>
      <w:r w:rsidRPr="003A435A">
        <w:rPr>
          <w:rFonts w:ascii="Trebuchet MS" w:hAnsi="Trebuchet MS"/>
          <w:noProof/>
          <w:sz w:val="24"/>
        </w:rPr>
        <w:t xml:space="preserve"> the bars with gold.</w:t>
      </w:r>
    </w:p>
    <w:p w:rsidR="0090049E" w:rsidRPr="003A435A" w:rsidRDefault="0090049E" w:rsidP="0090049E">
      <w:pPr>
        <w:rPr>
          <w:rFonts w:ascii="Trebuchet MS" w:hAnsi="Trebuchet MS"/>
          <w:noProof/>
          <w:sz w:val="24"/>
        </w:rPr>
      </w:pPr>
      <w:r w:rsidRPr="003A435A">
        <w:rPr>
          <w:rFonts w:ascii="Trebuchet MS" w:hAnsi="Trebuchet MS"/>
          <w:b/>
          <w:sz w:val="24"/>
        </w:rPr>
        <w:t xml:space="preserve">36:35 </w:t>
      </w:r>
      <w:del w:id="269" w:author="Author">
        <w:r w:rsidRPr="003A435A">
          <w:rPr>
            <w:rFonts w:ascii="Trebuchet MS" w:hAnsi="Trebuchet MS"/>
            <w:noProof/>
            <w:sz w:val="24"/>
          </w:rPr>
          <w:delText>And</w:delText>
        </w:r>
      </w:del>
      <w:ins w:id="270" w:author="Author">
        <w:r w:rsidRPr="003A435A">
          <w:rPr>
            <w:rFonts w:ascii="Trebuchet MS" w:hAnsi="Trebuchet MS"/>
            <w:noProof/>
            <w:sz w:val="24"/>
          </w:rPr>
          <w:t>Then</w:t>
        </w:r>
      </w:ins>
      <w:r w:rsidRPr="003A435A">
        <w:rPr>
          <w:rFonts w:ascii="Trebuchet MS" w:hAnsi="Trebuchet MS"/>
          <w:noProof/>
          <w:sz w:val="24"/>
        </w:rPr>
        <w:t xml:space="preserve"> he </w:t>
      </w:r>
      <w:del w:id="271" w:author="Author">
        <w:r w:rsidRPr="003A435A">
          <w:rPr>
            <w:rFonts w:ascii="Trebuchet MS" w:hAnsi="Trebuchet MS"/>
            <w:noProof/>
            <w:sz w:val="24"/>
          </w:rPr>
          <w:delText>proceeded to make</w:delText>
        </w:r>
      </w:del>
      <w:ins w:id="272" w:author="Author">
        <w:r w:rsidRPr="003A435A">
          <w:rPr>
            <w:rFonts w:ascii="Trebuchet MS" w:hAnsi="Trebuchet MS"/>
            <w:noProof/>
            <w:sz w:val="24"/>
          </w:rPr>
          <w:t>made</w:t>
        </w:r>
      </w:ins>
      <w:r w:rsidRPr="003A435A">
        <w:rPr>
          <w:rFonts w:ascii="Trebuchet MS" w:hAnsi="Trebuchet MS"/>
          <w:noProof/>
          <w:sz w:val="24"/>
        </w:rPr>
        <w:t xml:space="preserve"> a curtain of blue thread</w:t>
      </w:r>
      <w:del w:id="273" w:author="Author">
        <w:r w:rsidRPr="003A435A">
          <w:rPr>
            <w:rFonts w:ascii="Trebuchet MS" w:hAnsi="Trebuchet MS"/>
            <w:noProof/>
            <w:sz w:val="24"/>
          </w:rPr>
          <w:delText xml:space="preserve"> and wool dyed reddish</w:delText>
        </w:r>
      </w:del>
      <w:ins w:id="274" w:author="Author">
        <w:r w:rsidRPr="003A435A">
          <w:rPr>
            <w:rFonts w:ascii="Trebuchet MS" w:hAnsi="Trebuchet MS"/>
            <w:noProof/>
            <w:sz w:val="24"/>
          </w:rPr>
          <w:t>,</w:t>
        </w:r>
      </w:ins>
      <w:r w:rsidRPr="003A435A">
        <w:rPr>
          <w:rFonts w:ascii="Trebuchet MS" w:hAnsi="Trebuchet MS"/>
          <w:noProof/>
          <w:sz w:val="24"/>
        </w:rPr>
        <w:t xml:space="preserve"> purple </w:t>
      </w:r>
      <w:del w:id="275" w:author="Author">
        <w:r w:rsidRPr="003A435A">
          <w:rPr>
            <w:rFonts w:ascii="Trebuchet MS" w:hAnsi="Trebuchet MS"/>
            <w:noProof/>
            <w:sz w:val="24"/>
          </w:rPr>
          <w:delText>and coccus</w:delText>
        </w:r>
      </w:del>
      <w:ins w:id="276" w:author="Author">
        <w:r w:rsidRPr="003A435A">
          <w:rPr>
            <w:rFonts w:ascii="Trebuchet MS" w:hAnsi="Trebuchet MS"/>
            <w:noProof/>
            <w:sz w:val="24"/>
          </w:rPr>
          <w:t>wool,</w:t>
        </w:r>
      </w:ins>
      <w:r w:rsidRPr="003A435A">
        <w:rPr>
          <w:rFonts w:ascii="Trebuchet MS" w:hAnsi="Trebuchet MS"/>
          <w:noProof/>
          <w:sz w:val="24"/>
        </w:rPr>
        <w:t xml:space="preserve"> scarlet material</w:t>
      </w:r>
      <w:ins w:id="277" w:author="Author">
        <w:r w:rsidRPr="003A435A">
          <w:rPr>
            <w:rFonts w:ascii="Trebuchet MS" w:hAnsi="Trebuchet MS"/>
            <w:noProof/>
            <w:sz w:val="24"/>
          </w:rPr>
          <w:t>,</w:t>
        </w:r>
      </w:ins>
      <w:r w:rsidRPr="003A435A">
        <w:rPr>
          <w:rFonts w:ascii="Trebuchet MS" w:hAnsi="Trebuchet MS"/>
          <w:noProof/>
          <w:sz w:val="24"/>
        </w:rPr>
        <w:t xml:space="preserve"> and fine twisted linen. </w:t>
      </w:r>
      <w:del w:id="278" w:author="Author">
        <w:r w:rsidRPr="003A435A">
          <w:rPr>
            <w:rFonts w:ascii="Trebuchet MS" w:hAnsi="Trebuchet MS"/>
            <w:noProof/>
            <w:sz w:val="24"/>
          </w:rPr>
          <w:delText>With the work of an embroiderer he</w:delText>
        </w:r>
      </w:del>
      <w:ins w:id="279" w:author="Author">
        <w:r w:rsidRPr="003A435A">
          <w:rPr>
            <w:rFonts w:ascii="Trebuchet MS" w:hAnsi="Trebuchet MS"/>
            <w:noProof/>
            <w:sz w:val="24"/>
          </w:rPr>
          <w:t>He</w:t>
        </w:r>
      </w:ins>
      <w:r w:rsidRPr="003A435A">
        <w:rPr>
          <w:rFonts w:ascii="Trebuchet MS" w:hAnsi="Trebuchet MS"/>
          <w:noProof/>
          <w:sz w:val="24"/>
        </w:rPr>
        <w:t xml:space="preserve"> made it with cherubs</w:t>
      </w:r>
      <w:ins w:id="280" w:author="Author">
        <w:r w:rsidRPr="003A435A">
          <w:rPr>
            <w:rFonts w:ascii="Trebuchet MS" w:hAnsi="Trebuchet MS"/>
            <w:noProof/>
            <w:sz w:val="24"/>
          </w:rPr>
          <w:t xml:space="preserve"> embroidered on it</w:t>
        </w:r>
      </w:ins>
      <w:r w:rsidRPr="003A435A">
        <w:rPr>
          <w:rFonts w:ascii="Trebuchet MS" w:hAnsi="Trebuchet MS"/>
          <w:noProof/>
          <w:sz w:val="24"/>
        </w:rPr>
        <w:t xml:space="preserve">. </w:t>
      </w:r>
      <w:r w:rsidRPr="003A435A">
        <w:rPr>
          <w:rFonts w:ascii="Trebuchet MS" w:hAnsi="Trebuchet MS"/>
          <w:b/>
          <w:noProof/>
          <w:sz w:val="24"/>
        </w:rPr>
        <w:t xml:space="preserve">36:36 </w:t>
      </w:r>
      <w:r w:rsidRPr="003A435A">
        <w:rPr>
          <w:rFonts w:ascii="Trebuchet MS" w:hAnsi="Trebuchet MS"/>
          <w:noProof/>
          <w:sz w:val="24"/>
        </w:rPr>
        <w:t xml:space="preserve">Then he made for it four acacia pillars and overlaid them with gold, </w:t>
      </w:r>
      <w:del w:id="281" w:author="Author">
        <w:r w:rsidRPr="003A435A">
          <w:rPr>
            <w:rFonts w:ascii="Trebuchet MS" w:hAnsi="Trebuchet MS"/>
            <w:noProof/>
            <w:sz w:val="24"/>
          </w:rPr>
          <w:delText>their pegs being</w:delText>
        </w:r>
      </w:del>
      <w:ins w:id="282" w:author="Author">
        <w:r w:rsidRPr="003A435A">
          <w:rPr>
            <w:rFonts w:ascii="Trebuchet MS" w:hAnsi="Trebuchet MS"/>
            <w:noProof/>
            <w:sz w:val="24"/>
          </w:rPr>
          <w:t>along with hooks</w:t>
        </w:r>
      </w:ins>
      <w:r w:rsidRPr="003A435A">
        <w:rPr>
          <w:rFonts w:ascii="Trebuchet MS" w:hAnsi="Trebuchet MS"/>
          <w:noProof/>
          <w:sz w:val="24"/>
        </w:rPr>
        <w:t xml:space="preserve"> of gold, and cast four socket pedestals of silver for them. </w:t>
      </w:r>
      <w:r w:rsidRPr="003A435A">
        <w:rPr>
          <w:rFonts w:ascii="Trebuchet MS" w:hAnsi="Trebuchet MS"/>
          <w:b/>
          <w:noProof/>
          <w:sz w:val="24"/>
        </w:rPr>
        <w:t xml:space="preserve">36:37 </w:t>
      </w:r>
      <w:del w:id="283" w:author="Author">
        <w:r w:rsidRPr="003A435A">
          <w:rPr>
            <w:rFonts w:ascii="Trebuchet MS" w:hAnsi="Trebuchet MS"/>
            <w:noProof/>
            <w:sz w:val="24"/>
          </w:rPr>
          <w:delText>And</w:delText>
        </w:r>
      </w:del>
      <w:ins w:id="284" w:author="Author">
        <w:r w:rsidRPr="003A435A">
          <w:rPr>
            <w:rFonts w:ascii="Trebuchet MS" w:hAnsi="Trebuchet MS"/>
            <w:noProof/>
            <w:sz w:val="24"/>
          </w:rPr>
          <w:t>Next</w:t>
        </w:r>
      </w:ins>
      <w:r w:rsidRPr="003A435A">
        <w:rPr>
          <w:rFonts w:ascii="Trebuchet MS" w:hAnsi="Trebuchet MS"/>
          <w:noProof/>
          <w:sz w:val="24"/>
        </w:rPr>
        <w:t xml:space="preserve"> he </w:t>
      </w:r>
      <w:del w:id="285" w:author="Author">
        <w:r w:rsidRPr="003A435A">
          <w:rPr>
            <w:rFonts w:ascii="Trebuchet MS" w:hAnsi="Trebuchet MS"/>
            <w:noProof/>
            <w:sz w:val="24"/>
          </w:rPr>
          <w:delText>went on to make</w:delText>
        </w:r>
      </w:del>
      <w:ins w:id="286" w:author="Author">
        <w:r w:rsidRPr="003A435A">
          <w:rPr>
            <w:rFonts w:ascii="Trebuchet MS" w:hAnsi="Trebuchet MS"/>
            <w:noProof/>
            <w:sz w:val="24"/>
          </w:rPr>
          <w:t>made</w:t>
        </w:r>
      </w:ins>
      <w:r w:rsidRPr="003A435A">
        <w:rPr>
          <w:rFonts w:ascii="Trebuchet MS" w:hAnsi="Trebuchet MS"/>
          <w:noProof/>
          <w:sz w:val="24"/>
        </w:rPr>
        <w:t xml:space="preserve"> a screen</w:t>
      </w:r>
      <w:ins w:id="287" w:author="Author">
        <w:r w:rsidRPr="003A435A">
          <w:rPr>
            <w:rStyle w:val="FootnoteReference"/>
            <w:rFonts w:ascii="Trebuchet MS" w:hAnsi="Trebuchet MS"/>
            <w:noProof/>
          </w:rPr>
          <w:footnoteReference w:id="5"/>
        </w:r>
      </w:ins>
      <w:r w:rsidRPr="003A435A">
        <w:rPr>
          <w:rFonts w:ascii="Trebuchet MS" w:hAnsi="Trebuchet MS"/>
          <w:noProof/>
          <w:sz w:val="24"/>
        </w:rPr>
        <w:t xml:space="preserve"> for the entrance of the tent out of blue thread</w:t>
      </w:r>
      <w:del w:id="290" w:author="Author">
        <w:r w:rsidRPr="003A435A">
          <w:rPr>
            <w:rFonts w:ascii="Trebuchet MS" w:hAnsi="Trebuchet MS"/>
            <w:noProof/>
            <w:sz w:val="24"/>
          </w:rPr>
          <w:delText xml:space="preserve"> and wool dyed reddish</w:delText>
        </w:r>
      </w:del>
      <w:ins w:id="291" w:author="Author">
        <w:r w:rsidRPr="003A435A">
          <w:rPr>
            <w:rFonts w:ascii="Trebuchet MS" w:hAnsi="Trebuchet MS"/>
            <w:noProof/>
            <w:sz w:val="24"/>
          </w:rPr>
          <w:t>,</w:t>
        </w:r>
      </w:ins>
      <w:r w:rsidRPr="003A435A">
        <w:rPr>
          <w:rFonts w:ascii="Trebuchet MS" w:hAnsi="Trebuchet MS"/>
          <w:noProof/>
          <w:sz w:val="24"/>
        </w:rPr>
        <w:t xml:space="preserve"> purple </w:t>
      </w:r>
      <w:del w:id="292" w:author="Author">
        <w:r w:rsidRPr="003A435A">
          <w:rPr>
            <w:rFonts w:ascii="Trebuchet MS" w:hAnsi="Trebuchet MS"/>
            <w:noProof/>
            <w:sz w:val="24"/>
          </w:rPr>
          <w:delText>and coccus</w:delText>
        </w:r>
      </w:del>
      <w:ins w:id="293" w:author="Author">
        <w:r w:rsidRPr="003A435A">
          <w:rPr>
            <w:rFonts w:ascii="Trebuchet MS" w:hAnsi="Trebuchet MS"/>
            <w:noProof/>
            <w:sz w:val="24"/>
          </w:rPr>
          <w:t>wool,</w:t>
        </w:r>
      </w:ins>
      <w:r w:rsidRPr="003A435A">
        <w:rPr>
          <w:rFonts w:ascii="Trebuchet MS" w:hAnsi="Trebuchet MS"/>
          <w:noProof/>
          <w:sz w:val="24"/>
        </w:rPr>
        <w:t xml:space="preserve"> scarlet material</w:t>
      </w:r>
      <w:ins w:id="294" w:author="Author">
        <w:r w:rsidRPr="003A435A">
          <w:rPr>
            <w:rFonts w:ascii="Trebuchet MS" w:hAnsi="Trebuchet MS"/>
            <w:noProof/>
            <w:sz w:val="24"/>
          </w:rPr>
          <w:t>,</w:t>
        </w:r>
      </w:ins>
      <w:r w:rsidRPr="003A435A">
        <w:rPr>
          <w:rFonts w:ascii="Trebuchet MS" w:hAnsi="Trebuchet MS"/>
          <w:noProof/>
          <w:sz w:val="24"/>
        </w:rPr>
        <w:t xml:space="preserve"> and fine twisted linen</w:t>
      </w:r>
      <w:del w:id="295" w:author="Author">
        <w:r w:rsidRPr="003A435A">
          <w:rPr>
            <w:rFonts w:ascii="Trebuchet MS" w:hAnsi="Trebuchet MS"/>
            <w:noProof/>
            <w:sz w:val="24"/>
          </w:rPr>
          <w:delText>, the work of a weaver</w:delText>
        </w:r>
      </w:del>
      <w:ins w:id="296" w:author="Author">
        <w:r w:rsidRPr="003A435A">
          <w:rPr>
            <w:rFonts w:ascii="Trebuchet MS" w:hAnsi="Trebuchet MS"/>
            <w:noProof/>
            <w:sz w:val="24"/>
          </w:rPr>
          <w:t xml:space="preserve"> woven together</w:t>
        </w:r>
      </w:ins>
      <w:r w:rsidRPr="003A435A">
        <w:rPr>
          <w:rFonts w:ascii="Trebuchet MS" w:hAnsi="Trebuchet MS"/>
          <w:noProof/>
          <w:sz w:val="24"/>
        </w:rPr>
        <w:t xml:space="preserve">, </w:t>
      </w:r>
      <w:r w:rsidRPr="003A435A">
        <w:rPr>
          <w:rFonts w:ascii="Trebuchet MS" w:hAnsi="Trebuchet MS"/>
          <w:b/>
          <w:noProof/>
          <w:sz w:val="24"/>
        </w:rPr>
        <w:t xml:space="preserve">36:38 </w:t>
      </w:r>
      <w:del w:id="297" w:author="Author">
        <w:r w:rsidRPr="003A435A">
          <w:rPr>
            <w:rFonts w:ascii="Trebuchet MS" w:hAnsi="Trebuchet MS"/>
            <w:noProof/>
            <w:sz w:val="24"/>
          </w:rPr>
          <w:delText>and</w:delText>
        </w:r>
      </w:del>
      <w:ins w:id="298" w:author="Author">
        <w:r w:rsidRPr="003A435A">
          <w:rPr>
            <w:rFonts w:ascii="Trebuchet MS" w:hAnsi="Trebuchet MS"/>
            <w:noProof/>
            <w:sz w:val="24"/>
          </w:rPr>
          <w:t>as well as</w:t>
        </w:r>
      </w:ins>
      <w:r w:rsidRPr="003A435A">
        <w:rPr>
          <w:rFonts w:ascii="Trebuchet MS" w:hAnsi="Trebuchet MS"/>
          <w:noProof/>
          <w:sz w:val="24"/>
        </w:rPr>
        <w:t xml:space="preserve"> its five pillars and their </w:t>
      </w:r>
      <w:del w:id="299" w:author="Author">
        <w:r w:rsidRPr="003A435A">
          <w:rPr>
            <w:rFonts w:ascii="Trebuchet MS" w:hAnsi="Trebuchet MS"/>
            <w:noProof/>
            <w:sz w:val="24"/>
          </w:rPr>
          <w:delText>pegs. And he</w:delText>
        </w:r>
      </w:del>
      <w:ins w:id="300" w:author="Author">
        <w:r w:rsidRPr="003A435A">
          <w:rPr>
            <w:rFonts w:ascii="Trebuchet MS" w:hAnsi="Trebuchet MS"/>
            <w:noProof/>
            <w:sz w:val="24"/>
          </w:rPr>
          <w:t>hooks. He</w:t>
        </w:r>
      </w:ins>
      <w:r w:rsidRPr="003A435A">
        <w:rPr>
          <w:rFonts w:ascii="Trebuchet MS" w:hAnsi="Trebuchet MS"/>
          <w:noProof/>
          <w:sz w:val="24"/>
        </w:rPr>
        <w:t xml:space="preserve"> overlaid their tops and their </w:t>
      </w:r>
      <w:del w:id="301" w:author="Author">
        <w:r w:rsidRPr="003A435A">
          <w:rPr>
            <w:rFonts w:ascii="Trebuchet MS" w:hAnsi="Trebuchet MS"/>
            <w:noProof/>
            <w:sz w:val="24"/>
          </w:rPr>
          <w:delText>joints</w:delText>
        </w:r>
      </w:del>
      <w:ins w:id="302" w:author="Author">
        <w:r w:rsidRPr="003A435A">
          <w:rPr>
            <w:rFonts w:ascii="Trebuchet MS" w:hAnsi="Trebuchet MS"/>
            <w:noProof/>
            <w:sz w:val="24"/>
          </w:rPr>
          <w:t>connectors</w:t>
        </w:r>
        <w:r w:rsidRPr="003A435A">
          <w:rPr>
            <w:rStyle w:val="FootnoteReference"/>
            <w:rFonts w:ascii="Trebuchet MS" w:hAnsi="Trebuchet MS"/>
            <w:noProof/>
          </w:rPr>
          <w:footnoteReference w:id="6"/>
        </w:r>
      </w:ins>
      <w:r w:rsidRPr="003A435A">
        <w:rPr>
          <w:rFonts w:ascii="Trebuchet MS" w:hAnsi="Trebuchet MS"/>
          <w:noProof/>
          <w:sz w:val="24"/>
        </w:rPr>
        <w:t xml:space="preserve"> with gold, but their five socket pedestals were of copper.</w:t>
      </w:r>
    </w:p>
    <w:p w:rsidR="0090049E" w:rsidRPr="003A435A" w:rsidRDefault="0090049E" w:rsidP="0090049E">
      <w:pPr>
        <w:rPr>
          <w:rFonts w:ascii="Trebuchet MS" w:hAnsi="Trebuchet MS"/>
          <w:b/>
          <w:sz w:val="24"/>
        </w:rPr>
      </w:pPr>
    </w:p>
    <w:p w:rsidR="00762BCB" w:rsidRPr="0090049E" w:rsidRDefault="00762BCB" w:rsidP="0090049E"/>
    <w:sectPr w:rsidR="00762BCB" w:rsidRPr="0090049E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512A4" w:rsidRDefault="004512A4">
      <w:r>
        <w:separator/>
      </w:r>
    </w:p>
  </w:endnote>
  <w:endnote w:type="continuationSeparator" w:id="0">
    <w:p w:rsidR="004512A4" w:rsidRDefault="004512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512A4" w:rsidRDefault="004512A4">
      <w:r>
        <w:separator/>
      </w:r>
    </w:p>
  </w:footnote>
  <w:footnote w:type="continuationSeparator" w:id="0">
    <w:p w:rsidR="004512A4" w:rsidRDefault="004512A4">
      <w:r>
        <w:continuationSeparator/>
      </w:r>
    </w:p>
  </w:footnote>
  <w:footnote w:id="1">
    <w:p w:rsidR="0090049E" w:rsidRPr="003A435A" w:rsidRDefault="0090049E" w:rsidP="003A435A">
      <w:pPr>
        <w:pStyle w:val="FootnoteText"/>
        <w:spacing w:after="96"/>
        <w:ind w:firstLine="288"/>
        <w:rPr>
          <w:ins w:id="9" w:author="Author"/>
        </w:rPr>
      </w:pPr>
      <w:ins w:id="10" w:author="Author">
        <w:r w:rsidRPr="003A435A">
          <w:rPr>
            <w:rStyle w:val="FootnoteReference"/>
          </w:rPr>
          <w:footnoteRef/>
        </w:r>
        <w:r w:rsidRPr="003A435A">
          <w:t xml:space="preserve"> </w:t>
        </w:r>
        <w:r w:rsidRPr="003A435A">
          <w:rPr>
            <w:b/>
          </w:rPr>
          <w:t xml:space="preserve">36:1 </w:t>
        </w:r>
        <w:r w:rsidRPr="003A435A">
          <w:t>Lit., “every man wise of heart.”</w:t>
        </w:r>
      </w:ins>
    </w:p>
  </w:footnote>
  <w:footnote w:id="2">
    <w:p w:rsidR="0090049E" w:rsidRPr="003A435A" w:rsidRDefault="0090049E" w:rsidP="003A435A">
      <w:pPr>
        <w:pStyle w:val="FootnoteText"/>
        <w:spacing w:after="96"/>
        <w:ind w:firstLine="288"/>
        <w:rPr>
          <w:ins w:id="67" w:author="Author"/>
        </w:rPr>
      </w:pPr>
      <w:ins w:id="68" w:author="Author">
        <w:r w:rsidRPr="003A435A">
          <w:rPr>
            <w:rStyle w:val="FootnoteReference"/>
          </w:rPr>
          <w:footnoteRef/>
        </w:r>
        <w:r w:rsidRPr="003A435A">
          <w:t xml:space="preserve"> </w:t>
        </w:r>
        <w:r w:rsidRPr="003A435A">
          <w:rPr>
            <w:b/>
          </w:rPr>
          <w:t xml:space="preserve">36:8 </w:t>
        </w:r>
        <w:r w:rsidRPr="003A435A">
          <w:t>Evidently referring to Bezalel.</w:t>
        </w:r>
      </w:ins>
    </w:p>
  </w:footnote>
  <w:footnote w:id="3">
    <w:p w:rsidR="0090049E" w:rsidRPr="003A435A" w:rsidRDefault="0090049E" w:rsidP="003A435A">
      <w:pPr>
        <w:pStyle w:val="FootnoteText"/>
        <w:spacing w:after="96"/>
        <w:ind w:firstLine="288"/>
        <w:rPr>
          <w:ins w:id="77" w:author="Author"/>
        </w:rPr>
      </w:pPr>
      <w:ins w:id="78" w:author="Author">
        <w:r w:rsidRPr="003A435A">
          <w:rPr>
            <w:rStyle w:val="FootnoteReference"/>
          </w:rPr>
          <w:footnoteRef/>
        </w:r>
        <w:r w:rsidRPr="003A435A">
          <w:t xml:space="preserve"> </w:t>
        </w:r>
        <w:r w:rsidRPr="003A435A">
          <w:rPr>
            <w:b/>
          </w:rPr>
          <w:t xml:space="preserve">36:9 </w:t>
        </w:r>
        <w:r w:rsidRPr="003A435A">
          <w:t>A cubit equaled 44.5 cm (17.5 in.). See App. B14.</w:t>
        </w:r>
      </w:ins>
    </w:p>
  </w:footnote>
  <w:footnote w:id="4">
    <w:p w:rsidR="0090049E" w:rsidRPr="003A435A" w:rsidRDefault="0090049E" w:rsidP="003A435A">
      <w:pPr>
        <w:pStyle w:val="FootnoteText"/>
        <w:spacing w:after="96"/>
        <w:ind w:firstLine="288"/>
        <w:rPr>
          <w:ins w:id="187" w:author="Author"/>
        </w:rPr>
      </w:pPr>
      <w:ins w:id="188" w:author="Author">
        <w:r w:rsidRPr="003A435A">
          <w:rPr>
            <w:rStyle w:val="FootnoteReference"/>
          </w:rPr>
          <w:footnoteRef/>
        </w:r>
        <w:r w:rsidRPr="003A435A">
          <w:t xml:space="preserve"> </w:t>
        </w:r>
        <w:r w:rsidRPr="003A435A">
          <w:rPr>
            <w:b/>
          </w:rPr>
          <w:t xml:space="preserve">36:22 </w:t>
        </w:r>
        <w:r w:rsidRPr="003A435A">
          <w:t>Or “upright posts.”</w:t>
        </w:r>
      </w:ins>
    </w:p>
  </w:footnote>
  <w:footnote w:id="5">
    <w:p w:rsidR="0090049E" w:rsidRPr="003A435A" w:rsidRDefault="0090049E" w:rsidP="003A435A">
      <w:pPr>
        <w:pStyle w:val="FootnoteText"/>
        <w:spacing w:after="96"/>
        <w:ind w:firstLine="288"/>
        <w:rPr>
          <w:ins w:id="288" w:author="Author"/>
        </w:rPr>
      </w:pPr>
      <w:ins w:id="289" w:author="Author">
        <w:r w:rsidRPr="003A435A">
          <w:rPr>
            <w:rStyle w:val="FootnoteReference"/>
          </w:rPr>
          <w:footnoteRef/>
        </w:r>
        <w:r w:rsidRPr="003A435A">
          <w:t xml:space="preserve"> </w:t>
        </w:r>
        <w:r w:rsidRPr="003A435A">
          <w:rPr>
            <w:b/>
          </w:rPr>
          <w:t xml:space="preserve">36:37 </w:t>
        </w:r>
        <w:r w:rsidRPr="003A435A">
          <w:t>Or “curtain.”</w:t>
        </w:r>
      </w:ins>
    </w:p>
  </w:footnote>
  <w:footnote w:id="6">
    <w:p w:rsidR="0090049E" w:rsidRPr="003A435A" w:rsidRDefault="0090049E" w:rsidP="003A435A">
      <w:pPr>
        <w:pStyle w:val="FootnoteText"/>
        <w:spacing w:after="96"/>
        <w:ind w:firstLine="288"/>
        <w:rPr>
          <w:ins w:id="303" w:author="Author"/>
        </w:rPr>
      </w:pPr>
      <w:ins w:id="304" w:author="Author">
        <w:r w:rsidRPr="003A435A">
          <w:rPr>
            <w:rStyle w:val="FootnoteReference"/>
          </w:rPr>
          <w:footnoteRef/>
        </w:r>
        <w:r w:rsidRPr="003A435A">
          <w:t xml:space="preserve"> </w:t>
        </w:r>
        <w:r w:rsidRPr="003A435A">
          <w:rPr>
            <w:b/>
          </w:rPr>
          <w:t xml:space="preserve">36:38 </w:t>
        </w:r>
        <w:r w:rsidRPr="003A435A">
          <w:t>Or “rings; hoops; bands” for attachments.</w:t>
        </w:r>
      </w:ins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7A7C28">
      <w:rPr>
        <w:rStyle w:val="PageNumber"/>
        <w:noProof/>
      </w:rPr>
      <w:t>3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7A7C28">
        <w:t>Exodus Chapter 36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7A7C28">
      <w:t>02-Exodus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7A7C28">
      <w:rPr>
        <w:noProof/>
        <w:snapToGrid w:val="0"/>
      </w:rPr>
      <w:t>Exodus 36.Revised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7A7C28">
        <w:t>Exodus Chapter 36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7A7C28">
      <w:t>02-Exodus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7A7C28">
      <w:rPr>
        <w:noProof/>
        <w:snapToGrid w:val="0"/>
      </w:rPr>
      <w:t>Exodus 36.Revised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7A7C28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7A7C28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7A7C28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7A7C28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12A4"/>
    <w:rsid w:val="00245EDD"/>
    <w:rsid w:val="0026230D"/>
    <w:rsid w:val="002B524D"/>
    <w:rsid w:val="002C00A8"/>
    <w:rsid w:val="00310508"/>
    <w:rsid w:val="003B380B"/>
    <w:rsid w:val="004500A2"/>
    <w:rsid w:val="004512A4"/>
    <w:rsid w:val="004B7393"/>
    <w:rsid w:val="004C5EB7"/>
    <w:rsid w:val="005D4494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7A7C28"/>
    <w:rsid w:val="0085190A"/>
    <w:rsid w:val="00875211"/>
    <w:rsid w:val="008F667F"/>
    <w:rsid w:val="0090049E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55634972866f4c5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5190A"/>
    <w:pPr>
      <w:spacing w:line="360" w:lineRule="auto"/>
      <w:ind w:firstLine="720"/>
    </w:pPr>
    <w:rPr>
      <w:rFonts w:ascii="Verdana" w:eastAsia="Times New Roman" w:hAnsi="Verdana" w:cs="Latha"/>
      <w:sz w:val="28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90049E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90049E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90049E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5190A"/>
    <w:pPr>
      <w:spacing w:line="360" w:lineRule="auto"/>
      <w:ind w:firstLine="720"/>
    </w:pPr>
    <w:rPr>
      <w:rFonts w:ascii="Verdana" w:eastAsia="Times New Roman" w:hAnsi="Verdana" w:cs="Latha"/>
      <w:sz w:val="28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90049E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90049E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90049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55634972866f4c5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3</ap:Pages>
  <ap:Words>1286</ap:Words>
  <ap:Characters>5688</ap:Characters>
  <ap:Application>Microsoft Office Word</ap:Application>
  <ap:DocSecurity>0</ap:DocSecurity>
  <ap:Lines>98</ap:Lines>
  <ap:Paragraphs>16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6958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36</dc:title>
  <dc:subject/>
  <dc:creator>Ruth Farrugia</dc:creator>
  <cp:keywords/>
  <dc:description/>
  <cp:lastModifiedBy>Ruth Farrugia</cp:lastModifiedBy>
  <cp:revision>3</cp:revision>
  <dcterms:created xsi:type="dcterms:W3CDTF">2020-09-21T09:20:00Z</dcterms:created>
  <dcterms:modified xsi:type="dcterms:W3CDTF">2020-09-21T09:20:00Z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36.docx</vt:lpwstr>
  </property>
  <property fmtid="{D5CDD505-2E9C-101B-9397-08002B2CF9AE}" pid="9" name="_TranslationDocumentId">
    <vt:i4>19416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2036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36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