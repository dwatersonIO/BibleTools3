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2E0" w:rsidRPr="008C5685" w:rsidRDefault="00F052E0" w:rsidP="00F052E0">
      <w:pPr>
        <w:rPr>
          <w:rFonts w:ascii="Trebuchet MS" w:hAnsi="Trebuchet MS"/>
          <w:noProof/>
        </w:rPr>
      </w:pPr>
      <w:bookmarkStart w:id="0" w:name="_GoBack"/>
      <w:bookmarkEnd w:id="0"/>
      <w:r w:rsidRPr="008C5685">
        <w:rPr>
          <w:rFonts w:ascii="Trebuchet MS" w:hAnsi="Trebuchet MS"/>
          <w:b/>
        </w:rPr>
        <w:t xml:space="preserve">27:1 </w:t>
      </w:r>
      <w:r w:rsidRPr="008C5685">
        <w:rPr>
          <w:rFonts w:ascii="Trebuchet MS" w:hAnsi="Trebuchet MS"/>
          <w:noProof/>
        </w:rPr>
        <w:t>“</w:t>
      </w:r>
      <w:del w:id="1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2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the altar of acacia wood</w:t>
      </w:r>
      <w:del w:id="3" w:author="Author">
        <w:r w:rsidRPr="008C5685">
          <w:rPr>
            <w:rFonts w:ascii="Trebuchet MS" w:hAnsi="Trebuchet MS"/>
            <w:noProof/>
          </w:rPr>
          <w:delText>,</w:delText>
        </w:r>
      </w:del>
      <w:ins w:id="4" w:author="Author">
        <w:r w:rsidRPr="008C5685">
          <w:rPr>
            <w:rFonts w:ascii="Trebuchet MS" w:hAnsi="Trebuchet MS"/>
            <w:noProof/>
          </w:rPr>
          <w:t>; it will be</w:t>
        </w:r>
      </w:ins>
      <w:r w:rsidRPr="008C5685">
        <w:rPr>
          <w:rFonts w:ascii="Trebuchet MS" w:hAnsi="Trebuchet MS"/>
          <w:noProof/>
        </w:rPr>
        <w:t xml:space="preserve"> five cubits</w:t>
      </w:r>
      <w:del w:id="5" w:author="Author">
        <w:r w:rsidRPr="008C5685">
          <w:rPr>
            <w:rFonts w:ascii="Trebuchet MS" w:hAnsi="Trebuchet MS"/>
            <w:noProof/>
          </w:rPr>
          <w:delText xml:space="preserve"> its length</w:delText>
        </w:r>
      </w:del>
      <w:ins w:id="6" w:author="Author">
        <w:r w:rsidRPr="008C5685">
          <w:rPr>
            <w:rStyle w:val="FootnoteReference"/>
            <w:rFonts w:ascii="Trebuchet MS" w:hAnsi="Trebuchet MS"/>
            <w:noProof/>
          </w:rPr>
          <w:footnoteReference w:id="1"/>
        </w:r>
        <w:r w:rsidRPr="008C5685">
          <w:rPr>
            <w:rFonts w:ascii="Trebuchet MS" w:hAnsi="Trebuchet MS"/>
            <w:noProof/>
          </w:rPr>
          <w:t xml:space="preserve"> long</w:t>
        </w:r>
      </w:ins>
      <w:r w:rsidRPr="008C5685">
        <w:rPr>
          <w:rFonts w:ascii="Trebuchet MS" w:hAnsi="Trebuchet MS"/>
          <w:noProof/>
        </w:rPr>
        <w:t xml:space="preserve"> and five cubits </w:t>
      </w:r>
      <w:del w:id="9" w:author="Author">
        <w:r w:rsidRPr="008C5685">
          <w:rPr>
            <w:rFonts w:ascii="Trebuchet MS" w:hAnsi="Trebuchet MS"/>
            <w:noProof/>
          </w:rPr>
          <w:delText>its width</w:delText>
        </w:r>
      </w:del>
      <w:ins w:id="10" w:author="Author">
        <w:r w:rsidRPr="008C5685">
          <w:rPr>
            <w:rFonts w:ascii="Trebuchet MS" w:hAnsi="Trebuchet MS"/>
            <w:noProof/>
          </w:rPr>
          <w:t>wide</w:t>
        </w:r>
      </w:ins>
      <w:r w:rsidRPr="008C5685">
        <w:rPr>
          <w:rFonts w:ascii="Trebuchet MS" w:hAnsi="Trebuchet MS"/>
          <w:noProof/>
        </w:rPr>
        <w:t xml:space="preserve">. The altar should be </w:t>
      </w:r>
      <w:del w:id="11" w:author="Author">
        <w:r w:rsidRPr="008C5685">
          <w:rPr>
            <w:rFonts w:ascii="Trebuchet MS" w:hAnsi="Trebuchet MS"/>
            <w:noProof/>
          </w:rPr>
          <w:delText>foursquare,</w:delText>
        </w:r>
      </w:del>
      <w:ins w:id="12" w:author="Author">
        <w:r w:rsidRPr="008C5685">
          <w:rPr>
            <w:rFonts w:ascii="Trebuchet MS" w:hAnsi="Trebuchet MS"/>
            <w:noProof/>
          </w:rPr>
          <w:t>square</w:t>
        </w:r>
      </w:ins>
      <w:r w:rsidRPr="008C5685">
        <w:rPr>
          <w:rFonts w:ascii="Trebuchet MS" w:hAnsi="Trebuchet MS"/>
          <w:noProof/>
        </w:rPr>
        <w:t xml:space="preserve"> and </w:t>
      </w:r>
      <w:del w:id="13" w:author="Author">
        <w:r w:rsidRPr="008C5685">
          <w:rPr>
            <w:rFonts w:ascii="Trebuchet MS" w:hAnsi="Trebuchet MS"/>
            <w:noProof/>
          </w:rPr>
          <w:delText xml:space="preserve">its height </w:delText>
        </w:r>
      </w:del>
      <w:r w:rsidRPr="008C5685">
        <w:rPr>
          <w:rFonts w:ascii="Trebuchet MS" w:hAnsi="Trebuchet MS"/>
          <w:noProof/>
        </w:rPr>
        <w:t>three cubits</w:t>
      </w:r>
      <w:ins w:id="14" w:author="Author">
        <w:r w:rsidRPr="008C5685">
          <w:rPr>
            <w:rFonts w:ascii="Trebuchet MS" w:hAnsi="Trebuchet MS"/>
            <w:noProof/>
          </w:rPr>
          <w:t xml:space="preserve"> high</w:t>
        </w:r>
      </w:ins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27:2 </w:t>
      </w:r>
      <w:del w:id="15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16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</w:t>
      </w:r>
      <w:del w:id="17" w:author="Author">
        <w:r w:rsidRPr="008C5685">
          <w:rPr>
            <w:rFonts w:ascii="Trebuchet MS" w:hAnsi="Trebuchet MS"/>
            <w:noProof/>
          </w:rPr>
          <w:delText xml:space="preserve">its </w:delText>
        </w:r>
      </w:del>
      <w:r w:rsidRPr="008C5685">
        <w:rPr>
          <w:rFonts w:ascii="Trebuchet MS" w:hAnsi="Trebuchet MS"/>
          <w:noProof/>
        </w:rPr>
        <w:t xml:space="preserve">horns </w:t>
      </w:r>
      <w:del w:id="18" w:author="Author">
        <w:r w:rsidRPr="008C5685">
          <w:rPr>
            <w:rFonts w:ascii="Trebuchet MS" w:hAnsi="Trebuchet MS"/>
            <w:noProof/>
          </w:rPr>
          <w:delText>upon</w:delText>
        </w:r>
      </w:del>
      <w:ins w:id="19" w:author="Author">
        <w:r w:rsidRPr="008C5685">
          <w:rPr>
            <w:rFonts w:ascii="Trebuchet MS" w:hAnsi="Trebuchet MS"/>
            <w:noProof/>
          </w:rPr>
          <w:t>on</w:t>
        </w:r>
      </w:ins>
      <w:r w:rsidRPr="008C5685">
        <w:rPr>
          <w:rFonts w:ascii="Trebuchet MS" w:hAnsi="Trebuchet MS"/>
          <w:noProof/>
        </w:rPr>
        <w:t xml:space="preserve"> its four corners</w:t>
      </w:r>
      <w:del w:id="20" w:author="Author">
        <w:r w:rsidRPr="008C5685">
          <w:rPr>
            <w:rFonts w:ascii="Trebuchet MS" w:hAnsi="Trebuchet MS"/>
            <w:noProof/>
          </w:rPr>
          <w:delText>. Its</w:delText>
        </w:r>
      </w:del>
      <w:ins w:id="21" w:author="Author">
        <w:r w:rsidRPr="008C5685">
          <w:rPr>
            <w:rFonts w:ascii="Trebuchet MS" w:hAnsi="Trebuchet MS"/>
            <w:noProof/>
          </w:rPr>
          <w:t>; the</w:t>
        </w:r>
      </w:ins>
      <w:r w:rsidRPr="008C5685">
        <w:rPr>
          <w:rFonts w:ascii="Trebuchet MS" w:hAnsi="Trebuchet MS"/>
          <w:noProof/>
        </w:rPr>
        <w:t xml:space="preserve"> horns will </w:t>
      </w:r>
      <w:del w:id="22" w:author="Author">
        <w:r w:rsidRPr="008C5685">
          <w:rPr>
            <w:rFonts w:ascii="Trebuchet MS" w:hAnsi="Trebuchet MS"/>
            <w:noProof/>
          </w:rPr>
          <w:delText>proceed out</w:delText>
        </w:r>
      </w:del>
      <w:ins w:id="23" w:author="Author">
        <w:r w:rsidRPr="008C5685">
          <w:rPr>
            <w:rFonts w:ascii="Trebuchet MS" w:hAnsi="Trebuchet MS"/>
            <w:noProof/>
          </w:rPr>
          <w:t>be part</w:t>
        </w:r>
      </w:ins>
      <w:r w:rsidRPr="008C5685">
        <w:rPr>
          <w:rFonts w:ascii="Trebuchet MS" w:hAnsi="Trebuchet MS"/>
          <w:noProof/>
        </w:rPr>
        <w:t xml:space="preserve"> of </w:t>
      </w:r>
      <w:del w:id="24" w:author="Author">
        <w:r w:rsidRPr="008C5685">
          <w:rPr>
            <w:rFonts w:ascii="Trebuchet MS" w:hAnsi="Trebuchet MS"/>
            <w:noProof/>
          </w:rPr>
          <w:delText>it</w:delText>
        </w:r>
      </w:del>
      <w:ins w:id="25" w:author="Author">
        <w:r w:rsidRPr="008C5685">
          <w:rPr>
            <w:rFonts w:ascii="Trebuchet MS" w:hAnsi="Trebuchet MS"/>
            <w:noProof/>
          </w:rPr>
          <w:t>the altar</w:t>
        </w:r>
      </w:ins>
      <w:r w:rsidRPr="008C5685">
        <w:rPr>
          <w:rFonts w:ascii="Trebuchet MS" w:hAnsi="Trebuchet MS"/>
          <w:noProof/>
        </w:rPr>
        <w:t xml:space="preserve">, and you </w:t>
      </w:r>
      <w:del w:id="26" w:author="Author">
        <w:r w:rsidRPr="008C5685">
          <w:rPr>
            <w:rFonts w:ascii="Trebuchet MS" w:hAnsi="Trebuchet MS"/>
            <w:noProof/>
          </w:rPr>
          <w:delText>must</w:delText>
        </w:r>
      </w:del>
      <w:ins w:id="27" w:author="Author">
        <w:r w:rsidRPr="008C5685">
          <w:rPr>
            <w:rFonts w:ascii="Trebuchet MS" w:hAnsi="Trebuchet MS"/>
            <w:noProof/>
          </w:rPr>
          <w:t>will</w:t>
        </w:r>
      </w:ins>
      <w:r w:rsidRPr="008C5685">
        <w:rPr>
          <w:rFonts w:ascii="Trebuchet MS" w:hAnsi="Trebuchet MS"/>
          <w:noProof/>
        </w:rPr>
        <w:t xml:space="preserve"> overlay </w:t>
      </w:r>
      <w:del w:id="28" w:author="Author">
        <w:r w:rsidRPr="008C5685">
          <w:rPr>
            <w:rFonts w:ascii="Trebuchet MS" w:hAnsi="Trebuchet MS"/>
            <w:noProof/>
          </w:rPr>
          <w:delText>it</w:delText>
        </w:r>
      </w:del>
      <w:ins w:id="29" w:author="Author">
        <w:r w:rsidRPr="008C5685">
          <w:rPr>
            <w:rFonts w:ascii="Trebuchet MS" w:hAnsi="Trebuchet MS"/>
            <w:noProof/>
          </w:rPr>
          <w:t>the altar</w:t>
        </w:r>
      </w:ins>
      <w:r w:rsidRPr="008C5685">
        <w:rPr>
          <w:rFonts w:ascii="Trebuchet MS" w:hAnsi="Trebuchet MS"/>
          <w:noProof/>
        </w:rPr>
        <w:t xml:space="preserve"> with copper. </w:t>
      </w:r>
      <w:r w:rsidRPr="008C5685">
        <w:rPr>
          <w:rFonts w:ascii="Trebuchet MS" w:hAnsi="Trebuchet MS"/>
          <w:b/>
          <w:noProof/>
        </w:rPr>
        <w:t xml:space="preserve">27:3 </w:t>
      </w:r>
      <w:del w:id="30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31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</w:t>
      </w:r>
      <w:del w:id="32" w:author="Author">
        <w:r w:rsidRPr="008C5685">
          <w:rPr>
            <w:rFonts w:ascii="Trebuchet MS" w:hAnsi="Trebuchet MS"/>
            <w:noProof/>
          </w:rPr>
          <w:delText>its cans</w:delText>
        </w:r>
      </w:del>
      <w:ins w:id="33" w:author="Author">
        <w:r w:rsidRPr="008C5685">
          <w:rPr>
            <w:rFonts w:ascii="Trebuchet MS" w:hAnsi="Trebuchet MS"/>
            <w:noProof/>
          </w:rPr>
          <w:t>buckets</w:t>
        </w:r>
      </w:ins>
      <w:r w:rsidRPr="008C5685">
        <w:rPr>
          <w:rFonts w:ascii="Trebuchet MS" w:hAnsi="Trebuchet MS"/>
          <w:noProof/>
        </w:rPr>
        <w:t xml:space="preserve"> for clearing away its </w:t>
      </w:r>
      <w:del w:id="34" w:author="Author">
        <w:r w:rsidRPr="008C5685">
          <w:rPr>
            <w:rFonts w:ascii="Trebuchet MS" w:hAnsi="Trebuchet MS"/>
            <w:noProof/>
          </w:rPr>
          <w:delText xml:space="preserve">fatty </w:delText>
        </w:r>
      </w:del>
      <w:r w:rsidRPr="008C5685">
        <w:rPr>
          <w:rFonts w:ascii="Trebuchet MS" w:hAnsi="Trebuchet MS"/>
          <w:noProof/>
        </w:rPr>
        <w:t>ashes,</w:t>
      </w:r>
      <w:del w:id="35" w:author="Author">
        <w:r w:rsidRPr="008C5685">
          <w:rPr>
            <w:rFonts w:ascii="Trebuchet MS" w:hAnsi="Trebuchet MS"/>
            <w:noProof/>
          </w:rPr>
          <w:delText xml:space="preserve"> and its</w:delText>
        </w:r>
      </w:del>
      <w:ins w:id="36" w:author="Author">
        <w:r w:rsidRPr="008C5685">
          <w:rPr>
            <w:rStyle w:val="FootnoteReference"/>
            <w:rFonts w:ascii="Trebuchet MS" w:hAnsi="Trebuchet MS"/>
            <w:noProof/>
          </w:rPr>
          <w:footnoteReference w:id="2"/>
        </w:r>
        <w:r w:rsidRPr="008C5685">
          <w:rPr>
            <w:rFonts w:ascii="Trebuchet MS" w:hAnsi="Trebuchet MS"/>
            <w:noProof/>
          </w:rPr>
          <w:t xml:space="preserve"> along with</w:t>
        </w:r>
      </w:ins>
      <w:r w:rsidRPr="008C5685">
        <w:rPr>
          <w:rFonts w:ascii="Trebuchet MS" w:hAnsi="Trebuchet MS"/>
          <w:noProof/>
        </w:rPr>
        <w:t xml:space="preserve"> shovels, </w:t>
      </w:r>
      <w:del w:id="39" w:author="Author">
        <w:r w:rsidRPr="008C5685">
          <w:rPr>
            <w:rFonts w:ascii="Trebuchet MS" w:hAnsi="Trebuchet MS"/>
            <w:noProof/>
          </w:rPr>
          <w:delText xml:space="preserve">and its </w:delText>
        </w:r>
      </w:del>
      <w:r w:rsidRPr="008C5685">
        <w:rPr>
          <w:rFonts w:ascii="Trebuchet MS" w:hAnsi="Trebuchet MS"/>
          <w:noProof/>
        </w:rPr>
        <w:t xml:space="preserve">bowls, </w:t>
      </w:r>
      <w:del w:id="40" w:author="Author">
        <w:r w:rsidRPr="008C5685">
          <w:rPr>
            <w:rFonts w:ascii="Trebuchet MS" w:hAnsi="Trebuchet MS"/>
            <w:noProof/>
          </w:rPr>
          <w:delText xml:space="preserve">and its </w:delText>
        </w:r>
      </w:del>
      <w:r w:rsidRPr="008C5685">
        <w:rPr>
          <w:rFonts w:ascii="Trebuchet MS" w:hAnsi="Trebuchet MS"/>
          <w:noProof/>
        </w:rPr>
        <w:t xml:space="preserve">forks, and </w:t>
      </w:r>
      <w:del w:id="41" w:author="Author">
        <w:r w:rsidRPr="008C5685">
          <w:rPr>
            <w:rFonts w:ascii="Trebuchet MS" w:hAnsi="Trebuchet MS"/>
            <w:noProof/>
          </w:rPr>
          <w:delText xml:space="preserve">its </w:delText>
        </w:r>
      </w:del>
      <w:r w:rsidRPr="008C5685">
        <w:rPr>
          <w:rFonts w:ascii="Trebuchet MS" w:hAnsi="Trebuchet MS"/>
          <w:noProof/>
        </w:rPr>
        <w:t>fire holders</w:t>
      </w:r>
      <w:del w:id="42" w:author="Author">
        <w:r w:rsidRPr="008C5685">
          <w:rPr>
            <w:rFonts w:ascii="Trebuchet MS" w:hAnsi="Trebuchet MS"/>
            <w:noProof/>
          </w:rPr>
          <w:delText>;</w:delText>
        </w:r>
      </w:del>
      <w:ins w:id="43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and you will make all its utensils of copper. </w:t>
      </w:r>
      <w:r w:rsidRPr="008C5685">
        <w:rPr>
          <w:rFonts w:ascii="Trebuchet MS" w:hAnsi="Trebuchet MS"/>
          <w:b/>
          <w:noProof/>
        </w:rPr>
        <w:t xml:space="preserve">27:4 </w:t>
      </w:r>
      <w:del w:id="44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45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a grating for </w:t>
      </w:r>
      <w:del w:id="46" w:author="Author">
        <w:r w:rsidRPr="008C5685">
          <w:rPr>
            <w:rFonts w:ascii="Trebuchet MS" w:hAnsi="Trebuchet MS"/>
            <w:noProof/>
          </w:rPr>
          <w:delText>it</w:delText>
        </w:r>
      </w:del>
      <w:ins w:id="47" w:author="Author">
        <w:r w:rsidRPr="008C5685">
          <w:rPr>
            <w:rFonts w:ascii="Trebuchet MS" w:hAnsi="Trebuchet MS"/>
            <w:noProof/>
          </w:rPr>
          <w:t>the altar</w:t>
        </w:r>
      </w:ins>
      <w:r w:rsidRPr="008C5685">
        <w:rPr>
          <w:rFonts w:ascii="Trebuchet MS" w:hAnsi="Trebuchet MS"/>
          <w:noProof/>
        </w:rPr>
        <w:t>, a network of copper</w:t>
      </w:r>
      <w:del w:id="48" w:author="Author">
        <w:r w:rsidRPr="008C5685">
          <w:rPr>
            <w:rFonts w:ascii="Trebuchet MS" w:hAnsi="Trebuchet MS"/>
            <w:noProof/>
          </w:rPr>
          <w:delText>;</w:delText>
        </w:r>
      </w:del>
      <w:ins w:id="49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and </w:t>
      </w:r>
      <w:del w:id="50" w:author="Author">
        <w:r w:rsidRPr="008C5685">
          <w:rPr>
            <w:rFonts w:ascii="Trebuchet MS" w:hAnsi="Trebuchet MS"/>
            <w:noProof/>
          </w:rPr>
          <w:delText>you must make upon</w:delText>
        </w:r>
      </w:del>
      <w:ins w:id="51" w:author="Author">
        <w:r w:rsidRPr="008C5685">
          <w:rPr>
            <w:rFonts w:ascii="Trebuchet MS" w:hAnsi="Trebuchet MS"/>
            <w:noProof/>
          </w:rPr>
          <w:t>on</w:t>
        </w:r>
      </w:ins>
      <w:r w:rsidRPr="008C5685">
        <w:rPr>
          <w:rFonts w:ascii="Trebuchet MS" w:hAnsi="Trebuchet MS"/>
          <w:noProof/>
        </w:rPr>
        <w:t xml:space="preserve"> the </w:t>
      </w:r>
      <w:del w:id="52" w:author="Author">
        <w:r w:rsidRPr="008C5685">
          <w:rPr>
            <w:rFonts w:ascii="Trebuchet MS" w:hAnsi="Trebuchet MS"/>
            <w:noProof/>
          </w:rPr>
          <w:delText>net</w:delText>
        </w:r>
      </w:del>
      <w:ins w:id="53" w:author="Author">
        <w:r w:rsidRPr="008C5685">
          <w:rPr>
            <w:rFonts w:ascii="Trebuchet MS" w:hAnsi="Trebuchet MS"/>
            <w:noProof/>
          </w:rPr>
          <w:t>network</w:t>
        </w:r>
      </w:ins>
      <w:r w:rsidRPr="008C5685">
        <w:rPr>
          <w:rFonts w:ascii="Trebuchet MS" w:hAnsi="Trebuchet MS"/>
          <w:noProof/>
        </w:rPr>
        <w:t xml:space="preserve"> four rings of copper at its four </w:t>
      </w:r>
      <w:del w:id="54" w:author="Author">
        <w:r w:rsidRPr="008C5685">
          <w:rPr>
            <w:rFonts w:ascii="Trebuchet MS" w:hAnsi="Trebuchet MS"/>
            <w:noProof/>
          </w:rPr>
          <w:delText>extremities</w:delText>
        </w:r>
      </w:del>
      <w:ins w:id="55" w:author="Author">
        <w:r w:rsidRPr="008C5685">
          <w:rPr>
            <w:rFonts w:ascii="Trebuchet MS" w:hAnsi="Trebuchet MS"/>
            <w:noProof/>
          </w:rPr>
          <w:t>corners</w:t>
        </w:r>
      </w:ins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27:5 </w:t>
      </w:r>
      <w:del w:id="56" w:author="Author">
        <w:r w:rsidRPr="008C5685">
          <w:rPr>
            <w:rFonts w:ascii="Trebuchet MS" w:hAnsi="Trebuchet MS"/>
            <w:noProof/>
          </w:rPr>
          <w:delText>And you must put</w:delText>
        </w:r>
      </w:del>
      <w:ins w:id="57" w:author="Author">
        <w:r w:rsidRPr="008C5685">
          <w:rPr>
            <w:rFonts w:ascii="Trebuchet MS" w:hAnsi="Trebuchet MS"/>
            <w:noProof/>
          </w:rPr>
          <w:t>You will set</w:t>
        </w:r>
      </w:ins>
      <w:r w:rsidRPr="008C5685">
        <w:rPr>
          <w:rFonts w:ascii="Trebuchet MS" w:hAnsi="Trebuchet MS"/>
          <w:noProof/>
        </w:rPr>
        <w:t xml:space="preserve"> it </w:t>
      </w:r>
      <w:del w:id="58" w:author="Author">
        <w:r w:rsidRPr="008C5685">
          <w:rPr>
            <w:rFonts w:ascii="Trebuchet MS" w:hAnsi="Trebuchet MS"/>
            <w:noProof/>
          </w:rPr>
          <w:delText>under</w:delText>
        </w:r>
      </w:del>
      <w:ins w:id="59" w:author="Author">
        <w:r w:rsidRPr="008C5685">
          <w:rPr>
            <w:rFonts w:ascii="Trebuchet MS" w:hAnsi="Trebuchet MS"/>
            <w:noProof/>
          </w:rPr>
          <w:t>down below</w:t>
        </w:r>
      </w:ins>
      <w:r w:rsidRPr="008C5685">
        <w:rPr>
          <w:rFonts w:ascii="Trebuchet MS" w:hAnsi="Trebuchet MS"/>
          <w:noProof/>
        </w:rPr>
        <w:t xml:space="preserve"> the </w:t>
      </w:r>
      <w:del w:id="60" w:author="Author">
        <w:r w:rsidRPr="008C5685">
          <w:rPr>
            <w:rFonts w:ascii="Trebuchet MS" w:hAnsi="Trebuchet MS"/>
            <w:noProof/>
          </w:rPr>
          <w:delText xml:space="preserve">altar’s </w:delText>
        </w:r>
      </w:del>
      <w:r w:rsidRPr="008C5685">
        <w:rPr>
          <w:rFonts w:ascii="Trebuchet MS" w:hAnsi="Trebuchet MS"/>
          <w:noProof/>
        </w:rPr>
        <w:t xml:space="preserve">rim </w:t>
      </w:r>
      <w:del w:id="61" w:author="Author">
        <w:r w:rsidRPr="008C5685">
          <w:rPr>
            <w:rFonts w:ascii="Trebuchet MS" w:hAnsi="Trebuchet MS"/>
            <w:noProof/>
          </w:rPr>
          <w:delText xml:space="preserve">down within, and the net must be toward the center </w:delText>
        </w:r>
      </w:del>
      <w:r w:rsidRPr="008C5685">
        <w:rPr>
          <w:rFonts w:ascii="Trebuchet MS" w:hAnsi="Trebuchet MS"/>
          <w:noProof/>
        </w:rPr>
        <w:t>of the altar</w:t>
      </w:r>
      <w:ins w:id="62" w:author="Author">
        <w:r w:rsidRPr="008C5685">
          <w:rPr>
            <w:rFonts w:ascii="Trebuchet MS" w:hAnsi="Trebuchet MS"/>
            <w:noProof/>
          </w:rPr>
          <w:t>, and the network will extend partway down into the altar</w:t>
        </w:r>
      </w:ins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27:6 </w:t>
      </w:r>
      <w:del w:id="63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64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poles </w:t>
      </w:r>
      <w:del w:id="65" w:author="Author">
        <w:r w:rsidRPr="008C5685">
          <w:rPr>
            <w:rFonts w:ascii="Trebuchet MS" w:hAnsi="Trebuchet MS"/>
            <w:noProof/>
          </w:rPr>
          <w:delText xml:space="preserve">for the altar, its poles being </w:delText>
        </w:r>
      </w:del>
      <w:r w:rsidRPr="008C5685">
        <w:rPr>
          <w:rFonts w:ascii="Trebuchet MS" w:hAnsi="Trebuchet MS"/>
          <w:noProof/>
        </w:rPr>
        <w:t>of acacia wood</w:t>
      </w:r>
      <w:del w:id="66" w:author="Author">
        <w:r w:rsidRPr="008C5685">
          <w:rPr>
            <w:rFonts w:ascii="Trebuchet MS" w:hAnsi="Trebuchet MS"/>
            <w:noProof/>
          </w:rPr>
          <w:delText>,</w:delText>
        </w:r>
      </w:del>
      <w:ins w:id="67" w:author="Author">
        <w:r w:rsidRPr="008C5685">
          <w:rPr>
            <w:rFonts w:ascii="Trebuchet MS" w:hAnsi="Trebuchet MS"/>
            <w:noProof/>
          </w:rPr>
          <w:t xml:space="preserve"> for the altar</w:t>
        </w:r>
      </w:ins>
      <w:r w:rsidRPr="008C5685">
        <w:rPr>
          <w:rFonts w:ascii="Trebuchet MS" w:hAnsi="Trebuchet MS"/>
          <w:noProof/>
        </w:rPr>
        <w:t xml:space="preserve"> and </w:t>
      </w:r>
      <w:del w:id="68" w:author="Author">
        <w:r w:rsidRPr="008C5685">
          <w:rPr>
            <w:rFonts w:ascii="Trebuchet MS" w:hAnsi="Trebuchet MS"/>
            <w:noProof/>
          </w:rPr>
          <w:delText xml:space="preserve">you must </w:delText>
        </w:r>
      </w:del>
      <w:r w:rsidRPr="008C5685">
        <w:rPr>
          <w:rFonts w:ascii="Trebuchet MS" w:hAnsi="Trebuchet MS"/>
          <w:noProof/>
        </w:rPr>
        <w:t xml:space="preserve">overlay them with copper. </w:t>
      </w:r>
      <w:r w:rsidRPr="008C5685">
        <w:rPr>
          <w:rFonts w:ascii="Trebuchet MS" w:hAnsi="Trebuchet MS"/>
          <w:b/>
          <w:noProof/>
        </w:rPr>
        <w:t xml:space="preserve">27:7 </w:t>
      </w:r>
      <w:del w:id="69" w:author="Author">
        <w:r w:rsidRPr="008C5685">
          <w:rPr>
            <w:rFonts w:ascii="Trebuchet MS" w:hAnsi="Trebuchet MS"/>
            <w:noProof/>
          </w:rPr>
          <w:delText>And its</w:delText>
        </w:r>
      </w:del>
      <w:ins w:id="70" w:author="Author">
        <w:r w:rsidRPr="008C5685">
          <w:rPr>
            <w:rFonts w:ascii="Trebuchet MS" w:hAnsi="Trebuchet MS"/>
            <w:noProof/>
          </w:rPr>
          <w:t>The</w:t>
        </w:r>
      </w:ins>
      <w:r w:rsidRPr="008C5685">
        <w:rPr>
          <w:rFonts w:ascii="Trebuchet MS" w:hAnsi="Trebuchet MS"/>
          <w:noProof/>
        </w:rPr>
        <w:t xml:space="preserve"> poles </w:t>
      </w:r>
      <w:del w:id="71" w:author="Author">
        <w:r w:rsidRPr="008C5685">
          <w:rPr>
            <w:rFonts w:ascii="Trebuchet MS" w:hAnsi="Trebuchet MS"/>
            <w:noProof/>
          </w:rPr>
          <w:delText>must</w:delText>
        </w:r>
      </w:del>
      <w:ins w:id="72" w:author="Author">
        <w:r w:rsidRPr="008C5685">
          <w:rPr>
            <w:rFonts w:ascii="Trebuchet MS" w:hAnsi="Trebuchet MS"/>
            <w:noProof/>
          </w:rPr>
          <w:t>will</w:t>
        </w:r>
      </w:ins>
      <w:r w:rsidRPr="008C5685">
        <w:rPr>
          <w:rFonts w:ascii="Trebuchet MS" w:hAnsi="Trebuchet MS"/>
          <w:noProof/>
        </w:rPr>
        <w:t xml:space="preserve"> be </w:t>
      </w:r>
      <w:del w:id="73" w:author="Author">
        <w:r w:rsidRPr="008C5685">
          <w:rPr>
            <w:rFonts w:ascii="Trebuchet MS" w:hAnsi="Trebuchet MS"/>
            <w:noProof/>
          </w:rPr>
          <w:delText>put</w:delText>
        </w:r>
      </w:del>
      <w:ins w:id="74" w:author="Author">
        <w:r w:rsidRPr="008C5685">
          <w:rPr>
            <w:rFonts w:ascii="Trebuchet MS" w:hAnsi="Trebuchet MS"/>
            <w:noProof/>
          </w:rPr>
          <w:t>inserted</w:t>
        </w:r>
      </w:ins>
      <w:r w:rsidRPr="008C5685">
        <w:rPr>
          <w:rFonts w:ascii="Trebuchet MS" w:hAnsi="Trebuchet MS"/>
          <w:noProof/>
        </w:rPr>
        <w:t xml:space="preserve"> into the rings</w:t>
      </w:r>
      <w:del w:id="75" w:author="Author">
        <w:r w:rsidRPr="008C5685">
          <w:rPr>
            <w:rFonts w:ascii="Trebuchet MS" w:hAnsi="Trebuchet MS"/>
            <w:noProof/>
          </w:rPr>
          <w:delText>, and</w:delText>
        </w:r>
      </w:del>
      <w:ins w:id="76" w:author="Author">
        <w:r w:rsidRPr="008C5685">
          <w:rPr>
            <w:rFonts w:ascii="Trebuchet MS" w:hAnsi="Trebuchet MS"/>
            <w:noProof/>
          </w:rPr>
          <w:t xml:space="preserve"> so that</w:t>
        </w:r>
      </w:ins>
      <w:r w:rsidRPr="008C5685">
        <w:rPr>
          <w:rFonts w:ascii="Trebuchet MS" w:hAnsi="Trebuchet MS"/>
          <w:noProof/>
        </w:rPr>
        <w:t xml:space="preserve"> the poles </w:t>
      </w:r>
      <w:del w:id="77" w:author="Author">
        <w:r w:rsidRPr="008C5685">
          <w:rPr>
            <w:rFonts w:ascii="Trebuchet MS" w:hAnsi="Trebuchet MS"/>
            <w:noProof/>
          </w:rPr>
          <w:delText>must be upon</w:delText>
        </w:r>
      </w:del>
      <w:ins w:id="78" w:author="Author">
        <w:r w:rsidRPr="008C5685">
          <w:rPr>
            <w:rFonts w:ascii="Trebuchet MS" w:hAnsi="Trebuchet MS"/>
            <w:noProof/>
          </w:rPr>
          <w:t>are on</w:t>
        </w:r>
      </w:ins>
      <w:r w:rsidRPr="008C5685">
        <w:rPr>
          <w:rFonts w:ascii="Trebuchet MS" w:hAnsi="Trebuchet MS"/>
          <w:noProof/>
        </w:rPr>
        <w:t xml:space="preserve"> the two sides of the altar when </w:t>
      </w:r>
      <w:del w:id="79" w:author="Author">
        <w:r w:rsidRPr="008C5685">
          <w:rPr>
            <w:rFonts w:ascii="Trebuchet MS" w:hAnsi="Trebuchet MS"/>
            <w:noProof/>
          </w:rPr>
          <w:delText xml:space="preserve">carrying </w:delText>
        </w:r>
      </w:del>
      <w:r w:rsidRPr="008C5685">
        <w:rPr>
          <w:rFonts w:ascii="Trebuchet MS" w:hAnsi="Trebuchet MS"/>
          <w:noProof/>
        </w:rPr>
        <w:t>it</w:t>
      </w:r>
      <w:ins w:id="80" w:author="Author">
        <w:r w:rsidRPr="008C5685">
          <w:rPr>
            <w:rFonts w:ascii="Trebuchet MS" w:hAnsi="Trebuchet MS"/>
            <w:noProof/>
          </w:rPr>
          <w:t xml:space="preserve"> is carried</w:t>
        </w:r>
      </w:ins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27:8 </w:t>
      </w:r>
      <w:del w:id="81" w:author="Author">
        <w:r w:rsidRPr="008C5685">
          <w:rPr>
            <w:rFonts w:ascii="Trebuchet MS" w:hAnsi="Trebuchet MS"/>
            <w:noProof/>
          </w:rPr>
          <w:delText>A</w:delText>
        </w:r>
      </w:del>
      <w:ins w:id="82" w:author="Author">
        <w:r w:rsidRPr="008C5685">
          <w:rPr>
            <w:rFonts w:ascii="Trebuchet MS" w:hAnsi="Trebuchet MS"/>
            <w:noProof/>
          </w:rPr>
          <w:t>You will make the altar in the form of a</w:t>
        </w:r>
      </w:ins>
      <w:r w:rsidRPr="008C5685">
        <w:rPr>
          <w:rFonts w:ascii="Trebuchet MS" w:hAnsi="Trebuchet MS"/>
          <w:noProof/>
        </w:rPr>
        <w:t xml:space="preserve"> hollow chest of planks</w:t>
      </w:r>
      <w:del w:id="83" w:author="Author">
        <w:r w:rsidRPr="008C5685">
          <w:rPr>
            <w:rFonts w:ascii="Trebuchet MS" w:hAnsi="Trebuchet MS"/>
            <w:noProof/>
          </w:rPr>
          <w:delText xml:space="preserve"> you will make it. Just</w:delText>
        </w:r>
      </w:del>
      <w:ins w:id="84" w:author="Author">
        <w:r w:rsidRPr="008C5685">
          <w:rPr>
            <w:rFonts w:ascii="Trebuchet MS" w:hAnsi="Trebuchet MS"/>
            <w:noProof/>
          </w:rPr>
          <w:t>. It should be made just</w:t>
        </w:r>
      </w:ins>
      <w:r w:rsidRPr="008C5685">
        <w:rPr>
          <w:rFonts w:ascii="Trebuchet MS" w:hAnsi="Trebuchet MS"/>
          <w:noProof/>
        </w:rPr>
        <w:t xml:space="preserve"> as </w:t>
      </w:r>
      <w:del w:id="85" w:author="Author">
        <w:r w:rsidRPr="008C5685">
          <w:rPr>
            <w:rFonts w:ascii="Trebuchet MS" w:hAnsi="Trebuchet MS"/>
            <w:noProof/>
          </w:rPr>
          <w:delText>he</w:delText>
        </w:r>
      </w:del>
      <w:ins w:id="86" w:author="Author">
        <w:r w:rsidRPr="008C5685">
          <w:rPr>
            <w:rFonts w:ascii="Trebuchet MS" w:hAnsi="Trebuchet MS"/>
            <w:noProof/>
          </w:rPr>
          <w:t>He</w:t>
        </w:r>
      </w:ins>
      <w:r w:rsidRPr="008C5685">
        <w:rPr>
          <w:rFonts w:ascii="Trebuchet MS" w:hAnsi="Trebuchet MS"/>
          <w:noProof/>
        </w:rPr>
        <w:t xml:space="preserve"> showed you </w:t>
      </w:r>
      <w:del w:id="87" w:author="Author">
        <w:r w:rsidRPr="008C5685">
          <w:rPr>
            <w:rFonts w:ascii="Trebuchet MS" w:hAnsi="Trebuchet MS"/>
            <w:noProof/>
          </w:rPr>
          <w:delText>in</w:delText>
        </w:r>
      </w:del>
      <w:ins w:id="88" w:author="Author">
        <w:r w:rsidRPr="008C5685">
          <w:rPr>
            <w:rFonts w:ascii="Trebuchet MS" w:hAnsi="Trebuchet MS"/>
            <w:noProof/>
          </w:rPr>
          <w:t>on</w:t>
        </w:r>
      </w:ins>
      <w:r w:rsidRPr="008C5685">
        <w:rPr>
          <w:rFonts w:ascii="Trebuchet MS" w:hAnsi="Trebuchet MS"/>
          <w:noProof/>
        </w:rPr>
        <w:t xml:space="preserve"> the mountain</w:t>
      </w:r>
      <w:del w:id="89" w:author="Author">
        <w:r w:rsidRPr="008C5685">
          <w:rPr>
            <w:rFonts w:ascii="Trebuchet MS" w:hAnsi="Trebuchet MS"/>
            <w:noProof/>
          </w:rPr>
          <w:delText>, so they will make it</w:delText>
        </w:r>
      </w:del>
      <w:r w:rsidRPr="008C5685">
        <w:rPr>
          <w:rFonts w:ascii="Trebuchet MS" w:hAnsi="Trebuchet MS"/>
          <w:noProof/>
        </w:rPr>
        <w:t>.</w:t>
      </w:r>
    </w:p>
    <w:p w:rsidR="00F052E0" w:rsidRPr="008C5685" w:rsidRDefault="00F052E0" w:rsidP="00F052E0">
      <w:pPr>
        <w:rPr>
          <w:rFonts w:ascii="Trebuchet MS" w:hAnsi="Trebuchet MS"/>
          <w:noProof/>
        </w:rPr>
      </w:pPr>
      <w:r w:rsidRPr="008C5685">
        <w:rPr>
          <w:rFonts w:ascii="Trebuchet MS" w:hAnsi="Trebuchet MS"/>
          <w:b/>
        </w:rPr>
        <w:t xml:space="preserve">27:9 </w:t>
      </w:r>
      <w:r w:rsidRPr="008C5685">
        <w:rPr>
          <w:rFonts w:ascii="Trebuchet MS" w:hAnsi="Trebuchet MS"/>
          <w:noProof/>
        </w:rPr>
        <w:t>“</w:t>
      </w:r>
      <w:del w:id="90" w:author="Author">
        <w:r w:rsidRPr="008C5685">
          <w:rPr>
            <w:rFonts w:ascii="Trebuchet MS" w:hAnsi="Trebuchet MS"/>
            <w:noProof/>
          </w:rPr>
          <w:delText>And you must</w:delText>
        </w:r>
      </w:del>
      <w:ins w:id="91" w:author="Author">
        <w:r w:rsidRPr="008C5685">
          <w:rPr>
            <w:rFonts w:ascii="Trebuchet MS" w:hAnsi="Trebuchet MS"/>
            <w:noProof/>
          </w:rPr>
          <w:t>You will</w:t>
        </w:r>
      </w:ins>
      <w:r w:rsidRPr="008C5685">
        <w:rPr>
          <w:rFonts w:ascii="Trebuchet MS" w:hAnsi="Trebuchet MS"/>
          <w:noProof/>
        </w:rPr>
        <w:t xml:space="preserve"> make the courtyard of the tabernacle. For the </w:t>
      </w:r>
      <w:ins w:id="92" w:author="Author">
        <w:r w:rsidRPr="008C5685">
          <w:rPr>
            <w:rFonts w:ascii="Trebuchet MS" w:hAnsi="Trebuchet MS"/>
            <w:noProof/>
          </w:rPr>
          <w:t xml:space="preserve">south </w:t>
        </w:r>
      </w:ins>
      <w:r w:rsidRPr="008C5685">
        <w:rPr>
          <w:rFonts w:ascii="Trebuchet MS" w:hAnsi="Trebuchet MS"/>
          <w:noProof/>
        </w:rPr>
        <w:t>side</w:t>
      </w:r>
      <w:del w:id="93" w:author="Author">
        <w:r w:rsidRPr="008C5685">
          <w:rPr>
            <w:rFonts w:ascii="Trebuchet MS" w:hAnsi="Trebuchet MS"/>
            <w:noProof/>
          </w:rPr>
          <w:delText xml:space="preserve"> toward the Neg′eb, to the</w:delText>
        </w:r>
      </w:del>
      <w:ins w:id="94" w:author="Author">
        <w:r w:rsidRPr="008C5685">
          <w:rPr>
            <w:rFonts w:ascii="Trebuchet MS" w:hAnsi="Trebuchet MS"/>
            <w:noProof/>
          </w:rPr>
          <w:t>, facing</w:t>
        </w:r>
      </w:ins>
      <w:r w:rsidRPr="008C5685">
        <w:rPr>
          <w:rFonts w:ascii="Trebuchet MS" w:hAnsi="Trebuchet MS"/>
          <w:noProof/>
        </w:rPr>
        <w:t xml:space="preserve"> south, the courtyard </w:t>
      </w:r>
      <w:del w:id="95" w:author="Author">
        <w:r w:rsidRPr="008C5685">
          <w:rPr>
            <w:rFonts w:ascii="Trebuchet MS" w:hAnsi="Trebuchet MS"/>
            <w:noProof/>
          </w:rPr>
          <w:delText>has hangings</w:delText>
        </w:r>
      </w:del>
      <w:ins w:id="96" w:author="Author">
        <w:r w:rsidRPr="008C5685">
          <w:rPr>
            <w:rFonts w:ascii="Trebuchet MS" w:hAnsi="Trebuchet MS"/>
            <w:noProof/>
          </w:rPr>
          <w:t>will have hanging curtains</w:t>
        </w:r>
      </w:ins>
      <w:r w:rsidRPr="008C5685">
        <w:rPr>
          <w:rFonts w:ascii="Trebuchet MS" w:hAnsi="Trebuchet MS"/>
          <w:noProof/>
        </w:rPr>
        <w:t xml:space="preserve"> of fine twisted linen, </w:t>
      </w:r>
      <w:del w:id="97" w:author="Author">
        <w:r w:rsidRPr="008C5685">
          <w:rPr>
            <w:rFonts w:ascii="Trebuchet MS" w:hAnsi="Trebuchet MS"/>
            <w:noProof/>
          </w:rPr>
          <w:delText>a hundred</w:delText>
        </w:r>
      </w:del>
      <w:ins w:id="98" w:author="Author">
        <w:r w:rsidRPr="008C5685">
          <w:rPr>
            <w:rFonts w:ascii="Trebuchet MS" w:hAnsi="Trebuchet MS"/>
            <w:noProof/>
          </w:rPr>
          <w:t>100</w:t>
        </w:r>
      </w:ins>
      <w:r w:rsidRPr="008C5685">
        <w:rPr>
          <w:rFonts w:ascii="Trebuchet MS" w:hAnsi="Trebuchet MS"/>
          <w:noProof/>
        </w:rPr>
        <w:t xml:space="preserve"> cubits </w:t>
      </w:r>
      <w:del w:id="99" w:author="Author">
        <w:r w:rsidRPr="008C5685">
          <w:rPr>
            <w:rFonts w:ascii="Trebuchet MS" w:hAnsi="Trebuchet MS"/>
            <w:noProof/>
          </w:rPr>
          <w:delText>being the length</w:delText>
        </w:r>
      </w:del>
      <w:ins w:id="100" w:author="Author">
        <w:r w:rsidRPr="008C5685">
          <w:rPr>
            <w:rFonts w:ascii="Trebuchet MS" w:hAnsi="Trebuchet MS"/>
            <w:noProof/>
          </w:rPr>
          <w:t>long</w:t>
        </w:r>
      </w:ins>
      <w:r w:rsidRPr="008C5685">
        <w:rPr>
          <w:rFonts w:ascii="Trebuchet MS" w:hAnsi="Trebuchet MS"/>
          <w:noProof/>
        </w:rPr>
        <w:t xml:space="preserve"> for the one side. </w:t>
      </w:r>
      <w:r w:rsidRPr="008C5685">
        <w:rPr>
          <w:rFonts w:ascii="Trebuchet MS" w:hAnsi="Trebuchet MS"/>
          <w:b/>
          <w:noProof/>
        </w:rPr>
        <w:t xml:space="preserve">27:10 </w:t>
      </w:r>
      <w:del w:id="101" w:author="Author">
        <w:r w:rsidRPr="008C5685">
          <w:rPr>
            <w:rFonts w:ascii="Trebuchet MS" w:hAnsi="Trebuchet MS"/>
            <w:noProof/>
          </w:rPr>
          <w:delText>And its twenty</w:delText>
        </w:r>
      </w:del>
      <w:ins w:id="102" w:author="Author">
        <w:r w:rsidRPr="008C5685">
          <w:rPr>
            <w:rFonts w:ascii="Trebuchet MS" w:hAnsi="Trebuchet MS"/>
            <w:noProof/>
          </w:rPr>
          <w:t>It will have 20</w:t>
        </w:r>
      </w:ins>
      <w:r w:rsidRPr="008C5685">
        <w:rPr>
          <w:rFonts w:ascii="Trebuchet MS" w:hAnsi="Trebuchet MS"/>
          <w:noProof/>
        </w:rPr>
        <w:t xml:space="preserve"> pillars </w:t>
      </w:r>
      <w:del w:id="103" w:author="Author">
        <w:r w:rsidRPr="008C5685">
          <w:rPr>
            <w:rFonts w:ascii="Trebuchet MS" w:hAnsi="Trebuchet MS"/>
            <w:noProof/>
          </w:rPr>
          <w:delText>and their twenty</w:delText>
        </w:r>
      </w:del>
      <w:ins w:id="104" w:author="Author">
        <w:r w:rsidRPr="008C5685">
          <w:rPr>
            <w:rFonts w:ascii="Trebuchet MS" w:hAnsi="Trebuchet MS"/>
            <w:noProof/>
          </w:rPr>
          <w:t>with 20 copper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05" w:author="Author">
        <w:r w:rsidRPr="008C5685">
          <w:rPr>
            <w:rFonts w:ascii="Trebuchet MS" w:hAnsi="Trebuchet MS"/>
            <w:noProof/>
          </w:rPr>
          <w:delText xml:space="preserve"> are of copper</w:delText>
        </w:r>
      </w:del>
      <w:r w:rsidRPr="008C5685">
        <w:rPr>
          <w:rFonts w:ascii="Trebuchet MS" w:hAnsi="Trebuchet MS"/>
          <w:noProof/>
        </w:rPr>
        <w:t xml:space="preserve">. The </w:t>
      </w:r>
      <w:del w:id="106" w:author="Author">
        <w:r w:rsidRPr="008C5685">
          <w:rPr>
            <w:rFonts w:ascii="Trebuchet MS" w:hAnsi="Trebuchet MS"/>
            <w:noProof/>
          </w:rPr>
          <w:delText>pegs</w:delText>
        </w:r>
      </w:del>
      <w:ins w:id="107" w:author="Author">
        <w:r w:rsidRPr="008C5685">
          <w:rPr>
            <w:rFonts w:ascii="Trebuchet MS" w:hAnsi="Trebuchet MS"/>
            <w:noProof/>
          </w:rPr>
          <w:t>hooks</w:t>
        </w:r>
      </w:ins>
      <w:r w:rsidRPr="008C5685">
        <w:rPr>
          <w:rFonts w:ascii="Trebuchet MS" w:hAnsi="Trebuchet MS"/>
          <w:noProof/>
        </w:rPr>
        <w:t xml:space="preserve"> of the pillars and their </w:t>
      </w:r>
      <w:del w:id="108" w:author="Author">
        <w:r w:rsidRPr="008C5685">
          <w:rPr>
            <w:rFonts w:ascii="Trebuchet MS" w:hAnsi="Trebuchet MS"/>
            <w:noProof/>
          </w:rPr>
          <w:delText>joints</w:delText>
        </w:r>
      </w:del>
      <w:ins w:id="109" w:author="Author">
        <w:r w:rsidRPr="008C5685">
          <w:rPr>
            <w:rFonts w:ascii="Trebuchet MS" w:hAnsi="Trebuchet MS"/>
            <w:noProof/>
          </w:rPr>
          <w:t>connectors</w:t>
        </w:r>
        <w:r w:rsidRPr="008C5685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8C5685">
        <w:rPr>
          <w:rFonts w:ascii="Trebuchet MS" w:hAnsi="Trebuchet MS"/>
          <w:noProof/>
        </w:rPr>
        <w:t xml:space="preserve"> are of silver. </w:t>
      </w:r>
      <w:r w:rsidRPr="008C5685">
        <w:rPr>
          <w:rFonts w:ascii="Trebuchet MS" w:hAnsi="Trebuchet MS"/>
          <w:b/>
          <w:noProof/>
        </w:rPr>
        <w:t xml:space="preserve">27:11 </w:t>
      </w:r>
      <w:del w:id="112" w:author="Author">
        <w:r w:rsidRPr="008C5685">
          <w:rPr>
            <w:rFonts w:ascii="Trebuchet MS" w:hAnsi="Trebuchet MS"/>
            <w:noProof/>
          </w:rPr>
          <w:delText>So, too, it is</w:delText>
        </w:r>
      </w:del>
      <w:ins w:id="113" w:author="Author">
        <w:r w:rsidRPr="008C5685">
          <w:rPr>
            <w:rFonts w:ascii="Trebuchet MS" w:hAnsi="Trebuchet MS"/>
            <w:noProof/>
          </w:rPr>
          <w:t>The hanging curtains</w:t>
        </w:r>
      </w:ins>
      <w:r w:rsidRPr="008C5685">
        <w:rPr>
          <w:rFonts w:ascii="Trebuchet MS" w:hAnsi="Trebuchet MS"/>
          <w:noProof/>
        </w:rPr>
        <w:t xml:space="preserve"> for the north side </w:t>
      </w:r>
      <w:del w:id="114" w:author="Author">
        <w:r w:rsidRPr="008C5685">
          <w:rPr>
            <w:rFonts w:ascii="Trebuchet MS" w:hAnsi="Trebuchet MS"/>
            <w:noProof/>
          </w:rPr>
          <w:delText>in length, the hangings being for a hundred</w:delText>
        </w:r>
      </w:del>
      <w:ins w:id="115" w:author="Author">
        <w:r w:rsidRPr="008C5685">
          <w:rPr>
            <w:rFonts w:ascii="Trebuchet MS" w:hAnsi="Trebuchet MS"/>
            <w:noProof/>
          </w:rPr>
          <w:t>will also be 100</w:t>
        </w:r>
      </w:ins>
      <w:r w:rsidRPr="008C5685">
        <w:rPr>
          <w:rFonts w:ascii="Trebuchet MS" w:hAnsi="Trebuchet MS"/>
          <w:noProof/>
        </w:rPr>
        <w:t xml:space="preserve"> cubits </w:t>
      </w:r>
      <w:del w:id="116" w:author="Author">
        <w:r w:rsidRPr="008C5685">
          <w:rPr>
            <w:rFonts w:ascii="Trebuchet MS" w:hAnsi="Trebuchet MS"/>
            <w:noProof/>
          </w:rPr>
          <w:delText>of length, and</w:delText>
        </w:r>
      </w:del>
      <w:ins w:id="117" w:author="Author">
        <w:r w:rsidRPr="008C5685">
          <w:rPr>
            <w:rFonts w:ascii="Trebuchet MS" w:hAnsi="Trebuchet MS"/>
            <w:noProof/>
          </w:rPr>
          <w:t>long, along with</w:t>
        </w:r>
      </w:ins>
      <w:r w:rsidRPr="008C5685">
        <w:rPr>
          <w:rFonts w:ascii="Trebuchet MS" w:hAnsi="Trebuchet MS"/>
          <w:noProof/>
        </w:rPr>
        <w:t xml:space="preserve"> its </w:t>
      </w:r>
      <w:del w:id="118" w:author="Author">
        <w:r w:rsidRPr="008C5685">
          <w:rPr>
            <w:rFonts w:ascii="Trebuchet MS" w:hAnsi="Trebuchet MS"/>
            <w:noProof/>
          </w:rPr>
          <w:delText>twenty</w:delText>
        </w:r>
      </w:del>
      <w:ins w:id="119" w:author="Author">
        <w:r w:rsidRPr="008C5685">
          <w:rPr>
            <w:rFonts w:ascii="Trebuchet MS" w:hAnsi="Trebuchet MS"/>
            <w:noProof/>
          </w:rPr>
          <w:t>20</w:t>
        </w:r>
      </w:ins>
      <w:r w:rsidRPr="008C5685">
        <w:rPr>
          <w:rFonts w:ascii="Trebuchet MS" w:hAnsi="Trebuchet MS"/>
          <w:noProof/>
        </w:rPr>
        <w:t xml:space="preserve"> pillars and their </w:t>
      </w:r>
      <w:del w:id="120" w:author="Author">
        <w:r w:rsidRPr="008C5685">
          <w:rPr>
            <w:rFonts w:ascii="Trebuchet MS" w:hAnsi="Trebuchet MS"/>
            <w:noProof/>
          </w:rPr>
          <w:delText>twenty</w:delText>
        </w:r>
      </w:del>
      <w:ins w:id="121" w:author="Author">
        <w:r w:rsidRPr="008C5685">
          <w:rPr>
            <w:rFonts w:ascii="Trebuchet MS" w:hAnsi="Trebuchet MS"/>
            <w:noProof/>
          </w:rPr>
          <w:t>20 copper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22" w:author="Author">
        <w:r w:rsidRPr="008C5685">
          <w:rPr>
            <w:rFonts w:ascii="Trebuchet MS" w:hAnsi="Trebuchet MS"/>
            <w:noProof/>
          </w:rPr>
          <w:delText xml:space="preserve"> being of copper, the pegs of </w:delText>
        </w:r>
      </w:del>
      <w:ins w:id="123" w:author="Author">
        <w:r w:rsidRPr="008C5685">
          <w:rPr>
            <w:rFonts w:ascii="Trebuchet MS" w:hAnsi="Trebuchet MS"/>
            <w:noProof/>
          </w:rPr>
          <w:t>, with silver hooks and connectors</w:t>
        </w:r>
        <w:r w:rsidRPr="008C5685">
          <w:rPr>
            <w:rStyle w:val="FootnoteReference"/>
            <w:rFonts w:ascii="Trebuchet MS" w:hAnsi="Trebuchet MS"/>
            <w:noProof/>
          </w:rPr>
          <w:footnoteReference w:id="4"/>
        </w:r>
        <w:r w:rsidRPr="008C5685">
          <w:rPr>
            <w:rFonts w:ascii="Trebuchet MS" w:hAnsi="Trebuchet MS"/>
            <w:noProof/>
          </w:rPr>
          <w:t xml:space="preserve"> for </w:t>
        </w:r>
      </w:ins>
      <w:r w:rsidRPr="008C5685">
        <w:rPr>
          <w:rFonts w:ascii="Trebuchet MS" w:hAnsi="Trebuchet MS"/>
          <w:noProof/>
        </w:rPr>
        <w:t>the pillars</w:t>
      </w:r>
      <w:del w:id="126" w:author="Author">
        <w:r w:rsidRPr="008C5685">
          <w:rPr>
            <w:rFonts w:ascii="Trebuchet MS" w:hAnsi="Trebuchet MS"/>
            <w:noProof/>
          </w:rPr>
          <w:delText xml:space="preserve"> and their joints being of silver</w:delText>
        </w:r>
      </w:del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27:12 </w:t>
      </w:r>
      <w:del w:id="127" w:author="Author">
        <w:r w:rsidRPr="008C5685">
          <w:rPr>
            <w:rFonts w:ascii="Trebuchet MS" w:hAnsi="Trebuchet MS"/>
            <w:noProof/>
          </w:rPr>
          <w:delText xml:space="preserve">As </w:delText>
        </w:r>
      </w:del>
      <w:ins w:id="128" w:author="Author">
        <w:r w:rsidRPr="008C5685">
          <w:rPr>
            <w:rFonts w:ascii="Trebuchet MS" w:hAnsi="Trebuchet MS"/>
            <w:noProof/>
          </w:rPr>
          <w:t xml:space="preserve">There are to be hanging curtains on the west side </w:t>
        </w:r>
      </w:ins>
      <w:r w:rsidRPr="008C5685">
        <w:rPr>
          <w:rFonts w:ascii="Trebuchet MS" w:hAnsi="Trebuchet MS"/>
          <w:noProof/>
        </w:rPr>
        <w:t xml:space="preserve">for </w:t>
      </w:r>
      <w:ins w:id="129" w:author="Author">
        <w:r w:rsidRPr="008C5685">
          <w:rPr>
            <w:rFonts w:ascii="Trebuchet MS" w:hAnsi="Trebuchet MS"/>
            <w:noProof/>
          </w:rPr>
          <w:t xml:space="preserve">50 cubits across </w:t>
        </w:r>
      </w:ins>
      <w:r w:rsidRPr="008C5685">
        <w:rPr>
          <w:rFonts w:ascii="Trebuchet MS" w:hAnsi="Trebuchet MS"/>
          <w:noProof/>
        </w:rPr>
        <w:t xml:space="preserve">the width of the courtyard, </w:t>
      </w:r>
      <w:del w:id="130" w:author="Author">
        <w:r w:rsidRPr="008C5685">
          <w:rPr>
            <w:rFonts w:ascii="Trebuchet MS" w:hAnsi="Trebuchet MS"/>
            <w:noProof/>
          </w:rPr>
          <w:delText xml:space="preserve">on the west side the hangings are of fifty cubits, their </w:delText>
        </w:r>
      </w:del>
      <w:ins w:id="131" w:author="Author">
        <w:r w:rsidRPr="008C5685">
          <w:rPr>
            <w:rFonts w:ascii="Trebuchet MS" w:hAnsi="Trebuchet MS"/>
            <w:noProof/>
          </w:rPr>
          <w:t xml:space="preserve">with ten </w:t>
        </w:r>
      </w:ins>
      <w:r w:rsidRPr="008C5685">
        <w:rPr>
          <w:rFonts w:ascii="Trebuchet MS" w:hAnsi="Trebuchet MS"/>
          <w:noProof/>
        </w:rPr>
        <w:t xml:space="preserve">pillars </w:t>
      </w:r>
      <w:del w:id="132" w:author="Author">
        <w:r w:rsidRPr="008C5685">
          <w:rPr>
            <w:rFonts w:ascii="Trebuchet MS" w:hAnsi="Trebuchet MS"/>
            <w:noProof/>
          </w:rPr>
          <w:delText xml:space="preserve">being ten </w:delText>
        </w:r>
      </w:del>
      <w:r w:rsidRPr="008C5685">
        <w:rPr>
          <w:rFonts w:ascii="Trebuchet MS" w:hAnsi="Trebuchet MS"/>
          <w:noProof/>
        </w:rPr>
        <w:t xml:space="preserve">and </w:t>
      </w:r>
      <w:del w:id="133" w:author="Author">
        <w:r w:rsidRPr="008C5685">
          <w:rPr>
            <w:rFonts w:ascii="Trebuchet MS" w:hAnsi="Trebuchet MS"/>
            <w:noProof/>
          </w:rPr>
          <w:delText>their</w:delText>
        </w:r>
      </w:del>
      <w:ins w:id="134" w:author="Author">
        <w:r w:rsidRPr="008C5685">
          <w:rPr>
            <w:rFonts w:ascii="Trebuchet MS" w:hAnsi="Trebuchet MS"/>
            <w:noProof/>
          </w:rPr>
          <w:t>ten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35" w:author="Author">
        <w:r w:rsidRPr="008C5685">
          <w:rPr>
            <w:rFonts w:ascii="Trebuchet MS" w:hAnsi="Trebuchet MS"/>
            <w:noProof/>
          </w:rPr>
          <w:delText xml:space="preserve"> ten</w:delText>
        </w:r>
      </w:del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27:13 </w:t>
      </w:r>
      <w:del w:id="136" w:author="Author">
        <w:r w:rsidRPr="008C5685">
          <w:rPr>
            <w:rFonts w:ascii="Trebuchet MS" w:hAnsi="Trebuchet MS"/>
            <w:noProof/>
          </w:rPr>
          <w:delText>And the</w:delText>
        </w:r>
      </w:del>
      <w:ins w:id="137" w:author="Author">
        <w:r w:rsidRPr="008C5685">
          <w:rPr>
            <w:rFonts w:ascii="Trebuchet MS" w:hAnsi="Trebuchet MS"/>
            <w:noProof/>
          </w:rPr>
          <w:t>The</w:t>
        </w:r>
      </w:ins>
      <w:r w:rsidRPr="008C5685">
        <w:rPr>
          <w:rFonts w:ascii="Trebuchet MS" w:hAnsi="Trebuchet MS"/>
          <w:noProof/>
        </w:rPr>
        <w:t xml:space="preserve"> width of the courtyard on the east side toward the </w:t>
      </w:r>
      <w:del w:id="138" w:author="Author">
        <w:r w:rsidRPr="008C5685">
          <w:rPr>
            <w:rFonts w:ascii="Trebuchet MS" w:hAnsi="Trebuchet MS"/>
            <w:noProof/>
          </w:rPr>
          <w:delText>sunrising</w:delText>
        </w:r>
      </w:del>
      <w:ins w:id="139" w:author="Author">
        <w:r w:rsidRPr="008C5685">
          <w:rPr>
            <w:rFonts w:ascii="Trebuchet MS" w:hAnsi="Trebuchet MS"/>
            <w:noProof/>
          </w:rPr>
          <w:t>sunrise</w:t>
        </w:r>
      </w:ins>
      <w:r w:rsidRPr="008C5685">
        <w:rPr>
          <w:rFonts w:ascii="Trebuchet MS" w:hAnsi="Trebuchet MS"/>
          <w:noProof/>
        </w:rPr>
        <w:t xml:space="preserve"> is </w:t>
      </w:r>
      <w:del w:id="140" w:author="Author">
        <w:r w:rsidRPr="008C5685">
          <w:rPr>
            <w:rFonts w:ascii="Trebuchet MS" w:hAnsi="Trebuchet MS"/>
            <w:noProof/>
          </w:rPr>
          <w:delText>fifty</w:delText>
        </w:r>
      </w:del>
      <w:ins w:id="141" w:author="Author">
        <w:r w:rsidRPr="008C5685">
          <w:rPr>
            <w:rFonts w:ascii="Trebuchet MS" w:hAnsi="Trebuchet MS"/>
            <w:noProof/>
          </w:rPr>
          <w:t>50</w:t>
        </w:r>
      </w:ins>
      <w:r w:rsidRPr="008C5685">
        <w:rPr>
          <w:rFonts w:ascii="Trebuchet MS" w:hAnsi="Trebuchet MS"/>
          <w:noProof/>
        </w:rPr>
        <w:t xml:space="preserve"> cubits. </w:t>
      </w:r>
      <w:r w:rsidRPr="008C5685">
        <w:rPr>
          <w:rFonts w:ascii="Trebuchet MS" w:hAnsi="Trebuchet MS"/>
          <w:b/>
          <w:noProof/>
        </w:rPr>
        <w:t xml:space="preserve">27:14 </w:t>
      </w:r>
      <w:del w:id="142" w:author="Author">
        <w:r w:rsidRPr="008C5685">
          <w:rPr>
            <w:rFonts w:ascii="Trebuchet MS" w:hAnsi="Trebuchet MS"/>
            <w:noProof/>
          </w:rPr>
          <w:delText>And there are fifteen</w:delText>
        </w:r>
      </w:del>
      <w:ins w:id="143" w:author="Author">
        <w:r w:rsidRPr="008C5685">
          <w:rPr>
            <w:rFonts w:ascii="Trebuchet MS" w:hAnsi="Trebuchet MS"/>
            <w:noProof/>
          </w:rPr>
          <w:t>There will be 15</w:t>
        </w:r>
      </w:ins>
      <w:r w:rsidRPr="008C5685">
        <w:rPr>
          <w:rFonts w:ascii="Trebuchet MS" w:hAnsi="Trebuchet MS"/>
          <w:noProof/>
        </w:rPr>
        <w:t xml:space="preserve"> cubits of </w:t>
      </w:r>
      <w:del w:id="144" w:author="Author">
        <w:r w:rsidRPr="008C5685">
          <w:rPr>
            <w:rFonts w:ascii="Trebuchet MS" w:hAnsi="Trebuchet MS"/>
            <w:noProof/>
          </w:rPr>
          <w:delText>hangings to</w:delText>
        </w:r>
      </w:del>
      <w:ins w:id="145" w:author="Author">
        <w:r w:rsidRPr="008C5685">
          <w:rPr>
            <w:rFonts w:ascii="Trebuchet MS" w:hAnsi="Trebuchet MS"/>
            <w:noProof/>
          </w:rPr>
          <w:t>hanging curtains on the</w:t>
        </w:r>
      </w:ins>
      <w:r w:rsidRPr="008C5685">
        <w:rPr>
          <w:rFonts w:ascii="Trebuchet MS" w:hAnsi="Trebuchet MS"/>
          <w:noProof/>
        </w:rPr>
        <w:t xml:space="preserve"> one side, </w:t>
      </w:r>
      <w:del w:id="146" w:author="Author">
        <w:r w:rsidRPr="008C5685">
          <w:rPr>
            <w:rFonts w:ascii="Trebuchet MS" w:hAnsi="Trebuchet MS"/>
            <w:noProof/>
          </w:rPr>
          <w:delText>their</w:delText>
        </w:r>
      </w:del>
      <w:ins w:id="147" w:author="Author">
        <w:r w:rsidRPr="008C5685">
          <w:rPr>
            <w:rFonts w:ascii="Trebuchet MS" w:hAnsi="Trebuchet MS"/>
            <w:noProof/>
          </w:rPr>
          <w:t>with three</w:t>
        </w:r>
      </w:ins>
      <w:r w:rsidRPr="008C5685">
        <w:rPr>
          <w:rFonts w:ascii="Trebuchet MS" w:hAnsi="Trebuchet MS"/>
          <w:noProof/>
        </w:rPr>
        <w:t xml:space="preserve"> pillars </w:t>
      </w:r>
      <w:del w:id="148" w:author="Author">
        <w:r w:rsidRPr="008C5685">
          <w:rPr>
            <w:rFonts w:ascii="Trebuchet MS" w:hAnsi="Trebuchet MS"/>
            <w:noProof/>
          </w:rPr>
          <w:delText xml:space="preserve">being three </w:delText>
        </w:r>
      </w:del>
      <w:r w:rsidRPr="008C5685">
        <w:rPr>
          <w:rFonts w:ascii="Trebuchet MS" w:hAnsi="Trebuchet MS"/>
          <w:noProof/>
        </w:rPr>
        <w:t xml:space="preserve">and </w:t>
      </w:r>
      <w:del w:id="149" w:author="Author">
        <w:r w:rsidRPr="008C5685">
          <w:rPr>
            <w:rFonts w:ascii="Trebuchet MS" w:hAnsi="Trebuchet MS"/>
            <w:noProof/>
          </w:rPr>
          <w:delText>their</w:delText>
        </w:r>
      </w:del>
      <w:ins w:id="150" w:author="Author">
        <w:r w:rsidRPr="008C5685">
          <w:rPr>
            <w:rFonts w:ascii="Trebuchet MS" w:hAnsi="Trebuchet MS"/>
            <w:noProof/>
          </w:rPr>
          <w:t>three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51" w:author="Author">
        <w:r w:rsidRPr="008C5685">
          <w:rPr>
            <w:rFonts w:ascii="Trebuchet MS" w:hAnsi="Trebuchet MS"/>
            <w:noProof/>
          </w:rPr>
          <w:delText xml:space="preserve"> three</w:delText>
        </w:r>
      </w:del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27:15 </w:t>
      </w:r>
      <w:r w:rsidRPr="008C5685">
        <w:rPr>
          <w:rFonts w:ascii="Trebuchet MS" w:hAnsi="Trebuchet MS"/>
          <w:noProof/>
        </w:rPr>
        <w:t>And for the other side</w:t>
      </w:r>
      <w:ins w:id="152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there </w:t>
      </w:r>
      <w:del w:id="153" w:author="Author">
        <w:r w:rsidRPr="008C5685">
          <w:rPr>
            <w:rFonts w:ascii="Trebuchet MS" w:hAnsi="Trebuchet MS"/>
            <w:noProof/>
          </w:rPr>
          <w:delText>are fifteen</w:delText>
        </w:r>
      </w:del>
      <w:ins w:id="154" w:author="Author">
        <w:r w:rsidRPr="008C5685">
          <w:rPr>
            <w:rFonts w:ascii="Trebuchet MS" w:hAnsi="Trebuchet MS"/>
            <w:noProof/>
          </w:rPr>
          <w:t>will be 15</w:t>
        </w:r>
      </w:ins>
      <w:r w:rsidRPr="008C5685">
        <w:rPr>
          <w:rFonts w:ascii="Trebuchet MS" w:hAnsi="Trebuchet MS"/>
          <w:noProof/>
        </w:rPr>
        <w:t xml:space="preserve"> cubits of </w:t>
      </w:r>
      <w:del w:id="155" w:author="Author">
        <w:r w:rsidRPr="008C5685">
          <w:rPr>
            <w:rFonts w:ascii="Trebuchet MS" w:hAnsi="Trebuchet MS"/>
            <w:noProof/>
          </w:rPr>
          <w:delText xml:space="preserve">hangings, their </w:delText>
        </w:r>
      </w:del>
      <w:ins w:id="156" w:author="Author">
        <w:r w:rsidRPr="008C5685">
          <w:rPr>
            <w:rFonts w:ascii="Trebuchet MS" w:hAnsi="Trebuchet MS"/>
            <w:noProof/>
          </w:rPr>
          <w:t xml:space="preserve">hanging curtains, with three </w:t>
        </w:r>
      </w:ins>
      <w:r w:rsidRPr="008C5685">
        <w:rPr>
          <w:rFonts w:ascii="Trebuchet MS" w:hAnsi="Trebuchet MS"/>
          <w:noProof/>
        </w:rPr>
        <w:t xml:space="preserve">pillars </w:t>
      </w:r>
      <w:del w:id="157" w:author="Author">
        <w:r w:rsidRPr="008C5685">
          <w:rPr>
            <w:rFonts w:ascii="Trebuchet MS" w:hAnsi="Trebuchet MS"/>
            <w:noProof/>
          </w:rPr>
          <w:delText xml:space="preserve">being three </w:delText>
        </w:r>
      </w:del>
      <w:r w:rsidRPr="008C5685">
        <w:rPr>
          <w:rFonts w:ascii="Trebuchet MS" w:hAnsi="Trebuchet MS"/>
          <w:noProof/>
        </w:rPr>
        <w:t xml:space="preserve">and </w:t>
      </w:r>
      <w:del w:id="158" w:author="Author">
        <w:r w:rsidRPr="008C5685">
          <w:rPr>
            <w:rFonts w:ascii="Trebuchet MS" w:hAnsi="Trebuchet MS"/>
            <w:noProof/>
          </w:rPr>
          <w:delText>their</w:delText>
        </w:r>
      </w:del>
      <w:ins w:id="159" w:author="Author">
        <w:r w:rsidRPr="008C5685">
          <w:rPr>
            <w:rFonts w:ascii="Trebuchet MS" w:hAnsi="Trebuchet MS"/>
            <w:noProof/>
          </w:rPr>
          <w:t>three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60" w:author="Author">
        <w:r w:rsidRPr="008C5685">
          <w:rPr>
            <w:rFonts w:ascii="Trebuchet MS" w:hAnsi="Trebuchet MS"/>
            <w:noProof/>
          </w:rPr>
          <w:delText xml:space="preserve"> three</w:delText>
        </w:r>
      </w:del>
      <w:r w:rsidRPr="008C5685">
        <w:rPr>
          <w:rFonts w:ascii="Trebuchet MS" w:hAnsi="Trebuchet MS"/>
          <w:noProof/>
        </w:rPr>
        <w:t>.</w:t>
      </w:r>
    </w:p>
    <w:p w:rsidR="00F052E0" w:rsidRPr="008C5685" w:rsidRDefault="00F052E0" w:rsidP="00F052E0">
      <w:pPr>
        <w:rPr>
          <w:rFonts w:ascii="Trebuchet MS" w:hAnsi="Trebuchet MS"/>
          <w:noProof/>
        </w:rPr>
      </w:pPr>
      <w:r w:rsidRPr="008C5685">
        <w:rPr>
          <w:rFonts w:ascii="Trebuchet MS" w:hAnsi="Trebuchet MS"/>
          <w:b/>
        </w:rPr>
        <w:t xml:space="preserve">27:16 </w:t>
      </w:r>
      <w:r w:rsidRPr="008C5685">
        <w:rPr>
          <w:rFonts w:ascii="Trebuchet MS" w:hAnsi="Trebuchet MS"/>
          <w:noProof/>
        </w:rPr>
        <w:t>“</w:t>
      </w:r>
      <w:del w:id="161" w:author="Author">
        <w:r w:rsidRPr="008C5685">
          <w:rPr>
            <w:rFonts w:ascii="Trebuchet MS" w:hAnsi="Trebuchet MS"/>
            <w:noProof/>
          </w:rPr>
          <w:delText>And for the gate</w:delText>
        </w:r>
      </w:del>
      <w:ins w:id="162" w:author="Author">
        <w:r w:rsidRPr="008C5685">
          <w:rPr>
            <w:rFonts w:ascii="Trebuchet MS" w:hAnsi="Trebuchet MS"/>
            <w:noProof/>
          </w:rPr>
          <w:t>The entrance</w:t>
        </w:r>
      </w:ins>
      <w:r w:rsidRPr="008C5685">
        <w:rPr>
          <w:rFonts w:ascii="Trebuchet MS" w:hAnsi="Trebuchet MS"/>
          <w:noProof/>
        </w:rPr>
        <w:t xml:space="preserve"> of the courtyard </w:t>
      </w:r>
      <w:del w:id="163" w:author="Author">
        <w:r w:rsidRPr="008C5685">
          <w:rPr>
            <w:rFonts w:ascii="Trebuchet MS" w:hAnsi="Trebuchet MS"/>
            <w:noProof/>
          </w:rPr>
          <w:delText>there is</w:delText>
        </w:r>
      </w:del>
      <w:ins w:id="164" w:author="Author">
        <w:r w:rsidRPr="008C5685">
          <w:rPr>
            <w:rFonts w:ascii="Trebuchet MS" w:hAnsi="Trebuchet MS"/>
            <w:noProof/>
          </w:rPr>
          <w:t>should have</w:t>
        </w:r>
      </w:ins>
      <w:r w:rsidRPr="008C5685">
        <w:rPr>
          <w:rFonts w:ascii="Trebuchet MS" w:hAnsi="Trebuchet MS"/>
          <w:noProof/>
        </w:rPr>
        <w:t xml:space="preserve"> a screen</w:t>
      </w:r>
      <w:del w:id="165" w:author="Author">
        <w:r w:rsidRPr="008C5685">
          <w:rPr>
            <w:rFonts w:ascii="Trebuchet MS" w:hAnsi="Trebuchet MS"/>
            <w:noProof/>
          </w:rPr>
          <w:delText xml:space="preserve"> twenty</w:delText>
        </w:r>
      </w:del>
      <w:ins w:id="166" w:author="Author">
        <w:r w:rsidRPr="008C5685">
          <w:rPr>
            <w:rStyle w:val="FootnoteReference"/>
            <w:rFonts w:ascii="Trebuchet MS" w:hAnsi="Trebuchet MS"/>
            <w:noProof/>
          </w:rPr>
          <w:footnoteReference w:id="5"/>
        </w:r>
        <w:r w:rsidRPr="008C5685">
          <w:rPr>
            <w:rFonts w:ascii="Trebuchet MS" w:hAnsi="Trebuchet MS"/>
            <w:noProof/>
          </w:rPr>
          <w:t xml:space="preserve"> 20</w:t>
        </w:r>
      </w:ins>
      <w:r w:rsidRPr="008C5685">
        <w:rPr>
          <w:rFonts w:ascii="Trebuchet MS" w:hAnsi="Trebuchet MS"/>
          <w:noProof/>
        </w:rPr>
        <w:t xml:space="preserve"> cubits long</w:t>
      </w:r>
      <w:del w:id="169" w:author="Author">
        <w:r w:rsidRPr="008C5685">
          <w:rPr>
            <w:rFonts w:ascii="Trebuchet MS" w:hAnsi="Trebuchet MS"/>
            <w:noProof/>
          </w:rPr>
          <w:delText>,</w:delText>
        </w:r>
      </w:del>
      <w:ins w:id="170" w:author="Author">
        <w:r w:rsidRPr="008C5685">
          <w:rPr>
            <w:rFonts w:ascii="Trebuchet MS" w:hAnsi="Trebuchet MS"/>
            <w:noProof/>
          </w:rPr>
          <w:t xml:space="preserve"> made</w:t>
        </w:r>
      </w:ins>
      <w:r w:rsidRPr="008C5685">
        <w:rPr>
          <w:rFonts w:ascii="Trebuchet MS" w:hAnsi="Trebuchet MS"/>
          <w:noProof/>
        </w:rPr>
        <w:t xml:space="preserve"> of blue thread</w:t>
      </w:r>
      <w:del w:id="171" w:author="Author">
        <w:r w:rsidRPr="008C5685">
          <w:rPr>
            <w:rFonts w:ascii="Trebuchet MS" w:hAnsi="Trebuchet MS"/>
            <w:noProof/>
          </w:rPr>
          <w:delText xml:space="preserve"> and wool dyed reddish</w:delText>
        </w:r>
      </w:del>
      <w:ins w:id="172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purple </w:t>
      </w:r>
      <w:del w:id="173" w:author="Author">
        <w:r w:rsidRPr="008C5685">
          <w:rPr>
            <w:rFonts w:ascii="Trebuchet MS" w:hAnsi="Trebuchet MS"/>
            <w:noProof/>
          </w:rPr>
          <w:delText>and coccus</w:delText>
        </w:r>
      </w:del>
      <w:ins w:id="174" w:author="Author">
        <w:r w:rsidRPr="008C5685">
          <w:rPr>
            <w:rFonts w:ascii="Trebuchet MS" w:hAnsi="Trebuchet MS"/>
            <w:noProof/>
          </w:rPr>
          <w:t>wool,</w:t>
        </w:r>
      </w:ins>
      <w:r w:rsidRPr="008C5685">
        <w:rPr>
          <w:rFonts w:ascii="Trebuchet MS" w:hAnsi="Trebuchet MS"/>
          <w:noProof/>
        </w:rPr>
        <w:t xml:space="preserve"> scarlet material</w:t>
      </w:r>
      <w:ins w:id="175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and fine twisted linen</w:t>
      </w:r>
      <w:del w:id="176" w:author="Author">
        <w:r w:rsidRPr="008C5685">
          <w:rPr>
            <w:rFonts w:ascii="Trebuchet MS" w:hAnsi="Trebuchet MS"/>
            <w:noProof/>
          </w:rPr>
          <w:delText>, the work of a weaver, their</w:delText>
        </w:r>
      </w:del>
      <w:r w:rsidRPr="008C5685">
        <w:rPr>
          <w:rFonts w:ascii="Trebuchet MS" w:hAnsi="Trebuchet MS"/>
          <w:noProof/>
        </w:rPr>
        <w:t xml:space="preserve"> </w:t>
      </w:r>
      <w:ins w:id="177" w:author="Author">
        <w:r w:rsidRPr="008C5685">
          <w:rPr>
            <w:rFonts w:ascii="Trebuchet MS" w:hAnsi="Trebuchet MS"/>
            <w:noProof/>
          </w:rPr>
          <w:t xml:space="preserve">woven together, with four </w:t>
        </w:r>
      </w:ins>
      <w:r w:rsidRPr="008C5685">
        <w:rPr>
          <w:rFonts w:ascii="Trebuchet MS" w:hAnsi="Trebuchet MS"/>
          <w:noProof/>
        </w:rPr>
        <w:t xml:space="preserve">pillars </w:t>
      </w:r>
      <w:del w:id="178" w:author="Author">
        <w:r w:rsidRPr="008C5685">
          <w:rPr>
            <w:rFonts w:ascii="Trebuchet MS" w:hAnsi="Trebuchet MS"/>
            <w:noProof/>
          </w:rPr>
          <w:delText xml:space="preserve">being four </w:delText>
        </w:r>
      </w:del>
      <w:r w:rsidRPr="008C5685">
        <w:rPr>
          <w:rFonts w:ascii="Trebuchet MS" w:hAnsi="Trebuchet MS"/>
          <w:noProof/>
        </w:rPr>
        <w:t>and their</w:t>
      </w:r>
      <w:ins w:id="179" w:author="Author">
        <w:r w:rsidRPr="008C5685">
          <w:rPr>
            <w:rFonts w:ascii="Trebuchet MS" w:hAnsi="Trebuchet MS"/>
            <w:noProof/>
          </w:rPr>
          <w:t xml:space="preserve"> four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180" w:author="Author">
        <w:r w:rsidRPr="008C5685">
          <w:rPr>
            <w:rFonts w:ascii="Trebuchet MS" w:hAnsi="Trebuchet MS"/>
            <w:noProof/>
          </w:rPr>
          <w:delText xml:space="preserve"> four</w:delText>
        </w:r>
      </w:del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27:17 </w:t>
      </w:r>
      <w:r w:rsidRPr="008C5685">
        <w:rPr>
          <w:rFonts w:ascii="Trebuchet MS" w:hAnsi="Trebuchet MS"/>
          <w:noProof/>
        </w:rPr>
        <w:t xml:space="preserve">All the pillars </w:t>
      </w:r>
      <w:del w:id="181" w:author="Author">
        <w:r w:rsidRPr="008C5685">
          <w:rPr>
            <w:rFonts w:ascii="Trebuchet MS" w:hAnsi="Trebuchet MS"/>
            <w:noProof/>
          </w:rPr>
          <w:delText>of</w:delText>
        </w:r>
      </w:del>
      <w:ins w:id="182" w:author="Author">
        <w:r w:rsidRPr="008C5685">
          <w:rPr>
            <w:rFonts w:ascii="Trebuchet MS" w:hAnsi="Trebuchet MS"/>
            <w:noProof/>
          </w:rPr>
          <w:t>surrounding</w:t>
        </w:r>
      </w:ins>
      <w:r w:rsidRPr="008C5685">
        <w:rPr>
          <w:rFonts w:ascii="Trebuchet MS" w:hAnsi="Trebuchet MS"/>
          <w:noProof/>
        </w:rPr>
        <w:t xml:space="preserve"> the courtyard </w:t>
      </w:r>
      <w:del w:id="183" w:author="Author">
        <w:r w:rsidRPr="008C5685">
          <w:rPr>
            <w:rFonts w:ascii="Trebuchet MS" w:hAnsi="Trebuchet MS"/>
            <w:noProof/>
          </w:rPr>
          <w:delText>round about</w:delText>
        </w:r>
      </w:del>
      <w:ins w:id="184" w:author="Author">
        <w:r w:rsidRPr="008C5685">
          <w:rPr>
            <w:rFonts w:ascii="Trebuchet MS" w:hAnsi="Trebuchet MS"/>
            <w:noProof/>
          </w:rPr>
          <w:t>will</w:t>
        </w:r>
      </w:ins>
      <w:r w:rsidRPr="008C5685">
        <w:rPr>
          <w:rFonts w:ascii="Trebuchet MS" w:hAnsi="Trebuchet MS"/>
          <w:noProof/>
        </w:rPr>
        <w:t xml:space="preserve"> have </w:t>
      </w:r>
      <w:del w:id="185" w:author="Author">
        <w:r w:rsidRPr="008C5685">
          <w:rPr>
            <w:rFonts w:ascii="Trebuchet MS" w:hAnsi="Trebuchet MS"/>
            <w:noProof/>
          </w:rPr>
          <w:delText xml:space="preserve">fastenings of </w:delText>
        </w:r>
      </w:del>
      <w:r w:rsidRPr="008C5685">
        <w:rPr>
          <w:rFonts w:ascii="Trebuchet MS" w:hAnsi="Trebuchet MS"/>
          <w:noProof/>
        </w:rPr>
        <w:t>silver</w:t>
      </w:r>
      <w:del w:id="186" w:author="Author">
        <w:r w:rsidRPr="008C5685">
          <w:rPr>
            <w:rFonts w:ascii="Trebuchet MS" w:hAnsi="Trebuchet MS"/>
            <w:noProof/>
          </w:rPr>
          <w:delText>,</w:delText>
        </w:r>
      </w:del>
      <w:ins w:id="187" w:author="Author">
        <w:r w:rsidRPr="008C5685">
          <w:rPr>
            <w:rFonts w:ascii="Trebuchet MS" w:hAnsi="Trebuchet MS"/>
            <w:noProof/>
          </w:rPr>
          <w:t xml:space="preserve"> fasteners</w:t>
        </w:r>
      </w:ins>
      <w:r w:rsidRPr="008C5685">
        <w:rPr>
          <w:rFonts w:ascii="Trebuchet MS" w:hAnsi="Trebuchet MS"/>
          <w:noProof/>
        </w:rPr>
        <w:t xml:space="preserve"> and </w:t>
      </w:r>
      <w:del w:id="188" w:author="Author">
        <w:r w:rsidRPr="008C5685">
          <w:rPr>
            <w:rFonts w:ascii="Trebuchet MS" w:hAnsi="Trebuchet MS"/>
            <w:noProof/>
          </w:rPr>
          <w:delText xml:space="preserve">their pegs are of </w:delText>
        </w:r>
      </w:del>
      <w:r w:rsidRPr="008C5685">
        <w:rPr>
          <w:rFonts w:ascii="Trebuchet MS" w:hAnsi="Trebuchet MS"/>
          <w:noProof/>
        </w:rPr>
        <w:t xml:space="preserve">silver </w:t>
      </w:r>
      <w:ins w:id="189" w:author="Author">
        <w:r w:rsidRPr="008C5685">
          <w:rPr>
            <w:rFonts w:ascii="Trebuchet MS" w:hAnsi="Trebuchet MS"/>
            <w:noProof/>
          </w:rPr>
          <w:t xml:space="preserve">hooks, </w:t>
        </w:r>
      </w:ins>
      <w:r w:rsidRPr="008C5685">
        <w:rPr>
          <w:rFonts w:ascii="Trebuchet MS" w:hAnsi="Trebuchet MS"/>
          <w:noProof/>
        </w:rPr>
        <w:t xml:space="preserve">but their socket pedestals </w:t>
      </w:r>
      <w:ins w:id="190" w:author="Author">
        <w:r w:rsidRPr="008C5685">
          <w:rPr>
            <w:rFonts w:ascii="Trebuchet MS" w:hAnsi="Trebuchet MS"/>
            <w:noProof/>
          </w:rPr>
          <w:t xml:space="preserve">will be </w:t>
        </w:r>
      </w:ins>
      <w:r w:rsidRPr="008C5685">
        <w:rPr>
          <w:rFonts w:ascii="Trebuchet MS" w:hAnsi="Trebuchet MS"/>
          <w:noProof/>
        </w:rPr>
        <w:t xml:space="preserve">of copper. </w:t>
      </w:r>
      <w:r w:rsidRPr="008C5685">
        <w:rPr>
          <w:rFonts w:ascii="Trebuchet MS" w:hAnsi="Trebuchet MS"/>
          <w:b/>
          <w:noProof/>
        </w:rPr>
        <w:t xml:space="preserve">27:18 </w:t>
      </w:r>
      <w:r w:rsidRPr="008C5685">
        <w:rPr>
          <w:rFonts w:ascii="Trebuchet MS" w:hAnsi="Trebuchet MS"/>
          <w:noProof/>
        </w:rPr>
        <w:t xml:space="preserve">The </w:t>
      </w:r>
      <w:del w:id="191" w:author="Author">
        <w:r w:rsidRPr="008C5685">
          <w:rPr>
            <w:rFonts w:ascii="Trebuchet MS" w:hAnsi="Trebuchet MS"/>
            <w:noProof/>
          </w:rPr>
          <w:delText xml:space="preserve">length of the </w:delText>
        </w:r>
      </w:del>
      <w:r w:rsidRPr="008C5685">
        <w:rPr>
          <w:rFonts w:ascii="Trebuchet MS" w:hAnsi="Trebuchet MS"/>
          <w:noProof/>
        </w:rPr>
        <w:t xml:space="preserve">courtyard is </w:t>
      </w:r>
      <w:del w:id="192" w:author="Author">
        <w:r w:rsidRPr="008C5685">
          <w:rPr>
            <w:rFonts w:ascii="Trebuchet MS" w:hAnsi="Trebuchet MS"/>
            <w:noProof/>
          </w:rPr>
          <w:delText>a hundred</w:delText>
        </w:r>
      </w:del>
      <w:ins w:id="193" w:author="Author">
        <w:r w:rsidRPr="008C5685">
          <w:rPr>
            <w:rFonts w:ascii="Trebuchet MS" w:hAnsi="Trebuchet MS"/>
            <w:noProof/>
          </w:rPr>
          <w:t>to be 100</w:t>
        </w:r>
      </w:ins>
      <w:r w:rsidRPr="008C5685">
        <w:rPr>
          <w:rFonts w:ascii="Trebuchet MS" w:hAnsi="Trebuchet MS"/>
          <w:noProof/>
        </w:rPr>
        <w:t xml:space="preserve"> cubits</w:t>
      </w:r>
      <w:del w:id="194" w:author="Author">
        <w:r w:rsidRPr="008C5685">
          <w:rPr>
            <w:rFonts w:ascii="Trebuchet MS" w:hAnsi="Trebuchet MS"/>
            <w:noProof/>
          </w:rPr>
          <w:delText>, and the width fifty</w:delText>
        </w:r>
      </w:del>
      <w:ins w:id="195" w:author="Author">
        <w:r w:rsidRPr="008C5685">
          <w:rPr>
            <w:rFonts w:ascii="Trebuchet MS" w:hAnsi="Trebuchet MS"/>
            <w:noProof/>
          </w:rPr>
          <w:t xml:space="preserve"> long, 50</w:t>
        </w:r>
      </w:ins>
      <w:r w:rsidRPr="008C5685">
        <w:rPr>
          <w:rFonts w:ascii="Trebuchet MS" w:hAnsi="Trebuchet MS"/>
          <w:noProof/>
        </w:rPr>
        <w:t xml:space="preserve"> cubits</w:t>
      </w:r>
      <w:ins w:id="196" w:author="Author">
        <w:r w:rsidRPr="008C5685">
          <w:rPr>
            <w:rFonts w:ascii="Trebuchet MS" w:hAnsi="Trebuchet MS"/>
            <w:noProof/>
          </w:rPr>
          <w:t xml:space="preserve"> wide</w:t>
        </w:r>
      </w:ins>
      <w:r w:rsidRPr="008C5685">
        <w:rPr>
          <w:rFonts w:ascii="Trebuchet MS" w:hAnsi="Trebuchet MS"/>
          <w:noProof/>
        </w:rPr>
        <w:t xml:space="preserve">, and </w:t>
      </w:r>
      <w:del w:id="197" w:author="Author">
        <w:r w:rsidRPr="008C5685">
          <w:rPr>
            <w:rFonts w:ascii="Trebuchet MS" w:hAnsi="Trebuchet MS"/>
            <w:noProof/>
          </w:rPr>
          <w:delText>the height five</w:delText>
        </w:r>
      </w:del>
      <w:ins w:id="198" w:author="Author">
        <w:r w:rsidRPr="008C5685">
          <w:rPr>
            <w:rFonts w:ascii="Trebuchet MS" w:hAnsi="Trebuchet MS"/>
            <w:noProof/>
          </w:rPr>
          <w:t>5</w:t>
        </w:r>
      </w:ins>
      <w:r w:rsidRPr="008C5685">
        <w:rPr>
          <w:rFonts w:ascii="Trebuchet MS" w:hAnsi="Trebuchet MS"/>
          <w:noProof/>
        </w:rPr>
        <w:t xml:space="preserve"> cubits</w:t>
      </w:r>
      <w:del w:id="199" w:author="Author">
        <w:r w:rsidRPr="008C5685">
          <w:rPr>
            <w:rFonts w:ascii="Trebuchet MS" w:hAnsi="Trebuchet MS"/>
            <w:noProof/>
          </w:rPr>
          <w:delText>, of</w:delText>
        </w:r>
      </w:del>
      <w:ins w:id="200" w:author="Author">
        <w:r w:rsidRPr="008C5685">
          <w:rPr>
            <w:rFonts w:ascii="Trebuchet MS" w:hAnsi="Trebuchet MS"/>
            <w:noProof/>
          </w:rPr>
          <w:t xml:space="preserve"> high, made from</w:t>
        </w:r>
      </w:ins>
      <w:r w:rsidRPr="008C5685">
        <w:rPr>
          <w:rFonts w:ascii="Trebuchet MS" w:hAnsi="Trebuchet MS"/>
          <w:noProof/>
        </w:rPr>
        <w:t xml:space="preserve"> fine twisted linen, and </w:t>
      </w:r>
      <w:del w:id="201" w:author="Author">
        <w:r w:rsidRPr="008C5685">
          <w:rPr>
            <w:rFonts w:ascii="Trebuchet MS" w:hAnsi="Trebuchet MS"/>
            <w:noProof/>
          </w:rPr>
          <w:delText>their</w:delText>
        </w:r>
      </w:del>
      <w:ins w:id="202" w:author="Author">
        <w:r w:rsidRPr="008C5685">
          <w:rPr>
            <w:rFonts w:ascii="Trebuchet MS" w:hAnsi="Trebuchet MS"/>
            <w:noProof/>
          </w:rPr>
          <w:t>it should have copper</w:t>
        </w:r>
      </w:ins>
      <w:r w:rsidRPr="008C5685">
        <w:rPr>
          <w:rFonts w:ascii="Trebuchet MS" w:hAnsi="Trebuchet MS"/>
          <w:noProof/>
        </w:rPr>
        <w:t xml:space="preserve"> socket pedestals</w:t>
      </w:r>
      <w:del w:id="203" w:author="Author">
        <w:r w:rsidRPr="008C5685">
          <w:rPr>
            <w:rFonts w:ascii="Trebuchet MS" w:hAnsi="Trebuchet MS"/>
            <w:noProof/>
          </w:rPr>
          <w:delText xml:space="preserve"> being of copper</w:delText>
        </w:r>
      </w:del>
      <w:r w:rsidRPr="008C5685">
        <w:rPr>
          <w:rFonts w:ascii="Trebuchet MS" w:hAnsi="Trebuchet MS"/>
          <w:noProof/>
        </w:rPr>
        <w:t xml:space="preserve">. </w:t>
      </w:r>
      <w:r w:rsidRPr="008C5685">
        <w:rPr>
          <w:rFonts w:ascii="Trebuchet MS" w:hAnsi="Trebuchet MS"/>
          <w:b/>
          <w:noProof/>
        </w:rPr>
        <w:t xml:space="preserve">27:19 </w:t>
      </w:r>
      <w:del w:id="204" w:author="Author">
        <w:r w:rsidRPr="008C5685">
          <w:rPr>
            <w:rFonts w:ascii="Trebuchet MS" w:hAnsi="Trebuchet MS"/>
            <w:noProof/>
          </w:rPr>
          <w:delText>And all</w:delText>
        </w:r>
      </w:del>
      <w:ins w:id="205" w:author="Author">
        <w:r w:rsidRPr="008C5685">
          <w:rPr>
            <w:rFonts w:ascii="Trebuchet MS" w:hAnsi="Trebuchet MS"/>
            <w:noProof/>
          </w:rPr>
          <w:t>All</w:t>
        </w:r>
      </w:ins>
      <w:r w:rsidRPr="008C5685">
        <w:rPr>
          <w:rFonts w:ascii="Trebuchet MS" w:hAnsi="Trebuchet MS"/>
          <w:noProof/>
        </w:rPr>
        <w:t xml:space="preserve"> the utensils </w:t>
      </w:r>
      <w:ins w:id="206" w:author="Author">
        <w:r w:rsidRPr="008C5685">
          <w:rPr>
            <w:rFonts w:ascii="Trebuchet MS" w:hAnsi="Trebuchet MS"/>
            <w:noProof/>
          </w:rPr>
          <w:t xml:space="preserve">and the items used in the service </w:t>
        </w:r>
      </w:ins>
      <w:r w:rsidRPr="008C5685">
        <w:rPr>
          <w:rFonts w:ascii="Trebuchet MS" w:hAnsi="Trebuchet MS"/>
          <w:noProof/>
        </w:rPr>
        <w:t>of the tabernacle</w:t>
      </w:r>
      <w:del w:id="207" w:author="Author">
        <w:r w:rsidRPr="008C5685">
          <w:rPr>
            <w:rFonts w:ascii="Trebuchet MS" w:hAnsi="Trebuchet MS"/>
            <w:noProof/>
          </w:rPr>
          <w:delText xml:space="preserve"> in all its service, and all</w:delText>
        </w:r>
      </w:del>
      <w:ins w:id="208" w:author="Author">
        <w:r w:rsidRPr="008C5685">
          <w:rPr>
            <w:rFonts w:ascii="Trebuchet MS" w:hAnsi="Trebuchet MS"/>
            <w:noProof/>
          </w:rPr>
          <w:t>, as well as</w:t>
        </w:r>
      </w:ins>
      <w:r w:rsidRPr="008C5685">
        <w:rPr>
          <w:rFonts w:ascii="Trebuchet MS" w:hAnsi="Trebuchet MS"/>
          <w:noProof/>
        </w:rPr>
        <w:t xml:space="preserve"> its tent pins</w:t>
      </w:r>
      <w:del w:id="209" w:author="Author">
        <w:r w:rsidRPr="008C5685">
          <w:rPr>
            <w:rFonts w:ascii="Trebuchet MS" w:hAnsi="Trebuchet MS"/>
            <w:noProof/>
          </w:rPr>
          <w:delText>,</w:delText>
        </w:r>
      </w:del>
      <w:r w:rsidRPr="008C5685">
        <w:rPr>
          <w:rFonts w:ascii="Trebuchet MS" w:hAnsi="Trebuchet MS"/>
          <w:noProof/>
        </w:rPr>
        <w:t xml:space="preserve"> and all the pins of the courtyard</w:t>
      </w:r>
      <w:ins w:id="210" w:author="Author">
        <w:r w:rsidRPr="008C5685">
          <w:rPr>
            <w:rFonts w:ascii="Trebuchet MS" w:hAnsi="Trebuchet MS"/>
            <w:noProof/>
          </w:rPr>
          <w:t>,</w:t>
        </w:r>
      </w:ins>
      <w:r w:rsidRPr="008C5685">
        <w:rPr>
          <w:rFonts w:ascii="Trebuchet MS" w:hAnsi="Trebuchet MS"/>
          <w:noProof/>
        </w:rPr>
        <w:t xml:space="preserve"> are </w:t>
      </w:r>
      <w:ins w:id="211" w:author="Author">
        <w:r w:rsidRPr="008C5685">
          <w:rPr>
            <w:rFonts w:ascii="Trebuchet MS" w:hAnsi="Trebuchet MS"/>
            <w:noProof/>
          </w:rPr>
          <w:t xml:space="preserve">to be </w:t>
        </w:r>
      </w:ins>
      <w:r w:rsidRPr="008C5685">
        <w:rPr>
          <w:rFonts w:ascii="Trebuchet MS" w:hAnsi="Trebuchet MS"/>
          <w:noProof/>
        </w:rPr>
        <w:t>of copper.</w:t>
      </w:r>
    </w:p>
    <w:p w:rsidR="00F052E0" w:rsidRPr="008C5685" w:rsidRDefault="00F052E0" w:rsidP="00F052E0">
      <w:pPr>
        <w:rPr>
          <w:rFonts w:ascii="Trebuchet MS" w:hAnsi="Trebuchet MS"/>
          <w:noProof/>
        </w:rPr>
      </w:pPr>
      <w:r w:rsidRPr="008C5685">
        <w:rPr>
          <w:rFonts w:ascii="Trebuchet MS" w:hAnsi="Trebuchet MS"/>
          <w:b/>
        </w:rPr>
        <w:t xml:space="preserve">27:20 </w:t>
      </w:r>
      <w:r w:rsidRPr="008C5685">
        <w:rPr>
          <w:rFonts w:ascii="Trebuchet MS" w:hAnsi="Trebuchet MS"/>
          <w:noProof/>
        </w:rPr>
        <w:t>“</w:t>
      </w:r>
      <w:del w:id="212" w:author="Author">
        <w:r w:rsidRPr="008C5685">
          <w:rPr>
            <w:rFonts w:ascii="Trebuchet MS" w:hAnsi="Trebuchet MS"/>
            <w:noProof/>
          </w:rPr>
          <w:delText>As for you, you</w:delText>
        </w:r>
      </w:del>
      <w:ins w:id="213" w:author="Author">
        <w:r w:rsidRPr="008C5685">
          <w:rPr>
            <w:rFonts w:ascii="Trebuchet MS" w:hAnsi="Trebuchet MS"/>
            <w:noProof/>
          </w:rPr>
          <w:t>You</w:t>
        </w:r>
      </w:ins>
      <w:r w:rsidRPr="008C5685">
        <w:rPr>
          <w:rFonts w:ascii="Trebuchet MS" w:hAnsi="Trebuchet MS"/>
          <w:noProof/>
        </w:rPr>
        <w:t xml:space="preserve"> are to command the </w:t>
      </w:r>
      <w:del w:id="214" w:author="Author">
        <w:r w:rsidRPr="008C5685">
          <w:rPr>
            <w:rFonts w:ascii="Trebuchet MS" w:hAnsi="Trebuchet MS"/>
            <w:noProof/>
          </w:rPr>
          <w:delText>sons of Israel that they get for</w:delText>
        </w:r>
      </w:del>
      <w:ins w:id="215" w:author="Author">
        <w:r w:rsidRPr="008C5685">
          <w:rPr>
            <w:rFonts w:ascii="Trebuchet MS" w:hAnsi="Trebuchet MS"/>
            <w:noProof/>
          </w:rPr>
          <w:t>Israelites to bring</w:t>
        </w:r>
      </w:ins>
      <w:r w:rsidRPr="008C5685">
        <w:rPr>
          <w:rFonts w:ascii="Trebuchet MS" w:hAnsi="Trebuchet MS"/>
          <w:noProof/>
        </w:rPr>
        <w:t xml:space="preserve"> you pure, beaten olive oil for the </w:t>
      </w:r>
      <w:del w:id="216" w:author="Author">
        <w:r w:rsidRPr="008C5685">
          <w:rPr>
            <w:rFonts w:ascii="Trebuchet MS" w:hAnsi="Trebuchet MS"/>
            <w:noProof/>
          </w:rPr>
          <w:delText>luminary</w:delText>
        </w:r>
      </w:del>
      <w:ins w:id="217" w:author="Author">
        <w:r w:rsidRPr="008C5685">
          <w:rPr>
            <w:rFonts w:ascii="Trebuchet MS" w:hAnsi="Trebuchet MS"/>
            <w:noProof/>
          </w:rPr>
          <w:t>lighting</w:t>
        </w:r>
      </w:ins>
      <w:r w:rsidRPr="008C5685">
        <w:rPr>
          <w:rFonts w:ascii="Trebuchet MS" w:hAnsi="Trebuchet MS"/>
          <w:noProof/>
        </w:rPr>
        <w:t xml:space="preserve">, in order to </w:t>
      </w:r>
      <w:del w:id="218" w:author="Author">
        <w:r w:rsidRPr="008C5685">
          <w:rPr>
            <w:rFonts w:ascii="Trebuchet MS" w:hAnsi="Trebuchet MS"/>
            <w:noProof/>
          </w:rPr>
          <w:delText>light up</w:delText>
        </w:r>
      </w:del>
      <w:ins w:id="219" w:author="Author">
        <w:r w:rsidRPr="008C5685">
          <w:rPr>
            <w:rFonts w:ascii="Trebuchet MS" w:hAnsi="Trebuchet MS"/>
            <w:noProof/>
          </w:rPr>
          <w:t>keep</w:t>
        </w:r>
      </w:ins>
      <w:r w:rsidRPr="008C5685">
        <w:rPr>
          <w:rFonts w:ascii="Trebuchet MS" w:hAnsi="Trebuchet MS"/>
          <w:noProof/>
        </w:rPr>
        <w:t xml:space="preserve"> the lamps </w:t>
      </w:r>
      <w:ins w:id="220" w:author="Author">
        <w:r w:rsidRPr="008C5685">
          <w:rPr>
            <w:rFonts w:ascii="Trebuchet MS" w:hAnsi="Trebuchet MS"/>
            <w:noProof/>
          </w:rPr>
          <w:t xml:space="preserve">burning </w:t>
        </w:r>
      </w:ins>
      <w:r w:rsidRPr="008C5685">
        <w:rPr>
          <w:rFonts w:ascii="Trebuchet MS" w:hAnsi="Trebuchet MS"/>
          <w:noProof/>
        </w:rPr>
        <w:t xml:space="preserve">constantly. </w:t>
      </w:r>
      <w:r w:rsidRPr="008C5685">
        <w:rPr>
          <w:rFonts w:ascii="Trebuchet MS" w:hAnsi="Trebuchet MS"/>
          <w:b/>
          <w:noProof/>
        </w:rPr>
        <w:t xml:space="preserve">27:21 </w:t>
      </w:r>
      <w:r w:rsidRPr="008C5685">
        <w:rPr>
          <w:rFonts w:ascii="Trebuchet MS" w:hAnsi="Trebuchet MS"/>
          <w:noProof/>
        </w:rPr>
        <w:t xml:space="preserve">In the tent of meeting, outside the curtain that is </w:t>
      </w:r>
      <w:del w:id="221" w:author="Author">
        <w:r w:rsidRPr="008C5685">
          <w:rPr>
            <w:rFonts w:ascii="Trebuchet MS" w:hAnsi="Trebuchet MS"/>
            <w:noProof/>
          </w:rPr>
          <w:delText>by</w:delText>
        </w:r>
      </w:del>
      <w:ins w:id="222" w:author="Author">
        <w:r w:rsidRPr="008C5685">
          <w:rPr>
            <w:rFonts w:ascii="Trebuchet MS" w:hAnsi="Trebuchet MS"/>
            <w:noProof/>
          </w:rPr>
          <w:t>near</w:t>
        </w:r>
      </w:ins>
      <w:r w:rsidRPr="008C5685">
        <w:rPr>
          <w:rFonts w:ascii="Trebuchet MS" w:hAnsi="Trebuchet MS"/>
          <w:noProof/>
        </w:rPr>
        <w:t xml:space="preserve"> the Testimony, Aaron and his sons will </w:t>
      </w:r>
      <w:del w:id="223" w:author="Author">
        <w:r w:rsidRPr="008C5685">
          <w:rPr>
            <w:rFonts w:ascii="Trebuchet MS" w:hAnsi="Trebuchet MS"/>
            <w:noProof/>
          </w:rPr>
          <w:delText>set it in order</w:delText>
        </w:r>
      </w:del>
      <w:ins w:id="224" w:author="Author">
        <w:r w:rsidRPr="008C5685">
          <w:rPr>
            <w:rFonts w:ascii="Trebuchet MS" w:hAnsi="Trebuchet MS"/>
            <w:noProof/>
          </w:rPr>
          <w:t>arrange to keep the lamps lit</w:t>
        </w:r>
      </w:ins>
      <w:r w:rsidRPr="008C5685">
        <w:rPr>
          <w:rFonts w:ascii="Trebuchet MS" w:hAnsi="Trebuchet MS"/>
          <w:noProof/>
        </w:rPr>
        <w:t xml:space="preserve"> from evening </w:t>
      </w:r>
      <w:del w:id="225" w:author="Author">
        <w:r w:rsidRPr="008C5685">
          <w:rPr>
            <w:rFonts w:ascii="Trebuchet MS" w:hAnsi="Trebuchet MS"/>
            <w:noProof/>
          </w:rPr>
          <w:delText>till</w:delText>
        </w:r>
      </w:del>
      <w:ins w:id="226" w:author="Author">
        <w:r w:rsidRPr="008C5685">
          <w:rPr>
            <w:rFonts w:ascii="Trebuchet MS" w:hAnsi="Trebuchet MS"/>
            <w:noProof/>
          </w:rPr>
          <w:t>until</w:t>
        </w:r>
      </w:ins>
      <w:r w:rsidRPr="008C5685">
        <w:rPr>
          <w:rFonts w:ascii="Trebuchet MS" w:hAnsi="Trebuchet MS"/>
          <w:noProof/>
        </w:rPr>
        <w:t xml:space="preserve"> morning before Jehovah. It is a </w:t>
      </w:r>
      <w:ins w:id="227" w:author="Author">
        <w:r w:rsidRPr="008C5685">
          <w:rPr>
            <w:rFonts w:ascii="Trebuchet MS" w:hAnsi="Trebuchet MS"/>
            <w:noProof/>
          </w:rPr>
          <w:t xml:space="preserve">lasting </w:t>
        </w:r>
      </w:ins>
      <w:r w:rsidRPr="008C5685">
        <w:rPr>
          <w:rFonts w:ascii="Trebuchet MS" w:hAnsi="Trebuchet MS"/>
          <w:noProof/>
        </w:rPr>
        <w:t xml:space="preserve">statute </w:t>
      </w:r>
      <w:del w:id="228" w:author="Author">
        <w:r w:rsidRPr="008C5685">
          <w:rPr>
            <w:rFonts w:ascii="Trebuchet MS" w:hAnsi="Trebuchet MS"/>
            <w:noProof/>
          </w:rPr>
          <w:delText xml:space="preserve">to time indefinite </w:delText>
        </w:r>
      </w:del>
      <w:r w:rsidRPr="008C5685">
        <w:rPr>
          <w:rFonts w:ascii="Trebuchet MS" w:hAnsi="Trebuchet MS"/>
          <w:noProof/>
        </w:rPr>
        <w:t xml:space="preserve">for </w:t>
      </w:r>
      <w:ins w:id="229" w:author="Author">
        <w:r w:rsidRPr="008C5685">
          <w:rPr>
            <w:rFonts w:ascii="Trebuchet MS" w:hAnsi="Trebuchet MS"/>
            <w:noProof/>
          </w:rPr>
          <w:t xml:space="preserve">all </w:t>
        </w:r>
      </w:ins>
      <w:r w:rsidRPr="008C5685">
        <w:rPr>
          <w:rFonts w:ascii="Trebuchet MS" w:hAnsi="Trebuchet MS"/>
          <w:noProof/>
        </w:rPr>
        <w:t>their generations</w:t>
      </w:r>
      <w:del w:id="230" w:author="Author">
        <w:r w:rsidRPr="008C5685">
          <w:rPr>
            <w:rFonts w:ascii="Trebuchet MS" w:hAnsi="Trebuchet MS"/>
            <w:noProof/>
          </w:rPr>
          <w:delText>,</w:delText>
        </w:r>
      </w:del>
      <w:r w:rsidRPr="008C5685">
        <w:rPr>
          <w:rFonts w:ascii="Trebuchet MS" w:hAnsi="Trebuchet MS"/>
          <w:noProof/>
        </w:rPr>
        <w:t xml:space="preserve"> to be </w:t>
      </w:r>
      <w:del w:id="231" w:author="Author">
        <w:r w:rsidRPr="008C5685">
          <w:rPr>
            <w:rFonts w:ascii="Trebuchet MS" w:hAnsi="Trebuchet MS"/>
            <w:noProof/>
          </w:rPr>
          <w:delText>performed</w:delText>
        </w:r>
      </w:del>
      <w:ins w:id="232" w:author="Author">
        <w:r w:rsidRPr="008C5685">
          <w:rPr>
            <w:rFonts w:ascii="Trebuchet MS" w:hAnsi="Trebuchet MS"/>
            <w:noProof/>
          </w:rPr>
          <w:t>carried out</w:t>
        </w:r>
      </w:ins>
      <w:r w:rsidRPr="008C5685">
        <w:rPr>
          <w:rFonts w:ascii="Trebuchet MS" w:hAnsi="Trebuchet MS"/>
          <w:noProof/>
        </w:rPr>
        <w:t xml:space="preserve"> by the </w:t>
      </w:r>
      <w:del w:id="233" w:author="Author">
        <w:r w:rsidRPr="008C5685">
          <w:rPr>
            <w:rFonts w:ascii="Trebuchet MS" w:hAnsi="Trebuchet MS"/>
            <w:noProof/>
          </w:rPr>
          <w:delText>sons of Israel</w:delText>
        </w:r>
      </w:del>
      <w:ins w:id="234" w:author="Author">
        <w:r w:rsidRPr="008C5685">
          <w:rPr>
            <w:rFonts w:ascii="Trebuchet MS" w:hAnsi="Trebuchet MS"/>
            <w:noProof/>
          </w:rPr>
          <w:t>Israelites</w:t>
        </w:r>
      </w:ins>
      <w:r w:rsidRPr="008C5685">
        <w:rPr>
          <w:rFonts w:ascii="Trebuchet MS" w:hAnsi="Trebuchet MS"/>
          <w:noProof/>
        </w:rPr>
        <w:t>.</w:t>
      </w:r>
    </w:p>
    <w:p w:rsidR="00F052E0" w:rsidRPr="008C5685" w:rsidRDefault="00F052E0" w:rsidP="00F052E0">
      <w:pPr>
        <w:rPr>
          <w:rFonts w:ascii="Trebuchet MS" w:hAnsi="Trebuchet MS"/>
          <w:b/>
        </w:rPr>
      </w:pPr>
    </w:p>
    <w:p w:rsidR="00762BCB" w:rsidRPr="00F052E0" w:rsidRDefault="00762BCB" w:rsidP="00F052E0"/>
    <w:sectPr w:rsidR="00762BCB" w:rsidRPr="00F052E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43D" w:rsidRDefault="0029043D">
      <w:r>
        <w:separator/>
      </w:r>
    </w:p>
  </w:endnote>
  <w:endnote w:type="continuationSeparator" w:id="0">
    <w:p w:rsidR="0029043D" w:rsidRDefault="0029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43D" w:rsidRDefault="0029043D">
      <w:r>
        <w:separator/>
      </w:r>
    </w:p>
  </w:footnote>
  <w:footnote w:type="continuationSeparator" w:id="0">
    <w:p w:rsidR="0029043D" w:rsidRDefault="0029043D">
      <w:r>
        <w:continuationSeparator/>
      </w:r>
    </w:p>
  </w:footnote>
  <w:footnote w:id="1">
    <w:p w:rsidR="00F052E0" w:rsidRPr="008C5685" w:rsidRDefault="00F052E0" w:rsidP="008C5685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8C5685">
          <w:rPr>
            <w:rStyle w:val="FootnoteReference"/>
          </w:rPr>
          <w:footnoteRef/>
        </w:r>
        <w:r w:rsidRPr="008C5685">
          <w:t xml:space="preserve"> </w:t>
        </w:r>
        <w:r w:rsidRPr="008C5685">
          <w:rPr>
            <w:b/>
          </w:rPr>
          <w:t xml:space="preserve">27:1 </w:t>
        </w:r>
        <w:r w:rsidRPr="008C5685">
          <w:t>A cubit equaled 44.5 cm (17.5 in.). See App. B14.</w:t>
        </w:r>
      </w:ins>
    </w:p>
  </w:footnote>
  <w:footnote w:id="2">
    <w:p w:rsidR="00F052E0" w:rsidRPr="008C5685" w:rsidRDefault="00F052E0" w:rsidP="008C5685">
      <w:pPr>
        <w:pStyle w:val="FootnoteText"/>
        <w:spacing w:after="96"/>
        <w:ind w:firstLine="288"/>
        <w:rPr>
          <w:ins w:id="37" w:author="Author"/>
        </w:rPr>
      </w:pPr>
      <w:ins w:id="38" w:author="Author">
        <w:r w:rsidRPr="008C5685">
          <w:rPr>
            <w:rStyle w:val="FootnoteReference"/>
          </w:rPr>
          <w:footnoteRef/>
        </w:r>
        <w:r w:rsidRPr="008C5685">
          <w:t xml:space="preserve"> </w:t>
        </w:r>
        <w:r w:rsidRPr="008C5685">
          <w:rPr>
            <w:b/>
          </w:rPr>
          <w:t xml:space="preserve">27:3 </w:t>
        </w:r>
        <w:r w:rsidRPr="008C5685">
          <w:t>Or “fatty ashes,” that is, ashes soaked with the fat of the sacrifices.</w:t>
        </w:r>
      </w:ins>
    </w:p>
  </w:footnote>
  <w:footnote w:id="3">
    <w:p w:rsidR="00F052E0" w:rsidRPr="008C5685" w:rsidRDefault="00F052E0" w:rsidP="008C5685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8C5685">
          <w:rPr>
            <w:rStyle w:val="FootnoteReference"/>
          </w:rPr>
          <w:footnoteRef/>
        </w:r>
        <w:r w:rsidRPr="008C5685">
          <w:t xml:space="preserve"> </w:t>
        </w:r>
        <w:r w:rsidRPr="008C5685">
          <w:rPr>
            <w:b/>
          </w:rPr>
          <w:t xml:space="preserve">27:10 </w:t>
        </w:r>
        <w:r w:rsidRPr="008C5685">
          <w:t>Or “rings; hoops; bands” for attachments.</w:t>
        </w:r>
      </w:ins>
    </w:p>
  </w:footnote>
  <w:footnote w:id="4">
    <w:p w:rsidR="00F052E0" w:rsidRPr="008C5685" w:rsidRDefault="00F052E0" w:rsidP="008C5685">
      <w:pPr>
        <w:pStyle w:val="FootnoteText"/>
        <w:spacing w:after="96"/>
        <w:ind w:firstLine="288"/>
        <w:rPr>
          <w:ins w:id="124" w:author="Author"/>
        </w:rPr>
      </w:pPr>
      <w:ins w:id="125" w:author="Author">
        <w:r w:rsidRPr="008C5685">
          <w:rPr>
            <w:rStyle w:val="FootnoteReference"/>
          </w:rPr>
          <w:footnoteRef/>
        </w:r>
        <w:r w:rsidRPr="008C5685">
          <w:t xml:space="preserve"> </w:t>
        </w:r>
        <w:r w:rsidRPr="008C5685">
          <w:rPr>
            <w:b/>
          </w:rPr>
          <w:t xml:space="preserve">27:11 </w:t>
        </w:r>
        <w:r w:rsidRPr="008C5685">
          <w:t>Or “rings; hoops; bands” for attachments.</w:t>
        </w:r>
      </w:ins>
    </w:p>
  </w:footnote>
  <w:footnote w:id="5">
    <w:p w:rsidR="00F052E0" w:rsidRPr="008C5685" w:rsidRDefault="00F052E0" w:rsidP="008C5685">
      <w:pPr>
        <w:pStyle w:val="FootnoteText"/>
        <w:spacing w:after="96"/>
        <w:ind w:firstLine="288"/>
        <w:rPr>
          <w:ins w:id="167" w:author="Author"/>
        </w:rPr>
      </w:pPr>
      <w:ins w:id="168" w:author="Author">
        <w:r w:rsidRPr="008C5685">
          <w:rPr>
            <w:rStyle w:val="FootnoteReference"/>
          </w:rPr>
          <w:footnoteRef/>
        </w:r>
        <w:r w:rsidRPr="008C5685">
          <w:t xml:space="preserve"> </w:t>
        </w:r>
        <w:r w:rsidRPr="008C5685">
          <w:rPr>
            <w:b/>
          </w:rPr>
          <w:t xml:space="preserve">27:16 </w:t>
        </w:r>
        <w:r w:rsidRPr="008C5685">
          <w:t>Or “curtain.”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859A5">
        <w:t>Exodus Chapter 27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859A5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59A5">
      <w:rPr>
        <w:noProof/>
        <w:snapToGrid w:val="0"/>
      </w:rPr>
      <w:t>Exodus 27.Revised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859A5">
        <w:t>Exodus Chapter 27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859A5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59A5">
      <w:rPr>
        <w:noProof/>
        <w:snapToGrid w:val="0"/>
      </w:rPr>
      <w:t>Exodus 27.Revised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859A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859A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859A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859A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3D"/>
    <w:rsid w:val="00245EDD"/>
    <w:rsid w:val="0026230D"/>
    <w:rsid w:val="0029043D"/>
    <w:rsid w:val="002B524D"/>
    <w:rsid w:val="002C00A8"/>
    <w:rsid w:val="00310508"/>
    <w:rsid w:val="003B380B"/>
    <w:rsid w:val="004500A2"/>
    <w:rsid w:val="004B7393"/>
    <w:rsid w:val="004C5EB7"/>
    <w:rsid w:val="005859A5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052E0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0AC04DA-EE9E-4FFE-AE52-A6452B8DD5F7}"/>
  <w:attachedTemplate r:id="R4002c0463eb247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052E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52E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052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002c0463eb247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796</ap:Words>
  <ap:Characters>3552</ap:Characters>
  <ap:Application>Microsoft Office Word</ap:Application>
  <ap:DocSecurity>0</ap:DocSecurity>
  <ap:Lines>57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4341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27</dc:title>
  <dc:subject/>
  <dc:creator>Ruth Farrugia</dc:creator>
  <cp:keywords/>
  <dc:description/>
  <cp:lastModifiedBy>Farrugia, Ruth</cp:lastModifiedBy>
  <cp:revision>3</cp:revision>
  <dcterms:created xsi:type="dcterms:W3CDTF">2020-12-17T12:59:00Z</dcterms:created>
  <dcterms:modified xsi:type="dcterms:W3CDTF">2020-12-17T12:59:00Z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27.docx</vt:lpwstr>
  </property>
  <property fmtid="{D5CDD505-2E9C-101B-9397-08002B2CF9AE}" pid="9" name="_TranslationDocumentId">
    <vt:i4>19407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