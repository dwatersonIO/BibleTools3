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8AC" w:rsidRPr="00DF1EC9" w:rsidRDefault="00AE48AC" w:rsidP="00AE48AC">
      <w:pPr>
        <w:rPr>
          <w:rFonts w:ascii="Trebuchet MS" w:hAnsi="Trebuchet MS"/>
          <w:noProof/>
        </w:rPr>
      </w:pPr>
      <w:bookmarkStart w:id="0" w:name="_GoBack"/>
      <w:bookmarkEnd w:id="0"/>
      <w:r w:rsidRPr="00DF1EC9">
        <w:rPr>
          <w:rFonts w:ascii="Trebuchet MS" w:hAnsi="Trebuchet MS"/>
          <w:b/>
        </w:rPr>
        <w:t xml:space="preserve">24:1 </w:t>
      </w:r>
      <w:del w:id="1" w:author="Author">
        <w:r w:rsidRPr="00DF1EC9">
          <w:rPr>
            <w:rFonts w:ascii="Trebuchet MS" w:hAnsi="Trebuchet MS"/>
            <w:noProof/>
          </w:rPr>
          <w:delText>And</w:delText>
        </w:r>
      </w:del>
      <w:ins w:id="2" w:author="Author">
        <w:r w:rsidRPr="00DF1EC9">
          <w:rPr>
            <w:rFonts w:ascii="Trebuchet MS" w:hAnsi="Trebuchet MS"/>
            <w:noProof/>
          </w:rPr>
          <w:t>Then he said</w:t>
        </w:r>
      </w:ins>
      <w:r w:rsidRPr="00DF1EC9">
        <w:rPr>
          <w:rFonts w:ascii="Trebuchet MS" w:hAnsi="Trebuchet MS"/>
          <w:noProof/>
        </w:rPr>
        <w:t xml:space="preserve"> to Moses</w:t>
      </w:r>
      <w:del w:id="3" w:author="Author">
        <w:r w:rsidRPr="00DF1EC9">
          <w:rPr>
            <w:rFonts w:ascii="Trebuchet MS" w:hAnsi="Trebuchet MS"/>
            <w:noProof/>
          </w:rPr>
          <w:delText xml:space="preserve"> he said</w:delText>
        </w:r>
      </w:del>
      <w:r w:rsidRPr="00DF1EC9">
        <w:rPr>
          <w:rFonts w:ascii="Trebuchet MS" w:hAnsi="Trebuchet MS"/>
          <w:noProof/>
        </w:rPr>
        <w:t>: “Go up to Jehovah, you and Aaron, Na′dab and A·bi′hu</w:t>
      </w:r>
      <w:ins w:id="4" w:author="Author">
        <w:r w:rsidRPr="00DF1EC9">
          <w:rPr>
            <w:rFonts w:ascii="Trebuchet MS" w:hAnsi="Trebuchet MS"/>
            <w:noProof/>
          </w:rPr>
          <w:t>,</w:t>
        </w:r>
      </w:ins>
      <w:r w:rsidRPr="00DF1EC9">
        <w:rPr>
          <w:rFonts w:ascii="Trebuchet MS" w:hAnsi="Trebuchet MS"/>
          <w:noProof/>
        </w:rPr>
        <w:t xml:space="preserve"> and </w:t>
      </w:r>
      <w:del w:id="5" w:author="Author">
        <w:r w:rsidRPr="00DF1EC9">
          <w:rPr>
            <w:rFonts w:ascii="Trebuchet MS" w:hAnsi="Trebuchet MS"/>
            <w:noProof/>
          </w:rPr>
          <w:delText>seventy</w:delText>
        </w:r>
      </w:del>
      <w:ins w:id="6" w:author="Author">
        <w:r w:rsidRPr="00DF1EC9">
          <w:rPr>
            <w:rFonts w:ascii="Trebuchet MS" w:hAnsi="Trebuchet MS"/>
            <w:noProof/>
          </w:rPr>
          <w:t>70</w:t>
        </w:r>
      </w:ins>
      <w:r w:rsidRPr="00DF1EC9">
        <w:rPr>
          <w:rFonts w:ascii="Trebuchet MS" w:hAnsi="Trebuchet MS"/>
          <w:noProof/>
        </w:rPr>
        <w:t xml:space="preserve"> of the </w:t>
      </w:r>
      <w:del w:id="7" w:author="Author">
        <w:r w:rsidRPr="00DF1EC9">
          <w:rPr>
            <w:rFonts w:ascii="Trebuchet MS" w:hAnsi="Trebuchet MS"/>
            <w:noProof/>
          </w:rPr>
          <w:delText>older men</w:delText>
        </w:r>
      </w:del>
      <w:ins w:id="8" w:author="Author">
        <w:r w:rsidRPr="00DF1EC9">
          <w:rPr>
            <w:rFonts w:ascii="Trebuchet MS" w:hAnsi="Trebuchet MS"/>
            <w:noProof/>
          </w:rPr>
          <w:t>elders</w:t>
        </w:r>
      </w:ins>
      <w:r w:rsidRPr="00DF1EC9">
        <w:rPr>
          <w:rFonts w:ascii="Trebuchet MS" w:hAnsi="Trebuchet MS"/>
          <w:noProof/>
        </w:rPr>
        <w:t xml:space="preserve"> of Israel, and </w:t>
      </w:r>
      <w:del w:id="9" w:author="Author">
        <w:r w:rsidRPr="00DF1EC9">
          <w:rPr>
            <w:rFonts w:ascii="Trebuchet MS" w:hAnsi="Trebuchet MS"/>
            <w:noProof/>
            <w:u w:val="dotted"/>
          </w:rPr>
          <w:delText>YOU</w:delText>
        </w:r>
        <w:r w:rsidRPr="00DF1EC9">
          <w:rPr>
            <w:rFonts w:ascii="Trebuchet MS" w:hAnsi="Trebuchet MS"/>
            <w:noProof/>
          </w:rPr>
          <w:delText xml:space="preserve"> must </w:delText>
        </w:r>
      </w:del>
      <w:r w:rsidRPr="00DF1EC9">
        <w:rPr>
          <w:rFonts w:ascii="Trebuchet MS" w:hAnsi="Trebuchet MS"/>
          <w:noProof/>
        </w:rPr>
        <w:t xml:space="preserve">bow down from a distance. </w:t>
      </w:r>
      <w:r w:rsidRPr="00DF1EC9">
        <w:rPr>
          <w:rFonts w:ascii="Trebuchet MS" w:hAnsi="Trebuchet MS"/>
          <w:b/>
          <w:noProof/>
        </w:rPr>
        <w:t xml:space="preserve">24:2 </w:t>
      </w:r>
      <w:del w:id="10" w:author="Author">
        <w:r w:rsidRPr="00DF1EC9">
          <w:rPr>
            <w:rFonts w:ascii="Trebuchet MS" w:hAnsi="Trebuchet MS"/>
            <w:noProof/>
          </w:rPr>
          <w:delText xml:space="preserve">And </w:delText>
        </w:r>
      </w:del>
      <w:r w:rsidRPr="00DF1EC9">
        <w:rPr>
          <w:rFonts w:ascii="Trebuchet MS" w:hAnsi="Trebuchet MS"/>
          <w:noProof/>
        </w:rPr>
        <w:t xml:space="preserve">Moses </w:t>
      </w:r>
      <w:del w:id="11" w:author="Author">
        <w:r w:rsidRPr="00DF1EC9">
          <w:rPr>
            <w:rFonts w:ascii="Trebuchet MS" w:hAnsi="Trebuchet MS"/>
            <w:noProof/>
          </w:rPr>
          <w:delText xml:space="preserve">by himself must </w:delText>
        </w:r>
      </w:del>
      <w:ins w:id="12" w:author="Author">
        <w:r w:rsidRPr="00DF1EC9">
          <w:rPr>
            <w:rFonts w:ascii="Trebuchet MS" w:hAnsi="Trebuchet MS"/>
            <w:noProof/>
          </w:rPr>
          <w:t xml:space="preserve">should </w:t>
        </w:r>
      </w:ins>
      <w:r w:rsidRPr="00DF1EC9">
        <w:rPr>
          <w:rFonts w:ascii="Trebuchet MS" w:hAnsi="Trebuchet MS"/>
          <w:noProof/>
        </w:rPr>
        <w:t>approach Jehovah</w:t>
      </w:r>
      <w:ins w:id="13" w:author="Author">
        <w:r w:rsidRPr="00DF1EC9">
          <w:rPr>
            <w:rFonts w:ascii="Trebuchet MS" w:hAnsi="Trebuchet MS"/>
            <w:noProof/>
          </w:rPr>
          <w:t xml:space="preserve"> by himself</w:t>
        </w:r>
      </w:ins>
      <w:r w:rsidRPr="00DF1EC9">
        <w:rPr>
          <w:rFonts w:ascii="Trebuchet MS" w:hAnsi="Trebuchet MS"/>
          <w:noProof/>
        </w:rPr>
        <w:t xml:space="preserve">; but </w:t>
      </w:r>
      <w:del w:id="14" w:author="Author">
        <w:r w:rsidRPr="00DF1EC9">
          <w:rPr>
            <w:rFonts w:ascii="Trebuchet MS" w:hAnsi="Trebuchet MS"/>
            <w:noProof/>
          </w:rPr>
          <w:delText>they</w:delText>
        </w:r>
      </w:del>
      <w:ins w:id="15" w:author="Author">
        <w:r w:rsidRPr="00DF1EC9">
          <w:rPr>
            <w:rFonts w:ascii="Trebuchet MS" w:hAnsi="Trebuchet MS"/>
            <w:noProof/>
          </w:rPr>
          <w:t>the others</w:t>
        </w:r>
      </w:ins>
      <w:r w:rsidRPr="00DF1EC9">
        <w:rPr>
          <w:rFonts w:ascii="Trebuchet MS" w:hAnsi="Trebuchet MS"/>
          <w:noProof/>
        </w:rPr>
        <w:t xml:space="preserve"> should not approach, and the people should not go up with him.”</w:t>
      </w:r>
    </w:p>
    <w:p w:rsidR="00AE48AC" w:rsidRPr="00DF1EC9" w:rsidRDefault="00AE48AC" w:rsidP="00AE48AC">
      <w:pPr>
        <w:rPr>
          <w:rFonts w:ascii="Trebuchet MS" w:hAnsi="Trebuchet MS"/>
          <w:noProof/>
        </w:rPr>
      </w:pPr>
      <w:r w:rsidRPr="00DF1EC9">
        <w:rPr>
          <w:rFonts w:ascii="Trebuchet MS" w:hAnsi="Trebuchet MS"/>
          <w:b/>
        </w:rPr>
        <w:t xml:space="preserve">24:3 </w:t>
      </w:r>
      <w:r w:rsidRPr="00DF1EC9">
        <w:rPr>
          <w:rFonts w:ascii="Trebuchet MS" w:hAnsi="Trebuchet MS"/>
          <w:noProof/>
        </w:rPr>
        <w:t>Then Moses came and related to the people all the words of Jehovah and all the judicial decisions, and all the people answered with one voice</w:t>
      </w:r>
      <w:del w:id="16" w:author="Author">
        <w:r w:rsidRPr="00DF1EC9">
          <w:rPr>
            <w:rFonts w:ascii="Trebuchet MS" w:hAnsi="Trebuchet MS"/>
            <w:noProof/>
          </w:rPr>
          <w:delText xml:space="preserve"> and said</w:delText>
        </w:r>
      </w:del>
      <w:r w:rsidRPr="00DF1EC9">
        <w:rPr>
          <w:rFonts w:ascii="Trebuchet MS" w:hAnsi="Trebuchet MS"/>
          <w:noProof/>
        </w:rPr>
        <w:t>: “All the words that Jehovah has spoken</w:t>
      </w:r>
      <w:ins w:id="17" w:author="Author">
        <w:r w:rsidRPr="00DF1EC9">
          <w:rPr>
            <w:rFonts w:ascii="Trebuchet MS" w:hAnsi="Trebuchet MS"/>
            <w:noProof/>
          </w:rPr>
          <w:t>,</w:t>
        </w:r>
      </w:ins>
      <w:r w:rsidRPr="00DF1EC9">
        <w:rPr>
          <w:rFonts w:ascii="Trebuchet MS" w:hAnsi="Trebuchet MS"/>
          <w:noProof/>
        </w:rPr>
        <w:t xml:space="preserve"> we are willing to do.” </w:t>
      </w:r>
      <w:r w:rsidRPr="00DF1EC9">
        <w:rPr>
          <w:rFonts w:ascii="Trebuchet MS" w:hAnsi="Trebuchet MS"/>
          <w:b/>
          <w:noProof/>
        </w:rPr>
        <w:t xml:space="preserve">24:4 </w:t>
      </w:r>
      <w:del w:id="18" w:author="Author">
        <w:r w:rsidRPr="00DF1EC9">
          <w:rPr>
            <w:rFonts w:ascii="Trebuchet MS" w:hAnsi="Trebuchet MS"/>
            <w:noProof/>
          </w:rPr>
          <w:delText>Accordingly</w:delText>
        </w:r>
      </w:del>
      <w:ins w:id="19" w:author="Author">
        <w:r w:rsidRPr="00DF1EC9">
          <w:rPr>
            <w:rFonts w:ascii="Trebuchet MS" w:hAnsi="Trebuchet MS"/>
            <w:noProof/>
          </w:rPr>
          <w:t>So</w:t>
        </w:r>
      </w:ins>
      <w:r w:rsidRPr="00DF1EC9">
        <w:rPr>
          <w:rFonts w:ascii="Trebuchet MS" w:hAnsi="Trebuchet MS"/>
          <w:noProof/>
        </w:rPr>
        <w:t xml:space="preserve"> Moses wrote down all the words of Jehovah. Then he got up early in the morning and built at the foot of the mountain an altar and </w:t>
      </w:r>
      <w:del w:id="20" w:author="Author">
        <w:r w:rsidRPr="00DF1EC9">
          <w:rPr>
            <w:rFonts w:ascii="Trebuchet MS" w:hAnsi="Trebuchet MS"/>
            <w:noProof/>
          </w:rPr>
          <w:delText>twelve</w:delText>
        </w:r>
      </w:del>
      <w:ins w:id="21" w:author="Author">
        <w:r w:rsidRPr="00DF1EC9">
          <w:rPr>
            <w:rFonts w:ascii="Trebuchet MS" w:hAnsi="Trebuchet MS"/>
            <w:noProof/>
          </w:rPr>
          <w:t>12</w:t>
        </w:r>
      </w:ins>
      <w:r w:rsidRPr="00DF1EC9">
        <w:rPr>
          <w:rFonts w:ascii="Trebuchet MS" w:hAnsi="Trebuchet MS"/>
          <w:noProof/>
        </w:rPr>
        <w:t xml:space="preserve"> pillars corresponding </w:t>
      </w:r>
      <w:del w:id="22" w:author="Author">
        <w:r w:rsidRPr="00DF1EC9">
          <w:rPr>
            <w:rFonts w:ascii="Trebuchet MS" w:hAnsi="Trebuchet MS"/>
            <w:noProof/>
          </w:rPr>
          <w:delText>with</w:delText>
        </w:r>
      </w:del>
      <w:ins w:id="23" w:author="Author">
        <w:r w:rsidRPr="00DF1EC9">
          <w:rPr>
            <w:rFonts w:ascii="Trebuchet MS" w:hAnsi="Trebuchet MS"/>
            <w:noProof/>
          </w:rPr>
          <w:t>to</w:t>
        </w:r>
      </w:ins>
      <w:r w:rsidRPr="00DF1EC9">
        <w:rPr>
          <w:rFonts w:ascii="Trebuchet MS" w:hAnsi="Trebuchet MS"/>
          <w:noProof/>
        </w:rPr>
        <w:t xml:space="preserve"> the </w:t>
      </w:r>
      <w:del w:id="24" w:author="Author">
        <w:r w:rsidRPr="00DF1EC9">
          <w:rPr>
            <w:rFonts w:ascii="Trebuchet MS" w:hAnsi="Trebuchet MS"/>
            <w:noProof/>
          </w:rPr>
          <w:delText>twelve</w:delText>
        </w:r>
      </w:del>
      <w:ins w:id="25" w:author="Author">
        <w:r w:rsidRPr="00DF1EC9">
          <w:rPr>
            <w:rFonts w:ascii="Trebuchet MS" w:hAnsi="Trebuchet MS"/>
            <w:noProof/>
          </w:rPr>
          <w:t>12</w:t>
        </w:r>
      </w:ins>
      <w:r w:rsidRPr="00DF1EC9">
        <w:rPr>
          <w:rFonts w:ascii="Trebuchet MS" w:hAnsi="Trebuchet MS"/>
          <w:noProof/>
        </w:rPr>
        <w:t xml:space="preserve"> tribes of Israel. </w:t>
      </w:r>
      <w:r w:rsidRPr="00DF1EC9">
        <w:rPr>
          <w:rFonts w:ascii="Trebuchet MS" w:hAnsi="Trebuchet MS"/>
          <w:b/>
          <w:noProof/>
        </w:rPr>
        <w:t xml:space="preserve">24:5 </w:t>
      </w:r>
      <w:r w:rsidRPr="00DF1EC9">
        <w:rPr>
          <w:rFonts w:ascii="Trebuchet MS" w:hAnsi="Trebuchet MS"/>
          <w:noProof/>
        </w:rPr>
        <w:t xml:space="preserve">After that he sent young </w:t>
      </w:r>
      <w:ins w:id="26" w:author="Author">
        <w:r w:rsidRPr="00DF1EC9">
          <w:rPr>
            <w:rFonts w:ascii="Trebuchet MS" w:hAnsi="Trebuchet MS"/>
            <w:noProof/>
          </w:rPr>
          <w:t xml:space="preserve">Israelite </w:t>
        </w:r>
      </w:ins>
      <w:r w:rsidRPr="00DF1EC9">
        <w:rPr>
          <w:rFonts w:ascii="Trebuchet MS" w:hAnsi="Trebuchet MS"/>
          <w:noProof/>
        </w:rPr>
        <w:t>men</w:t>
      </w:r>
      <w:del w:id="27" w:author="Author">
        <w:r w:rsidRPr="00DF1EC9">
          <w:rPr>
            <w:rFonts w:ascii="Trebuchet MS" w:hAnsi="Trebuchet MS"/>
            <w:noProof/>
          </w:rPr>
          <w:delText xml:space="preserve"> of the sons of Israel</w:delText>
        </w:r>
      </w:del>
      <w:ins w:id="28" w:author="Author">
        <w:r w:rsidRPr="00DF1EC9">
          <w:rPr>
            <w:rFonts w:ascii="Trebuchet MS" w:hAnsi="Trebuchet MS"/>
            <w:noProof/>
          </w:rPr>
          <w:t>,</w:t>
        </w:r>
      </w:ins>
      <w:r w:rsidRPr="00DF1EC9">
        <w:rPr>
          <w:rFonts w:ascii="Trebuchet MS" w:hAnsi="Trebuchet MS"/>
          <w:noProof/>
        </w:rPr>
        <w:t xml:space="preserve"> and they offered up burnt offerings and sacrificed bulls as </w:t>
      </w:r>
      <w:del w:id="29" w:author="Author">
        <w:r w:rsidRPr="00DF1EC9">
          <w:rPr>
            <w:rFonts w:ascii="Trebuchet MS" w:hAnsi="Trebuchet MS"/>
            <w:noProof/>
          </w:rPr>
          <w:delText xml:space="preserve">sacrifices, as </w:delText>
        </w:r>
      </w:del>
      <w:r w:rsidRPr="00DF1EC9">
        <w:rPr>
          <w:rFonts w:ascii="Trebuchet MS" w:hAnsi="Trebuchet MS"/>
          <w:noProof/>
        </w:rPr>
        <w:t xml:space="preserve">communion sacrifices to Jehovah. </w:t>
      </w:r>
      <w:r w:rsidRPr="00DF1EC9">
        <w:rPr>
          <w:rFonts w:ascii="Trebuchet MS" w:hAnsi="Trebuchet MS"/>
          <w:b/>
          <w:noProof/>
        </w:rPr>
        <w:t xml:space="preserve">24:6 </w:t>
      </w:r>
      <w:r w:rsidRPr="00DF1EC9">
        <w:rPr>
          <w:rFonts w:ascii="Trebuchet MS" w:hAnsi="Trebuchet MS"/>
          <w:noProof/>
        </w:rPr>
        <w:t xml:space="preserve">Then Moses took half </w:t>
      </w:r>
      <w:ins w:id="30" w:author="Author">
        <w:r w:rsidRPr="00DF1EC9">
          <w:rPr>
            <w:rFonts w:ascii="Trebuchet MS" w:hAnsi="Trebuchet MS"/>
            <w:noProof/>
          </w:rPr>
          <w:t xml:space="preserve">of </w:t>
        </w:r>
      </w:ins>
      <w:r w:rsidRPr="00DF1EC9">
        <w:rPr>
          <w:rFonts w:ascii="Trebuchet MS" w:hAnsi="Trebuchet MS"/>
          <w:noProof/>
        </w:rPr>
        <w:t xml:space="preserve">the blood and put it in bowls, and half </w:t>
      </w:r>
      <w:ins w:id="31" w:author="Author">
        <w:r>
          <w:rPr>
            <w:rFonts w:ascii="Trebuchet MS" w:hAnsi="Trebuchet MS"/>
            <w:noProof/>
          </w:rPr>
          <w:t xml:space="preserve">of </w:t>
        </w:r>
      </w:ins>
      <w:r w:rsidRPr="00DF1EC9">
        <w:rPr>
          <w:rFonts w:ascii="Trebuchet MS" w:hAnsi="Trebuchet MS"/>
          <w:noProof/>
        </w:rPr>
        <w:t xml:space="preserve">the blood he sprinkled </w:t>
      </w:r>
      <w:del w:id="32" w:author="Author">
        <w:r w:rsidRPr="00DF1EC9">
          <w:rPr>
            <w:rFonts w:ascii="Trebuchet MS" w:hAnsi="Trebuchet MS"/>
            <w:noProof/>
          </w:rPr>
          <w:delText>upon</w:delText>
        </w:r>
      </w:del>
      <w:ins w:id="33" w:author="Author">
        <w:r w:rsidRPr="00DF1EC9">
          <w:rPr>
            <w:rFonts w:ascii="Trebuchet MS" w:hAnsi="Trebuchet MS"/>
            <w:noProof/>
          </w:rPr>
          <w:t>on</w:t>
        </w:r>
      </w:ins>
      <w:r w:rsidRPr="00DF1EC9">
        <w:rPr>
          <w:rFonts w:ascii="Trebuchet MS" w:hAnsi="Trebuchet MS"/>
          <w:noProof/>
        </w:rPr>
        <w:t xml:space="preserve"> the altar. </w:t>
      </w:r>
      <w:r w:rsidRPr="00DF1EC9">
        <w:rPr>
          <w:rFonts w:ascii="Trebuchet MS" w:hAnsi="Trebuchet MS"/>
          <w:b/>
          <w:noProof/>
        </w:rPr>
        <w:t xml:space="preserve">24:7 </w:t>
      </w:r>
      <w:del w:id="34" w:author="Author">
        <w:r w:rsidRPr="00DF1EC9">
          <w:rPr>
            <w:rFonts w:ascii="Trebuchet MS" w:hAnsi="Trebuchet MS"/>
            <w:noProof/>
          </w:rPr>
          <w:delText>Finally</w:delText>
        </w:r>
      </w:del>
      <w:ins w:id="35" w:author="Author">
        <w:r w:rsidRPr="00DF1EC9">
          <w:rPr>
            <w:rFonts w:ascii="Trebuchet MS" w:hAnsi="Trebuchet MS"/>
            <w:noProof/>
          </w:rPr>
          <w:t>Then</w:t>
        </w:r>
      </w:ins>
      <w:r w:rsidRPr="00DF1EC9">
        <w:rPr>
          <w:rFonts w:ascii="Trebuchet MS" w:hAnsi="Trebuchet MS"/>
          <w:noProof/>
        </w:rPr>
        <w:t xml:space="preserve"> he took the book of the covenant and read it </w:t>
      </w:r>
      <w:del w:id="36" w:author="Author">
        <w:r w:rsidRPr="00DF1EC9">
          <w:rPr>
            <w:rFonts w:ascii="Trebuchet MS" w:hAnsi="Trebuchet MS"/>
            <w:noProof/>
          </w:rPr>
          <w:delText xml:space="preserve">in the ears of </w:delText>
        </w:r>
      </w:del>
      <w:ins w:id="37" w:author="Author">
        <w:r w:rsidRPr="00DF1EC9">
          <w:rPr>
            <w:rFonts w:ascii="Trebuchet MS" w:hAnsi="Trebuchet MS"/>
            <w:noProof/>
          </w:rPr>
          <w:t xml:space="preserve">aloud to </w:t>
        </w:r>
      </w:ins>
      <w:r w:rsidRPr="00DF1EC9">
        <w:rPr>
          <w:rFonts w:ascii="Trebuchet MS" w:hAnsi="Trebuchet MS"/>
          <w:noProof/>
        </w:rPr>
        <w:t xml:space="preserve">the people. </w:t>
      </w:r>
      <w:del w:id="38" w:author="Author">
        <w:r w:rsidRPr="00DF1EC9">
          <w:rPr>
            <w:rFonts w:ascii="Trebuchet MS" w:hAnsi="Trebuchet MS"/>
            <w:noProof/>
          </w:rPr>
          <w:delText>Then</w:delText>
        </w:r>
      </w:del>
      <w:ins w:id="39" w:author="Author">
        <w:r w:rsidRPr="00DF1EC9">
          <w:rPr>
            <w:rFonts w:ascii="Trebuchet MS" w:hAnsi="Trebuchet MS"/>
            <w:noProof/>
          </w:rPr>
          <w:t>And</w:t>
        </w:r>
      </w:ins>
      <w:r w:rsidRPr="00DF1EC9">
        <w:rPr>
          <w:rFonts w:ascii="Trebuchet MS" w:hAnsi="Trebuchet MS"/>
          <w:noProof/>
        </w:rPr>
        <w:t xml:space="preserve"> they said: “All that Jehovah has spoken we are willing to do</w:t>
      </w:r>
      <w:ins w:id="40" w:author="Author">
        <w:r w:rsidRPr="00DF1EC9">
          <w:rPr>
            <w:rFonts w:ascii="Trebuchet MS" w:hAnsi="Trebuchet MS"/>
            <w:noProof/>
          </w:rPr>
          <w:t>,</w:t>
        </w:r>
      </w:ins>
      <w:r w:rsidRPr="00DF1EC9">
        <w:rPr>
          <w:rFonts w:ascii="Trebuchet MS" w:hAnsi="Trebuchet MS"/>
          <w:noProof/>
        </w:rPr>
        <w:t xml:space="preserve"> and </w:t>
      </w:r>
      <w:ins w:id="41" w:author="Author">
        <w:r w:rsidRPr="00DF1EC9">
          <w:rPr>
            <w:rFonts w:ascii="Trebuchet MS" w:hAnsi="Trebuchet MS"/>
            <w:noProof/>
          </w:rPr>
          <w:t xml:space="preserve">we will </w:t>
        </w:r>
      </w:ins>
      <w:r w:rsidRPr="00DF1EC9">
        <w:rPr>
          <w:rFonts w:ascii="Trebuchet MS" w:hAnsi="Trebuchet MS"/>
          <w:noProof/>
        </w:rPr>
        <w:t xml:space="preserve">be obedient.” </w:t>
      </w:r>
      <w:r w:rsidRPr="00DF1EC9">
        <w:rPr>
          <w:rFonts w:ascii="Trebuchet MS" w:hAnsi="Trebuchet MS"/>
          <w:b/>
          <w:noProof/>
        </w:rPr>
        <w:t xml:space="preserve">24:8 </w:t>
      </w:r>
      <w:r w:rsidRPr="00DF1EC9">
        <w:rPr>
          <w:rFonts w:ascii="Trebuchet MS" w:hAnsi="Trebuchet MS"/>
          <w:noProof/>
        </w:rPr>
        <w:t xml:space="preserve">So Moses took the blood and sprinkled it </w:t>
      </w:r>
      <w:del w:id="42" w:author="Author">
        <w:r w:rsidRPr="00DF1EC9">
          <w:rPr>
            <w:rFonts w:ascii="Trebuchet MS" w:hAnsi="Trebuchet MS"/>
            <w:noProof/>
          </w:rPr>
          <w:delText>upon</w:delText>
        </w:r>
      </w:del>
      <w:ins w:id="43" w:author="Author">
        <w:r w:rsidRPr="00DF1EC9">
          <w:rPr>
            <w:rFonts w:ascii="Trebuchet MS" w:hAnsi="Trebuchet MS"/>
            <w:noProof/>
          </w:rPr>
          <w:t>on</w:t>
        </w:r>
      </w:ins>
      <w:r w:rsidRPr="00DF1EC9">
        <w:rPr>
          <w:rFonts w:ascii="Trebuchet MS" w:hAnsi="Trebuchet MS"/>
          <w:noProof/>
        </w:rPr>
        <w:t xml:space="preserve"> the people and said: “</w:t>
      </w:r>
      <w:del w:id="44" w:author="Author">
        <w:r w:rsidRPr="00DF1EC9">
          <w:rPr>
            <w:rFonts w:ascii="Trebuchet MS" w:hAnsi="Trebuchet MS"/>
            <w:noProof/>
          </w:rPr>
          <w:delText>Here</w:delText>
        </w:r>
      </w:del>
      <w:ins w:id="45" w:author="Author">
        <w:r w:rsidRPr="00DF1EC9">
          <w:rPr>
            <w:rFonts w:ascii="Trebuchet MS" w:hAnsi="Trebuchet MS"/>
            <w:noProof/>
          </w:rPr>
          <w:t>This</w:t>
        </w:r>
      </w:ins>
      <w:r w:rsidRPr="00DF1EC9">
        <w:rPr>
          <w:rFonts w:ascii="Trebuchet MS" w:hAnsi="Trebuchet MS"/>
          <w:noProof/>
        </w:rPr>
        <w:t xml:space="preserve"> is the blood of the covenant that Jehovah has </w:t>
      </w:r>
      <w:del w:id="46" w:author="Author">
        <w:r w:rsidRPr="00DF1EC9">
          <w:rPr>
            <w:rFonts w:ascii="Trebuchet MS" w:hAnsi="Trebuchet MS"/>
            <w:noProof/>
          </w:rPr>
          <w:delText>concluded</w:delText>
        </w:r>
      </w:del>
      <w:ins w:id="47" w:author="Author">
        <w:r w:rsidRPr="00DF1EC9">
          <w:rPr>
            <w:rFonts w:ascii="Trebuchet MS" w:hAnsi="Trebuchet MS"/>
            <w:noProof/>
          </w:rPr>
          <w:t>made</w:t>
        </w:r>
      </w:ins>
      <w:r w:rsidRPr="00DF1EC9">
        <w:rPr>
          <w:rFonts w:ascii="Trebuchet MS" w:hAnsi="Trebuchet MS"/>
          <w:noProof/>
        </w:rPr>
        <w:t xml:space="preserve"> with </w:t>
      </w:r>
      <w:del w:id="48" w:author="Author">
        <w:r w:rsidRPr="00DF1EC9">
          <w:rPr>
            <w:rFonts w:ascii="Trebuchet MS" w:hAnsi="Trebuchet MS"/>
            <w:noProof/>
            <w:u w:val="dotted"/>
          </w:rPr>
          <w:delText>YOU</w:delText>
        </w:r>
        <w:r w:rsidRPr="00DF1EC9">
          <w:rPr>
            <w:rFonts w:ascii="Trebuchet MS" w:hAnsi="Trebuchet MS"/>
            <w:noProof/>
          </w:rPr>
          <w:delText xml:space="preserve"> as respects</w:delText>
        </w:r>
      </w:del>
      <w:ins w:id="49" w:author="Author">
        <w:r w:rsidRPr="00DF1EC9">
          <w:rPr>
            <w:rFonts w:ascii="Trebuchet MS" w:hAnsi="Trebuchet MS"/>
            <w:noProof/>
          </w:rPr>
          <w:t>you in harmony with</w:t>
        </w:r>
      </w:ins>
      <w:r w:rsidRPr="00DF1EC9">
        <w:rPr>
          <w:rFonts w:ascii="Trebuchet MS" w:hAnsi="Trebuchet MS"/>
          <w:noProof/>
        </w:rPr>
        <w:t xml:space="preserve"> all these words.”</w:t>
      </w:r>
    </w:p>
    <w:p w:rsidR="00AE48AC" w:rsidRPr="00DF1EC9" w:rsidRDefault="00AE48AC" w:rsidP="00AE48AC">
      <w:pPr>
        <w:rPr>
          <w:rFonts w:ascii="Trebuchet MS" w:hAnsi="Trebuchet MS"/>
          <w:noProof/>
        </w:rPr>
      </w:pPr>
      <w:r w:rsidRPr="00DF1EC9">
        <w:rPr>
          <w:rFonts w:ascii="Trebuchet MS" w:hAnsi="Trebuchet MS"/>
          <w:b/>
        </w:rPr>
        <w:t xml:space="preserve">24:9 </w:t>
      </w:r>
      <w:del w:id="50" w:author="Author">
        <w:r w:rsidRPr="00DF1EC9">
          <w:rPr>
            <w:rFonts w:ascii="Trebuchet MS" w:hAnsi="Trebuchet MS"/>
            <w:noProof/>
          </w:rPr>
          <w:delText xml:space="preserve">And </w:delText>
        </w:r>
      </w:del>
      <w:r w:rsidRPr="00DF1EC9">
        <w:rPr>
          <w:rFonts w:ascii="Trebuchet MS" w:hAnsi="Trebuchet MS"/>
          <w:noProof/>
        </w:rPr>
        <w:t>Moses and Aaron, Na′dab and A·bi′hu</w:t>
      </w:r>
      <w:ins w:id="51" w:author="Author">
        <w:r w:rsidRPr="00DF1EC9">
          <w:rPr>
            <w:rFonts w:ascii="Trebuchet MS" w:hAnsi="Trebuchet MS"/>
            <w:noProof/>
          </w:rPr>
          <w:t>,</w:t>
        </w:r>
      </w:ins>
      <w:r w:rsidRPr="00DF1EC9">
        <w:rPr>
          <w:rFonts w:ascii="Trebuchet MS" w:hAnsi="Trebuchet MS"/>
          <w:noProof/>
        </w:rPr>
        <w:t xml:space="preserve"> and </w:t>
      </w:r>
      <w:del w:id="52" w:author="Author">
        <w:r w:rsidRPr="00DF1EC9">
          <w:rPr>
            <w:rFonts w:ascii="Trebuchet MS" w:hAnsi="Trebuchet MS"/>
            <w:noProof/>
          </w:rPr>
          <w:delText>seventy</w:delText>
        </w:r>
      </w:del>
      <w:ins w:id="53" w:author="Author">
        <w:r w:rsidRPr="00DF1EC9">
          <w:rPr>
            <w:rFonts w:ascii="Trebuchet MS" w:hAnsi="Trebuchet MS"/>
            <w:noProof/>
          </w:rPr>
          <w:t>70</w:t>
        </w:r>
      </w:ins>
      <w:r w:rsidRPr="00DF1EC9">
        <w:rPr>
          <w:rFonts w:ascii="Trebuchet MS" w:hAnsi="Trebuchet MS"/>
          <w:noProof/>
        </w:rPr>
        <w:t xml:space="preserve"> of the </w:t>
      </w:r>
      <w:del w:id="54" w:author="Author">
        <w:r w:rsidRPr="00DF1EC9">
          <w:rPr>
            <w:rFonts w:ascii="Trebuchet MS" w:hAnsi="Trebuchet MS"/>
            <w:noProof/>
          </w:rPr>
          <w:delText>older men</w:delText>
        </w:r>
      </w:del>
      <w:ins w:id="55" w:author="Author">
        <w:r w:rsidRPr="00DF1EC9">
          <w:rPr>
            <w:rFonts w:ascii="Trebuchet MS" w:hAnsi="Trebuchet MS"/>
            <w:noProof/>
          </w:rPr>
          <w:t>elders</w:t>
        </w:r>
      </w:ins>
      <w:r w:rsidRPr="00DF1EC9">
        <w:rPr>
          <w:rFonts w:ascii="Trebuchet MS" w:hAnsi="Trebuchet MS"/>
          <w:noProof/>
        </w:rPr>
        <w:t xml:space="preserve"> of Israel </w:t>
      </w:r>
      <w:del w:id="56" w:author="Author">
        <w:r w:rsidRPr="00DF1EC9">
          <w:rPr>
            <w:rFonts w:ascii="Trebuchet MS" w:hAnsi="Trebuchet MS"/>
            <w:noProof/>
          </w:rPr>
          <w:delText>proceeded to go</w:delText>
        </w:r>
      </w:del>
      <w:ins w:id="57" w:author="Author">
        <w:r w:rsidRPr="00DF1EC9">
          <w:rPr>
            <w:rFonts w:ascii="Trebuchet MS" w:hAnsi="Trebuchet MS"/>
            <w:noProof/>
          </w:rPr>
          <w:t>went</w:t>
        </w:r>
      </w:ins>
      <w:r w:rsidRPr="00DF1EC9">
        <w:rPr>
          <w:rFonts w:ascii="Trebuchet MS" w:hAnsi="Trebuchet MS"/>
          <w:noProof/>
        </w:rPr>
        <w:t xml:space="preserve"> up, </w:t>
      </w:r>
      <w:r w:rsidRPr="00DF1EC9">
        <w:rPr>
          <w:rFonts w:ascii="Trebuchet MS" w:hAnsi="Trebuchet MS"/>
          <w:b/>
          <w:noProof/>
        </w:rPr>
        <w:t xml:space="preserve">24:10 </w:t>
      </w:r>
      <w:r w:rsidRPr="00DF1EC9">
        <w:rPr>
          <w:rFonts w:ascii="Trebuchet MS" w:hAnsi="Trebuchet MS"/>
          <w:noProof/>
        </w:rPr>
        <w:t xml:space="preserve">and they </w:t>
      </w:r>
      <w:del w:id="58" w:author="Author">
        <w:r w:rsidRPr="00DF1EC9">
          <w:rPr>
            <w:rFonts w:ascii="Trebuchet MS" w:hAnsi="Trebuchet MS"/>
            <w:noProof/>
          </w:rPr>
          <w:delText>got to see</w:delText>
        </w:r>
      </w:del>
      <w:ins w:id="59" w:author="Author">
        <w:r w:rsidRPr="00DF1EC9">
          <w:rPr>
            <w:rFonts w:ascii="Trebuchet MS" w:hAnsi="Trebuchet MS"/>
            <w:noProof/>
          </w:rPr>
          <w:t>saw</w:t>
        </w:r>
      </w:ins>
      <w:r w:rsidRPr="00DF1EC9">
        <w:rPr>
          <w:rFonts w:ascii="Trebuchet MS" w:hAnsi="Trebuchet MS"/>
          <w:noProof/>
        </w:rPr>
        <w:t xml:space="preserve"> the God of Israel. </w:t>
      </w:r>
      <w:del w:id="60" w:author="Author">
        <w:r w:rsidRPr="00DF1EC9">
          <w:rPr>
            <w:rFonts w:ascii="Trebuchet MS" w:hAnsi="Trebuchet MS"/>
            <w:noProof/>
          </w:rPr>
          <w:delText>And under</w:delText>
        </w:r>
      </w:del>
      <w:ins w:id="61" w:author="Author">
        <w:r w:rsidRPr="00DF1EC9">
          <w:rPr>
            <w:rFonts w:ascii="Trebuchet MS" w:hAnsi="Trebuchet MS"/>
            <w:noProof/>
          </w:rPr>
          <w:t>Under</w:t>
        </w:r>
      </w:ins>
      <w:r w:rsidRPr="00DF1EC9">
        <w:rPr>
          <w:rFonts w:ascii="Trebuchet MS" w:hAnsi="Trebuchet MS"/>
          <w:noProof/>
        </w:rPr>
        <w:t xml:space="preserve"> his feet </w:t>
      </w:r>
      <w:del w:id="62" w:author="Author">
        <w:r w:rsidRPr="00DF1EC9">
          <w:rPr>
            <w:rFonts w:ascii="Trebuchet MS" w:hAnsi="Trebuchet MS"/>
            <w:noProof/>
          </w:rPr>
          <w:delText xml:space="preserve">there </w:delText>
        </w:r>
      </w:del>
      <w:r w:rsidRPr="00DF1EC9">
        <w:rPr>
          <w:rFonts w:ascii="Trebuchet MS" w:hAnsi="Trebuchet MS"/>
          <w:noProof/>
        </w:rPr>
        <w:t xml:space="preserve">was what seemed like a </w:t>
      </w:r>
      <w:del w:id="63" w:author="Author">
        <w:r w:rsidRPr="00DF1EC9">
          <w:rPr>
            <w:rFonts w:ascii="Trebuchet MS" w:hAnsi="Trebuchet MS"/>
            <w:noProof/>
          </w:rPr>
          <w:delText xml:space="preserve">work of </w:delText>
        </w:r>
      </w:del>
      <w:r w:rsidRPr="00DF1EC9">
        <w:rPr>
          <w:rFonts w:ascii="Trebuchet MS" w:hAnsi="Trebuchet MS"/>
          <w:noProof/>
        </w:rPr>
        <w:t xml:space="preserve">sapphire </w:t>
      </w:r>
      <w:del w:id="64" w:author="Author">
        <w:r w:rsidRPr="00DF1EC9">
          <w:rPr>
            <w:rFonts w:ascii="Trebuchet MS" w:hAnsi="Trebuchet MS"/>
            <w:noProof/>
          </w:rPr>
          <w:delText>flagstones</w:delText>
        </w:r>
      </w:del>
      <w:ins w:id="65" w:author="Author">
        <w:r w:rsidRPr="00DF1EC9">
          <w:rPr>
            <w:rFonts w:ascii="Trebuchet MS" w:hAnsi="Trebuchet MS"/>
            <w:noProof/>
          </w:rPr>
          <w:t>pavement,</w:t>
        </w:r>
      </w:ins>
      <w:r w:rsidRPr="00DF1EC9">
        <w:rPr>
          <w:rFonts w:ascii="Trebuchet MS" w:hAnsi="Trebuchet MS"/>
          <w:noProof/>
        </w:rPr>
        <w:t xml:space="preserve"> and </w:t>
      </w:r>
      <w:del w:id="66" w:author="Author">
        <w:r w:rsidRPr="00DF1EC9">
          <w:rPr>
            <w:rFonts w:ascii="Trebuchet MS" w:hAnsi="Trebuchet MS"/>
            <w:noProof/>
          </w:rPr>
          <w:delText>like</w:delText>
        </w:r>
      </w:del>
      <w:ins w:id="67" w:author="Author">
        <w:r w:rsidRPr="00DF1EC9">
          <w:rPr>
            <w:rFonts w:ascii="Trebuchet MS" w:hAnsi="Trebuchet MS"/>
            <w:noProof/>
          </w:rPr>
          <w:t>it was as pure as</w:t>
        </w:r>
      </w:ins>
      <w:r w:rsidRPr="00DF1EC9">
        <w:rPr>
          <w:rFonts w:ascii="Trebuchet MS" w:hAnsi="Trebuchet MS"/>
          <w:noProof/>
        </w:rPr>
        <w:t xml:space="preserve"> the </w:t>
      </w:r>
      <w:del w:id="68" w:author="Author">
        <w:r w:rsidRPr="00DF1EC9">
          <w:rPr>
            <w:rFonts w:ascii="Trebuchet MS" w:hAnsi="Trebuchet MS"/>
            <w:noProof/>
          </w:rPr>
          <w:delText xml:space="preserve">very </w:delText>
        </w:r>
      </w:del>
      <w:r w:rsidRPr="00DF1EC9">
        <w:rPr>
          <w:rFonts w:ascii="Trebuchet MS" w:hAnsi="Trebuchet MS"/>
          <w:noProof/>
        </w:rPr>
        <w:t xml:space="preserve">heavens </w:t>
      </w:r>
      <w:del w:id="69" w:author="Author">
        <w:r w:rsidRPr="00DF1EC9">
          <w:rPr>
            <w:rFonts w:ascii="Trebuchet MS" w:hAnsi="Trebuchet MS"/>
            <w:noProof/>
          </w:rPr>
          <w:delText>for purity</w:delText>
        </w:r>
      </w:del>
      <w:ins w:id="70" w:author="Author">
        <w:r w:rsidRPr="00DF1EC9">
          <w:rPr>
            <w:rFonts w:ascii="Trebuchet MS" w:hAnsi="Trebuchet MS"/>
            <w:noProof/>
          </w:rPr>
          <w:t>themselves</w:t>
        </w:r>
      </w:ins>
      <w:r w:rsidRPr="00DF1EC9">
        <w:rPr>
          <w:rFonts w:ascii="Trebuchet MS" w:hAnsi="Trebuchet MS"/>
          <w:noProof/>
        </w:rPr>
        <w:t xml:space="preserve">. </w:t>
      </w:r>
      <w:r w:rsidRPr="00DF1EC9">
        <w:rPr>
          <w:rFonts w:ascii="Trebuchet MS" w:hAnsi="Trebuchet MS"/>
          <w:b/>
          <w:noProof/>
        </w:rPr>
        <w:t xml:space="preserve">24:11 </w:t>
      </w:r>
      <w:del w:id="71" w:author="Author">
        <w:r w:rsidRPr="00DF1EC9">
          <w:rPr>
            <w:rFonts w:ascii="Trebuchet MS" w:hAnsi="Trebuchet MS"/>
            <w:noProof/>
          </w:rPr>
          <w:delText>And he</w:delText>
        </w:r>
      </w:del>
      <w:ins w:id="72" w:author="Author">
        <w:r w:rsidRPr="00DF1EC9">
          <w:rPr>
            <w:rFonts w:ascii="Trebuchet MS" w:hAnsi="Trebuchet MS"/>
            <w:noProof/>
          </w:rPr>
          <w:t>He</w:t>
        </w:r>
      </w:ins>
      <w:r w:rsidRPr="00DF1EC9">
        <w:rPr>
          <w:rFonts w:ascii="Trebuchet MS" w:hAnsi="Trebuchet MS"/>
          <w:noProof/>
        </w:rPr>
        <w:t xml:space="preserve"> did not </w:t>
      </w:r>
      <w:del w:id="73" w:author="Author">
        <w:r w:rsidRPr="00DF1EC9">
          <w:rPr>
            <w:rFonts w:ascii="Trebuchet MS" w:hAnsi="Trebuchet MS"/>
            <w:noProof/>
          </w:rPr>
          <w:delText>put out his hand against</w:delText>
        </w:r>
      </w:del>
      <w:ins w:id="74" w:author="Author">
        <w:r w:rsidRPr="00DF1EC9">
          <w:rPr>
            <w:rFonts w:ascii="Trebuchet MS" w:hAnsi="Trebuchet MS"/>
            <w:noProof/>
          </w:rPr>
          <w:t>harm</w:t>
        </w:r>
      </w:ins>
      <w:r w:rsidRPr="00DF1EC9">
        <w:rPr>
          <w:rFonts w:ascii="Trebuchet MS" w:hAnsi="Trebuchet MS"/>
          <w:noProof/>
        </w:rPr>
        <w:t xml:space="preserve"> the distinguished men of </w:t>
      </w:r>
      <w:del w:id="75" w:author="Author">
        <w:r w:rsidRPr="00DF1EC9">
          <w:rPr>
            <w:rFonts w:ascii="Trebuchet MS" w:hAnsi="Trebuchet MS"/>
            <w:noProof/>
          </w:rPr>
          <w:delText xml:space="preserve">the sons of </w:delText>
        </w:r>
      </w:del>
      <w:r w:rsidRPr="00DF1EC9">
        <w:rPr>
          <w:rFonts w:ascii="Trebuchet MS" w:hAnsi="Trebuchet MS"/>
          <w:noProof/>
        </w:rPr>
        <w:t xml:space="preserve">Israel, </w:t>
      </w:r>
      <w:del w:id="76" w:author="Author">
        <w:r w:rsidRPr="00DF1EC9">
          <w:rPr>
            <w:rFonts w:ascii="Trebuchet MS" w:hAnsi="Trebuchet MS"/>
            <w:noProof/>
          </w:rPr>
          <w:delText>but</w:delText>
        </w:r>
      </w:del>
      <w:ins w:id="77" w:author="Author">
        <w:r w:rsidRPr="00DF1EC9">
          <w:rPr>
            <w:rFonts w:ascii="Trebuchet MS" w:hAnsi="Trebuchet MS"/>
            <w:noProof/>
          </w:rPr>
          <w:t>and</w:t>
        </w:r>
      </w:ins>
      <w:r w:rsidRPr="00DF1EC9">
        <w:rPr>
          <w:rFonts w:ascii="Trebuchet MS" w:hAnsi="Trebuchet MS"/>
          <w:noProof/>
        </w:rPr>
        <w:t xml:space="preserve"> they </w:t>
      </w:r>
      <w:del w:id="78" w:author="Author">
        <w:r w:rsidRPr="00DF1EC9">
          <w:rPr>
            <w:rFonts w:ascii="Trebuchet MS" w:hAnsi="Trebuchet MS"/>
            <w:noProof/>
          </w:rPr>
          <w:delText>got</w:delText>
        </w:r>
      </w:del>
      <w:ins w:id="79" w:author="Author">
        <w:r w:rsidRPr="00DF1EC9">
          <w:rPr>
            <w:rFonts w:ascii="Trebuchet MS" w:hAnsi="Trebuchet MS"/>
            <w:noProof/>
          </w:rPr>
          <w:t>saw</w:t>
        </w:r>
      </w:ins>
      <w:r w:rsidRPr="00DF1EC9">
        <w:rPr>
          <w:rFonts w:ascii="Trebuchet MS" w:hAnsi="Trebuchet MS"/>
          <w:noProof/>
        </w:rPr>
        <w:t xml:space="preserve"> a vision of the true God and ate and drank.</w:t>
      </w:r>
    </w:p>
    <w:p w:rsidR="00AE48AC" w:rsidRPr="00DF1EC9" w:rsidRDefault="00AE48AC" w:rsidP="00AE48AC">
      <w:pPr>
        <w:rPr>
          <w:rFonts w:ascii="Trebuchet MS" w:hAnsi="Trebuchet MS"/>
          <w:noProof/>
        </w:rPr>
      </w:pPr>
      <w:r w:rsidRPr="00DF1EC9">
        <w:rPr>
          <w:rFonts w:ascii="Trebuchet MS" w:hAnsi="Trebuchet MS"/>
          <w:b/>
        </w:rPr>
        <w:t xml:space="preserve">24:12 </w:t>
      </w:r>
      <w:r w:rsidRPr="00DF1EC9">
        <w:rPr>
          <w:rFonts w:ascii="Trebuchet MS" w:hAnsi="Trebuchet MS"/>
          <w:noProof/>
        </w:rPr>
        <w:t xml:space="preserve">Jehovah now said to Moses: “Come up to me </w:t>
      </w:r>
      <w:del w:id="80" w:author="Author">
        <w:r w:rsidRPr="00DF1EC9">
          <w:rPr>
            <w:rFonts w:ascii="Trebuchet MS" w:hAnsi="Trebuchet MS"/>
            <w:noProof/>
          </w:rPr>
          <w:delText>in</w:delText>
        </w:r>
      </w:del>
      <w:ins w:id="81" w:author="Author">
        <w:r w:rsidRPr="00DF1EC9">
          <w:rPr>
            <w:rFonts w:ascii="Trebuchet MS" w:hAnsi="Trebuchet MS"/>
            <w:noProof/>
          </w:rPr>
          <w:t>on</w:t>
        </w:r>
      </w:ins>
      <w:r w:rsidRPr="00DF1EC9">
        <w:rPr>
          <w:rFonts w:ascii="Trebuchet MS" w:hAnsi="Trebuchet MS"/>
          <w:noProof/>
        </w:rPr>
        <w:t xml:space="preserve"> the mountain and stay there</w:t>
      </w:r>
      <w:del w:id="82" w:author="Author">
        <w:r w:rsidRPr="00DF1EC9">
          <w:rPr>
            <w:rFonts w:ascii="Trebuchet MS" w:hAnsi="Trebuchet MS"/>
            <w:noProof/>
          </w:rPr>
          <w:delText>, as</w:delText>
        </w:r>
      </w:del>
      <w:ins w:id="83" w:author="Author">
        <w:r w:rsidRPr="00DF1EC9">
          <w:rPr>
            <w:rFonts w:ascii="Trebuchet MS" w:hAnsi="Trebuchet MS"/>
            <w:noProof/>
          </w:rPr>
          <w:t>.</w:t>
        </w:r>
      </w:ins>
      <w:r w:rsidRPr="00DF1EC9">
        <w:rPr>
          <w:rFonts w:ascii="Trebuchet MS" w:hAnsi="Trebuchet MS"/>
          <w:noProof/>
        </w:rPr>
        <w:t xml:space="preserve"> I </w:t>
      </w:r>
      <w:del w:id="84" w:author="Author">
        <w:r w:rsidRPr="00DF1EC9">
          <w:rPr>
            <w:rFonts w:ascii="Trebuchet MS" w:hAnsi="Trebuchet MS"/>
            <w:noProof/>
          </w:rPr>
          <w:delText>want to</w:delText>
        </w:r>
      </w:del>
      <w:ins w:id="85" w:author="Author">
        <w:r w:rsidRPr="00DF1EC9">
          <w:rPr>
            <w:rFonts w:ascii="Trebuchet MS" w:hAnsi="Trebuchet MS"/>
            <w:noProof/>
          </w:rPr>
          <w:t>will</w:t>
        </w:r>
      </w:ins>
      <w:r w:rsidRPr="00DF1EC9">
        <w:rPr>
          <w:rFonts w:ascii="Trebuchet MS" w:hAnsi="Trebuchet MS"/>
          <w:noProof/>
        </w:rPr>
        <w:t xml:space="preserve"> give you the stone tablets </w:t>
      </w:r>
      <w:del w:id="86" w:author="Author">
        <w:r w:rsidRPr="00DF1EC9">
          <w:rPr>
            <w:rFonts w:ascii="Trebuchet MS" w:hAnsi="Trebuchet MS"/>
            <w:noProof/>
          </w:rPr>
          <w:delText>and</w:delText>
        </w:r>
      </w:del>
      <w:ins w:id="87" w:author="Author">
        <w:r w:rsidRPr="00DF1EC9">
          <w:rPr>
            <w:rFonts w:ascii="Trebuchet MS" w:hAnsi="Trebuchet MS"/>
            <w:noProof/>
          </w:rPr>
          <w:t>with</w:t>
        </w:r>
      </w:ins>
      <w:r w:rsidRPr="00DF1EC9">
        <w:rPr>
          <w:rFonts w:ascii="Trebuchet MS" w:hAnsi="Trebuchet MS"/>
          <w:noProof/>
        </w:rPr>
        <w:t xml:space="preserve"> the law and the commandment that I </w:t>
      </w:r>
      <w:del w:id="88" w:author="Author">
        <w:r w:rsidRPr="00DF1EC9">
          <w:rPr>
            <w:rFonts w:ascii="Trebuchet MS" w:hAnsi="Trebuchet MS"/>
            <w:noProof/>
          </w:rPr>
          <w:delText>must</w:delText>
        </w:r>
      </w:del>
      <w:ins w:id="89" w:author="Author">
        <w:r w:rsidRPr="00DF1EC9">
          <w:rPr>
            <w:rFonts w:ascii="Trebuchet MS" w:hAnsi="Trebuchet MS"/>
            <w:noProof/>
          </w:rPr>
          <w:t>will</w:t>
        </w:r>
      </w:ins>
      <w:r w:rsidRPr="00DF1EC9">
        <w:rPr>
          <w:rFonts w:ascii="Trebuchet MS" w:hAnsi="Trebuchet MS"/>
          <w:noProof/>
        </w:rPr>
        <w:t xml:space="preserve"> write </w:t>
      </w:r>
      <w:del w:id="90" w:author="Author">
        <w:r w:rsidRPr="00DF1EC9">
          <w:rPr>
            <w:rFonts w:ascii="Trebuchet MS" w:hAnsi="Trebuchet MS"/>
            <w:noProof/>
          </w:rPr>
          <w:delText>in order to teach them</w:delText>
        </w:r>
      </w:del>
      <w:ins w:id="91" w:author="Author">
        <w:r w:rsidRPr="00DF1EC9">
          <w:rPr>
            <w:rFonts w:ascii="Trebuchet MS" w:hAnsi="Trebuchet MS"/>
            <w:noProof/>
          </w:rPr>
          <w:t>for their instruction</w:t>
        </w:r>
      </w:ins>
      <w:r w:rsidRPr="00DF1EC9">
        <w:rPr>
          <w:rFonts w:ascii="Trebuchet MS" w:hAnsi="Trebuchet MS"/>
          <w:noProof/>
        </w:rPr>
        <w:t xml:space="preserve">.” </w:t>
      </w:r>
      <w:r w:rsidRPr="00DF1EC9">
        <w:rPr>
          <w:rFonts w:ascii="Trebuchet MS" w:hAnsi="Trebuchet MS"/>
          <w:b/>
          <w:noProof/>
        </w:rPr>
        <w:t xml:space="preserve">24:13 </w:t>
      </w:r>
      <w:r w:rsidRPr="00DF1EC9">
        <w:rPr>
          <w:rFonts w:ascii="Trebuchet MS" w:hAnsi="Trebuchet MS"/>
          <w:noProof/>
        </w:rPr>
        <w:t xml:space="preserve">So Moses </w:t>
      </w:r>
      <w:del w:id="92" w:author="Author">
        <w:r w:rsidRPr="00DF1EC9">
          <w:rPr>
            <w:rFonts w:ascii="Trebuchet MS" w:hAnsi="Trebuchet MS"/>
            <w:noProof/>
          </w:rPr>
          <w:delText>and</w:delText>
        </w:r>
      </w:del>
      <w:ins w:id="93" w:author="Author">
        <w:r w:rsidRPr="00DF1EC9">
          <w:rPr>
            <w:rFonts w:ascii="Trebuchet MS" w:hAnsi="Trebuchet MS"/>
            <w:noProof/>
          </w:rPr>
          <w:t>got up with his attendant</w:t>
        </w:r>
      </w:ins>
      <w:r w:rsidRPr="00DF1EC9">
        <w:rPr>
          <w:rFonts w:ascii="Trebuchet MS" w:hAnsi="Trebuchet MS"/>
          <w:noProof/>
        </w:rPr>
        <w:t xml:space="preserve"> Joshua</w:t>
      </w:r>
      <w:del w:id="94" w:author="Author">
        <w:r w:rsidRPr="00DF1EC9">
          <w:rPr>
            <w:rFonts w:ascii="Trebuchet MS" w:hAnsi="Trebuchet MS"/>
            <w:noProof/>
          </w:rPr>
          <w:delText xml:space="preserve"> his minister got up </w:delText>
        </w:r>
      </w:del>
      <w:ins w:id="95" w:author="Author">
        <w:r w:rsidRPr="00DF1EC9">
          <w:rPr>
            <w:rFonts w:ascii="Trebuchet MS" w:hAnsi="Trebuchet MS"/>
            <w:noProof/>
          </w:rPr>
          <w:t xml:space="preserve">, </w:t>
        </w:r>
      </w:ins>
      <w:r w:rsidRPr="00DF1EC9">
        <w:rPr>
          <w:rFonts w:ascii="Trebuchet MS" w:hAnsi="Trebuchet MS"/>
          <w:noProof/>
        </w:rPr>
        <w:t xml:space="preserve">and Moses went up </w:t>
      </w:r>
      <w:del w:id="96" w:author="Author">
        <w:r w:rsidRPr="00DF1EC9">
          <w:rPr>
            <w:rFonts w:ascii="Trebuchet MS" w:hAnsi="Trebuchet MS"/>
            <w:noProof/>
          </w:rPr>
          <w:delText xml:space="preserve">into </w:delText>
        </w:r>
      </w:del>
      <w:r w:rsidRPr="00DF1EC9">
        <w:rPr>
          <w:rFonts w:ascii="Trebuchet MS" w:hAnsi="Trebuchet MS"/>
          <w:noProof/>
        </w:rPr>
        <w:t xml:space="preserve">the mountain of the true God. </w:t>
      </w:r>
      <w:r w:rsidRPr="00DF1EC9">
        <w:rPr>
          <w:rFonts w:ascii="Trebuchet MS" w:hAnsi="Trebuchet MS"/>
          <w:b/>
          <w:noProof/>
        </w:rPr>
        <w:t xml:space="preserve">24:14 </w:t>
      </w:r>
      <w:r w:rsidRPr="00DF1EC9">
        <w:rPr>
          <w:rFonts w:ascii="Trebuchet MS" w:hAnsi="Trebuchet MS"/>
          <w:noProof/>
        </w:rPr>
        <w:t xml:space="preserve">But to the </w:t>
      </w:r>
      <w:del w:id="97" w:author="Author">
        <w:r w:rsidRPr="00DF1EC9">
          <w:rPr>
            <w:rFonts w:ascii="Trebuchet MS" w:hAnsi="Trebuchet MS"/>
            <w:noProof/>
          </w:rPr>
          <w:delText>older men</w:delText>
        </w:r>
      </w:del>
      <w:ins w:id="98" w:author="Author">
        <w:r w:rsidRPr="00DF1EC9">
          <w:rPr>
            <w:rFonts w:ascii="Trebuchet MS" w:hAnsi="Trebuchet MS"/>
            <w:noProof/>
          </w:rPr>
          <w:t>elders</w:t>
        </w:r>
      </w:ins>
      <w:r w:rsidRPr="00DF1EC9">
        <w:rPr>
          <w:rFonts w:ascii="Trebuchet MS" w:hAnsi="Trebuchet MS"/>
          <w:noProof/>
        </w:rPr>
        <w:t xml:space="preserve"> he had said: “</w:t>
      </w:r>
      <w:del w:id="99" w:author="Author">
        <w:r w:rsidRPr="00DF1EC9">
          <w:rPr>
            <w:rFonts w:ascii="Trebuchet MS" w:hAnsi="Trebuchet MS"/>
            <w:noProof/>
          </w:rPr>
          <w:delText>Y</w:delText>
        </w:r>
        <w:r w:rsidRPr="00DF1EC9">
          <w:rPr>
            <w:rFonts w:ascii="Trebuchet MS" w:hAnsi="Trebuchet MS"/>
            <w:noProof/>
            <w:u w:val="dotted"/>
          </w:rPr>
          <w:delText>OU</w:delText>
        </w:r>
        <w:r w:rsidRPr="00DF1EC9">
          <w:rPr>
            <w:rFonts w:ascii="Trebuchet MS" w:hAnsi="Trebuchet MS"/>
            <w:noProof/>
          </w:rPr>
          <w:delText xml:space="preserve"> wait</w:delText>
        </w:r>
      </w:del>
      <w:ins w:id="100" w:author="Author">
        <w:r w:rsidRPr="00DF1EC9">
          <w:rPr>
            <w:rFonts w:ascii="Trebuchet MS" w:hAnsi="Trebuchet MS"/>
            <w:noProof/>
          </w:rPr>
          <w:t>Wait here</w:t>
        </w:r>
      </w:ins>
      <w:r w:rsidRPr="00DF1EC9">
        <w:rPr>
          <w:rFonts w:ascii="Trebuchet MS" w:hAnsi="Trebuchet MS"/>
          <w:noProof/>
        </w:rPr>
        <w:t xml:space="preserve"> for us </w:t>
      </w:r>
      <w:del w:id="101" w:author="Author">
        <w:r w:rsidRPr="00DF1EC9">
          <w:rPr>
            <w:rFonts w:ascii="Trebuchet MS" w:hAnsi="Trebuchet MS"/>
            <w:noProof/>
          </w:rPr>
          <w:delText xml:space="preserve">in this place </w:delText>
        </w:r>
      </w:del>
      <w:r w:rsidRPr="00DF1EC9">
        <w:rPr>
          <w:rFonts w:ascii="Trebuchet MS" w:hAnsi="Trebuchet MS"/>
          <w:noProof/>
        </w:rPr>
        <w:t xml:space="preserve">until we return to </w:t>
      </w:r>
      <w:del w:id="102" w:author="Author">
        <w:r w:rsidRPr="00DF1EC9">
          <w:rPr>
            <w:rFonts w:ascii="Trebuchet MS" w:hAnsi="Trebuchet MS"/>
            <w:noProof/>
            <w:u w:val="dotted"/>
          </w:rPr>
          <w:delText>YOU</w:delText>
        </w:r>
        <w:r w:rsidRPr="00DF1EC9">
          <w:rPr>
            <w:rFonts w:ascii="Trebuchet MS" w:hAnsi="Trebuchet MS"/>
            <w:noProof/>
          </w:rPr>
          <w:delText>. And, look!</w:delText>
        </w:r>
      </w:del>
      <w:ins w:id="103" w:author="Author">
        <w:r w:rsidRPr="00DF1EC9">
          <w:rPr>
            <w:rFonts w:ascii="Trebuchet MS" w:hAnsi="Trebuchet MS"/>
            <w:noProof/>
          </w:rPr>
          <w:t>you. You have</w:t>
        </w:r>
      </w:ins>
      <w:r w:rsidRPr="00DF1EC9">
        <w:rPr>
          <w:rFonts w:ascii="Trebuchet MS" w:hAnsi="Trebuchet MS"/>
          <w:noProof/>
        </w:rPr>
        <w:t xml:space="preserve"> Aaron and Hur </w:t>
      </w:r>
      <w:del w:id="104" w:author="Author">
        <w:r w:rsidRPr="00DF1EC9">
          <w:rPr>
            <w:rFonts w:ascii="Trebuchet MS" w:hAnsi="Trebuchet MS"/>
            <w:noProof/>
          </w:rPr>
          <w:delText xml:space="preserve">are </w:delText>
        </w:r>
      </w:del>
      <w:r w:rsidRPr="00DF1EC9">
        <w:rPr>
          <w:rFonts w:ascii="Trebuchet MS" w:hAnsi="Trebuchet MS"/>
          <w:noProof/>
        </w:rPr>
        <w:t xml:space="preserve">with </w:t>
      </w:r>
      <w:del w:id="105" w:author="Author">
        <w:r w:rsidRPr="00DF1EC9">
          <w:rPr>
            <w:rFonts w:ascii="Trebuchet MS" w:hAnsi="Trebuchet MS"/>
            <w:noProof/>
            <w:u w:val="dotted"/>
          </w:rPr>
          <w:delText>YOU</w:delText>
        </w:r>
      </w:del>
      <w:ins w:id="106" w:author="Author">
        <w:r w:rsidRPr="00DF1EC9">
          <w:rPr>
            <w:rFonts w:ascii="Trebuchet MS" w:hAnsi="Trebuchet MS"/>
            <w:noProof/>
          </w:rPr>
          <w:t>you</w:t>
        </w:r>
      </w:ins>
      <w:r w:rsidRPr="00DF1EC9">
        <w:rPr>
          <w:rFonts w:ascii="Trebuchet MS" w:hAnsi="Trebuchet MS"/>
          <w:noProof/>
        </w:rPr>
        <w:t xml:space="preserve">. Whoever has a </w:t>
      </w:r>
      <w:ins w:id="107" w:author="Author">
        <w:r w:rsidRPr="00DF1EC9">
          <w:rPr>
            <w:rFonts w:ascii="Trebuchet MS" w:hAnsi="Trebuchet MS"/>
            <w:noProof/>
          </w:rPr>
          <w:t xml:space="preserve">legal </w:t>
        </w:r>
      </w:ins>
      <w:r w:rsidRPr="00DF1EC9">
        <w:rPr>
          <w:rFonts w:ascii="Trebuchet MS" w:hAnsi="Trebuchet MS"/>
          <w:noProof/>
        </w:rPr>
        <w:t xml:space="preserve">case </w:t>
      </w:r>
      <w:del w:id="108" w:author="Author">
        <w:r w:rsidRPr="00DF1EC9">
          <w:rPr>
            <w:rFonts w:ascii="Trebuchet MS" w:hAnsi="Trebuchet MS"/>
            <w:noProof/>
          </w:rPr>
          <w:delText>at law, let him approach</w:delText>
        </w:r>
      </w:del>
      <w:ins w:id="109" w:author="Author">
        <w:r w:rsidRPr="00DF1EC9">
          <w:rPr>
            <w:rFonts w:ascii="Trebuchet MS" w:hAnsi="Trebuchet MS"/>
            <w:noProof/>
          </w:rPr>
          <w:t>may go to</w:t>
        </w:r>
      </w:ins>
      <w:r w:rsidRPr="00DF1EC9">
        <w:rPr>
          <w:rFonts w:ascii="Trebuchet MS" w:hAnsi="Trebuchet MS"/>
          <w:noProof/>
        </w:rPr>
        <w:t xml:space="preserve"> them.” </w:t>
      </w:r>
      <w:r w:rsidRPr="00DF1EC9">
        <w:rPr>
          <w:rFonts w:ascii="Trebuchet MS" w:hAnsi="Trebuchet MS"/>
          <w:b/>
          <w:noProof/>
        </w:rPr>
        <w:t xml:space="preserve">24:15 </w:t>
      </w:r>
      <w:del w:id="110" w:author="Author">
        <w:r w:rsidRPr="00DF1EC9">
          <w:rPr>
            <w:rFonts w:ascii="Trebuchet MS" w:hAnsi="Trebuchet MS"/>
            <w:noProof/>
          </w:rPr>
          <w:delText>Thus</w:delText>
        </w:r>
      </w:del>
      <w:ins w:id="111" w:author="Author">
        <w:r w:rsidRPr="00DF1EC9">
          <w:rPr>
            <w:rFonts w:ascii="Trebuchet MS" w:hAnsi="Trebuchet MS"/>
            <w:noProof/>
          </w:rPr>
          <w:t>Then</w:t>
        </w:r>
      </w:ins>
      <w:r w:rsidRPr="00DF1EC9">
        <w:rPr>
          <w:rFonts w:ascii="Trebuchet MS" w:hAnsi="Trebuchet MS"/>
          <w:noProof/>
        </w:rPr>
        <w:t xml:space="preserve"> Moses went up </w:t>
      </w:r>
      <w:del w:id="112" w:author="Author">
        <w:r w:rsidRPr="00DF1EC9">
          <w:rPr>
            <w:rFonts w:ascii="Trebuchet MS" w:hAnsi="Trebuchet MS"/>
            <w:noProof/>
          </w:rPr>
          <w:delText xml:space="preserve">into </w:delText>
        </w:r>
      </w:del>
      <w:r w:rsidRPr="00DF1EC9">
        <w:rPr>
          <w:rFonts w:ascii="Trebuchet MS" w:hAnsi="Trebuchet MS"/>
          <w:noProof/>
        </w:rPr>
        <w:t xml:space="preserve">the mountain while the cloud was covering </w:t>
      </w:r>
      <w:del w:id="113" w:author="Author">
        <w:r w:rsidRPr="00DF1EC9">
          <w:rPr>
            <w:rFonts w:ascii="Trebuchet MS" w:hAnsi="Trebuchet MS"/>
            <w:noProof/>
          </w:rPr>
          <w:delText>the mountain</w:delText>
        </w:r>
      </w:del>
      <w:ins w:id="114" w:author="Author">
        <w:r w:rsidRPr="00DF1EC9">
          <w:rPr>
            <w:rFonts w:ascii="Trebuchet MS" w:hAnsi="Trebuchet MS"/>
            <w:noProof/>
          </w:rPr>
          <w:t>it</w:t>
        </w:r>
      </w:ins>
      <w:r w:rsidRPr="00DF1EC9">
        <w:rPr>
          <w:rFonts w:ascii="Trebuchet MS" w:hAnsi="Trebuchet MS"/>
          <w:noProof/>
        </w:rPr>
        <w:t>.</w:t>
      </w:r>
    </w:p>
    <w:p w:rsidR="00AE48AC" w:rsidRPr="00DF1EC9" w:rsidRDefault="00AE48AC" w:rsidP="00AE48AC">
      <w:pPr>
        <w:rPr>
          <w:rFonts w:ascii="Trebuchet MS" w:hAnsi="Trebuchet MS"/>
          <w:noProof/>
        </w:rPr>
      </w:pPr>
      <w:r w:rsidRPr="00DF1EC9">
        <w:rPr>
          <w:rFonts w:ascii="Trebuchet MS" w:hAnsi="Trebuchet MS"/>
          <w:b/>
        </w:rPr>
        <w:t xml:space="preserve">24:16 </w:t>
      </w:r>
      <w:del w:id="115" w:author="Author">
        <w:r w:rsidRPr="00DF1EC9">
          <w:rPr>
            <w:rFonts w:ascii="Trebuchet MS" w:hAnsi="Trebuchet MS"/>
            <w:noProof/>
          </w:rPr>
          <w:delText xml:space="preserve">And </w:delText>
        </w:r>
      </w:del>
      <w:r w:rsidRPr="00DF1EC9">
        <w:rPr>
          <w:rFonts w:ascii="Trebuchet MS" w:hAnsi="Trebuchet MS"/>
          <w:noProof/>
        </w:rPr>
        <w:t xml:space="preserve">Jehovah’s glory </w:t>
      </w:r>
      <w:del w:id="116" w:author="Author">
        <w:r w:rsidRPr="00DF1EC9">
          <w:rPr>
            <w:rFonts w:ascii="Trebuchet MS" w:hAnsi="Trebuchet MS"/>
            <w:noProof/>
          </w:rPr>
          <w:delText xml:space="preserve">continued to reside upon </w:delText>
        </w:r>
      </w:del>
      <w:ins w:id="117" w:author="Author">
        <w:r w:rsidRPr="00DF1EC9">
          <w:rPr>
            <w:rFonts w:ascii="Trebuchet MS" w:hAnsi="Trebuchet MS"/>
            <w:noProof/>
          </w:rPr>
          <w:t xml:space="preserve">remained on </w:t>
        </w:r>
      </w:ins>
      <w:r w:rsidRPr="00DF1EC9">
        <w:rPr>
          <w:rFonts w:ascii="Trebuchet MS" w:hAnsi="Trebuchet MS"/>
          <w:noProof/>
        </w:rPr>
        <w:t xml:space="preserve">Mount Si′nai, and the cloud </w:t>
      </w:r>
      <w:del w:id="118" w:author="Author">
        <w:r w:rsidRPr="00DF1EC9">
          <w:rPr>
            <w:rFonts w:ascii="Trebuchet MS" w:hAnsi="Trebuchet MS"/>
            <w:noProof/>
          </w:rPr>
          <w:delText>continued to cover</w:delText>
        </w:r>
      </w:del>
      <w:ins w:id="119" w:author="Author">
        <w:r w:rsidRPr="00DF1EC9">
          <w:rPr>
            <w:rFonts w:ascii="Trebuchet MS" w:hAnsi="Trebuchet MS"/>
            <w:noProof/>
          </w:rPr>
          <w:t>covered</w:t>
        </w:r>
      </w:ins>
      <w:r w:rsidRPr="00DF1EC9">
        <w:rPr>
          <w:rFonts w:ascii="Trebuchet MS" w:hAnsi="Trebuchet MS"/>
          <w:noProof/>
        </w:rPr>
        <w:t xml:space="preserve"> it for six days. </w:t>
      </w:r>
      <w:del w:id="120" w:author="Author">
        <w:r w:rsidRPr="00DF1EC9">
          <w:rPr>
            <w:rFonts w:ascii="Trebuchet MS" w:hAnsi="Trebuchet MS"/>
            <w:noProof/>
          </w:rPr>
          <w:delText>At length on</w:delText>
        </w:r>
      </w:del>
      <w:ins w:id="121" w:author="Author">
        <w:r w:rsidRPr="00DF1EC9">
          <w:rPr>
            <w:rFonts w:ascii="Trebuchet MS" w:hAnsi="Trebuchet MS"/>
            <w:noProof/>
          </w:rPr>
          <w:t>On</w:t>
        </w:r>
      </w:ins>
      <w:r w:rsidRPr="00DF1EC9">
        <w:rPr>
          <w:rFonts w:ascii="Trebuchet MS" w:hAnsi="Trebuchet MS"/>
          <w:noProof/>
        </w:rPr>
        <w:t xml:space="preserve"> the seventh day he called to Moses from the midst of the cloud. </w:t>
      </w:r>
      <w:r w:rsidRPr="00DF1EC9">
        <w:rPr>
          <w:rFonts w:ascii="Trebuchet MS" w:hAnsi="Trebuchet MS"/>
          <w:b/>
          <w:noProof/>
        </w:rPr>
        <w:t xml:space="preserve">24:17 </w:t>
      </w:r>
      <w:del w:id="122" w:author="Author">
        <w:r w:rsidRPr="00DF1EC9">
          <w:rPr>
            <w:rFonts w:ascii="Trebuchet MS" w:hAnsi="Trebuchet MS"/>
            <w:noProof/>
          </w:rPr>
          <w:delText>And to</w:delText>
        </w:r>
      </w:del>
      <w:ins w:id="123" w:author="Author">
        <w:r w:rsidRPr="00DF1EC9">
          <w:rPr>
            <w:rFonts w:ascii="Trebuchet MS" w:hAnsi="Trebuchet MS"/>
            <w:noProof/>
          </w:rPr>
          <w:t>To</w:t>
        </w:r>
      </w:ins>
      <w:r w:rsidRPr="00DF1EC9">
        <w:rPr>
          <w:rFonts w:ascii="Trebuchet MS" w:hAnsi="Trebuchet MS"/>
          <w:noProof/>
        </w:rPr>
        <w:t xml:space="preserve"> the </w:t>
      </w:r>
      <w:del w:id="124" w:author="Author">
        <w:r w:rsidRPr="00DF1EC9">
          <w:rPr>
            <w:rFonts w:ascii="Trebuchet MS" w:hAnsi="Trebuchet MS"/>
            <w:noProof/>
          </w:rPr>
          <w:delText>eyes of</w:delText>
        </w:r>
      </w:del>
      <w:ins w:id="125" w:author="Author">
        <w:r w:rsidRPr="00DF1EC9">
          <w:rPr>
            <w:rFonts w:ascii="Trebuchet MS" w:hAnsi="Trebuchet MS"/>
            <w:noProof/>
          </w:rPr>
          <w:t>Israelites who were watching,</w:t>
        </w:r>
      </w:ins>
      <w:r w:rsidRPr="00DF1EC9">
        <w:rPr>
          <w:rFonts w:ascii="Trebuchet MS" w:hAnsi="Trebuchet MS"/>
          <w:noProof/>
        </w:rPr>
        <w:t xml:space="preserve"> the </w:t>
      </w:r>
      <w:del w:id="126" w:author="Author">
        <w:r w:rsidRPr="00DF1EC9">
          <w:rPr>
            <w:rFonts w:ascii="Trebuchet MS" w:hAnsi="Trebuchet MS"/>
            <w:noProof/>
          </w:rPr>
          <w:delText>sons of Israel the sight</w:delText>
        </w:r>
      </w:del>
      <w:ins w:id="127" w:author="Author">
        <w:r w:rsidRPr="00DF1EC9">
          <w:rPr>
            <w:rFonts w:ascii="Trebuchet MS" w:hAnsi="Trebuchet MS"/>
            <w:noProof/>
          </w:rPr>
          <w:t>appearance</w:t>
        </w:r>
      </w:ins>
      <w:r w:rsidRPr="00DF1EC9">
        <w:rPr>
          <w:rFonts w:ascii="Trebuchet MS" w:hAnsi="Trebuchet MS"/>
          <w:noProof/>
        </w:rPr>
        <w:t xml:space="preserve"> of Jehovah’s glory was like a </w:t>
      </w:r>
      <w:del w:id="128" w:author="Author">
        <w:r w:rsidRPr="00DF1EC9">
          <w:rPr>
            <w:rFonts w:ascii="Trebuchet MS" w:hAnsi="Trebuchet MS"/>
            <w:noProof/>
          </w:rPr>
          <w:delText>devouring</w:delText>
        </w:r>
      </w:del>
      <w:ins w:id="129" w:author="Author">
        <w:r w:rsidRPr="00DF1EC9">
          <w:rPr>
            <w:rFonts w:ascii="Trebuchet MS" w:hAnsi="Trebuchet MS"/>
            <w:noProof/>
          </w:rPr>
          <w:t>consuming</w:t>
        </w:r>
      </w:ins>
      <w:r w:rsidRPr="00DF1EC9">
        <w:rPr>
          <w:rFonts w:ascii="Trebuchet MS" w:hAnsi="Trebuchet MS"/>
          <w:noProof/>
        </w:rPr>
        <w:t xml:space="preserve"> fire on the mountaintop. </w:t>
      </w:r>
      <w:r w:rsidRPr="00DF1EC9">
        <w:rPr>
          <w:rFonts w:ascii="Trebuchet MS" w:hAnsi="Trebuchet MS"/>
          <w:b/>
          <w:noProof/>
        </w:rPr>
        <w:t xml:space="preserve">24:18 </w:t>
      </w:r>
      <w:del w:id="130" w:author="Author">
        <w:r w:rsidRPr="00DF1EC9">
          <w:rPr>
            <w:rFonts w:ascii="Trebuchet MS" w:hAnsi="Trebuchet MS"/>
            <w:noProof/>
          </w:rPr>
          <w:delText xml:space="preserve">Then </w:delText>
        </w:r>
      </w:del>
      <w:r w:rsidRPr="00DF1EC9">
        <w:rPr>
          <w:rFonts w:ascii="Trebuchet MS" w:hAnsi="Trebuchet MS"/>
          <w:noProof/>
        </w:rPr>
        <w:t xml:space="preserve">Moses </w:t>
      </w:r>
      <w:ins w:id="131" w:author="Author">
        <w:r w:rsidRPr="00DF1EC9">
          <w:rPr>
            <w:rFonts w:ascii="Trebuchet MS" w:hAnsi="Trebuchet MS"/>
            <w:noProof/>
          </w:rPr>
          <w:t xml:space="preserve">then </w:t>
        </w:r>
      </w:ins>
      <w:r w:rsidRPr="00DF1EC9">
        <w:rPr>
          <w:rFonts w:ascii="Trebuchet MS" w:hAnsi="Trebuchet MS"/>
          <w:noProof/>
        </w:rPr>
        <w:t xml:space="preserve">entered into the </w:t>
      </w:r>
      <w:del w:id="132" w:author="Author">
        <w:r w:rsidRPr="00DF1EC9">
          <w:rPr>
            <w:rFonts w:ascii="Trebuchet MS" w:hAnsi="Trebuchet MS"/>
            <w:noProof/>
          </w:rPr>
          <w:delText xml:space="preserve">midst of the </w:delText>
        </w:r>
      </w:del>
      <w:r w:rsidRPr="00DF1EC9">
        <w:rPr>
          <w:rFonts w:ascii="Trebuchet MS" w:hAnsi="Trebuchet MS"/>
          <w:noProof/>
        </w:rPr>
        <w:t xml:space="preserve">cloud and went </w:t>
      </w:r>
      <w:del w:id="133" w:author="Author">
        <w:r w:rsidRPr="00DF1EC9">
          <w:rPr>
            <w:rFonts w:ascii="Trebuchet MS" w:hAnsi="Trebuchet MS"/>
            <w:noProof/>
          </w:rPr>
          <w:delText xml:space="preserve">on </w:delText>
        </w:r>
      </w:del>
      <w:r w:rsidRPr="00DF1EC9">
        <w:rPr>
          <w:rFonts w:ascii="Trebuchet MS" w:hAnsi="Trebuchet MS"/>
          <w:noProof/>
        </w:rPr>
        <w:t xml:space="preserve">up the mountain. And Moses </w:t>
      </w:r>
      <w:del w:id="134" w:author="Author">
        <w:r w:rsidRPr="00DF1EC9">
          <w:rPr>
            <w:rFonts w:ascii="Trebuchet MS" w:hAnsi="Trebuchet MS"/>
            <w:noProof/>
          </w:rPr>
          <w:delText>continued in</w:delText>
        </w:r>
      </w:del>
      <w:ins w:id="135" w:author="Author">
        <w:r w:rsidRPr="00DF1EC9">
          <w:rPr>
            <w:rFonts w:ascii="Trebuchet MS" w:hAnsi="Trebuchet MS"/>
            <w:noProof/>
          </w:rPr>
          <w:t>stayed on</w:t>
        </w:r>
      </w:ins>
      <w:r w:rsidRPr="00DF1EC9">
        <w:rPr>
          <w:rFonts w:ascii="Trebuchet MS" w:hAnsi="Trebuchet MS"/>
          <w:noProof/>
        </w:rPr>
        <w:t xml:space="preserve"> the mountain </w:t>
      </w:r>
      <w:del w:id="136" w:author="Author">
        <w:r w:rsidRPr="00DF1EC9">
          <w:rPr>
            <w:rFonts w:ascii="Trebuchet MS" w:hAnsi="Trebuchet MS"/>
            <w:noProof/>
          </w:rPr>
          <w:delText>forty</w:delText>
        </w:r>
      </w:del>
      <w:ins w:id="137" w:author="Author">
        <w:r w:rsidRPr="00DF1EC9">
          <w:rPr>
            <w:rFonts w:ascii="Trebuchet MS" w:hAnsi="Trebuchet MS"/>
            <w:noProof/>
          </w:rPr>
          <w:t>40</w:t>
        </w:r>
      </w:ins>
      <w:r w:rsidRPr="00DF1EC9">
        <w:rPr>
          <w:rFonts w:ascii="Trebuchet MS" w:hAnsi="Trebuchet MS"/>
          <w:noProof/>
        </w:rPr>
        <w:t xml:space="preserve"> days and </w:t>
      </w:r>
      <w:del w:id="138" w:author="Author">
        <w:r w:rsidRPr="00DF1EC9">
          <w:rPr>
            <w:rFonts w:ascii="Trebuchet MS" w:hAnsi="Trebuchet MS"/>
            <w:noProof/>
          </w:rPr>
          <w:delText>forty</w:delText>
        </w:r>
      </w:del>
      <w:ins w:id="139" w:author="Author">
        <w:r w:rsidRPr="00DF1EC9">
          <w:rPr>
            <w:rFonts w:ascii="Trebuchet MS" w:hAnsi="Trebuchet MS"/>
            <w:noProof/>
          </w:rPr>
          <w:t>40</w:t>
        </w:r>
      </w:ins>
      <w:r w:rsidRPr="00DF1EC9">
        <w:rPr>
          <w:rFonts w:ascii="Trebuchet MS" w:hAnsi="Trebuchet MS"/>
          <w:noProof/>
        </w:rPr>
        <w:t xml:space="preserve"> nights.</w:t>
      </w:r>
    </w:p>
    <w:p w:rsidR="00AE48AC" w:rsidRPr="00DF1EC9" w:rsidRDefault="00AE48AC" w:rsidP="00AE48AC">
      <w:pPr>
        <w:rPr>
          <w:rFonts w:ascii="Trebuchet MS" w:hAnsi="Trebuchet MS"/>
          <w:b/>
        </w:rPr>
      </w:pPr>
    </w:p>
    <w:p w:rsidR="00762BCB" w:rsidRPr="00AE48AC" w:rsidRDefault="00762BCB" w:rsidP="00AE48AC"/>
    <w:sectPr w:rsidR="00762BCB" w:rsidRPr="00AE48A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69BC" w:rsidRDefault="005F69BC">
      <w:r>
        <w:separator/>
      </w:r>
    </w:p>
  </w:endnote>
  <w:endnote w:type="continuationSeparator" w:id="0">
    <w:p w:rsidR="005F69BC" w:rsidRDefault="005F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69BC" w:rsidRDefault="005F69BC">
      <w:r>
        <w:separator/>
      </w:r>
    </w:p>
  </w:footnote>
  <w:footnote w:type="continuationSeparator" w:id="0">
    <w:p w:rsidR="005F69BC" w:rsidRDefault="005F6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5044F">
        <w:t>Exodus Chapter 24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5044F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5044F">
      <w:rPr>
        <w:noProof/>
        <w:snapToGrid w:val="0"/>
      </w:rPr>
      <w:t>Exodus 24.Revised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5044F">
        <w:t>Exodus Chapter 24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5044F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5044F">
      <w:rPr>
        <w:noProof/>
        <w:snapToGrid w:val="0"/>
      </w:rPr>
      <w:t>Exodus 24.Revised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5044F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5044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5044F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5044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BC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5F69BC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044F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E48AC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9780D00-9FE7-485F-B688-B963C4151080}"/>
  <w:attachedTemplate r:id="R4b2c9cb1163a43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b2c9cb1163a43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605</ap:Words>
  <ap:Characters>2556</ap:Characters>
  <ap:Application>Microsoft Office Word</ap:Application>
  <ap:DocSecurity>0</ap:DocSecurity>
  <ap:Lines>44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3154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24</dc:title>
  <dc:subject/>
  <dc:creator>Ruth Farrugia</dc:creator>
  <cp:keywords/>
  <dc:description/>
  <cp:lastModifiedBy>Farrugia, Ruth</cp:lastModifiedBy>
  <cp:revision>3</cp:revision>
  <dcterms:created xsi:type="dcterms:W3CDTF">2021-01-19T10:07:00Z</dcterms:created>
  <dcterms:modified xsi:type="dcterms:W3CDTF">2021-01-19T10:07:00Z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24.docx</vt:lpwstr>
  </property>
  <property fmtid="{D5CDD505-2E9C-101B-9397-08002B2CF9AE}" pid="9" name="_TranslationDocumentId">
    <vt:i4>19404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