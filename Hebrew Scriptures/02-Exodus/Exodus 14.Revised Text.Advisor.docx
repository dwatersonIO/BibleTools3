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15D6" w:rsidRPr="00A13588" w:rsidRDefault="000115D6" w:rsidP="000115D6">
      <w:pPr>
        <w:rPr>
          <w:rFonts w:ascii="Trebuchet MS" w:hAnsi="Trebuchet MS"/>
          <w:noProof/>
        </w:rPr>
      </w:pPr>
      <w:bookmarkStart w:id="0" w:name="_GoBack"/>
      <w:bookmarkEnd w:id="0"/>
      <w:r w:rsidRPr="00A13588">
        <w:rPr>
          <w:rFonts w:ascii="Trebuchet MS" w:hAnsi="Trebuchet MS"/>
          <w:b/>
        </w:rPr>
        <w:t xml:space="preserve">14:1 </w:t>
      </w:r>
      <w:r w:rsidRPr="00A13588">
        <w:rPr>
          <w:rFonts w:ascii="Trebuchet MS" w:hAnsi="Trebuchet MS"/>
          <w:noProof/>
        </w:rPr>
        <w:t xml:space="preserve">Jehovah now </w:t>
      </w:r>
      <w:del w:id="1" w:author="Author">
        <w:r w:rsidRPr="00A13588">
          <w:rPr>
            <w:rFonts w:ascii="Trebuchet MS" w:hAnsi="Trebuchet MS"/>
            <w:noProof/>
          </w:rPr>
          <w:delText>spoke</w:delText>
        </w:r>
      </w:del>
      <w:ins w:id="2" w:author="Author">
        <w:r w:rsidRPr="00A13588">
          <w:rPr>
            <w:rFonts w:ascii="Trebuchet MS" w:hAnsi="Trebuchet MS"/>
            <w:noProof/>
          </w:rPr>
          <w:t>said</w:t>
        </w:r>
      </w:ins>
      <w:r w:rsidRPr="00A13588">
        <w:rPr>
          <w:rFonts w:ascii="Trebuchet MS" w:hAnsi="Trebuchet MS"/>
          <w:noProof/>
        </w:rPr>
        <w:t xml:space="preserve"> to Moses</w:t>
      </w:r>
      <w:del w:id="3" w:author="Author">
        <w:r w:rsidRPr="00A13588">
          <w:rPr>
            <w:rFonts w:ascii="Trebuchet MS" w:hAnsi="Trebuchet MS"/>
            <w:noProof/>
          </w:rPr>
          <w:delText>, saying</w:delText>
        </w:r>
      </w:del>
      <w:r w:rsidRPr="00A13588">
        <w:rPr>
          <w:rFonts w:ascii="Trebuchet MS" w:hAnsi="Trebuchet MS"/>
          <w:noProof/>
        </w:rPr>
        <w:t xml:space="preserve">: </w:t>
      </w:r>
      <w:r w:rsidRPr="00A13588">
        <w:rPr>
          <w:rFonts w:ascii="Trebuchet MS" w:hAnsi="Trebuchet MS"/>
          <w:b/>
          <w:noProof/>
        </w:rPr>
        <w:t xml:space="preserve">14:2 </w:t>
      </w:r>
      <w:r w:rsidRPr="00A13588">
        <w:rPr>
          <w:rFonts w:ascii="Trebuchet MS" w:hAnsi="Trebuchet MS"/>
          <w:noProof/>
        </w:rPr>
        <w:t>“</w:t>
      </w:r>
      <w:del w:id="4" w:author="Author">
        <w:r w:rsidRPr="00A13588">
          <w:rPr>
            <w:rFonts w:ascii="Trebuchet MS" w:hAnsi="Trebuchet MS"/>
            <w:noProof/>
          </w:rPr>
          <w:delText>Speak to</w:delText>
        </w:r>
      </w:del>
      <w:ins w:id="5" w:author="Author">
        <w:r w:rsidRPr="00A13588">
          <w:rPr>
            <w:rFonts w:ascii="Trebuchet MS" w:hAnsi="Trebuchet MS"/>
            <w:noProof/>
          </w:rPr>
          <w:t>Tell</w:t>
        </w:r>
      </w:ins>
      <w:r w:rsidRPr="00A13588">
        <w:rPr>
          <w:rFonts w:ascii="Trebuchet MS" w:hAnsi="Trebuchet MS"/>
          <w:noProof/>
        </w:rPr>
        <w:t xml:space="preserve"> the </w:t>
      </w:r>
      <w:del w:id="6" w:author="Author">
        <w:r w:rsidRPr="00A13588">
          <w:rPr>
            <w:rFonts w:ascii="Trebuchet MS" w:hAnsi="Trebuchet MS"/>
            <w:noProof/>
          </w:rPr>
          <w:delText>sons of Israel,</w:delText>
        </w:r>
      </w:del>
      <w:ins w:id="7" w:author="Author">
        <w:r w:rsidRPr="00A13588">
          <w:rPr>
            <w:rFonts w:ascii="Trebuchet MS" w:hAnsi="Trebuchet MS"/>
            <w:noProof/>
          </w:rPr>
          <w:t>Israelites</w:t>
        </w:r>
      </w:ins>
      <w:r w:rsidRPr="00A13588">
        <w:rPr>
          <w:rFonts w:ascii="Trebuchet MS" w:hAnsi="Trebuchet MS"/>
          <w:noProof/>
        </w:rPr>
        <w:t xml:space="preserve"> that they should turn back and encamp before Pi·ha·hi′roth</w:t>
      </w:r>
      <w:ins w:id="8" w:author="Author">
        <w:r w:rsidRPr="00A13588">
          <w:rPr>
            <w:rFonts w:ascii="Trebuchet MS" w:hAnsi="Trebuchet MS"/>
            <w:noProof/>
          </w:rPr>
          <w:t>,</w:t>
        </w:r>
      </w:ins>
      <w:r w:rsidRPr="00A13588">
        <w:rPr>
          <w:rFonts w:ascii="Trebuchet MS" w:hAnsi="Trebuchet MS"/>
          <w:noProof/>
        </w:rPr>
        <w:t xml:space="preserve"> between Mig′dol and the sea</w:t>
      </w:r>
      <w:del w:id="9" w:author="Author">
        <w:r w:rsidRPr="00A13588">
          <w:rPr>
            <w:rFonts w:ascii="Trebuchet MS" w:hAnsi="Trebuchet MS"/>
            <w:noProof/>
          </w:rPr>
          <w:delText xml:space="preserve"> in</w:delText>
        </w:r>
      </w:del>
      <w:ins w:id="10" w:author="Author">
        <w:r w:rsidRPr="00A13588">
          <w:rPr>
            <w:rFonts w:ascii="Trebuchet MS" w:hAnsi="Trebuchet MS"/>
            <w:noProof/>
          </w:rPr>
          <w:t>, within</w:t>
        </w:r>
      </w:ins>
      <w:r w:rsidRPr="00A13588">
        <w:rPr>
          <w:rFonts w:ascii="Trebuchet MS" w:hAnsi="Trebuchet MS"/>
          <w:noProof/>
        </w:rPr>
        <w:t xml:space="preserve"> view of Ba′al-ze′phon. </w:t>
      </w:r>
      <w:del w:id="11" w:author="Author">
        <w:r w:rsidRPr="00A13588">
          <w:rPr>
            <w:rFonts w:ascii="Trebuchet MS" w:hAnsi="Trebuchet MS"/>
            <w:noProof/>
          </w:rPr>
          <w:delText xml:space="preserve">In front of it </w:delText>
        </w:r>
        <w:r w:rsidRPr="00A13588">
          <w:rPr>
            <w:rFonts w:ascii="Trebuchet MS" w:hAnsi="Trebuchet MS"/>
            <w:noProof/>
            <w:u w:val="dotted"/>
          </w:rPr>
          <w:delText>YOU</w:delText>
        </w:r>
      </w:del>
      <w:ins w:id="12" w:author="Author">
        <w:r w:rsidRPr="00A13588">
          <w:rPr>
            <w:rFonts w:ascii="Trebuchet MS" w:hAnsi="Trebuchet MS"/>
            <w:noProof/>
          </w:rPr>
          <w:t>You</w:t>
        </w:r>
      </w:ins>
      <w:r w:rsidRPr="00A13588">
        <w:rPr>
          <w:rFonts w:ascii="Trebuchet MS" w:hAnsi="Trebuchet MS"/>
          <w:noProof/>
        </w:rPr>
        <w:t xml:space="preserve"> are to encamp </w:t>
      </w:r>
      <w:ins w:id="13" w:author="Author">
        <w:r w:rsidRPr="00A13588">
          <w:rPr>
            <w:rFonts w:ascii="Trebuchet MS" w:hAnsi="Trebuchet MS"/>
            <w:noProof/>
          </w:rPr>
          <w:t xml:space="preserve">facing it </w:t>
        </w:r>
      </w:ins>
      <w:r w:rsidRPr="00A13588">
        <w:rPr>
          <w:rFonts w:ascii="Trebuchet MS" w:hAnsi="Trebuchet MS"/>
          <w:noProof/>
        </w:rPr>
        <w:t xml:space="preserve">by the sea. </w:t>
      </w:r>
      <w:r w:rsidRPr="00A13588">
        <w:rPr>
          <w:rFonts w:ascii="Trebuchet MS" w:hAnsi="Trebuchet MS"/>
          <w:b/>
          <w:noProof/>
        </w:rPr>
        <w:t xml:space="preserve">14:3 </w:t>
      </w:r>
      <w:r w:rsidRPr="00A13588">
        <w:rPr>
          <w:rFonts w:ascii="Trebuchet MS" w:hAnsi="Trebuchet MS"/>
          <w:noProof/>
        </w:rPr>
        <w:t xml:space="preserve">Then Phar′aoh will </w:t>
      </w:r>
      <w:del w:id="14" w:author="Author">
        <w:r w:rsidRPr="00A13588">
          <w:rPr>
            <w:rFonts w:ascii="Trebuchet MS" w:hAnsi="Trebuchet MS"/>
            <w:noProof/>
          </w:rPr>
          <w:delText xml:space="preserve">certainly </w:delText>
        </w:r>
      </w:del>
      <w:r w:rsidRPr="00A13588">
        <w:rPr>
          <w:rFonts w:ascii="Trebuchet MS" w:hAnsi="Trebuchet MS"/>
          <w:noProof/>
        </w:rPr>
        <w:t xml:space="preserve">say </w:t>
      </w:r>
      <w:del w:id="15" w:author="Author">
        <w:r w:rsidRPr="00A13588">
          <w:rPr>
            <w:rFonts w:ascii="Trebuchet MS" w:hAnsi="Trebuchet MS"/>
            <w:noProof/>
          </w:rPr>
          <w:delText>respecting</w:delText>
        </w:r>
      </w:del>
      <w:ins w:id="16" w:author="Author">
        <w:r w:rsidRPr="00A13588">
          <w:rPr>
            <w:rFonts w:ascii="Trebuchet MS" w:hAnsi="Trebuchet MS"/>
            <w:noProof/>
          </w:rPr>
          <w:t>about</w:t>
        </w:r>
      </w:ins>
      <w:r w:rsidRPr="00A13588">
        <w:rPr>
          <w:rFonts w:ascii="Trebuchet MS" w:hAnsi="Trebuchet MS"/>
          <w:noProof/>
        </w:rPr>
        <w:t xml:space="preserve"> the </w:t>
      </w:r>
      <w:del w:id="17" w:author="Author">
        <w:r w:rsidRPr="00A13588">
          <w:rPr>
            <w:rFonts w:ascii="Trebuchet MS" w:hAnsi="Trebuchet MS"/>
            <w:noProof/>
          </w:rPr>
          <w:delText>sons of Israel</w:delText>
        </w:r>
      </w:del>
      <w:ins w:id="18" w:author="Author">
        <w:r w:rsidRPr="00A13588">
          <w:rPr>
            <w:rFonts w:ascii="Trebuchet MS" w:hAnsi="Trebuchet MS"/>
            <w:noProof/>
          </w:rPr>
          <w:t>Israelites</w:t>
        </w:r>
      </w:ins>
      <w:r w:rsidRPr="00A13588">
        <w:rPr>
          <w:rFonts w:ascii="Trebuchet MS" w:hAnsi="Trebuchet MS"/>
          <w:noProof/>
        </w:rPr>
        <w:t xml:space="preserve">, ‘They are wandering in confusion in the land. The wilderness has closed in </w:t>
      </w:r>
      <w:del w:id="19" w:author="Author">
        <w:r w:rsidRPr="00A13588">
          <w:rPr>
            <w:rFonts w:ascii="Trebuchet MS" w:hAnsi="Trebuchet MS"/>
            <w:noProof/>
          </w:rPr>
          <w:delText>upon</w:delText>
        </w:r>
      </w:del>
      <w:ins w:id="20" w:author="Author">
        <w:r w:rsidRPr="00A13588">
          <w:rPr>
            <w:rFonts w:ascii="Trebuchet MS" w:hAnsi="Trebuchet MS"/>
            <w:noProof/>
          </w:rPr>
          <w:t>on</w:t>
        </w:r>
      </w:ins>
      <w:r w:rsidRPr="00A13588">
        <w:rPr>
          <w:rFonts w:ascii="Trebuchet MS" w:hAnsi="Trebuchet MS"/>
          <w:noProof/>
        </w:rPr>
        <w:t xml:space="preserve"> them.’ </w:t>
      </w:r>
      <w:r w:rsidRPr="00A13588">
        <w:rPr>
          <w:rFonts w:ascii="Trebuchet MS" w:hAnsi="Trebuchet MS"/>
          <w:b/>
          <w:noProof/>
        </w:rPr>
        <w:t xml:space="preserve">14:4 </w:t>
      </w:r>
      <w:del w:id="21" w:author="Author">
        <w:r w:rsidRPr="00A13588">
          <w:rPr>
            <w:rFonts w:ascii="Trebuchet MS" w:hAnsi="Trebuchet MS"/>
            <w:noProof/>
          </w:rPr>
          <w:delText xml:space="preserve">So </w:delText>
        </w:r>
      </w:del>
      <w:r w:rsidRPr="00A13588">
        <w:rPr>
          <w:rFonts w:ascii="Trebuchet MS" w:hAnsi="Trebuchet MS"/>
          <w:noProof/>
        </w:rPr>
        <w:t xml:space="preserve">I </w:t>
      </w:r>
      <w:del w:id="22" w:author="Author">
        <w:r w:rsidRPr="00A13588">
          <w:rPr>
            <w:rFonts w:ascii="Trebuchet MS" w:hAnsi="Trebuchet MS"/>
            <w:noProof/>
          </w:rPr>
          <w:delText>shall indeed let</w:delText>
        </w:r>
      </w:del>
      <w:ins w:id="23" w:author="Author">
        <w:r w:rsidRPr="00A13588">
          <w:rPr>
            <w:rFonts w:ascii="Trebuchet MS" w:hAnsi="Trebuchet MS"/>
            <w:noProof/>
          </w:rPr>
          <w:t>will allow</w:t>
        </w:r>
      </w:ins>
      <w:r w:rsidRPr="00A13588">
        <w:rPr>
          <w:rFonts w:ascii="Trebuchet MS" w:hAnsi="Trebuchet MS"/>
          <w:noProof/>
        </w:rPr>
        <w:t xml:space="preserve"> Phar′aoh’s heart </w:t>
      </w:r>
      <w:ins w:id="24" w:author="Author">
        <w:r w:rsidRPr="00A13588">
          <w:rPr>
            <w:rFonts w:ascii="Trebuchet MS" w:hAnsi="Trebuchet MS"/>
            <w:noProof/>
          </w:rPr>
          <w:t xml:space="preserve">to </w:t>
        </w:r>
      </w:ins>
      <w:r w:rsidRPr="00A13588">
        <w:rPr>
          <w:rFonts w:ascii="Trebuchet MS" w:hAnsi="Trebuchet MS"/>
          <w:noProof/>
        </w:rPr>
        <w:t xml:space="preserve">become obstinate, and he will </w:t>
      </w:r>
      <w:del w:id="25" w:author="Author">
        <w:r w:rsidRPr="00A13588">
          <w:rPr>
            <w:rFonts w:ascii="Trebuchet MS" w:hAnsi="Trebuchet MS"/>
            <w:noProof/>
          </w:rPr>
          <w:delText xml:space="preserve">certainly </w:delText>
        </w:r>
      </w:del>
      <w:r w:rsidRPr="00A13588">
        <w:rPr>
          <w:rFonts w:ascii="Trebuchet MS" w:hAnsi="Trebuchet MS"/>
          <w:noProof/>
        </w:rPr>
        <w:t>chase after them</w:t>
      </w:r>
      <w:ins w:id="26" w:author="Author">
        <w:r w:rsidRPr="00A13588">
          <w:rPr>
            <w:rFonts w:ascii="Trebuchet MS" w:hAnsi="Trebuchet MS"/>
            <w:noProof/>
          </w:rPr>
          <w:t>,</w:t>
        </w:r>
      </w:ins>
      <w:r w:rsidRPr="00A13588">
        <w:rPr>
          <w:rFonts w:ascii="Trebuchet MS" w:hAnsi="Trebuchet MS"/>
          <w:noProof/>
        </w:rPr>
        <w:t xml:space="preserve"> and I </w:t>
      </w:r>
      <w:del w:id="27" w:author="Author">
        <w:r w:rsidRPr="00A13588">
          <w:rPr>
            <w:rFonts w:ascii="Trebuchet MS" w:hAnsi="Trebuchet MS"/>
            <w:noProof/>
          </w:rPr>
          <w:delText>shall get glory for</w:delText>
        </w:r>
      </w:del>
      <w:ins w:id="28" w:author="Author">
        <w:r w:rsidRPr="00A13588">
          <w:rPr>
            <w:rFonts w:ascii="Trebuchet MS" w:hAnsi="Trebuchet MS"/>
            <w:noProof/>
          </w:rPr>
          <w:t>will glorify</w:t>
        </w:r>
      </w:ins>
      <w:r w:rsidRPr="00A13588">
        <w:rPr>
          <w:rFonts w:ascii="Trebuchet MS" w:hAnsi="Trebuchet MS"/>
          <w:noProof/>
        </w:rPr>
        <w:t xml:space="preserve"> myself by means of Phar′aoh and all his </w:t>
      </w:r>
      <w:del w:id="29" w:author="Author">
        <w:r w:rsidRPr="00A13588">
          <w:rPr>
            <w:rFonts w:ascii="Trebuchet MS" w:hAnsi="Trebuchet MS"/>
            <w:noProof/>
          </w:rPr>
          <w:delText>military forces</w:delText>
        </w:r>
      </w:del>
      <w:ins w:id="30" w:author="Author">
        <w:r w:rsidRPr="00A13588">
          <w:rPr>
            <w:rFonts w:ascii="Trebuchet MS" w:hAnsi="Trebuchet MS"/>
            <w:noProof/>
          </w:rPr>
          <w:t>army</w:t>
        </w:r>
      </w:ins>
      <w:r w:rsidRPr="00A13588">
        <w:rPr>
          <w:rFonts w:ascii="Trebuchet MS" w:hAnsi="Trebuchet MS"/>
          <w:noProof/>
        </w:rPr>
        <w:t xml:space="preserve">; and the Egyptians will certainly know that I am Jehovah.” </w:t>
      </w:r>
      <w:del w:id="31" w:author="Author">
        <w:r w:rsidRPr="00A13588">
          <w:rPr>
            <w:rFonts w:ascii="Trebuchet MS" w:hAnsi="Trebuchet MS"/>
            <w:noProof/>
          </w:rPr>
          <w:delText>Accordingly</w:delText>
        </w:r>
      </w:del>
      <w:ins w:id="32" w:author="Author">
        <w:r w:rsidRPr="00A13588">
          <w:rPr>
            <w:rFonts w:ascii="Trebuchet MS" w:hAnsi="Trebuchet MS"/>
            <w:noProof/>
          </w:rPr>
          <w:t>So that is what</w:t>
        </w:r>
      </w:ins>
      <w:r w:rsidRPr="00A13588">
        <w:rPr>
          <w:rFonts w:ascii="Trebuchet MS" w:hAnsi="Trebuchet MS"/>
          <w:noProof/>
        </w:rPr>
        <w:t xml:space="preserve"> they did</w:t>
      </w:r>
      <w:del w:id="33" w:author="Author">
        <w:r w:rsidRPr="00A13588">
          <w:rPr>
            <w:rFonts w:ascii="Trebuchet MS" w:hAnsi="Trebuchet MS"/>
            <w:noProof/>
          </w:rPr>
          <w:delText xml:space="preserve"> just that</w:delText>
        </w:r>
      </w:del>
      <w:r w:rsidRPr="00A13588">
        <w:rPr>
          <w:rFonts w:ascii="Trebuchet MS" w:hAnsi="Trebuchet MS"/>
          <w:noProof/>
        </w:rPr>
        <w:t>.</w:t>
      </w:r>
    </w:p>
    <w:p w:rsidR="000115D6" w:rsidRPr="00A13588" w:rsidRDefault="000115D6" w:rsidP="000115D6">
      <w:pPr>
        <w:rPr>
          <w:rFonts w:ascii="Trebuchet MS" w:hAnsi="Trebuchet MS"/>
          <w:noProof/>
        </w:rPr>
      </w:pPr>
      <w:r w:rsidRPr="00A13588">
        <w:rPr>
          <w:rFonts w:ascii="Trebuchet MS" w:hAnsi="Trebuchet MS"/>
          <w:b/>
        </w:rPr>
        <w:t xml:space="preserve">14:5 </w:t>
      </w:r>
      <w:r w:rsidRPr="00A13588">
        <w:rPr>
          <w:rFonts w:ascii="Trebuchet MS" w:hAnsi="Trebuchet MS"/>
          <w:noProof/>
        </w:rPr>
        <w:t>Later it was reported to the king of Egypt that the people had run away. Immediately</w:t>
      </w:r>
      <w:del w:id="34" w:author="Author">
        <w:r w:rsidRPr="00A13588">
          <w:rPr>
            <w:rFonts w:ascii="Trebuchet MS" w:hAnsi="Trebuchet MS"/>
            <w:noProof/>
          </w:rPr>
          <w:delText xml:space="preserve"> the heart of </w:delText>
        </w:r>
      </w:del>
      <w:ins w:id="35" w:author="Author">
        <w:r w:rsidRPr="00A13588">
          <w:rPr>
            <w:rFonts w:ascii="Trebuchet MS" w:hAnsi="Trebuchet MS"/>
            <w:noProof/>
          </w:rPr>
          <w:t xml:space="preserve">, </w:t>
        </w:r>
      </w:ins>
      <w:r w:rsidRPr="00A13588">
        <w:rPr>
          <w:rFonts w:ascii="Trebuchet MS" w:hAnsi="Trebuchet MS"/>
          <w:noProof/>
        </w:rPr>
        <w:t xml:space="preserve">Phar′aoh </w:t>
      </w:r>
      <w:del w:id="36" w:author="Author">
        <w:r w:rsidRPr="00A13588">
          <w:rPr>
            <w:rFonts w:ascii="Trebuchet MS" w:hAnsi="Trebuchet MS"/>
            <w:noProof/>
          </w:rPr>
          <w:delText>as well as</w:delText>
        </w:r>
      </w:del>
      <w:ins w:id="37" w:author="Author">
        <w:r w:rsidRPr="00A13588">
          <w:rPr>
            <w:rFonts w:ascii="Trebuchet MS" w:hAnsi="Trebuchet MS"/>
            <w:noProof/>
          </w:rPr>
          <w:t>and</w:t>
        </w:r>
      </w:ins>
      <w:r w:rsidRPr="00A13588">
        <w:rPr>
          <w:rFonts w:ascii="Trebuchet MS" w:hAnsi="Trebuchet MS"/>
          <w:noProof/>
        </w:rPr>
        <w:t xml:space="preserve"> his servants </w:t>
      </w:r>
      <w:del w:id="38" w:author="Author">
        <w:r w:rsidRPr="00A13588">
          <w:rPr>
            <w:rFonts w:ascii="Trebuchet MS" w:hAnsi="Trebuchet MS"/>
            <w:noProof/>
          </w:rPr>
          <w:delText xml:space="preserve">was changed </w:delText>
        </w:r>
      </w:del>
      <w:ins w:id="39" w:author="Author">
        <w:r w:rsidRPr="00A13588">
          <w:rPr>
            <w:rFonts w:ascii="Trebuchet MS" w:hAnsi="Trebuchet MS"/>
            <w:noProof/>
          </w:rPr>
          <w:t xml:space="preserve">had a change of heart </w:t>
        </w:r>
      </w:ins>
      <w:r w:rsidRPr="00A13588">
        <w:rPr>
          <w:rFonts w:ascii="Trebuchet MS" w:hAnsi="Trebuchet MS"/>
          <w:noProof/>
        </w:rPr>
        <w:t xml:space="preserve">regarding the people, </w:t>
      </w:r>
      <w:del w:id="40" w:author="Author">
        <w:r w:rsidRPr="00A13588">
          <w:rPr>
            <w:rFonts w:ascii="Trebuchet MS" w:hAnsi="Trebuchet MS"/>
            <w:noProof/>
          </w:rPr>
          <w:delText>so that</w:delText>
        </w:r>
      </w:del>
      <w:ins w:id="41" w:author="Author">
        <w:r w:rsidRPr="00A13588">
          <w:rPr>
            <w:rFonts w:ascii="Trebuchet MS" w:hAnsi="Trebuchet MS"/>
            <w:noProof/>
          </w:rPr>
          <w:t>and</w:t>
        </w:r>
      </w:ins>
      <w:r w:rsidRPr="00A13588">
        <w:rPr>
          <w:rFonts w:ascii="Trebuchet MS" w:hAnsi="Trebuchet MS"/>
          <w:noProof/>
        </w:rPr>
        <w:t xml:space="preserve"> they said: “</w:t>
      </w:r>
      <w:del w:id="42" w:author="Author">
        <w:r w:rsidRPr="00A13588">
          <w:rPr>
            <w:rFonts w:ascii="Trebuchet MS" w:hAnsi="Trebuchet MS"/>
            <w:noProof/>
          </w:rPr>
          <w:delText>What is</w:delText>
        </w:r>
      </w:del>
      <w:ins w:id="43" w:author="Author">
        <w:r w:rsidRPr="00A13588">
          <w:rPr>
            <w:rFonts w:ascii="Trebuchet MS" w:hAnsi="Trebuchet MS"/>
            <w:noProof/>
          </w:rPr>
          <w:t>Why did we do</w:t>
        </w:r>
      </w:ins>
      <w:r w:rsidRPr="00A13588">
        <w:rPr>
          <w:rFonts w:ascii="Trebuchet MS" w:hAnsi="Trebuchet MS"/>
          <w:noProof/>
        </w:rPr>
        <w:t xml:space="preserve"> this </w:t>
      </w:r>
      <w:del w:id="44" w:author="Author">
        <w:r w:rsidRPr="00A13588">
          <w:rPr>
            <w:rFonts w:ascii="Trebuchet MS" w:hAnsi="Trebuchet MS"/>
            <w:noProof/>
          </w:rPr>
          <w:delText>that we have done, in that we have sent</w:delText>
        </w:r>
      </w:del>
      <w:ins w:id="45" w:author="Author">
        <w:r w:rsidRPr="00A13588">
          <w:rPr>
            <w:rFonts w:ascii="Trebuchet MS" w:hAnsi="Trebuchet MS"/>
            <w:noProof/>
          </w:rPr>
          <w:t>and release</w:t>
        </w:r>
      </w:ins>
      <w:r w:rsidRPr="00A13588">
        <w:rPr>
          <w:rFonts w:ascii="Trebuchet MS" w:hAnsi="Trebuchet MS"/>
          <w:noProof/>
        </w:rPr>
        <w:t xml:space="preserve"> Israel </w:t>
      </w:r>
      <w:del w:id="46" w:author="Author">
        <w:r w:rsidRPr="00A13588">
          <w:rPr>
            <w:rFonts w:ascii="Trebuchet MS" w:hAnsi="Trebuchet MS"/>
            <w:noProof/>
          </w:rPr>
          <w:delText xml:space="preserve">away </w:delText>
        </w:r>
      </w:del>
      <w:r w:rsidRPr="00A13588">
        <w:rPr>
          <w:rFonts w:ascii="Trebuchet MS" w:hAnsi="Trebuchet MS"/>
          <w:noProof/>
        </w:rPr>
        <w:t xml:space="preserve">from </w:t>
      </w:r>
      <w:del w:id="47" w:author="Author">
        <w:r w:rsidRPr="00A13588">
          <w:rPr>
            <w:rFonts w:ascii="Trebuchet MS" w:hAnsi="Trebuchet MS"/>
            <w:noProof/>
          </w:rPr>
          <w:delText>slaving</w:delText>
        </w:r>
      </w:del>
      <w:ins w:id="48" w:author="Author">
        <w:r w:rsidRPr="00A13588">
          <w:rPr>
            <w:rFonts w:ascii="Trebuchet MS" w:hAnsi="Trebuchet MS"/>
            <w:noProof/>
          </w:rPr>
          <w:t>serving as slaves</w:t>
        </w:r>
      </w:ins>
      <w:r w:rsidRPr="00A13588">
        <w:rPr>
          <w:rFonts w:ascii="Trebuchet MS" w:hAnsi="Trebuchet MS"/>
          <w:noProof/>
        </w:rPr>
        <w:t xml:space="preserve"> for us?” </w:t>
      </w:r>
      <w:r w:rsidRPr="00A13588">
        <w:rPr>
          <w:rFonts w:ascii="Trebuchet MS" w:hAnsi="Trebuchet MS"/>
          <w:b/>
          <w:noProof/>
        </w:rPr>
        <w:t xml:space="preserve">14:6 </w:t>
      </w:r>
      <w:r w:rsidRPr="00A13588">
        <w:rPr>
          <w:rFonts w:ascii="Trebuchet MS" w:hAnsi="Trebuchet MS"/>
          <w:noProof/>
        </w:rPr>
        <w:t xml:space="preserve">So he </w:t>
      </w:r>
      <w:del w:id="49" w:author="Author">
        <w:r w:rsidRPr="00A13588">
          <w:rPr>
            <w:rFonts w:ascii="Trebuchet MS" w:hAnsi="Trebuchet MS"/>
            <w:noProof/>
          </w:rPr>
          <w:delText>proceeded to make</w:delText>
        </w:r>
      </w:del>
      <w:ins w:id="50" w:author="Author">
        <w:r w:rsidRPr="00A13588">
          <w:rPr>
            <w:rFonts w:ascii="Trebuchet MS" w:hAnsi="Trebuchet MS"/>
            <w:noProof/>
          </w:rPr>
          <w:t>made</w:t>
        </w:r>
      </w:ins>
      <w:r w:rsidRPr="00A13588">
        <w:rPr>
          <w:rFonts w:ascii="Trebuchet MS" w:hAnsi="Trebuchet MS"/>
          <w:noProof/>
        </w:rPr>
        <w:t xml:space="preserve"> his war chariots ready, and he took his people with him. </w:t>
      </w:r>
      <w:r w:rsidRPr="00A13588">
        <w:rPr>
          <w:rFonts w:ascii="Trebuchet MS" w:hAnsi="Trebuchet MS"/>
          <w:b/>
          <w:noProof/>
        </w:rPr>
        <w:t xml:space="preserve">14:7 </w:t>
      </w:r>
      <w:del w:id="51" w:author="Author">
        <w:r w:rsidRPr="00A13588">
          <w:rPr>
            <w:rFonts w:ascii="Trebuchet MS" w:hAnsi="Trebuchet MS"/>
            <w:noProof/>
          </w:rPr>
          <w:delText>And he proceeded to take six hundred</w:delText>
        </w:r>
      </w:del>
      <w:ins w:id="52" w:author="Author">
        <w:r w:rsidRPr="00A13588">
          <w:rPr>
            <w:rFonts w:ascii="Trebuchet MS" w:hAnsi="Trebuchet MS"/>
            <w:noProof/>
          </w:rPr>
          <w:t>He took 600</w:t>
        </w:r>
      </w:ins>
      <w:r w:rsidRPr="00A13588">
        <w:rPr>
          <w:rFonts w:ascii="Trebuchet MS" w:hAnsi="Trebuchet MS"/>
          <w:noProof/>
        </w:rPr>
        <w:t xml:space="preserve"> chosen chariots and all the other chariots of Egypt</w:t>
      </w:r>
      <w:del w:id="53" w:author="Author">
        <w:r w:rsidRPr="00A13588">
          <w:rPr>
            <w:rFonts w:ascii="Trebuchet MS" w:hAnsi="Trebuchet MS"/>
            <w:noProof/>
          </w:rPr>
          <w:delText xml:space="preserve"> and</w:delText>
        </w:r>
      </w:del>
      <w:ins w:id="54" w:author="Author">
        <w:r w:rsidRPr="00A13588">
          <w:rPr>
            <w:rFonts w:ascii="Trebuchet MS" w:hAnsi="Trebuchet MS"/>
            <w:noProof/>
          </w:rPr>
          <w:t>, with</w:t>
        </w:r>
      </w:ins>
      <w:r w:rsidRPr="00A13588">
        <w:rPr>
          <w:rFonts w:ascii="Trebuchet MS" w:hAnsi="Trebuchet MS"/>
          <w:noProof/>
        </w:rPr>
        <w:t xml:space="preserve"> warriors </w:t>
      </w:r>
      <w:del w:id="55" w:author="Author">
        <w:r w:rsidRPr="00A13588">
          <w:rPr>
            <w:rFonts w:ascii="Trebuchet MS" w:hAnsi="Trebuchet MS"/>
            <w:noProof/>
          </w:rPr>
          <w:delText>upon</w:delText>
        </w:r>
      </w:del>
      <w:ins w:id="56" w:author="Author">
        <w:r w:rsidRPr="00A13588">
          <w:rPr>
            <w:rFonts w:ascii="Trebuchet MS" w:hAnsi="Trebuchet MS"/>
            <w:noProof/>
          </w:rPr>
          <w:t>on</w:t>
        </w:r>
      </w:ins>
      <w:r w:rsidRPr="00A13588">
        <w:rPr>
          <w:rFonts w:ascii="Trebuchet MS" w:hAnsi="Trebuchet MS"/>
          <w:noProof/>
        </w:rPr>
        <w:t xml:space="preserve"> every one of them. </w:t>
      </w:r>
      <w:r w:rsidRPr="00A13588">
        <w:rPr>
          <w:rFonts w:ascii="Trebuchet MS" w:hAnsi="Trebuchet MS"/>
          <w:b/>
          <w:noProof/>
        </w:rPr>
        <w:t xml:space="preserve">14:8 </w:t>
      </w:r>
      <w:r w:rsidRPr="00A13588">
        <w:rPr>
          <w:rFonts w:ascii="Trebuchet MS" w:hAnsi="Trebuchet MS"/>
          <w:noProof/>
        </w:rPr>
        <w:t xml:space="preserve">Thus Jehovah </w:t>
      </w:r>
      <w:del w:id="57" w:author="Author">
        <w:r w:rsidRPr="00A13588">
          <w:rPr>
            <w:rFonts w:ascii="Trebuchet MS" w:hAnsi="Trebuchet MS"/>
            <w:noProof/>
          </w:rPr>
          <w:delText>let</w:delText>
        </w:r>
      </w:del>
      <w:ins w:id="58" w:author="Author">
        <w:r w:rsidRPr="00A13588">
          <w:rPr>
            <w:rFonts w:ascii="Trebuchet MS" w:hAnsi="Trebuchet MS"/>
            <w:noProof/>
          </w:rPr>
          <w:t>allowed</w:t>
        </w:r>
      </w:ins>
      <w:r w:rsidRPr="00A13588">
        <w:rPr>
          <w:rFonts w:ascii="Trebuchet MS" w:hAnsi="Trebuchet MS"/>
          <w:noProof/>
        </w:rPr>
        <w:t xml:space="preserve"> the heart of Phar′aoh </w:t>
      </w:r>
      <w:del w:id="59" w:author="Author">
        <w:r w:rsidRPr="00A13588">
          <w:rPr>
            <w:rFonts w:ascii="Trebuchet MS" w:hAnsi="Trebuchet MS"/>
            <w:noProof/>
          </w:rPr>
          <w:delText xml:space="preserve">the </w:delText>
        </w:r>
      </w:del>
      <w:r w:rsidRPr="00A13588">
        <w:rPr>
          <w:rFonts w:ascii="Trebuchet MS" w:hAnsi="Trebuchet MS"/>
          <w:noProof/>
        </w:rPr>
        <w:t xml:space="preserve">king of Egypt </w:t>
      </w:r>
      <w:ins w:id="60" w:author="Author">
        <w:r w:rsidRPr="00A13588">
          <w:rPr>
            <w:rFonts w:ascii="Trebuchet MS" w:hAnsi="Trebuchet MS"/>
            <w:noProof/>
          </w:rPr>
          <w:t xml:space="preserve">to </w:t>
        </w:r>
      </w:ins>
      <w:r w:rsidRPr="00A13588">
        <w:rPr>
          <w:rFonts w:ascii="Trebuchet MS" w:hAnsi="Trebuchet MS"/>
          <w:noProof/>
        </w:rPr>
        <w:t xml:space="preserve">become obstinate, and he </w:t>
      </w:r>
      <w:del w:id="61" w:author="Author">
        <w:r w:rsidRPr="00A13588">
          <w:rPr>
            <w:rFonts w:ascii="Trebuchet MS" w:hAnsi="Trebuchet MS"/>
            <w:noProof/>
          </w:rPr>
          <w:delText>went chasing</w:delText>
        </w:r>
      </w:del>
      <w:ins w:id="62" w:author="Author">
        <w:r w:rsidRPr="00A13588">
          <w:rPr>
            <w:rFonts w:ascii="Trebuchet MS" w:hAnsi="Trebuchet MS"/>
            <w:noProof/>
          </w:rPr>
          <w:t>chased</w:t>
        </w:r>
      </w:ins>
      <w:r w:rsidRPr="00A13588">
        <w:rPr>
          <w:rFonts w:ascii="Trebuchet MS" w:hAnsi="Trebuchet MS"/>
          <w:noProof/>
        </w:rPr>
        <w:t xml:space="preserve"> after the </w:t>
      </w:r>
      <w:del w:id="63" w:author="Author">
        <w:r w:rsidRPr="00A13588">
          <w:rPr>
            <w:rFonts w:ascii="Trebuchet MS" w:hAnsi="Trebuchet MS"/>
            <w:noProof/>
          </w:rPr>
          <w:delText>sons of Israel</w:delText>
        </w:r>
      </w:del>
      <w:ins w:id="64" w:author="Author">
        <w:r w:rsidRPr="00A13588">
          <w:rPr>
            <w:rFonts w:ascii="Trebuchet MS" w:hAnsi="Trebuchet MS"/>
            <w:noProof/>
          </w:rPr>
          <w:t>Israelites</w:t>
        </w:r>
      </w:ins>
      <w:r w:rsidRPr="00A13588">
        <w:rPr>
          <w:rFonts w:ascii="Trebuchet MS" w:hAnsi="Trebuchet MS"/>
          <w:noProof/>
        </w:rPr>
        <w:t xml:space="preserve">, while the </w:t>
      </w:r>
      <w:del w:id="65" w:author="Author">
        <w:r w:rsidRPr="00A13588">
          <w:rPr>
            <w:rFonts w:ascii="Trebuchet MS" w:hAnsi="Trebuchet MS"/>
            <w:noProof/>
          </w:rPr>
          <w:delText>sons of Israel</w:delText>
        </w:r>
      </w:del>
      <w:ins w:id="66" w:author="Author">
        <w:r w:rsidRPr="00A13588">
          <w:rPr>
            <w:rFonts w:ascii="Trebuchet MS" w:hAnsi="Trebuchet MS"/>
            <w:noProof/>
          </w:rPr>
          <w:t>Israelites</w:t>
        </w:r>
      </w:ins>
      <w:r w:rsidRPr="00A13588">
        <w:rPr>
          <w:rFonts w:ascii="Trebuchet MS" w:hAnsi="Trebuchet MS"/>
          <w:noProof/>
        </w:rPr>
        <w:t xml:space="preserve"> were going out with </w:t>
      </w:r>
      <w:del w:id="67" w:author="Author">
        <w:r w:rsidRPr="00A13588">
          <w:rPr>
            <w:rFonts w:ascii="Trebuchet MS" w:hAnsi="Trebuchet MS"/>
            <w:noProof/>
          </w:rPr>
          <w:delText>uplifted hand.</w:delText>
        </w:r>
      </w:del>
      <w:ins w:id="68" w:author="Author">
        <w:r w:rsidRPr="00A13588">
          <w:rPr>
            <w:rFonts w:ascii="Trebuchet MS" w:hAnsi="Trebuchet MS"/>
            <w:noProof/>
          </w:rPr>
          <w:t>confidence.</w:t>
        </w:r>
        <w:r w:rsidRPr="00A13588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A13588">
        <w:rPr>
          <w:rFonts w:ascii="Trebuchet MS" w:hAnsi="Trebuchet MS"/>
          <w:noProof/>
        </w:rPr>
        <w:t xml:space="preserve"> </w:t>
      </w:r>
      <w:r w:rsidRPr="00A13588">
        <w:rPr>
          <w:rFonts w:ascii="Trebuchet MS" w:hAnsi="Trebuchet MS"/>
          <w:b/>
          <w:noProof/>
        </w:rPr>
        <w:t xml:space="preserve">14:9 </w:t>
      </w:r>
      <w:del w:id="71" w:author="Author">
        <w:r w:rsidRPr="00A13588">
          <w:rPr>
            <w:rFonts w:ascii="Trebuchet MS" w:hAnsi="Trebuchet MS"/>
            <w:noProof/>
          </w:rPr>
          <w:delText>And the</w:delText>
        </w:r>
      </w:del>
      <w:ins w:id="72" w:author="Author">
        <w:r w:rsidRPr="00A13588">
          <w:rPr>
            <w:rFonts w:ascii="Trebuchet MS" w:hAnsi="Trebuchet MS"/>
            <w:noProof/>
          </w:rPr>
          <w:t>The</w:t>
        </w:r>
      </w:ins>
      <w:r w:rsidRPr="00A13588">
        <w:rPr>
          <w:rFonts w:ascii="Trebuchet MS" w:hAnsi="Trebuchet MS"/>
          <w:noProof/>
        </w:rPr>
        <w:t xml:space="preserve"> Egyptians </w:t>
      </w:r>
      <w:del w:id="73" w:author="Author">
        <w:r w:rsidRPr="00A13588">
          <w:rPr>
            <w:rFonts w:ascii="Trebuchet MS" w:hAnsi="Trebuchet MS"/>
            <w:noProof/>
          </w:rPr>
          <w:delText>went chasing</w:delText>
        </w:r>
      </w:del>
      <w:ins w:id="74" w:author="Author">
        <w:r w:rsidRPr="00A13588">
          <w:rPr>
            <w:rFonts w:ascii="Trebuchet MS" w:hAnsi="Trebuchet MS"/>
            <w:noProof/>
          </w:rPr>
          <w:t>chased</w:t>
        </w:r>
      </w:ins>
      <w:r w:rsidRPr="00A13588">
        <w:rPr>
          <w:rFonts w:ascii="Trebuchet MS" w:hAnsi="Trebuchet MS"/>
          <w:noProof/>
        </w:rPr>
        <w:t xml:space="preserve"> after them, and all the chariot horses of Phar′aoh and his cavalrymen and his </w:t>
      </w:r>
      <w:del w:id="75" w:author="Author">
        <w:r w:rsidRPr="00A13588">
          <w:rPr>
            <w:rFonts w:ascii="Trebuchet MS" w:hAnsi="Trebuchet MS"/>
            <w:noProof/>
          </w:rPr>
          <w:delText>military forces</w:delText>
        </w:r>
      </w:del>
      <w:ins w:id="76" w:author="Author">
        <w:r w:rsidRPr="00A13588">
          <w:rPr>
            <w:rFonts w:ascii="Trebuchet MS" w:hAnsi="Trebuchet MS"/>
            <w:noProof/>
          </w:rPr>
          <w:t>army</w:t>
        </w:r>
      </w:ins>
      <w:r w:rsidRPr="00A13588">
        <w:rPr>
          <w:rFonts w:ascii="Trebuchet MS" w:hAnsi="Trebuchet MS"/>
          <w:noProof/>
        </w:rPr>
        <w:t xml:space="preserve"> were </w:t>
      </w:r>
      <w:del w:id="77" w:author="Author">
        <w:r w:rsidRPr="00A13588">
          <w:rPr>
            <w:rFonts w:ascii="Trebuchet MS" w:hAnsi="Trebuchet MS"/>
            <w:noProof/>
          </w:rPr>
          <w:delText>overtaking</w:delText>
        </w:r>
      </w:del>
      <w:ins w:id="78" w:author="Author">
        <w:r w:rsidRPr="00A13588">
          <w:rPr>
            <w:rFonts w:ascii="Trebuchet MS" w:hAnsi="Trebuchet MS"/>
            <w:noProof/>
          </w:rPr>
          <w:t>catching up with</w:t>
        </w:r>
      </w:ins>
      <w:r w:rsidRPr="00A13588">
        <w:rPr>
          <w:rFonts w:ascii="Trebuchet MS" w:hAnsi="Trebuchet MS"/>
          <w:noProof/>
        </w:rPr>
        <w:t xml:space="preserve"> them while </w:t>
      </w:r>
      <w:ins w:id="79" w:author="Author">
        <w:r w:rsidRPr="00A13588">
          <w:rPr>
            <w:rFonts w:ascii="Trebuchet MS" w:hAnsi="Trebuchet MS"/>
            <w:noProof/>
          </w:rPr>
          <w:t xml:space="preserve">they were </w:t>
        </w:r>
      </w:ins>
      <w:r w:rsidRPr="00A13588">
        <w:rPr>
          <w:rFonts w:ascii="Trebuchet MS" w:hAnsi="Trebuchet MS"/>
          <w:noProof/>
        </w:rPr>
        <w:t>camping by the sea, by Pi·ha·hi′roth</w:t>
      </w:r>
      <w:del w:id="80" w:author="Author">
        <w:r w:rsidRPr="00A13588">
          <w:rPr>
            <w:rFonts w:ascii="Trebuchet MS" w:hAnsi="Trebuchet MS"/>
            <w:noProof/>
          </w:rPr>
          <w:delText xml:space="preserve"> in view of</w:delText>
        </w:r>
      </w:del>
      <w:ins w:id="81" w:author="Author">
        <w:r w:rsidRPr="00A13588">
          <w:rPr>
            <w:rFonts w:ascii="Trebuchet MS" w:hAnsi="Trebuchet MS"/>
            <w:noProof/>
          </w:rPr>
          <w:t>, facing</w:t>
        </w:r>
      </w:ins>
      <w:r w:rsidRPr="00A13588">
        <w:rPr>
          <w:rFonts w:ascii="Trebuchet MS" w:hAnsi="Trebuchet MS"/>
          <w:noProof/>
        </w:rPr>
        <w:t xml:space="preserve"> Ba′al-ze′phon.</w:t>
      </w:r>
    </w:p>
    <w:p w:rsidR="000115D6" w:rsidRPr="00A13588" w:rsidRDefault="000115D6" w:rsidP="000115D6">
      <w:pPr>
        <w:rPr>
          <w:rFonts w:ascii="Trebuchet MS" w:hAnsi="Trebuchet MS"/>
          <w:noProof/>
        </w:rPr>
      </w:pPr>
      <w:r w:rsidRPr="00A13588">
        <w:rPr>
          <w:rFonts w:ascii="Trebuchet MS" w:hAnsi="Trebuchet MS"/>
          <w:b/>
        </w:rPr>
        <w:t xml:space="preserve">14:10 </w:t>
      </w:r>
      <w:r w:rsidRPr="00A13588">
        <w:rPr>
          <w:rFonts w:ascii="Trebuchet MS" w:hAnsi="Trebuchet MS"/>
          <w:noProof/>
        </w:rPr>
        <w:t xml:space="preserve">When Phar′aoh got </w:t>
      </w:r>
      <w:del w:id="82" w:author="Author">
        <w:r w:rsidRPr="00A13588">
          <w:rPr>
            <w:rFonts w:ascii="Trebuchet MS" w:hAnsi="Trebuchet MS"/>
            <w:noProof/>
          </w:rPr>
          <w:delText>close by</w:delText>
        </w:r>
      </w:del>
      <w:ins w:id="83" w:author="Author">
        <w:r w:rsidRPr="00A13588">
          <w:rPr>
            <w:rFonts w:ascii="Trebuchet MS" w:hAnsi="Trebuchet MS"/>
            <w:noProof/>
          </w:rPr>
          <w:t>closer</w:t>
        </w:r>
      </w:ins>
      <w:r w:rsidRPr="00A13588">
        <w:rPr>
          <w:rFonts w:ascii="Trebuchet MS" w:hAnsi="Trebuchet MS"/>
          <w:noProof/>
        </w:rPr>
        <w:t xml:space="preserve">, the </w:t>
      </w:r>
      <w:del w:id="84" w:author="Author">
        <w:r w:rsidRPr="00A13588">
          <w:rPr>
            <w:rFonts w:ascii="Trebuchet MS" w:hAnsi="Trebuchet MS"/>
            <w:noProof/>
          </w:rPr>
          <w:delText>sons of Israel began to raise</w:delText>
        </w:r>
      </w:del>
      <w:ins w:id="85" w:author="Author">
        <w:r w:rsidRPr="00A13588">
          <w:rPr>
            <w:rFonts w:ascii="Trebuchet MS" w:hAnsi="Trebuchet MS"/>
            <w:noProof/>
          </w:rPr>
          <w:t>Israelites raised</w:t>
        </w:r>
      </w:ins>
      <w:r w:rsidRPr="00A13588">
        <w:rPr>
          <w:rFonts w:ascii="Trebuchet MS" w:hAnsi="Trebuchet MS"/>
          <w:noProof/>
        </w:rPr>
        <w:t xml:space="preserve"> their eyes and </w:t>
      </w:r>
      <w:del w:id="86" w:author="Author">
        <w:r w:rsidRPr="00A13588">
          <w:rPr>
            <w:rFonts w:ascii="Trebuchet MS" w:hAnsi="Trebuchet MS"/>
            <w:noProof/>
          </w:rPr>
          <w:delText>here</w:delText>
        </w:r>
      </w:del>
      <w:ins w:id="87" w:author="Author">
        <w:r w:rsidRPr="00A13588">
          <w:rPr>
            <w:rFonts w:ascii="Trebuchet MS" w:hAnsi="Trebuchet MS"/>
            <w:noProof/>
          </w:rPr>
          <w:t>saw</w:t>
        </w:r>
      </w:ins>
      <w:r w:rsidRPr="00A13588">
        <w:rPr>
          <w:rFonts w:ascii="Trebuchet MS" w:hAnsi="Trebuchet MS"/>
          <w:noProof/>
        </w:rPr>
        <w:t xml:space="preserve"> the Egyptians </w:t>
      </w:r>
      <w:del w:id="88" w:author="Author">
        <w:r w:rsidRPr="00A13588">
          <w:rPr>
            <w:rFonts w:ascii="Trebuchet MS" w:hAnsi="Trebuchet MS"/>
            <w:noProof/>
          </w:rPr>
          <w:delText>were marching after</w:delText>
        </w:r>
      </w:del>
      <w:ins w:id="89" w:author="Author">
        <w:r w:rsidRPr="00A13588">
          <w:rPr>
            <w:rFonts w:ascii="Trebuchet MS" w:hAnsi="Trebuchet MS"/>
            <w:noProof/>
          </w:rPr>
          <w:t>pursuing</w:t>
        </w:r>
      </w:ins>
      <w:r w:rsidRPr="00A13588">
        <w:rPr>
          <w:rFonts w:ascii="Trebuchet MS" w:hAnsi="Trebuchet MS"/>
          <w:noProof/>
        </w:rPr>
        <w:t xml:space="preserve"> them</w:t>
      </w:r>
      <w:del w:id="90" w:author="Author">
        <w:r w:rsidRPr="00A13588">
          <w:rPr>
            <w:rFonts w:ascii="Trebuchet MS" w:hAnsi="Trebuchet MS"/>
            <w:noProof/>
          </w:rPr>
          <w:delText>; and the sons of Israel got quite afraid</w:delText>
        </w:r>
      </w:del>
      <w:ins w:id="91" w:author="Author">
        <w:r w:rsidRPr="00A13588">
          <w:rPr>
            <w:rFonts w:ascii="Trebuchet MS" w:hAnsi="Trebuchet MS"/>
            <w:noProof/>
          </w:rPr>
          <w:t>. The Israelites became terrified</w:t>
        </w:r>
      </w:ins>
      <w:r w:rsidRPr="00A13588">
        <w:rPr>
          <w:rFonts w:ascii="Trebuchet MS" w:hAnsi="Trebuchet MS"/>
          <w:noProof/>
        </w:rPr>
        <w:t xml:space="preserve"> and began to cry out to Jehovah. </w:t>
      </w:r>
      <w:r w:rsidRPr="00A13588">
        <w:rPr>
          <w:rFonts w:ascii="Trebuchet MS" w:hAnsi="Trebuchet MS"/>
          <w:b/>
          <w:noProof/>
        </w:rPr>
        <w:t xml:space="preserve">14:11 </w:t>
      </w:r>
      <w:del w:id="92" w:author="Author">
        <w:r w:rsidRPr="00A13588">
          <w:rPr>
            <w:rFonts w:ascii="Trebuchet MS" w:hAnsi="Trebuchet MS"/>
            <w:noProof/>
          </w:rPr>
          <w:delText>And they proceeded to say</w:delText>
        </w:r>
      </w:del>
      <w:ins w:id="93" w:author="Author">
        <w:r w:rsidRPr="00A13588">
          <w:rPr>
            <w:rFonts w:ascii="Trebuchet MS" w:hAnsi="Trebuchet MS"/>
            <w:noProof/>
          </w:rPr>
          <w:t>They said</w:t>
        </w:r>
      </w:ins>
      <w:r w:rsidRPr="00A13588">
        <w:rPr>
          <w:rFonts w:ascii="Trebuchet MS" w:hAnsi="Trebuchet MS"/>
          <w:noProof/>
        </w:rPr>
        <w:t xml:space="preserve"> to Moses: “Is it because there are no burial places </w:t>
      </w:r>
      <w:del w:id="94" w:author="Author">
        <w:r w:rsidRPr="00A13588">
          <w:rPr>
            <w:rFonts w:ascii="Trebuchet MS" w:hAnsi="Trebuchet MS"/>
            <w:noProof/>
          </w:rPr>
          <w:delText xml:space="preserve">at all </w:delText>
        </w:r>
      </w:del>
      <w:r w:rsidRPr="00A13588">
        <w:rPr>
          <w:rFonts w:ascii="Trebuchet MS" w:hAnsi="Trebuchet MS"/>
          <w:noProof/>
        </w:rPr>
        <w:t xml:space="preserve">in Egypt that you have </w:t>
      </w:r>
      <w:del w:id="95" w:author="Author">
        <w:r w:rsidRPr="00A13588">
          <w:rPr>
            <w:rFonts w:ascii="Trebuchet MS" w:hAnsi="Trebuchet MS"/>
            <w:noProof/>
          </w:rPr>
          <w:delText>taken</w:delText>
        </w:r>
      </w:del>
      <w:ins w:id="96" w:author="Author">
        <w:r w:rsidRPr="00A13588">
          <w:rPr>
            <w:rFonts w:ascii="Trebuchet MS" w:hAnsi="Trebuchet MS"/>
            <w:noProof/>
          </w:rPr>
          <w:t>brought</w:t>
        </w:r>
      </w:ins>
      <w:r w:rsidRPr="00A13588">
        <w:rPr>
          <w:rFonts w:ascii="Trebuchet MS" w:hAnsi="Trebuchet MS"/>
          <w:noProof/>
        </w:rPr>
        <w:t xml:space="preserve"> us here to die in the wilderness? What </w:t>
      </w:r>
      <w:del w:id="97" w:author="Author">
        <w:r w:rsidRPr="00A13588">
          <w:rPr>
            <w:rFonts w:ascii="Trebuchet MS" w:hAnsi="Trebuchet MS"/>
            <w:noProof/>
          </w:rPr>
          <w:delText xml:space="preserve">is this that you </w:delText>
        </w:r>
      </w:del>
      <w:r w:rsidRPr="00A13588">
        <w:rPr>
          <w:rFonts w:ascii="Trebuchet MS" w:hAnsi="Trebuchet MS"/>
          <w:noProof/>
        </w:rPr>
        <w:t xml:space="preserve">have </w:t>
      </w:r>
      <w:ins w:id="98" w:author="Author">
        <w:r w:rsidRPr="00A13588">
          <w:rPr>
            <w:rFonts w:ascii="Trebuchet MS" w:hAnsi="Trebuchet MS"/>
            <w:noProof/>
          </w:rPr>
          <w:t xml:space="preserve">you </w:t>
        </w:r>
      </w:ins>
      <w:r w:rsidRPr="00A13588">
        <w:rPr>
          <w:rFonts w:ascii="Trebuchet MS" w:hAnsi="Trebuchet MS"/>
          <w:noProof/>
        </w:rPr>
        <w:t xml:space="preserve">done to us </w:t>
      </w:r>
      <w:del w:id="99" w:author="Author">
        <w:r w:rsidRPr="00A13588">
          <w:rPr>
            <w:rFonts w:ascii="Trebuchet MS" w:hAnsi="Trebuchet MS"/>
            <w:noProof/>
          </w:rPr>
          <w:delText>in</w:delText>
        </w:r>
      </w:del>
      <w:ins w:id="100" w:author="Author">
        <w:r w:rsidRPr="00A13588">
          <w:rPr>
            <w:rFonts w:ascii="Trebuchet MS" w:hAnsi="Trebuchet MS"/>
            <w:noProof/>
          </w:rPr>
          <w:t>by</w:t>
        </w:r>
      </w:ins>
      <w:r w:rsidRPr="00A13588">
        <w:rPr>
          <w:rFonts w:ascii="Trebuchet MS" w:hAnsi="Trebuchet MS"/>
          <w:noProof/>
        </w:rPr>
        <w:t xml:space="preserve"> leading us out of Egypt? </w:t>
      </w:r>
      <w:r w:rsidRPr="00A13588">
        <w:rPr>
          <w:rFonts w:ascii="Trebuchet MS" w:hAnsi="Trebuchet MS"/>
          <w:b/>
          <w:noProof/>
        </w:rPr>
        <w:t xml:space="preserve">14:12 </w:t>
      </w:r>
      <w:r w:rsidRPr="00A13588">
        <w:rPr>
          <w:rFonts w:ascii="Trebuchet MS" w:hAnsi="Trebuchet MS"/>
          <w:noProof/>
        </w:rPr>
        <w:t xml:space="preserve">Is this not the </w:t>
      </w:r>
      <w:del w:id="101" w:author="Author">
        <w:r w:rsidRPr="00A13588">
          <w:rPr>
            <w:rFonts w:ascii="Trebuchet MS" w:hAnsi="Trebuchet MS"/>
            <w:noProof/>
          </w:rPr>
          <w:delText>word</w:delText>
        </w:r>
      </w:del>
      <w:ins w:id="102" w:author="Author">
        <w:r w:rsidRPr="00A13588">
          <w:rPr>
            <w:rFonts w:ascii="Trebuchet MS" w:hAnsi="Trebuchet MS"/>
            <w:noProof/>
          </w:rPr>
          <w:t>very thing</w:t>
        </w:r>
      </w:ins>
      <w:r w:rsidRPr="00A13588">
        <w:rPr>
          <w:rFonts w:ascii="Trebuchet MS" w:hAnsi="Trebuchet MS"/>
          <w:noProof/>
        </w:rPr>
        <w:t xml:space="preserve"> we </w:t>
      </w:r>
      <w:del w:id="103" w:author="Author">
        <w:r w:rsidRPr="00A13588">
          <w:rPr>
            <w:rFonts w:ascii="Trebuchet MS" w:hAnsi="Trebuchet MS"/>
            <w:noProof/>
          </w:rPr>
          <w:delText>spoke to</w:delText>
        </w:r>
      </w:del>
      <w:ins w:id="104" w:author="Author">
        <w:r w:rsidRPr="00A13588">
          <w:rPr>
            <w:rFonts w:ascii="Trebuchet MS" w:hAnsi="Trebuchet MS"/>
            <w:noProof/>
          </w:rPr>
          <w:t>told</w:t>
        </w:r>
      </w:ins>
      <w:r w:rsidRPr="00A13588">
        <w:rPr>
          <w:rFonts w:ascii="Trebuchet MS" w:hAnsi="Trebuchet MS"/>
          <w:noProof/>
        </w:rPr>
        <w:t xml:space="preserve"> you in Egypt</w:t>
      </w:r>
      <w:del w:id="105" w:author="Author">
        <w:r w:rsidRPr="00A13588">
          <w:rPr>
            <w:rFonts w:ascii="Trebuchet MS" w:hAnsi="Trebuchet MS"/>
            <w:noProof/>
          </w:rPr>
          <w:delText>, saying</w:delText>
        </w:r>
      </w:del>
      <w:ins w:id="106" w:author="Author">
        <w:r w:rsidRPr="00A13588">
          <w:rPr>
            <w:rFonts w:ascii="Trebuchet MS" w:hAnsi="Trebuchet MS"/>
            <w:noProof/>
          </w:rPr>
          <w:t xml:space="preserve"> when we said</w:t>
        </w:r>
      </w:ins>
      <w:r w:rsidRPr="00A13588">
        <w:rPr>
          <w:rFonts w:ascii="Trebuchet MS" w:hAnsi="Trebuchet MS"/>
          <w:noProof/>
        </w:rPr>
        <w:t xml:space="preserve">, ‘Let us alone, </w:t>
      </w:r>
      <w:ins w:id="107" w:author="Author">
        <w:r w:rsidRPr="00A13588">
          <w:rPr>
            <w:rFonts w:ascii="Trebuchet MS" w:hAnsi="Trebuchet MS"/>
            <w:noProof/>
          </w:rPr>
          <w:t xml:space="preserve">so </w:t>
        </w:r>
      </w:ins>
      <w:r w:rsidRPr="00A13588">
        <w:rPr>
          <w:rFonts w:ascii="Trebuchet MS" w:hAnsi="Trebuchet MS"/>
          <w:noProof/>
        </w:rPr>
        <w:t xml:space="preserve">that we may serve the Egyptians’? For it is better for us to serve the Egyptians than </w:t>
      </w:r>
      <w:del w:id="108" w:author="Author">
        <w:r w:rsidRPr="00A13588">
          <w:rPr>
            <w:rFonts w:ascii="Trebuchet MS" w:hAnsi="Trebuchet MS"/>
            <w:noProof/>
          </w:rPr>
          <w:delText xml:space="preserve">for us </w:delText>
        </w:r>
      </w:del>
      <w:r w:rsidRPr="00A13588">
        <w:rPr>
          <w:rFonts w:ascii="Trebuchet MS" w:hAnsi="Trebuchet MS"/>
          <w:noProof/>
        </w:rPr>
        <w:t xml:space="preserve">to die in the wilderness.” </w:t>
      </w:r>
      <w:r w:rsidRPr="00A13588">
        <w:rPr>
          <w:rFonts w:ascii="Trebuchet MS" w:hAnsi="Trebuchet MS"/>
          <w:b/>
          <w:noProof/>
        </w:rPr>
        <w:t xml:space="preserve">14:13 </w:t>
      </w:r>
      <w:r w:rsidRPr="00A13588">
        <w:rPr>
          <w:rFonts w:ascii="Trebuchet MS" w:hAnsi="Trebuchet MS"/>
          <w:noProof/>
        </w:rPr>
        <w:t>Then Moses said to the people: “Do not be afraid. Stand firm and see the salvation of Jehovah</w:t>
      </w:r>
      <w:del w:id="109" w:author="Author">
        <w:r w:rsidRPr="00A13588">
          <w:rPr>
            <w:rFonts w:ascii="Trebuchet MS" w:hAnsi="Trebuchet MS"/>
            <w:noProof/>
          </w:rPr>
          <w:delText>, which</w:delText>
        </w:r>
      </w:del>
      <w:ins w:id="110" w:author="Author">
        <w:r w:rsidRPr="00A13588">
          <w:rPr>
            <w:rFonts w:ascii="Trebuchet MS" w:hAnsi="Trebuchet MS"/>
            <w:noProof/>
          </w:rPr>
          <w:t xml:space="preserve"> that</w:t>
        </w:r>
      </w:ins>
      <w:r w:rsidRPr="00A13588">
        <w:rPr>
          <w:rFonts w:ascii="Trebuchet MS" w:hAnsi="Trebuchet MS"/>
          <w:noProof/>
        </w:rPr>
        <w:t xml:space="preserve"> he will perform for </w:t>
      </w:r>
      <w:del w:id="111" w:author="Author">
        <w:r w:rsidRPr="00A13588">
          <w:rPr>
            <w:rFonts w:ascii="Trebuchet MS" w:hAnsi="Trebuchet MS"/>
            <w:noProof/>
            <w:u w:val="dotted"/>
          </w:rPr>
          <w:delText>YOU</w:delText>
        </w:r>
      </w:del>
      <w:ins w:id="112" w:author="Author">
        <w:r w:rsidRPr="00A13588">
          <w:rPr>
            <w:rFonts w:ascii="Trebuchet MS" w:hAnsi="Trebuchet MS"/>
            <w:noProof/>
          </w:rPr>
          <w:t>you</w:t>
        </w:r>
      </w:ins>
      <w:r w:rsidRPr="00A13588">
        <w:rPr>
          <w:rFonts w:ascii="Trebuchet MS" w:hAnsi="Trebuchet MS"/>
          <w:noProof/>
        </w:rPr>
        <w:t xml:space="preserve"> today. For the Egyptians whom </w:t>
      </w:r>
      <w:del w:id="113" w:author="Author">
        <w:r w:rsidRPr="00A13588">
          <w:rPr>
            <w:rFonts w:ascii="Trebuchet MS" w:hAnsi="Trebuchet MS"/>
            <w:noProof/>
            <w:u w:val="dotted"/>
          </w:rPr>
          <w:delText>YOU</w:delText>
        </w:r>
        <w:r w:rsidRPr="00A13588">
          <w:rPr>
            <w:rFonts w:ascii="Trebuchet MS" w:hAnsi="Trebuchet MS"/>
            <w:noProof/>
          </w:rPr>
          <w:delText xml:space="preserve"> do</w:delText>
        </w:r>
      </w:del>
      <w:ins w:id="114" w:author="Author">
        <w:r w:rsidRPr="00A13588">
          <w:rPr>
            <w:rFonts w:ascii="Trebuchet MS" w:hAnsi="Trebuchet MS"/>
            <w:noProof/>
          </w:rPr>
          <w:t>you</w:t>
        </w:r>
      </w:ins>
      <w:r w:rsidRPr="00A13588">
        <w:rPr>
          <w:rFonts w:ascii="Trebuchet MS" w:hAnsi="Trebuchet MS"/>
          <w:noProof/>
        </w:rPr>
        <w:t xml:space="preserve"> see today</w:t>
      </w:r>
      <w:del w:id="115" w:author="Author">
        <w:r w:rsidRPr="00A13588">
          <w:rPr>
            <w:rFonts w:ascii="Trebuchet MS" w:hAnsi="Trebuchet MS"/>
            <w:noProof/>
          </w:rPr>
          <w:delText xml:space="preserve"> </w:delText>
        </w:r>
        <w:r w:rsidRPr="00A13588">
          <w:rPr>
            <w:rFonts w:ascii="Trebuchet MS" w:hAnsi="Trebuchet MS"/>
            <w:noProof/>
            <w:u w:val="dotted"/>
          </w:rPr>
          <w:delText>YOU</w:delText>
        </w:r>
      </w:del>
      <w:ins w:id="116" w:author="Author">
        <w:r w:rsidRPr="00A13588">
          <w:rPr>
            <w:rFonts w:ascii="Trebuchet MS" w:hAnsi="Trebuchet MS"/>
            <w:noProof/>
          </w:rPr>
          <w:t>, you</w:t>
        </w:r>
      </w:ins>
      <w:r w:rsidRPr="00A13588">
        <w:rPr>
          <w:rFonts w:ascii="Trebuchet MS" w:hAnsi="Trebuchet MS"/>
          <w:noProof/>
        </w:rPr>
        <w:t xml:space="preserve"> will </w:t>
      </w:r>
      <w:del w:id="117" w:author="Author">
        <w:r w:rsidRPr="00A13588">
          <w:rPr>
            <w:rFonts w:ascii="Trebuchet MS" w:hAnsi="Trebuchet MS"/>
            <w:noProof/>
          </w:rPr>
          <w:delText>not</w:delText>
        </w:r>
      </w:del>
      <w:ins w:id="118" w:author="Author">
        <w:r w:rsidRPr="00A13588">
          <w:rPr>
            <w:rFonts w:ascii="Trebuchet MS" w:hAnsi="Trebuchet MS"/>
            <w:noProof/>
          </w:rPr>
          <w:t>never ever</w:t>
        </w:r>
      </w:ins>
      <w:r w:rsidRPr="00A13588">
        <w:rPr>
          <w:rFonts w:ascii="Trebuchet MS" w:hAnsi="Trebuchet MS"/>
          <w:noProof/>
        </w:rPr>
        <w:t xml:space="preserve"> see again</w:t>
      </w:r>
      <w:del w:id="119" w:author="Author">
        <w:r w:rsidRPr="00A13588">
          <w:rPr>
            <w:rFonts w:ascii="Trebuchet MS" w:hAnsi="Trebuchet MS"/>
            <w:noProof/>
          </w:rPr>
          <w:delText>, no, never again</w:delText>
        </w:r>
      </w:del>
      <w:r w:rsidRPr="00A13588">
        <w:rPr>
          <w:rFonts w:ascii="Trebuchet MS" w:hAnsi="Trebuchet MS"/>
          <w:noProof/>
        </w:rPr>
        <w:t xml:space="preserve">. </w:t>
      </w:r>
      <w:r w:rsidRPr="00A13588">
        <w:rPr>
          <w:rFonts w:ascii="Trebuchet MS" w:hAnsi="Trebuchet MS"/>
          <w:b/>
          <w:noProof/>
        </w:rPr>
        <w:t xml:space="preserve">14:14 </w:t>
      </w:r>
      <w:r w:rsidRPr="00A13588">
        <w:rPr>
          <w:rFonts w:ascii="Trebuchet MS" w:hAnsi="Trebuchet MS"/>
          <w:noProof/>
        </w:rPr>
        <w:t xml:space="preserve">Jehovah </w:t>
      </w:r>
      <w:del w:id="120" w:author="Author">
        <w:r w:rsidRPr="00A13588">
          <w:rPr>
            <w:rFonts w:ascii="Trebuchet MS" w:hAnsi="Trebuchet MS"/>
            <w:noProof/>
          </w:rPr>
          <w:delText xml:space="preserve">will </w:delText>
        </w:r>
      </w:del>
      <w:r w:rsidRPr="00A13588">
        <w:rPr>
          <w:rFonts w:ascii="Trebuchet MS" w:hAnsi="Trebuchet MS"/>
          <w:noProof/>
        </w:rPr>
        <w:t xml:space="preserve">himself </w:t>
      </w:r>
      <w:ins w:id="121" w:author="Author">
        <w:r w:rsidRPr="00A13588">
          <w:rPr>
            <w:rFonts w:ascii="Trebuchet MS" w:hAnsi="Trebuchet MS"/>
            <w:noProof/>
          </w:rPr>
          <w:t xml:space="preserve">will </w:t>
        </w:r>
      </w:ins>
      <w:r w:rsidRPr="00A13588">
        <w:rPr>
          <w:rFonts w:ascii="Trebuchet MS" w:hAnsi="Trebuchet MS"/>
          <w:noProof/>
        </w:rPr>
        <w:t xml:space="preserve">fight for </w:t>
      </w:r>
      <w:del w:id="122" w:author="Author">
        <w:r w:rsidRPr="00A13588">
          <w:rPr>
            <w:rFonts w:ascii="Trebuchet MS" w:hAnsi="Trebuchet MS"/>
            <w:noProof/>
            <w:u w:val="dotted"/>
          </w:rPr>
          <w:delText>YOU</w:delText>
        </w:r>
      </w:del>
      <w:ins w:id="123" w:author="Author">
        <w:r w:rsidRPr="00A13588">
          <w:rPr>
            <w:rFonts w:ascii="Trebuchet MS" w:hAnsi="Trebuchet MS"/>
            <w:noProof/>
          </w:rPr>
          <w:t>you</w:t>
        </w:r>
      </w:ins>
      <w:r w:rsidRPr="00A13588">
        <w:rPr>
          <w:rFonts w:ascii="Trebuchet MS" w:hAnsi="Trebuchet MS"/>
          <w:noProof/>
        </w:rPr>
        <w:t xml:space="preserve">, and </w:t>
      </w:r>
      <w:del w:id="124" w:author="Author">
        <w:r w:rsidRPr="00A13588">
          <w:rPr>
            <w:rFonts w:ascii="Trebuchet MS" w:hAnsi="Trebuchet MS"/>
            <w:noProof/>
            <w:u w:val="dotted"/>
          </w:rPr>
          <w:delText>YOU</w:delText>
        </w:r>
        <w:r w:rsidRPr="00A13588">
          <w:rPr>
            <w:rFonts w:ascii="Trebuchet MS" w:hAnsi="Trebuchet MS"/>
            <w:noProof/>
          </w:rPr>
          <w:delText xml:space="preserve"> yourselves</w:delText>
        </w:r>
      </w:del>
      <w:ins w:id="125" w:author="Author">
        <w:r w:rsidRPr="00A13588">
          <w:rPr>
            <w:rFonts w:ascii="Trebuchet MS" w:hAnsi="Trebuchet MS"/>
            <w:noProof/>
          </w:rPr>
          <w:t>you</w:t>
        </w:r>
      </w:ins>
      <w:r w:rsidRPr="00A13588">
        <w:rPr>
          <w:rFonts w:ascii="Trebuchet MS" w:hAnsi="Trebuchet MS"/>
          <w:noProof/>
        </w:rPr>
        <w:t xml:space="preserve"> will </w:t>
      </w:r>
      <w:del w:id="126" w:author="Author">
        <w:r w:rsidRPr="00A13588">
          <w:rPr>
            <w:rFonts w:ascii="Trebuchet MS" w:hAnsi="Trebuchet MS"/>
            <w:noProof/>
          </w:rPr>
          <w:delText>be</w:delText>
        </w:r>
      </w:del>
      <w:ins w:id="127" w:author="Author">
        <w:r w:rsidRPr="00A13588">
          <w:rPr>
            <w:rFonts w:ascii="Trebuchet MS" w:hAnsi="Trebuchet MS"/>
            <w:noProof/>
          </w:rPr>
          <w:t>keep</w:t>
        </w:r>
      </w:ins>
      <w:r w:rsidRPr="00A13588">
        <w:rPr>
          <w:rFonts w:ascii="Trebuchet MS" w:hAnsi="Trebuchet MS"/>
          <w:noProof/>
        </w:rPr>
        <w:t xml:space="preserve"> silent.”</w:t>
      </w:r>
    </w:p>
    <w:p w:rsidR="000115D6" w:rsidRPr="00A13588" w:rsidRDefault="000115D6" w:rsidP="000115D6">
      <w:pPr>
        <w:rPr>
          <w:rFonts w:ascii="Trebuchet MS" w:hAnsi="Trebuchet MS"/>
          <w:noProof/>
        </w:rPr>
      </w:pPr>
      <w:r w:rsidRPr="00A13588">
        <w:rPr>
          <w:rFonts w:ascii="Trebuchet MS" w:hAnsi="Trebuchet MS"/>
          <w:b/>
        </w:rPr>
        <w:t xml:space="preserve">14:15 </w:t>
      </w:r>
      <w:r w:rsidRPr="00A13588">
        <w:rPr>
          <w:rFonts w:ascii="Trebuchet MS" w:hAnsi="Trebuchet MS"/>
          <w:noProof/>
        </w:rPr>
        <w:t xml:space="preserve">Jehovah now said to Moses: “Why do you keep crying out to me? </w:t>
      </w:r>
      <w:del w:id="128" w:author="Author">
        <w:r w:rsidRPr="00A13588">
          <w:rPr>
            <w:rFonts w:ascii="Trebuchet MS" w:hAnsi="Trebuchet MS"/>
            <w:noProof/>
          </w:rPr>
          <w:delText>Speak to</w:delText>
        </w:r>
      </w:del>
      <w:ins w:id="129" w:author="Author">
        <w:r w:rsidRPr="00A13588">
          <w:rPr>
            <w:rFonts w:ascii="Trebuchet MS" w:hAnsi="Trebuchet MS"/>
            <w:noProof/>
          </w:rPr>
          <w:t>Tell</w:t>
        </w:r>
      </w:ins>
      <w:r w:rsidRPr="00A13588">
        <w:rPr>
          <w:rFonts w:ascii="Trebuchet MS" w:hAnsi="Trebuchet MS"/>
          <w:noProof/>
        </w:rPr>
        <w:t xml:space="preserve"> the </w:t>
      </w:r>
      <w:del w:id="130" w:author="Author">
        <w:r w:rsidRPr="00A13588">
          <w:rPr>
            <w:rFonts w:ascii="Trebuchet MS" w:hAnsi="Trebuchet MS"/>
            <w:noProof/>
          </w:rPr>
          <w:delText>sons of Israel</w:delText>
        </w:r>
      </w:del>
      <w:ins w:id="131" w:author="Author">
        <w:r w:rsidRPr="00A13588">
          <w:rPr>
            <w:rFonts w:ascii="Trebuchet MS" w:hAnsi="Trebuchet MS"/>
            <w:noProof/>
          </w:rPr>
          <w:t>Israelites</w:t>
        </w:r>
      </w:ins>
      <w:r w:rsidRPr="00A13588">
        <w:rPr>
          <w:rFonts w:ascii="Trebuchet MS" w:hAnsi="Trebuchet MS"/>
          <w:noProof/>
        </w:rPr>
        <w:t xml:space="preserve"> that they should break camp. </w:t>
      </w:r>
      <w:r w:rsidRPr="00A13588">
        <w:rPr>
          <w:rFonts w:ascii="Trebuchet MS" w:hAnsi="Trebuchet MS"/>
          <w:b/>
          <w:noProof/>
        </w:rPr>
        <w:t xml:space="preserve">14:16 </w:t>
      </w:r>
      <w:r w:rsidRPr="00A13588">
        <w:rPr>
          <w:rFonts w:ascii="Trebuchet MS" w:hAnsi="Trebuchet MS"/>
          <w:noProof/>
        </w:rPr>
        <w:t xml:space="preserve">As for you, lift up your rod and stretch </w:t>
      </w:r>
      <w:ins w:id="132" w:author="Author">
        <w:r w:rsidRPr="00A13588">
          <w:rPr>
            <w:rFonts w:ascii="Trebuchet MS" w:hAnsi="Trebuchet MS"/>
            <w:noProof/>
          </w:rPr>
          <w:t xml:space="preserve">out </w:t>
        </w:r>
      </w:ins>
      <w:r w:rsidRPr="00A13588">
        <w:rPr>
          <w:rFonts w:ascii="Trebuchet MS" w:hAnsi="Trebuchet MS"/>
          <w:noProof/>
        </w:rPr>
        <w:t xml:space="preserve">your hand </w:t>
      </w:r>
      <w:del w:id="133" w:author="Author">
        <w:r w:rsidRPr="00A13588">
          <w:rPr>
            <w:rFonts w:ascii="Trebuchet MS" w:hAnsi="Trebuchet MS"/>
            <w:noProof/>
          </w:rPr>
          <w:delText xml:space="preserve">out </w:delText>
        </w:r>
      </w:del>
      <w:r w:rsidRPr="00A13588">
        <w:rPr>
          <w:rFonts w:ascii="Trebuchet MS" w:hAnsi="Trebuchet MS"/>
          <w:noProof/>
        </w:rPr>
        <w:t xml:space="preserve">over the sea and </w:t>
      </w:r>
      <w:del w:id="134" w:author="Author">
        <w:r w:rsidRPr="00A13588">
          <w:rPr>
            <w:rFonts w:ascii="Trebuchet MS" w:hAnsi="Trebuchet MS"/>
            <w:noProof/>
          </w:rPr>
          <w:delText>split</w:delText>
        </w:r>
      </w:del>
      <w:ins w:id="135" w:author="Author">
        <w:r w:rsidRPr="00A13588">
          <w:rPr>
            <w:rFonts w:ascii="Trebuchet MS" w:hAnsi="Trebuchet MS"/>
            <w:noProof/>
          </w:rPr>
          <w:t>divide</w:t>
        </w:r>
      </w:ins>
      <w:r w:rsidRPr="00A13588">
        <w:rPr>
          <w:rFonts w:ascii="Trebuchet MS" w:hAnsi="Trebuchet MS"/>
          <w:noProof/>
        </w:rPr>
        <w:t xml:space="preserve"> it</w:t>
      </w:r>
      <w:del w:id="136" w:author="Author">
        <w:r w:rsidRPr="00A13588">
          <w:rPr>
            <w:rFonts w:ascii="Trebuchet MS" w:hAnsi="Trebuchet MS"/>
            <w:noProof/>
          </w:rPr>
          <w:delText xml:space="preserve"> apart</w:delText>
        </w:r>
      </w:del>
      <w:r w:rsidRPr="00A13588">
        <w:rPr>
          <w:rFonts w:ascii="Trebuchet MS" w:hAnsi="Trebuchet MS"/>
          <w:noProof/>
        </w:rPr>
        <w:t>,</w:t>
      </w:r>
      <w:ins w:id="137" w:author="Author">
        <w:r w:rsidRPr="00A13588">
          <w:rPr>
            <w:rFonts w:ascii="Trebuchet MS" w:hAnsi="Trebuchet MS"/>
            <w:noProof/>
          </w:rPr>
          <w:t xml:space="preserve"> so</w:t>
        </w:r>
      </w:ins>
      <w:r w:rsidRPr="00A13588">
        <w:rPr>
          <w:rFonts w:ascii="Trebuchet MS" w:hAnsi="Trebuchet MS"/>
          <w:noProof/>
        </w:rPr>
        <w:t xml:space="preserve"> that the </w:t>
      </w:r>
      <w:del w:id="138" w:author="Author">
        <w:r w:rsidRPr="00A13588">
          <w:rPr>
            <w:rFonts w:ascii="Trebuchet MS" w:hAnsi="Trebuchet MS"/>
            <w:noProof/>
          </w:rPr>
          <w:delText>sons of Israel</w:delText>
        </w:r>
      </w:del>
      <w:ins w:id="139" w:author="Author">
        <w:r w:rsidRPr="00A13588">
          <w:rPr>
            <w:rFonts w:ascii="Trebuchet MS" w:hAnsi="Trebuchet MS"/>
            <w:noProof/>
          </w:rPr>
          <w:t>Israelites</w:t>
        </w:r>
      </w:ins>
      <w:r w:rsidRPr="00A13588">
        <w:rPr>
          <w:rFonts w:ascii="Trebuchet MS" w:hAnsi="Trebuchet MS"/>
          <w:noProof/>
        </w:rPr>
        <w:t xml:space="preserve"> may go through the midst of the sea on dry </w:t>
      </w:r>
      <w:del w:id="140" w:author="Author">
        <w:r w:rsidRPr="00A13588">
          <w:rPr>
            <w:rFonts w:ascii="Trebuchet MS" w:hAnsi="Trebuchet MS"/>
            <w:noProof/>
          </w:rPr>
          <w:delText>land</w:delText>
        </w:r>
      </w:del>
      <w:ins w:id="141" w:author="Author">
        <w:r w:rsidRPr="00A13588">
          <w:rPr>
            <w:rFonts w:ascii="Trebuchet MS" w:hAnsi="Trebuchet MS"/>
            <w:noProof/>
          </w:rPr>
          <w:t>ground</w:t>
        </w:r>
      </w:ins>
      <w:r w:rsidRPr="00A13588">
        <w:rPr>
          <w:rFonts w:ascii="Trebuchet MS" w:hAnsi="Trebuchet MS"/>
          <w:noProof/>
        </w:rPr>
        <w:t xml:space="preserve">. </w:t>
      </w:r>
      <w:r w:rsidRPr="00A13588">
        <w:rPr>
          <w:rFonts w:ascii="Trebuchet MS" w:hAnsi="Trebuchet MS"/>
          <w:b/>
          <w:noProof/>
        </w:rPr>
        <w:t xml:space="preserve">14:17 </w:t>
      </w:r>
      <w:r w:rsidRPr="00A13588">
        <w:rPr>
          <w:rFonts w:ascii="Trebuchet MS" w:hAnsi="Trebuchet MS"/>
          <w:noProof/>
        </w:rPr>
        <w:t xml:space="preserve">As for me, </w:t>
      </w:r>
      <w:del w:id="142" w:author="Author">
        <w:r w:rsidRPr="00A13588">
          <w:rPr>
            <w:rFonts w:ascii="Trebuchet MS" w:hAnsi="Trebuchet MS"/>
            <w:noProof/>
          </w:rPr>
          <w:delText xml:space="preserve">here </w:delText>
        </w:r>
      </w:del>
      <w:r w:rsidRPr="00A13588">
        <w:rPr>
          <w:rFonts w:ascii="Trebuchet MS" w:hAnsi="Trebuchet MS"/>
          <w:noProof/>
        </w:rPr>
        <w:t xml:space="preserve">I am </w:t>
      </w:r>
      <w:del w:id="143" w:author="Author">
        <w:r w:rsidRPr="00A13588">
          <w:rPr>
            <w:rFonts w:ascii="Trebuchet MS" w:hAnsi="Trebuchet MS"/>
            <w:noProof/>
          </w:rPr>
          <w:delText>letting</w:delText>
        </w:r>
      </w:del>
      <w:ins w:id="144" w:author="Author">
        <w:r w:rsidRPr="00A13588">
          <w:rPr>
            <w:rFonts w:ascii="Trebuchet MS" w:hAnsi="Trebuchet MS"/>
            <w:noProof/>
          </w:rPr>
          <w:t>allowing</w:t>
        </w:r>
      </w:ins>
      <w:r w:rsidRPr="00A13588">
        <w:rPr>
          <w:rFonts w:ascii="Trebuchet MS" w:hAnsi="Trebuchet MS"/>
          <w:noProof/>
        </w:rPr>
        <w:t xml:space="preserve"> the hearts of the Egyptians </w:t>
      </w:r>
      <w:ins w:id="145" w:author="Author">
        <w:r w:rsidRPr="00A13588">
          <w:rPr>
            <w:rFonts w:ascii="Trebuchet MS" w:hAnsi="Trebuchet MS"/>
            <w:noProof/>
          </w:rPr>
          <w:t xml:space="preserve">to </w:t>
        </w:r>
      </w:ins>
      <w:r w:rsidRPr="00A13588">
        <w:rPr>
          <w:rFonts w:ascii="Trebuchet MS" w:hAnsi="Trebuchet MS"/>
          <w:noProof/>
        </w:rPr>
        <w:t xml:space="preserve">become obstinate, </w:t>
      </w:r>
      <w:ins w:id="146" w:author="Author">
        <w:r w:rsidRPr="00A13588">
          <w:rPr>
            <w:rFonts w:ascii="Trebuchet MS" w:hAnsi="Trebuchet MS"/>
            <w:noProof/>
          </w:rPr>
          <w:t xml:space="preserve">so </w:t>
        </w:r>
      </w:ins>
      <w:r w:rsidRPr="00A13588">
        <w:rPr>
          <w:rFonts w:ascii="Trebuchet MS" w:hAnsi="Trebuchet MS"/>
          <w:noProof/>
        </w:rPr>
        <w:t xml:space="preserve">that they </w:t>
      </w:r>
      <w:del w:id="147" w:author="Author">
        <w:r w:rsidRPr="00A13588">
          <w:rPr>
            <w:rFonts w:ascii="Trebuchet MS" w:hAnsi="Trebuchet MS"/>
            <w:noProof/>
          </w:rPr>
          <w:delText>may</w:delText>
        </w:r>
      </w:del>
      <w:ins w:id="148" w:author="Author">
        <w:r w:rsidRPr="00A13588">
          <w:rPr>
            <w:rFonts w:ascii="Trebuchet MS" w:hAnsi="Trebuchet MS"/>
            <w:noProof/>
          </w:rPr>
          <w:t>will</w:t>
        </w:r>
      </w:ins>
      <w:r w:rsidRPr="00A13588">
        <w:rPr>
          <w:rFonts w:ascii="Trebuchet MS" w:hAnsi="Trebuchet MS"/>
          <w:noProof/>
        </w:rPr>
        <w:t xml:space="preserve"> go in after them</w:t>
      </w:r>
      <w:del w:id="149" w:author="Author">
        <w:r w:rsidRPr="00A13588">
          <w:rPr>
            <w:rFonts w:ascii="Trebuchet MS" w:hAnsi="Trebuchet MS"/>
            <w:noProof/>
          </w:rPr>
          <w:delText xml:space="preserve"> and that</w:delText>
        </w:r>
      </w:del>
      <w:ins w:id="150" w:author="Author">
        <w:r w:rsidRPr="00A13588">
          <w:rPr>
            <w:rFonts w:ascii="Trebuchet MS" w:hAnsi="Trebuchet MS"/>
            <w:noProof/>
          </w:rPr>
          <w:t>; thus</w:t>
        </w:r>
      </w:ins>
      <w:r w:rsidRPr="00A13588">
        <w:rPr>
          <w:rFonts w:ascii="Trebuchet MS" w:hAnsi="Trebuchet MS"/>
          <w:noProof/>
        </w:rPr>
        <w:t xml:space="preserve"> I </w:t>
      </w:r>
      <w:del w:id="151" w:author="Author">
        <w:r w:rsidRPr="00A13588">
          <w:rPr>
            <w:rFonts w:ascii="Trebuchet MS" w:hAnsi="Trebuchet MS"/>
            <w:noProof/>
          </w:rPr>
          <w:delText>may get glory for</w:delText>
        </w:r>
      </w:del>
      <w:ins w:id="152" w:author="Author">
        <w:r w:rsidRPr="00A13588">
          <w:rPr>
            <w:rFonts w:ascii="Trebuchet MS" w:hAnsi="Trebuchet MS"/>
            <w:noProof/>
          </w:rPr>
          <w:t>will glorify</w:t>
        </w:r>
      </w:ins>
      <w:r w:rsidRPr="00A13588">
        <w:rPr>
          <w:rFonts w:ascii="Trebuchet MS" w:hAnsi="Trebuchet MS"/>
          <w:noProof/>
        </w:rPr>
        <w:t xml:space="preserve"> myself by means of Phar′aoh and all his </w:t>
      </w:r>
      <w:del w:id="153" w:author="Author">
        <w:r w:rsidRPr="00A13588">
          <w:rPr>
            <w:rFonts w:ascii="Trebuchet MS" w:hAnsi="Trebuchet MS"/>
            <w:noProof/>
          </w:rPr>
          <w:delText>military forces</w:delText>
        </w:r>
      </w:del>
      <w:ins w:id="154" w:author="Author">
        <w:r w:rsidRPr="00A13588">
          <w:rPr>
            <w:rFonts w:ascii="Trebuchet MS" w:hAnsi="Trebuchet MS"/>
            <w:noProof/>
          </w:rPr>
          <w:t>army</w:t>
        </w:r>
      </w:ins>
      <w:r w:rsidRPr="00A13588">
        <w:rPr>
          <w:rFonts w:ascii="Trebuchet MS" w:hAnsi="Trebuchet MS"/>
          <w:noProof/>
        </w:rPr>
        <w:t>, his war chariots</w:t>
      </w:r>
      <w:ins w:id="155" w:author="Author">
        <w:r w:rsidRPr="00A13588">
          <w:rPr>
            <w:rFonts w:ascii="Trebuchet MS" w:hAnsi="Trebuchet MS"/>
            <w:noProof/>
          </w:rPr>
          <w:t>,</w:t>
        </w:r>
      </w:ins>
      <w:r w:rsidRPr="00A13588">
        <w:rPr>
          <w:rFonts w:ascii="Trebuchet MS" w:hAnsi="Trebuchet MS"/>
          <w:noProof/>
        </w:rPr>
        <w:t xml:space="preserve"> and his cavalrymen. </w:t>
      </w:r>
      <w:r w:rsidRPr="00A13588">
        <w:rPr>
          <w:rFonts w:ascii="Trebuchet MS" w:hAnsi="Trebuchet MS"/>
          <w:b/>
          <w:noProof/>
        </w:rPr>
        <w:t xml:space="preserve">14:18 </w:t>
      </w:r>
      <w:r w:rsidRPr="00A13588">
        <w:rPr>
          <w:rFonts w:ascii="Trebuchet MS" w:hAnsi="Trebuchet MS"/>
          <w:noProof/>
        </w:rPr>
        <w:t xml:space="preserve">And the Egyptians will certainly know that I am Jehovah when I </w:t>
      </w:r>
      <w:del w:id="156" w:author="Author">
        <w:r w:rsidRPr="00A13588">
          <w:rPr>
            <w:rFonts w:ascii="Trebuchet MS" w:hAnsi="Trebuchet MS"/>
            <w:noProof/>
          </w:rPr>
          <w:delText>get glory for</w:delText>
        </w:r>
      </w:del>
      <w:ins w:id="157" w:author="Author">
        <w:r w:rsidRPr="00A13588">
          <w:rPr>
            <w:rFonts w:ascii="Trebuchet MS" w:hAnsi="Trebuchet MS"/>
            <w:noProof/>
          </w:rPr>
          <w:t>glorify</w:t>
        </w:r>
      </w:ins>
      <w:r w:rsidRPr="00A13588">
        <w:rPr>
          <w:rFonts w:ascii="Trebuchet MS" w:hAnsi="Trebuchet MS"/>
          <w:noProof/>
        </w:rPr>
        <w:t xml:space="preserve"> myself by means of Phar′aoh, his war chariots</w:t>
      </w:r>
      <w:ins w:id="158" w:author="Author">
        <w:r w:rsidRPr="00A13588">
          <w:rPr>
            <w:rFonts w:ascii="Trebuchet MS" w:hAnsi="Trebuchet MS"/>
            <w:noProof/>
          </w:rPr>
          <w:t>,</w:t>
        </w:r>
      </w:ins>
      <w:r w:rsidRPr="00A13588">
        <w:rPr>
          <w:rFonts w:ascii="Trebuchet MS" w:hAnsi="Trebuchet MS"/>
          <w:noProof/>
        </w:rPr>
        <w:t xml:space="preserve"> and his cavalrymen.”</w:t>
      </w:r>
    </w:p>
    <w:p w:rsidR="000115D6" w:rsidRPr="00A13588" w:rsidRDefault="000115D6" w:rsidP="000115D6">
      <w:pPr>
        <w:rPr>
          <w:rFonts w:ascii="Trebuchet MS" w:hAnsi="Trebuchet MS"/>
          <w:noProof/>
        </w:rPr>
      </w:pPr>
      <w:r w:rsidRPr="00A13588">
        <w:rPr>
          <w:rFonts w:ascii="Trebuchet MS" w:hAnsi="Trebuchet MS"/>
          <w:b/>
        </w:rPr>
        <w:t xml:space="preserve">14:19 </w:t>
      </w:r>
      <w:r w:rsidRPr="00A13588">
        <w:rPr>
          <w:rFonts w:ascii="Trebuchet MS" w:hAnsi="Trebuchet MS"/>
          <w:noProof/>
        </w:rPr>
        <w:t xml:space="preserve">Then the angel of the true God who was going ahead of the camp of Israel departed and went to their rear, and the pillar of cloud </w:t>
      </w:r>
      <w:del w:id="159" w:author="Author">
        <w:r w:rsidRPr="00A13588">
          <w:rPr>
            <w:rFonts w:ascii="Trebuchet MS" w:hAnsi="Trebuchet MS"/>
            <w:noProof/>
          </w:rPr>
          <w:delText xml:space="preserve">departed from their van and stood </w:delText>
        </w:r>
      </w:del>
      <w:ins w:id="160" w:author="Author">
        <w:r w:rsidRPr="00A13588">
          <w:rPr>
            <w:rFonts w:ascii="Trebuchet MS" w:hAnsi="Trebuchet MS"/>
            <w:noProof/>
          </w:rPr>
          <w:t xml:space="preserve">that was </w:t>
        </w:r>
      </w:ins>
      <w:r w:rsidRPr="00A13588">
        <w:rPr>
          <w:rFonts w:ascii="Trebuchet MS" w:hAnsi="Trebuchet MS"/>
          <w:noProof/>
        </w:rPr>
        <w:t xml:space="preserve">in </w:t>
      </w:r>
      <w:ins w:id="161" w:author="Author">
        <w:r w:rsidRPr="00A13588">
          <w:rPr>
            <w:rFonts w:ascii="Trebuchet MS" w:hAnsi="Trebuchet MS"/>
            <w:noProof/>
          </w:rPr>
          <w:t xml:space="preserve">front of them moved to </w:t>
        </w:r>
      </w:ins>
      <w:r w:rsidRPr="00A13588">
        <w:rPr>
          <w:rFonts w:ascii="Trebuchet MS" w:hAnsi="Trebuchet MS"/>
          <w:noProof/>
        </w:rPr>
        <w:t xml:space="preserve">the rear </w:t>
      </w:r>
      <w:del w:id="162" w:author="Author">
        <w:r w:rsidRPr="00A13588">
          <w:rPr>
            <w:rFonts w:ascii="Trebuchet MS" w:hAnsi="Trebuchet MS"/>
            <w:noProof/>
          </w:rPr>
          <w:delText>of</w:delText>
        </w:r>
      </w:del>
      <w:ins w:id="163" w:author="Author">
        <w:r w:rsidRPr="00A13588">
          <w:rPr>
            <w:rFonts w:ascii="Trebuchet MS" w:hAnsi="Trebuchet MS"/>
            <w:noProof/>
          </w:rPr>
          <w:t>and stood behind</w:t>
        </w:r>
      </w:ins>
      <w:r w:rsidRPr="00A13588">
        <w:rPr>
          <w:rFonts w:ascii="Trebuchet MS" w:hAnsi="Trebuchet MS"/>
          <w:noProof/>
        </w:rPr>
        <w:t xml:space="preserve"> them. </w:t>
      </w:r>
      <w:r w:rsidRPr="00A13588">
        <w:rPr>
          <w:rFonts w:ascii="Trebuchet MS" w:hAnsi="Trebuchet MS"/>
          <w:b/>
          <w:noProof/>
        </w:rPr>
        <w:t xml:space="preserve">14:20 </w:t>
      </w:r>
      <w:r w:rsidRPr="00A13588">
        <w:rPr>
          <w:rFonts w:ascii="Trebuchet MS" w:hAnsi="Trebuchet MS"/>
          <w:noProof/>
        </w:rPr>
        <w:t xml:space="preserve">So it came </w:t>
      </w:r>
      <w:del w:id="164" w:author="Author">
        <w:r w:rsidRPr="00A13588">
          <w:rPr>
            <w:rFonts w:ascii="Trebuchet MS" w:hAnsi="Trebuchet MS"/>
            <w:noProof/>
          </w:rPr>
          <w:delText xml:space="preserve">in </w:delText>
        </w:r>
      </w:del>
      <w:r w:rsidRPr="00A13588">
        <w:rPr>
          <w:rFonts w:ascii="Trebuchet MS" w:hAnsi="Trebuchet MS"/>
          <w:noProof/>
        </w:rPr>
        <w:t xml:space="preserve">between the camp of the Egyptians and the camp of Israel. On the one </w:t>
      </w:r>
      <w:del w:id="165" w:author="Author">
        <w:r w:rsidRPr="00A13588">
          <w:rPr>
            <w:rFonts w:ascii="Trebuchet MS" w:hAnsi="Trebuchet MS"/>
            <w:noProof/>
          </w:rPr>
          <w:delText>hand</w:delText>
        </w:r>
      </w:del>
      <w:ins w:id="166" w:author="Author">
        <w:r w:rsidRPr="00A13588">
          <w:rPr>
            <w:rFonts w:ascii="Trebuchet MS" w:hAnsi="Trebuchet MS"/>
            <w:noProof/>
          </w:rPr>
          <w:t>side,</w:t>
        </w:r>
      </w:ins>
      <w:r w:rsidRPr="00A13588">
        <w:rPr>
          <w:rFonts w:ascii="Trebuchet MS" w:hAnsi="Trebuchet MS"/>
          <w:noProof/>
        </w:rPr>
        <w:t xml:space="preserve"> it </w:t>
      </w:r>
      <w:del w:id="167" w:author="Author">
        <w:r w:rsidRPr="00A13588">
          <w:rPr>
            <w:rFonts w:ascii="Trebuchet MS" w:hAnsi="Trebuchet MS"/>
            <w:noProof/>
          </w:rPr>
          <w:delText>proved to be</w:delText>
        </w:r>
      </w:del>
      <w:ins w:id="168" w:author="Author">
        <w:r w:rsidRPr="00A13588">
          <w:rPr>
            <w:rFonts w:ascii="Trebuchet MS" w:hAnsi="Trebuchet MS"/>
            <w:noProof/>
          </w:rPr>
          <w:t>was</w:t>
        </w:r>
      </w:ins>
      <w:r w:rsidRPr="00A13588">
        <w:rPr>
          <w:rFonts w:ascii="Trebuchet MS" w:hAnsi="Trebuchet MS"/>
          <w:noProof/>
        </w:rPr>
        <w:t xml:space="preserve"> a </w:t>
      </w:r>
      <w:ins w:id="169" w:author="Author">
        <w:r w:rsidRPr="00A13588">
          <w:rPr>
            <w:rFonts w:ascii="Trebuchet MS" w:hAnsi="Trebuchet MS"/>
            <w:noProof/>
          </w:rPr>
          <w:t xml:space="preserve">dark </w:t>
        </w:r>
      </w:ins>
      <w:r w:rsidRPr="00A13588">
        <w:rPr>
          <w:rFonts w:ascii="Trebuchet MS" w:hAnsi="Trebuchet MS"/>
          <w:noProof/>
        </w:rPr>
        <w:t>cloud</w:t>
      </w:r>
      <w:del w:id="170" w:author="Author">
        <w:r w:rsidRPr="00A13588">
          <w:rPr>
            <w:rFonts w:ascii="Trebuchet MS" w:hAnsi="Trebuchet MS"/>
            <w:noProof/>
          </w:rPr>
          <w:delText xml:space="preserve"> together with darkness</w:delText>
        </w:r>
      </w:del>
      <w:r w:rsidRPr="00A13588">
        <w:rPr>
          <w:rFonts w:ascii="Trebuchet MS" w:hAnsi="Trebuchet MS"/>
          <w:noProof/>
        </w:rPr>
        <w:t xml:space="preserve">. On the other </w:t>
      </w:r>
      <w:del w:id="171" w:author="Author">
        <w:r w:rsidRPr="00A13588">
          <w:rPr>
            <w:rFonts w:ascii="Trebuchet MS" w:hAnsi="Trebuchet MS"/>
            <w:noProof/>
          </w:rPr>
          <w:delText>hand</w:delText>
        </w:r>
      </w:del>
      <w:ins w:id="172" w:author="Author">
        <w:r w:rsidRPr="00A13588">
          <w:rPr>
            <w:rFonts w:ascii="Trebuchet MS" w:hAnsi="Trebuchet MS"/>
            <w:noProof/>
          </w:rPr>
          <w:t>side,</w:t>
        </w:r>
      </w:ins>
      <w:r w:rsidRPr="00A13588">
        <w:rPr>
          <w:rFonts w:ascii="Trebuchet MS" w:hAnsi="Trebuchet MS"/>
          <w:noProof/>
        </w:rPr>
        <w:t xml:space="preserve"> it </w:t>
      </w:r>
      <w:del w:id="173" w:author="Author">
        <w:r w:rsidRPr="00A13588">
          <w:rPr>
            <w:rFonts w:ascii="Trebuchet MS" w:hAnsi="Trebuchet MS"/>
            <w:noProof/>
          </w:rPr>
          <w:delText>kept</w:delText>
        </w:r>
      </w:del>
      <w:ins w:id="174" w:author="Author">
        <w:r w:rsidRPr="00A13588">
          <w:rPr>
            <w:rFonts w:ascii="Trebuchet MS" w:hAnsi="Trebuchet MS"/>
            <w:noProof/>
          </w:rPr>
          <w:t>was</w:t>
        </w:r>
      </w:ins>
      <w:r w:rsidRPr="00A13588">
        <w:rPr>
          <w:rFonts w:ascii="Trebuchet MS" w:hAnsi="Trebuchet MS"/>
          <w:noProof/>
        </w:rPr>
        <w:t xml:space="preserve"> lighting up the night. </w:t>
      </w:r>
      <w:del w:id="175" w:author="Author">
        <w:r w:rsidRPr="00A13588">
          <w:rPr>
            <w:rFonts w:ascii="Trebuchet MS" w:hAnsi="Trebuchet MS"/>
            <w:noProof/>
          </w:rPr>
          <w:delText>And this group</w:delText>
        </w:r>
      </w:del>
      <w:ins w:id="176" w:author="Author">
        <w:r w:rsidRPr="00A13588">
          <w:rPr>
            <w:rFonts w:ascii="Trebuchet MS" w:hAnsi="Trebuchet MS"/>
            <w:noProof/>
          </w:rPr>
          <w:t>So the one camp</w:t>
        </w:r>
      </w:ins>
      <w:r w:rsidRPr="00A13588">
        <w:rPr>
          <w:rFonts w:ascii="Trebuchet MS" w:hAnsi="Trebuchet MS"/>
          <w:noProof/>
        </w:rPr>
        <w:t xml:space="preserve"> did not come near </w:t>
      </w:r>
      <w:del w:id="177" w:author="Author">
        <w:r w:rsidRPr="00A13588">
          <w:rPr>
            <w:rFonts w:ascii="Trebuchet MS" w:hAnsi="Trebuchet MS"/>
            <w:noProof/>
          </w:rPr>
          <w:delText>that group</w:delText>
        </w:r>
      </w:del>
      <w:ins w:id="178" w:author="Author">
        <w:r w:rsidRPr="00A13588">
          <w:rPr>
            <w:rFonts w:ascii="Trebuchet MS" w:hAnsi="Trebuchet MS"/>
            <w:noProof/>
          </w:rPr>
          <w:t>the other camp</w:t>
        </w:r>
      </w:ins>
      <w:r w:rsidRPr="00A13588">
        <w:rPr>
          <w:rFonts w:ascii="Trebuchet MS" w:hAnsi="Trebuchet MS"/>
          <w:noProof/>
        </w:rPr>
        <w:t xml:space="preserve"> all night long.</w:t>
      </w:r>
    </w:p>
    <w:p w:rsidR="000115D6" w:rsidRPr="00A13588" w:rsidRDefault="000115D6" w:rsidP="000115D6">
      <w:pPr>
        <w:rPr>
          <w:rFonts w:ascii="Trebuchet MS" w:hAnsi="Trebuchet MS"/>
          <w:noProof/>
        </w:rPr>
      </w:pPr>
      <w:r w:rsidRPr="00A13588">
        <w:rPr>
          <w:rFonts w:ascii="Trebuchet MS" w:hAnsi="Trebuchet MS"/>
          <w:b/>
        </w:rPr>
        <w:t xml:space="preserve">14:21 </w:t>
      </w:r>
      <w:r w:rsidRPr="00A13588">
        <w:rPr>
          <w:rFonts w:ascii="Trebuchet MS" w:hAnsi="Trebuchet MS"/>
          <w:noProof/>
        </w:rPr>
        <w:t xml:space="preserve">Moses now stretched </w:t>
      </w:r>
      <w:ins w:id="179" w:author="Author">
        <w:r w:rsidRPr="00A13588">
          <w:rPr>
            <w:rFonts w:ascii="Trebuchet MS" w:hAnsi="Trebuchet MS"/>
            <w:noProof/>
          </w:rPr>
          <w:t xml:space="preserve">out </w:t>
        </w:r>
      </w:ins>
      <w:r w:rsidRPr="00A13588">
        <w:rPr>
          <w:rFonts w:ascii="Trebuchet MS" w:hAnsi="Trebuchet MS"/>
          <w:noProof/>
        </w:rPr>
        <w:t xml:space="preserve">his hand </w:t>
      </w:r>
      <w:del w:id="180" w:author="Author">
        <w:r w:rsidRPr="00A13588">
          <w:rPr>
            <w:rFonts w:ascii="Trebuchet MS" w:hAnsi="Trebuchet MS"/>
            <w:noProof/>
          </w:rPr>
          <w:delText xml:space="preserve">out </w:delText>
        </w:r>
      </w:del>
      <w:r w:rsidRPr="00A13588">
        <w:rPr>
          <w:rFonts w:ascii="Trebuchet MS" w:hAnsi="Trebuchet MS"/>
          <w:noProof/>
        </w:rPr>
        <w:t xml:space="preserve">over the sea; and Jehovah </w:t>
      </w:r>
      <w:del w:id="181" w:author="Author">
        <w:r w:rsidRPr="00A13588">
          <w:rPr>
            <w:rFonts w:ascii="Trebuchet MS" w:hAnsi="Trebuchet MS"/>
            <w:noProof/>
          </w:rPr>
          <w:delText>began making</w:delText>
        </w:r>
      </w:del>
      <w:ins w:id="182" w:author="Author">
        <w:r w:rsidRPr="00A13588">
          <w:rPr>
            <w:rFonts w:ascii="Trebuchet MS" w:hAnsi="Trebuchet MS"/>
            <w:noProof/>
          </w:rPr>
          <w:t>drove</w:t>
        </w:r>
      </w:ins>
      <w:r w:rsidRPr="00A13588">
        <w:rPr>
          <w:rFonts w:ascii="Trebuchet MS" w:hAnsi="Trebuchet MS"/>
          <w:noProof/>
        </w:rPr>
        <w:t xml:space="preserve"> the sea </w:t>
      </w:r>
      <w:del w:id="183" w:author="Author">
        <w:r w:rsidRPr="00A13588">
          <w:rPr>
            <w:rFonts w:ascii="Trebuchet MS" w:hAnsi="Trebuchet MS"/>
            <w:noProof/>
          </w:rPr>
          <w:delText xml:space="preserve">go </w:delText>
        </w:r>
      </w:del>
      <w:r w:rsidRPr="00A13588">
        <w:rPr>
          <w:rFonts w:ascii="Trebuchet MS" w:hAnsi="Trebuchet MS"/>
          <w:noProof/>
        </w:rPr>
        <w:t xml:space="preserve">back </w:t>
      </w:r>
      <w:del w:id="184" w:author="Author">
        <w:r w:rsidRPr="00A13588">
          <w:rPr>
            <w:rFonts w:ascii="Trebuchet MS" w:hAnsi="Trebuchet MS"/>
            <w:noProof/>
          </w:rPr>
          <w:delText>by</w:delText>
        </w:r>
      </w:del>
      <w:ins w:id="185" w:author="Author">
        <w:r w:rsidRPr="00A13588">
          <w:rPr>
            <w:rFonts w:ascii="Trebuchet MS" w:hAnsi="Trebuchet MS"/>
            <w:noProof/>
          </w:rPr>
          <w:t>with</w:t>
        </w:r>
      </w:ins>
      <w:r w:rsidRPr="00A13588">
        <w:rPr>
          <w:rFonts w:ascii="Trebuchet MS" w:hAnsi="Trebuchet MS"/>
          <w:noProof/>
        </w:rPr>
        <w:t xml:space="preserve"> a strong east wind all night long</w:t>
      </w:r>
      <w:del w:id="186" w:author="Author">
        <w:r w:rsidRPr="00A13588">
          <w:rPr>
            <w:rFonts w:ascii="Trebuchet MS" w:hAnsi="Trebuchet MS"/>
            <w:noProof/>
          </w:rPr>
          <w:delText xml:space="preserve"> and converting</w:delText>
        </w:r>
      </w:del>
      <w:ins w:id="187" w:author="Author">
        <w:r w:rsidRPr="00A13588">
          <w:rPr>
            <w:rFonts w:ascii="Trebuchet MS" w:hAnsi="Trebuchet MS"/>
            <w:noProof/>
          </w:rPr>
          <w:t>, turning</w:t>
        </w:r>
      </w:ins>
      <w:r w:rsidRPr="00A13588">
        <w:rPr>
          <w:rFonts w:ascii="Trebuchet MS" w:hAnsi="Trebuchet MS"/>
          <w:noProof/>
        </w:rPr>
        <w:t xml:space="preserve"> the sea basin into dry ground, and the waters </w:t>
      </w:r>
      <w:del w:id="188" w:author="Author">
        <w:r w:rsidRPr="00A13588">
          <w:rPr>
            <w:rFonts w:ascii="Trebuchet MS" w:hAnsi="Trebuchet MS"/>
            <w:noProof/>
          </w:rPr>
          <w:delText>were being split apart</w:delText>
        </w:r>
      </w:del>
      <w:ins w:id="189" w:author="Author">
        <w:r w:rsidRPr="00A13588">
          <w:rPr>
            <w:rFonts w:ascii="Trebuchet MS" w:hAnsi="Trebuchet MS"/>
            <w:noProof/>
          </w:rPr>
          <w:t>divided</w:t>
        </w:r>
      </w:ins>
      <w:r w:rsidRPr="00A13588">
        <w:rPr>
          <w:rFonts w:ascii="Trebuchet MS" w:hAnsi="Trebuchet MS"/>
          <w:noProof/>
        </w:rPr>
        <w:t xml:space="preserve">. </w:t>
      </w:r>
      <w:r w:rsidRPr="00A13588">
        <w:rPr>
          <w:rFonts w:ascii="Trebuchet MS" w:hAnsi="Trebuchet MS"/>
          <w:b/>
          <w:noProof/>
        </w:rPr>
        <w:t xml:space="preserve">14:22 </w:t>
      </w:r>
      <w:del w:id="190" w:author="Author">
        <w:r w:rsidRPr="00A13588">
          <w:rPr>
            <w:rFonts w:ascii="Trebuchet MS" w:hAnsi="Trebuchet MS"/>
            <w:noProof/>
          </w:rPr>
          <w:delText>At length</w:delText>
        </w:r>
      </w:del>
      <w:ins w:id="191" w:author="Author">
        <w:r w:rsidRPr="00A13588">
          <w:rPr>
            <w:rFonts w:ascii="Trebuchet MS" w:hAnsi="Trebuchet MS"/>
            <w:noProof/>
          </w:rPr>
          <w:t>So</w:t>
        </w:r>
      </w:ins>
      <w:r w:rsidRPr="00A13588">
        <w:rPr>
          <w:rFonts w:ascii="Trebuchet MS" w:hAnsi="Trebuchet MS"/>
          <w:noProof/>
        </w:rPr>
        <w:t xml:space="preserve"> the </w:t>
      </w:r>
      <w:del w:id="192" w:author="Author">
        <w:r w:rsidRPr="00A13588">
          <w:rPr>
            <w:rFonts w:ascii="Trebuchet MS" w:hAnsi="Trebuchet MS"/>
            <w:noProof/>
          </w:rPr>
          <w:delText>sons of Israel</w:delText>
        </w:r>
      </w:del>
      <w:ins w:id="193" w:author="Author">
        <w:r w:rsidRPr="00A13588">
          <w:rPr>
            <w:rFonts w:ascii="Trebuchet MS" w:hAnsi="Trebuchet MS"/>
            <w:noProof/>
          </w:rPr>
          <w:t>Israelites</w:t>
        </w:r>
      </w:ins>
      <w:r w:rsidRPr="00A13588">
        <w:rPr>
          <w:rFonts w:ascii="Trebuchet MS" w:hAnsi="Trebuchet MS"/>
          <w:noProof/>
        </w:rPr>
        <w:t xml:space="preserve"> went through the midst of the sea on dry </w:t>
      </w:r>
      <w:del w:id="194" w:author="Author">
        <w:r w:rsidRPr="00A13588">
          <w:rPr>
            <w:rFonts w:ascii="Trebuchet MS" w:hAnsi="Trebuchet MS"/>
            <w:noProof/>
          </w:rPr>
          <w:delText>land</w:delText>
        </w:r>
      </w:del>
      <w:ins w:id="195" w:author="Author">
        <w:r w:rsidRPr="00A13588">
          <w:rPr>
            <w:rFonts w:ascii="Trebuchet MS" w:hAnsi="Trebuchet MS"/>
            <w:noProof/>
          </w:rPr>
          <w:t>ground</w:t>
        </w:r>
      </w:ins>
      <w:r w:rsidRPr="00A13588">
        <w:rPr>
          <w:rFonts w:ascii="Trebuchet MS" w:hAnsi="Trebuchet MS"/>
          <w:noProof/>
        </w:rPr>
        <w:t xml:space="preserve">, while the waters </w:t>
      </w:r>
      <w:del w:id="196" w:author="Author">
        <w:r w:rsidRPr="00A13588">
          <w:rPr>
            <w:rFonts w:ascii="Trebuchet MS" w:hAnsi="Trebuchet MS"/>
            <w:noProof/>
          </w:rPr>
          <w:delText>were</w:delText>
        </w:r>
      </w:del>
      <w:ins w:id="197" w:author="Author">
        <w:r w:rsidRPr="00A13588">
          <w:rPr>
            <w:rFonts w:ascii="Trebuchet MS" w:hAnsi="Trebuchet MS"/>
            <w:noProof/>
          </w:rPr>
          <w:t>formed</w:t>
        </w:r>
      </w:ins>
      <w:r w:rsidRPr="00A13588">
        <w:rPr>
          <w:rFonts w:ascii="Trebuchet MS" w:hAnsi="Trebuchet MS"/>
          <w:noProof/>
        </w:rPr>
        <w:t xml:space="preserve"> a wall </w:t>
      </w:r>
      <w:del w:id="198" w:author="Author">
        <w:r w:rsidRPr="00A13588">
          <w:rPr>
            <w:rFonts w:ascii="Trebuchet MS" w:hAnsi="Trebuchet MS"/>
            <w:noProof/>
          </w:rPr>
          <w:delText xml:space="preserve">to them </w:delText>
        </w:r>
      </w:del>
      <w:r w:rsidRPr="00A13588">
        <w:rPr>
          <w:rFonts w:ascii="Trebuchet MS" w:hAnsi="Trebuchet MS"/>
          <w:noProof/>
        </w:rPr>
        <w:t xml:space="preserve">on their right hand and on their left. </w:t>
      </w:r>
      <w:r w:rsidRPr="00A13588">
        <w:rPr>
          <w:rFonts w:ascii="Trebuchet MS" w:hAnsi="Trebuchet MS"/>
          <w:b/>
          <w:noProof/>
        </w:rPr>
        <w:t xml:space="preserve">14:23 </w:t>
      </w:r>
      <w:del w:id="199" w:author="Author">
        <w:r w:rsidRPr="00A13588">
          <w:rPr>
            <w:rFonts w:ascii="Trebuchet MS" w:hAnsi="Trebuchet MS"/>
            <w:noProof/>
          </w:rPr>
          <w:delText>And the</w:delText>
        </w:r>
      </w:del>
      <w:ins w:id="200" w:author="Author">
        <w:r w:rsidRPr="00A13588">
          <w:rPr>
            <w:rFonts w:ascii="Trebuchet MS" w:hAnsi="Trebuchet MS"/>
            <w:noProof/>
          </w:rPr>
          <w:t>The</w:t>
        </w:r>
      </w:ins>
      <w:r w:rsidRPr="00A13588">
        <w:rPr>
          <w:rFonts w:ascii="Trebuchet MS" w:hAnsi="Trebuchet MS"/>
          <w:noProof/>
        </w:rPr>
        <w:t xml:space="preserve"> Egyptians </w:t>
      </w:r>
      <w:del w:id="201" w:author="Author">
        <w:r w:rsidRPr="00A13588">
          <w:rPr>
            <w:rFonts w:ascii="Trebuchet MS" w:hAnsi="Trebuchet MS"/>
            <w:noProof/>
          </w:rPr>
          <w:delText xml:space="preserve">took up the pursuit, </w:delText>
        </w:r>
      </w:del>
      <w:ins w:id="202" w:author="Author">
        <w:r w:rsidRPr="00A13588">
          <w:rPr>
            <w:rFonts w:ascii="Trebuchet MS" w:hAnsi="Trebuchet MS"/>
            <w:noProof/>
          </w:rPr>
          <w:t xml:space="preserve">pursued them, </w:t>
        </w:r>
      </w:ins>
      <w:r w:rsidRPr="00A13588">
        <w:rPr>
          <w:rFonts w:ascii="Trebuchet MS" w:hAnsi="Trebuchet MS"/>
          <w:noProof/>
        </w:rPr>
        <w:t xml:space="preserve">and all </w:t>
      </w:r>
      <w:del w:id="203" w:author="Author">
        <w:r w:rsidRPr="00A13588">
          <w:rPr>
            <w:rFonts w:ascii="Trebuchet MS" w:hAnsi="Trebuchet MS"/>
            <w:noProof/>
          </w:rPr>
          <w:delText>the</w:delText>
        </w:r>
      </w:del>
      <w:ins w:id="204" w:author="Author">
        <w:r w:rsidRPr="00A13588">
          <w:rPr>
            <w:rFonts w:ascii="Trebuchet MS" w:hAnsi="Trebuchet MS"/>
            <w:noProof/>
          </w:rPr>
          <w:t>Phar′aoh’s</w:t>
        </w:r>
      </w:ins>
      <w:r w:rsidRPr="00A13588">
        <w:rPr>
          <w:rFonts w:ascii="Trebuchet MS" w:hAnsi="Trebuchet MS"/>
          <w:noProof/>
        </w:rPr>
        <w:t xml:space="preserve"> horses</w:t>
      </w:r>
      <w:del w:id="205" w:author="Author">
        <w:r w:rsidRPr="00A13588">
          <w:rPr>
            <w:rFonts w:ascii="Trebuchet MS" w:hAnsi="Trebuchet MS"/>
            <w:noProof/>
          </w:rPr>
          <w:delText xml:space="preserve"> of Phar′aoh</w:delText>
        </w:r>
      </w:del>
      <w:r w:rsidRPr="00A13588">
        <w:rPr>
          <w:rFonts w:ascii="Trebuchet MS" w:hAnsi="Trebuchet MS"/>
          <w:noProof/>
        </w:rPr>
        <w:t>, his war chariots</w:t>
      </w:r>
      <w:ins w:id="206" w:author="Author">
        <w:r w:rsidRPr="00A13588">
          <w:rPr>
            <w:rFonts w:ascii="Trebuchet MS" w:hAnsi="Trebuchet MS"/>
            <w:noProof/>
          </w:rPr>
          <w:t>,</w:t>
        </w:r>
      </w:ins>
      <w:r w:rsidRPr="00A13588">
        <w:rPr>
          <w:rFonts w:ascii="Trebuchet MS" w:hAnsi="Trebuchet MS"/>
          <w:noProof/>
        </w:rPr>
        <w:t xml:space="preserve"> and his cavalrymen began going </w:t>
      </w:r>
      <w:del w:id="207" w:author="Author">
        <w:r w:rsidRPr="00A13588">
          <w:rPr>
            <w:rFonts w:ascii="Trebuchet MS" w:hAnsi="Trebuchet MS"/>
            <w:noProof/>
          </w:rPr>
          <w:delText xml:space="preserve">in </w:delText>
        </w:r>
      </w:del>
      <w:r w:rsidRPr="00A13588">
        <w:rPr>
          <w:rFonts w:ascii="Trebuchet MS" w:hAnsi="Trebuchet MS"/>
          <w:noProof/>
        </w:rPr>
        <w:t>after them</w:t>
      </w:r>
      <w:del w:id="208" w:author="Author">
        <w:r w:rsidRPr="00A13588">
          <w:rPr>
            <w:rFonts w:ascii="Trebuchet MS" w:hAnsi="Trebuchet MS"/>
            <w:noProof/>
          </w:rPr>
          <w:delText>,</w:delText>
        </w:r>
      </w:del>
      <w:r w:rsidRPr="00A13588">
        <w:rPr>
          <w:rFonts w:ascii="Trebuchet MS" w:hAnsi="Trebuchet MS"/>
          <w:noProof/>
        </w:rPr>
        <w:t xml:space="preserve"> into the midst of the sea. </w:t>
      </w:r>
      <w:r w:rsidRPr="00A13588">
        <w:rPr>
          <w:rFonts w:ascii="Trebuchet MS" w:hAnsi="Trebuchet MS"/>
          <w:b/>
          <w:noProof/>
        </w:rPr>
        <w:t xml:space="preserve">14:24 </w:t>
      </w:r>
      <w:del w:id="209" w:author="Author">
        <w:r w:rsidRPr="00A13588">
          <w:rPr>
            <w:rFonts w:ascii="Trebuchet MS" w:hAnsi="Trebuchet MS"/>
            <w:noProof/>
          </w:rPr>
          <w:delText>And it came about during</w:delText>
        </w:r>
      </w:del>
      <w:ins w:id="210" w:author="Author">
        <w:r w:rsidRPr="00A13588">
          <w:rPr>
            <w:rFonts w:ascii="Trebuchet MS" w:hAnsi="Trebuchet MS"/>
            <w:noProof/>
          </w:rPr>
          <w:t>During</w:t>
        </w:r>
      </w:ins>
      <w:r w:rsidRPr="00A13588">
        <w:rPr>
          <w:rFonts w:ascii="Trebuchet MS" w:hAnsi="Trebuchet MS"/>
          <w:noProof/>
        </w:rPr>
        <w:t xml:space="preserve"> the morning watch</w:t>
      </w:r>
      <w:del w:id="211" w:author="Author">
        <w:r w:rsidRPr="00A13588">
          <w:rPr>
            <w:rFonts w:ascii="Trebuchet MS" w:hAnsi="Trebuchet MS"/>
            <w:noProof/>
          </w:rPr>
          <w:delText xml:space="preserve"> that</w:delText>
        </w:r>
      </w:del>
      <w:ins w:id="212" w:author="Author">
        <w:r w:rsidRPr="00A13588">
          <w:rPr>
            <w:rFonts w:ascii="Trebuchet MS" w:hAnsi="Trebuchet MS"/>
            <w:noProof/>
          </w:rPr>
          <w:t>,</w:t>
        </w:r>
        <w:r w:rsidRPr="00A13588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A13588">
        <w:rPr>
          <w:rFonts w:ascii="Trebuchet MS" w:hAnsi="Trebuchet MS"/>
          <w:noProof/>
        </w:rPr>
        <w:t xml:space="preserve"> Jehovah </w:t>
      </w:r>
      <w:del w:id="215" w:author="Author">
        <w:r w:rsidRPr="00A13588">
          <w:rPr>
            <w:rFonts w:ascii="Trebuchet MS" w:hAnsi="Trebuchet MS"/>
            <w:noProof/>
          </w:rPr>
          <w:delText>began to look out upon</w:delText>
        </w:r>
      </w:del>
      <w:ins w:id="216" w:author="Author">
        <w:r w:rsidRPr="00A13588">
          <w:rPr>
            <w:rFonts w:ascii="Trebuchet MS" w:hAnsi="Trebuchet MS"/>
            <w:noProof/>
          </w:rPr>
          <w:t>looked at</w:t>
        </w:r>
      </w:ins>
      <w:r w:rsidRPr="00A13588">
        <w:rPr>
          <w:rFonts w:ascii="Trebuchet MS" w:hAnsi="Trebuchet MS"/>
          <w:noProof/>
        </w:rPr>
        <w:t xml:space="preserve"> the camp of the Egyptians from within the pillar of fire and cloud, and he </w:t>
      </w:r>
      <w:del w:id="217" w:author="Author">
        <w:r w:rsidRPr="00A13588">
          <w:rPr>
            <w:rFonts w:ascii="Trebuchet MS" w:hAnsi="Trebuchet MS"/>
            <w:noProof/>
          </w:rPr>
          <w:delText>went throwing</w:delText>
        </w:r>
      </w:del>
      <w:ins w:id="218" w:author="Author">
        <w:r w:rsidRPr="00A13588">
          <w:rPr>
            <w:rFonts w:ascii="Trebuchet MS" w:hAnsi="Trebuchet MS"/>
            <w:noProof/>
          </w:rPr>
          <w:t>threw</w:t>
        </w:r>
      </w:ins>
      <w:r w:rsidRPr="00A13588">
        <w:rPr>
          <w:rFonts w:ascii="Trebuchet MS" w:hAnsi="Trebuchet MS"/>
          <w:noProof/>
        </w:rPr>
        <w:t xml:space="preserve"> the camp of the Egyptians into confusion. </w:t>
      </w:r>
      <w:r w:rsidRPr="00A13588">
        <w:rPr>
          <w:rFonts w:ascii="Trebuchet MS" w:hAnsi="Trebuchet MS"/>
          <w:b/>
          <w:noProof/>
        </w:rPr>
        <w:t xml:space="preserve">14:25 </w:t>
      </w:r>
      <w:del w:id="219" w:author="Author">
        <w:r w:rsidRPr="00A13588">
          <w:rPr>
            <w:rFonts w:ascii="Trebuchet MS" w:hAnsi="Trebuchet MS"/>
            <w:noProof/>
          </w:rPr>
          <w:delText>And he</w:delText>
        </w:r>
      </w:del>
      <w:ins w:id="220" w:author="Author">
        <w:r w:rsidRPr="00A13588">
          <w:rPr>
            <w:rFonts w:ascii="Trebuchet MS" w:hAnsi="Trebuchet MS"/>
            <w:noProof/>
          </w:rPr>
          <w:t>He</w:t>
        </w:r>
      </w:ins>
      <w:r w:rsidRPr="00A13588">
        <w:rPr>
          <w:rFonts w:ascii="Trebuchet MS" w:hAnsi="Trebuchet MS"/>
          <w:noProof/>
        </w:rPr>
        <w:t xml:space="preserve"> kept taking wheels off their chariots so that they were driving them with difficulty</w:t>
      </w:r>
      <w:del w:id="221" w:author="Author">
        <w:r w:rsidRPr="00A13588">
          <w:rPr>
            <w:rFonts w:ascii="Trebuchet MS" w:hAnsi="Trebuchet MS"/>
            <w:noProof/>
          </w:rPr>
          <w:delText>;</w:delText>
        </w:r>
      </w:del>
      <w:ins w:id="222" w:author="Author">
        <w:r w:rsidRPr="00A13588">
          <w:rPr>
            <w:rFonts w:ascii="Trebuchet MS" w:hAnsi="Trebuchet MS"/>
            <w:noProof/>
          </w:rPr>
          <w:t>,</w:t>
        </w:r>
      </w:ins>
      <w:r w:rsidRPr="00A13588">
        <w:rPr>
          <w:rFonts w:ascii="Trebuchet MS" w:hAnsi="Trebuchet MS"/>
          <w:noProof/>
        </w:rPr>
        <w:t xml:space="preserve"> and the Egyptians </w:t>
      </w:r>
      <w:del w:id="223" w:author="Author">
        <w:r w:rsidRPr="00A13588">
          <w:rPr>
            <w:rFonts w:ascii="Trebuchet MS" w:hAnsi="Trebuchet MS"/>
            <w:noProof/>
          </w:rPr>
          <w:delText>began to say</w:delText>
        </w:r>
      </w:del>
      <w:ins w:id="224" w:author="Author">
        <w:r w:rsidRPr="00A13588">
          <w:rPr>
            <w:rFonts w:ascii="Trebuchet MS" w:hAnsi="Trebuchet MS"/>
            <w:noProof/>
          </w:rPr>
          <w:t>were saying</w:t>
        </w:r>
      </w:ins>
      <w:r w:rsidRPr="00A13588">
        <w:rPr>
          <w:rFonts w:ascii="Trebuchet MS" w:hAnsi="Trebuchet MS"/>
          <w:noProof/>
        </w:rPr>
        <w:t xml:space="preserve">: “Let us flee from any contact with Israel, because Jehovah </w:t>
      </w:r>
      <w:del w:id="225" w:author="Author">
        <w:r w:rsidRPr="00A13588">
          <w:rPr>
            <w:rFonts w:ascii="Trebuchet MS" w:hAnsi="Trebuchet MS"/>
            <w:noProof/>
          </w:rPr>
          <w:delText>certainly fights</w:delText>
        </w:r>
      </w:del>
      <w:ins w:id="226" w:author="Author">
        <w:r w:rsidRPr="00A13588">
          <w:rPr>
            <w:rFonts w:ascii="Trebuchet MS" w:hAnsi="Trebuchet MS"/>
            <w:noProof/>
          </w:rPr>
          <w:t>is fighting</w:t>
        </w:r>
      </w:ins>
      <w:r w:rsidRPr="00A13588">
        <w:rPr>
          <w:rFonts w:ascii="Trebuchet MS" w:hAnsi="Trebuchet MS"/>
          <w:noProof/>
        </w:rPr>
        <w:t xml:space="preserve"> for them against the Egyptians.”</w:t>
      </w:r>
    </w:p>
    <w:p w:rsidR="000115D6" w:rsidRPr="00A13588" w:rsidRDefault="000115D6" w:rsidP="000115D6">
      <w:pPr>
        <w:rPr>
          <w:rFonts w:ascii="Trebuchet MS" w:hAnsi="Trebuchet MS"/>
          <w:noProof/>
        </w:rPr>
      </w:pPr>
      <w:r w:rsidRPr="00A13588">
        <w:rPr>
          <w:rFonts w:ascii="Trebuchet MS" w:hAnsi="Trebuchet MS"/>
          <w:b/>
        </w:rPr>
        <w:t xml:space="preserve">14:26 </w:t>
      </w:r>
      <w:del w:id="227" w:author="Author">
        <w:r w:rsidRPr="00A13588">
          <w:rPr>
            <w:rFonts w:ascii="Trebuchet MS" w:hAnsi="Trebuchet MS"/>
            <w:noProof/>
          </w:rPr>
          <w:delText>Finally</w:delText>
        </w:r>
      </w:del>
      <w:ins w:id="228" w:author="Author">
        <w:r w:rsidRPr="00A13588">
          <w:rPr>
            <w:rFonts w:ascii="Trebuchet MS" w:hAnsi="Trebuchet MS"/>
            <w:noProof/>
          </w:rPr>
          <w:t>Then</w:t>
        </w:r>
      </w:ins>
      <w:r w:rsidRPr="00A13588">
        <w:rPr>
          <w:rFonts w:ascii="Trebuchet MS" w:hAnsi="Trebuchet MS"/>
          <w:noProof/>
        </w:rPr>
        <w:t xml:space="preserve"> Jehovah said to Moses: “Stretch </w:t>
      </w:r>
      <w:ins w:id="229" w:author="Author">
        <w:r w:rsidRPr="00A13588">
          <w:rPr>
            <w:rFonts w:ascii="Trebuchet MS" w:hAnsi="Trebuchet MS"/>
            <w:noProof/>
          </w:rPr>
          <w:t xml:space="preserve">out </w:t>
        </w:r>
      </w:ins>
      <w:r w:rsidRPr="00A13588">
        <w:rPr>
          <w:rFonts w:ascii="Trebuchet MS" w:hAnsi="Trebuchet MS"/>
          <w:noProof/>
        </w:rPr>
        <w:t xml:space="preserve">your hand </w:t>
      </w:r>
      <w:del w:id="230" w:author="Author">
        <w:r w:rsidRPr="00A13588">
          <w:rPr>
            <w:rFonts w:ascii="Trebuchet MS" w:hAnsi="Trebuchet MS"/>
            <w:noProof/>
          </w:rPr>
          <w:delText xml:space="preserve">out </w:delText>
        </w:r>
      </w:del>
      <w:r w:rsidRPr="00A13588">
        <w:rPr>
          <w:rFonts w:ascii="Trebuchet MS" w:hAnsi="Trebuchet MS"/>
          <w:noProof/>
        </w:rPr>
        <w:t>over the sea</w:t>
      </w:r>
      <w:del w:id="231" w:author="Author">
        <w:r w:rsidRPr="00A13588">
          <w:rPr>
            <w:rFonts w:ascii="Trebuchet MS" w:hAnsi="Trebuchet MS"/>
            <w:noProof/>
          </w:rPr>
          <w:delText>,</w:delText>
        </w:r>
      </w:del>
      <w:ins w:id="232" w:author="Author">
        <w:r w:rsidRPr="00A13588">
          <w:rPr>
            <w:rFonts w:ascii="Trebuchet MS" w:hAnsi="Trebuchet MS"/>
            <w:noProof/>
          </w:rPr>
          <w:t xml:space="preserve"> so</w:t>
        </w:r>
      </w:ins>
      <w:r w:rsidRPr="00A13588">
        <w:rPr>
          <w:rFonts w:ascii="Trebuchet MS" w:hAnsi="Trebuchet MS"/>
          <w:noProof/>
        </w:rPr>
        <w:t xml:space="preserve"> that the waters may come back over the Egyptians, their war chariots</w:t>
      </w:r>
      <w:ins w:id="233" w:author="Author">
        <w:r w:rsidRPr="00A13588">
          <w:rPr>
            <w:rFonts w:ascii="Trebuchet MS" w:hAnsi="Trebuchet MS"/>
            <w:noProof/>
          </w:rPr>
          <w:t>,</w:t>
        </w:r>
      </w:ins>
      <w:r w:rsidRPr="00A13588">
        <w:rPr>
          <w:rFonts w:ascii="Trebuchet MS" w:hAnsi="Trebuchet MS"/>
          <w:noProof/>
        </w:rPr>
        <w:t xml:space="preserve"> and their cavalrymen.” </w:t>
      </w:r>
      <w:r w:rsidRPr="00A13588">
        <w:rPr>
          <w:rFonts w:ascii="Trebuchet MS" w:hAnsi="Trebuchet MS"/>
          <w:b/>
          <w:noProof/>
        </w:rPr>
        <w:t xml:space="preserve">14:27 </w:t>
      </w:r>
      <w:r w:rsidRPr="00A13588">
        <w:rPr>
          <w:rFonts w:ascii="Trebuchet MS" w:hAnsi="Trebuchet MS"/>
          <w:noProof/>
        </w:rPr>
        <w:t xml:space="preserve">Moses at once stretched </w:t>
      </w:r>
      <w:ins w:id="234" w:author="Author">
        <w:r w:rsidRPr="00A13588">
          <w:rPr>
            <w:rFonts w:ascii="Trebuchet MS" w:hAnsi="Trebuchet MS"/>
            <w:noProof/>
          </w:rPr>
          <w:t xml:space="preserve">out </w:t>
        </w:r>
      </w:ins>
      <w:r w:rsidRPr="00A13588">
        <w:rPr>
          <w:rFonts w:ascii="Trebuchet MS" w:hAnsi="Trebuchet MS"/>
          <w:noProof/>
        </w:rPr>
        <w:t xml:space="preserve">his hand </w:t>
      </w:r>
      <w:del w:id="235" w:author="Author">
        <w:r w:rsidRPr="00A13588">
          <w:rPr>
            <w:rFonts w:ascii="Trebuchet MS" w:hAnsi="Trebuchet MS"/>
            <w:noProof/>
          </w:rPr>
          <w:delText xml:space="preserve">out </w:delText>
        </w:r>
      </w:del>
      <w:r w:rsidRPr="00A13588">
        <w:rPr>
          <w:rFonts w:ascii="Trebuchet MS" w:hAnsi="Trebuchet MS"/>
          <w:noProof/>
        </w:rPr>
        <w:t xml:space="preserve">over the sea, and </w:t>
      </w:r>
      <w:ins w:id="236" w:author="Author">
        <w:r w:rsidRPr="00A13588">
          <w:rPr>
            <w:rFonts w:ascii="Trebuchet MS" w:hAnsi="Trebuchet MS"/>
            <w:noProof/>
          </w:rPr>
          <w:t xml:space="preserve">as morning approached, </w:t>
        </w:r>
      </w:ins>
      <w:r w:rsidRPr="00A13588">
        <w:rPr>
          <w:rFonts w:ascii="Trebuchet MS" w:hAnsi="Trebuchet MS"/>
          <w:noProof/>
        </w:rPr>
        <w:t xml:space="preserve">the sea </w:t>
      </w:r>
      <w:del w:id="237" w:author="Author">
        <w:r w:rsidRPr="00A13588">
          <w:rPr>
            <w:rFonts w:ascii="Trebuchet MS" w:hAnsi="Trebuchet MS"/>
            <w:noProof/>
          </w:rPr>
          <w:delText>began to come back</w:delText>
        </w:r>
      </w:del>
      <w:ins w:id="238" w:author="Author">
        <w:r w:rsidRPr="00A13588">
          <w:rPr>
            <w:rFonts w:ascii="Trebuchet MS" w:hAnsi="Trebuchet MS"/>
            <w:noProof/>
          </w:rPr>
          <w:t>returned</w:t>
        </w:r>
      </w:ins>
      <w:r w:rsidRPr="00A13588">
        <w:rPr>
          <w:rFonts w:ascii="Trebuchet MS" w:hAnsi="Trebuchet MS"/>
          <w:noProof/>
        </w:rPr>
        <w:t xml:space="preserve"> to its normal condition</w:t>
      </w:r>
      <w:del w:id="239" w:author="Author">
        <w:r w:rsidRPr="00A13588">
          <w:rPr>
            <w:rFonts w:ascii="Trebuchet MS" w:hAnsi="Trebuchet MS"/>
            <w:noProof/>
          </w:rPr>
          <w:delText xml:space="preserve"> at the approaching of morning. All the while</w:delText>
        </w:r>
      </w:del>
      <w:ins w:id="240" w:author="Author">
        <w:r w:rsidRPr="00A13588">
          <w:rPr>
            <w:rFonts w:ascii="Trebuchet MS" w:hAnsi="Trebuchet MS"/>
            <w:noProof/>
          </w:rPr>
          <w:t>. As</w:t>
        </w:r>
      </w:ins>
      <w:r w:rsidRPr="00A13588">
        <w:rPr>
          <w:rFonts w:ascii="Trebuchet MS" w:hAnsi="Trebuchet MS"/>
          <w:noProof/>
        </w:rPr>
        <w:t xml:space="preserve"> the Egyptians </w:t>
      </w:r>
      <w:del w:id="241" w:author="Author">
        <w:r w:rsidRPr="00A13588">
          <w:rPr>
            <w:rFonts w:ascii="Trebuchet MS" w:hAnsi="Trebuchet MS"/>
            <w:noProof/>
          </w:rPr>
          <w:delText>were fleeing</w:delText>
        </w:r>
      </w:del>
      <w:ins w:id="242" w:author="Author">
        <w:r w:rsidRPr="00A13588">
          <w:rPr>
            <w:rFonts w:ascii="Trebuchet MS" w:hAnsi="Trebuchet MS"/>
            <w:noProof/>
          </w:rPr>
          <w:t>fled</w:t>
        </w:r>
      </w:ins>
      <w:r w:rsidRPr="00A13588">
        <w:rPr>
          <w:rFonts w:ascii="Trebuchet MS" w:hAnsi="Trebuchet MS"/>
          <w:noProof/>
        </w:rPr>
        <w:t xml:space="preserve"> from </w:t>
      </w:r>
      <w:del w:id="243" w:author="Author">
        <w:r w:rsidRPr="00A13588">
          <w:rPr>
            <w:rFonts w:ascii="Trebuchet MS" w:hAnsi="Trebuchet MS"/>
            <w:noProof/>
          </w:rPr>
          <w:delText xml:space="preserve">encountering </w:delText>
        </w:r>
      </w:del>
      <w:r w:rsidRPr="00A13588">
        <w:rPr>
          <w:rFonts w:ascii="Trebuchet MS" w:hAnsi="Trebuchet MS"/>
          <w:noProof/>
        </w:rPr>
        <w:t>it,</w:t>
      </w:r>
      <w:del w:id="244" w:author="Author">
        <w:r w:rsidRPr="00A13588">
          <w:rPr>
            <w:rFonts w:ascii="Trebuchet MS" w:hAnsi="Trebuchet MS"/>
            <w:noProof/>
          </w:rPr>
          <w:delText xml:space="preserve"> but</w:delText>
        </w:r>
      </w:del>
      <w:r w:rsidRPr="00A13588">
        <w:rPr>
          <w:rFonts w:ascii="Trebuchet MS" w:hAnsi="Trebuchet MS"/>
          <w:noProof/>
        </w:rPr>
        <w:t xml:space="preserve"> Jehovah shook the Egyptians off into the midst of the sea. </w:t>
      </w:r>
      <w:r w:rsidRPr="00A13588">
        <w:rPr>
          <w:rFonts w:ascii="Trebuchet MS" w:hAnsi="Trebuchet MS"/>
          <w:b/>
          <w:noProof/>
        </w:rPr>
        <w:t xml:space="preserve">14:28 </w:t>
      </w:r>
      <w:del w:id="245" w:author="Author">
        <w:r w:rsidRPr="00A13588">
          <w:rPr>
            <w:rFonts w:ascii="Trebuchet MS" w:hAnsi="Trebuchet MS"/>
            <w:noProof/>
          </w:rPr>
          <w:delText>And the</w:delText>
        </w:r>
      </w:del>
      <w:ins w:id="246" w:author="Author">
        <w:r w:rsidRPr="00A13588">
          <w:rPr>
            <w:rFonts w:ascii="Trebuchet MS" w:hAnsi="Trebuchet MS"/>
            <w:noProof/>
          </w:rPr>
          <w:t>The returning</w:t>
        </w:r>
      </w:ins>
      <w:r w:rsidRPr="00A13588">
        <w:rPr>
          <w:rFonts w:ascii="Trebuchet MS" w:hAnsi="Trebuchet MS"/>
          <w:noProof/>
        </w:rPr>
        <w:t xml:space="preserve"> waters </w:t>
      </w:r>
      <w:del w:id="247" w:author="Author">
        <w:r w:rsidRPr="00A13588">
          <w:rPr>
            <w:rFonts w:ascii="Trebuchet MS" w:hAnsi="Trebuchet MS"/>
            <w:noProof/>
          </w:rPr>
          <w:delText xml:space="preserve">kept coming back. Finally they </w:delText>
        </w:r>
      </w:del>
      <w:r w:rsidRPr="00A13588">
        <w:rPr>
          <w:rFonts w:ascii="Trebuchet MS" w:hAnsi="Trebuchet MS"/>
          <w:noProof/>
        </w:rPr>
        <w:t xml:space="preserve">covered the war chariots and the cavalrymen </w:t>
      </w:r>
      <w:del w:id="248" w:author="Author">
        <w:r w:rsidRPr="00A13588">
          <w:rPr>
            <w:rFonts w:ascii="Trebuchet MS" w:hAnsi="Trebuchet MS"/>
            <w:noProof/>
          </w:rPr>
          <w:delText>belonging to</w:delText>
        </w:r>
      </w:del>
      <w:ins w:id="249" w:author="Author">
        <w:r w:rsidRPr="00A13588">
          <w:rPr>
            <w:rFonts w:ascii="Trebuchet MS" w:hAnsi="Trebuchet MS"/>
            <w:noProof/>
          </w:rPr>
          <w:t>and</w:t>
        </w:r>
      </w:ins>
      <w:r w:rsidRPr="00A13588">
        <w:rPr>
          <w:rFonts w:ascii="Trebuchet MS" w:hAnsi="Trebuchet MS"/>
          <w:noProof/>
        </w:rPr>
        <w:t xml:space="preserve"> all of Phar′aoh’s </w:t>
      </w:r>
      <w:del w:id="250" w:author="Author">
        <w:r w:rsidRPr="00A13588">
          <w:rPr>
            <w:rFonts w:ascii="Trebuchet MS" w:hAnsi="Trebuchet MS"/>
            <w:noProof/>
          </w:rPr>
          <w:delText xml:space="preserve">military forces and </w:delText>
        </w:r>
      </w:del>
      <w:ins w:id="251" w:author="Author">
        <w:r w:rsidRPr="00A13588">
          <w:rPr>
            <w:rFonts w:ascii="Trebuchet MS" w:hAnsi="Trebuchet MS"/>
            <w:noProof/>
          </w:rPr>
          <w:t xml:space="preserve">army </w:t>
        </w:r>
      </w:ins>
      <w:r w:rsidRPr="00A13588">
        <w:rPr>
          <w:rFonts w:ascii="Trebuchet MS" w:hAnsi="Trebuchet MS"/>
          <w:noProof/>
        </w:rPr>
        <w:t xml:space="preserve">who had gone into the sea after them. Not so much as one among them was </w:t>
      </w:r>
      <w:del w:id="252" w:author="Author">
        <w:r w:rsidRPr="00A13588">
          <w:rPr>
            <w:rFonts w:ascii="Trebuchet MS" w:hAnsi="Trebuchet MS"/>
            <w:noProof/>
          </w:rPr>
          <w:delText>let remain</w:delText>
        </w:r>
      </w:del>
      <w:ins w:id="253" w:author="Author">
        <w:r w:rsidRPr="00A13588">
          <w:rPr>
            <w:rFonts w:ascii="Trebuchet MS" w:hAnsi="Trebuchet MS"/>
            <w:noProof/>
          </w:rPr>
          <w:t>allowed to survive</w:t>
        </w:r>
      </w:ins>
      <w:r w:rsidRPr="00A13588">
        <w:rPr>
          <w:rFonts w:ascii="Trebuchet MS" w:hAnsi="Trebuchet MS"/>
          <w:noProof/>
        </w:rPr>
        <w:t>.</w:t>
      </w:r>
    </w:p>
    <w:p w:rsidR="000115D6" w:rsidRPr="00A13588" w:rsidRDefault="000115D6" w:rsidP="000115D6">
      <w:pPr>
        <w:rPr>
          <w:rFonts w:ascii="Trebuchet MS" w:hAnsi="Trebuchet MS"/>
          <w:noProof/>
        </w:rPr>
      </w:pPr>
      <w:r w:rsidRPr="00A13588">
        <w:rPr>
          <w:rFonts w:ascii="Trebuchet MS" w:hAnsi="Trebuchet MS"/>
          <w:b/>
        </w:rPr>
        <w:t xml:space="preserve">14:29 </w:t>
      </w:r>
      <w:del w:id="254" w:author="Author">
        <w:r w:rsidRPr="00A13588">
          <w:rPr>
            <w:rFonts w:ascii="Trebuchet MS" w:hAnsi="Trebuchet MS"/>
            <w:noProof/>
          </w:rPr>
          <w:delText>As for</w:delText>
        </w:r>
      </w:del>
      <w:ins w:id="255" w:author="Author">
        <w:r w:rsidRPr="00A13588">
          <w:rPr>
            <w:rFonts w:ascii="Trebuchet MS" w:hAnsi="Trebuchet MS"/>
            <w:noProof/>
          </w:rPr>
          <w:t>But</w:t>
        </w:r>
      </w:ins>
      <w:r w:rsidRPr="00A13588">
        <w:rPr>
          <w:rFonts w:ascii="Trebuchet MS" w:hAnsi="Trebuchet MS"/>
          <w:noProof/>
        </w:rPr>
        <w:t xml:space="preserve"> the </w:t>
      </w:r>
      <w:del w:id="256" w:author="Author">
        <w:r w:rsidRPr="00A13588">
          <w:rPr>
            <w:rFonts w:ascii="Trebuchet MS" w:hAnsi="Trebuchet MS"/>
            <w:noProof/>
          </w:rPr>
          <w:delText>sons of Israel, they</w:delText>
        </w:r>
      </w:del>
      <w:ins w:id="257" w:author="Author">
        <w:r w:rsidRPr="00A13588">
          <w:rPr>
            <w:rFonts w:ascii="Trebuchet MS" w:hAnsi="Trebuchet MS"/>
            <w:noProof/>
          </w:rPr>
          <w:t>Israelites</w:t>
        </w:r>
      </w:ins>
      <w:r w:rsidRPr="00A13588">
        <w:rPr>
          <w:rFonts w:ascii="Trebuchet MS" w:hAnsi="Trebuchet MS"/>
          <w:noProof/>
        </w:rPr>
        <w:t xml:space="preserve"> walked on dry </w:t>
      </w:r>
      <w:del w:id="258" w:author="Author">
        <w:r w:rsidRPr="00A13588">
          <w:rPr>
            <w:rFonts w:ascii="Trebuchet MS" w:hAnsi="Trebuchet MS"/>
            <w:noProof/>
          </w:rPr>
          <w:delText>land</w:delText>
        </w:r>
      </w:del>
      <w:ins w:id="259" w:author="Author">
        <w:r w:rsidRPr="00A13588">
          <w:rPr>
            <w:rFonts w:ascii="Trebuchet MS" w:hAnsi="Trebuchet MS"/>
            <w:noProof/>
          </w:rPr>
          <w:t>ground</w:t>
        </w:r>
      </w:ins>
      <w:r w:rsidRPr="00A13588">
        <w:rPr>
          <w:rFonts w:ascii="Trebuchet MS" w:hAnsi="Trebuchet MS"/>
          <w:noProof/>
        </w:rPr>
        <w:t xml:space="preserve"> in the midst of the seabed, and the waters </w:t>
      </w:r>
      <w:del w:id="260" w:author="Author">
        <w:r w:rsidRPr="00A13588">
          <w:rPr>
            <w:rFonts w:ascii="Trebuchet MS" w:hAnsi="Trebuchet MS"/>
            <w:noProof/>
          </w:rPr>
          <w:delText>were for them</w:delText>
        </w:r>
      </w:del>
      <w:ins w:id="261" w:author="Author">
        <w:r w:rsidRPr="00A13588">
          <w:rPr>
            <w:rFonts w:ascii="Trebuchet MS" w:hAnsi="Trebuchet MS"/>
            <w:noProof/>
          </w:rPr>
          <w:t>formed</w:t>
        </w:r>
      </w:ins>
      <w:r w:rsidRPr="00A13588">
        <w:rPr>
          <w:rFonts w:ascii="Trebuchet MS" w:hAnsi="Trebuchet MS"/>
          <w:noProof/>
        </w:rPr>
        <w:t xml:space="preserve"> a wall on their right hand and on their left. </w:t>
      </w:r>
      <w:r w:rsidRPr="00A13588">
        <w:rPr>
          <w:rFonts w:ascii="Trebuchet MS" w:hAnsi="Trebuchet MS"/>
          <w:b/>
          <w:noProof/>
        </w:rPr>
        <w:t xml:space="preserve">14:30 </w:t>
      </w:r>
      <w:r w:rsidRPr="00A13588">
        <w:rPr>
          <w:rFonts w:ascii="Trebuchet MS" w:hAnsi="Trebuchet MS"/>
          <w:noProof/>
        </w:rPr>
        <w:t xml:space="preserve">Thus </w:t>
      </w:r>
      <w:del w:id="262" w:author="Author">
        <w:r w:rsidRPr="00A13588">
          <w:rPr>
            <w:rFonts w:ascii="Trebuchet MS" w:hAnsi="Trebuchet MS"/>
            <w:noProof/>
          </w:rPr>
          <w:delText xml:space="preserve">on that day </w:delText>
        </w:r>
      </w:del>
      <w:r w:rsidRPr="00A13588">
        <w:rPr>
          <w:rFonts w:ascii="Trebuchet MS" w:hAnsi="Trebuchet MS"/>
          <w:noProof/>
        </w:rPr>
        <w:t xml:space="preserve">Jehovah saved Israel </w:t>
      </w:r>
      <w:ins w:id="263" w:author="Author">
        <w:r w:rsidRPr="00A13588">
          <w:rPr>
            <w:rFonts w:ascii="Trebuchet MS" w:hAnsi="Trebuchet MS"/>
            <w:noProof/>
          </w:rPr>
          <w:t xml:space="preserve">on that day </w:t>
        </w:r>
      </w:ins>
      <w:r w:rsidRPr="00A13588">
        <w:rPr>
          <w:rFonts w:ascii="Trebuchet MS" w:hAnsi="Trebuchet MS"/>
          <w:noProof/>
        </w:rPr>
        <w:t xml:space="preserve">from the hand of the Egyptians, and Israel </w:t>
      </w:r>
      <w:del w:id="264" w:author="Author">
        <w:r w:rsidRPr="00A13588">
          <w:rPr>
            <w:rFonts w:ascii="Trebuchet MS" w:hAnsi="Trebuchet MS"/>
            <w:noProof/>
          </w:rPr>
          <w:delText>got to see</w:delText>
        </w:r>
      </w:del>
      <w:ins w:id="265" w:author="Author">
        <w:r w:rsidRPr="00A13588">
          <w:rPr>
            <w:rFonts w:ascii="Trebuchet MS" w:hAnsi="Trebuchet MS"/>
            <w:noProof/>
          </w:rPr>
          <w:t>saw</w:t>
        </w:r>
      </w:ins>
      <w:r w:rsidRPr="00A13588">
        <w:rPr>
          <w:rFonts w:ascii="Trebuchet MS" w:hAnsi="Trebuchet MS"/>
          <w:noProof/>
        </w:rPr>
        <w:t xml:space="preserve"> the Egyptians dead on the seashore. </w:t>
      </w:r>
      <w:r w:rsidRPr="00A13588">
        <w:rPr>
          <w:rFonts w:ascii="Trebuchet MS" w:hAnsi="Trebuchet MS"/>
          <w:b/>
          <w:noProof/>
        </w:rPr>
        <w:t xml:space="preserve">14:31 </w:t>
      </w:r>
      <w:r w:rsidRPr="00A13588">
        <w:rPr>
          <w:rFonts w:ascii="Trebuchet MS" w:hAnsi="Trebuchet MS"/>
          <w:noProof/>
        </w:rPr>
        <w:t xml:space="preserve">Israel also </w:t>
      </w:r>
      <w:del w:id="266" w:author="Author">
        <w:r w:rsidRPr="00A13588">
          <w:rPr>
            <w:rFonts w:ascii="Trebuchet MS" w:hAnsi="Trebuchet MS"/>
            <w:noProof/>
          </w:rPr>
          <w:delText>got to see</w:delText>
        </w:r>
      </w:del>
      <w:ins w:id="267" w:author="Author">
        <w:r w:rsidRPr="00A13588">
          <w:rPr>
            <w:rFonts w:ascii="Trebuchet MS" w:hAnsi="Trebuchet MS"/>
            <w:noProof/>
          </w:rPr>
          <w:t>saw</w:t>
        </w:r>
      </w:ins>
      <w:r w:rsidRPr="00A13588">
        <w:rPr>
          <w:rFonts w:ascii="Trebuchet MS" w:hAnsi="Trebuchet MS"/>
          <w:noProof/>
        </w:rPr>
        <w:t xml:space="preserve"> the great </w:t>
      </w:r>
      <w:del w:id="268" w:author="Author">
        <w:r w:rsidRPr="00A13588">
          <w:rPr>
            <w:rFonts w:ascii="Trebuchet MS" w:hAnsi="Trebuchet MS"/>
            <w:noProof/>
          </w:rPr>
          <w:delText>hand</w:delText>
        </w:r>
      </w:del>
      <w:ins w:id="269" w:author="Author">
        <w:r w:rsidRPr="00A13588">
          <w:rPr>
            <w:rFonts w:ascii="Trebuchet MS" w:hAnsi="Trebuchet MS"/>
            <w:noProof/>
          </w:rPr>
          <w:t>power</w:t>
        </w:r>
        <w:r w:rsidRPr="00A13588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A13588">
        <w:rPr>
          <w:rFonts w:ascii="Trebuchet MS" w:hAnsi="Trebuchet MS"/>
          <w:noProof/>
        </w:rPr>
        <w:t xml:space="preserve"> that Jehovah </w:t>
      </w:r>
      <w:del w:id="272" w:author="Author">
        <w:r w:rsidRPr="00A13588">
          <w:rPr>
            <w:rFonts w:ascii="Trebuchet MS" w:hAnsi="Trebuchet MS"/>
            <w:noProof/>
          </w:rPr>
          <w:delText>put in action</w:delText>
        </w:r>
      </w:del>
      <w:ins w:id="273" w:author="Author">
        <w:r w:rsidRPr="00A13588">
          <w:rPr>
            <w:rFonts w:ascii="Trebuchet MS" w:hAnsi="Trebuchet MS"/>
            <w:noProof/>
          </w:rPr>
          <w:t>wielded</w:t>
        </w:r>
      </w:ins>
      <w:r w:rsidRPr="00A13588">
        <w:rPr>
          <w:rFonts w:ascii="Trebuchet MS" w:hAnsi="Trebuchet MS"/>
          <w:noProof/>
        </w:rPr>
        <w:t xml:space="preserve"> against the Egyptians</w:t>
      </w:r>
      <w:del w:id="274" w:author="Author">
        <w:r w:rsidRPr="00A13588">
          <w:rPr>
            <w:rFonts w:ascii="Trebuchet MS" w:hAnsi="Trebuchet MS"/>
            <w:noProof/>
          </w:rPr>
          <w:delText>;</w:delText>
        </w:r>
      </w:del>
      <w:ins w:id="275" w:author="Author">
        <w:r w:rsidRPr="00A13588">
          <w:rPr>
            <w:rFonts w:ascii="Trebuchet MS" w:hAnsi="Trebuchet MS"/>
            <w:noProof/>
          </w:rPr>
          <w:t>,</w:t>
        </w:r>
      </w:ins>
      <w:r w:rsidRPr="00A13588">
        <w:rPr>
          <w:rFonts w:ascii="Trebuchet MS" w:hAnsi="Trebuchet MS"/>
          <w:noProof/>
        </w:rPr>
        <w:t xml:space="preserve"> and the people began to fear Jehovah and to put faith in Jehovah and in </w:t>
      </w:r>
      <w:del w:id="276" w:author="Author">
        <w:r w:rsidRPr="00A13588">
          <w:rPr>
            <w:rFonts w:ascii="Trebuchet MS" w:hAnsi="Trebuchet MS"/>
            <w:noProof/>
          </w:rPr>
          <w:delText xml:space="preserve">Moses </w:delText>
        </w:r>
      </w:del>
      <w:r w:rsidRPr="00A13588">
        <w:rPr>
          <w:rFonts w:ascii="Trebuchet MS" w:hAnsi="Trebuchet MS"/>
          <w:noProof/>
        </w:rPr>
        <w:t>his servant</w:t>
      </w:r>
      <w:ins w:id="277" w:author="Author">
        <w:r w:rsidRPr="00A13588">
          <w:rPr>
            <w:rFonts w:ascii="Trebuchet MS" w:hAnsi="Trebuchet MS"/>
            <w:noProof/>
          </w:rPr>
          <w:t xml:space="preserve"> Moses</w:t>
        </w:r>
      </w:ins>
      <w:r w:rsidRPr="00A13588">
        <w:rPr>
          <w:rFonts w:ascii="Trebuchet MS" w:hAnsi="Trebuchet MS"/>
          <w:noProof/>
        </w:rPr>
        <w:t>.</w:t>
      </w:r>
    </w:p>
    <w:p w:rsidR="000115D6" w:rsidRPr="00A13588" w:rsidRDefault="000115D6" w:rsidP="000115D6">
      <w:pPr>
        <w:rPr>
          <w:rFonts w:ascii="Trebuchet MS" w:hAnsi="Trebuchet MS"/>
          <w:b/>
        </w:rPr>
      </w:pPr>
    </w:p>
    <w:p w:rsidR="00762BCB" w:rsidRPr="000115D6" w:rsidRDefault="00762BCB" w:rsidP="000115D6"/>
    <w:sectPr w:rsidR="00762BCB" w:rsidRPr="000115D6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0CC8" w:rsidRDefault="00190CC8">
      <w:r>
        <w:separator/>
      </w:r>
    </w:p>
  </w:endnote>
  <w:endnote w:type="continuationSeparator" w:id="0">
    <w:p w:rsidR="00190CC8" w:rsidRDefault="00190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0CC8" w:rsidRDefault="00190CC8">
      <w:r>
        <w:separator/>
      </w:r>
    </w:p>
  </w:footnote>
  <w:footnote w:type="continuationSeparator" w:id="0">
    <w:p w:rsidR="00190CC8" w:rsidRDefault="00190CC8">
      <w:r>
        <w:continuationSeparator/>
      </w:r>
    </w:p>
  </w:footnote>
  <w:footnote w:id="1">
    <w:p w:rsidR="000115D6" w:rsidRPr="00A13588" w:rsidRDefault="000115D6" w:rsidP="00A13588">
      <w:pPr>
        <w:pStyle w:val="FootnoteText"/>
        <w:spacing w:after="96"/>
        <w:ind w:firstLine="288"/>
        <w:rPr>
          <w:ins w:id="69" w:author="Author"/>
        </w:rPr>
      </w:pPr>
      <w:ins w:id="70" w:author="Author">
        <w:r w:rsidRPr="00A13588">
          <w:rPr>
            <w:rStyle w:val="FootnoteReference"/>
          </w:rPr>
          <w:footnoteRef/>
        </w:r>
        <w:r w:rsidRPr="00A13588">
          <w:t xml:space="preserve"> </w:t>
        </w:r>
        <w:r w:rsidRPr="00A13588">
          <w:rPr>
            <w:b/>
          </w:rPr>
          <w:t xml:space="preserve">14:8 </w:t>
        </w:r>
        <w:r w:rsidRPr="00A13588">
          <w:t>Lit., “with uplifted hand.”</w:t>
        </w:r>
      </w:ins>
    </w:p>
  </w:footnote>
  <w:footnote w:id="2">
    <w:p w:rsidR="000115D6" w:rsidRPr="00A13588" w:rsidRDefault="000115D6" w:rsidP="00A13588">
      <w:pPr>
        <w:pStyle w:val="FootnoteText"/>
        <w:spacing w:after="96"/>
        <w:ind w:firstLine="288"/>
        <w:rPr>
          <w:ins w:id="213" w:author="Author"/>
        </w:rPr>
      </w:pPr>
      <w:ins w:id="214" w:author="Author">
        <w:r w:rsidRPr="00A13588">
          <w:rPr>
            <w:rStyle w:val="FootnoteReference"/>
          </w:rPr>
          <w:footnoteRef/>
        </w:r>
        <w:r w:rsidRPr="00A13588">
          <w:t xml:space="preserve"> </w:t>
        </w:r>
        <w:r w:rsidRPr="00A13588">
          <w:rPr>
            <w:b/>
          </w:rPr>
          <w:t xml:space="preserve">14:24 </w:t>
        </w:r>
        <w:r w:rsidRPr="00A13588">
          <w:t>That is, about 2:00 a.m. until 6:00 a.m.</w:t>
        </w:r>
      </w:ins>
    </w:p>
  </w:footnote>
  <w:footnote w:id="3">
    <w:p w:rsidR="000115D6" w:rsidRPr="00A13588" w:rsidRDefault="000115D6" w:rsidP="00A13588">
      <w:pPr>
        <w:pStyle w:val="FootnoteText"/>
        <w:spacing w:after="96"/>
        <w:ind w:firstLine="288"/>
        <w:rPr>
          <w:ins w:id="270" w:author="Author"/>
        </w:rPr>
      </w:pPr>
      <w:ins w:id="271" w:author="Author">
        <w:r w:rsidRPr="00A13588">
          <w:rPr>
            <w:rStyle w:val="FootnoteReference"/>
          </w:rPr>
          <w:footnoteRef/>
        </w:r>
        <w:r w:rsidRPr="00A13588">
          <w:t xml:space="preserve"> </w:t>
        </w:r>
        <w:r w:rsidRPr="00A13588">
          <w:rPr>
            <w:b/>
          </w:rPr>
          <w:t xml:space="preserve">14:31 </w:t>
        </w:r>
        <w:r w:rsidRPr="00A13588">
          <w:t>Lit., “hand.”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4590D">
        <w:t>Exodus Chapter 14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A4590D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4590D">
      <w:rPr>
        <w:noProof/>
        <w:snapToGrid w:val="0"/>
      </w:rPr>
      <w:t>Exodus 14.Revised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A4590D">
        <w:t>Exodus Chapter 14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A4590D">
      <w:t>02-Exodus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4590D">
      <w:rPr>
        <w:noProof/>
        <w:snapToGrid w:val="0"/>
      </w:rPr>
      <w:t>Exodus 14.Revised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A4590D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A4590D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A4590D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A4590D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CC8"/>
    <w:rsid w:val="000115D6"/>
    <w:rsid w:val="00190CC8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4590D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C7F90A8-9149-416A-931B-046AF29A2736}"/>
  <w:attachedTemplate r:id="Rfa35879cb9da4f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115D6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115D6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0115D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fa35879cb9da4f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1232</ap:Words>
  <ap:Characters>5435</ap:Characters>
  <ap:Application>Microsoft Office Word</ap:Application>
  <ap:DocSecurity>0</ap:DocSecurity>
  <ap:Lines>90</ap:Lines>
  <ap:Paragraphs>12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6655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14</dc:title>
  <dc:subject/>
  <dc:creator>Ruth Farrugia</dc:creator>
  <cp:keywords/>
  <dc:description/>
  <cp:lastModifiedBy>Farrugia, Ruth</cp:lastModifiedBy>
  <cp:revision>3</cp:revision>
  <dcterms:created xsi:type="dcterms:W3CDTF">2021-03-01T09:47:00Z</dcterms:created>
  <dcterms:modified xsi:type="dcterms:W3CDTF">2021-03-01T09:47:00Z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14.docx</vt:lpwstr>
  </property>
  <property fmtid="{D5CDD505-2E9C-101B-9397-08002B2CF9AE}" pid="9" name="_TranslationDocumentId">
    <vt:i4>19394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2014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14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