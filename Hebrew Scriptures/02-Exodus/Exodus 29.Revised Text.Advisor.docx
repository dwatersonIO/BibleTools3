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1E6C" w:rsidRPr="00A17783" w:rsidRDefault="001C1E6C" w:rsidP="001C1E6C">
      <w:pPr>
        <w:rPr>
          <w:rFonts w:ascii="Trebuchet MS" w:hAnsi="Trebuchet MS"/>
          <w:noProof/>
        </w:rPr>
      </w:pPr>
      <w:bookmarkStart w:id="0" w:name="_GoBack"/>
      <w:bookmarkEnd w:id="0"/>
      <w:r w:rsidRPr="00A17783">
        <w:rPr>
          <w:rFonts w:ascii="Trebuchet MS" w:hAnsi="Trebuchet MS"/>
          <w:b/>
        </w:rPr>
        <w:t xml:space="preserve">29:1 </w:t>
      </w:r>
      <w:r w:rsidRPr="00A17783">
        <w:rPr>
          <w:rFonts w:ascii="Trebuchet MS" w:hAnsi="Trebuchet MS"/>
          <w:noProof/>
        </w:rPr>
        <w:t>“</w:t>
      </w:r>
      <w:del w:id="1" w:author="Author">
        <w:r w:rsidRPr="00A17783">
          <w:rPr>
            <w:rFonts w:ascii="Trebuchet MS" w:hAnsi="Trebuchet MS"/>
            <w:noProof/>
          </w:rPr>
          <w:delText>And this</w:delText>
        </w:r>
      </w:del>
      <w:ins w:id="2" w:author="Author">
        <w:r w:rsidRPr="00A17783">
          <w:rPr>
            <w:rFonts w:ascii="Trebuchet MS" w:hAnsi="Trebuchet MS"/>
            <w:noProof/>
          </w:rPr>
          <w:t>This</w:t>
        </w:r>
      </w:ins>
      <w:r w:rsidRPr="00A17783">
        <w:rPr>
          <w:rFonts w:ascii="Trebuchet MS" w:hAnsi="Trebuchet MS"/>
          <w:noProof/>
        </w:rPr>
        <w:t xml:space="preserve"> is </w:t>
      </w:r>
      <w:del w:id="3" w:author="Author">
        <w:r w:rsidRPr="00A17783">
          <w:rPr>
            <w:rFonts w:ascii="Trebuchet MS" w:hAnsi="Trebuchet MS"/>
            <w:noProof/>
          </w:rPr>
          <w:delText>the thing that</w:delText>
        </w:r>
      </w:del>
      <w:ins w:id="4" w:author="Author">
        <w:r w:rsidRPr="00A17783">
          <w:rPr>
            <w:rFonts w:ascii="Trebuchet MS" w:hAnsi="Trebuchet MS"/>
            <w:noProof/>
          </w:rPr>
          <w:t>what</w:t>
        </w:r>
      </w:ins>
      <w:r w:rsidRPr="00A17783">
        <w:rPr>
          <w:rFonts w:ascii="Trebuchet MS" w:hAnsi="Trebuchet MS"/>
          <w:noProof/>
        </w:rPr>
        <w:t xml:space="preserve"> you are to do to </w:t>
      </w:r>
      <w:del w:id="5" w:author="Author">
        <w:r w:rsidRPr="00A17783">
          <w:rPr>
            <w:rFonts w:ascii="Trebuchet MS" w:hAnsi="Trebuchet MS"/>
            <w:noProof/>
          </w:rPr>
          <w:delText xml:space="preserve">them to </w:delText>
        </w:r>
      </w:del>
      <w:r w:rsidRPr="00A17783">
        <w:rPr>
          <w:rFonts w:ascii="Trebuchet MS" w:hAnsi="Trebuchet MS"/>
          <w:noProof/>
        </w:rPr>
        <w:t xml:space="preserve">sanctify them </w:t>
      </w:r>
      <w:del w:id="6" w:author="Author">
        <w:r w:rsidRPr="00A17783">
          <w:rPr>
            <w:rFonts w:ascii="Trebuchet MS" w:hAnsi="Trebuchet MS"/>
            <w:noProof/>
          </w:rPr>
          <w:delText>for acting</w:delText>
        </w:r>
      </w:del>
      <w:ins w:id="7" w:author="Author">
        <w:r w:rsidRPr="00A17783">
          <w:rPr>
            <w:rFonts w:ascii="Trebuchet MS" w:hAnsi="Trebuchet MS"/>
            <w:noProof/>
          </w:rPr>
          <w:t>to serve</w:t>
        </w:r>
      </w:ins>
      <w:r w:rsidRPr="00A17783">
        <w:rPr>
          <w:rFonts w:ascii="Trebuchet MS" w:hAnsi="Trebuchet MS"/>
          <w:noProof/>
        </w:rPr>
        <w:t xml:space="preserve"> as priests to me: Take a young bull, </w:t>
      </w:r>
      <w:del w:id="8" w:author="Author">
        <w:r w:rsidRPr="00A17783">
          <w:rPr>
            <w:rFonts w:ascii="Trebuchet MS" w:hAnsi="Trebuchet MS"/>
            <w:noProof/>
          </w:rPr>
          <w:delText xml:space="preserve">and </w:delText>
        </w:r>
      </w:del>
      <w:r w:rsidRPr="00A17783">
        <w:rPr>
          <w:rFonts w:ascii="Trebuchet MS" w:hAnsi="Trebuchet MS"/>
          <w:noProof/>
        </w:rPr>
        <w:t xml:space="preserve">two </w:t>
      </w:r>
      <w:ins w:id="9" w:author="Author">
        <w:r w:rsidRPr="00A17783">
          <w:rPr>
            <w:rFonts w:ascii="Trebuchet MS" w:hAnsi="Trebuchet MS"/>
            <w:noProof/>
          </w:rPr>
          <w:t xml:space="preserve">unblemished </w:t>
        </w:r>
      </w:ins>
      <w:r w:rsidRPr="00A17783">
        <w:rPr>
          <w:rFonts w:ascii="Trebuchet MS" w:hAnsi="Trebuchet MS"/>
          <w:noProof/>
        </w:rPr>
        <w:t xml:space="preserve">rams, </w:t>
      </w:r>
      <w:del w:id="10" w:author="Author">
        <w:r w:rsidRPr="00A17783">
          <w:rPr>
            <w:rFonts w:ascii="Trebuchet MS" w:hAnsi="Trebuchet MS"/>
            <w:noProof/>
          </w:rPr>
          <w:delText xml:space="preserve">sound ones, </w:delText>
        </w:r>
      </w:del>
      <w:r w:rsidRPr="00A17783">
        <w:rPr>
          <w:rFonts w:ascii="Trebuchet MS" w:hAnsi="Trebuchet MS"/>
          <w:b/>
          <w:noProof/>
        </w:rPr>
        <w:t xml:space="preserve">29:2 </w:t>
      </w:r>
      <w:del w:id="11" w:author="Author">
        <w:r w:rsidRPr="00A17783">
          <w:rPr>
            <w:rFonts w:ascii="Trebuchet MS" w:hAnsi="Trebuchet MS"/>
            <w:noProof/>
          </w:rPr>
          <w:delText>and unfermented</w:delText>
        </w:r>
      </w:del>
      <w:ins w:id="12" w:author="Author">
        <w:r w:rsidRPr="00A17783">
          <w:rPr>
            <w:rFonts w:ascii="Trebuchet MS" w:hAnsi="Trebuchet MS"/>
            <w:noProof/>
          </w:rPr>
          <w:t>unleavened</w:t>
        </w:r>
      </w:ins>
      <w:r w:rsidRPr="00A17783">
        <w:rPr>
          <w:rFonts w:ascii="Trebuchet MS" w:hAnsi="Trebuchet MS"/>
          <w:noProof/>
        </w:rPr>
        <w:t xml:space="preserve"> bread</w:t>
      </w:r>
      <w:del w:id="13" w:author="Author">
        <w:r w:rsidRPr="00A17783">
          <w:rPr>
            <w:rFonts w:ascii="Trebuchet MS" w:hAnsi="Trebuchet MS"/>
            <w:noProof/>
          </w:rPr>
          <w:delText xml:space="preserve"> and unfermented</w:delText>
        </w:r>
      </w:del>
      <w:ins w:id="14" w:author="Author">
        <w:r w:rsidRPr="00A17783">
          <w:rPr>
            <w:rFonts w:ascii="Trebuchet MS" w:hAnsi="Trebuchet MS"/>
            <w:noProof/>
          </w:rPr>
          <w:t>, unleavened</w:t>
        </w:r>
      </w:ins>
      <w:r w:rsidRPr="00A17783">
        <w:rPr>
          <w:rFonts w:ascii="Trebuchet MS" w:hAnsi="Trebuchet MS"/>
          <w:noProof/>
        </w:rPr>
        <w:t xml:space="preserve"> ring-shaped </w:t>
      </w:r>
      <w:del w:id="15" w:author="Author">
        <w:r w:rsidRPr="00A17783">
          <w:rPr>
            <w:rFonts w:ascii="Trebuchet MS" w:hAnsi="Trebuchet MS"/>
            <w:noProof/>
          </w:rPr>
          <w:delText>cakes moistened</w:delText>
        </w:r>
      </w:del>
      <w:ins w:id="16" w:author="Author">
        <w:r w:rsidRPr="00A17783">
          <w:rPr>
            <w:rFonts w:ascii="Trebuchet MS" w:hAnsi="Trebuchet MS"/>
            <w:noProof/>
          </w:rPr>
          <w:t>loaves mixed</w:t>
        </w:r>
      </w:ins>
      <w:r w:rsidRPr="00A17783">
        <w:rPr>
          <w:rFonts w:ascii="Trebuchet MS" w:hAnsi="Trebuchet MS"/>
          <w:noProof/>
        </w:rPr>
        <w:t xml:space="preserve"> with oil</w:t>
      </w:r>
      <w:ins w:id="17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and </w:t>
      </w:r>
      <w:del w:id="18" w:author="Author">
        <w:r w:rsidRPr="00A17783">
          <w:rPr>
            <w:rFonts w:ascii="Trebuchet MS" w:hAnsi="Trebuchet MS"/>
            <w:noProof/>
          </w:rPr>
          <w:delText>unfermented</w:delText>
        </w:r>
      </w:del>
      <w:ins w:id="19" w:author="Author">
        <w:r w:rsidRPr="00A17783">
          <w:rPr>
            <w:rFonts w:ascii="Trebuchet MS" w:hAnsi="Trebuchet MS"/>
            <w:noProof/>
          </w:rPr>
          <w:t>unleavened</w:t>
        </w:r>
      </w:ins>
      <w:r w:rsidRPr="00A17783">
        <w:rPr>
          <w:rFonts w:ascii="Trebuchet MS" w:hAnsi="Trebuchet MS"/>
          <w:noProof/>
        </w:rPr>
        <w:t xml:space="preserve"> wafers </w:t>
      </w:r>
      <w:del w:id="20" w:author="Author">
        <w:r w:rsidRPr="00A17783">
          <w:rPr>
            <w:rFonts w:ascii="Trebuchet MS" w:hAnsi="Trebuchet MS"/>
            <w:noProof/>
          </w:rPr>
          <w:delText>smeared</w:delText>
        </w:r>
      </w:del>
      <w:ins w:id="21" w:author="Author">
        <w:r w:rsidRPr="00A17783">
          <w:rPr>
            <w:rFonts w:ascii="Trebuchet MS" w:hAnsi="Trebuchet MS"/>
            <w:noProof/>
          </w:rPr>
          <w:t>spread</w:t>
        </w:r>
      </w:ins>
      <w:r w:rsidRPr="00A17783">
        <w:rPr>
          <w:rFonts w:ascii="Trebuchet MS" w:hAnsi="Trebuchet MS"/>
          <w:noProof/>
        </w:rPr>
        <w:t xml:space="preserve"> with oil. </w:t>
      </w:r>
      <w:del w:id="22" w:author="Author">
        <w:r w:rsidRPr="00A17783">
          <w:rPr>
            <w:rFonts w:ascii="Trebuchet MS" w:hAnsi="Trebuchet MS"/>
            <w:noProof/>
          </w:rPr>
          <w:delText>Out of</w:delText>
        </w:r>
      </w:del>
      <w:ins w:id="23" w:author="Author">
        <w:r w:rsidRPr="00A17783">
          <w:rPr>
            <w:rFonts w:ascii="Trebuchet MS" w:hAnsi="Trebuchet MS"/>
            <w:noProof/>
          </w:rPr>
          <w:t>You are to make them with</w:t>
        </w:r>
      </w:ins>
      <w:r w:rsidRPr="00A17783">
        <w:rPr>
          <w:rFonts w:ascii="Trebuchet MS" w:hAnsi="Trebuchet MS"/>
          <w:noProof/>
        </w:rPr>
        <w:t xml:space="preserve"> fine wheat flour </w:t>
      </w:r>
      <w:del w:id="24" w:author="Author">
        <w:r w:rsidRPr="00A17783">
          <w:rPr>
            <w:rFonts w:ascii="Trebuchet MS" w:hAnsi="Trebuchet MS"/>
            <w:noProof/>
          </w:rPr>
          <w:delText xml:space="preserve">you will make them. </w:delText>
        </w:r>
      </w:del>
      <w:r w:rsidRPr="00A17783">
        <w:rPr>
          <w:rFonts w:ascii="Trebuchet MS" w:hAnsi="Trebuchet MS"/>
          <w:b/>
          <w:noProof/>
        </w:rPr>
        <w:t xml:space="preserve">29:3 </w:t>
      </w:r>
      <w:del w:id="25" w:author="Author">
        <w:r w:rsidRPr="00A17783">
          <w:rPr>
            <w:rFonts w:ascii="Trebuchet MS" w:hAnsi="Trebuchet MS"/>
            <w:noProof/>
          </w:rPr>
          <w:delText>And you must</w:delText>
        </w:r>
      </w:del>
      <w:ins w:id="26" w:author="Author">
        <w:r w:rsidRPr="00A17783">
          <w:rPr>
            <w:rFonts w:ascii="Trebuchet MS" w:hAnsi="Trebuchet MS"/>
            <w:noProof/>
          </w:rPr>
          <w:t>and</w:t>
        </w:r>
      </w:ins>
      <w:r w:rsidRPr="00A17783">
        <w:rPr>
          <w:rFonts w:ascii="Trebuchet MS" w:hAnsi="Trebuchet MS"/>
          <w:noProof/>
        </w:rPr>
        <w:t xml:space="preserve"> put them </w:t>
      </w:r>
      <w:del w:id="27" w:author="Author">
        <w:r w:rsidRPr="00A17783">
          <w:rPr>
            <w:rFonts w:ascii="Trebuchet MS" w:hAnsi="Trebuchet MS"/>
            <w:noProof/>
          </w:rPr>
          <w:delText>upon</w:delText>
        </w:r>
      </w:del>
      <w:ins w:id="28" w:author="Author">
        <w:r w:rsidRPr="00A17783">
          <w:rPr>
            <w:rFonts w:ascii="Trebuchet MS" w:hAnsi="Trebuchet MS"/>
            <w:noProof/>
          </w:rPr>
          <w:t>in</w:t>
        </w:r>
      </w:ins>
      <w:r w:rsidRPr="00A17783">
        <w:rPr>
          <w:rFonts w:ascii="Trebuchet MS" w:hAnsi="Trebuchet MS"/>
          <w:noProof/>
        </w:rPr>
        <w:t xml:space="preserve"> a basket and present them in the basket, </w:t>
      </w:r>
      <w:del w:id="29" w:author="Author">
        <w:r w:rsidRPr="00A17783">
          <w:rPr>
            <w:rFonts w:ascii="Trebuchet MS" w:hAnsi="Trebuchet MS"/>
            <w:noProof/>
          </w:rPr>
          <w:delText>and also</w:delText>
        </w:r>
      </w:del>
      <w:ins w:id="30" w:author="Author">
        <w:r w:rsidRPr="00A17783">
          <w:rPr>
            <w:rFonts w:ascii="Trebuchet MS" w:hAnsi="Trebuchet MS"/>
            <w:noProof/>
          </w:rPr>
          <w:t>along with</w:t>
        </w:r>
      </w:ins>
      <w:r w:rsidRPr="00A17783">
        <w:rPr>
          <w:rFonts w:ascii="Trebuchet MS" w:hAnsi="Trebuchet MS"/>
          <w:noProof/>
        </w:rPr>
        <w:t xml:space="preserve"> the bull and the two rams.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29:4 </w:t>
      </w:r>
      <w:r w:rsidRPr="00A17783">
        <w:rPr>
          <w:rFonts w:ascii="Trebuchet MS" w:hAnsi="Trebuchet MS"/>
          <w:noProof/>
        </w:rPr>
        <w:t>“</w:t>
      </w:r>
      <w:del w:id="31" w:author="Author">
        <w:r w:rsidRPr="00A17783">
          <w:rPr>
            <w:rFonts w:ascii="Trebuchet MS" w:hAnsi="Trebuchet MS"/>
            <w:noProof/>
          </w:rPr>
          <w:delText>And you</w:delText>
        </w:r>
      </w:del>
      <w:ins w:id="32" w:author="Author">
        <w:r w:rsidRPr="00A17783">
          <w:rPr>
            <w:rFonts w:ascii="Trebuchet MS" w:hAnsi="Trebuchet MS"/>
            <w:noProof/>
          </w:rPr>
          <w:t>You</w:t>
        </w:r>
      </w:ins>
      <w:r w:rsidRPr="00A17783">
        <w:rPr>
          <w:rFonts w:ascii="Trebuchet MS" w:hAnsi="Trebuchet MS"/>
          <w:noProof/>
        </w:rPr>
        <w:t xml:space="preserve"> will present Aaron and his sons at the entrance of the tent of meeting</w:t>
      </w:r>
      <w:del w:id="33" w:author="Author">
        <w:r w:rsidRPr="00A17783">
          <w:rPr>
            <w:rFonts w:ascii="Trebuchet MS" w:hAnsi="Trebuchet MS"/>
            <w:noProof/>
          </w:rPr>
          <w:delText>,</w:delText>
        </w:r>
      </w:del>
      <w:r w:rsidRPr="00A17783">
        <w:rPr>
          <w:rFonts w:ascii="Trebuchet MS" w:hAnsi="Trebuchet MS"/>
          <w:noProof/>
        </w:rPr>
        <w:t xml:space="preserve"> and </w:t>
      </w:r>
      <w:del w:id="34" w:author="Author">
        <w:r w:rsidRPr="00A17783">
          <w:rPr>
            <w:rFonts w:ascii="Trebuchet MS" w:hAnsi="Trebuchet MS"/>
            <w:noProof/>
          </w:rPr>
          <w:delText xml:space="preserve">you must </w:delText>
        </w:r>
      </w:del>
      <w:r w:rsidRPr="00A17783">
        <w:rPr>
          <w:rFonts w:ascii="Trebuchet MS" w:hAnsi="Trebuchet MS"/>
          <w:noProof/>
        </w:rPr>
        <w:t xml:space="preserve">wash them with water. </w:t>
      </w:r>
      <w:r w:rsidRPr="00A17783">
        <w:rPr>
          <w:rFonts w:ascii="Trebuchet MS" w:hAnsi="Trebuchet MS"/>
          <w:b/>
          <w:noProof/>
        </w:rPr>
        <w:t xml:space="preserve">29:5 </w:t>
      </w:r>
      <w:r w:rsidRPr="00A17783">
        <w:rPr>
          <w:rFonts w:ascii="Trebuchet MS" w:hAnsi="Trebuchet MS"/>
          <w:noProof/>
        </w:rPr>
        <w:t xml:space="preserve">Then you </w:t>
      </w:r>
      <w:del w:id="35" w:author="Author">
        <w:r w:rsidRPr="00A17783">
          <w:rPr>
            <w:rFonts w:ascii="Trebuchet MS" w:hAnsi="Trebuchet MS"/>
            <w:noProof/>
          </w:rPr>
          <w:delText>must</w:delText>
        </w:r>
      </w:del>
      <w:ins w:id="36" w:author="Author">
        <w:r w:rsidRPr="00A17783">
          <w:rPr>
            <w:rFonts w:ascii="Trebuchet MS" w:hAnsi="Trebuchet MS"/>
            <w:noProof/>
          </w:rPr>
          <w:t>are to</w:t>
        </w:r>
      </w:ins>
      <w:r w:rsidRPr="00A17783">
        <w:rPr>
          <w:rFonts w:ascii="Trebuchet MS" w:hAnsi="Trebuchet MS"/>
          <w:noProof/>
        </w:rPr>
        <w:t xml:space="preserve"> take the garments and clothe Aaron with the robe</w:t>
      </w:r>
      <w:del w:id="37" w:author="Author">
        <w:r w:rsidRPr="00A17783">
          <w:rPr>
            <w:rFonts w:ascii="Trebuchet MS" w:hAnsi="Trebuchet MS"/>
            <w:noProof/>
          </w:rPr>
          <w:delText xml:space="preserve"> and</w:delText>
        </w:r>
      </w:del>
      <w:ins w:id="38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the sleeveless coat of the eph′od</w:t>
      </w:r>
      <w:del w:id="39" w:author="Author">
        <w:r w:rsidRPr="00A17783">
          <w:rPr>
            <w:rFonts w:ascii="Trebuchet MS" w:hAnsi="Trebuchet MS"/>
            <w:noProof/>
          </w:rPr>
          <w:delText xml:space="preserve"> and with</w:delText>
        </w:r>
      </w:del>
      <w:ins w:id="40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the eph′od</w:t>
      </w:r>
      <w:ins w:id="41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and the breastpiece, and you </w:t>
      </w:r>
      <w:del w:id="42" w:author="Author">
        <w:r w:rsidRPr="00A17783">
          <w:rPr>
            <w:rFonts w:ascii="Trebuchet MS" w:hAnsi="Trebuchet MS"/>
            <w:noProof/>
          </w:rPr>
          <w:delText>must</w:delText>
        </w:r>
      </w:del>
      <w:ins w:id="43" w:author="Author">
        <w:r w:rsidRPr="00A17783">
          <w:rPr>
            <w:rFonts w:ascii="Trebuchet MS" w:hAnsi="Trebuchet MS"/>
            <w:noProof/>
          </w:rPr>
          <w:t>are to</w:t>
        </w:r>
      </w:ins>
      <w:r w:rsidRPr="00A17783">
        <w:rPr>
          <w:rFonts w:ascii="Trebuchet MS" w:hAnsi="Trebuchet MS"/>
          <w:noProof/>
        </w:rPr>
        <w:t xml:space="preserve"> tie </w:t>
      </w:r>
      <w:del w:id="44" w:author="Author">
        <w:r w:rsidRPr="00A17783">
          <w:rPr>
            <w:rFonts w:ascii="Trebuchet MS" w:hAnsi="Trebuchet MS"/>
            <w:noProof/>
          </w:rPr>
          <w:delText xml:space="preserve">it closely to him with </w:delText>
        </w:r>
      </w:del>
      <w:r w:rsidRPr="00A17783">
        <w:rPr>
          <w:rFonts w:ascii="Trebuchet MS" w:hAnsi="Trebuchet MS"/>
          <w:noProof/>
        </w:rPr>
        <w:t xml:space="preserve">the </w:t>
      </w:r>
      <w:del w:id="45" w:author="Author">
        <w:r w:rsidRPr="00A17783">
          <w:rPr>
            <w:rFonts w:ascii="Trebuchet MS" w:hAnsi="Trebuchet MS"/>
            <w:noProof/>
          </w:rPr>
          <w:delText>girdle</w:delText>
        </w:r>
      </w:del>
      <w:ins w:id="46" w:author="Author">
        <w:r w:rsidRPr="00A17783">
          <w:rPr>
            <w:rFonts w:ascii="Trebuchet MS" w:hAnsi="Trebuchet MS"/>
            <w:noProof/>
          </w:rPr>
          <w:t>woven belt</w:t>
        </w:r>
        <w:r w:rsidRPr="00A17783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A17783">
        <w:rPr>
          <w:rFonts w:ascii="Trebuchet MS" w:hAnsi="Trebuchet MS"/>
          <w:noProof/>
        </w:rPr>
        <w:t xml:space="preserve"> of the eph′od</w:t>
      </w:r>
      <w:ins w:id="49" w:author="Author">
        <w:r w:rsidRPr="00A17783">
          <w:rPr>
            <w:rFonts w:ascii="Trebuchet MS" w:hAnsi="Trebuchet MS"/>
            <w:noProof/>
          </w:rPr>
          <w:t xml:space="preserve"> securely around his waist</w:t>
        </w:r>
      </w:ins>
      <w:r w:rsidRPr="00A17783">
        <w:rPr>
          <w:rFonts w:ascii="Trebuchet MS" w:hAnsi="Trebuchet MS"/>
          <w:noProof/>
        </w:rPr>
        <w:t xml:space="preserve">. </w:t>
      </w:r>
      <w:r w:rsidRPr="00A17783">
        <w:rPr>
          <w:rFonts w:ascii="Trebuchet MS" w:hAnsi="Trebuchet MS"/>
          <w:b/>
          <w:noProof/>
        </w:rPr>
        <w:t xml:space="preserve">29:6 </w:t>
      </w:r>
      <w:del w:id="50" w:author="Author">
        <w:r w:rsidRPr="00A17783">
          <w:rPr>
            <w:rFonts w:ascii="Trebuchet MS" w:hAnsi="Trebuchet MS"/>
            <w:noProof/>
          </w:rPr>
          <w:delText>And you must set</w:delText>
        </w:r>
      </w:del>
      <w:ins w:id="51" w:author="Author">
        <w:r w:rsidRPr="00A17783">
          <w:rPr>
            <w:rFonts w:ascii="Trebuchet MS" w:hAnsi="Trebuchet MS"/>
            <w:noProof/>
          </w:rPr>
          <w:t>You will put</w:t>
        </w:r>
      </w:ins>
      <w:r w:rsidRPr="00A17783">
        <w:rPr>
          <w:rFonts w:ascii="Trebuchet MS" w:hAnsi="Trebuchet MS"/>
          <w:noProof/>
        </w:rPr>
        <w:t xml:space="preserve"> the turban </w:t>
      </w:r>
      <w:del w:id="52" w:author="Author">
        <w:r w:rsidRPr="00A17783">
          <w:rPr>
            <w:rFonts w:ascii="Trebuchet MS" w:hAnsi="Trebuchet MS"/>
            <w:noProof/>
          </w:rPr>
          <w:delText>upon</w:delText>
        </w:r>
      </w:del>
      <w:ins w:id="53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his head and put the holy sign of dedication</w:t>
      </w:r>
      <w:del w:id="54" w:author="Author">
        <w:r w:rsidRPr="00A17783">
          <w:rPr>
            <w:rFonts w:ascii="Trebuchet MS" w:hAnsi="Trebuchet MS"/>
            <w:noProof/>
          </w:rPr>
          <w:delText xml:space="preserve"> upon</w:delText>
        </w:r>
      </w:del>
      <w:ins w:id="55" w:author="Author">
        <w:r w:rsidRPr="00A17783">
          <w:rPr>
            <w:rStyle w:val="FootnoteReference"/>
            <w:rFonts w:ascii="Trebuchet MS" w:hAnsi="Trebuchet MS"/>
            <w:noProof/>
          </w:rPr>
          <w:footnoteReference w:id="2"/>
        </w:r>
        <w:r w:rsidRPr="00A17783">
          <w:rPr>
            <w:rFonts w:ascii="Trebuchet MS" w:hAnsi="Trebuchet MS"/>
            <w:noProof/>
          </w:rPr>
          <w:t xml:space="preserve"> on</w:t>
        </w:r>
      </w:ins>
      <w:r w:rsidRPr="00A17783">
        <w:rPr>
          <w:rFonts w:ascii="Trebuchet MS" w:hAnsi="Trebuchet MS"/>
          <w:noProof/>
        </w:rPr>
        <w:t xml:space="preserve"> the turban</w:t>
      </w:r>
      <w:del w:id="58" w:author="Author">
        <w:r w:rsidRPr="00A17783">
          <w:rPr>
            <w:rFonts w:ascii="Trebuchet MS" w:hAnsi="Trebuchet MS"/>
            <w:noProof/>
          </w:rPr>
          <w:delText>.</w:delText>
        </w:r>
      </w:del>
      <w:ins w:id="59" w:author="Author">
        <w:r w:rsidRPr="00A17783">
          <w:rPr>
            <w:rFonts w:ascii="Trebuchet MS" w:hAnsi="Trebuchet MS"/>
            <w:noProof/>
          </w:rPr>
          <w:t>;</w:t>
        </w:r>
      </w:ins>
      <w:r w:rsidRPr="00A17783">
        <w:rPr>
          <w:rFonts w:ascii="Trebuchet MS" w:hAnsi="Trebuchet MS"/>
          <w:noProof/>
        </w:rPr>
        <w:t xml:space="preserve"> </w:t>
      </w:r>
      <w:r w:rsidRPr="00A17783">
        <w:rPr>
          <w:rFonts w:ascii="Trebuchet MS" w:hAnsi="Trebuchet MS"/>
          <w:b/>
          <w:noProof/>
        </w:rPr>
        <w:t xml:space="preserve">29:7 </w:t>
      </w:r>
      <w:del w:id="60" w:author="Author">
        <w:r w:rsidRPr="00A17783">
          <w:rPr>
            <w:rFonts w:ascii="Trebuchet MS" w:hAnsi="Trebuchet MS"/>
            <w:noProof/>
          </w:rPr>
          <w:delText>And you must</w:delText>
        </w:r>
      </w:del>
      <w:ins w:id="61" w:author="Author">
        <w:r w:rsidRPr="00A17783">
          <w:rPr>
            <w:rFonts w:ascii="Trebuchet MS" w:hAnsi="Trebuchet MS"/>
            <w:noProof/>
          </w:rPr>
          <w:t>and</w:t>
        </w:r>
      </w:ins>
      <w:r w:rsidRPr="00A17783">
        <w:rPr>
          <w:rFonts w:ascii="Trebuchet MS" w:hAnsi="Trebuchet MS"/>
          <w:noProof/>
        </w:rPr>
        <w:t xml:space="preserve"> take the anointing oil and pour it </w:t>
      </w:r>
      <w:del w:id="62" w:author="Author">
        <w:r w:rsidRPr="00A17783">
          <w:rPr>
            <w:rFonts w:ascii="Trebuchet MS" w:hAnsi="Trebuchet MS"/>
            <w:noProof/>
          </w:rPr>
          <w:delText>upon</w:delText>
        </w:r>
      </w:del>
      <w:ins w:id="63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his head and anoint him.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29:8 </w:t>
      </w:r>
      <w:r w:rsidRPr="00A17783">
        <w:rPr>
          <w:rFonts w:ascii="Trebuchet MS" w:hAnsi="Trebuchet MS"/>
          <w:noProof/>
        </w:rPr>
        <w:t xml:space="preserve">“Then </w:t>
      </w:r>
      <w:del w:id="64" w:author="Author">
        <w:r w:rsidRPr="00A17783">
          <w:rPr>
            <w:rFonts w:ascii="Trebuchet MS" w:hAnsi="Trebuchet MS"/>
            <w:noProof/>
          </w:rPr>
          <w:delText xml:space="preserve">you will </w:delText>
        </w:r>
      </w:del>
      <w:r w:rsidRPr="00A17783">
        <w:rPr>
          <w:rFonts w:ascii="Trebuchet MS" w:hAnsi="Trebuchet MS"/>
          <w:noProof/>
        </w:rPr>
        <w:t xml:space="preserve">bring his sons </w:t>
      </w:r>
      <w:del w:id="65" w:author="Author">
        <w:r w:rsidRPr="00A17783">
          <w:rPr>
            <w:rFonts w:ascii="Trebuchet MS" w:hAnsi="Trebuchet MS"/>
            <w:noProof/>
          </w:rPr>
          <w:delText>near</w:delText>
        </w:r>
      </w:del>
      <w:ins w:id="66" w:author="Author">
        <w:r w:rsidRPr="00A17783">
          <w:rPr>
            <w:rFonts w:ascii="Trebuchet MS" w:hAnsi="Trebuchet MS"/>
            <w:noProof/>
          </w:rPr>
          <w:t>forward</w:t>
        </w:r>
      </w:ins>
      <w:r w:rsidRPr="00A17783">
        <w:rPr>
          <w:rFonts w:ascii="Trebuchet MS" w:hAnsi="Trebuchet MS"/>
          <w:noProof/>
        </w:rPr>
        <w:t xml:space="preserve"> and </w:t>
      </w:r>
      <w:del w:id="67" w:author="Author">
        <w:r w:rsidRPr="00A17783">
          <w:rPr>
            <w:rFonts w:ascii="Trebuchet MS" w:hAnsi="Trebuchet MS"/>
            <w:noProof/>
          </w:rPr>
          <w:delText xml:space="preserve">you must </w:delText>
        </w:r>
      </w:del>
      <w:r w:rsidRPr="00A17783">
        <w:rPr>
          <w:rFonts w:ascii="Trebuchet MS" w:hAnsi="Trebuchet MS"/>
          <w:noProof/>
        </w:rPr>
        <w:t>clothe them with the robes</w:t>
      </w:r>
      <w:del w:id="68" w:author="Author">
        <w:r w:rsidRPr="00A17783">
          <w:rPr>
            <w:rFonts w:ascii="Trebuchet MS" w:hAnsi="Trebuchet MS"/>
            <w:noProof/>
          </w:rPr>
          <w:delText>.</w:delText>
        </w:r>
      </w:del>
      <w:r w:rsidRPr="00A17783">
        <w:rPr>
          <w:rFonts w:ascii="Trebuchet MS" w:hAnsi="Trebuchet MS"/>
          <w:noProof/>
        </w:rPr>
        <w:t xml:space="preserve"> </w:t>
      </w:r>
      <w:r w:rsidRPr="00A17783">
        <w:rPr>
          <w:rFonts w:ascii="Trebuchet MS" w:hAnsi="Trebuchet MS"/>
          <w:b/>
          <w:noProof/>
        </w:rPr>
        <w:t xml:space="preserve">29:9 </w:t>
      </w:r>
      <w:del w:id="69" w:author="Author">
        <w:r w:rsidRPr="00A17783">
          <w:rPr>
            <w:rFonts w:ascii="Trebuchet MS" w:hAnsi="Trebuchet MS"/>
            <w:noProof/>
          </w:rPr>
          <w:delText>And you must gird them with</w:delText>
        </w:r>
      </w:del>
      <w:ins w:id="70" w:author="Author">
        <w:r w:rsidRPr="00A17783">
          <w:rPr>
            <w:rFonts w:ascii="Trebuchet MS" w:hAnsi="Trebuchet MS"/>
            <w:noProof/>
          </w:rPr>
          <w:t>and wrap</w:t>
        </w:r>
      </w:ins>
      <w:r w:rsidRPr="00A17783">
        <w:rPr>
          <w:rFonts w:ascii="Trebuchet MS" w:hAnsi="Trebuchet MS"/>
          <w:noProof/>
        </w:rPr>
        <w:t xml:space="preserve"> the sashes</w:t>
      </w:r>
      <w:ins w:id="71" w:author="Author">
        <w:r w:rsidRPr="00A17783">
          <w:rPr>
            <w:rFonts w:ascii="Trebuchet MS" w:hAnsi="Trebuchet MS"/>
            <w:noProof/>
          </w:rPr>
          <w:t xml:space="preserve"> around them</w:t>
        </w:r>
      </w:ins>
      <w:r w:rsidRPr="00A17783">
        <w:rPr>
          <w:rFonts w:ascii="Trebuchet MS" w:hAnsi="Trebuchet MS"/>
          <w:noProof/>
        </w:rPr>
        <w:t xml:space="preserve">, Aaron as well as his sons, and </w:t>
      </w:r>
      <w:del w:id="72" w:author="Author">
        <w:r w:rsidRPr="00A17783">
          <w:rPr>
            <w:rFonts w:ascii="Trebuchet MS" w:hAnsi="Trebuchet MS"/>
            <w:noProof/>
          </w:rPr>
          <w:delText xml:space="preserve">you must wrap the </w:delText>
        </w:r>
      </w:del>
      <w:ins w:id="73" w:author="Author">
        <w:r w:rsidRPr="00A17783">
          <w:rPr>
            <w:rFonts w:ascii="Trebuchet MS" w:hAnsi="Trebuchet MS"/>
            <w:noProof/>
          </w:rPr>
          <w:t xml:space="preserve">put on their </w:t>
        </w:r>
      </w:ins>
      <w:r w:rsidRPr="00A17783">
        <w:rPr>
          <w:rFonts w:ascii="Trebuchet MS" w:hAnsi="Trebuchet MS"/>
          <w:noProof/>
        </w:rPr>
        <w:t>headgear</w:t>
      </w:r>
      <w:del w:id="74" w:author="Author">
        <w:r w:rsidRPr="00A17783">
          <w:rPr>
            <w:rFonts w:ascii="Trebuchet MS" w:hAnsi="Trebuchet MS"/>
            <w:noProof/>
          </w:rPr>
          <w:delText xml:space="preserve"> upon them</w:delText>
        </w:r>
      </w:del>
      <w:r w:rsidRPr="00A17783">
        <w:rPr>
          <w:rFonts w:ascii="Trebuchet MS" w:hAnsi="Trebuchet MS"/>
          <w:noProof/>
        </w:rPr>
        <w:t xml:space="preserve">; and the priesthood </w:t>
      </w:r>
      <w:del w:id="75" w:author="Author">
        <w:r w:rsidRPr="00A17783">
          <w:rPr>
            <w:rFonts w:ascii="Trebuchet MS" w:hAnsi="Trebuchet MS"/>
            <w:noProof/>
          </w:rPr>
          <w:delText>must</w:delText>
        </w:r>
      </w:del>
      <w:ins w:id="76" w:author="Author">
        <w:r w:rsidRPr="00A17783">
          <w:rPr>
            <w:rFonts w:ascii="Trebuchet MS" w:hAnsi="Trebuchet MS"/>
            <w:noProof/>
          </w:rPr>
          <w:t>will</w:t>
        </w:r>
      </w:ins>
      <w:r w:rsidRPr="00A17783">
        <w:rPr>
          <w:rFonts w:ascii="Trebuchet MS" w:hAnsi="Trebuchet MS"/>
          <w:noProof/>
        </w:rPr>
        <w:t xml:space="preserve"> become theirs as a </w:t>
      </w:r>
      <w:ins w:id="77" w:author="Author">
        <w:r w:rsidRPr="00A17783">
          <w:rPr>
            <w:rFonts w:ascii="Trebuchet MS" w:hAnsi="Trebuchet MS"/>
            <w:noProof/>
          </w:rPr>
          <w:t xml:space="preserve">permanent </w:t>
        </w:r>
      </w:ins>
      <w:r w:rsidRPr="00A17783">
        <w:rPr>
          <w:rFonts w:ascii="Trebuchet MS" w:hAnsi="Trebuchet MS"/>
          <w:noProof/>
        </w:rPr>
        <w:t>statute</w:t>
      </w:r>
      <w:del w:id="78" w:author="Author">
        <w:r w:rsidRPr="00A17783">
          <w:rPr>
            <w:rFonts w:ascii="Trebuchet MS" w:hAnsi="Trebuchet MS"/>
            <w:noProof/>
          </w:rPr>
          <w:delText xml:space="preserve"> to time indefinite. So you must fill the hand of</w:delText>
        </w:r>
      </w:del>
      <w:ins w:id="79" w:author="Author">
        <w:r w:rsidRPr="00A17783">
          <w:rPr>
            <w:rFonts w:ascii="Trebuchet MS" w:hAnsi="Trebuchet MS"/>
            <w:noProof/>
          </w:rPr>
          <w:t>. This is how you should install</w:t>
        </w:r>
      </w:ins>
      <w:r w:rsidRPr="00A17783">
        <w:rPr>
          <w:rFonts w:ascii="Trebuchet MS" w:hAnsi="Trebuchet MS"/>
          <w:noProof/>
        </w:rPr>
        <w:t xml:space="preserve"> Aaron and </w:t>
      </w:r>
      <w:del w:id="80" w:author="Author">
        <w:r w:rsidRPr="00A17783">
          <w:rPr>
            <w:rFonts w:ascii="Trebuchet MS" w:hAnsi="Trebuchet MS"/>
            <w:noProof/>
          </w:rPr>
          <w:delText xml:space="preserve">the hand of </w:delText>
        </w:r>
      </w:del>
      <w:r w:rsidRPr="00A17783">
        <w:rPr>
          <w:rFonts w:ascii="Trebuchet MS" w:hAnsi="Trebuchet MS"/>
          <w:noProof/>
        </w:rPr>
        <w:t xml:space="preserve">his sons </w:t>
      </w:r>
      <w:del w:id="81" w:author="Author">
        <w:r w:rsidRPr="00A17783">
          <w:rPr>
            <w:rFonts w:ascii="Trebuchet MS" w:hAnsi="Trebuchet MS"/>
            <w:noProof/>
          </w:rPr>
          <w:delText>with power.</w:delText>
        </w:r>
      </w:del>
      <w:ins w:id="82" w:author="Author">
        <w:r w:rsidRPr="00A17783">
          <w:rPr>
            <w:rFonts w:ascii="Trebuchet MS" w:hAnsi="Trebuchet MS"/>
            <w:noProof/>
          </w:rPr>
          <w:t>to serve as priests.</w:t>
        </w:r>
        <w:r w:rsidRPr="00A17783">
          <w:rPr>
            <w:rStyle w:val="FootnoteReference"/>
            <w:rFonts w:ascii="Trebuchet MS" w:hAnsi="Trebuchet MS"/>
            <w:noProof/>
          </w:rPr>
          <w:footnoteReference w:id="3"/>
        </w:r>
      </w:ins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29:10 </w:t>
      </w:r>
      <w:r w:rsidRPr="00A17783">
        <w:rPr>
          <w:rFonts w:ascii="Trebuchet MS" w:hAnsi="Trebuchet MS"/>
          <w:noProof/>
        </w:rPr>
        <w:t xml:space="preserve">“You </w:t>
      </w:r>
      <w:del w:id="85" w:author="Author">
        <w:r w:rsidRPr="00A17783">
          <w:rPr>
            <w:rFonts w:ascii="Trebuchet MS" w:hAnsi="Trebuchet MS"/>
            <w:noProof/>
          </w:rPr>
          <w:delText>must</w:delText>
        </w:r>
      </w:del>
      <w:ins w:id="86" w:author="Author">
        <w:r w:rsidRPr="00A17783">
          <w:rPr>
            <w:rFonts w:ascii="Trebuchet MS" w:hAnsi="Trebuchet MS"/>
            <w:noProof/>
          </w:rPr>
          <w:t>are</w:t>
        </w:r>
      </w:ins>
      <w:r w:rsidRPr="00A17783">
        <w:rPr>
          <w:rFonts w:ascii="Trebuchet MS" w:hAnsi="Trebuchet MS"/>
          <w:noProof/>
        </w:rPr>
        <w:t xml:space="preserve"> now</w:t>
      </w:r>
      <w:ins w:id="87" w:author="Author">
        <w:r w:rsidRPr="00A17783">
          <w:rPr>
            <w:rFonts w:ascii="Trebuchet MS" w:hAnsi="Trebuchet MS"/>
            <w:noProof/>
          </w:rPr>
          <w:t xml:space="preserve"> to</w:t>
        </w:r>
      </w:ins>
      <w:r w:rsidRPr="00A17783">
        <w:rPr>
          <w:rFonts w:ascii="Trebuchet MS" w:hAnsi="Trebuchet MS"/>
          <w:noProof/>
        </w:rPr>
        <w:t xml:space="preserve"> present the bull before the tent of meeting, and Aaron and his sons </w:t>
      </w:r>
      <w:del w:id="88" w:author="Author">
        <w:r w:rsidRPr="00A17783">
          <w:rPr>
            <w:rFonts w:ascii="Trebuchet MS" w:hAnsi="Trebuchet MS"/>
            <w:noProof/>
          </w:rPr>
          <w:delText>must</w:delText>
        </w:r>
      </w:del>
      <w:ins w:id="89" w:author="Author">
        <w:r w:rsidRPr="00A17783">
          <w:rPr>
            <w:rFonts w:ascii="Trebuchet MS" w:hAnsi="Trebuchet MS"/>
            <w:noProof/>
          </w:rPr>
          <w:t>will</w:t>
        </w:r>
      </w:ins>
      <w:r w:rsidRPr="00A17783">
        <w:rPr>
          <w:rFonts w:ascii="Trebuchet MS" w:hAnsi="Trebuchet MS"/>
          <w:noProof/>
        </w:rPr>
        <w:t xml:space="preserve"> lay their hands </w:t>
      </w:r>
      <w:del w:id="90" w:author="Author">
        <w:r w:rsidRPr="00A17783">
          <w:rPr>
            <w:rFonts w:ascii="Trebuchet MS" w:hAnsi="Trebuchet MS"/>
            <w:noProof/>
          </w:rPr>
          <w:delText>upon</w:delText>
        </w:r>
      </w:del>
      <w:ins w:id="91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 bull’s head. </w:t>
      </w:r>
      <w:r w:rsidRPr="00A17783">
        <w:rPr>
          <w:rFonts w:ascii="Trebuchet MS" w:hAnsi="Trebuchet MS"/>
          <w:b/>
          <w:noProof/>
        </w:rPr>
        <w:t xml:space="preserve">29:11 </w:t>
      </w:r>
      <w:del w:id="92" w:author="Author">
        <w:r w:rsidRPr="00A17783">
          <w:rPr>
            <w:rFonts w:ascii="Trebuchet MS" w:hAnsi="Trebuchet MS"/>
            <w:noProof/>
          </w:rPr>
          <w:delText>And you must slaughter</w:delText>
        </w:r>
      </w:del>
      <w:ins w:id="93" w:author="Author">
        <w:r w:rsidRPr="00A17783">
          <w:rPr>
            <w:rFonts w:ascii="Trebuchet MS" w:hAnsi="Trebuchet MS"/>
            <w:noProof/>
          </w:rPr>
          <w:t>Slaughter</w:t>
        </w:r>
      </w:ins>
      <w:r w:rsidRPr="00A17783">
        <w:rPr>
          <w:rFonts w:ascii="Trebuchet MS" w:hAnsi="Trebuchet MS"/>
          <w:noProof/>
        </w:rPr>
        <w:t xml:space="preserve"> the bull before Jehovah, at the entrance of the tent of meeting. </w:t>
      </w:r>
      <w:r w:rsidRPr="00A17783">
        <w:rPr>
          <w:rFonts w:ascii="Trebuchet MS" w:hAnsi="Trebuchet MS"/>
          <w:b/>
          <w:noProof/>
        </w:rPr>
        <w:t xml:space="preserve">29:12 </w:t>
      </w:r>
      <w:del w:id="94" w:author="Author">
        <w:r w:rsidRPr="00A17783">
          <w:rPr>
            <w:rFonts w:ascii="Trebuchet MS" w:hAnsi="Trebuchet MS"/>
            <w:noProof/>
          </w:rPr>
          <w:delText>And you must take</w:delText>
        </w:r>
      </w:del>
      <w:ins w:id="95" w:author="Author">
        <w:r w:rsidRPr="00A17783">
          <w:rPr>
            <w:rFonts w:ascii="Trebuchet MS" w:hAnsi="Trebuchet MS"/>
            <w:noProof/>
          </w:rPr>
          <w:t>Take</w:t>
        </w:r>
      </w:ins>
      <w:r w:rsidRPr="00A17783">
        <w:rPr>
          <w:rFonts w:ascii="Trebuchet MS" w:hAnsi="Trebuchet MS"/>
          <w:noProof/>
        </w:rPr>
        <w:t xml:space="preserve"> some of the bull’s blood </w:t>
      </w:r>
      <w:del w:id="96" w:author="Author">
        <w:r w:rsidRPr="00A17783">
          <w:rPr>
            <w:rFonts w:ascii="Trebuchet MS" w:hAnsi="Trebuchet MS"/>
            <w:noProof/>
          </w:rPr>
          <w:delText>and put it with</w:delText>
        </w:r>
      </w:del>
      <w:ins w:id="97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your finger </w:t>
      </w:r>
      <w:del w:id="98" w:author="Author">
        <w:r w:rsidRPr="00A17783">
          <w:rPr>
            <w:rFonts w:ascii="Trebuchet MS" w:hAnsi="Trebuchet MS"/>
            <w:noProof/>
          </w:rPr>
          <w:delText>upon</w:delText>
        </w:r>
      </w:del>
      <w:ins w:id="99" w:author="Author">
        <w:r w:rsidRPr="00A17783">
          <w:rPr>
            <w:rFonts w:ascii="Trebuchet MS" w:hAnsi="Trebuchet MS"/>
            <w:noProof/>
          </w:rPr>
          <w:t>and put it on</w:t>
        </w:r>
      </w:ins>
      <w:r w:rsidRPr="00A17783">
        <w:rPr>
          <w:rFonts w:ascii="Trebuchet MS" w:hAnsi="Trebuchet MS"/>
          <w:noProof/>
        </w:rPr>
        <w:t xml:space="preserve"> the horns of the altar, and </w:t>
      </w:r>
      <w:ins w:id="100" w:author="Author">
        <w:r w:rsidRPr="00A17783">
          <w:rPr>
            <w:rFonts w:ascii="Trebuchet MS" w:hAnsi="Trebuchet MS"/>
            <w:noProof/>
          </w:rPr>
          <w:t xml:space="preserve">pour out </w:t>
        </w:r>
      </w:ins>
      <w:r w:rsidRPr="00A17783">
        <w:rPr>
          <w:rFonts w:ascii="Trebuchet MS" w:hAnsi="Trebuchet MS"/>
          <w:noProof/>
        </w:rPr>
        <w:t xml:space="preserve">all the rest of the blood </w:t>
      </w:r>
      <w:del w:id="101" w:author="Author">
        <w:r w:rsidRPr="00A17783">
          <w:rPr>
            <w:rFonts w:ascii="Trebuchet MS" w:hAnsi="Trebuchet MS"/>
            <w:noProof/>
          </w:rPr>
          <w:delText xml:space="preserve">you will pour out </w:delText>
        </w:r>
      </w:del>
      <w:r w:rsidRPr="00A17783">
        <w:rPr>
          <w:rFonts w:ascii="Trebuchet MS" w:hAnsi="Trebuchet MS"/>
          <w:noProof/>
        </w:rPr>
        <w:t xml:space="preserve">at the base of the altar. </w:t>
      </w:r>
      <w:r w:rsidRPr="00A17783">
        <w:rPr>
          <w:rFonts w:ascii="Trebuchet MS" w:hAnsi="Trebuchet MS"/>
          <w:b/>
          <w:noProof/>
        </w:rPr>
        <w:t xml:space="preserve">29:13 </w:t>
      </w:r>
      <w:del w:id="102" w:author="Author">
        <w:r w:rsidRPr="00A17783">
          <w:rPr>
            <w:rFonts w:ascii="Trebuchet MS" w:hAnsi="Trebuchet MS"/>
            <w:noProof/>
          </w:rPr>
          <w:delText>And you must</w:delText>
        </w:r>
      </w:del>
      <w:ins w:id="103" w:author="Author">
        <w:r w:rsidRPr="00A17783">
          <w:rPr>
            <w:rFonts w:ascii="Trebuchet MS" w:hAnsi="Trebuchet MS"/>
            <w:noProof/>
          </w:rPr>
          <w:t>Then</w:t>
        </w:r>
      </w:ins>
      <w:r w:rsidRPr="00A17783">
        <w:rPr>
          <w:rFonts w:ascii="Trebuchet MS" w:hAnsi="Trebuchet MS"/>
          <w:noProof/>
        </w:rPr>
        <w:t xml:space="preserve"> take all the fat that covers the intestines, </w:t>
      </w:r>
      <w:del w:id="104" w:author="Author">
        <w:r w:rsidRPr="00A17783">
          <w:rPr>
            <w:rFonts w:ascii="Trebuchet MS" w:hAnsi="Trebuchet MS"/>
            <w:noProof/>
          </w:rPr>
          <w:delText xml:space="preserve">and </w:delText>
        </w:r>
      </w:del>
      <w:r w:rsidRPr="00A17783">
        <w:rPr>
          <w:rFonts w:ascii="Trebuchet MS" w:hAnsi="Trebuchet MS"/>
          <w:noProof/>
        </w:rPr>
        <w:t xml:space="preserve">the appendage </w:t>
      </w:r>
      <w:del w:id="105" w:author="Author">
        <w:r w:rsidRPr="00A17783">
          <w:rPr>
            <w:rFonts w:ascii="Trebuchet MS" w:hAnsi="Trebuchet MS"/>
            <w:noProof/>
          </w:rPr>
          <w:delText>upon</w:delText>
        </w:r>
      </w:del>
      <w:ins w:id="106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 liver, and the two kidneys and the fat that is </w:t>
      </w:r>
      <w:del w:id="107" w:author="Author">
        <w:r w:rsidRPr="00A17783">
          <w:rPr>
            <w:rFonts w:ascii="Trebuchet MS" w:hAnsi="Trebuchet MS"/>
            <w:noProof/>
          </w:rPr>
          <w:delText>upon</w:delText>
        </w:r>
      </w:del>
      <w:ins w:id="108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them, and </w:t>
      </w:r>
      <w:del w:id="109" w:author="Author">
        <w:r w:rsidRPr="00A17783">
          <w:rPr>
            <w:rFonts w:ascii="Trebuchet MS" w:hAnsi="Trebuchet MS"/>
            <w:noProof/>
          </w:rPr>
          <w:delText>you must make</w:delText>
        </w:r>
      </w:del>
      <w:ins w:id="110" w:author="Author">
        <w:r w:rsidRPr="00A17783">
          <w:rPr>
            <w:rFonts w:ascii="Trebuchet MS" w:hAnsi="Trebuchet MS"/>
            <w:noProof/>
          </w:rPr>
          <w:t>burn</w:t>
        </w:r>
      </w:ins>
      <w:r w:rsidRPr="00A17783">
        <w:rPr>
          <w:rFonts w:ascii="Trebuchet MS" w:hAnsi="Trebuchet MS"/>
          <w:noProof/>
        </w:rPr>
        <w:t xml:space="preserve"> them </w:t>
      </w:r>
      <w:ins w:id="111" w:author="Author">
        <w:r w:rsidRPr="00A17783">
          <w:rPr>
            <w:rFonts w:ascii="Trebuchet MS" w:hAnsi="Trebuchet MS"/>
            <w:noProof/>
          </w:rPr>
          <w:t xml:space="preserve">so that they </w:t>
        </w:r>
      </w:ins>
      <w:r w:rsidRPr="00A17783">
        <w:rPr>
          <w:rFonts w:ascii="Trebuchet MS" w:hAnsi="Trebuchet MS"/>
          <w:noProof/>
        </w:rPr>
        <w:t xml:space="preserve">smoke </w:t>
      </w:r>
      <w:del w:id="112" w:author="Author">
        <w:r w:rsidRPr="00A17783">
          <w:rPr>
            <w:rFonts w:ascii="Trebuchet MS" w:hAnsi="Trebuchet MS"/>
            <w:noProof/>
          </w:rPr>
          <w:delText>upon</w:delText>
        </w:r>
      </w:del>
      <w:ins w:id="113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 altar. </w:t>
      </w:r>
      <w:r w:rsidRPr="00A17783">
        <w:rPr>
          <w:rFonts w:ascii="Trebuchet MS" w:hAnsi="Trebuchet MS"/>
          <w:b/>
          <w:noProof/>
        </w:rPr>
        <w:t xml:space="preserve">29:14 </w:t>
      </w:r>
      <w:r w:rsidRPr="00A17783">
        <w:rPr>
          <w:rFonts w:ascii="Trebuchet MS" w:hAnsi="Trebuchet MS"/>
          <w:noProof/>
        </w:rPr>
        <w:t>But the bull’s flesh and its skin and its dung</w:t>
      </w:r>
      <w:ins w:id="114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you will burn with fire outside the camp. It is a sin offering.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29:15 </w:t>
      </w:r>
      <w:r w:rsidRPr="00A17783">
        <w:rPr>
          <w:rFonts w:ascii="Trebuchet MS" w:hAnsi="Trebuchet MS"/>
          <w:noProof/>
        </w:rPr>
        <w:t xml:space="preserve">“Then </w:t>
      </w:r>
      <w:del w:id="115" w:author="Author">
        <w:r w:rsidRPr="00A17783">
          <w:rPr>
            <w:rFonts w:ascii="Trebuchet MS" w:hAnsi="Trebuchet MS"/>
            <w:noProof/>
          </w:rPr>
          <w:delText xml:space="preserve">you will </w:delText>
        </w:r>
      </w:del>
      <w:r w:rsidRPr="00A17783">
        <w:rPr>
          <w:rFonts w:ascii="Trebuchet MS" w:hAnsi="Trebuchet MS"/>
          <w:noProof/>
        </w:rPr>
        <w:t xml:space="preserve">take the one ram, and Aaron and his sons </w:t>
      </w:r>
      <w:del w:id="116" w:author="Author">
        <w:r w:rsidRPr="00A17783">
          <w:rPr>
            <w:rFonts w:ascii="Trebuchet MS" w:hAnsi="Trebuchet MS"/>
            <w:noProof/>
          </w:rPr>
          <w:delText>must</w:delText>
        </w:r>
      </w:del>
      <w:ins w:id="117" w:author="Author">
        <w:r w:rsidRPr="00A17783">
          <w:rPr>
            <w:rFonts w:ascii="Trebuchet MS" w:hAnsi="Trebuchet MS"/>
            <w:noProof/>
          </w:rPr>
          <w:t>are to</w:t>
        </w:r>
      </w:ins>
      <w:r w:rsidRPr="00A17783">
        <w:rPr>
          <w:rFonts w:ascii="Trebuchet MS" w:hAnsi="Trebuchet MS"/>
          <w:noProof/>
        </w:rPr>
        <w:t xml:space="preserve"> lay their hands </w:t>
      </w:r>
      <w:del w:id="118" w:author="Author">
        <w:r w:rsidRPr="00A17783">
          <w:rPr>
            <w:rFonts w:ascii="Trebuchet MS" w:hAnsi="Trebuchet MS"/>
            <w:noProof/>
          </w:rPr>
          <w:delText>upon</w:delText>
        </w:r>
      </w:del>
      <w:ins w:id="119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 ram’s head. </w:t>
      </w:r>
      <w:r w:rsidRPr="00A17783">
        <w:rPr>
          <w:rFonts w:ascii="Trebuchet MS" w:hAnsi="Trebuchet MS"/>
          <w:b/>
          <w:noProof/>
        </w:rPr>
        <w:t xml:space="preserve">29:16 </w:t>
      </w:r>
      <w:del w:id="120" w:author="Author">
        <w:r w:rsidRPr="00A17783">
          <w:rPr>
            <w:rFonts w:ascii="Trebuchet MS" w:hAnsi="Trebuchet MS"/>
            <w:noProof/>
          </w:rPr>
          <w:delText>And you must slaughter</w:delText>
        </w:r>
      </w:del>
      <w:ins w:id="121" w:author="Author">
        <w:r w:rsidRPr="00A17783">
          <w:rPr>
            <w:rFonts w:ascii="Trebuchet MS" w:hAnsi="Trebuchet MS"/>
            <w:noProof/>
          </w:rPr>
          <w:t>Slaughter</w:t>
        </w:r>
      </w:ins>
      <w:r w:rsidRPr="00A17783">
        <w:rPr>
          <w:rFonts w:ascii="Trebuchet MS" w:hAnsi="Trebuchet MS"/>
          <w:noProof/>
        </w:rPr>
        <w:t xml:space="preserve"> the ram and take its blood and sprinkle it </w:t>
      </w:r>
      <w:del w:id="122" w:author="Author">
        <w:r w:rsidRPr="00A17783">
          <w:rPr>
            <w:rFonts w:ascii="Trebuchet MS" w:hAnsi="Trebuchet MS"/>
            <w:noProof/>
          </w:rPr>
          <w:delText>round about upon</w:delText>
        </w:r>
      </w:del>
      <w:ins w:id="123" w:author="Author">
        <w:r w:rsidRPr="00A17783">
          <w:rPr>
            <w:rFonts w:ascii="Trebuchet MS" w:hAnsi="Trebuchet MS"/>
            <w:noProof/>
          </w:rPr>
          <w:t>on all sides of</w:t>
        </w:r>
      </w:ins>
      <w:r w:rsidRPr="00A17783">
        <w:rPr>
          <w:rFonts w:ascii="Trebuchet MS" w:hAnsi="Trebuchet MS"/>
          <w:noProof/>
        </w:rPr>
        <w:t xml:space="preserve"> the altar. </w:t>
      </w:r>
      <w:r w:rsidRPr="00A17783">
        <w:rPr>
          <w:rFonts w:ascii="Trebuchet MS" w:hAnsi="Trebuchet MS"/>
          <w:b/>
          <w:noProof/>
        </w:rPr>
        <w:t xml:space="preserve">29:17 </w:t>
      </w:r>
      <w:del w:id="124" w:author="Author">
        <w:r w:rsidRPr="00A17783">
          <w:rPr>
            <w:rFonts w:ascii="Trebuchet MS" w:hAnsi="Trebuchet MS"/>
            <w:noProof/>
          </w:rPr>
          <w:delText>And you will cut up</w:delText>
        </w:r>
      </w:del>
      <w:ins w:id="125" w:author="Author">
        <w:r w:rsidRPr="00A17783">
          <w:rPr>
            <w:rFonts w:ascii="Trebuchet MS" w:hAnsi="Trebuchet MS"/>
            <w:noProof/>
          </w:rPr>
          <w:t>Cut</w:t>
        </w:r>
      </w:ins>
      <w:r w:rsidRPr="00A17783">
        <w:rPr>
          <w:rFonts w:ascii="Trebuchet MS" w:hAnsi="Trebuchet MS"/>
          <w:noProof/>
        </w:rPr>
        <w:t xml:space="preserve"> the ram into its pieces, and </w:t>
      </w:r>
      <w:del w:id="126" w:author="Author">
        <w:r w:rsidRPr="00A17783">
          <w:rPr>
            <w:rFonts w:ascii="Trebuchet MS" w:hAnsi="Trebuchet MS"/>
            <w:noProof/>
          </w:rPr>
          <w:delText xml:space="preserve">you must </w:delText>
        </w:r>
      </w:del>
      <w:r w:rsidRPr="00A17783">
        <w:rPr>
          <w:rFonts w:ascii="Trebuchet MS" w:hAnsi="Trebuchet MS"/>
          <w:noProof/>
        </w:rPr>
        <w:t>wash its intestines and its shanks</w:t>
      </w:r>
      <w:ins w:id="127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and </w:t>
      </w:r>
      <w:del w:id="128" w:author="Author">
        <w:r w:rsidRPr="00A17783">
          <w:rPr>
            <w:rFonts w:ascii="Trebuchet MS" w:hAnsi="Trebuchet MS"/>
            <w:noProof/>
          </w:rPr>
          <w:delText>put its</w:delText>
        </w:r>
      </w:del>
      <w:ins w:id="129" w:author="Author">
        <w:r w:rsidRPr="00A17783">
          <w:rPr>
            <w:rFonts w:ascii="Trebuchet MS" w:hAnsi="Trebuchet MS"/>
            <w:noProof/>
          </w:rPr>
          <w:t>arrange the</w:t>
        </w:r>
      </w:ins>
      <w:r w:rsidRPr="00A17783">
        <w:rPr>
          <w:rFonts w:ascii="Trebuchet MS" w:hAnsi="Trebuchet MS"/>
          <w:noProof/>
        </w:rPr>
        <w:t xml:space="preserve"> pieces </w:t>
      </w:r>
      <w:del w:id="130" w:author="Author">
        <w:r w:rsidRPr="00A17783">
          <w:rPr>
            <w:rFonts w:ascii="Trebuchet MS" w:hAnsi="Trebuchet MS"/>
            <w:noProof/>
          </w:rPr>
          <w:delText>to one another and up to</w:delText>
        </w:r>
      </w:del>
      <w:ins w:id="131" w:author="Author">
        <w:r w:rsidRPr="00A17783">
          <w:rPr>
            <w:rFonts w:ascii="Trebuchet MS" w:hAnsi="Trebuchet MS"/>
            <w:noProof/>
          </w:rPr>
          <w:t>together with</w:t>
        </w:r>
      </w:ins>
      <w:r w:rsidRPr="00A17783">
        <w:rPr>
          <w:rFonts w:ascii="Trebuchet MS" w:hAnsi="Trebuchet MS"/>
          <w:noProof/>
        </w:rPr>
        <w:t xml:space="preserve"> its head. </w:t>
      </w:r>
      <w:r w:rsidRPr="00A17783">
        <w:rPr>
          <w:rFonts w:ascii="Trebuchet MS" w:hAnsi="Trebuchet MS"/>
          <w:b/>
          <w:noProof/>
        </w:rPr>
        <w:t xml:space="preserve">29:18 </w:t>
      </w:r>
      <w:del w:id="132" w:author="Author">
        <w:r w:rsidRPr="00A17783">
          <w:rPr>
            <w:rFonts w:ascii="Trebuchet MS" w:hAnsi="Trebuchet MS"/>
            <w:noProof/>
          </w:rPr>
          <w:delText>And you</w:delText>
        </w:r>
      </w:del>
      <w:ins w:id="133" w:author="Author">
        <w:r w:rsidRPr="00A17783">
          <w:rPr>
            <w:rFonts w:ascii="Trebuchet MS" w:hAnsi="Trebuchet MS"/>
            <w:noProof/>
          </w:rPr>
          <w:t>You</w:t>
        </w:r>
      </w:ins>
      <w:r w:rsidRPr="00A17783">
        <w:rPr>
          <w:rFonts w:ascii="Trebuchet MS" w:hAnsi="Trebuchet MS"/>
          <w:noProof/>
        </w:rPr>
        <w:t xml:space="preserve"> must </w:t>
      </w:r>
      <w:del w:id="134" w:author="Author">
        <w:r w:rsidRPr="00A17783">
          <w:rPr>
            <w:rFonts w:ascii="Trebuchet MS" w:hAnsi="Trebuchet MS"/>
            <w:noProof/>
          </w:rPr>
          <w:delText>make</w:delText>
        </w:r>
      </w:del>
      <w:ins w:id="135" w:author="Author">
        <w:r w:rsidRPr="00A17783">
          <w:rPr>
            <w:rFonts w:ascii="Trebuchet MS" w:hAnsi="Trebuchet MS"/>
            <w:noProof/>
          </w:rPr>
          <w:t>burn</w:t>
        </w:r>
      </w:ins>
      <w:r w:rsidRPr="00A17783">
        <w:rPr>
          <w:rFonts w:ascii="Trebuchet MS" w:hAnsi="Trebuchet MS"/>
          <w:noProof/>
        </w:rPr>
        <w:t xml:space="preserve"> the entire ram</w:t>
      </w:r>
      <w:ins w:id="136" w:author="Author">
        <w:r w:rsidRPr="00A17783">
          <w:rPr>
            <w:rFonts w:ascii="Trebuchet MS" w:hAnsi="Trebuchet MS"/>
            <w:noProof/>
          </w:rPr>
          <w:t>, making it</w:t>
        </w:r>
      </w:ins>
      <w:r w:rsidRPr="00A17783">
        <w:rPr>
          <w:rFonts w:ascii="Trebuchet MS" w:hAnsi="Trebuchet MS"/>
          <w:noProof/>
        </w:rPr>
        <w:t xml:space="preserve"> smoke </w:t>
      </w:r>
      <w:del w:id="137" w:author="Author">
        <w:r w:rsidRPr="00A17783">
          <w:rPr>
            <w:rFonts w:ascii="Trebuchet MS" w:hAnsi="Trebuchet MS"/>
            <w:noProof/>
          </w:rPr>
          <w:delText>upon</w:delText>
        </w:r>
      </w:del>
      <w:ins w:id="138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 altar. It is a burnt offering to Jehovah, a </w:t>
      </w:r>
      <w:del w:id="139" w:author="Author">
        <w:r w:rsidRPr="00A17783">
          <w:rPr>
            <w:rFonts w:ascii="Trebuchet MS" w:hAnsi="Trebuchet MS"/>
            <w:noProof/>
          </w:rPr>
          <w:delText>restful odor.</w:delText>
        </w:r>
      </w:del>
      <w:ins w:id="140" w:author="Author">
        <w:r w:rsidRPr="00A17783">
          <w:rPr>
            <w:rFonts w:ascii="Trebuchet MS" w:hAnsi="Trebuchet MS"/>
            <w:noProof/>
          </w:rPr>
          <w:t>pleasing</w:t>
        </w:r>
        <w:r w:rsidRPr="00A17783">
          <w:rPr>
            <w:rStyle w:val="FootnoteReference"/>
            <w:rFonts w:ascii="Trebuchet MS" w:hAnsi="Trebuchet MS"/>
            <w:noProof/>
          </w:rPr>
          <w:footnoteReference w:id="4"/>
        </w:r>
        <w:r w:rsidRPr="00A17783">
          <w:rPr>
            <w:rFonts w:ascii="Trebuchet MS" w:hAnsi="Trebuchet MS"/>
            <w:noProof/>
          </w:rPr>
          <w:t xml:space="preserve"> aroma.</w:t>
        </w:r>
      </w:ins>
      <w:r w:rsidRPr="00A17783">
        <w:rPr>
          <w:rFonts w:ascii="Trebuchet MS" w:hAnsi="Trebuchet MS"/>
          <w:noProof/>
        </w:rPr>
        <w:t xml:space="preserve"> It is an offering made by fire to Jehovah.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29:19 </w:t>
      </w:r>
      <w:r w:rsidRPr="00A17783">
        <w:rPr>
          <w:rFonts w:ascii="Trebuchet MS" w:hAnsi="Trebuchet MS"/>
          <w:noProof/>
        </w:rPr>
        <w:t xml:space="preserve">“Next you </w:t>
      </w:r>
      <w:del w:id="143" w:author="Author">
        <w:r w:rsidRPr="00A17783">
          <w:rPr>
            <w:rFonts w:ascii="Trebuchet MS" w:hAnsi="Trebuchet MS"/>
            <w:noProof/>
          </w:rPr>
          <w:delText>must</w:delText>
        </w:r>
      </w:del>
      <w:ins w:id="144" w:author="Author">
        <w:r w:rsidRPr="00A17783">
          <w:rPr>
            <w:rFonts w:ascii="Trebuchet MS" w:hAnsi="Trebuchet MS"/>
            <w:noProof/>
          </w:rPr>
          <w:t>are to</w:t>
        </w:r>
      </w:ins>
      <w:r w:rsidRPr="00A17783">
        <w:rPr>
          <w:rFonts w:ascii="Trebuchet MS" w:hAnsi="Trebuchet MS"/>
          <w:noProof/>
        </w:rPr>
        <w:t xml:space="preserve"> take the other ram, and Aaron and his sons </w:t>
      </w:r>
      <w:del w:id="145" w:author="Author">
        <w:r w:rsidRPr="00A17783">
          <w:rPr>
            <w:rFonts w:ascii="Trebuchet MS" w:hAnsi="Trebuchet MS"/>
            <w:noProof/>
          </w:rPr>
          <w:delText>must</w:delText>
        </w:r>
      </w:del>
      <w:ins w:id="146" w:author="Author">
        <w:r w:rsidRPr="00A17783">
          <w:rPr>
            <w:rFonts w:ascii="Trebuchet MS" w:hAnsi="Trebuchet MS"/>
            <w:noProof/>
          </w:rPr>
          <w:t>are to</w:t>
        </w:r>
      </w:ins>
      <w:r w:rsidRPr="00A17783">
        <w:rPr>
          <w:rFonts w:ascii="Trebuchet MS" w:hAnsi="Trebuchet MS"/>
          <w:noProof/>
        </w:rPr>
        <w:t xml:space="preserve"> lay their hands </w:t>
      </w:r>
      <w:del w:id="147" w:author="Author">
        <w:r w:rsidRPr="00A17783">
          <w:rPr>
            <w:rFonts w:ascii="Trebuchet MS" w:hAnsi="Trebuchet MS"/>
            <w:noProof/>
          </w:rPr>
          <w:delText>upon</w:delText>
        </w:r>
      </w:del>
      <w:ins w:id="148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 ram’s head. </w:t>
      </w:r>
      <w:r w:rsidRPr="00A17783">
        <w:rPr>
          <w:rFonts w:ascii="Trebuchet MS" w:hAnsi="Trebuchet MS"/>
          <w:b/>
          <w:noProof/>
        </w:rPr>
        <w:t xml:space="preserve">29:20 </w:t>
      </w:r>
      <w:del w:id="149" w:author="Author">
        <w:r w:rsidRPr="00A17783">
          <w:rPr>
            <w:rFonts w:ascii="Trebuchet MS" w:hAnsi="Trebuchet MS"/>
            <w:noProof/>
          </w:rPr>
          <w:delText>And you must slaughter</w:delText>
        </w:r>
      </w:del>
      <w:ins w:id="150" w:author="Author">
        <w:r w:rsidRPr="00A17783">
          <w:rPr>
            <w:rFonts w:ascii="Trebuchet MS" w:hAnsi="Trebuchet MS"/>
            <w:noProof/>
          </w:rPr>
          <w:t>Slaughter</w:t>
        </w:r>
      </w:ins>
      <w:r w:rsidRPr="00A17783">
        <w:rPr>
          <w:rFonts w:ascii="Trebuchet MS" w:hAnsi="Trebuchet MS"/>
          <w:noProof/>
        </w:rPr>
        <w:t xml:space="preserve"> the ram and take some of its blood and put it </w:t>
      </w:r>
      <w:del w:id="151" w:author="Author">
        <w:r w:rsidRPr="00A17783">
          <w:rPr>
            <w:rFonts w:ascii="Trebuchet MS" w:hAnsi="Trebuchet MS"/>
            <w:noProof/>
          </w:rPr>
          <w:delText>upon the lobe of</w:delText>
        </w:r>
      </w:del>
      <w:ins w:id="152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Aaron’s right </w:t>
      </w:r>
      <w:del w:id="153" w:author="Author">
        <w:r w:rsidRPr="00A17783">
          <w:rPr>
            <w:rFonts w:ascii="Trebuchet MS" w:hAnsi="Trebuchet MS"/>
            <w:noProof/>
          </w:rPr>
          <w:delText>ear</w:delText>
        </w:r>
      </w:del>
      <w:ins w:id="154" w:author="Author">
        <w:r w:rsidRPr="00A17783">
          <w:rPr>
            <w:rFonts w:ascii="Trebuchet MS" w:hAnsi="Trebuchet MS"/>
            <w:noProof/>
          </w:rPr>
          <w:t>earlobe</w:t>
        </w:r>
      </w:ins>
      <w:r w:rsidRPr="00A17783">
        <w:rPr>
          <w:rFonts w:ascii="Trebuchet MS" w:hAnsi="Trebuchet MS"/>
          <w:noProof/>
        </w:rPr>
        <w:t xml:space="preserve"> and </w:t>
      </w:r>
      <w:del w:id="155" w:author="Author">
        <w:r w:rsidRPr="00A17783">
          <w:rPr>
            <w:rFonts w:ascii="Trebuchet MS" w:hAnsi="Trebuchet MS"/>
            <w:noProof/>
          </w:rPr>
          <w:delText>upon the lobe of</w:delText>
        </w:r>
      </w:del>
      <w:ins w:id="156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his sons’ right </w:t>
      </w:r>
      <w:del w:id="157" w:author="Author">
        <w:r w:rsidRPr="00A17783">
          <w:rPr>
            <w:rFonts w:ascii="Trebuchet MS" w:hAnsi="Trebuchet MS"/>
            <w:noProof/>
          </w:rPr>
          <w:delText>ear</w:delText>
        </w:r>
      </w:del>
      <w:ins w:id="158" w:author="Author">
        <w:r w:rsidRPr="00A17783">
          <w:rPr>
            <w:rFonts w:ascii="Trebuchet MS" w:hAnsi="Trebuchet MS"/>
            <w:noProof/>
          </w:rPr>
          <w:t>earlobe</w:t>
        </w:r>
      </w:ins>
      <w:r w:rsidRPr="00A17783">
        <w:rPr>
          <w:rFonts w:ascii="Trebuchet MS" w:hAnsi="Trebuchet MS"/>
          <w:noProof/>
        </w:rPr>
        <w:t xml:space="preserve"> and </w:t>
      </w:r>
      <w:del w:id="159" w:author="Author">
        <w:r w:rsidRPr="00A17783">
          <w:rPr>
            <w:rFonts w:ascii="Trebuchet MS" w:hAnsi="Trebuchet MS"/>
            <w:noProof/>
          </w:rPr>
          <w:delText>upon</w:delText>
        </w:r>
      </w:del>
      <w:ins w:id="160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 thumb of their right hand and the big toe of their right foot, and </w:t>
      </w:r>
      <w:del w:id="161" w:author="Author">
        <w:r w:rsidRPr="00A17783">
          <w:rPr>
            <w:rFonts w:ascii="Trebuchet MS" w:hAnsi="Trebuchet MS"/>
            <w:noProof/>
          </w:rPr>
          <w:delText xml:space="preserve">you must </w:delText>
        </w:r>
      </w:del>
      <w:r w:rsidRPr="00A17783">
        <w:rPr>
          <w:rFonts w:ascii="Trebuchet MS" w:hAnsi="Trebuchet MS"/>
          <w:noProof/>
        </w:rPr>
        <w:t xml:space="preserve">sprinkle the blood </w:t>
      </w:r>
      <w:del w:id="162" w:author="Author">
        <w:r w:rsidRPr="00A17783">
          <w:rPr>
            <w:rFonts w:ascii="Trebuchet MS" w:hAnsi="Trebuchet MS"/>
            <w:noProof/>
          </w:rPr>
          <w:delText xml:space="preserve">round about upon </w:delText>
        </w:r>
      </w:del>
      <w:ins w:id="163" w:author="Author">
        <w:r w:rsidRPr="00A17783">
          <w:rPr>
            <w:rFonts w:ascii="Trebuchet MS" w:hAnsi="Trebuchet MS"/>
            <w:noProof/>
          </w:rPr>
          <w:t xml:space="preserve">on all sides of </w:t>
        </w:r>
      </w:ins>
      <w:r w:rsidRPr="00A17783">
        <w:rPr>
          <w:rFonts w:ascii="Trebuchet MS" w:hAnsi="Trebuchet MS"/>
          <w:noProof/>
        </w:rPr>
        <w:t xml:space="preserve">the altar. </w:t>
      </w:r>
      <w:r w:rsidRPr="00A17783">
        <w:rPr>
          <w:rFonts w:ascii="Trebuchet MS" w:hAnsi="Trebuchet MS"/>
          <w:b/>
          <w:noProof/>
        </w:rPr>
        <w:t xml:space="preserve">29:21 </w:t>
      </w:r>
      <w:del w:id="164" w:author="Author">
        <w:r w:rsidRPr="00A17783">
          <w:rPr>
            <w:rFonts w:ascii="Trebuchet MS" w:hAnsi="Trebuchet MS"/>
            <w:noProof/>
          </w:rPr>
          <w:delText>And you must</w:delText>
        </w:r>
      </w:del>
      <w:ins w:id="165" w:author="Author">
        <w:r w:rsidRPr="00A17783">
          <w:rPr>
            <w:rFonts w:ascii="Trebuchet MS" w:hAnsi="Trebuchet MS"/>
            <w:noProof/>
          </w:rPr>
          <w:t>Then</w:t>
        </w:r>
      </w:ins>
      <w:r w:rsidRPr="00A17783">
        <w:rPr>
          <w:rFonts w:ascii="Trebuchet MS" w:hAnsi="Trebuchet MS"/>
          <w:noProof/>
        </w:rPr>
        <w:t xml:space="preserve"> take some of the blood that is </w:t>
      </w:r>
      <w:del w:id="166" w:author="Author">
        <w:r w:rsidRPr="00A17783">
          <w:rPr>
            <w:rFonts w:ascii="Trebuchet MS" w:hAnsi="Trebuchet MS"/>
            <w:noProof/>
          </w:rPr>
          <w:delText>upon</w:delText>
        </w:r>
      </w:del>
      <w:ins w:id="167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 altar and some of the anointing oil</w:t>
      </w:r>
      <w:del w:id="168" w:author="Author">
        <w:r w:rsidRPr="00A17783">
          <w:rPr>
            <w:rFonts w:ascii="Trebuchet MS" w:hAnsi="Trebuchet MS"/>
            <w:noProof/>
          </w:rPr>
          <w:delText>,</w:delText>
        </w:r>
      </w:del>
      <w:r w:rsidRPr="00A17783">
        <w:rPr>
          <w:rFonts w:ascii="Trebuchet MS" w:hAnsi="Trebuchet MS"/>
          <w:noProof/>
        </w:rPr>
        <w:t xml:space="preserve"> and </w:t>
      </w:r>
      <w:del w:id="169" w:author="Author">
        <w:r w:rsidRPr="00A17783">
          <w:rPr>
            <w:rFonts w:ascii="Trebuchet MS" w:hAnsi="Trebuchet MS"/>
            <w:noProof/>
          </w:rPr>
          <w:delText xml:space="preserve">you must </w:delText>
        </w:r>
      </w:del>
      <w:r w:rsidRPr="00A17783">
        <w:rPr>
          <w:rFonts w:ascii="Trebuchet MS" w:hAnsi="Trebuchet MS"/>
          <w:noProof/>
        </w:rPr>
        <w:t xml:space="preserve">spatter it </w:t>
      </w:r>
      <w:del w:id="170" w:author="Author">
        <w:r w:rsidRPr="00A17783">
          <w:rPr>
            <w:rFonts w:ascii="Trebuchet MS" w:hAnsi="Trebuchet MS"/>
            <w:noProof/>
          </w:rPr>
          <w:delText>upon</w:delText>
        </w:r>
      </w:del>
      <w:ins w:id="171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Aaron and his garments and </w:t>
      </w:r>
      <w:del w:id="172" w:author="Author">
        <w:r w:rsidRPr="00A17783">
          <w:rPr>
            <w:rFonts w:ascii="Trebuchet MS" w:hAnsi="Trebuchet MS"/>
            <w:noProof/>
          </w:rPr>
          <w:delText>upon</w:delText>
        </w:r>
      </w:del>
      <w:ins w:id="173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his sons and </w:t>
      </w:r>
      <w:del w:id="174" w:author="Author">
        <w:r w:rsidRPr="00A17783">
          <w:rPr>
            <w:rFonts w:ascii="Trebuchet MS" w:hAnsi="Trebuchet MS"/>
            <w:noProof/>
          </w:rPr>
          <w:delText>the</w:delText>
        </w:r>
      </w:del>
      <w:ins w:id="175" w:author="Author">
        <w:r w:rsidRPr="00A17783">
          <w:rPr>
            <w:rFonts w:ascii="Trebuchet MS" w:hAnsi="Trebuchet MS"/>
            <w:noProof/>
          </w:rPr>
          <w:t>his sons’</w:t>
        </w:r>
      </w:ins>
      <w:r w:rsidRPr="00A17783">
        <w:rPr>
          <w:rFonts w:ascii="Trebuchet MS" w:hAnsi="Trebuchet MS"/>
          <w:noProof/>
        </w:rPr>
        <w:t xml:space="preserve"> garments</w:t>
      </w:r>
      <w:del w:id="176" w:author="Author">
        <w:r w:rsidRPr="00A17783">
          <w:rPr>
            <w:rFonts w:ascii="Trebuchet MS" w:hAnsi="Trebuchet MS"/>
            <w:noProof/>
          </w:rPr>
          <w:delText xml:space="preserve"> of his sons with him</w:delText>
        </w:r>
      </w:del>
      <w:r w:rsidRPr="00A17783">
        <w:rPr>
          <w:rFonts w:ascii="Trebuchet MS" w:hAnsi="Trebuchet MS"/>
          <w:noProof/>
        </w:rPr>
        <w:t>,</w:t>
      </w:r>
      <w:ins w:id="177" w:author="Author">
        <w:r w:rsidRPr="00A17783">
          <w:rPr>
            <w:rFonts w:ascii="Trebuchet MS" w:hAnsi="Trebuchet MS"/>
            <w:noProof/>
          </w:rPr>
          <w:t xml:space="preserve"> so</w:t>
        </w:r>
      </w:ins>
      <w:r w:rsidRPr="00A17783">
        <w:rPr>
          <w:rFonts w:ascii="Trebuchet MS" w:hAnsi="Trebuchet MS"/>
          <w:noProof/>
        </w:rPr>
        <w:t xml:space="preserve"> that he and his garments and his sons and </w:t>
      </w:r>
      <w:del w:id="178" w:author="Author">
        <w:r w:rsidRPr="00A17783">
          <w:rPr>
            <w:rFonts w:ascii="Trebuchet MS" w:hAnsi="Trebuchet MS"/>
            <w:noProof/>
          </w:rPr>
          <w:delText>the</w:delText>
        </w:r>
      </w:del>
      <w:ins w:id="179" w:author="Author">
        <w:r w:rsidRPr="00A17783">
          <w:rPr>
            <w:rFonts w:ascii="Trebuchet MS" w:hAnsi="Trebuchet MS"/>
            <w:noProof/>
          </w:rPr>
          <w:t>their</w:t>
        </w:r>
      </w:ins>
      <w:r w:rsidRPr="00A17783">
        <w:rPr>
          <w:rFonts w:ascii="Trebuchet MS" w:hAnsi="Trebuchet MS"/>
          <w:noProof/>
        </w:rPr>
        <w:t xml:space="preserve"> garments </w:t>
      </w:r>
      <w:del w:id="180" w:author="Author">
        <w:r w:rsidRPr="00A17783">
          <w:rPr>
            <w:rFonts w:ascii="Trebuchet MS" w:hAnsi="Trebuchet MS"/>
            <w:noProof/>
          </w:rPr>
          <w:delText xml:space="preserve">of his sons with him </w:delText>
        </w:r>
      </w:del>
      <w:r w:rsidRPr="00A17783">
        <w:rPr>
          <w:rFonts w:ascii="Trebuchet MS" w:hAnsi="Trebuchet MS"/>
          <w:noProof/>
        </w:rPr>
        <w:t xml:space="preserve">may </w:t>
      </w:r>
      <w:del w:id="181" w:author="Author">
        <w:r w:rsidRPr="00A17783">
          <w:rPr>
            <w:rFonts w:ascii="Trebuchet MS" w:hAnsi="Trebuchet MS"/>
            <w:noProof/>
          </w:rPr>
          <w:delText xml:space="preserve">indeed </w:delText>
        </w:r>
      </w:del>
      <w:r w:rsidRPr="00A17783">
        <w:rPr>
          <w:rFonts w:ascii="Trebuchet MS" w:hAnsi="Trebuchet MS"/>
          <w:noProof/>
        </w:rPr>
        <w:t>be holy.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29:22 </w:t>
      </w:r>
      <w:r w:rsidRPr="00A17783">
        <w:rPr>
          <w:rFonts w:ascii="Trebuchet MS" w:hAnsi="Trebuchet MS"/>
          <w:noProof/>
        </w:rPr>
        <w:t>“</w:t>
      </w:r>
      <w:del w:id="182" w:author="Author">
        <w:r w:rsidRPr="00A17783">
          <w:rPr>
            <w:rFonts w:ascii="Trebuchet MS" w:hAnsi="Trebuchet MS"/>
            <w:noProof/>
          </w:rPr>
          <w:delText>And you must</w:delText>
        </w:r>
      </w:del>
      <w:ins w:id="183" w:author="Author">
        <w:r w:rsidRPr="00A17783">
          <w:rPr>
            <w:rFonts w:ascii="Trebuchet MS" w:hAnsi="Trebuchet MS"/>
            <w:noProof/>
          </w:rPr>
          <w:t>Then</w:t>
        </w:r>
      </w:ins>
      <w:r w:rsidRPr="00A17783">
        <w:rPr>
          <w:rFonts w:ascii="Trebuchet MS" w:hAnsi="Trebuchet MS"/>
          <w:noProof/>
        </w:rPr>
        <w:t xml:space="preserve"> take from the ram the fat</w:t>
      </w:r>
      <w:del w:id="184" w:author="Author">
        <w:r w:rsidRPr="00A17783">
          <w:rPr>
            <w:rFonts w:ascii="Trebuchet MS" w:hAnsi="Trebuchet MS"/>
            <w:noProof/>
          </w:rPr>
          <w:delText xml:space="preserve"> and</w:delText>
        </w:r>
      </w:del>
      <w:ins w:id="185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the fat tail</w:t>
      </w:r>
      <w:del w:id="186" w:author="Author">
        <w:r w:rsidRPr="00A17783">
          <w:rPr>
            <w:rFonts w:ascii="Trebuchet MS" w:hAnsi="Trebuchet MS"/>
            <w:noProof/>
          </w:rPr>
          <w:delText xml:space="preserve"> and</w:delText>
        </w:r>
      </w:del>
      <w:ins w:id="187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the fat that covers the intestines, </w:t>
      </w:r>
      <w:del w:id="188" w:author="Author">
        <w:r w:rsidRPr="00A17783">
          <w:rPr>
            <w:rFonts w:ascii="Trebuchet MS" w:hAnsi="Trebuchet MS"/>
            <w:noProof/>
          </w:rPr>
          <w:delText xml:space="preserve">and </w:delText>
        </w:r>
      </w:del>
      <w:r w:rsidRPr="00A17783">
        <w:rPr>
          <w:rFonts w:ascii="Trebuchet MS" w:hAnsi="Trebuchet MS"/>
          <w:noProof/>
        </w:rPr>
        <w:t xml:space="preserve">the appendage of the liver, </w:t>
      </w:r>
      <w:del w:id="189" w:author="Author">
        <w:r w:rsidRPr="00A17783">
          <w:rPr>
            <w:rFonts w:ascii="Trebuchet MS" w:hAnsi="Trebuchet MS"/>
            <w:noProof/>
          </w:rPr>
          <w:delText xml:space="preserve">and </w:delText>
        </w:r>
      </w:del>
      <w:r w:rsidRPr="00A17783">
        <w:rPr>
          <w:rFonts w:ascii="Trebuchet MS" w:hAnsi="Trebuchet MS"/>
          <w:noProof/>
        </w:rPr>
        <w:t xml:space="preserve">the two kidneys and the fat that is </w:t>
      </w:r>
      <w:del w:id="190" w:author="Author">
        <w:r w:rsidRPr="00A17783">
          <w:rPr>
            <w:rFonts w:ascii="Trebuchet MS" w:hAnsi="Trebuchet MS"/>
            <w:noProof/>
          </w:rPr>
          <w:delText>upon</w:delText>
        </w:r>
      </w:del>
      <w:ins w:id="191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them, and the right leg, for it is a ram of installation</w:t>
      </w:r>
      <w:del w:id="192" w:author="Author">
        <w:r w:rsidRPr="00A17783">
          <w:rPr>
            <w:rFonts w:ascii="Trebuchet MS" w:hAnsi="Trebuchet MS"/>
            <w:noProof/>
          </w:rPr>
          <w:delText>;</w:delText>
        </w:r>
      </w:del>
      <w:ins w:id="193" w:author="Author">
        <w:r w:rsidRPr="00A17783">
          <w:rPr>
            <w:rFonts w:ascii="Trebuchet MS" w:hAnsi="Trebuchet MS"/>
            <w:noProof/>
          </w:rPr>
          <w:t>.</w:t>
        </w:r>
      </w:ins>
      <w:r w:rsidRPr="00A17783">
        <w:rPr>
          <w:rFonts w:ascii="Trebuchet MS" w:hAnsi="Trebuchet MS"/>
          <w:noProof/>
        </w:rPr>
        <w:t xml:space="preserve"> </w:t>
      </w:r>
      <w:r w:rsidRPr="00A17783">
        <w:rPr>
          <w:rFonts w:ascii="Trebuchet MS" w:hAnsi="Trebuchet MS"/>
          <w:b/>
          <w:noProof/>
        </w:rPr>
        <w:t xml:space="preserve">29:23 </w:t>
      </w:r>
      <w:ins w:id="194" w:author="Author">
        <w:r w:rsidRPr="00A17783">
          <w:rPr>
            <w:rFonts w:ascii="Trebuchet MS" w:hAnsi="Trebuchet MS"/>
            <w:noProof/>
          </w:rPr>
          <w:t xml:space="preserve">Take </w:t>
        </w:r>
      </w:ins>
      <w:r w:rsidRPr="00A17783">
        <w:rPr>
          <w:rFonts w:ascii="Trebuchet MS" w:hAnsi="Trebuchet MS"/>
          <w:noProof/>
        </w:rPr>
        <w:t xml:space="preserve">also a round loaf of bread and a ring-shaped </w:t>
      </w:r>
      <w:del w:id="195" w:author="Author">
        <w:r w:rsidRPr="00A17783">
          <w:rPr>
            <w:rFonts w:ascii="Trebuchet MS" w:hAnsi="Trebuchet MS"/>
            <w:noProof/>
          </w:rPr>
          <w:delText>cake</w:delText>
        </w:r>
      </w:del>
      <w:ins w:id="196" w:author="Author">
        <w:r w:rsidRPr="00A17783">
          <w:rPr>
            <w:rFonts w:ascii="Trebuchet MS" w:hAnsi="Trebuchet MS"/>
            <w:noProof/>
          </w:rPr>
          <w:t>loaf</w:t>
        </w:r>
      </w:ins>
      <w:r w:rsidRPr="00A17783">
        <w:rPr>
          <w:rFonts w:ascii="Trebuchet MS" w:hAnsi="Trebuchet MS"/>
          <w:noProof/>
        </w:rPr>
        <w:t xml:space="preserve"> of oiled bread and a wafer out of the basket of </w:t>
      </w:r>
      <w:del w:id="197" w:author="Author">
        <w:r w:rsidRPr="00A17783">
          <w:rPr>
            <w:rFonts w:ascii="Trebuchet MS" w:hAnsi="Trebuchet MS"/>
            <w:noProof/>
          </w:rPr>
          <w:delText>unfermented cakes</w:delText>
        </w:r>
      </w:del>
      <w:ins w:id="198" w:author="Author">
        <w:r w:rsidRPr="00A17783">
          <w:rPr>
            <w:rFonts w:ascii="Trebuchet MS" w:hAnsi="Trebuchet MS"/>
            <w:noProof/>
          </w:rPr>
          <w:t>unleavened bread</w:t>
        </w:r>
      </w:ins>
      <w:r w:rsidRPr="00A17783">
        <w:rPr>
          <w:rFonts w:ascii="Trebuchet MS" w:hAnsi="Trebuchet MS"/>
          <w:noProof/>
        </w:rPr>
        <w:t xml:space="preserve"> that is before Jehovah. </w:t>
      </w:r>
      <w:r w:rsidRPr="00A17783">
        <w:rPr>
          <w:rFonts w:ascii="Trebuchet MS" w:hAnsi="Trebuchet MS"/>
          <w:b/>
          <w:noProof/>
        </w:rPr>
        <w:t xml:space="preserve">29:24 </w:t>
      </w:r>
      <w:del w:id="199" w:author="Author">
        <w:r w:rsidRPr="00A17783">
          <w:rPr>
            <w:rFonts w:ascii="Trebuchet MS" w:hAnsi="Trebuchet MS"/>
            <w:noProof/>
          </w:rPr>
          <w:delText>And you</w:delText>
        </w:r>
      </w:del>
      <w:ins w:id="200" w:author="Author">
        <w:r w:rsidRPr="00A17783">
          <w:rPr>
            <w:rFonts w:ascii="Trebuchet MS" w:hAnsi="Trebuchet MS"/>
            <w:noProof/>
          </w:rPr>
          <w:t>You</w:t>
        </w:r>
      </w:ins>
      <w:r w:rsidRPr="00A17783">
        <w:rPr>
          <w:rFonts w:ascii="Trebuchet MS" w:hAnsi="Trebuchet MS"/>
          <w:noProof/>
        </w:rPr>
        <w:t xml:space="preserve"> must place them all </w:t>
      </w:r>
      <w:del w:id="201" w:author="Author">
        <w:r w:rsidRPr="00A17783">
          <w:rPr>
            <w:rFonts w:ascii="Trebuchet MS" w:hAnsi="Trebuchet MS"/>
            <w:noProof/>
          </w:rPr>
          <w:delText>upon</w:delText>
        </w:r>
      </w:del>
      <w:ins w:id="202" w:author="Author">
        <w:r w:rsidRPr="00A17783">
          <w:rPr>
            <w:rFonts w:ascii="Trebuchet MS" w:hAnsi="Trebuchet MS"/>
            <w:noProof/>
          </w:rPr>
          <w:t>in</w:t>
        </w:r>
      </w:ins>
      <w:r w:rsidRPr="00A17783">
        <w:rPr>
          <w:rFonts w:ascii="Trebuchet MS" w:hAnsi="Trebuchet MS"/>
          <w:noProof/>
        </w:rPr>
        <w:t xml:space="preserve"> the </w:t>
      </w:r>
      <w:del w:id="203" w:author="Author">
        <w:r w:rsidRPr="00A17783">
          <w:rPr>
            <w:rFonts w:ascii="Trebuchet MS" w:hAnsi="Trebuchet MS"/>
            <w:noProof/>
          </w:rPr>
          <w:delText>palms</w:delText>
        </w:r>
      </w:del>
      <w:ins w:id="204" w:author="Author">
        <w:r w:rsidRPr="00A17783">
          <w:rPr>
            <w:rFonts w:ascii="Trebuchet MS" w:hAnsi="Trebuchet MS"/>
            <w:noProof/>
          </w:rPr>
          <w:t>hands</w:t>
        </w:r>
      </w:ins>
      <w:r w:rsidRPr="00A17783">
        <w:rPr>
          <w:rFonts w:ascii="Trebuchet MS" w:hAnsi="Trebuchet MS"/>
          <w:noProof/>
        </w:rPr>
        <w:t xml:space="preserve"> of Aaron and </w:t>
      </w:r>
      <w:del w:id="205" w:author="Author">
        <w:r w:rsidRPr="00A17783">
          <w:rPr>
            <w:rFonts w:ascii="Trebuchet MS" w:hAnsi="Trebuchet MS"/>
            <w:noProof/>
          </w:rPr>
          <w:delText>upon</w:delText>
        </w:r>
      </w:del>
      <w:ins w:id="206" w:author="Author">
        <w:r w:rsidRPr="00A17783">
          <w:rPr>
            <w:rFonts w:ascii="Trebuchet MS" w:hAnsi="Trebuchet MS"/>
            <w:noProof/>
          </w:rPr>
          <w:t>in</w:t>
        </w:r>
      </w:ins>
      <w:r w:rsidRPr="00A17783">
        <w:rPr>
          <w:rFonts w:ascii="Trebuchet MS" w:hAnsi="Trebuchet MS"/>
          <w:noProof/>
        </w:rPr>
        <w:t xml:space="preserve"> the </w:t>
      </w:r>
      <w:del w:id="207" w:author="Author">
        <w:r w:rsidRPr="00A17783">
          <w:rPr>
            <w:rFonts w:ascii="Trebuchet MS" w:hAnsi="Trebuchet MS"/>
            <w:noProof/>
          </w:rPr>
          <w:delText>palms</w:delText>
        </w:r>
      </w:del>
      <w:ins w:id="208" w:author="Author">
        <w:r w:rsidRPr="00A17783">
          <w:rPr>
            <w:rFonts w:ascii="Trebuchet MS" w:hAnsi="Trebuchet MS"/>
            <w:noProof/>
          </w:rPr>
          <w:t>hands</w:t>
        </w:r>
      </w:ins>
      <w:r w:rsidRPr="00A17783">
        <w:rPr>
          <w:rFonts w:ascii="Trebuchet MS" w:hAnsi="Trebuchet MS"/>
          <w:noProof/>
        </w:rPr>
        <w:t xml:space="preserve"> of his sons, and you </w:t>
      </w:r>
      <w:del w:id="209" w:author="Author">
        <w:r w:rsidRPr="00A17783">
          <w:rPr>
            <w:rFonts w:ascii="Trebuchet MS" w:hAnsi="Trebuchet MS"/>
            <w:noProof/>
          </w:rPr>
          <w:delText>must</w:delText>
        </w:r>
      </w:del>
      <w:ins w:id="210" w:author="Author">
        <w:r w:rsidRPr="00A17783">
          <w:rPr>
            <w:rFonts w:ascii="Trebuchet MS" w:hAnsi="Trebuchet MS"/>
            <w:noProof/>
          </w:rPr>
          <w:t>are to</w:t>
        </w:r>
      </w:ins>
      <w:r w:rsidRPr="00A17783">
        <w:rPr>
          <w:rFonts w:ascii="Trebuchet MS" w:hAnsi="Trebuchet MS"/>
          <w:noProof/>
        </w:rPr>
        <w:t xml:space="preserve"> wave them </w:t>
      </w:r>
      <w:del w:id="211" w:author="Author">
        <w:r w:rsidRPr="00A17783">
          <w:rPr>
            <w:rFonts w:ascii="Trebuchet MS" w:hAnsi="Trebuchet MS"/>
            <w:noProof/>
          </w:rPr>
          <w:delText>to</w:delText>
        </w:r>
      </w:del>
      <w:ins w:id="212" w:author="Author">
        <w:r w:rsidRPr="00A17783">
          <w:rPr>
            <w:rFonts w:ascii="Trebuchet MS" w:hAnsi="Trebuchet MS"/>
            <w:noProof/>
          </w:rPr>
          <w:t>back</w:t>
        </w:r>
      </w:ins>
      <w:r w:rsidRPr="00A17783">
        <w:rPr>
          <w:rFonts w:ascii="Trebuchet MS" w:hAnsi="Trebuchet MS"/>
          <w:noProof/>
        </w:rPr>
        <w:t xml:space="preserve"> and </w:t>
      </w:r>
      <w:del w:id="213" w:author="Author">
        <w:r w:rsidRPr="00A17783">
          <w:rPr>
            <w:rFonts w:ascii="Trebuchet MS" w:hAnsi="Trebuchet MS"/>
            <w:noProof/>
          </w:rPr>
          <w:delText>fro</w:delText>
        </w:r>
      </w:del>
      <w:ins w:id="214" w:author="Author">
        <w:r w:rsidRPr="00A17783">
          <w:rPr>
            <w:rFonts w:ascii="Trebuchet MS" w:hAnsi="Trebuchet MS"/>
            <w:noProof/>
          </w:rPr>
          <w:t>forth</w:t>
        </w:r>
      </w:ins>
      <w:r w:rsidRPr="00A17783">
        <w:rPr>
          <w:rFonts w:ascii="Trebuchet MS" w:hAnsi="Trebuchet MS"/>
          <w:noProof/>
        </w:rPr>
        <w:t xml:space="preserve"> as a wave offering before Jehovah. </w:t>
      </w:r>
      <w:r w:rsidRPr="00A17783">
        <w:rPr>
          <w:rFonts w:ascii="Trebuchet MS" w:hAnsi="Trebuchet MS"/>
          <w:b/>
          <w:noProof/>
        </w:rPr>
        <w:t xml:space="preserve">29:25 </w:t>
      </w:r>
      <w:del w:id="215" w:author="Author">
        <w:r w:rsidRPr="00A17783">
          <w:rPr>
            <w:rFonts w:ascii="Trebuchet MS" w:hAnsi="Trebuchet MS"/>
            <w:noProof/>
          </w:rPr>
          <w:delText>And</w:delText>
        </w:r>
      </w:del>
      <w:ins w:id="216" w:author="Author">
        <w:r w:rsidRPr="00A17783">
          <w:rPr>
            <w:rFonts w:ascii="Trebuchet MS" w:hAnsi="Trebuchet MS"/>
            <w:noProof/>
          </w:rPr>
          <w:t>Then</w:t>
        </w:r>
      </w:ins>
      <w:r w:rsidRPr="00A17783">
        <w:rPr>
          <w:rFonts w:ascii="Trebuchet MS" w:hAnsi="Trebuchet MS"/>
          <w:noProof/>
        </w:rPr>
        <w:t xml:space="preserve"> you </w:t>
      </w:r>
      <w:del w:id="217" w:author="Author">
        <w:r w:rsidRPr="00A17783">
          <w:rPr>
            <w:rFonts w:ascii="Trebuchet MS" w:hAnsi="Trebuchet MS"/>
            <w:noProof/>
          </w:rPr>
          <w:delText>must</w:delText>
        </w:r>
      </w:del>
      <w:ins w:id="218" w:author="Author">
        <w:r w:rsidRPr="00A17783">
          <w:rPr>
            <w:rFonts w:ascii="Trebuchet MS" w:hAnsi="Trebuchet MS"/>
            <w:noProof/>
          </w:rPr>
          <w:t>will</w:t>
        </w:r>
      </w:ins>
      <w:r w:rsidRPr="00A17783">
        <w:rPr>
          <w:rFonts w:ascii="Trebuchet MS" w:hAnsi="Trebuchet MS"/>
          <w:noProof/>
        </w:rPr>
        <w:t xml:space="preserve"> take them </w:t>
      </w:r>
      <w:del w:id="219" w:author="Author">
        <w:r w:rsidRPr="00A17783">
          <w:rPr>
            <w:rFonts w:ascii="Trebuchet MS" w:hAnsi="Trebuchet MS"/>
            <w:noProof/>
          </w:rPr>
          <w:delText>off</w:delText>
        </w:r>
      </w:del>
      <w:ins w:id="220" w:author="Author">
        <w:r w:rsidRPr="00A17783">
          <w:rPr>
            <w:rFonts w:ascii="Trebuchet MS" w:hAnsi="Trebuchet MS"/>
            <w:noProof/>
          </w:rPr>
          <w:t>out of</w:t>
        </w:r>
      </w:ins>
      <w:r w:rsidRPr="00A17783">
        <w:rPr>
          <w:rFonts w:ascii="Trebuchet MS" w:hAnsi="Trebuchet MS"/>
          <w:noProof/>
        </w:rPr>
        <w:t xml:space="preserve"> their hands and </w:t>
      </w:r>
      <w:del w:id="221" w:author="Author">
        <w:r w:rsidRPr="00A17783">
          <w:rPr>
            <w:rFonts w:ascii="Trebuchet MS" w:hAnsi="Trebuchet MS"/>
            <w:noProof/>
          </w:rPr>
          <w:delText>make</w:delText>
        </w:r>
      </w:del>
      <w:ins w:id="222" w:author="Author">
        <w:r w:rsidRPr="00A17783">
          <w:rPr>
            <w:rFonts w:ascii="Trebuchet MS" w:hAnsi="Trebuchet MS"/>
            <w:noProof/>
          </w:rPr>
          <w:t>burn</w:t>
        </w:r>
      </w:ins>
      <w:r w:rsidRPr="00A17783">
        <w:rPr>
          <w:rFonts w:ascii="Trebuchet MS" w:hAnsi="Trebuchet MS"/>
          <w:noProof/>
        </w:rPr>
        <w:t xml:space="preserve"> them </w:t>
      </w:r>
      <w:del w:id="223" w:author="Author">
        <w:r w:rsidRPr="00A17783">
          <w:rPr>
            <w:rFonts w:ascii="Trebuchet MS" w:hAnsi="Trebuchet MS"/>
            <w:noProof/>
          </w:rPr>
          <w:delText>smoke upon</w:delText>
        </w:r>
      </w:del>
      <w:ins w:id="224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 altar</w:t>
      </w:r>
      <w:del w:id="225" w:author="Author">
        <w:r w:rsidRPr="00A17783">
          <w:rPr>
            <w:rFonts w:ascii="Trebuchet MS" w:hAnsi="Trebuchet MS"/>
            <w:noProof/>
          </w:rPr>
          <w:delText xml:space="preserve"> upon</w:delText>
        </w:r>
      </w:del>
      <w:ins w:id="226" w:author="Author">
        <w:r w:rsidRPr="00A17783">
          <w:rPr>
            <w:rFonts w:ascii="Trebuchet MS" w:hAnsi="Trebuchet MS"/>
            <w:noProof/>
          </w:rPr>
          <w:t>, on top of</w:t>
        </w:r>
      </w:ins>
      <w:r w:rsidRPr="00A17783">
        <w:rPr>
          <w:rFonts w:ascii="Trebuchet MS" w:hAnsi="Trebuchet MS"/>
          <w:noProof/>
        </w:rPr>
        <w:t xml:space="preserve"> the burnt offering</w:t>
      </w:r>
      <w:ins w:id="227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as a </w:t>
      </w:r>
      <w:del w:id="228" w:author="Author">
        <w:r w:rsidRPr="00A17783">
          <w:rPr>
            <w:rFonts w:ascii="Trebuchet MS" w:hAnsi="Trebuchet MS"/>
            <w:noProof/>
          </w:rPr>
          <w:delText>restful odor</w:delText>
        </w:r>
      </w:del>
      <w:ins w:id="229" w:author="Author">
        <w:r w:rsidRPr="00A17783">
          <w:rPr>
            <w:rFonts w:ascii="Trebuchet MS" w:hAnsi="Trebuchet MS"/>
            <w:noProof/>
          </w:rPr>
          <w:t>pleasing</w:t>
        </w:r>
        <w:r w:rsidRPr="00A17783">
          <w:rPr>
            <w:rStyle w:val="FootnoteReference"/>
            <w:rFonts w:ascii="Trebuchet MS" w:hAnsi="Trebuchet MS"/>
            <w:noProof/>
          </w:rPr>
          <w:footnoteReference w:id="5"/>
        </w:r>
        <w:r w:rsidRPr="00A17783">
          <w:rPr>
            <w:rFonts w:ascii="Trebuchet MS" w:hAnsi="Trebuchet MS"/>
            <w:noProof/>
          </w:rPr>
          <w:t xml:space="preserve"> aroma</w:t>
        </w:r>
      </w:ins>
      <w:r w:rsidRPr="00A17783">
        <w:rPr>
          <w:rFonts w:ascii="Trebuchet MS" w:hAnsi="Trebuchet MS"/>
          <w:noProof/>
        </w:rPr>
        <w:t xml:space="preserve"> before Jehovah. It is an offering made by fire to Jehovah.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29:26 </w:t>
      </w:r>
      <w:r w:rsidRPr="00A17783">
        <w:rPr>
          <w:rFonts w:ascii="Trebuchet MS" w:hAnsi="Trebuchet MS"/>
          <w:noProof/>
        </w:rPr>
        <w:t>“</w:t>
      </w:r>
      <w:del w:id="232" w:author="Author">
        <w:r w:rsidRPr="00A17783">
          <w:rPr>
            <w:rFonts w:ascii="Trebuchet MS" w:hAnsi="Trebuchet MS"/>
            <w:noProof/>
          </w:rPr>
          <w:delText>And you must</w:delText>
        </w:r>
      </w:del>
      <w:ins w:id="233" w:author="Author">
        <w:r w:rsidRPr="00A17783">
          <w:rPr>
            <w:rFonts w:ascii="Trebuchet MS" w:hAnsi="Trebuchet MS"/>
            <w:noProof/>
          </w:rPr>
          <w:t>Then</w:t>
        </w:r>
      </w:ins>
      <w:r w:rsidRPr="00A17783">
        <w:rPr>
          <w:rFonts w:ascii="Trebuchet MS" w:hAnsi="Trebuchet MS"/>
          <w:noProof/>
        </w:rPr>
        <w:t xml:space="preserve"> take the breast of the ram of installation, which is </w:t>
      </w:r>
      <w:del w:id="234" w:author="Author">
        <w:r w:rsidRPr="00A17783">
          <w:rPr>
            <w:rFonts w:ascii="Trebuchet MS" w:hAnsi="Trebuchet MS"/>
            <w:noProof/>
          </w:rPr>
          <w:delText>for</w:delText>
        </w:r>
      </w:del>
      <w:ins w:id="235" w:author="Author">
        <w:r w:rsidRPr="00A17783">
          <w:rPr>
            <w:rFonts w:ascii="Trebuchet MS" w:hAnsi="Trebuchet MS"/>
            <w:noProof/>
          </w:rPr>
          <w:t>offered in behalf of</w:t>
        </w:r>
      </w:ins>
      <w:r w:rsidRPr="00A17783">
        <w:rPr>
          <w:rFonts w:ascii="Trebuchet MS" w:hAnsi="Trebuchet MS"/>
          <w:noProof/>
        </w:rPr>
        <w:t xml:space="preserve"> Aaron, and wave it </w:t>
      </w:r>
      <w:del w:id="236" w:author="Author">
        <w:r w:rsidRPr="00A17783">
          <w:rPr>
            <w:rFonts w:ascii="Trebuchet MS" w:hAnsi="Trebuchet MS"/>
            <w:noProof/>
          </w:rPr>
          <w:delText>to</w:delText>
        </w:r>
      </w:del>
      <w:ins w:id="237" w:author="Author">
        <w:r w:rsidRPr="00A17783">
          <w:rPr>
            <w:rFonts w:ascii="Trebuchet MS" w:hAnsi="Trebuchet MS"/>
            <w:noProof/>
          </w:rPr>
          <w:t>back</w:t>
        </w:r>
      </w:ins>
      <w:r w:rsidRPr="00A17783">
        <w:rPr>
          <w:rFonts w:ascii="Trebuchet MS" w:hAnsi="Trebuchet MS"/>
          <w:noProof/>
        </w:rPr>
        <w:t xml:space="preserve"> and </w:t>
      </w:r>
      <w:del w:id="238" w:author="Author">
        <w:r w:rsidRPr="00A17783">
          <w:rPr>
            <w:rFonts w:ascii="Trebuchet MS" w:hAnsi="Trebuchet MS"/>
            <w:noProof/>
          </w:rPr>
          <w:delText>fro</w:delText>
        </w:r>
      </w:del>
      <w:ins w:id="239" w:author="Author">
        <w:r w:rsidRPr="00A17783">
          <w:rPr>
            <w:rFonts w:ascii="Trebuchet MS" w:hAnsi="Trebuchet MS"/>
            <w:noProof/>
          </w:rPr>
          <w:t>forth</w:t>
        </w:r>
      </w:ins>
      <w:r w:rsidRPr="00A17783">
        <w:rPr>
          <w:rFonts w:ascii="Trebuchet MS" w:hAnsi="Trebuchet MS"/>
          <w:noProof/>
        </w:rPr>
        <w:t xml:space="preserve"> as a wave offering before Jehovah, and it </w:t>
      </w:r>
      <w:del w:id="240" w:author="Author">
        <w:r w:rsidRPr="00A17783">
          <w:rPr>
            <w:rFonts w:ascii="Trebuchet MS" w:hAnsi="Trebuchet MS"/>
            <w:noProof/>
          </w:rPr>
          <w:delText>must</w:delText>
        </w:r>
      </w:del>
      <w:ins w:id="241" w:author="Author">
        <w:r w:rsidRPr="00A17783">
          <w:rPr>
            <w:rFonts w:ascii="Trebuchet MS" w:hAnsi="Trebuchet MS"/>
            <w:noProof/>
          </w:rPr>
          <w:t>will</w:t>
        </w:r>
      </w:ins>
      <w:r w:rsidRPr="00A17783">
        <w:rPr>
          <w:rFonts w:ascii="Trebuchet MS" w:hAnsi="Trebuchet MS"/>
          <w:noProof/>
        </w:rPr>
        <w:t xml:space="preserve"> become your portion. </w:t>
      </w:r>
      <w:r w:rsidRPr="00A17783">
        <w:rPr>
          <w:rFonts w:ascii="Trebuchet MS" w:hAnsi="Trebuchet MS"/>
          <w:b/>
          <w:noProof/>
        </w:rPr>
        <w:t xml:space="preserve">29:27 </w:t>
      </w:r>
      <w:del w:id="242" w:author="Author">
        <w:r w:rsidRPr="00A17783">
          <w:rPr>
            <w:rFonts w:ascii="Trebuchet MS" w:hAnsi="Trebuchet MS"/>
            <w:noProof/>
          </w:rPr>
          <w:delText>And you must</w:delText>
        </w:r>
      </w:del>
      <w:ins w:id="243" w:author="Author">
        <w:r w:rsidRPr="00A17783">
          <w:rPr>
            <w:rFonts w:ascii="Trebuchet MS" w:hAnsi="Trebuchet MS"/>
            <w:noProof/>
          </w:rPr>
          <w:t>You are to</w:t>
        </w:r>
      </w:ins>
      <w:r w:rsidRPr="00A17783">
        <w:rPr>
          <w:rFonts w:ascii="Trebuchet MS" w:hAnsi="Trebuchet MS"/>
          <w:noProof/>
        </w:rPr>
        <w:t xml:space="preserve"> sanctify the breast of the wave offering and the leg of the sacred portion that was waved and that was </w:t>
      </w:r>
      <w:del w:id="244" w:author="Author">
        <w:r w:rsidRPr="00A17783">
          <w:rPr>
            <w:rFonts w:ascii="Trebuchet MS" w:hAnsi="Trebuchet MS"/>
            <w:noProof/>
          </w:rPr>
          <w:delText>contributed</w:delText>
        </w:r>
      </w:del>
      <w:ins w:id="245" w:author="Author">
        <w:r w:rsidRPr="00A17783">
          <w:rPr>
            <w:rFonts w:ascii="Trebuchet MS" w:hAnsi="Trebuchet MS"/>
            <w:noProof/>
          </w:rPr>
          <w:t>taken</w:t>
        </w:r>
      </w:ins>
      <w:r w:rsidRPr="00A17783">
        <w:rPr>
          <w:rFonts w:ascii="Trebuchet MS" w:hAnsi="Trebuchet MS"/>
          <w:noProof/>
        </w:rPr>
        <w:t xml:space="preserve"> from the ram of installation, from what was </w:t>
      </w:r>
      <w:ins w:id="246" w:author="Author">
        <w:r w:rsidRPr="00A17783">
          <w:rPr>
            <w:rFonts w:ascii="Trebuchet MS" w:hAnsi="Trebuchet MS"/>
            <w:noProof/>
          </w:rPr>
          <w:t xml:space="preserve">offered </w:t>
        </w:r>
      </w:ins>
      <w:r w:rsidRPr="00A17783">
        <w:rPr>
          <w:rFonts w:ascii="Trebuchet MS" w:hAnsi="Trebuchet MS"/>
          <w:noProof/>
        </w:rPr>
        <w:t xml:space="preserve">for Aaron and </w:t>
      </w:r>
      <w:del w:id="247" w:author="Author">
        <w:r w:rsidRPr="00A17783">
          <w:rPr>
            <w:rFonts w:ascii="Trebuchet MS" w:hAnsi="Trebuchet MS"/>
            <w:noProof/>
          </w:rPr>
          <w:delText xml:space="preserve">from what was </w:delText>
        </w:r>
      </w:del>
      <w:r w:rsidRPr="00A17783">
        <w:rPr>
          <w:rFonts w:ascii="Trebuchet MS" w:hAnsi="Trebuchet MS"/>
          <w:noProof/>
        </w:rPr>
        <w:t xml:space="preserve">for his sons. </w:t>
      </w:r>
      <w:r w:rsidRPr="00A17783">
        <w:rPr>
          <w:rFonts w:ascii="Trebuchet MS" w:hAnsi="Trebuchet MS"/>
          <w:b/>
          <w:noProof/>
        </w:rPr>
        <w:t xml:space="preserve">29:28 </w:t>
      </w:r>
      <w:del w:id="248" w:author="Author">
        <w:r w:rsidRPr="00A17783">
          <w:rPr>
            <w:rFonts w:ascii="Trebuchet MS" w:hAnsi="Trebuchet MS"/>
            <w:noProof/>
          </w:rPr>
          <w:delText>And it must</w:delText>
        </w:r>
      </w:del>
      <w:ins w:id="249" w:author="Author">
        <w:r w:rsidRPr="00A17783">
          <w:rPr>
            <w:rFonts w:ascii="Trebuchet MS" w:hAnsi="Trebuchet MS"/>
            <w:noProof/>
          </w:rPr>
          <w:t>It is to</w:t>
        </w:r>
      </w:ins>
      <w:r w:rsidRPr="00A17783">
        <w:rPr>
          <w:rFonts w:ascii="Trebuchet MS" w:hAnsi="Trebuchet MS"/>
          <w:noProof/>
        </w:rPr>
        <w:t xml:space="preserve"> become Aaron’s and his sons’ by a </w:t>
      </w:r>
      <w:ins w:id="250" w:author="Author">
        <w:r w:rsidRPr="00A17783">
          <w:rPr>
            <w:rFonts w:ascii="Trebuchet MS" w:hAnsi="Trebuchet MS"/>
            <w:noProof/>
          </w:rPr>
          <w:t xml:space="preserve">permanent </w:t>
        </w:r>
      </w:ins>
      <w:r w:rsidRPr="00A17783">
        <w:rPr>
          <w:rFonts w:ascii="Trebuchet MS" w:hAnsi="Trebuchet MS"/>
          <w:noProof/>
        </w:rPr>
        <w:t xml:space="preserve">regulation to </w:t>
      </w:r>
      <w:del w:id="251" w:author="Author">
        <w:r w:rsidRPr="00A17783">
          <w:rPr>
            <w:rFonts w:ascii="Trebuchet MS" w:hAnsi="Trebuchet MS"/>
            <w:noProof/>
          </w:rPr>
          <w:delText xml:space="preserve">time indefinite to </w:delText>
        </w:r>
      </w:del>
      <w:r w:rsidRPr="00A17783">
        <w:rPr>
          <w:rFonts w:ascii="Trebuchet MS" w:hAnsi="Trebuchet MS"/>
          <w:noProof/>
        </w:rPr>
        <w:t xml:space="preserve">be </w:t>
      </w:r>
      <w:del w:id="252" w:author="Author">
        <w:r w:rsidRPr="00A17783">
          <w:rPr>
            <w:rFonts w:ascii="Trebuchet MS" w:hAnsi="Trebuchet MS"/>
            <w:noProof/>
          </w:rPr>
          <w:delText>performed</w:delText>
        </w:r>
      </w:del>
      <w:ins w:id="253" w:author="Author">
        <w:r w:rsidRPr="00A17783">
          <w:rPr>
            <w:rFonts w:ascii="Trebuchet MS" w:hAnsi="Trebuchet MS"/>
            <w:noProof/>
          </w:rPr>
          <w:t>carried out</w:t>
        </w:r>
      </w:ins>
      <w:r w:rsidRPr="00A17783">
        <w:rPr>
          <w:rFonts w:ascii="Trebuchet MS" w:hAnsi="Trebuchet MS"/>
          <w:noProof/>
        </w:rPr>
        <w:t xml:space="preserve"> by the </w:t>
      </w:r>
      <w:del w:id="254" w:author="Author">
        <w:r w:rsidRPr="00A17783">
          <w:rPr>
            <w:rFonts w:ascii="Trebuchet MS" w:hAnsi="Trebuchet MS"/>
            <w:noProof/>
          </w:rPr>
          <w:delText xml:space="preserve">sons of Israel, because </w:delText>
        </w:r>
      </w:del>
      <w:ins w:id="255" w:author="Author">
        <w:r w:rsidRPr="00A17783">
          <w:rPr>
            <w:rFonts w:ascii="Trebuchet MS" w:hAnsi="Trebuchet MS"/>
            <w:noProof/>
          </w:rPr>
          <w:t xml:space="preserve">Israelites, for </w:t>
        </w:r>
      </w:ins>
      <w:r w:rsidRPr="00A17783">
        <w:rPr>
          <w:rFonts w:ascii="Trebuchet MS" w:hAnsi="Trebuchet MS"/>
          <w:noProof/>
        </w:rPr>
        <w:t>it is a sacred portion</w:t>
      </w:r>
      <w:del w:id="256" w:author="Author">
        <w:r w:rsidRPr="00A17783">
          <w:rPr>
            <w:rFonts w:ascii="Trebuchet MS" w:hAnsi="Trebuchet MS"/>
            <w:noProof/>
          </w:rPr>
          <w:delText>;</w:delText>
        </w:r>
      </w:del>
      <w:ins w:id="257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and it will become a sacred portion to be </w:t>
      </w:r>
      <w:del w:id="258" w:author="Author">
        <w:r w:rsidRPr="00A17783">
          <w:rPr>
            <w:rFonts w:ascii="Trebuchet MS" w:hAnsi="Trebuchet MS"/>
            <w:noProof/>
          </w:rPr>
          <w:delText>rendered</w:delText>
        </w:r>
      </w:del>
      <w:ins w:id="259" w:author="Author">
        <w:r w:rsidRPr="00A17783">
          <w:rPr>
            <w:rFonts w:ascii="Trebuchet MS" w:hAnsi="Trebuchet MS"/>
            <w:noProof/>
          </w:rPr>
          <w:t>given</w:t>
        </w:r>
      </w:ins>
      <w:r w:rsidRPr="00A17783">
        <w:rPr>
          <w:rFonts w:ascii="Trebuchet MS" w:hAnsi="Trebuchet MS"/>
          <w:noProof/>
        </w:rPr>
        <w:t xml:space="preserve"> by the </w:t>
      </w:r>
      <w:del w:id="260" w:author="Author">
        <w:r w:rsidRPr="00A17783">
          <w:rPr>
            <w:rFonts w:ascii="Trebuchet MS" w:hAnsi="Trebuchet MS"/>
            <w:noProof/>
          </w:rPr>
          <w:delText>sons of Israel. From their communion sacrifices it</w:delText>
        </w:r>
      </w:del>
      <w:ins w:id="261" w:author="Author">
        <w:r w:rsidRPr="00A17783">
          <w:rPr>
            <w:rFonts w:ascii="Trebuchet MS" w:hAnsi="Trebuchet MS"/>
            <w:noProof/>
          </w:rPr>
          <w:t>Israelites. It</w:t>
        </w:r>
      </w:ins>
      <w:r w:rsidRPr="00A17783">
        <w:rPr>
          <w:rFonts w:ascii="Trebuchet MS" w:hAnsi="Trebuchet MS"/>
          <w:noProof/>
        </w:rPr>
        <w:t xml:space="preserve"> is their sacred portion for Jehovah</w:t>
      </w:r>
      <w:ins w:id="262" w:author="Author">
        <w:r w:rsidRPr="00A17783">
          <w:rPr>
            <w:rFonts w:ascii="Trebuchet MS" w:hAnsi="Trebuchet MS"/>
            <w:noProof/>
          </w:rPr>
          <w:t xml:space="preserve"> from their communion sacrifices</w:t>
        </w:r>
      </w:ins>
      <w:r w:rsidRPr="00A17783">
        <w:rPr>
          <w:rFonts w:ascii="Trebuchet MS" w:hAnsi="Trebuchet MS"/>
          <w:noProof/>
        </w:rPr>
        <w:t>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29:29 </w:t>
      </w:r>
      <w:r w:rsidRPr="00A17783">
        <w:rPr>
          <w:rFonts w:ascii="Trebuchet MS" w:hAnsi="Trebuchet MS"/>
          <w:noProof/>
        </w:rPr>
        <w:t>“</w:t>
      </w:r>
      <w:del w:id="263" w:author="Author">
        <w:r w:rsidRPr="00A17783">
          <w:rPr>
            <w:rFonts w:ascii="Trebuchet MS" w:hAnsi="Trebuchet MS"/>
            <w:noProof/>
          </w:rPr>
          <w:delText>And the</w:delText>
        </w:r>
      </w:del>
      <w:ins w:id="264" w:author="Author">
        <w:r w:rsidRPr="00A17783">
          <w:rPr>
            <w:rFonts w:ascii="Trebuchet MS" w:hAnsi="Trebuchet MS"/>
            <w:noProof/>
          </w:rPr>
          <w:t>The</w:t>
        </w:r>
      </w:ins>
      <w:r w:rsidRPr="00A17783">
        <w:rPr>
          <w:rFonts w:ascii="Trebuchet MS" w:hAnsi="Trebuchet MS"/>
          <w:noProof/>
        </w:rPr>
        <w:t xml:space="preserve"> holy garments that </w:t>
      </w:r>
      <w:del w:id="265" w:author="Author">
        <w:r w:rsidRPr="00A17783">
          <w:rPr>
            <w:rFonts w:ascii="Trebuchet MS" w:hAnsi="Trebuchet MS"/>
            <w:noProof/>
          </w:rPr>
          <w:delText>are Aaron’s</w:delText>
        </w:r>
      </w:del>
      <w:ins w:id="266" w:author="Author">
        <w:r w:rsidRPr="00A17783">
          <w:rPr>
            <w:rFonts w:ascii="Trebuchet MS" w:hAnsi="Trebuchet MS"/>
            <w:noProof/>
          </w:rPr>
          <w:t>belong to Aaron</w:t>
        </w:r>
      </w:ins>
      <w:r w:rsidRPr="00A17783">
        <w:rPr>
          <w:rFonts w:ascii="Trebuchet MS" w:hAnsi="Trebuchet MS"/>
          <w:noProof/>
        </w:rPr>
        <w:t xml:space="preserve"> will </w:t>
      </w:r>
      <w:del w:id="267" w:author="Author">
        <w:r w:rsidRPr="00A17783">
          <w:rPr>
            <w:rFonts w:ascii="Trebuchet MS" w:hAnsi="Trebuchet MS"/>
            <w:noProof/>
          </w:rPr>
          <w:delText>serve for</w:delText>
        </w:r>
      </w:del>
      <w:ins w:id="268" w:author="Author">
        <w:r w:rsidRPr="00A17783">
          <w:rPr>
            <w:rFonts w:ascii="Trebuchet MS" w:hAnsi="Trebuchet MS"/>
            <w:noProof/>
          </w:rPr>
          <w:t>be used by</w:t>
        </w:r>
      </w:ins>
      <w:r w:rsidRPr="00A17783">
        <w:rPr>
          <w:rFonts w:ascii="Trebuchet MS" w:hAnsi="Trebuchet MS"/>
          <w:noProof/>
        </w:rPr>
        <w:t xml:space="preserve"> his sons after him </w:t>
      </w:r>
      <w:del w:id="269" w:author="Author">
        <w:r w:rsidRPr="00A17783">
          <w:rPr>
            <w:rFonts w:ascii="Trebuchet MS" w:hAnsi="Trebuchet MS"/>
            <w:noProof/>
          </w:rPr>
          <w:delText>to anoint them in them</w:delText>
        </w:r>
      </w:del>
      <w:ins w:id="270" w:author="Author">
        <w:r w:rsidRPr="00A17783">
          <w:rPr>
            <w:rFonts w:ascii="Trebuchet MS" w:hAnsi="Trebuchet MS"/>
            <w:noProof/>
          </w:rPr>
          <w:t>when they are anointed</w:t>
        </w:r>
      </w:ins>
      <w:r w:rsidRPr="00A17783">
        <w:rPr>
          <w:rFonts w:ascii="Trebuchet MS" w:hAnsi="Trebuchet MS"/>
          <w:noProof/>
        </w:rPr>
        <w:t xml:space="preserve"> and </w:t>
      </w:r>
      <w:del w:id="271" w:author="Author">
        <w:r w:rsidRPr="00A17783">
          <w:rPr>
            <w:rFonts w:ascii="Trebuchet MS" w:hAnsi="Trebuchet MS"/>
            <w:noProof/>
          </w:rPr>
          <w:delText>to fill their hand with power in them</w:delText>
        </w:r>
      </w:del>
      <w:ins w:id="272" w:author="Author">
        <w:r w:rsidRPr="00A17783">
          <w:rPr>
            <w:rFonts w:ascii="Trebuchet MS" w:hAnsi="Trebuchet MS"/>
            <w:noProof/>
          </w:rPr>
          <w:t>installed as priests</w:t>
        </w:r>
      </w:ins>
      <w:r w:rsidRPr="00A17783">
        <w:rPr>
          <w:rFonts w:ascii="Trebuchet MS" w:hAnsi="Trebuchet MS"/>
          <w:noProof/>
        </w:rPr>
        <w:t xml:space="preserve">. </w:t>
      </w:r>
      <w:r w:rsidRPr="00A17783">
        <w:rPr>
          <w:rFonts w:ascii="Trebuchet MS" w:hAnsi="Trebuchet MS"/>
          <w:b/>
          <w:noProof/>
        </w:rPr>
        <w:t xml:space="preserve">29:30 </w:t>
      </w:r>
      <w:del w:id="273" w:author="Author">
        <w:r w:rsidRPr="00A17783">
          <w:rPr>
            <w:rFonts w:ascii="Trebuchet MS" w:hAnsi="Trebuchet MS"/>
            <w:noProof/>
          </w:rPr>
          <w:delText>Seven days the</w:delText>
        </w:r>
      </w:del>
      <w:ins w:id="274" w:author="Author">
        <w:r w:rsidRPr="00A17783">
          <w:rPr>
            <w:rFonts w:ascii="Trebuchet MS" w:hAnsi="Trebuchet MS"/>
            <w:noProof/>
          </w:rPr>
          <w:t>The</w:t>
        </w:r>
      </w:ins>
      <w:r w:rsidRPr="00A17783">
        <w:rPr>
          <w:rFonts w:ascii="Trebuchet MS" w:hAnsi="Trebuchet MS"/>
          <w:noProof/>
        </w:rPr>
        <w:t xml:space="preserve"> priest </w:t>
      </w:r>
      <w:del w:id="275" w:author="Author">
        <w:r w:rsidRPr="00A17783">
          <w:rPr>
            <w:rFonts w:ascii="Trebuchet MS" w:hAnsi="Trebuchet MS"/>
            <w:noProof/>
          </w:rPr>
          <w:delText xml:space="preserve">who succeeds him </w:delText>
        </w:r>
      </w:del>
      <w:r w:rsidRPr="00A17783">
        <w:rPr>
          <w:rFonts w:ascii="Trebuchet MS" w:hAnsi="Trebuchet MS"/>
          <w:noProof/>
        </w:rPr>
        <w:t xml:space="preserve">from among his sons </w:t>
      </w:r>
      <w:ins w:id="276" w:author="Author">
        <w:r w:rsidRPr="00A17783">
          <w:rPr>
            <w:rFonts w:ascii="Trebuchet MS" w:hAnsi="Trebuchet MS"/>
            <w:noProof/>
          </w:rPr>
          <w:t xml:space="preserve">who succeeds him </w:t>
        </w:r>
      </w:ins>
      <w:r w:rsidRPr="00A17783">
        <w:rPr>
          <w:rFonts w:ascii="Trebuchet MS" w:hAnsi="Trebuchet MS"/>
          <w:noProof/>
        </w:rPr>
        <w:t>and who comes into the tent of meeting to minister in the holy place will wear them</w:t>
      </w:r>
      <w:ins w:id="277" w:author="Author">
        <w:r w:rsidRPr="00A17783">
          <w:rPr>
            <w:rFonts w:ascii="Trebuchet MS" w:hAnsi="Trebuchet MS"/>
            <w:noProof/>
          </w:rPr>
          <w:t xml:space="preserve"> for seven days</w:t>
        </w:r>
      </w:ins>
      <w:r w:rsidRPr="00A17783">
        <w:rPr>
          <w:rFonts w:ascii="Trebuchet MS" w:hAnsi="Trebuchet MS"/>
          <w:noProof/>
        </w:rPr>
        <w:t>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29:31 </w:t>
      </w:r>
      <w:r w:rsidRPr="00A17783">
        <w:rPr>
          <w:rFonts w:ascii="Trebuchet MS" w:hAnsi="Trebuchet MS"/>
          <w:noProof/>
        </w:rPr>
        <w:t>“</w:t>
      </w:r>
      <w:del w:id="278" w:author="Author">
        <w:r w:rsidRPr="00A17783">
          <w:rPr>
            <w:rFonts w:ascii="Trebuchet MS" w:hAnsi="Trebuchet MS"/>
            <w:noProof/>
          </w:rPr>
          <w:delText>And you</w:delText>
        </w:r>
      </w:del>
      <w:ins w:id="279" w:author="Author">
        <w:r w:rsidRPr="00A17783">
          <w:rPr>
            <w:rFonts w:ascii="Trebuchet MS" w:hAnsi="Trebuchet MS"/>
            <w:noProof/>
          </w:rPr>
          <w:t>You</w:t>
        </w:r>
      </w:ins>
      <w:r w:rsidRPr="00A17783">
        <w:rPr>
          <w:rFonts w:ascii="Trebuchet MS" w:hAnsi="Trebuchet MS"/>
          <w:noProof/>
        </w:rPr>
        <w:t xml:space="preserve"> will take the ram of installation</w:t>
      </w:r>
      <w:del w:id="280" w:author="Author">
        <w:r w:rsidRPr="00A17783">
          <w:rPr>
            <w:rFonts w:ascii="Trebuchet MS" w:hAnsi="Trebuchet MS"/>
            <w:noProof/>
          </w:rPr>
          <w:delText>,</w:delText>
        </w:r>
      </w:del>
      <w:r w:rsidRPr="00A17783">
        <w:rPr>
          <w:rFonts w:ascii="Trebuchet MS" w:hAnsi="Trebuchet MS"/>
          <w:noProof/>
        </w:rPr>
        <w:t xml:space="preserve"> and </w:t>
      </w:r>
      <w:del w:id="281" w:author="Author">
        <w:r w:rsidRPr="00A17783">
          <w:rPr>
            <w:rFonts w:ascii="Trebuchet MS" w:hAnsi="Trebuchet MS"/>
            <w:noProof/>
          </w:rPr>
          <w:delText xml:space="preserve">you must </w:delText>
        </w:r>
      </w:del>
      <w:r w:rsidRPr="00A17783">
        <w:rPr>
          <w:rFonts w:ascii="Trebuchet MS" w:hAnsi="Trebuchet MS"/>
          <w:noProof/>
        </w:rPr>
        <w:t xml:space="preserve">boil its flesh in a holy place. </w:t>
      </w:r>
      <w:r w:rsidRPr="00A17783">
        <w:rPr>
          <w:rFonts w:ascii="Trebuchet MS" w:hAnsi="Trebuchet MS"/>
          <w:b/>
          <w:noProof/>
        </w:rPr>
        <w:t xml:space="preserve">29:32 </w:t>
      </w:r>
      <w:del w:id="282" w:author="Author">
        <w:r w:rsidRPr="00A17783">
          <w:rPr>
            <w:rFonts w:ascii="Trebuchet MS" w:hAnsi="Trebuchet MS"/>
            <w:noProof/>
          </w:rPr>
          <w:delText xml:space="preserve">And </w:delText>
        </w:r>
      </w:del>
      <w:r w:rsidRPr="00A17783">
        <w:rPr>
          <w:rFonts w:ascii="Trebuchet MS" w:hAnsi="Trebuchet MS"/>
          <w:noProof/>
        </w:rPr>
        <w:t xml:space="preserve">Aaron and his sons </w:t>
      </w:r>
      <w:del w:id="283" w:author="Author">
        <w:r w:rsidRPr="00A17783">
          <w:rPr>
            <w:rFonts w:ascii="Trebuchet MS" w:hAnsi="Trebuchet MS"/>
            <w:noProof/>
          </w:rPr>
          <w:delText>must</w:delText>
        </w:r>
      </w:del>
      <w:ins w:id="284" w:author="Author">
        <w:r w:rsidRPr="00A17783">
          <w:rPr>
            <w:rFonts w:ascii="Trebuchet MS" w:hAnsi="Trebuchet MS"/>
            <w:noProof/>
          </w:rPr>
          <w:t>will</w:t>
        </w:r>
      </w:ins>
      <w:r w:rsidRPr="00A17783">
        <w:rPr>
          <w:rFonts w:ascii="Trebuchet MS" w:hAnsi="Trebuchet MS"/>
          <w:noProof/>
        </w:rPr>
        <w:t xml:space="preserve"> eat the flesh of the ram and the bread that is in the basket at the entrance of the tent of meeting. </w:t>
      </w:r>
      <w:r w:rsidRPr="00A17783">
        <w:rPr>
          <w:rFonts w:ascii="Trebuchet MS" w:hAnsi="Trebuchet MS"/>
          <w:b/>
          <w:noProof/>
        </w:rPr>
        <w:t xml:space="preserve">29:33 </w:t>
      </w:r>
      <w:del w:id="285" w:author="Author">
        <w:r w:rsidRPr="00A17783">
          <w:rPr>
            <w:rFonts w:ascii="Trebuchet MS" w:hAnsi="Trebuchet MS"/>
            <w:noProof/>
          </w:rPr>
          <w:delText>And they must</w:delText>
        </w:r>
      </w:del>
      <w:ins w:id="286" w:author="Author">
        <w:r w:rsidRPr="00A17783">
          <w:rPr>
            <w:rFonts w:ascii="Trebuchet MS" w:hAnsi="Trebuchet MS"/>
            <w:noProof/>
          </w:rPr>
          <w:t>They are to</w:t>
        </w:r>
      </w:ins>
      <w:r w:rsidRPr="00A17783">
        <w:rPr>
          <w:rFonts w:ascii="Trebuchet MS" w:hAnsi="Trebuchet MS"/>
          <w:noProof/>
        </w:rPr>
        <w:t xml:space="preserve"> eat the things with which atonement </w:t>
      </w:r>
      <w:del w:id="287" w:author="Author">
        <w:r w:rsidRPr="00A17783">
          <w:rPr>
            <w:rFonts w:ascii="Trebuchet MS" w:hAnsi="Trebuchet MS"/>
            <w:noProof/>
          </w:rPr>
          <w:delText>has been</w:delText>
        </w:r>
      </w:del>
      <w:ins w:id="288" w:author="Author">
        <w:r w:rsidRPr="00A17783">
          <w:rPr>
            <w:rFonts w:ascii="Trebuchet MS" w:hAnsi="Trebuchet MS"/>
            <w:noProof/>
          </w:rPr>
          <w:t>was</w:t>
        </w:r>
      </w:ins>
      <w:r w:rsidRPr="00A17783">
        <w:rPr>
          <w:rFonts w:ascii="Trebuchet MS" w:hAnsi="Trebuchet MS"/>
          <w:noProof/>
        </w:rPr>
        <w:t xml:space="preserve"> made to </w:t>
      </w:r>
      <w:del w:id="289" w:author="Author">
        <w:r w:rsidRPr="00A17783">
          <w:rPr>
            <w:rFonts w:ascii="Trebuchet MS" w:hAnsi="Trebuchet MS"/>
            <w:noProof/>
          </w:rPr>
          <w:delText>fill their hand with power, in order</w:delText>
        </w:r>
      </w:del>
      <w:ins w:id="290" w:author="Author">
        <w:r w:rsidRPr="00A17783">
          <w:rPr>
            <w:rFonts w:ascii="Trebuchet MS" w:hAnsi="Trebuchet MS"/>
            <w:noProof/>
          </w:rPr>
          <w:t>install them as priests</w:t>
        </w:r>
        <w:r w:rsidRPr="00A17783">
          <w:rPr>
            <w:rStyle w:val="FootnoteReference"/>
            <w:rFonts w:ascii="Trebuchet MS" w:hAnsi="Trebuchet MS"/>
            <w:noProof/>
          </w:rPr>
          <w:footnoteReference w:id="6"/>
        </w:r>
        <w:r w:rsidRPr="00A17783">
          <w:rPr>
            <w:rFonts w:ascii="Trebuchet MS" w:hAnsi="Trebuchet MS"/>
            <w:noProof/>
          </w:rPr>
          <w:t xml:space="preserve"> and</w:t>
        </w:r>
      </w:ins>
      <w:r w:rsidRPr="00A17783">
        <w:rPr>
          <w:rFonts w:ascii="Trebuchet MS" w:hAnsi="Trebuchet MS"/>
          <w:noProof/>
        </w:rPr>
        <w:t xml:space="preserve"> to sanctify them. But </w:t>
      </w:r>
      <w:del w:id="293" w:author="Author">
        <w:r w:rsidRPr="00A17783">
          <w:rPr>
            <w:rFonts w:ascii="Trebuchet MS" w:hAnsi="Trebuchet MS"/>
            <w:noProof/>
          </w:rPr>
          <w:delText>a stranger</w:delText>
        </w:r>
      </w:del>
      <w:ins w:id="294" w:author="Author">
        <w:r w:rsidRPr="00A17783">
          <w:rPr>
            <w:rFonts w:ascii="Trebuchet MS" w:hAnsi="Trebuchet MS"/>
            <w:noProof/>
          </w:rPr>
          <w:t>an unauthorized person</w:t>
        </w:r>
        <w:r w:rsidRPr="00A17783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A17783">
        <w:rPr>
          <w:rFonts w:ascii="Trebuchet MS" w:hAnsi="Trebuchet MS"/>
          <w:noProof/>
        </w:rPr>
        <w:t xml:space="preserve"> may not eat them, </w:t>
      </w:r>
      <w:del w:id="297" w:author="Author">
        <w:r w:rsidRPr="00A17783">
          <w:rPr>
            <w:rFonts w:ascii="Trebuchet MS" w:hAnsi="Trebuchet MS"/>
            <w:noProof/>
          </w:rPr>
          <w:delText>because</w:delText>
        </w:r>
      </w:del>
      <w:ins w:id="298" w:author="Author">
        <w:r w:rsidRPr="00A17783">
          <w:rPr>
            <w:rFonts w:ascii="Trebuchet MS" w:hAnsi="Trebuchet MS"/>
            <w:noProof/>
          </w:rPr>
          <w:t>for</w:t>
        </w:r>
      </w:ins>
      <w:r w:rsidRPr="00A17783">
        <w:rPr>
          <w:rFonts w:ascii="Trebuchet MS" w:hAnsi="Trebuchet MS"/>
          <w:noProof/>
        </w:rPr>
        <w:t xml:space="preserve"> they are something holy. </w:t>
      </w:r>
      <w:r w:rsidRPr="00A17783">
        <w:rPr>
          <w:rFonts w:ascii="Trebuchet MS" w:hAnsi="Trebuchet MS"/>
          <w:b/>
          <w:noProof/>
        </w:rPr>
        <w:t xml:space="preserve">29:34 </w:t>
      </w:r>
      <w:del w:id="299" w:author="Author">
        <w:r w:rsidRPr="00A17783">
          <w:rPr>
            <w:rFonts w:ascii="Trebuchet MS" w:hAnsi="Trebuchet MS"/>
            <w:noProof/>
          </w:rPr>
          <w:delText>And if</w:delText>
        </w:r>
      </w:del>
      <w:ins w:id="300" w:author="Author">
        <w:r w:rsidRPr="00A17783">
          <w:rPr>
            <w:rFonts w:ascii="Trebuchet MS" w:hAnsi="Trebuchet MS"/>
            <w:noProof/>
          </w:rPr>
          <w:t>If</w:t>
        </w:r>
      </w:ins>
      <w:r w:rsidRPr="00A17783">
        <w:rPr>
          <w:rFonts w:ascii="Trebuchet MS" w:hAnsi="Trebuchet MS"/>
          <w:noProof/>
        </w:rPr>
        <w:t xml:space="preserve"> any of the flesh of the installation sacrifice and of the bread </w:t>
      </w:r>
      <w:del w:id="301" w:author="Author">
        <w:r w:rsidRPr="00A17783">
          <w:rPr>
            <w:rFonts w:ascii="Trebuchet MS" w:hAnsi="Trebuchet MS"/>
            <w:noProof/>
          </w:rPr>
          <w:delText>should be</w:delText>
        </w:r>
      </w:del>
      <w:ins w:id="302" w:author="Author">
        <w:r w:rsidRPr="00A17783">
          <w:rPr>
            <w:rFonts w:ascii="Trebuchet MS" w:hAnsi="Trebuchet MS"/>
            <w:noProof/>
          </w:rPr>
          <w:t>is</w:t>
        </w:r>
      </w:ins>
      <w:r w:rsidRPr="00A17783">
        <w:rPr>
          <w:rFonts w:ascii="Trebuchet MS" w:hAnsi="Trebuchet MS"/>
          <w:noProof/>
        </w:rPr>
        <w:t xml:space="preserve"> left over until the morning, then you must burn what is left </w:t>
      </w:r>
      <w:del w:id="303" w:author="Author">
        <w:r w:rsidRPr="00A17783">
          <w:rPr>
            <w:rFonts w:ascii="Trebuchet MS" w:hAnsi="Trebuchet MS"/>
            <w:noProof/>
          </w:rPr>
          <w:delText xml:space="preserve">over </w:delText>
        </w:r>
      </w:del>
      <w:r w:rsidRPr="00A17783">
        <w:rPr>
          <w:rFonts w:ascii="Trebuchet MS" w:hAnsi="Trebuchet MS"/>
          <w:noProof/>
        </w:rPr>
        <w:t xml:space="preserve">with fire. It must not be eaten, </w:t>
      </w:r>
      <w:del w:id="304" w:author="Author">
        <w:r w:rsidRPr="00A17783">
          <w:rPr>
            <w:rFonts w:ascii="Trebuchet MS" w:hAnsi="Trebuchet MS"/>
            <w:noProof/>
          </w:rPr>
          <w:delText>because</w:delText>
        </w:r>
      </w:del>
      <w:ins w:id="305" w:author="Author">
        <w:r w:rsidRPr="00A17783">
          <w:rPr>
            <w:rFonts w:ascii="Trebuchet MS" w:hAnsi="Trebuchet MS"/>
            <w:noProof/>
          </w:rPr>
          <w:t>for</w:t>
        </w:r>
      </w:ins>
      <w:r w:rsidRPr="00A17783">
        <w:rPr>
          <w:rFonts w:ascii="Trebuchet MS" w:hAnsi="Trebuchet MS"/>
          <w:noProof/>
        </w:rPr>
        <w:t xml:space="preserve"> it is something holy.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29:35 </w:t>
      </w:r>
      <w:r w:rsidRPr="00A17783">
        <w:rPr>
          <w:rFonts w:ascii="Trebuchet MS" w:hAnsi="Trebuchet MS"/>
          <w:noProof/>
        </w:rPr>
        <w:t>“</w:t>
      </w:r>
      <w:del w:id="306" w:author="Author">
        <w:r w:rsidRPr="00A17783">
          <w:rPr>
            <w:rFonts w:ascii="Trebuchet MS" w:hAnsi="Trebuchet MS"/>
            <w:noProof/>
          </w:rPr>
          <w:delText>And you must</w:delText>
        </w:r>
      </w:del>
      <w:ins w:id="307" w:author="Author">
        <w:r w:rsidRPr="00A17783">
          <w:rPr>
            <w:rFonts w:ascii="Trebuchet MS" w:hAnsi="Trebuchet MS"/>
            <w:noProof/>
          </w:rPr>
          <w:t>You are to</w:t>
        </w:r>
      </w:ins>
      <w:r w:rsidRPr="00A17783">
        <w:rPr>
          <w:rFonts w:ascii="Trebuchet MS" w:hAnsi="Trebuchet MS"/>
          <w:noProof/>
        </w:rPr>
        <w:t xml:space="preserve"> do this way to Aaron and his sons</w:t>
      </w:r>
      <w:ins w:id="308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according to all that I have commanded you. You will take seven days to </w:t>
      </w:r>
      <w:del w:id="309" w:author="Author">
        <w:r w:rsidRPr="00A17783">
          <w:rPr>
            <w:rFonts w:ascii="Trebuchet MS" w:hAnsi="Trebuchet MS"/>
            <w:noProof/>
          </w:rPr>
          <w:delText>fill their hand with power.</w:delText>
        </w:r>
      </w:del>
      <w:ins w:id="310" w:author="Author">
        <w:r w:rsidRPr="00A17783">
          <w:rPr>
            <w:rFonts w:ascii="Trebuchet MS" w:hAnsi="Trebuchet MS"/>
            <w:noProof/>
          </w:rPr>
          <w:t>install them as priests.</w:t>
        </w:r>
        <w:r w:rsidRPr="00A17783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A17783">
        <w:rPr>
          <w:rFonts w:ascii="Trebuchet MS" w:hAnsi="Trebuchet MS"/>
          <w:noProof/>
        </w:rPr>
        <w:t xml:space="preserve"> </w:t>
      </w:r>
      <w:r w:rsidRPr="00A17783">
        <w:rPr>
          <w:rFonts w:ascii="Trebuchet MS" w:hAnsi="Trebuchet MS"/>
          <w:b/>
          <w:noProof/>
        </w:rPr>
        <w:t xml:space="preserve">29:36 </w:t>
      </w:r>
      <w:del w:id="313" w:author="Author">
        <w:r w:rsidRPr="00A17783">
          <w:rPr>
            <w:rFonts w:ascii="Trebuchet MS" w:hAnsi="Trebuchet MS"/>
            <w:noProof/>
          </w:rPr>
          <w:delText>And you</w:delText>
        </w:r>
      </w:del>
      <w:ins w:id="314" w:author="Author">
        <w:r w:rsidRPr="00A17783">
          <w:rPr>
            <w:rFonts w:ascii="Trebuchet MS" w:hAnsi="Trebuchet MS"/>
            <w:noProof/>
          </w:rPr>
          <w:t>You</w:t>
        </w:r>
      </w:ins>
      <w:r w:rsidRPr="00A17783">
        <w:rPr>
          <w:rFonts w:ascii="Trebuchet MS" w:hAnsi="Trebuchet MS"/>
          <w:noProof/>
        </w:rPr>
        <w:t xml:space="preserve"> will offer the bull of the sin offering daily for an atonement, and you </w:t>
      </w:r>
      <w:del w:id="315" w:author="Author">
        <w:r w:rsidRPr="00A17783">
          <w:rPr>
            <w:rFonts w:ascii="Trebuchet MS" w:hAnsi="Trebuchet MS"/>
            <w:noProof/>
          </w:rPr>
          <w:delText>must</w:delText>
        </w:r>
      </w:del>
      <w:ins w:id="316" w:author="Author">
        <w:r w:rsidRPr="00A17783">
          <w:rPr>
            <w:rFonts w:ascii="Trebuchet MS" w:hAnsi="Trebuchet MS"/>
            <w:noProof/>
          </w:rPr>
          <w:t>are to</w:t>
        </w:r>
      </w:ins>
      <w:r w:rsidRPr="00A17783">
        <w:rPr>
          <w:rFonts w:ascii="Trebuchet MS" w:hAnsi="Trebuchet MS"/>
          <w:noProof/>
        </w:rPr>
        <w:t xml:space="preserve"> purify the altar from sin by </w:t>
      </w:r>
      <w:del w:id="317" w:author="Author">
        <w:r w:rsidRPr="00A17783">
          <w:rPr>
            <w:rFonts w:ascii="Trebuchet MS" w:hAnsi="Trebuchet MS"/>
            <w:noProof/>
          </w:rPr>
          <w:delText xml:space="preserve">your </w:delText>
        </w:r>
      </w:del>
      <w:r w:rsidRPr="00A17783">
        <w:rPr>
          <w:rFonts w:ascii="Trebuchet MS" w:hAnsi="Trebuchet MS"/>
          <w:noProof/>
        </w:rPr>
        <w:t xml:space="preserve">making atonement </w:t>
      </w:r>
      <w:del w:id="318" w:author="Author">
        <w:r w:rsidRPr="00A17783">
          <w:rPr>
            <w:rFonts w:ascii="Trebuchet MS" w:hAnsi="Trebuchet MS"/>
            <w:noProof/>
          </w:rPr>
          <w:delText>over</w:delText>
        </w:r>
      </w:del>
      <w:ins w:id="319" w:author="Author">
        <w:r w:rsidRPr="00A17783">
          <w:rPr>
            <w:rFonts w:ascii="Trebuchet MS" w:hAnsi="Trebuchet MS"/>
            <w:noProof/>
          </w:rPr>
          <w:t>for</w:t>
        </w:r>
      </w:ins>
      <w:r w:rsidRPr="00A17783">
        <w:rPr>
          <w:rFonts w:ascii="Trebuchet MS" w:hAnsi="Trebuchet MS"/>
          <w:noProof/>
        </w:rPr>
        <w:t xml:space="preserve"> it, and you must anoint it to sanctify it. </w:t>
      </w:r>
      <w:r w:rsidRPr="00A17783">
        <w:rPr>
          <w:rFonts w:ascii="Trebuchet MS" w:hAnsi="Trebuchet MS"/>
          <w:b/>
          <w:noProof/>
        </w:rPr>
        <w:t xml:space="preserve">29:37 </w:t>
      </w:r>
      <w:r w:rsidRPr="00A17783">
        <w:rPr>
          <w:rFonts w:ascii="Trebuchet MS" w:hAnsi="Trebuchet MS"/>
          <w:noProof/>
        </w:rPr>
        <w:t xml:space="preserve">You will take seven days to make atonement </w:t>
      </w:r>
      <w:del w:id="320" w:author="Author">
        <w:r w:rsidRPr="00A17783">
          <w:rPr>
            <w:rFonts w:ascii="Trebuchet MS" w:hAnsi="Trebuchet MS"/>
            <w:noProof/>
          </w:rPr>
          <w:delText>over</w:delText>
        </w:r>
      </w:del>
      <w:ins w:id="321" w:author="Author">
        <w:r w:rsidRPr="00A17783">
          <w:rPr>
            <w:rFonts w:ascii="Trebuchet MS" w:hAnsi="Trebuchet MS"/>
            <w:noProof/>
          </w:rPr>
          <w:t>for</w:t>
        </w:r>
      </w:ins>
      <w:r w:rsidRPr="00A17783">
        <w:rPr>
          <w:rFonts w:ascii="Trebuchet MS" w:hAnsi="Trebuchet MS"/>
          <w:noProof/>
        </w:rPr>
        <w:t xml:space="preserve"> the altar, and you must sanctify it </w:t>
      </w:r>
      <w:ins w:id="322" w:author="Author">
        <w:r w:rsidRPr="00A17783">
          <w:rPr>
            <w:rFonts w:ascii="Trebuchet MS" w:hAnsi="Trebuchet MS"/>
            <w:noProof/>
          </w:rPr>
          <w:t xml:space="preserve">so </w:t>
        </w:r>
      </w:ins>
      <w:r w:rsidRPr="00A17783">
        <w:rPr>
          <w:rFonts w:ascii="Trebuchet MS" w:hAnsi="Trebuchet MS"/>
          <w:noProof/>
        </w:rPr>
        <w:t xml:space="preserve">that it may </w:t>
      </w:r>
      <w:del w:id="323" w:author="Author">
        <w:r w:rsidRPr="00A17783">
          <w:rPr>
            <w:rFonts w:ascii="Trebuchet MS" w:hAnsi="Trebuchet MS"/>
            <w:noProof/>
          </w:rPr>
          <w:delText xml:space="preserve">indeed </w:delText>
        </w:r>
      </w:del>
      <w:r w:rsidRPr="00A17783">
        <w:rPr>
          <w:rFonts w:ascii="Trebuchet MS" w:hAnsi="Trebuchet MS"/>
          <w:noProof/>
        </w:rPr>
        <w:t>become a most holy altar. Anyone who touches the altar is to be holy.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29:38 </w:t>
      </w:r>
      <w:r w:rsidRPr="00A17783">
        <w:rPr>
          <w:rFonts w:ascii="Trebuchet MS" w:hAnsi="Trebuchet MS"/>
          <w:noProof/>
        </w:rPr>
        <w:t>“</w:t>
      </w:r>
      <w:del w:id="324" w:author="Author">
        <w:r w:rsidRPr="00A17783">
          <w:rPr>
            <w:rFonts w:ascii="Trebuchet MS" w:hAnsi="Trebuchet MS"/>
            <w:noProof/>
          </w:rPr>
          <w:delText>And this</w:delText>
        </w:r>
      </w:del>
      <w:ins w:id="325" w:author="Author">
        <w:r w:rsidRPr="00A17783">
          <w:rPr>
            <w:rFonts w:ascii="Trebuchet MS" w:hAnsi="Trebuchet MS"/>
            <w:noProof/>
          </w:rPr>
          <w:t>This</w:t>
        </w:r>
      </w:ins>
      <w:r w:rsidRPr="00A17783">
        <w:rPr>
          <w:rFonts w:ascii="Trebuchet MS" w:hAnsi="Trebuchet MS"/>
          <w:noProof/>
        </w:rPr>
        <w:t xml:space="preserve"> is what you will offer </w:t>
      </w:r>
      <w:del w:id="326" w:author="Author">
        <w:r w:rsidRPr="00A17783">
          <w:rPr>
            <w:rFonts w:ascii="Trebuchet MS" w:hAnsi="Trebuchet MS"/>
            <w:noProof/>
          </w:rPr>
          <w:delText>upon</w:delText>
        </w:r>
      </w:del>
      <w:ins w:id="327" w:author="Author">
        <w:r w:rsidRPr="00A17783">
          <w:rPr>
            <w:rFonts w:ascii="Trebuchet MS" w:hAnsi="Trebuchet MS"/>
            <w:noProof/>
          </w:rPr>
          <w:t>on</w:t>
        </w:r>
      </w:ins>
      <w:r w:rsidRPr="00A17783">
        <w:rPr>
          <w:rFonts w:ascii="Trebuchet MS" w:hAnsi="Trebuchet MS"/>
          <w:noProof/>
        </w:rPr>
        <w:t xml:space="preserve"> the altar: </w:t>
      </w:r>
      <w:del w:id="328" w:author="Author">
        <w:r w:rsidRPr="00A17783">
          <w:rPr>
            <w:rFonts w:ascii="Trebuchet MS" w:hAnsi="Trebuchet MS"/>
            <w:noProof/>
          </w:rPr>
          <w:delText>young</w:delText>
        </w:r>
      </w:del>
      <w:ins w:id="329" w:author="Author">
        <w:r w:rsidRPr="00A17783">
          <w:rPr>
            <w:rFonts w:ascii="Trebuchet MS" w:hAnsi="Trebuchet MS"/>
            <w:noProof/>
          </w:rPr>
          <w:t>two one-year-old</w:t>
        </w:r>
      </w:ins>
      <w:r w:rsidRPr="00A17783">
        <w:rPr>
          <w:rFonts w:ascii="Trebuchet MS" w:hAnsi="Trebuchet MS"/>
          <w:noProof/>
        </w:rPr>
        <w:t xml:space="preserve"> rams each </w:t>
      </w:r>
      <w:del w:id="330" w:author="Author">
        <w:r w:rsidRPr="00A17783">
          <w:rPr>
            <w:rFonts w:ascii="Trebuchet MS" w:hAnsi="Trebuchet MS"/>
            <w:noProof/>
          </w:rPr>
          <w:delText xml:space="preserve">a year old, two a </w:delText>
        </w:r>
      </w:del>
      <w:r w:rsidRPr="00A17783">
        <w:rPr>
          <w:rFonts w:ascii="Trebuchet MS" w:hAnsi="Trebuchet MS"/>
          <w:noProof/>
        </w:rPr>
        <w:t>day</w:t>
      </w:r>
      <w:del w:id="331" w:author="Author">
        <w:r w:rsidRPr="00A17783">
          <w:rPr>
            <w:rFonts w:ascii="Trebuchet MS" w:hAnsi="Trebuchet MS"/>
            <w:noProof/>
          </w:rPr>
          <w:delText xml:space="preserve"> constantly</w:delText>
        </w:r>
      </w:del>
      <w:ins w:id="332" w:author="Author">
        <w:r w:rsidRPr="00A17783">
          <w:rPr>
            <w:rFonts w:ascii="Trebuchet MS" w:hAnsi="Trebuchet MS"/>
            <w:noProof/>
          </w:rPr>
          <w:t>, continually</w:t>
        </w:r>
      </w:ins>
      <w:r w:rsidRPr="00A17783">
        <w:rPr>
          <w:rFonts w:ascii="Trebuchet MS" w:hAnsi="Trebuchet MS"/>
          <w:noProof/>
        </w:rPr>
        <w:t xml:space="preserve">. </w:t>
      </w:r>
      <w:r w:rsidRPr="00A17783">
        <w:rPr>
          <w:rFonts w:ascii="Trebuchet MS" w:hAnsi="Trebuchet MS"/>
          <w:b/>
          <w:noProof/>
        </w:rPr>
        <w:t xml:space="preserve">29:39 </w:t>
      </w:r>
      <w:del w:id="333" w:author="Author">
        <w:r w:rsidRPr="00A17783">
          <w:rPr>
            <w:rFonts w:ascii="Trebuchet MS" w:hAnsi="Trebuchet MS"/>
            <w:noProof/>
          </w:rPr>
          <w:delText>And you will offer</w:delText>
        </w:r>
      </w:del>
      <w:ins w:id="334" w:author="Author">
        <w:r w:rsidRPr="00A17783">
          <w:rPr>
            <w:rFonts w:ascii="Trebuchet MS" w:hAnsi="Trebuchet MS"/>
            <w:noProof/>
          </w:rPr>
          <w:t>Offer</w:t>
        </w:r>
      </w:ins>
      <w:r w:rsidRPr="00A17783">
        <w:rPr>
          <w:rFonts w:ascii="Trebuchet MS" w:hAnsi="Trebuchet MS"/>
          <w:noProof/>
        </w:rPr>
        <w:t xml:space="preserve"> the one young ram in the morning</w:t>
      </w:r>
      <w:del w:id="335" w:author="Author">
        <w:r w:rsidRPr="00A17783">
          <w:rPr>
            <w:rFonts w:ascii="Trebuchet MS" w:hAnsi="Trebuchet MS"/>
            <w:noProof/>
          </w:rPr>
          <w:delText>,</w:delText>
        </w:r>
      </w:del>
      <w:r w:rsidRPr="00A17783">
        <w:rPr>
          <w:rFonts w:ascii="Trebuchet MS" w:hAnsi="Trebuchet MS"/>
          <w:noProof/>
        </w:rPr>
        <w:t xml:space="preserve"> and </w:t>
      </w:r>
      <w:del w:id="336" w:author="Author">
        <w:r w:rsidRPr="00A17783">
          <w:rPr>
            <w:rFonts w:ascii="Trebuchet MS" w:hAnsi="Trebuchet MS"/>
            <w:noProof/>
          </w:rPr>
          <w:delText xml:space="preserve">you will offer </w:delText>
        </w:r>
      </w:del>
      <w:r w:rsidRPr="00A17783">
        <w:rPr>
          <w:rFonts w:ascii="Trebuchet MS" w:hAnsi="Trebuchet MS"/>
          <w:noProof/>
        </w:rPr>
        <w:t xml:space="preserve">the other </w:t>
      </w:r>
      <w:del w:id="337" w:author="Author">
        <w:r w:rsidRPr="00A17783">
          <w:rPr>
            <w:rFonts w:ascii="Trebuchet MS" w:hAnsi="Trebuchet MS"/>
            <w:noProof/>
          </w:rPr>
          <w:delText xml:space="preserve">young </w:delText>
        </w:r>
      </w:del>
      <w:r w:rsidRPr="00A17783">
        <w:rPr>
          <w:rFonts w:ascii="Trebuchet MS" w:hAnsi="Trebuchet MS"/>
          <w:noProof/>
        </w:rPr>
        <w:t xml:space="preserve">ram </w:t>
      </w:r>
      <w:del w:id="338" w:author="Author">
        <w:r w:rsidRPr="00A17783">
          <w:rPr>
            <w:rFonts w:ascii="Trebuchet MS" w:hAnsi="Trebuchet MS"/>
            <w:noProof/>
          </w:rPr>
          <w:delText>between the two evenings.</w:delText>
        </w:r>
      </w:del>
      <w:ins w:id="339" w:author="Author">
        <w:r w:rsidRPr="00A17783">
          <w:rPr>
            <w:rFonts w:ascii="Trebuchet MS" w:hAnsi="Trebuchet MS"/>
            <w:noProof/>
          </w:rPr>
          <w:t>at twilight.</w:t>
        </w:r>
        <w:r w:rsidRPr="00A17783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A17783">
        <w:rPr>
          <w:rFonts w:ascii="Trebuchet MS" w:hAnsi="Trebuchet MS"/>
          <w:noProof/>
        </w:rPr>
        <w:t xml:space="preserve"> </w:t>
      </w:r>
      <w:r w:rsidRPr="00A17783">
        <w:rPr>
          <w:rFonts w:ascii="Trebuchet MS" w:hAnsi="Trebuchet MS"/>
          <w:b/>
          <w:noProof/>
        </w:rPr>
        <w:t xml:space="preserve">29:40 </w:t>
      </w:r>
      <w:del w:id="342" w:author="Author">
        <w:r w:rsidRPr="00A17783">
          <w:rPr>
            <w:rFonts w:ascii="Trebuchet MS" w:hAnsi="Trebuchet MS"/>
            <w:noProof/>
          </w:rPr>
          <w:delText>And a</w:delText>
        </w:r>
      </w:del>
      <w:ins w:id="343" w:author="Author">
        <w:r w:rsidRPr="00A17783">
          <w:rPr>
            <w:rFonts w:ascii="Trebuchet MS" w:hAnsi="Trebuchet MS"/>
            <w:noProof/>
          </w:rPr>
          <w:t>A</w:t>
        </w:r>
      </w:ins>
      <w:r w:rsidRPr="00A17783">
        <w:rPr>
          <w:rFonts w:ascii="Trebuchet MS" w:hAnsi="Trebuchet MS"/>
          <w:noProof/>
        </w:rPr>
        <w:t xml:space="preserve"> tenth part of an e′phah measure</w:t>
      </w:r>
      <w:ins w:id="344" w:author="Author">
        <w:r w:rsidRPr="00A17783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A17783">
        <w:rPr>
          <w:rFonts w:ascii="Trebuchet MS" w:hAnsi="Trebuchet MS"/>
          <w:noProof/>
        </w:rPr>
        <w:t xml:space="preserve"> of fine flour </w:t>
      </w:r>
      <w:del w:id="347" w:author="Author">
        <w:r w:rsidRPr="00A17783">
          <w:rPr>
            <w:rFonts w:ascii="Trebuchet MS" w:hAnsi="Trebuchet MS"/>
            <w:noProof/>
          </w:rPr>
          <w:delText>moistened</w:delText>
        </w:r>
      </w:del>
      <w:ins w:id="348" w:author="Author">
        <w:r w:rsidRPr="00A17783">
          <w:rPr>
            <w:rFonts w:ascii="Trebuchet MS" w:hAnsi="Trebuchet MS"/>
            <w:noProof/>
          </w:rPr>
          <w:t>mixed</w:t>
        </w:r>
      </w:ins>
      <w:r w:rsidRPr="00A17783">
        <w:rPr>
          <w:rFonts w:ascii="Trebuchet MS" w:hAnsi="Trebuchet MS"/>
          <w:noProof/>
        </w:rPr>
        <w:t xml:space="preserve"> with </w:t>
      </w:r>
      <w:del w:id="349" w:author="Author">
        <w:r w:rsidRPr="00A17783">
          <w:rPr>
            <w:rFonts w:ascii="Trebuchet MS" w:hAnsi="Trebuchet MS"/>
            <w:noProof/>
          </w:rPr>
          <w:delText>the</w:delText>
        </w:r>
      </w:del>
      <w:ins w:id="350" w:author="Author">
        <w:r w:rsidRPr="00A17783">
          <w:rPr>
            <w:rFonts w:ascii="Trebuchet MS" w:hAnsi="Trebuchet MS"/>
            <w:noProof/>
          </w:rPr>
          <w:t>a</w:t>
        </w:r>
      </w:ins>
      <w:r w:rsidRPr="00A17783">
        <w:rPr>
          <w:rFonts w:ascii="Trebuchet MS" w:hAnsi="Trebuchet MS"/>
          <w:noProof/>
        </w:rPr>
        <w:t xml:space="preserve"> fourth of a hin</w:t>
      </w:r>
      <w:ins w:id="351" w:author="Author">
        <w:r w:rsidRPr="00A17783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A17783">
        <w:rPr>
          <w:rFonts w:ascii="Trebuchet MS" w:hAnsi="Trebuchet MS"/>
          <w:noProof/>
        </w:rPr>
        <w:t xml:space="preserve"> of beaten oil, and a drink offering of </w:t>
      </w:r>
      <w:del w:id="354" w:author="Author">
        <w:r w:rsidRPr="00A17783">
          <w:rPr>
            <w:rFonts w:ascii="Trebuchet MS" w:hAnsi="Trebuchet MS"/>
            <w:noProof/>
          </w:rPr>
          <w:delText>the</w:delText>
        </w:r>
      </w:del>
      <w:ins w:id="355" w:author="Author">
        <w:r w:rsidRPr="00A17783">
          <w:rPr>
            <w:rFonts w:ascii="Trebuchet MS" w:hAnsi="Trebuchet MS"/>
            <w:noProof/>
          </w:rPr>
          <w:t>a</w:t>
        </w:r>
      </w:ins>
      <w:r w:rsidRPr="00A17783">
        <w:rPr>
          <w:rFonts w:ascii="Trebuchet MS" w:hAnsi="Trebuchet MS"/>
          <w:noProof/>
        </w:rPr>
        <w:t xml:space="preserve"> fourth of a hin of wine, will go for the first young ram. </w:t>
      </w:r>
      <w:r w:rsidRPr="00A17783">
        <w:rPr>
          <w:rFonts w:ascii="Trebuchet MS" w:hAnsi="Trebuchet MS"/>
          <w:b/>
          <w:noProof/>
        </w:rPr>
        <w:t xml:space="preserve">29:41 </w:t>
      </w:r>
      <w:del w:id="356" w:author="Author">
        <w:r w:rsidRPr="00A17783">
          <w:rPr>
            <w:rFonts w:ascii="Trebuchet MS" w:hAnsi="Trebuchet MS"/>
            <w:noProof/>
          </w:rPr>
          <w:delText>And you</w:delText>
        </w:r>
      </w:del>
      <w:ins w:id="357" w:author="Author">
        <w:r w:rsidRPr="00A17783">
          <w:rPr>
            <w:rFonts w:ascii="Trebuchet MS" w:hAnsi="Trebuchet MS"/>
            <w:noProof/>
          </w:rPr>
          <w:t>You</w:t>
        </w:r>
      </w:ins>
      <w:r w:rsidRPr="00A17783">
        <w:rPr>
          <w:rFonts w:ascii="Trebuchet MS" w:hAnsi="Trebuchet MS"/>
          <w:noProof/>
        </w:rPr>
        <w:t xml:space="preserve"> will offer the second young ram </w:t>
      </w:r>
      <w:del w:id="358" w:author="Author">
        <w:r w:rsidRPr="00A17783">
          <w:rPr>
            <w:rFonts w:ascii="Trebuchet MS" w:hAnsi="Trebuchet MS"/>
            <w:noProof/>
          </w:rPr>
          <w:delText xml:space="preserve">between </w:delText>
        </w:r>
      </w:del>
      <w:ins w:id="359" w:author="Author">
        <w:r w:rsidRPr="00A17783">
          <w:rPr>
            <w:rFonts w:ascii="Trebuchet MS" w:hAnsi="Trebuchet MS"/>
            <w:noProof/>
          </w:rPr>
          <w:t>at twilight,</w:t>
        </w:r>
        <w:r w:rsidRPr="00A17783">
          <w:rPr>
            <w:rStyle w:val="FootnoteReference"/>
            <w:rFonts w:ascii="Trebuchet MS" w:hAnsi="Trebuchet MS"/>
            <w:noProof/>
          </w:rPr>
          <w:footnoteReference w:id="12"/>
        </w:r>
        <w:r w:rsidRPr="00A17783">
          <w:rPr>
            <w:rFonts w:ascii="Trebuchet MS" w:hAnsi="Trebuchet MS"/>
            <w:noProof/>
          </w:rPr>
          <w:t xml:space="preserve"> along with </w:t>
        </w:r>
      </w:ins>
      <w:r w:rsidRPr="00A17783">
        <w:rPr>
          <w:rFonts w:ascii="Trebuchet MS" w:hAnsi="Trebuchet MS"/>
          <w:noProof/>
        </w:rPr>
        <w:t xml:space="preserve">the </w:t>
      </w:r>
      <w:del w:id="362" w:author="Author">
        <w:r w:rsidRPr="00A17783">
          <w:rPr>
            <w:rFonts w:ascii="Trebuchet MS" w:hAnsi="Trebuchet MS"/>
            <w:noProof/>
          </w:rPr>
          <w:delText>two evenings. With a</w:delText>
        </w:r>
      </w:del>
      <w:ins w:id="363" w:author="Author">
        <w:r w:rsidRPr="00A17783">
          <w:rPr>
            <w:rFonts w:ascii="Trebuchet MS" w:hAnsi="Trebuchet MS"/>
            <w:noProof/>
          </w:rPr>
          <w:t>same</w:t>
        </w:r>
      </w:ins>
      <w:r w:rsidRPr="00A17783">
        <w:rPr>
          <w:rFonts w:ascii="Trebuchet MS" w:hAnsi="Trebuchet MS"/>
          <w:noProof/>
        </w:rPr>
        <w:t xml:space="preserve"> grain </w:t>
      </w:r>
      <w:del w:id="364" w:author="Author">
        <w:r w:rsidRPr="00A17783">
          <w:rPr>
            <w:rFonts w:ascii="Trebuchet MS" w:hAnsi="Trebuchet MS"/>
            <w:noProof/>
          </w:rPr>
          <w:delText>offering like that of</w:delText>
        </w:r>
      </w:del>
      <w:ins w:id="365" w:author="Author">
        <w:r w:rsidRPr="00A17783">
          <w:rPr>
            <w:rFonts w:ascii="Trebuchet MS" w:hAnsi="Trebuchet MS"/>
            <w:noProof/>
          </w:rPr>
          <w:t>and drink offerings as in</w:t>
        </w:r>
      </w:ins>
      <w:r w:rsidRPr="00A17783">
        <w:rPr>
          <w:rFonts w:ascii="Trebuchet MS" w:hAnsi="Trebuchet MS"/>
          <w:noProof/>
        </w:rPr>
        <w:t xml:space="preserve"> the morning</w:t>
      </w:r>
      <w:del w:id="366" w:author="Author">
        <w:r w:rsidRPr="00A17783">
          <w:rPr>
            <w:rFonts w:ascii="Trebuchet MS" w:hAnsi="Trebuchet MS"/>
            <w:noProof/>
          </w:rPr>
          <w:delText xml:space="preserve"> and with a drink offering like its, you</w:delText>
        </w:r>
      </w:del>
      <w:ins w:id="367" w:author="Author">
        <w:r w:rsidRPr="00A17783">
          <w:rPr>
            <w:rFonts w:ascii="Trebuchet MS" w:hAnsi="Trebuchet MS"/>
            <w:noProof/>
          </w:rPr>
          <w:t>. You</w:t>
        </w:r>
      </w:ins>
      <w:r w:rsidRPr="00A17783">
        <w:rPr>
          <w:rFonts w:ascii="Trebuchet MS" w:hAnsi="Trebuchet MS"/>
          <w:noProof/>
        </w:rPr>
        <w:t xml:space="preserve"> will render it as a </w:t>
      </w:r>
      <w:del w:id="368" w:author="Author">
        <w:r w:rsidRPr="00A17783">
          <w:rPr>
            <w:rFonts w:ascii="Trebuchet MS" w:hAnsi="Trebuchet MS"/>
            <w:noProof/>
          </w:rPr>
          <w:delText>restful odor</w:delText>
        </w:r>
      </w:del>
      <w:ins w:id="369" w:author="Author">
        <w:r w:rsidRPr="00A17783">
          <w:rPr>
            <w:rFonts w:ascii="Trebuchet MS" w:hAnsi="Trebuchet MS"/>
            <w:noProof/>
          </w:rPr>
          <w:t>pleasing</w:t>
        </w:r>
        <w:r w:rsidRPr="00A17783">
          <w:rPr>
            <w:rStyle w:val="FootnoteReference"/>
            <w:rFonts w:ascii="Trebuchet MS" w:hAnsi="Trebuchet MS"/>
            <w:noProof/>
          </w:rPr>
          <w:footnoteReference w:id="13"/>
        </w:r>
        <w:r w:rsidRPr="00A17783">
          <w:rPr>
            <w:rFonts w:ascii="Trebuchet MS" w:hAnsi="Trebuchet MS"/>
            <w:noProof/>
          </w:rPr>
          <w:t xml:space="preserve"> aroma</w:t>
        </w:r>
      </w:ins>
      <w:r w:rsidRPr="00A17783">
        <w:rPr>
          <w:rFonts w:ascii="Trebuchet MS" w:hAnsi="Trebuchet MS"/>
          <w:noProof/>
        </w:rPr>
        <w:t xml:space="preserve">, an offering made by fire to Jehovah. </w:t>
      </w:r>
      <w:r w:rsidRPr="00A17783">
        <w:rPr>
          <w:rFonts w:ascii="Trebuchet MS" w:hAnsi="Trebuchet MS"/>
          <w:b/>
          <w:noProof/>
        </w:rPr>
        <w:t xml:space="preserve">29:42 </w:t>
      </w:r>
      <w:r w:rsidRPr="00A17783">
        <w:rPr>
          <w:rFonts w:ascii="Trebuchet MS" w:hAnsi="Trebuchet MS"/>
          <w:noProof/>
        </w:rPr>
        <w:t xml:space="preserve">It is </w:t>
      </w:r>
      <w:ins w:id="372" w:author="Author">
        <w:r w:rsidRPr="00A17783">
          <w:rPr>
            <w:rFonts w:ascii="Trebuchet MS" w:hAnsi="Trebuchet MS"/>
            <w:noProof/>
          </w:rPr>
          <w:t xml:space="preserve">to be </w:t>
        </w:r>
      </w:ins>
      <w:r w:rsidRPr="00A17783">
        <w:rPr>
          <w:rFonts w:ascii="Trebuchet MS" w:hAnsi="Trebuchet MS"/>
          <w:noProof/>
        </w:rPr>
        <w:t xml:space="preserve">a </w:t>
      </w:r>
      <w:del w:id="373" w:author="Author">
        <w:r w:rsidRPr="00A17783">
          <w:rPr>
            <w:rFonts w:ascii="Trebuchet MS" w:hAnsi="Trebuchet MS"/>
            <w:noProof/>
          </w:rPr>
          <w:delText>constant</w:delText>
        </w:r>
      </w:del>
      <w:ins w:id="374" w:author="Author">
        <w:r w:rsidRPr="00A17783">
          <w:rPr>
            <w:rFonts w:ascii="Trebuchet MS" w:hAnsi="Trebuchet MS"/>
            <w:noProof/>
          </w:rPr>
          <w:t>regular</w:t>
        </w:r>
      </w:ins>
      <w:r w:rsidRPr="00A17783">
        <w:rPr>
          <w:rFonts w:ascii="Trebuchet MS" w:hAnsi="Trebuchet MS"/>
          <w:noProof/>
        </w:rPr>
        <w:t xml:space="preserve"> burnt offering throughout </w:t>
      </w:r>
      <w:del w:id="375" w:author="Author">
        <w:r w:rsidRPr="00A17783">
          <w:rPr>
            <w:rFonts w:ascii="Trebuchet MS" w:hAnsi="Trebuchet MS"/>
            <w:noProof/>
            <w:u w:val="dotted"/>
          </w:rPr>
          <w:delText>YOUR</w:delText>
        </w:r>
      </w:del>
      <w:ins w:id="376" w:author="Author">
        <w:r w:rsidRPr="00A17783">
          <w:rPr>
            <w:rFonts w:ascii="Trebuchet MS" w:hAnsi="Trebuchet MS"/>
            <w:noProof/>
          </w:rPr>
          <w:t>your</w:t>
        </w:r>
      </w:ins>
      <w:r w:rsidRPr="00A17783">
        <w:rPr>
          <w:rFonts w:ascii="Trebuchet MS" w:hAnsi="Trebuchet MS"/>
          <w:noProof/>
        </w:rPr>
        <w:t xml:space="preserve"> generations at the entrance of the tent of meeting before Jehovah, where I </w:t>
      </w:r>
      <w:del w:id="377" w:author="Author">
        <w:r w:rsidRPr="00A17783">
          <w:rPr>
            <w:rFonts w:ascii="Trebuchet MS" w:hAnsi="Trebuchet MS"/>
            <w:noProof/>
          </w:rPr>
          <w:delText>shall</w:delText>
        </w:r>
      </w:del>
      <w:ins w:id="378" w:author="Author">
        <w:r w:rsidRPr="00A17783">
          <w:rPr>
            <w:rFonts w:ascii="Trebuchet MS" w:hAnsi="Trebuchet MS"/>
            <w:noProof/>
          </w:rPr>
          <w:t>will</w:t>
        </w:r>
      </w:ins>
      <w:r w:rsidRPr="00A17783">
        <w:rPr>
          <w:rFonts w:ascii="Trebuchet MS" w:hAnsi="Trebuchet MS"/>
          <w:noProof/>
        </w:rPr>
        <w:t xml:space="preserve"> present myself to </w:t>
      </w:r>
      <w:del w:id="379" w:author="Author">
        <w:r w:rsidRPr="00A17783">
          <w:rPr>
            <w:rFonts w:ascii="Trebuchet MS" w:hAnsi="Trebuchet MS"/>
            <w:noProof/>
            <w:u w:val="dotted"/>
          </w:rPr>
          <w:delText>YOU</w:delText>
        </w:r>
        <w:r w:rsidRPr="00A17783">
          <w:rPr>
            <w:rFonts w:ascii="Trebuchet MS" w:hAnsi="Trebuchet MS"/>
            <w:noProof/>
          </w:rPr>
          <w:delText xml:space="preserve"> people</w:delText>
        </w:r>
      </w:del>
      <w:ins w:id="380" w:author="Author">
        <w:r w:rsidRPr="00A17783">
          <w:rPr>
            <w:rFonts w:ascii="Trebuchet MS" w:hAnsi="Trebuchet MS"/>
            <w:noProof/>
          </w:rPr>
          <w:t>you</w:t>
        </w:r>
      </w:ins>
      <w:r w:rsidRPr="00A17783">
        <w:rPr>
          <w:rFonts w:ascii="Trebuchet MS" w:hAnsi="Trebuchet MS"/>
          <w:noProof/>
        </w:rPr>
        <w:t xml:space="preserve"> to speak to you there.</w:t>
      </w:r>
    </w:p>
    <w:p w:rsidR="001C1E6C" w:rsidRPr="00A17783" w:rsidRDefault="001C1E6C" w:rsidP="001C1E6C">
      <w:pPr>
        <w:rPr>
          <w:rFonts w:ascii="Trebuchet MS" w:hAnsi="Trebuchet MS"/>
          <w:noProof/>
        </w:rPr>
      </w:pPr>
      <w:r w:rsidRPr="00A17783">
        <w:rPr>
          <w:rFonts w:ascii="Trebuchet MS" w:hAnsi="Trebuchet MS"/>
          <w:b/>
        </w:rPr>
        <w:t xml:space="preserve">29:43 </w:t>
      </w:r>
      <w:r w:rsidRPr="00A17783">
        <w:rPr>
          <w:rFonts w:ascii="Trebuchet MS" w:hAnsi="Trebuchet MS"/>
          <w:noProof/>
        </w:rPr>
        <w:t>“</w:t>
      </w:r>
      <w:del w:id="381" w:author="Author">
        <w:r w:rsidRPr="00A17783">
          <w:rPr>
            <w:rFonts w:ascii="Trebuchet MS" w:hAnsi="Trebuchet MS"/>
            <w:noProof/>
          </w:rPr>
          <w:delText xml:space="preserve">And </w:delText>
        </w:r>
      </w:del>
      <w:r w:rsidRPr="00A17783">
        <w:rPr>
          <w:rFonts w:ascii="Trebuchet MS" w:hAnsi="Trebuchet MS"/>
          <w:noProof/>
        </w:rPr>
        <w:t xml:space="preserve">I will present myself there to the </w:t>
      </w:r>
      <w:del w:id="382" w:author="Author">
        <w:r w:rsidRPr="00A17783">
          <w:rPr>
            <w:rFonts w:ascii="Trebuchet MS" w:hAnsi="Trebuchet MS"/>
            <w:noProof/>
          </w:rPr>
          <w:delText>sons of Israel</w:delText>
        </w:r>
      </w:del>
      <w:ins w:id="383" w:author="Author">
        <w:r w:rsidRPr="00A17783">
          <w:rPr>
            <w:rFonts w:ascii="Trebuchet MS" w:hAnsi="Trebuchet MS"/>
            <w:noProof/>
          </w:rPr>
          <w:t>Israelites</w:t>
        </w:r>
      </w:ins>
      <w:r w:rsidRPr="00A17783">
        <w:rPr>
          <w:rFonts w:ascii="Trebuchet MS" w:hAnsi="Trebuchet MS"/>
          <w:noProof/>
        </w:rPr>
        <w:t xml:space="preserve">, and it will </w:t>
      </w:r>
      <w:del w:id="384" w:author="Author">
        <w:r w:rsidRPr="00A17783">
          <w:rPr>
            <w:rFonts w:ascii="Trebuchet MS" w:hAnsi="Trebuchet MS"/>
            <w:noProof/>
          </w:rPr>
          <w:delText xml:space="preserve">certainly </w:delText>
        </w:r>
      </w:del>
      <w:r w:rsidRPr="00A17783">
        <w:rPr>
          <w:rFonts w:ascii="Trebuchet MS" w:hAnsi="Trebuchet MS"/>
          <w:noProof/>
        </w:rPr>
        <w:t xml:space="preserve">be sanctified by my glory. </w:t>
      </w:r>
      <w:r w:rsidRPr="00A17783">
        <w:rPr>
          <w:rFonts w:ascii="Trebuchet MS" w:hAnsi="Trebuchet MS"/>
          <w:b/>
          <w:noProof/>
        </w:rPr>
        <w:t xml:space="preserve">29:44 </w:t>
      </w:r>
      <w:del w:id="385" w:author="Author">
        <w:r w:rsidRPr="00A17783">
          <w:rPr>
            <w:rFonts w:ascii="Trebuchet MS" w:hAnsi="Trebuchet MS"/>
            <w:noProof/>
          </w:rPr>
          <w:delText xml:space="preserve">And </w:delText>
        </w:r>
      </w:del>
      <w:r w:rsidRPr="00A17783">
        <w:rPr>
          <w:rFonts w:ascii="Trebuchet MS" w:hAnsi="Trebuchet MS"/>
          <w:noProof/>
        </w:rPr>
        <w:t>I will sanctify the tent of meeting and the altar</w:t>
      </w:r>
      <w:del w:id="386" w:author="Author">
        <w:r w:rsidRPr="00A17783">
          <w:rPr>
            <w:rFonts w:ascii="Trebuchet MS" w:hAnsi="Trebuchet MS"/>
            <w:noProof/>
          </w:rPr>
          <w:delText>;</w:delText>
        </w:r>
      </w:del>
      <w:ins w:id="387" w:author="Author">
        <w:r w:rsidRPr="00A17783">
          <w:rPr>
            <w:rFonts w:ascii="Trebuchet MS" w:hAnsi="Trebuchet MS"/>
            <w:noProof/>
          </w:rPr>
          <w:t>,</w:t>
        </w:r>
      </w:ins>
      <w:r w:rsidRPr="00A17783">
        <w:rPr>
          <w:rFonts w:ascii="Trebuchet MS" w:hAnsi="Trebuchet MS"/>
          <w:noProof/>
        </w:rPr>
        <w:t xml:space="preserve"> and I </w:t>
      </w:r>
      <w:del w:id="388" w:author="Author">
        <w:r w:rsidRPr="00A17783">
          <w:rPr>
            <w:rFonts w:ascii="Trebuchet MS" w:hAnsi="Trebuchet MS"/>
            <w:noProof/>
          </w:rPr>
          <w:delText>shall</w:delText>
        </w:r>
      </w:del>
      <w:ins w:id="389" w:author="Author">
        <w:r w:rsidRPr="00A17783">
          <w:rPr>
            <w:rFonts w:ascii="Trebuchet MS" w:hAnsi="Trebuchet MS"/>
            <w:noProof/>
          </w:rPr>
          <w:t>will</w:t>
        </w:r>
      </w:ins>
      <w:r w:rsidRPr="00A17783">
        <w:rPr>
          <w:rFonts w:ascii="Trebuchet MS" w:hAnsi="Trebuchet MS"/>
          <w:noProof/>
        </w:rPr>
        <w:t xml:space="preserve"> sanctify Aaron and his sons </w:t>
      </w:r>
      <w:del w:id="390" w:author="Author">
        <w:r w:rsidRPr="00A17783">
          <w:rPr>
            <w:rFonts w:ascii="Trebuchet MS" w:hAnsi="Trebuchet MS"/>
            <w:noProof/>
          </w:rPr>
          <w:delText>for them to act</w:delText>
        </w:r>
      </w:del>
      <w:ins w:id="391" w:author="Author">
        <w:r w:rsidRPr="00A17783">
          <w:rPr>
            <w:rFonts w:ascii="Trebuchet MS" w:hAnsi="Trebuchet MS"/>
            <w:noProof/>
          </w:rPr>
          <w:t>so that they may serve</w:t>
        </w:r>
      </w:ins>
      <w:r w:rsidRPr="00A17783">
        <w:rPr>
          <w:rFonts w:ascii="Trebuchet MS" w:hAnsi="Trebuchet MS"/>
          <w:noProof/>
        </w:rPr>
        <w:t xml:space="preserve"> as priests to me. </w:t>
      </w:r>
      <w:r w:rsidRPr="00A17783">
        <w:rPr>
          <w:rFonts w:ascii="Trebuchet MS" w:hAnsi="Trebuchet MS"/>
          <w:b/>
          <w:noProof/>
        </w:rPr>
        <w:t xml:space="preserve">29:45 </w:t>
      </w:r>
      <w:del w:id="392" w:author="Author">
        <w:r w:rsidRPr="00A17783">
          <w:rPr>
            <w:rFonts w:ascii="Trebuchet MS" w:hAnsi="Trebuchet MS"/>
            <w:noProof/>
          </w:rPr>
          <w:delText xml:space="preserve">And </w:delText>
        </w:r>
      </w:del>
      <w:r w:rsidRPr="00A17783">
        <w:rPr>
          <w:rFonts w:ascii="Trebuchet MS" w:hAnsi="Trebuchet MS"/>
          <w:noProof/>
        </w:rPr>
        <w:t xml:space="preserve">I will </w:t>
      </w:r>
      <w:del w:id="393" w:author="Author">
        <w:r w:rsidRPr="00A17783">
          <w:rPr>
            <w:rFonts w:ascii="Trebuchet MS" w:hAnsi="Trebuchet MS"/>
            <w:noProof/>
          </w:rPr>
          <w:delText>tabernacle in</w:delText>
        </w:r>
      </w:del>
      <w:ins w:id="394" w:author="Author">
        <w:r w:rsidRPr="00A17783">
          <w:rPr>
            <w:rFonts w:ascii="Trebuchet MS" w:hAnsi="Trebuchet MS"/>
            <w:noProof/>
          </w:rPr>
          <w:t>reside</w:t>
        </w:r>
        <w:r w:rsidRPr="00A17783">
          <w:rPr>
            <w:rStyle w:val="FootnoteReference"/>
            <w:rFonts w:ascii="Trebuchet MS" w:hAnsi="Trebuchet MS"/>
            <w:noProof/>
          </w:rPr>
          <w:footnoteReference w:id="14"/>
        </w:r>
        <w:r w:rsidRPr="00A17783">
          <w:rPr>
            <w:rFonts w:ascii="Trebuchet MS" w:hAnsi="Trebuchet MS"/>
            <w:noProof/>
          </w:rPr>
          <w:t xml:space="preserve"> among</w:t>
        </w:r>
      </w:ins>
      <w:r w:rsidRPr="00A17783">
        <w:rPr>
          <w:rFonts w:ascii="Trebuchet MS" w:hAnsi="Trebuchet MS"/>
          <w:noProof/>
        </w:rPr>
        <w:t xml:space="preserve"> the </w:t>
      </w:r>
      <w:del w:id="397" w:author="Author">
        <w:r w:rsidRPr="00A17783">
          <w:rPr>
            <w:rFonts w:ascii="Trebuchet MS" w:hAnsi="Trebuchet MS"/>
            <w:noProof/>
          </w:rPr>
          <w:delText>midst of the sons</w:delText>
        </w:r>
      </w:del>
      <w:ins w:id="398" w:author="Author">
        <w:r w:rsidRPr="00A17783">
          <w:rPr>
            <w:rFonts w:ascii="Trebuchet MS" w:hAnsi="Trebuchet MS"/>
            <w:noProof/>
          </w:rPr>
          <w:t>people</w:t>
        </w:r>
      </w:ins>
      <w:r w:rsidRPr="00A17783">
        <w:rPr>
          <w:rFonts w:ascii="Trebuchet MS" w:hAnsi="Trebuchet MS"/>
          <w:noProof/>
        </w:rPr>
        <w:t xml:space="preserve"> of Israel, and I will </w:t>
      </w:r>
      <w:del w:id="399" w:author="Author">
        <w:r w:rsidRPr="00A17783">
          <w:rPr>
            <w:rFonts w:ascii="Trebuchet MS" w:hAnsi="Trebuchet MS"/>
            <w:noProof/>
          </w:rPr>
          <w:delText xml:space="preserve">prove to </w:delText>
        </w:r>
      </w:del>
      <w:r w:rsidRPr="00A17783">
        <w:rPr>
          <w:rFonts w:ascii="Trebuchet MS" w:hAnsi="Trebuchet MS"/>
          <w:noProof/>
        </w:rPr>
        <w:t xml:space="preserve">be their God. </w:t>
      </w:r>
      <w:r w:rsidRPr="00A17783">
        <w:rPr>
          <w:rFonts w:ascii="Trebuchet MS" w:hAnsi="Trebuchet MS"/>
          <w:b/>
          <w:noProof/>
        </w:rPr>
        <w:t xml:space="preserve">29:46 </w:t>
      </w:r>
      <w:r w:rsidRPr="00A17783">
        <w:rPr>
          <w:rFonts w:ascii="Trebuchet MS" w:hAnsi="Trebuchet MS"/>
          <w:noProof/>
        </w:rPr>
        <w:t xml:space="preserve">And they will certainly know that I am Jehovah their God, who brought them out of the land of Egypt </w:t>
      </w:r>
      <w:ins w:id="400" w:author="Author">
        <w:r w:rsidRPr="00A17783">
          <w:rPr>
            <w:rFonts w:ascii="Trebuchet MS" w:hAnsi="Trebuchet MS"/>
            <w:noProof/>
          </w:rPr>
          <w:t xml:space="preserve">so </w:t>
        </w:r>
      </w:ins>
      <w:r w:rsidRPr="00A17783">
        <w:rPr>
          <w:rFonts w:ascii="Trebuchet MS" w:hAnsi="Trebuchet MS"/>
          <w:noProof/>
        </w:rPr>
        <w:t xml:space="preserve">that I may </w:t>
      </w:r>
      <w:del w:id="401" w:author="Author">
        <w:r w:rsidRPr="00A17783">
          <w:rPr>
            <w:rFonts w:ascii="Trebuchet MS" w:hAnsi="Trebuchet MS"/>
            <w:noProof/>
          </w:rPr>
          <w:delText>tabernacle in the midst of</w:delText>
        </w:r>
      </w:del>
      <w:ins w:id="402" w:author="Author">
        <w:r w:rsidRPr="00A17783">
          <w:rPr>
            <w:rFonts w:ascii="Trebuchet MS" w:hAnsi="Trebuchet MS"/>
            <w:noProof/>
          </w:rPr>
          <w:t>reside among</w:t>
        </w:r>
      </w:ins>
      <w:r w:rsidRPr="00A17783">
        <w:rPr>
          <w:rFonts w:ascii="Trebuchet MS" w:hAnsi="Trebuchet MS"/>
          <w:noProof/>
        </w:rPr>
        <w:t xml:space="preserve"> them. I am Jehovah their God.</w:t>
      </w:r>
    </w:p>
    <w:p w:rsidR="001C1E6C" w:rsidRPr="00A17783" w:rsidRDefault="001C1E6C" w:rsidP="001C1E6C">
      <w:pPr>
        <w:rPr>
          <w:rFonts w:ascii="Trebuchet MS" w:hAnsi="Trebuchet MS"/>
          <w:b/>
        </w:rPr>
      </w:pPr>
    </w:p>
    <w:p w:rsidR="00762BCB" w:rsidRPr="001C1E6C" w:rsidRDefault="00762BCB" w:rsidP="001C1E6C"/>
    <w:sectPr w:rsidR="00762BCB" w:rsidRPr="001C1E6C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7750" w:rsidRDefault="00787750">
      <w:r>
        <w:separator/>
      </w:r>
    </w:p>
  </w:endnote>
  <w:endnote w:type="continuationSeparator" w:id="0">
    <w:p w:rsidR="00787750" w:rsidRDefault="00787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7750" w:rsidRDefault="00787750">
      <w:r>
        <w:separator/>
      </w:r>
    </w:p>
  </w:footnote>
  <w:footnote w:type="continuationSeparator" w:id="0">
    <w:p w:rsidR="00787750" w:rsidRDefault="00787750">
      <w:r>
        <w:continuationSeparator/>
      </w:r>
    </w:p>
  </w:footnote>
  <w:footnote w:id="1">
    <w:p w:rsidR="001C1E6C" w:rsidRPr="00A17783" w:rsidRDefault="001C1E6C" w:rsidP="00A17783">
      <w:pPr>
        <w:pStyle w:val="FootnoteText"/>
        <w:spacing w:after="96"/>
        <w:ind w:firstLine="288"/>
        <w:rPr>
          <w:ins w:id="47" w:author="Author"/>
        </w:rPr>
      </w:pPr>
      <w:ins w:id="48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29:5 </w:t>
        </w:r>
        <w:r w:rsidRPr="00A17783">
          <w:t>Or “waistband.”</w:t>
        </w:r>
      </w:ins>
    </w:p>
  </w:footnote>
  <w:footnote w:id="2">
    <w:p w:rsidR="001C1E6C" w:rsidRPr="00A17783" w:rsidRDefault="001C1E6C" w:rsidP="00A17783">
      <w:pPr>
        <w:pStyle w:val="FootnoteText"/>
        <w:spacing w:after="96"/>
        <w:ind w:firstLine="288"/>
        <w:rPr>
          <w:ins w:id="56" w:author="Author"/>
        </w:rPr>
      </w:pPr>
      <w:ins w:id="57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29:6 </w:t>
        </w:r>
        <w:r w:rsidRPr="00A17783">
          <w:t>Or “the holy diadem.”</w:t>
        </w:r>
      </w:ins>
    </w:p>
  </w:footnote>
  <w:footnote w:id="3">
    <w:p w:rsidR="001C1E6C" w:rsidRPr="00A17783" w:rsidRDefault="001C1E6C" w:rsidP="00A17783">
      <w:pPr>
        <w:pStyle w:val="FootnoteText"/>
        <w:spacing w:after="96"/>
        <w:ind w:firstLine="288"/>
        <w:rPr>
          <w:ins w:id="83" w:author="Author"/>
        </w:rPr>
      </w:pPr>
      <w:ins w:id="84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29:9 </w:t>
        </w:r>
        <w:r w:rsidRPr="00A17783">
          <w:t>Lit., “fill the hand of Aaron and the hand of his sons.”</w:t>
        </w:r>
      </w:ins>
    </w:p>
  </w:footnote>
  <w:footnote w:id="4">
    <w:p w:rsidR="001C1E6C" w:rsidRPr="00A17783" w:rsidRDefault="001C1E6C" w:rsidP="00A17783">
      <w:pPr>
        <w:pStyle w:val="FootnoteText"/>
        <w:spacing w:after="96"/>
        <w:ind w:firstLine="288"/>
        <w:rPr>
          <w:ins w:id="141" w:author="Author"/>
        </w:rPr>
      </w:pPr>
      <w:ins w:id="142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29:18 </w:t>
        </w:r>
        <w:r w:rsidRPr="00A17783">
          <w:t xml:space="preserve">Or “appeasing; soothing.” Lit., “restful.” </w:t>
        </w:r>
      </w:ins>
    </w:p>
  </w:footnote>
  <w:footnote w:id="5">
    <w:p w:rsidR="001C1E6C" w:rsidRPr="00A17783" w:rsidRDefault="001C1E6C" w:rsidP="00A17783">
      <w:pPr>
        <w:pStyle w:val="FootnoteText"/>
        <w:spacing w:after="96"/>
        <w:ind w:firstLine="288"/>
        <w:rPr>
          <w:ins w:id="230" w:author="Author"/>
        </w:rPr>
      </w:pPr>
      <w:ins w:id="231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29:25 </w:t>
        </w:r>
        <w:r w:rsidRPr="00A17783">
          <w:t>Or “appeasing; soothing.” Lit., “restful.”</w:t>
        </w:r>
      </w:ins>
    </w:p>
  </w:footnote>
  <w:footnote w:id="6">
    <w:p w:rsidR="001C1E6C" w:rsidRPr="00A17783" w:rsidRDefault="001C1E6C" w:rsidP="00A17783">
      <w:pPr>
        <w:pStyle w:val="FootnoteText"/>
        <w:spacing w:after="96"/>
        <w:ind w:firstLine="288"/>
        <w:rPr>
          <w:ins w:id="291" w:author="Author"/>
        </w:rPr>
      </w:pPr>
      <w:ins w:id="292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29:33 </w:t>
        </w:r>
        <w:r w:rsidRPr="00A17783">
          <w:t>Lit., “to fill their hand.”</w:t>
        </w:r>
      </w:ins>
    </w:p>
  </w:footnote>
  <w:footnote w:id="7">
    <w:p w:rsidR="001C1E6C" w:rsidRPr="00A17783" w:rsidRDefault="001C1E6C" w:rsidP="00A17783">
      <w:pPr>
        <w:pStyle w:val="FootnoteText"/>
        <w:spacing w:after="96"/>
        <w:ind w:firstLine="288"/>
        <w:rPr>
          <w:ins w:id="295" w:author="Author"/>
        </w:rPr>
      </w:pPr>
      <w:ins w:id="296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29:33 </w:t>
        </w:r>
        <w:r w:rsidRPr="00A17783">
          <w:t>Lit., “a stranger,” that is, a man not of Aaron’s family.</w:t>
        </w:r>
      </w:ins>
    </w:p>
  </w:footnote>
  <w:footnote w:id="8">
    <w:p w:rsidR="001C1E6C" w:rsidRPr="00A17783" w:rsidRDefault="001C1E6C" w:rsidP="00A17783">
      <w:pPr>
        <w:pStyle w:val="FootnoteText"/>
        <w:spacing w:after="96"/>
        <w:ind w:firstLine="288"/>
        <w:rPr>
          <w:ins w:id="311" w:author="Author"/>
        </w:rPr>
      </w:pPr>
      <w:ins w:id="312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29:35 </w:t>
        </w:r>
        <w:r w:rsidRPr="00A17783">
          <w:t>Lit., “to fill their hand.”</w:t>
        </w:r>
      </w:ins>
    </w:p>
  </w:footnote>
  <w:footnote w:id="9">
    <w:p w:rsidR="001C1E6C" w:rsidRPr="00A17783" w:rsidRDefault="001C1E6C" w:rsidP="00A17783">
      <w:pPr>
        <w:pStyle w:val="FootnoteText"/>
        <w:spacing w:after="96"/>
        <w:ind w:firstLine="288"/>
        <w:rPr>
          <w:ins w:id="340" w:author="Author"/>
        </w:rPr>
      </w:pPr>
      <w:ins w:id="341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29:39 </w:t>
        </w:r>
        <w:r w:rsidRPr="00A17783">
          <w:t>Lit., “between the two evenings.”</w:t>
        </w:r>
      </w:ins>
    </w:p>
  </w:footnote>
  <w:footnote w:id="10">
    <w:p w:rsidR="001C1E6C" w:rsidRPr="00A17783" w:rsidRDefault="001C1E6C" w:rsidP="00A17783">
      <w:pPr>
        <w:pStyle w:val="FootnoteText"/>
        <w:spacing w:after="96"/>
        <w:ind w:firstLine="288"/>
        <w:rPr>
          <w:ins w:id="345" w:author="Author"/>
        </w:rPr>
      </w:pPr>
      <w:ins w:id="346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29:40 </w:t>
        </w:r>
        <w:r w:rsidRPr="00A17783">
          <w:t>An ephah equaled 22 L (20 dry qt). See App. B14.</w:t>
        </w:r>
      </w:ins>
    </w:p>
  </w:footnote>
  <w:footnote w:id="11">
    <w:p w:rsidR="001C1E6C" w:rsidRPr="00A17783" w:rsidRDefault="001C1E6C" w:rsidP="00A17783">
      <w:pPr>
        <w:pStyle w:val="FootnoteText"/>
        <w:spacing w:after="96"/>
        <w:ind w:firstLine="288"/>
        <w:rPr>
          <w:ins w:id="352" w:author="Author"/>
        </w:rPr>
      </w:pPr>
      <w:ins w:id="353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29:40 </w:t>
        </w:r>
        <w:r w:rsidRPr="00A17783">
          <w:t>A hin equaled 3.67 L (7.75 pt). See App. B14.</w:t>
        </w:r>
      </w:ins>
    </w:p>
  </w:footnote>
  <w:footnote w:id="12">
    <w:p w:rsidR="001C1E6C" w:rsidRPr="00A17783" w:rsidRDefault="001C1E6C" w:rsidP="00A17783">
      <w:pPr>
        <w:pStyle w:val="FootnoteText"/>
        <w:spacing w:after="96"/>
        <w:ind w:firstLine="288"/>
        <w:rPr>
          <w:ins w:id="360" w:author="Author"/>
        </w:rPr>
      </w:pPr>
      <w:ins w:id="361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29:41 </w:t>
        </w:r>
        <w:r w:rsidRPr="00A17783">
          <w:t>Lit., “between the two evenings.”</w:t>
        </w:r>
      </w:ins>
    </w:p>
  </w:footnote>
  <w:footnote w:id="13">
    <w:p w:rsidR="001C1E6C" w:rsidRPr="00A17783" w:rsidRDefault="001C1E6C" w:rsidP="00A17783">
      <w:pPr>
        <w:pStyle w:val="FootnoteText"/>
        <w:spacing w:after="96"/>
        <w:ind w:firstLine="288"/>
        <w:rPr>
          <w:ins w:id="370" w:author="Author"/>
        </w:rPr>
      </w:pPr>
      <w:ins w:id="371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29:41 </w:t>
        </w:r>
        <w:r w:rsidRPr="00A17783">
          <w:t>Or “appeasing; soothing.” Lit., “restful.”</w:t>
        </w:r>
      </w:ins>
    </w:p>
  </w:footnote>
  <w:footnote w:id="14">
    <w:p w:rsidR="001C1E6C" w:rsidRPr="00A17783" w:rsidRDefault="001C1E6C" w:rsidP="00A17783">
      <w:pPr>
        <w:pStyle w:val="FootnoteText"/>
        <w:spacing w:after="96"/>
        <w:ind w:firstLine="288"/>
        <w:rPr>
          <w:ins w:id="395" w:author="Author"/>
        </w:rPr>
      </w:pPr>
      <w:ins w:id="396" w:author="Author">
        <w:r w:rsidRPr="00A17783">
          <w:rPr>
            <w:rStyle w:val="FootnoteReference"/>
          </w:rPr>
          <w:footnoteRef/>
        </w:r>
        <w:r w:rsidRPr="00A17783">
          <w:t xml:space="preserve"> </w:t>
        </w:r>
        <w:r w:rsidRPr="00A17783">
          <w:rPr>
            <w:b/>
          </w:rPr>
          <w:t xml:space="preserve">29:45 </w:t>
        </w:r>
        <w:r w:rsidRPr="00A17783">
          <w:t>Or “tabernacle.”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16904">
        <w:t>Exodus Chapter 29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16904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16904">
      <w:rPr>
        <w:noProof/>
        <w:snapToGrid w:val="0"/>
      </w:rPr>
      <w:t>Exodus 29.Revised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316904">
        <w:t>Exodus Chapter 29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16904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16904">
      <w:rPr>
        <w:noProof/>
        <w:snapToGrid w:val="0"/>
      </w:rPr>
      <w:t>Exodus 29.Revised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16904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1690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16904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1690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50"/>
    <w:rsid w:val="001C1E6C"/>
    <w:rsid w:val="00245EDD"/>
    <w:rsid w:val="0026230D"/>
    <w:rsid w:val="002B524D"/>
    <w:rsid w:val="002C00A8"/>
    <w:rsid w:val="00310508"/>
    <w:rsid w:val="00316904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87750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0181E6D-BF42-4AD3-AD7A-2C41B3EFAB40}"/>
  <w:attachedTemplate r:id="Red441abb05954d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C1E6C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1E6C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C1E6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d441abb05954d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1714</ap:Words>
  <ap:Characters>7030</ap:Characters>
  <ap:Application>Microsoft Office Word</ap:Application>
  <ap:DocSecurity>0</ap:DocSecurity>
  <ap:Lines>119</ap:Lines>
  <ap:Paragraphs>20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8724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29</dc:title>
  <dc:subject/>
  <dc:creator>Miriam Abela</dc:creator>
  <cp:keywords/>
  <dc:description/>
  <cp:lastModifiedBy>Abela, Miriam</cp:lastModifiedBy>
  <cp:revision>3</cp:revision>
  <dcterms:created xsi:type="dcterms:W3CDTF">2020-11-30T14:29:00Z</dcterms:created>
  <dcterms:modified xsi:type="dcterms:W3CDTF">2020-11-30T14:29:00Z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29.docx</vt:lpwstr>
  </property>
  <property fmtid="{D5CDD505-2E9C-101B-9397-08002B2CF9AE}" pid="9" name="_TranslationDocumentId">
    <vt:i4>19409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2029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