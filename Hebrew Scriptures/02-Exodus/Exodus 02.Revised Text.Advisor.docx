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13A" w:rsidRPr="005D0778" w:rsidRDefault="00BE113A" w:rsidP="00BE113A">
      <w:pPr>
        <w:rPr>
          <w:rFonts w:ascii="Trebuchet MS" w:hAnsi="Trebuchet MS"/>
          <w:noProof/>
        </w:rPr>
      </w:pPr>
      <w:bookmarkStart w:id="0" w:name="_GoBack"/>
      <w:bookmarkEnd w:id="0"/>
      <w:r w:rsidRPr="005D0778">
        <w:rPr>
          <w:rFonts w:ascii="Trebuchet MS" w:hAnsi="Trebuchet MS"/>
          <w:b/>
        </w:rPr>
        <w:t xml:space="preserve">2:1 </w:t>
      </w:r>
      <w:del w:id="1" w:author="Author">
        <w:r w:rsidRPr="005D0778">
          <w:rPr>
            <w:rFonts w:ascii="Trebuchet MS" w:hAnsi="Trebuchet MS"/>
            <w:noProof/>
          </w:rPr>
          <w:delText>Meantime</w:delText>
        </w:r>
      </w:del>
      <w:ins w:id="2" w:author="Author">
        <w:r w:rsidRPr="005D0778">
          <w:rPr>
            <w:rFonts w:ascii="Trebuchet MS" w:hAnsi="Trebuchet MS"/>
            <w:noProof/>
          </w:rPr>
          <w:t>About that time</w:t>
        </w:r>
      </w:ins>
      <w:r w:rsidRPr="005D0778">
        <w:rPr>
          <w:rFonts w:ascii="Trebuchet MS" w:hAnsi="Trebuchet MS"/>
          <w:noProof/>
        </w:rPr>
        <w:t xml:space="preserve">, a certain man of the house of Le′vi </w:t>
      </w:r>
      <w:del w:id="3" w:author="Author">
        <w:r w:rsidRPr="005D0778">
          <w:rPr>
            <w:rFonts w:ascii="Trebuchet MS" w:hAnsi="Trebuchet MS"/>
            <w:noProof/>
          </w:rPr>
          <w:delText>went ahead and took</w:delText>
        </w:r>
      </w:del>
      <w:ins w:id="4" w:author="Author">
        <w:r w:rsidRPr="005D0778">
          <w:rPr>
            <w:rFonts w:ascii="Trebuchet MS" w:hAnsi="Trebuchet MS"/>
            <w:noProof/>
          </w:rPr>
          <w:t>married</w:t>
        </w:r>
      </w:ins>
      <w:r w:rsidRPr="005D0778">
        <w:rPr>
          <w:rFonts w:ascii="Trebuchet MS" w:hAnsi="Trebuchet MS"/>
          <w:noProof/>
        </w:rPr>
        <w:t xml:space="preserve"> a daughter of Le′vi. </w:t>
      </w:r>
      <w:r w:rsidRPr="005D0778">
        <w:rPr>
          <w:rFonts w:ascii="Trebuchet MS" w:hAnsi="Trebuchet MS"/>
          <w:b/>
          <w:noProof/>
        </w:rPr>
        <w:t xml:space="preserve">2:2 </w:t>
      </w:r>
      <w:r w:rsidRPr="005D0778">
        <w:rPr>
          <w:rFonts w:ascii="Trebuchet MS" w:hAnsi="Trebuchet MS"/>
          <w:noProof/>
        </w:rPr>
        <w:t xml:space="preserve">And the woman became pregnant and </w:t>
      </w:r>
      <w:del w:id="5" w:author="Author">
        <w:r w:rsidRPr="005D0778">
          <w:rPr>
            <w:rFonts w:ascii="Trebuchet MS" w:hAnsi="Trebuchet MS"/>
            <w:noProof/>
          </w:rPr>
          <w:delText xml:space="preserve">brought </w:delText>
        </w:r>
      </w:del>
      <w:ins w:id="6" w:author="Author">
        <w:r w:rsidRPr="005D0778">
          <w:rPr>
            <w:rFonts w:ascii="Trebuchet MS" w:hAnsi="Trebuchet MS"/>
            <w:noProof/>
          </w:rPr>
          <w:t xml:space="preserve">gave birth to </w:t>
        </w:r>
      </w:ins>
      <w:r w:rsidRPr="005D0778">
        <w:rPr>
          <w:rFonts w:ascii="Trebuchet MS" w:hAnsi="Trebuchet MS"/>
          <w:noProof/>
        </w:rPr>
        <w:t>a son</w:t>
      </w:r>
      <w:del w:id="7" w:author="Author">
        <w:r w:rsidRPr="005D0778">
          <w:rPr>
            <w:rFonts w:ascii="Trebuchet MS" w:hAnsi="Trebuchet MS"/>
            <w:noProof/>
          </w:rPr>
          <w:delText xml:space="preserve"> to birth</w:delText>
        </w:r>
      </w:del>
      <w:r w:rsidRPr="005D0778">
        <w:rPr>
          <w:rFonts w:ascii="Trebuchet MS" w:hAnsi="Trebuchet MS"/>
          <w:noProof/>
        </w:rPr>
        <w:t xml:space="preserve">. When she saw how </w:t>
      </w:r>
      <w:del w:id="8" w:author="Author">
        <w:r w:rsidRPr="005D0778">
          <w:rPr>
            <w:rFonts w:ascii="Trebuchet MS" w:hAnsi="Trebuchet MS"/>
            <w:noProof/>
          </w:rPr>
          <w:delText>good-looking</w:delText>
        </w:r>
      </w:del>
      <w:ins w:id="9" w:author="Author">
        <w:r w:rsidRPr="005D0778">
          <w:rPr>
            <w:rFonts w:ascii="Trebuchet MS" w:hAnsi="Trebuchet MS"/>
            <w:noProof/>
          </w:rPr>
          <w:t>beautiful</w:t>
        </w:r>
      </w:ins>
      <w:r w:rsidRPr="005D0778">
        <w:rPr>
          <w:rFonts w:ascii="Trebuchet MS" w:hAnsi="Trebuchet MS"/>
          <w:noProof/>
        </w:rPr>
        <w:t xml:space="preserve"> he was, she kept him concealed for three </w:t>
      </w:r>
      <w:del w:id="10" w:author="Author">
        <w:r w:rsidRPr="005D0778">
          <w:rPr>
            <w:rFonts w:ascii="Trebuchet MS" w:hAnsi="Trebuchet MS"/>
            <w:noProof/>
          </w:rPr>
          <w:delText xml:space="preserve">lunar </w:delText>
        </w:r>
      </w:del>
      <w:r w:rsidRPr="005D0778">
        <w:rPr>
          <w:rFonts w:ascii="Trebuchet MS" w:hAnsi="Trebuchet MS"/>
          <w:noProof/>
        </w:rPr>
        <w:t xml:space="preserve">months. </w:t>
      </w:r>
      <w:r w:rsidRPr="005D0778">
        <w:rPr>
          <w:rFonts w:ascii="Trebuchet MS" w:hAnsi="Trebuchet MS"/>
          <w:b/>
          <w:noProof/>
        </w:rPr>
        <w:t xml:space="preserve">2:3 </w:t>
      </w:r>
      <w:r w:rsidRPr="005D0778">
        <w:rPr>
          <w:rFonts w:ascii="Trebuchet MS" w:hAnsi="Trebuchet MS"/>
          <w:noProof/>
        </w:rPr>
        <w:t xml:space="preserve">When she was no longer able to conceal him, she </w:t>
      </w:r>
      <w:del w:id="11" w:author="Author">
        <w:r w:rsidRPr="005D0778">
          <w:rPr>
            <w:rFonts w:ascii="Trebuchet MS" w:hAnsi="Trebuchet MS"/>
            <w:noProof/>
          </w:rPr>
          <w:delText xml:space="preserve">then </w:delText>
        </w:r>
      </w:del>
      <w:r w:rsidRPr="005D0778">
        <w:rPr>
          <w:rFonts w:ascii="Trebuchet MS" w:hAnsi="Trebuchet MS"/>
          <w:noProof/>
        </w:rPr>
        <w:t xml:space="preserve">took </w:t>
      </w:r>
      <w:del w:id="12" w:author="Author">
        <w:r w:rsidRPr="005D0778">
          <w:rPr>
            <w:rFonts w:ascii="Trebuchet MS" w:hAnsi="Trebuchet MS"/>
            <w:noProof/>
          </w:rPr>
          <w:delText>for him an ark of</w:delText>
        </w:r>
      </w:del>
      <w:ins w:id="13" w:author="Author">
        <w:r w:rsidRPr="005D0778">
          <w:rPr>
            <w:rFonts w:ascii="Trebuchet MS" w:hAnsi="Trebuchet MS"/>
            <w:noProof/>
          </w:rPr>
          <w:t>a</w:t>
        </w:r>
      </w:ins>
      <w:r w:rsidRPr="005D0778">
        <w:rPr>
          <w:rFonts w:ascii="Trebuchet MS" w:hAnsi="Trebuchet MS"/>
          <w:noProof/>
        </w:rPr>
        <w:t xml:space="preserve"> papyrus </w:t>
      </w:r>
      <w:ins w:id="14" w:author="Author">
        <w:r w:rsidRPr="005D0778">
          <w:rPr>
            <w:rFonts w:ascii="Trebuchet MS" w:hAnsi="Trebuchet MS"/>
            <w:noProof/>
          </w:rPr>
          <w:t>basket</w:t>
        </w:r>
        <w:r w:rsidRPr="005D0778">
          <w:rPr>
            <w:rStyle w:val="FootnoteReference"/>
            <w:rFonts w:ascii="Trebuchet MS" w:hAnsi="Trebuchet MS"/>
            <w:noProof/>
          </w:rPr>
          <w:footnoteReference w:id="1"/>
        </w:r>
        <w:r w:rsidRPr="005D0778">
          <w:rPr>
            <w:rFonts w:ascii="Trebuchet MS" w:hAnsi="Trebuchet MS"/>
            <w:noProof/>
          </w:rPr>
          <w:t xml:space="preserve"> </w:t>
        </w:r>
      </w:ins>
      <w:r w:rsidRPr="005D0778">
        <w:rPr>
          <w:rFonts w:ascii="Trebuchet MS" w:hAnsi="Trebuchet MS"/>
          <w:noProof/>
        </w:rPr>
        <w:t xml:space="preserve">and coated it with bitumen and pitch and put the child in it and </w:t>
      </w:r>
      <w:del w:id="17" w:author="Author">
        <w:r w:rsidRPr="005D0778">
          <w:rPr>
            <w:rFonts w:ascii="Trebuchet MS" w:hAnsi="Trebuchet MS"/>
            <w:noProof/>
          </w:rPr>
          <w:delText>put</w:delText>
        </w:r>
      </w:del>
      <w:ins w:id="18" w:author="Author">
        <w:r w:rsidRPr="005D0778">
          <w:rPr>
            <w:rFonts w:ascii="Trebuchet MS" w:hAnsi="Trebuchet MS"/>
            <w:noProof/>
          </w:rPr>
          <w:t>placed</w:t>
        </w:r>
      </w:ins>
      <w:r w:rsidRPr="005D0778">
        <w:rPr>
          <w:rFonts w:ascii="Trebuchet MS" w:hAnsi="Trebuchet MS"/>
          <w:noProof/>
        </w:rPr>
        <w:t xml:space="preserve"> it among the reeds by the bank of the </w:t>
      </w:r>
      <w:del w:id="19" w:author="Author">
        <w:r w:rsidRPr="005D0778">
          <w:rPr>
            <w:rFonts w:ascii="Trebuchet MS" w:hAnsi="Trebuchet MS"/>
            <w:noProof/>
          </w:rPr>
          <w:delText xml:space="preserve">river </w:delText>
        </w:r>
      </w:del>
      <w:r w:rsidRPr="005D0778">
        <w:rPr>
          <w:rFonts w:ascii="Trebuchet MS" w:hAnsi="Trebuchet MS"/>
          <w:noProof/>
        </w:rPr>
        <w:t>Nile</w:t>
      </w:r>
      <w:ins w:id="20" w:author="Author">
        <w:r w:rsidRPr="005D0778">
          <w:rPr>
            <w:rFonts w:ascii="Trebuchet MS" w:hAnsi="Trebuchet MS"/>
            <w:noProof/>
          </w:rPr>
          <w:t xml:space="preserve"> River</w:t>
        </w:r>
      </w:ins>
      <w:r w:rsidRPr="005D0778">
        <w:rPr>
          <w:rFonts w:ascii="Trebuchet MS" w:hAnsi="Trebuchet MS"/>
          <w:noProof/>
        </w:rPr>
        <w:t xml:space="preserve">. </w:t>
      </w:r>
      <w:r w:rsidRPr="005D0778">
        <w:rPr>
          <w:rFonts w:ascii="Trebuchet MS" w:hAnsi="Trebuchet MS"/>
          <w:b/>
          <w:noProof/>
        </w:rPr>
        <w:t xml:space="preserve">2:4 </w:t>
      </w:r>
      <w:del w:id="21" w:author="Author">
        <w:r w:rsidRPr="005D0778">
          <w:rPr>
            <w:rFonts w:ascii="Trebuchet MS" w:hAnsi="Trebuchet MS"/>
            <w:noProof/>
          </w:rPr>
          <w:delText>Further,</w:delText>
        </w:r>
      </w:del>
      <w:ins w:id="22" w:author="Author">
        <w:r w:rsidRPr="005D0778">
          <w:rPr>
            <w:rFonts w:ascii="Trebuchet MS" w:hAnsi="Trebuchet MS"/>
            <w:noProof/>
          </w:rPr>
          <w:t>But</w:t>
        </w:r>
      </w:ins>
      <w:r w:rsidRPr="005D0778">
        <w:rPr>
          <w:rFonts w:ascii="Trebuchet MS" w:hAnsi="Trebuchet MS"/>
          <w:noProof/>
        </w:rPr>
        <w:t xml:space="preserve"> his sister </w:t>
      </w:r>
      <w:del w:id="23" w:author="Author">
        <w:r w:rsidRPr="005D0778">
          <w:rPr>
            <w:rFonts w:ascii="Trebuchet MS" w:hAnsi="Trebuchet MS"/>
            <w:noProof/>
          </w:rPr>
          <w:delText>stationed herself</w:delText>
        </w:r>
      </w:del>
      <w:ins w:id="24" w:author="Author">
        <w:r w:rsidRPr="005D0778">
          <w:rPr>
            <w:rFonts w:ascii="Trebuchet MS" w:hAnsi="Trebuchet MS"/>
            <w:noProof/>
          </w:rPr>
          <w:t>stood</w:t>
        </w:r>
      </w:ins>
      <w:r w:rsidRPr="005D0778">
        <w:rPr>
          <w:rFonts w:ascii="Trebuchet MS" w:hAnsi="Trebuchet MS"/>
          <w:noProof/>
        </w:rPr>
        <w:t xml:space="preserve"> at a distance to </w:t>
      </w:r>
      <w:del w:id="25" w:author="Author">
        <w:r w:rsidRPr="005D0778">
          <w:rPr>
            <w:rFonts w:ascii="Trebuchet MS" w:hAnsi="Trebuchet MS"/>
            <w:noProof/>
          </w:rPr>
          <w:delText>find out</w:delText>
        </w:r>
      </w:del>
      <w:ins w:id="26" w:author="Author">
        <w:r w:rsidRPr="005D0778">
          <w:rPr>
            <w:rFonts w:ascii="Trebuchet MS" w:hAnsi="Trebuchet MS"/>
            <w:noProof/>
          </w:rPr>
          <w:t>see</w:t>
        </w:r>
      </w:ins>
      <w:r w:rsidRPr="005D0778">
        <w:rPr>
          <w:rFonts w:ascii="Trebuchet MS" w:hAnsi="Trebuchet MS"/>
          <w:noProof/>
        </w:rPr>
        <w:t xml:space="preserve"> what would </w:t>
      </w:r>
      <w:del w:id="27" w:author="Author">
        <w:r w:rsidRPr="005D0778">
          <w:rPr>
            <w:rFonts w:ascii="Trebuchet MS" w:hAnsi="Trebuchet MS"/>
            <w:noProof/>
          </w:rPr>
          <w:delText>be done with</w:delText>
        </w:r>
      </w:del>
      <w:ins w:id="28" w:author="Author">
        <w:r w:rsidRPr="005D0778">
          <w:rPr>
            <w:rFonts w:ascii="Trebuchet MS" w:hAnsi="Trebuchet MS"/>
            <w:noProof/>
          </w:rPr>
          <w:t>happen to</w:t>
        </w:r>
      </w:ins>
      <w:r w:rsidRPr="005D0778">
        <w:rPr>
          <w:rFonts w:ascii="Trebuchet MS" w:hAnsi="Trebuchet MS"/>
          <w:noProof/>
        </w:rPr>
        <w:t xml:space="preserve"> him.</w:t>
      </w:r>
    </w:p>
    <w:p w:rsidR="00BE113A" w:rsidRPr="005D0778" w:rsidRDefault="00BE113A" w:rsidP="00BE113A">
      <w:pPr>
        <w:rPr>
          <w:rFonts w:ascii="Trebuchet MS" w:hAnsi="Trebuchet MS"/>
          <w:noProof/>
        </w:rPr>
      </w:pPr>
      <w:r w:rsidRPr="005D0778">
        <w:rPr>
          <w:rFonts w:ascii="Trebuchet MS" w:hAnsi="Trebuchet MS"/>
          <w:b/>
        </w:rPr>
        <w:t xml:space="preserve">2:5 </w:t>
      </w:r>
      <w:del w:id="29" w:author="Author">
        <w:r w:rsidRPr="005D0778">
          <w:rPr>
            <w:rFonts w:ascii="Trebuchet MS" w:hAnsi="Trebuchet MS"/>
            <w:noProof/>
          </w:rPr>
          <w:delText>After a while</w:delText>
        </w:r>
      </w:del>
      <w:ins w:id="30" w:author="Author">
        <w:r w:rsidRPr="005D0778">
          <w:rPr>
            <w:rFonts w:ascii="Trebuchet MS" w:hAnsi="Trebuchet MS"/>
            <w:noProof/>
          </w:rPr>
          <w:t>When</w:t>
        </w:r>
      </w:ins>
      <w:r w:rsidRPr="005D0778">
        <w:rPr>
          <w:rFonts w:ascii="Trebuchet MS" w:hAnsi="Trebuchet MS"/>
          <w:noProof/>
        </w:rPr>
        <w:t xml:space="preserve"> Phar′aoh’s daughter came down to bathe in the Nile</w:t>
      </w:r>
      <w:del w:id="31" w:author="Author">
        <w:r w:rsidRPr="005D0778">
          <w:rPr>
            <w:rFonts w:ascii="Trebuchet MS" w:hAnsi="Trebuchet MS"/>
            <w:noProof/>
          </w:rPr>
          <w:delText xml:space="preserve"> River, and</w:delText>
        </w:r>
      </w:del>
      <w:ins w:id="32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her female attendants were walking by the side of the Nile</w:t>
      </w:r>
      <w:del w:id="33" w:author="Author">
        <w:r w:rsidRPr="005D0778">
          <w:rPr>
            <w:rFonts w:ascii="Trebuchet MS" w:hAnsi="Trebuchet MS"/>
            <w:noProof/>
          </w:rPr>
          <w:delText xml:space="preserve"> River</w:delText>
        </w:r>
      </w:del>
      <w:r w:rsidRPr="005D0778">
        <w:rPr>
          <w:rFonts w:ascii="Trebuchet MS" w:hAnsi="Trebuchet MS"/>
          <w:noProof/>
        </w:rPr>
        <w:t xml:space="preserve">. And she caught sight of the </w:t>
      </w:r>
      <w:del w:id="34" w:author="Author">
        <w:r w:rsidRPr="005D0778">
          <w:rPr>
            <w:rFonts w:ascii="Trebuchet MS" w:hAnsi="Trebuchet MS"/>
            <w:noProof/>
          </w:rPr>
          <w:delText>ark</w:delText>
        </w:r>
      </w:del>
      <w:ins w:id="35" w:author="Author">
        <w:r w:rsidRPr="005D0778">
          <w:rPr>
            <w:rFonts w:ascii="Trebuchet MS" w:hAnsi="Trebuchet MS"/>
            <w:noProof/>
          </w:rPr>
          <w:t>basket</w:t>
        </w:r>
      </w:ins>
      <w:r w:rsidRPr="005D0778">
        <w:rPr>
          <w:rFonts w:ascii="Trebuchet MS" w:hAnsi="Trebuchet MS"/>
          <w:noProof/>
        </w:rPr>
        <w:t xml:space="preserve"> in the middle of the reeds. </w:t>
      </w:r>
      <w:del w:id="36" w:author="Author">
        <w:r w:rsidRPr="005D0778">
          <w:rPr>
            <w:rFonts w:ascii="Trebuchet MS" w:hAnsi="Trebuchet MS"/>
            <w:noProof/>
          </w:rPr>
          <w:delText>Immediately she</w:delText>
        </w:r>
      </w:del>
      <w:ins w:id="37" w:author="Author">
        <w:r w:rsidRPr="005D0778">
          <w:rPr>
            <w:rFonts w:ascii="Trebuchet MS" w:hAnsi="Trebuchet MS"/>
            <w:noProof/>
          </w:rPr>
          <w:t>She immediately</w:t>
        </w:r>
      </w:ins>
      <w:r w:rsidRPr="005D0778">
        <w:rPr>
          <w:rFonts w:ascii="Trebuchet MS" w:hAnsi="Trebuchet MS"/>
          <w:noProof/>
        </w:rPr>
        <w:t xml:space="preserve"> sent her slave girl </w:t>
      </w:r>
      <w:del w:id="38" w:author="Author">
        <w:r w:rsidRPr="005D0778">
          <w:rPr>
            <w:rFonts w:ascii="Trebuchet MS" w:hAnsi="Trebuchet MS"/>
            <w:noProof/>
          </w:rPr>
          <w:delText>that she might</w:delText>
        </w:r>
      </w:del>
      <w:ins w:id="39" w:author="Author">
        <w:r w:rsidRPr="005D0778">
          <w:rPr>
            <w:rFonts w:ascii="Trebuchet MS" w:hAnsi="Trebuchet MS"/>
            <w:noProof/>
          </w:rPr>
          <w:t>to</w:t>
        </w:r>
      </w:ins>
      <w:r w:rsidRPr="005D0778">
        <w:rPr>
          <w:rFonts w:ascii="Trebuchet MS" w:hAnsi="Trebuchet MS"/>
          <w:noProof/>
        </w:rPr>
        <w:t xml:space="preserve"> get it. </w:t>
      </w:r>
      <w:r w:rsidRPr="005D0778">
        <w:rPr>
          <w:rFonts w:ascii="Trebuchet MS" w:hAnsi="Trebuchet MS"/>
          <w:b/>
          <w:noProof/>
        </w:rPr>
        <w:t xml:space="preserve">2:6 </w:t>
      </w:r>
      <w:r w:rsidRPr="005D0778">
        <w:rPr>
          <w:rFonts w:ascii="Trebuchet MS" w:hAnsi="Trebuchet MS"/>
          <w:noProof/>
        </w:rPr>
        <w:t>When she opened it</w:t>
      </w:r>
      <w:ins w:id="40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she </w:t>
      </w:r>
      <w:del w:id="41" w:author="Author">
        <w:r w:rsidRPr="005D0778">
          <w:rPr>
            <w:rFonts w:ascii="Trebuchet MS" w:hAnsi="Trebuchet MS"/>
            <w:noProof/>
          </w:rPr>
          <w:delText>got to see</w:delText>
        </w:r>
      </w:del>
      <w:ins w:id="42" w:author="Author">
        <w:r w:rsidRPr="005D0778">
          <w:rPr>
            <w:rFonts w:ascii="Trebuchet MS" w:hAnsi="Trebuchet MS"/>
            <w:noProof/>
          </w:rPr>
          <w:t>saw</w:t>
        </w:r>
      </w:ins>
      <w:r w:rsidRPr="005D0778">
        <w:rPr>
          <w:rFonts w:ascii="Trebuchet MS" w:hAnsi="Trebuchet MS"/>
          <w:noProof/>
        </w:rPr>
        <w:t xml:space="preserve"> the child, and </w:t>
      </w:r>
      <w:del w:id="43" w:author="Author">
        <w:r w:rsidRPr="005D0778">
          <w:rPr>
            <w:rFonts w:ascii="Trebuchet MS" w:hAnsi="Trebuchet MS"/>
            <w:noProof/>
          </w:rPr>
          <w:delText xml:space="preserve">here </w:delText>
        </w:r>
      </w:del>
      <w:r w:rsidRPr="005D0778">
        <w:rPr>
          <w:rFonts w:ascii="Trebuchet MS" w:hAnsi="Trebuchet MS"/>
          <w:noProof/>
        </w:rPr>
        <w:t xml:space="preserve">the boy was </w:t>
      </w:r>
      <w:del w:id="44" w:author="Author">
        <w:r w:rsidRPr="005D0778">
          <w:rPr>
            <w:rFonts w:ascii="Trebuchet MS" w:hAnsi="Trebuchet MS"/>
            <w:noProof/>
          </w:rPr>
          <w:delText>weeping. At that she</w:delText>
        </w:r>
      </w:del>
      <w:ins w:id="45" w:author="Author">
        <w:r w:rsidRPr="005D0778">
          <w:rPr>
            <w:rFonts w:ascii="Trebuchet MS" w:hAnsi="Trebuchet MS"/>
            <w:noProof/>
          </w:rPr>
          <w:t>crying. She</w:t>
        </w:r>
      </w:ins>
      <w:r w:rsidRPr="005D0778">
        <w:rPr>
          <w:rFonts w:ascii="Trebuchet MS" w:hAnsi="Trebuchet MS"/>
          <w:noProof/>
        </w:rPr>
        <w:t xml:space="preserve"> felt compassion for him, </w:t>
      </w:r>
      <w:del w:id="46" w:author="Author">
        <w:r w:rsidRPr="005D0778">
          <w:rPr>
            <w:rFonts w:ascii="Trebuchet MS" w:hAnsi="Trebuchet MS"/>
            <w:noProof/>
          </w:rPr>
          <w:delText>although</w:delText>
        </w:r>
      </w:del>
      <w:ins w:id="47" w:author="Author">
        <w:r w:rsidRPr="005D0778">
          <w:rPr>
            <w:rFonts w:ascii="Trebuchet MS" w:hAnsi="Trebuchet MS"/>
            <w:noProof/>
          </w:rPr>
          <w:t>but</w:t>
        </w:r>
      </w:ins>
      <w:r w:rsidRPr="005D0778">
        <w:rPr>
          <w:rFonts w:ascii="Trebuchet MS" w:hAnsi="Trebuchet MS"/>
          <w:noProof/>
        </w:rPr>
        <w:t xml:space="preserve"> she said: “This is one of the children of the Hebrews.” </w:t>
      </w:r>
      <w:r w:rsidRPr="005D0778">
        <w:rPr>
          <w:rFonts w:ascii="Trebuchet MS" w:hAnsi="Trebuchet MS"/>
          <w:b/>
          <w:noProof/>
        </w:rPr>
        <w:t xml:space="preserve">2:7 </w:t>
      </w:r>
      <w:r w:rsidRPr="005D0778">
        <w:rPr>
          <w:rFonts w:ascii="Trebuchet MS" w:hAnsi="Trebuchet MS"/>
          <w:noProof/>
        </w:rPr>
        <w:t xml:space="preserve">Then his sister said to Phar′aoh’s daughter: “Shall I go and </w:t>
      </w:r>
      <w:del w:id="48" w:author="Author">
        <w:r w:rsidRPr="005D0778">
          <w:rPr>
            <w:rFonts w:ascii="Trebuchet MS" w:hAnsi="Trebuchet MS"/>
            <w:noProof/>
          </w:rPr>
          <w:delText xml:space="preserve">specially </w:delText>
        </w:r>
      </w:del>
      <w:r w:rsidRPr="005D0778">
        <w:rPr>
          <w:rFonts w:ascii="Trebuchet MS" w:hAnsi="Trebuchet MS"/>
          <w:noProof/>
        </w:rPr>
        <w:t>call</w:t>
      </w:r>
      <w:del w:id="49" w:author="Author">
        <w:r w:rsidRPr="005D0778">
          <w:rPr>
            <w:rFonts w:ascii="Trebuchet MS" w:hAnsi="Trebuchet MS"/>
            <w:noProof/>
          </w:rPr>
          <w:delText xml:space="preserve"> for you</w:delText>
        </w:r>
      </w:del>
      <w:r w:rsidRPr="005D0778">
        <w:rPr>
          <w:rFonts w:ascii="Trebuchet MS" w:hAnsi="Trebuchet MS"/>
          <w:noProof/>
        </w:rPr>
        <w:t xml:space="preserve"> a nursing woman from the </w:t>
      </w:r>
      <w:del w:id="50" w:author="Author">
        <w:r w:rsidRPr="005D0778">
          <w:rPr>
            <w:rFonts w:ascii="Trebuchet MS" w:hAnsi="Trebuchet MS"/>
            <w:noProof/>
          </w:rPr>
          <w:delText>Hebrew women that she may</w:delText>
        </w:r>
      </w:del>
      <w:ins w:id="51" w:author="Author">
        <w:r w:rsidRPr="005D0778">
          <w:rPr>
            <w:rFonts w:ascii="Trebuchet MS" w:hAnsi="Trebuchet MS"/>
            <w:noProof/>
          </w:rPr>
          <w:t>Hebrews to</w:t>
        </w:r>
      </w:ins>
      <w:r w:rsidRPr="005D0778">
        <w:rPr>
          <w:rFonts w:ascii="Trebuchet MS" w:hAnsi="Trebuchet MS"/>
          <w:noProof/>
        </w:rPr>
        <w:t xml:space="preserve"> nurse the child for you?” </w:t>
      </w:r>
      <w:r w:rsidRPr="005D0778">
        <w:rPr>
          <w:rFonts w:ascii="Trebuchet MS" w:hAnsi="Trebuchet MS"/>
          <w:b/>
          <w:noProof/>
        </w:rPr>
        <w:t xml:space="preserve">2:8 </w:t>
      </w:r>
      <w:del w:id="52" w:author="Author">
        <w:r w:rsidRPr="005D0778">
          <w:rPr>
            <w:rFonts w:ascii="Trebuchet MS" w:hAnsi="Trebuchet MS"/>
            <w:noProof/>
          </w:rPr>
          <w:delText xml:space="preserve">So </w:delText>
        </w:r>
      </w:del>
      <w:r w:rsidRPr="005D0778">
        <w:rPr>
          <w:rFonts w:ascii="Trebuchet MS" w:hAnsi="Trebuchet MS"/>
          <w:noProof/>
        </w:rPr>
        <w:t xml:space="preserve">Phar′aoh’s daughter said to her: “Go!” At once the </w:t>
      </w:r>
      <w:del w:id="53" w:author="Author">
        <w:r w:rsidRPr="005D0778">
          <w:rPr>
            <w:rFonts w:ascii="Trebuchet MS" w:hAnsi="Trebuchet MS"/>
            <w:noProof/>
          </w:rPr>
          <w:delText>maiden</w:delText>
        </w:r>
      </w:del>
      <w:ins w:id="54" w:author="Author">
        <w:r w:rsidRPr="005D0778">
          <w:rPr>
            <w:rFonts w:ascii="Trebuchet MS" w:hAnsi="Trebuchet MS"/>
            <w:noProof/>
          </w:rPr>
          <w:t>girl</w:t>
        </w:r>
      </w:ins>
      <w:r w:rsidRPr="005D0778">
        <w:rPr>
          <w:rFonts w:ascii="Trebuchet MS" w:hAnsi="Trebuchet MS"/>
          <w:noProof/>
        </w:rPr>
        <w:t xml:space="preserve"> went and called the child’s mother. </w:t>
      </w:r>
      <w:r w:rsidRPr="005D0778">
        <w:rPr>
          <w:rFonts w:ascii="Trebuchet MS" w:hAnsi="Trebuchet MS"/>
          <w:b/>
          <w:noProof/>
        </w:rPr>
        <w:t xml:space="preserve">2:9 </w:t>
      </w:r>
      <w:r w:rsidRPr="005D0778">
        <w:rPr>
          <w:rFonts w:ascii="Trebuchet MS" w:hAnsi="Trebuchet MS"/>
          <w:noProof/>
        </w:rPr>
        <w:t xml:space="preserve">Phar′aoh’s daughter then said to her: “Take this child with you and nurse him for me, and I </w:t>
      </w:r>
      <w:del w:id="55" w:author="Author">
        <w:r w:rsidRPr="005D0778">
          <w:rPr>
            <w:rFonts w:ascii="Trebuchet MS" w:hAnsi="Trebuchet MS"/>
            <w:noProof/>
          </w:rPr>
          <w:delText>myself shall give</w:delText>
        </w:r>
      </w:del>
      <w:ins w:id="56" w:author="Author">
        <w:r w:rsidRPr="005D0778">
          <w:rPr>
            <w:rFonts w:ascii="Trebuchet MS" w:hAnsi="Trebuchet MS"/>
            <w:noProof/>
          </w:rPr>
          <w:t>will pay</w:t>
        </w:r>
      </w:ins>
      <w:r w:rsidRPr="005D0778">
        <w:rPr>
          <w:rFonts w:ascii="Trebuchet MS" w:hAnsi="Trebuchet MS"/>
          <w:noProof/>
        </w:rPr>
        <w:t xml:space="preserve"> you</w:t>
      </w:r>
      <w:del w:id="57" w:author="Author">
        <w:r w:rsidRPr="005D0778">
          <w:rPr>
            <w:rFonts w:ascii="Trebuchet MS" w:hAnsi="Trebuchet MS"/>
            <w:noProof/>
          </w:rPr>
          <w:delText xml:space="preserve"> your wages.” Accordingly</w:delText>
        </w:r>
      </w:del>
      <w:ins w:id="58" w:author="Author">
        <w:r w:rsidRPr="005D0778">
          <w:rPr>
            <w:rFonts w:ascii="Trebuchet MS" w:hAnsi="Trebuchet MS"/>
            <w:noProof/>
          </w:rPr>
          <w:t>.” So</w:t>
        </w:r>
      </w:ins>
      <w:r w:rsidRPr="005D0778">
        <w:rPr>
          <w:rFonts w:ascii="Trebuchet MS" w:hAnsi="Trebuchet MS"/>
          <w:noProof/>
        </w:rPr>
        <w:t xml:space="preserve"> the woman took the child and nursed him. </w:t>
      </w:r>
      <w:r w:rsidRPr="005D0778">
        <w:rPr>
          <w:rFonts w:ascii="Trebuchet MS" w:hAnsi="Trebuchet MS"/>
          <w:b/>
          <w:noProof/>
        </w:rPr>
        <w:t xml:space="preserve">2:10 </w:t>
      </w:r>
      <w:del w:id="59" w:author="Author">
        <w:r w:rsidRPr="005D0778">
          <w:rPr>
            <w:rFonts w:ascii="Trebuchet MS" w:hAnsi="Trebuchet MS"/>
            <w:noProof/>
          </w:rPr>
          <w:delText>And</w:delText>
        </w:r>
      </w:del>
      <w:ins w:id="60" w:author="Author">
        <w:r w:rsidRPr="005D0778">
          <w:rPr>
            <w:rFonts w:ascii="Trebuchet MS" w:hAnsi="Trebuchet MS"/>
            <w:noProof/>
          </w:rPr>
          <w:t>When</w:t>
        </w:r>
      </w:ins>
      <w:r w:rsidRPr="005D0778">
        <w:rPr>
          <w:rFonts w:ascii="Trebuchet MS" w:hAnsi="Trebuchet MS"/>
          <w:noProof/>
        </w:rPr>
        <w:t xml:space="preserve"> the child grew </w:t>
      </w:r>
      <w:del w:id="61" w:author="Author">
        <w:r w:rsidRPr="005D0778">
          <w:rPr>
            <w:rFonts w:ascii="Trebuchet MS" w:hAnsi="Trebuchet MS"/>
            <w:noProof/>
          </w:rPr>
          <w:delText>up. Then</w:delText>
        </w:r>
      </w:del>
      <w:ins w:id="62" w:author="Author">
        <w:r w:rsidRPr="005D0778">
          <w:rPr>
            <w:rFonts w:ascii="Trebuchet MS" w:hAnsi="Trebuchet MS"/>
            <w:noProof/>
          </w:rPr>
          <w:t>older,</w:t>
        </w:r>
      </w:ins>
      <w:r w:rsidRPr="005D0778">
        <w:rPr>
          <w:rFonts w:ascii="Trebuchet MS" w:hAnsi="Trebuchet MS"/>
          <w:noProof/>
        </w:rPr>
        <w:t xml:space="preserve"> she brought him to Phar′aoh’s daughter, </w:t>
      </w:r>
      <w:del w:id="63" w:author="Author">
        <w:r w:rsidRPr="005D0778">
          <w:rPr>
            <w:rFonts w:ascii="Trebuchet MS" w:hAnsi="Trebuchet MS"/>
            <w:noProof/>
          </w:rPr>
          <w:delText>so that</w:delText>
        </w:r>
      </w:del>
      <w:ins w:id="64" w:author="Author">
        <w:r w:rsidRPr="005D0778">
          <w:rPr>
            <w:rFonts w:ascii="Trebuchet MS" w:hAnsi="Trebuchet MS"/>
            <w:noProof/>
          </w:rPr>
          <w:t>and</w:t>
        </w:r>
      </w:ins>
      <w:r w:rsidRPr="005D0778">
        <w:rPr>
          <w:rFonts w:ascii="Trebuchet MS" w:hAnsi="Trebuchet MS"/>
          <w:noProof/>
        </w:rPr>
        <w:t xml:space="preserve"> he became a son to her</w:t>
      </w:r>
      <w:del w:id="65" w:author="Author">
        <w:r w:rsidRPr="005D0778">
          <w:rPr>
            <w:rFonts w:ascii="Trebuchet MS" w:hAnsi="Trebuchet MS"/>
            <w:noProof/>
          </w:rPr>
          <w:delText xml:space="preserve">; and she proceeded to call his name </w:delText>
        </w:r>
      </w:del>
      <w:ins w:id="66" w:author="Author">
        <w:r w:rsidRPr="005D0778">
          <w:rPr>
            <w:rFonts w:ascii="Trebuchet MS" w:hAnsi="Trebuchet MS"/>
            <w:noProof/>
          </w:rPr>
          <w:t xml:space="preserve">. She named him </w:t>
        </w:r>
      </w:ins>
      <w:r w:rsidRPr="005D0778">
        <w:rPr>
          <w:rFonts w:ascii="Trebuchet MS" w:hAnsi="Trebuchet MS"/>
          <w:noProof/>
        </w:rPr>
        <w:t>Moses</w:t>
      </w:r>
      <w:ins w:id="67" w:author="Author">
        <w:r w:rsidRPr="005D0778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5D0778">
        <w:rPr>
          <w:rFonts w:ascii="Trebuchet MS" w:hAnsi="Trebuchet MS"/>
          <w:noProof/>
        </w:rPr>
        <w:t xml:space="preserve"> and </w:t>
      </w:r>
      <w:del w:id="70" w:author="Author">
        <w:r w:rsidRPr="005D0778">
          <w:rPr>
            <w:rFonts w:ascii="Trebuchet MS" w:hAnsi="Trebuchet MS"/>
            <w:noProof/>
          </w:rPr>
          <w:delText>to say</w:delText>
        </w:r>
      </w:del>
      <w:ins w:id="71" w:author="Author">
        <w:r w:rsidRPr="005D0778">
          <w:rPr>
            <w:rFonts w:ascii="Trebuchet MS" w:hAnsi="Trebuchet MS"/>
            <w:noProof/>
          </w:rPr>
          <w:t>said</w:t>
        </w:r>
      </w:ins>
      <w:r w:rsidRPr="005D0778">
        <w:rPr>
          <w:rFonts w:ascii="Trebuchet MS" w:hAnsi="Trebuchet MS"/>
          <w:noProof/>
        </w:rPr>
        <w:t>: “It is because I have drawn him out of the water.”</w:t>
      </w:r>
    </w:p>
    <w:p w:rsidR="00BE113A" w:rsidRPr="005D0778" w:rsidRDefault="00BE113A" w:rsidP="00BE113A">
      <w:pPr>
        <w:rPr>
          <w:rFonts w:ascii="Trebuchet MS" w:hAnsi="Trebuchet MS"/>
          <w:noProof/>
        </w:rPr>
      </w:pPr>
      <w:r w:rsidRPr="005D0778">
        <w:rPr>
          <w:rFonts w:ascii="Trebuchet MS" w:hAnsi="Trebuchet MS"/>
          <w:b/>
        </w:rPr>
        <w:t xml:space="preserve">2:11 </w:t>
      </w:r>
      <w:r w:rsidRPr="005D0778">
        <w:rPr>
          <w:rFonts w:ascii="Trebuchet MS" w:hAnsi="Trebuchet MS"/>
          <w:noProof/>
        </w:rPr>
        <w:t xml:space="preserve">Now </w:t>
      </w:r>
      <w:del w:id="72" w:author="Author">
        <w:r w:rsidRPr="005D0778">
          <w:rPr>
            <w:rFonts w:ascii="Trebuchet MS" w:hAnsi="Trebuchet MS"/>
            <w:noProof/>
          </w:rPr>
          <w:delText xml:space="preserve">it came about </w:delText>
        </w:r>
      </w:del>
      <w:r w:rsidRPr="005D0778">
        <w:rPr>
          <w:rFonts w:ascii="Trebuchet MS" w:hAnsi="Trebuchet MS"/>
          <w:noProof/>
        </w:rPr>
        <w:t xml:space="preserve">in those days, </w:t>
      </w:r>
      <w:del w:id="73" w:author="Author">
        <w:r w:rsidRPr="005D0778">
          <w:rPr>
            <w:rFonts w:ascii="Trebuchet MS" w:hAnsi="Trebuchet MS"/>
            <w:noProof/>
          </w:rPr>
          <w:delText>as</w:delText>
        </w:r>
      </w:del>
      <w:ins w:id="74" w:author="Author">
        <w:r w:rsidRPr="005D0778">
          <w:rPr>
            <w:rFonts w:ascii="Trebuchet MS" w:hAnsi="Trebuchet MS"/>
            <w:noProof/>
          </w:rPr>
          <w:t>after</w:t>
        </w:r>
      </w:ins>
      <w:r w:rsidRPr="005D0778">
        <w:rPr>
          <w:rFonts w:ascii="Trebuchet MS" w:hAnsi="Trebuchet MS"/>
          <w:noProof/>
        </w:rPr>
        <w:t xml:space="preserve"> Moses </w:t>
      </w:r>
      <w:del w:id="75" w:author="Author">
        <w:r w:rsidRPr="005D0778">
          <w:rPr>
            <w:rFonts w:ascii="Trebuchet MS" w:hAnsi="Trebuchet MS"/>
            <w:noProof/>
          </w:rPr>
          <w:delText>was becoming strong, that</w:delText>
        </w:r>
      </w:del>
      <w:ins w:id="76" w:author="Author">
        <w:r w:rsidRPr="005D0778">
          <w:rPr>
            <w:rFonts w:ascii="Trebuchet MS" w:hAnsi="Trebuchet MS"/>
            <w:noProof/>
          </w:rPr>
          <w:t>had become an adult,</w:t>
        </w:r>
        <w:r w:rsidRPr="005D0778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5D0778">
        <w:rPr>
          <w:rFonts w:ascii="Trebuchet MS" w:hAnsi="Trebuchet MS"/>
          <w:noProof/>
        </w:rPr>
        <w:t xml:space="preserve"> he went out to his brothers </w:t>
      </w:r>
      <w:del w:id="79" w:author="Author">
        <w:r w:rsidRPr="005D0778">
          <w:rPr>
            <w:rFonts w:ascii="Trebuchet MS" w:hAnsi="Trebuchet MS"/>
            <w:noProof/>
          </w:rPr>
          <w:delText>that he might</w:delText>
        </w:r>
      </w:del>
      <w:ins w:id="80" w:author="Author">
        <w:r w:rsidRPr="005D0778">
          <w:rPr>
            <w:rFonts w:ascii="Trebuchet MS" w:hAnsi="Trebuchet MS"/>
            <w:noProof/>
          </w:rPr>
          <w:t>to</w:t>
        </w:r>
      </w:ins>
      <w:r w:rsidRPr="005D0778">
        <w:rPr>
          <w:rFonts w:ascii="Trebuchet MS" w:hAnsi="Trebuchet MS"/>
          <w:noProof/>
        </w:rPr>
        <w:t xml:space="preserve"> look at the burdens they were bearing</w:t>
      </w:r>
      <w:del w:id="81" w:author="Author">
        <w:r w:rsidRPr="005D0778">
          <w:rPr>
            <w:rFonts w:ascii="Trebuchet MS" w:hAnsi="Trebuchet MS"/>
            <w:noProof/>
          </w:rPr>
          <w:delText>;</w:delText>
        </w:r>
      </w:del>
      <w:ins w:id="82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he caught sight of </w:t>
      </w:r>
      <w:del w:id="83" w:author="Author">
        <w:r w:rsidRPr="005D0778">
          <w:rPr>
            <w:rFonts w:ascii="Trebuchet MS" w:hAnsi="Trebuchet MS"/>
            <w:noProof/>
          </w:rPr>
          <w:delText>a certain</w:delText>
        </w:r>
      </w:del>
      <w:ins w:id="84" w:author="Author">
        <w:r w:rsidRPr="005D0778">
          <w:rPr>
            <w:rFonts w:ascii="Trebuchet MS" w:hAnsi="Trebuchet MS"/>
            <w:noProof/>
          </w:rPr>
          <w:t>an</w:t>
        </w:r>
      </w:ins>
      <w:r w:rsidRPr="005D0778">
        <w:rPr>
          <w:rFonts w:ascii="Trebuchet MS" w:hAnsi="Trebuchet MS"/>
          <w:noProof/>
        </w:rPr>
        <w:t xml:space="preserve"> Egyptian </w:t>
      </w:r>
      <w:del w:id="85" w:author="Author">
        <w:r w:rsidRPr="005D0778">
          <w:rPr>
            <w:rFonts w:ascii="Trebuchet MS" w:hAnsi="Trebuchet MS"/>
            <w:noProof/>
          </w:rPr>
          <w:delText>striking</w:delText>
        </w:r>
      </w:del>
      <w:ins w:id="86" w:author="Author">
        <w:r w:rsidRPr="005D0778">
          <w:rPr>
            <w:rFonts w:ascii="Trebuchet MS" w:hAnsi="Trebuchet MS"/>
            <w:noProof/>
          </w:rPr>
          <w:t>beating</w:t>
        </w:r>
      </w:ins>
      <w:r w:rsidRPr="005D0778">
        <w:rPr>
          <w:rFonts w:ascii="Trebuchet MS" w:hAnsi="Trebuchet MS"/>
          <w:noProof/>
        </w:rPr>
        <w:t xml:space="preserve"> a </w:t>
      </w:r>
      <w:del w:id="87" w:author="Author">
        <w:r w:rsidRPr="005D0778">
          <w:rPr>
            <w:rFonts w:ascii="Trebuchet MS" w:hAnsi="Trebuchet MS"/>
            <w:noProof/>
          </w:rPr>
          <w:delText xml:space="preserve">certain </w:delText>
        </w:r>
      </w:del>
      <w:r w:rsidRPr="005D0778">
        <w:rPr>
          <w:rFonts w:ascii="Trebuchet MS" w:hAnsi="Trebuchet MS"/>
          <w:noProof/>
        </w:rPr>
        <w:t>Hebrew</w:t>
      </w:r>
      <w:ins w:id="88" w:author="Author">
        <w:r w:rsidRPr="005D0778">
          <w:rPr>
            <w:rFonts w:ascii="Trebuchet MS" w:hAnsi="Trebuchet MS"/>
            <w:noProof/>
          </w:rPr>
          <w:t>, one</w:t>
        </w:r>
      </w:ins>
      <w:r w:rsidRPr="005D0778">
        <w:rPr>
          <w:rFonts w:ascii="Trebuchet MS" w:hAnsi="Trebuchet MS"/>
          <w:noProof/>
        </w:rPr>
        <w:t xml:space="preserve"> of his brothers. </w:t>
      </w:r>
      <w:r w:rsidRPr="005D0778">
        <w:rPr>
          <w:rFonts w:ascii="Trebuchet MS" w:hAnsi="Trebuchet MS"/>
          <w:b/>
          <w:noProof/>
        </w:rPr>
        <w:t xml:space="preserve">2:12 </w:t>
      </w:r>
      <w:r w:rsidRPr="005D0778">
        <w:rPr>
          <w:rFonts w:ascii="Trebuchet MS" w:hAnsi="Trebuchet MS"/>
          <w:noProof/>
        </w:rPr>
        <w:t xml:space="preserve">So he </w:t>
      </w:r>
      <w:del w:id="89" w:author="Author">
        <w:r w:rsidRPr="005D0778">
          <w:rPr>
            <w:rFonts w:ascii="Trebuchet MS" w:hAnsi="Trebuchet MS"/>
            <w:noProof/>
          </w:rPr>
          <w:delText>turned</w:delText>
        </w:r>
      </w:del>
      <w:ins w:id="90" w:author="Author">
        <w:r w:rsidRPr="005D0778">
          <w:rPr>
            <w:rFonts w:ascii="Trebuchet MS" w:hAnsi="Trebuchet MS"/>
            <w:noProof/>
          </w:rPr>
          <w:t>looked</w:t>
        </w:r>
      </w:ins>
      <w:r w:rsidRPr="005D0778">
        <w:rPr>
          <w:rFonts w:ascii="Trebuchet MS" w:hAnsi="Trebuchet MS"/>
          <w:noProof/>
        </w:rPr>
        <w:t xml:space="preserve"> this way and that</w:t>
      </w:r>
      <w:ins w:id="91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</w:t>
      </w:r>
      <w:del w:id="92" w:author="Author">
        <w:r w:rsidRPr="005D0778">
          <w:rPr>
            <w:rFonts w:ascii="Trebuchet MS" w:hAnsi="Trebuchet MS"/>
            <w:noProof/>
          </w:rPr>
          <w:delText>saw there was nobody in sight. Then</w:delText>
        </w:r>
      </w:del>
      <w:ins w:id="93" w:author="Author">
        <w:r w:rsidRPr="005D0778">
          <w:rPr>
            <w:rFonts w:ascii="Trebuchet MS" w:hAnsi="Trebuchet MS"/>
            <w:noProof/>
          </w:rPr>
          <w:t>seeing no one,</w:t>
        </w:r>
      </w:ins>
      <w:r w:rsidRPr="005D0778">
        <w:rPr>
          <w:rFonts w:ascii="Trebuchet MS" w:hAnsi="Trebuchet MS"/>
          <w:noProof/>
        </w:rPr>
        <w:t xml:space="preserve"> he </w:t>
      </w:r>
      <w:del w:id="94" w:author="Author">
        <w:r w:rsidRPr="005D0778">
          <w:rPr>
            <w:rFonts w:ascii="Trebuchet MS" w:hAnsi="Trebuchet MS"/>
            <w:noProof/>
          </w:rPr>
          <w:delText>struck</w:delText>
        </w:r>
      </w:del>
      <w:ins w:id="95" w:author="Author">
        <w:r w:rsidRPr="005D0778">
          <w:rPr>
            <w:rFonts w:ascii="Trebuchet MS" w:hAnsi="Trebuchet MS"/>
            <w:noProof/>
          </w:rPr>
          <w:t>killed</w:t>
        </w:r>
      </w:ins>
      <w:r w:rsidRPr="005D0778">
        <w:rPr>
          <w:rFonts w:ascii="Trebuchet MS" w:hAnsi="Trebuchet MS"/>
          <w:noProof/>
        </w:rPr>
        <w:t xml:space="preserve"> the Egyptian </w:t>
      </w:r>
      <w:del w:id="96" w:author="Author">
        <w:r w:rsidRPr="005D0778">
          <w:rPr>
            <w:rFonts w:ascii="Trebuchet MS" w:hAnsi="Trebuchet MS"/>
            <w:noProof/>
          </w:rPr>
          <w:delText xml:space="preserve">down </w:delText>
        </w:r>
      </w:del>
      <w:r w:rsidRPr="005D0778">
        <w:rPr>
          <w:rFonts w:ascii="Trebuchet MS" w:hAnsi="Trebuchet MS"/>
          <w:noProof/>
        </w:rPr>
        <w:t>and hid him in the sand.</w:t>
      </w:r>
    </w:p>
    <w:p w:rsidR="00BE113A" w:rsidRPr="005D0778" w:rsidRDefault="00BE113A" w:rsidP="00BE113A">
      <w:pPr>
        <w:rPr>
          <w:rFonts w:ascii="Trebuchet MS" w:hAnsi="Trebuchet MS"/>
          <w:noProof/>
        </w:rPr>
      </w:pPr>
      <w:r w:rsidRPr="005D0778">
        <w:rPr>
          <w:rFonts w:ascii="Trebuchet MS" w:hAnsi="Trebuchet MS"/>
          <w:b/>
        </w:rPr>
        <w:t xml:space="preserve">2:13 </w:t>
      </w:r>
      <w:del w:id="97" w:author="Author">
        <w:r w:rsidRPr="005D0778">
          <w:rPr>
            <w:rFonts w:ascii="Trebuchet MS" w:hAnsi="Trebuchet MS"/>
            <w:noProof/>
          </w:rPr>
          <w:delText>However,</w:delText>
        </w:r>
      </w:del>
      <w:ins w:id="98" w:author="Author">
        <w:r w:rsidRPr="005D0778">
          <w:rPr>
            <w:rFonts w:ascii="Trebuchet MS" w:hAnsi="Trebuchet MS"/>
            <w:noProof/>
          </w:rPr>
          <w:t>But</w:t>
        </w:r>
      </w:ins>
      <w:r w:rsidRPr="005D0778">
        <w:rPr>
          <w:rFonts w:ascii="Trebuchet MS" w:hAnsi="Trebuchet MS"/>
          <w:noProof/>
        </w:rPr>
        <w:t xml:space="preserve"> he went out on the following day</w:t>
      </w:r>
      <w:ins w:id="99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</w:t>
      </w:r>
      <w:del w:id="100" w:author="Author">
        <w:r w:rsidRPr="005D0778">
          <w:rPr>
            <w:rFonts w:ascii="Trebuchet MS" w:hAnsi="Trebuchet MS"/>
            <w:noProof/>
          </w:rPr>
          <w:delText xml:space="preserve">here </w:delText>
        </w:r>
      </w:del>
      <w:r w:rsidRPr="005D0778">
        <w:rPr>
          <w:rFonts w:ascii="Trebuchet MS" w:hAnsi="Trebuchet MS"/>
          <w:noProof/>
        </w:rPr>
        <w:t xml:space="preserve">there were two Hebrew men </w:t>
      </w:r>
      <w:del w:id="101" w:author="Author">
        <w:r w:rsidRPr="005D0778">
          <w:rPr>
            <w:rFonts w:ascii="Trebuchet MS" w:hAnsi="Trebuchet MS"/>
            <w:noProof/>
          </w:rPr>
          <w:delText>struggling</w:delText>
        </w:r>
      </w:del>
      <w:ins w:id="102" w:author="Author">
        <w:r w:rsidRPr="005D0778">
          <w:rPr>
            <w:rFonts w:ascii="Trebuchet MS" w:hAnsi="Trebuchet MS"/>
            <w:noProof/>
          </w:rPr>
          <w:t>fighting</w:t>
        </w:r>
      </w:ins>
      <w:r w:rsidRPr="005D0778">
        <w:rPr>
          <w:rFonts w:ascii="Trebuchet MS" w:hAnsi="Trebuchet MS"/>
          <w:noProof/>
        </w:rPr>
        <w:t xml:space="preserve"> with each other. So he said to the one in the wrong: “Why </w:t>
      </w:r>
      <w:del w:id="103" w:author="Author">
        <w:r w:rsidRPr="005D0778">
          <w:rPr>
            <w:rFonts w:ascii="Trebuchet MS" w:hAnsi="Trebuchet MS"/>
            <w:noProof/>
          </w:rPr>
          <w:delText>should</w:delText>
        </w:r>
      </w:del>
      <w:ins w:id="104" w:author="Author">
        <w:r w:rsidRPr="005D0778">
          <w:rPr>
            <w:rFonts w:ascii="Trebuchet MS" w:hAnsi="Trebuchet MS"/>
            <w:noProof/>
          </w:rPr>
          <w:t>do</w:t>
        </w:r>
      </w:ins>
      <w:r w:rsidRPr="005D0778">
        <w:rPr>
          <w:rFonts w:ascii="Trebuchet MS" w:hAnsi="Trebuchet MS"/>
          <w:noProof/>
        </w:rPr>
        <w:t xml:space="preserve"> you strike your companion?” </w:t>
      </w:r>
      <w:r w:rsidRPr="005D0778">
        <w:rPr>
          <w:rFonts w:ascii="Trebuchet MS" w:hAnsi="Trebuchet MS"/>
          <w:b/>
          <w:noProof/>
        </w:rPr>
        <w:t xml:space="preserve">2:14 </w:t>
      </w:r>
      <w:r w:rsidRPr="005D0778">
        <w:rPr>
          <w:rFonts w:ascii="Trebuchet MS" w:hAnsi="Trebuchet MS"/>
          <w:noProof/>
        </w:rPr>
        <w:t xml:space="preserve">At this he said: “Who appointed you as a prince and </w:t>
      </w:r>
      <w:ins w:id="105" w:author="Author">
        <w:r w:rsidRPr="005D0778">
          <w:rPr>
            <w:rFonts w:ascii="Trebuchet MS" w:hAnsi="Trebuchet MS"/>
            <w:noProof/>
          </w:rPr>
          <w:t xml:space="preserve">a </w:t>
        </w:r>
      </w:ins>
      <w:r w:rsidRPr="005D0778">
        <w:rPr>
          <w:rFonts w:ascii="Trebuchet MS" w:hAnsi="Trebuchet MS"/>
          <w:noProof/>
        </w:rPr>
        <w:t xml:space="preserve">judge over us? Are you </w:t>
      </w:r>
      <w:del w:id="106" w:author="Author">
        <w:r w:rsidRPr="005D0778">
          <w:rPr>
            <w:rFonts w:ascii="Trebuchet MS" w:hAnsi="Trebuchet MS"/>
            <w:noProof/>
          </w:rPr>
          <w:delText>intending</w:delText>
        </w:r>
      </w:del>
      <w:ins w:id="107" w:author="Author">
        <w:r w:rsidRPr="005D0778">
          <w:rPr>
            <w:rFonts w:ascii="Trebuchet MS" w:hAnsi="Trebuchet MS"/>
            <w:noProof/>
          </w:rPr>
          <w:t>planning</w:t>
        </w:r>
      </w:ins>
      <w:r w:rsidRPr="005D0778">
        <w:rPr>
          <w:rFonts w:ascii="Trebuchet MS" w:hAnsi="Trebuchet MS"/>
          <w:noProof/>
        </w:rPr>
        <w:t xml:space="preserve"> to kill me just as you killed the Egyptian?” Moses now </w:t>
      </w:r>
      <w:del w:id="108" w:author="Author">
        <w:r w:rsidRPr="005D0778">
          <w:rPr>
            <w:rFonts w:ascii="Trebuchet MS" w:hAnsi="Trebuchet MS"/>
            <w:noProof/>
          </w:rPr>
          <w:delText>got</w:delText>
        </w:r>
      </w:del>
      <w:ins w:id="109" w:author="Author">
        <w:r w:rsidRPr="005D0778">
          <w:rPr>
            <w:rFonts w:ascii="Trebuchet MS" w:hAnsi="Trebuchet MS"/>
            <w:noProof/>
          </w:rPr>
          <w:t>was</w:t>
        </w:r>
      </w:ins>
      <w:r w:rsidRPr="005D0778">
        <w:rPr>
          <w:rFonts w:ascii="Trebuchet MS" w:hAnsi="Trebuchet MS"/>
          <w:noProof/>
        </w:rPr>
        <w:t xml:space="preserve"> afraid and said: “Surely the </w:t>
      </w:r>
      <w:del w:id="110" w:author="Author">
        <w:r w:rsidRPr="005D0778">
          <w:rPr>
            <w:rFonts w:ascii="Trebuchet MS" w:hAnsi="Trebuchet MS"/>
            <w:noProof/>
          </w:rPr>
          <w:delText>thing</w:delText>
        </w:r>
      </w:del>
      <w:ins w:id="111" w:author="Author">
        <w:r w:rsidRPr="005D0778">
          <w:rPr>
            <w:rFonts w:ascii="Trebuchet MS" w:hAnsi="Trebuchet MS"/>
            <w:noProof/>
          </w:rPr>
          <w:t>matter</w:t>
        </w:r>
      </w:ins>
      <w:r w:rsidRPr="005D0778">
        <w:rPr>
          <w:rFonts w:ascii="Trebuchet MS" w:hAnsi="Trebuchet MS"/>
          <w:noProof/>
        </w:rPr>
        <w:t xml:space="preserve"> has become known!”</w:t>
      </w:r>
    </w:p>
    <w:p w:rsidR="00BE113A" w:rsidRPr="005D0778" w:rsidRDefault="00BE113A" w:rsidP="00BE113A">
      <w:pPr>
        <w:rPr>
          <w:rFonts w:ascii="Trebuchet MS" w:hAnsi="Trebuchet MS"/>
          <w:noProof/>
        </w:rPr>
      </w:pPr>
      <w:r w:rsidRPr="005D0778">
        <w:rPr>
          <w:rFonts w:ascii="Trebuchet MS" w:hAnsi="Trebuchet MS"/>
          <w:b/>
        </w:rPr>
        <w:t xml:space="preserve">2:15 </w:t>
      </w:r>
      <w:del w:id="112" w:author="Author">
        <w:r w:rsidRPr="005D0778">
          <w:rPr>
            <w:rFonts w:ascii="Trebuchet MS" w:hAnsi="Trebuchet MS"/>
            <w:noProof/>
          </w:rPr>
          <w:delText>Subsequently</w:delText>
        </w:r>
      </w:del>
      <w:ins w:id="113" w:author="Author">
        <w:r w:rsidRPr="005D0778">
          <w:rPr>
            <w:rFonts w:ascii="Trebuchet MS" w:hAnsi="Trebuchet MS"/>
            <w:noProof/>
          </w:rPr>
          <w:t>Then</w:t>
        </w:r>
      </w:ins>
      <w:r w:rsidRPr="005D0778">
        <w:rPr>
          <w:rFonts w:ascii="Trebuchet MS" w:hAnsi="Trebuchet MS"/>
          <w:noProof/>
        </w:rPr>
        <w:t xml:space="preserve"> Phar′aoh </w:t>
      </w:r>
      <w:del w:id="114" w:author="Author">
        <w:r w:rsidRPr="005D0778">
          <w:rPr>
            <w:rFonts w:ascii="Trebuchet MS" w:hAnsi="Trebuchet MS"/>
            <w:noProof/>
          </w:rPr>
          <w:delText>got to hear of this thing</w:delText>
        </w:r>
      </w:del>
      <w:ins w:id="115" w:author="Author">
        <w:r w:rsidRPr="005D0778">
          <w:rPr>
            <w:rFonts w:ascii="Trebuchet MS" w:hAnsi="Trebuchet MS"/>
            <w:noProof/>
          </w:rPr>
          <w:t>heard about it</w:t>
        </w:r>
      </w:ins>
      <w:r w:rsidRPr="005D0778">
        <w:rPr>
          <w:rFonts w:ascii="Trebuchet MS" w:hAnsi="Trebuchet MS"/>
          <w:noProof/>
        </w:rPr>
        <w:t xml:space="preserve">, and he attempted to kill Moses; but Moses ran away from Phar′aoh </w:t>
      </w:r>
      <w:del w:id="116" w:author="Author">
        <w:r w:rsidRPr="005D0778">
          <w:rPr>
            <w:rFonts w:ascii="Trebuchet MS" w:hAnsi="Trebuchet MS"/>
            <w:noProof/>
          </w:rPr>
          <w:delText xml:space="preserve">that he might </w:delText>
        </w:r>
      </w:del>
      <w:ins w:id="117" w:author="Author">
        <w:r w:rsidRPr="005D0778">
          <w:rPr>
            <w:rFonts w:ascii="Trebuchet MS" w:hAnsi="Trebuchet MS"/>
            <w:noProof/>
          </w:rPr>
          <w:t xml:space="preserve">and went to </w:t>
        </w:r>
      </w:ins>
      <w:r w:rsidRPr="005D0778">
        <w:rPr>
          <w:rFonts w:ascii="Trebuchet MS" w:hAnsi="Trebuchet MS"/>
          <w:noProof/>
        </w:rPr>
        <w:t>dwell in the land of Mid′i·an</w:t>
      </w:r>
      <w:del w:id="118" w:author="Author">
        <w:r w:rsidRPr="005D0778">
          <w:rPr>
            <w:rFonts w:ascii="Trebuchet MS" w:hAnsi="Trebuchet MS"/>
            <w:noProof/>
          </w:rPr>
          <w:delText>;</w:delText>
        </w:r>
      </w:del>
      <w:ins w:id="119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he </w:t>
      </w:r>
      <w:del w:id="120" w:author="Author">
        <w:r w:rsidRPr="005D0778">
          <w:rPr>
            <w:rFonts w:ascii="Trebuchet MS" w:hAnsi="Trebuchet MS"/>
            <w:noProof/>
          </w:rPr>
          <w:delText>took a seat</w:delText>
        </w:r>
      </w:del>
      <w:ins w:id="121" w:author="Author">
        <w:r w:rsidRPr="005D0778">
          <w:rPr>
            <w:rFonts w:ascii="Trebuchet MS" w:hAnsi="Trebuchet MS"/>
            <w:noProof/>
          </w:rPr>
          <w:t>sat down</w:t>
        </w:r>
      </w:ins>
      <w:r w:rsidRPr="005D0778">
        <w:rPr>
          <w:rFonts w:ascii="Trebuchet MS" w:hAnsi="Trebuchet MS"/>
          <w:noProof/>
        </w:rPr>
        <w:t xml:space="preserve"> by a well. </w:t>
      </w:r>
      <w:r w:rsidRPr="005D0778">
        <w:rPr>
          <w:rFonts w:ascii="Trebuchet MS" w:hAnsi="Trebuchet MS"/>
          <w:b/>
          <w:noProof/>
        </w:rPr>
        <w:t xml:space="preserve">2:16 </w:t>
      </w:r>
      <w:r w:rsidRPr="005D0778">
        <w:rPr>
          <w:rFonts w:ascii="Trebuchet MS" w:hAnsi="Trebuchet MS"/>
          <w:noProof/>
        </w:rPr>
        <w:t xml:space="preserve">Now the priest of Mid′i·an had seven daughters, and </w:t>
      </w:r>
      <w:del w:id="122" w:author="Author">
        <w:r w:rsidRPr="005D0778">
          <w:rPr>
            <w:rFonts w:ascii="Trebuchet MS" w:hAnsi="Trebuchet MS"/>
            <w:noProof/>
          </w:rPr>
          <w:delText>as usual they</w:delText>
        </w:r>
      </w:del>
      <w:ins w:id="123" w:author="Author">
        <w:r w:rsidRPr="005D0778">
          <w:rPr>
            <w:rFonts w:ascii="Trebuchet MS" w:hAnsi="Trebuchet MS"/>
            <w:noProof/>
          </w:rPr>
          <w:t>these</w:t>
        </w:r>
      </w:ins>
      <w:r w:rsidRPr="005D0778">
        <w:rPr>
          <w:rFonts w:ascii="Trebuchet MS" w:hAnsi="Trebuchet MS"/>
          <w:noProof/>
        </w:rPr>
        <w:t xml:space="preserve"> came </w:t>
      </w:r>
      <w:del w:id="124" w:author="Author">
        <w:r w:rsidRPr="005D0778">
          <w:rPr>
            <w:rFonts w:ascii="Trebuchet MS" w:hAnsi="Trebuchet MS"/>
            <w:noProof/>
          </w:rPr>
          <w:delText>and drew</w:delText>
        </w:r>
      </w:del>
      <w:ins w:id="125" w:author="Author">
        <w:r w:rsidRPr="005D0778">
          <w:rPr>
            <w:rFonts w:ascii="Trebuchet MS" w:hAnsi="Trebuchet MS"/>
            <w:noProof/>
          </w:rPr>
          <w:t>to draw</w:t>
        </w:r>
      </w:ins>
      <w:r w:rsidRPr="005D0778">
        <w:rPr>
          <w:rFonts w:ascii="Trebuchet MS" w:hAnsi="Trebuchet MS"/>
          <w:noProof/>
        </w:rPr>
        <w:t xml:space="preserve"> water and </w:t>
      </w:r>
      <w:del w:id="126" w:author="Author">
        <w:r w:rsidRPr="005D0778">
          <w:rPr>
            <w:rFonts w:ascii="Trebuchet MS" w:hAnsi="Trebuchet MS"/>
            <w:noProof/>
          </w:rPr>
          <w:delText>filled</w:delText>
        </w:r>
      </w:del>
      <w:ins w:id="127" w:author="Author">
        <w:r w:rsidRPr="005D0778">
          <w:rPr>
            <w:rFonts w:ascii="Trebuchet MS" w:hAnsi="Trebuchet MS"/>
            <w:noProof/>
          </w:rPr>
          <w:t>to fill</w:t>
        </w:r>
      </w:ins>
      <w:r w:rsidRPr="005D0778">
        <w:rPr>
          <w:rFonts w:ascii="Trebuchet MS" w:hAnsi="Trebuchet MS"/>
          <w:noProof/>
        </w:rPr>
        <w:t xml:space="preserve"> the </w:t>
      </w:r>
      <w:del w:id="128" w:author="Author">
        <w:r w:rsidRPr="005D0778">
          <w:rPr>
            <w:rFonts w:ascii="Trebuchet MS" w:hAnsi="Trebuchet MS"/>
            <w:noProof/>
          </w:rPr>
          <w:delText>gutters</w:delText>
        </w:r>
      </w:del>
      <w:ins w:id="129" w:author="Author">
        <w:r w:rsidRPr="005D0778">
          <w:rPr>
            <w:rFonts w:ascii="Trebuchet MS" w:hAnsi="Trebuchet MS"/>
            <w:noProof/>
          </w:rPr>
          <w:t>troughs</w:t>
        </w:r>
      </w:ins>
      <w:r w:rsidRPr="005D0778">
        <w:rPr>
          <w:rFonts w:ascii="Trebuchet MS" w:hAnsi="Trebuchet MS"/>
          <w:noProof/>
        </w:rPr>
        <w:t xml:space="preserve"> to water their father’s flock. </w:t>
      </w:r>
      <w:r w:rsidRPr="005D0778">
        <w:rPr>
          <w:rFonts w:ascii="Trebuchet MS" w:hAnsi="Trebuchet MS"/>
          <w:b/>
          <w:noProof/>
        </w:rPr>
        <w:t xml:space="preserve">2:17 </w:t>
      </w:r>
      <w:del w:id="130" w:author="Author">
        <w:r w:rsidRPr="005D0778">
          <w:rPr>
            <w:rFonts w:ascii="Trebuchet MS" w:hAnsi="Trebuchet MS"/>
            <w:noProof/>
          </w:rPr>
          <w:delText>And</w:delText>
        </w:r>
      </w:del>
      <w:ins w:id="131" w:author="Author">
        <w:r w:rsidRPr="005D0778">
          <w:rPr>
            <w:rFonts w:ascii="Trebuchet MS" w:hAnsi="Trebuchet MS"/>
            <w:noProof/>
          </w:rPr>
          <w:t>But</w:t>
        </w:r>
      </w:ins>
      <w:r w:rsidRPr="005D0778">
        <w:rPr>
          <w:rFonts w:ascii="Trebuchet MS" w:hAnsi="Trebuchet MS"/>
          <w:noProof/>
        </w:rPr>
        <w:t xml:space="preserve"> as usual</w:t>
      </w:r>
      <w:ins w:id="132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the shepherds came and drove them away. At this Moses got up and helped</w:t>
      </w:r>
      <w:ins w:id="133" w:author="Author">
        <w:r w:rsidRPr="005D0778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D0778">
        <w:rPr>
          <w:rFonts w:ascii="Trebuchet MS" w:hAnsi="Trebuchet MS"/>
          <w:noProof/>
        </w:rPr>
        <w:t xml:space="preserve"> the women </w:t>
      </w:r>
      <w:del w:id="136" w:author="Author">
        <w:r w:rsidRPr="005D0778">
          <w:rPr>
            <w:rFonts w:ascii="Trebuchet MS" w:hAnsi="Trebuchet MS"/>
            <w:noProof/>
          </w:rPr>
          <w:delText xml:space="preserve">out </w:delText>
        </w:r>
      </w:del>
      <w:r w:rsidRPr="005D0778">
        <w:rPr>
          <w:rFonts w:ascii="Trebuchet MS" w:hAnsi="Trebuchet MS"/>
          <w:noProof/>
        </w:rPr>
        <w:t xml:space="preserve">and watered their flock. </w:t>
      </w:r>
      <w:r w:rsidRPr="005D0778">
        <w:rPr>
          <w:rFonts w:ascii="Trebuchet MS" w:hAnsi="Trebuchet MS"/>
          <w:b/>
          <w:noProof/>
        </w:rPr>
        <w:t xml:space="preserve">2:18 </w:t>
      </w:r>
      <w:del w:id="137" w:author="Author">
        <w:r w:rsidRPr="005D0778">
          <w:rPr>
            <w:rFonts w:ascii="Trebuchet MS" w:hAnsi="Trebuchet MS"/>
            <w:noProof/>
          </w:rPr>
          <w:delText>So when</w:delText>
        </w:r>
      </w:del>
      <w:ins w:id="138" w:author="Author">
        <w:r w:rsidRPr="005D0778">
          <w:rPr>
            <w:rFonts w:ascii="Trebuchet MS" w:hAnsi="Trebuchet MS"/>
            <w:noProof/>
          </w:rPr>
          <w:t>When</w:t>
        </w:r>
      </w:ins>
      <w:r w:rsidRPr="005D0778">
        <w:rPr>
          <w:rFonts w:ascii="Trebuchet MS" w:hAnsi="Trebuchet MS"/>
          <w:noProof/>
        </w:rPr>
        <w:t xml:space="preserve"> they came home to </w:t>
      </w:r>
      <w:del w:id="139" w:author="Author">
        <w:r w:rsidRPr="005D0778">
          <w:rPr>
            <w:rFonts w:ascii="Trebuchet MS" w:hAnsi="Trebuchet MS"/>
            <w:noProof/>
          </w:rPr>
          <w:delText xml:space="preserve">Reu′el </w:delText>
        </w:r>
      </w:del>
      <w:r w:rsidRPr="005D0778">
        <w:rPr>
          <w:rFonts w:ascii="Trebuchet MS" w:hAnsi="Trebuchet MS"/>
          <w:noProof/>
        </w:rPr>
        <w:t xml:space="preserve">their father </w:t>
      </w:r>
      <w:ins w:id="140" w:author="Author">
        <w:r w:rsidRPr="005D0778">
          <w:rPr>
            <w:rFonts w:ascii="Trebuchet MS" w:hAnsi="Trebuchet MS"/>
            <w:noProof/>
          </w:rPr>
          <w:t>Reu′el,</w:t>
        </w:r>
        <w:r w:rsidRPr="005D0778">
          <w:rPr>
            <w:rStyle w:val="FootnoteReference"/>
            <w:rFonts w:ascii="Trebuchet MS" w:hAnsi="Trebuchet MS"/>
            <w:noProof/>
          </w:rPr>
          <w:footnoteReference w:id="5"/>
        </w:r>
        <w:r w:rsidRPr="005D0778">
          <w:rPr>
            <w:rFonts w:ascii="Trebuchet MS" w:hAnsi="Trebuchet MS"/>
            <w:noProof/>
          </w:rPr>
          <w:t xml:space="preserve"> </w:t>
        </w:r>
      </w:ins>
      <w:r w:rsidRPr="005D0778">
        <w:rPr>
          <w:rFonts w:ascii="Trebuchet MS" w:hAnsi="Trebuchet MS"/>
          <w:noProof/>
        </w:rPr>
        <w:t xml:space="preserve">he exclaimed: “How is it </w:t>
      </w:r>
      <w:del w:id="143" w:author="Author">
        <w:r w:rsidRPr="005D0778">
          <w:rPr>
            <w:rFonts w:ascii="Trebuchet MS" w:hAnsi="Trebuchet MS"/>
            <w:noProof/>
            <w:u w:val="dotted"/>
          </w:rPr>
          <w:delText>YOU</w:delText>
        </w:r>
      </w:del>
      <w:ins w:id="144" w:author="Author">
        <w:r w:rsidRPr="005D0778">
          <w:rPr>
            <w:rFonts w:ascii="Trebuchet MS" w:hAnsi="Trebuchet MS"/>
            <w:noProof/>
          </w:rPr>
          <w:t>that you</w:t>
        </w:r>
      </w:ins>
      <w:r w:rsidRPr="005D0778">
        <w:rPr>
          <w:rFonts w:ascii="Trebuchet MS" w:hAnsi="Trebuchet MS"/>
          <w:noProof/>
        </w:rPr>
        <w:t xml:space="preserve"> have come home so quickly today?” </w:t>
      </w:r>
      <w:r w:rsidRPr="005D0778">
        <w:rPr>
          <w:rFonts w:ascii="Trebuchet MS" w:hAnsi="Trebuchet MS"/>
          <w:b/>
          <w:noProof/>
        </w:rPr>
        <w:t xml:space="preserve">2:19 </w:t>
      </w:r>
      <w:del w:id="145" w:author="Author">
        <w:r w:rsidRPr="005D0778">
          <w:rPr>
            <w:rFonts w:ascii="Trebuchet MS" w:hAnsi="Trebuchet MS"/>
            <w:noProof/>
          </w:rPr>
          <w:delText>To this they said</w:delText>
        </w:r>
      </w:del>
      <w:ins w:id="146" w:author="Author">
        <w:r w:rsidRPr="005D0778">
          <w:rPr>
            <w:rFonts w:ascii="Trebuchet MS" w:hAnsi="Trebuchet MS"/>
            <w:noProof/>
          </w:rPr>
          <w:t>They replied</w:t>
        </w:r>
      </w:ins>
      <w:r w:rsidRPr="005D0778">
        <w:rPr>
          <w:rFonts w:ascii="Trebuchet MS" w:hAnsi="Trebuchet MS"/>
          <w:noProof/>
        </w:rPr>
        <w:t xml:space="preserve">: “A certain Egyptian </w:t>
      </w:r>
      <w:del w:id="147" w:author="Author">
        <w:r w:rsidRPr="005D0778">
          <w:rPr>
            <w:rFonts w:ascii="Trebuchet MS" w:hAnsi="Trebuchet MS"/>
            <w:noProof/>
          </w:rPr>
          <w:delText>delivered</w:delText>
        </w:r>
      </w:del>
      <w:ins w:id="148" w:author="Author">
        <w:r w:rsidRPr="005D0778">
          <w:rPr>
            <w:rFonts w:ascii="Trebuchet MS" w:hAnsi="Trebuchet MS"/>
            <w:noProof/>
          </w:rPr>
          <w:t>rescued</w:t>
        </w:r>
      </w:ins>
      <w:r w:rsidRPr="005D0778">
        <w:rPr>
          <w:rFonts w:ascii="Trebuchet MS" w:hAnsi="Trebuchet MS"/>
          <w:noProof/>
        </w:rPr>
        <w:t xml:space="preserve"> us </w:t>
      </w:r>
      <w:del w:id="149" w:author="Author">
        <w:r w:rsidRPr="005D0778">
          <w:rPr>
            <w:rFonts w:ascii="Trebuchet MS" w:hAnsi="Trebuchet MS"/>
            <w:noProof/>
          </w:rPr>
          <w:delText>out of the hand of</w:delText>
        </w:r>
      </w:del>
      <w:ins w:id="150" w:author="Author">
        <w:r w:rsidRPr="005D0778">
          <w:rPr>
            <w:rFonts w:ascii="Trebuchet MS" w:hAnsi="Trebuchet MS"/>
            <w:noProof/>
          </w:rPr>
          <w:t>from</w:t>
        </w:r>
      </w:ins>
      <w:r w:rsidRPr="005D0778">
        <w:rPr>
          <w:rFonts w:ascii="Trebuchet MS" w:hAnsi="Trebuchet MS"/>
          <w:noProof/>
        </w:rPr>
        <w:t xml:space="preserve"> the shepherds</w:t>
      </w:r>
      <w:ins w:id="151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</w:t>
      </w:r>
      <w:del w:id="152" w:author="Author">
        <w:r w:rsidRPr="005D0778">
          <w:rPr>
            <w:rFonts w:ascii="Trebuchet MS" w:hAnsi="Trebuchet MS"/>
            <w:noProof/>
          </w:rPr>
          <w:delText>, besides,</w:delText>
        </w:r>
      </w:del>
      <w:r w:rsidRPr="005D0778">
        <w:rPr>
          <w:rFonts w:ascii="Trebuchet MS" w:hAnsi="Trebuchet MS"/>
          <w:noProof/>
        </w:rPr>
        <w:t xml:space="preserve"> he </w:t>
      </w:r>
      <w:del w:id="153" w:author="Author">
        <w:r w:rsidRPr="005D0778">
          <w:rPr>
            <w:rFonts w:ascii="Trebuchet MS" w:hAnsi="Trebuchet MS"/>
            <w:noProof/>
          </w:rPr>
          <w:delText>actually</w:delText>
        </w:r>
      </w:del>
      <w:ins w:id="154" w:author="Author">
        <w:r w:rsidRPr="005D0778">
          <w:rPr>
            <w:rFonts w:ascii="Trebuchet MS" w:hAnsi="Trebuchet MS"/>
            <w:noProof/>
          </w:rPr>
          <w:t>even</w:t>
        </w:r>
      </w:ins>
      <w:r w:rsidRPr="005D0778">
        <w:rPr>
          <w:rFonts w:ascii="Trebuchet MS" w:hAnsi="Trebuchet MS"/>
          <w:noProof/>
        </w:rPr>
        <w:t xml:space="preserve"> drew water for us </w:t>
      </w:r>
      <w:del w:id="155" w:author="Author">
        <w:r w:rsidRPr="005D0778">
          <w:rPr>
            <w:rFonts w:ascii="Trebuchet MS" w:hAnsi="Trebuchet MS"/>
            <w:noProof/>
          </w:rPr>
          <w:delText>that he might water</w:delText>
        </w:r>
      </w:del>
      <w:ins w:id="156" w:author="Author">
        <w:r w:rsidRPr="005D0778">
          <w:rPr>
            <w:rFonts w:ascii="Trebuchet MS" w:hAnsi="Trebuchet MS"/>
            <w:noProof/>
          </w:rPr>
          <w:t>and watered</w:t>
        </w:r>
      </w:ins>
      <w:r w:rsidRPr="005D0778">
        <w:rPr>
          <w:rFonts w:ascii="Trebuchet MS" w:hAnsi="Trebuchet MS"/>
          <w:noProof/>
        </w:rPr>
        <w:t xml:space="preserve"> the flock.” </w:t>
      </w:r>
      <w:r w:rsidRPr="005D0778">
        <w:rPr>
          <w:rFonts w:ascii="Trebuchet MS" w:hAnsi="Trebuchet MS"/>
          <w:b/>
          <w:noProof/>
        </w:rPr>
        <w:t xml:space="preserve">2:20 </w:t>
      </w:r>
      <w:del w:id="157" w:author="Author">
        <w:r w:rsidRPr="005D0778">
          <w:rPr>
            <w:rFonts w:ascii="Trebuchet MS" w:hAnsi="Trebuchet MS"/>
            <w:noProof/>
          </w:rPr>
          <w:delText>Then he</w:delText>
        </w:r>
      </w:del>
      <w:ins w:id="158" w:author="Author">
        <w:r w:rsidRPr="005D0778">
          <w:rPr>
            <w:rFonts w:ascii="Trebuchet MS" w:hAnsi="Trebuchet MS"/>
            <w:noProof/>
          </w:rPr>
          <w:t>He</w:t>
        </w:r>
      </w:ins>
      <w:r w:rsidRPr="005D0778">
        <w:rPr>
          <w:rFonts w:ascii="Trebuchet MS" w:hAnsi="Trebuchet MS"/>
          <w:noProof/>
        </w:rPr>
        <w:t xml:space="preserve"> said to his daughters: “But where is he? Why </w:t>
      </w:r>
      <w:del w:id="159" w:author="Author">
        <w:r w:rsidRPr="005D0778">
          <w:rPr>
            <w:rFonts w:ascii="Trebuchet MS" w:hAnsi="Trebuchet MS"/>
            <w:noProof/>
          </w:rPr>
          <w:delText xml:space="preserve">is it that </w:delText>
        </w:r>
        <w:r w:rsidRPr="005D0778">
          <w:rPr>
            <w:rFonts w:ascii="Trebuchet MS" w:hAnsi="Trebuchet MS"/>
            <w:noProof/>
            <w:u w:val="dotted"/>
          </w:rPr>
          <w:delText>YOU</w:delText>
        </w:r>
        <w:r w:rsidRPr="005D0778">
          <w:rPr>
            <w:rFonts w:ascii="Trebuchet MS" w:hAnsi="Trebuchet MS"/>
            <w:noProof/>
          </w:rPr>
          <w:delText xml:space="preserve"> have left</w:delText>
        </w:r>
      </w:del>
      <w:ins w:id="160" w:author="Author">
        <w:r w:rsidRPr="005D0778">
          <w:rPr>
            <w:rFonts w:ascii="Trebuchet MS" w:hAnsi="Trebuchet MS"/>
            <w:noProof/>
          </w:rPr>
          <w:t>did you leave</w:t>
        </w:r>
      </w:ins>
      <w:r w:rsidRPr="005D0778">
        <w:rPr>
          <w:rFonts w:ascii="Trebuchet MS" w:hAnsi="Trebuchet MS"/>
          <w:noProof/>
        </w:rPr>
        <w:t xml:space="preserve"> the man behind? Call him, </w:t>
      </w:r>
      <w:ins w:id="161" w:author="Author">
        <w:r w:rsidRPr="005D0778">
          <w:rPr>
            <w:rFonts w:ascii="Trebuchet MS" w:hAnsi="Trebuchet MS"/>
            <w:noProof/>
          </w:rPr>
          <w:t xml:space="preserve">so </w:t>
        </w:r>
      </w:ins>
      <w:r w:rsidRPr="005D0778">
        <w:rPr>
          <w:rFonts w:ascii="Trebuchet MS" w:hAnsi="Trebuchet MS"/>
          <w:noProof/>
        </w:rPr>
        <w:t xml:space="preserve">that he may eat </w:t>
      </w:r>
      <w:del w:id="162" w:author="Author">
        <w:r w:rsidRPr="005D0778">
          <w:rPr>
            <w:rFonts w:ascii="Trebuchet MS" w:hAnsi="Trebuchet MS"/>
            <w:noProof/>
          </w:rPr>
          <w:delText>bread</w:delText>
        </w:r>
      </w:del>
      <w:ins w:id="163" w:author="Author">
        <w:r w:rsidRPr="005D0778">
          <w:rPr>
            <w:rFonts w:ascii="Trebuchet MS" w:hAnsi="Trebuchet MS"/>
            <w:noProof/>
          </w:rPr>
          <w:t>with us</w:t>
        </w:r>
      </w:ins>
      <w:r w:rsidRPr="005D0778">
        <w:rPr>
          <w:rFonts w:ascii="Trebuchet MS" w:hAnsi="Trebuchet MS"/>
          <w:noProof/>
        </w:rPr>
        <w:t xml:space="preserve">.” </w:t>
      </w:r>
      <w:r w:rsidRPr="005D0778">
        <w:rPr>
          <w:rFonts w:ascii="Trebuchet MS" w:hAnsi="Trebuchet MS"/>
          <w:b/>
          <w:noProof/>
        </w:rPr>
        <w:t xml:space="preserve">2:21 </w:t>
      </w:r>
      <w:r w:rsidRPr="005D0778">
        <w:rPr>
          <w:rFonts w:ascii="Trebuchet MS" w:hAnsi="Trebuchet MS"/>
          <w:noProof/>
        </w:rPr>
        <w:t xml:space="preserve">After that Moses </w:t>
      </w:r>
      <w:del w:id="164" w:author="Author">
        <w:r w:rsidRPr="005D0778">
          <w:rPr>
            <w:rFonts w:ascii="Trebuchet MS" w:hAnsi="Trebuchet MS"/>
            <w:noProof/>
          </w:rPr>
          <w:delText>showed willingness</w:delText>
        </w:r>
      </w:del>
      <w:ins w:id="165" w:author="Author">
        <w:r w:rsidRPr="005D0778">
          <w:rPr>
            <w:rFonts w:ascii="Trebuchet MS" w:hAnsi="Trebuchet MS"/>
            <w:noProof/>
          </w:rPr>
          <w:t>consented</w:t>
        </w:r>
      </w:ins>
      <w:r w:rsidRPr="005D0778">
        <w:rPr>
          <w:rFonts w:ascii="Trebuchet MS" w:hAnsi="Trebuchet MS"/>
          <w:noProof/>
        </w:rPr>
        <w:t xml:space="preserve"> to </w:t>
      </w:r>
      <w:del w:id="166" w:author="Author">
        <w:r w:rsidRPr="005D0778">
          <w:rPr>
            <w:rFonts w:ascii="Trebuchet MS" w:hAnsi="Trebuchet MS"/>
            <w:noProof/>
          </w:rPr>
          <w:delText>dwell</w:delText>
        </w:r>
      </w:del>
      <w:ins w:id="167" w:author="Author">
        <w:r w:rsidRPr="005D0778">
          <w:rPr>
            <w:rFonts w:ascii="Trebuchet MS" w:hAnsi="Trebuchet MS"/>
            <w:noProof/>
          </w:rPr>
          <w:t>stay</w:t>
        </w:r>
      </w:ins>
      <w:r w:rsidRPr="005D0778">
        <w:rPr>
          <w:rFonts w:ascii="Trebuchet MS" w:hAnsi="Trebuchet MS"/>
          <w:noProof/>
        </w:rPr>
        <w:t xml:space="preserve"> with the man, and he gave </w:t>
      </w:r>
      <w:del w:id="168" w:author="Author">
        <w:r w:rsidRPr="005D0778">
          <w:rPr>
            <w:rFonts w:ascii="Trebuchet MS" w:hAnsi="Trebuchet MS"/>
            <w:noProof/>
          </w:rPr>
          <w:delText xml:space="preserve">Zip·po′rah </w:delText>
        </w:r>
      </w:del>
      <w:r w:rsidRPr="005D0778">
        <w:rPr>
          <w:rFonts w:ascii="Trebuchet MS" w:hAnsi="Trebuchet MS"/>
          <w:noProof/>
        </w:rPr>
        <w:t xml:space="preserve">his daughter </w:t>
      </w:r>
      <w:ins w:id="169" w:author="Author">
        <w:r w:rsidRPr="005D0778">
          <w:rPr>
            <w:rFonts w:ascii="Trebuchet MS" w:hAnsi="Trebuchet MS"/>
            <w:noProof/>
          </w:rPr>
          <w:t xml:space="preserve">Zip·po′rah </w:t>
        </w:r>
      </w:ins>
      <w:r w:rsidRPr="005D0778">
        <w:rPr>
          <w:rFonts w:ascii="Trebuchet MS" w:hAnsi="Trebuchet MS"/>
          <w:noProof/>
        </w:rPr>
        <w:t>to Moses</w:t>
      </w:r>
      <w:ins w:id="170" w:author="Author">
        <w:r w:rsidRPr="005D0778">
          <w:rPr>
            <w:rFonts w:ascii="Trebuchet MS" w:hAnsi="Trebuchet MS"/>
            <w:noProof/>
          </w:rPr>
          <w:t xml:space="preserve"> in marriage</w:t>
        </w:r>
      </w:ins>
      <w:r w:rsidRPr="005D0778">
        <w:rPr>
          <w:rFonts w:ascii="Trebuchet MS" w:hAnsi="Trebuchet MS"/>
          <w:noProof/>
        </w:rPr>
        <w:t xml:space="preserve">. </w:t>
      </w:r>
      <w:r w:rsidRPr="005D0778">
        <w:rPr>
          <w:rFonts w:ascii="Trebuchet MS" w:hAnsi="Trebuchet MS"/>
          <w:b/>
          <w:noProof/>
        </w:rPr>
        <w:t xml:space="preserve">2:22 </w:t>
      </w:r>
      <w:r w:rsidRPr="005D0778">
        <w:rPr>
          <w:rFonts w:ascii="Trebuchet MS" w:hAnsi="Trebuchet MS"/>
          <w:noProof/>
        </w:rPr>
        <w:t>Later she bore a son</w:t>
      </w:r>
      <w:ins w:id="171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he </w:t>
      </w:r>
      <w:del w:id="172" w:author="Author">
        <w:r w:rsidRPr="005D0778">
          <w:rPr>
            <w:rFonts w:ascii="Trebuchet MS" w:hAnsi="Trebuchet MS"/>
            <w:noProof/>
          </w:rPr>
          <w:delText>called his name</w:delText>
        </w:r>
      </w:del>
      <w:ins w:id="173" w:author="Author">
        <w:r w:rsidRPr="005D0778">
          <w:rPr>
            <w:rFonts w:ascii="Trebuchet MS" w:hAnsi="Trebuchet MS"/>
            <w:noProof/>
          </w:rPr>
          <w:t>named him</w:t>
        </w:r>
      </w:ins>
      <w:r w:rsidRPr="005D0778">
        <w:rPr>
          <w:rFonts w:ascii="Trebuchet MS" w:hAnsi="Trebuchet MS"/>
          <w:noProof/>
        </w:rPr>
        <w:t xml:space="preserve"> Ger′shom,</w:t>
      </w:r>
      <w:del w:id="174" w:author="Author">
        <w:r w:rsidRPr="005D0778">
          <w:rPr>
            <w:rFonts w:ascii="Trebuchet MS" w:hAnsi="Trebuchet MS"/>
            <w:noProof/>
          </w:rPr>
          <w:delText xml:space="preserve"> because,</w:delText>
        </w:r>
      </w:del>
      <w:ins w:id="175" w:author="Author">
        <w:r w:rsidRPr="005D0778">
          <w:rPr>
            <w:rStyle w:val="FootnoteReference"/>
            <w:rFonts w:ascii="Trebuchet MS" w:hAnsi="Trebuchet MS"/>
            <w:noProof/>
          </w:rPr>
          <w:footnoteReference w:id="6"/>
        </w:r>
        <w:r w:rsidRPr="005D0778">
          <w:rPr>
            <w:rFonts w:ascii="Trebuchet MS" w:hAnsi="Trebuchet MS"/>
            <w:noProof/>
          </w:rPr>
          <w:t xml:space="preserve"> for</w:t>
        </w:r>
      </w:ins>
      <w:r w:rsidRPr="005D0778">
        <w:rPr>
          <w:rFonts w:ascii="Trebuchet MS" w:hAnsi="Trebuchet MS"/>
          <w:noProof/>
        </w:rPr>
        <w:t xml:space="preserve"> he said</w:t>
      </w:r>
      <w:del w:id="178" w:author="Author">
        <w:r w:rsidRPr="005D0778">
          <w:rPr>
            <w:rFonts w:ascii="Trebuchet MS" w:hAnsi="Trebuchet MS"/>
            <w:noProof/>
          </w:rPr>
          <w:delText xml:space="preserve">: “An alien </w:delText>
        </w:r>
      </w:del>
      <w:ins w:id="179" w:author="Author">
        <w:r w:rsidRPr="005D0778">
          <w:rPr>
            <w:rFonts w:ascii="Trebuchet MS" w:hAnsi="Trebuchet MS"/>
            <w:noProof/>
          </w:rPr>
          <w:t xml:space="preserve">, “I have become a foreign </w:t>
        </w:r>
      </w:ins>
      <w:r w:rsidRPr="005D0778">
        <w:rPr>
          <w:rFonts w:ascii="Trebuchet MS" w:hAnsi="Trebuchet MS"/>
          <w:noProof/>
        </w:rPr>
        <w:t xml:space="preserve">resident </w:t>
      </w:r>
      <w:del w:id="180" w:author="Author">
        <w:r w:rsidRPr="005D0778">
          <w:rPr>
            <w:rFonts w:ascii="Trebuchet MS" w:hAnsi="Trebuchet MS"/>
            <w:noProof/>
          </w:rPr>
          <w:delText xml:space="preserve">I have come to be </w:delText>
        </w:r>
      </w:del>
      <w:r w:rsidRPr="005D0778">
        <w:rPr>
          <w:rFonts w:ascii="Trebuchet MS" w:hAnsi="Trebuchet MS"/>
          <w:noProof/>
        </w:rPr>
        <w:t>in a foreign land.”</w:t>
      </w:r>
    </w:p>
    <w:p w:rsidR="00BE113A" w:rsidRPr="005D0778" w:rsidRDefault="00BE113A" w:rsidP="00BE113A">
      <w:pPr>
        <w:rPr>
          <w:rFonts w:ascii="Trebuchet MS" w:hAnsi="Trebuchet MS"/>
          <w:noProof/>
        </w:rPr>
      </w:pPr>
      <w:r w:rsidRPr="005D0778">
        <w:rPr>
          <w:rFonts w:ascii="Trebuchet MS" w:hAnsi="Trebuchet MS"/>
          <w:b/>
        </w:rPr>
        <w:t xml:space="preserve">2:23 </w:t>
      </w:r>
      <w:del w:id="181" w:author="Author">
        <w:r w:rsidRPr="005D0778">
          <w:rPr>
            <w:rFonts w:ascii="Trebuchet MS" w:hAnsi="Trebuchet MS"/>
            <w:noProof/>
          </w:rPr>
          <w:delText>And it came about during those many days that</w:delText>
        </w:r>
      </w:del>
      <w:ins w:id="182" w:author="Author">
        <w:r w:rsidRPr="005D0778">
          <w:rPr>
            <w:rFonts w:ascii="Trebuchet MS" w:hAnsi="Trebuchet MS"/>
            <w:noProof/>
          </w:rPr>
          <w:t>After a long time,</w:t>
        </w:r>
        <w:r w:rsidRPr="005D0778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5D0778">
        <w:rPr>
          <w:rFonts w:ascii="Trebuchet MS" w:hAnsi="Trebuchet MS"/>
          <w:noProof/>
        </w:rPr>
        <w:t xml:space="preserve"> the king of Egypt </w:t>
      </w:r>
      <w:del w:id="185" w:author="Author">
        <w:r w:rsidRPr="005D0778">
          <w:rPr>
            <w:rFonts w:ascii="Trebuchet MS" w:hAnsi="Trebuchet MS"/>
            <w:noProof/>
          </w:rPr>
          <w:delText xml:space="preserve">finally </w:delText>
        </w:r>
      </w:del>
      <w:r w:rsidRPr="005D0778">
        <w:rPr>
          <w:rFonts w:ascii="Trebuchet MS" w:hAnsi="Trebuchet MS"/>
          <w:noProof/>
        </w:rPr>
        <w:t xml:space="preserve">died, but the </w:t>
      </w:r>
      <w:del w:id="186" w:author="Author">
        <w:r w:rsidRPr="005D0778">
          <w:rPr>
            <w:rFonts w:ascii="Trebuchet MS" w:hAnsi="Trebuchet MS"/>
            <w:noProof/>
          </w:rPr>
          <w:delText>sons of Israel</w:delText>
        </w:r>
      </w:del>
      <w:ins w:id="187" w:author="Author">
        <w:r w:rsidRPr="005D0778">
          <w:rPr>
            <w:rFonts w:ascii="Trebuchet MS" w:hAnsi="Trebuchet MS"/>
            <w:noProof/>
          </w:rPr>
          <w:t>Israelites</w:t>
        </w:r>
      </w:ins>
      <w:r w:rsidRPr="005D0778">
        <w:rPr>
          <w:rFonts w:ascii="Trebuchet MS" w:hAnsi="Trebuchet MS"/>
          <w:noProof/>
        </w:rPr>
        <w:t xml:space="preserve"> continued to </w:t>
      </w:r>
      <w:del w:id="188" w:author="Author">
        <w:r w:rsidRPr="005D0778">
          <w:rPr>
            <w:rFonts w:ascii="Trebuchet MS" w:hAnsi="Trebuchet MS"/>
            <w:noProof/>
          </w:rPr>
          <w:delText>sigh</w:delText>
        </w:r>
      </w:del>
      <w:ins w:id="189" w:author="Author">
        <w:r w:rsidRPr="005D0778">
          <w:rPr>
            <w:rFonts w:ascii="Trebuchet MS" w:hAnsi="Trebuchet MS"/>
            <w:noProof/>
          </w:rPr>
          <w:t>groan</w:t>
        </w:r>
      </w:ins>
      <w:r w:rsidRPr="005D0778">
        <w:rPr>
          <w:rFonts w:ascii="Trebuchet MS" w:hAnsi="Trebuchet MS"/>
          <w:noProof/>
        </w:rPr>
        <w:t xml:space="preserve"> because of the slavery and to cry out in complaint, and their cry for help </w:t>
      </w:r>
      <w:ins w:id="190" w:author="Author">
        <w:r w:rsidRPr="005D0778">
          <w:rPr>
            <w:rFonts w:ascii="Trebuchet MS" w:hAnsi="Trebuchet MS"/>
            <w:noProof/>
          </w:rPr>
          <w:t xml:space="preserve">because of the slavery </w:t>
        </w:r>
      </w:ins>
      <w:r w:rsidRPr="005D0778">
        <w:rPr>
          <w:rFonts w:ascii="Trebuchet MS" w:hAnsi="Trebuchet MS"/>
          <w:noProof/>
        </w:rPr>
        <w:t>kept going up to the true God</w:t>
      </w:r>
      <w:del w:id="191" w:author="Author">
        <w:r w:rsidRPr="005D0778">
          <w:rPr>
            <w:rFonts w:ascii="Trebuchet MS" w:hAnsi="Trebuchet MS"/>
            <w:noProof/>
          </w:rPr>
          <w:delText xml:space="preserve"> because of the slavery</w:delText>
        </w:r>
      </w:del>
      <w:r w:rsidRPr="005D0778">
        <w:rPr>
          <w:rFonts w:ascii="Trebuchet MS" w:hAnsi="Trebuchet MS"/>
          <w:noProof/>
        </w:rPr>
        <w:t xml:space="preserve">. </w:t>
      </w:r>
      <w:r w:rsidRPr="005D0778">
        <w:rPr>
          <w:rFonts w:ascii="Trebuchet MS" w:hAnsi="Trebuchet MS"/>
          <w:b/>
          <w:noProof/>
        </w:rPr>
        <w:t xml:space="preserve">2:24 </w:t>
      </w:r>
      <w:r w:rsidRPr="005D0778">
        <w:rPr>
          <w:rFonts w:ascii="Trebuchet MS" w:hAnsi="Trebuchet MS"/>
          <w:noProof/>
        </w:rPr>
        <w:t>In time God heard their groaning</w:t>
      </w:r>
      <w:ins w:id="192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God remembered his covenant with Abraham, Isaac</w:t>
      </w:r>
      <w:ins w:id="193" w:author="Author">
        <w:r w:rsidRPr="005D0778">
          <w:rPr>
            <w:rFonts w:ascii="Trebuchet MS" w:hAnsi="Trebuchet MS"/>
            <w:noProof/>
          </w:rPr>
          <w:t>,</w:t>
        </w:r>
      </w:ins>
      <w:r w:rsidRPr="005D0778">
        <w:rPr>
          <w:rFonts w:ascii="Trebuchet MS" w:hAnsi="Trebuchet MS"/>
          <w:noProof/>
        </w:rPr>
        <w:t xml:space="preserve"> and Jacob. </w:t>
      </w:r>
      <w:r w:rsidRPr="005D0778">
        <w:rPr>
          <w:rFonts w:ascii="Trebuchet MS" w:hAnsi="Trebuchet MS"/>
          <w:b/>
          <w:noProof/>
        </w:rPr>
        <w:t xml:space="preserve">2:25 </w:t>
      </w:r>
      <w:r w:rsidRPr="005D0778">
        <w:rPr>
          <w:rFonts w:ascii="Trebuchet MS" w:hAnsi="Trebuchet MS"/>
          <w:noProof/>
        </w:rPr>
        <w:t xml:space="preserve">So God looked on the </w:t>
      </w:r>
      <w:del w:id="194" w:author="Author">
        <w:r w:rsidRPr="005D0778">
          <w:rPr>
            <w:rFonts w:ascii="Trebuchet MS" w:hAnsi="Trebuchet MS"/>
            <w:noProof/>
          </w:rPr>
          <w:delText>sons of Israel</w:delText>
        </w:r>
      </w:del>
      <w:ins w:id="195" w:author="Author">
        <w:r w:rsidRPr="005D0778">
          <w:rPr>
            <w:rFonts w:ascii="Trebuchet MS" w:hAnsi="Trebuchet MS"/>
            <w:noProof/>
          </w:rPr>
          <w:t>Israelites;</w:t>
        </w:r>
      </w:ins>
      <w:r w:rsidRPr="005D0778">
        <w:rPr>
          <w:rFonts w:ascii="Trebuchet MS" w:hAnsi="Trebuchet MS"/>
          <w:noProof/>
        </w:rPr>
        <w:t xml:space="preserve"> and God took notice.</w:t>
      </w:r>
    </w:p>
    <w:p w:rsidR="00BE113A" w:rsidRPr="005D0778" w:rsidRDefault="00BE113A" w:rsidP="00BE113A">
      <w:pPr>
        <w:rPr>
          <w:rFonts w:ascii="Trebuchet MS" w:hAnsi="Trebuchet MS"/>
          <w:b/>
        </w:rPr>
      </w:pPr>
    </w:p>
    <w:p w:rsidR="00762BCB" w:rsidRPr="00BE113A" w:rsidRDefault="00762BCB" w:rsidP="00BE113A"/>
    <w:sectPr w:rsidR="00762BCB" w:rsidRPr="00BE113A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6FC4" w:rsidRDefault="00716FC4">
      <w:r>
        <w:separator/>
      </w:r>
    </w:p>
  </w:endnote>
  <w:endnote w:type="continuationSeparator" w:id="0">
    <w:p w:rsidR="00716FC4" w:rsidRDefault="0071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6FC4" w:rsidRDefault="00716FC4">
      <w:r>
        <w:separator/>
      </w:r>
    </w:p>
  </w:footnote>
  <w:footnote w:type="continuationSeparator" w:id="0">
    <w:p w:rsidR="00716FC4" w:rsidRDefault="00716FC4">
      <w:r>
        <w:continuationSeparator/>
      </w:r>
    </w:p>
  </w:footnote>
  <w:footnote w:id="1">
    <w:p w:rsidR="00BE113A" w:rsidRPr="005D0778" w:rsidRDefault="00BE113A" w:rsidP="005D0778">
      <w:pPr>
        <w:pStyle w:val="FootnoteText"/>
        <w:spacing w:after="96"/>
        <w:ind w:firstLine="288"/>
        <w:rPr>
          <w:ins w:id="15" w:author="Author"/>
        </w:rPr>
      </w:pPr>
      <w:ins w:id="16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2:3 </w:t>
        </w:r>
        <w:r w:rsidRPr="005D0778">
          <w:t>Or “ark; chest.”</w:t>
        </w:r>
      </w:ins>
    </w:p>
  </w:footnote>
  <w:footnote w:id="2">
    <w:p w:rsidR="00BE113A" w:rsidRPr="005D0778" w:rsidRDefault="00BE113A" w:rsidP="005D0778">
      <w:pPr>
        <w:pStyle w:val="FootnoteText"/>
        <w:spacing w:after="96"/>
        <w:ind w:firstLine="288"/>
        <w:rPr>
          <w:ins w:id="68" w:author="Author"/>
        </w:rPr>
      </w:pPr>
      <w:ins w:id="69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2:10 </w:t>
        </w:r>
        <w:r w:rsidRPr="005D0778">
          <w:t>Meaning “Drawn Out,” that is, saved out of the water.</w:t>
        </w:r>
      </w:ins>
    </w:p>
  </w:footnote>
  <w:footnote w:id="3">
    <w:p w:rsidR="00BE113A" w:rsidRPr="005D0778" w:rsidRDefault="00BE113A" w:rsidP="005D0778">
      <w:pPr>
        <w:pStyle w:val="FootnoteText"/>
        <w:spacing w:after="96"/>
        <w:ind w:firstLine="288"/>
        <w:rPr>
          <w:ins w:id="77" w:author="Author"/>
        </w:rPr>
      </w:pPr>
      <w:ins w:id="78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2:11 </w:t>
        </w:r>
        <w:r w:rsidRPr="005D0778">
          <w:t>Or “as Moses was becoming strong.”</w:t>
        </w:r>
      </w:ins>
    </w:p>
  </w:footnote>
  <w:footnote w:id="4">
    <w:p w:rsidR="00BE113A" w:rsidRPr="005D0778" w:rsidRDefault="00BE113A" w:rsidP="005D0778">
      <w:pPr>
        <w:pStyle w:val="FootnoteText"/>
        <w:spacing w:after="96"/>
        <w:ind w:firstLine="288"/>
        <w:rPr>
          <w:ins w:id="134" w:author="Author"/>
        </w:rPr>
      </w:pPr>
      <w:ins w:id="135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2:17 </w:t>
        </w:r>
        <w:r w:rsidRPr="005D0778">
          <w:t>Or “defended.”</w:t>
        </w:r>
      </w:ins>
    </w:p>
  </w:footnote>
  <w:footnote w:id="5">
    <w:p w:rsidR="00BE113A" w:rsidRPr="005D0778" w:rsidRDefault="00BE113A" w:rsidP="005D0778">
      <w:pPr>
        <w:pStyle w:val="FootnoteText"/>
        <w:spacing w:after="96"/>
        <w:ind w:firstLine="288"/>
        <w:rPr>
          <w:ins w:id="141" w:author="Author"/>
        </w:rPr>
      </w:pPr>
      <w:ins w:id="142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2:18 </w:t>
        </w:r>
        <w:r w:rsidRPr="005D0778">
          <w:t>That is, Jethro.</w:t>
        </w:r>
      </w:ins>
    </w:p>
  </w:footnote>
  <w:footnote w:id="6">
    <w:p w:rsidR="00BE113A" w:rsidRPr="005D0778" w:rsidRDefault="00BE113A" w:rsidP="005D0778">
      <w:pPr>
        <w:pStyle w:val="FootnoteText"/>
        <w:spacing w:after="96"/>
        <w:ind w:firstLine="288"/>
        <w:rPr>
          <w:ins w:id="176" w:author="Author"/>
        </w:rPr>
      </w:pPr>
      <w:ins w:id="177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2:22 </w:t>
        </w:r>
        <w:r w:rsidRPr="005D0778">
          <w:t>Meaning “A Foreign Resident There.”</w:t>
        </w:r>
      </w:ins>
    </w:p>
  </w:footnote>
  <w:footnote w:id="7">
    <w:p w:rsidR="00BE113A" w:rsidRPr="005D0778" w:rsidRDefault="00BE113A" w:rsidP="005D0778">
      <w:pPr>
        <w:pStyle w:val="FootnoteText"/>
        <w:spacing w:after="96"/>
        <w:ind w:firstLine="288"/>
        <w:rPr>
          <w:ins w:id="183" w:author="Author"/>
        </w:rPr>
      </w:pPr>
      <w:ins w:id="184" w:author="Author">
        <w:r w:rsidRPr="005D0778">
          <w:rPr>
            <w:rStyle w:val="FootnoteReference"/>
          </w:rPr>
          <w:footnoteRef/>
        </w:r>
        <w:r w:rsidRPr="005D0778">
          <w:t xml:space="preserve"> </w:t>
        </w:r>
        <w:r w:rsidRPr="005D0778">
          <w:rPr>
            <w:b/>
          </w:rPr>
          <w:t xml:space="preserve">2:23 </w:t>
        </w:r>
        <w:r w:rsidRPr="005D0778">
          <w:t>Lit., “many days.”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90293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90293">
        <w:t>Exodus Chapter 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90293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90293">
      <w:rPr>
        <w:noProof/>
        <w:snapToGrid w:val="0"/>
      </w:rPr>
      <w:t>Exodus 02.Revised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90293">
        <w:t>Exodus Chapter 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90293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90293">
      <w:rPr>
        <w:noProof/>
        <w:snapToGrid w:val="0"/>
      </w:rPr>
      <w:t>Exodus 02.Revised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9029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9029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90293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9029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FC4"/>
    <w:rsid w:val="00245EDD"/>
    <w:rsid w:val="0026230D"/>
    <w:rsid w:val="002B524D"/>
    <w:rsid w:val="002C00A8"/>
    <w:rsid w:val="00310508"/>
    <w:rsid w:val="003B380B"/>
    <w:rsid w:val="004500A2"/>
    <w:rsid w:val="00490293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16FC4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BE113A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1795f635d45f44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E113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E113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E113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BE113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E113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BE11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1795f635d45f44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882</ap:Words>
  <ap:Characters>3664</ap:Characters>
  <ap:Application>Microsoft Office Word</ap:Application>
  <ap:DocSecurity>0</ap:DocSecurity>
  <ap:Lines>61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4537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</dc:title>
  <dc:subject/>
  <dc:creator>Ruth Farrugia</dc:creator>
  <cp:keywords/>
  <dc:description/>
  <cp:lastModifiedBy>Ruth Farrugia</cp:lastModifiedBy>
  <cp:revision>3</cp:revision>
  <dcterms:created xsi:type="dcterms:W3CDTF">2020-08-26T14:24:00Z</dcterms:created>
  <dcterms:modified xsi:type="dcterms:W3CDTF">2020-08-26T14:24:00Z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02.docx</vt:lpwstr>
  </property>
  <property fmtid="{D5CDD505-2E9C-101B-9397-08002B2CF9AE}" pid="9" name="_TranslationDocumentId">
    <vt:i4>19382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