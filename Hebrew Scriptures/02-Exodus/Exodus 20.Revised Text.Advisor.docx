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9AD" w:rsidRPr="00091D7D" w:rsidRDefault="00CF39AD" w:rsidP="00CF39AD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091D7D">
        <w:rPr>
          <w:rFonts w:ascii="Trebuchet MS" w:hAnsi="Trebuchet MS"/>
          <w:b/>
          <w:sz w:val="24"/>
        </w:rPr>
        <w:t xml:space="preserve">20:1 </w:t>
      </w:r>
      <w:del w:id="1" w:author="Author">
        <w:r w:rsidRPr="00091D7D">
          <w:rPr>
            <w:rFonts w:ascii="Trebuchet MS" w:hAnsi="Trebuchet MS"/>
            <w:noProof/>
            <w:sz w:val="24"/>
          </w:rPr>
          <w:delText>And</w:delText>
        </w:r>
      </w:del>
      <w:ins w:id="2" w:author="Author">
        <w:r w:rsidRPr="00091D7D">
          <w:rPr>
            <w:rFonts w:ascii="Trebuchet MS" w:hAnsi="Trebuchet MS"/>
            <w:noProof/>
            <w:sz w:val="24"/>
          </w:rPr>
          <w:t>Then</w:t>
        </w:r>
      </w:ins>
      <w:r w:rsidRPr="00091D7D">
        <w:rPr>
          <w:rFonts w:ascii="Trebuchet MS" w:hAnsi="Trebuchet MS"/>
          <w:noProof/>
          <w:sz w:val="24"/>
        </w:rPr>
        <w:t xml:space="preserve"> God </w:t>
      </w:r>
      <w:del w:id="3" w:author="Author">
        <w:r w:rsidRPr="00091D7D">
          <w:rPr>
            <w:rFonts w:ascii="Trebuchet MS" w:hAnsi="Trebuchet MS"/>
            <w:noProof/>
            <w:sz w:val="24"/>
          </w:rPr>
          <w:delText>proceeded to speak</w:delText>
        </w:r>
      </w:del>
      <w:ins w:id="4" w:author="Author">
        <w:r w:rsidRPr="00091D7D">
          <w:rPr>
            <w:rFonts w:ascii="Trebuchet MS" w:hAnsi="Trebuchet MS"/>
            <w:noProof/>
            <w:sz w:val="24"/>
          </w:rPr>
          <w:t>spoke</w:t>
        </w:r>
      </w:ins>
      <w:r w:rsidRPr="00091D7D">
        <w:rPr>
          <w:rFonts w:ascii="Trebuchet MS" w:hAnsi="Trebuchet MS"/>
          <w:noProof/>
          <w:sz w:val="24"/>
        </w:rPr>
        <w:t xml:space="preserve"> all these words</w:t>
      </w:r>
      <w:del w:id="5" w:author="Author">
        <w:r w:rsidRPr="00091D7D">
          <w:rPr>
            <w:rFonts w:ascii="Trebuchet MS" w:hAnsi="Trebuchet MS"/>
            <w:noProof/>
            <w:sz w:val="24"/>
          </w:rPr>
          <w:delText>, saying</w:delText>
        </w:r>
      </w:del>
      <w:r w:rsidRPr="00091D7D">
        <w:rPr>
          <w:rFonts w:ascii="Trebuchet MS" w:hAnsi="Trebuchet MS"/>
          <w:noProof/>
          <w:sz w:val="24"/>
        </w:rPr>
        <w:t>:</w:t>
      </w:r>
    </w:p>
    <w:p w:rsidR="00CF39AD" w:rsidRPr="00091D7D" w:rsidRDefault="00CF39AD" w:rsidP="00CF39AD">
      <w:pPr>
        <w:rPr>
          <w:rFonts w:ascii="Trebuchet MS" w:hAnsi="Trebuchet MS"/>
          <w:noProof/>
          <w:sz w:val="24"/>
        </w:rPr>
      </w:pPr>
      <w:r w:rsidRPr="00091D7D">
        <w:rPr>
          <w:rFonts w:ascii="Trebuchet MS" w:hAnsi="Trebuchet MS"/>
          <w:b/>
          <w:sz w:val="24"/>
        </w:rPr>
        <w:t xml:space="preserve">20:2 </w:t>
      </w:r>
      <w:r w:rsidRPr="00091D7D">
        <w:rPr>
          <w:rFonts w:ascii="Trebuchet MS" w:hAnsi="Trebuchet MS"/>
          <w:noProof/>
          <w:sz w:val="24"/>
        </w:rPr>
        <w:t xml:space="preserve">“I am Jehovah your God, who </w:t>
      </w:r>
      <w:del w:id="6" w:author="Author">
        <w:r w:rsidRPr="00091D7D">
          <w:rPr>
            <w:rFonts w:ascii="Trebuchet MS" w:hAnsi="Trebuchet MS"/>
            <w:noProof/>
            <w:sz w:val="24"/>
          </w:rPr>
          <w:delText xml:space="preserve">have </w:delText>
        </w:r>
      </w:del>
      <w:r w:rsidRPr="00091D7D">
        <w:rPr>
          <w:rFonts w:ascii="Trebuchet MS" w:hAnsi="Trebuchet MS"/>
          <w:noProof/>
          <w:sz w:val="24"/>
        </w:rPr>
        <w:t xml:space="preserve">brought you out of the land of Egypt, out of the house of </w:t>
      </w:r>
      <w:del w:id="7" w:author="Author">
        <w:r w:rsidRPr="00091D7D">
          <w:rPr>
            <w:rFonts w:ascii="Trebuchet MS" w:hAnsi="Trebuchet MS"/>
            <w:noProof/>
            <w:sz w:val="24"/>
          </w:rPr>
          <w:delText>slaves</w:delText>
        </w:r>
      </w:del>
      <w:ins w:id="8" w:author="Author">
        <w:r w:rsidRPr="00091D7D">
          <w:rPr>
            <w:rFonts w:ascii="Trebuchet MS" w:hAnsi="Trebuchet MS"/>
            <w:noProof/>
            <w:sz w:val="24"/>
          </w:rPr>
          <w:t>slavery</w:t>
        </w:r>
      </w:ins>
      <w:r w:rsidRPr="00091D7D">
        <w:rPr>
          <w:rFonts w:ascii="Trebuchet MS" w:hAnsi="Trebuchet MS"/>
          <w:noProof/>
          <w:sz w:val="24"/>
        </w:rPr>
        <w:t xml:space="preserve">. </w:t>
      </w:r>
      <w:r w:rsidRPr="00091D7D">
        <w:rPr>
          <w:rFonts w:ascii="Trebuchet MS" w:hAnsi="Trebuchet MS"/>
          <w:b/>
          <w:noProof/>
          <w:sz w:val="24"/>
        </w:rPr>
        <w:t xml:space="preserve">20:3 </w:t>
      </w:r>
      <w:r w:rsidRPr="00091D7D">
        <w:rPr>
          <w:rFonts w:ascii="Trebuchet MS" w:hAnsi="Trebuchet MS"/>
          <w:noProof/>
          <w:sz w:val="24"/>
        </w:rPr>
        <w:t xml:space="preserve">You must not have any other gods </w:t>
      </w:r>
      <w:del w:id="9" w:author="Author">
        <w:r w:rsidRPr="00091D7D">
          <w:rPr>
            <w:rFonts w:ascii="Trebuchet MS" w:hAnsi="Trebuchet MS"/>
            <w:noProof/>
            <w:sz w:val="24"/>
          </w:rPr>
          <w:delText>against my face.</w:delText>
        </w:r>
      </w:del>
      <w:ins w:id="10" w:author="Author">
        <w:r w:rsidRPr="00091D7D">
          <w:rPr>
            <w:rFonts w:ascii="Trebuchet MS" w:hAnsi="Trebuchet MS"/>
            <w:noProof/>
            <w:sz w:val="24"/>
          </w:rPr>
          <w:t>besides me.</w:t>
        </w:r>
        <w:r w:rsidRPr="00091D7D">
          <w:rPr>
            <w:rStyle w:val="FootnoteReference"/>
            <w:rFonts w:ascii="Trebuchet MS" w:hAnsi="Trebuchet MS"/>
            <w:noProof/>
          </w:rPr>
          <w:footnoteReference w:id="1"/>
        </w:r>
      </w:ins>
    </w:p>
    <w:p w:rsidR="00CF39AD" w:rsidRPr="00091D7D" w:rsidRDefault="00CF39AD" w:rsidP="00CF39AD">
      <w:pPr>
        <w:rPr>
          <w:rFonts w:ascii="Trebuchet MS" w:hAnsi="Trebuchet MS"/>
          <w:noProof/>
          <w:sz w:val="24"/>
        </w:rPr>
      </w:pPr>
      <w:r w:rsidRPr="00091D7D">
        <w:rPr>
          <w:rFonts w:ascii="Trebuchet MS" w:hAnsi="Trebuchet MS"/>
          <w:b/>
          <w:sz w:val="24"/>
        </w:rPr>
        <w:t xml:space="preserve">20:4 </w:t>
      </w:r>
      <w:r w:rsidRPr="00091D7D">
        <w:rPr>
          <w:rFonts w:ascii="Trebuchet MS" w:hAnsi="Trebuchet MS"/>
          <w:noProof/>
          <w:sz w:val="24"/>
        </w:rPr>
        <w:t>“You must not make for yourself a carved image or a form</w:t>
      </w:r>
      <w:ins w:id="13" w:author="Author">
        <w:r w:rsidRPr="00091D7D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091D7D">
        <w:rPr>
          <w:rFonts w:ascii="Trebuchet MS" w:hAnsi="Trebuchet MS"/>
          <w:noProof/>
          <w:sz w:val="24"/>
        </w:rPr>
        <w:t xml:space="preserve"> like anything that is in the heavens above or </w:t>
      </w:r>
      <w:del w:id="16" w:author="Author">
        <w:r w:rsidRPr="00091D7D">
          <w:rPr>
            <w:rFonts w:ascii="Trebuchet MS" w:hAnsi="Trebuchet MS"/>
            <w:noProof/>
            <w:sz w:val="24"/>
          </w:rPr>
          <w:delText xml:space="preserve">that is </w:delText>
        </w:r>
      </w:del>
      <w:r w:rsidRPr="00091D7D">
        <w:rPr>
          <w:rFonts w:ascii="Trebuchet MS" w:hAnsi="Trebuchet MS"/>
          <w:noProof/>
          <w:sz w:val="24"/>
        </w:rPr>
        <w:t xml:space="preserve">on the earth </w:t>
      </w:r>
      <w:del w:id="17" w:author="Author">
        <w:r w:rsidRPr="00091D7D">
          <w:rPr>
            <w:rFonts w:ascii="Trebuchet MS" w:hAnsi="Trebuchet MS"/>
            <w:noProof/>
            <w:sz w:val="24"/>
          </w:rPr>
          <w:delText>underneath</w:delText>
        </w:r>
      </w:del>
      <w:ins w:id="18" w:author="Author">
        <w:r w:rsidRPr="00091D7D">
          <w:rPr>
            <w:rFonts w:ascii="Trebuchet MS" w:hAnsi="Trebuchet MS"/>
            <w:noProof/>
            <w:sz w:val="24"/>
          </w:rPr>
          <w:t>below</w:t>
        </w:r>
      </w:ins>
      <w:r w:rsidRPr="00091D7D">
        <w:rPr>
          <w:rFonts w:ascii="Trebuchet MS" w:hAnsi="Trebuchet MS"/>
          <w:noProof/>
          <w:sz w:val="24"/>
        </w:rPr>
        <w:t xml:space="preserve"> or </w:t>
      </w:r>
      <w:del w:id="19" w:author="Author">
        <w:r w:rsidRPr="00091D7D">
          <w:rPr>
            <w:rFonts w:ascii="Trebuchet MS" w:hAnsi="Trebuchet MS"/>
            <w:noProof/>
            <w:sz w:val="24"/>
          </w:rPr>
          <w:delText xml:space="preserve">that is </w:delText>
        </w:r>
      </w:del>
      <w:r w:rsidRPr="00091D7D">
        <w:rPr>
          <w:rFonts w:ascii="Trebuchet MS" w:hAnsi="Trebuchet MS"/>
          <w:noProof/>
          <w:sz w:val="24"/>
        </w:rPr>
        <w:t xml:space="preserve">in the waters under the earth. </w:t>
      </w:r>
      <w:r w:rsidRPr="00091D7D">
        <w:rPr>
          <w:rFonts w:ascii="Trebuchet MS" w:hAnsi="Trebuchet MS"/>
          <w:b/>
          <w:noProof/>
          <w:sz w:val="24"/>
        </w:rPr>
        <w:t xml:space="preserve">20:5 </w:t>
      </w:r>
      <w:r w:rsidRPr="00091D7D">
        <w:rPr>
          <w:rFonts w:ascii="Trebuchet MS" w:hAnsi="Trebuchet MS"/>
          <w:noProof/>
          <w:sz w:val="24"/>
        </w:rPr>
        <w:t xml:space="preserve">You must not bow down to them nor be </w:t>
      </w:r>
      <w:del w:id="20" w:author="Author">
        <w:r w:rsidRPr="00091D7D">
          <w:rPr>
            <w:rFonts w:ascii="Trebuchet MS" w:hAnsi="Trebuchet MS"/>
            <w:noProof/>
            <w:sz w:val="24"/>
          </w:rPr>
          <w:delText>induced</w:delText>
        </w:r>
      </w:del>
      <w:ins w:id="21" w:author="Author">
        <w:r w:rsidRPr="00091D7D">
          <w:rPr>
            <w:rFonts w:ascii="Trebuchet MS" w:hAnsi="Trebuchet MS"/>
            <w:noProof/>
            <w:sz w:val="24"/>
          </w:rPr>
          <w:t>enticed</w:t>
        </w:r>
      </w:ins>
      <w:r w:rsidRPr="00091D7D">
        <w:rPr>
          <w:rFonts w:ascii="Trebuchet MS" w:hAnsi="Trebuchet MS"/>
          <w:noProof/>
          <w:sz w:val="24"/>
        </w:rPr>
        <w:t xml:space="preserve"> to serve them, </w:t>
      </w:r>
      <w:del w:id="22" w:author="Author">
        <w:r w:rsidRPr="00091D7D">
          <w:rPr>
            <w:rFonts w:ascii="Trebuchet MS" w:hAnsi="Trebuchet MS"/>
            <w:noProof/>
            <w:sz w:val="24"/>
          </w:rPr>
          <w:delText>because</w:delText>
        </w:r>
      </w:del>
      <w:ins w:id="23" w:author="Author">
        <w:r w:rsidRPr="00091D7D">
          <w:rPr>
            <w:rFonts w:ascii="Trebuchet MS" w:hAnsi="Trebuchet MS"/>
            <w:noProof/>
            <w:sz w:val="24"/>
          </w:rPr>
          <w:t>for</w:t>
        </w:r>
      </w:ins>
      <w:r w:rsidRPr="00091D7D">
        <w:rPr>
          <w:rFonts w:ascii="Trebuchet MS" w:hAnsi="Trebuchet MS"/>
          <w:noProof/>
          <w:sz w:val="24"/>
        </w:rPr>
        <w:t xml:space="preserve"> I</w:t>
      </w:r>
      <w:ins w:id="24" w:author="Author">
        <w:r w:rsidRPr="00091D7D">
          <w:rPr>
            <w:rFonts w:ascii="Trebuchet MS" w:hAnsi="Trebuchet MS"/>
            <w:noProof/>
            <w:sz w:val="24"/>
          </w:rPr>
          <w:t>,</w:t>
        </w:r>
      </w:ins>
      <w:r w:rsidRPr="00091D7D">
        <w:rPr>
          <w:rFonts w:ascii="Trebuchet MS" w:hAnsi="Trebuchet MS"/>
          <w:noProof/>
          <w:sz w:val="24"/>
        </w:rPr>
        <w:t xml:space="preserve"> Jehovah your God</w:t>
      </w:r>
      <w:ins w:id="25" w:author="Author">
        <w:r w:rsidRPr="00091D7D">
          <w:rPr>
            <w:rFonts w:ascii="Trebuchet MS" w:hAnsi="Trebuchet MS"/>
            <w:noProof/>
            <w:sz w:val="24"/>
          </w:rPr>
          <w:t>,</w:t>
        </w:r>
      </w:ins>
      <w:r w:rsidRPr="00091D7D">
        <w:rPr>
          <w:rFonts w:ascii="Trebuchet MS" w:hAnsi="Trebuchet MS"/>
          <w:noProof/>
          <w:sz w:val="24"/>
        </w:rPr>
        <w:t xml:space="preserve"> am a God </w:t>
      </w:r>
      <w:del w:id="26" w:author="Author">
        <w:r w:rsidRPr="00091D7D">
          <w:rPr>
            <w:rFonts w:ascii="Trebuchet MS" w:hAnsi="Trebuchet MS"/>
            <w:noProof/>
            <w:sz w:val="24"/>
          </w:rPr>
          <w:delText>exacting</w:delText>
        </w:r>
      </w:del>
      <w:ins w:id="27" w:author="Author">
        <w:r w:rsidRPr="00091D7D">
          <w:rPr>
            <w:rFonts w:ascii="Trebuchet MS" w:hAnsi="Trebuchet MS"/>
            <w:noProof/>
            <w:sz w:val="24"/>
          </w:rPr>
          <w:t>who requires</w:t>
        </w:r>
      </w:ins>
      <w:r w:rsidRPr="00091D7D">
        <w:rPr>
          <w:rFonts w:ascii="Trebuchet MS" w:hAnsi="Trebuchet MS"/>
          <w:noProof/>
          <w:sz w:val="24"/>
        </w:rPr>
        <w:t xml:space="preserve"> exclusive devotion, bringing punishment for the error of fathers upon sons, upon the third generation and upon the fourth generation</w:t>
      </w:r>
      <w:del w:id="28" w:author="Author">
        <w:r w:rsidRPr="00091D7D">
          <w:rPr>
            <w:rFonts w:ascii="Trebuchet MS" w:hAnsi="Trebuchet MS"/>
            <w:noProof/>
            <w:sz w:val="24"/>
          </w:rPr>
          <w:delText>, in the case</w:delText>
        </w:r>
      </w:del>
      <w:r w:rsidRPr="00091D7D">
        <w:rPr>
          <w:rFonts w:ascii="Trebuchet MS" w:hAnsi="Trebuchet MS"/>
          <w:noProof/>
          <w:sz w:val="24"/>
        </w:rPr>
        <w:t xml:space="preserve"> of those who hate me</w:t>
      </w:r>
      <w:del w:id="29" w:author="Author">
        <w:r w:rsidRPr="00091D7D">
          <w:rPr>
            <w:rFonts w:ascii="Trebuchet MS" w:hAnsi="Trebuchet MS"/>
            <w:noProof/>
            <w:sz w:val="24"/>
          </w:rPr>
          <w:delText>;</w:delText>
        </w:r>
      </w:del>
      <w:ins w:id="30" w:author="Author">
        <w:r w:rsidRPr="00091D7D">
          <w:rPr>
            <w:rFonts w:ascii="Trebuchet MS" w:hAnsi="Trebuchet MS"/>
            <w:noProof/>
            <w:sz w:val="24"/>
          </w:rPr>
          <w:t>,</w:t>
        </w:r>
      </w:ins>
      <w:r w:rsidRPr="00091D7D">
        <w:rPr>
          <w:rFonts w:ascii="Trebuchet MS" w:hAnsi="Trebuchet MS"/>
          <w:noProof/>
          <w:sz w:val="24"/>
        </w:rPr>
        <w:t xml:space="preserve"> </w:t>
      </w:r>
      <w:r w:rsidRPr="00091D7D">
        <w:rPr>
          <w:rFonts w:ascii="Trebuchet MS" w:hAnsi="Trebuchet MS"/>
          <w:b/>
          <w:noProof/>
          <w:sz w:val="24"/>
        </w:rPr>
        <w:t xml:space="preserve">20:6 </w:t>
      </w:r>
      <w:r w:rsidRPr="00091D7D">
        <w:rPr>
          <w:rFonts w:ascii="Trebuchet MS" w:hAnsi="Trebuchet MS"/>
          <w:noProof/>
          <w:sz w:val="24"/>
        </w:rPr>
        <w:t xml:space="preserve">but </w:t>
      </w:r>
      <w:del w:id="31" w:author="Author">
        <w:r w:rsidRPr="00091D7D">
          <w:rPr>
            <w:rFonts w:ascii="Trebuchet MS" w:hAnsi="Trebuchet MS"/>
            <w:noProof/>
            <w:sz w:val="24"/>
          </w:rPr>
          <w:delText>exercising loving-kindness toward</w:delText>
        </w:r>
      </w:del>
      <w:ins w:id="32" w:author="Author">
        <w:r w:rsidRPr="00091D7D">
          <w:rPr>
            <w:rFonts w:ascii="Trebuchet MS" w:hAnsi="Trebuchet MS"/>
            <w:noProof/>
            <w:sz w:val="24"/>
          </w:rPr>
          <w:t>showing loyal love to</w:t>
        </w:r>
      </w:ins>
      <w:r w:rsidRPr="00091D7D">
        <w:rPr>
          <w:rFonts w:ascii="Trebuchet MS" w:hAnsi="Trebuchet MS"/>
          <w:noProof/>
          <w:sz w:val="24"/>
        </w:rPr>
        <w:t xml:space="preserve"> the thousandth generation </w:t>
      </w:r>
      <w:del w:id="33" w:author="Author">
        <w:r w:rsidRPr="00091D7D">
          <w:rPr>
            <w:rFonts w:ascii="Trebuchet MS" w:hAnsi="Trebuchet MS"/>
            <w:noProof/>
            <w:sz w:val="24"/>
          </w:rPr>
          <w:delText xml:space="preserve">in the case </w:delText>
        </w:r>
      </w:del>
      <w:r w:rsidRPr="00091D7D">
        <w:rPr>
          <w:rFonts w:ascii="Trebuchet MS" w:hAnsi="Trebuchet MS"/>
          <w:noProof/>
          <w:sz w:val="24"/>
        </w:rPr>
        <w:t>of those who love me and keep my commandments.</w:t>
      </w:r>
    </w:p>
    <w:p w:rsidR="00CF39AD" w:rsidRPr="00091D7D" w:rsidRDefault="00CF39AD" w:rsidP="00CF39AD">
      <w:pPr>
        <w:rPr>
          <w:rFonts w:ascii="Trebuchet MS" w:hAnsi="Trebuchet MS"/>
          <w:noProof/>
          <w:sz w:val="24"/>
        </w:rPr>
      </w:pPr>
      <w:r w:rsidRPr="00091D7D">
        <w:rPr>
          <w:rFonts w:ascii="Trebuchet MS" w:hAnsi="Trebuchet MS"/>
          <w:b/>
          <w:sz w:val="24"/>
        </w:rPr>
        <w:t xml:space="preserve">20:7 </w:t>
      </w:r>
      <w:r w:rsidRPr="00091D7D">
        <w:rPr>
          <w:rFonts w:ascii="Trebuchet MS" w:hAnsi="Trebuchet MS"/>
          <w:noProof/>
          <w:sz w:val="24"/>
        </w:rPr>
        <w:t xml:space="preserve">“You must not take up the name of Jehovah your God in a worthless way, for Jehovah will not leave </w:t>
      </w:r>
      <w:del w:id="34" w:author="Author">
        <w:r w:rsidRPr="00091D7D">
          <w:rPr>
            <w:rFonts w:ascii="Trebuchet MS" w:hAnsi="Trebuchet MS"/>
            <w:noProof/>
            <w:sz w:val="24"/>
          </w:rPr>
          <w:delText xml:space="preserve">the one </w:delText>
        </w:r>
      </w:del>
      <w:r w:rsidRPr="00091D7D">
        <w:rPr>
          <w:rFonts w:ascii="Trebuchet MS" w:hAnsi="Trebuchet MS"/>
          <w:noProof/>
          <w:sz w:val="24"/>
        </w:rPr>
        <w:t xml:space="preserve">unpunished </w:t>
      </w:r>
      <w:ins w:id="35" w:author="Author">
        <w:r w:rsidRPr="00091D7D">
          <w:rPr>
            <w:rFonts w:ascii="Trebuchet MS" w:hAnsi="Trebuchet MS"/>
            <w:noProof/>
            <w:sz w:val="24"/>
          </w:rPr>
          <w:t xml:space="preserve">the one </w:t>
        </w:r>
      </w:ins>
      <w:r w:rsidRPr="00091D7D">
        <w:rPr>
          <w:rFonts w:ascii="Trebuchet MS" w:hAnsi="Trebuchet MS"/>
          <w:noProof/>
          <w:sz w:val="24"/>
        </w:rPr>
        <w:t xml:space="preserve">who takes up </w:t>
      </w:r>
      <w:del w:id="36" w:author="Author">
        <w:r w:rsidRPr="00091D7D">
          <w:rPr>
            <w:rFonts w:ascii="Trebuchet MS" w:hAnsi="Trebuchet MS"/>
            <w:noProof/>
            <w:sz w:val="24"/>
          </w:rPr>
          <w:delText>his</w:delText>
        </w:r>
      </w:del>
      <w:ins w:id="37" w:author="Author">
        <w:r w:rsidRPr="00091D7D">
          <w:rPr>
            <w:rFonts w:ascii="Trebuchet MS" w:hAnsi="Trebuchet MS"/>
            <w:noProof/>
            <w:sz w:val="24"/>
          </w:rPr>
          <w:t>His</w:t>
        </w:r>
      </w:ins>
      <w:r w:rsidRPr="00091D7D">
        <w:rPr>
          <w:rFonts w:ascii="Trebuchet MS" w:hAnsi="Trebuchet MS"/>
          <w:noProof/>
          <w:sz w:val="24"/>
        </w:rPr>
        <w:t xml:space="preserve"> name in a worthless way.</w:t>
      </w:r>
    </w:p>
    <w:p w:rsidR="00CF39AD" w:rsidRPr="00091D7D" w:rsidRDefault="00CF39AD" w:rsidP="00CF39AD">
      <w:pPr>
        <w:rPr>
          <w:rFonts w:ascii="Trebuchet MS" w:hAnsi="Trebuchet MS"/>
          <w:noProof/>
          <w:sz w:val="24"/>
        </w:rPr>
      </w:pPr>
      <w:r w:rsidRPr="00091D7D">
        <w:rPr>
          <w:rFonts w:ascii="Trebuchet MS" w:hAnsi="Trebuchet MS"/>
          <w:b/>
          <w:sz w:val="24"/>
        </w:rPr>
        <w:t xml:space="preserve">20:8 </w:t>
      </w:r>
      <w:r w:rsidRPr="00091D7D">
        <w:rPr>
          <w:rFonts w:ascii="Trebuchet MS" w:hAnsi="Trebuchet MS"/>
          <w:noProof/>
          <w:sz w:val="24"/>
        </w:rPr>
        <w:t>“</w:t>
      </w:r>
      <w:del w:id="38" w:author="Author">
        <w:r w:rsidRPr="00091D7D">
          <w:rPr>
            <w:rFonts w:ascii="Trebuchet MS" w:hAnsi="Trebuchet MS"/>
            <w:noProof/>
            <w:sz w:val="24"/>
          </w:rPr>
          <w:delText>Remembering</w:delText>
        </w:r>
      </w:del>
      <w:ins w:id="39" w:author="Author">
        <w:r w:rsidRPr="00091D7D">
          <w:rPr>
            <w:rFonts w:ascii="Trebuchet MS" w:hAnsi="Trebuchet MS"/>
            <w:noProof/>
            <w:sz w:val="24"/>
          </w:rPr>
          <w:t>Remember</w:t>
        </w:r>
      </w:ins>
      <w:r w:rsidRPr="00091D7D">
        <w:rPr>
          <w:rFonts w:ascii="Trebuchet MS" w:hAnsi="Trebuchet MS"/>
          <w:noProof/>
          <w:sz w:val="24"/>
        </w:rPr>
        <w:t xml:space="preserve"> the </w:t>
      </w:r>
      <w:del w:id="40" w:author="Author">
        <w:r w:rsidRPr="00091D7D">
          <w:rPr>
            <w:rFonts w:ascii="Trebuchet MS" w:hAnsi="Trebuchet MS"/>
            <w:noProof/>
            <w:sz w:val="24"/>
          </w:rPr>
          <w:delText>sabbath</w:delText>
        </w:r>
      </w:del>
      <w:ins w:id="41" w:author="Author">
        <w:r w:rsidRPr="00091D7D">
          <w:rPr>
            <w:rFonts w:ascii="Trebuchet MS" w:hAnsi="Trebuchet MS"/>
            <w:noProof/>
            <w:sz w:val="24"/>
          </w:rPr>
          <w:t>Sabbath</w:t>
        </w:r>
      </w:ins>
      <w:r w:rsidRPr="00091D7D">
        <w:rPr>
          <w:rFonts w:ascii="Trebuchet MS" w:hAnsi="Trebuchet MS"/>
          <w:noProof/>
          <w:sz w:val="24"/>
        </w:rPr>
        <w:t xml:space="preserve"> day to </w:t>
      </w:r>
      <w:del w:id="42" w:author="Author">
        <w:r w:rsidRPr="00091D7D">
          <w:rPr>
            <w:rFonts w:ascii="Trebuchet MS" w:hAnsi="Trebuchet MS"/>
            <w:noProof/>
            <w:sz w:val="24"/>
          </w:rPr>
          <w:delText>hold</w:delText>
        </w:r>
      </w:del>
      <w:ins w:id="43" w:author="Author">
        <w:r w:rsidRPr="00091D7D">
          <w:rPr>
            <w:rFonts w:ascii="Trebuchet MS" w:hAnsi="Trebuchet MS"/>
            <w:noProof/>
            <w:sz w:val="24"/>
          </w:rPr>
          <w:t>keep</w:t>
        </w:r>
      </w:ins>
      <w:r w:rsidRPr="00091D7D">
        <w:rPr>
          <w:rFonts w:ascii="Trebuchet MS" w:hAnsi="Trebuchet MS"/>
          <w:noProof/>
          <w:sz w:val="24"/>
        </w:rPr>
        <w:t xml:space="preserve"> it sacred</w:t>
      </w:r>
      <w:del w:id="44" w:author="Author">
        <w:r w:rsidRPr="00091D7D">
          <w:rPr>
            <w:rFonts w:ascii="Trebuchet MS" w:hAnsi="Trebuchet MS"/>
            <w:noProof/>
            <w:sz w:val="24"/>
          </w:rPr>
          <w:delText>,</w:delText>
        </w:r>
      </w:del>
      <w:ins w:id="45" w:author="Author">
        <w:r w:rsidRPr="00091D7D">
          <w:rPr>
            <w:rFonts w:ascii="Trebuchet MS" w:hAnsi="Trebuchet MS"/>
            <w:noProof/>
            <w:sz w:val="24"/>
          </w:rPr>
          <w:t>.</w:t>
        </w:r>
      </w:ins>
      <w:r w:rsidRPr="00091D7D">
        <w:rPr>
          <w:rFonts w:ascii="Trebuchet MS" w:hAnsi="Trebuchet MS"/>
          <w:noProof/>
          <w:sz w:val="24"/>
        </w:rPr>
        <w:t xml:space="preserve"> </w:t>
      </w:r>
      <w:r w:rsidRPr="00091D7D">
        <w:rPr>
          <w:rFonts w:ascii="Trebuchet MS" w:hAnsi="Trebuchet MS"/>
          <w:b/>
          <w:noProof/>
          <w:sz w:val="24"/>
        </w:rPr>
        <w:t xml:space="preserve">20:9 </w:t>
      </w:r>
      <w:del w:id="46" w:author="Author">
        <w:r w:rsidRPr="00091D7D">
          <w:rPr>
            <w:rFonts w:ascii="Trebuchet MS" w:hAnsi="Trebuchet MS"/>
            <w:noProof/>
            <w:sz w:val="24"/>
          </w:rPr>
          <w:delText>you</w:delText>
        </w:r>
      </w:del>
      <w:ins w:id="47" w:author="Author">
        <w:r w:rsidRPr="00091D7D">
          <w:rPr>
            <w:rFonts w:ascii="Trebuchet MS" w:hAnsi="Trebuchet MS"/>
            <w:noProof/>
            <w:sz w:val="24"/>
          </w:rPr>
          <w:t>You</w:t>
        </w:r>
      </w:ins>
      <w:r w:rsidRPr="00091D7D">
        <w:rPr>
          <w:rFonts w:ascii="Trebuchet MS" w:hAnsi="Trebuchet MS"/>
          <w:noProof/>
          <w:sz w:val="24"/>
        </w:rPr>
        <w:t xml:space="preserve"> are to </w:t>
      </w:r>
      <w:del w:id="48" w:author="Author">
        <w:r w:rsidRPr="00091D7D">
          <w:rPr>
            <w:rFonts w:ascii="Trebuchet MS" w:hAnsi="Trebuchet MS"/>
            <w:noProof/>
            <w:sz w:val="24"/>
          </w:rPr>
          <w:delText>render service</w:delText>
        </w:r>
      </w:del>
      <w:ins w:id="49" w:author="Author">
        <w:r w:rsidRPr="00091D7D">
          <w:rPr>
            <w:rFonts w:ascii="Trebuchet MS" w:hAnsi="Trebuchet MS"/>
            <w:noProof/>
            <w:sz w:val="24"/>
          </w:rPr>
          <w:t>labor</w:t>
        </w:r>
      </w:ins>
      <w:r w:rsidRPr="00091D7D">
        <w:rPr>
          <w:rFonts w:ascii="Trebuchet MS" w:hAnsi="Trebuchet MS"/>
          <w:noProof/>
          <w:sz w:val="24"/>
        </w:rPr>
        <w:t xml:space="preserve"> and </w:t>
      </w:r>
      <w:del w:id="50" w:author="Author">
        <w:r w:rsidRPr="00091D7D">
          <w:rPr>
            <w:rFonts w:ascii="Trebuchet MS" w:hAnsi="Trebuchet MS"/>
            <w:noProof/>
            <w:sz w:val="24"/>
          </w:rPr>
          <w:delText xml:space="preserve">you must </w:delText>
        </w:r>
      </w:del>
      <w:r w:rsidRPr="00091D7D">
        <w:rPr>
          <w:rFonts w:ascii="Trebuchet MS" w:hAnsi="Trebuchet MS"/>
          <w:noProof/>
          <w:sz w:val="24"/>
        </w:rPr>
        <w:t xml:space="preserve">do all your work </w:t>
      </w:r>
      <w:ins w:id="51" w:author="Author">
        <w:r w:rsidRPr="00091D7D">
          <w:rPr>
            <w:rFonts w:ascii="Trebuchet MS" w:hAnsi="Trebuchet MS"/>
            <w:noProof/>
            <w:sz w:val="24"/>
          </w:rPr>
          <w:t xml:space="preserve">for </w:t>
        </w:r>
      </w:ins>
      <w:r w:rsidRPr="00091D7D">
        <w:rPr>
          <w:rFonts w:ascii="Trebuchet MS" w:hAnsi="Trebuchet MS"/>
          <w:noProof/>
          <w:sz w:val="24"/>
        </w:rPr>
        <w:t>six days</w:t>
      </w:r>
      <w:del w:id="52" w:author="Author">
        <w:r w:rsidRPr="00091D7D">
          <w:rPr>
            <w:rFonts w:ascii="Trebuchet MS" w:hAnsi="Trebuchet MS"/>
            <w:noProof/>
            <w:sz w:val="24"/>
          </w:rPr>
          <w:delText>.</w:delText>
        </w:r>
      </w:del>
      <w:ins w:id="53" w:author="Author">
        <w:r w:rsidRPr="00091D7D">
          <w:rPr>
            <w:rFonts w:ascii="Trebuchet MS" w:hAnsi="Trebuchet MS"/>
            <w:noProof/>
            <w:sz w:val="24"/>
          </w:rPr>
          <w:t>,</w:t>
        </w:r>
      </w:ins>
      <w:r w:rsidRPr="00091D7D">
        <w:rPr>
          <w:rFonts w:ascii="Trebuchet MS" w:hAnsi="Trebuchet MS"/>
          <w:noProof/>
          <w:sz w:val="24"/>
        </w:rPr>
        <w:t xml:space="preserve"> </w:t>
      </w:r>
      <w:r w:rsidRPr="00091D7D">
        <w:rPr>
          <w:rFonts w:ascii="Trebuchet MS" w:hAnsi="Trebuchet MS"/>
          <w:b/>
          <w:noProof/>
          <w:sz w:val="24"/>
        </w:rPr>
        <w:t xml:space="preserve">20:10 </w:t>
      </w:r>
      <w:del w:id="54" w:author="Author">
        <w:r w:rsidRPr="00091D7D">
          <w:rPr>
            <w:rFonts w:ascii="Trebuchet MS" w:hAnsi="Trebuchet MS"/>
            <w:noProof/>
            <w:sz w:val="24"/>
          </w:rPr>
          <w:delText>But</w:delText>
        </w:r>
      </w:del>
      <w:ins w:id="55" w:author="Author">
        <w:r w:rsidRPr="00091D7D">
          <w:rPr>
            <w:rFonts w:ascii="Trebuchet MS" w:hAnsi="Trebuchet MS"/>
            <w:noProof/>
            <w:sz w:val="24"/>
          </w:rPr>
          <w:t>but</w:t>
        </w:r>
      </w:ins>
      <w:r w:rsidRPr="00091D7D">
        <w:rPr>
          <w:rFonts w:ascii="Trebuchet MS" w:hAnsi="Trebuchet MS"/>
          <w:noProof/>
          <w:sz w:val="24"/>
        </w:rPr>
        <w:t xml:space="preserve"> the seventh day is a sabbath to Jehovah your God. You must not do any work, </w:t>
      </w:r>
      <w:ins w:id="56" w:author="Author">
        <w:r w:rsidRPr="00091D7D">
          <w:rPr>
            <w:rFonts w:ascii="Trebuchet MS" w:hAnsi="Trebuchet MS"/>
            <w:noProof/>
            <w:sz w:val="24"/>
          </w:rPr>
          <w:t xml:space="preserve">neither </w:t>
        </w:r>
      </w:ins>
      <w:r w:rsidRPr="00091D7D">
        <w:rPr>
          <w:rFonts w:ascii="Trebuchet MS" w:hAnsi="Trebuchet MS"/>
          <w:noProof/>
          <w:sz w:val="24"/>
        </w:rPr>
        <w:t>you nor your son nor your daughter</w:t>
      </w:r>
      <w:del w:id="57" w:author="Author">
        <w:r w:rsidRPr="00091D7D">
          <w:rPr>
            <w:rFonts w:ascii="Trebuchet MS" w:hAnsi="Trebuchet MS"/>
            <w:noProof/>
            <w:sz w:val="24"/>
          </w:rPr>
          <w:delText>,</w:delText>
        </w:r>
      </w:del>
      <w:ins w:id="58" w:author="Author">
        <w:r w:rsidRPr="00091D7D">
          <w:rPr>
            <w:rFonts w:ascii="Trebuchet MS" w:hAnsi="Trebuchet MS"/>
            <w:noProof/>
            <w:sz w:val="24"/>
          </w:rPr>
          <w:t xml:space="preserve"> nor</w:t>
        </w:r>
      </w:ins>
      <w:r w:rsidRPr="00091D7D">
        <w:rPr>
          <w:rFonts w:ascii="Trebuchet MS" w:hAnsi="Trebuchet MS"/>
          <w:noProof/>
          <w:sz w:val="24"/>
        </w:rPr>
        <w:t xml:space="preserve"> your slave man nor your slave girl nor your domestic animal nor your </w:t>
      </w:r>
      <w:del w:id="59" w:author="Author">
        <w:r w:rsidRPr="00091D7D">
          <w:rPr>
            <w:rFonts w:ascii="Trebuchet MS" w:hAnsi="Trebuchet MS"/>
            <w:noProof/>
            <w:sz w:val="24"/>
          </w:rPr>
          <w:delText>alien</w:delText>
        </w:r>
      </w:del>
      <w:ins w:id="60" w:author="Author">
        <w:r w:rsidRPr="00091D7D">
          <w:rPr>
            <w:rFonts w:ascii="Trebuchet MS" w:hAnsi="Trebuchet MS"/>
            <w:noProof/>
            <w:sz w:val="24"/>
          </w:rPr>
          <w:t>foreign</w:t>
        </w:r>
      </w:ins>
      <w:r w:rsidRPr="00091D7D">
        <w:rPr>
          <w:rFonts w:ascii="Trebuchet MS" w:hAnsi="Trebuchet MS"/>
          <w:noProof/>
          <w:sz w:val="24"/>
        </w:rPr>
        <w:t xml:space="preserve"> resident who is inside your </w:t>
      </w:r>
      <w:del w:id="61" w:author="Author">
        <w:r w:rsidRPr="00091D7D">
          <w:rPr>
            <w:rFonts w:ascii="Trebuchet MS" w:hAnsi="Trebuchet MS"/>
            <w:noProof/>
            <w:sz w:val="24"/>
          </w:rPr>
          <w:delText>gates.</w:delText>
        </w:r>
      </w:del>
      <w:ins w:id="62" w:author="Author">
        <w:r w:rsidRPr="00091D7D">
          <w:rPr>
            <w:rFonts w:ascii="Trebuchet MS" w:hAnsi="Trebuchet MS"/>
            <w:noProof/>
            <w:sz w:val="24"/>
          </w:rPr>
          <w:t>settlements.</w:t>
        </w:r>
        <w:r w:rsidRPr="00091D7D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091D7D">
        <w:rPr>
          <w:rFonts w:ascii="Trebuchet MS" w:hAnsi="Trebuchet MS"/>
          <w:noProof/>
          <w:sz w:val="24"/>
        </w:rPr>
        <w:t xml:space="preserve"> </w:t>
      </w:r>
      <w:r w:rsidRPr="00091D7D">
        <w:rPr>
          <w:rFonts w:ascii="Trebuchet MS" w:hAnsi="Trebuchet MS"/>
          <w:b/>
          <w:noProof/>
          <w:sz w:val="24"/>
        </w:rPr>
        <w:t xml:space="preserve">20:11 </w:t>
      </w:r>
      <w:r w:rsidRPr="00091D7D">
        <w:rPr>
          <w:rFonts w:ascii="Trebuchet MS" w:hAnsi="Trebuchet MS"/>
          <w:noProof/>
          <w:sz w:val="24"/>
        </w:rPr>
        <w:t>For in six days Jehovah made the heavens and the earth, the sea</w:t>
      </w:r>
      <w:ins w:id="65" w:author="Author">
        <w:r w:rsidRPr="00091D7D">
          <w:rPr>
            <w:rFonts w:ascii="Trebuchet MS" w:hAnsi="Trebuchet MS"/>
            <w:noProof/>
            <w:sz w:val="24"/>
          </w:rPr>
          <w:t>,</w:t>
        </w:r>
      </w:ins>
      <w:r w:rsidRPr="00091D7D">
        <w:rPr>
          <w:rFonts w:ascii="Trebuchet MS" w:hAnsi="Trebuchet MS"/>
          <w:noProof/>
          <w:sz w:val="24"/>
        </w:rPr>
        <w:t xml:space="preserve"> and </w:t>
      </w:r>
      <w:del w:id="66" w:author="Author">
        <w:r w:rsidRPr="00091D7D">
          <w:rPr>
            <w:rFonts w:ascii="Trebuchet MS" w:hAnsi="Trebuchet MS"/>
            <w:noProof/>
            <w:sz w:val="24"/>
          </w:rPr>
          <w:delText>everything</w:delText>
        </w:r>
      </w:del>
      <w:ins w:id="67" w:author="Author">
        <w:r w:rsidRPr="00091D7D">
          <w:rPr>
            <w:rFonts w:ascii="Trebuchet MS" w:hAnsi="Trebuchet MS"/>
            <w:noProof/>
            <w:sz w:val="24"/>
          </w:rPr>
          <w:t>all</w:t>
        </w:r>
      </w:ins>
      <w:r w:rsidRPr="00091D7D">
        <w:rPr>
          <w:rFonts w:ascii="Trebuchet MS" w:hAnsi="Trebuchet MS"/>
          <w:noProof/>
          <w:sz w:val="24"/>
        </w:rPr>
        <w:t xml:space="preserve"> that is in them, and he </w:t>
      </w:r>
      <w:del w:id="68" w:author="Author">
        <w:r w:rsidRPr="00091D7D">
          <w:rPr>
            <w:rFonts w:ascii="Trebuchet MS" w:hAnsi="Trebuchet MS"/>
            <w:noProof/>
            <w:sz w:val="24"/>
          </w:rPr>
          <w:delText>proceeded</w:delText>
        </w:r>
      </w:del>
      <w:ins w:id="69" w:author="Author">
        <w:r w:rsidRPr="00091D7D">
          <w:rPr>
            <w:rFonts w:ascii="Trebuchet MS" w:hAnsi="Trebuchet MS"/>
            <w:noProof/>
            <w:sz w:val="24"/>
          </w:rPr>
          <w:t>began</w:t>
        </w:r>
      </w:ins>
      <w:r w:rsidRPr="00091D7D">
        <w:rPr>
          <w:rFonts w:ascii="Trebuchet MS" w:hAnsi="Trebuchet MS"/>
          <w:noProof/>
          <w:sz w:val="24"/>
        </w:rPr>
        <w:t xml:space="preserve"> to rest on the seventh day. That is why Jehovah blessed the </w:t>
      </w:r>
      <w:del w:id="70" w:author="Author">
        <w:r w:rsidRPr="00091D7D">
          <w:rPr>
            <w:rFonts w:ascii="Trebuchet MS" w:hAnsi="Trebuchet MS"/>
            <w:noProof/>
            <w:sz w:val="24"/>
          </w:rPr>
          <w:delText>sabbath</w:delText>
        </w:r>
      </w:del>
      <w:ins w:id="71" w:author="Author">
        <w:r w:rsidRPr="00091D7D">
          <w:rPr>
            <w:rFonts w:ascii="Trebuchet MS" w:hAnsi="Trebuchet MS"/>
            <w:noProof/>
            <w:sz w:val="24"/>
          </w:rPr>
          <w:t>Sabbath</w:t>
        </w:r>
      </w:ins>
      <w:r w:rsidRPr="00091D7D">
        <w:rPr>
          <w:rFonts w:ascii="Trebuchet MS" w:hAnsi="Trebuchet MS"/>
          <w:noProof/>
          <w:sz w:val="24"/>
        </w:rPr>
        <w:t xml:space="preserve"> day and </w:t>
      </w:r>
      <w:del w:id="72" w:author="Author">
        <w:r w:rsidRPr="00091D7D">
          <w:rPr>
            <w:rFonts w:ascii="Trebuchet MS" w:hAnsi="Trebuchet MS"/>
            <w:noProof/>
            <w:sz w:val="24"/>
          </w:rPr>
          <w:delText>proceeded to make</w:delText>
        </w:r>
      </w:del>
      <w:ins w:id="73" w:author="Author">
        <w:r w:rsidRPr="00091D7D">
          <w:rPr>
            <w:rFonts w:ascii="Trebuchet MS" w:hAnsi="Trebuchet MS"/>
            <w:noProof/>
            <w:sz w:val="24"/>
          </w:rPr>
          <w:t>made</w:t>
        </w:r>
      </w:ins>
      <w:r w:rsidRPr="00091D7D">
        <w:rPr>
          <w:rFonts w:ascii="Trebuchet MS" w:hAnsi="Trebuchet MS"/>
          <w:noProof/>
          <w:sz w:val="24"/>
        </w:rPr>
        <w:t xml:space="preserve"> it sacred.</w:t>
      </w:r>
    </w:p>
    <w:p w:rsidR="00CF39AD" w:rsidRPr="00091D7D" w:rsidRDefault="00CF39AD" w:rsidP="00CF39AD">
      <w:pPr>
        <w:rPr>
          <w:rFonts w:ascii="Trebuchet MS" w:hAnsi="Trebuchet MS"/>
          <w:noProof/>
          <w:sz w:val="24"/>
        </w:rPr>
      </w:pPr>
      <w:r w:rsidRPr="00091D7D">
        <w:rPr>
          <w:rFonts w:ascii="Trebuchet MS" w:hAnsi="Trebuchet MS"/>
          <w:b/>
          <w:sz w:val="24"/>
        </w:rPr>
        <w:lastRenderedPageBreak/>
        <w:t xml:space="preserve">20:12 </w:t>
      </w:r>
      <w:r w:rsidRPr="00091D7D">
        <w:rPr>
          <w:rFonts w:ascii="Trebuchet MS" w:hAnsi="Trebuchet MS"/>
          <w:noProof/>
          <w:sz w:val="24"/>
        </w:rPr>
        <w:t>“Honor your father and your mother</w:t>
      </w:r>
      <w:del w:id="74" w:author="Author">
        <w:r w:rsidRPr="00091D7D">
          <w:rPr>
            <w:rFonts w:ascii="Trebuchet MS" w:hAnsi="Trebuchet MS"/>
            <w:noProof/>
            <w:sz w:val="24"/>
          </w:rPr>
          <w:delText xml:space="preserve"> in order</w:delText>
        </w:r>
      </w:del>
      <w:ins w:id="75" w:author="Author">
        <w:r w:rsidRPr="00091D7D">
          <w:rPr>
            <w:rFonts w:ascii="Trebuchet MS" w:hAnsi="Trebuchet MS"/>
            <w:noProof/>
            <w:sz w:val="24"/>
          </w:rPr>
          <w:t>, so</w:t>
        </w:r>
      </w:ins>
      <w:r w:rsidRPr="00091D7D">
        <w:rPr>
          <w:rFonts w:ascii="Trebuchet MS" w:hAnsi="Trebuchet MS"/>
          <w:noProof/>
          <w:sz w:val="24"/>
        </w:rPr>
        <w:t xml:space="preserve"> that </w:t>
      </w:r>
      <w:del w:id="76" w:author="Author">
        <w:r w:rsidRPr="00091D7D">
          <w:rPr>
            <w:rFonts w:ascii="Trebuchet MS" w:hAnsi="Trebuchet MS"/>
            <w:noProof/>
            <w:sz w:val="24"/>
          </w:rPr>
          <w:delText>your days</w:delText>
        </w:r>
      </w:del>
      <w:ins w:id="77" w:author="Author">
        <w:r w:rsidRPr="00091D7D">
          <w:rPr>
            <w:rFonts w:ascii="Trebuchet MS" w:hAnsi="Trebuchet MS"/>
            <w:noProof/>
            <w:sz w:val="24"/>
          </w:rPr>
          <w:t>you</w:t>
        </w:r>
      </w:ins>
      <w:r w:rsidRPr="00091D7D">
        <w:rPr>
          <w:rFonts w:ascii="Trebuchet MS" w:hAnsi="Trebuchet MS"/>
          <w:noProof/>
          <w:sz w:val="24"/>
        </w:rPr>
        <w:t xml:space="preserve"> may </w:t>
      </w:r>
      <w:del w:id="78" w:author="Author">
        <w:r w:rsidRPr="00091D7D">
          <w:rPr>
            <w:rFonts w:ascii="Trebuchet MS" w:hAnsi="Trebuchet MS"/>
            <w:noProof/>
            <w:sz w:val="24"/>
          </w:rPr>
          <w:delText>prove</w:delText>
        </w:r>
      </w:del>
      <w:ins w:id="79" w:author="Author">
        <w:r w:rsidRPr="00091D7D">
          <w:rPr>
            <w:rFonts w:ascii="Trebuchet MS" w:hAnsi="Trebuchet MS"/>
            <w:noProof/>
            <w:sz w:val="24"/>
          </w:rPr>
          <w:t>live a</w:t>
        </w:r>
      </w:ins>
      <w:r w:rsidRPr="00091D7D">
        <w:rPr>
          <w:rFonts w:ascii="Trebuchet MS" w:hAnsi="Trebuchet MS"/>
          <w:noProof/>
          <w:sz w:val="24"/>
        </w:rPr>
        <w:t xml:space="preserve"> long </w:t>
      </w:r>
      <w:del w:id="80" w:author="Author">
        <w:r w:rsidRPr="00091D7D">
          <w:rPr>
            <w:rFonts w:ascii="Trebuchet MS" w:hAnsi="Trebuchet MS"/>
            <w:noProof/>
            <w:sz w:val="24"/>
          </w:rPr>
          <w:delText>upon</w:delText>
        </w:r>
      </w:del>
      <w:ins w:id="81" w:author="Author">
        <w:r w:rsidRPr="00091D7D">
          <w:rPr>
            <w:rFonts w:ascii="Trebuchet MS" w:hAnsi="Trebuchet MS"/>
            <w:noProof/>
            <w:sz w:val="24"/>
          </w:rPr>
          <w:t>time in</w:t>
        </w:r>
      </w:ins>
      <w:r w:rsidRPr="00091D7D">
        <w:rPr>
          <w:rFonts w:ascii="Trebuchet MS" w:hAnsi="Trebuchet MS"/>
          <w:noProof/>
          <w:sz w:val="24"/>
        </w:rPr>
        <w:t xml:space="preserve"> the </w:t>
      </w:r>
      <w:del w:id="82" w:author="Author">
        <w:r w:rsidRPr="00091D7D">
          <w:rPr>
            <w:rFonts w:ascii="Trebuchet MS" w:hAnsi="Trebuchet MS"/>
            <w:noProof/>
            <w:sz w:val="24"/>
          </w:rPr>
          <w:delText>ground</w:delText>
        </w:r>
      </w:del>
      <w:ins w:id="83" w:author="Author">
        <w:r w:rsidRPr="00091D7D">
          <w:rPr>
            <w:rFonts w:ascii="Trebuchet MS" w:hAnsi="Trebuchet MS"/>
            <w:noProof/>
            <w:sz w:val="24"/>
          </w:rPr>
          <w:t>land</w:t>
        </w:r>
      </w:ins>
      <w:r w:rsidRPr="00091D7D">
        <w:rPr>
          <w:rFonts w:ascii="Trebuchet MS" w:hAnsi="Trebuchet MS"/>
          <w:noProof/>
          <w:sz w:val="24"/>
        </w:rPr>
        <w:t xml:space="preserve"> that Jehovah your God is giving you.</w:t>
      </w:r>
    </w:p>
    <w:p w:rsidR="00CF39AD" w:rsidRPr="00091D7D" w:rsidRDefault="00CF39AD" w:rsidP="00CF39AD">
      <w:pPr>
        <w:rPr>
          <w:rFonts w:ascii="Trebuchet MS" w:hAnsi="Trebuchet MS"/>
          <w:noProof/>
          <w:sz w:val="24"/>
        </w:rPr>
      </w:pPr>
      <w:r w:rsidRPr="00091D7D">
        <w:rPr>
          <w:rFonts w:ascii="Trebuchet MS" w:hAnsi="Trebuchet MS"/>
          <w:b/>
          <w:sz w:val="24"/>
        </w:rPr>
        <w:t xml:space="preserve">20:13 </w:t>
      </w:r>
      <w:r w:rsidRPr="00091D7D">
        <w:rPr>
          <w:rFonts w:ascii="Trebuchet MS" w:hAnsi="Trebuchet MS"/>
          <w:noProof/>
          <w:sz w:val="24"/>
        </w:rPr>
        <w:t>“You must not murder.</w:t>
      </w:r>
    </w:p>
    <w:p w:rsidR="00CF39AD" w:rsidRPr="00091D7D" w:rsidRDefault="00CF39AD" w:rsidP="00CF39AD">
      <w:pPr>
        <w:rPr>
          <w:rFonts w:ascii="Trebuchet MS" w:hAnsi="Trebuchet MS"/>
          <w:noProof/>
          <w:sz w:val="24"/>
        </w:rPr>
      </w:pPr>
      <w:r w:rsidRPr="00091D7D">
        <w:rPr>
          <w:rFonts w:ascii="Trebuchet MS" w:hAnsi="Trebuchet MS"/>
          <w:b/>
          <w:sz w:val="24"/>
        </w:rPr>
        <w:t xml:space="preserve">20:14 </w:t>
      </w:r>
      <w:r w:rsidRPr="00091D7D">
        <w:rPr>
          <w:rFonts w:ascii="Trebuchet MS" w:hAnsi="Trebuchet MS"/>
          <w:noProof/>
          <w:sz w:val="24"/>
        </w:rPr>
        <w:t>“You must not commit adultery.</w:t>
      </w:r>
    </w:p>
    <w:p w:rsidR="00CF39AD" w:rsidRPr="00091D7D" w:rsidRDefault="00CF39AD" w:rsidP="00CF39AD">
      <w:pPr>
        <w:rPr>
          <w:rFonts w:ascii="Trebuchet MS" w:hAnsi="Trebuchet MS"/>
          <w:noProof/>
          <w:sz w:val="24"/>
        </w:rPr>
      </w:pPr>
      <w:r w:rsidRPr="00091D7D">
        <w:rPr>
          <w:rFonts w:ascii="Trebuchet MS" w:hAnsi="Trebuchet MS"/>
          <w:b/>
          <w:sz w:val="24"/>
        </w:rPr>
        <w:t xml:space="preserve">20:15 </w:t>
      </w:r>
      <w:r w:rsidRPr="00091D7D">
        <w:rPr>
          <w:rFonts w:ascii="Trebuchet MS" w:hAnsi="Trebuchet MS"/>
          <w:noProof/>
          <w:sz w:val="24"/>
        </w:rPr>
        <w:t>“You must not steal.</w:t>
      </w:r>
    </w:p>
    <w:p w:rsidR="00CF39AD" w:rsidRPr="00091D7D" w:rsidRDefault="00CF39AD" w:rsidP="00CF39AD">
      <w:pPr>
        <w:rPr>
          <w:rFonts w:ascii="Trebuchet MS" w:hAnsi="Trebuchet MS"/>
          <w:noProof/>
          <w:sz w:val="24"/>
        </w:rPr>
      </w:pPr>
      <w:r w:rsidRPr="00091D7D">
        <w:rPr>
          <w:rFonts w:ascii="Trebuchet MS" w:hAnsi="Trebuchet MS"/>
          <w:b/>
          <w:sz w:val="24"/>
        </w:rPr>
        <w:t xml:space="preserve">20:16 </w:t>
      </w:r>
      <w:r w:rsidRPr="00091D7D">
        <w:rPr>
          <w:rFonts w:ascii="Trebuchet MS" w:hAnsi="Trebuchet MS"/>
          <w:noProof/>
          <w:sz w:val="24"/>
        </w:rPr>
        <w:t xml:space="preserve">“You must not testify falsely </w:t>
      </w:r>
      <w:del w:id="84" w:author="Author">
        <w:r w:rsidRPr="00091D7D">
          <w:rPr>
            <w:rFonts w:ascii="Trebuchet MS" w:hAnsi="Trebuchet MS"/>
            <w:noProof/>
            <w:sz w:val="24"/>
          </w:rPr>
          <w:delText>as</w:delText>
        </w:r>
      </w:del>
      <w:ins w:id="85" w:author="Author">
        <w:r w:rsidRPr="00091D7D">
          <w:rPr>
            <w:rFonts w:ascii="Trebuchet MS" w:hAnsi="Trebuchet MS"/>
            <w:noProof/>
            <w:sz w:val="24"/>
          </w:rPr>
          <w:t>when you are</w:t>
        </w:r>
      </w:ins>
      <w:r w:rsidRPr="00091D7D">
        <w:rPr>
          <w:rFonts w:ascii="Trebuchet MS" w:hAnsi="Trebuchet MS"/>
          <w:noProof/>
          <w:sz w:val="24"/>
        </w:rPr>
        <w:t xml:space="preserve"> a witness against your </w:t>
      </w:r>
      <w:del w:id="86" w:author="Author">
        <w:r w:rsidRPr="00091D7D">
          <w:rPr>
            <w:rFonts w:ascii="Trebuchet MS" w:hAnsi="Trebuchet MS"/>
            <w:noProof/>
            <w:sz w:val="24"/>
          </w:rPr>
          <w:delText>fellowman</w:delText>
        </w:r>
      </w:del>
      <w:ins w:id="87" w:author="Author">
        <w:r w:rsidRPr="00091D7D">
          <w:rPr>
            <w:rFonts w:ascii="Trebuchet MS" w:hAnsi="Trebuchet MS"/>
            <w:noProof/>
            <w:sz w:val="24"/>
          </w:rPr>
          <w:t>fellow man</w:t>
        </w:r>
      </w:ins>
      <w:r w:rsidRPr="00091D7D">
        <w:rPr>
          <w:rFonts w:ascii="Trebuchet MS" w:hAnsi="Trebuchet MS"/>
          <w:noProof/>
          <w:sz w:val="24"/>
        </w:rPr>
        <w:t>.</w:t>
      </w:r>
    </w:p>
    <w:p w:rsidR="00CF39AD" w:rsidRPr="00091D7D" w:rsidRDefault="00CF39AD" w:rsidP="00CF39AD">
      <w:pPr>
        <w:rPr>
          <w:rFonts w:ascii="Trebuchet MS" w:hAnsi="Trebuchet MS"/>
          <w:noProof/>
          <w:sz w:val="24"/>
        </w:rPr>
      </w:pPr>
      <w:r w:rsidRPr="00091D7D">
        <w:rPr>
          <w:rFonts w:ascii="Trebuchet MS" w:hAnsi="Trebuchet MS"/>
          <w:b/>
          <w:sz w:val="24"/>
        </w:rPr>
        <w:t xml:space="preserve">20:17 </w:t>
      </w:r>
      <w:r w:rsidRPr="00091D7D">
        <w:rPr>
          <w:rFonts w:ascii="Trebuchet MS" w:hAnsi="Trebuchet MS"/>
          <w:noProof/>
          <w:sz w:val="24"/>
        </w:rPr>
        <w:t xml:space="preserve">“You must not desire your </w:t>
      </w:r>
      <w:del w:id="88" w:author="Author">
        <w:r w:rsidRPr="00091D7D">
          <w:rPr>
            <w:rFonts w:ascii="Trebuchet MS" w:hAnsi="Trebuchet MS"/>
            <w:noProof/>
            <w:sz w:val="24"/>
          </w:rPr>
          <w:delText>fellowman’s</w:delText>
        </w:r>
      </w:del>
      <w:ins w:id="89" w:author="Author">
        <w:r w:rsidRPr="00091D7D">
          <w:rPr>
            <w:rFonts w:ascii="Trebuchet MS" w:hAnsi="Trebuchet MS"/>
            <w:noProof/>
            <w:sz w:val="24"/>
          </w:rPr>
          <w:t>fellow man’s</w:t>
        </w:r>
      </w:ins>
      <w:r w:rsidRPr="00091D7D">
        <w:rPr>
          <w:rFonts w:ascii="Trebuchet MS" w:hAnsi="Trebuchet MS"/>
          <w:noProof/>
          <w:sz w:val="24"/>
        </w:rPr>
        <w:t xml:space="preserve"> house. You must not desire your </w:t>
      </w:r>
      <w:del w:id="90" w:author="Author">
        <w:r w:rsidRPr="00091D7D">
          <w:rPr>
            <w:rFonts w:ascii="Trebuchet MS" w:hAnsi="Trebuchet MS"/>
            <w:noProof/>
            <w:sz w:val="24"/>
          </w:rPr>
          <w:delText>fellowman’s</w:delText>
        </w:r>
      </w:del>
      <w:ins w:id="91" w:author="Author">
        <w:r w:rsidRPr="00091D7D">
          <w:rPr>
            <w:rFonts w:ascii="Trebuchet MS" w:hAnsi="Trebuchet MS"/>
            <w:noProof/>
            <w:sz w:val="24"/>
          </w:rPr>
          <w:t>fellow man’s</w:t>
        </w:r>
      </w:ins>
      <w:r w:rsidRPr="00091D7D">
        <w:rPr>
          <w:rFonts w:ascii="Trebuchet MS" w:hAnsi="Trebuchet MS"/>
          <w:noProof/>
          <w:sz w:val="24"/>
        </w:rPr>
        <w:t xml:space="preserve"> wife</w:t>
      </w:r>
      <w:del w:id="92" w:author="Author">
        <w:r w:rsidRPr="00091D7D">
          <w:rPr>
            <w:rFonts w:ascii="Trebuchet MS" w:hAnsi="Trebuchet MS"/>
            <w:noProof/>
            <w:sz w:val="24"/>
          </w:rPr>
          <w:delText>,</w:delText>
        </w:r>
      </w:del>
      <w:r w:rsidRPr="00091D7D">
        <w:rPr>
          <w:rFonts w:ascii="Trebuchet MS" w:hAnsi="Trebuchet MS"/>
          <w:noProof/>
          <w:sz w:val="24"/>
        </w:rPr>
        <w:t xml:space="preserve"> nor his slave man nor his slave girl nor his bull nor his </w:t>
      </w:r>
      <w:del w:id="93" w:author="Author">
        <w:r w:rsidRPr="00091D7D">
          <w:rPr>
            <w:rFonts w:ascii="Trebuchet MS" w:hAnsi="Trebuchet MS"/>
            <w:noProof/>
            <w:sz w:val="24"/>
          </w:rPr>
          <w:delText>ass</w:delText>
        </w:r>
      </w:del>
      <w:ins w:id="94" w:author="Author">
        <w:r w:rsidRPr="00091D7D">
          <w:rPr>
            <w:rFonts w:ascii="Trebuchet MS" w:hAnsi="Trebuchet MS"/>
            <w:noProof/>
            <w:sz w:val="24"/>
          </w:rPr>
          <w:t>donkey</w:t>
        </w:r>
      </w:ins>
      <w:r w:rsidRPr="00091D7D">
        <w:rPr>
          <w:rFonts w:ascii="Trebuchet MS" w:hAnsi="Trebuchet MS"/>
          <w:noProof/>
          <w:sz w:val="24"/>
        </w:rPr>
        <w:t xml:space="preserve"> nor anything that belongs to your </w:t>
      </w:r>
      <w:del w:id="95" w:author="Author">
        <w:r w:rsidRPr="00091D7D">
          <w:rPr>
            <w:rFonts w:ascii="Trebuchet MS" w:hAnsi="Trebuchet MS"/>
            <w:noProof/>
            <w:sz w:val="24"/>
          </w:rPr>
          <w:delText>fellowman</w:delText>
        </w:r>
      </w:del>
      <w:ins w:id="96" w:author="Author">
        <w:r w:rsidRPr="00091D7D">
          <w:rPr>
            <w:rFonts w:ascii="Trebuchet MS" w:hAnsi="Trebuchet MS"/>
            <w:noProof/>
            <w:sz w:val="24"/>
          </w:rPr>
          <w:t>fellow man</w:t>
        </w:r>
      </w:ins>
      <w:r w:rsidRPr="00091D7D">
        <w:rPr>
          <w:rFonts w:ascii="Trebuchet MS" w:hAnsi="Trebuchet MS"/>
          <w:noProof/>
          <w:sz w:val="24"/>
        </w:rPr>
        <w:t>.”</w:t>
      </w:r>
    </w:p>
    <w:p w:rsidR="00CF39AD" w:rsidRPr="00091D7D" w:rsidRDefault="00CF39AD" w:rsidP="00CF39AD">
      <w:pPr>
        <w:rPr>
          <w:rFonts w:ascii="Trebuchet MS" w:hAnsi="Trebuchet MS"/>
          <w:noProof/>
          <w:sz w:val="24"/>
        </w:rPr>
      </w:pPr>
      <w:r w:rsidRPr="00091D7D">
        <w:rPr>
          <w:rFonts w:ascii="Trebuchet MS" w:hAnsi="Trebuchet MS"/>
          <w:b/>
          <w:sz w:val="24"/>
        </w:rPr>
        <w:t xml:space="preserve">20:18 </w:t>
      </w:r>
      <w:r w:rsidRPr="00091D7D">
        <w:rPr>
          <w:rFonts w:ascii="Trebuchet MS" w:hAnsi="Trebuchet MS"/>
          <w:noProof/>
          <w:sz w:val="24"/>
        </w:rPr>
        <w:t xml:space="preserve">Now all the people were </w:t>
      </w:r>
      <w:del w:id="97" w:author="Author">
        <w:r w:rsidRPr="00091D7D">
          <w:rPr>
            <w:rFonts w:ascii="Trebuchet MS" w:hAnsi="Trebuchet MS"/>
            <w:noProof/>
            <w:sz w:val="24"/>
          </w:rPr>
          <w:delText>seeing</w:delText>
        </w:r>
      </w:del>
      <w:ins w:id="98" w:author="Author">
        <w:r w:rsidRPr="00091D7D">
          <w:rPr>
            <w:rFonts w:ascii="Trebuchet MS" w:hAnsi="Trebuchet MS"/>
            <w:noProof/>
            <w:sz w:val="24"/>
          </w:rPr>
          <w:t>witnessing</w:t>
        </w:r>
      </w:ins>
      <w:r w:rsidRPr="00091D7D">
        <w:rPr>
          <w:rFonts w:ascii="Trebuchet MS" w:hAnsi="Trebuchet MS"/>
          <w:noProof/>
          <w:sz w:val="24"/>
        </w:rPr>
        <w:t xml:space="preserve"> the </w:t>
      </w:r>
      <w:del w:id="99" w:author="Author">
        <w:r w:rsidRPr="00091D7D">
          <w:rPr>
            <w:rFonts w:ascii="Trebuchet MS" w:hAnsi="Trebuchet MS"/>
            <w:noProof/>
            <w:sz w:val="24"/>
          </w:rPr>
          <w:delText>thunders</w:delText>
        </w:r>
      </w:del>
      <w:ins w:id="100" w:author="Author">
        <w:r w:rsidRPr="00091D7D">
          <w:rPr>
            <w:rFonts w:ascii="Trebuchet MS" w:hAnsi="Trebuchet MS"/>
            <w:noProof/>
            <w:sz w:val="24"/>
          </w:rPr>
          <w:t>thunder</w:t>
        </w:r>
      </w:ins>
      <w:r w:rsidRPr="00091D7D">
        <w:rPr>
          <w:rFonts w:ascii="Trebuchet MS" w:hAnsi="Trebuchet MS"/>
          <w:noProof/>
          <w:sz w:val="24"/>
        </w:rPr>
        <w:t xml:space="preserve"> and </w:t>
      </w:r>
      <w:del w:id="101" w:author="Author">
        <w:r w:rsidRPr="00091D7D">
          <w:rPr>
            <w:rFonts w:ascii="Trebuchet MS" w:hAnsi="Trebuchet MS"/>
            <w:noProof/>
            <w:sz w:val="24"/>
          </w:rPr>
          <w:delText xml:space="preserve">the </w:delText>
        </w:r>
      </w:del>
      <w:r w:rsidRPr="00091D7D">
        <w:rPr>
          <w:rFonts w:ascii="Trebuchet MS" w:hAnsi="Trebuchet MS"/>
          <w:noProof/>
          <w:sz w:val="24"/>
        </w:rPr>
        <w:t>lightning</w:t>
      </w:r>
      <w:del w:id="102" w:author="Author">
        <w:r w:rsidRPr="00091D7D">
          <w:rPr>
            <w:rFonts w:ascii="Trebuchet MS" w:hAnsi="Trebuchet MS"/>
            <w:noProof/>
            <w:sz w:val="24"/>
          </w:rPr>
          <w:delText xml:space="preserve"> flashes and</w:delText>
        </w:r>
      </w:del>
      <w:ins w:id="103" w:author="Author">
        <w:r w:rsidRPr="00091D7D">
          <w:rPr>
            <w:rFonts w:ascii="Trebuchet MS" w:hAnsi="Trebuchet MS"/>
            <w:noProof/>
            <w:sz w:val="24"/>
          </w:rPr>
          <w:t>,</w:t>
        </w:r>
      </w:ins>
      <w:r w:rsidRPr="00091D7D">
        <w:rPr>
          <w:rFonts w:ascii="Trebuchet MS" w:hAnsi="Trebuchet MS"/>
          <w:noProof/>
          <w:sz w:val="24"/>
        </w:rPr>
        <w:t xml:space="preserve"> the sound of the horn</w:t>
      </w:r>
      <w:ins w:id="104" w:author="Author">
        <w:r w:rsidRPr="00091D7D">
          <w:rPr>
            <w:rFonts w:ascii="Trebuchet MS" w:hAnsi="Trebuchet MS"/>
            <w:noProof/>
            <w:sz w:val="24"/>
          </w:rPr>
          <w:t>,</w:t>
        </w:r>
      </w:ins>
      <w:r w:rsidRPr="00091D7D">
        <w:rPr>
          <w:rFonts w:ascii="Trebuchet MS" w:hAnsi="Trebuchet MS"/>
          <w:noProof/>
          <w:sz w:val="24"/>
        </w:rPr>
        <w:t xml:space="preserve"> and the mountain smoking</w:t>
      </w:r>
      <w:del w:id="105" w:author="Author">
        <w:r w:rsidRPr="00091D7D">
          <w:rPr>
            <w:rFonts w:ascii="Trebuchet MS" w:hAnsi="Trebuchet MS"/>
            <w:noProof/>
            <w:sz w:val="24"/>
          </w:rPr>
          <w:delText>. When the people got to see it, then they quivered</w:delText>
        </w:r>
      </w:del>
      <w:ins w:id="106" w:author="Author">
        <w:r w:rsidRPr="00091D7D">
          <w:rPr>
            <w:rFonts w:ascii="Trebuchet MS" w:hAnsi="Trebuchet MS"/>
            <w:noProof/>
            <w:sz w:val="24"/>
          </w:rPr>
          <w:t>; and seeing this made them tremble</w:t>
        </w:r>
      </w:ins>
      <w:r w:rsidRPr="00091D7D">
        <w:rPr>
          <w:rFonts w:ascii="Trebuchet MS" w:hAnsi="Trebuchet MS"/>
          <w:noProof/>
          <w:sz w:val="24"/>
        </w:rPr>
        <w:t xml:space="preserve"> and </w:t>
      </w:r>
      <w:del w:id="107" w:author="Author">
        <w:r w:rsidRPr="00091D7D">
          <w:rPr>
            <w:rFonts w:ascii="Trebuchet MS" w:hAnsi="Trebuchet MS"/>
            <w:noProof/>
            <w:sz w:val="24"/>
          </w:rPr>
          <w:delText>stood</w:delText>
        </w:r>
      </w:del>
      <w:ins w:id="108" w:author="Author">
        <w:r w:rsidRPr="00091D7D">
          <w:rPr>
            <w:rFonts w:ascii="Trebuchet MS" w:hAnsi="Trebuchet MS"/>
            <w:noProof/>
            <w:sz w:val="24"/>
          </w:rPr>
          <w:t>stand</w:t>
        </w:r>
      </w:ins>
      <w:r w:rsidRPr="00091D7D">
        <w:rPr>
          <w:rFonts w:ascii="Trebuchet MS" w:hAnsi="Trebuchet MS"/>
          <w:noProof/>
          <w:sz w:val="24"/>
        </w:rPr>
        <w:t xml:space="preserve"> at a distance. </w:t>
      </w:r>
      <w:r w:rsidRPr="00091D7D">
        <w:rPr>
          <w:rFonts w:ascii="Trebuchet MS" w:hAnsi="Trebuchet MS"/>
          <w:b/>
          <w:noProof/>
          <w:sz w:val="24"/>
        </w:rPr>
        <w:t xml:space="preserve">20:19 </w:t>
      </w:r>
      <w:del w:id="109" w:author="Author">
        <w:r w:rsidRPr="00091D7D">
          <w:rPr>
            <w:rFonts w:ascii="Trebuchet MS" w:hAnsi="Trebuchet MS"/>
            <w:noProof/>
            <w:sz w:val="24"/>
          </w:rPr>
          <w:delText>And</w:delText>
        </w:r>
      </w:del>
      <w:ins w:id="110" w:author="Author">
        <w:r w:rsidRPr="00091D7D">
          <w:rPr>
            <w:rFonts w:ascii="Trebuchet MS" w:hAnsi="Trebuchet MS"/>
            <w:noProof/>
            <w:sz w:val="24"/>
          </w:rPr>
          <w:t>So</w:t>
        </w:r>
      </w:ins>
      <w:r w:rsidRPr="00091D7D">
        <w:rPr>
          <w:rFonts w:ascii="Trebuchet MS" w:hAnsi="Trebuchet MS"/>
          <w:noProof/>
          <w:sz w:val="24"/>
        </w:rPr>
        <w:t xml:space="preserve"> they </w:t>
      </w:r>
      <w:del w:id="111" w:author="Author">
        <w:r w:rsidRPr="00091D7D">
          <w:rPr>
            <w:rFonts w:ascii="Trebuchet MS" w:hAnsi="Trebuchet MS"/>
            <w:noProof/>
            <w:sz w:val="24"/>
          </w:rPr>
          <w:delText>began to say</w:delText>
        </w:r>
      </w:del>
      <w:ins w:id="112" w:author="Author">
        <w:r w:rsidRPr="00091D7D">
          <w:rPr>
            <w:rFonts w:ascii="Trebuchet MS" w:hAnsi="Trebuchet MS"/>
            <w:noProof/>
            <w:sz w:val="24"/>
          </w:rPr>
          <w:t>said</w:t>
        </w:r>
      </w:ins>
      <w:r w:rsidRPr="00091D7D">
        <w:rPr>
          <w:rFonts w:ascii="Trebuchet MS" w:hAnsi="Trebuchet MS"/>
          <w:noProof/>
          <w:sz w:val="24"/>
        </w:rPr>
        <w:t xml:space="preserve"> to Moses: “You speak with us, and </w:t>
      </w:r>
      <w:del w:id="113" w:author="Author">
        <w:r w:rsidRPr="00091D7D">
          <w:rPr>
            <w:rFonts w:ascii="Trebuchet MS" w:hAnsi="Trebuchet MS"/>
            <w:noProof/>
            <w:sz w:val="24"/>
          </w:rPr>
          <w:delText>let us</w:delText>
        </w:r>
      </w:del>
      <w:ins w:id="114" w:author="Author">
        <w:r w:rsidRPr="00091D7D">
          <w:rPr>
            <w:rFonts w:ascii="Trebuchet MS" w:hAnsi="Trebuchet MS"/>
            <w:noProof/>
            <w:sz w:val="24"/>
          </w:rPr>
          <w:t>we will</w:t>
        </w:r>
      </w:ins>
      <w:r w:rsidRPr="00091D7D">
        <w:rPr>
          <w:rFonts w:ascii="Trebuchet MS" w:hAnsi="Trebuchet MS"/>
          <w:noProof/>
          <w:sz w:val="24"/>
        </w:rPr>
        <w:t xml:space="preserve"> listen</w:t>
      </w:r>
      <w:del w:id="115" w:author="Author">
        <w:r w:rsidRPr="00091D7D">
          <w:rPr>
            <w:rFonts w:ascii="Trebuchet MS" w:hAnsi="Trebuchet MS"/>
            <w:noProof/>
            <w:sz w:val="24"/>
          </w:rPr>
          <w:delText>;</w:delText>
        </w:r>
      </w:del>
      <w:ins w:id="116" w:author="Author">
        <w:r w:rsidRPr="00091D7D">
          <w:rPr>
            <w:rFonts w:ascii="Trebuchet MS" w:hAnsi="Trebuchet MS"/>
            <w:noProof/>
            <w:sz w:val="24"/>
          </w:rPr>
          <w:t>,</w:t>
        </w:r>
      </w:ins>
      <w:r w:rsidRPr="00091D7D">
        <w:rPr>
          <w:rFonts w:ascii="Trebuchet MS" w:hAnsi="Trebuchet MS"/>
          <w:noProof/>
          <w:sz w:val="24"/>
        </w:rPr>
        <w:t xml:space="preserve"> but </w:t>
      </w:r>
      <w:del w:id="117" w:author="Author">
        <w:r w:rsidRPr="00091D7D">
          <w:rPr>
            <w:rFonts w:ascii="Trebuchet MS" w:hAnsi="Trebuchet MS"/>
            <w:noProof/>
            <w:sz w:val="24"/>
          </w:rPr>
          <w:delText>let</w:delText>
        </w:r>
      </w:del>
      <w:ins w:id="118" w:author="Author">
        <w:r w:rsidRPr="00091D7D">
          <w:rPr>
            <w:rFonts w:ascii="Trebuchet MS" w:hAnsi="Trebuchet MS"/>
            <w:noProof/>
            <w:sz w:val="24"/>
          </w:rPr>
          <w:t>do</w:t>
        </w:r>
      </w:ins>
      <w:r w:rsidRPr="00091D7D">
        <w:rPr>
          <w:rFonts w:ascii="Trebuchet MS" w:hAnsi="Trebuchet MS"/>
          <w:noProof/>
          <w:sz w:val="24"/>
        </w:rPr>
        <w:t xml:space="preserve"> not </w:t>
      </w:r>
      <w:ins w:id="119" w:author="Author">
        <w:r w:rsidRPr="00091D7D">
          <w:rPr>
            <w:rFonts w:ascii="Trebuchet MS" w:hAnsi="Trebuchet MS"/>
            <w:noProof/>
            <w:sz w:val="24"/>
          </w:rPr>
          <w:t xml:space="preserve">let </w:t>
        </w:r>
      </w:ins>
      <w:r w:rsidRPr="00091D7D">
        <w:rPr>
          <w:rFonts w:ascii="Trebuchet MS" w:hAnsi="Trebuchet MS"/>
          <w:noProof/>
          <w:sz w:val="24"/>
        </w:rPr>
        <w:t>God speak with us</w:t>
      </w:r>
      <w:ins w:id="120" w:author="Author">
        <w:r w:rsidRPr="00091D7D">
          <w:rPr>
            <w:rFonts w:ascii="Trebuchet MS" w:hAnsi="Trebuchet MS"/>
            <w:noProof/>
            <w:sz w:val="24"/>
          </w:rPr>
          <w:t>,</w:t>
        </w:r>
      </w:ins>
      <w:r w:rsidRPr="00091D7D">
        <w:rPr>
          <w:rFonts w:ascii="Trebuchet MS" w:hAnsi="Trebuchet MS"/>
          <w:noProof/>
          <w:sz w:val="24"/>
        </w:rPr>
        <w:t xml:space="preserve"> for fear </w:t>
      </w:r>
      <w:ins w:id="121" w:author="Author">
        <w:r w:rsidRPr="00091D7D">
          <w:rPr>
            <w:rFonts w:ascii="Trebuchet MS" w:hAnsi="Trebuchet MS"/>
            <w:noProof/>
            <w:sz w:val="24"/>
          </w:rPr>
          <w:t xml:space="preserve">that </w:t>
        </w:r>
      </w:ins>
      <w:r w:rsidRPr="00091D7D">
        <w:rPr>
          <w:rFonts w:ascii="Trebuchet MS" w:hAnsi="Trebuchet MS"/>
          <w:noProof/>
          <w:sz w:val="24"/>
        </w:rPr>
        <w:t xml:space="preserve">we </w:t>
      </w:r>
      <w:del w:id="122" w:author="Author">
        <w:r w:rsidRPr="00091D7D">
          <w:rPr>
            <w:rFonts w:ascii="Trebuchet MS" w:hAnsi="Trebuchet MS"/>
            <w:noProof/>
            <w:sz w:val="24"/>
          </w:rPr>
          <w:delText>may</w:delText>
        </w:r>
      </w:del>
      <w:ins w:id="123" w:author="Author">
        <w:r w:rsidRPr="00091D7D">
          <w:rPr>
            <w:rFonts w:ascii="Trebuchet MS" w:hAnsi="Trebuchet MS"/>
            <w:noProof/>
            <w:sz w:val="24"/>
          </w:rPr>
          <w:t>will</w:t>
        </w:r>
      </w:ins>
      <w:r w:rsidRPr="00091D7D">
        <w:rPr>
          <w:rFonts w:ascii="Trebuchet MS" w:hAnsi="Trebuchet MS"/>
          <w:noProof/>
          <w:sz w:val="24"/>
        </w:rPr>
        <w:t xml:space="preserve"> die.” </w:t>
      </w:r>
      <w:r w:rsidRPr="00091D7D">
        <w:rPr>
          <w:rFonts w:ascii="Trebuchet MS" w:hAnsi="Trebuchet MS"/>
          <w:b/>
          <w:noProof/>
          <w:sz w:val="24"/>
        </w:rPr>
        <w:t xml:space="preserve">20:20 </w:t>
      </w:r>
      <w:r w:rsidRPr="00091D7D">
        <w:rPr>
          <w:rFonts w:ascii="Trebuchet MS" w:hAnsi="Trebuchet MS"/>
          <w:noProof/>
          <w:sz w:val="24"/>
        </w:rPr>
        <w:t xml:space="preserve">So Moses said to the people: “Do not be afraid, </w:t>
      </w:r>
      <w:del w:id="124" w:author="Author">
        <w:r w:rsidRPr="00091D7D">
          <w:rPr>
            <w:rFonts w:ascii="Trebuchet MS" w:hAnsi="Trebuchet MS"/>
            <w:noProof/>
            <w:sz w:val="24"/>
          </w:rPr>
          <w:delText xml:space="preserve">because </w:delText>
        </w:r>
      </w:del>
      <w:r w:rsidRPr="00091D7D">
        <w:rPr>
          <w:rFonts w:ascii="Trebuchet MS" w:hAnsi="Trebuchet MS"/>
          <w:noProof/>
          <w:sz w:val="24"/>
        </w:rPr>
        <w:t xml:space="preserve">for the </w:t>
      </w:r>
      <w:del w:id="125" w:author="Author">
        <w:r w:rsidRPr="00091D7D">
          <w:rPr>
            <w:rFonts w:ascii="Trebuchet MS" w:hAnsi="Trebuchet MS"/>
            <w:noProof/>
            <w:sz w:val="24"/>
          </w:rPr>
          <w:delText xml:space="preserve">sake of putting </w:delText>
        </w:r>
        <w:r w:rsidRPr="00091D7D">
          <w:rPr>
            <w:rFonts w:ascii="Trebuchet MS" w:hAnsi="Trebuchet MS"/>
            <w:noProof/>
            <w:sz w:val="24"/>
            <w:u w:val="dotted"/>
          </w:rPr>
          <w:delText>YOU</w:delText>
        </w:r>
        <w:r w:rsidRPr="00091D7D">
          <w:rPr>
            <w:rFonts w:ascii="Trebuchet MS" w:hAnsi="Trebuchet MS"/>
            <w:noProof/>
            <w:sz w:val="24"/>
          </w:rPr>
          <w:delText xml:space="preserve"> to the test the </w:delText>
        </w:r>
      </w:del>
      <w:r w:rsidRPr="00091D7D">
        <w:rPr>
          <w:rFonts w:ascii="Trebuchet MS" w:hAnsi="Trebuchet MS"/>
          <w:noProof/>
          <w:sz w:val="24"/>
        </w:rPr>
        <w:t>true God has come</w:t>
      </w:r>
      <w:del w:id="126" w:author="Author">
        <w:r w:rsidRPr="00091D7D">
          <w:rPr>
            <w:rFonts w:ascii="Trebuchet MS" w:hAnsi="Trebuchet MS"/>
            <w:noProof/>
            <w:sz w:val="24"/>
          </w:rPr>
          <w:delText>, and</w:delText>
        </w:r>
      </w:del>
      <w:ins w:id="127" w:author="Author">
        <w:r w:rsidRPr="00091D7D">
          <w:rPr>
            <w:rFonts w:ascii="Trebuchet MS" w:hAnsi="Trebuchet MS"/>
            <w:noProof/>
            <w:sz w:val="24"/>
          </w:rPr>
          <w:t xml:space="preserve"> to put you to the test,</w:t>
        </w:r>
      </w:ins>
      <w:r w:rsidRPr="00091D7D">
        <w:rPr>
          <w:rFonts w:ascii="Trebuchet MS" w:hAnsi="Trebuchet MS"/>
          <w:noProof/>
          <w:sz w:val="24"/>
        </w:rPr>
        <w:t xml:space="preserve"> in order that the fear of him may continue </w:t>
      </w:r>
      <w:del w:id="128" w:author="Author">
        <w:r w:rsidRPr="00091D7D">
          <w:rPr>
            <w:rFonts w:ascii="Trebuchet MS" w:hAnsi="Trebuchet MS"/>
            <w:noProof/>
            <w:sz w:val="24"/>
          </w:rPr>
          <w:delText xml:space="preserve">before </w:delText>
        </w:r>
        <w:r w:rsidRPr="00091D7D">
          <w:rPr>
            <w:rFonts w:ascii="Trebuchet MS" w:hAnsi="Trebuchet MS"/>
            <w:noProof/>
            <w:sz w:val="24"/>
            <w:u w:val="dotted"/>
          </w:rPr>
          <w:delText>YOUR</w:delText>
        </w:r>
        <w:r w:rsidRPr="00091D7D">
          <w:rPr>
            <w:rFonts w:ascii="Trebuchet MS" w:hAnsi="Trebuchet MS"/>
            <w:noProof/>
            <w:sz w:val="24"/>
          </w:rPr>
          <w:delText xml:space="preserve"> faces</w:delText>
        </w:r>
      </w:del>
      <w:ins w:id="129" w:author="Author">
        <w:r w:rsidRPr="00091D7D">
          <w:rPr>
            <w:rFonts w:ascii="Trebuchet MS" w:hAnsi="Trebuchet MS"/>
            <w:noProof/>
            <w:sz w:val="24"/>
          </w:rPr>
          <w:t>with you so</w:t>
        </w:r>
      </w:ins>
      <w:r w:rsidRPr="00091D7D">
        <w:rPr>
          <w:rFonts w:ascii="Trebuchet MS" w:hAnsi="Trebuchet MS"/>
          <w:noProof/>
          <w:sz w:val="24"/>
        </w:rPr>
        <w:t xml:space="preserve"> that </w:t>
      </w:r>
      <w:del w:id="130" w:author="Author">
        <w:r w:rsidRPr="00091D7D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31" w:author="Author">
        <w:r w:rsidRPr="00091D7D">
          <w:rPr>
            <w:rFonts w:ascii="Trebuchet MS" w:hAnsi="Trebuchet MS"/>
            <w:noProof/>
            <w:sz w:val="24"/>
          </w:rPr>
          <w:t>you</w:t>
        </w:r>
      </w:ins>
      <w:r w:rsidRPr="00091D7D">
        <w:rPr>
          <w:rFonts w:ascii="Trebuchet MS" w:hAnsi="Trebuchet MS"/>
          <w:noProof/>
          <w:sz w:val="24"/>
        </w:rPr>
        <w:t xml:space="preserve"> may not sin.” </w:t>
      </w:r>
      <w:r w:rsidRPr="00091D7D">
        <w:rPr>
          <w:rFonts w:ascii="Trebuchet MS" w:hAnsi="Trebuchet MS"/>
          <w:b/>
          <w:noProof/>
          <w:sz w:val="24"/>
        </w:rPr>
        <w:t xml:space="preserve">20:21 </w:t>
      </w:r>
      <w:del w:id="132" w:author="Author">
        <w:r w:rsidRPr="00091D7D">
          <w:rPr>
            <w:rFonts w:ascii="Trebuchet MS" w:hAnsi="Trebuchet MS"/>
            <w:noProof/>
            <w:sz w:val="24"/>
          </w:rPr>
          <w:delText>And</w:delText>
        </w:r>
      </w:del>
      <w:ins w:id="133" w:author="Author">
        <w:r w:rsidRPr="00091D7D">
          <w:rPr>
            <w:rFonts w:ascii="Trebuchet MS" w:hAnsi="Trebuchet MS"/>
            <w:noProof/>
            <w:sz w:val="24"/>
          </w:rPr>
          <w:t>So</w:t>
        </w:r>
      </w:ins>
      <w:r w:rsidRPr="00091D7D">
        <w:rPr>
          <w:rFonts w:ascii="Trebuchet MS" w:hAnsi="Trebuchet MS"/>
          <w:noProof/>
          <w:sz w:val="24"/>
        </w:rPr>
        <w:t xml:space="preserve"> the people kept standing at a distance, but Moses went near to the dark cloud </w:t>
      </w:r>
      <w:del w:id="134" w:author="Author">
        <w:r w:rsidRPr="00091D7D">
          <w:rPr>
            <w:rFonts w:ascii="Trebuchet MS" w:hAnsi="Trebuchet MS"/>
            <w:noProof/>
            <w:sz w:val="24"/>
          </w:rPr>
          <w:delText xml:space="preserve">mass </w:delText>
        </w:r>
      </w:del>
      <w:r w:rsidRPr="00091D7D">
        <w:rPr>
          <w:rFonts w:ascii="Trebuchet MS" w:hAnsi="Trebuchet MS"/>
          <w:noProof/>
          <w:sz w:val="24"/>
        </w:rPr>
        <w:t>where the true God was.</w:t>
      </w:r>
    </w:p>
    <w:p w:rsidR="00CF39AD" w:rsidRPr="00091D7D" w:rsidRDefault="00CF39AD" w:rsidP="00CF39AD">
      <w:pPr>
        <w:rPr>
          <w:rFonts w:ascii="Trebuchet MS" w:hAnsi="Trebuchet MS"/>
          <w:noProof/>
          <w:sz w:val="24"/>
        </w:rPr>
      </w:pPr>
      <w:r w:rsidRPr="00091D7D">
        <w:rPr>
          <w:rFonts w:ascii="Trebuchet MS" w:hAnsi="Trebuchet MS"/>
          <w:b/>
          <w:sz w:val="24"/>
        </w:rPr>
        <w:t xml:space="preserve">20:22 </w:t>
      </w:r>
      <w:del w:id="135" w:author="Author">
        <w:r w:rsidRPr="00091D7D">
          <w:rPr>
            <w:rFonts w:ascii="Trebuchet MS" w:hAnsi="Trebuchet MS"/>
            <w:noProof/>
            <w:sz w:val="24"/>
          </w:rPr>
          <w:delText>And</w:delText>
        </w:r>
      </w:del>
      <w:ins w:id="136" w:author="Author">
        <w:r w:rsidRPr="00091D7D">
          <w:rPr>
            <w:rFonts w:ascii="Trebuchet MS" w:hAnsi="Trebuchet MS"/>
            <w:noProof/>
            <w:sz w:val="24"/>
          </w:rPr>
          <w:t>Then</w:t>
        </w:r>
      </w:ins>
      <w:r w:rsidRPr="00091D7D">
        <w:rPr>
          <w:rFonts w:ascii="Trebuchet MS" w:hAnsi="Trebuchet MS"/>
          <w:noProof/>
          <w:sz w:val="24"/>
        </w:rPr>
        <w:t xml:space="preserve"> Jehovah </w:t>
      </w:r>
      <w:del w:id="137" w:author="Author">
        <w:r w:rsidRPr="00091D7D">
          <w:rPr>
            <w:rFonts w:ascii="Trebuchet MS" w:hAnsi="Trebuchet MS"/>
            <w:noProof/>
            <w:sz w:val="24"/>
          </w:rPr>
          <w:delText>went on to say</w:delText>
        </w:r>
      </w:del>
      <w:ins w:id="138" w:author="Author">
        <w:r w:rsidRPr="00091D7D">
          <w:rPr>
            <w:rFonts w:ascii="Trebuchet MS" w:hAnsi="Trebuchet MS"/>
            <w:noProof/>
            <w:sz w:val="24"/>
          </w:rPr>
          <w:t>said</w:t>
        </w:r>
      </w:ins>
      <w:r w:rsidRPr="00091D7D">
        <w:rPr>
          <w:rFonts w:ascii="Trebuchet MS" w:hAnsi="Trebuchet MS"/>
          <w:noProof/>
          <w:sz w:val="24"/>
        </w:rPr>
        <w:t xml:space="preserve"> to Moses: “This is what you are to say to the </w:t>
      </w:r>
      <w:del w:id="139" w:author="Author">
        <w:r w:rsidRPr="00091D7D">
          <w:rPr>
            <w:rFonts w:ascii="Trebuchet MS" w:hAnsi="Trebuchet MS"/>
            <w:noProof/>
            <w:sz w:val="24"/>
          </w:rPr>
          <w:delText>sons of Israel, ‘Y</w:delText>
        </w:r>
        <w:r w:rsidRPr="00091D7D">
          <w:rPr>
            <w:rFonts w:ascii="Trebuchet MS" w:hAnsi="Trebuchet MS"/>
            <w:noProof/>
            <w:sz w:val="24"/>
            <w:u w:val="dotted"/>
          </w:rPr>
          <w:delText>OU</w:delText>
        </w:r>
      </w:del>
      <w:ins w:id="140" w:author="Author">
        <w:r w:rsidRPr="00091D7D">
          <w:rPr>
            <w:rFonts w:ascii="Trebuchet MS" w:hAnsi="Trebuchet MS"/>
            <w:noProof/>
            <w:sz w:val="24"/>
          </w:rPr>
          <w:t>Israelites, ‘You have seen for</w:t>
        </w:r>
      </w:ins>
      <w:r w:rsidRPr="00091D7D">
        <w:rPr>
          <w:rFonts w:ascii="Trebuchet MS" w:hAnsi="Trebuchet MS"/>
          <w:noProof/>
          <w:sz w:val="24"/>
        </w:rPr>
        <w:t xml:space="preserve"> yourselves </w:t>
      </w:r>
      <w:del w:id="141" w:author="Author">
        <w:r w:rsidRPr="00091D7D">
          <w:rPr>
            <w:rFonts w:ascii="Trebuchet MS" w:hAnsi="Trebuchet MS"/>
            <w:noProof/>
            <w:sz w:val="24"/>
          </w:rPr>
          <w:delText xml:space="preserve">have seen </w:delText>
        </w:r>
      </w:del>
      <w:r w:rsidRPr="00091D7D">
        <w:rPr>
          <w:rFonts w:ascii="Trebuchet MS" w:hAnsi="Trebuchet MS"/>
          <w:noProof/>
          <w:sz w:val="24"/>
        </w:rPr>
        <w:t xml:space="preserve">that </w:t>
      </w:r>
      <w:del w:id="142" w:author="Author">
        <w:r w:rsidRPr="00091D7D">
          <w:rPr>
            <w:rFonts w:ascii="Trebuchet MS" w:hAnsi="Trebuchet MS"/>
            <w:noProof/>
            <w:sz w:val="24"/>
          </w:rPr>
          <w:delText xml:space="preserve">it was from the heavens </w:delText>
        </w:r>
      </w:del>
      <w:r w:rsidRPr="00091D7D">
        <w:rPr>
          <w:rFonts w:ascii="Trebuchet MS" w:hAnsi="Trebuchet MS"/>
          <w:noProof/>
          <w:sz w:val="24"/>
        </w:rPr>
        <w:t xml:space="preserve">I spoke with </w:t>
      </w:r>
      <w:del w:id="143" w:author="Author">
        <w:r w:rsidRPr="00091D7D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44" w:author="Author">
        <w:r w:rsidRPr="00091D7D">
          <w:rPr>
            <w:rFonts w:ascii="Trebuchet MS" w:hAnsi="Trebuchet MS"/>
            <w:noProof/>
            <w:sz w:val="24"/>
          </w:rPr>
          <w:t>you from heaven</w:t>
        </w:r>
      </w:ins>
      <w:r w:rsidRPr="00091D7D">
        <w:rPr>
          <w:rFonts w:ascii="Trebuchet MS" w:hAnsi="Trebuchet MS"/>
          <w:noProof/>
          <w:sz w:val="24"/>
        </w:rPr>
        <w:t xml:space="preserve">. </w:t>
      </w:r>
      <w:r w:rsidRPr="00091D7D">
        <w:rPr>
          <w:rFonts w:ascii="Trebuchet MS" w:hAnsi="Trebuchet MS"/>
          <w:b/>
          <w:noProof/>
          <w:sz w:val="24"/>
        </w:rPr>
        <w:t xml:space="preserve">20:23 </w:t>
      </w:r>
      <w:del w:id="145" w:author="Author">
        <w:r w:rsidRPr="00091D7D">
          <w:rPr>
            <w:rFonts w:ascii="Trebuchet MS" w:hAnsi="Trebuchet MS"/>
            <w:noProof/>
            <w:sz w:val="24"/>
          </w:rPr>
          <w:delText>Y</w:delText>
        </w:r>
        <w:r w:rsidRPr="00091D7D">
          <w:rPr>
            <w:rFonts w:ascii="Trebuchet MS" w:hAnsi="Trebuchet MS"/>
            <w:noProof/>
            <w:sz w:val="24"/>
            <w:u w:val="dotted"/>
          </w:rPr>
          <w:delText>OU</w:delText>
        </w:r>
      </w:del>
      <w:ins w:id="146" w:author="Author">
        <w:r w:rsidRPr="00091D7D">
          <w:rPr>
            <w:rFonts w:ascii="Trebuchet MS" w:hAnsi="Trebuchet MS"/>
            <w:noProof/>
            <w:sz w:val="24"/>
          </w:rPr>
          <w:t>You</w:t>
        </w:r>
      </w:ins>
      <w:r w:rsidRPr="00091D7D">
        <w:rPr>
          <w:rFonts w:ascii="Trebuchet MS" w:hAnsi="Trebuchet MS"/>
          <w:noProof/>
          <w:sz w:val="24"/>
        </w:rPr>
        <w:t xml:space="preserve"> must not make </w:t>
      </w:r>
      <w:del w:id="147" w:author="Author">
        <w:r w:rsidRPr="00091D7D">
          <w:rPr>
            <w:rFonts w:ascii="Trebuchet MS" w:hAnsi="Trebuchet MS"/>
            <w:noProof/>
            <w:sz w:val="24"/>
          </w:rPr>
          <w:delText xml:space="preserve">along with me </w:delText>
        </w:r>
      </w:del>
      <w:r w:rsidRPr="00091D7D">
        <w:rPr>
          <w:rFonts w:ascii="Trebuchet MS" w:hAnsi="Trebuchet MS"/>
          <w:noProof/>
          <w:sz w:val="24"/>
        </w:rPr>
        <w:t>gods of silver</w:t>
      </w:r>
      <w:ins w:id="148" w:author="Author">
        <w:r w:rsidRPr="00091D7D">
          <w:rPr>
            <w:rFonts w:ascii="Trebuchet MS" w:hAnsi="Trebuchet MS"/>
            <w:noProof/>
            <w:sz w:val="24"/>
          </w:rPr>
          <w:t xml:space="preserve"> alongside me</w:t>
        </w:r>
      </w:ins>
      <w:r w:rsidRPr="00091D7D">
        <w:rPr>
          <w:rFonts w:ascii="Trebuchet MS" w:hAnsi="Trebuchet MS"/>
          <w:noProof/>
          <w:sz w:val="24"/>
        </w:rPr>
        <w:t xml:space="preserve">, and </w:t>
      </w:r>
      <w:del w:id="149" w:author="Author">
        <w:r w:rsidRPr="00091D7D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50" w:author="Author">
        <w:r w:rsidRPr="00091D7D">
          <w:rPr>
            <w:rFonts w:ascii="Trebuchet MS" w:hAnsi="Trebuchet MS"/>
            <w:noProof/>
            <w:sz w:val="24"/>
          </w:rPr>
          <w:t>you</w:t>
        </w:r>
      </w:ins>
      <w:r w:rsidRPr="00091D7D">
        <w:rPr>
          <w:rFonts w:ascii="Trebuchet MS" w:hAnsi="Trebuchet MS"/>
          <w:noProof/>
          <w:sz w:val="24"/>
        </w:rPr>
        <w:t xml:space="preserve"> must not make gods of gold for yourselves. </w:t>
      </w:r>
      <w:r w:rsidRPr="00091D7D">
        <w:rPr>
          <w:rFonts w:ascii="Trebuchet MS" w:hAnsi="Trebuchet MS"/>
          <w:b/>
          <w:noProof/>
          <w:sz w:val="24"/>
        </w:rPr>
        <w:t xml:space="preserve">20:24 </w:t>
      </w:r>
      <w:r w:rsidRPr="00091D7D">
        <w:rPr>
          <w:rFonts w:ascii="Trebuchet MS" w:hAnsi="Trebuchet MS"/>
          <w:noProof/>
          <w:sz w:val="24"/>
        </w:rPr>
        <w:t xml:space="preserve">An altar of </w:t>
      </w:r>
      <w:del w:id="151" w:author="Author">
        <w:r w:rsidRPr="00091D7D">
          <w:rPr>
            <w:rFonts w:ascii="Trebuchet MS" w:hAnsi="Trebuchet MS"/>
            <w:noProof/>
            <w:sz w:val="24"/>
          </w:rPr>
          <w:delText>ground</w:delText>
        </w:r>
      </w:del>
      <w:ins w:id="152" w:author="Author">
        <w:r w:rsidRPr="00091D7D">
          <w:rPr>
            <w:rFonts w:ascii="Trebuchet MS" w:hAnsi="Trebuchet MS"/>
            <w:noProof/>
            <w:sz w:val="24"/>
          </w:rPr>
          <w:t>earth</w:t>
        </w:r>
      </w:ins>
      <w:r w:rsidRPr="00091D7D">
        <w:rPr>
          <w:rFonts w:ascii="Trebuchet MS" w:hAnsi="Trebuchet MS"/>
          <w:noProof/>
          <w:sz w:val="24"/>
        </w:rPr>
        <w:t xml:space="preserve"> you are to make for me, and you </w:t>
      </w:r>
      <w:del w:id="153" w:author="Author">
        <w:r w:rsidRPr="00091D7D">
          <w:rPr>
            <w:rFonts w:ascii="Trebuchet MS" w:hAnsi="Trebuchet MS"/>
            <w:noProof/>
            <w:sz w:val="24"/>
          </w:rPr>
          <w:delText>must</w:delText>
        </w:r>
      </w:del>
      <w:ins w:id="154" w:author="Author">
        <w:r w:rsidRPr="00091D7D">
          <w:rPr>
            <w:rFonts w:ascii="Trebuchet MS" w:hAnsi="Trebuchet MS"/>
            <w:noProof/>
            <w:sz w:val="24"/>
          </w:rPr>
          <w:t>will</w:t>
        </w:r>
      </w:ins>
      <w:r w:rsidRPr="00091D7D">
        <w:rPr>
          <w:rFonts w:ascii="Trebuchet MS" w:hAnsi="Trebuchet MS"/>
          <w:noProof/>
          <w:sz w:val="24"/>
        </w:rPr>
        <w:t xml:space="preserve"> sacrifice </w:t>
      </w:r>
      <w:del w:id="155" w:author="Author">
        <w:r w:rsidRPr="00091D7D">
          <w:rPr>
            <w:rFonts w:ascii="Trebuchet MS" w:hAnsi="Trebuchet MS"/>
            <w:noProof/>
            <w:sz w:val="24"/>
          </w:rPr>
          <w:delText>upon</w:delText>
        </w:r>
      </w:del>
      <w:ins w:id="156" w:author="Author">
        <w:r w:rsidRPr="00091D7D">
          <w:rPr>
            <w:rFonts w:ascii="Trebuchet MS" w:hAnsi="Trebuchet MS"/>
            <w:noProof/>
            <w:sz w:val="24"/>
          </w:rPr>
          <w:t>on</w:t>
        </w:r>
      </w:ins>
      <w:r w:rsidRPr="00091D7D">
        <w:rPr>
          <w:rFonts w:ascii="Trebuchet MS" w:hAnsi="Trebuchet MS"/>
          <w:noProof/>
          <w:sz w:val="24"/>
        </w:rPr>
        <w:t xml:space="preserve"> it your burnt offerings</w:t>
      </w:r>
      <w:del w:id="157" w:author="Author">
        <w:r w:rsidRPr="00091D7D">
          <w:rPr>
            <w:rFonts w:ascii="Trebuchet MS" w:hAnsi="Trebuchet MS"/>
            <w:noProof/>
            <w:sz w:val="24"/>
          </w:rPr>
          <w:delText xml:space="preserve"> and</w:delText>
        </w:r>
      </w:del>
      <w:ins w:id="158" w:author="Author">
        <w:r w:rsidRPr="00091D7D">
          <w:rPr>
            <w:rFonts w:ascii="Trebuchet MS" w:hAnsi="Trebuchet MS"/>
            <w:noProof/>
            <w:sz w:val="24"/>
          </w:rPr>
          <w:t>,</w:t>
        </w:r>
      </w:ins>
      <w:r w:rsidRPr="00091D7D">
        <w:rPr>
          <w:rFonts w:ascii="Trebuchet MS" w:hAnsi="Trebuchet MS"/>
          <w:noProof/>
          <w:sz w:val="24"/>
        </w:rPr>
        <w:t xml:space="preserve"> your communion sacrifices,</w:t>
      </w:r>
      <w:ins w:id="159" w:author="Author">
        <w:r w:rsidRPr="00091D7D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091D7D">
        <w:rPr>
          <w:rFonts w:ascii="Trebuchet MS" w:hAnsi="Trebuchet MS"/>
          <w:noProof/>
          <w:sz w:val="24"/>
        </w:rPr>
        <w:t xml:space="preserve"> your flock</w:t>
      </w:r>
      <w:ins w:id="162" w:author="Author">
        <w:r w:rsidRPr="00091D7D">
          <w:rPr>
            <w:rFonts w:ascii="Trebuchet MS" w:hAnsi="Trebuchet MS"/>
            <w:noProof/>
            <w:sz w:val="24"/>
          </w:rPr>
          <w:t>,</w:t>
        </w:r>
      </w:ins>
      <w:r w:rsidRPr="00091D7D">
        <w:rPr>
          <w:rFonts w:ascii="Trebuchet MS" w:hAnsi="Trebuchet MS"/>
          <w:noProof/>
          <w:sz w:val="24"/>
        </w:rPr>
        <w:t xml:space="preserve"> and your herd. In every place where I </w:t>
      </w:r>
      <w:del w:id="163" w:author="Author">
        <w:r w:rsidRPr="00091D7D">
          <w:rPr>
            <w:rFonts w:ascii="Trebuchet MS" w:hAnsi="Trebuchet MS"/>
            <w:noProof/>
            <w:sz w:val="24"/>
          </w:rPr>
          <w:delText xml:space="preserve">shall </w:delText>
        </w:r>
      </w:del>
      <w:r w:rsidRPr="00091D7D">
        <w:rPr>
          <w:rFonts w:ascii="Trebuchet MS" w:hAnsi="Trebuchet MS"/>
          <w:noProof/>
          <w:sz w:val="24"/>
        </w:rPr>
        <w:t xml:space="preserve">cause my name to be remembered I </w:t>
      </w:r>
      <w:del w:id="164" w:author="Author">
        <w:r w:rsidRPr="00091D7D">
          <w:rPr>
            <w:rFonts w:ascii="Trebuchet MS" w:hAnsi="Trebuchet MS"/>
            <w:noProof/>
            <w:sz w:val="24"/>
          </w:rPr>
          <w:delText>shall</w:delText>
        </w:r>
      </w:del>
      <w:ins w:id="165" w:author="Author">
        <w:r w:rsidRPr="00091D7D">
          <w:rPr>
            <w:rFonts w:ascii="Trebuchet MS" w:hAnsi="Trebuchet MS"/>
            <w:noProof/>
            <w:sz w:val="24"/>
          </w:rPr>
          <w:t>will</w:t>
        </w:r>
      </w:ins>
      <w:r w:rsidRPr="00091D7D">
        <w:rPr>
          <w:rFonts w:ascii="Trebuchet MS" w:hAnsi="Trebuchet MS"/>
          <w:noProof/>
          <w:sz w:val="24"/>
        </w:rPr>
        <w:t xml:space="preserve"> come to you and </w:t>
      </w:r>
      <w:del w:id="166" w:author="Author">
        <w:r w:rsidRPr="00091D7D">
          <w:rPr>
            <w:rFonts w:ascii="Trebuchet MS" w:hAnsi="Trebuchet MS"/>
            <w:noProof/>
            <w:sz w:val="24"/>
          </w:rPr>
          <w:delText>shall certainly</w:delText>
        </w:r>
      </w:del>
      <w:ins w:id="167" w:author="Author">
        <w:r w:rsidRPr="00091D7D">
          <w:rPr>
            <w:rFonts w:ascii="Trebuchet MS" w:hAnsi="Trebuchet MS"/>
            <w:noProof/>
            <w:sz w:val="24"/>
          </w:rPr>
          <w:t>I will</w:t>
        </w:r>
      </w:ins>
      <w:r w:rsidRPr="00091D7D">
        <w:rPr>
          <w:rFonts w:ascii="Trebuchet MS" w:hAnsi="Trebuchet MS"/>
          <w:noProof/>
          <w:sz w:val="24"/>
        </w:rPr>
        <w:t xml:space="preserve"> </w:t>
      </w:r>
      <w:r w:rsidRPr="00091D7D">
        <w:rPr>
          <w:rFonts w:ascii="Trebuchet MS" w:hAnsi="Trebuchet MS"/>
          <w:noProof/>
          <w:sz w:val="24"/>
        </w:rPr>
        <w:lastRenderedPageBreak/>
        <w:t xml:space="preserve">bless you. </w:t>
      </w:r>
      <w:r w:rsidRPr="00091D7D">
        <w:rPr>
          <w:rFonts w:ascii="Trebuchet MS" w:hAnsi="Trebuchet MS"/>
          <w:b/>
          <w:noProof/>
          <w:sz w:val="24"/>
        </w:rPr>
        <w:t xml:space="preserve">20:25 </w:t>
      </w:r>
      <w:del w:id="168" w:author="Author">
        <w:r w:rsidRPr="00091D7D">
          <w:rPr>
            <w:rFonts w:ascii="Trebuchet MS" w:hAnsi="Trebuchet MS"/>
            <w:noProof/>
            <w:sz w:val="24"/>
          </w:rPr>
          <w:delText>And if</w:delText>
        </w:r>
      </w:del>
      <w:ins w:id="169" w:author="Author">
        <w:r w:rsidRPr="00091D7D">
          <w:rPr>
            <w:rFonts w:ascii="Trebuchet MS" w:hAnsi="Trebuchet MS"/>
            <w:noProof/>
            <w:sz w:val="24"/>
          </w:rPr>
          <w:t>If</w:t>
        </w:r>
      </w:ins>
      <w:r w:rsidRPr="00091D7D">
        <w:rPr>
          <w:rFonts w:ascii="Trebuchet MS" w:hAnsi="Trebuchet MS"/>
          <w:noProof/>
          <w:sz w:val="24"/>
        </w:rPr>
        <w:t xml:space="preserve"> you</w:t>
      </w:r>
      <w:del w:id="170" w:author="Author">
        <w:r w:rsidRPr="00091D7D">
          <w:rPr>
            <w:rFonts w:ascii="Trebuchet MS" w:hAnsi="Trebuchet MS"/>
            <w:noProof/>
            <w:sz w:val="24"/>
          </w:rPr>
          <w:delText xml:space="preserve"> should</w:delText>
        </w:r>
      </w:del>
      <w:r w:rsidRPr="00091D7D">
        <w:rPr>
          <w:rFonts w:ascii="Trebuchet MS" w:hAnsi="Trebuchet MS"/>
          <w:noProof/>
          <w:sz w:val="24"/>
        </w:rPr>
        <w:t xml:space="preserve"> make an altar of stones for me, you must not build </w:t>
      </w:r>
      <w:del w:id="171" w:author="Author">
        <w:r w:rsidRPr="00091D7D">
          <w:rPr>
            <w:rFonts w:ascii="Trebuchet MS" w:hAnsi="Trebuchet MS"/>
            <w:noProof/>
            <w:sz w:val="24"/>
          </w:rPr>
          <w:delText>them as hewn</w:delText>
        </w:r>
      </w:del>
      <w:ins w:id="172" w:author="Author">
        <w:r w:rsidRPr="00091D7D">
          <w:rPr>
            <w:rFonts w:ascii="Trebuchet MS" w:hAnsi="Trebuchet MS"/>
            <w:noProof/>
            <w:sz w:val="24"/>
          </w:rPr>
          <w:t>it using</w:t>
        </w:r>
      </w:ins>
      <w:r w:rsidRPr="00091D7D">
        <w:rPr>
          <w:rFonts w:ascii="Trebuchet MS" w:hAnsi="Trebuchet MS"/>
          <w:noProof/>
          <w:sz w:val="24"/>
        </w:rPr>
        <w:t xml:space="preserve"> stones</w:t>
      </w:r>
      <w:del w:id="173" w:author="Author">
        <w:r w:rsidRPr="00091D7D">
          <w:rPr>
            <w:rFonts w:ascii="Trebuchet MS" w:hAnsi="Trebuchet MS"/>
            <w:noProof/>
            <w:sz w:val="24"/>
          </w:rPr>
          <w:delText>. In the event that</w:delText>
        </w:r>
      </w:del>
      <w:ins w:id="174" w:author="Author">
        <w:r w:rsidRPr="00091D7D">
          <w:rPr>
            <w:rFonts w:ascii="Trebuchet MS" w:hAnsi="Trebuchet MS"/>
            <w:noProof/>
            <w:sz w:val="24"/>
          </w:rPr>
          <w:t xml:space="preserve"> cut with tools.</w:t>
        </w:r>
        <w:r w:rsidRPr="00091D7D">
          <w:rPr>
            <w:rStyle w:val="FootnoteReference"/>
            <w:rFonts w:ascii="Trebuchet MS" w:hAnsi="Trebuchet MS"/>
            <w:noProof/>
          </w:rPr>
          <w:footnoteReference w:id="5"/>
        </w:r>
        <w:r w:rsidRPr="00091D7D">
          <w:rPr>
            <w:rFonts w:ascii="Trebuchet MS" w:hAnsi="Trebuchet MS"/>
            <w:noProof/>
            <w:sz w:val="24"/>
          </w:rPr>
          <w:t xml:space="preserve"> For if</w:t>
        </w:r>
      </w:ins>
      <w:r w:rsidRPr="00091D7D">
        <w:rPr>
          <w:rFonts w:ascii="Trebuchet MS" w:hAnsi="Trebuchet MS"/>
          <w:noProof/>
          <w:sz w:val="24"/>
        </w:rPr>
        <w:t xml:space="preserve"> you do </w:t>
      </w:r>
      <w:del w:id="177" w:author="Author">
        <w:r w:rsidRPr="00091D7D">
          <w:rPr>
            <w:rFonts w:ascii="Trebuchet MS" w:hAnsi="Trebuchet MS"/>
            <w:noProof/>
            <w:sz w:val="24"/>
          </w:rPr>
          <w:delText>wield</w:delText>
        </w:r>
      </w:del>
      <w:ins w:id="178" w:author="Author">
        <w:r w:rsidRPr="00091D7D">
          <w:rPr>
            <w:rFonts w:ascii="Trebuchet MS" w:hAnsi="Trebuchet MS"/>
            <w:noProof/>
            <w:sz w:val="24"/>
          </w:rPr>
          <w:t>use</w:t>
        </w:r>
      </w:ins>
      <w:r w:rsidRPr="00091D7D">
        <w:rPr>
          <w:rFonts w:ascii="Trebuchet MS" w:hAnsi="Trebuchet MS"/>
          <w:noProof/>
          <w:sz w:val="24"/>
        </w:rPr>
        <w:t xml:space="preserve"> your chisel </w:t>
      </w:r>
      <w:del w:id="179" w:author="Author">
        <w:r w:rsidRPr="00091D7D">
          <w:rPr>
            <w:rFonts w:ascii="Trebuchet MS" w:hAnsi="Trebuchet MS"/>
            <w:noProof/>
            <w:sz w:val="24"/>
          </w:rPr>
          <w:delText>upon</w:delText>
        </w:r>
      </w:del>
      <w:ins w:id="180" w:author="Author">
        <w:r w:rsidRPr="00091D7D">
          <w:rPr>
            <w:rFonts w:ascii="Trebuchet MS" w:hAnsi="Trebuchet MS"/>
            <w:noProof/>
            <w:sz w:val="24"/>
          </w:rPr>
          <w:t>on</w:t>
        </w:r>
      </w:ins>
      <w:r w:rsidRPr="00091D7D">
        <w:rPr>
          <w:rFonts w:ascii="Trebuchet MS" w:hAnsi="Trebuchet MS"/>
          <w:noProof/>
          <w:sz w:val="24"/>
        </w:rPr>
        <w:t xml:space="preserve"> it,</w:t>
      </w:r>
      <w:del w:id="181" w:author="Author">
        <w:r w:rsidRPr="00091D7D">
          <w:rPr>
            <w:rFonts w:ascii="Trebuchet MS" w:hAnsi="Trebuchet MS"/>
            <w:noProof/>
            <w:sz w:val="24"/>
          </w:rPr>
          <w:delText xml:space="preserve"> then</w:delText>
        </w:r>
      </w:del>
      <w:r w:rsidRPr="00091D7D">
        <w:rPr>
          <w:rFonts w:ascii="Trebuchet MS" w:hAnsi="Trebuchet MS"/>
          <w:noProof/>
          <w:sz w:val="24"/>
        </w:rPr>
        <w:t xml:space="preserve"> you will profane it. </w:t>
      </w:r>
      <w:r w:rsidRPr="00091D7D">
        <w:rPr>
          <w:rFonts w:ascii="Trebuchet MS" w:hAnsi="Trebuchet MS"/>
          <w:b/>
          <w:noProof/>
          <w:sz w:val="24"/>
        </w:rPr>
        <w:t xml:space="preserve">20:26 </w:t>
      </w:r>
      <w:r w:rsidRPr="00091D7D">
        <w:rPr>
          <w:rFonts w:ascii="Trebuchet MS" w:hAnsi="Trebuchet MS"/>
          <w:noProof/>
          <w:sz w:val="24"/>
        </w:rPr>
        <w:t>And you must not go up by steps to my altar, that your private parts</w:t>
      </w:r>
      <w:ins w:id="182" w:author="Author">
        <w:r w:rsidRPr="00091D7D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091D7D">
        <w:rPr>
          <w:rFonts w:ascii="Trebuchet MS" w:hAnsi="Trebuchet MS"/>
          <w:noProof/>
          <w:sz w:val="24"/>
        </w:rPr>
        <w:t xml:space="preserve"> may not be exposed upon it.’</w:t>
      </w:r>
    </w:p>
    <w:p w:rsidR="00CF39AD" w:rsidRPr="00091D7D" w:rsidRDefault="00CF39AD" w:rsidP="00CF39AD">
      <w:pPr>
        <w:rPr>
          <w:rFonts w:ascii="Trebuchet MS" w:hAnsi="Trebuchet MS"/>
          <w:b/>
          <w:sz w:val="24"/>
        </w:rPr>
      </w:pPr>
    </w:p>
    <w:p w:rsidR="00762BCB" w:rsidRPr="00CF39AD" w:rsidRDefault="00762BCB" w:rsidP="00CF39AD"/>
    <w:sectPr w:rsidR="00762BCB" w:rsidRPr="00CF39AD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14AA" w:rsidRDefault="005D14AA">
      <w:r>
        <w:separator/>
      </w:r>
    </w:p>
  </w:endnote>
  <w:endnote w:type="continuationSeparator" w:id="0">
    <w:p w:rsidR="005D14AA" w:rsidRDefault="005D1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14AA" w:rsidRDefault="005D14AA">
      <w:r>
        <w:separator/>
      </w:r>
    </w:p>
  </w:footnote>
  <w:footnote w:type="continuationSeparator" w:id="0">
    <w:p w:rsidR="005D14AA" w:rsidRDefault="005D14AA">
      <w:r>
        <w:continuationSeparator/>
      </w:r>
    </w:p>
  </w:footnote>
  <w:footnote w:id="1">
    <w:p w:rsidR="00CF39AD" w:rsidRPr="00091D7D" w:rsidRDefault="00CF39AD" w:rsidP="00091D7D">
      <w:pPr>
        <w:pStyle w:val="FootnoteText"/>
        <w:spacing w:after="96"/>
        <w:ind w:firstLine="288"/>
        <w:rPr>
          <w:ins w:id="11" w:author="Author"/>
        </w:rPr>
      </w:pPr>
      <w:ins w:id="12" w:author="Author">
        <w:r w:rsidRPr="00091D7D">
          <w:rPr>
            <w:rStyle w:val="FootnoteReference"/>
          </w:rPr>
          <w:footnoteRef/>
        </w:r>
        <w:r w:rsidRPr="00091D7D">
          <w:t xml:space="preserve"> </w:t>
        </w:r>
        <w:r w:rsidRPr="00091D7D">
          <w:rPr>
            <w:b/>
          </w:rPr>
          <w:t xml:space="preserve">20:3 </w:t>
        </w:r>
        <w:r w:rsidRPr="00091D7D">
          <w:t>Or “in defiance of me.” Lit., “against my face.”</w:t>
        </w:r>
      </w:ins>
    </w:p>
  </w:footnote>
  <w:footnote w:id="2">
    <w:p w:rsidR="00CF39AD" w:rsidRPr="00091D7D" w:rsidRDefault="00CF39AD" w:rsidP="00091D7D">
      <w:pPr>
        <w:pStyle w:val="FootnoteText"/>
        <w:spacing w:after="96"/>
        <w:ind w:firstLine="288"/>
        <w:rPr>
          <w:ins w:id="14" w:author="Author"/>
        </w:rPr>
      </w:pPr>
      <w:ins w:id="15" w:author="Author">
        <w:r w:rsidRPr="00091D7D">
          <w:rPr>
            <w:rStyle w:val="FootnoteReference"/>
          </w:rPr>
          <w:footnoteRef/>
        </w:r>
        <w:r w:rsidRPr="00091D7D">
          <w:t xml:space="preserve"> </w:t>
        </w:r>
        <w:r w:rsidRPr="00091D7D">
          <w:rPr>
            <w:b/>
          </w:rPr>
          <w:t xml:space="preserve">20:4 </w:t>
        </w:r>
        <w:r w:rsidRPr="00091D7D">
          <w:t>Or “representation.”</w:t>
        </w:r>
      </w:ins>
    </w:p>
  </w:footnote>
  <w:footnote w:id="3">
    <w:p w:rsidR="00CF39AD" w:rsidRPr="00091D7D" w:rsidRDefault="00CF39AD" w:rsidP="00091D7D">
      <w:pPr>
        <w:pStyle w:val="FootnoteText"/>
        <w:spacing w:after="96"/>
        <w:ind w:firstLine="288"/>
        <w:rPr>
          <w:ins w:id="63" w:author="Author"/>
        </w:rPr>
      </w:pPr>
      <w:ins w:id="64" w:author="Author">
        <w:r w:rsidRPr="00091D7D">
          <w:rPr>
            <w:rStyle w:val="FootnoteReference"/>
          </w:rPr>
          <w:footnoteRef/>
        </w:r>
        <w:r w:rsidRPr="00091D7D">
          <w:t xml:space="preserve"> </w:t>
        </w:r>
        <w:r w:rsidRPr="00091D7D">
          <w:rPr>
            <w:b/>
          </w:rPr>
          <w:t xml:space="preserve">20:10 </w:t>
        </w:r>
        <w:r w:rsidRPr="00091D7D">
          <w:t>Lit., “gates.”</w:t>
        </w:r>
      </w:ins>
    </w:p>
  </w:footnote>
  <w:footnote w:id="4">
    <w:p w:rsidR="00CF39AD" w:rsidRPr="00091D7D" w:rsidRDefault="00CF39AD" w:rsidP="00091D7D">
      <w:pPr>
        <w:pStyle w:val="FootnoteText"/>
        <w:spacing w:after="96"/>
        <w:ind w:firstLine="288"/>
        <w:rPr>
          <w:ins w:id="160" w:author="Author"/>
        </w:rPr>
      </w:pPr>
      <w:ins w:id="161" w:author="Author">
        <w:r w:rsidRPr="00091D7D">
          <w:rPr>
            <w:rStyle w:val="FootnoteReference"/>
          </w:rPr>
          <w:footnoteRef/>
        </w:r>
        <w:r w:rsidRPr="00091D7D">
          <w:t xml:space="preserve"> </w:t>
        </w:r>
        <w:r w:rsidRPr="00091D7D">
          <w:rPr>
            <w:b/>
          </w:rPr>
          <w:t xml:space="preserve">20:24 </w:t>
        </w:r>
        <w:r w:rsidRPr="00091D7D">
          <w:t>Or “your peace offerings.”</w:t>
        </w:r>
      </w:ins>
    </w:p>
  </w:footnote>
  <w:footnote w:id="5">
    <w:p w:rsidR="00CF39AD" w:rsidRPr="00091D7D" w:rsidRDefault="00CF39AD" w:rsidP="00091D7D">
      <w:pPr>
        <w:pStyle w:val="FootnoteText"/>
        <w:spacing w:after="96"/>
        <w:ind w:firstLine="288"/>
        <w:rPr>
          <w:ins w:id="175" w:author="Author"/>
        </w:rPr>
      </w:pPr>
      <w:ins w:id="176" w:author="Author">
        <w:r w:rsidRPr="00091D7D">
          <w:rPr>
            <w:rStyle w:val="FootnoteReference"/>
          </w:rPr>
          <w:footnoteRef/>
        </w:r>
        <w:r w:rsidRPr="00091D7D">
          <w:t xml:space="preserve"> </w:t>
        </w:r>
        <w:r w:rsidRPr="00091D7D">
          <w:rPr>
            <w:b/>
          </w:rPr>
          <w:t xml:space="preserve">20:25 </w:t>
        </w:r>
        <w:r w:rsidRPr="00091D7D">
          <w:t>Or “using hewn stones.”</w:t>
        </w:r>
      </w:ins>
    </w:p>
  </w:footnote>
  <w:footnote w:id="6">
    <w:p w:rsidR="00CF39AD" w:rsidRPr="00091D7D" w:rsidRDefault="00CF39AD" w:rsidP="00091D7D">
      <w:pPr>
        <w:pStyle w:val="FootnoteText"/>
        <w:spacing w:after="96"/>
        <w:ind w:firstLine="288"/>
        <w:rPr>
          <w:ins w:id="183" w:author="Author"/>
        </w:rPr>
      </w:pPr>
      <w:ins w:id="184" w:author="Author">
        <w:r w:rsidRPr="00091D7D">
          <w:rPr>
            <w:rStyle w:val="FootnoteReference"/>
          </w:rPr>
          <w:footnoteRef/>
        </w:r>
        <w:r w:rsidRPr="00091D7D">
          <w:t xml:space="preserve"> </w:t>
        </w:r>
        <w:r w:rsidRPr="00091D7D">
          <w:rPr>
            <w:b/>
          </w:rPr>
          <w:t xml:space="preserve">20:26 </w:t>
        </w:r>
        <w:r w:rsidRPr="00091D7D">
          <w:t>Lit., “your nakedness.”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F38A9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F38A9">
        <w:t>Exodus Chapter 20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F38A9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F38A9">
      <w:rPr>
        <w:noProof/>
        <w:snapToGrid w:val="0"/>
      </w:rPr>
      <w:t>Exodus 20.Revised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F38A9">
        <w:t>Exodus Chapter 20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F38A9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F38A9">
      <w:rPr>
        <w:noProof/>
        <w:snapToGrid w:val="0"/>
      </w:rPr>
      <w:t>Exodus 20.Revised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F38A9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F38A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F38A9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F38A9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4AA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14AA"/>
    <w:rsid w:val="005D4494"/>
    <w:rsid w:val="005F29B7"/>
    <w:rsid w:val="006634F9"/>
    <w:rsid w:val="00683A19"/>
    <w:rsid w:val="006B2E68"/>
    <w:rsid w:val="006D0A9F"/>
    <w:rsid w:val="006E0169"/>
    <w:rsid w:val="006F38A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CF39AD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847cf84323974a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CF39AD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F39AD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CF39A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CF39AD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F39AD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CF39A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847cf84323974a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796</ap:Words>
  <ap:Characters>3266</ap:Characters>
  <ap:Application>Microsoft Office Word</ap:Application>
  <ap:DocSecurity>0</ap:DocSecurity>
  <ap:Lines>61</ap:Lines>
  <ap:Paragraphs>19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4043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20</dc:title>
  <dc:subject/>
  <dc:creator>Ruth Farrugia</dc:creator>
  <cp:keywords/>
  <dc:description/>
  <cp:lastModifiedBy>Ruth Farrugia</cp:lastModifiedBy>
  <cp:revision>3</cp:revision>
  <dcterms:created xsi:type="dcterms:W3CDTF">2020-09-21T08:52:00Z</dcterms:created>
  <dcterms:modified xsi:type="dcterms:W3CDTF">2020-09-21T08:52:00Z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20.docx</vt:lpwstr>
  </property>
  <property fmtid="{D5CDD505-2E9C-101B-9397-08002B2CF9AE}" pid="9" name="_TranslationDocumentId">
    <vt:i4>19400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2020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