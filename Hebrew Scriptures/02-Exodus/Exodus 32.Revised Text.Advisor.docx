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E3A" w:rsidRPr="00E648F9" w:rsidRDefault="00D44E3A" w:rsidP="00D44E3A">
      <w:pPr>
        <w:rPr>
          <w:rFonts w:ascii="Trebuchet MS" w:hAnsi="Trebuchet MS"/>
          <w:noProof/>
        </w:rPr>
      </w:pPr>
      <w:bookmarkStart w:id="0" w:name="_GoBack"/>
      <w:bookmarkEnd w:id="0"/>
      <w:r w:rsidRPr="00E648F9">
        <w:rPr>
          <w:rFonts w:ascii="Trebuchet MS" w:hAnsi="Trebuchet MS"/>
          <w:b/>
        </w:rPr>
        <w:t xml:space="preserve">32:1 </w:t>
      </w:r>
      <w:r w:rsidRPr="00E648F9">
        <w:rPr>
          <w:rFonts w:ascii="Trebuchet MS" w:hAnsi="Trebuchet MS"/>
          <w:noProof/>
        </w:rPr>
        <w:t>Meanwhile</w:t>
      </w:r>
      <w:ins w:id="1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the people </w:t>
      </w:r>
      <w:del w:id="2" w:author="Author">
        <w:r w:rsidRPr="00E648F9">
          <w:rPr>
            <w:rFonts w:ascii="Trebuchet MS" w:hAnsi="Trebuchet MS"/>
            <w:noProof/>
          </w:rPr>
          <w:delText>got to see</w:delText>
        </w:r>
      </w:del>
      <w:ins w:id="3" w:author="Author">
        <w:r w:rsidRPr="00E648F9">
          <w:rPr>
            <w:rFonts w:ascii="Trebuchet MS" w:hAnsi="Trebuchet MS"/>
            <w:noProof/>
          </w:rPr>
          <w:t>saw</w:t>
        </w:r>
      </w:ins>
      <w:r w:rsidRPr="00E648F9">
        <w:rPr>
          <w:rFonts w:ascii="Trebuchet MS" w:hAnsi="Trebuchet MS"/>
          <w:noProof/>
        </w:rPr>
        <w:t xml:space="preserve"> that Moses was taking a long time </w:t>
      </w:r>
      <w:del w:id="4" w:author="Author">
        <w:r w:rsidRPr="00E648F9">
          <w:rPr>
            <w:rFonts w:ascii="Trebuchet MS" w:hAnsi="Trebuchet MS"/>
            <w:noProof/>
          </w:rPr>
          <w:delText xml:space="preserve">about </w:delText>
        </w:r>
      </w:del>
      <w:r w:rsidRPr="00E648F9">
        <w:rPr>
          <w:rFonts w:ascii="Trebuchet MS" w:hAnsi="Trebuchet MS"/>
          <w:noProof/>
        </w:rPr>
        <w:t xml:space="preserve">coming down from the mountain. So the people </w:t>
      </w:r>
      <w:del w:id="5" w:author="Author">
        <w:r w:rsidRPr="00E648F9">
          <w:rPr>
            <w:rFonts w:ascii="Trebuchet MS" w:hAnsi="Trebuchet MS"/>
            <w:noProof/>
          </w:rPr>
          <w:delText>congregated themselves about</w:delText>
        </w:r>
      </w:del>
      <w:ins w:id="6" w:author="Author">
        <w:r w:rsidRPr="00E648F9">
          <w:rPr>
            <w:rFonts w:ascii="Trebuchet MS" w:hAnsi="Trebuchet MS"/>
            <w:noProof/>
          </w:rPr>
          <w:t>gathered around</w:t>
        </w:r>
      </w:ins>
      <w:r w:rsidRPr="00E648F9">
        <w:rPr>
          <w:rFonts w:ascii="Trebuchet MS" w:hAnsi="Trebuchet MS"/>
          <w:noProof/>
        </w:rPr>
        <w:t xml:space="preserve"> Aaron and said to him: “Get up, make for us a god who will go ahead of us, because </w:t>
      </w:r>
      <w:del w:id="7" w:author="Author">
        <w:r w:rsidRPr="00E648F9">
          <w:rPr>
            <w:rFonts w:ascii="Trebuchet MS" w:hAnsi="Trebuchet MS"/>
            <w:noProof/>
          </w:rPr>
          <w:delText xml:space="preserve">as regards </w:delText>
        </w:r>
      </w:del>
      <w:ins w:id="8" w:author="Author">
        <w:r w:rsidRPr="00E648F9">
          <w:rPr>
            <w:rFonts w:ascii="Trebuchet MS" w:hAnsi="Trebuchet MS"/>
            <w:noProof/>
          </w:rPr>
          <w:t xml:space="preserve">we do not know what has happened to </w:t>
        </w:r>
      </w:ins>
      <w:r w:rsidRPr="00E648F9">
        <w:rPr>
          <w:rFonts w:ascii="Trebuchet MS" w:hAnsi="Trebuchet MS"/>
          <w:noProof/>
        </w:rPr>
        <w:t>this Moses, the man who led us up out of the land of Egypt</w:t>
      </w:r>
      <w:del w:id="9" w:author="Author">
        <w:r w:rsidRPr="00E648F9">
          <w:rPr>
            <w:rFonts w:ascii="Trebuchet MS" w:hAnsi="Trebuchet MS"/>
            <w:noProof/>
          </w:rPr>
          <w:delText>, we certainly do not know what has happened to him</w:delText>
        </w:r>
      </w:del>
      <w:r w:rsidRPr="00E648F9">
        <w:rPr>
          <w:rFonts w:ascii="Trebuchet MS" w:hAnsi="Trebuchet MS"/>
          <w:noProof/>
        </w:rPr>
        <w:t xml:space="preserve">.” </w:t>
      </w:r>
      <w:r w:rsidRPr="00E648F9">
        <w:rPr>
          <w:rFonts w:ascii="Trebuchet MS" w:hAnsi="Trebuchet MS"/>
          <w:b/>
          <w:noProof/>
        </w:rPr>
        <w:t xml:space="preserve">32:2 </w:t>
      </w:r>
      <w:r w:rsidRPr="00E648F9">
        <w:rPr>
          <w:rFonts w:ascii="Trebuchet MS" w:hAnsi="Trebuchet MS"/>
          <w:noProof/>
        </w:rPr>
        <w:t>At this Aaron said to them: “</w:t>
      </w:r>
      <w:del w:id="10" w:author="Author">
        <w:r w:rsidRPr="00E648F9">
          <w:rPr>
            <w:rFonts w:ascii="Trebuchet MS" w:hAnsi="Trebuchet MS"/>
            <w:noProof/>
          </w:rPr>
          <w:delText>Tear off</w:delText>
        </w:r>
      </w:del>
      <w:ins w:id="11" w:author="Author">
        <w:r w:rsidRPr="00E648F9">
          <w:rPr>
            <w:rFonts w:ascii="Trebuchet MS" w:hAnsi="Trebuchet MS"/>
            <w:noProof/>
          </w:rPr>
          <w:t>Take</w:t>
        </w:r>
      </w:ins>
      <w:r w:rsidRPr="00E648F9">
        <w:rPr>
          <w:rFonts w:ascii="Trebuchet MS" w:hAnsi="Trebuchet MS"/>
          <w:noProof/>
        </w:rPr>
        <w:t xml:space="preserve"> the gold earrings </w:t>
      </w:r>
      <w:del w:id="12" w:author="Author">
        <w:r w:rsidRPr="00E648F9">
          <w:rPr>
            <w:rFonts w:ascii="Trebuchet MS" w:hAnsi="Trebuchet MS"/>
            <w:noProof/>
          </w:rPr>
          <w:delText>that are in</w:delText>
        </w:r>
      </w:del>
      <w:ins w:id="13" w:author="Author">
        <w:r w:rsidRPr="00E648F9">
          <w:rPr>
            <w:rFonts w:ascii="Trebuchet MS" w:hAnsi="Trebuchet MS"/>
            <w:noProof/>
          </w:rPr>
          <w:t>from</w:t>
        </w:r>
      </w:ins>
      <w:r w:rsidRPr="00E648F9">
        <w:rPr>
          <w:rFonts w:ascii="Trebuchet MS" w:hAnsi="Trebuchet MS"/>
          <w:noProof/>
        </w:rPr>
        <w:t xml:space="preserve"> the ears of </w:t>
      </w:r>
      <w:del w:id="14" w:author="Author">
        <w:r w:rsidRPr="00E648F9">
          <w:rPr>
            <w:rFonts w:ascii="Trebuchet MS" w:hAnsi="Trebuchet MS"/>
            <w:noProof/>
            <w:u w:val="dotted"/>
          </w:rPr>
          <w:delText>YOUR</w:delText>
        </w:r>
      </w:del>
      <w:ins w:id="15" w:author="Author">
        <w:r w:rsidRPr="00E648F9">
          <w:rPr>
            <w:rFonts w:ascii="Trebuchet MS" w:hAnsi="Trebuchet MS"/>
            <w:noProof/>
          </w:rPr>
          <w:t>your</w:t>
        </w:r>
      </w:ins>
      <w:r w:rsidRPr="00E648F9">
        <w:rPr>
          <w:rFonts w:ascii="Trebuchet MS" w:hAnsi="Trebuchet MS"/>
          <w:noProof/>
        </w:rPr>
        <w:t xml:space="preserve"> wives, </w:t>
      </w:r>
      <w:del w:id="16" w:author="Author">
        <w:r w:rsidRPr="00E648F9">
          <w:rPr>
            <w:rFonts w:ascii="Trebuchet MS" w:hAnsi="Trebuchet MS"/>
            <w:noProof/>
          </w:rPr>
          <w:delText xml:space="preserve">of </w:delText>
        </w:r>
        <w:r w:rsidRPr="00E648F9">
          <w:rPr>
            <w:rFonts w:ascii="Trebuchet MS" w:hAnsi="Trebuchet MS"/>
            <w:noProof/>
            <w:u w:val="dotted"/>
          </w:rPr>
          <w:delText>YOUR</w:delText>
        </w:r>
      </w:del>
      <w:ins w:id="17" w:author="Author">
        <w:r w:rsidRPr="00E648F9">
          <w:rPr>
            <w:rFonts w:ascii="Trebuchet MS" w:hAnsi="Trebuchet MS"/>
            <w:noProof/>
          </w:rPr>
          <w:t>your</w:t>
        </w:r>
      </w:ins>
      <w:r w:rsidRPr="00E648F9">
        <w:rPr>
          <w:rFonts w:ascii="Trebuchet MS" w:hAnsi="Trebuchet MS"/>
          <w:noProof/>
        </w:rPr>
        <w:t xml:space="preserve"> sons</w:t>
      </w:r>
      <w:ins w:id="18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and </w:t>
      </w:r>
      <w:del w:id="19" w:author="Author">
        <w:r w:rsidRPr="00E648F9">
          <w:rPr>
            <w:rFonts w:ascii="Trebuchet MS" w:hAnsi="Trebuchet MS"/>
            <w:noProof/>
          </w:rPr>
          <w:delText xml:space="preserve">of </w:delText>
        </w:r>
        <w:r w:rsidRPr="00E648F9">
          <w:rPr>
            <w:rFonts w:ascii="Trebuchet MS" w:hAnsi="Trebuchet MS"/>
            <w:noProof/>
            <w:u w:val="dotted"/>
          </w:rPr>
          <w:delText>YOUR</w:delText>
        </w:r>
      </w:del>
      <w:ins w:id="20" w:author="Author">
        <w:r w:rsidRPr="00E648F9">
          <w:rPr>
            <w:rFonts w:ascii="Trebuchet MS" w:hAnsi="Trebuchet MS"/>
            <w:noProof/>
          </w:rPr>
          <w:t>your</w:t>
        </w:r>
      </w:ins>
      <w:r w:rsidRPr="00E648F9">
        <w:rPr>
          <w:rFonts w:ascii="Trebuchet MS" w:hAnsi="Trebuchet MS"/>
          <w:noProof/>
        </w:rPr>
        <w:t xml:space="preserve"> daughters and bring them to me.” </w:t>
      </w:r>
      <w:r w:rsidRPr="00E648F9">
        <w:rPr>
          <w:rFonts w:ascii="Trebuchet MS" w:hAnsi="Trebuchet MS"/>
          <w:b/>
          <w:noProof/>
        </w:rPr>
        <w:t xml:space="preserve">32:3 </w:t>
      </w:r>
      <w:del w:id="21" w:author="Author">
        <w:r w:rsidRPr="00E648F9">
          <w:rPr>
            <w:rFonts w:ascii="Trebuchet MS" w:hAnsi="Trebuchet MS"/>
            <w:noProof/>
          </w:rPr>
          <w:delText>And</w:delText>
        </w:r>
      </w:del>
      <w:ins w:id="22" w:author="Author">
        <w:r w:rsidRPr="00E648F9">
          <w:rPr>
            <w:rFonts w:ascii="Trebuchet MS" w:hAnsi="Trebuchet MS"/>
            <w:noProof/>
          </w:rPr>
          <w:t>So</w:t>
        </w:r>
      </w:ins>
      <w:r w:rsidRPr="00E648F9">
        <w:rPr>
          <w:rFonts w:ascii="Trebuchet MS" w:hAnsi="Trebuchet MS"/>
          <w:noProof/>
        </w:rPr>
        <w:t xml:space="preserve"> all the people began </w:t>
      </w:r>
      <w:del w:id="23" w:author="Author">
        <w:r w:rsidRPr="00E648F9">
          <w:rPr>
            <w:rFonts w:ascii="Trebuchet MS" w:hAnsi="Trebuchet MS"/>
            <w:noProof/>
          </w:rPr>
          <w:delText>tearing</w:delText>
        </w:r>
      </w:del>
      <w:ins w:id="24" w:author="Author">
        <w:r w:rsidRPr="00E648F9">
          <w:rPr>
            <w:rFonts w:ascii="Trebuchet MS" w:hAnsi="Trebuchet MS"/>
            <w:noProof/>
          </w:rPr>
          <w:t>taking</w:t>
        </w:r>
      </w:ins>
      <w:r w:rsidRPr="00E648F9">
        <w:rPr>
          <w:rFonts w:ascii="Trebuchet MS" w:hAnsi="Trebuchet MS"/>
          <w:noProof/>
        </w:rPr>
        <w:t xml:space="preserve"> off the gold earrings that were in their ears and bringing them to Aaron. </w:t>
      </w:r>
      <w:r w:rsidRPr="00E648F9">
        <w:rPr>
          <w:rFonts w:ascii="Trebuchet MS" w:hAnsi="Trebuchet MS"/>
          <w:b/>
          <w:noProof/>
        </w:rPr>
        <w:t xml:space="preserve">32:4 </w:t>
      </w:r>
      <w:r w:rsidRPr="00E648F9">
        <w:rPr>
          <w:rFonts w:ascii="Trebuchet MS" w:hAnsi="Trebuchet MS"/>
          <w:noProof/>
        </w:rPr>
        <w:t xml:space="preserve">Then he took the gold from </w:t>
      </w:r>
      <w:del w:id="25" w:author="Author">
        <w:r w:rsidRPr="00E648F9">
          <w:rPr>
            <w:rFonts w:ascii="Trebuchet MS" w:hAnsi="Trebuchet MS"/>
            <w:noProof/>
          </w:rPr>
          <w:delText>their hands</w:delText>
        </w:r>
      </w:del>
      <w:ins w:id="26" w:author="Author">
        <w:r w:rsidRPr="00E648F9">
          <w:rPr>
            <w:rFonts w:ascii="Trebuchet MS" w:hAnsi="Trebuchet MS"/>
            <w:noProof/>
          </w:rPr>
          <w:t>them</w:t>
        </w:r>
      </w:ins>
      <w:r w:rsidRPr="00E648F9">
        <w:rPr>
          <w:rFonts w:ascii="Trebuchet MS" w:hAnsi="Trebuchet MS"/>
          <w:noProof/>
        </w:rPr>
        <w:t xml:space="preserve">, and he formed it with </w:t>
      </w:r>
      <w:del w:id="27" w:author="Author">
        <w:r w:rsidRPr="00E648F9">
          <w:rPr>
            <w:rFonts w:ascii="Trebuchet MS" w:hAnsi="Trebuchet MS"/>
            <w:noProof/>
          </w:rPr>
          <w:delText>a graving</w:delText>
        </w:r>
      </w:del>
      <w:ins w:id="28" w:author="Author">
        <w:r w:rsidRPr="00E648F9">
          <w:rPr>
            <w:rFonts w:ascii="Trebuchet MS" w:hAnsi="Trebuchet MS"/>
            <w:noProof/>
          </w:rPr>
          <w:t>an engraving</w:t>
        </w:r>
      </w:ins>
      <w:r w:rsidRPr="00E648F9">
        <w:rPr>
          <w:rFonts w:ascii="Trebuchet MS" w:hAnsi="Trebuchet MS"/>
          <w:noProof/>
        </w:rPr>
        <w:t xml:space="preserve"> tool and </w:t>
      </w:r>
      <w:del w:id="29" w:author="Author">
        <w:r w:rsidRPr="00E648F9">
          <w:rPr>
            <w:rFonts w:ascii="Trebuchet MS" w:hAnsi="Trebuchet MS"/>
            <w:noProof/>
          </w:rPr>
          <w:delText>proceeded to make</w:delText>
        </w:r>
      </w:del>
      <w:ins w:id="30" w:author="Author">
        <w:r w:rsidRPr="00E648F9">
          <w:rPr>
            <w:rFonts w:ascii="Trebuchet MS" w:hAnsi="Trebuchet MS"/>
            <w:noProof/>
          </w:rPr>
          <w:t>made</w:t>
        </w:r>
      </w:ins>
      <w:r w:rsidRPr="00E648F9">
        <w:rPr>
          <w:rFonts w:ascii="Trebuchet MS" w:hAnsi="Trebuchet MS"/>
          <w:noProof/>
        </w:rPr>
        <w:t xml:space="preserve"> it into a </w:t>
      </w:r>
      <w:del w:id="31" w:author="Author">
        <w:r w:rsidRPr="00E648F9">
          <w:rPr>
            <w:rFonts w:ascii="Trebuchet MS" w:hAnsi="Trebuchet MS"/>
            <w:noProof/>
          </w:rPr>
          <w:delText xml:space="preserve">molten </w:delText>
        </w:r>
      </w:del>
      <w:r w:rsidRPr="00E648F9">
        <w:rPr>
          <w:rFonts w:ascii="Trebuchet MS" w:hAnsi="Trebuchet MS"/>
          <w:noProof/>
        </w:rPr>
        <w:t>statue</w:t>
      </w:r>
      <w:ins w:id="32" w:author="Author">
        <w:r w:rsidRPr="00E648F9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648F9">
        <w:rPr>
          <w:rFonts w:ascii="Trebuchet MS" w:hAnsi="Trebuchet MS"/>
          <w:noProof/>
        </w:rPr>
        <w:t xml:space="preserve"> of a calf. </w:t>
      </w:r>
      <w:del w:id="35" w:author="Author">
        <w:r w:rsidRPr="00E648F9">
          <w:rPr>
            <w:rFonts w:ascii="Trebuchet MS" w:hAnsi="Trebuchet MS"/>
            <w:noProof/>
          </w:rPr>
          <w:delText>And they</w:delText>
        </w:r>
      </w:del>
      <w:ins w:id="36" w:author="Author">
        <w:r w:rsidRPr="00E648F9">
          <w:rPr>
            <w:rFonts w:ascii="Trebuchet MS" w:hAnsi="Trebuchet MS"/>
            <w:noProof/>
          </w:rPr>
          <w:t>They</w:t>
        </w:r>
      </w:ins>
      <w:r w:rsidRPr="00E648F9">
        <w:rPr>
          <w:rFonts w:ascii="Trebuchet MS" w:hAnsi="Trebuchet MS"/>
          <w:noProof/>
        </w:rPr>
        <w:t xml:space="preserve"> began to say: “This is your God, O Israel, who led you up out of the land of Egypt.”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32:5 </w:t>
      </w:r>
      <w:r w:rsidRPr="00E648F9">
        <w:rPr>
          <w:rFonts w:ascii="Trebuchet MS" w:hAnsi="Trebuchet MS"/>
          <w:noProof/>
        </w:rPr>
        <w:t xml:space="preserve">When Aaron </w:t>
      </w:r>
      <w:del w:id="37" w:author="Author">
        <w:r w:rsidRPr="00E648F9">
          <w:rPr>
            <w:rFonts w:ascii="Trebuchet MS" w:hAnsi="Trebuchet MS"/>
            <w:noProof/>
          </w:rPr>
          <w:delText>got to see</w:delText>
        </w:r>
      </w:del>
      <w:ins w:id="38" w:author="Author">
        <w:r w:rsidRPr="00E648F9">
          <w:rPr>
            <w:rFonts w:ascii="Trebuchet MS" w:hAnsi="Trebuchet MS"/>
            <w:noProof/>
          </w:rPr>
          <w:t>saw</w:t>
        </w:r>
      </w:ins>
      <w:r w:rsidRPr="00E648F9">
        <w:rPr>
          <w:rFonts w:ascii="Trebuchet MS" w:hAnsi="Trebuchet MS"/>
          <w:noProof/>
        </w:rPr>
        <w:t xml:space="preserve"> this, he </w:t>
      </w:r>
      <w:del w:id="39" w:author="Author">
        <w:r w:rsidRPr="00E648F9">
          <w:rPr>
            <w:rFonts w:ascii="Trebuchet MS" w:hAnsi="Trebuchet MS"/>
            <w:noProof/>
          </w:rPr>
          <w:delText>went to building</w:delText>
        </w:r>
      </w:del>
      <w:ins w:id="40" w:author="Author">
        <w:r w:rsidRPr="00E648F9">
          <w:rPr>
            <w:rFonts w:ascii="Trebuchet MS" w:hAnsi="Trebuchet MS"/>
            <w:noProof/>
          </w:rPr>
          <w:t>built</w:t>
        </w:r>
      </w:ins>
      <w:r w:rsidRPr="00E648F9">
        <w:rPr>
          <w:rFonts w:ascii="Trebuchet MS" w:hAnsi="Trebuchet MS"/>
          <w:noProof/>
        </w:rPr>
        <w:t xml:space="preserve"> an altar before it. </w:t>
      </w:r>
      <w:del w:id="41" w:author="Author">
        <w:r w:rsidRPr="00E648F9">
          <w:rPr>
            <w:rFonts w:ascii="Trebuchet MS" w:hAnsi="Trebuchet MS"/>
            <w:noProof/>
          </w:rPr>
          <w:delText>Finally</w:delText>
        </w:r>
      </w:del>
      <w:ins w:id="42" w:author="Author">
        <w:r w:rsidRPr="00E648F9">
          <w:rPr>
            <w:rFonts w:ascii="Trebuchet MS" w:hAnsi="Trebuchet MS"/>
            <w:noProof/>
          </w:rPr>
          <w:t>Then</w:t>
        </w:r>
      </w:ins>
      <w:r w:rsidRPr="00E648F9">
        <w:rPr>
          <w:rFonts w:ascii="Trebuchet MS" w:hAnsi="Trebuchet MS"/>
          <w:noProof/>
        </w:rPr>
        <w:t xml:space="preserve"> Aaron called out</w:t>
      </w:r>
      <w:del w:id="43" w:author="Author">
        <w:r w:rsidRPr="00E648F9">
          <w:rPr>
            <w:rFonts w:ascii="Trebuchet MS" w:hAnsi="Trebuchet MS"/>
            <w:noProof/>
          </w:rPr>
          <w:delText xml:space="preserve"> and said</w:delText>
        </w:r>
      </w:del>
      <w:r w:rsidRPr="00E648F9">
        <w:rPr>
          <w:rFonts w:ascii="Trebuchet MS" w:hAnsi="Trebuchet MS"/>
          <w:noProof/>
        </w:rPr>
        <w:t xml:space="preserve">: “There is a festival to Jehovah tomorrow.” </w:t>
      </w:r>
      <w:r w:rsidRPr="00E648F9">
        <w:rPr>
          <w:rFonts w:ascii="Trebuchet MS" w:hAnsi="Trebuchet MS"/>
          <w:b/>
          <w:noProof/>
        </w:rPr>
        <w:t xml:space="preserve">32:6 </w:t>
      </w:r>
      <w:r w:rsidRPr="00E648F9">
        <w:rPr>
          <w:rFonts w:ascii="Trebuchet MS" w:hAnsi="Trebuchet MS"/>
          <w:noProof/>
        </w:rPr>
        <w:t xml:space="preserve">So </w:t>
      </w:r>
      <w:ins w:id="44" w:author="Author">
        <w:r w:rsidRPr="00E648F9">
          <w:rPr>
            <w:rFonts w:ascii="Trebuchet MS" w:hAnsi="Trebuchet MS"/>
            <w:noProof/>
          </w:rPr>
          <w:t xml:space="preserve">they got up early </w:t>
        </w:r>
      </w:ins>
      <w:r w:rsidRPr="00E648F9">
        <w:rPr>
          <w:rFonts w:ascii="Trebuchet MS" w:hAnsi="Trebuchet MS"/>
          <w:noProof/>
        </w:rPr>
        <w:t xml:space="preserve">on the next day </w:t>
      </w:r>
      <w:del w:id="45" w:author="Author">
        <w:r w:rsidRPr="00E648F9">
          <w:rPr>
            <w:rFonts w:ascii="Trebuchet MS" w:hAnsi="Trebuchet MS"/>
            <w:noProof/>
          </w:rPr>
          <w:delText xml:space="preserve">they were early in rising, </w:delText>
        </w:r>
      </w:del>
      <w:r w:rsidRPr="00E648F9">
        <w:rPr>
          <w:rFonts w:ascii="Trebuchet MS" w:hAnsi="Trebuchet MS"/>
          <w:noProof/>
        </w:rPr>
        <w:t>and</w:t>
      </w:r>
      <w:del w:id="46" w:author="Author">
        <w:r w:rsidRPr="00E648F9">
          <w:rPr>
            <w:rFonts w:ascii="Trebuchet MS" w:hAnsi="Trebuchet MS"/>
            <w:noProof/>
          </w:rPr>
          <w:delText xml:space="preserve"> they</w:delText>
        </w:r>
      </w:del>
      <w:r w:rsidRPr="00E648F9">
        <w:rPr>
          <w:rFonts w:ascii="Trebuchet MS" w:hAnsi="Trebuchet MS"/>
          <w:noProof/>
        </w:rPr>
        <w:t xml:space="preserve"> began offering up burnt offerings and presenting communion sacrifices. After that the people sat down to eat and drink. Then they got up to have a good time.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32:7 </w:t>
      </w:r>
      <w:r w:rsidRPr="00E648F9">
        <w:rPr>
          <w:rFonts w:ascii="Trebuchet MS" w:hAnsi="Trebuchet MS"/>
          <w:noProof/>
        </w:rPr>
        <w:t>Jehovah now said to Moses: “Go, descend, because your people</w:t>
      </w:r>
      <w:ins w:id="47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whom you led up out of the land of Egypt</w:t>
      </w:r>
      <w:ins w:id="48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have </w:t>
      </w:r>
      <w:del w:id="49" w:author="Author">
        <w:r w:rsidRPr="00E648F9">
          <w:rPr>
            <w:rFonts w:ascii="Trebuchet MS" w:hAnsi="Trebuchet MS"/>
            <w:noProof/>
          </w:rPr>
          <w:delText>acted ruinously</w:delText>
        </w:r>
      </w:del>
      <w:ins w:id="50" w:author="Author">
        <w:r w:rsidRPr="00E648F9">
          <w:rPr>
            <w:rFonts w:ascii="Trebuchet MS" w:hAnsi="Trebuchet MS"/>
            <w:noProof/>
          </w:rPr>
          <w:t>corrupted themselves</w:t>
        </w:r>
      </w:ins>
      <w:r w:rsidRPr="00E648F9">
        <w:rPr>
          <w:rFonts w:ascii="Trebuchet MS" w:hAnsi="Trebuchet MS"/>
          <w:noProof/>
        </w:rPr>
        <w:t xml:space="preserve">. </w:t>
      </w:r>
      <w:r w:rsidRPr="00E648F9">
        <w:rPr>
          <w:rFonts w:ascii="Trebuchet MS" w:hAnsi="Trebuchet MS"/>
          <w:b/>
          <w:noProof/>
        </w:rPr>
        <w:t xml:space="preserve">32:8 </w:t>
      </w:r>
      <w:r w:rsidRPr="00E648F9">
        <w:rPr>
          <w:rFonts w:ascii="Trebuchet MS" w:hAnsi="Trebuchet MS"/>
          <w:noProof/>
        </w:rPr>
        <w:t xml:space="preserve">They have </w:t>
      </w:r>
      <w:del w:id="51" w:author="Author">
        <w:r w:rsidRPr="00E648F9">
          <w:rPr>
            <w:rFonts w:ascii="Trebuchet MS" w:hAnsi="Trebuchet MS"/>
            <w:noProof/>
          </w:rPr>
          <w:delText>turned aside in a hurry</w:delText>
        </w:r>
      </w:del>
      <w:ins w:id="52" w:author="Author">
        <w:r w:rsidRPr="00E648F9">
          <w:rPr>
            <w:rFonts w:ascii="Trebuchet MS" w:hAnsi="Trebuchet MS"/>
            <w:noProof/>
          </w:rPr>
          <w:t>quickly deviated</w:t>
        </w:r>
      </w:ins>
      <w:r w:rsidRPr="00E648F9">
        <w:rPr>
          <w:rFonts w:ascii="Trebuchet MS" w:hAnsi="Trebuchet MS"/>
          <w:noProof/>
        </w:rPr>
        <w:t xml:space="preserve"> from the way I </w:t>
      </w:r>
      <w:del w:id="53" w:author="Author">
        <w:r w:rsidRPr="00E648F9">
          <w:rPr>
            <w:rFonts w:ascii="Trebuchet MS" w:hAnsi="Trebuchet MS"/>
            <w:noProof/>
          </w:rPr>
          <w:delText xml:space="preserve">have </w:delText>
        </w:r>
      </w:del>
      <w:r w:rsidRPr="00E648F9">
        <w:rPr>
          <w:rFonts w:ascii="Trebuchet MS" w:hAnsi="Trebuchet MS"/>
          <w:noProof/>
        </w:rPr>
        <w:t xml:space="preserve">commanded them to go. They have made </w:t>
      </w:r>
      <w:ins w:id="54" w:author="Author">
        <w:r w:rsidRPr="00E648F9">
          <w:rPr>
            <w:rFonts w:ascii="Trebuchet MS" w:hAnsi="Trebuchet MS"/>
            <w:noProof/>
          </w:rPr>
          <w:t xml:space="preserve">for themselves </w:t>
        </w:r>
      </w:ins>
      <w:r w:rsidRPr="00E648F9">
        <w:rPr>
          <w:rFonts w:ascii="Trebuchet MS" w:hAnsi="Trebuchet MS"/>
          <w:noProof/>
        </w:rPr>
        <w:t xml:space="preserve">a </w:t>
      </w:r>
      <w:del w:id="55" w:author="Author">
        <w:r w:rsidRPr="00E648F9">
          <w:rPr>
            <w:rFonts w:ascii="Trebuchet MS" w:hAnsi="Trebuchet MS"/>
            <w:noProof/>
          </w:rPr>
          <w:delText xml:space="preserve">molten </w:delText>
        </w:r>
      </w:del>
      <w:r w:rsidRPr="00E648F9">
        <w:rPr>
          <w:rFonts w:ascii="Trebuchet MS" w:hAnsi="Trebuchet MS"/>
          <w:noProof/>
        </w:rPr>
        <w:t>statue</w:t>
      </w:r>
      <w:ins w:id="56" w:author="Author">
        <w:r w:rsidRPr="00E648F9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648F9">
        <w:rPr>
          <w:rFonts w:ascii="Trebuchet MS" w:hAnsi="Trebuchet MS"/>
          <w:noProof/>
        </w:rPr>
        <w:t xml:space="preserve"> of a calf</w:t>
      </w:r>
      <w:del w:id="59" w:author="Author">
        <w:r w:rsidRPr="00E648F9">
          <w:rPr>
            <w:rFonts w:ascii="Trebuchet MS" w:hAnsi="Trebuchet MS"/>
            <w:noProof/>
          </w:rPr>
          <w:delText xml:space="preserve"> for themselves </w:delText>
        </w:r>
      </w:del>
      <w:ins w:id="60" w:author="Author">
        <w:r w:rsidRPr="00E648F9">
          <w:rPr>
            <w:rFonts w:ascii="Trebuchet MS" w:hAnsi="Trebuchet MS"/>
            <w:noProof/>
          </w:rPr>
          <w:t xml:space="preserve">, </w:t>
        </w:r>
      </w:ins>
      <w:r w:rsidRPr="00E648F9">
        <w:rPr>
          <w:rFonts w:ascii="Trebuchet MS" w:hAnsi="Trebuchet MS"/>
          <w:noProof/>
        </w:rPr>
        <w:t>and</w:t>
      </w:r>
      <w:ins w:id="61" w:author="Author">
        <w:r w:rsidRPr="00E648F9">
          <w:rPr>
            <w:rFonts w:ascii="Trebuchet MS" w:hAnsi="Trebuchet MS"/>
            <w:noProof/>
          </w:rPr>
          <w:t xml:space="preserve"> they</w:t>
        </w:r>
      </w:ins>
      <w:r w:rsidRPr="00E648F9">
        <w:rPr>
          <w:rFonts w:ascii="Trebuchet MS" w:hAnsi="Trebuchet MS"/>
          <w:noProof/>
        </w:rPr>
        <w:t xml:space="preserve"> keep bowing down to it and sacrificing to it and saying, ‘This is your God, O Israel, who led you up out of the land of Egypt.’” </w:t>
      </w:r>
      <w:r w:rsidRPr="00E648F9">
        <w:rPr>
          <w:rFonts w:ascii="Trebuchet MS" w:hAnsi="Trebuchet MS"/>
          <w:b/>
          <w:noProof/>
        </w:rPr>
        <w:t xml:space="preserve">32:9 </w:t>
      </w:r>
      <w:del w:id="62" w:author="Author">
        <w:r w:rsidRPr="00E648F9">
          <w:rPr>
            <w:rFonts w:ascii="Trebuchet MS" w:hAnsi="Trebuchet MS"/>
            <w:noProof/>
          </w:rPr>
          <w:delText xml:space="preserve">And </w:delText>
        </w:r>
      </w:del>
      <w:r w:rsidRPr="00E648F9">
        <w:rPr>
          <w:rFonts w:ascii="Trebuchet MS" w:hAnsi="Trebuchet MS"/>
          <w:noProof/>
        </w:rPr>
        <w:t xml:space="preserve">Jehovah went on to say to Moses: “I have </w:t>
      </w:r>
      <w:del w:id="63" w:author="Author">
        <w:r w:rsidRPr="00E648F9">
          <w:rPr>
            <w:rFonts w:ascii="Trebuchet MS" w:hAnsi="Trebuchet MS"/>
            <w:noProof/>
          </w:rPr>
          <w:delText>looked at</w:delText>
        </w:r>
      </w:del>
      <w:ins w:id="64" w:author="Author">
        <w:r w:rsidRPr="00E648F9">
          <w:rPr>
            <w:rFonts w:ascii="Trebuchet MS" w:hAnsi="Trebuchet MS"/>
            <w:noProof/>
          </w:rPr>
          <w:t>seen that</w:t>
        </w:r>
      </w:ins>
      <w:r w:rsidRPr="00E648F9">
        <w:rPr>
          <w:rFonts w:ascii="Trebuchet MS" w:hAnsi="Trebuchet MS"/>
          <w:noProof/>
        </w:rPr>
        <w:t xml:space="preserve"> this </w:t>
      </w:r>
      <w:del w:id="65" w:author="Author">
        <w:r w:rsidRPr="00E648F9">
          <w:rPr>
            <w:rFonts w:ascii="Trebuchet MS" w:hAnsi="Trebuchet MS"/>
            <w:noProof/>
          </w:rPr>
          <w:delText xml:space="preserve">people and here it </w:delText>
        </w:r>
      </w:del>
      <w:r w:rsidRPr="00E648F9">
        <w:rPr>
          <w:rFonts w:ascii="Trebuchet MS" w:hAnsi="Trebuchet MS"/>
          <w:noProof/>
        </w:rPr>
        <w:t xml:space="preserve">is </w:t>
      </w:r>
      <w:del w:id="66" w:author="Author">
        <w:r w:rsidRPr="00E648F9">
          <w:rPr>
            <w:rFonts w:ascii="Trebuchet MS" w:hAnsi="Trebuchet MS"/>
            <w:noProof/>
          </w:rPr>
          <w:delText>a stiff-necked</w:delText>
        </w:r>
      </w:del>
      <w:ins w:id="67" w:author="Author">
        <w:r w:rsidRPr="00E648F9">
          <w:rPr>
            <w:rFonts w:ascii="Trebuchet MS" w:hAnsi="Trebuchet MS"/>
            <w:noProof/>
          </w:rPr>
          <w:t>an obstinate</w:t>
        </w:r>
        <w:r w:rsidRPr="00E648F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648F9">
        <w:rPr>
          <w:rFonts w:ascii="Trebuchet MS" w:hAnsi="Trebuchet MS"/>
          <w:noProof/>
        </w:rPr>
        <w:t xml:space="preserve"> people. </w:t>
      </w:r>
      <w:r w:rsidRPr="00E648F9">
        <w:rPr>
          <w:rFonts w:ascii="Trebuchet MS" w:hAnsi="Trebuchet MS"/>
          <w:b/>
          <w:noProof/>
        </w:rPr>
        <w:t xml:space="preserve">32:10 </w:t>
      </w:r>
      <w:r w:rsidRPr="00E648F9">
        <w:rPr>
          <w:rFonts w:ascii="Trebuchet MS" w:hAnsi="Trebuchet MS"/>
          <w:noProof/>
        </w:rPr>
        <w:t xml:space="preserve">So now let me be, </w:t>
      </w:r>
      <w:del w:id="70" w:author="Author">
        <w:r w:rsidRPr="00E648F9">
          <w:rPr>
            <w:rFonts w:ascii="Trebuchet MS" w:hAnsi="Trebuchet MS"/>
            <w:noProof/>
          </w:rPr>
          <w:delText xml:space="preserve">that my anger may blaze against them </w:delText>
        </w:r>
      </w:del>
      <w:r w:rsidRPr="00E648F9">
        <w:rPr>
          <w:rFonts w:ascii="Trebuchet MS" w:hAnsi="Trebuchet MS"/>
          <w:noProof/>
        </w:rPr>
        <w:t xml:space="preserve">and I </w:t>
      </w:r>
      <w:del w:id="71" w:author="Author">
        <w:r w:rsidRPr="00E648F9">
          <w:rPr>
            <w:rFonts w:ascii="Trebuchet MS" w:hAnsi="Trebuchet MS"/>
            <w:noProof/>
          </w:rPr>
          <w:delText>may</w:delText>
        </w:r>
      </w:del>
      <w:ins w:id="72" w:author="Author">
        <w:r w:rsidRPr="00E648F9">
          <w:rPr>
            <w:rFonts w:ascii="Trebuchet MS" w:hAnsi="Trebuchet MS"/>
            <w:noProof/>
          </w:rPr>
          <w:t>will</w:t>
        </w:r>
      </w:ins>
      <w:r w:rsidRPr="00E648F9">
        <w:rPr>
          <w:rFonts w:ascii="Trebuchet MS" w:hAnsi="Trebuchet MS"/>
          <w:noProof/>
        </w:rPr>
        <w:t xml:space="preserve"> exterminate them</w:t>
      </w:r>
      <w:ins w:id="73" w:author="Author">
        <w:r w:rsidRPr="00E648F9">
          <w:rPr>
            <w:rFonts w:ascii="Trebuchet MS" w:hAnsi="Trebuchet MS"/>
            <w:noProof/>
          </w:rPr>
          <w:t xml:space="preserve"> in my burning anger</w:t>
        </w:r>
      </w:ins>
      <w:r w:rsidRPr="00E648F9">
        <w:rPr>
          <w:rFonts w:ascii="Trebuchet MS" w:hAnsi="Trebuchet MS"/>
          <w:noProof/>
        </w:rPr>
        <w:t xml:space="preserve">, and let me make </w:t>
      </w:r>
      <w:del w:id="74" w:author="Author">
        <w:r w:rsidRPr="00E648F9">
          <w:rPr>
            <w:rFonts w:ascii="Trebuchet MS" w:hAnsi="Trebuchet MS"/>
            <w:noProof/>
          </w:rPr>
          <w:delText xml:space="preserve">you into </w:delText>
        </w:r>
      </w:del>
      <w:r w:rsidRPr="00E648F9">
        <w:rPr>
          <w:rFonts w:ascii="Trebuchet MS" w:hAnsi="Trebuchet MS"/>
          <w:noProof/>
        </w:rPr>
        <w:t>a great nation</w:t>
      </w:r>
      <w:ins w:id="75" w:author="Author">
        <w:r w:rsidRPr="00E648F9">
          <w:rPr>
            <w:rFonts w:ascii="Trebuchet MS" w:hAnsi="Trebuchet MS"/>
            <w:noProof/>
          </w:rPr>
          <w:t xml:space="preserve"> from you instead</w:t>
        </w:r>
      </w:ins>
      <w:r w:rsidRPr="00E648F9">
        <w:rPr>
          <w:rFonts w:ascii="Trebuchet MS" w:hAnsi="Trebuchet MS"/>
          <w:noProof/>
        </w:rPr>
        <w:t>.”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32:11 </w:t>
      </w:r>
      <w:del w:id="76" w:author="Author">
        <w:r w:rsidRPr="00E648F9">
          <w:rPr>
            <w:rFonts w:ascii="Trebuchet MS" w:hAnsi="Trebuchet MS"/>
            <w:noProof/>
          </w:rPr>
          <w:delText>And</w:delText>
        </w:r>
      </w:del>
      <w:ins w:id="77" w:author="Author">
        <w:r w:rsidRPr="00E648F9">
          <w:rPr>
            <w:rFonts w:ascii="Trebuchet MS" w:hAnsi="Trebuchet MS"/>
            <w:noProof/>
          </w:rPr>
          <w:t>Then</w:t>
        </w:r>
      </w:ins>
      <w:r w:rsidRPr="00E648F9">
        <w:rPr>
          <w:rFonts w:ascii="Trebuchet MS" w:hAnsi="Trebuchet MS"/>
          <w:noProof/>
        </w:rPr>
        <w:t xml:space="preserve"> Moses </w:t>
      </w:r>
      <w:del w:id="78" w:author="Author">
        <w:r w:rsidRPr="00E648F9">
          <w:rPr>
            <w:rFonts w:ascii="Trebuchet MS" w:hAnsi="Trebuchet MS"/>
            <w:noProof/>
          </w:rPr>
          <w:delText>proceeded</w:delText>
        </w:r>
      </w:del>
      <w:ins w:id="79" w:author="Author">
        <w:r w:rsidRPr="00E648F9">
          <w:rPr>
            <w:rFonts w:ascii="Trebuchet MS" w:hAnsi="Trebuchet MS"/>
            <w:noProof/>
          </w:rPr>
          <w:t>appealed</w:t>
        </w:r>
      </w:ins>
      <w:r w:rsidRPr="00E648F9">
        <w:rPr>
          <w:rFonts w:ascii="Trebuchet MS" w:hAnsi="Trebuchet MS"/>
          <w:noProof/>
        </w:rPr>
        <w:t xml:space="preserve"> to</w:t>
      </w:r>
      <w:del w:id="80" w:author="Author">
        <w:r w:rsidRPr="00E648F9">
          <w:rPr>
            <w:rFonts w:ascii="Trebuchet MS" w:hAnsi="Trebuchet MS"/>
            <w:noProof/>
          </w:rPr>
          <w:delText xml:space="preserve"> soften the face of</w:delText>
        </w:r>
      </w:del>
      <w:ins w:id="81" w:author="Author">
        <w:r w:rsidRPr="00E648F9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648F9">
        <w:rPr>
          <w:rFonts w:ascii="Trebuchet MS" w:hAnsi="Trebuchet MS"/>
          <w:noProof/>
        </w:rPr>
        <w:t xml:space="preserve"> Jehovah his God and </w:t>
      </w:r>
      <w:del w:id="84" w:author="Author">
        <w:r w:rsidRPr="00E648F9">
          <w:rPr>
            <w:rFonts w:ascii="Trebuchet MS" w:hAnsi="Trebuchet MS"/>
            <w:noProof/>
          </w:rPr>
          <w:delText>to say</w:delText>
        </w:r>
      </w:del>
      <w:ins w:id="85" w:author="Author">
        <w:r w:rsidRPr="00E648F9">
          <w:rPr>
            <w:rFonts w:ascii="Trebuchet MS" w:hAnsi="Trebuchet MS"/>
            <w:noProof/>
          </w:rPr>
          <w:t>said</w:t>
        </w:r>
      </w:ins>
      <w:r w:rsidRPr="00E648F9">
        <w:rPr>
          <w:rFonts w:ascii="Trebuchet MS" w:hAnsi="Trebuchet MS"/>
          <w:noProof/>
        </w:rPr>
        <w:t xml:space="preserve">: “Why, O Jehovah, should </w:t>
      </w:r>
      <w:ins w:id="86" w:author="Author">
        <w:r w:rsidRPr="00E648F9">
          <w:rPr>
            <w:rFonts w:ascii="Trebuchet MS" w:hAnsi="Trebuchet MS"/>
            <w:noProof/>
          </w:rPr>
          <w:t xml:space="preserve">you turn </w:t>
        </w:r>
      </w:ins>
      <w:r w:rsidRPr="00E648F9">
        <w:rPr>
          <w:rFonts w:ascii="Trebuchet MS" w:hAnsi="Trebuchet MS"/>
          <w:noProof/>
        </w:rPr>
        <w:t xml:space="preserve">your </w:t>
      </w:r>
      <w:ins w:id="87" w:author="Author">
        <w:r w:rsidRPr="00E648F9">
          <w:rPr>
            <w:rFonts w:ascii="Trebuchet MS" w:hAnsi="Trebuchet MS"/>
            <w:noProof/>
          </w:rPr>
          <w:t xml:space="preserve">burning </w:t>
        </w:r>
      </w:ins>
      <w:r w:rsidRPr="00E648F9">
        <w:rPr>
          <w:rFonts w:ascii="Trebuchet MS" w:hAnsi="Trebuchet MS"/>
          <w:noProof/>
        </w:rPr>
        <w:t xml:space="preserve">anger </w:t>
      </w:r>
      <w:del w:id="88" w:author="Author">
        <w:r w:rsidRPr="00E648F9">
          <w:rPr>
            <w:rFonts w:ascii="Trebuchet MS" w:hAnsi="Trebuchet MS"/>
            <w:noProof/>
          </w:rPr>
          <w:delText xml:space="preserve">blaze </w:delText>
        </w:r>
      </w:del>
      <w:r w:rsidRPr="00E648F9">
        <w:rPr>
          <w:rFonts w:ascii="Trebuchet MS" w:hAnsi="Trebuchet MS"/>
          <w:noProof/>
        </w:rPr>
        <w:t xml:space="preserve">against your people </w:t>
      </w:r>
      <w:del w:id="89" w:author="Author">
        <w:r w:rsidRPr="00E648F9">
          <w:rPr>
            <w:rFonts w:ascii="Trebuchet MS" w:hAnsi="Trebuchet MS"/>
            <w:noProof/>
          </w:rPr>
          <w:delText>whom you brought</w:delText>
        </w:r>
      </w:del>
      <w:ins w:id="90" w:author="Author">
        <w:r w:rsidRPr="00E648F9">
          <w:rPr>
            <w:rFonts w:ascii="Trebuchet MS" w:hAnsi="Trebuchet MS"/>
            <w:noProof/>
          </w:rPr>
          <w:t>after bringing them</w:t>
        </w:r>
      </w:ins>
      <w:r w:rsidRPr="00E648F9">
        <w:rPr>
          <w:rFonts w:ascii="Trebuchet MS" w:hAnsi="Trebuchet MS"/>
          <w:noProof/>
        </w:rPr>
        <w:t xml:space="preserve"> out of the land of Egypt with great power and with a </w:t>
      </w:r>
      <w:del w:id="91" w:author="Author">
        <w:r w:rsidRPr="00E648F9">
          <w:rPr>
            <w:rFonts w:ascii="Trebuchet MS" w:hAnsi="Trebuchet MS"/>
            <w:noProof/>
          </w:rPr>
          <w:delText>strong</w:delText>
        </w:r>
      </w:del>
      <w:ins w:id="92" w:author="Author">
        <w:r w:rsidRPr="00E648F9">
          <w:rPr>
            <w:rFonts w:ascii="Trebuchet MS" w:hAnsi="Trebuchet MS"/>
            <w:noProof/>
          </w:rPr>
          <w:t>mighty</w:t>
        </w:r>
      </w:ins>
      <w:r w:rsidRPr="00E648F9">
        <w:rPr>
          <w:rFonts w:ascii="Trebuchet MS" w:hAnsi="Trebuchet MS"/>
          <w:noProof/>
        </w:rPr>
        <w:t xml:space="preserve"> hand? </w:t>
      </w:r>
      <w:r w:rsidRPr="00E648F9">
        <w:rPr>
          <w:rFonts w:ascii="Trebuchet MS" w:hAnsi="Trebuchet MS"/>
          <w:b/>
          <w:noProof/>
        </w:rPr>
        <w:t xml:space="preserve">32:12 </w:t>
      </w:r>
      <w:r w:rsidRPr="00E648F9">
        <w:rPr>
          <w:rFonts w:ascii="Trebuchet MS" w:hAnsi="Trebuchet MS"/>
          <w:noProof/>
        </w:rPr>
        <w:t>Why should the Egyptians say, ‘</w:t>
      </w:r>
      <w:del w:id="93" w:author="Author">
        <w:r w:rsidRPr="00E648F9">
          <w:rPr>
            <w:rFonts w:ascii="Trebuchet MS" w:hAnsi="Trebuchet MS"/>
            <w:noProof/>
          </w:rPr>
          <w:delText>With</w:delText>
        </w:r>
      </w:del>
      <w:ins w:id="94" w:author="Author">
        <w:r w:rsidRPr="00E648F9">
          <w:rPr>
            <w:rFonts w:ascii="Trebuchet MS" w:hAnsi="Trebuchet MS"/>
            <w:noProof/>
          </w:rPr>
          <w:t>He had</w:t>
        </w:r>
      </w:ins>
      <w:r w:rsidRPr="00E648F9">
        <w:rPr>
          <w:rFonts w:ascii="Trebuchet MS" w:hAnsi="Trebuchet MS"/>
          <w:noProof/>
        </w:rPr>
        <w:t xml:space="preserve"> evil </w:t>
      </w:r>
      <w:del w:id="95" w:author="Author">
        <w:r w:rsidRPr="00E648F9">
          <w:rPr>
            <w:rFonts w:ascii="Trebuchet MS" w:hAnsi="Trebuchet MS"/>
            <w:noProof/>
          </w:rPr>
          <w:delText>intent</w:delText>
        </w:r>
      </w:del>
      <w:ins w:id="96" w:author="Author">
        <w:r w:rsidRPr="00E648F9">
          <w:rPr>
            <w:rFonts w:ascii="Trebuchet MS" w:hAnsi="Trebuchet MS"/>
            <w:noProof/>
          </w:rPr>
          <w:t>intentions when</w:t>
        </w:r>
      </w:ins>
      <w:r w:rsidRPr="00E648F9">
        <w:rPr>
          <w:rFonts w:ascii="Trebuchet MS" w:hAnsi="Trebuchet MS"/>
          <w:noProof/>
        </w:rPr>
        <w:t xml:space="preserve"> he </w:t>
      </w:r>
      <w:del w:id="97" w:author="Author">
        <w:r w:rsidRPr="00E648F9">
          <w:rPr>
            <w:rFonts w:ascii="Trebuchet MS" w:hAnsi="Trebuchet MS"/>
            <w:noProof/>
          </w:rPr>
          <w:delText>brought</w:delText>
        </w:r>
      </w:del>
      <w:ins w:id="98" w:author="Author">
        <w:r w:rsidRPr="00E648F9">
          <w:rPr>
            <w:rFonts w:ascii="Trebuchet MS" w:hAnsi="Trebuchet MS"/>
            <w:noProof/>
          </w:rPr>
          <w:t>led</w:t>
        </w:r>
      </w:ins>
      <w:r w:rsidRPr="00E648F9">
        <w:rPr>
          <w:rFonts w:ascii="Trebuchet MS" w:hAnsi="Trebuchet MS"/>
          <w:noProof/>
        </w:rPr>
        <w:t xml:space="preserve"> them out</w:t>
      </w:r>
      <w:del w:id="99" w:author="Author">
        <w:r w:rsidRPr="00E648F9">
          <w:rPr>
            <w:rFonts w:ascii="Trebuchet MS" w:hAnsi="Trebuchet MS"/>
            <w:noProof/>
          </w:rPr>
          <w:delText xml:space="preserve"> in order</w:delText>
        </w:r>
      </w:del>
      <w:ins w:id="100" w:author="Author">
        <w:r w:rsidRPr="00E648F9">
          <w:rPr>
            <w:rFonts w:ascii="Trebuchet MS" w:hAnsi="Trebuchet MS"/>
            <w:noProof/>
          </w:rPr>
          <w:t>. He wanted</w:t>
        </w:r>
      </w:ins>
      <w:r w:rsidRPr="00E648F9">
        <w:rPr>
          <w:rFonts w:ascii="Trebuchet MS" w:hAnsi="Trebuchet MS"/>
          <w:noProof/>
        </w:rPr>
        <w:t xml:space="preserve"> to kill them </w:t>
      </w:r>
      <w:del w:id="101" w:author="Author">
        <w:r w:rsidRPr="00E648F9">
          <w:rPr>
            <w:rFonts w:ascii="Trebuchet MS" w:hAnsi="Trebuchet MS"/>
            <w:noProof/>
          </w:rPr>
          <w:delText>among</w:delText>
        </w:r>
      </w:del>
      <w:ins w:id="102" w:author="Author">
        <w:r w:rsidRPr="00E648F9">
          <w:rPr>
            <w:rFonts w:ascii="Trebuchet MS" w:hAnsi="Trebuchet MS"/>
            <w:noProof/>
          </w:rPr>
          <w:t>in</w:t>
        </w:r>
      </w:ins>
      <w:r w:rsidRPr="00E648F9">
        <w:rPr>
          <w:rFonts w:ascii="Trebuchet MS" w:hAnsi="Trebuchet MS"/>
          <w:noProof/>
        </w:rPr>
        <w:t xml:space="preserve"> the mountains and </w:t>
      </w:r>
      <w:del w:id="103" w:author="Author">
        <w:r w:rsidRPr="00E648F9">
          <w:rPr>
            <w:rFonts w:ascii="Trebuchet MS" w:hAnsi="Trebuchet MS"/>
            <w:noProof/>
          </w:rPr>
          <w:delText xml:space="preserve">to </w:delText>
        </w:r>
      </w:del>
      <w:r w:rsidRPr="00E648F9">
        <w:rPr>
          <w:rFonts w:ascii="Trebuchet MS" w:hAnsi="Trebuchet MS"/>
          <w:noProof/>
        </w:rPr>
        <w:t xml:space="preserve">exterminate them from the surface of the </w:t>
      </w:r>
      <w:del w:id="104" w:author="Author">
        <w:r w:rsidRPr="00E648F9">
          <w:rPr>
            <w:rFonts w:ascii="Trebuchet MS" w:hAnsi="Trebuchet MS"/>
            <w:noProof/>
          </w:rPr>
          <w:delText>ground’</w:delText>
        </w:r>
      </w:del>
      <w:ins w:id="105" w:author="Author">
        <w:r w:rsidRPr="00E648F9">
          <w:rPr>
            <w:rFonts w:ascii="Trebuchet MS" w:hAnsi="Trebuchet MS"/>
            <w:noProof/>
          </w:rPr>
          <w:t>earth’</w:t>
        </w:r>
      </w:ins>
      <w:r w:rsidRPr="00E648F9">
        <w:rPr>
          <w:rFonts w:ascii="Trebuchet MS" w:hAnsi="Trebuchet MS"/>
          <w:noProof/>
        </w:rPr>
        <w:t xml:space="preserve">? Turn from your burning anger and </w:t>
      </w:r>
      <w:del w:id="106" w:author="Author">
        <w:r w:rsidRPr="00E648F9">
          <w:rPr>
            <w:rFonts w:ascii="Trebuchet MS" w:hAnsi="Trebuchet MS"/>
            <w:noProof/>
          </w:rPr>
          <w:delText>feel regret over the evil against</w:delText>
        </w:r>
      </w:del>
      <w:ins w:id="107" w:author="Author">
        <w:r w:rsidRPr="00E648F9">
          <w:rPr>
            <w:rFonts w:ascii="Trebuchet MS" w:hAnsi="Trebuchet MS"/>
            <w:noProof/>
          </w:rPr>
          <w:t>reconsider</w:t>
        </w:r>
        <w:r w:rsidRPr="00E648F9">
          <w:rPr>
            <w:rStyle w:val="FootnoteReference"/>
            <w:rFonts w:ascii="Trebuchet MS" w:hAnsi="Trebuchet MS"/>
            <w:noProof/>
          </w:rPr>
          <w:footnoteReference w:id="5"/>
        </w:r>
        <w:r w:rsidRPr="00E648F9">
          <w:rPr>
            <w:rFonts w:ascii="Trebuchet MS" w:hAnsi="Trebuchet MS"/>
            <w:noProof/>
          </w:rPr>
          <w:t xml:space="preserve"> your decision to bring this calamity on</w:t>
        </w:r>
      </w:ins>
      <w:r w:rsidRPr="00E648F9">
        <w:rPr>
          <w:rFonts w:ascii="Trebuchet MS" w:hAnsi="Trebuchet MS"/>
          <w:noProof/>
        </w:rPr>
        <w:t xml:space="preserve"> your people. </w:t>
      </w:r>
      <w:r w:rsidRPr="00E648F9">
        <w:rPr>
          <w:rFonts w:ascii="Trebuchet MS" w:hAnsi="Trebuchet MS"/>
          <w:b/>
          <w:noProof/>
        </w:rPr>
        <w:t xml:space="preserve">32:13 </w:t>
      </w:r>
      <w:r w:rsidRPr="00E648F9">
        <w:rPr>
          <w:rFonts w:ascii="Trebuchet MS" w:hAnsi="Trebuchet MS"/>
          <w:noProof/>
        </w:rPr>
        <w:t xml:space="preserve">Remember </w:t>
      </w:r>
      <w:ins w:id="110" w:author="Author">
        <w:r w:rsidRPr="00E648F9">
          <w:rPr>
            <w:rFonts w:ascii="Trebuchet MS" w:hAnsi="Trebuchet MS"/>
            <w:noProof/>
          </w:rPr>
          <w:t xml:space="preserve">your servants </w:t>
        </w:r>
      </w:ins>
      <w:r w:rsidRPr="00E648F9">
        <w:rPr>
          <w:rFonts w:ascii="Trebuchet MS" w:hAnsi="Trebuchet MS"/>
          <w:noProof/>
        </w:rPr>
        <w:t>Abraham, Isaac</w:t>
      </w:r>
      <w:ins w:id="111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and Israel</w:t>
      </w:r>
      <w:del w:id="112" w:author="Author">
        <w:r w:rsidRPr="00E648F9">
          <w:rPr>
            <w:rFonts w:ascii="Trebuchet MS" w:hAnsi="Trebuchet MS"/>
            <w:noProof/>
          </w:rPr>
          <w:delText xml:space="preserve"> your servants</w:delText>
        </w:r>
      </w:del>
      <w:r w:rsidRPr="00E648F9">
        <w:rPr>
          <w:rFonts w:ascii="Trebuchet MS" w:hAnsi="Trebuchet MS"/>
          <w:noProof/>
        </w:rPr>
        <w:t>, to whom you swore by yourself</w:t>
      </w:r>
      <w:del w:id="113" w:author="Author">
        <w:r w:rsidRPr="00E648F9">
          <w:rPr>
            <w:rFonts w:ascii="Trebuchet MS" w:hAnsi="Trebuchet MS"/>
            <w:noProof/>
          </w:rPr>
          <w:delText>, in that you</w:delText>
        </w:r>
      </w:del>
      <w:r w:rsidRPr="00E648F9">
        <w:rPr>
          <w:rFonts w:ascii="Trebuchet MS" w:hAnsi="Trebuchet MS"/>
          <w:noProof/>
        </w:rPr>
        <w:t xml:space="preserve"> </w:t>
      </w:r>
      <w:ins w:id="114" w:author="Author">
        <w:r w:rsidRPr="00E648F9">
          <w:rPr>
            <w:rFonts w:ascii="Trebuchet MS" w:hAnsi="Trebuchet MS"/>
            <w:noProof/>
          </w:rPr>
          <w:t xml:space="preserve">and </w:t>
        </w:r>
      </w:ins>
      <w:r w:rsidRPr="00E648F9">
        <w:rPr>
          <w:rFonts w:ascii="Trebuchet MS" w:hAnsi="Trebuchet MS"/>
          <w:noProof/>
        </w:rPr>
        <w:t>said</w:t>
      </w:r>
      <w:del w:id="115" w:author="Author">
        <w:r w:rsidRPr="00E648F9">
          <w:rPr>
            <w:rFonts w:ascii="Trebuchet MS" w:hAnsi="Trebuchet MS"/>
            <w:noProof/>
          </w:rPr>
          <w:delText xml:space="preserve"> to them,</w:delText>
        </w:r>
      </w:del>
      <w:ins w:id="116" w:author="Author">
        <w:r w:rsidRPr="00E648F9">
          <w:rPr>
            <w:rFonts w:ascii="Trebuchet MS" w:hAnsi="Trebuchet MS"/>
            <w:noProof/>
          </w:rPr>
          <w:t>:</w:t>
        </w:r>
      </w:ins>
      <w:r w:rsidRPr="00E648F9">
        <w:rPr>
          <w:rFonts w:ascii="Trebuchet MS" w:hAnsi="Trebuchet MS"/>
          <w:noProof/>
        </w:rPr>
        <w:t xml:space="preserve"> ‘I </w:t>
      </w:r>
      <w:del w:id="117" w:author="Author">
        <w:r w:rsidRPr="00E648F9">
          <w:rPr>
            <w:rFonts w:ascii="Trebuchet MS" w:hAnsi="Trebuchet MS"/>
            <w:noProof/>
          </w:rPr>
          <w:delText>shall</w:delText>
        </w:r>
      </w:del>
      <w:ins w:id="118" w:author="Author">
        <w:r w:rsidRPr="00E648F9">
          <w:rPr>
            <w:rFonts w:ascii="Trebuchet MS" w:hAnsi="Trebuchet MS"/>
            <w:noProof/>
          </w:rPr>
          <w:t>will</w:t>
        </w:r>
      </w:ins>
      <w:r w:rsidRPr="00E648F9">
        <w:rPr>
          <w:rFonts w:ascii="Trebuchet MS" w:hAnsi="Trebuchet MS"/>
          <w:noProof/>
        </w:rPr>
        <w:t xml:space="preserve"> multiply </w:t>
      </w:r>
      <w:del w:id="119" w:author="Author">
        <w:r w:rsidRPr="00E648F9">
          <w:rPr>
            <w:rFonts w:ascii="Trebuchet MS" w:hAnsi="Trebuchet MS"/>
            <w:noProof/>
            <w:u w:val="dotted"/>
          </w:rPr>
          <w:delText>YOUR</w:delText>
        </w:r>
        <w:r w:rsidRPr="00E648F9">
          <w:rPr>
            <w:rFonts w:ascii="Trebuchet MS" w:hAnsi="Trebuchet MS"/>
            <w:noProof/>
          </w:rPr>
          <w:delText xml:space="preserve"> seed</w:delText>
        </w:r>
      </w:del>
      <w:ins w:id="120" w:author="Author">
        <w:r w:rsidRPr="00E648F9">
          <w:rPr>
            <w:rFonts w:ascii="Trebuchet MS" w:hAnsi="Trebuchet MS"/>
            <w:noProof/>
          </w:rPr>
          <w:t>your offspring</w:t>
        </w:r>
        <w:r w:rsidRPr="00E648F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648F9">
        <w:rPr>
          <w:rFonts w:ascii="Trebuchet MS" w:hAnsi="Trebuchet MS"/>
          <w:noProof/>
        </w:rPr>
        <w:t xml:space="preserve"> like the stars of the heavens, and </w:t>
      </w:r>
      <w:ins w:id="123" w:author="Author">
        <w:r w:rsidRPr="00E648F9">
          <w:rPr>
            <w:rFonts w:ascii="Trebuchet MS" w:hAnsi="Trebuchet MS"/>
            <w:noProof/>
          </w:rPr>
          <w:t xml:space="preserve">I will give </w:t>
        </w:r>
      </w:ins>
      <w:r w:rsidRPr="00E648F9">
        <w:rPr>
          <w:rFonts w:ascii="Trebuchet MS" w:hAnsi="Trebuchet MS"/>
          <w:noProof/>
        </w:rPr>
        <w:t xml:space="preserve">all this land that I have designated </w:t>
      </w:r>
      <w:del w:id="124" w:author="Author">
        <w:r w:rsidRPr="00E648F9">
          <w:rPr>
            <w:rFonts w:ascii="Trebuchet MS" w:hAnsi="Trebuchet MS"/>
            <w:noProof/>
          </w:rPr>
          <w:delText xml:space="preserve">I shall give </w:delText>
        </w:r>
      </w:del>
      <w:r w:rsidRPr="00E648F9">
        <w:rPr>
          <w:rFonts w:ascii="Trebuchet MS" w:hAnsi="Trebuchet MS"/>
          <w:noProof/>
        </w:rPr>
        <w:t xml:space="preserve">to </w:t>
      </w:r>
      <w:del w:id="125" w:author="Author">
        <w:r w:rsidRPr="00E648F9">
          <w:rPr>
            <w:rFonts w:ascii="Trebuchet MS" w:hAnsi="Trebuchet MS"/>
            <w:noProof/>
            <w:u w:val="dotted"/>
          </w:rPr>
          <w:delText>YOUR</w:delText>
        </w:r>
        <w:r w:rsidRPr="00E648F9">
          <w:rPr>
            <w:rFonts w:ascii="Trebuchet MS" w:hAnsi="Trebuchet MS"/>
            <w:noProof/>
          </w:rPr>
          <w:delText xml:space="preserve"> seed,</w:delText>
        </w:r>
      </w:del>
      <w:ins w:id="126" w:author="Author">
        <w:r w:rsidRPr="00E648F9">
          <w:rPr>
            <w:rFonts w:ascii="Trebuchet MS" w:hAnsi="Trebuchet MS"/>
            <w:noProof/>
          </w:rPr>
          <w:t>your offspring,</w:t>
        </w:r>
        <w:r w:rsidRPr="00E648F9">
          <w:rPr>
            <w:rStyle w:val="FootnoteReference"/>
            <w:rFonts w:ascii="Trebuchet MS" w:hAnsi="Trebuchet MS"/>
            <w:noProof/>
          </w:rPr>
          <w:footnoteReference w:id="7"/>
        </w:r>
        <w:r w:rsidRPr="00E648F9">
          <w:rPr>
            <w:rFonts w:ascii="Trebuchet MS" w:hAnsi="Trebuchet MS"/>
            <w:noProof/>
          </w:rPr>
          <w:t xml:space="preserve"> so</w:t>
        </w:r>
      </w:ins>
      <w:r w:rsidRPr="00E648F9">
        <w:rPr>
          <w:rFonts w:ascii="Trebuchet MS" w:hAnsi="Trebuchet MS"/>
          <w:noProof/>
        </w:rPr>
        <w:t xml:space="preserve"> that they may </w:t>
      </w:r>
      <w:del w:id="129" w:author="Author">
        <w:r w:rsidRPr="00E648F9">
          <w:rPr>
            <w:rFonts w:ascii="Trebuchet MS" w:hAnsi="Trebuchet MS"/>
            <w:noProof/>
          </w:rPr>
          <w:delText xml:space="preserve">indeed </w:delText>
        </w:r>
      </w:del>
      <w:r w:rsidRPr="00E648F9">
        <w:rPr>
          <w:rFonts w:ascii="Trebuchet MS" w:hAnsi="Trebuchet MS"/>
          <w:noProof/>
        </w:rPr>
        <w:t xml:space="preserve">take </w:t>
      </w:r>
      <w:ins w:id="130" w:author="Author">
        <w:r w:rsidRPr="00E648F9">
          <w:rPr>
            <w:rFonts w:ascii="Trebuchet MS" w:hAnsi="Trebuchet MS"/>
            <w:noProof/>
          </w:rPr>
          <w:t xml:space="preserve">it as a permanent </w:t>
        </w:r>
      </w:ins>
      <w:r w:rsidRPr="00E648F9">
        <w:rPr>
          <w:rFonts w:ascii="Trebuchet MS" w:hAnsi="Trebuchet MS"/>
          <w:noProof/>
        </w:rPr>
        <w:t>possession</w:t>
      </w:r>
      <w:del w:id="131" w:author="Author">
        <w:r w:rsidRPr="00E648F9">
          <w:rPr>
            <w:rFonts w:ascii="Trebuchet MS" w:hAnsi="Trebuchet MS"/>
            <w:noProof/>
          </w:rPr>
          <w:delText xml:space="preserve"> of it to time indefinite</w:delText>
        </w:r>
      </w:del>
      <w:r w:rsidRPr="00E648F9">
        <w:rPr>
          <w:rFonts w:ascii="Trebuchet MS" w:hAnsi="Trebuchet MS"/>
          <w:noProof/>
        </w:rPr>
        <w:t>.’”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32:14 </w:t>
      </w:r>
      <w:del w:id="132" w:author="Author">
        <w:r w:rsidRPr="00E648F9">
          <w:rPr>
            <w:rFonts w:ascii="Trebuchet MS" w:hAnsi="Trebuchet MS"/>
            <w:noProof/>
          </w:rPr>
          <w:delText>And</w:delText>
        </w:r>
      </w:del>
      <w:ins w:id="133" w:author="Author">
        <w:r w:rsidRPr="00E648F9">
          <w:rPr>
            <w:rFonts w:ascii="Trebuchet MS" w:hAnsi="Trebuchet MS"/>
            <w:noProof/>
          </w:rPr>
          <w:t>So</w:t>
        </w:r>
      </w:ins>
      <w:r w:rsidRPr="00E648F9">
        <w:rPr>
          <w:rFonts w:ascii="Trebuchet MS" w:hAnsi="Trebuchet MS"/>
          <w:noProof/>
        </w:rPr>
        <w:t xml:space="preserve"> Jehovah began to </w:t>
      </w:r>
      <w:del w:id="134" w:author="Author">
        <w:r w:rsidRPr="00E648F9">
          <w:rPr>
            <w:rFonts w:ascii="Trebuchet MS" w:hAnsi="Trebuchet MS"/>
            <w:noProof/>
          </w:rPr>
          <w:delText>feel regret over</w:delText>
        </w:r>
      </w:del>
      <w:ins w:id="135" w:author="Author">
        <w:r w:rsidRPr="00E648F9">
          <w:rPr>
            <w:rFonts w:ascii="Trebuchet MS" w:hAnsi="Trebuchet MS"/>
            <w:noProof/>
          </w:rPr>
          <w:t>reconsider</w:t>
        </w:r>
        <w:r w:rsidRPr="00E648F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648F9">
        <w:rPr>
          <w:rFonts w:ascii="Trebuchet MS" w:hAnsi="Trebuchet MS"/>
          <w:noProof/>
        </w:rPr>
        <w:t xml:space="preserve"> the </w:t>
      </w:r>
      <w:del w:id="138" w:author="Author">
        <w:r w:rsidRPr="00E648F9">
          <w:rPr>
            <w:rFonts w:ascii="Trebuchet MS" w:hAnsi="Trebuchet MS"/>
            <w:noProof/>
          </w:rPr>
          <w:delText>evil</w:delText>
        </w:r>
      </w:del>
      <w:ins w:id="139" w:author="Author">
        <w:r w:rsidRPr="00E648F9">
          <w:rPr>
            <w:rFonts w:ascii="Trebuchet MS" w:hAnsi="Trebuchet MS"/>
            <w:noProof/>
          </w:rPr>
          <w:t>calamity</w:t>
        </w:r>
      </w:ins>
      <w:r w:rsidRPr="00E648F9">
        <w:rPr>
          <w:rFonts w:ascii="Trebuchet MS" w:hAnsi="Trebuchet MS"/>
          <w:noProof/>
        </w:rPr>
        <w:t xml:space="preserve"> that he had spoken of </w:t>
      </w:r>
      <w:del w:id="140" w:author="Author">
        <w:r w:rsidRPr="00E648F9">
          <w:rPr>
            <w:rFonts w:ascii="Trebuchet MS" w:hAnsi="Trebuchet MS"/>
            <w:noProof/>
          </w:rPr>
          <w:delText>doing to</w:delText>
        </w:r>
      </w:del>
      <w:ins w:id="141" w:author="Author">
        <w:r w:rsidRPr="00E648F9">
          <w:rPr>
            <w:rFonts w:ascii="Trebuchet MS" w:hAnsi="Trebuchet MS"/>
            <w:noProof/>
          </w:rPr>
          <w:t>bringing on</w:t>
        </w:r>
      </w:ins>
      <w:r w:rsidRPr="00E648F9">
        <w:rPr>
          <w:rFonts w:ascii="Trebuchet MS" w:hAnsi="Trebuchet MS"/>
          <w:noProof/>
        </w:rPr>
        <w:t xml:space="preserve"> his people.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32:15 </w:t>
      </w:r>
      <w:del w:id="142" w:author="Author">
        <w:r w:rsidRPr="00E648F9">
          <w:rPr>
            <w:rFonts w:ascii="Trebuchet MS" w:hAnsi="Trebuchet MS"/>
            <w:noProof/>
          </w:rPr>
          <w:delText xml:space="preserve">After that </w:delText>
        </w:r>
      </w:del>
      <w:r w:rsidRPr="00E648F9">
        <w:rPr>
          <w:rFonts w:ascii="Trebuchet MS" w:hAnsi="Trebuchet MS"/>
          <w:noProof/>
        </w:rPr>
        <w:t>Moses</w:t>
      </w:r>
      <w:ins w:id="143" w:author="Author">
        <w:r w:rsidRPr="00E648F9">
          <w:rPr>
            <w:rFonts w:ascii="Trebuchet MS" w:hAnsi="Trebuchet MS"/>
            <w:noProof/>
          </w:rPr>
          <w:t xml:space="preserve"> then</w:t>
        </w:r>
      </w:ins>
      <w:r w:rsidRPr="00E648F9">
        <w:rPr>
          <w:rFonts w:ascii="Trebuchet MS" w:hAnsi="Trebuchet MS"/>
          <w:noProof/>
        </w:rPr>
        <w:t xml:space="preserve"> turned and went down from the mountain with the two tablets of the Testimony in his hand</w:t>
      </w:r>
      <w:del w:id="144" w:author="Author">
        <w:r w:rsidRPr="00E648F9">
          <w:rPr>
            <w:rFonts w:ascii="Trebuchet MS" w:hAnsi="Trebuchet MS"/>
            <w:noProof/>
          </w:rPr>
          <w:delText>,</w:delText>
        </w:r>
      </w:del>
      <w:ins w:id="145" w:author="Author">
        <w:r w:rsidRPr="00E648F9">
          <w:rPr>
            <w:rFonts w:ascii="Trebuchet MS" w:hAnsi="Trebuchet MS"/>
            <w:noProof/>
          </w:rPr>
          <w:t>. The</w:t>
        </w:r>
      </w:ins>
      <w:r w:rsidRPr="00E648F9">
        <w:rPr>
          <w:rFonts w:ascii="Trebuchet MS" w:hAnsi="Trebuchet MS"/>
          <w:noProof/>
        </w:rPr>
        <w:t xml:space="preserve"> tablets </w:t>
      </w:r>
      <w:del w:id="146" w:author="Author">
        <w:r w:rsidRPr="00E648F9">
          <w:rPr>
            <w:rFonts w:ascii="Trebuchet MS" w:hAnsi="Trebuchet MS"/>
            <w:noProof/>
          </w:rPr>
          <w:delText>written upon</w:delText>
        </w:r>
      </w:del>
      <w:ins w:id="147" w:author="Author">
        <w:r w:rsidRPr="00E648F9">
          <w:rPr>
            <w:rFonts w:ascii="Trebuchet MS" w:hAnsi="Trebuchet MS"/>
            <w:noProof/>
          </w:rPr>
          <w:t>were inscribed</w:t>
        </w:r>
      </w:ins>
      <w:r w:rsidRPr="00E648F9">
        <w:rPr>
          <w:rFonts w:ascii="Trebuchet MS" w:hAnsi="Trebuchet MS"/>
          <w:noProof/>
        </w:rPr>
        <w:t xml:space="preserve"> on both </w:t>
      </w:r>
      <w:del w:id="148" w:author="Author">
        <w:r w:rsidRPr="00E648F9">
          <w:rPr>
            <w:rFonts w:ascii="Trebuchet MS" w:hAnsi="Trebuchet MS"/>
            <w:noProof/>
          </w:rPr>
          <w:delText xml:space="preserve">their </w:delText>
        </w:r>
      </w:del>
      <w:r w:rsidRPr="00E648F9">
        <w:rPr>
          <w:rFonts w:ascii="Trebuchet MS" w:hAnsi="Trebuchet MS"/>
          <w:noProof/>
        </w:rPr>
        <w:t>sides</w:t>
      </w:r>
      <w:del w:id="149" w:author="Author">
        <w:r w:rsidRPr="00E648F9">
          <w:rPr>
            <w:rFonts w:ascii="Trebuchet MS" w:hAnsi="Trebuchet MS"/>
            <w:noProof/>
          </w:rPr>
          <w:delText>. On this side and on that</w:delText>
        </w:r>
      </w:del>
      <w:ins w:id="150" w:author="Author">
        <w:r w:rsidRPr="00E648F9">
          <w:rPr>
            <w:rFonts w:ascii="Trebuchet MS" w:hAnsi="Trebuchet MS"/>
            <w:noProof/>
          </w:rPr>
          <w:t>;</w:t>
        </w:r>
      </w:ins>
      <w:r w:rsidRPr="00E648F9">
        <w:rPr>
          <w:rFonts w:ascii="Trebuchet MS" w:hAnsi="Trebuchet MS"/>
          <w:noProof/>
        </w:rPr>
        <w:t xml:space="preserve"> they were written </w:t>
      </w:r>
      <w:del w:id="151" w:author="Author">
        <w:r w:rsidRPr="00E648F9">
          <w:rPr>
            <w:rFonts w:ascii="Trebuchet MS" w:hAnsi="Trebuchet MS"/>
            <w:noProof/>
          </w:rPr>
          <w:delText>upon</w:delText>
        </w:r>
      </w:del>
      <w:ins w:id="152" w:author="Author">
        <w:r w:rsidRPr="00E648F9">
          <w:rPr>
            <w:rFonts w:ascii="Trebuchet MS" w:hAnsi="Trebuchet MS"/>
            <w:noProof/>
          </w:rPr>
          <w:t>on the front and on the back</w:t>
        </w:r>
      </w:ins>
      <w:r w:rsidRPr="00E648F9">
        <w:rPr>
          <w:rFonts w:ascii="Trebuchet MS" w:hAnsi="Trebuchet MS"/>
          <w:noProof/>
        </w:rPr>
        <w:t xml:space="preserve">. </w:t>
      </w:r>
      <w:r w:rsidRPr="00E648F9">
        <w:rPr>
          <w:rFonts w:ascii="Trebuchet MS" w:hAnsi="Trebuchet MS"/>
          <w:b/>
          <w:noProof/>
        </w:rPr>
        <w:t xml:space="preserve">32:16 </w:t>
      </w:r>
      <w:del w:id="153" w:author="Author">
        <w:r w:rsidRPr="00E648F9">
          <w:rPr>
            <w:rFonts w:ascii="Trebuchet MS" w:hAnsi="Trebuchet MS"/>
            <w:noProof/>
          </w:rPr>
          <w:delText>And the</w:delText>
        </w:r>
      </w:del>
      <w:ins w:id="154" w:author="Author">
        <w:r w:rsidRPr="00E648F9">
          <w:rPr>
            <w:rFonts w:ascii="Trebuchet MS" w:hAnsi="Trebuchet MS"/>
            <w:noProof/>
          </w:rPr>
          <w:t>The</w:t>
        </w:r>
      </w:ins>
      <w:r w:rsidRPr="00E648F9">
        <w:rPr>
          <w:rFonts w:ascii="Trebuchet MS" w:hAnsi="Trebuchet MS"/>
          <w:noProof/>
        </w:rPr>
        <w:t xml:space="preserve"> tablets were the workmanship of God, and the writing was the writing of God engraved </w:t>
      </w:r>
      <w:del w:id="155" w:author="Author">
        <w:r w:rsidRPr="00E648F9">
          <w:rPr>
            <w:rFonts w:ascii="Trebuchet MS" w:hAnsi="Trebuchet MS"/>
            <w:noProof/>
          </w:rPr>
          <w:delText>upon</w:delText>
        </w:r>
      </w:del>
      <w:ins w:id="156" w:author="Author">
        <w:r w:rsidRPr="00E648F9">
          <w:rPr>
            <w:rFonts w:ascii="Trebuchet MS" w:hAnsi="Trebuchet MS"/>
            <w:noProof/>
          </w:rPr>
          <w:t>on</w:t>
        </w:r>
      </w:ins>
      <w:r w:rsidRPr="00E648F9">
        <w:rPr>
          <w:rFonts w:ascii="Trebuchet MS" w:hAnsi="Trebuchet MS"/>
          <w:noProof/>
        </w:rPr>
        <w:t xml:space="preserve"> the tablets. </w:t>
      </w:r>
      <w:r w:rsidRPr="00E648F9">
        <w:rPr>
          <w:rFonts w:ascii="Trebuchet MS" w:hAnsi="Trebuchet MS"/>
          <w:b/>
          <w:noProof/>
        </w:rPr>
        <w:t xml:space="preserve">32:17 </w:t>
      </w:r>
      <w:del w:id="157" w:author="Author">
        <w:r w:rsidRPr="00E648F9">
          <w:rPr>
            <w:rFonts w:ascii="Trebuchet MS" w:hAnsi="Trebuchet MS"/>
            <w:noProof/>
          </w:rPr>
          <w:delText>And</w:delText>
        </w:r>
      </w:del>
      <w:ins w:id="158" w:author="Author">
        <w:r w:rsidRPr="00E648F9">
          <w:rPr>
            <w:rFonts w:ascii="Trebuchet MS" w:hAnsi="Trebuchet MS"/>
            <w:noProof/>
          </w:rPr>
          <w:t>When</w:t>
        </w:r>
      </w:ins>
      <w:r w:rsidRPr="00E648F9">
        <w:rPr>
          <w:rFonts w:ascii="Trebuchet MS" w:hAnsi="Trebuchet MS"/>
          <w:noProof/>
        </w:rPr>
        <w:t xml:space="preserve"> Joshua began to hear the noise of the people because of their shouting, </w:t>
      </w:r>
      <w:del w:id="159" w:author="Author">
        <w:r w:rsidRPr="00E648F9">
          <w:rPr>
            <w:rFonts w:ascii="Trebuchet MS" w:hAnsi="Trebuchet MS"/>
            <w:noProof/>
          </w:rPr>
          <w:delText xml:space="preserve">and </w:delText>
        </w:r>
      </w:del>
      <w:r w:rsidRPr="00E648F9">
        <w:rPr>
          <w:rFonts w:ascii="Trebuchet MS" w:hAnsi="Trebuchet MS"/>
          <w:noProof/>
        </w:rPr>
        <w:t xml:space="preserve">he </w:t>
      </w:r>
      <w:del w:id="160" w:author="Author">
        <w:r w:rsidRPr="00E648F9">
          <w:rPr>
            <w:rFonts w:ascii="Trebuchet MS" w:hAnsi="Trebuchet MS"/>
            <w:noProof/>
          </w:rPr>
          <w:delText>proceeded to say</w:delText>
        </w:r>
      </w:del>
      <w:ins w:id="161" w:author="Author">
        <w:r w:rsidRPr="00E648F9">
          <w:rPr>
            <w:rFonts w:ascii="Trebuchet MS" w:hAnsi="Trebuchet MS"/>
            <w:noProof/>
          </w:rPr>
          <w:t>said</w:t>
        </w:r>
      </w:ins>
      <w:r w:rsidRPr="00E648F9">
        <w:rPr>
          <w:rFonts w:ascii="Trebuchet MS" w:hAnsi="Trebuchet MS"/>
          <w:noProof/>
        </w:rPr>
        <w:t xml:space="preserve"> to Moses: “There is </w:t>
      </w:r>
      <w:del w:id="162" w:author="Author">
        <w:r w:rsidRPr="00E648F9">
          <w:rPr>
            <w:rFonts w:ascii="Trebuchet MS" w:hAnsi="Trebuchet MS"/>
            <w:noProof/>
          </w:rPr>
          <w:delText>a noise</w:delText>
        </w:r>
      </w:del>
      <w:ins w:id="163" w:author="Author">
        <w:r w:rsidRPr="00E648F9">
          <w:rPr>
            <w:rFonts w:ascii="Trebuchet MS" w:hAnsi="Trebuchet MS"/>
            <w:noProof/>
          </w:rPr>
          <w:t>the sound</w:t>
        </w:r>
      </w:ins>
      <w:r w:rsidRPr="00E648F9">
        <w:rPr>
          <w:rFonts w:ascii="Trebuchet MS" w:hAnsi="Trebuchet MS"/>
          <w:noProof/>
        </w:rPr>
        <w:t xml:space="preserve"> of battle in the camp.” </w:t>
      </w:r>
      <w:r w:rsidRPr="00E648F9">
        <w:rPr>
          <w:rFonts w:ascii="Trebuchet MS" w:hAnsi="Trebuchet MS"/>
          <w:b/>
          <w:noProof/>
        </w:rPr>
        <w:t xml:space="preserve">32:18 </w:t>
      </w:r>
      <w:r w:rsidRPr="00E648F9">
        <w:rPr>
          <w:rFonts w:ascii="Trebuchet MS" w:hAnsi="Trebuchet MS"/>
          <w:noProof/>
        </w:rPr>
        <w:t xml:space="preserve">But </w:t>
      </w:r>
      <w:del w:id="164" w:author="Author">
        <w:r w:rsidRPr="00E648F9">
          <w:rPr>
            <w:rFonts w:ascii="Trebuchet MS" w:hAnsi="Trebuchet MS"/>
            <w:noProof/>
          </w:rPr>
          <w:delText>he</w:delText>
        </w:r>
      </w:del>
      <w:ins w:id="165" w:author="Author">
        <w:r w:rsidRPr="00E648F9">
          <w:rPr>
            <w:rFonts w:ascii="Trebuchet MS" w:hAnsi="Trebuchet MS"/>
            <w:noProof/>
          </w:rPr>
          <w:t>Moses</w:t>
        </w:r>
      </w:ins>
      <w:r w:rsidRPr="00E648F9">
        <w:rPr>
          <w:rFonts w:ascii="Trebuchet MS" w:hAnsi="Trebuchet MS"/>
          <w:noProof/>
        </w:rPr>
        <w:t xml:space="preserve"> said: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noProof/>
        </w:rPr>
        <w:t xml:space="preserve">“It is not the sound of </w:t>
      </w:r>
      <w:del w:id="166" w:author="Author">
        <w:r w:rsidRPr="00E648F9">
          <w:rPr>
            <w:rFonts w:ascii="Trebuchet MS" w:hAnsi="Trebuchet MS"/>
            <w:noProof/>
          </w:rPr>
          <w:delText xml:space="preserve">the </w:delText>
        </w:r>
      </w:del>
      <w:r w:rsidRPr="00E648F9">
        <w:rPr>
          <w:rFonts w:ascii="Trebuchet MS" w:hAnsi="Trebuchet MS"/>
          <w:noProof/>
        </w:rPr>
        <w:t xml:space="preserve">singing over </w:t>
      </w:r>
      <w:del w:id="167" w:author="Author">
        <w:r w:rsidRPr="00E648F9">
          <w:rPr>
            <w:rFonts w:ascii="Trebuchet MS" w:hAnsi="Trebuchet MS"/>
            <w:noProof/>
          </w:rPr>
          <w:delText>mighty performance,</w:delText>
        </w:r>
      </w:del>
      <w:ins w:id="168" w:author="Author">
        <w:r w:rsidRPr="00E648F9">
          <w:rPr>
            <w:rFonts w:ascii="Trebuchet MS" w:hAnsi="Trebuchet MS"/>
            <w:noProof/>
          </w:rPr>
          <w:t>a victory,</w:t>
        </w:r>
        <w:r w:rsidRPr="00E648F9">
          <w:rPr>
            <w:rStyle w:val="FootnoteReference"/>
            <w:rFonts w:ascii="Trebuchet MS" w:hAnsi="Trebuchet MS"/>
            <w:noProof/>
          </w:rPr>
          <w:footnoteReference w:id="9"/>
        </w:r>
      </w:ins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noProof/>
        </w:rPr>
        <w:t xml:space="preserve">And it is not the sound of </w:t>
      </w:r>
      <w:del w:id="171" w:author="Author">
        <w:r w:rsidRPr="00E648F9">
          <w:rPr>
            <w:rFonts w:ascii="Trebuchet MS" w:hAnsi="Trebuchet MS"/>
            <w:noProof/>
          </w:rPr>
          <w:delText>the singing of</w:delText>
        </w:r>
      </w:del>
      <w:ins w:id="172" w:author="Author">
        <w:r w:rsidRPr="00E648F9">
          <w:rPr>
            <w:rFonts w:ascii="Trebuchet MS" w:hAnsi="Trebuchet MS"/>
            <w:noProof/>
          </w:rPr>
          <w:t>wailing over a</w:t>
        </w:r>
      </w:ins>
      <w:r w:rsidRPr="00E648F9">
        <w:rPr>
          <w:rFonts w:ascii="Trebuchet MS" w:hAnsi="Trebuchet MS"/>
          <w:noProof/>
        </w:rPr>
        <w:t xml:space="preserve"> defeat;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del w:id="173" w:author="Author">
        <w:r w:rsidRPr="00E648F9">
          <w:rPr>
            <w:rFonts w:ascii="Trebuchet MS" w:hAnsi="Trebuchet MS"/>
            <w:noProof/>
          </w:rPr>
          <w:delText>It is</w:delText>
        </w:r>
      </w:del>
      <w:ins w:id="174" w:author="Author">
        <w:r w:rsidRPr="00E648F9">
          <w:rPr>
            <w:rFonts w:ascii="Trebuchet MS" w:hAnsi="Trebuchet MS"/>
            <w:noProof/>
          </w:rPr>
          <w:t>I hear</w:t>
        </w:r>
      </w:ins>
      <w:r w:rsidRPr="00E648F9">
        <w:rPr>
          <w:rFonts w:ascii="Trebuchet MS" w:hAnsi="Trebuchet MS"/>
          <w:noProof/>
        </w:rPr>
        <w:t xml:space="preserve"> the sound of </w:t>
      </w:r>
      <w:del w:id="175" w:author="Author">
        <w:r w:rsidRPr="00E648F9">
          <w:rPr>
            <w:rFonts w:ascii="Trebuchet MS" w:hAnsi="Trebuchet MS"/>
            <w:noProof/>
          </w:rPr>
          <w:delText>other</w:delText>
        </w:r>
      </w:del>
      <w:ins w:id="176" w:author="Author">
        <w:r w:rsidRPr="00E648F9">
          <w:rPr>
            <w:rFonts w:ascii="Trebuchet MS" w:hAnsi="Trebuchet MS"/>
            <w:noProof/>
          </w:rPr>
          <w:t>another kind of</w:t>
        </w:r>
      </w:ins>
      <w:r w:rsidRPr="00E648F9">
        <w:rPr>
          <w:rFonts w:ascii="Trebuchet MS" w:hAnsi="Trebuchet MS"/>
          <w:noProof/>
        </w:rPr>
        <w:t xml:space="preserve"> singing</w:t>
      </w:r>
      <w:del w:id="177" w:author="Author">
        <w:r w:rsidRPr="00E648F9">
          <w:rPr>
            <w:rFonts w:ascii="Trebuchet MS" w:hAnsi="Trebuchet MS"/>
            <w:noProof/>
          </w:rPr>
          <w:delText xml:space="preserve"> that I am hearing</w:delText>
        </w:r>
      </w:del>
      <w:r w:rsidRPr="00E648F9">
        <w:rPr>
          <w:rFonts w:ascii="Trebuchet MS" w:hAnsi="Trebuchet MS"/>
          <w:noProof/>
        </w:rPr>
        <w:t>.”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32:19 </w:t>
      </w:r>
      <w:del w:id="178" w:author="Author">
        <w:r w:rsidRPr="00E648F9">
          <w:rPr>
            <w:rFonts w:ascii="Trebuchet MS" w:hAnsi="Trebuchet MS"/>
            <w:noProof/>
          </w:rPr>
          <w:delText>So it came about that as</w:delText>
        </w:r>
      </w:del>
      <w:ins w:id="179" w:author="Author">
        <w:r w:rsidRPr="00E648F9">
          <w:rPr>
            <w:rFonts w:ascii="Trebuchet MS" w:hAnsi="Trebuchet MS"/>
            <w:noProof/>
          </w:rPr>
          <w:t>As</w:t>
        </w:r>
      </w:ins>
      <w:r w:rsidRPr="00E648F9">
        <w:rPr>
          <w:rFonts w:ascii="Trebuchet MS" w:hAnsi="Trebuchet MS"/>
          <w:noProof/>
        </w:rPr>
        <w:t xml:space="preserve"> soon as </w:t>
      </w:r>
      <w:del w:id="180" w:author="Author">
        <w:r w:rsidRPr="00E648F9">
          <w:rPr>
            <w:rFonts w:ascii="Trebuchet MS" w:hAnsi="Trebuchet MS"/>
            <w:noProof/>
          </w:rPr>
          <w:delText>he</w:delText>
        </w:r>
      </w:del>
      <w:ins w:id="181" w:author="Author">
        <w:r w:rsidRPr="00E648F9">
          <w:rPr>
            <w:rFonts w:ascii="Trebuchet MS" w:hAnsi="Trebuchet MS"/>
            <w:noProof/>
          </w:rPr>
          <w:t>Moses</w:t>
        </w:r>
      </w:ins>
      <w:r w:rsidRPr="00E648F9">
        <w:rPr>
          <w:rFonts w:ascii="Trebuchet MS" w:hAnsi="Trebuchet MS"/>
          <w:noProof/>
        </w:rPr>
        <w:t xml:space="preserve"> got near the camp and </w:t>
      </w:r>
      <w:del w:id="182" w:author="Author">
        <w:r w:rsidRPr="00E648F9">
          <w:rPr>
            <w:rFonts w:ascii="Trebuchet MS" w:hAnsi="Trebuchet MS"/>
            <w:noProof/>
          </w:rPr>
          <w:delText>could see</w:delText>
        </w:r>
      </w:del>
      <w:ins w:id="183" w:author="Author">
        <w:r w:rsidRPr="00E648F9">
          <w:rPr>
            <w:rFonts w:ascii="Trebuchet MS" w:hAnsi="Trebuchet MS"/>
            <w:noProof/>
          </w:rPr>
          <w:t>saw</w:t>
        </w:r>
      </w:ins>
      <w:r w:rsidRPr="00E648F9">
        <w:rPr>
          <w:rFonts w:ascii="Trebuchet MS" w:hAnsi="Trebuchet MS"/>
          <w:noProof/>
        </w:rPr>
        <w:t xml:space="preserve"> the calf and the dances, </w:t>
      </w:r>
      <w:del w:id="184" w:author="Author">
        <w:r w:rsidRPr="00E648F9">
          <w:rPr>
            <w:rFonts w:ascii="Trebuchet MS" w:hAnsi="Trebuchet MS"/>
            <w:noProof/>
          </w:rPr>
          <w:delText>Moses’</w:delText>
        </w:r>
      </w:del>
      <w:ins w:id="185" w:author="Author">
        <w:r w:rsidRPr="00E648F9">
          <w:rPr>
            <w:rFonts w:ascii="Trebuchet MS" w:hAnsi="Trebuchet MS"/>
            <w:noProof/>
          </w:rPr>
          <w:t>his</w:t>
        </w:r>
      </w:ins>
      <w:r w:rsidRPr="00E648F9">
        <w:rPr>
          <w:rFonts w:ascii="Trebuchet MS" w:hAnsi="Trebuchet MS"/>
          <w:noProof/>
        </w:rPr>
        <w:t xml:space="preserve"> anger began to blaze, and he </w:t>
      </w:r>
      <w:del w:id="186" w:author="Author">
        <w:r w:rsidRPr="00E648F9">
          <w:rPr>
            <w:rFonts w:ascii="Trebuchet MS" w:hAnsi="Trebuchet MS"/>
            <w:noProof/>
          </w:rPr>
          <w:delText xml:space="preserve">at once </w:delText>
        </w:r>
      </w:del>
      <w:r w:rsidRPr="00E648F9">
        <w:rPr>
          <w:rFonts w:ascii="Trebuchet MS" w:hAnsi="Trebuchet MS"/>
          <w:noProof/>
        </w:rPr>
        <w:t xml:space="preserve">threw the tablets from his hands and shattered them at the foot of the mountain. </w:t>
      </w:r>
      <w:r w:rsidRPr="00E648F9">
        <w:rPr>
          <w:rFonts w:ascii="Trebuchet MS" w:hAnsi="Trebuchet MS"/>
          <w:b/>
          <w:noProof/>
        </w:rPr>
        <w:t xml:space="preserve">32:20 </w:t>
      </w:r>
      <w:del w:id="187" w:author="Author">
        <w:r w:rsidRPr="00E648F9">
          <w:rPr>
            <w:rFonts w:ascii="Trebuchet MS" w:hAnsi="Trebuchet MS"/>
            <w:noProof/>
          </w:rPr>
          <w:delText>Then he</w:delText>
        </w:r>
      </w:del>
      <w:ins w:id="188" w:author="Author">
        <w:r w:rsidRPr="00E648F9">
          <w:rPr>
            <w:rFonts w:ascii="Trebuchet MS" w:hAnsi="Trebuchet MS"/>
            <w:noProof/>
          </w:rPr>
          <w:t>He</w:t>
        </w:r>
      </w:ins>
      <w:r w:rsidRPr="00E648F9">
        <w:rPr>
          <w:rFonts w:ascii="Trebuchet MS" w:hAnsi="Trebuchet MS"/>
          <w:noProof/>
        </w:rPr>
        <w:t xml:space="preserve"> took the calf that they had made and he </w:t>
      </w:r>
      <w:del w:id="189" w:author="Author">
        <w:r w:rsidRPr="00E648F9">
          <w:rPr>
            <w:rFonts w:ascii="Trebuchet MS" w:hAnsi="Trebuchet MS"/>
            <w:noProof/>
          </w:rPr>
          <w:delText>burnt</w:delText>
        </w:r>
      </w:del>
      <w:ins w:id="190" w:author="Author">
        <w:r w:rsidRPr="00E648F9">
          <w:rPr>
            <w:rFonts w:ascii="Trebuchet MS" w:hAnsi="Trebuchet MS"/>
            <w:noProof/>
          </w:rPr>
          <w:t>burned</w:t>
        </w:r>
      </w:ins>
      <w:r w:rsidRPr="00E648F9">
        <w:rPr>
          <w:rFonts w:ascii="Trebuchet MS" w:hAnsi="Trebuchet MS"/>
          <w:noProof/>
        </w:rPr>
        <w:t xml:space="preserve"> it with fire and crushed it </w:t>
      </w:r>
      <w:del w:id="191" w:author="Author">
        <w:r w:rsidRPr="00E648F9">
          <w:rPr>
            <w:rFonts w:ascii="Trebuchet MS" w:hAnsi="Trebuchet MS"/>
            <w:noProof/>
          </w:rPr>
          <w:delText>till it was fine, after which</w:delText>
        </w:r>
      </w:del>
      <w:ins w:id="192" w:author="Author">
        <w:r w:rsidRPr="00E648F9">
          <w:rPr>
            <w:rFonts w:ascii="Trebuchet MS" w:hAnsi="Trebuchet MS"/>
            <w:noProof/>
          </w:rPr>
          <w:t>into powder; then</w:t>
        </w:r>
      </w:ins>
      <w:r w:rsidRPr="00E648F9">
        <w:rPr>
          <w:rFonts w:ascii="Trebuchet MS" w:hAnsi="Trebuchet MS"/>
          <w:noProof/>
        </w:rPr>
        <w:t xml:space="preserve"> he scattered it </w:t>
      </w:r>
      <w:del w:id="193" w:author="Author">
        <w:r w:rsidRPr="00E648F9">
          <w:rPr>
            <w:rFonts w:ascii="Trebuchet MS" w:hAnsi="Trebuchet MS"/>
            <w:noProof/>
          </w:rPr>
          <w:delText>upon</w:delText>
        </w:r>
      </w:del>
      <w:ins w:id="194" w:author="Author">
        <w:r w:rsidRPr="00E648F9">
          <w:rPr>
            <w:rFonts w:ascii="Trebuchet MS" w:hAnsi="Trebuchet MS"/>
            <w:noProof/>
          </w:rPr>
          <w:t>on</w:t>
        </w:r>
      </w:ins>
      <w:r w:rsidRPr="00E648F9">
        <w:rPr>
          <w:rFonts w:ascii="Trebuchet MS" w:hAnsi="Trebuchet MS"/>
          <w:noProof/>
        </w:rPr>
        <w:t xml:space="preserve"> the </w:t>
      </w:r>
      <w:del w:id="195" w:author="Author">
        <w:r w:rsidRPr="00E648F9">
          <w:rPr>
            <w:rFonts w:ascii="Trebuchet MS" w:hAnsi="Trebuchet MS"/>
            <w:noProof/>
          </w:rPr>
          <w:delText>surface of the waters</w:delText>
        </w:r>
      </w:del>
      <w:ins w:id="196" w:author="Author">
        <w:r w:rsidRPr="00E648F9">
          <w:rPr>
            <w:rFonts w:ascii="Trebuchet MS" w:hAnsi="Trebuchet MS"/>
            <w:noProof/>
          </w:rPr>
          <w:t>water</w:t>
        </w:r>
      </w:ins>
      <w:r w:rsidRPr="00E648F9">
        <w:rPr>
          <w:rFonts w:ascii="Trebuchet MS" w:hAnsi="Trebuchet MS"/>
          <w:noProof/>
        </w:rPr>
        <w:t xml:space="preserve"> and made the </w:t>
      </w:r>
      <w:del w:id="197" w:author="Author">
        <w:r w:rsidRPr="00E648F9">
          <w:rPr>
            <w:rFonts w:ascii="Trebuchet MS" w:hAnsi="Trebuchet MS"/>
            <w:noProof/>
          </w:rPr>
          <w:delText>sons of Israel</w:delText>
        </w:r>
      </w:del>
      <w:ins w:id="198" w:author="Author">
        <w:r w:rsidRPr="00E648F9">
          <w:rPr>
            <w:rFonts w:ascii="Trebuchet MS" w:hAnsi="Trebuchet MS"/>
            <w:noProof/>
          </w:rPr>
          <w:t>Israelites</w:t>
        </w:r>
      </w:ins>
      <w:r w:rsidRPr="00E648F9">
        <w:rPr>
          <w:rFonts w:ascii="Trebuchet MS" w:hAnsi="Trebuchet MS"/>
          <w:noProof/>
        </w:rPr>
        <w:t xml:space="preserve"> drink it. </w:t>
      </w:r>
      <w:r w:rsidRPr="00E648F9">
        <w:rPr>
          <w:rFonts w:ascii="Trebuchet MS" w:hAnsi="Trebuchet MS"/>
          <w:b/>
          <w:noProof/>
        </w:rPr>
        <w:t xml:space="preserve">32:21 </w:t>
      </w:r>
      <w:del w:id="199" w:author="Author">
        <w:r w:rsidRPr="00E648F9">
          <w:rPr>
            <w:rFonts w:ascii="Trebuchet MS" w:hAnsi="Trebuchet MS"/>
            <w:noProof/>
          </w:rPr>
          <w:delText>After that</w:delText>
        </w:r>
      </w:del>
      <w:ins w:id="200" w:author="Author">
        <w:r w:rsidRPr="00E648F9">
          <w:rPr>
            <w:rFonts w:ascii="Trebuchet MS" w:hAnsi="Trebuchet MS"/>
            <w:noProof/>
          </w:rPr>
          <w:t>And</w:t>
        </w:r>
      </w:ins>
      <w:r w:rsidRPr="00E648F9">
        <w:rPr>
          <w:rFonts w:ascii="Trebuchet MS" w:hAnsi="Trebuchet MS"/>
          <w:noProof/>
        </w:rPr>
        <w:t xml:space="preserve"> Moses said to Aaron: “What did this people do to you that you have brought a great sin upon </w:t>
      </w:r>
      <w:del w:id="201" w:author="Author">
        <w:r w:rsidRPr="00E648F9">
          <w:rPr>
            <w:rFonts w:ascii="Trebuchet MS" w:hAnsi="Trebuchet MS"/>
            <w:noProof/>
          </w:rPr>
          <w:delText>it</w:delText>
        </w:r>
      </w:del>
      <w:ins w:id="202" w:author="Author">
        <w:r w:rsidRPr="00E648F9">
          <w:rPr>
            <w:rFonts w:ascii="Trebuchet MS" w:hAnsi="Trebuchet MS"/>
            <w:noProof/>
          </w:rPr>
          <w:t>them</w:t>
        </w:r>
      </w:ins>
      <w:r w:rsidRPr="00E648F9">
        <w:rPr>
          <w:rFonts w:ascii="Trebuchet MS" w:hAnsi="Trebuchet MS"/>
          <w:noProof/>
        </w:rPr>
        <w:t xml:space="preserve">?” </w:t>
      </w:r>
      <w:r w:rsidRPr="00E648F9">
        <w:rPr>
          <w:rFonts w:ascii="Trebuchet MS" w:hAnsi="Trebuchet MS"/>
          <w:b/>
          <w:noProof/>
        </w:rPr>
        <w:t xml:space="preserve">32:22 </w:t>
      </w:r>
      <w:del w:id="203" w:author="Author">
        <w:r w:rsidRPr="00E648F9">
          <w:rPr>
            <w:rFonts w:ascii="Trebuchet MS" w:hAnsi="Trebuchet MS"/>
            <w:noProof/>
          </w:rPr>
          <w:delText xml:space="preserve">To this </w:delText>
        </w:r>
      </w:del>
      <w:r w:rsidRPr="00E648F9">
        <w:rPr>
          <w:rFonts w:ascii="Trebuchet MS" w:hAnsi="Trebuchet MS"/>
          <w:noProof/>
        </w:rPr>
        <w:t xml:space="preserve">Aaron </w:t>
      </w:r>
      <w:del w:id="204" w:author="Author">
        <w:r w:rsidRPr="00E648F9">
          <w:rPr>
            <w:rFonts w:ascii="Trebuchet MS" w:hAnsi="Trebuchet MS"/>
            <w:noProof/>
          </w:rPr>
          <w:delText>said</w:delText>
        </w:r>
      </w:del>
      <w:ins w:id="205" w:author="Author">
        <w:r w:rsidRPr="00E648F9">
          <w:rPr>
            <w:rFonts w:ascii="Trebuchet MS" w:hAnsi="Trebuchet MS"/>
            <w:noProof/>
          </w:rPr>
          <w:t>replied</w:t>
        </w:r>
      </w:ins>
      <w:r w:rsidRPr="00E648F9">
        <w:rPr>
          <w:rFonts w:ascii="Trebuchet MS" w:hAnsi="Trebuchet MS"/>
          <w:noProof/>
        </w:rPr>
        <w:t xml:space="preserve">: “Do not </w:t>
      </w:r>
      <w:del w:id="206" w:author="Author">
        <w:r w:rsidRPr="00E648F9">
          <w:rPr>
            <w:rFonts w:ascii="Trebuchet MS" w:hAnsi="Trebuchet MS"/>
            <w:noProof/>
          </w:rPr>
          <w:delText>let the anger of</w:delText>
        </w:r>
      </w:del>
      <w:ins w:id="207" w:author="Author">
        <w:r w:rsidRPr="00E648F9">
          <w:rPr>
            <w:rFonts w:ascii="Trebuchet MS" w:hAnsi="Trebuchet MS"/>
            <w:noProof/>
          </w:rPr>
          <w:t>be enraged,</w:t>
        </w:r>
      </w:ins>
      <w:r w:rsidRPr="00E648F9">
        <w:rPr>
          <w:rFonts w:ascii="Trebuchet MS" w:hAnsi="Trebuchet MS"/>
          <w:noProof/>
        </w:rPr>
        <w:t xml:space="preserve"> my lord</w:t>
      </w:r>
      <w:del w:id="208" w:author="Author">
        <w:r w:rsidRPr="00E648F9">
          <w:rPr>
            <w:rFonts w:ascii="Trebuchet MS" w:hAnsi="Trebuchet MS"/>
            <w:noProof/>
          </w:rPr>
          <w:delText xml:space="preserve"> blaze</w:delText>
        </w:r>
      </w:del>
      <w:r w:rsidRPr="00E648F9">
        <w:rPr>
          <w:rFonts w:ascii="Trebuchet MS" w:hAnsi="Trebuchet MS"/>
          <w:noProof/>
        </w:rPr>
        <w:t xml:space="preserve">. You </w:t>
      </w:r>
      <w:del w:id="209" w:author="Author">
        <w:r w:rsidRPr="00E648F9">
          <w:rPr>
            <w:rFonts w:ascii="Trebuchet MS" w:hAnsi="Trebuchet MS"/>
            <w:noProof/>
          </w:rPr>
          <w:delText xml:space="preserve">yourself </w:delText>
        </w:r>
      </w:del>
      <w:r w:rsidRPr="00E648F9">
        <w:rPr>
          <w:rFonts w:ascii="Trebuchet MS" w:hAnsi="Trebuchet MS"/>
          <w:noProof/>
        </w:rPr>
        <w:t xml:space="preserve">well know </w:t>
      </w:r>
      <w:ins w:id="210" w:author="Author">
        <w:r w:rsidRPr="00E648F9">
          <w:rPr>
            <w:rFonts w:ascii="Trebuchet MS" w:hAnsi="Trebuchet MS"/>
            <w:noProof/>
          </w:rPr>
          <w:t xml:space="preserve">that </w:t>
        </w:r>
      </w:ins>
      <w:r w:rsidRPr="00E648F9">
        <w:rPr>
          <w:rFonts w:ascii="Trebuchet MS" w:hAnsi="Trebuchet MS"/>
          <w:noProof/>
        </w:rPr>
        <w:t>the people</w:t>
      </w:r>
      <w:del w:id="211" w:author="Author">
        <w:r w:rsidRPr="00E648F9">
          <w:rPr>
            <w:rFonts w:ascii="Trebuchet MS" w:hAnsi="Trebuchet MS"/>
            <w:noProof/>
          </w:rPr>
          <w:delText>, that they</w:delText>
        </w:r>
      </w:del>
      <w:r w:rsidRPr="00E648F9">
        <w:rPr>
          <w:rFonts w:ascii="Trebuchet MS" w:hAnsi="Trebuchet MS"/>
          <w:noProof/>
        </w:rPr>
        <w:t xml:space="preserve"> are </w:t>
      </w:r>
      <w:del w:id="212" w:author="Author">
        <w:r w:rsidRPr="00E648F9">
          <w:rPr>
            <w:rFonts w:ascii="Trebuchet MS" w:hAnsi="Trebuchet MS"/>
            <w:noProof/>
          </w:rPr>
          <w:delText>evil-</w:delText>
        </w:r>
      </w:del>
      <w:r w:rsidRPr="00E648F9">
        <w:rPr>
          <w:rFonts w:ascii="Trebuchet MS" w:hAnsi="Trebuchet MS"/>
          <w:noProof/>
        </w:rPr>
        <w:t>inclined</w:t>
      </w:r>
      <w:ins w:id="213" w:author="Author">
        <w:r w:rsidRPr="00E648F9">
          <w:rPr>
            <w:rFonts w:ascii="Trebuchet MS" w:hAnsi="Trebuchet MS"/>
            <w:noProof/>
          </w:rPr>
          <w:t xml:space="preserve"> to do evil</w:t>
        </w:r>
      </w:ins>
      <w:r w:rsidRPr="00E648F9">
        <w:rPr>
          <w:rFonts w:ascii="Trebuchet MS" w:hAnsi="Trebuchet MS"/>
          <w:noProof/>
        </w:rPr>
        <w:t xml:space="preserve">. </w:t>
      </w:r>
      <w:r w:rsidRPr="00E648F9">
        <w:rPr>
          <w:rFonts w:ascii="Trebuchet MS" w:hAnsi="Trebuchet MS"/>
          <w:b/>
          <w:noProof/>
        </w:rPr>
        <w:t xml:space="preserve">32:23 </w:t>
      </w:r>
      <w:r w:rsidRPr="00E648F9">
        <w:rPr>
          <w:rFonts w:ascii="Trebuchet MS" w:hAnsi="Trebuchet MS"/>
          <w:noProof/>
        </w:rPr>
        <w:t xml:space="preserve">So they said to me, ‘Make for us a god who will go ahead of us, </w:t>
      </w:r>
      <w:del w:id="214" w:author="Author">
        <w:r w:rsidRPr="00E648F9">
          <w:rPr>
            <w:rFonts w:ascii="Trebuchet MS" w:hAnsi="Trebuchet MS"/>
            <w:noProof/>
          </w:rPr>
          <w:delText xml:space="preserve">because as regards </w:delText>
        </w:r>
      </w:del>
      <w:ins w:id="215" w:author="Author">
        <w:r w:rsidRPr="00E648F9">
          <w:rPr>
            <w:rFonts w:ascii="Trebuchet MS" w:hAnsi="Trebuchet MS"/>
            <w:noProof/>
          </w:rPr>
          <w:t xml:space="preserve">for we do not know what has happened to </w:t>
        </w:r>
      </w:ins>
      <w:r w:rsidRPr="00E648F9">
        <w:rPr>
          <w:rFonts w:ascii="Trebuchet MS" w:hAnsi="Trebuchet MS"/>
          <w:noProof/>
        </w:rPr>
        <w:t>this Moses, the man who led us up out of the land of Egypt</w:t>
      </w:r>
      <w:del w:id="216" w:author="Author">
        <w:r w:rsidRPr="00E648F9">
          <w:rPr>
            <w:rFonts w:ascii="Trebuchet MS" w:hAnsi="Trebuchet MS"/>
            <w:noProof/>
          </w:rPr>
          <w:delText>, we certainly do not know what has happened to him</w:delText>
        </w:r>
      </w:del>
      <w:r w:rsidRPr="00E648F9">
        <w:rPr>
          <w:rFonts w:ascii="Trebuchet MS" w:hAnsi="Trebuchet MS"/>
          <w:noProof/>
        </w:rPr>
        <w:t xml:space="preserve">.’ </w:t>
      </w:r>
      <w:r w:rsidRPr="00E648F9">
        <w:rPr>
          <w:rFonts w:ascii="Trebuchet MS" w:hAnsi="Trebuchet MS"/>
          <w:b/>
          <w:noProof/>
        </w:rPr>
        <w:t xml:space="preserve">32:24 </w:t>
      </w:r>
      <w:del w:id="217" w:author="Author">
        <w:r w:rsidRPr="00E648F9">
          <w:rPr>
            <w:rFonts w:ascii="Trebuchet MS" w:hAnsi="Trebuchet MS"/>
            <w:noProof/>
          </w:rPr>
          <w:delText>Hence</w:delText>
        </w:r>
      </w:del>
      <w:ins w:id="218" w:author="Author">
        <w:r w:rsidRPr="00E648F9">
          <w:rPr>
            <w:rFonts w:ascii="Trebuchet MS" w:hAnsi="Trebuchet MS"/>
            <w:noProof/>
          </w:rPr>
          <w:t>So</w:t>
        </w:r>
      </w:ins>
      <w:r w:rsidRPr="00E648F9">
        <w:rPr>
          <w:rFonts w:ascii="Trebuchet MS" w:hAnsi="Trebuchet MS"/>
          <w:noProof/>
        </w:rPr>
        <w:t xml:space="preserve"> I said to them, ‘</w:t>
      </w:r>
      <w:del w:id="219" w:author="Author">
        <w:r w:rsidRPr="00E648F9">
          <w:rPr>
            <w:rFonts w:ascii="Trebuchet MS" w:hAnsi="Trebuchet MS"/>
            <w:noProof/>
          </w:rPr>
          <w:delText>Who have</w:delText>
        </w:r>
      </w:del>
      <w:ins w:id="220" w:author="Author">
        <w:r w:rsidRPr="00E648F9">
          <w:rPr>
            <w:rFonts w:ascii="Trebuchet MS" w:hAnsi="Trebuchet MS"/>
            <w:noProof/>
          </w:rPr>
          <w:t>Whoever has</w:t>
        </w:r>
      </w:ins>
      <w:r w:rsidRPr="00E648F9">
        <w:rPr>
          <w:rFonts w:ascii="Trebuchet MS" w:hAnsi="Trebuchet MS"/>
          <w:noProof/>
        </w:rPr>
        <w:t xml:space="preserve"> any gold</w:t>
      </w:r>
      <w:del w:id="221" w:author="Author">
        <w:r w:rsidRPr="00E648F9">
          <w:rPr>
            <w:rFonts w:ascii="Trebuchet MS" w:hAnsi="Trebuchet MS"/>
            <w:noProof/>
          </w:rPr>
          <w:delText>? They</w:delText>
        </w:r>
      </w:del>
      <w:r w:rsidRPr="00E648F9">
        <w:rPr>
          <w:rFonts w:ascii="Trebuchet MS" w:hAnsi="Trebuchet MS"/>
          <w:noProof/>
        </w:rPr>
        <w:t xml:space="preserve"> must </w:t>
      </w:r>
      <w:del w:id="222" w:author="Author">
        <w:r w:rsidRPr="00E648F9">
          <w:rPr>
            <w:rFonts w:ascii="Trebuchet MS" w:hAnsi="Trebuchet MS"/>
            <w:noProof/>
          </w:rPr>
          <w:delText>tear</w:delText>
        </w:r>
      </w:del>
      <w:ins w:id="223" w:author="Author">
        <w:r w:rsidRPr="00E648F9">
          <w:rPr>
            <w:rFonts w:ascii="Trebuchet MS" w:hAnsi="Trebuchet MS"/>
            <w:noProof/>
          </w:rPr>
          <w:t>take</w:t>
        </w:r>
      </w:ins>
      <w:r w:rsidRPr="00E648F9">
        <w:rPr>
          <w:rFonts w:ascii="Trebuchet MS" w:hAnsi="Trebuchet MS"/>
          <w:noProof/>
        </w:rPr>
        <w:t xml:space="preserve"> it off </w:t>
      </w:r>
      <w:del w:id="224" w:author="Author">
        <w:r w:rsidRPr="00E648F9">
          <w:rPr>
            <w:rFonts w:ascii="Trebuchet MS" w:hAnsi="Trebuchet MS"/>
            <w:noProof/>
          </w:rPr>
          <w:delText xml:space="preserve">themselves that they may </w:delText>
        </w:r>
      </w:del>
      <w:ins w:id="225" w:author="Author">
        <w:r w:rsidRPr="00E648F9">
          <w:rPr>
            <w:rFonts w:ascii="Trebuchet MS" w:hAnsi="Trebuchet MS"/>
            <w:noProof/>
          </w:rPr>
          <w:t xml:space="preserve">and </w:t>
        </w:r>
      </w:ins>
      <w:r w:rsidRPr="00E648F9">
        <w:rPr>
          <w:rFonts w:ascii="Trebuchet MS" w:hAnsi="Trebuchet MS"/>
          <w:noProof/>
        </w:rPr>
        <w:t xml:space="preserve">give it to me.’ </w:t>
      </w:r>
      <w:del w:id="226" w:author="Author">
        <w:r w:rsidRPr="00E648F9">
          <w:rPr>
            <w:rFonts w:ascii="Trebuchet MS" w:hAnsi="Trebuchet MS"/>
            <w:noProof/>
          </w:rPr>
          <w:delText>And</w:delText>
        </w:r>
      </w:del>
      <w:ins w:id="227" w:author="Author">
        <w:r w:rsidRPr="00E648F9">
          <w:rPr>
            <w:rFonts w:ascii="Trebuchet MS" w:hAnsi="Trebuchet MS"/>
            <w:noProof/>
          </w:rPr>
          <w:t>Then</w:t>
        </w:r>
      </w:ins>
      <w:r w:rsidRPr="00E648F9">
        <w:rPr>
          <w:rFonts w:ascii="Trebuchet MS" w:hAnsi="Trebuchet MS"/>
          <w:noProof/>
        </w:rPr>
        <w:t xml:space="preserve"> I </w:t>
      </w:r>
      <w:del w:id="228" w:author="Author">
        <w:r w:rsidRPr="00E648F9">
          <w:rPr>
            <w:rFonts w:ascii="Trebuchet MS" w:hAnsi="Trebuchet MS"/>
            <w:noProof/>
          </w:rPr>
          <w:delText>proceeded to throw</w:delText>
        </w:r>
      </w:del>
      <w:ins w:id="229" w:author="Author">
        <w:r w:rsidRPr="00E648F9">
          <w:rPr>
            <w:rFonts w:ascii="Trebuchet MS" w:hAnsi="Trebuchet MS"/>
            <w:noProof/>
          </w:rPr>
          <w:t>threw</w:t>
        </w:r>
      </w:ins>
      <w:r w:rsidRPr="00E648F9">
        <w:rPr>
          <w:rFonts w:ascii="Trebuchet MS" w:hAnsi="Trebuchet MS"/>
          <w:noProof/>
        </w:rPr>
        <w:t xml:space="preserve"> it into the fire and </w:t>
      </w:r>
      <w:ins w:id="230" w:author="Author">
        <w:r w:rsidRPr="00E648F9">
          <w:rPr>
            <w:rFonts w:ascii="Trebuchet MS" w:hAnsi="Trebuchet MS"/>
            <w:noProof/>
          </w:rPr>
          <w:t xml:space="preserve">out came </w:t>
        </w:r>
      </w:ins>
      <w:r w:rsidRPr="00E648F9">
        <w:rPr>
          <w:rFonts w:ascii="Trebuchet MS" w:hAnsi="Trebuchet MS"/>
          <w:noProof/>
        </w:rPr>
        <w:t>this calf</w:t>
      </w:r>
      <w:del w:id="231" w:author="Author">
        <w:r w:rsidRPr="00E648F9">
          <w:rPr>
            <w:rFonts w:ascii="Trebuchet MS" w:hAnsi="Trebuchet MS"/>
            <w:noProof/>
          </w:rPr>
          <w:delText xml:space="preserve"> came on out</w:delText>
        </w:r>
      </w:del>
      <w:r w:rsidRPr="00E648F9">
        <w:rPr>
          <w:rFonts w:ascii="Trebuchet MS" w:hAnsi="Trebuchet MS"/>
          <w:noProof/>
        </w:rPr>
        <w:t>.”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32:25 </w:t>
      </w:r>
      <w:del w:id="232" w:author="Author">
        <w:r w:rsidRPr="00E648F9">
          <w:rPr>
            <w:rFonts w:ascii="Trebuchet MS" w:hAnsi="Trebuchet MS"/>
            <w:noProof/>
          </w:rPr>
          <w:delText xml:space="preserve">And </w:delText>
        </w:r>
      </w:del>
      <w:r w:rsidRPr="00E648F9">
        <w:rPr>
          <w:rFonts w:ascii="Trebuchet MS" w:hAnsi="Trebuchet MS"/>
          <w:noProof/>
        </w:rPr>
        <w:t xml:space="preserve">Moses </w:t>
      </w:r>
      <w:del w:id="233" w:author="Author">
        <w:r w:rsidRPr="00E648F9">
          <w:rPr>
            <w:rFonts w:ascii="Trebuchet MS" w:hAnsi="Trebuchet MS"/>
            <w:noProof/>
          </w:rPr>
          <w:delText>got to see</w:delText>
        </w:r>
      </w:del>
      <w:ins w:id="234" w:author="Author">
        <w:r w:rsidRPr="00E648F9">
          <w:rPr>
            <w:rFonts w:ascii="Trebuchet MS" w:hAnsi="Trebuchet MS"/>
            <w:noProof/>
          </w:rPr>
          <w:t>saw</w:t>
        </w:r>
      </w:ins>
      <w:r w:rsidRPr="00E648F9">
        <w:rPr>
          <w:rFonts w:ascii="Trebuchet MS" w:hAnsi="Trebuchet MS"/>
          <w:noProof/>
        </w:rPr>
        <w:t xml:space="preserve"> that the people </w:t>
      </w:r>
      <w:del w:id="235" w:author="Author">
        <w:r w:rsidRPr="00E648F9">
          <w:rPr>
            <w:rFonts w:ascii="Trebuchet MS" w:hAnsi="Trebuchet MS"/>
            <w:noProof/>
          </w:rPr>
          <w:delText>went</w:delText>
        </w:r>
      </w:del>
      <w:ins w:id="236" w:author="Author">
        <w:r w:rsidRPr="00E648F9">
          <w:rPr>
            <w:rFonts w:ascii="Trebuchet MS" w:hAnsi="Trebuchet MS"/>
            <w:noProof/>
          </w:rPr>
          <w:t>were</w:t>
        </w:r>
      </w:ins>
      <w:r w:rsidRPr="00E648F9">
        <w:rPr>
          <w:rFonts w:ascii="Trebuchet MS" w:hAnsi="Trebuchet MS"/>
          <w:noProof/>
        </w:rPr>
        <w:t xml:space="preserve"> unrestrained, </w:t>
      </w:r>
      <w:del w:id="237" w:author="Author">
        <w:r w:rsidRPr="00E648F9">
          <w:rPr>
            <w:rFonts w:ascii="Trebuchet MS" w:hAnsi="Trebuchet MS"/>
            <w:noProof/>
          </w:rPr>
          <w:delText>because</w:delText>
        </w:r>
      </w:del>
      <w:ins w:id="238" w:author="Author">
        <w:r w:rsidRPr="00E648F9">
          <w:rPr>
            <w:rFonts w:ascii="Trebuchet MS" w:hAnsi="Trebuchet MS"/>
            <w:noProof/>
          </w:rPr>
          <w:t>for</w:t>
        </w:r>
      </w:ins>
      <w:r w:rsidRPr="00E648F9">
        <w:rPr>
          <w:rFonts w:ascii="Trebuchet MS" w:hAnsi="Trebuchet MS"/>
          <w:noProof/>
        </w:rPr>
        <w:t xml:space="preserve"> Aaron had let them go unrestrained</w:t>
      </w:r>
      <w:del w:id="239" w:author="Author">
        <w:r w:rsidRPr="00E648F9">
          <w:rPr>
            <w:rFonts w:ascii="Trebuchet MS" w:hAnsi="Trebuchet MS"/>
            <w:noProof/>
          </w:rPr>
          <w:delText xml:space="preserve"> for </w:delText>
        </w:r>
      </w:del>
      <w:ins w:id="240" w:author="Author">
        <w:r w:rsidRPr="00E648F9">
          <w:rPr>
            <w:rFonts w:ascii="Trebuchet MS" w:hAnsi="Trebuchet MS"/>
            <w:noProof/>
          </w:rPr>
          <w:t xml:space="preserve">, so that they were </w:t>
        </w:r>
      </w:ins>
      <w:r w:rsidRPr="00E648F9">
        <w:rPr>
          <w:rFonts w:ascii="Trebuchet MS" w:hAnsi="Trebuchet MS"/>
          <w:noProof/>
        </w:rPr>
        <w:t xml:space="preserve">a disgrace </w:t>
      </w:r>
      <w:del w:id="241" w:author="Author">
        <w:r w:rsidRPr="00E648F9">
          <w:rPr>
            <w:rFonts w:ascii="Trebuchet MS" w:hAnsi="Trebuchet MS"/>
            <w:noProof/>
          </w:rPr>
          <w:delText>among</w:delText>
        </w:r>
      </w:del>
      <w:ins w:id="242" w:author="Author">
        <w:r w:rsidRPr="00E648F9">
          <w:rPr>
            <w:rFonts w:ascii="Trebuchet MS" w:hAnsi="Trebuchet MS"/>
            <w:noProof/>
          </w:rPr>
          <w:t>before</w:t>
        </w:r>
      </w:ins>
      <w:r w:rsidRPr="00E648F9">
        <w:rPr>
          <w:rFonts w:ascii="Trebuchet MS" w:hAnsi="Trebuchet MS"/>
          <w:noProof/>
        </w:rPr>
        <w:t xml:space="preserve"> their opposers. </w:t>
      </w:r>
      <w:r w:rsidRPr="00E648F9">
        <w:rPr>
          <w:rFonts w:ascii="Trebuchet MS" w:hAnsi="Trebuchet MS"/>
          <w:b/>
          <w:noProof/>
        </w:rPr>
        <w:t xml:space="preserve">32:26 </w:t>
      </w:r>
      <w:r w:rsidRPr="00E648F9">
        <w:rPr>
          <w:rFonts w:ascii="Trebuchet MS" w:hAnsi="Trebuchet MS"/>
          <w:noProof/>
        </w:rPr>
        <w:t xml:space="preserve">Then Moses took his </w:t>
      </w:r>
      <w:del w:id="243" w:author="Author">
        <w:r w:rsidRPr="00E648F9">
          <w:rPr>
            <w:rFonts w:ascii="Trebuchet MS" w:hAnsi="Trebuchet MS"/>
            <w:noProof/>
          </w:rPr>
          <w:delText>stand</w:delText>
        </w:r>
      </w:del>
      <w:ins w:id="244" w:author="Author">
        <w:r w:rsidRPr="00E648F9">
          <w:rPr>
            <w:rFonts w:ascii="Trebuchet MS" w:hAnsi="Trebuchet MS"/>
            <w:noProof/>
          </w:rPr>
          <w:t>position</w:t>
        </w:r>
      </w:ins>
      <w:r w:rsidRPr="00E648F9">
        <w:rPr>
          <w:rFonts w:ascii="Trebuchet MS" w:hAnsi="Trebuchet MS"/>
          <w:noProof/>
        </w:rPr>
        <w:t xml:space="preserve"> in the gate of the camp and said: “Who is on Jehovah’s side? </w:t>
      </w:r>
      <w:del w:id="245" w:author="Author">
        <w:r w:rsidRPr="00E648F9">
          <w:rPr>
            <w:rFonts w:ascii="Trebuchet MS" w:hAnsi="Trebuchet MS"/>
            <w:noProof/>
          </w:rPr>
          <w:delText>To</w:delText>
        </w:r>
      </w:del>
      <w:ins w:id="246" w:author="Author">
        <w:r w:rsidRPr="00E648F9">
          <w:rPr>
            <w:rFonts w:ascii="Trebuchet MS" w:hAnsi="Trebuchet MS"/>
            <w:noProof/>
          </w:rPr>
          <w:t>Come to</w:t>
        </w:r>
      </w:ins>
      <w:r w:rsidRPr="00E648F9">
        <w:rPr>
          <w:rFonts w:ascii="Trebuchet MS" w:hAnsi="Trebuchet MS"/>
          <w:noProof/>
        </w:rPr>
        <w:t xml:space="preserve"> me!” And all the </w:t>
      </w:r>
      <w:del w:id="247" w:author="Author">
        <w:r w:rsidRPr="00E648F9">
          <w:rPr>
            <w:rFonts w:ascii="Trebuchet MS" w:hAnsi="Trebuchet MS"/>
            <w:noProof/>
          </w:rPr>
          <w:delText xml:space="preserve">sons of Le′vi began gathering themselves to </w:delText>
        </w:r>
      </w:del>
      <w:ins w:id="248" w:author="Author">
        <w:r w:rsidRPr="00E648F9">
          <w:rPr>
            <w:rFonts w:ascii="Trebuchet MS" w:hAnsi="Trebuchet MS"/>
            <w:noProof/>
          </w:rPr>
          <w:t xml:space="preserve">Levites gathered around </w:t>
        </w:r>
      </w:ins>
      <w:r w:rsidRPr="00E648F9">
        <w:rPr>
          <w:rFonts w:ascii="Trebuchet MS" w:hAnsi="Trebuchet MS"/>
          <w:noProof/>
        </w:rPr>
        <w:t xml:space="preserve">him. </w:t>
      </w:r>
      <w:r w:rsidRPr="00E648F9">
        <w:rPr>
          <w:rFonts w:ascii="Trebuchet MS" w:hAnsi="Trebuchet MS"/>
          <w:b/>
          <w:noProof/>
        </w:rPr>
        <w:t xml:space="preserve">32:27 </w:t>
      </w:r>
      <w:r w:rsidRPr="00E648F9">
        <w:rPr>
          <w:rFonts w:ascii="Trebuchet MS" w:hAnsi="Trebuchet MS"/>
          <w:noProof/>
        </w:rPr>
        <w:t>He now said to them: “This is what Jehovah the God of Israel has said, ‘</w:t>
      </w:r>
      <w:del w:id="249" w:author="Author">
        <w:r w:rsidRPr="00E648F9">
          <w:rPr>
            <w:rFonts w:ascii="Trebuchet MS" w:hAnsi="Trebuchet MS"/>
            <w:noProof/>
          </w:rPr>
          <w:delText>Put each one</w:delText>
        </w:r>
      </w:del>
      <w:ins w:id="250" w:author="Author">
        <w:r w:rsidRPr="00E648F9">
          <w:rPr>
            <w:rFonts w:ascii="Trebuchet MS" w:hAnsi="Trebuchet MS"/>
            <w:noProof/>
          </w:rPr>
          <w:t>Each</w:t>
        </w:r>
      </w:ins>
      <w:r w:rsidRPr="00E648F9">
        <w:rPr>
          <w:rFonts w:ascii="Trebuchet MS" w:hAnsi="Trebuchet MS"/>
          <w:noProof/>
        </w:rPr>
        <w:t xml:space="preserve"> of </w:t>
      </w:r>
      <w:del w:id="251" w:author="Author">
        <w:r w:rsidRPr="00E648F9">
          <w:rPr>
            <w:rFonts w:ascii="Trebuchet MS" w:hAnsi="Trebuchet MS"/>
            <w:noProof/>
            <w:u w:val="dotted"/>
          </w:rPr>
          <w:delText>YOU</w:delText>
        </w:r>
        <w:r w:rsidRPr="00E648F9">
          <w:rPr>
            <w:rFonts w:ascii="Trebuchet MS" w:hAnsi="Trebuchet MS"/>
            <w:noProof/>
          </w:rPr>
          <w:delText xml:space="preserve"> his sword </w:delText>
        </w:r>
      </w:del>
      <w:ins w:id="252" w:author="Author">
        <w:r w:rsidRPr="00E648F9">
          <w:rPr>
            <w:rFonts w:ascii="Trebuchet MS" w:hAnsi="Trebuchet MS"/>
            <w:noProof/>
          </w:rPr>
          <w:t xml:space="preserve">you must fasten </w:t>
        </w:r>
      </w:ins>
      <w:r w:rsidRPr="00E648F9">
        <w:rPr>
          <w:rFonts w:ascii="Trebuchet MS" w:hAnsi="Trebuchet MS"/>
          <w:noProof/>
        </w:rPr>
        <w:t xml:space="preserve">on his </w:t>
      </w:r>
      <w:del w:id="253" w:author="Author">
        <w:r w:rsidRPr="00E648F9">
          <w:rPr>
            <w:rFonts w:ascii="Trebuchet MS" w:hAnsi="Trebuchet MS"/>
            <w:noProof/>
          </w:rPr>
          <w:delText>side. Pass</w:delText>
        </w:r>
      </w:del>
      <w:ins w:id="254" w:author="Author">
        <w:r w:rsidRPr="00E648F9">
          <w:rPr>
            <w:rFonts w:ascii="Trebuchet MS" w:hAnsi="Trebuchet MS"/>
            <w:noProof/>
          </w:rPr>
          <w:t>sword and pass</w:t>
        </w:r>
      </w:ins>
      <w:r w:rsidRPr="00E648F9">
        <w:rPr>
          <w:rFonts w:ascii="Trebuchet MS" w:hAnsi="Trebuchet MS"/>
          <w:noProof/>
        </w:rPr>
        <w:t xml:space="preserve"> through </w:t>
      </w:r>
      <w:del w:id="255" w:author="Author">
        <w:r w:rsidRPr="00E648F9">
          <w:rPr>
            <w:rFonts w:ascii="Trebuchet MS" w:hAnsi="Trebuchet MS"/>
            <w:noProof/>
          </w:rPr>
          <w:delText>and return</w:delText>
        </w:r>
      </w:del>
      <w:ins w:id="256" w:author="Author">
        <w:r w:rsidRPr="00E648F9">
          <w:rPr>
            <w:rFonts w:ascii="Trebuchet MS" w:hAnsi="Trebuchet MS"/>
            <w:noProof/>
          </w:rPr>
          <w:t>all the camp</w:t>
        </w:r>
      </w:ins>
      <w:r w:rsidRPr="00E648F9">
        <w:rPr>
          <w:rFonts w:ascii="Trebuchet MS" w:hAnsi="Trebuchet MS"/>
          <w:noProof/>
        </w:rPr>
        <w:t xml:space="preserve"> from gate to gate</w:t>
      </w:r>
      <w:del w:id="257" w:author="Author">
        <w:r w:rsidRPr="00E648F9">
          <w:rPr>
            <w:rFonts w:ascii="Trebuchet MS" w:hAnsi="Trebuchet MS"/>
            <w:noProof/>
          </w:rPr>
          <w:delText xml:space="preserve"> in the camp and kill each one</w:delText>
        </w:r>
      </w:del>
      <w:ins w:id="258" w:author="Author">
        <w:r w:rsidRPr="00E648F9">
          <w:rPr>
            <w:rFonts w:ascii="Trebuchet MS" w:hAnsi="Trebuchet MS"/>
            <w:noProof/>
          </w:rPr>
          <w:t>, killing</w:t>
        </w:r>
      </w:ins>
      <w:r w:rsidRPr="00E648F9">
        <w:rPr>
          <w:rFonts w:ascii="Trebuchet MS" w:hAnsi="Trebuchet MS"/>
          <w:noProof/>
        </w:rPr>
        <w:t xml:space="preserve"> his brother</w:t>
      </w:r>
      <w:ins w:id="259" w:author="Author">
        <w:r w:rsidRPr="00E648F9">
          <w:rPr>
            <w:rFonts w:ascii="Trebuchet MS" w:hAnsi="Trebuchet MS"/>
            <w:noProof/>
          </w:rPr>
          <w:t>, his neighbor,</w:t>
        </w:r>
      </w:ins>
      <w:r w:rsidRPr="00E648F9">
        <w:rPr>
          <w:rFonts w:ascii="Trebuchet MS" w:hAnsi="Trebuchet MS"/>
          <w:noProof/>
        </w:rPr>
        <w:t xml:space="preserve"> and </w:t>
      </w:r>
      <w:del w:id="260" w:author="Author">
        <w:r w:rsidRPr="00E648F9">
          <w:rPr>
            <w:rFonts w:ascii="Trebuchet MS" w:hAnsi="Trebuchet MS"/>
            <w:noProof/>
          </w:rPr>
          <w:delText xml:space="preserve">each one </w:delText>
        </w:r>
      </w:del>
      <w:r w:rsidRPr="00E648F9">
        <w:rPr>
          <w:rFonts w:ascii="Trebuchet MS" w:hAnsi="Trebuchet MS"/>
          <w:noProof/>
        </w:rPr>
        <w:t xml:space="preserve">his </w:t>
      </w:r>
      <w:del w:id="261" w:author="Author">
        <w:r w:rsidRPr="00E648F9">
          <w:rPr>
            <w:rFonts w:ascii="Trebuchet MS" w:hAnsi="Trebuchet MS"/>
            <w:noProof/>
          </w:rPr>
          <w:delText>fellow and each one his intimate acquaintance</w:delText>
        </w:r>
      </w:del>
      <w:ins w:id="262" w:author="Author">
        <w:r w:rsidRPr="00E648F9">
          <w:rPr>
            <w:rFonts w:ascii="Trebuchet MS" w:hAnsi="Trebuchet MS"/>
            <w:noProof/>
          </w:rPr>
          <w:t>close companion</w:t>
        </w:r>
      </w:ins>
      <w:r w:rsidRPr="00E648F9">
        <w:rPr>
          <w:rFonts w:ascii="Trebuchet MS" w:hAnsi="Trebuchet MS"/>
          <w:noProof/>
        </w:rPr>
        <w:t xml:space="preserve">.’” </w:t>
      </w:r>
      <w:r w:rsidRPr="00E648F9">
        <w:rPr>
          <w:rFonts w:ascii="Trebuchet MS" w:hAnsi="Trebuchet MS"/>
          <w:b/>
          <w:noProof/>
        </w:rPr>
        <w:t xml:space="preserve">32:28 </w:t>
      </w:r>
      <w:del w:id="263" w:author="Author">
        <w:r w:rsidRPr="00E648F9">
          <w:rPr>
            <w:rFonts w:ascii="Trebuchet MS" w:hAnsi="Trebuchet MS"/>
            <w:noProof/>
          </w:rPr>
          <w:delText>And the sons of Le′vi proceeded to do as</w:delText>
        </w:r>
      </w:del>
      <w:ins w:id="264" w:author="Author">
        <w:r w:rsidRPr="00E648F9">
          <w:rPr>
            <w:rFonts w:ascii="Trebuchet MS" w:hAnsi="Trebuchet MS"/>
            <w:noProof/>
          </w:rPr>
          <w:t>The Levites did what</w:t>
        </w:r>
      </w:ins>
      <w:r w:rsidRPr="00E648F9">
        <w:rPr>
          <w:rFonts w:ascii="Trebuchet MS" w:hAnsi="Trebuchet MS"/>
          <w:noProof/>
        </w:rPr>
        <w:t xml:space="preserve"> Moses </w:t>
      </w:r>
      <w:del w:id="265" w:author="Author">
        <w:r w:rsidRPr="00E648F9">
          <w:rPr>
            <w:rFonts w:ascii="Trebuchet MS" w:hAnsi="Trebuchet MS"/>
            <w:noProof/>
          </w:rPr>
          <w:delText xml:space="preserve">had </w:delText>
        </w:r>
      </w:del>
      <w:r w:rsidRPr="00E648F9">
        <w:rPr>
          <w:rFonts w:ascii="Trebuchet MS" w:hAnsi="Trebuchet MS"/>
          <w:noProof/>
        </w:rPr>
        <w:t>said</w:t>
      </w:r>
      <w:del w:id="266" w:author="Author">
        <w:r w:rsidRPr="00E648F9">
          <w:rPr>
            <w:rFonts w:ascii="Trebuchet MS" w:hAnsi="Trebuchet MS"/>
            <w:noProof/>
          </w:rPr>
          <w:delText>, so that there fell of the people</w:delText>
        </w:r>
      </w:del>
      <w:ins w:id="267" w:author="Author">
        <w:r w:rsidRPr="00E648F9">
          <w:rPr>
            <w:rFonts w:ascii="Trebuchet MS" w:hAnsi="Trebuchet MS"/>
            <w:noProof/>
          </w:rPr>
          <w:t>. So about 3,000 men were killed</w:t>
        </w:r>
      </w:ins>
      <w:r w:rsidRPr="00E648F9">
        <w:rPr>
          <w:rFonts w:ascii="Trebuchet MS" w:hAnsi="Trebuchet MS"/>
          <w:noProof/>
        </w:rPr>
        <w:t xml:space="preserve"> on that day</w:t>
      </w:r>
      <w:del w:id="268" w:author="Author">
        <w:r w:rsidRPr="00E648F9">
          <w:rPr>
            <w:rFonts w:ascii="Trebuchet MS" w:hAnsi="Trebuchet MS"/>
            <w:noProof/>
          </w:rPr>
          <w:delText xml:space="preserve"> about three thousand men</w:delText>
        </w:r>
      </w:del>
      <w:r w:rsidRPr="00E648F9">
        <w:rPr>
          <w:rFonts w:ascii="Trebuchet MS" w:hAnsi="Trebuchet MS"/>
          <w:noProof/>
        </w:rPr>
        <w:t xml:space="preserve">. </w:t>
      </w:r>
      <w:r w:rsidRPr="00E648F9">
        <w:rPr>
          <w:rFonts w:ascii="Trebuchet MS" w:hAnsi="Trebuchet MS"/>
          <w:b/>
          <w:noProof/>
        </w:rPr>
        <w:t xml:space="preserve">32:29 </w:t>
      </w:r>
      <w:del w:id="269" w:author="Author">
        <w:r w:rsidRPr="00E648F9">
          <w:rPr>
            <w:rFonts w:ascii="Trebuchet MS" w:hAnsi="Trebuchet MS"/>
            <w:noProof/>
          </w:rPr>
          <w:delText>And</w:delText>
        </w:r>
      </w:del>
      <w:ins w:id="270" w:author="Author">
        <w:r w:rsidRPr="00E648F9">
          <w:rPr>
            <w:rFonts w:ascii="Trebuchet MS" w:hAnsi="Trebuchet MS"/>
            <w:noProof/>
          </w:rPr>
          <w:t>Then</w:t>
        </w:r>
      </w:ins>
      <w:r w:rsidRPr="00E648F9">
        <w:rPr>
          <w:rFonts w:ascii="Trebuchet MS" w:hAnsi="Trebuchet MS"/>
          <w:noProof/>
        </w:rPr>
        <w:t xml:space="preserve"> Moses </w:t>
      </w:r>
      <w:del w:id="271" w:author="Author">
        <w:r w:rsidRPr="00E648F9">
          <w:rPr>
            <w:rFonts w:ascii="Trebuchet MS" w:hAnsi="Trebuchet MS"/>
            <w:noProof/>
          </w:rPr>
          <w:delText xml:space="preserve">went on to say: “Fill </w:delText>
        </w:r>
        <w:r w:rsidRPr="00E648F9">
          <w:rPr>
            <w:rFonts w:ascii="Trebuchet MS" w:hAnsi="Trebuchet MS"/>
            <w:noProof/>
            <w:u w:val="dotted"/>
          </w:rPr>
          <w:delText>YOUR</w:delText>
        </w:r>
        <w:r w:rsidRPr="00E648F9">
          <w:rPr>
            <w:rFonts w:ascii="Trebuchet MS" w:hAnsi="Trebuchet MS"/>
            <w:noProof/>
          </w:rPr>
          <w:delText xml:space="preserve"> hand today with power</w:delText>
        </w:r>
      </w:del>
      <w:ins w:id="272" w:author="Author">
        <w:r w:rsidRPr="00E648F9">
          <w:rPr>
            <w:rFonts w:ascii="Trebuchet MS" w:hAnsi="Trebuchet MS"/>
            <w:noProof/>
          </w:rPr>
          <w:t>said: “Set yourselves apart</w:t>
        </w:r>
        <w:r w:rsidRPr="00E648F9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E648F9">
        <w:rPr>
          <w:rFonts w:ascii="Trebuchet MS" w:hAnsi="Trebuchet MS"/>
          <w:noProof/>
        </w:rPr>
        <w:t xml:space="preserve"> for Jehovah</w:t>
      </w:r>
      <w:del w:id="275" w:author="Author">
        <w:r w:rsidRPr="00E648F9">
          <w:rPr>
            <w:rFonts w:ascii="Trebuchet MS" w:hAnsi="Trebuchet MS"/>
            <w:noProof/>
          </w:rPr>
          <w:delText>, because</w:delText>
        </w:r>
      </w:del>
      <w:ins w:id="276" w:author="Author">
        <w:r w:rsidRPr="00E648F9">
          <w:rPr>
            <w:rFonts w:ascii="Trebuchet MS" w:hAnsi="Trebuchet MS"/>
            <w:noProof/>
          </w:rPr>
          <w:t xml:space="preserve"> today, for</w:t>
        </w:r>
      </w:ins>
      <w:r w:rsidRPr="00E648F9">
        <w:rPr>
          <w:rFonts w:ascii="Trebuchet MS" w:hAnsi="Trebuchet MS"/>
          <w:noProof/>
        </w:rPr>
        <w:t xml:space="preserve"> each </w:t>
      </w:r>
      <w:del w:id="277" w:author="Author">
        <w:r w:rsidRPr="00E648F9">
          <w:rPr>
            <w:rFonts w:ascii="Trebuchet MS" w:hAnsi="Trebuchet MS"/>
            <w:noProof/>
          </w:rPr>
          <w:delText xml:space="preserve">one </w:delText>
        </w:r>
      </w:del>
      <w:r w:rsidRPr="00E648F9">
        <w:rPr>
          <w:rFonts w:ascii="Trebuchet MS" w:hAnsi="Trebuchet MS"/>
          <w:noProof/>
        </w:rPr>
        <w:t xml:space="preserve">of </w:t>
      </w:r>
      <w:del w:id="278" w:author="Author">
        <w:r w:rsidRPr="00E648F9">
          <w:rPr>
            <w:rFonts w:ascii="Trebuchet MS" w:hAnsi="Trebuchet MS"/>
            <w:noProof/>
            <w:u w:val="dotted"/>
          </w:rPr>
          <w:delText>YOU</w:delText>
        </w:r>
        <w:r w:rsidRPr="00E648F9">
          <w:rPr>
            <w:rFonts w:ascii="Trebuchet MS" w:hAnsi="Trebuchet MS"/>
            <w:noProof/>
          </w:rPr>
          <w:delText xml:space="preserve"> is</w:delText>
        </w:r>
      </w:del>
      <w:ins w:id="279" w:author="Author">
        <w:r w:rsidRPr="00E648F9">
          <w:rPr>
            <w:rFonts w:ascii="Trebuchet MS" w:hAnsi="Trebuchet MS"/>
            <w:noProof/>
          </w:rPr>
          <w:t>you has gone</w:t>
        </w:r>
      </w:ins>
      <w:r w:rsidRPr="00E648F9">
        <w:rPr>
          <w:rFonts w:ascii="Trebuchet MS" w:hAnsi="Trebuchet MS"/>
          <w:noProof/>
        </w:rPr>
        <w:t xml:space="preserve"> against his own son and his own brother</w:t>
      </w:r>
      <w:del w:id="280" w:author="Author">
        <w:r w:rsidRPr="00E648F9">
          <w:rPr>
            <w:rFonts w:ascii="Trebuchet MS" w:hAnsi="Trebuchet MS"/>
            <w:noProof/>
          </w:rPr>
          <w:delText>, and that</w:delText>
        </w:r>
      </w:del>
      <w:ins w:id="281" w:author="Author">
        <w:r w:rsidRPr="00E648F9">
          <w:rPr>
            <w:rFonts w:ascii="Trebuchet MS" w:hAnsi="Trebuchet MS"/>
            <w:noProof/>
          </w:rPr>
          <w:t>; today</w:t>
        </w:r>
      </w:ins>
      <w:r w:rsidRPr="00E648F9">
        <w:rPr>
          <w:rFonts w:ascii="Trebuchet MS" w:hAnsi="Trebuchet MS"/>
          <w:noProof/>
        </w:rPr>
        <w:t xml:space="preserve"> he </w:t>
      </w:r>
      <w:del w:id="282" w:author="Author">
        <w:r w:rsidRPr="00E648F9">
          <w:rPr>
            <w:rFonts w:ascii="Trebuchet MS" w:hAnsi="Trebuchet MS"/>
            <w:noProof/>
          </w:rPr>
          <w:delText>may confer</w:delText>
        </w:r>
      </w:del>
      <w:ins w:id="283" w:author="Author">
        <w:r w:rsidRPr="00E648F9">
          <w:rPr>
            <w:rFonts w:ascii="Trebuchet MS" w:hAnsi="Trebuchet MS"/>
            <w:noProof/>
          </w:rPr>
          <w:t>will give you</w:t>
        </w:r>
      </w:ins>
      <w:r w:rsidRPr="00E648F9">
        <w:rPr>
          <w:rFonts w:ascii="Trebuchet MS" w:hAnsi="Trebuchet MS"/>
          <w:noProof/>
        </w:rPr>
        <w:t xml:space="preserve"> a blessing</w:t>
      </w:r>
      <w:del w:id="284" w:author="Author">
        <w:r w:rsidRPr="00E648F9">
          <w:rPr>
            <w:rFonts w:ascii="Trebuchet MS" w:hAnsi="Trebuchet MS"/>
            <w:noProof/>
          </w:rPr>
          <w:delText xml:space="preserve"> upon </w:delText>
        </w:r>
        <w:r w:rsidRPr="00E648F9">
          <w:rPr>
            <w:rFonts w:ascii="Trebuchet MS" w:hAnsi="Trebuchet MS"/>
            <w:noProof/>
            <w:u w:val="dotted"/>
          </w:rPr>
          <w:delText>YOU</w:delText>
        </w:r>
        <w:r w:rsidRPr="00E648F9">
          <w:rPr>
            <w:rFonts w:ascii="Trebuchet MS" w:hAnsi="Trebuchet MS"/>
            <w:noProof/>
          </w:rPr>
          <w:delText xml:space="preserve"> today</w:delText>
        </w:r>
      </w:del>
      <w:r w:rsidRPr="00E648F9">
        <w:rPr>
          <w:rFonts w:ascii="Trebuchet MS" w:hAnsi="Trebuchet MS"/>
          <w:noProof/>
        </w:rPr>
        <w:t>.”</w:t>
      </w:r>
    </w:p>
    <w:p w:rsidR="00D44E3A" w:rsidRPr="00E648F9" w:rsidRDefault="00D44E3A" w:rsidP="00D44E3A">
      <w:pPr>
        <w:rPr>
          <w:rFonts w:ascii="Trebuchet MS" w:hAnsi="Trebuchet MS"/>
          <w:noProof/>
        </w:rPr>
      </w:pPr>
      <w:r w:rsidRPr="00E648F9">
        <w:rPr>
          <w:rFonts w:ascii="Trebuchet MS" w:hAnsi="Trebuchet MS"/>
          <w:b/>
        </w:rPr>
        <w:t xml:space="preserve">32:30 </w:t>
      </w:r>
      <w:del w:id="285" w:author="Author">
        <w:r w:rsidRPr="00E648F9">
          <w:rPr>
            <w:rFonts w:ascii="Trebuchet MS" w:hAnsi="Trebuchet MS"/>
            <w:noProof/>
          </w:rPr>
          <w:delText>And it came about on</w:delText>
        </w:r>
      </w:del>
      <w:ins w:id="286" w:author="Author">
        <w:r w:rsidRPr="00E648F9">
          <w:rPr>
            <w:rFonts w:ascii="Trebuchet MS" w:hAnsi="Trebuchet MS"/>
            <w:noProof/>
          </w:rPr>
          <w:t>On</w:t>
        </w:r>
      </w:ins>
      <w:r w:rsidRPr="00E648F9">
        <w:rPr>
          <w:rFonts w:ascii="Trebuchet MS" w:hAnsi="Trebuchet MS"/>
          <w:noProof/>
        </w:rPr>
        <w:t xml:space="preserve"> the very next day</w:t>
      </w:r>
      <w:del w:id="287" w:author="Author">
        <w:r w:rsidRPr="00E648F9">
          <w:rPr>
            <w:rFonts w:ascii="Trebuchet MS" w:hAnsi="Trebuchet MS"/>
            <w:noProof/>
          </w:rPr>
          <w:delText xml:space="preserve"> that</w:delText>
        </w:r>
      </w:del>
      <w:ins w:id="288" w:author="Author">
        <w:r w:rsidRPr="00E648F9">
          <w:rPr>
            <w:rFonts w:ascii="Trebuchet MS" w:hAnsi="Trebuchet MS"/>
            <w:noProof/>
          </w:rPr>
          <w:t>,</w:t>
        </w:r>
      </w:ins>
      <w:r w:rsidRPr="00E648F9">
        <w:rPr>
          <w:rFonts w:ascii="Trebuchet MS" w:hAnsi="Trebuchet MS"/>
          <w:noProof/>
        </w:rPr>
        <w:t xml:space="preserve"> Moses </w:t>
      </w:r>
      <w:del w:id="289" w:author="Author">
        <w:r w:rsidRPr="00E648F9">
          <w:rPr>
            <w:rFonts w:ascii="Trebuchet MS" w:hAnsi="Trebuchet MS"/>
            <w:noProof/>
          </w:rPr>
          <w:delText>proceeded to say</w:delText>
        </w:r>
      </w:del>
      <w:ins w:id="290" w:author="Author">
        <w:r w:rsidRPr="00E648F9">
          <w:rPr>
            <w:rFonts w:ascii="Trebuchet MS" w:hAnsi="Trebuchet MS"/>
            <w:noProof/>
          </w:rPr>
          <w:t>said</w:t>
        </w:r>
      </w:ins>
      <w:r w:rsidRPr="00E648F9">
        <w:rPr>
          <w:rFonts w:ascii="Trebuchet MS" w:hAnsi="Trebuchet MS"/>
          <w:noProof/>
        </w:rPr>
        <w:t xml:space="preserve"> to the people: “</w:t>
      </w:r>
      <w:del w:id="291" w:author="Author">
        <w:r w:rsidRPr="00E648F9">
          <w:rPr>
            <w:rFonts w:ascii="Trebuchet MS" w:hAnsi="Trebuchet MS"/>
            <w:noProof/>
          </w:rPr>
          <w:delText>Y</w:delText>
        </w:r>
        <w:r w:rsidRPr="00E648F9">
          <w:rPr>
            <w:rFonts w:ascii="Trebuchet MS" w:hAnsi="Trebuchet MS"/>
            <w:noProof/>
            <w:u w:val="dotted"/>
          </w:rPr>
          <w:delText>OU</w:delText>
        </w:r>
        <w:r w:rsidRPr="00E648F9">
          <w:rPr>
            <w:rFonts w:ascii="Trebuchet MS" w:hAnsi="Trebuchet MS"/>
            <w:noProof/>
          </w:rPr>
          <w:delText>—</w:delText>
        </w:r>
        <w:r w:rsidRPr="00E648F9">
          <w:rPr>
            <w:rFonts w:ascii="Trebuchet MS" w:hAnsi="Trebuchet MS"/>
            <w:noProof/>
            <w:u w:val="dotted"/>
          </w:rPr>
          <w:delText>YOU</w:delText>
        </w:r>
        <w:r w:rsidRPr="00E648F9">
          <w:rPr>
            <w:rFonts w:ascii="Trebuchet MS" w:hAnsi="Trebuchet MS"/>
            <w:noProof/>
          </w:rPr>
          <w:delText xml:space="preserve"> have sinned with</w:delText>
        </w:r>
      </w:del>
      <w:ins w:id="292" w:author="Author">
        <w:r w:rsidRPr="00E648F9">
          <w:rPr>
            <w:rFonts w:ascii="Trebuchet MS" w:hAnsi="Trebuchet MS"/>
            <w:noProof/>
          </w:rPr>
          <w:t>You committed</w:t>
        </w:r>
      </w:ins>
      <w:r w:rsidRPr="00E648F9">
        <w:rPr>
          <w:rFonts w:ascii="Trebuchet MS" w:hAnsi="Trebuchet MS"/>
          <w:noProof/>
        </w:rPr>
        <w:t xml:space="preserve"> a </w:t>
      </w:r>
      <w:ins w:id="293" w:author="Author">
        <w:r w:rsidRPr="00E648F9">
          <w:rPr>
            <w:rFonts w:ascii="Trebuchet MS" w:hAnsi="Trebuchet MS"/>
            <w:noProof/>
          </w:rPr>
          <w:t xml:space="preserve">very </w:t>
        </w:r>
      </w:ins>
      <w:r w:rsidRPr="00E648F9">
        <w:rPr>
          <w:rFonts w:ascii="Trebuchet MS" w:hAnsi="Trebuchet MS"/>
          <w:noProof/>
        </w:rPr>
        <w:t xml:space="preserve">great sin, and now I </w:t>
      </w:r>
      <w:del w:id="294" w:author="Author">
        <w:r w:rsidRPr="00E648F9">
          <w:rPr>
            <w:rFonts w:ascii="Trebuchet MS" w:hAnsi="Trebuchet MS"/>
            <w:noProof/>
          </w:rPr>
          <w:delText>shall</w:delText>
        </w:r>
      </w:del>
      <w:ins w:id="295" w:author="Author">
        <w:r w:rsidRPr="00E648F9">
          <w:rPr>
            <w:rFonts w:ascii="Trebuchet MS" w:hAnsi="Trebuchet MS"/>
            <w:noProof/>
          </w:rPr>
          <w:t>will</w:t>
        </w:r>
      </w:ins>
      <w:r w:rsidRPr="00E648F9">
        <w:rPr>
          <w:rFonts w:ascii="Trebuchet MS" w:hAnsi="Trebuchet MS"/>
          <w:noProof/>
        </w:rPr>
        <w:t xml:space="preserve"> go up to Jehovah</w:t>
      </w:r>
      <w:del w:id="296" w:author="Author">
        <w:r w:rsidRPr="00E648F9">
          <w:rPr>
            <w:rFonts w:ascii="Trebuchet MS" w:hAnsi="Trebuchet MS"/>
            <w:noProof/>
          </w:rPr>
          <w:delText>. Perhaps</w:delText>
        </w:r>
      </w:del>
      <w:ins w:id="297" w:author="Author">
        <w:r w:rsidRPr="00E648F9">
          <w:rPr>
            <w:rFonts w:ascii="Trebuchet MS" w:hAnsi="Trebuchet MS"/>
            <w:noProof/>
          </w:rPr>
          <w:t xml:space="preserve"> to see if</w:t>
        </w:r>
      </w:ins>
      <w:r w:rsidRPr="00E648F9">
        <w:rPr>
          <w:rFonts w:ascii="Trebuchet MS" w:hAnsi="Trebuchet MS"/>
          <w:noProof/>
        </w:rPr>
        <w:t xml:space="preserve"> I can make amends for </w:t>
      </w:r>
      <w:del w:id="298" w:author="Author">
        <w:r w:rsidRPr="00E648F9">
          <w:rPr>
            <w:rFonts w:ascii="Trebuchet MS" w:hAnsi="Trebuchet MS"/>
            <w:noProof/>
            <w:u w:val="dotted"/>
          </w:rPr>
          <w:delText>YOUR</w:delText>
        </w:r>
      </w:del>
      <w:ins w:id="299" w:author="Author">
        <w:r w:rsidRPr="00E648F9">
          <w:rPr>
            <w:rFonts w:ascii="Trebuchet MS" w:hAnsi="Trebuchet MS"/>
            <w:noProof/>
          </w:rPr>
          <w:t>your</w:t>
        </w:r>
      </w:ins>
      <w:r w:rsidRPr="00E648F9">
        <w:rPr>
          <w:rFonts w:ascii="Trebuchet MS" w:hAnsi="Trebuchet MS"/>
          <w:noProof/>
        </w:rPr>
        <w:t xml:space="preserve"> sin.” </w:t>
      </w:r>
      <w:r w:rsidRPr="00E648F9">
        <w:rPr>
          <w:rFonts w:ascii="Trebuchet MS" w:hAnsi="Trebuchet MS"/>
          <w:b/>
          <w:noProof/>
        </w:rPr>
        <w:t xml:space="preserve">32:31 </w:t>
      </w:r>
      <w:r w:rsidRPr="00E648F9">
        <w:rPr>
          <w:rFonts w:ascii="Trebuchet MS" w:hAnsi="Trebuchet MS"/>
          <w:noProof/>
        </w:rPr>
        <w:t>So Moses returned to Jehovah and said: “</w:t>
      </w:r>
      <w:del w:id="300" w:author="Author">
        <w:r w:rsidRPr="00E648F9">
          <w:rPr>
            <w:rFonts w:ascii="Trebuchet MS" w:hAnsi="Trebuchet MS"/>
            <w:noProof/>
          </w:rPr>
          <w:delText>Ah, but</w:delText>
        </w:r>
      </w:del>
      <w:ins w:id="301" w:author="Author">
        <w:r w:rsidRPr="00E648F9">
          <w:rPr>
            <w:rFonts w:ascii="Trebuchet MS" w:hAnsi="Trebuchet MS"/>
            <w:noProof/>
          </w:rPr>
          <w:t>What a great sin</w:t>
        </w:r>
      </w:ins>
      <w:r w:rsidRPr="00E648F9">
        <w:rPr>
          <w:rFonts w:ascii="Trebuchet MS" w:hAnsi="Trebuchet MS"/>
          <w:noProof/>
        </w:rPr>
        <w:t xml:space="preserve"> this people has </w:t>
      </w:r>
      <w:del w:id="302" w:author="Author">
        <w:r w:rsidRPr="00E648F9">
          <w:rPr>
            <w:rFonts w:ascii="Trebuchet MS" w:hAnsi="Trebuchet MS"/>
            <w:noProof/>
          </w:rPr>
          <w:delText>sinned with a great sin, in that they</w:delText>
        </w:r>
      </w:del>
      <w:ins w:id="303" w:author="Author">
        <w:r w:rsidRPr="00E648F9">
          <w:rPr>
            <w:rFonts w:ascii="Trebuchet MS" w:hAnsi="Trebuchet MS"/>
            <w:noProof/>
          </w:rPr>
          <w:t>committed! They</w:t>
        </w:r>
      </w:ins>
      <w:r w:rsidRPr="00E648F9">
        <w:rPr>
          <w:rFonts w:ascii="Trebuchet MS" w:hAnsi="Trebuchet MS"/>
          <w:noProof/>
        </w:rPr>
        <w:t xml:space="preserve"> made </w:t>
      </w:r>
      <w:ins w:id="304" w:author="Author">
        <w:r w:rsidRPr="00E648F9">
          <w:rPr>
            <w:rFonts w:ascii="Trebuchet MS" w:hAnsi="Trebuchet MS"/>
            <w:noProof/>
          </w:rPr>
          <w:t xml:space="preserve">themselves </w:t>
        </w:r>
      </w:ins>
      <w:r w:rsidRPr="00E648F9">
        <w:rPr>
          <w:rFonts w:ascii="Trebuchet MS" w:hAnsi="Trebuchet MS"/>
          <w:noProof/>
        </w:rPr>
        <w:t>a god of gold</w:t>
      </w:r>
      <w:del w:id="305" w:author="Author">
        <w:r w:rsidRPr="00E648F9">
          <w:rPr>
            <w:rFonts w:ascii="Trebuchet MS" w:hAnsi="Trebuchet MS"/>
            <w:noProof/>
          </w:rPr>
          <w:delText xml:space="preserve"> for themselves</w:delText>
        </w:r>
      </w:del>
      <w:r w:rsidRPr="00E648F9">
        <w:rPr>
          <w:rFonts w:ascii="Trebuchet MS" w:hAnsi="Trebuchet MS"/>
          <w:noProof/>
        </w:rPr>
        <w:t xml:space="preserve">! </w:t>
      </w:r>
      <w:r w:rsidRPr="00E648F9">
        <w:rPr>
          <w:rFonts w:ascii="Trebuchet MS" w:hAnsi="Trebuchet MS"/>
          <w:b/>
          <w:noProof/>
        </w:rPr>
        <w:t xml:space="preserve">32:32 </w:t>
      </w:r>
      <w:r w:rsidRPr="00E648F9">
        <w:rPr>
          <w:rFonts w:ascii="Trebuchet MS" w:hAnsi="Trebuchet MS"/>
          <w:noProof/>
        </w:rPr>
        <w:t xml:space="preserve">But now if you </w:t>
      </w:r>
      <w:del w:id="306" w:author="Author">
        <w:r w:rsidRPr="00E648F9">
          <w:rPr>
            <w:rFonts w:ascii="Trebuchet MS" w:hAnsi="Trebuchet MS"/>
            <w:noProof/>
          </w:rPr>
          <w:delText>will</w:delText>
        </w:r>
      </w:del>
      <w:ins w:id="307" w:author="Author">
        <w:r w:rsidRPr="00E648F9">
          <w:rPr>
            <w:rFonts w:ascii="Trebuchet MS" w:hAnsi="Trebuchet MS"/>
            <w:noProof/>
          </w:rPr>
          <w:t>are willing,</w:t>
        </w:r>
      </w:ins>
      <w:r w:rsidRPr="00E648F9">
        <w:rPr>
          <w:rFonts w:ascii="Trebuchet MS" w:hAnsi="Trebuchet MS"/>
          <w:noProof/>
        </w:rPr>
        <w:t xml:space="preserve"> pardon their sin</w:t>
      </w:r>
      <w:del w:id="308" w:author="Author">
        <w:r w:rsidRPr="00E648F9">
          <w:rPr>
            <w:rFonts w:ascii="Trebuchet MS" w:hAnsi="Trebuchet MS"/>
            <w:noProof/>
          </w:rPr>
          <w:delText>,—and</w:delText>
        </w:r>
      </w:del>
      <w:ins w:id="309" w:author="Author">
        <w:r w:rsidRPr="00E648F9">
          <w:rPr>
            <w:rFonts w:ascii="Trebuchet MS" w:hAnsi="Trebuchet MS"/>
            <w:noProof/>
          </w:rPr>
          <w:t>;</w:t>
        </w:r>
      </w:ins>
      <w:r w:rsidRPr="00E648F9">
        <w:rPr>
          <w:rFonts w:ascii="Trebuchet MS" w:hAnsi="Trebuchet MS"/>
          <w:noProof/>
        </w:rPr>
        <w:t xml:space="preserve"> if not, </w:t>
      </w:r>
      <w:ins w:id="310" w:author="Author">
        <w:r w:rsidRPr="00E648F9">
          <w:rPr>
            <w:rFonts w:ascii="Trebuchet MS" w:hAnsi="Trebuchet MS"/>
            <w:noProof/>
          </w:rPr>
          <w:t xml:space="preserve">please </w:t>
        </w:r>
      </w:ins>
      <w:r w:rsidRPr="00E648F9">
        <w:rPr>
          <w:rFonts w:ascii="Trebuchet MS" w:hAnsi="Trebuchet MS"/>
          <w:noProof/>
        </w:rPr>
        <w:t>wipe me out</w:t>
      </w:r>
      <w:del w:id="311" w:author="Author">
        <w:r w:rsidRPr="00E648F9">
          <w:rPr>
            <w:rFonts w:ascii="Trebuchet MS" w:hAnsi="Trebuchet MS"/>
            <w:noProof/>
          </w:rPr>
          <w:delText>, please,</w:delText>
        </w:r>
      </w:del>
      <w:r w:rsidRPr="00E648F9">
        <w:rPr>
          <w:rFonts w:ascii="Trebuchet MS" w:hAnsi="Trebuchet MS"/>
          <w:noProof/>
        </w:rPr>
        <w:t xml:space="preserve"> from your book that you have written.” </w:t>
      </w:r>
      <w:r w:rsidRPr="00E648F9">
        <w:rPr>
          <w:rFonts w:ascii="Trebuchet MS" w:hAnsi="Trebuchet MS"/>
          <w:b/>
          <w:noProof/>
        </w:rPr>
        <w:t xml:space="preserve">32:33 </w:t>
      </w:r>
      <w:r w:rsidRPr="00E648F9">
        <w:rPr>
          <w:rFonts w:ascii="Trebuchet MS" w:hAnsi="Trebuchet MS"/>
          <w:noProof/>
        </w:rPr>
        <w:t xml:space="preserve">However, Jehovah said to Moses: “Whoever has sinned against me, I </w:t>
      </w:r>
      <w:del w:id="312" w:author="Author">
        <w:r w:rsidRPr="00E648F9">
          <w:rPr>
            <w:rFonts w:ascii="Trebuchet MS" w:hAnsi="Trebuchet MS"/>
            <w:noProof/>
          </w:rPr>
          <w:delText>shall</w:delText>
        </w:r>
      </w:del>
      <w:ins w:id="313" w:author="Author">
        <w:r w:rsidRPr="00E648F9">
          <w:rPr>
            <w:rFonts w:ascii="Trebuchet MS" w:hAnsi="Trebuchet MS"/>
            <w:noProof/>
          </w:rPr>
          <w:t>will</w:t>
        </w:r>
      </w:ins>
      <w:r w:rsidRPr="00E648F9">
        <w:rPr>
          <w:rFonts w:ascii="Trebuchet MS" w:hAnsi="Trebuchet MS"/>
          <w:noProof/>
        </w:rPr>
        <w:t xml:space="preserve"> wipe him out of my book. </w:t>
      </w:r>
      <w:r w:rsidRPr="00E648F9">
        <w:rPr>
          <w:rFonts w:ascii="Trebuchet MS" w:hAnsi="Trebuchet MS"/>
          <w:b/>
          <w:noProof/>
        </w:rPr>
        <w:t xml:space="preserve">32:34 </w:t>
      </w:r>
      <w:del w:id="314" w:author="Author">
        <w:r w:rsidRPr="00E648F9">
          <w:rPr>
            <w:rFonts w:ascii="Trebuchet MS" w:hAnsi="Trebuchet MS"/>
            <w:noProof/>
          </w:rPr>
          <w:delText>And</w:delText>
        </w:r>
      </w:del>
      <w:ins w:id="315" w:author="Author">
        <w:r w:rsidRPr="00E648F9">
          <w:rPr>
            <w:rFonts w:ascii="Trebuchet MS" w:hAnsi="Trebuchet MS"/>
            <w:noProof/>
          </w:rPr>
          <w:t>Go</w:t>
        </w:r>
      </w:ins>
      <w:r w:rsidRPr="00E648F9">
        <w:rPr>
          <w:rFonts w:ascii="Trebuchet MS" w:hAnsi="Trebuchet MS"/>
          <w:noProof/>
        </w:rPr>
        <w:t xml:space="preserve"> now, </w:t>
      </w:r>
      <w:del w:id="316" w:author="Author">
        <w:r w:rsidRPr="00E648F9">
          <w:rPr>
            <w:rFonts w:ascii="Trebuchet MS" w:hAnsi="Trebuchet MS"/>
            <w:noProof/>
          </w:rPr>
          <w:delText xml:space="preserve">come, </w:delText>
        </w:r>
      </w:del>
      <w:r w:rsidRPr="00E648F9">
        <w:rPr>
          <w:rFonts w:ascii="Trebuchet MS" w:hAnsi="Trebuchet MS"/>
          <w:noProof/>
        </w:rPr>
        <w:t xml:space="preserve">lead the people to </w:t>
      </w:r>
      <w:del w:id="317" w:author="Author">
        <w:r w:rsidRPr="00E648F9">
          <w:rPr>
            <w:rFonts w:ascii="Trebuchet MS" w:hAnsi="Trebuchet MS"/>
            <w:noProof/>
          </w:rPr>
          <w:delText>where</w:delText>
        </w:r>
      </w:del>
      <w:ins w:id="318" w:author="Author">
        <w:r w:rsidRPr="00E648F9">
          <w:rPr>
            <w:rFonts w:ascii="Trebuchet MS" w:hAnsi="Trebuchet MS"/>
            <w:noProof/>
          </w:rPr>
          <w:t>the place about which</w:t>
        </w:r>
      </w:ins>
      <w:r w:rsidRPr="00E648F9">
        <w:rPr>
          <w:rFonts w:ascii="Trebuchet MS" w:hAnsi="Trebuchet MS"/>
          <w:noProof/>
        </w:rPr>
        <w:t xml:space="preserve"> I have spoken to you</w:t>
      </w:r>
      <w:del w:id="319" w:author="Author">
        <w:r w:rsidRPr="00E648F9">
          <w:rPr>
            <w:rFonts w:ascii="Trebuchet MS" w:hAnsi="Trebuchet MS"/>
            <w:noProof/>
          </w:rPr>
          <w:delText xml:space="preserve"> of</w:delText>
        </w:r>
      </w:del>
      <w:r w:rsidRPr="00E648F9">
        <w:rPr>
          <w:rFonts w:ascii="Trebuchet MS" w:hAnsi="Trebuchet MS"/>
          <w:noProof/>
        </w:rPr>
        <w:t xml:space="preserve">. Look! My angel will go ahead of you, and on the day </w:t>
      </w:r>
      <w:del w:id="320" w:author="Author">
        <w:r w:rsidRPr="00E648F9">
          <w:rPr>
            <w:rFonts w:ascii="Trebuchet MS" w:hAnsi="Trebuchet MS"/>
            <w:noProof/>
          </w:rPr>
          <w:delText>of my bringing punishment</w:delText>
        </w:r>
      </w:del>
      <w:ins w:id="321" w:author="Author">
        <w:r w:rsidRPr="00E648F9">
          <w:rPr>
            <w:rFonts w:ascii="Trebuchet MS" w:hAnsi="Trebuchet MS"/>
            <w:noProof/>
          </w:rPr>
          <w:t>when</w:t>
        </w:r>
      </w:ins>
      <w:r w:rsidRPr="00E648F9">
        <w:rPr>
          <w:rFonts w:ascii="Trebuchet MS" w:hAnsi="Trebuchet MS"/>
          <w:noProof/>
        </w:rPr>
        <w:t xml:space="preserve"> I </w:t>
      </w:r>
      <w:del w:id="322" w:author="Author">
        <w:r w:rsidRPr="00E648F9">
          <w:rPr>
            <w:rFonts w:ascii="Trebuchet MS" w:hAnsi="Trebuchet MS"/>
            <w:noProof/>
          </w:rPr>
          <w:delText>shall certainly</w:delText>
        </w:r>
      </w:del>
      <w:ins w:id="323" w:author="Author">
        <w:r w:rsidRPr="00E648F9">
          <w:rPr>
            <w:rFonts w:ascii="Trebuchet MS" w:hAnsi="Trebuchet MS"/>
            <w:noProof/>
          </w:rPr>
          <w:t>make an accounting, I will</w:t>
        </w:r>
      </w:ins>
      <w:r w:rsidRPr="00E648F9">
        <w:rPr>
          <w:rFonts w:ascii="Trebuchet MS" w:hAnsi="Trebuchet MS"/>
          <w:noProof/>
        </w:rPr>
        <w:t xml:space="preserve"> bring punishment </w:t>
      </w:r>
      <w:del w:id="324" w:author="Author">
        <w:r w:rsidRPr="00E648F9">
          <w:rPr>
            <w:rFonts w:ascii="Trebuchet MS" w:hAnsi="Trebuchet MS"/>
            <w:noProof/>
          </w:rPr>
          <w:delText>upon</w:delText>
        </w:r>
      </w:del>
      <w:ins w:id="325" w:author="Author">
        <w:r w:rsidRPr="00E648F9">
          <w:rPr>
            <w:rFonts w:ascii="Trebuchet MS" w:hAnsi="Trebuchet MS"/>
            <w:noProof/>
          </w:rPr>
          <w:t>on</w:t>
        </w:r>
      </w:ins>
      <w:r w:rsidRPr="00E648F9">
        <w:rPr>
          <w:rFonts w:ascii="Trebuchet MS" w:hAnsi="Trebuchet MS"/>
          <w:noProof/>
        </w:rPr>
        <w:t xml:space="preserve"> them for their sin.” </w:t>
      </w:r>
      <w:r w:rsidRPr="00E648F9">
        <w:rPr>
          <w:rFonts w:ascii="Trebuchet MS" w:hAnsi="Trebuchet MS"/>
          <w:b/>
          <w:noProof/>
        </w:rPr>
        <w:t xml:space="preserve">32:35 </w:t>
      </w:r>
      <w:del w:id="326" w:author="Author">
        <w:r w:rsidRPr="00E648F9">
          <w:rPr>
            <w:rFonts w:ascii="Trebuchet MS" w:hAnsi="Trebuchet MS"/>
            <w:noProof/>
          </w:rPr>
          <w:delText>And</w:delText>
        </w:r>
      </w:del>
      <w:ins w:id="327" w:author="Author">
        <w:r w:rsidRPr="00E648F9">
          <w:rPr>
            <w:rFonts w:ascii="Trebuchet MS" w:hAnsi="Trebuchet MS"/>
            <w:noProof/>
          </w:rPr>
          <w:t>Then</w:t>
        </w:r>
      </w:ins>
      <w:r w:rsidRPr="00E648F9">
        <w:rPr>
          <w:rFonts w:ascii="Trebuchet MS" w:hAnsi="Trebuchet MS"/>
          <w:noProof/>
        </w:rPr>
        <w:t xml:space="preserve"> Jehovah began plaguing the people because they had made the calf, </w:t>
      </w:r>
      <w:del w:id="328" w:author="Author">
        <w:r w:rsidRPr="00E648F9">
          <w:rPr>
            <w:rFonts w:ascii="Trebuchet MS" w:hAnsi="Trebuchet MS"/>
            <w:noProof/>
          </w:rPr>
          <w:delText>which</w:delText>
        </w:r>
      </w:del>
      <w:ins w:id="329" w:author="Author">
        <w:r w:rsidRPr="00E648F9">
          <w:rPr>
            <w:rFonts w:ascii="Trebuchet MS" w:hAnsi="Trebuchet MS"/>
            <w:noProof/>
          </w:rPr>
          <w:t>the one that</w:t>
        </w:r>
      </w:ins>
      <w:r w:rsidRPr="00E648F9">
        <w:rPr>
          <w:rFonts w:ascii="Trebuchet MS" w:hAnsi="Trebuchet MS"/>
          <w:noProof/>
        </w:rPr>
        <w:t xml:space="preserve"> Aaron had made.</w:t>
      </w:r>
    </w:p>
    <w:p w:rsidR="00D44E3A" w:rsidRPr="00E648F9" w:rsidRDefault="00D44E3A" w:rsidP="00D44E3A">
      <w:pPr>
        <w:rPr>
          <w:rFonts w:ascii="Trebuchet MS" w:hAnsi="Trebuchet MS"/>
          <w:b/>
        </w:rPr>
      </w:pPr>
    </w:p>
    <w:p w:rsidR="00762BCB" w:rsidRPr="00D44E3A" w:rsidRDefault="00762BCB" w:rsidP="00D44E3A"/>
    <w:sectPr w:rsidR="00762BCB" w:rsidRPr="00D44E3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0762" w:rsidRDefault="004D0762">
      <w:r>
        <w:separator/>
      </w:r>
    </w:p>
  </w:endnote>
  <w:endnote w:type="continuationSeparator" w:id="0">
    <w:p w:rsidR="004D0762" w:rsidRDefault="004D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0762" w:rsidRDefault="004D0762">
      <w:r>
        <w:separator/>
      </w:r>
    </w:p>
  </w:footnote>
  <w:footnote w:type="continuationSeparator" w:id="0">
    <w:p w:rsidR="004D0762" w:rsidRDefault="004D0762">
      <w:r>
        <w:continuationSeparator/>
      </w:r>
    </w:p>
  </w:footnote>
  <w:footnote w:id="1">
    <w:p w:rsidR="00D44E3A" w:rsidRPr="00E648F9" w:rsidRDefault="00D44E3A" w:rsidP="00E648F9">
      <w:pPr>
        <w:pStyle w:val="FootnoteText"/>
        <w:spacing w:after="96"/>
        <w:ind w:firstLine="288"/>
        <w:rPr>
          <w:ins w:id="33" w:author="Author"/>
        </w:rPr>
      </w:pPr>
      <w:ins w:id="34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32:4 </w:t>
        </w:r>
        <w:r w:rsidRPr="00E648F9">
          <w:t>Or “molten statue.”</w:t>
        </w:r>
      </w:ins>
    </w:p>
  </w:footnote>
  <w:footnote w:id="2">
    <w:p w:rsidR="00D44E3A" w:rsidRPr="00E648F9" w:rsidRDefault="00D44E3A" w:rsidP="00E648F9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32:8 </w:t>
        </w:r>
        <w:r w:rsidRPr="00E648F9">
          <w:t>Or “molten statue.”</w:t>
        </w:r>
      </w:ins>
    </w:p>
  </w:footnote>
  <w:footnote w:id="3">
    <w:p w:rsidR="00D44E3A" w:rsidRPr="00E648F9" w:rsidRDefault="00D44E3A" w:rsidP="00E648F9">
      <w:pPr>
        <w:pStyle w:val="FootnoteText"/>
        <w:spacing w:after="96"/>
        <w:ind w:firstLine="288"/>
        <w:rPr>
          <w:ins w:id="68" w:author="Author"/>
        </w:rPr>
      </w:pPr>
      <w:ins w:id="69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32:9 </w:t>
        </w:r>
        <w:r w:rsidRPr="00E648F9">
          <w:t>Lit., “stiff-necked.”</w:t>
        </w:r>
      </w:ins>
    </w:p>
  </w:footnote>
  <w:footnote w:id="4">
    <w:p w:rsidR="00D44E3A" w:rsidRPr="00E648F9" w:rsidRDefault="00D44E3A" w:rsidP="00E648F9">
      <w:pPr>
        <w:pStyle w:val="FootnoteText"/>
        <w:spacing w:after="96"/>
        <w:ind w:firstLine="288"/>
        <w:rPr>
          <w:ins w:id="82" w:author="Author"/>
        </w:rPr>
      </w:pPr>
      <w:ins w:id="83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32:11 </w:t>
        </w:r>
        <w:r w:rsidRPr="00E648F9">
          <w:t>Or “softened the face of.”</w:t>
        </w:r>
      </w:ins>
    </w:p>
  </w:footnote>
  <w:footnote w:id="5">
    <w:p w:rsidR="00D44E3A" w:rsidRPr="00E648F9" w:rsidRDefault="00D44E3A" w:rsidP="00E648F9">
      <w:pPr>
        <w:pStyle w:val="FootnoteText"/>
        <w:spacing w:after="96"/>
        <w:ind w:firstLine="288"/>
        <w:rPr>
          <w:ins w:id="108" w:author="Author"/>
        </w:rPr>
      </w:pPr>
      <w:ins w:id="109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32:12 </w:t>
        </w:r>
        <w:r w:rsidRPr="00E648F9">
          <w:t>Or “feel regret over.”</w:t>
        </w:r>
      </w:ins>
    </w:p>
  </w:footnote>
  <w:footnote w:id="6">
    <w:p w:rsidR="00D44E3A" w:rsidRPr="00E648F9" w:rsidRDefault="00D44E3A" w:rsidP="00E648F9">
      <w:pPr>
        <w:pStyle w:val="FootnoteText"/>
        <w:spacing w:after="96"/>
        <w:ind w:firstLine="288"/>
        <w:rPr>
          <w:ins w:id="121" w:author="Author"/>
        </w:rPr>
      </w:pPr>
      <w:ins w:id="122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32:13 </w:t>
        </w:r>
        <w:r w:rsidRPr="00E648F9">
          <w:t>Lit., “seed.”</w:t>
        </w:r>
      </w:ins>
    </w:p>
  </w:footnote>
  <w:footnote w:id="7">
    <w:p w:rsidR="00D44E3A" w:rsidRPr="00E648F9" w:rsidRDefault="00D44E3A" w:rsidP="00E648F9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32:13 </w:t>
        </w:r>
        <w:r w:rsidRPr="00E648F9">
          <w:t>Lit., “seed.”</w:t>
        </w:r>
      </w:ins>
    </w:p>
  </w:footnote>
  <w:footnote w:id="8">
    <w:p w:rsidR="00D44E3A" w:rsidRPr="00E648F9" w:rsidRDefault="00D44E3A" w:rsidP="00E648F9">
      <w:pPr>
        <w:pStyle w:val="FootnoteText"/>
        <w:spacing w:after="96"/>
        <w:ind w:firstLine="288"/>
        <w:rPr>
          <w:ins w:id="136" w:author="Author"/>
        </w:rPr>
      </w:pPr>
      <w:ins w:id="137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32:14 </w:t>
        </w:r>
        <w:r w:rsidRPr="00E648F9">
          <w:t>Or “felt regret over.”</w:t>
        </w:r>
      </w:ins>
    </w:p>
  </w:footnote>
  <w:footnote w:id="9">
    <w:p w:rsidR="00D44E3A" w:rsidRPr="00E648F9" w:rsidRDefault="00D44E3A" w:rsidP="00E648F9">
      <w:pPr>
        <w:pStyle w:val="FootnoteText"/>
        <w:spacing w:after="96"/>
        <w:ind w:firstLine="288"/>
        <w:rPr>
          <w:ins w:id="169" w:author="Author"/>
        </w:rPr>
      </w:pPr>
      <w:ins w:id="170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32:18 </w:t>
        </w:r>
        <w:r w:rsidRPr="00E648F9">
          <w:t>Or “a mighty act.”</w:t>
        </w:r>
      </w:ins>
    </w:p>
  </w:footnote>
  <w:footnote w:id="10">
    <w:p w:rsidR="00D44E3A" w:rsidRPr="00E648F9" w:rsidRDefault="00D44E3A" w:rsidP="00E648F9">
      <w:pPr>
        <w:pStyle w:val="FootnoteText"/>
        <w:spacing w:after="96"/>
        <w:ind w:firstLine="288"/>
        <w:rPr>
          <w:ins w:id="273" w:author="Author"/>
        </w:rPr>
      </w:pPr>
      <w:ins w:id="274" w:author="Author">
        <w:r w:rsidRPr="00E648F9">
          <w:rPr>
            <w:rStyle w:val="FootnoteReference"/>
          </w:rPr>
          <w:footnoteRef/>
        </w:r>
        <w:r w:rsidRPr="00E648F9">
          <w:t xml:space="preserve"> </w:t>
        </w:r>
        <w:r w:rsidRPr="00E648F9">
          <w:rPr>
            <w:b/>
          </w:rPr>
          <w:t xml:space="preserve">32:29 </w:t>
        </w:r>
        <w:r w:rsidRPr="00E648F9">
          <w:t>Lit., “Fill your hand.”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57212">
        <w:t>Exodus Chapter 32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5721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57212">
      <w:rPr>
        <w:noProof/>
        <w:snapToGrid w:val="0"/>
      </w:rPr>
      <w:t>Exodus 32.Revised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57212">
        <w:t>Exodus Chapter 32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57212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57212">
      <w:rPr>
        <w:noProof/>
        <w:snapToGrid w:val="0"/>
      </w:rPr>
      <w:t>Exodus 32.Revised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5721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5721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5721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5721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62"/>
    <w:rsid w:val="00245EDD"/>
    <w:rsid w:val="0026230D"/>
    <w:rsid w:val="002B524D"/>
    <w:rsid w:val="002C00A8"/>
    <w:rsid w:val="00310508"/>
    <w:rsid w:val="00357212"/>
    <w:rsid w:val="003B380B"/>
    <w:rsid w:val="004500A2"/>
    <w:rsid w:val="004B7393"/>
    <w:rsid w:val="004C5EB7"/>
    <w:rsid w:val="004D0762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44E3A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7C4EF8D-2295-4627-83E4-F1BE7FA19646}"/>
  <w:attachedTemplate r:id="R7c558e9686de46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44E3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E3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44E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c558e9686de46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1466</ap:Words>
  <ap:Characters>6073</ap:Characters>
  <ap:Application>Microsoft Office Word</ap:Application>
  <ap:DocSecurity>0</ap:DocSecurity>
  <ap:Lines>104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7520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32</dc:title>
  <dc:subject/>
  <dc:creator>Matthew Calleja</dc:creator>
  <cp:keywords/>
  <dc:description/>
  <cp:lastModifiedBy>Calleja, Matthew</cp:lastModifiedBy>
  <cp:revision>3</cp:revision>
  <dcterms:created xsi:type="dcterms:W3CDTF">2020-10-16T06:28:00Z</dcterms:created>
  <dcterms:modified xsi:type="dcterms:W3CDTF">2020-10-16T06:28:00Z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32.docx</vt:lpwstr>
  </property>
  <property fmtid="{D5CDD505-2E9C-101B-9397-08002B2CF9AE}" pid="9" name="_TranslationDocumentId">
    <vt:i4>19412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