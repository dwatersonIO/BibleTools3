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4031E7">
        <w:rPr>
          <w:rFonts w:ascii="Trebuchet MS" w:hAnsi="Trebuchet MS"/>
          <w:b/>
          <w:sz w:val="24"/>
        </w:rPr>
        <w:t xml:space="preserve">15:1 </w:t>
      </w:r>
      <w:r w:rsidRPr="004031E7">
        <w:rPr>
          <w:rFonts w:ascii="Trebuchet MS" w:hAnsi="Trebuchet MS"/>
          <w:noProof/>
          <w:sz w:val="24"/>
        </w:rPr>
        <w:t xml:space="preserve">At that time Moses and the </w:t>
      </w:r>
      <w:del w:id="1" w:author="Author">
        <w:r w:rsidRPr="004031E7">
          <w:rPr>
            <w:rFonts w:ascii="Trebuchet MS" w:hAnsi="Trebuchet MS"/>
            <w:noProof/>
            <w:sz w:val="24"/>
          </w:rPr>
          <w:delText>sons of Israel proceeded to sing</w:delText>
        </w:r>
      </w:del>
      <w:ins w:id="2" w:author="Author">
        <w:r w:rsidRPr="004031E7">
          <w:rPr>
            <w:rFonts w:ascii="Trebuchet MS" w:hAnsi="Trebuchet MS"/>
            <w:noProof/>
            <w:sz w:val="24"/>
          </w:rPr>
          <w:t>Israelites sang</w:t>
        </w:r>
      </w:ins>
      <w:r w:rsidRPr="004031E7">
        <w:rPr>
          <w:rFonts w:ascii="Trebuchet MS" w:hAnsi="Trebuchet MS"/>
          <w:noProof/>
          <w:sz w:val="24"/>
        </w:rPr>
        <w:t xml:space="preserve"> this song to Jehovah</w:t>
      </w:r>
      <w:del w:id="3" w:author="Author">
        <w:r w:rsidRPr="004031E7">
          <w:rPr>
            <w:rFonts w:ascii="Trebuchet MS" w:hAnsi="Trebuchet MS"/>
            <w:noProof/>
            <w:sz w:val="24"/>
          </w:rPr>
          <w:delText xml:space="preserve"> and to say the following</w:delText>
        </w:r>
      </w:del>
      <w:r w:rsidRPr="004031E7">
        <w:rPr>
          <w:rFonts w:ascii="Trebuchet MS" w:hAnsi="Trebuchet MS"/>
          <w:noProof/>
          <w:sz w:val="24"/>
        </w:rPr>
        <w:t>: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“Let me sing to Jehovah, for he has become highly exalted.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The horse and its rider he has </w:t>
      </w:r>
      <w:del w:id="4" w:author="Author">
        <w:r w:rsidRPr="004031E7">
          <w:rPr>
            <w:rFonts w:ascii="Trebuchet MS" w:hAnsi="Trebuchet MS"/>
            <w:noProof/>
            <w:sz w:val="24"/>
          </w:rPr>
          <w:delText>pitched</w:delText>
        </w:r>
      </w:del>
      <w:ins w:id="5" w:author="Author">
        <w:r w:rsidRPr="004031E7">
          <w:rPr>
            <w:rFonts w:ascii="Trebuchet MS" w:hAnsi="Trebuchet MS"/>
            <w:noProof/>
            <w:sz w:val="24"/>
          </w:rPr>
          <w:t>hurled</w:t>
        </w:r>
      </w:ins>
      <w:r w:rsidRPr="004031E7">
        <w:rPr>
          <w:rFonts w:ascii="Trebuchet MS" w:hAnsi="Trebuchet MS"/>
          <w:noProof/>
          <w:sz w:val="24"/>
        </w:rPr>
        <w:t xml:space="preserve"> into the sea.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15:2 </w:t>
      </w:r>
      <w:r w:rsidRPr="004031E7">
        <w:rPr>
          <w:rFonts w:ascii="Trebuchet MS" w:hAnsi="Trebuchet MS"/>
          <w:noProof/>
          <w:sz w:val="24"/>
        </w:rPr>
        <w:t>My strength and my might is Jah,</w:t>
      </w:r>
      <w:ins w:id="6" w:author="Author">
        <w:r w:rsidRPr="004031E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4031E7">
        <w:rPr>
          <w:rFonts w:ascii="Trebuchet MS" w:hAnsi="Trebuchet MS"/>
          <w:noProof/>
          <w:sz w:val="24"/>
        </w:rPr>
        <w:t xml:space="preserve"> since he </w:t>
      </w:r>
      <w:del w:id="9" w:author="Author">
        <w:r w:rsidRPr="004031E7">
          <w:rPr>
            <w:rFonts w:ascii="Trebuchet MS" w:hAnsi="Trebuchet MS"/>
            <w:noProof/>
            <w:sz w:val="24"/>
          </w:rPr>
          <w:delText>serves for</w:delText>
        </w:r>
      </w:del>
      <w:ins w:id="10" w:author="Author">
        <w:r w:rsidRPr="004031E7">
          <w:rPr>
            <w:rFonts w:ascii="Trebuchet MS" w:hAnsi="Trebuchet MS"/>
            <w:noProof/>
            <w:sz w:val="24"/>
          </w:rPr>
          <w:t>has become</w:t>
        </w:r>
      </w:ins>
      <w:r w:rsidRPr="004031E7">
        <w:rPr>
          <w:rFonts w:ascii="Trebuchet MS" w:hAnsi="Trebuchet MS"/>
          <w:noProof/>
          <w:sz w:val="24"/>
        </w:rPr>
        <w:t xml:space="preserve"> my salvation.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This is my God, and I </w:t>
      </w:r>
      <w:del w:id="11" w:author="Author">
        <w:r w:rsidRPr="004031E7">
          <w:rPr>
            <w:rFonts w:ascii="Trebuchet MS" w:hAnsi="Trebuchet MS"/>
            <w:noProof/>
            <w:sz w:val="24"/>
          </w:rPr>
          <w:delText>shall laud</w:delText>
        </w:r>
      </w:del>
      <w:ins w:id="12" w:author="Author">
        <w:r w:rsidRPr="004031E7">
          <w:rPr>
            <w:rFonts w:ascii="Trebuchet MS" w:hAnsi="Trebuchet MS"/>
            <w:noProof/>
            <w:sz w:val="24"/>
          </w:rPr>
          <w:t>will praise</w:t>
        </w:r>
      </w:ins>
      <w:r w:rsidRPr="004031E7">
        <w:rPr>
          <w:rFonts w:ascii="Trebuchet MS" w:hAnsi="Trebuchet MS"/>
          <w:noProof/>
          <w:sz w:val="24"/>
        </w:rPr>
        <w:t xml:space="preserve"> him; my father’s God, and I </w:t>
      </w:r>
      <w:del w:id="13" w:author="Author">
        <w:r w:rsidRPr="004031E7">
          <w:rPr>
            <w:rFonts w:ascii="Trebuchet MS" w:hAnsi="Trebuchet MS"/>
            <w:noProof/>
            <w:sz w:val="24"/>
          </w:rPr>
          <w:delText>shall raise</w:delText>
        </w:r>
      </w:del>
      <w:ins w:id="14" w:author="Author">
        <w:r w:rsidRPr="004031E7">
          <w:rPr>
            <w:rFonts w:ascii="Trebuchet MS" w:hAnsi="Trebuchet MS"/>
            <w:noProof/>
            <w:sz w:val="24"/>
          </w:rPr>
          <w:t>will exalt</w:t>
        </w:r>
      </w:ins>
      <w:r w:rsidRPr="004031E7">
        <w:rPr>
          <w:rFonts w:ascii="Trebuchet MS" w:hAnsi="Trebuchet MS"/>
          <w:noProof/>
          <w:sz w:val="24"/>
        </w:rPr>
        <w:t xml:space="preserve"> him</w:t>
      </w:r>
      <w:del w:id="15" w:author="Author">
        <w:r w:rsidRPr="004031E7">
          <w:rPr>
            <w:rFonts w:ascii="Trebuchet MS" w:hAnsi="Trebuchet MS"/>
            <w:noProof/>
            <w:sz w:val="24"/>
          </w:rPr>
          <w:delText xml:space="preserve"> on high</w:delText>
        </w:r>
      </w:del>
      <w:r w:rsidRPr="004031E7">
        <w:rPr>
          <w:rFonts w:ascii="Trebuchet MS" w:hAnsi="Trebuchet MS"/>
          <w:noProof/>
          <w:sz w:val="24"/>
        </w:rPr>
        <w:t>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15:3 </w:t>
      </w:r>
      <w:r w:rsidRPr="004031E7">
        <w:rPr>
          <w:rFonts w:ascii="Trebuchet MS" w:hAnsi="Trebuchet MS"/>
          <w:noProof/>
          <w:sz w:val="24"/>
        </w:rPr>
        <w:t xml:space="preserve">Jehovah is a </w:t>
      </w:r>
      <w:del w:id="16" w:author="Author">
        <w:r w:rsidRPr="004031E7">
          <w:rPr>
            <w:rFonts w:ascii="Trebuchet MS" w:hAnsi="Trebuchet MS"/>
            <w:noProof/>
            <w:sz w:val="24"/>
          </w:rPr>
          <w:delText>manly person of war.</w:delText>
        </w:r>
      </w:del>
      <w:ins w:id="17" w:author="Author">
        <w:r w:rsidRPr="004031E7">
          <w:rPr>
            <w:rFonts w:ascii="Trebuchet MS" w:hAnsi="Trebuchet MS"/>
            <w:noProof/>
            <w:sz w:val="24"/>
          </w:rPr>
          <w:t>powerful warrior.</w:t>
        </w:r>
      </w:ins>
      <w:r w:rsidRPr="004031E7">
        <w:rPr>
          <w:rFonts w:ascii="Trebuchet MS" w:hAnsi="Trebuchet MS"/>
          <w:noProof/>
          <w:sz w:val="24"/>
        </w:rPr>
        <w:t xml:space="preserve"> Jehovah is his name.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15:4 </w:t>
      </w:r>
      <w:r w:rsidRPr="004031E7">
        <w:rPr>
          <w:rFonts w:ascii="Trebuchet MS" w:hAnsi="Trebuchet MS"/>
          <w:noProof/>
          <w:sz w:val="24"/>
        </w:rPr>
        <w:t xml:space="preserve">Phar′aoh’s chariots and his </w:t>
      </w:r>
      <w:del w:id="18" w:author="Author">
        <w:r w:rsidRPr="004031E7">
          <w:rPr>
            <w:rFonts w:ascii="Trebuchet MS" w:hAnsi="Trebuchet MS"/>
            <w:noProof/>
            <w:sz w:val="24"/>
          </w:rPr>
          <w:delText>military forces he</w:delText>
        </w:r>
      </w:del>
      <w:ins w:id="19" w:author="Author">
        <w:r w:rsidRPr="004031E7">
          <w:rPr>
            <w:rFonts w:ascii="Trebuchet MS" w:hAnsi="Trebuchet MS"/>
            <w:noProof/>
            <w:sz w:val="24"/>
          </w:rPr>
          <w:t>army He</w:t>
        </w:r>
      </w:ins>
      <w:r w:rsidRPr="004031E7">
        <w:rPr>
          <w:rFonts w:ascii="Trebuchet MS" w:hAnsi="Trebuchet MS"/>
          <w:noProof/>
          <w:sz w:val="24"/>
        </w:rPr>
        <w:t xml:space="preserve"> has cast into the sea,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And </w:t>
      </w:r>
      <w:del w:id="20" w:author="Author">
        <w:r w:rsidRPr="004031E7">
          <w:rPr>
            <w:rFonts w:ascii="Trebuchet MS" w:hAnsi="Trebuchet MS"/>
            <w:noProof/>
            <w:sz w:val="24"/>
          </w:rPr>
          <w:delText xml:space="preserve">the choice of </w:delText>
        </w:r>
      </w:del>
      <w:r w:rsidRPr="004031E7">
        <w:rPr>
          <w:rFonts w:ascii="Trebuchet MS" w:hAnsi="Trebuchet MS"/>
          <w:noProof/>
          <w:sz w:val="24"/>
        </w:rPr>
        <w:t xml:space="preserve">his </w:t>
      </w:r>
      <w:ins w:id="21" w:author="Author">
        <w:r w:rsidRPr="004031E7">
          <w:rPr>
            <w:rFonts w:ascii="Trebuchet MS" w:hAnsi="Trebuchet MS"/>
            <w:noProof/>
            <w:sz w:val="24"/>
          </w:rPr>
          <w:t xml:space="preserve">finest </w:t>
        </w:r>
      </w:ins>
      <w:r w:rsidRPr="004031E7">
        <w:rPr>
          <w:rFonts w:ascii="Trebuchet MS" w:hAnsi="Trebuchet MS"/>
          <w:noProof/>
          <w:sz w:val="24"/>
        </w:rPr>
        <w:t xml:space="preserve">warriors have </w:t>
      </w:r>
      <w:del w:id="22" w:author="Author">
        <w:r w:rsidRPr="004031E7">
          <w:rPr>
            <w:rFonts w:ascii="Trebuchet MS" w:hAnsi="Trebuchet MS"/>
            <w:noProof/>
            <w:sz w:val="24"/>
          </w:rPr>
          <w:delText xml:space="preserve">been </w:delText>
        </w:r>
      </w:del>
      <w:r w:rsidRPr="004031E7">
        <w:rPr>
          <w:rFonts w:ascii="Trebuchet MS" w:hAnsi="Trebuchet MS"/>
          <w:noProof/>
          <w:sz w:val="24"/>
        </w:rPr>
        <w:t xml:space="preserve">sunk </w:t>
      </w:r>
      <w:del w:id="23" w:author="Author">
        <w:r w:rsidRPr="004031E7">
          <w:rPr>
            <w:rFonts w:ascii="Trebuchet MS" w:hAnsi="Trebuchet MS"/>
            <w:noProof/>
            <w:sz w:val="24"/>
          </w:rPr>
          <w:delText>in</w:delText>
        </w:r>
      </w:del>
      <w:ins w:id="24" w:author="Author">
        <w:r w:rsidRPr="004031E7">
          <w:rPr>
            <w:rFonts w:ascii="Trebuchet MS" w:hAnsi="Trebuchet MS"/>
            <w:noProof/>
            <w:sz w:val="24"/>
          </w:rPr>
          <w:t>into</w:t>
        </w:r>
      </w:ins>
      <w:r w:rsidRPr="004031E7">
        <w:rPr>
          <w:rFonts w:ascii="Trebuchet MS" w:hAnsi="Trebuchet MS"/>
          <w:noProof/>
          <w:sz w:val="24"/>
        </w:rPr>
        <w:t xml:space="preserve"> the Red Sea.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15:5 </w:t>
      </w:r>
      <w:r w:rsidRPr="004031E7">
        <w:rPr>
          <w:rFonts w:ascii="Trebuchet MS" w:hAnsi="Trebuchet MS"/>
          <w:noProof/>
          <w:sz w:val="24"/>
        </w:rPr>
        <w:t xml:space="preserve">The surging waters </w:t>
      </w:r>
      <w:del w:id="25" w:author="Author">
        <w:r w:rsidRPr="004031E7">
          <w:rPr>
            <w:rFonts w:ascii="Trebuchet MS" w:hAnsi="Trebuchet MS"/>
            <w:noProof/>
            <w:sz w:val="24"/>
          </w:rPr>
          <w:delText>proceeded to cover</w:delText>
        </w:r>
      </w:del>
      <w:ins w:id="26" w:author="Author">
        <w:r w:rsidRPr="004031E7">
          <w:rPr>
            <w:rFonts w:ascii="Trebuchet MS" w:hAnsi="Trebuchet MS"/>
            <w:noProof/>
            <w:sz w:val="24"/>
          </w:rPr>
          <w:t>covered</w:t>
        </w:r>
      </w:ins>
      <w:r w:rsidRPr="004031E7">
        <w:rPr>
          <w:rFonts w:ascii="Trebuchet MS" w:hAnsi="Trebuchet MS"/>
          <w:noProof/>
          <w:sz w:val="24"/>
        </w:rPr>
        <w:t xml:space="preserve"> them; down </w:t>
      </w:r>
      <w:del w:id="27" w:author="Author">
        <w:r w:rsidRPr="004031E7">
          <w:rPr>
            <w:rFonts w:ascii="Trebuchet MS" w:hAnsi="Trebuchet MS"/>
            <w:noProof/>
            <w:sz w:val="24"/>
          </w:rPr>
          <w:delText xml:space="preserve">they went </w:delText>
        </w:r>
      </w:del>
      <w:r w:rsidRPr="004031E7">
        <w:rPr>
          <w:rFonts w:ascii="Trebuchet MS" w:hAnsi="Trebuchet MS"/>
          <w:noProof/>
          <w:sz w:val="24"/>
        </w:rPr>
        <w:t xml:space="preserve">into the depths </w:t>
      </w:r>
      <w:ins w:id="28" w:author="Author">
        <w:r w:rsidRPr="004031E7">
          <w:rPr>
            <w:rFonts w:ascii="Trebuchet MS" w:hAnsi="Trebuchet MS"/>
            <w:noProof/>
            <w:sz w:val="24"/>
          </w:rPr>
          <w:t xml:space="preserve">they sank </w:t>
        </w:r>
      </w:ins>
      <w:r w:rsidRPr="004031E7">
        <w:rPr>
          <w:rFonts w:ascii="Trebuchet MS" w:hAnsi="Trebuchet MS"/>
          <w:noProof/>
          <w:sz w:val="24"/>
        </w:rPr>
        <w:t>like a stone.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15:6 </w:t>
      </w:r>
      <w:r w:rsidRPr="004031E7">
        <w:rPr>
          <w:rFonts w:ascii="Trebuchet MS" w:hAnsi="Trebuchet MS"/>
          <w:noProof/>
          <w:sz w:val="24"/>
        </w:rPr>
        <w:t xml:space="preserve">Your right hand, O Jehovah, is </w:t>
      </w:r>
      <w:del w:id="29" w:author="Author">
        <w:r w:rsidRPr="004031E7">
          <w:rPr>
            <w:rFonts w:ascii="Trebuchet MS" w:hAnsi="Trebuchet MS"/>
            <w:noProof/>
            <w:sz w:val="24"/>
          </w:rPr>
          <w:delText>proving itself powerful</w:delText>
        </w:r>
      </w:del>
      <w:ins w:id="30" w:author="Author">
        <w:r w:rsidRPr="004031E7">
          <w:rPr>
            <w:rFonts w:ascii="Trebuchet MS" w:hAnsi="Trebuchet MS"/>
            <w:noProof/>
            <w:sz w:val="24"/>
          </w:rPr>
          <w:t>great</w:t>
        </w:r>
      </w:ins>
      <w:r w:rsidRPr="004031E7">
        <w:rPr>
          <w:rFonts w:ascii="Trebuchet MS" w:hAnsi="Trebuchet MS"/>
          <w:noProof/>
          <w:sz w:val="24"/>
        </w:rPr>
        <w:t xml:space="preserve"> in </w:t>
      </w:r>
      <w:del w:id="31" w:author="Author">
        <w:r w:rsidRPr="004031E7">
          <w:rPr>
            <w:rFonts w:ascii="Trebuchet MS" w:hAnsi="Trebuchet MS"/>
            <w:noProof/>
            <w:sz w:val="24"/>
          </w:rPr>
          <w:delText>ability,</w:delText>
        </w:r>
      </w:del>
      <w:ins w:id="32" w:author="Author">
        <w:r w:rsidRPr="004031E7">
          <w:rPr>
            <w:rFonts w:ascii="Trebuchet MS" w:hAnsi="Trebuchet MS"/>
            <w:noProof/>
            <w:sz w:val="24"/>
          </w:rPr>
          <w:t>power;</w:t>
        </w:r>
      </w:ins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Your right hand, O Jehovah, can shatter an enemy.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15:7 </w:t>
      </w:r>
      <w:del w:id="33" w:author="Author">
        <w:r w:rsidRPr="004031E7">
          <w:rPr>
            <w:rFonts w:ascii="Trebuchet MS" w:hAnsi="Trebuchet MS"/>
            <w:noProof/>
            <w:sz w:val="24"/>
          </w:rPr>
          <w:delText>And in the abundance of</w:delText>
        </w:r>
      </w:del>
      <w:ins w:id="34" w:author="Author">
        <w:r w:rsidRPr="004031E7">
          <w:rPr>
            <w:rFonts w:ascii="Trebuchet MS" w:hAnsi="Trebuchet MS"/>
            <w:noProof/>
            <w:sz w:val="24"/>
          </w:rPr>
          <w:t>In</w:t>
        </w:r>
      </w:ins>
      <w:r w:rsidRPr="004031E7">
        <w:rPr>
          <w:rFonts w:ascii="Trebuchet MS" w:hAnsi="Trebuchet MS"/>
          <w:noProof/>
          <w:sz w:val="24"/>
        </w:rPr>
        <w:t xml:space="preserve"> your </w:t>
      </w:r>
      <w:del w:id="35" w:author="Author">
        <w:r w:rsidRPr="004031E7">
          <w:rPr>
            <w:rFonts w:ascii="Trebuchet MS" w:hAnsi="Trebuchet MS"/>
            <w:noProof/>
            <w:sz w:val="24"/>
          </w:rPr>
          <w:delText>superiority</w:delText>
        </w:r>
      </w:del>
      <w:ins w:id="36" w:author="Author">
        <w:r w:rsidRPr="004031E7">
          <w:rPr>
            <w:rFonts w:ascii="Trebuchet MS" w:hAnsi="Trebuchet MS"/>
            <w:noProof/>
            <w:sz w:val="24"/>
          </w:rPr>
          <w:t>great majesty</w:t>
        </w:r>
      </w:ins>
      <w:r w:rsidRPr="004031E7">
        <w:rPr>
          <w:rFonts w:ascii="Trebuchet MS" w:hAnsi="Trebuchet MS"/>
          <w:noProof/>
          <w:sz w:val="24"/>
        </w:rPr>
        <w:t xml:space="preserve"> you can throw down those who rise up against you;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You send out your burning anger, it eats them up like stubble.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15:8 </w:t>
      </w:r>
      <w:del w:id="37" w:author="Author">
        <w:r w:rsidRPr="004031E7">
          <w:rPr>
            <w:rFonts w:ascii="Trebuchet MS" w:hAnsi="Trebuchet MS"/>
            <w:noProof/>
            <w:sz w:val="24"/>
          </w:rPr>
          <w:delText>And by</w:delText>
        </w:r>
      </w:del>
      <w:ins w:id="38" w:author="Author">
        <w:r w:rsidRPr="004031E7">
          <w:rPr>
            <w:rFonts w:ascii="Trebuchet MS" w:hAnsi="Trebuchet MS"/>
            <w:noProof/>
            <w:sz w:val="24"/>
          </w:rPr>
          <w:t>By</w:t>
        </w:r>
      </w:ins>
      <w:r w:rsidRPr="004031E7">
        <w:rPr>
          <w:rFonts w:ascii="Trebuchet MS" w:hAnsi="Trebuchet MS"/>
          <w:noProof/>
          <w:sz w:val="24"/>
        </w:rPr>
        <w:t xml:space="preserve"> a breath from your nostrils waters </w:t>
      </w:r>
      <w:del w:id="39" w:author="Author">
        <w:r w:rsidRPr="004031E7">
          <w:rPr>
            <w:rFonts w:ascii="Trebuchet MS" w:hAnsi="Trebuchet MS"/>
            <w:noProof/>
            <w:sz w:val="24"/>
          </w:rPr>
          <w:delText>were heaped up</w:delText>
        </w:r>
      </w:del>
      <w:ins w:id="40" w:author="Author">
        <w:r w:rsidRPr="004031E7">
          <w:rPr>
            <w:rFonts w:ascii="Trebuchet MS" w:hAnsi="Trebuchet MS"/>
            <w:noProof/>
            <w:sz w:val="24"/>
          </w:rPr>
          <w:t>massed together</w:t>
        </w:r>
      </w:ins>
      <w:r w:rsidRPr="004031E7">
        <w:rPr>
          <w:rFonts w:ascii="Trebuchet MS" w:hAnsi="Trebuchet MS"/>
          <w:noProof/>
          <w:sz w:val="24"/>
        </w:rPr>
        <w:t>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They stood still</w:t>
      </w:r>
      <w:del w:id="41" w:author="Author">
        <w:r w:rsidRPr="004031E7">
          <w:rPr>
            <w:rFonts w:ascii="Trebuchet MS" w:hAnsi="Trebuchet MS"/>
            <w:noProof/>
            <w:sz w:val="24"/>
          </w:rPr>
          <w:delText xml:space="preserve"> like a dam of </w:delText>
        </w:r>
      </w:del>
      <w:ins w:id="42" w:author="Author">
        <w:r w:rsidRPr="004031E7">
          <w:rPr>
            <w:rFonts w:ascii="Trebuchet MS" w:hAnsi="Trebuchet MS"/>
            <w:noProof/>
            <w:sz w:val="24"/>
          </w:rPr>
          <w:t xml:space="preserve">, holding back the </w:t>
        </w:r>
      </w:ins>
      <w:r w:rsidRPr="004031E7">
        <w:rPr>
          <w:rFonts w:ascii="Trebuchet MS" w:hAnsi="Trebuchet MS"/>
          <w:noProof/>
          <w:sz w:val="24"/>
        </w:rPr>
        <w:t>floods;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The surging waters </w:t>
      </w:r>
      <w:del w:id="43" w:author="Author">
        <w:r w:rsidRPr="004031E7">
          <w:rPr>
            <w:rFonts w:ascii="Trebuchet MS" w:hAnsi="Trebuchet MS"/>
            <w:noProof/>
            <w:sz w:val="24"/>
          </w:rPr>
          <w:delText xml:space="preserve">were </w:delText>
        </w:r>
      </w:del>
      <w:r w:rsidRPr="004031E7">
        <w:rPr>
          <w:rFonts w:ascii="Trebuchet MS" w:hAnsi="Trebuchet MS"/>
          <w:noProof/>
          <w:sz w:val="24"/>
        </w:rPr>
        <w:t>congealed in the heart of the sea.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15:9 </w:t>
      </w:r>
      <w:r w:rsidRPr="004031E7">
        <w:rPr>
          <w:rFonts w:ascii="Trebuchet MS" w:hAnsi="Trebuchet MS"/>
          <w:noProof/>
          <w:sz w:val="24"/>
        </w:rPr>
        <w:t>The enemy said</w:t>
      </w:r>
      <w:del w:id="44" w:author="Author">
        <w:r w:rsidRPr="004031E7">
          <w:rPr>
            <w:rFonts w:ascii="Trebuchet MS" w:hAnsi="Trebuchet MS"/>
            <w:noProof/>
            <w:sz w:val="24"/>
          </w:rPr>
          <w:delText>,</w:delText>
        </w:r>
      </w:del>
      <w:ins w:id="45" w:author="Author">
        <w:r w:rsidRPr="004031E7">
          <w:rPr>
            <w:rFonts w:ascii="Trebuchet MS" w:hAnsi="Trebuchet MS"/>
            <w:noProof/>
            <w:sz w:val="24"/>
          </w:rPr>
          <w:t>:</w:t>
        </w:r>
      </w:ins>
      <w:r w:rsidRPr="004031E7">
        <w:rPr>
          <w:rFonts w:ascii="Trebuchet MS" w:hAnsi="Trebuchet MS"/>
          <w:noProof/>
          <w:sz w:val="24"/>
        </w:rPr>
        <w:t xml:space="preserve"> ‘I </w:t>
      </w:r>
      <w:del w:id="46" w:author="Author">
        <w:r w:rsidRPr="004031E7">
          <w:rPr>
            <w:rFonts w:ascii="Trebuchet MS" w:hAnsi="Trebuchet MS"/>
            <w:noProof/>
            <w:sz w:val="24"/>
          </w:rPr>
          <w:delText>shall</w:delText>
        </w:r>
      </w:del>
      <w:ins w:id="47" w:author="Author">
        <w:r w:rsidRPr="004031E7">
          <w:rPr>
            <w:rFonts w:ascii="Trebuchet MS" w:hAnsi="Trebuchet MS"/>
            <w:noProof/>
            <w:sz w:val="24"/>
          </w:rPr>
          <w:t>will</w:t>
        </w:r>
      </w:ins>
      <w:r w:rsidRPr="004031E7">
        <w:rPr>
          <w:rFonts w:ascii="Trebuchet MS" w:hAnsi="Trebuchet MS"/>
          <w:noProof/>
          <w:sz w:val="24"/>
        </w:rPr>
        <w:t xml:space="preserve"> pursue! I </w:t>
      </w:r>
      <w:del w:id="48" w:author="Author">
        <w:r w:rsidRPr="004031E7">
          <w:rPr>
            <w:rFonts w:ascii="Trebuchet MS" w:hAnsi="Trebuchet MS"/>
            <w:noProof/>
            <w:sz w:val="24"/>
          </w:rPr>
          <w:delText>shall</w:delText>
        </w:r>
      </w:del>
      <w:ins w:id="49" w:author="Author">
        <w:r w:rsidRPr="004031E7">
          <w:rPr>
            <w:rFonts w:ascii="Trebuchet MS" w:hAnsi="Trebuchet MS"/>
            <w:noProof/>
            <w:sz w:val="24"/>
          </w:rPr>
          <w:t>will</w:t>
        </w:r>
      </w:ins>
      <w:r w:rsidRPr="004031E7">
        <w:rPr>
          <w:rFonts w:ascii="Trebuchet MS" w:hAnsi="Trebuchet MS"/>
          <w:noProof/>
          <w:sz w:val="24"/>
        </w:rPr>
        <w:t xml:space="preserve"> overtake!</w:t>
      </w:r>
    </w:p>
    <w:p w:rsidR="00AB0266" w:rsidRPr="004031E7" w:rsidRDefault="00AB0266" w:rsidP="00AB0266">
      <w:pPr>
        <w:rPr>
          <w:del w:id="50" w:author="Author"/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I </w:t>
      </w:r>
      <w:del w:id="51" w:author="Author">
        <w:r w:rsidRPr="004031E7">
          <w:rPr>
            <w:rFonts w:ascii="Trebuchet MS" w:hAnsi="Trebuchet MS"/>
            <w:noProof/>
            <w:sz w:val="24"/>
          </w:rPr>
          <w:delText>shall</w:delText>
        </w:r>
      </w:del>
      <w:ins w:id="52" w:author="Author">
        <w:r w:rsidRPr="004031E7">
          <w:rPr>
            <w:rFonts w:ascii="Trebuchet MS" w:hAnsi="Trebuchet MS"/>
            <w:noProof/>
            <w:sz w:val="24"/>
          </w:rPr>
          <w:t>will</w:t>
        </w:r>
      </w:ins>
      <w:r w:rsidRPr="004031E7">
        <w:rPr>
          <w:rFonts w:ascii="Trebuchet MS" w:hAnsi="Trebuchet MS"/>
          <w:noProof/>
          <w:sz w:val="24"/>
        </w:rPr>
        <w:t xml:space="preserve"> divide spoil</w:t>
      </w:r>
      <w:del w:id="53" w:author="Author">
        <w:r w:rsidRPr="004031E7">
          <w:rPr>
            <w:rFonts w:ascii="Trebuchet MS" w:hAnsi="Trebuchet MS"/>
            <w:noProof/>
            <w:sz w:val="24"/>
          </w:rPr>
          <w:delText>! My soul will be filled with them!</w:delText>
        </w:r>
      </w:del>
    </w:p>
    <w:p w:rsidR="00AB0266" w:rsidRPr="004031E7" w:rsidRDefault="00AB0266" w:rsidP="00AB0266">
      <w:pPr>
        <w:rPr>
          <w:ins w:id="54" w:author="Author"/>
          <w:rFonts w:ascii="Trebuchet MS" w:hAnsi="Trebuchet MS"/>
          <w:noProof/>
          <w:sz w:val="24"/>
        </w:rPr>
      </w:pPr>
      <w:ins w:id="55" w:author="Author">
        <w:r w:rsidRPr="004031E7">
          <w:rPr>
            <w:rFonts w:ascii="Trebuchet MS" w:hAnsi="Trebuchet MS"/>
            <w:noProof/>
            <w:sz w:val="24"/>
          </w:rPr>
          <w:t xml:space="preserve"> until </w:t>
        </w:r>
      </w:ins>
      <w:r w:rsidRPr="004031E7">
        <w:rPr>
          <w:rFonts w:ascii="Trebuchet MS" w:hAnsi="Trebuchet MS"/>
          <w:noProof/>
          <w:sz w:val="24"/>
        </w:rPr>
        <w:t xml:space="preserve">I </w:t>
      </w:r>
      <w:del w:id="56" w:author="Author">
        <w:r w:rsidRPr="004031E7">
          <w:rPr>
            <w:rFonts w:ascii="Trebuchet MS" w:hAnsi="Trebuchet MS"/>
            <w:noProof/>
            <w:sz w:val="24"/>
          </w:rPr>
          <w:delText>shall</w:delText>
        </w:r>
      </w:del>
      <w:ins w:id="57" w:author="Author">
        <w:r w:rsidRPr="004031E7">
          <w:rPr>
            <w:rFonts w:ascii="Trebuchet MS" w:hAnsi="Trebuchet MS"/>
            <w:noProof/>
            <w:sz w:val="24"/>
          </w:rPr>
          <w:t>am</w:t>
        </w:r>
        <w:r w:rsidRPr="004031E7">
          <w:rPr>
            <w:rStyle w:val="FootnoteReference"/>
            <w:rFonts w:ascii="Trebuchet MS" w:hAnsi="Trebuchet MS"/>
            <w:noProof/>
          </w:rPr>
          <w:footnoteReference w:id="2"/>
        </w:r>
        <w:r w:rsidRPr="004031E7">
          <w:rPr>
            <w:rFonts w:ascii="Trebuchet MS" w:hAnsi="Trebuchet MS"/>
            <w:noProof/>
            <w:sz w:val="24"/>
          </w:rPr>
          <w:t xml:space="preserve"> satisfied!</w:t>
        </w:r>
      </w:ins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ins w:id="60" w:author="Author">
        <w:r w:rsidRPr="004031E7">
          <w:rPr>
            <w:rFonts w:ascii="Trebuchet MS" w:hAnsi="Trebuchet MS"/>
            <w:noProof/>
            <w:sz w:val="24"/>
          </w:rPr>
          <w:lastRenderedPageBreak/>
          <w:t>I will</w:t>
        </w:r>
      </w:ins>
      <w:r w:rsidRPr="004031E7">
        <w:rPr>
          <w:rFonts w:ascii="Trebuchet MS" w:hAnsi="Trebuchet MS"/>
          <w:noProof/>
          <w:sz w:val="24"/>
        </w:rPr>
        <w:t xml:space="preserve"> draw my sword! My hand will </w:t>
      </w:r>
      <w:del w:id="61" w:author="Author">
        <w:r w:rsidRPr="004031E7">
          <w:rPr>
            <w:rFonts w:ascii="Trebuchet MS" w:hAnsi="Trebuchet MS"/>
            <w:noProof/>
            <w:sz w:val="24"/>
          </w:rPr>
          <w:delText>drive</w:delText>
        </w:r>
      </w:del>
      <w:ins w:id="62" w:author="Author">
        <w:r w:rsidRPr="004031E7">
          <w:rPr>
            <w:rFonts w:ascii="Trebuchet MS" w:hAnsi="Trebuchet MS"/>
            <w:noProof/>
            <w:sz w:val="24"/>
          </w:rPr>
          <w:t>subdue</w:t>
        </w:r>
      </w:ins>
      <w:r w:rsidRPr="004031E7">
        <w:rPr>
          <w:rFonts w:ascii="Trebuchet MS" w:hAnsi="Trebuchet MS"/>
          <w:noProof/>
          <w:sz w:val="24"/>
        </w:rPr>
        <w:t xml:space="preserve"> them</w:t>
      </w:r>
      <w:del w:id="63" w:author="Author">
        <w:r w:rsidRPr="004031E7">
          <w:rPr>
            <w:rFonts w:ascii="Trebuchet MS" w:hAnsi="Trebuchet MS"/>
            <w:noProof/>
            <w:sz w:val="24"/>
          </w:rPr>
          <w:delText xml:space="preserve"> away</w:delText>
        </w:r>
      </w:del>
      <w:r w:rsidRPr="004031E7">
        <w:rPr>
          <w:rFonts w:ascii="Trebuchet MS" w:hAnsi="Trebuchet MS"/>
          <w:noProof/>
          <w:sz w:val="24"/>
        </w:rPr>
        <w:t>!’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15:10 </w:t>
      </w:r>
      <w:r w:rsidRPr="004031E7">
        <w:rPr>
          <w:rFonts w:ascii="Trebuchet MS" w:hAnsi="Trebuchet MS"/>
          <w:noProof/>
          <w:sz w:val="24"/>
        </w:rPr>
        <w:t>You blew with your breath, the sea covered them;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They sank like lead in majestic waters.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15:11 </w:t>
      </w:r>
      <w:r w:rsidRPr="004031E7">
        <w:rPr>
          <w:rFonts w:ascii="Trebuchet MS" w:hAnsi="Trebuchet MS"/>
          <w:noProof/>
          <w:sz w:val="24"/>
        </w:rPr>
        <w:t>Who among the gods is like you, O Jehovah?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Who is like you, </w:t>
      </w:r>
      <w:del w:id="64" w:author="Author">
        <w:r w:rsidRPr="004031E7">
          <w:rPr>
            <w:rFonts w:ascii="Trebuchet MS" w:hAnsi="Trebuchet MS"/>
            <w:noProof/>
            <w:sz w:val="24"/>
          </w:rPr>
          <w:delText>proving</w:delText>
        </w:r>
      </w:del>
      <w:ins w:id="65" w:author="Author">
        <w:r w:rsidRPr="004031E7">
          <w:rPr>
            <w:rFonts w:ascii="Trebuchet MS" w:hAnsi="Trebuchet MS"/>
            <w:noProof/>
            <w:sz w:val="24"/>
          </w:rPr>
          <w:t>showing</w:t>
        </w:r>
      </w:ins>
      <w:r w:rsidRPr="004031E7">
        <w:rPr>
          <w:rFonts w:ascii="Trebuchet MS" w:hAnsi="Trebuchet MS"/>
          <w:noProof/>
          <w:sz w:val="24"/>
        </w:rPr>
        <w:t xml:space="preserve"> yourself mighty in holiness?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The One to be feared with songs of praise, the One doing </w:t>
      </w:r>
      <w:del w:id="66" w:author="Author">
        <w:r w:rsidRPr="004031E7">
          <w:rPr>
            <w:rFonts w:ascii="Trebuchet MS" w:hAnsi="Trebuchet MS"/>
            <w:noProof/>
            <w:sz w:val="24"/>
          </w:rPr>
          <w:delText>marvels</w:delText>
        </w:r>
      </w:del>
      <w:ins w:id="67" w:author="Author">
        <w:r w:rsidRPr="004031E7">
          <w:rPr>
            <w:rFonts w:ascii="Trebuchet MS" w:hAnsi="Trebuchet MS"/>
            <w:noProof/>
            <w:sz w:val="24"/>
          </w:rPr>
          <w:t>wonders</w:t>
        </w:r>
      </w:ins>
      <w:r w:rsidRPr="004031E7">
        <w:rPr>
          <w:rFonts w:ascii="Trebuchet MS" w:hAnsi="Trebuchet MS"/>
          <w:noProof/>
          <w:sz w:val="24"/>
        </w:rPr>
        <w:t>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15:12 </w:t>
      </w:r>
      <w:r w:rsidRPr="004031E7">
        <w:rPr>
          <w:rFonts w:ascii="Trebuchet MS" w:hAnsi="Trebuchet MS"/>
          <w:noProof/>
          <w:sz w:val="24"/>
        </w:rPr>
        <w:t xml:space="preserve">You stretched out your right hand, </w:t>
      </w:r>
      <w:ins w:id="68" w:author="Author">
        <w:r w:rsidRPr="004031E7">
          <w:rPr>
            <w:rFonts w:ascii="Trebuchet MS" w:hAnsi="Trebuchet MS"/>
            <w:noProof/>
            <w:sz w:val="24"/>
          </w:rPr>
          <w:t xml:space="preserve">and </w:t>
        </w:r>
      </w:ins>
      <w:r w:rsidRPr="004031E7">
        <w:rPr>
          <w:rFonts w:ascii="Trebuchet MS" w:hAnsi="Trebuchet MS"/>
          <w:noProof/>
          <w:sz w:val="24"/>
        </w:rPr>
        <w:t xml:space="preserve">the earth </w:t>
      </w:r>
      <w:del w:id="69" w:author="Author">
        <w:r w:rsidRPr="004031E7">
          <w:rPr>
            <w:rFonts w:ascii="Trebuchet MS" w:hAnsi="Trebuchet MS"/>
            <w:noProof/>
            <w:sz w:val="24"/>
          </w:rPr>
          <w:delText>proceeded to swallow</w:delText>
        </w:r>
      </w:del>
      <w:ins w:id="70" w:author="Author">
        <w:r w:rsidRPr="004031E7">
          <w:rPr>
            <w:rFonts w:ascii="Trebuchet MS" w:hAnsi="Trebuchet MS"/>
            <w:noProof/>
            <w:sz w:val="24"/>
          </w:rPr>
          <w:t>swallowed</w:t>
        </w:r>
      </w:ins>
      <w:r w:rsidRPr="004031E7">
        <w:rPr>
          <w:rFonts w:ascii="Trebuchet MS" w:hAnsi="Trebuchet MS"/>
          <w:noProof/>
          <w:sz w:val="24"/>
        </w:rPr>
        <w:t xml:space="preserve"> them up.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15:13 </w:t>
      </w:r>
      <w:del w:id="71" w:author="Author">
        <w:r w:rsidRPr="004031E7">
          <w:rPr>
            <w:rFonts w:ascii="Trebuchet MS" w:hAnsi="Trebuchet MS"/>
            <w:noProof/>
            <w:sz w:val="24"/>
          </w:rPr>
          <w:delText>You in</w:delText>
        </w:r>
      </w:del>
      <w:ins w:id="72" w:author="Author">
        <w:r w:rsidRPr="004031E7">
          <w:rPr>
            <w:rFonts w:ascii="Trebuchet MS" w:hAnsi="Trebuchet MS"/>
            <w:noProof/>
            <w:sz w:val="24"/>
          </w:rPr>
          <w:t>In</w:t>
        </w:r>
      </w:ins>
      <w:r w:rsidRPr="004031E7">
        <w:rPr>
          <w:rFonts w:ascii="Trebuchet MS" w:hAnsi="Trebuchet MS"/>
          <w:noProof/>
          <w:sz w:val="24"/>
        </w:rPr>
        <w:t xml:space="preserve"> your </w:t>
      </w:r>
      <w:del w:id="73" w:author="Author">
        <w:r w:rsidRPr="004031E7">
          <w:rPr>
            <w:rFonts w:ascii="Trebuchet MS" w:hAnsi="Trebuchet MS"/>
            <w:noProof/>
            <w:sz w:val="24"/>
          </w:rPr>
          <w:delText>loving-kindness</w:delText>
        </w:r>
      </w:del>
      <w:ins w:id="74" w:author="Author">
        <w:r w:rsidRPr="004031E7">
          <w:rPr>
            <w:rFonts w:ascii="Trebuchet MS" w:hAnsi="Trebuchet MS"/>
            <w:noProof/>
            <w:sz w:val="24"/>
          </w:rPr>
          <w:t>loyal love you</w:t>
        </w:r>
      </w:ins>
      <w:r w:rsidRPr="004031E7">
        <w:rPr>
          <w:rFonts w:ascii="Trebuchet MS" w:hAnsi="Trebuchet MS"/>
          <w:noProof/>
          <w:sz w:val="24"/>
        </w:rPr>
        <w:t xml:space="preserve"> have led the people whom you have </w:t>
      </w:r>
      <w:del w:id="75" w:author="Author">
        <w:r w:rsidRPr="004031E7">
          <w:rPr>
            <w:rFonts w:ascii="Trebuchet MS" w:hAnsi="Trebuchet MS"/>
            <w:noProof/>
            <w:sz w:val="24"/>
          </w:rPr>
          <w:delText>recovered</w:delText>
        </w:r>
      </w:del>
      <w:ins w:id="76" w:author="Author">
        <w:r w:rsidRPr="004031E7">
          <w:rPr>
            <w:rFonts w:ascii="Trebuchet MS" w:hAnsi="Trebuchet MS"/>
            <w:noProof/>
            <w:sz w:val="24"/>
          </w:rPr>
          <w:t>redeemed</w:t>
        </w:r>
      </w:ins>
      <w:r w:rsidRPr="004031E7">
        <w:rPr>
          <w:rFonts w:ascii="Trebuchet MS" w:hAnsi="Trebuchet MS"/>
          <w:noProof/>
          <w:sz w:val="24"/>
        </w:rPr>
        <w:t>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del w:id="77" w:author="Author">
        <w:r w:rsidRPr="004031E7">
          <w:rPr>
            <w:rFonts w:ascii="Trebuchet MS" w:hAnsi="Trebuchet MS"/>
            <w:noProof/>
            <w:sz w:val="24"/>
          </w:rPr>
          <w:delText>You in</w:delText>
        </w:r>
      </w:del>
      <w:ins w:id="78" w:author="Author">
        <w:r w:rsidRPr="004031E7">
          <w:rPr>
            <w:rFonts w:ascii="Trebuchet MS" w:hAnsi="Trebuchet MS"/>
            <w:noProof/>
            <w:sz w:val="24"/>
          </w:rPr>
          <w:t>In</w:t>
        </w:r>
      </w:ins>
      <w:r w:rsidRPr="004031E7">
        <w:rPr>
          <w:rFonts w:ascii="Trebuchet MS" w:hAnsi="Trebuchet MS"/>
          <w:noProof/>
          <w:sz w:val="24"/>
        </w:rPr>
        <w:t xml:space="preserve"> your strength </w:t>
      </w:r>
      <w:ins w:id="79" w:author="Author">
        <w:r w:rsidRPr="004031E7">
          <w:rPr>
            <w:rFonts w:ascii="Trebuchet MS" w:hAnsi="Trebuchet MS"/>
            <w:noProof/>
            <w:sz w:val="24"/>
          </w:rPr>
          <w:t xml:space="preserve">you </w:t>
        </w:r>
      </w:ins>
      <w:r w:rsidRPr="004031E7">
        <w:rPr>
          <w:rFonts w:ascii="Trebuchet MS" w:hAnsi="Trebuchet MS"/>
          <w:noProof/>
          <w:sz w:val="24"/>
        </w:rPr>
        <w:t xml:space="preserve">will </w:t>
      </w:r>
      <w:del w:id="80" w:author="Author">
        <w:r w:rsidRPr="004031E7">
          <w:rPr>
            <w:rFonts w:ascii="Trebuchet MS" w:hAnsi="Trebuchet MS"/>
            <w:noProof/>
            <w:sz w:val="24"/>
          </w:rPr>
          <w:delText>certainly conduct</w:delText>
        </w:r>
      </w:del>
      <w:ins w:id="81" w:author="Author">
        <w:r w:rsidRPr="004031E7">
          <w:rPr>
            <w:rFonts w:ascii="Trebuchet MS" w:hAnsi="Trebuchet MS"/>
            <w:noProof/>
            <w:sz w:val="24"/>
          </w:rPr>
          <w:t>guide</w:t>
        </w:r>
      </w:ins>
      <w:r w:rsidRPr="004031E7">
        <w:rPr>
          <w:rFonts w:ascii="Trebuchet MS" w:hAnsi="Trebuchet MS"/>
          <w:noProof/>
          <w:sz w:val="24"/>
        </w:rPr>
        <w:t xml:space="preserve"> them to your holy </w:t>
      </w:r>
      <w:del w:id="82" w:author="Author">
        <w:r w:rsidRPr="004031E7">
          <w:rPr>
            <w:rFonts w:ascii="Trebuchet MS" w:hAnsi="Trebuchet MS"/>
            <w:noProof/>
            <w:sz w:val="24"/>
          </w:rPr>
          <w:delText xml:space="preserve">abiding </w:delText>
        </w:r>
      </w:del>
      <w:r w:rsidRPr="004031E7">
        <w:rPr>
          <w:rFonts w:ascii="Trebuchet MS" w:hAnsi="Trebuchet MS"/>
          <w:noProof/>
          <w:sz w:val="24"/>
        </w:rPr>
        <w:t>place</w:t>
      </w:r>
      <w:ins w:id="83" w:author="Author">
        <w:r w:rsidRPr="004031E7">
          <w:rPr>
            <w:rFonts w:ascii="Trebuchet MS" w:hAnsi="Trebuchet MS"/>
            <w:noProof/>
            <w:sz w:val="24"/>
          </w:rPr>
          <w:t xml:space="preserve"> of dwelling</w:t>
        </w:r>
      </w:ins>
      <w:r w:rsidRPr="004031E7">
        <w:rPr>
          <w:rFonts w:ascii="Trebuchet MS" w:hAnsi="Trebuchet MS"/>
          <w:noProof/>
          <w:sz w:val="24"/>
        </w:rPr>
        <w:t>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15:14 </w:t>
      </w:r>
      <w:r w:rsidRPr="004031E7">
        <w:rPr>
          <w:rFonts w:ascii="Trebuchet MS" w:hAnsi="Trebuchet MS"/>
          <w:noProof/>
          <w:sz w:val="24"/>
        </w:rPr>
        <w:t>Peoples must hear</w:t>
      </w:r>
      <w:del w:id="84" w:author="Author">
        <w:r w:rsidRPr="004031E7">
          <w:rPr>
            <w:rFonts w:ascii="Trebuchet MS" w:hAnsi="Trebuchet MS"/>
            <w:noProof/>
            <w:sz w:val="24"/>
          </w:rPr>
          <w:delText>,</w:delText>
        </w:r>
      </w:del>
      <w:ins w:id="85" w:author="Author">
        <w:r w:rsidRPr="004031E7">
          <w:rPr>
            <w:rFonts w:ascii="Trebuchet MS" w:hAnsi="Trebuchet MS"/>
            <w:noProof/>
            <w:sz w:val="24"/>
          </w:rPr>
          <w:t>;</w:t>
        </w:r>
      </w:ins>
      <w:r w:rsidRPr="004031E7">
        <w:rPr>
          <w:rFonts w:ascii="Trebuchet MS" w:hAnsi="Trebuchet MS"/>
          <w:noProof/>
          <w:sz w:val="24"/>
        </w:rPr>
        <w:t xml:space="preserve"> they will </w:t>
      </w:r>
      <w:del w:id="86" w:author="Author">
        <w:r w:rsidRPr="004031E7">
          <w:rPr>
            <w:rFonts w:ascii="Trebuchet MS" w:hAnsi="Trebuchet MS"/>
            <w:noProof/>
            <w:sz w:val="24"/>
          </w:rPr>
          <w:delText>be agitated</w:delText>
        </w:r>
      </w:del>
      <w:ins w:id="87" w:author="Author">
        <w:r w:rsidRPr="004031E7">
          <w:rPr>
            <w:rFonts w:ascii="Trebuchet MS" w:hAnsi="Trebuchet MS"/>
            <w:noProof/>
            <w:sz w:val="24"/>
          </w:rPr>
          <w:t>shudder</w:t>
        </w:r>
      </w:ins>
      <w:r w:rsidRPr="004031E7">
        <w:rPr>
          <w:rFonts w:ascii="Trebuchet MS" w:hAnsi="Trebuchet MS"/>
          <w:noProof/>
          <w:sz w:val="24"/>
        </w:rPr>
        <w:t>;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del w:id="88" w:author="Author">
        <w:r w:rsidRPr="004031E7">
          <w:rPr>
            <w:rFonts w:ascii="Trebuchet MS" w:hAnsi="Trebuchet MS"/>
            <w:noProof/>
            <w:sz w:val="24"/>
          </w:rPr>
          <w:delText>Birth pangs must take hold on</w:delText>
        </w:r>
      </w:del>
      <w:ins w:id="89" w:author="Author">
        <w:r w:rsidRPr="004031E7">
          <w:rPr>
            <w:rFonts w:ascii="Trebuchet MS" w:hAnsi="Trebuchet MS"/>
            <w:noProof/>
            <w:sz w:val="24"/>
          </w:rPr>
          <w:t>Anguish</w:t>
        </w:r>
        <w:r w:rsidRPr="004031E7">
          <w:rPr>
            <w:rStyle w:val="FootnoteReference"/>
            <w:rFonts w:ascii="Trebuchet MS" w:hAnsi="Trebuchet MS"/>
            <w:noProof/>
          </w:rPr>
          <w:footnoteReference w:id="3"/>
        </w:r>
        <w:r w:rsidRPr="004031E7">
          <w:rPr>
            <w:rFonts w:ascii="Trebuchet MS" w:hAnsi="Trebuchet MS"/>
            <w:noProof/>
            <w:sz w:val="24"/>
          </w:rPr>
          <w:t xml:space="preserve"> will seize</w:t>
        </w:r>
      </w:ins>
      <w:r w:rsidRPr="004031E7">
        <w:rPr>
          <w:rFonts w:ascii="Trebuchet MS" w:hAnsi="Trebuchet MS"/>
          <w:noProof/>
          <w:sz w:val="24"/>
        </w:rPr>
        <w:t xml:space="preserve"> the inhabitants of Phi·lis′ti·a.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15:15 </w:t>
      </w:r>
      <w:r w:rsidRPr="004031E7">
        <w:rPr>
          <w:rFonts w:ascii="Trebuchet MS" w:hAnsi="Trebuchet MS"/>
          <w:noProof/>
          <w:sz w:val="24"/>
        </w:rPr>
        <w:t xml:space="preserve">At that time the </w:t>
      </w:r>
      <w:del w:id="92" w:author="Author">
        <w:r w:rsidRPr="004031E7">
          <w:rPr>
            <w:rFonts w:ascii="Trebuchet MS" w:hAnsi="Trebuchet MS"/>
            <w:noProof/>
            <w:sz w:val="24"/>
          </w:rPr>
          <w:delText>sheiks</w:delText>
        </w:r>
      </w:del>
      <w:ins w:id="93" w:author="Author">
        <w:r w:rsidRPr="004031E7">
          <w:rPr>
            <w:rFonts w:ascii="Trebuchet MS" w:hAnsi="Trebuchet MS"/>
            <w:noProof/>
            <w:sz w:val="24"/>
          </w:rPr>
          <w:t>sheikhs</w:t>
        </w:r>
        <w:r w:rsidRPr="004031E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4031E7">
        <w:rPr>
          <w:rFonts w:ascii="Trebuchet MS" w:hAnsi="Trebuchet MS"/>
          <w:noProof/>
          <w:sz w:val="24"/>
        </w:rPr>
        <w:t xml:space="preserve"> of E′dom will </w:t>
      </w:r>
      <w:del w:id="96" w:author="Author">
        <w:r w:rsidRPr="004031E7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4031E7">
        <w:rPr>
          <w:rFonts w:ascii="Trebuchet MS" w:hAnsi="Trebuchet MS"/>
          <w:noProof/>
          <w:sz w:val="24"/>
        </w:rPr>
        <w:t xml:space="preserve">be </w:t>
      </w:r>
      <w:del w:id="97" w:author="Author">
        <w:r w:rsidRPr="004031E7">
          <w:rPr>
            <w:rFonts w:ascii="Trebuchet MS" w:hAnsi="Trebuchet MS"/>
            <w:noProof/>
            <w:sz w:val="24"/>
          </w:rPr>
          <w:delText>disturbed;</w:delText>
        </w:r>
      </w:del>
      <w:ins w:id="98" w:author="Author">
        <w:r w:rsidRPr="004031E7">
          <w:rPr>
            <w:rFonts w:ascii="Trebuchet MS" w:hAnsi="Trebuchet MS"/>
            <w:noProof/>
            <w:sz w:val="24"/>
          </w:rPr>
          <w:t>terrified,</w:t>
        </w:r>
      </w:ins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del w:id="99" w:author="Author">
        <w:r w:rsidRPr="004031E7">
          <w:rPr>
            <w:rFonts w:ascii="Trebuchet MS" w:hAnsi="Trebuchet MS"/>
            <w:noProof/>
            <w:sz w:val="24"/>
          </w:rPr>
          <w:delText>As for the despots of Mo′ab,</w:delText>
        </w:r>
      </w:del>
      <w:ins w:id="100" w:author="Author">
        <w:r w:rsidRPr="004031E7">
          <w:rPr>
            <w:rFonts w:ascii="Trebuchet MS" w:hAnsi="Trebuchet MS"/>
            <w:noProof/>
            <w:sz w:val="24"/>
          </w:rPr>
          <w:t>And</w:t>
        </w:r>
      </w:ins>
      <w:r w:rsidRPr="004031E7">
        <w:rPr>
          <w:rFonts w:ascii="Trebuchet MS" w:hAnsi="Trebuchet MS"/>
          <w:noProof/>
          <w:sz w:val="24"/>
        </w:rPr>
        <w:t xml:space="preserve"> trembling will take hold </w:t>
      </w:r>
      <w:del w:id="101" w:author="Author">
        <w:r w:rsidRPr="004031E7">
          <w:rPr>
            <w:rFonts w:ascii="Trebuchet MS" w:hAnsi="Trebuchet MS"/>
            <w:noProof/>
            <w:sz w:val="24"/>
          </w:rPr>
          <w:delText>on them</w:delText>
        </w:r>
      </w:del>
      <w:ins w:id="102" w:author="Author">
        <w:r w:rsidRPr="004031E7">
          <w:rPr>
            <w:rFonts w:ascii="Trebuchet MS" w:hAnsi="Trebuchet MS"/>
            <w:noProof/>
            <w:sz w:val="24"/>
          </w:rPr>
          <w:t>of the mighty rulers</w:t>
        </w:r>
        <w:r w:rsidRPr="004031E7">
          <w:rPr>
            <w:rStyle w:val="FootnoteReference"/>
            <w:rFonts w:ascii="Trebuchet MS" w:hAnsi="Trebuchet MS"/>
            <w:noProof/>
          </w:rPr>
          <w:footnoteReference w:id="5"/>
        </w:r>
        <w:r w:rsidRPr="004031E7">
          <w:rPr>
            <w:rFonts w:ascii="Trebuchet MS" w:hAnsi="Trebuchet MS"/>
            <w:noProof/>
            <w:sz w:val="24"/>
          </w:rPr>
          <w:t xml:space="preserve"> of Mo′ab</w:t>
        </w:r>
      </w:ins>
      <w:r w:rsidRPr="004031E7">
        <w:rPr>
          <w:rFonts w:ascii="Trebuchet MS" w:hAnsi="Trebuchet MS"/>
          <w:noProof/>
          <w:sz w:val="24"/>
        </w:rPr>
        <w:t>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All the inhabitants of Ca′naan will </w:t>
      </w:r>
      <w:del w:id="105" w:author="Author">
        <w:r w:rsidRPr="004031E7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4031E7">
        <w:rPr>
          <w:rFonts w:ascii="Trebuchet MS" w:hAnsi="Trebuchet MS"/>
          <w:noProof/>
          <w:sz w:val="24"/>
        </w:rPr>
        <w:t>be disheartened.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15:16 </w:t>
      </w:r>
      <w:del w:id="106" w:author="Author">
        <w:r w:rsidRPr="004031E7">
          <w:rPr>
            <w:rFonts w:ascii="Trebuchet MS" w:hAnsi="Trebuchet MS"/>
            <w:noProof/>
            <w:sz w:val="24"/>
          </w:rPr>
          <w:delText>Fright</w:delText>
        </w:r>
      </w:del>
      <w:ins w:id="107" w:author="Author">
        <w:r w:rsidRPr="004031E7">
          <w:rPr>
            <w:rFonts w:ascii="Trebuchet MS" w:hAnsi="Trebuchet MS"/>
            <w:noProof/>
            <w:sz w:val="24"/>
          </w:rPr>
          <w:t>Fear</w:t>
        </w:r>
      </w:ins>
      <w:r w:rsidRPr="004031E7">
        <w:rPr>
          <w:rFonts w:ascii="Trebuchet MS" w:hAnsi="Trebuchet MS"/>
          <w:noProof/>
          <w:sz w:val="24"/>
        </w:rPr>
        <w:t xml:space="preserve"> and dread will fall upon them.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Because of the greatness of your arm they will be </w:t>
      </w:r>
      <w:ins w:id="108" w:author="Author">
        <w:r w:rsidRPr="004031E7">
          <w:rPr>
            <w:rFonts w:ascii="Trebuchet MS" w:hAnsi="Trebuchet MS"/>
            <w:noProof/>
            <w:sz w:val="24"/>
          </w:rPr>
          <w:t xml:space="preserve">as </w:t>
        </w:r>
      </w:ins>
      <w:r w:rsidRPr="004031E7">
        <w:rPr>
          <w:rFonts w:ascii="Trebuchet MS" w:hAnsi="Trebuchet MS"/>
          <w:noProof/>
          <w:sz w:val="24"/>
        </w:rPr>
        <w:t xml:space="preserve">motionless </w:t>
      </w:r>
      <w:del w:id="109" w:author="Author">
        <w:r w:rsidRPr="004031E7">
          <w:rPr>
            <w:rFonts w:ascii="Trebuchet MS" w:hAnsi="Trebuchet MS"/>
            <w:noProof/>
            <w:sz w:val="24"/>
          </w:rPr>
          <w:delText>like</w:delText>
        </w:r>
      </w:del>
      <w:ins w:id="110" w:author="Author">
        <w:r w:rsidRPr="004031E7">
          <w:rPr>
            <w:rFonts w:ascii="Trebuchet MS" w:hAnsi="Trebuchet MS"/>
            <w:noProof/>
            <w:sz w:val="24"/>
          </w:rPr>
          <w:t>as</w:t>
        </w:r>
      </w:ins>
      <w:r w:rsidRPr="004031E7">
        <w:rPr>
          <w:rFonts w:ascii="Trebuchet MS" w:hAnsi="Trebuchet MS"/>
          <w:noProof/>
          <w:sz w:val="24"/>
        </w:rPr>
        <w:t xml:space="preserve"> a stone</w:t>
      </w:r>
      <w:del w:id="111" w:author="Author">
        <w:r w:rsidRPr="004031E7">
          <w:rPr>
            <w:rFonts w:ascii="Trebuchet MS" w:hAnsi="Trebuchet MS"/>
            <w:noProof/>
            <w:sz w:val="24"/>
          </w:rPr>
          <w:delText>,</w:delText>
        </w:r>
      </w:del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Until your people pass by, O Jehovah,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Until the people whom you </w:t>
      </w:r>
      <w:del w:id="112" w:author="Author">
        <w:r w:rsidRPr="004031E7">
          <w:rPr>
            <w:rFonts w:ascii="Trebuchet MS" w:hAnsi="Trebuchet MS"/>
            <w:noProof/>
            <w:sz w:val="24"/>
          </w:rPr>
          <w:delText xml:space="preserve">have </w:delText>
        </w:r>
      </w:del>
      <w:r w:rsidRPr="004031E7">
        <w:rPr>
          <w:rFonts w:ascii="Trebuchet MS" w:hAnsi="Trebuchet MS"/>
          <w:noProof/>
          <w:sz w:val="24"/>
        </w:rPr>
        <w:t>produced pass by.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15:17 </w:t>
      </w:r>
      <w:r w:rsidRPr="004031E7">
        <w:rPr>
          <w:rFonts w:ascii="Trebuchet MS" w:hAnsi="Trebuchet MS"/>
          <w:noProof/>
          <w:sz w:val="24"/>
        </w:rPr>
        <w:t>You will bring them and plant them in the mountain of your inheritance,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del w:id="113" w:author="Author">
        <w:r w:rsidRPr="004031E7">
          <w:rPr>
            <w:rFonts w:ascii="Trebuchet MS" w:hAnsi="Trebuchet MS"/>
            <w:noProof/>
            <w:sz w:val="24"/>
          </w:rPr>
          <w:lastRenderedPageBreak/>
          <w:delText>An</w:delText>
        </w:r>
      </w:del>
      <w:ins w:id="114" w:author="Author">
        <w:r w:rsidRPr="004031E7">
          <w:rPr>
            <w:rFonts w:ascii="Trebuchet MS" w:hAnsi="Trebuchet MS"/>
            <w:noProof/>
            <w:sz w:val="24"/>
          </w:rPr>
          <w:t>The</w:t>
        </w:r>
      </w:ins>
      <w:r w:rsidRPr="004031E7">
        <w:rPr>
          <w:rFonts w:ascii="Trebuchet MS" w:hAnsi="Trebuchet MS"/>
          <w:noProof/>
          <w:sz w:val="24"/>
        </w:rPr>
        <w:t xml:space="preserve"> established place that you have </w:t>
      </w:r>
      <w:del w:id="115" w:author="Author">
        <w:r w:rsidRPr="004031E7">
          <w:rPr>
            <w:rFonts w:ascii="Trebuchet MS" w:hAnsi="Trebuchet MS"/>
            <w:noProof/>
            <w:sz w:val="24"/>
          </w:rPr>
          <w:delText>made ready</w:delText>
        </w:r>
      </w:del>
      <w:ins w:id="116" w:author="Author">
        <w:r w:rsidRPr="004031E7">
          <w:rPr>
            <w:rFonts w:ascii="Trebuchet MS" w:hAnsi="Trebuchet MS"/>
            <w:noProof/>
            <w:sz w:val="24"/>
          </w:rPr>
          <w:t>prepared</w:t>
        </w:r>
      </w:ins>
      <w:r w:rsidRPr="004031E7">
        <w:rPr>
          <w:rFonts w:ascii="Trebuchet MS" w:hAnsi="Trebuchet MS"/>
          <w:noProof/>
          <w:sz w:val="24"/>
        </w:rPr>
        <w:t xml:space="preserve"> for </w:t>
      </w:r>
      <w:del w:id="117" w:author="Author">
        <w:r w:rsidRPr="004031E7">
          <w:rPr>
            <w:rFonts w:ascii="Trebuchet MS" w:hAnsi="Trebuchet MS"/>
            <w:noProof/>
            <w:sz w:val="24"/>
          </w:rPr>
          <w:delText>you</w:delText>
        </w:r>
      </w:del>
      <w:ins w:id="118" w:author="Author">
        <w:r w:rsidRPr="004031E7">
          <w:rPr>
            <w:rFonts w:ascii="Trebuchet MS" w:hAnsi="Trebuchet MS"/>
            <w:noProof/>
            <w:sz w:val="24"/>
          </w:rPr>
          <w:t>yourself</w:t>
        </w:r>
      </w:ins>
      <w:r w:rsidRPr="004031E7">
        <w:rPr>
          <w:rFonts w:ascii="Trebuchet MS" w:hAnsi="Trebuchet MS"/>
          <w:noProof/>
          <w:sz w:val="24"/>
        </w:rPr>
        <w:t xml:space="preserve"> to inhabit, O Jehovah,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A sanctuary, O Jehovah, that your hands have established.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15:18 </w:t>
      </w:r>
      <w:r w:rsidRPr="004031E7">
        <w:rPr>
          <w:rFonts w:ascii="Trebuchet MS" w:hAnsi="Trebuchet MS"/>
          <w:noProof/>
          <w:sz w:val="24"/>
        </w:rPr>
        <w:t xml:space="preserve">Jehovah will rule as king </w:t>
      </w:r>
      <w:del w:id="119" w:author="Author">
        <w:r w:rsidRPr="004031E7">
          <w:rPr>
            <w:rFonts w:ascii="Trebuchet MS" w:hAnsi="Trebuchet MS"/>
            <w:noProof/>
            <w:sz w:val="24"/>
          </w:rPr>
          <w:delText xml:space="preserve">to time indefinite, even </w:delText>
        </w:r>
      </w:del>
      <w:r w:rsidRPr="004031E7">
        <w:rPr>
          <w:rFonts w:ascii="Trebuchet MS" w:hAnsi="Trebuchet MS"/>
          <w:noProof/>
          <w:sz w:val="24"/>
        </w:rPr>
        <w:t>forever</w:t>
      </w:r>
      <w:ins w:id="120" w:author="Author">
        <w:r w:rsidRPr="004031E7">
          <w:rPr>
            <w:rFonts w:ascii="Trebuchet MS" w:hAnsi="Trebuchet MS"/>
            <w:noProof/>
            <w:sz w:val="24"/>
          </w:rPr>
          <w:t xml:space="preserve"> and ever</w:t>
        </w:r>
      </w:ins>
      <w:r w:rsidRPr="004031E7">
        <w:rPr>
          <w:rFonts w:ascii="Trebuchet MS" w:hAnsi="Trebuchet MS"/>
          <w:noProof/>
          <w:sz w:val="24"/>
        </w:rPr>
        <w:t>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15:19 </w:t>
      </w:r>
      <w:r w:rsidRPr="004031E7">
        <w:rPr>
          <w:rFonts w:ascii="Trebuchet MS" w:hAnsi="Trebuchet MS"/>
          <w:noProof/>
          <w:sz w:val="24"/>
        </w:rPr>
        <w:t>When Phar′aoh’s horses with his war chariots and his cavalrymen went into the sea,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Then Jehovah brought back the waters of the sea upon them,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del w:id="121" w:author="Author">
        <w:r w:rsidRPr="004031E7">
          <w:rPr>
            <w:rFonts w:ascii="Trebuchet MS" w:hAnsi="Trebuchet MS"/>
            <w:noProof/>
            <w:sz w:val="24"/>
          </w:rPr>
          <w:delText>While</w:delText>
        </w:r>
      </w:del>
      <w:ins w:id="122" w:author="Author">
        <w:r w:rsidRPr="004031E7">
          <w:rPr>
            <w:rFonts w:ascii="Trebuchet MS" w:hAnsi="Trebuchet MS"/>
            <w:noProof/>
            <w:sz w:val="24"/>
          </w:rPr>
          <w:t>But</w:t>
        </w:r>
      </w:ins>
      <w:r w:rsidRPr="004031E7">
        <w:rPr>
          <w:rFonts w:ascii="Trebuchet MS" w:hAnsi="Trebuchet MS"/>
          <w:noProof/>
          <w:sz w:val="24"/>
        </w:rPr>
        <w:t xml:space="preserve"> the </w:t>
      </w:r>
      <w:del w:id="123" w:author="Author">
        <w:r w:rsidRPr="004031E7">
          <w:rPr>
            <w:rFonts w:ascii="Trebuchet MS" w:hAnsi="Trebuchet MS"/>
            <w:noProof/>
            <w:sz w:val="24"/>
          </w:rPr>
          <w:delText>sons</w:delText>
        </w:r>
      </w:del>
      <w:ins w:id="124" w:author="Author">
        <w:r w:rsidRPr="004031E7">
          <w:rPr>
            <w:rFonts w:ascii="Trebuchet MS" w:hAnsi="Trebuchet MS"/>
            <w:noProof/>
            <w:sz w:val="24"/>
          </w:rPr>
          <w:t>people</w:t>
        </w:r>
      </w:ins>
      <w:r w:rsidRPr="004031E7">
        <w:rPr>
          <w:rFonts w:ascii="Trebuchet MS" w:hAnsi="Trebuchet MS"/>
          <w:noProof/>
          <w:sz w:val="24"/>
        </w:rPr>
        <w:t xml:space="preserve"> of Israel walked on dry </w:t>
      </w:r>
      <w:del w:id="125" w:author="Author">
        <w:r w:rsidRPr="004031E7">
          <w:rPr>
            <w:rFonts w:ascii="Trebuchet MS" w:hAnsi="Trebuchet MS"/>
            <w:noProof/>
            <w:sz w:val="24"/>
          </w:rPr>
          <w:delText>land</w:delText>
        </w:r>
      </w:del>
      <w:ins w:id="126" w:author="Author">
        <w:r w:rsidRPr="004031E7">
          <w:rPr>
            <w:rFonts w:ascii="Trebuchet MS" w:hAnsi="Trebuchet MS"/>
            <w:noProof/>
            <w:sz w:val="24"/>
          </w:rPr>
          <w:t>ground</w:t>
        </w:r>
      </w:ins>
      <w:r w:rsidRPr="004031E7">
        <w:rPr>
          <w:rFonts w:ascii="Trebuchet MS" w:hAnsi="Trebuchet MS"/>
          <w:noProof/>
          <w:sz w:val="24"/>
        </w:rPr>
        <w:t xml:space="preserve"> through the midst of the sea.”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15:20 </w:t>
      </w:r>
      <w:del w:id="127" w:author="Author">
        <w:r w:rsidRPr="004031E7">
          <w:rPr>
            <w:rFonts w:ascii="Trebuchet MS" w:hAnsi="Trebuchet MS"/>
            <w:noProof/>
            <w:sz w:val="24"/>
          </w:rPr>
          <w:delText>And</w:delText>
        </w:r>
      </w:del>
      <w:ins w:id="128" w:author="Author">
        <w:r w:rsidRPr="004031E7">
          <w:rPr>
            <w:rFonts w:ascii="Trebuchet MS" w:hAnsi="Trebuchet MS"/>
            <w:noProof/>
            <w:sz w:val="24"/>
          </w:rPr>
          <w:t>Then</w:t>
        </w:r>
      </w:ins>
      <w:r w:rsidRPr="004031E7">
        <w:rPr>
          <w:rFonts w:ascii="Trebuchet MS" w:hAnsi="Trebuchet MS"/>
          <w:noProof/>
          <w:sz w:val="24"/>
        </w:rPr>
        <w:t xml:space="preserve"> Mir′i·am the prophetess, Aaron’s sister, </w:t>
      </w:r>
      <w:del w:id="129" w:author="Author">
        <w:r w:rsidRPr="004031E7">
          <w:rPr>
            <w:rFonts w:ascii="Trebuchet MS" w:hAnsi="Trebuchet MS"/>
            <w:noProof/>
            <w:sz w:val="24"/>
          </w:rPr>
          <w:delText>proceeded to take</w:delText>
        </w:r>
      </w:del>
      <w:ins w:id="130" w:author="Author">
        <w:r w:rsidRPr="004031E7">
          <w:rPr>
            <w:rFonts w:ascii="Trebuchet MS" w:hAnsi="Trebuchet MS"/>
            <w:noProof/>
            <w:sz w:val="24"/>
          </w:rPr>
          <w:t>took</w:t>
        </w:r>
      </w:ins>
      <w:r w:rsidRPr="004031E7">
        <w:rPr>
          <w:rFonts w:ascii="Trebuchet MS" w:hAnsi="Trebuchet MS"/>
          <w:noProof/>
          <w:sz w:val="24"/>
        </w:rPr>
        <w:t xml:space="preserve"> a tambourine in her hand</w:t>
      </w:r>
      <w:del w:id="131" w:author="Author">
        <w:r w:rsidRPr="004031E7">
          <w:rPr>
            <w:rFonts w:ascii="Trebuchet MS" w:hAnsi="Trebuchet MS"/>
            <w:noProof/>
            <w:sz w:val="24"/>
          </w:rPr>
          <w:delText>;</w:delText>
        </w:r>
      </w:del>
      <w:ins w:id="132" w:author="Author">
        <w:r w:rsidRPr="004031E7">
          <w:rPr>
            <w:rFonts w:ascii="Trebuchet MS" w:hAnsi="Trebuchet MS"/>
            <w:noProof/>
            <w:sz w:val="24"/>
          </w:rPr>
          <w:t>,</w:t>
        </w:r>
      </w:ins>
      <w:r w:rsidRPr="004031E7">
        <w:rPr>
          <w:rFonts w:ascii="Trebuchet MS" w:hAnsi="Trebuchet MS"/>
          <w:noProof/>
          <w:sz w:val="24"/>
        </w:rPr>
        <w:t xml:space="preserve"> and all the women </w:t>
      </w:r>
      <w:del w:id="133" w:author="Author">
        <w:r w:rsidRPr="004031E7">
          <w:rPr>
            <w:rFonts w:ascii="Trebuchet MS" w:hAnsi="Trebuchet MS"/>
            <w:noProof/>
            <w:sz w:val="24"/>
          </w:rPr>
          <w:delText>began going out with</w:delText>
        </w:r>
      </w:del>
      <w:ins w:id="134" w:author="Author">
        <w:r w:rsidRPr="004031E7">
          <w:rPr>
            <w:rFonts w:ascii="Trebuchet MS" w:hAnsi="Trebuchet MS"/>
            <w:noProof/>
            <w:sz w:val="24"/>
          </w:rPr>
          <w:t>followed</w:t>
        </w:r>
      </w:ins>
      <w:r w:rsidRPr="004031E7">
        <w:rPr>
          <w:rFonts w:ascii="Trebuchet MS" w:hAnsi="Trebuchet MS"/>
          <w:noProof/>
          <w:sz w:val="24"/>
        </w:rPr>
        <w:t xml:space="preserve"> her with tambourines and </w:t>
      </w:r>
      <w:del w:id="135" w:author="Author">
        <w:r w:rsidRPr="004031E7">
          <w:rPr>
            <w:rFonts w:ascii="Trebuchet MS" w:hAnsi="Trebuchet MS"/>
            <w:noProof/>
            <w:sz w:val="24"/>
          </w:rPr>
          <w:delText>in</w:delText>
        </w:r>
      </w:del>
      <w:ins w:id="136" w:author="Author">
        <w:r w:rsidRPr="004031E7">
          <w:rPr>
            <w:rFonts w:ascii="Trebuchet MS" w:hAnsi="Trebuchet MS"/>
            <w:noProof/>
            <w:sz w:val="24"/>
          </w:rPr>
          <w:t>with</w:t>
        </w:r>
      </w:ins>
      <w:r w:rsidRPr="004031E7">
        <w:rPr>
          <w:rFonts w:ascii="Trebuchet MS" w:hAnsi="Trebuchet MS"/>
          <w:noProof/>
          <w:sz w:val="24"/>
        </w:rPr>
        <w:t xml:space="preserve"> dances. </w:t>
      </w:r>
      <w:r w:rsidRPr="004031E7">
        <w:rPr>
          <w:rFonts w:ascii="Trebuchet MS" w:hAnsi="Trebuchet MS"/>
          <w:b/>
          <w:noProof/>
          <w:sz w:val="24"/>
        </w:rPr>
        <w:t xml:space="preserve">15:21 </w:t>
      </w:r>
      <w:del w:id="137" w:author="Author">
        <w:r w:rsidRPr="004031E7">
          <w:rPr>
            <w:rFonts w:ascii="Trebuchet MS" w:hAnsi="Trebuchet MS"/>
            <w:noProof/>
            <w:sz w:val="24"/>
          </w:rPr>
          <w:delText xml:space="preserve">And </w:delText>
        </w:r>
      </w:del>
      <w:r w:rsidRPr="004031E7">
        <w:rPr>
          <w:rFonts w:ascii="Trebuchet MS" w:hAnsi="Trebuchet MS"/>
          <w:noProof/>
          <w:sz w:val="24"/>
        </w:rPr>
        <w:t xml:space="preserve">Mir′i·am </w:t>
      </w:r>
      <w:del w:id="138" w:author="Author">
        <w:r w:rsidRPr="004031E7">
          <w:rPr>
            <w:rFonts w:ascii="Trebuchet MS" w:hAnsi="Trebuchet MS"/>
            <w:noProof/>
            <w:sz w:val="24"/>
          </w:rPr>
          <w:delText>kept responding</w:delText>
        </w:r>
      </w:del>
      <w:ins w:id="139" w:author="Author">
        <w:r w:rsidRPr="004031E7">
          <w:rPr>
            <w:rFonts w:ascii="Trebuchet MS" w:hAnsi="Trebuchet MS"/>
            <w:noProof/>
            <w:sz w:val="24"/>
          </w:rPr>
          <w:t>sang in response</w:t>
        </w:r>
      </w:ins>
      <w:r w:rsidRPr="004031E7">
        <w:rPr>
          <w:rFonts w:ascii="Trebuchet MS" w:hAnsi="Trebuchet MS"/>
          <w:noProof/>
          <w:sz w:val="24"/>
        </w:rPr>
        <w:t xml:space="preserve"> to the men: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“Sing to Jehovah, for he has become highly exalted.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 xml:space="preserve">The horse and its rider he has </w:t>
      </w:r>
      <w:del w:id="140" w:author="Author">
        <w:r w:rsidRPr="004031E7">
          <w:rPr>
            <w:rFonts w:ascii="Trebuchet MS" w:hAnsi="Trebuchet MS"/>
            <w:noProof/>
            <w:sz w:val="24"/>
          </w:rPr>
          <w:delText>pitched</w:delText>
        </w:r>
      </w:del>
      <w:ins w:id="141" w:author="Author">
        <w:r w:rsidRPr="004031E7">
          <w:rPr>
            <w:rFonts w:ascii="Trebuchet MS" w:hAnsi="Trebuchet MS"/>
            <w:noProof/>
            <w:sz w:val="24"/>
          </w:rPr>
          <w:t>hurled</w:t>
        </w:r>
      </w:ins>
      <w:r w:rsidRPr="004031E7">
        <w:rPr>
          <w:rFonts w:ascii="Trebuchet MS" w:hAnsi="Trebuchet MS"/>
          <w:noProof/>
          <w:sz w:val="24"/>
        </w:rPr>
        <w:t xml:space="preserve"> into the sea.”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15:22 </w:t>
      </w:r>
      <w:del w:id="142" w:author="Author">
        <w:r w:rsidRPr="004031E7">
          <w:rPr>
            <w:rFonts w:ascii="Trebuchet MS" w:hAnsi="Trebuchet MS"/>
            <w:noProof/>
            <w:sz w:val="24"/>
          </w:rPr>
          <w:delText xml:space="preserve">Later </w:delText>
        </w:r>
      </w:del>
      <w:r w:rsidRPr="004031E7">
        <w:rPr>
          <w:rFonts w:ascii="Trebuchet MS" w:hAnsi="Trebuchet MS"/>
          <w:noProof/>
          <w:sz w:val="24"/>
        </w:rPr>
        <w:t xml:space="preserve">Moses </w:t>
      </w:r>
      <w:del w:id="143" w:author="Author">
        <w:r w:rsidRPr="004031E7">
          <w:rPr>
            <w:rFonts w:ascii="Trebuchet MS" w:hAnsi="Trebuchet MS"/>
            <w:noProof/>
            <w:sz w:val="24"/>
          </w:rPr>
          <w:delText>caused</w:delText>
        </w:r>
      </w:del>
      <w:ins w:id="144" w:author="Author">
        <w:r w:rsidRPr="004031E7">
          <w:rPr>
            <w:rFonts w:ascii="Trebuchet MS" w:hAnsi="Trebuchet MS"/>
            <w:noProof/>
            <w:sz w:val="24"/>
          </w:rPr>
          <w:t>later led</w:t>
        </w:r>
      </w:ins>
      <w:r w:rsidRPr="004031E7">
        <w:rPr>
          <w:rFonts w:ascii="Trebuchet MS" w:hAnsi="Trebuchet MS"/>
          <w:noProof/>
          <w:sz w:val="24"/>
        </w:rPr>
        <w:t xml:space="preserve"> Israel </w:t>
      </w:r>
      <w:del w:id="145" w:author="Author">
        <w:r w:rsidRPr="004031E7">
          <w:rPr>
            <w:rFonts w:ascii="Trebuchet MS" w:hAnsi="Trebuchet MS"/>
            <w:noProof/>
            <w:sz w:val="24"/>
          </w:rPr>
          <w:delText>to depart</w:delText>
        </w:r>
      </w:del>
      <w:ins w:id="146" w:author="Author">
        <w:r w:rsidRPr="004031E7">
          <w:rPr>
            <w:rFonts w:ascii="Trebuchet MS" w:hAnsi="Trebuchet MS"/>
            <w:noProof/>
            <w:sz w:val="24"/>
          </w:rPr>
          <w:t>away</w:t>
        </w:r>
      </w:ins>
      <w:r w:rsidRPr="004031E7">
        <w:rPr>
          <w:rFonts w:ascii="Trebuchet MS" w:hAnsi="Trebuchet MS"/>
          <w:noProof/>
          <w:sz w:val="24"/>
        </w:rPr>
        <w:t xml:space="preserve"> from the Red Sea</w:t>
      </w:r>
      <w:ins w:id="147" w:author="Author">
        <w:r w:rsidRPr="004031E7">
          <w:rPr>
            <w:rFonts w:ascii="Trebuchet MS" w:hAnsi="Trebuchet MS"/>
            <w:noProof/>
            <w:sz w:val="24"/>
          </w:rPr>
          <w:t>,</w:t>
        </w:r>
      </w:ins>
      <w:r w:rsidRPr="004031E7">
        <w:rPr>
          <w:rFonts w:ascii="Trebuchet MS" w:hAnsi="Trebuchet MS"/>
          <w:noProof/>
          <w:sz w:val="24"/>
        </w:rPr>
        <w:t xml:space="preserve"> and they went out to the wilderness of Shur and marched on for three days in the wilderness, but they did not find water. </w:t>
      </w:r>
      <w:r w:rsidRPr="004031E7">
        <w:rPr>
          <w:rFonts w:ascii="Trebuchet MS" w:hAnsi="Trebuchet MS"/>
          <w:b/>
          <w:noProof/>
          <w:sz w:val="24"/>
        </w:rPr>
        <w:t xml:space="preserve">15:23 </w:t>
      </w:r>
      <w:del w:id="148" w:author="Author">
        <w:r w:rsidRPr="004031E7">
          <w:rPr>
            <w:rFonts w:ascii="Trebuchet MS" w:hAnsi="Trebuchet MS"/>
            <w:noProof/>
            <w:sz w:val="24"/>
          </w:rPr>
          <w:delText>In time they</w:delText>
        </w:r>
      </w:del>
      <w:ins w:id="149" w:author="Author">
        <w:r w:rsidRPr="004031E7">
          <w:rPr>
            <w:rFonts w:ascii="Trebuchet MS" w:hAnsi="Trebuchet MS"/>
            <w:noProof/>
            <w:sz w:val="24"/>
          </w:rPr>
          <w:t>They</w:t>
        </w:r>
      </w:ins>
      <w:r w:rsidRPr="004031E7">
        <w:rPr>
          <w:rFonts w:ascii="Trebuchet MS" w:hAnsi="Trebuchet MS"/>
          <w:noProof/>
          <w:sz w:val="24"/>
        </w:rPr>
        <w:t xml:space="preserve"> came to Ma′rah,</w:t>
      </w:r>
      <w:ins w:id="150" w:author="Author">
        <w:r w:rsidRPr="004031E7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4031E7">
        <w:rPr>
          <w:rFonts w:ascii="Trebuchet MS" w:hAnsi="Trebuchet MS"/>
          <w:noProof/>
          <w:sz w:val="24"/>
        </w:rPr>
        <w:t xml:space="preserve"> but they were not able to drink the water from Ma′rah because it was bitter. That is why he </w:t>
      </w:r>
      <w:del w:id="153" w:author="Author">
        <w:r w:rsidRPr="004031E7">
          <w:rPr>
            <w:rFonts w:ascii="Trebuchet MS" w:hAnsi="Trebuchet MS"/>
            <w:noProof/>
            <w:sz w:val="24"/>
          </w:rPr>
          <w:delText>called its name</w:delText>
        </w:r>
      </w:del>
      <w:ins w:id="154" w:author="Author">
        <w:r w:rsidRPr="004031E7">
          <w:rPr>
            <w:rFonts w:ascii="Trebuchet MS" w:hAnsi="Trebuchet MS"/>
            <w:noProof/>
            <w:sz w:val="24"/>
          </w:rPr>
          <w:t>named it</w:t>
        </w:r>
      </w:ins>
      <w:r w:rsidRPr="004031E7">
        <w:rPr>
          <w:rFonts w:ascii="Trebuchet MS" w:hAnsi="Trebuchet MS"/>
          <w:noProof/>
          <w:sz w:val="24"/>
        </w:rPr>
        <w:t xml:space="preserve"> Ma′rah. </w:t>
      </w:r>
      <w:r w:rsidRPr="004031E7">
        <w:rPr>
          <w:rFonts w:ascii="Trebuchet MS" w:hAnsi="Trebuchet MS"/>
          <w:b/>
          <w:noProof/>
          <w:sz w:val="24"/>
        </w:rPr>
        <w:t xml:space="preserve">15:24 </w:t>
      </w:r>
      <w:del w:id="155" w:author="Author">
        <w:r w:rsidRPr="004031E7">
          <w:rPr>
            <w:rFonts w:ascii="Trebuchet MS" w:hAnsi="Trebuchet MS"/>
            <w:noProof/>
            <w:sz w:val="24"/>
          </w:rPr>
          <w:delText>And</w:delText>
        </w:r>
      </w:del>
      <w:ins w:id="156" w:author="Author">
        <w:r w:rsidRPr="004031E7">
          <w:rPr>
            <w:rFonts w:ascii="Trebuchet MS" w:hAnsi="Trebuchet MS"/>
            <w:noProof/>
            <w:sz w:val="24"/>
          </w:rPr>
          <w:t>So</w:t>
        </w:r>
      </w:ins>
      <w:r w:rsidRPr="004031E7">
        <w:rPr>
          <w:rFonts w:ascii="Trebuchet MS" w:hAnsi="Trebuchet MS"/>
          <w:noProof/>
          <w:sz w:val="24"/>
        </w:rPr>
        <w:t xml:space="preserve"> the people began to murmur against Moses, saying: “What are we to drink?” </w:t>
      </w:r>
      <w:r w:rsidRPr="004031E7">
        <w:rPr>
          <w:rFonts w:ascii="Trebuchet MS" w:hAnsi="Trebuchet MS"/>
          <w:b/>
          <w:noProof/>
          <w:sz w:val="24"/>
        </w:rPr>
        <w:t xml:space="preserve">15:25 </w:t>
      </w:r>
      <w:del w:id="157" w:author="Author">
        <w:r w:rsidRPr="004031E7">
          <w:rPr>
            <w:rFonts w:ascii="Trebuchet MS" w:hAnsi="Trebuchet MS"/>
            <w:noProof/>
            <w:sz w:val="24"/>
          </w:rPr>
          <w:delText>Then he</w:delText>
        </w:r>
      </w:del>
      <w:ins w:id="158" w:author="Author">
        <w:r w:rsidRPr="004031E7">
          <w:rPr>
            <w:rFonts w:ascii="Trebuchet MS" w:hAnsi="Trebuchet MS"/>
            <w:noProof/>
            <w:sz w:val="24"/>
          </w:rPr>
          <w:t>He</w:t>
        </w:r>
      </w:ins>
      <w:r w:rsidRPr="004031E7">
        <w:rPr>
          <w:rFonts w:ascii="Trebuchet MS" w:hAnsi="Trebuchet MS"/>
          <w:noProof/>
          <w:sz w:val="24"/>
        </w:rPr>
        <w:t xml:space="preserve"> cried out to Jehovah</w:t>
      </w:r>
      <w:del w:id="159" w:author="Author">
        <w:r w:rsidRPr="004031E7">
          <w:rPr>
            <w:rFonts w:ascii="Trebuchet MS" w:hAnsi="Trebuchet MS"/>
            <w:noProof/>
            <w:sz w:val="24"/>
          </w:rPr>
          <w:delText>. So</w:delText>
        </w:r>
      </w:del>
      <w:ins w:id="160" w:author="Author">
        <w:r w:rsidRPr="004031E7">
          <w:rPr>
            <w:rFonts w:ascii="Trebuchet MS" w:hAnsi="Trebuchet MS"/>
            <w:noProof/>
            <w:sz w:val="24"/>
          </w:rPr>
          <w:t>, and</w:t>
        </w:r>
      </w:ins>
      <w:r w:rsidRPr="004031E7">
        <w:rPr>
          <w:rFonts w:ascii="Trebuchet MS" w:hAnsi="Trebuchet MS"/>
          <w:noProof/>
          <w:sz w:val="24"/>
        </w:rPr>
        <w:t xml:space="preserve"> Jehovah directed him to a tree</w:t>
      </w:r>
      <w:del w:id="161" w:author="Author">
        <w:r w:rsidRPr="004031E7">
          <w:rPr>
            <w:rFonts w:ascii="Trebuchet MS" w:hAnsi="Trebuchet MS"/>
            <w:noProof/>
            <w:sz w:val="24"/>
          </w:rPr>
          <w:delText>, and</w:delText>
        </w:r>
      </w:del>
      <w:ins w:id="162" w:author="Author">
        <w:r w:rsidRPr="004031E7">
          <w:rPr>
            <w:rFonts w:ascii="Trebuchet MS" w:hAnsi="Trebuchet MS"/>
            <w:noProof/>
            <w:sz w:val="24"/>
          </w:rPr>
          <w:t>. When</w:t>
        </w:r>
      </w:ins>
      <w:r w:rsidRPr="004031E7">
        <w:rPr>
          <w:rFonts w:ascii="Trebuchet MS" w:hAnsi="Trebuchet MS"/>
          <w:noProof/>
          <w:sz w:val="24"/>
        </w:rPr>
        <w:t xml:space="preserve"> he threw it into the water</w:t>
      </w:r>
      <w:del w:id="163" w:author="Author">
        <w:r w:rsidRPr="004031E7">
          <w:rPr>
            <w:rFonts w:ascii="Trebuchet MS" w:hAnsi="Trebuchet MS"/>
            <w:noProof/>
            <w:sz w:val="24"/>
          </w:rPr>
          <w:delText xml:space="preserve"> and</w:delText>
        </w:r>
      </w:del>
      <w:ins w:id="164" w:author="Author">
        <w:r w:rsidRPr="004031E7">
          <w:rPr>
            <w:rFonts w:ascii="Trebuchet MS" w:hAnsi="Trebuchet MS"/>
            <w:noProof/>
            <w:sz w:val="24"/>
          </w:rPr>
          <w:t>,</w:t>
        </w:r>
      </w:ins>
      <w:r w:rsidRPr="004031E7">
        <w:rPr>
          <w:rFonts w:ascii="Trebuchet MS" w:hAnsi="Trebuchet MS"/>
          <w:noProof/>
          <w:sz w:val="24"/>
        </w:rPr>
        <w:t xml:space="preserve"> the water became sweet.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noProof/>
          <w:sz w:val="24"/>
        </w:rPr>
        <w:t>There He established for them a regulation and a case for judgment</w:t>
      </w:r>
      <w:ins w:id="165" w:author="Author">
        <w:r w:rsidRPr="004031E7">
          <w:rPr>
            <w:rFonts w:ascii="Trebuchet MS" w:hAnsi="Trebuchet MS"/>
            <w:noProof/>
            <w:sz w:val="24"/>
          </w:rPr>
          <w:t>,</w:t>
        </w:r>
      </w:ins>
      <w:r w:rsidRPr="004031E7">
        <w:rPr>
          <w:rFonts w:ascii="Trebuchet MS" w:hAnsi="Trebuchet MS"/>
          <w:noProof/>
          <w:sz w:val="24"/>
        </w:rPr>
        <w:t xml:space="preserve"> and there </w:t>
      </w:r>
      <w:del w:id="166" w:author="Author">
        <w:r w:rsidRPr="004031E7">
          <w:rPr>
            <w:rFonts w:ascii="Trebuchet MS" w:hAnsi="Trebuchet MS"/>
            <w:noProof/>
            <w:sz w:val="24"/>
          </w:rPr>
          <w:delText>he</w:delText>
        </w:r>
      </w:del>
      <w:ins w:id="167" w:author="Author">
        <w:r w:rsidRPr="004031E7">
          <w:rPr>
            <w:rFonts w:ascii="Trebuchet MS" w:hAnsi="Trebuchet MS"/>
            <w:noProof/>
            <w:sz w:val="24"/>
          </w:rPr>
          <w:t>He</w:t>
        </w:r>
      </w:ins>
      <w:r w:rsidRPr="004031E7">
        <w:rPr>
          <w:rFonts w:ascii="Trebuchet MS" w:hAnsi="Trebuchet MS"/>
          <w:noProof/>
          <w:sz w:val="24"/>
        </w:rPr>
        <w:t xml:space="preserve"> put them to the test. </w:t>
      </w:r>
      <w:r w:rsidRPr="004031E7">
        <w:rPr>
          <w:rFonts w:ascii="Trebuchet MS" w:hAnsi="Trebuchet MS"/>
          <w:b/>
          <w:noProof/>
          <w:sz w:val="24"/>
        </w:rPr>
        <w:t xml:space="preserve">15:26 </w:t>
      </w:r>
      <w:del w:id="168" w:author="Author">
        <w:r w:rsidRPr="004031E7">
          <w:rPr>
            <w:rFonts w:ascii="Trebuchet MS" w:hAnsi="Trebuchet MS"/>
            <w:noProof/>
            <w:sz w:val="24"/>
          </w:rPr>
          <w:delText>And he went on to say</w:delText>
        </w:r>
      </w:del>
      <w:ins w:id="169" w:author="Author">
        <w:r w:rsidRPr="004031E7">
          <w:rPr>
            <w:rFonts w:ascii="Trebuchet MS" w:hAnsi="Trebuchet MS"/>
            <w:noProof/>
            <w:sz w:val="24"/>
          </w:rPr>
          <w:t>He said</w:t>
        </w:r>
      </w:ins>
      <w:r w:rsidRPr="004031E7">
        <w:rPr>
          <w:rFonts w:ascii="Trebuchet MS" w:hAnsi="Trebuchet MS"/>
          <w:noProof/>
          <w:sz w:val="24"/>
        </w:rPr>
        <w:t xml:space="preserve">: “If you will strictly listen to the voice of Jehovah your God and will do what is right in his eyes and will </w:t>
      </w:r>
      <w:del w:id="170" w:author="Author">
        <w:r w:rsidRPr="004031E7">
          <w:rPr>
            <w:rFonts w:ascii="Trebuchet MS" w:hAnsi="Trebuchet MS"/>
            <w:noProof/>
            <w:sz w:val="24"/>
          </w:rPr>
          <w:delText>indeed give ear</w:delText>
        </w:r>
      </w:del>
      <w:ins w:id="171" w:author="Author">
        <w:r w:rsidRPr="004031E7">
          <w:rPr>
            <w:rFonts w:ascii="Trebuchet MS" w:hAnsi="Trebuchet MS"/>
            <w:noProof/>
            <w:sz w:val="24"/>
          </w:rPr>
          <w:t>pay attention</w:t>
        </w:r>
      </w:ins>
      <w:r w:rsidRPr="004031E7">
        <w:rPr>
          <w:rFonts w:ascii="Trebuchet MS" w:hAnsi="Trebuchet MS"/>
          <w:noProof/>
          <w:sz w:val="24"/>
        </w:rPr>
        <w:t xml:space="preserve"> to his commandments and keep all his regulations, I </w:t>
      </w:r>
      <w:del w:id="172" w:author="Author">
        <w:r w:rsidRPr="004031E7">
          <w:rPr>
            <w:rFonts w:ascii="Trebuchet MS" w:hAnsi="Trebuchet MS"/>
            <w:noProof/>
            <w:sz w:val="24"/>
          </w:rPr>
          <w:delText>shall put none of the maladies</w:delText>
        </w:r>
      </w:del>
      <w:ins w:id="173" w:author="Author">
        <w:r w:rsidRPr="004031E7">
          <w:rPr>
            <w:rFonts w:ascii="Trebuchet MS" w:hAnsi="Trebuchet MS"/>
            <w:noProof/>
            <w:sz w:val="24"/>
          </w:rPr>
          <w:t>will not bring</w:t>
        </w:r>
      </w:ins>
      <w:r w:rsidRPr="004031E7">
        <w:rPr>
          <w:rFonts w:ascii="Trebuchet MS" w:hAnsi="Trebuchet MS"/>
          <w:noProof/>
          <w:sz w:val="24"/>
        </w:rPr>
        <w:t xml:space="preserve"> upon you </w:t>
      </w:r>
      <w:ins w:id="174" w:author="Author">
        <w:r w:rsidRPr="004031E7">
          <w:rPr>
            <w:rFonts w:ascii="Trebuchet MS" w:hAnsi="Trebuchet MS"/>
            <w:noProof/>
            <w:sz w:val="24"/>
          </w:rPr>
          <w:t xml:space="preserve">any of the diseases </w:t>
        </w:r>
      </w:ins>
      <w:r w:rsidRPr="004031E7">
        <w:rPr>
          <w:rFonts w:ascii="Trebuchet MS" w:hAnsi="Trebuchet MS"/>
          <w:noProof/>
          <w:sz w:val="24"/>
        </w:rPr>
        <w:t xml:space="preserve">that I </w:t>
      </w:r>
      <w:del w:id="175" w:author="Author">
        <w:r w:rsidRPr="004031E7">
          <w:rPr>
            <w:rFonts w:ascii="Trebuchet MS" w:hAnsi="Trebuchet MS"/>
            <w:noProof/>
            <w:sz w:val="24"/>
          </w:rPr>
          <w:delText>put</w:delText>
        </w:r>
      </w:del>
      <w:ins w:id="176" w:author="Author">
        <w:r w:rsidRPr="004031E7">
          <w:rPr>
            <w:rFonts w:ascii="Trebuchet MS" w:hAnsi="Trebuchet MS"/>
            <w:noProof/>
            <w:sz w:val="24"/>
          </w:rPr>
          <w:t>brought</w:t>
        </w:r>
      </w:ins>
      <w:r w:rsidRPr="004031E7">
        <w:rPr>
          <w:rFonts w:ascii="Trebuchet MS" w:hAnsi="Trebuchet MS"/>
          <w:noProof/>
          <w:sz w:val="24"/>
        </w:rPr>
        <w:t xml:space="preserve"> upon the Egyptians</w:t>
      </w:r>
      <w:del w:id="177" w:author="Author">
        <w:r w:rsidRPr="004031E7">
          <w:rPr>
            <w:rFonts w:ascii="Trebuchet MS" w:hAnsi="Trebuchet MS"/>
            <w:noProof/>
            <w:sz w:val="24"/>
          </w:rPr>
          <w:delText>; because</w:delText>
        </w:r>
      </w:del>
      <w:ins w:id="178" w:author="Author">
        <w:r w:rsidRPr="004031E7">
          <w:rPr>
            <w:rFonts w:ascii="Trebuchet MS" w:hAnsi="Trebuchet MS"/>
            <w:noProof/>
            <w:sz w:val="24"/>
          </w:rPr>
          <w:t>, for</w:t>
        </w:r>
      </w:ins>
      <w:r w:rsidRPr="004031E7">
        <w:rPr>
          <w:rFonts w:ascii="Trebuchet MS" w:hAnsi="Trebuchet MS"/>
          <w:noProof/>
          <w:sz w:val="24"/>
        </w:rPr>
        <w:t xml:space="preserve"> I</w:t>
      </w:r>
      <w:del w:id="179" w:author="Author">
        <w:r w:rsidRPr="004031E7">
          <w:rPr>
            <w:rFonts w:ascii="Trebuchet MS" w:hAnsi="Trebuchet MS"/>
            <w:noProof/>
            <w:sz w:val="24"/>
          </w:rPr>
          <w:delText xml:space="preserve"> am</w:delText>
        </w:r>
      </w:del>
      <w:ins w:id="180" w:author="Author">
        <w:r w:rsidRPr="004031E7">
          <w:rPr>
            <w:rFonts w:ascii="Trebuchet MS" w:hAnsi="Trebuchet MS"/>
            <w:noProof/>
            <w:sz w:val="24"/>
          </w:rPr>
          <w:t>,</w:t>
        </w:r>
      </w:ins>
      <w:r w:rsidRPr="004031E7">
        <w:rPr>
          <w:rFonts w:ascii="Trebuchet MS" w:hAnsi="Trebuchet MS"/>
          <w:noProof/>
          <w:sz w:val="24"/>
        </w:rPr>
        <w:t xml:space="preserve"> Jehovah</w:t>
      </w:r>
      <w:del w:id="181" w:author="Author">
        <w:r w:rsidRPr="004031E7">
          <w:rPr>
            <w:rFonts w:ascii="Trebuchet MS" w:hAnsi="Trebuchet MS"/>
            <w:noProof/>
            <w:sz w:val="24"/>
          </w:rPr>
          <w:delText xml:space="preserve"> who is</w:delText>
        </w:r>
      </w:del>
      <w:ins w:id="182" w:author="Author">
        <w:r w:rsidRPr="004031E7">
          <w:rPr>
            <w:rFonts w:ascii="Trebuchet MS" w:hAnsi="Trebuchet MS"/>
            <w:noProof/>
            <w:sz w:val="24"/>
          </w:rPr>
          <w:t>, am</w:t>
        </w:r>
      </w:ins>
      <w:r w:rsidRPr="004031E7">
        <w:rPr>
          <w:rFonts w:ascii="Trebuchet MS" w:hAnsi="Trebuchet MS"/>
          <w:noProof/>
          <w:sz w:val="24"/>
        </w:rPr>
        <w:t xml:space="preserve"> healing you.”</w:t>
      </w:r>
    </w:p>
    <w:p w:rsidR="00AB0266" w:rsidRPr="004031E7" w:rsidRDefault="00AB0266" w:rsidP="00AB0266">
      <w:pPr>
        <w:rPr>
          <w:rFonts w:ascii="Trebuchet MS" w:hAnsi="Trebuchet MS"/>
          <w:noProof/>
          <w:sz w:val="24"/>
        </w:rPr>
      </w:pPr>
      <w:r w:rsidRPr="004031E7">
        <w:rPr>
          <w:rFonts w:ascii="Trebuchet MS" w:hAnsi="Trebuchet MS"/>
          <w:b/>
          <w:sz w:val="24"/>
        </w:rPr>
        <w:t xml:space="preserve">15:27 </w:t>
      </w:r>
      <w:r w:rsidRPr="004031E7">
        <w:rPr>
          <w:rFonts w:ascii="Trebuchet MS" w:hAnsi="Trebuchet MS"/>
          <w:noProof/>
          <w:sz w:val="24"/>
        </w:rPr>
        <w:t xml:space="preserve">After that they came to E′lim, where there were </w:t>
      </w:r>
      <w:del w:id="183" w:author="Author">
        <w:r w:rsidRPr="004031E7">
          <w:rPr>
            <w:rFonts w:ascii="Trebuchet MS" w:hAnsi="Trebuchet MS"/>
            <w:noProof/>
            <w:sz w:val="24"/>
          </w:rPr>
          <w:delText>twelve</w:delText>
        </w:r>
      </w:del>
      <w:ins w:id="184" w:author="Author">
        <w:r w:rsidRPr="004031E7">
          <w:rPr>
            <w:rFonts w:ascii="Trebuchet MS" w:hAnsi="Trebuchet MS"/>
            <w:noProof/>
            <w:sz w:val="24"/>
          </w:rPr>
          <w:t>12</w:t>
        </w:r>
      </w:ins>
      <w:r w:rsidRPr="004031E7">
        <w:rPr>
          <w:rFonts w:ascii="Trebuchet MS" w:hAnsi="Trebuchet MS"/>
          <w:noProof/>
          <w:sz w:val="24"/>
        </w:rPr>
        <w:t xml:space="preserve"> springs of water and </w:t>
      </w:r>
      <w:del w:id="185" w:author="Author">
        <w:r w:rsidRPr="004031E7">
          <w:rPr>
            <w:rFonts w:ascii="Trebuchet MS" w:hAnsi="Trebuchet MS"/>
            <w:noProof/>
            <w:sz w:val="24"/>
          </w:rPr>
          <w:delText>seventy</w:delText>
        </w:r>
      </w:del>
      <w:ins w:id="186" w:author="Author">
        <w:r w:rsidRPr="004031E7">
          <w:rPr>
            <w:rFonts w:ascii="Trebuchet MS" w:hAnsi="Trebuchet MS"/>
            <w:noProof/>
            <w:sz w:val="24"/>
          </w:rPr>
          <w:t>70</w:t>
        </w:r>
      </w:ins>
      <w:r w:rsidRPr="004031E7">
        <w:rPr>
          <w:rFonts w:ascii="Trebuchet MS" w:hAnsi="Trebuchet MS"/>
          <w:noProof/>
          <w:sz w:val="24"/>
        </w:rPr>
        <w:t xml:space="preserve"> palm trees. So they </w:t>
      </w:r>
      <w:del w:id="187" w:author="Author">
        <w:r w:rsidRPr="004031E7">
          <w:rPr>
            <w:rFonts w:ascii="Trebuchet MS" w:hAnsi="Trebuchet MS"/>
            <w:noProof/>
            <w:sz w:val="24"/>
          </w:rPr>
          <w:delText>went camping</w:delText>
        </w:r>
      </w:del>
      <w:ins w:id="188" w:author="Author">
        <w:r w:rsidRPr="004031E7">
          <w:rPr>
            <w:rFonts w:ascii="Trebuchet MS" w:hAnsi="Trebuchet MS"/>
            <w:noProof/>
            <w:sz w:val="24"/>
          </w:rPr>
          <w:t>camped</w:t>
        </w:r>
      </w:ins>
      <w:r w:rsidRPr="004031E7">
        <w:rPr>
          <w:rFonts w:ascii="Trebuchet MS" w:hAnsi="Trebuchet MS"/>
          <w:noProof/>
          <w:sz w:val="24"/>
        </w:rPr>
        <w:t xml:space="preserve"> there by the water.</w:t>
      </w:r>
    </w:p>
    <w:p w:rsidR="00AB0266" w:rsidRPr="004031E7" w:rsidRDefault="00AB0266" w:rsidP="00AB0266">
      <w:pPr>
        <w:rPr>
          <w:rFonts w:ascii="Trebuchet MS" w:hAnsi="Trebuchet MS"/>
          <w:b/>
          <w:sz w:val="24"/>
        </w:rPr>
      </w:pPr>
    </w:p>
    <w:p w:rsidR="00762BCB" w:rsidRPr="00AB0266" w:rsidRDefault="00762BCB" w:rsidP="00AB0266"/>
    <w:sectPr w:rsidR="00762BCB" w:rsidRPr="00AB026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5D7" w:rsidRDefault="002E35D7">
      <w:r>
        <w:separator/>
      </w:r>
    </w:p>
  </w:endnote>
  <w:endnote w:type="continuationSeparator" w:id="0">
    <w:p w:rsidR="002E35D7" w:rsidRDefault="002E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5D7" w:rsidRDefault="002E35D7">
      <w:r>
        <w:separator/>
      </w:r>
    </w:p>
  </w:footnote>
  <w:footnote w:type="continuationSeparator" w:id="0">
    <w:p w:rsidR="002E35D7" w:rsidRDefault="002E35D7">
      <w:r>
        <w:continuationSeparator/>
      </w:r>
    </w:p>
  </w:footnote>
  <w:footnote w:id="1">
    <w:p w:rsidR="00AB0266" w:rsidRPr="004031E7" w:rsidRDefault="00AB0266" w:rsidP="004031E7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15:2 </w:t>
        </w:r>
        <w:r w:rsidRPr="004031E7">
          <w:t>“Jah” is a shortened form of the name Jehovah.</w:t>
        </w:r>
      </w:ins>
    </w:p>
  </w:footnote>
  <w:footnote w:id="2">
    <w:p w:rsidR="00AB0266" w:rsidRPr="004031E7" w:rsidRDefault="00AB0266" w:rsidP="004031E7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15:9 </w:t>
        </w:r>
        <w:r w:rsidRPr="004031E7">
          <w:t>Or “my soul is.”</w:t>
        </w:r>
      </w:ins>
    </w:p>
  </w:footnote>
  <w:footnote w:id="3">
    <w:p w:rsidR="00AB0266" w:rsidRPr="004031E7" w:rsidRDefault="00AB0266" w:rsidP="004031E7">
      <w:pPr>
        <w:pStyle w:val="FootnoteText"/>
        <w:spacing w:after="96"/>
        <w:ind w:firstLine="288"/>
        <w:rPr>
          <w:ins w:id="90" w:author="Author"/>
        </w:rPr>
      </w:pPr>
      <w:ins w:id="91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15:14 </w:t>
        </w:r>
        <w:r w:rsidRPr="004031E7">
          <w:t xml:space="preserve">Lit., “Birth pangs.” </w:t>
        </w:r>
      </w:ins>
    </w:p>
  </w:footnote>
  <w:footnote w:id="4">
    <w:p w:rsidR="00AB0266" w:rsidRPr="004031E7" w:rsidRDefault="00AB0266" w:rsidP="004031E7">
      <w:pPr>
        <w:pStyle w:val="FootnoteText"/>
        <w:spacing w:after="96"/>
        <w:ind w:firstLine="288"/>
        <w:rPr>
          <w:ins w:id="94" w:author="Author"/>
        </w:rPr>
      </w:pPr>
      <w:ins w:id="95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15:15 </w:t>
        </w:r>
        <w:r w:rsidRPr="004031E7">
          <w:t>A sheikh was a tribal chief.</w:t>
        </w:r>
      </w:ins>
    </w:p>
  </w:footnote>
  <w:footnote w:id="5">
    <w:p w:rsidR="00AB0266" w:rsidRPr="004031E7" w:rsidRDefault="00AB0266" w:rsidP="004031E7">
      <w:pPr>
        <w:pStyle w:val="FootnoteText"/>
        <w:spacing w:after="96"/>
        <w:ind w:firstLine="288"/>
        <w:rPr>
          <w:ins w:id="103" w:author="Author"/>
        </w:rPr>
      </w:pPr>
      <w:ins w:id="104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15:15 </w:t>
        </w:r>
        <w:r w:rsidRPr="004031E7">
          <w:t>Or “the despots.”</w:t>
        </w:r>
      </w:ins>
    </w:p>
  </w:footnote>
  <w:footnote w:id="6">
    <w:p w:rsidR="00AB0266" w:rsidRPr="004031E7" w:rsidRDefault="00AB0266" w:rsidP="004031E7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4031E7">
          <w:rPr>
            <w:rStyle w:val="FootnoteReference"/>
          </w:rPr>
          <w:footnoteRef/>
        </w:r>
        <w:r w:rsidRPr="004031E7">
          <w:t xml:space="preserve"> </w:t>
        </w:r>
        <w:r w:rsidRPr="004031E7">
          <w:rPr>
            <w:b/>
          </w:rPr>
          <w:t xml:space="preserve">15:23 </w:t>
        </w:r>
        <w:r w:rsidRPr="004031E7">
          <w:t>Meaning “Bitterness.”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66927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6927">
        <w:t>Exodus Chapter 15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66927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6927">
      <w:rPr>
        <w:noProof/>
        <w:snapToGrid w:val="0"/>
      </w:rPr>
      <w:t>Exodus 15.Revised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6927">
        <w:t>Exodus Chapter 15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66927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6927">
      <w:rPr>
        <w:noProof/>
        <w:snapToGrid w:val="0"/>
      </w:rPr>
      <w:t>Exodus 15.Revised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6692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6692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6692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6692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5D7"/>
    <w:rsid w:val="00066927"/>
    <w:rsid w:val="00245EDD"/>
    <w:rsid w:val="0026230D"/>
    <w:rsid w:val="002B524D"/>
    <w:rsid w:val="002C00A8"/>
    <w:rsid w:val="002E35D7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B0266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f4f4f2fdb59f45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B026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B026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B026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B026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B026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B02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4f4f2fdb59f45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891</ap:Words>
  <ap:Characters>3921</ap:Characters>
  <ap:Application>Microsoft Office Word</ap:Application>
  <ap:DocSecurity>0</ap:DocSecurity>
  <ap:Lines>85</ap:Lines>
  <ap:Paragraphs>72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4740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15</dc:title>
  <dc:subject/>
  <dc:creator>Ruth Farrugia</dc:creator>
  <cp:keywords/>
  <dc:description/>
  <cp:lastModifiedBy>Ruth Farrugia</cp:lastModifiedBy>
  <cp:revision>3</cp:revision>
  <dcterms:created xsi:type="dcterms:W3CDTF">2020-09-21T07:58:00Z</dcterms:created>
  <dcterms:modified xsi:type="dcterms:W3CDTF">2020-09-21T07:58:00Z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15.docx</vt:lpwstr>
  </property>
  <property fmtid="{D5CDD505-2E9C-101B-9397-08002B2CF9AE}" pid="9" name="_TranslationDocumentId">
    <vt:i4>19395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