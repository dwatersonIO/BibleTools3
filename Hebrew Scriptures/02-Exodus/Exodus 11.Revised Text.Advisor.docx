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1686" w:rsidRPr="00154C4B" w:rsidRDefault="00761686" w:rsidP="00761686">
      <w:pPr>
        <w:rPr>
          <w:rFonts w:ascii="Trebuchet MS" w:hAnsi="Trebuchet MS"/>
          <w:noProof/>
        </w:rPr>
      </w:pPr>
      <w:bookmarkStart w:id="0" w:name="_GoBack"/>
      <w:bookmarkEnd w:id="0"/>
      <w:r w:rsidRPr="00154C4B">
        <w:rPr>
          <w:rFonts w:ascii="Trebuchet MS" w:hAnsi="Trebuchet MS"/>
          <w:b/>
        </w:rPr>
        <w:t xml:space="preserve">11:1 </w:t>
      </w:r>
      <w:del w:id="1" w:author="Author">
        <w:r w:rsidRPr="00154C4B">
          <w:rPr>
            <w:rFonts w:ascii="Trebuchet MS" w:hAnsi="Trebuchet MS"/>
            <w:noProof/>
          </w:rPr>
          <w:delText>And</w:delText>
        </w:r>
      </w:del>
      <w:ins w:id="2" w:author="Author">
        <w:r w:rsidRPr="00154C4B">
          <w:rPr>
            <w:rFonts w:ascii="Trebuchet MS" w:hAnsi="Trebuchet MS"/>
            <w:noProof/>
          </w:rPr>
          <w:t>Then</w:t>
        </w:r>
      </w:ins>
      <w:r w:rsidRPr="00154C4B">
        <w:rPr>
          <w:rFonts w:ascii="Trebuchet MS" w:hAnsi="Trebuchet MS"/>
          <w:noProof/>
        </w:rPr>
        <w:t xml:space="preserve"> Jehovah </w:t>
      </w:r>
      <w:del w:id="3" w:author="Author">
        <w:r w:rsidRPr="00154C4B">
          <w:rPr>
            <w:rFonts w:ascii="Trebuchet MS" w:hAnsi="Trebuchet MS"/>
            <w:noProof/>
          </w:rPr>
          <w:delText>proceeded to say</w:delText>
        </w:r>
      </w:del>
      <w:ins w:id="4" w:author="Author">
        <w:r w:rsidRPr="00154C4B">
          <w:rPr>
            <w:rFonts w:ascii="Trebuchet MS" w:hAnsi="Trebuchet MS"/>
            <w:noProof/>
          </w:rPr>
          <w:t>said</w:t>
        </w:r>
      </w:ins>
      <w:r w:rsidRPr="00154C4B">
        <w:rPr>
          <w:rFonts w:ascii="Trebuchet MS" w:hAnsi="Trebuchet MS"/>
          <w:noProof/>
        </w:rPr>
        <w:t xml:space="preserve"> to Moses: “One </w:t>
      </w:r>
      <w:ins w:id="5" w:author="Author">
        <w:r w:rsidRPr="00154C4B">
          <w:rPr>
            <w:rFonts w:ascii="Trebuchet MS" w:hAnsi="Trebuchet MS"/>
            <w:noProof/>
          </w:rPr>
          <w:t xml:space="preserve">more </w:t>
        </w:r>
      </w:ins>
      <w:r w:rsidRPr="00154C4B">
        <w:rPr>
          <w:rFonts w:ascii="Trebuchet MS" w:hAnsi="Trebuchet MS"/>
          <w:noProof/>
        </w:rPr>
        <w:t xml:space="preserve">plague </w:t>
      </w:r>
      <w:del w:id="6" w:author="Author">
        <w:r w:rsidRPr="00154C4B">
          <w:rPr>
            <w:rFonts w:ascii="Trebuchet MS" w:hAnsi="Trebuchet MS"/>
            <w:noProof/>
          </w:rPr>
          <w:delText xml:space="preserve">more </w:delText>
        </w:r>
      </w:del>
      <w:r w:rsidRPr="00154C4B">
        <w:rPr>
          <w:rFonts w:ascii="Trebuchet MS" w:hAnsi="Trebuchet MS"/>
          <w:noProof/>
        </w:rPr>
        <w:t xml:space="preserve">I am going to bring upon Phar′aoh and Egypt. After that he will send </w:t>
      </w:r>
      <w:del w:id="7" w:author="Author">
        <w:r w:rsidRPr="00154C4B">
          <w:rPr>
            <w:rFonts w:ascii="Trebuchet MS" w:hAnsi="Trebuchet MS"/>
            <w:noProof/>
            <w:u w:val="dotted"/>
          </w:rPr>
          <w:delText>YOU</w:delText>
        </w:r>
      </w:del>
      <w:ins w:id="8" w:author="Author">
        <w:r w:rsidRPr="00154C4B">
          <w:rPr>
            <w:rFonts w:ascii="Trebuchet MS" w:hAnsi="Trebuchet MS"/>
            <w:noProof/>
          </w:rPr>
          <w:t>you</w:t>
        </w:r>
      </w:ins>
      <w:r w:rsidRPr="00154C4B">
        <w:rPr>
          <w:rFonts w:ascii="Trebuchet MS" w:hAnsi="Trebuchet MS"/>
          <w:noProof/>
        </w:rPr>
        <w:t xml:space="preserve"> away from here. </w:t>
      </w:r>
      <w:del w:id="9" w:author="Author">
        <w:r w:rsidRPr="00154C4B">
          <w:rPr>
            <w:rFonts w:ascii="Trebuchet MS" w:hAnsi="Trebuchet MS"/>
            <w:noProof/>
          </w:rPr>
          <w:delText>At the time</w:delText>
        </w:r>
      </w:del>
      <w:ins w:id="10" w:author="Author">
        <w:r w:rsidRPr="00154C4B">
          <w:rPr>
            <w:rFonts w:ascii="Trebuchet MS" w:hAnsi="Trebuchet MS"/>
            <w:noProof/>
          </w:rPr>
          <w:t>When</w:t>
        </w:r>
      </w:ins>
      <w:r w:rsidRPr="00154C4B">
        <w:rPr>
          <w:rFonts w:ascii="Trebuchet MS" w:hAnsi="Trebuchet MS"/>
          <w:noProof/>
        </w:rPr>
        <w:t xml:space="preserve"> he </w:t>
      </w:r>
      <w:del w:id="11" w:author="Author">
        <w:r w:rsidRPr="00154C4B">
          <w:rPr>
            <w:rFonts w:ascii="Trebuchet MS" w:hAnsi="Trebuchet MS"/>
            <w:noProof/>
          </w:rPr>
          <w:delText xml:space="preserve">sends </w:delText>
        </w:r>
        <w:r w:rsidRPr="00154C4B">
          <w:rPr>
            <w:rFonts w:ascii="Trebuchet MS" w:hAnsi="Trebuchet MS"/>
            <w:noProof/>
            <w:u w:val="dotted"/>
          </w:rPr>
          <w:delText>YOU</w:delText>
        </w:r>
      </w:del>
      <w:ins w:id="12" w:author="Author">
        <w:r w:rsidRPr="00154C4B">
          <w:rPr>
            <w:rFonts w:ascii="Trebuchet MS" w:hAnsi="Trebuchet MS"/>
            <w:noProof/>
          </w:rPr>
          <w:t>does send you</w:t>
        </w:r>
      </w:ins>
      <w:r w:rsidRPr="00154C4B">
        <w:rPr>
          <w:rFonts w:ascii="Trebuchet MS" w:hAnsi="Trebuchet MS"/>
          <w:noProof/>
        </w:rPr>
        <w:t xml:space="preserve"> away</w:t>
      </w:r>
      <w:del w:id="13" w:author="Author">
        <w:r w:rsidRPr="00154C4B">
          <w:rPr>
            <w:rFonts w:ascii="Trebuchet MS" w:hAnsi="Trebuchet MS"/>
            <w:noProof/>
          </w:rPr>
          <w:delText xml:space="preserve"> altogether</w:delText>
        </w:r>
      </w:del>
      <w:r w:rsidRPr="00154C4B">
        <w:rPr>
          <w:rFonts w:ascii="Trebuchet MS" w:hAnsi="Trebuchet MS"/>
          <w:noProof/>
        </w:rPr>
        <w:t xml:space="preserve">, he will literally drive </w:t>
      </w:r>
      <w:del w:id="14" w:author="Author">
        <w:r w:rsidRPr="00154C4B">
          <w:rPr>
            <w:rFonts w:ascii="Trebuchet MS" w:hAnsi="Trebuchet MS"/>
            <w:noProof/>
            <w:u w:val="dotted"/>
          </w:rPr>
          <w:delText>YOU</w:delText>
        </w:r>
      </w:del>
      <w:ins w:id="15" w:author="Author">
        <w:r w:rsidRPr="00154C4B">
          <w:rPr>
            <w:rFonts w:ascii="Trebuchet MS" w:hAnsi="Trebuchet MS"/>
            <w:noProof/>
          </w:rPr>
          <w:t>you</w:t>
        </w:r>
      </w:ins>
      <w:r w:rsidRPr="00154C4B">
        <w:rPr>
          <w:rFonts w:ascii="Trebuchet MS" w:hAnsi="Trebuchet MS"/>
          <w:noProof/>
        </w:rPr>
        <w:t xml:space="preserve"> out </w:t>
      </w:r>
      <w:del w:id="16" w:author="Author">
        <w:r w:rsidRPr="00154C4B">
          <w:rPr>
            <w:rFonts w:ascii="Trebuchet MS" w:hAnsi="Trebuchet MS"/>
            <w:noProof/>
          </w:rPr>
          <w:delText>from</w:delText>
        </w:r>
      </w:del>
      <w:ins w:id="17" w:author="Author">
        <w:r w:rsidRPr="00154C4B">
          <w:rPr>
            <w:rFonts w:ascii="Trebuchet MS" w:hAnsi="Trebuchet MS"/>
            <w:noProof/>
          </w:rPr>
          <w:t>of</w:t>
        </w:r>
      </w:ins>
      <w:r w:rsidRPr="00154C4B">
        <w:rPr>
          <w:rFonts w:ascii="Trebuchet MS" w:hAnsi="Trebuchet MS"/>
          <w:noProof/>
        </w:rPr>
        <w:t xml:space="preserve"> here. </w:t>
      </w:r>
      <w:r w:rsidRPr="00154C4B">
        <w:rPr>
          <w:rFonts w:ascii="Trebuchet MS" w:hAnsi="Trebuchet MS"/>
          <w:b/>
          <w:noProof/>
        </w:rPr>
        <w:t xml:space="preserve">11:2 </w:t>
      </w:r>
      <w:del w:id="18" w:author="Author">
        <w:r w:rsidRPr="00154C4B">
          <w:rPr>
            <w:rFonts w:ascii="Trebuchet MS" w:hAnsi="Trebuchet MS"/>
            <w:noProof/>
          </w:rPr>
          <w:delText>Speak, now, in the ears of</w:delText>
        </w:r>
      </w:del>
      <w:ins w:id="19" w:author="Author">
        <w:r w:rsidRPr="00154C4B">
          <w:rPr>
            <w:rFonts w:ascii="Trebuchet MS" w:hAnsi="Trebuchet MS"/>
            <w:noProof/>
          </w:rPr>
          <w:t>Now tell</w:t>
        </w:r>
      </w:ins>
      <w:r w:rsidRPr="00154C4B">
        <w:rPr>
          <w:rFonts w:ascii="Trebuchet MS" w:hAnsi="Trebuchet MS"/>
          <w:noProof/>
        </w:rPr>
        <w:t xml:space="preserve"> the people</w:t>
      </w:r>
      <w:del w:id="20" w:author="Author">
        <w:r w:rsidRPr="00154C4B">
          <w:rPr>
            <w:rFonts w:ascii="Trebuchet MS" w:hAnsi="Trebuchet MS"/>
            <w:noProof/>
          </w:rPr>
          <w:delText>,</w:delText>
        </w:r>
      </w:del>
      <w:r w:rsidRPr="00154C4B">
        <w:rPr>
          <w:rFonts w:ascii="Trebuchet MS" w:hAnsi="Trebuchet MS"/>
          <w:noProof/>
        </w:rPr>
        <w:t xml:space="preserve"> that </w:t>
      </w:r>
      <w:del w:id="21" w:author="Author">
        <w:r w:rsidRPr="00154C4B">
          <w:rPr>
            <w:rFonts w:ascii="Trebuchet MS" w:hAnsi="Trebuchet MS"/>
            <w:noProof/>
          </w:rPr>
          <w:delText>they</w:delText>
        </w:r>
      </w:del>
      <w:ins w:id="22" w:author="Author">
        <w:r w:rsidRPr="00154C4B">
          <w:rPr>
            <w:rFonts w:ascii="Trebuchet MS" w:hAnsi="Trebuchet MS"/>
            <w:noProof/>
          </w:rPr>
          <w:t>all the men and women</w:t>
        </w:r>
      </w:ins>
      <w:r w:rsidRPr="00154C4B">
        <w:rPr>
          <w:rFonts w:ascii="Trebuchet MS" w:hAnsi="Trebuchet MS"/>
          <w:noProof/>
        </w:rPr>
        <w:t xml:space="preserve"> should ask </w:t>
      </w:r>
      <w:del w:id="23" w:author="Author">
        <w:r w:rsidRPr="00154C4B">
          <w:rPr>
            <w:rFonts w:ascii="Trebuchet MS" w:hAnsi="Trebuchet MS"/>
            <w:noProof/>
          </w:rPr>
          <w:delText>every man of his companion and every woman of her companion</w:delText>
        </w:r>
      </w:del>
      <w:ins w:id="24" w:author="Author">
        <w:r w:rsidRPr="00154C4B">
          <w:rPr>
            <w:rFonts w:ascii="Trebuchet MS" w:hAnsi="Trebuchet MS"/>
            <w:noProof/>
          </w:rPr>
          <w:t>their neighbor for</w:t>
        </w:r>
      </w:ins>
      <w:r w:rsidRPr="00154C4B">
        <w:rPr>
          <w:rFonts w:ascii="Trebuchet MS" w:hAnsi="Trebuchet MS"/>
          <w:noProof/>
        </w:rPr>
        <w:t xml:space="preserve"> articles of silver and </w:t>
      </w:r>
      <w:del w:id="25" w:author="Author">
        <w:r w:rsidRPr="00154C4B">
          <w:rPr>
            <w:rFonts w:ascii="Trebuchet MS" w:hAnsi="Trebuchet MS"/>
            <w:noProof/>
          </w:rPr>
          <w:delText xml:space="preserve">articles </w:delText>
        </w:r>
      </w:del>
      <w:r w:rsidRPr="00154C4B">
        <w:rPr>
          <w:rFonts w:ascii="Trebuchet MS" w:hAnsi="Trebuchet MS"/>
          <w:noProof/>
        </w:rPr>
        <w:t xml:space="preserve">of gold.” </w:t>
      </w:r>
      <w:r w:rsidRPr="00154C4B">
        <w:rPr>
          <w:rFonts w:ascii="Trebuchet MS" w:hAnsi="Trebuchet MS"/>
          <w:b/>
          <w:noProof/>
        </w:rPr>
        <w:t xml:space="preserve">11:3 </w:t>
      </w:r>
      <w:del w:id="26" w:author="Author">
        <w:r w:rsidRPr="00154C4B">
          <w:rPr>
            <w:rFonts w:ascii="Trebuchet MS" w:hAnsi="Trebuchet MS"/>
            <w:noProof/>
          </w:rPr>
          <w:delText>Accordingly</w:delText>
        </w:r>
      </w:del>
      <w:ins w:id="27" w:author="Author">
        <w:r w:rsidRPr="00154C4B">
          <w:rPr>
            <w:rFonts w:ascii="Trebuchet MS" w:hAnsi="Trebuchet MS"/>
            <w:noProof/>
          </w:rPr>
          <w:t>And</w:t>
        </w:r>
      </w:ins>
      <w:r w:rsidRPr="00154C4B">
        <w:rPr>
          <w:rFonts w:ascii="Trebuchet MS" w:hAnsi="Trebuchet MS"/>
          <w:noProof/>
        </w:rPr>
        <w:t xml:space="preserve"> Jehovah gave the people favor in the eyes of the Egyptians. </w:t>
      </w:r>
      <w:del w:id="28" w:author="Author">
        <w:r w:rsidRPr="00154C4B">
          <w:rPr>
            <w:rFonts w:ascii="Trebuchet MS" w:hAnsi="Trebuchet MS"/>
            <w:noProof/>
          </w:rPr>
          <w:delText>The man</w:delText>
        </w:r>
      </w:del>
      <w:ins w:id="29" w:author="Author">
        <w:r w:rsidRPr="00154C4B">
          <w:rPr>
            <w:rFonts w:ascii="Trebuchet MS" w:hAnsi="Trebuchet MS"/>
            <w:noProof/>
          </w:rPr>
          <w:t>Moreover,</w:t>
        </w:r>
      </w:ins>
      <w:r w:rsidRPr="00154C4B">
        <w:rPr>
          <w:rFonts w:ascii="Trebuchet MS" w:hAnsi="Trebuchet MS"/>
          <w:noProof/>
        </w:rPr>
        <w:t xml:space="preserve"> Moses </w:t>
      </w:r>
      <w:del w:id="30" w:author="Author">
        <w:r w:rsidRPr="00154C4B">
          <w:rPr>
            <w:rFonts w:ascii="Trebuchet MS" w:hAnsi="Trebuchet MS"/>
            <w:noProof/>
          </w:rPr>
          <w:delText>too was very great</w:delText>
        </w:r>
      </w:del>
      <w:ins w:id="31" w:author="Author">
        <w:r w:rsidRPr="00154C4B">
          <w:rPr>
            <w:rFonts w:ascii="Trebuchet MS" w:hAnsi="Trebuchet MS"/>
            <w:noProof/>
          </w:rPr>
          <w:t>himself had become highly esteemed</w:t>
        </w:r>
      </w:ins>
      <w:r w:rsidRPr="00154C4B">
        <w:rPr>
          <w:rFonts w:ascii="Trebuchet MS" w:hAnsi="Trebuchet MS"/>
          <w:noProof/>
        </w:rPr>
        <w:t xml:space="preserve"> in the land of Egypt</w:t>
      </w:r>
      <w:del w:id="32" w:author="Author">
        <w:r w:rsidRPr="00154C4B">
          <w:rPr>
            <w:rFonts w:ascii="Trebuchet MS" w:hAnsi="Trebuchet MS"/>
            <w:noProof/>
          </w:rPr>
          <w:delText>, in the eyes of</w:delText>
        </w:r>
      </w:del>
      <w:ins w:id="33" w:author="Author">
        <w:r w:rsidRPr="00154C4B">
          <w:rPr>
            <w:rFonts w:ascii="Trebuchet MS" w:hAnsi="Trebuchet MS"/>
            <w:noProof/>
          </w:rPr>
          <w:t xml:space="preserve"> among</w:t>
        </w:r>
      </w:ins>
      <w:r w:rsidRPr="00154C4B">
        <w:rPr>
          <w:rFonts w:ascii="Trebuchet MS" w:hAnsi="Trebuchet MS"/>
          <w:noProof/>
        </w:rPr>
        <w:t xml:space="preserve"> Phar′aoh’s servants and </w:t>
      </w:r>
      <w:del w:id="34" w:author="Author">
        <w:r w:rsidRPr="00154C4B">
          <w:rPr>
            <w:rFonts w:ascii="Trebuchet MS" w:hAnsi="Trebuchet MS"/>
            <w:noProof/>
          </w:rPr>
          <w:delText>in the eyes of</w:delText>
        </w:r>
      </w:del>
      <w:ins w:id="35" w:author="Author">
        <w:r w:rsidRPr="00154C4B">
          <w:rPr>
            <w:rFonts w:ascii="Trebuchet MS" w:hAnsi="Trebuchet MS"/>
            <w:noProof/>
          </w:rPr>
          <w:t>among</w:t>
        </w:r>
      </w:ins>
      <w:r w:rsidRPr="00154C4B">
        <w:rPr>
          <w:rFonts w:ascii="Trebuchet MS" w:hAnsi="Trebuchet MS"/>
          <w:noProof/>
        </w:rPr>
        <w:t xml:space="preserve"> the people.</w:t>
      </w:r>
    </w:p>
    <w:p w:rsidR="00761686" w:rsidRPr="00154C4B" w:rsidRDefault="00761686" w:rsidP="00761686">
      <w:pPr>
        <w:rPr>
          <w:rFonts w:ascii="Trebuchet MS" w:hAnsi="Trebuchet MS"/>
          <w:noProof/>
        </w:rPr>
      </w:pPr>
      <w:r w:rsidRPr="00154C4B">
        <w:rPr>
          <w:rFonts w:ascii="Trebuchet MS" w:hAnsi="Trebuchet MS"/>
          <w:b/>
        </w:rPr>
        <w:t xml:space="preserve">11:4 </w:t>
      </w:r>
      <w:del w:id="36" w:author="Author">
        <w:r w:rsidRPr="00154C4B">
          <w:rPr>
            <w:rFonts w:ascii="Trebuchet MS" w:hAnsi="Trebuchet MS"/>
            <w:noProof/>
          </w:rPr>
          <w:delText xml:space="preserve">And </w:delText>
        </w:r>
      </w:del>
      <w:r w:rsidRPr="00154C4B">
        <w:rPr>
          <w:rFonts w:ascii="Trebuchet MS" w:hAnsi="Trebuchet MS"/>
          <w:noProof/>
        </w:rPr>
        <w:t xml:space="preserve">Moses </w:t>
      </w:r>
      <w:del w:id="37" w:author="Author">
        <w:r w:rsidRPr="00154C4B">
          <w:rPr>
            <w:rFonts w:ascii="Trebuchet MS" w:hAnsi="Trebuchet MS"/>
            <w:noProof/>
          </w:rPr>
          <w:delText>went on to say</w:delText>
        </w:r>
      </w:del>
      <w:ins w:id="38" w:author="Author">
        <w:r w:rsidRPr="00154C4B">
          <w:rPr>
            <w:rFonts w:ascii="Trebuchet MS" w:hAnsi="Trebuchet MS"/>
            <w:noProof/>
          </w:rPr>
          <w:t>then said</w:t>
        </w:r>
      </w:ins>
      <w:r w:rsidRPr="00154C4B">
        <w:rPr>
          <w:rFonts w:ascii="Trebuchet MS" w:hAnsi="Trebuchet MS"/>
          <w:noProof/>
        </w:rPr>
        <w:t xml:space="preserve">: “This is what Jehovah has said, ‘About midnight I am going out into the midst of Egypt, </w:t>
      </w:r>
      <w:r w:rsidRPr="00154C4B">
        <w:rPr>
          <w:rFonts w:ascii="Trebuchet MS" w:hAnsi="Trebuchet MS"/>
          <w:b/>
          <w:noProof/>
        </w:rPr>
        <w:t xml:space="preserve">11:5 </w:t>
      </w:r>
      <w:r w:rsidRPr="00154C4B">
        <w:rPr>
          <w:rFonts w:ascii="Trebuchet MS" w:hAnsi="Trebuchet MS"/>
          <w:noProof/>
        </w:rPr>
        <w:t xml:space="preserve">and every firstborn in the land of Egypt </w:t>
      </w:r>
      <w:del w:id="39" w:author="Author">
        <w:r w:rsidRPr="00154C4B">
          <w:rPr>
            <w:rFonts w:ascii="Trebuchet MS" w:hAnsi="Trebuchet MS"/>
            <w:noProof/>
          </w:rPr>
          <w:delText>must</w:delText>
        </w:r>
      </w:del>
      <w:ins w:id="40" w:author="Author">
        <w:r w:rsidRPr="00154C4B">
          <w:rPr>
            <w:rFonts w:ascii="Trebuchet MS" w:hAnsi="Trebuchet MS"/>
            <w:noProof/>
          </w:rPr>
          <w:t>will</w:t>
        </w:r>
      </w:ins>
      <w:r w:rsidRPr="00154C4B">
        <w:rPr>
          <w:rFonts w:ascii="Trebuchet MS" w:hAnsi="Trebuchet MS"/>
          <w:noProof/>
        </w:rPr>
        <w:t xml:space="preserve"> die, from the firstborn of Phar′aoh who is sitting on his throne to the firstborn of the </w:t>
      </w:r>
      <w:del w:id="41" w:author="Author">
        <w:r w:rsidRPr="00154C4B">
          <w:rPr>
            <w:rFonts w:ascii="Trebuchet MS" w:hAnsi="Trebuchet MS"/>
            <w:noProof/>
          </w:rPr>
          <w:delText>maidservant</w:delText>
        </w:r>
      </w:del>
      <w:ins w:id="42" w:author="Author">
        <w:r w:rsidRPr="00154C4B">
          <w:rPr>
            <w:rFonts w:ascii="Trebuchet MS" w:hAnsi="Trebuchet MS"/>
            <w:noProof/>
          </w:rPr>
          <w:t>slave girl</w:t>
        </w:r>
      </w:ins>
      <w:r w:rsidRPr="00154C4B">
        <w:rPr>
          <w:rFonts w:ascii="Trebuchet MS" w:hAnsi="Trebuchet MS"/>
          <w:noProof/>
        </w:rPr>
        <w:t xml:space="preserve"> who is </w:t>
      </w:r>
      <w:ins w:id="43" w:author="Author">
        <w:r w:rsidRPr="00154C4B">
          <w:rPr>
            <w:rFonts w:ascii="Trebuchet MS" w:hAnsi="Trebuchet MS"/>
            <w:noProof/>
          </w:rPr>
          <w:t xml:space="preserve">working </w:t>
        </w:r>
      </w:ins>
      <w:r w:rsidRPr="00154C4B">
        <w:rPr>
          <w:rFonts w:ascii="Trebuchet MS" w:hAnsi="Trebuchet MS"/>
          <w:noProof/>
        </w:rPr>
        <w:t>at the hand mill</w:t>
      </w:r>
      <w:ins w:id="44" w:author="Author">
        <w:r w:rsidRPr="00154C4B">
          <w:rPr>
            <w:rFonts w:ascii="Trebuchet MS" w:hAnsi="Trebuchet MS"/>
            <w:noProof/>
          </w:rPr>
          <w:t>,</w:t>
        </w:r>
      </w:ins>
      <w:r w:rsidRPr="00154C4B">
        <w:rPr>
          <w:rFonts w:ascii="Trebuchet MS" w:hAnsi="Trebuchet MS"/>
          <w:noProof/>
        </w:rPr>
        <w:t xml:space="preserve"> and every firstborn of </w:t>
      </w:r>
      <w:del w:id="45" w:author="Author">
        <w:r w:rsidRPr="00154C4B">
          <w:rPr>
            <w:rFonts w:ascii="Trebuchet MS" w:hAnsi="Trebuchet MS"/>
            <w:noProof/>
          </w:rPr>
          <w:delText>beast</w:delText>
        </w:r>
      </w:del>
      <w:ins w:id="46" w:author="Author">
        <w:r w:rsidRPr="00154C4B">
          <w:rPr>
            <w:rFonts w:ascii="Trebuchet MS" w:hAnsi="Trebuchet MS"/>
            <w:noProof/>
          </w:rPr>
          <w:t>the livestock</w:t>
        </w:r>
      </w:ins>
      <w:r w:rsidRPr="00154C4B">
        <w:rPr>
          <w:rFonts w:ascii="Trebuchet MS" w:hAnsi="Trebuchet MS"/>
          <w:noProof/>
        </w:rPr>
        <w:t xml:space="preserve">. </w:t>
      </w:r>
      <w:r w:rsidRPr="00154C4B">
        <w:rPr>
          <w:rFonts w:ascii="Trebuchet MS" w:hAnsi="Trebuchet MS"/>
          <w:b/>
          <w:noProof/>
        </w:rPr>
        <w:t xml:space="preserve">11:6 </w:t>
      </w:r>
      <w:del w:id="47" w:author="Author">
        <w:r w:rsidRPr="00154C4B">
          <w:rPr>
            <w:rFonts w:ascii="Trebuchet MS" w:hAnsi="Trebuchet MS"/>
            <w:noProof/>
          </w:rPr>
          <w:delText>And there will certainly occur a great outcry in</w:delText>
        </w:r>
      </w:del>
      <w:ins w:id="48" w:author="Author">
        <w:r w:rsidRPr="00154C4B">
          <w:rPr>
            <w:rFonts w:ascii="Trebuchet MS" w:hAnsi="Trebuchet MS"/>
            <w:noProof/>
          </w:rPr>
          <w:t>Throughout</w:t>
        </w:r>
      </w:ins>
      <w:r w:rsidRPr="00154C4B">
        <w:rPr>
          <w:rFonts w:ascii="Trebuchet MS" w:hAnsi="Trebuchet MS"/>
          <w:noProof/>
        </w:rPr>
        <w:t xml:space="preserve"> all the land of Egypt, </w:t>
      </w:r>
      <w:del w:id="49" w:author="Author">
        <w:r w:rsidRPr="00154C4B">
          <w:rPr>
            <w:rFonts w:ascii="Trebuchet MS" w:hAnsi="Trebuchet MS"/>
            <w:noProof/>
          </w:rPr>
          <w:delText>the like of which</w:delText>
        </w:r>
      </w:del>
      <w:ins w:id="50" w:author="Author">
        <w:r w:rsidRPr="00154C4B">
          <w:rPr>
            <w:rFonts w:ascii="Trebuchet MS" w:hAnsi="Trebuchet MS"/>
            <w:noProof/>
          </w:rPr>
          <w:t>there will be a great outcry such as</w:t>
        </w:r>
      </w:ins>
      <w:r w:rsidRPr="00154C4B">
        <w:rPr>
          <w:rFonts w:ascii="Trebuchet MS" w:hAnsi="Trebuchet MS"/>
          <w:noProof/>
        </w:rPr>
        <w:t xml:space="preserve"> has never </w:t>
      </w:r>
      <w:del w:id="51" w:author="Author">
        <w:r w:rsidRPr="00154C4B">
          <w:rPr>
            <w:rFonts w:ascii="Trebuchet MS" w:hAnsi="Trebuchet MS"/>
            <w:noProof/>
          </w:rPr>
          <w:delText xml:space="preserve">yet </w:delText>
        </w:r>
      </w:del>
      <w:r w:rsidRPr="00154C4B">
        <w:rPr>
          <w:rFonts w:ascii="Trebuchet MS" w:hAnsi="Trebuchet MS"/>
          <w:noProof/>
        </w:rPr>
        <w:t>occurred</w:t>
      </w:r>
      <w:del w:id="52" w:author="Author">
        <w:r w:rsidRPr="00154C4B">
          <w:rPr>
            <w:rFonts w:ascii="Trebuchet MS" w:hAnsi="Trebuchet MS"/>
            <w:noProof/>
          </w:rPr>
          <w:delText>, and the like of which</w:delText>
        </w:r>
      </w:del>
      <w:ins w:id="53" w:author="Author">
        <w:r w:rsidRPr="00154C4B">
          <w:rPr>
            <w:rFonts w:ascii="Trebuchet MS" w:hAnsi="Trebuchet MS"/>
            <w:noProof/>
          </w:rPr>
          <w:t xml:space="preserve"> nor</w:t>
        </w:r>
      </w:ins>
      <w:r w:rsidRPr="00154C4B">
        <w:rPr>
          <w:rFonts w:ascii="Trebuchet MS" w:hAnsi="Trebuchet MS"/>
          <w:noProof/>
        </w:rPr>
        <w:t xml:space="preserve"> will </w:t>
      </w:r>
      <w:del w:id="54" w:author="Author">
        <w:r w:rsidRPr="00154C4B">
          <w:rPr>
            <w:rFonts w:ascii="Trebuchet MS" w:hAnsi="Trebuchet MS"/>
            <w:noProof/>
          </w:rPr>
          <w:delText xml:space="preserve">never be brought about </w:delText>
        </w:r>
      </w:del>
      <w:ins w:id="55" w:author="Author">
        <w:r w:rsidRPr="00154C4B">
          <w:rPr>
            <w:rFonts w:ascii="Trebuchet MS" w:hAnsi="Trebuchet MS"/>
            <w:noProof/>
          </w:rPr>
          <w:t xml:space="preserve">ever occur </w:t>
        </w:r>
      </w:ins>
      <w:r w:rsidRPr="00154C4B">
        <w:rPr>
          <w:rFonts w:ascii="Trebuchet MS" w:hAnsi="Trebuchet MS"/>
          <w:noProof/>
        </w:rPr>
        <w:t xml:space="preserve">again. </w:t>
      </w:r>
      <w:r w:rsidRPr="00154C4B">
        <w:rPr>
          <w:rFonts w:ascii="Trebuchet MS" w:hAnsi="Trebuchet MS"/>
          <w:b/>
          <w:noProof/>
        </w:rPr>
        <w:t xml:space="preserve">11:7 </w:t>
      </w:r>
      <w:r w:rsidRPr="00154C4B">
        <w:rPr>
          <w:rFonts w:ascii="Trebuchet MS" w:hAnsi="Trebuchet MS"/>
          <w:noProof/>
        </w:rPr>
        <w:t xml:space="preserve">But </w:t>
      </w:r>
      <w:del w:id="56" w:author="Author">
        <w:r w:rsidRPr="00154C4B">
          <w:rPr>
            <w:rFonts w:ascii="Trebuchet MS" w:hAnsi="Trebuchet MS"/>
            <w:noProof/>
          </w:rPr>
          <w:delText>against any of</w:delText>
        </w:r>
      </w:del>
      <w:ins w:id="57" w:author="Author">
        <w:r w:rsidRPr="00154C4B">
          <w:rPr>
            <w:rFonts w:ascii="Trebuchet MS" w:hAnsi="Trebuchet MS"/>
            <w:noProof/>
          </w:rPr>
          <w:t>not even a dog will bark</w:t>
        </w:r>
        <w:r w:rsidRPr="00154C4B">
          <w:rPr>
            <w:rStyle w:val="FootnoteReference"/>
            <w:rFonts w:ascii="Trebuchet MS" w:hAnsi="Trebuchet MS"/>
            <w:noProof/>
          </w:rPr>
          <w:footnoteReference w:id="1"/>
        </w:r>
        <w:r w:rsidRPr="00154C4B">
          <w:rPr>
            <w:rFonts w:ascii="Trebuchet MS" w:hAnsi="Trebuchet MS"/>
            <w:noProof/>
          </w:rPr>
          <w:t xml:space="preserve"> at</w:t>
        </w:r>
      </w:ins>
      <w:r w:rsidRPr="00154C4B">
        <w:rPr>
          <w:rFonts w:ascii="Trebuchet MS" w:hAnsi="Trebuchet MS"/>
          <w:noProof/>
        </w:rPr>
        <w:t xml:space="preserve"> the </w:t>
      </w:r>
      <w:del w:id="60" w:author="Author">
        <w:r w:rsidRPr="00154C4B">
          <w:rPr>
            <w:rFonts w:ascii="Trebuchet MS" w:hAnsi="Trebuchet MS"/>
            <w:noProof/>
          </w:rPr>
          <w:delText>sons of Israel will no dog move eagerly its tongue, from man to beast; in order</w:delText>
        </w:r>
      </w:del>
      <w:ins w:id="61" w:author="Author">
        <w:r w:rsidRPr="00154C4B">
          <w:rPr>
            <w:rFonts w:ascii="Trebuchet MS" w:hAnsi="Trebuchet MS"/>
            <w:noProof/>
          </w:rPr>
          <w:t>Israelites, at the men or their livestock, so</w:t>
        </w:r>
      </w:ins>
      <w:r w:rsidRPr="00154C4B">
        <w:rPr>
          <w:rFonts w:ascii="Trebuchet MS" w:hAnsi="Trebuchet MS"/>
          <w:noProof/>
        </w:rPr>
        <w:t xml:space="preserve"> that </w:t>
      </w:r>
      <w:del w:id="62" w:author="Author">
        <w:r w:rsidRPr="00154C4B">
          <w:rPr>
            <w:rFonts w:ascii="Trebuchet MS" w:hAnsi="Trebuchet MS"/>
            <w:noProof/>
            <w:u w:val="dotted"/>
          </w:rPr>
          <w:delText>YOU</w:delText>
        </w:r>
        <w:r w:rsidRPr="00154C4B">
          <w:rPr>
            <w:rFonts w:ascii="Trebuchet MS" w:hAnsi="Trebuchet MS"/>
            <w:noProof/>
          </w:rPr>
          <w:delText xml:space="preserve"> people</w:delText>
        </w:r>
      </w:del>
      <w:ins w:id="63" w:author="Author">
        <w:r w:rsidRPr="00154C4B">
          <w:rPr>
            <w:rFonts w:ascii="Trebuchet MS" w:hAnsi="Trebuchet MS"/>
            <w:noProof/>
          </w:rPr>
          <w:t>you</w:t>
        </w:r>
      </w:ins>
      <w:r w:rsidRPr="00154C4B">
        <w:rPr>
          <w:rFonts w:ascii="Trebuchet MS" w:hAnsi="Trebuchet MS"/>
          <w:noProof/>
        </w:rPr>
        <w:t xml:space="preserve"> may know that Jehovah can make a distinction between the Egyptians and the </w:t>
      </w:r>
      <w:del w:id="64" w:author="Author">
        <w:r w:rsidRPr="00154C4B">
          <w:rPr>
            <w:rFonts w:ascii="Trebuchet MS" w:hAnsi="Trebuchet MS"/>
            <w:noProof/>
          </w:rPr>
          <w:delText>sons of Israel</w:delText>
        </w:r>
      </w:del>
      <w:ins w:id="65" w:author="Author">
        <w:r w:rsidRPr="00154C4B">
          <w:rPr>
            <w:rFonts w:ascii="Trebuchet MS" w:hAnsi="Trebuchet MS"/>
            <w:noProof/>
          </w:rPr>
          <w:t>Israelites</w:t>
        </w:r>
      </w:ins>
      <w:r w:rsidRPr="00154C4B">
        <w:rPr>
          <w:rFonts w:ascii="Trebuchet MS" w:hAnsi="Trebuchet MS"/>
          <w:noProof/>
        </w:rPr>
        <w:t xml:space="preserve">.’ </w:t>
      </w:r>
      <w:r w:rsidRPr="00154C4B">
        <w:rPr>
          <w:rFonts w:ascii="Trebuchet MS" w:hAnsi="Trebuchet MS"/>
          <w:b/>
          <w:noProof/>
        </w:rPr>
        <w:t xml:space="preserve">11:8 </w:t>
      </w:r>
      <w:r w:rsidRPr="00154C4B">
        <w:rPr>
          <w:rFonts w:ascii="Trebuchet MS" w:hAnsi="Trebuchet MS"/>
          <w:noProof/>
        </w:rPr>
        <w:t xml:space="preserve">And all </w:t>
      </w:r>
      <w:del w:id="66" w:author="Author">
        <w:r w:rsidRPr="00154C4B">
          <w:rPr>
            <w:rFonts w:ascii="Trebuchet MS" w:hAnsi="Trebuchet MS"/>
            <w:noProof/>
          </w:rPr>
          <w:delText>these</w:delText>
        </w:r>
      </w:del>
      <w:ins w:id="67" w:author="Author">
        <w:r w:rsidRPr="00154C4B">
          <w:rPr>
            <w:rFonts w:ascii="Trebuchet MS" w:hAnsi="Trebuchet MS"/>
            <w:noProof/>
          </w:rPr>
          <w:t>your</w:t>
        </w:r>
      </w:ins>
      <w:r w:rsidRPr="00154C4B">
        <w:rPr>
          <w:rFonts w:ascii="Trebuchet MS" w:hAnsi="Trebuchet MS"/>
          <w:noProof/>
        </w:rPr>
        <w:t xml:space="preserve"> servants</w:t>
      </w:r>
      <w:del w:id="68" w:author="Author">
        <w:r w:rsidRPr="00154C4B">
          <w:rPr>
            <w:rFonts w:ascii="Trebuchet MS" w:hAnsi="Trebuchet MS"/>
            <w:noProof/>
          </w:rPr>
          <w:delText xml:space="preserve"> of yours</w:delText>
        </w:r>
      </w:del>
      <w:r w:rsidRPr="00154C4B">
        <w:rPr>
          <w:rFonts w:ascii="Trebuchet MS" w:hAnsi="Trebuchet MS"/>
          <w:noProof/>
        </w:rPr>
        <w:t xml:space="preserve"> will certainly come down to me and prostrate themselves to me, saying, ‘Go, you and all the people who follow </w:t>
      </w:r>
      <w:del w:id="69" w:author="Author">
        <w:r w:rsidRPr="00154C4B">
          <w:rPr>
            <w:rFonts w:ascii="Trebuchet MS" w:hAnsi="Trebuchet MS"/>
            <w:noProof/>
          </w:rPr>
          <w:delText>your steps</w:delText>
        </w:r>
      </w:del>
      <w:ins w:id="70" w:author="Author">
        <w:r w:rsidRPr="00154C4B">
          <w:rPr>
            <w:rFonts w:ascii="Trebuchet MS" w:hAnsi="Trebuchet MS"/>
            <w:noProof/>
          </w:rPr>
          <w:t>you</w:t>
        </w:r>
      </w:ins>
      <w:r w:rsidRPr="00154C4B">
        <w:rPr>
          <w:rFonts w:ascii="Trebuchet MS" w:hAnsi="Trebuchet MS"/>
          <w:noProof/>
        </w:rPr>
        <w:t xml:space="preserve">.’ And after that I </w:t>
      </w:r>
      <w:del w:id="71" w:author="Author">
        <w:r w:rsidRPr="00154C4B">
          <w:rPr>
            <w:rFonts w:ascii="Trebuchet MS" w:hAnsi="Trebuchet MS"/>
            <w:noProof/>
          </w:rPr>
          <w:delText>shall</w:delText>
        </w:r>
      </w:del>
      <w:ins w:id="72" w:author="Author">
        <w:r w:rsidRPr="00154C4B">
          <w:rPr>
            <w:rFonts w:ascii="Trebuchet MS" w:hAnsi="Trebuchet MS"/>
            <w:noProof/>
          </w:rPr>
          <w:t>will</w:t>
        </w:r>
      </w:ins>
      <w:r w:rsidRPr="00154C4B">
        <w:rPr>
          <w:rFonts w:ascii="Trebuchet MS" w:hAnsi="Trebuchet MS"/>
          <w:noProof/>
        </w:rPr>
        <w:t xml:space="preserve"> go out.” With that he went out from Phar′aoh in the heat of anger.</w:t>
      </w:r>
    </w:p>
    <w:p w:rsidR="00761686" w:rsidRPr="00154C4B" w:rsidRDefault="00761686" w:rsidP="00761686">
      <w:pPr>
        <w:rPr>
          <w:rFonts w:ascii="Trebuchet MS" w:hAnsi="Trebuchet MS"/>
          <w:noProof/>
        </w:rPr>
      </w:pPr>
      <w:r w:rsidRPr="00154C4B">
        <w:rPr>
          <w:rFonts w:ascii="Trebuchet MS" w:hAnsi="Trebuchet MS"/>
          <w:b/>
        </w:rPr>
        <w:t xml:space="preserve">11:9 </w:t>
      </w:r>
      <w:del w:id="73" w:author="Author">
        <w:r w:rsidRPr="00154C4B">
          <w:rPr>
            <w:rFonts w:ascii="Trebuchet MS" w:hAnsi="Trebuchet MS"/>
            <w:noProof/>
          </w:rPr>
          <w:delText xml:space="preserve">Then </w:delText>
        </w:r>
      </w:del>
      <w:r w:rsidRPr="00154C4B">
        <w:rPr>
          <w:rFonts w:ascii="Trebuchet MS" w:hAnsi="Trebuchet MS"/>
          <w:noProof/>
        </w:rPr>
        <w:t xml:space="preserve">Jehovah </w:t>
      </w:r>
      <w:ins w:id="74" w:author="Author">
        <w:r w:rsidRPr="00154C4B">
          <w:rPr>
            <w:rFonts w:ascii="Trebuchet MS" w:hAnsi="Trebuchet MS"/>
            <w:noProof/>
          </w:rPr>
          <w:t xml:space="preserve">then </w:t>
        </w:r>
      </w:ins>
      <w:r w:rsidRPr="00154C4B">
        <w:rPr>
          <w:rFonts w:ascii="Trebuchet MS" w:hAnsi="Trebuchet MS"/>
          <w:noProof/>
        </w:rPr>
        <w:t xml:space="preserve">said to Moses: “Phar′aoh will not listen to </w:t>
      </w:r>
      <w:del w:id="75" w:author="Author">
        <w:r w:rsidRPr="00154C4B">
          <w:rPr>
            <w:rFonts w:ascii="Trebuchet MS" w:hAnsi="Trebuchet MS"/>
            <w:noProof/>
            <w:u w:val="dotted"/>
          </w:rPr>
          <w:delText>YOU</w:delText>
        </w:r>
        <w:r w:rsidRPr="00154C4B">
          <w:rPr>
            <w:rFonts w:ascii="Trebuchet MS" w:hAnsi="Trebuchet MS"/>
            <w:noProof/>
          </w:rPr>
          <w:delText xml:space="preserve"> men</w:delText>
        </w:r>
      </w:del>
      <w:ins w:id="76" w:author="Author">
        <w:r w:rsidRPr="00154C4B">
          <w:rPr>
            <w:rFonts w:ascii="Trebuchet MS" w:hAnsi="Trebuchet MS"/>
            <w:noProof/>
          </w:rPr>
          <w:t>you</w:t>
        </w:r>
      </w:ins>
      <w:r w:rsidRPr="00154C4B">
        <w:rPr>
          <w:rFonts w:ascii="Trebuchet MS" w:hAnsi="Trebuchet MS"/>
          <w:noProof/>
        </w:rPr>
        <w:t xml:space="preserve">, in order for my miracles to be </w:t>
      </w:r>
      <w:del w:id="77" w:author="Author">
        <w:r w:rsidRPr="00154C4B">
          <w:rPr>
            <w:rFonts w:ascii="Trebuchet MS" w:hAnsi="Trebuchet MS"/>
            <w:noProof/>
          </w:rPr>
          <w:delText>increased</w:delText>
        </w:r>
      </w:del>
      <w:ins w:id="78" w:author="Author">
        <w:r w:rsidRPr="00154C4B">
          <w:rPr>
            <w:rFonts w:ascii="Trebuchet MS" w:hAnsi="Trebuchet MS"/>
            <w:noProof/>
          </w:rPr>
          <w:t>multiplied</w:t>
        </w:r>
      </w:ins>
      <w:r w:rsidRPr="00154C4B">
        <w:rPr>
          <w:rFonts w:ascii="Trebuchet MS" w:hAnsi="Trebuchet MS"/>
          <w:noProof/>
        </w:rPr>
        <w:t xml:space="preserve"> in the land of Egypt.” </w:t>
      </w:r>
      <w:r w:rsidRPr="00154C4B">
        <w:rPr>
          <w:rFonts w:ascii="Trebuchet MS" w:hAnsi="Trebuchet MS"/>
          <w:b/>
          <w:noProof/>
        </w:rPr>
        <w:t xml:space="preserve">11:10 </w:t>
      </w:r>
      <w:del w:id="79" w:author="Author">
        <w:r w:rsidRPr="00154C4B">
          <w:rPr>
            <w:rFonts w:ascii="Trebuchet MS" w:hAnsi="Trebuchet MS"/>
            <w:noProof/>
          </w:rPr>
          <w:delText xml:space="preserve">And </w:delText>
        </w:r>
      </w:del>
      <w:r w:rsidRPr="00154C4B">
        <w:rPr>
          <w:rFonts w:ascii="Trebuchet MS" w:hAnsi="Trebuchet MS"/>
          <w:noProof/>
        </w:rPr>
        <w:t>Moses and Aaron performed all these miracles before Phar′aoh</w:t>
      </w:r>
      <w:del w:id="80" w:author="Author">
        <w:r w:rsidRPr="00154C4B">
          <w:rPr>
            <w:rFonts w:ascii="Trebuchet MS" w:hAnsi="Trebuchet MS"/>
            <w:noProof/>
          </w:rPr>
          <w:delText>;</w:delText>
        </w:r>
      </w:del>
      <w:ins w:id="81" w:author="Author">
        <w:r w:rsidRPr="00154C4B">
          <w:rPr>
            <w:rFonts w:ascii="Trebuchet MS" w:hAnsi="Trebuchet MS"/>
            <w:noProof/>
          </w:rPr>
          <w:t>,</w:t>
        </w:r>
      </w:ins>
      <w:r w:rsidRPr="00154C4B">
        <w:rPr>
          <w:rFonts w:ascii="Trebuchet MS" w:hAnsi="Trebuchet MS"/>
          <w:noProof/>
        </w:rPr>
        <w:t xml:space="preserve"> but Jehovah </w:t>
      </w:r>
      <w:del w:id="82" w:author="Author">
        <w:r w:rsidRPr="00154C4B">
          <w:rPr>
            <w:rFonts w:ascii="Trebuchet MS" w:hAnsi="Trebuchet MS"/>
            <w:noProof/>
          </w:rPr>
          <w:delText>would let</w:delText>
        </w:r>
      </w:del>
      <w:ins w:id="83" w:author="Author">
        <w:r w:rsidRPr="00154C4B">
          <w:rPr>
            <w:rFonts w:ascii="Trebuchet MS" w:hAnsi="Trebuchet MS"/>
            <w:noProof/>
          </w:rPr>
          <w:t>allowed</w:t>
        </w:r>
      </w:ins>
      <w:r w:rsidRPr="00154C4B">
        <w:rPr>
          <w:rFonts w:ascii="Trebuchet MS" w:hAnsi="Trebuchet MS"/>
          <w:noProof/>
        </w:rPr>
        <w:t xml:space="preserve"> Phar′aoh’s heart </w:t>
      </w:r>
      <w:ins w:id="84" w:author="Author">
        <w:r w:rsidRPr="00154C4B">
          <w:rPr>
            <w:rFonts w:ascii="Trebuchet MS" w:hAnsi="Trebuchet MS"/>
            <w:noProof/>
          </w:rPr>
          <w:t xml:space="preserve">to </w:t>
        </w:r>
      </w:ins>
      <w:r w:rsidRPr="00154C4B">
        <w:rPr>
          <w:rFonts w:ascii="Trebuchet MS" w:hAnsi="Trebuchet MS"/>
          <w:noProof/>
        </w:rPr>
        <w:t xml:space="preserve">become obstinate, so that he did not send the </w:t>
      </w:r>
      <w:del w:id="85" w:author="Author">
        <w:r w:rsidRPr="00154C4B">
          <w:rPr>
            <w:rFonts w:ascii="Trebuchet MS" w:hAnsi="Trebuchet MS"/>
            <w:noProof/>
          </w:rPr>
          <w:delText>sons of Israel</w:delText>
        </w:r>
      </w:del>
      <w:ins w:id="86" w:author="Author">
        <w:r w:rsidRPr="00154C4B">
          <w:rPr>
            <w:rFonts w:ascii="Trebuchet MS" w:hAnsi="Trebuchet MS"/>
            <w:noProof/>
          </w:rPr>
          <w:t>Israelites</w:t>
        </w:r>
      </w:ins>
      <w:r w:rsidRPr="00154C4B">
        <w:rPr>
          <w:rFonts w:ascii="Trebuchet MS" w:hAnsi="Trebuchet MS"/>
          <w:noProof/>
        </w:rPr>
        <w:t xml:space="preserve"> away from his land.</w:t>
      </w:r>
    </w:p>
    <w:p w:rsidR="00761686" w:rsidRPr="00154C4B" w:rsidRDefault="00761686" w:rsidP="00761686">
      <w:pPr>
        <w:rPr>
          <w:rFonts w:ascii="Trebuchet MS" w:hAnsi="Trebuchet MS"/>
          <w:b/>
        </w:rPr>
      </w:pPr>
    </w:p>
    <w:p w:rsidR="00762BCB" w:rsidRPr="00761686" w:rsidRDefault="00762BCB" w:rsidP="00761686"/>
    <w:sectPr w:rsidR="00762BCB" w:rsidRPr="00761686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F1BAF" w:rsidRDefault="003F1BAF">
      <w:r>
        <w:separator/>
      </w:r>
    </w:p>
  </w:endnote>
  <w:endnote w:type="continuationSeparator" w:id="0">
    <w:p w:rsidR="003F1BAF" w:rsidRDefault="003F1B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F1BAF" w:rsidRDefault="003F1BAF">
      <w:r>
        <w:separator/>
      </w:r>
    </w:p>
  </w:footnote>
  <w:footnote w:type="continuationSeparator" w:id="0">
    <w:p w:rsidR="003F1BAF" w:rsidRDefault="003F1BAF">
      <w:r>
        <w:continuationSeparator/>
      </w:r>
    </w:p>
  </w:footnote>
  <w:footnote w:id="1">
    <w:p w:rsidR="00761686" w:rsidRPr="00154C4B" w:rsidRDefault="00761686" w:rsidP="00154C4B">
      <w:pPr>
        <w:pStyle w:val="FootnoteText"/>
        <w:spacing w:after="96"/>
        <w:ind w:firstLine="288"/>
        <w:rPr>
          <w:ins w:id="58" w:author="Author"/>
        </w:rPr>
      </w:pPr>
      <w:ins w:id="59" w:author="Author">
        <w:r w:rsidRPr="00154C4B">
          <w:rPr>
            <w:rStyle w:val="FootnoteReference"/>
          </w:rPr>
          <w:footnoteRef/>
        </w:r>
        <w:r w:rsidRPr="00154C4B">
          <w:t xml:space="preserve"> </w:t>
        </w:r>
        <w:r w:rsidRPr="00154C4B">
          <w:rPr>
            <w:b/>
          </w:rPr>
          <w:t xml:space="preserve">11:7 </w:t>
        </w:r>
        <w:r w:rsidRPr="00154C4B">
          <w:t>Lit., “sharpen its tongue.”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210D04">
        <w:t>Exodus Chapter 11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210D04">
      <w:t>02-Exodus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210D04">
      <w:rPr>
        <w:noProof/>
        <w:snapToGrid w:val="0"/>
      </w:rPr>
      <w:t>Exodus 11.Revised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210D04">
        <w:t>Exodus Chapter 11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210D04">
      <w:t>02-Exodus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210D04">
      <w:rPr>
        <w:noProof/>
        <w:snapToGrid w:val="0"/>
      </w:rPr>
      <w:t>Exodus 11.Revised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210D04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210D04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210D04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210D04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BAF"/>
    <w:rsid w:val="00210D04"/>
    <w:rsid w:val="00245EDD"/>
    <w:rsid w:val="0026230D"/>
    <w:rsid w:val="002B524D"/>
    <w:rsid w:val="002C00A8"/>
    <w:rsid w:val="00310508"/>
    <w:rsid w:val="003B380B"/>
    <w:rsid w:val="003F1BAF"/>
    <w:rsid w:val="004500A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1686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E6DBC443-AFB8-4E4E-94F5-4BE85A3A94BD}"/>
  <w:attachedTemplate r:id="R7e8ad568c935498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761686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61686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76168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7e8ad568c935498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423</ap:Words>
  <ap:Characters>1857</ap:Characters>
  <ap:Application>Microsoft Office Word</ap:Application>
  <ap:DocSecurity>0</ap:DocSecurity>
  <ap:Lines>30</ap:Lines>
  <ap:Paragraphs>4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2276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11</dc:title>
  <dc:subject/>
  <dc:creator>Ruth Farrugia</dc:creator>
  <cp:keywords/>
  <dc:description/>
  <cp:lastModifiedBy>Farrugia, Ruth</cp:lastModifiedBy>
  <cp:revision>3</cp:revision>
  <dcterms:created xsi:type="dcterms:W3CDTF">2021-01-22T15:14:00Z</dcterms:created>
  <dcterms:modified xsi:type="dcterms:W3CDTF">2021-01-22T15:14:00Z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11.docx</vt:lpwstr>
  </property>
  <property fmtid="{D5CDD505-2E9C-101B-9397-08002B2CF9AE}" pid="9" name="_TranslationDocumentId">
    <vt:i4>19391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2011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11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