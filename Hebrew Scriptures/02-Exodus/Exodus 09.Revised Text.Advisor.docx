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4BEA" w:rsidRPr="00223558" w:rsidRDefault="008C4BEA" w:rsidP="008C4BEA">
      <w:pPr>
        <w:rPr>
          <w:rFonts w:ascii="Trebuchet MS" w:hAnsi="Trebuchet MS"/>
          <w:noProof/>
        </w:rPr>
      </w:pPr>
      <w:bookmarkStart w:id="0" w:name="_GoBack"/>
      <w:bookmarkEnd w:id="0"/>
      <w:r w:rsidRPr="00223558">
        <w:rPr>
          <w:rFonts w:ascii="Trebuchet MS" w:hAnsi="Trebuchet MS"/>
          <w:b/>
        </w:rPr>
        <w:t xml:space="preserve">9:1 </w:t>
      </w:r>
      <w:del w:id="1" w:author="Author">
        <w:r w:rsidRPr="00223558">
          <w:rPr>
            <w:rFonts w:ascii="Trebuchet MS" w:hAnsi="Trebuchet MS"/>
            <w:noProof/>
          </w:rPr>
          <w:delText>Consequently</w:delText>
        </w:r>
      </w:del>
      <w:ins w:id="2" w:author="Author">
        <w:r w:rsidRPr="00223558">
          <w:rPr>
            <w:rFonts w:ascii="Trebuchet MS" w:hAnsi="Trebuchet MS"/>
            <w:noProof/>
          </w:rPr>
          <w:t>So</w:t>
        </w:r>
      </w:ins>
      <w:r w:rsidRPr="00223558">
        <w:rPr>
          <w:rFonts w:ascii="Trebuchet MS" w:hAnsi="Trebuchet MS"/>
          <w:noProof/>
        </w:rPr>
        <w:t xml:space="preserve"> Jehovah said to Moses: “Go in to Phar′aoh and </w:t>
      </w:r>
      <w:del w:id="3" w:author="Author">
        <w:r w:rsidRPr="00223558">
          <w:rPr>
            <w:rFonts w:ascii="Trebuchet MS" w:hAnsi="Trebuchet MS"/>
            <w:noProof/>
          </w:rPr>
          <w:delText>you must state</w:delText>
        </w:r>
      </w:del>
      <w:ins w:id="4" w:author="Author">
        <w:r w:rsidRPr="00223558">
          <w:rPr>
            <w:rFonts w:ascii="Trebuchet MS" w:hAnsi="Trebuchet MS"/>
            <w:noProof/>
          </w:rPr>
          <w:t>say</w:t>
        </w:r>
      </w:ins>
      <w:r w:rsidRPr="00223558">
        <w:rPr>
          <w:rFonts w:ascii="Trebuchet MS" w:hAnsi="Trebuchet MS"/>
          <w:noProof/>
        </w:rPr>
        <w:t xml:space="preserve"> to him, ‘This is what Jehovah the God of the Hebrews has said: “Send my people away </w:t>
      </w:r>
      <w:ins w:id="5" w:author="Author">
        <w:r w:rsidRPr="00223558">
          <w:rPr>
            <w:rFonts w:ascii="Trebuchet MS" w:hAnsi="Trebuchet MS"/>
            <w:noProof/>
          </w:rPr>
          <w:t xml:space="preserve">so </w:t>
        </w:r>
      </w:ins>
      <w:r w:rsidRPr="00223558">
        <w:rPr>
          <w:rFonts w:ascii="Trebuchet MS" w:hAnsi="Trebuchet MS"/>
          <w:noProof/>
        </w:rPr>
        <w:t xml:space="preserve">that they may serve me. </w:t>
      </w:r>
      <w:r w:rsidRPr="00223558">
        <w:rPr>
          <w:rFonts w:ascii="Trebuchet MS" w:hAnsi="Trebuchet MS"/>
          <w:b/>
          <w:noProof/>
        </w:rPr>
        <w:t xml:space="preserve">9:2 </w:t>
      </w:r>
      <w:r w:rsidRPr="00223558">
        <w:rPr>
          <w:rFonts w:ascii="Trebuchet MS" w:hAnsi="Trebuchet MS"/>
          <w:noProof/>
        </w:rPr>
        <w:t xml:space="preserve">But if you </w:t>
      </w:r>
      <w:del w:id="6" w:author="Author">
        <w:r w:rsidRPr="00223558">
          <w:rPr>
            <w:rFonts w:ascii="Trebuchet MS" w:hAnsi="Trebuchet MS"/>
            <w:noProof/>
          </w:rPr>
          <w:delText>continue refusing</w:delText>
        </w:r>
      </w:del>
      <w:ins w:id="7" w:author="Author">
        <w:r w:rsidRPr="00223558">
          <w:rPr>
            <w:rFonts w:ascii="Trebuchet MS" w:hAnsi="Trebuchet MS"/>
            <w:noProof/>
          </w:rPr>
          <w:t>refuse</w:t>
        </w:r>
      </w:ins>
      <w:r w:rsidRPr="00223558">
        <w:rPr>
          <w:rFonts w:ascii="Trebuchet MS" w:hAnsi="Trebuchet MS"/>
          <w:noProof/>
        </w:rPr>
        <w:t xml:space="preserve"> to send them away and you </w:t>
      </w:r>
      <w:del w:id="8" w:author="Author">
        <w:r w:rsidRPr="00223558">
          <w:rPr>
            <w:rFonts w:ascii="Trebuchet MS" w:hAnsi="Trebuchet MS"/>
            <w:noProof/>
          </w:rPr>
          <w:delText>are still keeping hold of</w:delText>
        </w:r>
      </w:del>
      <w:ins w:id="9" w:author="Author">
        <w:r w:rsidRPr="00223558">
          <w:rPr>
            <w:rFonts w:ascii="Trebuchet MS" w:hAnsi="Trebuchet MS"/>
            <w:noProof/>
          </w:rPr>
          <w:t>keep holding</w:t>
        </w:r>
      </w:ins>
      <w:r w:rsidRPr="00223558">
        <w:rPr>
          <w:rFonts w:ascii="Trebuchet MS" w:hAnsi="Trebuchet MS"/>
          <w:noProof/>
        </w:rPr>
        <w:t xml:space="preserve"> them, </w:t>
      </w:r>
      <w:r w:rsidRPr="00223558">
        <w:rPr>
          <w:rFonts w:ascii="Trebuchet MS" w:hAnsi="Trebuchet MS"/>
          <w:b/>
          <w:noProof/>
        </w:rPr>
        <w:t xml:space="preserve">9:3 </w:t>
      </w:r>
      <w:r w:rsidRPr="00223558">
        <w:rPr>
          <w:rFonts w:ascii="Trebuchet MS" w:hAnsi="Trebuchet MS"/>
          <w:noProof/>
        </w:rPr>
        <w:t xml:space="preserve">look! Jehovah’s hand </w:t>
      </w:r>
      <w:del w:id="10" w:author="Author">
        <w:r w:rsidRPr="00223558">
          <w:rPr>
            <w:rFonts w:ascii="Trebuchet MS" w:hAnsi="Trebuchet MS"/>
            <w:noProof/>
          </w:rPr>
          <w:delText>is coming upon</w:delText>
        </w:r>
      </w:del>
      <w:ins w:id="11" w:author="Author">
        <w:r w:rsidRPr="00223558">
          <w:rPr>
            <w:rFonts w:ascii="Trebuchet MS" w:hAnsi="Trebuchet MS"/>
            <w:noProof/>
          </w:rPr>
          <w:t>will come against</w:t>
        </w:r>
      </w:ins>
      <w:r w:rsidRPr="00223558">
        <w:rPr>
          <w:rFonts w:ascii="Trebuchet MS" w:hAnsi="Trebuchet MS"/>
          <w:noProof/>
        </w:rPr>
        <w:t xml:space="preserve"> your livestock </w:t>
      </w:r>
      <w:del w:id="12" w:author="Author">
        <w:r w:rsidRPr="00223558">
          <w:rPr>
            <w:rFonts w:ascii="Trebuchet MS" w:hAnsi="Trebuchet MS"/>
            <w:noProof/>
          </w:rPr>
          <w:delText xml:space="preserve">that is </w:delText>
        </w:r>
      </w:del>
      <w:r w:rsidRPr="00223558">
        <w:rPr>
          <w:rFonts w:ascii="Trebuchet MS" w:hAnsi="Trebuchet MS"/>
          <w:noProof/>
        </w:rPr>
        <w:t xml:space="preserve">in the field. On the horses, the </w:t>
      </w:r>
      <w:del w:id="13" w:author="Author">
        <w:r w:rsidRPr="00223558">
          <w:rPr>
            <w:rFonts w:ascii="Trebuchet MS" w:hAnsi="Trebuchet MS"/>
            <w:noProof/>
          </w:rPr>
          <w:delText>asses</w:delText>
        </w:r>
      </w:del>
      <w:ins w:id="14" w:author="Author">
        <w:r w:rsidRPr="00223558">
          <w:rPr>
            <w:rFonts w:ascii="Trebuchet MS" w:hAnsi="Trebuchet MS"/>
            <w:noProof/>
          </w:rPr>
          <w:t>donkeys</w:t>
        </w:r>
      </w:ins>
      <w:r w:rsidRPr="00223558">
        <w:rPr>
          <w:rFonts w:ascii="Trebuchet MS" w:hAnsi="Trebuchet MS"/>
          <w:noProof/>
        </w:rPr>
        <w:t>, the camels, the herd</w:t>
      </w:r>
      <w:ins w:id="15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and the flock</w:t>
      </w:r>
      <w:ins w:id="16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there will be a </w:t>
      </w:r>
      <w:del w:id="17" w:author="Author">
        <w:r w:rsidRPr="00223558">
          <w:rPr>
            <w:rFonts w:ascii="Trebuchet MS" w:hAnsi="Trebuchet MS"/>
            <w:noProof/>
          </w:rPr>
          <w:delText>very heavy pestilence</w:delText>
        </w:r>
      </w:del>
      <w:ins w:id="18" w:author="Author">
        <w:r w:rsidRPr="00223558">
          <w:rPr>
            <w:rFonts w:ascii="Trebuchet MS" w:hAnsi="Trebuchet MS"/>
            <w:noProof/>
          </w:rPr>
          <w:t>devastating plague</w:t>
        </w:r>
      </w:ins>
      <w:r w:rsidRPr="00223558">
        <w:rPr>
          <w:rFonts w:ascii="Trebuchet MS" w:hAnsi="Trebuchet MS"/>
          <w:noProof/>
        </w:rPr>
        <w:t xml:space="preserve">. </w:t>
      </w:r>
      <w:r w:rsidRPr="00223558">
        <w:rPr>
          <w:rFonts w:ascii="Trebuchet MS" w:hAnsi="Trebuchet MS"/>
          <w:b/>
          <w:noProof/>
        </w:rPr>
        <w:t xml:space="preserve">9:4 </w:t>
      </w:r>
      <w:r w:rsidRPr="00223558">
        <w:rPr>
          <w:rFonts w:ascii="Trebuchet MS" w:hAnsi="Trebuchet MS"/>
          <w:noProof/>
        </w:rPr>
        <w:t xml:space="preserve">And Jehovah will certainly make a distinction between the livestock of Israel and the livestock of Egypt, and </w:t>
      </w:r>
      <w:del w:id="19" w:author="Author">
        <w:r w:rsidRPr="00223558">
          <w:rPr>
            <w:rFonts w:ascii="Trebuchet MS" w:hAnsi="Trebuchet MS"/>
            <w:noProof/>
          </w:rPr>
          <w:delText>not a thing of all</w:delText>
        </w:r>
      </w:del>
      <w:ins w:id="20" w:author="Author">
        <w:r w:rsidRPr="00223558">
          <w:rPr>
            <w:rFonts w:ascii="Trebuchet MS" w:hAnsi="Trebuchet MS"/>
            <w:noProof/>
          </w:rPr>
          <w:t>nothing</w:t>
        </w:r>
      </w:ins>
      <w:r w:rsidRPr="00223558">
        <w:rPr>
          <w:rFonts w:ascii="Trebuchet MS" w:hAnsi="Trebuchet MS"/>
          <w:noProof/>
        </w:rPr>
        <w:t xml:space="preserve"> that belongs to the </w:t>
      </w:r>
      <w:del w:id="21" w:author="Author">
        <w:r w:rsidRPr="00223558">
          <w:rPr>
            <w:rFonts w:ascii="Trebuchet MS" w:hAnsi="Trebuchet MS"/>
            <w:noProof/>
          </w:rPr>
          <w:delText>sons of Israel</w:delText>
        </w:r>
      </w:del>
      <w:ins w:id="22" w:author="Author">
        <w:r w:rsidRPr="00223558">
          <w:rPr>
            <w:rFonts w:ascii="Trebuchet MS" w:hAnsi="Trebuchet MS"/>
            <w:noProof/>
          </w:rPr>
          <w:t>Israelites</w:t>
        </w:r>
      </w:ins>
      <w:r w:rsidRPr="00223558">
        <w:rPr>
          <w:rFonts w:ascii="Trebuchet MS" w:hAnsi="Trebuchet MS"/>
          <w:noProof/>
        </w:rPr>
        <w:t xml:space="preserve"> will die.”’” </w:t>
      </w:r>
      <w:r w:rsidRPr="00223558">
        <w:rPr>
          <w:rFonts w:ascii="Trebuchet MS" w:hAnsi="Trebuchet MS"/>
          <w:b/>
          <w:noProof/>
        </w:rPr>
        <w:t xml:space="preserve">9:5 </w:t>
      </w:r>
      <w:r w:rsidRPr="00223558">
        <w:rPr>
          <w:rFonts w:ascii="Trebuchet MS" w:hAnsi="Trebuchet MS"/>
          <w:noProof/>
        </w:rPr>
        <w:t xml:space="preserve">Moreover, Jehovah set an appointed time, saying: “Tomorrow Jehovah will do this </w:t>
      </w:r>
      <w:del w:id="23" w:author="Author">
        <w:r w:rsidRPr="00223558">
          <w:rPr>
            <w:rFonts w:ascii="Trebuchet MS" w:hAnsi="Trebuchet MS"/>
            <w:noProof/>
          </w:rPr>
          <w:delText xml:space="preserve">thing </w:delText>
        </w:r>
      </w:del>
      <w:r w:rsidRPr="00223558">
        <w:rPr>
          <w:rFonts w:ascii="Trebuchet MS" w:hAnsi="Trebuchet MS"/>
          <w:noProof/>
        </w:rPr>
        <w:t>in the land.”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9:6 </w:t>
      </w:r>
      <w:del w:id="24" w:author="Author">
        <w:r w:rsidRPr="00223558">
          <w:rPr>
            <w:rFonts w:ascii="Trebuchet MS" w:hAnsi="Trebuchet MS"/>
            <w:noProof/>
          </w:rPr>
          <w:delText>Accordingly</w:delText>
        </w:r>
      </w:del>
      <w:ins w:id="25" w:author="Author">
        <w:r w:rsidRPr="00223558">
          <w:rPr>
            <w:rFonts w:ascii="Trebuchet MS" w:hAnsi="Trebuchet MS"/>
            <w:noProof/>
          </w:rPr>
          <w:t>And</w:t>
        </w:r>
      </w:ins>
      <w:r w:rsidRPr="00223558">
        <w:rPr>
          <w:rFonts w:ascii="Trebuchet MS" w:hAnsi="Trebuchet MS"/>
          <w:noProof/>
        </w:rPr>
        <w:t xml:space="preserve"> Jehovah did this </w:t>
      </w:r>
      <w:del w:id="26" w:author="Author">
        <w:r w:rsidRPr="00223558">
          <w:rPr>
            <w:rFonts w:ascii="Trebuchet MS" w:hAnsi="Trebuchet MS"/>
            <w:noProof/>
          </w:rPr>
          <w:delText xml:space="preserve">thing </w:delText>
        </w:r>
      </w:del>
      <w:r w:rsidRPr="00223558">
        <w:rPr>
          <w:rFonts w:ascii="Trebuchet MS" w:hAnsi="Trebuchet MS"/>
          <w:noProof/>
        </w:rPr>
        <w:t xml:space="preserve">on the </w:t>
      </w:r>
      <w:ins w:id="27" w:author="Author">
        <w:r w:rsidRPr="00223558">
          <w:rPr>
            <w:rFonts w:ascii="Trebuchet MS" w:hAnsi="Trebuchet MS"/>
            <w:noProof/>
          </w:rPr>
          <w:t xml:space="preserve">very </w:t>
        </w:r>
      </w:ins>
      <w:r w:rsidRPr="00223558">
        <w:rPr>
          <w:rFonts w:ascii="Trebuchet MS" w:hAnsi="Trebuchet MS"/>
          <w:noProof/>
        </w:rPr>
        <w:t>next day, and all sorts of livestock of Egypt began to die</w:t>
      </w:r>
      <w:del w:id="28" w:author="Author">
        <w:r w:rsidRPr="00223558">
          <w:rPr>
            <w:rFonts w:ascii="Trebuchet MS" w:hAnsi="Trebuchet MS"/>
            <w:noProof/>
          </w:rPr>
          <w:delText>;</w:delText>
        </w:r>
      </w:del>
      <w:ins w:id="29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but not one of </w:t>
      </w:r>
      <w:del w:id="30" w:author="Author">
        <w:r w:rsidRPr="00223558">
          <w:rPr>
            <w:rFonts w:ascii="Trebuchet MS" w:hAnsi="Trebuchet MS"/>
            <w:noProof/>
          </w:rPr>
          <w:delText>the</w:delText>
        </w:r>
      </w:del>
      <w:ins w:id="31" w:author="Author">
        <w:r w:rsidRPr="00223558">
          <w:rPr>
            <w:rFonts w:ascii="Trebuchet MS" w:hAnsi="Trebuchet MS"/>
            <w:noProof/>
          </w:rPr>
          <w:t>Israel’s</w:t>
        </w:r>
      </w:ins>
      <w:r w:rsidRPr="00223558">
        <w:rPr>
          <w:rFonts w:ascii="Trebuchet MS" w:hAnsi="Trebuchet MS"/>
          <w:noProof/>
        </w:rPr>
        <w:t xml:space="preserve"> livestock </w:t>
      </w:r>
      <w:del w:id="32" w:author="Author">
        <w:r w:rsidRPr="00223558">
          <w:rPr>
            <w:rFonts w:ascii="Trebuchet MS" w:hAnsi="Trebuchet MS"/>
            <w:noProof/>
          </w:rPr>
          <w:delText xml:space="preserve">of the sons of Israel </w:delText>
        </w:r>
      </w:del>
      <w:r w:rsidRPr="00223558">
        <w:rPr>
          <w:rFonts w:ascii="Trebuchet MS" w:hAnsi="Trebuchet MS"/>
          <w:noProof/>
        </w:rPr>
        <w:t xml:space="preserve">died. </w:t>
      </w:r>
      <w:r w:rsidRPr="00223558">
        <w:rPr>
          <w:rFonts w:ascii="Trebuchet MS" w:hAnsi="Trebuchet MS"/>
          <w:b/>
          <w:noProof/>
        </w:rPr>
        <w:t xml:space="preserve">9:7 </w:t>
      </w:r>
      <w:del w:id="33" w:author="Author">
        <w:r w:rsidRPr="00223558">
          <w:rPr>
            <w:rFonts w:ascii="Trebuchet MS" w:hAnsi="Trebuchet MS"/>
            <w:noProof/>
          </w:rPr>
          <w:delText>Then</w:delText>
        </w:r>
      </w:del>
      <w:ins w:id="34" w:author="Author">
        <w:r w:rsidRPr="00223558">
          <w:rPr>
            <w:rFonts w:ascii="Trebuchet MS" w:hAnsi="Trebuchet MS"/>
            <w:noProof/>
          </w:rPr>
          <w:t>When</w:t>
        </w:r>
      </w:ins>
      <w:r w:rsidRPr="00223558">
        <w:rPr>
          <w:rFonts w:ascii="Trebuchet MS" w:hAnsi="Trebuchet MS"/>
          <w:noProof/>
        </w:rPr>
        <w:t xml:space="preserve"> Phar′aoh </w:t>
      </w:r>
      <w:del w:id="35" w:author="Author">
        <w:r w:rsidRPr="00223558">
          <w:rPr>
            <w:rFonts w:ascii="Trebuchet MS" w:hAnsi="Trebuchet MS"/>
            <w:noProof/>
          </w:rPr>
          <w:delText>sent, and</w:delText>
        </w:r>
      </w:del>
      <w:ins w:id="36" w:author="Author">
        <w:r w:rsidRPr="00223558">
          <w:rPr>
            <w:rFonts w:ascii="Trebuchet MS" w:hAnsi="Trebuchet MS"/>
            <w:noProof/>
          </w:rPr>
          <w:t>inquired</w:t>
        </w:r>
      </w:ins>
      <w:r w:rsidRPr="00223558">
        <w:rPr>
          <w:rFonts w:ascii="Trebuchet MS" w:hAnsi="Trebuchet MS"/>
          <w:noProof/>
        </w:rPr>
        <w:t>, look! not so much as one of Israel’s livestock had died. Nevertheless, Phar′aoh’s heart continued to be unresponsive, and he did not send the people away.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9:8 </w:t>
      </w:r>
      <w:del w:id="37" w:author="Author">
        <w:r w:rsidRPr="00223558">
          <w:rPr>
            <w:rFonts w:ascii="Trebuchet MS" w:hAnsi="Trebuchet MS"/>
            <w:noProof/>
          </w:rPr>
          <w:delText xml:space="preserve">After that </w:delText>
        </w:r>
      </w:del>
      <w:r w:rsidRPr="00223558">
        <w:rPr>
          <w:rFonts w:ascii="Trebuchet MS" w:hAnsi="Trebuchet MS"/>
          <w:noProof/>
        </w:rPr>
        <w:t xml:space="preserve">Jehovah </w:t>
      </w:r>
      <w:ins w:id="38" w:author="Author">
        <w:r w:rsidRPr="00223558">
          <w:rPr>
            <w:rFonts w:ascii="Trebuchet MS" w:hAnsi="Trebuchet MS"/>
            <w:noProof/>
          </w:rPr>
          <w:t xml:space="preserve">then </w:t>
        </w:r>
      </w:ins>
      <w:r w:rsidRPr="00223558">
        <w:rPr>
          <w:rFonts w:ascii="Trebuchet MS" w:hAnsi="Trebuchet MS"/>
          <w:noProof/>
        </w:rPr>
        <w:t>said to Moses and Aaron: “</w:t>
      </w:r>
      <w:del w:id="39" w:author="Author">
        <w:r w:rsidRPr="00223558">
          <w:rPr>
            <w:rFonts w:ascii="Trebuchet MS" w:hAnsi="Trebuchet MS"/>
            <w:noProof/>
          </w:rPr>
          <w:delText>Take for yourselves</w:delText>
        </w:r>
      </w:del>
      <w:ins w:id="40" w:author="Author">
        <w:r w:rsidRPr="00223558">
          <w:rPr>
            <w:rFonts w:ascii="Trebuchet MS" w:hAnsi="Trebuchet MS"/>
            <w:noProof/>
          </w:rPr>
          <w:t>Fill</w:t>
        </w:r>
      </w:ins>
      <w:r w:rsidRPr="00223558">
        <w:rPr>
          <w:rFonts w:ascii="Trebuchet MS" w:hAnsi="Trebuchet MS"/>
          <w:noProof/>
        </w:rPr>
        <w:t xml:space="preserve"> both </w:t>
      </w:r>
      <w:ins w:id="41" w:author="Author">
        <w:r w:rsidRPr="00223558">
          <w:rPr>
            <w:rFonts w:ascii="Trebuchet MS" w:hAnsi="Trebuchet MS"/>
            <w:noProof/>
          </w:rPr>
          <w:t xml:space="preserve">of your </w:t>
        </w:r>
      </w:ins>
      <w:r w:rsidRPr="00223558">
        <w:rPr>
          <w:rFonts w:ascii="Trebuchet MS" w:hAnsi="Trebuchet MS"/>
          <w:noProof/>
        </w:rPr>
        <w:t xml:space="preserve">hands </w:t>
      </w:r>
      <w:del w:id="42" w:author="Author">
        <w:r w:rsidRPr="00223558">
          <w:rPr>
            <w:rFonts w:ascii="Trebuchet MS" w:hAnsi="Trebuchet MS"/>
            <w:noProof/>
          </w:rPr>
          <w:delText>full of</w:delText>
        </w:r>
      </w:del>
      <w:ins w:id="43" w:author="Author">
        <w:r w:rsidRPr="00223558">
          <w:rPr>
            <w:rFonts w:ascii="Trebuchet MS" w:hAnsi="Trebuchet MS"/>
            <w:noProof/>
          </w:rPr>
          <w:t>with</w:t>
        </w:r>
      </w:ins>
      <w:r w:rsidRPr="00223558">
        <w:rPr>
          <w:rFonts w:ascii="Trebuchet MS" w:hAnsi="Trebuchet MS"/>
          <w:noProof/>
        </w:rPr>
        <w:t xml:space="preserve"> soot from a kiln, and Moses must </w:t>
      </w:r>
      <w:del w:id="44" w:author="Author">
        <w:r w:rsidRPr="00223558">
          <w:rPr>
            <w:rFonts w:ascii="Trebuchet MS" w:hAnsi="Trebuchet MS"/>
            <w:noProof/>
          </w:rPr>
          <w:delText>toss</w:delText>
        </w:r>
      </w:del>
      <w:ins w:id="45" w:author="Author">
        <w:r w:rsidRPr="00223558">
          <w:rPr>
            <w:rFonts w:ascii="Trebuchet MS" w:hAnsi="Trebuchet MS"/>
            <w:noProof/>
          </w:rPr>
          <w:t>throw</w:t>
        </w:r>
      </w:ins>
      <w:r w:rsidRPr="00223558">
        <w:rPr>
          <w:rFonts w:ascii="Trebuchet MS" w:hAnsi="Trebuchet MS"/>
          <w:noProof/>
        </w:rPr>
        <w:t xml:space="preserve"> it </w:t>
      </w:r>
      <w:del w:id="46" w:author="Author">
        <w:r w:rsidRPr="00223558">
          <w:rPr>
            <w:rFonts w:ascii="Trebuchet MS" w:hAnsi="Trebuchet MS"/>
            <w:noProof/>
          </w:rPr>
          <w:delText>toward</w:delText>
        </w:r>
      </w:del>
      <w:ins w:id="47" w:author="Author">
        <w:r w:rsidRPr="00223558">
          <w:rPr>
            <w:rFonts w:ascii="Trebuchet MS" w:hAnsi="Trebuchet MS"/>
            <w:noProof/>
          </w:rPr>
          <w:t>into</w:t>
        </w:r>
      </w:ins>
      <w:r w:rsidRPr="00223558">
        <w:rPr>
          <w:rFonts w:ascii="Trebuchet MS" w:hAnsi="Trebuchet MS"/>
          <w:noProof/>
        </w:rPr>
        <w:t xml:space="preserve"> the </w:t>
      </w:r>
      <w:del w:id="48" w:author="Author">
        <w:r w:rsidRPr="00223558">
          <w:rPr>
            <w:rFonts w:ascii="Trebuchet MS" w:hAnsi="Trebuchet MS"/>
            <w:noProof/>
          </w:rPr>
          <w:delText>heavens</w:delText>
        </w:r>
      </w:del>
      <w:ins w:id="49" w:author="Author">
        <w:r w:rsidRPr="00223558">
          <w:rPr>
            <w:rFonts w:ascii="Trebuchet MS" w:hAnsi="Trebuchet MS"/>
            <w:noProof/>
          </w:rPr>
          <w:t>air</w:t>
        </w:r>
      </w:ins>
      <w:r w:rsidRPr="00223558">
        <w:rPr>
          <w:rFonts w:ascii="Trebuchet MS" w:hAnsi="Trebuchet MS"/>
          <w:noProof/>
        </w:rPr>
        <w:t xml:space="preserve"> in </w:t>
      </w:r>
      <w:ins w:id="50" w:author="Author">
        <w:r w:rsidRPr="00223558">
          <w:rPr>
            <w:rFonts w:ascii="Trebuchet MS" w:hAnsi="Trebuchet MS"/>
            <w:noProof/>
          </w:rPr>
          <w:t xml:space="preserve">front of </w:t>
        </w:r>
      </w:ins>
      <w:r w:rsidRPr="00223558">
        <w:rPr>
          <w:rFonts w:ascii="Trebuchet MS" w:hAnsi="Trebuchet MS"/>
          <w:noProof/>
        </w:rPr>
        <w:t>Phar′</w:t>
      </w:r>
      <w:del w:id="51" w:author="Author">
        <w:r w:rsidRPr="00223558">
          <w:rPr>
            <w:rFonts w:ascii="Trebuchet MS" w:hAnsi="Trebuchet MS"/>
            <w:noProof/>
          </w:rPr>
          <w:delText>aoh’s sight</w:delText>
        </w:r>
      </w:del>
      <w:ins w:id="52" w:author="Author">
        <w:r w:rsidRPr="00223558">
          <w:rPr>
            <w:rFonts w:ascii="Trebuchet MS" w:hAnsi="Trebuchet MS"/>
            <w:noProof/>
          </w:rPr>
          <w:t>aoh</w:t>
        </w:r>
      </w:ins>
      <w:r w:rsidRPr="00223558">
        <w:rPr>
          <w:rFonts w:ascii="Trebuchet MS" w:hAnsi="Trebuchet MS"/>
          <w:noProof/>
        </w:rPr>
        <w:t xml:space="preserve">. </w:t>
      </w:r>
      <w:r w:rsidRPr="00223558">
        <w:rPr>
          <w:rFonts w:ascii="Trebuchet MS" w:hAnsi="Trebuchet MS"/>
          <w:b/>
          <w:noProof/>
        </w:rPr>
        <w:t xml:space="preserve">9:9 </w:t>
      </w:r>
      <w:r w:rsidRPr="00223558">
        <w:rPr>
          <w:rFonts w:ascii="Trebuchet MS" w:hAnsi="Trebuchet MS"/>
          <w:noProof/>
        </w:rPr>
        <w:t xml:space="preserve">And it </w:t>
      </w:r>
      <w:del w:id="53" w:author="Author">
        <w:r w:rsidRPr="00223558">
          <w:rPr>
            <w:rFonts w:ascii="Trebuchet MS" w:hAnsi="Trebuchet MS"/>
            <w:noProof/>
          </w:rPr>
          <w:delText>must</w:delText>
        </w:r>
      </w:del>
      <w:ins w:id="54" w:author="Author">
        <w:r w:rsidRPr="00223558">
          <w:rPr>
            <w:rFonts w:ascii="Trebuchet MS" w:hAnsi="Trebuchet MS"/>
            <w:noProof/>
          </w:rPr>
          <w:t>will</w:t>
        </w:r>
      </w:ins>
      <w:r w:rsidRPr="00223558">
        <w:rPr>
          <w:rFonts w:ascii="Trebuchet MS" w:hAnsi="Trebuchet MS"/>
          <w:noProof/>
        </w:rPr>
        <w:t xml:space="preserve"> become a </w:t>
      </w:r>
      <w:del w:id="55" w:author="Author">
        <w:r w:rsidRPr="00223558">
          <w:rPr>
            <w:rFonts w:ascii="Trebuchet MS" w:hAnsi="Trebuchet MS"/>
            <w:noProof/>
          </w:rPr>
          <w:delText>powder upon</w:delText>
        </w:r>
      </w:del>
      <w:ins w:id="56" w:author="Author">
        <w:r w:rsidRPr="00223558">
          <w:rPr>
            <w:rFonts w:ascii="Trebuchet MS" w:hAnsi="Trebuchet MS"/>
            <w:noProof/>
          </w:rPr>
          <w:t>fine dust on</w:t>
        </w:r>
      </w:ins>
      <w:r w:rsidRPr="00223558">
        <w:rPr>
          <w:rFonts w:ascii="Trebuchet MS" w:hAnsi="Trebuchet MS"/>
          <w:noProof/>
        </w:rPr>
        <w:t xml:space="preserve"> all the land of Egypt, and it </w:t>
      </w:r>
      <w:del w:id="57" w:author="Author">
        <w:r w:rsidRPr="00223558">
          <w:rPr>
            <w:rFonts w:ascii="Trebuchet MS" w:hAnsi="Trebuchet MS"/>
            <w:noProof/>
          </w:rPr>
          <w:delText>must</w:delText>
        </w:r>
      </w:del>
      <w:ins w:id="58" w:author="Author">
        <w:r w:rsidRPr="00223558">
          <w:rPr>
            <w:rFonts w:ascii="Trebuchet MS" w:hAnsi="Trebuchet MS"/>
            <w:noProof/>
          </w:rPr>
          <w:t>will</w:t>
        </w:r>
      </w:ins>
      <w:r w:rsidRPr="00223558">
        <w:rPr>
          <w:rFonts w:ascii="Trebuchet MS" w:hAnsi="Trebuchet MS"/>
          <w:noProof/>
        </w:rPr>
        <w:t xml:space="preserve"> become </w:t>
      </w:r>
      <w:ins w:id="59" w:author="Author">
        <w:r w:rsidRPr="00223558">
          <w:rPr>
            <w:rFonts w:ascii="Trebuchet MS" w:hAnsi="Trebuchet MS"/>
            <w:noProof/>
          </w:rPr>
          <w:t xml:space="preserve">festering </w:t>
        </w:r>
      </w:ins>
      <w:r w:rsidRPr="00223558">
        <w:rPr>
          <w:rFonts w:ascii="Trebuchet MS" w:hAnsi="Trebuchet MS"/>
          <w:noProof/>
        </w:rPr>
        <w:t xml:space="preserve">boils </w:t>
      </w:r>
      <w:del w:id="60" w:author="Author">
        <w:r w:rsidRPr="00223558">
          <w:rPr>
            <w:rFonts w:ascii="Trebuchet MS" w:hAnsi="Trebuchet MS"/>
            <w:noProof/>
          </w:rPr>
          <w:delText>breaking out with blisters upon</w:delText>
        </w:r>
      </w:del>
      <w:ins w:id="61" w:author="Author">
        <w:r w:rsidRPr="00223558">
          <w:rPr>
            <w:rFonts w:ascii="Trebuchet MS" w:hAnsi="Trebuchet MS"/>
            <w:noProof/>
          </w:rPr>
          <w:t>on</w:t>
        </w:r>
      </w:ins>
      <w:r w:rsidRPr="00223558">
        <w:rPr>
          <w:rFonts w:ascii="Trebuchet MS" w:hAnsi="Trebuchet MS"/>
          <w:noProof/>
        </w:rPr>
        <w:t xml:space="preserve"> man and beast in all the land of Egypt.”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9:10 </w:t>
      </w:r>
      <w:r w:rsidRPr="00223558">
        <w:rPr>
          <w:rFonts w:ascii="Trebuchet MS" w:hAnsi="Trebuchet MS"/>
          <w:noProof/>
        </w:rPr>
        <w:t xml:space="preserve">So they took </w:t>
      </w:r>
      <w:del w:id="62" w:author="Author">
        <w:r w:rsidRPr="00223558">
          <w:rPr>
            <w:rFonts w:ascii="Trebuchet MS" w:hAnsi="Trebuchet MS"/>
            <w:noProof/>
          </w:rPr>
          <w:delText xml:space="preserve">the </w:delText>
        </w:r>
      </w:del>
      <w:r w:rsidRPr="00223558">
        <w:rPr>
          <w:rFonts w:ascii="Trebuchet MS" w:hAnsi="Trebuchet MS"/>
          <w:noProof/>
        </w:rPr>
        <w:t xml:space="preserve">soot </w:t>
      </w:r>
      <w:del w:id="63" w:author="Author">
        <w:r w:rsidRPr="00223558">
          <w:rPr>
            <w:rFonts w:ascii="Trebuchet MS" w:hAnsi="Trebuchet MS"/>
            <w:noProof/>
          </w:rPr>
          <w:delText>of</w:delText>
        </w:r>
      </w:del>
      <w:ins w:id="64" w:author="Author">
        <w:r w:rsidRPr="00223558">
          <w:rPr>
            <w:rFonts w:ascii="Trebuchet MS" w:hAnsi="Trebuchet MS"/>
            <w:noProof/>
          </w:rPr>
          <w:t>from</w:t>
        </w:r>
      </w:ins>
      <w:r w:rsidRPr="00223558">
        <w:rPr>
          <w:rFonts w:ascii="Trebuchet MS" w:hAnsi="Trebuchet MS"/>
          <w:noProof/>
        </w:rPr>
        <w:t xml:space="preserve"> a kiln and stood before Phar′aoh, and Moses tossed it </w:t>
      </w:r>
      <w:del w:id="65" w:author="Author">
        <w:r w:rsidRPr="00223558">
          <w:rPr>
            <w:rFonts w:ascii="Trebuchet MS" w:hAnsi="Trebuchet MS"/>
            <w:noProof/>
          </w:rPr>
          <w:delText>toward</w:delText>
        </w:r>
      </w:del>
      <w:ins w:id="66" w:author="Author">
        <w:r w:rsidRPr="00223558">
          <w:rPr>
            <w:rFonts w:ascii="Trebuchet MS" w:hAnsi="Trebuchet MS"/>
            <w:noProof/>
          </w:rPr>
          <w:t>into</w:t>
        </w:r>
      </w:ins>
      <w:r w:rsidRPr="00223558">
        <w:rPr>
          <w:rFonts w:ascii="Trebuchet MS" w:hAnsi="Trebuchet MS"/>
          <w:noProof/>
        </w:rPr>
        <w:t xml:space="preserve"> the </w:t>
      </w:r>
      <w:del w:id="67" w:author="Author">
        <w:r w:rsidRPr="00223558">
          <w:rPr>
            <w:rFonts w:ascii="Trebuchet MS" w:hAnsi="Trebuchet MS"/>
            <w:noProof/>
          </w:rPr>
          <w:delText>heavens</w:delText>
        </w:r>
      </w:del>
      <w:ins w:id="68" w:author="Author">
        <w:r w:rsidRPr="00223558">
          <w:rPr>
            <w:rFonts w:ascii="Trebuchet MS" w:hAnsi="Trebuchet MS"/>
            <w:noProof/>
          </w:rPr>
          <w:t>air</w:t>
        </w:r>
      </w:ins>
      <w:r w:rsidRPr="00223558">
        <w:rPr>
          <w:rFonts w:ascii="Trebuchet MS" w:hAnsi="Trebuchet MS"/>
          <w:noProof/>
        </w:rPr>
        <w:t xml:space="preserve">, and it became </w:t>
      </w:r>
      <w:ins w:id="69" w:author="Author">
        <w:r w:rsidRPr="00223558">
          <w:rPr>
            <w:rFonts w:ascii="Trebuchet MS" w:hAnsi="Trebuchet MS"/>
            <w:noProof/>
          </w:rPr>
          <w:t xml:space="preserve">festering </w:t>
        </w:r>
      </w:ins>
      <w:r w:rsidRPr="00223558">
        <w:rPr>
          <w:rFonts w:ascii="Trebuchet MS" w:hAnsi="Trebuchet MS"/>
          <w:noProof/>
        </w:rPr>
        <w:t xml:space="preserve">boils </w:t>
      </w:r>
      <w:del w:id="70" w:author="Author">
        <w:r w:rsidRPr="00223558">
          <w:rPr>
            <w:rFonts w:ascii="Trebuchet MS" w:hAnsi="Trebuchet MS"/>
            <w:noProof/>
          </w:rPr>
          <w:delText xml:space="preserve">with blisters, </w:delText>
        </w:r>
      </w:del>
      <w:r w:rsidRPr="00223558">
        <w:rPr>
          <w:rFonts w:ascii="Trebuchet MS" w:hAnsi="Trebuchet MS"/>
          <w:noProof/>
        </w:rPr>
        <w:t xml:space="preserve">breaking out on man and beast. </w:t>
      </w:r>
      <w:r w:rsidRPr="00223558">
        <w:rPr>
          <w:rFonts w:ascii="Trebuchet MS" w:hAnsi="Trebuchet MS"/>
          <w:b/>
          <w:noProof/>
        </w:rPr>
        <w:t xml:space="preserve">9:11 </w:t>
      </w:r>
      <w:del w:id="71" w:author="Author">
        <w:r w:rsidRPr="00223558">
          <w:rPr>
            <w:rFonts w:ascii="Trebuchet MS" w:hAnsi="Trebuchet MS"/>
            <w:noProof/>
          </w:rPr>
          <w:delText>And the</w:delText>
        </w:r>
      </w:del>
      <w:ins w:id="72" w:author="Author">
        <w:r w:rsidRPr="00223558">
          <w:rPr>
            <w:rFonts w:ascii="Trebuchet MS" w:hAnsi="Trebuchet MS"/>
            <w:noProof/>
          </w:rPr>
          <w:t>The</w:t>
        </w:r>
      </w:ins>
      <w:r w:rsidRPr="00223558">
        <w:rPr>
          <w:rFonts w:ascii="Trebuchet MS" w:hAnsi="Trebuchet MS"/>
          <w:noProof/>
        </w:rPr>
        <w:t xml:space="preserve"> magic-practicing priests were unable to stand before Moses </w:t>
      </w:r>
      <w:del w:id="73" w:author="Author">
        <w:r w:rsidRPr="00223558">
          <w:rPr>
            <w:rFonts w:ascii="Trebuchet MS" w:hAnsi="Trebuchet MS"/>
            <w:noProof/>
          </w:rPr>
          <w:delText>as a result</w:delText>
        </w:r>
      </w:del>
      <w:ins w:id="74" w:author="Author">
        <w:r w:rsidRPr="00223558">
          <w:rPr>
            <w:rFonts w:ascii="Trebuchet MS" w:hAnsi="Trebuchet MS"/>
            <w:noProof/>
          </w:rPr>
          <w:t>because</w:t>
        </w:r>
      </w:ins>
      <w:r w:rsidRPr="00223558">
        <w:rPr>
          <w:rFonts w:ascii="Trebuchet MS" w:hAnsi="Trebuchet MS"/>
          <w:noProof/>
        </w:rPr>
        <w:t xml:space="preserve"> of the boils, </w:t>
      </w:r>
      <w:del w:id="75" w:author="Author">
        <w:r w:rsidRPr="00223558">
          <w:rPr>
            <w:rFonts w:ascii="Trebuchet MS" w:hAnsi="Trebuchet MS"/>
            <w:noProof/>
          </w:rPr>
          <w:delText>because the boils</w:delText>
        </w:r>
      </w:del>
      <w:ins w:id="76" w:author="Author">
        <w:r w:rsidRPr="00223558">
          <w:rPr>
            <w:rFonts w:ascii="Trebuchet MS" w:hAnsi="Trebuchet MS"/>
            <w:noProof/>
          </w:rPr>
          <w:t>for they</w:t>
        </w:r>
      </w:ins>
      <w:r w:rsidRPr="00223558">
        <w:rPr>
          <w:rFonts w:ascii="Trebuchet MS" w:hAnsi="Trebuchet MS"/>
          <w:noProof/>
        </w:rPr>
        <w:t xml:space="preserve"> had developed on the magic-practicing priests and on all the Egyptians. </w:t>
      </w:r>
      <w:r w:rsidRPr="00223558">
        <w:rPr>
          <w:rFonts w:ascii="Trebuchet MS" w:hAnsi="Trebuchet MS"/>
          <w:b/>
          <w:noProof/>
        </w:rPr>
        <w:t xml:space="preserve">9:12 </w:t>
      </w:r>
      <w:r w:rsidRPr="00223558">
        <w:rPr>
          <w:rFonts w:ascii="Trebuchet MS" w:hAnsi="Trebuchet MS"/>
          <w:noProof/>
        </w:rPr>
        <w:t xml:space="preserve">But Jehovah </w:t>
      </w:r>
      <w:del w:id="77" w:author="Author">
        <w:r w:rsidRPr="00223558">
          <w:rPr>
            <w:rFonts w:ascii="Trebuchet MS" w:hAnsi="Trebuchet MS"/>
            <w:noProof/>
          </w:rPr>
          <w:delText>let</w:delText>
        </w:r>
      </w:del>
      <w:ins w:id="78" w:author="Author">
        <w:r w:rsidRPr="00223558">
          <w:rPr>
            <w:rFonts w:ascii="Trebuchet MS" w:hAnsi="Trebuchet MS"/>
            <w:noProof/>
          </w:rPr>
          <w:t>allowed</w:t>
        </w:r>
      </w:ins>
      <w:r w:rsidRPr="00223558">
        <w:rPr>
          <w:rFonts w:ascii="Trebuchet MS" w:hAnsi="Trebuchet MS"/>
          <w:noProof/>
        </w:rPr>
        <w:t xml:space="preserve"> Phar′aoh’s heart </w:t>
      </w:r>
      <w:ins w:id="79" w:author="Author">
        <w:r w:rsidRPr="00223558">
          <w:rPr>
            <w:rFonts w:ascii="Trebuchet MS" w:hAnsi="Trebuchet MS"/>
            <w:noProof/>
          </w:rPr>
          <w:t xml:space="preserve">to </w:t>
        </w:r>
      </w:ins>
      <w:r w:rsidRPr="00223558">
        <w:rPr>
          <w:rFonts w:ascii="Trebuchet MS" w:hAnsi="Trebuchet MS"/>
          <w:noProof/>
        </w:rPr>
        <w:t xml:space="preserve">become obstinate, and he did not listen to them, just as Jehovah had </w:t>
      </w:r>
      <w:del w:id="80" w:author="Author">
        <w:r w:rsidRPr="00223558">
          <w:rPr>
            <w:rFonts w:ascii="Trebuchet MS" w:hAnsi="Trebuchet MS"/>
            <w:noProof/>
          </w:rPr>
          <w:delText>stated to</w:delText>
        </w:r>
      </w:del>
      <w:ins w:id="81" w:author="Author">
        <w:r w:rsidRPr="00223558">
          <w:rPr>
            <w:rFonts w:ascii="Trebuchet MS" w:hAnsi="Trebuchet MS"/>
            <w:noProof/>
          </w:rPr>
          <w:t>told</w:t>
        </w:r>
      </w:ins>
      <w:r w:rsidRPr="00223558">
        <w:rPr>
          <w:rFonts w:ascii="Trebuchet MS" w:hAnsi="Trebuchet MS"/>
          <w:noProof/>
        </w:rPr>
        <w:t xml:space="preserve"> Moses.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9:13 </w:t>
      </w:r>
      <w:r w:rsidRPr="00223558">
        <w:rPr>
          <w:rFonts w:ascii="Trebuchet MS" w:hAnsi="Trebuchet MS"/>
          <w:noProof/>
        </w:rPr>
        <w:t xml:space="preserve">Then Jehovah said to Moses: “Get up early in the morning and </w:t>
      </w:r>
      <w:del w:id="82" w:author="Author">
        <w:r w:rsidRPr="00223558">
          <w:rPr>
            <w:rFonts w:ascii="Trebuchet MS" w:hAnsi="Trebuchet MS"/>
            <w:noProof/>
          </w:rPr>
          <w:delText>take a position</w:delText>
        </w:r>
      </w:del>
      <w:ins w:id="83" w:author="Author">
        <w:r w:rsidRPr="00223558">
          <w:rPr>
            <w:rFonts w:ascii="Trebuchet MS" w:hAnsi="Trebuchet MS"/>
            <w:noProof/>
          </w:rPr>
          <w:t>station yourself</w:t>
        </w:r>
      </w:ins>
      <w:r w:rsidRPr="00223558">
        <w:rPr>
          <w:rFonts w:ascii="Trebuchet MS" w:hAnsi="Trebuchet MS"/>
          <w:noProof/>
        </w:rPr>
        <w:t xml:space="preserve"> in front of Phar′aoh, and </w:t>
      </w:r>
      <w:del w:id="84" w:author="Author">
        <w:r w:rsidRPr="00223558">
          <w:rPr>
            <w:rFonts w:ascii="Trebuchet MS" w:hAnsi="Trebuchet MS"/>
            <w:noProof/>
          </w:rPr>
          <w:delText xml:space="preserve">you must </w:delText>
        </w:r>
      </w:del>
      <w:r w:rsidRPr="00223558">
        <w:rPr>
          <w:rFonts w:ascii="Trebuchet MS" w:hAnsi="Trebuchet MS"/>
          <w:noProof/>
        </w:rPr>
        <w:t xml:space="preserve">say to him, ‘This is what Jehovah the God of the Hebrews has said: “Send my people away </w:t>
      </w:r>
      <w:ins w:id="85" w:author="Author">
        <w:r w:rsidRPr="00223558">
          <w:rPr>
            <w:rFonts w:ascii="Trebuchet MS" w:hAnsi="Trebuchet MS"/>
            <w:noProof/>
          </w:rPr>
          <w:t xml:space="preserve">so </w:t>
        </w:r>
      </w:ins>
      <w:r w:rsidRPr="00223558">
        <w:rPr>
          <w:rFonts w:ascii="Trebuchet MS" w:hAnsi="Trebuchet MS"/>
          <w:noProof/>
        </w:rPr>
        <w:t xml:space="preserve">that they may serve me. </w:t>
      </w:r>
      <w:r w:rsidRPr="00223558">
        <w:rPr>
          <w:rFonts w:ascii="Trebuchet MS" w:hAnsi="Trebuchet MS"/>
          <w:b/>
          <w:noProof/>
        </w:rPr>
        <w:t xml:space="preserve">9:14 </w:t>
      </w:r>
      <w:r w:rsidRPr="00223558">
        <w:rPr>
          <w:rFonts w:ascii="Trebuchet MS" w:hAnsi="Trebuchet MS"/>
          <w:noProof/>
        </w:rPr>
        <w:t xml:space="preserve">For </w:t>
      </w:r>
      <w:del w:id="86" w:author="Author">
        <w:r w:rsidRPr="00223558">
          <w:rPr>
            <w:rFonts w:ascii="Trebuchet MS" w:hAnsi="Trebuchet MS"/>
            <w:noProof/>
          </w:rPr>
          <w:delText>at this time</w:delText>
        </w:r>
      </w:del>
      <w:ins w:id="87" w:author="Author">
        <w:r w:rsidRPr="00223558">
          <w:rPr>
            <w:rFonts w:ascii="Trebuchet MS" w:hAnsi="Trebuchet MS"/>
            <w:noProof/>
          </w:rPr>
          <w:t>now</w:t>
        </w:r>
      </w:ins>
      <w:r w:rsidRPr="00223558">
        <w:rPr>
          <w:rFonts w:ascii="Trebuchet MS" w:hAnsi="Trebuchet MS"/>
          <w:noProof/>
        </w:rPr>
        <w:t xml:space="preserve"> I am </w:t>
      </w:r>
      <w:del w:id="88" w:author="Author">
        <w:r w:rsidRPr="00223558">
          <w:rPr>
            <w:rFonts w:ascii="Trebuchet MS" w:hAnsi="Trebuchet MS"/>
            <w:noProof/>
          </w:rPr>
          <w:delText>sending</w:delText>
        </w:r>
      </w:del>
      <w:ins w:id="89" w:author="Author">
        <w:r w:rsidRPr="00223558">
          <w:rPr>
            <w:rFonts w:ascii="Trebuchet MS" w:hAnsi="Trebuchet MS"/>
            <w:noProof/>
          </w:rPr>
          <w:t>directing</w:t>
        </w:r>
      </w:ins>
      <w:r w:rsidRPr="00223558">
        <w:rPr>
          <w:rFonts w:ascii="Trebuchet MS" w:hAnsi="Trebuchet MS"/>
          <w:noProof/>
        </w:rPr>
        <w:t xml:space="preserve"> all my blows </w:t>
      </w:r>
      <w:del w:id="90" w:author="Author">
        <w:r w:rsidRPr="00223558">
          <w:rPr>
            <w:rFonts w:ascii="Trebuchet MS" w:hAnsi="Trebuchet MS"/>
            <w:noProof/>
          </w:rPr>
          <w:delText>against</w:delText>
        </w:r>
      </w:del>
      <w:ins w:id="91" w:author="Author">
        <w:r w:rsidRPr="00223558">
          <w:rPr>
            <w:rFonts w:ascii="Trebuchet MS" w:hAnsi="Trebuchet MS"/>
            <w:noProof/>
          </w:rPr>
          <w:t>to strike</w:t>
        </w:r>
      </w:ins>
      <w:r w:rsidRPr="00223558">
        <w:rPr>
          <w:rFonts w:ascii="Trebuchet MS" w:hAnsi="Trebuchet MS"/>
          <w:noProof/>
        </w:rPr>
        <w:t xml:space="preserve"> your heart</w:t>
      </w:r>
      <w:del w:id="92" w:author="Author">
        <w:r w:rsidRPr="00223558">
          <w:rPr>
            <w:rFonts w:ascii="Trebuchet MS" w:hAnsi="Trebuchet MS"/>
            <w:noProof/>
          </w:rPr>
          <w:delText xml:space="preserve"> and upon</w:delText>
        </w:r>
      </w:del>
      <w:ins w:id="93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your servants</w:t>
      </w:r>
      <w:ins w:id="94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and your people, </w:t>
      </w:r>
      <w:del w:id="95" w:author="Author">
        <w:r w:rsidRPr="00223558">
          <w:rPr>
            <w:rFonts w:ascii="Trebuchet MS" w:hAnsi="Trebuchet MS"/>
            <w:noProof/>
          </w:rPr>
          <w:delText>to the end</w:delText>
        </w:r>
      </w:del>
      <w:ins w:id="96" w:author="Author">
        <w:r w:rsidRPr="00223558">
          <w:rPr>
            <w:rFonts w:ascii="Trebuchet MS" w:hAnsi="Trebuchet MS"/>
            <w:noProof/>
          </w:rPr>
          <w:t>so</w:t>
        </w:r>
      </w:ins>
      <w:r w:rsidRPr="00223558">
        <w:rPr>
          <w:rFonts w:ascii="Trebuchet MS" w:hAnsi="Trebuchet MS"/>
          <w:noProof/>
        </w:rPr>
        <w:t xml:space="preserve"> that you may know that there is </w:t>
      </w:r>
      <w:del w:id="97" w:author="Author">
        <w:r w:rsidRPr="00223558">
          <w:rPr>
            <w:rFonts w:ascii="Trebuchet MS" w:hAnsi="Trebuchet MS"/>
            <w:noProof/>
          </w:rPr>
          <w:delText>none</w:delText>
        </w:r>
      </w:del>
      <w:ins w:id="98" w:author="Author">
        <w:r w:rsidRPr="00223558">
          <w:rPr>
            <w:rFonts w:ascii="Trebuchet MS" w:hAnsi="Trebuchet MS"/>
            <w:noProof/>
          </w:rPr>
          <w:t>no one</w:t>
        </w:r>
      </w:ins>
      <w:r w:rsidRPr="00223558">
        <w:rPr>
          <w:rFonts w:ascii="Trebuchet MS" w:hAnsi="Trebuchet MS"/>
          <w:noProof/>
        </w:rPr>
        <w:t xml:space="preserve"> like me in all the earth. </w:t>
      </w:r>
      <w:r w:rsidRPr="00223558">
        <w:rPr>
          <w:rFonts w:ascii="Trebuchet MS" w:hAnsi="Trebuchet MS"/>
          <w:b/>
          <w:noProof/>
        </w:rPr>
        <w:t xml:space="preserve">9:15 </w:t>
      </w:r>
      <w:r w:rsidRPr="00223558">
        <w:rPr>
          <w:rFonts w:ascii="Trebuchet MS" w:hAnsi="Trebuchet MS"/>
          <w:noProof/>
        </w:rPr>
        <w:t xml:space="preserve">For by now I could have thrust my hand out </w:t>
      </w:r>
      <w:del w:id="99" w:author="Author">
        <w:r w:rsidRPr="00223558">
          <w:rPr>
            <w:rFonts w:ascii="Trebuchet MS" w:hAnsi="Trebuchet MS"/>
            <w:noProof/>
          </w:rPr>
          <w:delText>that I might</w:delText>
        </w:r>
      </w:del>
      <w:ins w:id="100" w:author="Author">
        <w:r w:rsidRPr="00223558">
          <w:rPr>
            <w:rFonts w:ascii="Trebuchet MS" w:hAnsi="Trebuchet MS"/>
            <w:noProof/>
          </w:rPr>
          <w:t>to</w:t>
        </w:r>
      </w:ins>
      <w:r w:rsidRPr="00223558">
        <w:rPr>
          <w:rFonts w:ascii="Trebuchet MS" w:hAnsi="Trebuchet MS"/>
          <w:noProof/>
        </w:rPr>
        <w:t xml:space="preserve"> strike you and your people with </w:t>
      </w:r>
      <w:del w:id="101" w:author="Author">
        <w:r w:rsidRPr="00223558">
          <w:rPr>
            <w:rFonts w:ascii="Trebuchet MS" w:hAnsi="Trebuchet MS"/>
            <w:noProof/>
          </w:rPr>
          <w:delText>pestilence</w:delText>
        </w:r>
      </w:del>
      <w:ins w:id="102" w:author="Author">
        <w:r w:rsidRPr="00223558">
          <w:rPr>
            <w:rFonts w:ascii="Trebuchet MS" w:hAnsi="Trebuchet MS"/>
            <w:noProof/>
          </w:rPr>
          <w:t>a devastating plague,</w:t>
        </w:r>
      </w:ins>
      <w:r w:rsidRPr="00223558">
        <w:rPr>
          <w:rFonts w:ascii="Trebuchet MS" w:hAnsi="Trebuchet MS"/>
          <w:noProof/>
        </w:rPr>
        <w:t xml:space="preserve"> and </w:t>
      </w:r>
      <w:del w:id="103" w:author="Author">
        <w:r w:rsidRPr="00223558">
          <w:rPr>
            <w:rFonts w:ascii="Trebuchet MS" w:hAnsi="Trebuchet MS"/>
            <w:noProof/>
          </w:rPr>
          <w:delText xml:space="preserve">that </w:delText>
        </w:r>
      </w:del>
      <w:r w:rsidRPr="00223558">
        <w:rPr>
          <w:rFonts w:ascii="Trebuchet MS" w:hAnsi="Trebuchet MS"/>
          <w:noProof/>
        </w:rPr>
        <w:t xml:space="preserve">you </w:t>
      </w:r>
      <w:del w:id="104" w:author="Author">
        <w:r w:rsidRPr="00223558">
          <w:rPr>
            <w:rFonts w:ascii="Trebuchet MS" w:hAnsi="Trebuchet MS"/>
            <w:noProof/>
          </w:rPr>
          <w:delText>might be effaced</w:delText>
        </w:r>
      </w:del>
      <w:ins w:id="105" w:author="Author">
        <w:r w:rsidRPr="00223558">
          <w:rPr>
            <w:rFonts w:ascii="Trebuchet MS" w:hAnsi="Trebuchet MS"/>
            <w:noProof/>
          </w:rPr>
          <w:t>would have been wiped out</w:t>
        </w:r>
        <w:r w:rsidRPr="00223558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223558">
        <w:rPr>
          <w:rFonts w:ascii="Trebuchet MS" w:hAnsi="Trebuchet MS"/>
          <w:noProof/>
        </w:rPr>
        <w:t xml:space="preserve"> from the earth. </w:t>
      </w:r>
      <w:r w:rsidRPr="00223558">
        <w:rPr>
          <w:rFonts w:ascii="Trebuchet MS" w:hAnsi="Trebuchet MS"/>
          <w:b/>
          <w:noProof/>
        </w:rPr>
        <w:t xml:space="preserve">9:16 </w:t>
      </w:r>
      <w:r w:rsidRPr="00223558">
        <w:rPr>
          <w:rFonts w:ascii="Trebuchet MS" w:hAnsi="Trebuchet MS"/>
          <w:noProof/>
        </w:rPr>
        <w:t>But</w:t>
      </w:r>
      <w:del w:id="108" w:author="Author">
        <w:r w:rsidRPr="00223558">
          <w:rPr>
            <w:rFonts w:ascii="Trebuchet MS" w:hAnsi="Trebuchet MS"/>
            <w:noProof/>
          </w:rPr>
          <w:delText>, in fact,</w:delText>
        </w:r>
      </w:del>
      <w:r w:rsidRPr="00223558">
        <w:rPr>
          <w:rFonts w:ascii="Trebuchet MS" w:hAnsi="Trebuchet MS"/>
          <w:noProof/>
        </w:rPr>
        <w:t xml:space="preserve"> for this </w:t>
      </w:r>
      <w:del w:id="109" w:author="Author">
        <w:r w:rsidRPr="00223558">
          <w:rPr>
            <w:rFonts w:ascii="Trebuchet MS" w:hAnsi="Trebuchet MS"/>
            <w:noProof/>
          </w:rPr>
          <w:delText>cause</w:delText>
        </w:r>
      </w:del>
      <w:ins w:id="110" w:author="Author">
        <w:r w:rsidRPr="00223558">
          <w:rPr>
            <w:rFonts w:ascii="Trebuchet MS" w:hAnsi="Trebuchet MS"/>
            <w:noProof/>
          </w:rPr>
          <w:t>very reason</w:t>
        </w:r>
      </w:ins>
      <w:r w:rsidRPr="00223558">
        <w:rPr>
          <w:rFonts w:ascii="Trebuchet MS" w:hAnsi="Trebuchet MS"/>
          <w:noProof/>
        </w:rPr>
        <w:t xml:space="preserve"> I have kept you in existence</w:t>
      </w:r>
      <w:del w:id="111" w:author="Author">
        <w:r w:rsidRPr="00223558">
          <w:rPr>
            <w:rFonts w:ascii="Trebuchet MS" w:hAnsi="Trebuchet MS"/>
            <w:noProof/>
          </w:rPr>
          <w:delText>, for the sake of showing</w:delText>
        </w:r>
      </w:del>
      <w:ins w:id="112" w:author="Author">
        <w:r w:rsidRPr="00223558">
          <w:rPr>
            <w:rFonts w:ascii="Trebuchet MS" w:hAnsi="Trebuchet MS"/>
            <w:noProof/>
          </w:rPr>
          <w:t>: to show</w:t>
        </w:r>
      </w:ins>
      <w:r w:rsidRPr="00223558">
        <w:rPr>
          <w:rFonts w:ascii="Trebuchet MS" w:hAnsi="Trebuchet MS"/>
          <w:noProof/>
        </w:rPr>
        <w:t xml:space="preserve"> you my power and </w:t>
      </w:r>
      <w:del w:id="113" w:author="Author">
        <w:r w:rsidRPr="00223558">
          <w:rPr>
            <w:rFonts w:ascii="Trebuchet MS" w:hAnsi="Trebuchet MS"/>
            <w:noProof/>
          </w:rPr>
          <w:delText xml:space="preserve">in order </w:delText>
        </w:r>
      </w:del>
      <w:r w:rsidRPr="00223558">
        <w:rPr>
          <w:rFonts w:ascii="Trebuchet MS" w:hAnsi="Trebuchet MS"/>
          <w:noProof/>
        </w:rPr>
        <w:t xml:space="preserve">to have my name declared in all the earth. </w:t>
      </w:r>
      <w:r w:rsidRPr="00223558">
        <w:rPr>
          <w:rFonts w:ascii="Trebuchet MS" w:hAnsi="Trebuchet MS"/>
          <w:b/>
          <w:noProof/>
        </w:rPr>
        <w:t xml:space="preserve">9:17 </w:t>
      </w:r>
      <w:r w:rsidRPr="00223558">
        <w:rPr>
          <w:rFonts w:ascii="Trebuchet MS" w:hAnsi="Trebuchet MS"/>
          <w:noProof/>
        </w:rPr>
        <w:t xml:space="preserve">Are you still behaving </w:t>
      </w:r>
      <w:del w:id="114" w:author="Author">
        <w:r w:rsidRPr="00223558">
          <w:rPr>
            <w:rFonts w:ascii="Trebuchet MS" w:hAnsi="Trebuchet MS"/>
            <w:noProof/>
          </w:rPr>
          <w:delText>haughtily</w:delText>
        </w:r>
      </w:del>
      <w:ins w:id="115" w:author="Author">
        <w:r w:rsidRPr="00223558">
          <w:rPr>
            <w:rFonts w:ascii="Trebuchet MS" w:hAnsi="Trebuchet MS"/>
            <w:noProof/>
          </w:rPr>
          <w:t>arrogantly</w:t>
        </w:r>
      </w:ins>
      <w:r w:rsidRPr="00223558">
        <w:rPr>
          <w:rFonts w:ascii="Trebuchet MS" w:hAnsi="Trebuchet MS"/>
          <w:noProof/>
        </w:rPr>
        <w:t xml:space="preserve"> against my people </w:t>
      </w:r>
      <w:del w:id="116" w:author="Author">
        <w:r w:rsidRPr="00223558">
          <w:rPr>
            <w:rFonts w:ascii="Trebuchet MS" w:hAnsi="Trebuchet MS"/>
            <w:noProof/>
          </w:rPr>
          <w:delText>in</w:delText>
        </w:r>
      </w:del>
      <w:ins w:id="117" w:author="Author">
        <w:r w:rsidRPr="00223558">
          <w:rPr>
            <w:rFonts w:ascii="Trebuchet MS" w:hAnsi="Trebuchet MS"/>
            <w:noProof/>
          </w:rPr>
          <w:t>by</w:t>
        </w:r>
      </w:ins>
      <w:r w:rsidRPr="00223558">
        <w:rPr>
          <w:rFonts w:ascii="Trebuchet MS" w:hAnsi="Trebuchet MS"/>
          <w:noProof/>
        </w:rPr>
        <w:t xml:space="preserve"> not sending them away? </w:t>
      </w:r>
      <w:r w:rsidRPr="00223558">
        <w:rPr>
          <w:rFonts w:ascii="Trebuchet MS" w:hAnsi="Trebuchet MS"/>
          <w:b/>
          <w:noProof/>
        </w:rPr>
        <w:t xml:space="preserve">9:18 </w:t>
      </w:r>
      <w:r w:rsidRPr="00223558">
        <w:rPr>
          <w:rFonts w:ascii="Trebuchet MS" w:hAnsi="Trebuchet MS"/>
          <w:noProof/>
        </w:rPr>
        <w:t xml:space="preserve">Here I </w:t>
      </w:r>
      <w:del w:id="118" w:author="Author">
        <w:r w:rsidRPr="00223558">
          <w:rPr>
            <w:rFonts w:ascii="Trebuchet MS" w:hAnsi="Trebuchet MS"/>
            <w:noProof/>
          </w:rPr>
          <w:delText>am causing it</w:delText>
        </w:r>
      </w:del>
      <w:ins w:id="119" w:author="Author">
        <w:r w:rsidRPr="00223558">
          <w:rPr>
            <w:rFonts w:ascii="Trebuchet MS" w:hAnsi="Trebuchet MS"/>
            <w:noProof/>
          </w:rPr>
          <w:t>will cause a very great hail</w:t>
        </w:r>
      </w:ins>
      <w:r w:rsidRPr="00223558">
        <w:rPr>
          <w:rFonts w:ascii="Trebuchet MS" w:hAnsi="Trebuchet MS"/>
          <w:noProof/>
        </w:rPr>
        <w:t xml:space="preserve"> to rain down tomorrow about this time</w:t>
      </w:r>
      <w:del w:id="120" w:author="Author">
        <w:r w:rsidRPr="00223558">
          <w:rPr>
            <w:rFonts w:ascii="Trebuchet MS" w:hAnsi="Trebuchet MS"/>
            <w:noProof/>
          </w:rPr>
          <w:delText xml:space="preserve"> a very heavy hail, the like of which</w:delText>
        </w:r>
      </w:del>
      <w:ins w:id="121" w:author="Author">
        <w:r w:rsidRPr="00223558">
          <w:rPr>
            <w:rFonts w:ascii="Trebuchet MS" w:hAnsi="Trebuchet MS"/>
            <w:noProof/>
          </w:rPr>
          <w:t>, such as</w:t>
        </w:r>
      </w:ins>
      <w:r w:rsidRPr="00223558">
        <w:rPr>
          <w:rFonts w:ascii="Trebuchet MS" w:hAnsi="Trebuchet MS"/>
          <w:noProof/>
        </w:rPr>
        <w:t xml:space="preserve"> has never occurred in Egypt from the day it was founded until now. </w:t>
      </w:r>
      <w:r w:rsidRPr="00223558">
        <w:rPr>
          <w:rFonts w:ascii="Trebuchet MS" w:hAnsi="Trebuchet MS"/>
          <w:b/>
          <w:noProof/>
        </w:rPr>
        <w:t xml:space="preserve">9:19 </w:t>
      </w:r>
      <w:del w:id="122" w:author="Author">
        <w:r w:rsidRPr="00223558">
          <w:rPr>
            <w:rFonts w:ascii="Trebuchet MS" w:hAnsi="Trebuchet MS"/>
            <w:noProof/>
          </w:rPr>
          <w:delText>And now</w:delText>
        </w:r>
      </w:del>
      <w:ins w:id="123" w:author="Author">
        <w:r w:rsidRPr="00223558">
          <w:rPr>
            <w:rFonts w:ascii="Trebuchet MS" w:hAnsi="Trebuchet MS"/>
            <w:noProof/>
          </w:rPr>
          <w:t>Therefore,</w:t>
        </w:r>
      </w:ins>
      <w:r w:rsidRPr="00223558">
        <w:rPr>
          <w:rFonts w:ascii="Trebuchet MS" w:hAnsi="Trebuchet MS"/>
          <w:noProof/>
        </w:rPr>
        <w:t xml:space="preserve"> send</w:t>
      </w:r>
      <w:del w:id="124" w:author="Author">
        <w:r w:rsidRPr="00223558">
          <w:rPr>
            <w:rFonts w:ascii="Trebuchet MS" w:hAnsi="Trebuchet MS"/>
            <w:noProof/>
          </w:rPr>
          <w:delText>,</w:delText>
        </w:r>
      </w:del>
      <w:ins w:id="125" w:author="Author">
        <w:r w:rsidRPr="00223558">
          <w:rPr>
            <w:rFonts w:ascii="Trebuchet MS" w:hAnsi="Trebuchet MS"/>
            <w:noProof/>
          </w:rPr>
          <w:t xml:space="preserve"> word to</w:t>
        </w:r>
      </w:ins>
      <w:r w:rsidRPr="00223558">
        <w:rPr>
          <w:rFonts w:ascii="Trebuchet MS" w:hAnsi="Trebuchet MS"/>
          <w:noProof/>
        </w:rPr>
        <w:t xml:space="preserve"> bring all your livestock and all that is yours in the field under shelter. </w:t>
      </w:r>
      <w:del w:id="126" w:author="Author">
        <w:r w:rsidRPr="00223558">
          <w:rPr>
            <w:rFonts w:ascii="Trebuchet MS" w:hAnsi="Trebuchet MS"/>
            <w:noProof/>
          </w:rPr>
          <w:delText>As for any</w:delText>
        </w:r>
      </w:del>
      <w:ins w:id="127" w:author="Author">
        <w:r w:rsidRPr="00223558">
          <w:rPr>
            <w:rFonts w:ascii="Trebuchet MS" w:hAnsi="Trebuchet MS"/>
            <w:noProof/>
          </w:rPr>
          <w:t>Every</w:t>
        </w:r>
      </w:ins>
      <w:r w:rsidRPr="00223558">
        <w:rPr>
          <w:rFonts w:ascii="Trebuchet MS" w:hAnsi="Trebuchet MS"/>
          <w:noProof/>
        </w:rPr>
        <w:t xml:space="preserve"> man and beast </w:t>
      </w:r>
      <w:del w:id="128" w:author="Author">
        <w:r w:rsidRPr="00223558">
          <w:rPr>
            <w:rFonts w:ascii="Trebuchet MS" w:hAnsi="Trebuchet MS"/>
            <w:noProof/>
          </w:rPr>
          <w:delText>that will be found</w:delText>
        </w:r>
      </w:del>
      <w:ins w:id="129" w:author="Author">
        <w:r w:rsidRPr="00223558">
          <w:rPr>
            <w:rFonts w:ascii="Trebuchet MS" w:hAnsi="Trebuchet MS"/>
            <w:noProof/>
          </w:rPr>
          <w:t>caught</w:t>
        </w:r>
      </w:ins>
      <w:r w:rsidRPr="00223558">
        <w:rPr>
          <w:rFonts w:ascii="Trebuchet MS" w:hAnsi="Trebuchet MS"/>
          <w:noProof/>
        </w:rPr>
        <w:t xml:space="preserve"> in the field and not </w:t>
      </w:r>
      <w:del w:id="130" w:author="Author">
        <w:r w:rsidRPr="00223558">
          <w:rPr>
            <w:rFonts w:ascii="Trebuchet MS" w:hAnsi="Trebuchet MS"/>
            <w:noProof/>
          </w:rPr>
          <w:delText>gathered</w:delText>
        </w:r>
      </w:del>
      <w:ins w:id="131" w:author="Author">
        <w:r w:rsidRPr="00223558">
          <w:rPr>
            <w:rFonts w:ascii="Trebuchet MS" w:hAnsi="Trebuchet MS"/>
            <w:noProof/>
          </w:rPr>
          <w:t>brought</w:t>
        </w:r>
      </w:ins>
      <w:r w:rsidRPr="00223558">
        <w:rPr>
          <w:rFonts w:ascii="Trebuchet MS" w:hAnsi="Trebuchet MS"/>
          <w:noProof/>
        </w:rPr>
        <w:t xml:space="preserve"> into the house</w:t>
      </w:r>
      <w:del w:id="132" w:author="Author">
        <w:r w:rsidRPr="00223558">
          <w:rPr>
            <w:rFonts w:ascii="Trebuchet MS" w:hAnsi="Trebuchet MS"/>
            <w:noProof/>
          </w:rPr>
          <w:delText>,</w:delText>
        </w:r>
      </w:del>
      <w:ins w:id="133" w:author="Author">
        <w:r w:rsidRPr="00223558">
          <w:rPr>
            <w:rFonts w:ascii="Trebuchet MS" w:hAnsi="Trebuchet MS"/>
            <w:noProof/>
          </w:rPr>
          <w:t xml:space="preserve"> will die when</w:t>
        </w:r>
      </w:ins>
      <w:r w:rsidRPr="00223558">
        <w:rPr>
          <w:rFonts w:ascii="Trebuchet MS" w:hAnsi="Trebuchet MS"/>
          <w:noProof/>
        </w:rPr>
        <w:t xml:space="preserve"> the hail </w:t>
      </w:r>
      <w:del w:id="134" w:author="Author">
        <w:r w:rsidRPr="00223558">
          <w:rPr>
            <w:rFonts w:ascii="Trebuchet MS" w:hAnsi="Trebuchet MS"/>
            <w:noProof/>
          </w:rPr>
          <w:delText>will have to come</w:delText>
        </w:r>
      </w:del>
      <w:ins w:id="135" w:author="Author">
        <w:r w:rsidRPr="00223558">
          <w:rPr>
            <w:rFonts w:ascii="Trebuchet MS" w:hAnsi="Trebuchet MS"/>
            <w:noProof/>
          </w:rPr>
          <w:t>comes</w:t>
        </w:r>
      </w:ins>
      <w:r w:rsidRPr="00223558">
        <w:rPr>
          <w:rFonts w:ascii="Trebuchet MS" w:hAnsi="Trebuchet MS"/>
          <w:noProof/>
        </w:rPr>
        <w:t xml:space="preserve"> down </w:t>
      </w:r>
      <w:del w:id="136" w:author="Author">
        <w:r w:rsidRPr="00223558">
          <w:rPr>
            <w:rFonts w:ascii="Trebuchet MS" w:hAnsi="Trebuchet MS"/>
            <w:noProof/>
          </w:rPr>
          <w:delText>upon</w:delText>
        </w:r>
      </w:del>
      <w:ins w:id="137" w:author="Author">
        <w:r w:rsidRPr="00223558">
          <w:rPr>
            <w:rFonts w:ascii="Trebuchet MS" w:hAnsi="Trebuchet MS"/>
            <w:noProof/>
          </w:rPr>
          <w:t>on</w:t>
        </w:r>
      </w:ins>
      <w:r w:rsidRPr="00223558">
        <w:rPr>
          <w:rFonts w:ascii="Trebuchet MS" w:hAnsi="Trebuchet MS"/>
          <w:noProof/>
        </w:rPr>
        <w:t xml:space="preserve"> them</w:t>
      </w:r>
      <w:del w:id="138" w:author="Author">
        <w:r w:rsidRPr="00223558">
          <w:rPr>
            <w:rFonts w:ascii="Trebuchet MS" w:hAnsi="Trebuchet MS"/>
            <w:noProof/>
          </w:rPr>
          <w:delText>, and they will have to die.”</w:delText>
        </w:r>
      </w:del>
      <w:ins w:id="139" w:author="Author">
        <w:r w:rsidRPr="00223558">
          <w:rPr>
            <w:rFonts w:ascii="Trebuchet MS" w:hAnsi="Trebuchet MS"/>
            <w:noProof/>
          </w:rPr>
          <w:t>.”</w:t>
        </w:r>
      </w:ins>
      <w:r w:rsidRPr="00223558">
        <w:rPr>
          <w:rFonts w:ascii="Trebuchet MS" w:hAnsi="Trebuchet MS"/>
          <w:noProof/>
        </w:rPr>
        <w:t>’”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9:20 </w:t>
      </w:r>
      <w:r w:rsidRPr="00223558">
        <w:rPr>
          <w:rFonts w:ascii="Trebuchet MS" w:hAnsi="Trebuchet MS"/>
          <w:noProof/>
        </w:rPr>
        <w:t xml:space="preserve">Anyone </w:t>
      </w:r>
      <w:ins w:id="140" w:author="Author">
        <w:r w:rsidRPr="00223558">
          <w:rPr>
            <w:rFonts w:ascii="Trebuchet MS" w:hAnsi="Trebuchet MS"/>
            <w:noProof/>
          </w:rPr>
          <w:t xml:space="preserve">among Phar′aoh’s servants </w:t>
        </w:r>
      </w:ins>
      <w:r w:rsidRPr="00223558">
        <w:rPr>
          <w:rFonts w:ascii="Trebuchet MS" w:hAnsi="Trebuchet MS"/>
          <w:noProof/>
        </w:rPr>
        <w:t xml:space="preserve">who feared Jehovah’s word </w:t>
      </w:r>
      <w:del w:id="141" w:author="Author">
        <w:r w:rsidRPr="00223558">
          <w:rPr>
            <w:rFonts w:ascii="Trebuchet MS" w:hAnsi="Trebuchet MS"/>
            <w:noProof/>
          </w:rPr>
          <w:delText>among Phar′aoh’s servants caused</w:delText>
        </w:r>
      </w:del>
      <w:ins w:id="142" w:author="Author">
        <w:r w:rsidRPr="00223558">
          <w:rPr>
            <w:rFonts w:ascii="Trebuchet MS" w:hAnsi="Trebuchet MS"/>
            <w:noProof/>
          </w:rPr>
          <w:t>quickly brought</w:t>
        </w:r>
      </w:ins>
      <w:r w:rsidRPr="00223558">
        <w:rPr>
          <w:rFonts w:ascii="Trebuchet MS" w:hAnsi="Trebuchet MS"/>
          <w:noProof/>
        </w:rPr>
        <w:t xml:space="preserve"> his own servants and his livestock </w:t>
      </w:r>
      <w:del w:id="143" w:author="Author">
        <w:r w:rsidRPr="00223558">
          <w:rPr>
            <w:rFonts w:ascii="Trebuchet MS" w:hAnsi="Trebuchet MS"/>
            <w:noProof/>
          </w:rPr>
          <w:delText xml:space="preserve">to flee </w:delText>
        </w:r>
      </w:del>
      <w:r w:rsidRPr="00223558">
        <w:rPr>
          <w:rFonts w:ascii="Trebuchet MS" w:hAnsi="Trebuchet MS"/>
          <w:noProof/>
        </w:rPr>
        <w:t xml:space="preserve">into the houses, </w:t>
      </w:r>
      <w:r w:rsidRPr="00223558">
        <w:rPr>
          <w:rFonts w:ascii="Trebuchet MS" w:hAnsi="Trebuchet MS"/>
          <w:b/>
          <w:noProof/>
        </w:rPr>
        <w:t xml:space="preserve">9:21 </w:t>
      </w:r>
      <w:r w:rsidRPr="00223558">
        <w:rPr>
          <w:rFonts w:ascii="Trebuchet MS" w:hAnsi="Trebuchet MS"/>
          <w:noProof/>
        </w:rPr>
        <w:t xml:space="preserve">but whoever did not </w:t>
      </w:r>
      <w:del w:id="144" w:author="Author">
        <w:r w:rsidRPr="00223558">
          <w:rPr>
            <w:rFonts w:ascii="Trebuchet MS" w:hAnsi="Trebuchet MS"/>
            <w:noProof/>
          </w:rPr>
          <w:delText>set his heart to have any regard for</w:delText>
        </w:r>
      </w:del>
      <w:ins w:id="145" w:author="Author">
        <w:r w:rsidRPr="00223558">
          <w:rPr>
            <w:rFonts w:ascii="Trebuchet MS" w:hAnsi="Trebuchet MS"/>
            <w:noProof/>
          </w:rPr>
          <w:t>take</w:t>
        </w:r>
      </w:ins>
      <w:r w:rsidRPr="00223558">
        <w:rPr>
          <w:rFonts w:ascii="Trebuchet MS" w:hAnsi="Trebuchet MS"/>
          <w:noProof/>
        </w:rPr>
        <w:t xml:space="preserve"> Jehovah’s word </w:t>
      </w:r>
      <w:ins w:id="146" w:author="Author">
        <w:r w:rsidRPr="00223558">
          <w:rPr>
            <w:rFonts w:ascii="Trebuchet MS" w:hAnsi="Trebuchet MS"/>
            <w:noProof/>
          </w:rPr>
          <w:t xml:space="preserve">to heart </w:t>
        </w:r>
      </w:ins>
      <w:r w:rsidRPr="00223558">
        <w:rPr>
          <w:rFonts w:ascii="Trebuchet MS" w:hAnsi="Trebuchet MS"/>
          <w:noProof/>
        </w:rPr>
        <w:t>left his servants and his livestock in the field.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9:22 </w:t>
      </w:r>
      <w:r w:rsidRPr="00223558">
        <w:rPr>
          <w:rFonts w:ascii="Trebuchet MS" w:hAnsi="Trebuchet MS"/>
          <w:noProof/>
        </w:rPr>
        <w:t xml:space="preserve">Jehovah now said to Moses: “Stretch out your hand toward the heavens, </w:t>
      </w:r>
      <w:ins w:id="147" w:author="Author">
        <w:r w:rsidRPr="00223558">
          <w:rPr>
            <w:rFonts w:ascii="Trebuchet MS" w:hAnsi="Trebuchet MS"/>
            <w:noProof/>
          </w:rPr>
          <w:t xml:space="preserve">so </w:t>
        </w:r>
      </w:ins>
      <w:r w:rsidRPr="00223558">
        <w:rPr>
          <w:rFonts w:ascii="Trebuchet MS" w:hAnsi="Trebuchet MS"/>
          <w:noProof/>
        </w:rPr>
        <w:t xml:space="preserve">that hail may come </w:t>
      </w:r>
      <w:ins w:id="148" w:author="Author">
        <w:r w:rsidRPr="00223558">
          <w:rPr>
            <w:rFonts w:ascii="Trebuchet MS" w:hAnsi="Trebuchet MS"/>
            <w:noProof/>
          </w:rPr>
          <w:t xml:space="preserve">down </w:t>
        </w:r>
      </w:ins>
      <w:r w:rsidRPr="00223558">
        <w:rPr>
          <w:rFonts w:ascii="Trebuchet MS" w:hAnsi="Trebuchet MS"/>
          <w:noProof/>
        </w:rPr>
        <w:t xml:space="preserve">on all the land of Egypt, </w:t>
      </w:r>
      <w:del w:id="149" w:author="Author">
        <w:r w:rsidRPr="00223558">
          <w:rPr>
            <w:rFonts w:ascii="Trebuchet MS" w:hAnsi="Trebuchet MS"/>
            <w:noProof/>
          </w:rPr>
          <w:delText>upon</w:delText>
        </w:r>
      </w:del>
      <w:ins w:id="150" w:author="Author">
        <w:r w:rsidRPr="00223558">
          <w:rPr>
            <w:rFonts w:ascii="Trebuchet MS" w:hAnsi="Trebuchet MS"/>
            <w:noProof/>
          </w:rPr>
          <w:t>on</w:t>
        </w:r>
      </w:ins>
      <w:r w:rsidRPr="00223558">
        <w:rPr>
          <w:rFonts w:ascii="Trebuchet MS" w:hAnsi="Trebuchet MS"/>
          <w:noProof/>
        </w:rPr>
        <w:t xml:space="preserve"> man and beast and all </w:t>
      </w:r>
      <w:ins w:id="151" w:author="Author">
        <w:r w:rsidRPr="00223558">
          <w:rPr>
            <w:rFonts w:ascii="Trebuchet MS" w:hAnsi="Trebuchet MS"/>
            <w:noProof/>
          </w:rPr>
          <w:t xml:space="preserve">the </w:t>
        </w:r>
      </w:ins>
      <w:r w:rsidRPr="00223558">
        <w:rPr>
          <w:rFonts w:ascii="Trebuchet MS" w:hAnsi="Trebuchet MS"/>
          <w:noProof/>
        </w:rPr>
        <w:t xml:space="preserve">vegetation of the field in the land of Egypt.” </w:t>
      </w:r>
      <w:r w:rsidRPr="00223558">
        <w:rPr>
          <w:rFonts w:ascii="Trebuchet MS" w:hAnsi="Trebuchet MS"/>
          <w:b/>
          <w:noProof/>
        </w:rPr>
        <w:t xml:space="preserve">9:23 </w:t>
      </w:r>
      <w:r w:rsidRPr="00223558">
        <w:rPr>
          <w:rFonts w:ascii="Trebuchet MS" w:hAnsi="Trebuchet MS"/>
          <w:noProof/>
        </w:rPr>
        <w:t>So Moses stretched out his rod toward the heavens</w:t>
      </w:r>
      <w:del w:id="152" w:author="Author">
        <w:r w:rsidRPr="00223558">
          <w:rPr>
            <w:rFonts w:ascii="Trebuchet MS" w:hAnsi="Trebuchet MS"/>
            <w:noProof/>
          </w:rPr>
          <w:delText>;</w:delText>
        </w:r>
      </w:del>
      <w:ins w:id="153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and Jehovah </w:t>
      </w:r>
      <w:del w:id="154" w:author="Author">
        <w:r w:rsidRPr="00223558">
          <w:rPr>
            <w:rFonts w:ascii="Trebuchet MS" w:hAnsi="Trebuchet MS"/>
            <w:noProof/>
          </w:rPr>
          <w:delText>gave thunders</w:delText>
        </w:r>
      </w:del>
      <w:ins w:id="155" w:author="Author">
        <w:r w:rsidRPr="00223558">
          <w:rPr>
            <w:rFonts w:ascii="Trebuchet MS" w:hAnsi="Trebuchet MS"/>
            <w:noProof/>
          </w:rPr>
          <w:t>sent thunder</w:t>
        </w:r>
      </w:ins>
      <w:r w:rsidRPr="00223558">
        <w:rPr>
          <w:rFonts w:ascii="Trebuchet MS" w:hAnsi="Trebuchet MS"/>
          <w:noProof/>
        </w:rPr>
        <w:t xml:space="preserve"> and hail, and fire</w:t>
      </w:r>
      <w:del w:id="156" w:author="Author">
        <w:r w:rsidRPr="00223558">
          <w:rPr>
            <w:rFonts w:ascii="Trebuchet MS" w:hAnsi="Trebuchet MS"/>
            <w:noProof/>
          </w:rPr>
          <w:delText xml:space="preserve"> would run</w:delText>
        </w:r>
      </w:del>
      <w:ins w:id="157" w:author="Author">
        <w:r w:rsidRPr="00223558">
          <w:rPr>
            <w:rStyle w:val="FootnoteReference"/>
            <w:rFonts w:ascii="Trebuchet MS" w:hAnsi="Trebuchet MS"/>
            <w:noProof/>
          </w:rPr>
          <w:footnoteReference w:id="2"/>
        </w:r>
        <w:r w:rsidRPr="00223558">
          <w:rPr>
            <w:rFonts w:ascii="Trebuchet MS" w:hAnsi="Trebuchet MS"/>
            <w:noProof/>
          </w:rPr>
          <w:t xml:space="preserve"> fell</w:t>
        </w:r>
      </w:ins>
      <w:r w:rsidRPr="00223558">
        <w:rPr>
          <w:rFonts w:ascii="Trebuchet MS" w:hAnsi="Trebuchet MS"/>
          <w:noProof/>
        </w:rPr>
        <w:t xml:space="preserve"> down to the earth, and Jehovah kept making it rain down hail </w:t>
      </w:r>
      <w:del w:id="160" w:author="Author">
        <w:r w:rsidRPr="00223558">
          <w:rPr>
            <w:rFonts w:ascii="Trebuchet MS" w:hAnsi="Trebuchet MS"/>
            <w:noProof/>
          </w:rPr>
          <w:delText>upon</w:delText>
        </w:r>
      </w:del>
      <w:ins w:id="161" w:author="Author">
        <w:r w:rsidRPr="00223558">
          <w:rPr>
            <w:rFonts w:ascii="Trebuchet MS" w:hAnsi="Trebuchet MS"/>
            <w:noProof/>
          </w:rPr>
          <w:t>on</w:t>
        </w:r>
      </w:ins>
      <w:r w:rsidRPr="00223558">
        <w:rPr>
          <w:rFonts w:ascii="Trebuchet MS" w:hAnsi="Trebuchet MS"/>
          <w:noProof/>
        </w:rPr>
        <w:t xml:space="preserve"> the land of Egypt. </w:t>
      </w:r>
      <w:r w:rsidRPr="00223558">
        <w:rPr>
          <w:rFonts w:ascii="Trebuchet MS" w:hAnsi="Trebuchet MS"/>
          <w:b/>
          <w:noProof/>
        </w:rPr>
        <w:t xml:space="preserve">9:24 </w:t>
      </w:r>
      <w:del w:id="162" w:author="Author">
        <w:r w:rsidRPr="00223558">
          <w:rPr>
            <w:rFonts w:ascii="Trebuchet MS" w:hAnsi="Trebuchet MS"/>
            <w:noProof/>
          </w:rPr>
          <w:delText xml:space="preserve">Thus there came </w:delText>
        </w:r>
      </w:del>
      <w:ins w:id="163" w:author="Author">
        <w:r w:rsidRPr="00223558">
          <w:rPr>
            <w:rFonts w:ascii="Trebuchet MS" w:hAnsi="Trebuchet MS"/>
            <w:noProof/>
          </w:rPr>
          <w:t xml:space="preserve">There was </w:t>
        </w:r>
      </w:ins>
      <w:r w:rsidRPr="00223558">
        <w:rPr>
          <w:rFonts w:ascii="Trebuchet MS" w:hAnsi="Trebuchet MS"/>
          <w:noProof/>
        </w:rPr>
        <w:t xml:space="preserve">hail, and </w:t>
      </w:r>
      <w:ins w:id="164" w:author="Author">
        <w:r w:rsidRPr="00223558">
          <w:rPr>
            <w:rFonts w:ascii="Trebuchet MS" w:hAnsi="Trebuchet MS"/>
            <w:noProof/>
          </w:rPr>
          <w:t xml:space="preserve">there was </w:t>
        </w:r>
      </w:ins>
      <w:r w:rsidRPr="00223558">
        <w:rPr>
          <w:rFonts w:ascii="Trebuchet MS" w:hAnsi="Trebuchet MS"/>
          <w:noProof/>
        </w:rPr>
        <w:t xml:space="preserve">fire </w:t>
      </w:r>
      <w:del w:id="165" w:author="Author">
        <w:r w:rsidRPr="00223558">
          <w:rPr>
            <w:rFonts w:ascii="Trebuchet MS" w:hAnsi="Trebuchet MS"/>
            <w:noProof/>
          </w:rPr>
          <w:delText>quivering</w:delText>
        </w:r>
      </w:del>
      <w:ins w:id="166" w:author="Author">
        <w:r w:rsidRPr="00223558">
          <w:rPr>
            <w:rFonts w:ascii="Trebuchet MS" w:hAnsi="Trebuchet MS"/>
            <w:noProof/>
          </w:rPr>
          <w:t>flashing</w:t>
        </w:r>
      </w:ins>
      <w:r w:rsidRPr="00223558">
        <w:rPr>
          <w:rFonts w:ascii="Trebuchet MS" w:hAnsi="Trebuchet MS"/>
          <w:noProof/>
        </w:rPr>
        <w:t xml:space="preserve"> in </w:t>
      </w:r>
      <w:del w:id="167" w:author="Author">
        <w:r w:rsidRPr="00223558">
          <w:rPr>
            <w:rFonts w:ascii="Trebuchet MS" w:hAnsi="Trebuchet MS"/>
            <w:noProof/>
          </w:rPr>
          <w:delText>among</w:delText>
        </w:r>
      </w:del>
      <w:ins w:id="168" w:author="Author">
        <w:r w:rsidRPr="00223558">
          <w:rPr>
            <w:rFonts w:ascii="Trebuchet MS" w:hAnsi="Trebuchet MS"/>
            <w:noProof/>
          </w:rPr>
          <w:t>the midst of</w:t>
        </w:r>
      </w:ins>
      <w:r w:rsidRPr="00223558">
        <w:rPr>
          <w:rFonts w:ascii="Trebuchet MS" w:hAnsi="Trebuchet MS"/>
          <w:noProof/>
        </w:rPr>
        <w:t xml:space="preserve"> the hail. It was very heavy</w:t>
      </w:r>
      <w:del w:id="169" w:author="Author">
        <w:r w:rsidRPr="00223558">
          <w:rPr>
            <w:rFonts w:ascii="Trebuchet MS" w:hAnsi="Trebuchet MS"/>
            <w:noProof/>
          </w:rPr>
          <w:delText>, so that</w:delText>
        </w:r>
      </w:del>
      <w:ins w:id="170" w:author="Author">
        <w:r w:rsidRPr="00223558">
          <w:rPr>
            <w:rFonts w:ascii="Trebuchet MS" w:hAnsi="Trebuchet MS"/>
            <w:noProof/>
          </w:rPr>
          <w:t>;</w:t>
        </w:r>
      </w:ins>
      <w:r w:rsidRPr="00223558">
        <w:rPr>
          <w:rFonts w:ascii="Trebuchet MS" w:hAnsi="Trebuchet MS"/>
          <w:noProof/>
        </w:rPr>
        <w:t xml:space="preserve"> there had </w:t>
      </w:r>
      <w:del w:id="171" w:author="Author">
        <w:r w:rsidRPr="00223558">
          <w:rPr>
            <w:rFonts w:ascii="Trebuchet MS" w:hAnsi="Trebuchet MS"/>
            <w:noProof/>
          </w:rPr>
          <w:delText>not occurred</w:delText>
        </w:r>
      </w:del>
      <w:ins w:id="172" w:author="Author">
        <w:r w:rsidRPr="00223558">
          <w:rPr>
            <w:rFonts w:ascii="Trebuchet MS" w:hAnsi="Trebuchet MS"/>
            <w:noProof/>
          </w:rPr>
          <w:t>never been</w:t>
        </w:r>
      </w:ins>
      <w:r w:rsidRPr="00223558">
        <w:rPr>
          <w:rFonts w:ascii="Trebuchet MS" w:hAnsi="Trebuchet MS"/>
          <w:noProof/>
        </w:rPr>
        <w:t xml:space="preserve"> any like it in </w:t>
      </w:r>
      <w:del w:id="173" w:author="Author">
        <w:r w:rsidRPr="00223558">
          <w:rPr>
            <w:rFonts w:ascii="Trebuchet MS" w:hAnsi="Trebuchet MS"/>
            <w:noProof/>
          </w:rPr>
          <w:delText xml:space="preserve">all </w:delText>
        </w:r>
      </w:del>
      <w:r w:rsidRPr="00223558">
        <w:rPr>
          <w:rFonts w:ascii="Trebuchet MS" w:hAnsi="Trebuchet MS"/>
          <w:noProof/>
        </w:rPr>
        <w:t xml:space="preserve">the land </w:t>
      </w:r>
      <w:del w:id="174" w:author="Author">
        <w:r w:rsidRPr="00223558">
          <w:rPr>
            <w:rFonts w:ascii="Trebuchet MS" w:hAnsi="Trebuchet MS"/>
            <w:noProof/>
          </w:rPr>
          <w:delText>of</w:delText>
        </w:r>
      </w:del>
      <w:ins w:id="175" w:author="Author">
        <w:r w:rsidRPr="00223558">
          <w:rPr>
            <w:rFonts w:ascii="Trebuchet MS" w:hAnsi="Trebuchet MS"/>
            <w:noProof/>
          </w:rPr>
          <w:t>since</w:t>
        </w:r>
      </w:ins>
      <w:r w:rsidRPr="00223558">
        <w:rPr>
          <w:rFonts w:ascii="Trebuchet MS" w:hAnsi="Trebuchet MS"/>
          <w:noProof/>
        </w:rPr>
        <w:t xml:space="preserve"> Egypt </w:t>
      </w:r>
      <w:del w:id="176" w:author="Author">
        <w:r w:rsidRPr="00223558">
          <w:rPr>
            <w:rFonts w:ascii="Trebuchet MS" w:hAnsi="Trebuchet MS"/>
            <w:noProof/>
          </w:rPr>
          <w:delText>from the time it became</w:delText>
        </w:r>
      </w:del>
      <w:ins w:id="177" w:author="Author">
        <w:r w:rsidRPr="00223558">
          <w:rPr>
            <w:rFonts w:ascii="Trebuchet MS" w:hAnsi="Trebuchet MS"/>
            <w:noProof/>
          </w:rPr>
          <w:t>had become</w:t>
        </w:r>
      </w:ins>
      <w:r w:rsidRPr="00223558">
        <w:rPr>
          <w:rFonts w:ascii="Trebuchet MS" w:hAnsi="Trebuchet MS"/>
          <w:noProof/>
        </w:rPr>
        <w:t xml:space="preserve"> a nation. </w:t>
      </w:r>
      <w:r w:rsidRPr="00223558">
        <w:rPr>
          <w:rFonts w:ascii="Trebuchet MS" w:hAnsi="Trebuchet MS"/>
          <w:b/>
          <w:noProof/>
        </w:rPr>
        <w:t xml:space="preserve">9:25 </w:t>
      </w:r>
      <w:del w:id="178" w:author="Author">
        <w:r w:rsidRPr="00223558">
          <w:rPr>
            <w:rFonts w:ascii="Trebuchet MS" w:hAnsi="Trebuchet MS"/>
            <w:noProof/>
          </w:rPr>
          <w:delText xml:space="preserve">And the hail went striking at all the land of Egypt. </w:delText>
        </w:r>
      </w:del>
      <w:r w:rsidRPr="00223558">
        <w:rPr>
          <w:rFonts w:ascii="Trebuchet MS" w:hAnsi="Trebuchet MS"/>
          <w:noProof/>
        </w:rPr>
        <w:t xml:space="preserve">The hail struck everything </w:t>
      </w:r>
      <w:del w:id="179" w:author="Author">
        <w:r w:rsidRPr="00223558">
          <w:rPr>
            <w:rFonts w:ascii="Trebuchet MS" w:hAnsi="Trebuchet MS"/>
            <w:noProof/>
          </w:rPr>
          <w:delText xml:space="preserve">that was </w:delText>
        </w:r>
      </w:del>
      <w:r w:rsidRPr="00223558">
        <w:rPr>
          <w:rFonts w:ascii="Trebuchet MS" w:hAnsi="Trebuchet MS"/>
          <w:noProof/>
        </w:rPr>
        <w:t>in the field</w:t>
      </w:r>
      <w:ins w:id="180" w:author="Author">
        <w:r w:rsidRPr="00223558">
          <w:rPr>
            <w:rFonts w:ascii="Trebuchet MS" w:hAnsi="Trebuchet MS"/>
            <w:noProof/>
          </w:rPr>
          <w:t xml:space="preserve"> throughout the land of Egypt</w:t>
        </w:r>
      </w:ins>
      <w:r w:rsidRPr="00223558">
        <w:rPr>
          <w:rFonts w:ascii="Trebuchet MS" w:hAnsi="Trebuchet MS"/>
          <w:noProof/>
        </w:rPr>
        <w:t xml:space="preserve">, from man to beast, and </w:t>
      </w:r>
      <w:ins w:id="181" w:author="Author">
        <w:r w:rsidRPr="00223558">
          <w:rPr>
            <w:rFonts w:ascii="Trebuchet MS" w:hAnsi="Trebuchet MS"/>
            <w:noProof/>
          </w:rPr>
          <w:t xml:space="preserve">it struck down </w:t>
        </w:r>
      </w:ins>
      <w:r w:rsidRPr="00223558">
        <w:rPr>
          <w:rFonts w:ascii="Trebuchet MS" w:hAnsi="Trebuchet MS"/>
          <w:noProof/>
        </w:rPr>
        <w:t xml:space="preserve">all </w:t>
      </w:r>
      <w:del w:id="182" w:author="Author">
        <w:r w:rsidRPr="00223558">
          <w:rPr>
            <w:rFonts w:ascii="Trebuchet MS" w:hAnsi="Trebuchet MS"/>
            <w:noProof/>
          </w:rPr>
          <w:delText>sorts of</w:delText>
        </w:r>
      </w:del>
      <w:ins w:id="183" w:author="Author">
        <w:r w:rsidRPr="00223558">
          <w:rPr>
            <w:rFonts w:ascii="Trebuchet MS" w:hAnsi="Trebuchet MS"/>
            <w:noProof/>
          </w:rPr>
          <w:t>the</w:t>
        </w:r>
      </w:ins>
      <w:r w:rsidRPr="00223558">
        <w:rPr>
          <w:rFonts w:ascii="Trebuchet MS" w:hAnsi="Trebuchet MS"/>
          <w:noProof/>
        </w:rPr>
        <w:t xml:space="preserve"> vegetation </w:t>
      </w:r>
      <w:del w:id="184" w:author="Author">
        <w:r w:rsidRPr="00223558">
          <w:rPr>
            <w:rFonts w:ascii="Trebuchet MS" w:hAnsi="Trebuchet MS"/>
            <w:noProof/>
          </w:rPr>
          <w:delText xml:space="preserve">of the field; </w:delText>
        </w:r>
      </w:del>
      <w:r w:rsidRPr="00223558">
        <w:rPr>
          <w:rFonts w:ascii="Trebuchet MS" w:hAnsi="Trebuchet MS"/>
          <w:noProof/>
        </w:rPr>
        <w:t xml:space="preserve">and </w:t>
      </w:r>
      <w:del w:id="185" w:author="Author">
        <w:r w:rsidRPr="00223558">
          <w:rPr>
            <w:rFonts w:ascii="Trebuchet MS" w:hAnsi="Trebuchet MS"/>
            <w:noProof/>
          </w:rPr>
          <w:delText xml:space="preserve">it </w:delText>
        </w:r>
      </w:del>
      <w:r w:rsidRPr="00223558">
        <w:rPr>
          <w:rFonts w:ascii="Trebuchet MS" w:hAnsi="Trebuchet MS"/>
          <w:noProof/>
        </w:rPr>
        <w:t xml:space="preserve">shattered all </w:t>
      </w:r>
      <w:del w:id="186" w:author="Author">
        <w:r w:rsidRPr="00223558">
          <w:rPr>
            <w:rFonts w:ascii="Trebuchet MS" w:hAnsi="Trebuchet MS"/>
            <w:noProof/>
          </w:rPr>
          <w:delText>sorts of</w:delText>
        </w:r>
      </w:del>
      <w:ins w:id="187" w:author="Author">
        <w:r w:rsidRPr="00223558">
          <w:rPr>
            <w:rFonts w:ascii="Trebuchet MS" w:hAnsi="Trebuchet MS"/>
            <w:noProof/>
          </w:rPr>
          <w:t>the</w:t>
        </w:r>
      </w:ins>
      <w:r w:rsidRPr="00223558">
        <w:rPr>
          <w:rFonts w:ascii="Trebuchet MS" w:hAnsi="Trebuchet MS"/>
          <w:noProof/>
        </w:rPr>
        <w:t xml:space="preserve"> trees of the field. </w:t>
      </w:r>
      <w:r w:rsidRPr="00223558">
        <w:rPr>
          <w:rFonts w:ascii="Trebuchet MS" w:hAnsi="Trebuchet MS"/>
          <w:b/>
          <w:noProof/>
        </w:rPr>
        <w:t xml:space="preserve">9:26 </w:t>
      </w:r>
      <w:r w:rsidRPr="00223558">
        <w:rPr>
          <w:rFonts w:ascii="Trebuchet MS" w:hAnsi="Trebuchet MS"/>
          <w:noProof/>
        </w:rPr>
        <w:t xml:space="preserve">Only in the land of Go′shen, where the </w:t>
      </w:r>
      <w:del w:id="188" w:author="Author">
        <w:r w:rsidRPr="00223558">
          <w:rPr>
            <w:rFonts w:ascii="Trebuchet MS" w:hAnsi="Trebuchet MS"/>
            <w:noProof/>
          </w:rPr>
          <w:delText>sons of Israel</w:delText>
        </w:r>
      </w:del>
      <w:ins w:id="189" w:author="Author">
        <w:r w:rsidRPr="00223558">
          <w:rPr>
            <w:rFonts w:ascii="Trebuchet MS" w:hAnsi="Trebuchet MS"/>
            <w:noProof/>
          </w:rPr>
          <w:t>Israelites</w:t>
        </w:r>
      </w:ins>
      <w:r w:rsidRPr="00223558">
        <w:rPr>
          <w:rFonts w:ascii="Trebuchet MS" w:hAnsi="Trebuchet MS"/>
          <w:noProof/>
        </w:rPr>
        <w:t xml:space="preserve"> were, there </w:t>
      </w:r>
      <w:del w:id="190" w:author="Author">
        <w:r w:rsidRPr="00223558">
          <w:rPr>
            <w:rFonts w:ascii="Trebuchet MS" w:hAnsi="Trebuchet MS"/>
            <w:noProof/>
          </w:rPr>
          <w:delText>occurred</w:delText>
        </w:r>
      </w:del>
      <w:ins w:id="191" w:author="Author">
        <w:r w:rsidRPr="00223558">
          <w:rPr>
            <w:rFonts w:ascii="Trebuchet MS" w:hAnsi="Trebuchet MS"/>
            <w:noProof/>
          </w:rPr>
          <w:t>was</w:t>
        </w:r>
      </w:ins>
      <w:r w:rsidRPr="00223558">
        <w:rPr>
          <w:rFonts w:ascii="Trebuchet MS" w:hAnsi="Trebuchet MS"/>
          <w:noProof/>
        </w:rPr>
        <w:t xml:space="preserve"> no hail.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9:27 </w:t>
      </w:r>
      <w:del w:id="192" w:author="Author">
        <w:r w:rsidRPr="00223558">
          <w:rPr>
            <w:rFonts w:ascii="Trebuchet MS" w:hAnsi="Trebuchet MS"/>
            <w:noProof/>
          </w:rPr>
          <w:delText>Eventually</w:delText>
        </w:r>
      </w:del>
      <w:ins w:id="193" w:author="Author">
        <w:r w:rsidRPr="00223558">
          <w:rPr>
            <w:rFonts w:ascii="Trebuchet MS" w:hAnsi="Trebuchet MS"/>
            <w:noProof/>
          </w:rPr>
          <w:t>So</w:t>
        </w:r>
      </w:ins>
      <w:r w:rsidRPr="00223558">
        <w:rPr>
          <w:rFonts w:ascii="Trebuchet MS" w:hAnsi="Trebuchet MS"/>
          <w:noProof/>
        </w:rPr>
        <w:t xml:space="preserve"> Phar′aoh sent </w:t>
      </w:r>
      <w:del w:id="194" w:author="Author">
        <w:r w:rsidRPr="00223558">
          <w:rPr>
            <w:rFonts w:ascii="Trebuchet MS" w:hAnsi="Trebuchet MS"/>
            <w:noProof/>
          </w:rPr>
          <w:delText>and called</w:delText>
        </w:r>
      </w:del>
      <w:ins w:id="195" w:author="Author">
        <w:r w:rsidRPr="00223558">
          <w:rPr>
            <w:rFonts w:ascii="Trebuchet MS" w:hAnsi="Trebuchet MS"/>
            <w:noProof/>
          </w:rPr>
          <w:t>for</w:t>
        </w:r>
      </w:ins>
      <w:r w:rsidRPr="00223558">
        <w:rPr>
          <w:rFonts w:ascii="Trebuchet MS" w:hAnsi="Trebuchet MS"/>
          <w:noProof/>
        </w:rPr>
        <w:t xml:space="preserve"> Moses and Aaron and said to them: “I have sinned this time. Jehovah is righteous, and I and my people are in the wrong. </w:t>
      </w:r>
      <w:r w:rsidRPr="00223558">
        <w:rPr>
          <w:rFonts w:ascii="Trebuchet MS" w:hAnsi="Trebuchet MS"/>
          <w:b/>
          <w:noProof/>
        </w:rPr>
        <w:t xml:space="preserve">9:28 </w:t>
      </w:r>
      <w:del w:id="196" w:author="Author">
        <w:r w:rsidRPr="00223558">
          <w:rPr>
            <w:rFonts w:ascii="Trebuchet MS" w:hAnsi="Trebuchet MS"/>
            <w:noProof/>
          </w:rPr>
          <w:delText>Entreat</w:delText>
        </w:r>
      </w:del>
      <w:ins w:id="197" w:author="Author">
        <w:r w:rsidRPr="00223558">
          <w:rPr>
            <w:rFonts w:ascii="Trebuchet MS" w:hAnsi="Trebuchet MS"/>
            <w:noProof/>
          </w:rPr>
          <w:t>Plead with</w:t>
        </w:r>
      </w:ins>
      <w:r w:rsidRPr="00223558">
        <w:rPr>
          <w:rFonts w:ascii="Trebuchet MS" w:hAnsi="Trebuchet MS"/>
          <w:noProof/>
        </w:rPr>
        <w:t xml:space="preserve"> Jehovah that </w:t>
      </w:r>
      <w:del w:id="198" w:author="Author">
        <w:r w:rsidRPr="00223558">
          <w:rPr>
            <w:rFonts w:ascii="Trebuchet MS" w:hAnsi="Trebuchet MS"/>
            <w:noProof/>
          </w:rPr>
          <w:delText>this</w:delText>
        </w:r>
      </w:del>
      <w:ins w:id="199" w:author="Author">
        <w:r w:rsidRPr="00223558">
          <w:rPr>
            <w:rFonts w:ascii="Trebuchet MS" w:hAnsi="Trebuchet MS"/>
            <w:noProof/>
          </w:rPr>
          <w:t>there</w:t>
        </w:r>
      </w:ins>
      <w:r w:rsidRPr="00223558">
        <w:rPr>
          <w:rFonts w:ascii="Trebuchet MS" w:hAnsi="Trebuchet MS"/>
          <w:noProof/>
        </w:rPr>
        <w:t xml:space="preserve"> may be </w:t>
      </w:r>
      <w:del w:id="200" w:author="Author">
        <w:r w:rsidRPr="00223558">
          <w:rPr>
            <w:rFonts w:ascii="Trebuchet MS" w:hAnsi="Trebuchet MS"/>
            <w:noProof/>
          </w:rPr>
          <w:delText xml:space="preserve">enough of the occurring of </w:delText>
        </w:r>
      </w:del>
      <w:ins w:id="201" w:author="Author">
        <w:r w:rsidRPr="00223558">
          <w:rPr>
            <w:rFonts w:ascii="Trebuchet MS" w:hAnsi="Trebuchet MS"/>
            <w:noProof/>
          </w:rPr>
          <w:t xml:space="preserve">an end to </w:t>
        </w:r>
      </w:ins>
      <w:r w:rsidRPr="00223558">
        <w:rPr>
          <w:rFonts w:ascii="Trebuchet MS" w:hAnsi="Trebuchet MS"/>
          <w:noProof/>
        </w:rPr>
        <w:t xml:space="preserve">God’s </w:t>
      </w:r>
      <w:del w:id="202" w:author="Author">
        <w:r w:rsidRPr="00223558">
          <w:rPr>
            <w:rFonts w:ascii="Trebuchet MS" w:hAnsi="Trebuchet MS"/>
            <w:noProof/>
          </w:rPr>
          <w:delText>thunders</w:delText>
        </w:r>
      </w:del>
      <w:ins w:id="203" w:author="Author">
        <w:r w:rsidRPr="00223558">
          <w:rPr>
            <w:rFonts w:ascii="Trebuchet MS" w:hAnsi="Trebuchet MS"/>
            <w:noProof/>
          </w:rPr>
          <w:t>thunder</w:t>
        </w:r>
      </w:ins>
      <w:r w:rsidRPr="00223558">
        <w:rPr>
          <w:rFonts w:ascii="Trebuchet MS" w:hAnsi="Trebuchet MS"/>
          <w:noProof/>
        </w:rPr>
        <w:t xml:space="preserve"> and hail. Then I </w:t>
      </w:r>
      <w:del w:id="204" w:author="Author">
        <w:r w:rsidRPr="00223558">
          <w:rPr>
            <w:rFonts w:ascii="Trebuchet MS" w:hAnsi="Trebuchet MS"/>
            <w:noProof/>
          </w:rPr>
          <w:delText>am</w:delText>
        </w:r>
      </w:del>
      <w:ins w:id="205" w:author="Author">
        <w:r w:rsidRPr="00223558">
          <w:rPr>
            <w:rFonts w:ascii="Trebuchet MS" w:hAnsi="Trebuchet MS"/>
            <w:noProof/>
          </w:rPr>
          <w:t>will be</w:t>
        </w:r>
      </w:ins>
      <w:r w:rsidRPr="00223558">
        <w:rPr>
          <w:rFonts w:ascii="Trebuchet MS" w:hAnsi="Trebuchet MS"/>
          <w:noProof/>
        </w:rPr>
        <w:t xml:space="preserve"> willing to send </w:t>
      </w:r>
      <w:del w:id="206" w:author="Author">
        <w:r w:rsidRPr="00223558">
          <w:rPr>
            <w:rFonts w:ascii="Trebuchet MS" w:hAnsi="Trebuchet MS"/>
            <w:noProof/>
            <w:u w:val="dotted"/>
          </w:rPr>
          <w:delText>YOU</w:delText>
        </w:r>
      </w:del>
      <w:ins w:id="207" w:author="Author">
        <w:r w:rsidRPr="00223558">
          <w:rPr>
            <w:rFonts w:ascii="Trebuchet MS" w:hAnsi="Trebuchet MS"/>
            <w:noProof/>
          </w:rPr>
          <w:t>you</w:t>
        </w:r>
      </w:ins>
      <w:r w:rsidRPr="00223558">
        <w:rPr>
          <w:rFonts w:ascii="Trebuchet MS" w:hAnsi="Trebuchet MS"/>
          <w:noProof/>
        </w:rPr>
        <w:t xml:space="preserve"> away, and </w:t>
      </w:r>
      <w:del w:id="208" w:author="Author">
        <w:r w:rsidRPr="00223558">
          <w:rPr>
            <w:rFonts w:ascii="Trebuchet MS" w:hAnsi="Trebuchet MS"/>
            <w:noProof/>
            <w:u w:val="dotted"/>
          </w:rPr>
          <w:delText>YOU</w:delText>
        </w:r>
      </w:del>
      <w:ins w:id="209" w:author="Author">
        <w:r w:rsidRPr="00223558">
          <w:rPr>
            <w:rFonts w:ascii="Trebuchet MS" w:hAnsi="Trebuchet MS"/>
            <w:noProof/>
          </w:rPr>
          <w:t>you</w:t>
        </w:r>
      </w:ins>
      <w:r w:rsidRPr="00223558">
        <w:rPr>
          <w:rFonts w:ascii="Trebuchet MS" w:hAnsi="Trebuchet MS"/>
          <w:noProof/>
        </w:rPr>
        <w:t xml:space="preserve"> will not stay any longer.” </w:t>
      </w:r>
      <w:r w:rsidRPr="00223558">
        <w:rPr>
          <w:rFonts w:ascii="Trebuchet MS" w:hAnsi="Trebuchet MS"/>
          <w:b/>
          <w:noProof/>
        </w:rPr>
        <w:t xml:space="preserve">9:29 </w:t>
      </w:r>
      <w:r w:rsidRPr="00223558">
        <w:rPr>
          <w:rFonts w:ascii="Trebuchet MS" w:hAnsi="Trebuchet MS"/>
          <w:noProof/>
        </w:rPr>
        <w:t>So Moses said to him: “As soon as I go out of the city</w:t>
      </w:r>
      <w:ins w:id="210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I </w:t>
      </w:r>
      <w:del w:id="211" w:author="Author">
        <w:r w:rsidRPr="00223558">
          <w:rPr>
            <w:rFonts w:ascii="Trebuchet MS" w:hAnsi="Trebuchet MS"/>
            <w:noProof/>
          </w:rPr>
          <w:delText>shall</w:delText>
        </w:r>
      </w:del>
      <w:ins w:id="212" w:author="Author">
        <w:r w:rsidRPr="00223558">
          <w:rPr>
            <w:rFonts w:ascii="Trebuchet MS" w:hAnsi="Trebuchet MS"/>
            <w:noProof/>
          </w:rPr>
          <w:t>will</w:t>
        </w:r>
      </w:ins>
      <w:r w:rsidRPr="00223558">
        <w:rPr>
          <w:rFonts w:ascii="Trebuchet MS" w:hAnsi="Trebuchet MS"/>
          <w:noProof/>
        </w:rPr>
        <w:t xml:space="preserve"> spread </w:t>
      </w:r>
      <w:ins w:id="213" w:author="Author">
        <w:r w:rsidRPr="00223558">
          <w:rPr>
            <w:rFonts w:ascii="Trebuchet MS" w:hAnsi="Trebuchet MS"/>
            <w:noProof/>
          </w:rPr>
          <w:t xml:space="preserve">out </w:t>
        </w:r>
      </w:ins>
      <w:r w:rsidRPr="00223558">
        <w:rPr>
          <w:rFonts w:ascii="Trebuchet MS" w:hAnsi="Trebuchet MS"/>
          <w:noProof/>
        </w:rPr>
        <w:t xml:space="preserve">my hands </w:t>
      </w:r>
      <w:del w:id="214" w:author="Author">
        <w:r w:rsidRPr="00223558">
          <w:rPr>
            <w:rFonts w:ascii="Trebuchet MS" w:hAnsi="Trebuchet MS"/>
            <w:noProof/>
          </w:rPr>
          <w:delText>up to</w:delText>
        </w:r>
      </w:del>
      <w:ins w:id="215" w:author="Author">
        <w:r w:rsidRPr="00223558">
          <w:rPr>
            <w:rFonts w:ascii="Trebuchet MS" w:hAnsi="Trebuchet MS"/>
            <w:noProof/>
          </w:rPr>
          <w:t>before</w:t>
        </w:r>
      </w:ins>
      <w:r w:rsidRPr="00223558">
        <w:rPr>
          <w:rFonts w:ascii="Trebuchet MS" w:hAnsi="Trebuchet MS"/>
          <w:noProof/>
        </w:rPr>
        <w:t xml:space="preserve"> Jehovah. The </w:t>
      </w:r>
      <w:del w:id="216" w:author="Author">
        <w:r w:rsidRPr="00223558">
          <w:rPr>
            <w:rFonts w:ascii="Trebuchet MS" w:hAnsi="Trebuchet MS"/>
            <w:noProof/>
          </w:rPr>
          <w:delText>thunders</w:delText>
        </w:r>
      </w:del>
      <w:ins w:id="217" w:author="Author">
        <w:r w:rsidRPr="00223558">
          <w:rPr>
            <w:rFonts w:ascii="Trebuchet MS" w:hAnsi="Trebuchet MS"/>
            <w:noProof/>
          </w:rPr>
          <w:t>thunder</w:t>
        </w:r>
      </w:ins>
      <w:r w:rsidRPr="00223558">
        <w:rPr>
          <w:rFonts w:ascii="Trebuchet MS" w:hAnsi="Trebuchet MS"/>
          <w:noProof/>
        </w:rPr>
        <w:t xml:space="preserve"> will stop and the hail will not continue any longer, </w:t>
      </w:r>
      <w:del w:id="218" w:author="Author">
        <w:r w:rsidRPr="00223558">
          <w:rPr>
            <w:rFonts w:ascii="Trebuchet MS" w:hAnsi="Trebuchet MS"/>
            <w:noProof/>
          </w:rPr>
          <w:delText>in order</w:delText>
        </w:r>
      </w:del>
      <w:ins w:id="219" w:author="Author">
        <w:r w:rsidRPr="00223558">
          <w:rPr>
            <w:rFonts w:ascii="Trebuchet MS" w:hAnsi="Trebuchet MS"/>
            <w:noProof/>
          </w:rPr>
          <w:t>so</w:t>
        </w:r>
      </w:ins>
      <w:r w:rsidRPr="00223558">
        <w:rPr>
          <w:rFonts w:ascii="Trebuchet MS" w:hAnsi="Trebuchet MS"/>
          <w:noProof/>
        </w:rPr>
        <w:t xml:space="preserve"> that you may know that the earth belongs to Jehovah. </w:t>
      </w:r>
      <w:r w:rsidRPr="00223558">
        <w:rPr>
          <w:rFonts w:ascii="Trebuchet MS" w:hAnsi="Trebuchet MS"/>
          <w:b/>
          <w:noProof/>
        </w:rPr>
        <w:t xml:space="preserve">9:30 </w:t>
      </w:r>
      <w:del w:id="220" w:author="Author">
        <w:r w:rsidRPr="00223558">
          <w:rPr>
            <w:rFonts w:ascii="Trebuchet MS" w:hAnsi="Trebuchet MS"/>
            <w:noProof/>
          </w:rPr>
          <w:delText>As</w:delText>
        </w:r>
      </w:del>
      <w:ins w:id="221" w:author="Author">
        <w:r w:rsidRPr="00223558">
          <w:rPr>
            <w:rFonts w:ascii="Trebuchet MS" w:hAnsi="Trebuchet MS"/>
            <w:noProof/>
          </w:rPr>
          <w:t>But as</w:t>
        </w:r>
      </w:ins>
      <w:r w:rsidRPr="00223558">
        <w:rPr>
          <w:rFonts w:ascii="Trebuchet MS" w:hAnsi="Trebuchet MS"/>
          <w:noProof/>
        </w:rPr>
        <w:t xml:space="preserve"> for you and your servants, I know already that </w:t>
      </w:r>
      <w:del w:id="222" w:author="Author">
        <w:r w:rsidRPr="00223558">
          <w:rPr>
            <w:rFonts w:ascii="Trebuchet MS" w:hAnsi="Trebuchet MS"/>
            <w:noProof/>
            <w:u w:val="dotted"/>
          </w:rPr>
          <w:delText>YOU</w:delText>
        </w:r>
      </w:del>
      <w:ins w:id="223" w:author="Author">
        <w:r w:rsidRPr="00223558">
          <w:rPr>
            <w:rFonts w:ascii="Trebuchet MS" w:hAnsi="Trebuchet MS"/>
            <w:noProof/>
          </w:rPr>
          <w:t>even then, you</w:t>
        </w:r>
      </w:ins>
      <w:r w:rsidRPr="00223558">
        <w:rPr>
          <w:rFonts w:ascii="Trebuchet MS" w:hAnsi="Trebuchet MS"/>
          <w:noProof/>
        </w:rPr>
        <w:t xml:space="preserve"> will not </w:t>
      </w:r>
      <w:del w:id="224" w:author="Author">
        <w:r w:rsidRPr="00223558">
          <w:rPr>
            <w:rFonts w:ascii="Trebuchet MS" w:hAnsi="Trebuchet MS"/>
            <w:noProof/>
          </w:rPr>
          <w:delText xml:space="preserve">even then show </w:delText>
        </w:r>
      </w:del>
      <w:r w:rsidRPr="00223558">
        <w:rPr>
          <w:rFonts w:ascii="Trebuchet MS" w:hAnsi="Trebuchet MS"/>
          <w:noProof/>
        </w:rPr>
        <w:t xml:space="preserve">fear </w:t>
      </w:r>
      <w:del w:id="225" w:author="Author">
        <w:r w:rsidRPr="00223558">
          <w:rPr>
            <w:rFonts w:ascii="Trebuchet MS" w:hAnsi="Trebuchet MS"/>
            <w:noProof/>
          </w:rPr>
          <w:delText xml:space="preserve">because of </w:delText>
        </w:r>
      </w:del>
      <w:r w:rsidRPr="00223558">
        <w:rPr>
          <w:rFonts w:ascii="Trebuchet MS" w:hAnsi="Trebuchet MS"/>
          <w:noProof/>
        </w:rPr>
        <w:t>Jehovah God.”</w:t>
      </w:r>
    </w:p>
    <w:p w:rsidR="008C4BEA" w:rsidRPr="00223558" w:rsidRDefault="008C4BEA" w:rsidP="008C4BEA">
      <w:pPr>
        <w:rPr>
          <w:rFonts w:ascii="Trebuchet MS" w:hAnsi="Trebuchet MS"/>
          <w:noProof/>
        </w:rPr>
      </w:pPr>
      <w:r w:rsidRPr="00223558">
        <w:rPr>
          <w:rFonts w:ascii="Trebuchet MS" w:hAnsi="Trebuchet MS"/>
          <w:b/>
        </w:rPr>
        <w:t xml:space="preserve">9:31 </w:t>
      </w:r>
      <w:del w:id="226" w:author="Author">
        <w:r w:rsidRPr="00223558">
          <w:rPr>
            <w:rFonts w:ascii="Trebuchet MS" w:hAnsi="Trebuchet MS"/>
            <w:noProof/>
          </w:rPr>
          <w:delText>As it was,</w:delText>
        </w:r>
      </w:del>
      <w:ins w:id="227" w:author="Author">
        <w:r w:rsidRPr="00223558">
          <w:rPr>
            <w:rFonts w:ascii="Trebuchet MS" w:hAnsi="Trebuchet MS"/>
            <w:noProof/>
          </w:rPr>
          <w:t>Now</w:t>
        </w:r>
      </w:ins>
      <w:r w:rsidRPr="00223558">
        <w:rPr>
          <w:rFonts w:ascii="Trebuchet MS" w:hAnsi="Trebuchet MS"/>
          <w:noProof/>
        </w:rPr>
        <w:t xml:space="preserve"> the flax and the barley had been struck</w:t>
      </w:r>
      <w:ins w:id="228" w:author="Author">
        <w:r w:rsidRPr="00223558">
          <w:rPr>
            <w:rFonts w:ascii="Trebuchet MS" w:hAnsi="Trebuchet MS"/>
            <w:noProof/>
          </w:rPr>
          <w:t xml:space="preserve"> down</w:t>
        </w:r>
      </w:ins>
      <w:r w:rsidRPr="00223558">
        <w:rPr>
          <w:rFonts w:ascii="Trebuchet MS" w:hAnsi="Trebuchet MS"/>
          <w:noProof/>
        </w:rPr>
        <w:t xml:space="preserve">, because the barley was in the ear and the flax had flower buds. </w:t>
      </w:r>
      <w:r w:rsidRPr="00223558">
        <w:rPr>
          <w:rFonts w:ascii="Trebuchet MS" w:hAnsi="Trebuchet MS"/>
          <w:b/>
          <w:noProof/>
        </w:rPr>
        <w:t xml:space="preserve">9:32 </w:t>
      </w:r>
      <w:r w:rsidRPr="00223558">
        <w:rPr>
          <w:rFonts w:ascii="Trebuchet MS" w:hAnsi="Trebuchet MS"/>
          <w:noProof/>
        </w:rPr>
        <w:t>But the wheat and the spelt had not been struck</w:t>
      </w:r>
      <w:ins w:id="229" w:author="Author">
        <w:r w:rsidRPr="00223558">
          <w:rPr>
            <w:rFonts w:ascii="Trebuchet MS" w:hAnsi="Trebuchet MS"/>
            <w:noProof/>
          </w:rPr>
          <w:t xml:space="preserve"> down</w:t>
        </w:r>
      </w:ins>
      <w:r w:rsidRPr="00223558">
        <w:rPr>
          <w:rFonts w:ascii="Trebuchet MS" w:hAnsi="Trebuchet MS"/>
          <w:noProof/>
        </w:rPr>
        <w:t xml:space="preserve">, because they were </w:t>
      </w:r>
      <w:del w:id="230" w:author="Author">
        <w:r w:rsidRPr="00223558">
          <w:rPr>
            <w:rFonts w:ascii="Trebuchet MS" w:hAnsi="Trebuchet MS"/>
            <w:noProof/>
          </w:rPr>
          <w:delText>seasonally late.</w:delText>
        </w:r>
      </w:del>
      <w:ins w:id="231" w:author="Author">
        <w:r w:rsidRPr="00223558">
          <w:rPr>
            <w:rFonts w:ascii="Trebuchet MS" w:hAnsi="Trebuchet MS"/>
            <w:noProof/>
          </w:rPr>
          <w:t>later crops.</w:t>
        </w:r>
        <w:r w:rsidRPr="00223558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223558">
        <w:rPr>
          <w:rFonts w:ascii="Trebuchet MS" w:hAnsi="Trebuchet MS"/>
          <w:noProof/>
        </w:rPr>
        <w:t xml:space="preserve"> </w:t>
      </w:r>
      <w:r w:rsidRPr="00223558">
        <w:rPr>
          <w:rFonts w:ascii="Trebuchet MS" w:hAnsi="Trebuchet MS"/>
          <w:b/>
          <w:noProof/>
        </w:rPr>
        <w:t xml:space="preserve">9:33 </w:t>
      </w:r>
      <w:r w:rsidRPr="00223558">
        <w:rPr>
          <w:rFonts w:ascii="Trebuchet MS" w:hAnsi="Trebuchet MS"/>
          <w:noProof/>
        </w:rPr>
        <w:t xml:space="preserve">Moses now went out of the city from Phar′aoh and spread </w:t>
      </w:r>
      <w:ins w:id="234" w:author="Author">
        <w:r w:rsidRPr="00223558">
          <w:rPr>
            <w:rFonts w:ascii="Trebuchet MS" w:hAnsi="Trebuchet MS"/>
            <w:noProof/>
          </w:rPr>
          <w:t xml:space="preserve">out </w:t>
        </w:r>
      </w:ins>
      <w:r w:rsidRPr="00223558">
        <w:rPr>
          <w:rFonts w:ascii="Trebuchet MS" w:hAnsi="Trebuchet MS"/>
          <w:noProof/>
        </w:rPr>
        <w:t xml:space="preserve">his hands </w:t>
      </w:r>
      <w:del w:id="235" w:author="Author">
        <w:r w:rsidRPr="00223558">
          <w:rPr>
            <w:rFonts w:ascii="Trebuchet MS" w:hAnsi="Trebuchet MS"/>
            <w:noProof/>
          </w:rPr>
          <w:delText>up to</w:delText>
        </w:r>
      </w:del>
      <w:ins w:id="236" w:author="Author">
        <w:r w:rsidRPr="00223558">
          <w:rPr>
            <w:rFonts w:ascii="Trebuchet MS" w:hAnsi="Trebuchet MS"/>
            <w:noProof/>
          </w:rPr>
          <w:t>before</w:t>
        </w:r>
      </w:ins>
      <w:r w:rsidRPr="00223558">
        <w:rPr>
          <w:rFonts w:ascii="Trebuchet MS" w:hAnsi="Trebuchet MS"/>
          <w:noProof/>
        </w:rPr>
        <w:t xml:space="preserve"> Jehovah, and the </w:t>
      </w:r>
      <w:del w:id="237" w:author="Author">
        <w:r w:rsidRPr="00223558">
          <w:rPr>
            <w:rFonts w:ascii="Trebuchet MS" w:hAnsi="Trebuchet MS"/>
            <w:noProof/>
          </w:rPr>
          <w:delText>thunders</w:delText>
        </w:r>
      </w:del>
      <w:ins w:id="238" w:author="Author">
        <w:r w:rsidRPr="00223558">
          <w:rPr>
            <w:rFonts w:ascii="Trebuchet MS" w:hAnsi="Trebuchet MS"/>
            <w:noProof/>
          </w:rPr>
          <w:t>thunder</w:t>
        </w:r>
      </w:ins>
      <w:r w:rsidRPr="00223558">
        <w:rPr>
          <w:rFonts w:ascii="Trebuchet MS" w:hAnsi="Trebuchet MS"/>
          <w:noProof/>
        </w:rPr>
        <w:t xml:space="preserve"> and the hail </w:t>
      </w:r>
      <w:del w:id="239" w:author="Author">
        <w:r w:rsidRPr="00223558">
          <w:rPr>
            <w:rFonts w:ascii="Trebuchet MS" w:hAnsi="Trebuchet MS"/>
            <w:noProof/>
          </w:rPr>
          <w:delText>began to stop</w:delText>
        </w:r>
      </w:del>
      <w:ins w:id="240" w:author="Author">
        <w:r w:rsidRPr="00223558">
          <w:rPr>
            <w:rFonts w:ascii="Trebuchet MS" w:hAnsi="Trebuchet MS"/>
            <w:noProof/>
          </w:rPr>
          <w:t>stopped</w:t>
        </w:r>
      </w:ins>
      <w:r w:rsidRPr="00223558">
        <w:rPr>
          <w:rFonts w:ascii="Trebuchet MS" w:hAnsi="Trebuchet MS"/>
          <w:noProof/>
        </w:rPr>
        <w:t xml:space="preserve"> and </w:t>
      </w:r>
      <w:ins w:id="241" w:author="Author">
        <w:r w:rsidRPr="00223558">
          <w:rPr>
            <w:rFonts w:ascii="Trebuchet MS" w:hAnsi="Trebuchet MS"/>
            <w:noProof/>
          </w:rPr>
          <w:t xml:space="preserve">the </w:t>
        </w:r>
      </w:ins>
      <w:r w:rsidRPr="00223558">
        <w:rPr>
          <w:rFonts w:ascii="Trebuchet MS" w:hAnsi="Trebuchet MS"/>
          <w:noProof/>
        </w:rPr>
        <w:t xml:space="preserve">rain </w:t>
      </w:r>
      <w:del w:id="242" w:author="Author">
        <w:r w:rsidRPr="00223558">
          <w:rPr>
            <w:rFonts w:ascii="Trebuchet MS" w:hAnsi="Trebuchet MS"/>
            <w:noProof/>
          </w:rPr>
          <w:delText>did not pour</w:delText>
        </w:r>
      </w:del>
      <w:ins w:id="243" w:author="Author">
        <w:r w:rsidRPr="00223558">
          <w:rPr>
            <w:rFonts w:ascii="Trebuchet MS" w:hAnsi="Trebuchet MS"/>
            <w:noProof/>
          </w:rPr>
          <w:t>quit pouring</w:t>
        </w:r>
      </w:ins>
      <w:r w:rsidRPr="00223558">
        <w:rPr>
          <w:rFonts w:ascii="Trebuchet MS" w:hAnsi="Trebuchet MS"/>
          <w:noProof/>
        </w:rPr>
        <w:t xml:space="preserve"> down on the earth. </w:t>
      </w:r>
      <w:r w:rsidRPr="00223558">
        <w:rPr>
          <w:rFonts w:ascii="Trebuchet MS" w:hAnsi="Trebuchet MS"/>
          <w:b/>
          <w:noProof/>
        </w:rPr>
        <w:t xml:space="preserve">9:34 </w:t>
      </w:r>
      <w:r w:rsidRPr="00223558">
        <w:rPr>
          <w:rFonts w:ascii="Trebuchet MS" w:hAnsi="Trebuchet MS"/>
          <w:noProof/>
        </w:rPr>
        <w:t xml:space="preserve">When Phar′aoh </w:t>
      </w:r>
      <w:del w:id="244" w:author="Author">
        <w:r w:rsidRPr="00223558">
          <w:rPr>
            <w:rFonts w:ascii="Trebuchet MS" w:hAnsi="Trebuchet MS"/>
            <w:noProof/>
          </w:rPr>
          <w:delText>got to see</w:delText>
        </w:r>
      </w:del>
      <w:ins w:id="245" w:author="Author">
        <w:r w:rsidRPr="00223558">
          <w:rPr>
            <w:rFonts w:ascii="Trebuchet MS" w:hAnsi="Trebuchet MS"/>
            <w:noProof/>
          </w:rPr>
          <w:t>saw</w:t>
        </w:r>
      </w:ins>
      <w:r w:rsidRPr="00223558">
        <w:rPr>
          <w:rFonts w:ascii="Trebuchet MS" w:hAnsi="Trebuchet MS"/>
          <w:noProof/>
        </w:rPr>
        <w:t xml:space="preserve"> that the rain</w:t>
      </w:r>
      <w:del w:id="246" w:author="Author">
        <w:r w:rsidRPr="00223558">
          <w:rPr>
            <w:rFonts w:ascii="Trebuchet MS" w:hAnsi="Trebuchet MS"/>
            <w:noProof/>
          </w:rPr>
          <w:delText xml:space="preserve"> and</w:delText>
        </w:r>
      </w:del>
      <w:ins w:id="247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the hail</w:t>
      </w:r>
      <w:ins w:id="248" w:author="Author">
        <w:r w:rsidRPr="00223558">
          <w:rPr>
            <w:rFonts w:ascii="Trebuchet MS" w:hAnsi="Trebuchet MS"/>
            <w:noProof/>
          </w:rPr>
          <w:t>,</w:t>
        </w:r>
      </w:ins>
      <w:r w:rsidRPr="00223558">
        <w:rPr>
          <w:rFonts w:ascii="Trebuchet MS" w:hAnsi="Trebuchet MS"/>
          <w:noProof/>
        </w:rPr>
        <w:t xml:space="preserve"> and the </w:t>
      </w:r>
      <w:del w:id="249" w:author="Author">
        <w:r w:rsidRPr="00223558">
          <w:rPr>
            <w:rFonts w:ascii="Trebuchet MS" w:hAnsi="Trebuchet MS"/>
            <w:noProof/>
          </w:rPr>
          <w:delText>thunders</w:delText>
        </w:r>
      </w:del>
      <w:ins w:id="250" w:author="Author">
        <w:r w:rsidRPr="00223558">
          <w:rPr>
            <w:rFonts w:ascii="Trebuchet MS" w:hAnsi="Trebuchet MS"/>
            <w:noProof/>
          </w:rPr>
          <w:t>thunder</w:t>
        </w:r>
      </w:ins>
      <w:r w:rsidRPr="00223558">
        <w:rPr>
          <w:rFonts w:ascii="Trebuchet MS" w:hAnsi="Trebuchet MS"/>
          <w:noProof/>
        </w:rPr>
        <w:t xml:space="preserve"> had stopped, he </w:t>
      </w:r>
      <w:del w:id="251" w:author="Author">
        <w:r w:rsidRPr="00223558">
          <w:rPr>
            <w:rFonts w:ascii="Trebuchet MS" w:hAnsi="Trebuchet MS"/>
            <w:noProof/>
          </w:rPr>
          <w:delText>went sinning</w:delText>
        </w:r>
      </w:del>
      <w:ins w:id="252" w:author="Author">
        <w:r w:rsidRPr="00223558">
          <w:rPr>
            <w:rFonts w:ascii="Trebuchet MS" w:hAnsi="Trebuchet MS"/>
            <w:noProof/>
          </w:rPr>
          <w:t>sinned</w:t>
        </w:r>
      </w:ins>
      <w:r w:rsidRPr="00223558">
        <w:rPr>
          <w:rFonts w:ascii="Trebuchet MS" w:hAnsi="Trebuchet MS"/>
          <w:noProof/>
        </w:rPr>
        <w:t xml:space="preserve"> again and </w:t>
      </w:r>
      <w:del w:id="253" w:author="Author">
        <w:r w:rsidRPr="00223558">
          <w:rPr>
            <w:rFonts w:ascii="Trebuchet MS" w:hAnsi="Trebuchet MS"/>
            <w:noProof/>
          </w:rPr>
          <w:delText>making</w:delText>
        </w:r>
      </w:del>
      <w:ins w:id="254" w:author="Author">
        <w:r w:rsidRPr="00223558">
          <w:rPr>
            <w:rFonts w:ascii="Trebuchet MS" w:hAnsi="Trebuchet MS"/>
            <w:noProof/>
          </w:rPr>
          <w:t>hardened</w:t>
        </w:r>
      </w:ins>
      <w:r w:rsidRPr="00223558">
        <w:rPr>
          <w:rFonts w:ascii="Trebuchet MS" w:hAnsi="Trebuchet MS"/>
          <w:noProof/>
        </w:rPr>
        <w:t xml:space="preserve"> his heart</w:t>
      </w:r>
      <w:del w:id="255" w:author="Author">
        <w:r w:rsidRPr="00223558">
          <w:rPr>
            <w:rFonts w:ascii="Trebuchet MS" w:hAnsi="Trebuchet MS"/>
            <w:noProof/>
          </w:rPr>
          <w:delText xml:space="preserve"> unresponsive</w:delText>
        </w:r>
      </w:del>
      <w:r w:rsidRPr="00223558">
        <w:rPr>
          <w:rFonts w:ascii="Trebuchet MS" w:hAnsi="Trebuchet MS"/>
          <w:noProof/>
        </w:rPr>
        <w:t xml:space="preserve">, he as well as his servants. </w:t>
      </w:r>
      <w:r w:rsidRPr="00223558">
        <w:rPr>
          <w:rFonts w:ascii="Trebuchet MS" w:hAnsi="Trebuchet MS"/>
          <w:b/>
          <w:noProof/>
        </w:rPr>
        <w:t xml:space="preserve">9:35 </w:t>
      </w:r>
      <w:r w:rsidRPr="00223558">
        <w:rPr>
          <w:rFonts w:ascii="Trebuchet MS" w:hAnsi="Trebuchet MS"/>
          <w:noProof/>
        </w:rPr>
        <w:t xml:space="preserve">And Phar′aoh’s heart continued obstinate, and he did not send the </w:t>
      </w:r>
      <w:del w:id="256" w:author="Author">
        <w:r w:rsidRPr="00223558">
          <w:rPr>
            <w:rFonts w:ascii="Trebuchet MS" w:hAnsi="Trebuchet MS"/>
            <w:noProof/>
          </w:rPr>
          <w:delText>sons of Israel</w:delText>
        </w:r>
      </w:del>
      <w:ins w:id="257" w:author="Author">
        <w:r w:rsidRPr="00223558">
          <w:rPr>
            <w:rFonts w:ascii="Trebuchet MS" w:hAnsi="Trebuchet MS"/>
            <w:noProof/>
          </w:rPr>
          <w:t>Israelites</w:t>
        </w:r>
      </w:ins>
      <w:r w:rsidRPr="00223558">
        <w:rPr>
          <w:rFonts w:ascii="Trebuchet MS" w:hAnsi="Trebuchet MS"/>
          <w:noProof/>
        </w:rPr>
        <w:t xml:space="preserve"> away, just as Jehovah had stated </w:t>
      </w:r>
      <w:del w:id="258" w:author="Author">
        <w:r w:rsidRPr="00223558">
          <w:rPr>
            <w:rFonts w:ascii="Trebuchet MS" w:hAnsi="Trebuchet MS"/>
            <w:noProof/>
          </w:rPr>
          <w:delText>by means of</w:delText>
        </w:r>
      </w:del>
      <w:ins w:id="259" w:author="Author">
        <w:r w:rsidRPr="00223558">
          <w:rPr>
            <w:rFonts w:ascii="Trebuchet MS" w:hAnsi="Trebuchet MS"/>
            <w:noProof/>
          </w:rPr>
          <w:t>through</w:t>
        </w:r>
      </w:ins>
      <w:r w:rsidRPr="00223558">
        <w:rPr>
          <w:rFonts w:ascii="Trebuchet MS" w:hAnsi="Trebuchet MS"/>
          <w:noProof/>
        </w:rPr>
        <w:t xml:space="preserve"> Moses.</w:t>
      </w:r>
    </w:p>
    <w:p w:rsidR="008C4BEA" w:rsidRPr="00223558" w:rsidRDefault="008C4BEA" w:rsidP="008C4BEA">
      <w:pPr>
        <w:rPr>
          <w:rFonts w:ascii="Trebuchet MS" w:hAnsi="Trebuchet MS"/>
          <w:b/>
        </w:rPr>
      </w:pPr>
    </w:p>
    <w:p w:rsidR="00762BCB" w:rsidRPr="008C4BEA" w:rsidRDefault="00762BCB" w:rsidP="008C4BEA"/>
    <w:sectPr w:rsidR="00762BCB" w:rsidRPr="008C4BE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706D" w:rsidRDefault="00CF706D">
      <w:r>
        <w:separator/>
      </w:r>
    </w:p>
  </w:endnote>
  <w:endnote w:type="continuationSeparator" w:id="0">
    <w:p w:rsidR="00CF706D" w:rsidRDefault="00CF70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706D" w:rsidRDefault="00CF706D">
      <w:r>
        <w:separator/>
      </w:r>
    </w:p>
  </w:footnote>
  <w:footnote w:type="continuationSeparator" w:id="0">
    <w:p w:rsidR="00CF706D" w:rsidRDefault="00CF706D">
      <w:r>
        <w:continuationSeparator/>
      </w:r>
    </w:p>
  </w:footnote>
  <w:footnote w:id="1">
    <w:p w:rsidR="008C4BEA" w:rsidRPr="00223558" w:rsidRDefault="008C4BEA" w:rsidP="00223558">
      <w:pPr>
        <w:pStyle w:val="FootnoteText"/>
        <w:spacing w:after="96"/>
        <w:ind w:firstLine="288"/>
        <w:rPr>
          <w:ins w:id="106" w:author="Author"/>
        </w:rPr>
      </w:pPr>
      <w:ins w:id="107" w:author="Author">
        <w:r w:rsidRPr="00223558">
          <w:rPr>
            <w:rStyle w:val="FootnoteReference"/>
          </w:rPr>
          <w:footnoteRef/>
        </w:r>
        <w:r w:rsidRPr="00223558">
          <w:t xml:space="preserve"> </w:t>
        </w:r>
        <w:r w:rsidRPr="00223558">
          <w:rPr>
            <w:b/>
          </w:rPr>
          <w:t xml:space="preserve">9:15 </w:t>
        </w:r>
        <w:r w:rsidRPr="00223558">
          <w:t>Or “effaced.”</w:t>
        </w:r>
      </w:ins>
    </w:p>
  </w:footnote>
  <w:footnote w:id="2">
    <w:p w:rsidR="008C4BEA" w:rsidRPr="00223558" w:rsidRDefault="008C4BEA" w:rsidP="00223558">
      <w:pPr>
        <w:pStyle w:val="FootnoteText"/>
        <w:spacing w:after="96"/>
        <w:ind w:firstLine="288"/>
        <w:rPr>
          <w:ins w:id="158" w:author="Author"/>
        </w:rPr>
      </w:pPr>
      <w:ins w:id="159" w:author="Author">
        <w:r w:rsidRPr="00223558">
          <w:rPr>
            <w:rStyle w:val="FootnoteReference"/>
          </w:rPr>
          <w:footnoteRef/>
        </w:r>
        <w:r w:rsidRPr="00223558">
          <w:t xml:space="preserve"> </w:t>
        </w:r>
        <w:r w:rsidRPr="00223558">
          <w:rPr>
            <w:b/>
          </w:rPr>
          <w:t xml:space="preserve">9:23 </w:t>
        </w:r>
        <w:r w:rsidRPr="00223558">
          <w:t>Perhaps describing powerful lightning.</w:t>
        </w:r>
      </w:ins>
    </w:p>
  </w:footnote>
  <w:footnote w:id="3">
    <w:p w:rsidR="008C4BEA" w:rsidRPr="00223558" w:rsidRDefault="008C4BEA" w:rsidP="00223558">
      <w:pPr>
        <w:pStyle w:val="FootnoteText"/>
        <w:spacing w:after="96"/>
        <w:ind w:firstLine="288"/>
        <w:rPr>
          <w:ins w:id="232" w:author="Author"/>
        </w:rPr>
      </w:pPr>
      <w:ins w:id="233" w:author="Author">
        <w:r w:rsidRPr="00223558">
          <w:rPr>
            <w:rStyle w:val="FootnoteReference"/>
          </w:rPr>
          <w:footnoteRef/>
        </w:r>
        <w:r w:rsidRPr="00223558">
          <w:t xml:space="preserve"> </w:t>
        </w:r>
        <w:r w:rsidRPr="00223558">
          <w:rPr>
            <w:b/>
          </w:rPr>
          <w:t xml:space="preserve">9:32 </w:t>
        </w:r>
        <w:r w:rsidRPr="00223558">
          <w:t>Or “were seasonally late.”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191C89">
        <w:t>Exodus Chapter 9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91C89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91C89">
      <w:rPr>
        <w:noProof/>
        <w:snapToGrid w:val="0"/>
      </w:rPr>
      <w:t>Exodus 09.Revised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191C89">
        <w:t>Exodus Chapter 9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91C89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91C89">
      <w:rPr>
        <w:noProof/>
        <w:snapToGrid w:val="0"/>
      </w:rPr>
      <w:t>Exodus 09.Revised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91C89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91C8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91C89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91C8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6D"/>
    <w:rsid w:val="00191C89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C4BEA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CF706D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17E469D-39C5-4FDC-A5FD-5DF26840D404}"/>
  <w:attachedTemplate r:id="Rc950013e38ff4b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C4BE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4BE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C4B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c950013e38ff4bc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1235</ap:Words>
  <ap:Characters>5275</ap:Characters>
  <ap:Application>Microsoft Office Word</ap:Application>
  <ap:DocSecurity>0</ap:DocSecurity>
  <ap:Lines>87</ap:Lines>
  <ap:Paragraphs>13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6497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9</dc:title>
  <dc:subject/>
  <dc:creator>Ruth Farrugia</dc:creator>
  <cp:keywords/>
  <dc:description/>
  <cp:lastModifiedBy>Farrugia, Ruth</cp:lastModifiedBy>
  <cp:revision>3</cp:revision>
  <dcterms:created xsi:type="dcterms:W3CDTF">2021-01-13T15:04:00Z</dcterms:created>
  <dcterms:modified xsi:type="dcterms:W3CDTF">2021-01-13T15:04:00Z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09.docx</vt:lpwstr>
  </property>
  <property fmtid="{D5CDD505-2E9C-101B-9397-08002B2CF9AE}" pid="9" name="_TranslationDocumentId">
    <vt:i4>19389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2009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