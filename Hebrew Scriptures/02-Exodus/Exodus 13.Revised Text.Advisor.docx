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6E30" w:rsidRPr="0026695F" w:rsidRDefault="00356E30" w:rsidP="00356E30">
      <w:pPr>
        <w:rPr>
          <w:rFonts w:ascii="Trebuchet MS" w:hAnsi="Trebuchet MS"/>
          <w:noProof/>
        </w:rPr>
      </w:pPr>
      <w:bookmarkStart w:id="0" w:name="_GoBack"/>
      <w:bookmarkEnd w:id="0"/>
      <w:r w:rsidRPr="0026695F">
        <w:rPr>
          <w:rFonts w:ascii="Trebuchet MS" w:hAnsi="Trebuchet MS"/>
          <w:b/>
        </w:rPr>
        <w:t xml:space="preserve">13:1 </w:t>
      </w:r>
      <w:del w:id="1" w:author="Author">
        <w:r w:rsidRPr="0026695F">
          <w:rPr>
            <w:rFonts w:ascii="Trebuchet MS" w:hAnsi="Trebuchet MS"/>
            <w:noProof/>
          </w:rPr>
          <w:delText xml:space="preserve">And </w:delText>
        </w:r>
      </w:del>
      <w:r w:rsidRPr="0026695F">
        <w:rPr>
          <w:rFonts w:ascii="Trebuchet MS" w:hAnsi="Trebuchet MS"/>
          <w:noProof/>
        </w:rPr>
        <w:t xml:space="preserve">Jehovah spoke further to Moses, saying: </w:t>
      </w:r>
      <w:r w:rsidRPr="0026695F">
        <w:rPr>
          <w:rFonts w:ascii="Trebuchet MS" w:hAnsi="Trebuchet MS"/>
          <w:b/>
          <w:noProof/>
        </w:rPr>
        <w:t xml:space="preserve">13:2 </w:t>
      </w:r>
      <w:r w:rsidRPr="0026695F">
        <w:rPr>
          <w:rFonts w:ascii="Trebuchet MS" w:hAnsi="Trebuchet MS"/>
          <w:noProof/>
        </w:rPr>
        <w:t>“Sanctify</w:t>
      </w:r>
      <w:ins w:id="2" w:author="Author">
        <w:r w:rsidRPr="0026695F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26695F">
        <w:rPr>
          <w:rFonts w:ascii="Trebuchet MS" w:hAnsi="Trebuchet MS"/>
          <w:noProof/>
        </w:rPr>
        <w:t xml:space="preserve"> to me every </w:t>
      </w:r>
      <w:del w:id="5" w:author="Author">
        <w:r w:rsidRPr="0026695F">
          <w:rPr>
            <w:rFonts w:ascii="Trebuchet MS" w:hAnsi="Trebuchet MS"/>
            <w:noProof/>
          </w:rPr>
          <w:delText xml:space="preserve">male </w:delText>
        </w:r>
      </w:del>
      <w:r w:rsidRPr="0026695F">
        <w:rPr>
          <w:rFonts w:ascii="Trebuchet MS" w:hAnsi="Trebuchet MS"/>
          <w:noProof/>
        </w:rPr>
        <w:t xml:space="preserve">firstborn </w:t>
      </w:r>
      <w:del w:id="6" w:author="Author">
        <w:r w:rsidRPr="0026695F">
          <w:rPr>
            <w:rFonts w:ascii="Trebuchet MS" w:hAnsi="Trebuchet MS"/>
            <w:noProof/>
          </w:rPr>
          <w:delText>that opens each womb</w:delText>
        </w:r>
      </w:del>
      <w:ins w:id="7" w:author="Author">
        <w:r w:rsidRPr="0026695F">
          <w:rPr>
            <w:rFonts w:ascii="Trebuchet MS" w:hAnsi="Trebuchet MS"/>
            <w:noProof/>
          </w:rPr>
          <w:t>male</w:t>
        </w:r>
        <w:r w:rsidRPr="0026695F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26695F">
        <w:rPr>
          <w:rFonts w:ascii="Trebuchet MS" w:hAnsi="Trebuchet MS"/>
          <w:noProof/>
        </w:rPr>
        <w:t xml:space="preserve"> among the </w:t>
      </w:r>
      <w:del w:id="10" w:author="Author">
        <w:r w:rsidRPr="0026695F">
          <w:rPr>
            <w:rFonts w:ascii="Trebuchet MS" w:hAnsi="Trebuchet MS"/>
            <w:noProof/>
          </w:rPr>
          <w:delText>sons</w:delText>
        </w:r>
      </w:del>
      <w:ins w:id="11" w:author="Author">
        <w:r w:rsidRPr="0026695F">
          <w:rPr>
            <w:rFonts w:ascii="Trebuchet MS" w:hAnsi="Trebuchet MS"/>
            <w:noProof/>
          </w:rPr>
          <w:t>Israelites. The first male to be born,</w:t>
        </w:r>
      </w:ins>
      <w:r w:rsidRPr="0026695F">
        <w:rPr>
          <w:rFonts w:ascii="Trebuchet MS" w:hAnsi="Trebuchet MS"/>
          <w:noProof/>
        </w:rPr>
        <w:t xml:space="preserve"> of </w:t>
      </w:r>
      <w:del w:id="12" w:author="Author">
        <w:r w:rsidRPr="0026695F">
          <w:rPr>
            <w:rFonts w:ascii="Trebuchet MS" w:hAnsi="Trebuchet MS"/>
            <w:noProof/>
          </w:rPr>
          <w:delText>Israel, among men</w:delText>
        </w:r>
      </w:del>
      <w:ins w:id="13" w:author="Author">
        <w:r w:rsidRPr="0026695F">
          <w:rPr>
            <w:rFonts w:ascii="Trebuchet MS" w:hAnsi="Trebuchet MS"/>
            <w:noProof/>
          </w:rPr>
          <w:t>both human</w:t>
        </w:r>
      </w:ins>
      <w:r w:rsidRPr="0026695F">
        <w:rPr>
          <w:rFonts w:ascii="Trebuchet MS" w:hAnsi="Trebuchet MS"/>
          <w:noProof/>
        </w:rPr>
        <w:t xml:space="preserve"> and </w:t>
      </w:r>
      <w:del w:id="14" w:author="Author">
        <w:r w:rsidRPr="0026695F">
          <w:rPr>
            <w:rFonts w:ascii="Trebuchet MS" w:hAnsi="Trebuchet MS"/>
            <w:noProof/>
          </w:rPr>
          <w:delText>beasts. It is mine</w:delText>
        </w:r>
      </w:del>
      <w:ins w:id="15" w:author="Author">
        <w:r w:rsidRPr="0026695F">
          <w:rPr>
            <w:rFonts w:ascii="Trebuchet MS" w:hAnsi="Trebuchet MS"/>
            <w:noProof/>
          </w:rPr>
          <w:t>animal, belongs to me</w:t>
        </w:r>
      </w:ins>
      <w:r w:rsidRPr="0026695F">
        <w:rPr>
          <w:rFonts w:ascii="Trebuchet MS" w:hAnsi="Trebuchet MS"/>
          <w:noProof/>
        </w:rPr>
        <w:t>.”</w:t>
      </w:r>
    </w:p>
    <w:p w:rsidR="00356E30" w:rsidRPr="0026695F" w:rsidRDefault="00356E30" w:rsidP="00356E30">
      <w:pPr>
        <w:rPr>
          <w:rFonts w:ascii="Trebuchet MS" w:hAnsi="Trebuchet MS"/>
          <w:noProof/>
        </w:rPr>
      </w:pPr>
      <w:r w:rsidRPr="0026695F">
        <w:rPr>
          <w:rFonts w:ascii="Trebuchet MS" w:hAnsi="Trebuchet MS"/>
          <w:b/>
        </w:rPr>
        <w:t xml:space="preserve">13:3 </w:t>
      </w:r>
      <w:del w:id="16" w:author="Author">
        <w:r w:rsidRPr="0026695F">
          <w:rPr>
            <w:rFonts w:ascii="Trebuchet MS" w:hAnsi="Trebuchet MS"/>
            <w:noProof/>
          </w:rPr>
          <w:delText>And</w:delText>
        </w:r>
      </w:del>
      <w:ins w:id="17" w:author="Author">
        <w:r w:rsidRPr="0026695F">
          <w:rPr>
            <w:rFonts w:ascii="Trebuchet MS" w:hAnsi="Trebuchet MS"/>
            <w:noProof/>
          </w:rPr>
          <w:t>Then</w:t>
        </w:r>
      </w:ins>
      <w:r w:rsidRPr="0026695F">
        <w:rPr>
          <w:rFonts w:ascii="Trebuchet MS" w:hAnsi="Trebuchet MS"/>
          <w:noProof/>
        </w:rPr>
        <w:t xml:space="preserve"> Moses </w:t>
      </w:r>
      <w:del w:id="18" w:author="Author">
        <w:r w:rsidRPr="0026695F">
          <w:rPr>
            <w:rFonts w:ascii="Trebuchet MS" w:hAnsi="Trebuchet MS"/>
            <w:noProof/>
          </w:rPr>
          <w:delText>went on to say</w:delText>
        </w:r>
      </w:del>
      <w:ins w:id="19" w:author="Author">
        <w:r w:rsidRPr="0026695F">
          <w:rPr>
            <w:rFonts w:ascii="Trebuchet MS" w:hAnsi="Trebuchet MS"/>
            <w:noProof/>
          </w:rPr>
          <w:t>said</w:t>
        </w:r>
      </w:ins>
      <w:r w:rsidRPr="0026695F">
        <w:rPr>
          <w:rFonts w:ascii="Trebuchet MS" w:hAnsi="Trebuchet MS"/>
          <w:noProof/>
        </w:rPr>
        <w:t xml:space="preserve"> to the people: “</w:t>
      </w:r>
      <w:del w:id="20" w:author="Author">
        <w:r w:rsidRPr="0026695F">
          <w:rPr>
            <w:rFonts w:ascii="Trebuchet MS" w:hAnsi="Trebuchet MS"/>
            <w:noProof/>
          </w:rPr>
          <w:delText>Let there be a remembering of</w:delText>
        </w:r>
      </w:del>
      <w:ins w:id="21" w:author="Author">
        <w:r w:rsidRPr="0026695F">
          <w:rPr>
            <w:rFonts w:ascii="Trebuchet MS" w:hAnsi="Trebuchet MS"/>
            <w:noProof/>
          </w:rPr>
          <w:t>Remember</w:t>
        </w:r>
      </w:ins>
      <w:r w:rsidRPr="0026695F">
        <w:rPr>
          <w:rFonts w:ascii="Trebuchet MS" w:hAnsi="Trebuchet MS"/>
          <w:noProof/>
        </w:rPr>
        <w:t xml:space="preserve"> this day on which </w:t>
      </w:r>
      <w:del w:id="22" w:author="Author">
        <w:r w:rsidRPr="0026695F">
          <w:rPr>
            <w:rFonts w:ascii="Trebuchet MS" w:hAnsi="Trebuchet MS"/>
            <w:noProof/>
            <w:u w:val="dotted"/>
          </w:rPr>
          <w:delText>YOU</w:delText>
        </w:r>
      </w:del>
      <w:ins w:id="23" w:author="Author">
        <w:r w:rsidRPr="0026695F">
          <w:rPr>
            <w:rFonts w:ascii="Trebuchet MS" w:hAnsi="Trebuchet MS"/>
            <w:noProof/>
          </w:rPr>
          <w:t>you</w:t>
        </w:r>
      </w:ins>
      <w:r w:rsidRPr="0026695F">
        <w:rPr>
          <w:rFonts w:ascii="Trebuchet MS" w:hAnsi="Trebuchet MS"/>
          <w:noProof/>
        </w:rPr>
        <w:t xml:space="preserve"> went out of Egypt, from the house of </w:t>
      </w:r>
      <w:del w:id="24" w:author="Author">
        <w:r w:rsidRPr="0026695F">
          <w:rPr>
            <w:rFonts w:ascii="Trebuchet MS" w:hAnsi="Trebuchet MS"/>
            <w:noProof/>
          </w:rPr>
          <w:delText>slaves</w:delText>
        </w:r>
      </w:del>
      <w:ins w:id="25" w:author="Author">
        <w:r w:rsidRPr="0026695F">
          <w:rPr>
            <w:rFonts w:ascii="Trebuchet MS" w:hAnsi="Trebuchet MS"/>
            <w:noProof/>
          </w:rPr>
          <w:t>slavery</w:t>
        </w:r>
      </w:ins>
      <w:r w:rsidRPr="0026695F">
        <w:rPr>
          <w:rFonts w:ascii="Trebuchet MS" w:hAnsi="Trebuchet MS"/>
          <w:noProof/>
        </w:rPr>
        <w:t xml:space="preserve">, because </w:t>
      </w:r>
      <w:del w:id="26" w:author="Author">
        <w:r w:rsidRPr="0026695F">
          <w:rPr>
            <w:rFonts w:ascii="Trebuchet MS" w:hAnsi="Trebuchet MS"/>
            <w:noProof/>
          </w:rPr>
          <w:delText>by strength of</w:delText>
        </w:r>
      </w:del>
      <w:ins w:id="27" w:author="Author">
        <w:r w:rsidRPr="0026695F">
          <w:rPr>
            <w:rFonts w:ascii="Trebuchet MS" w:hAnsi="Trebuchet MS"/>
            <w:noProof/>
          </w:rPr>
          <w:t>with a mighty</w:t>
        </w:r>
      </w:ins>
      <w:r w:rsidRPr="0026695F">
        <w:rPr>
          <w:rFonts w:ascii="Trebuchet MS" w:hAnsi="Trebuchet MS"/>
          <w:noProof/>
        </w:rPr>
        <w:t xml:space="preserve"> hand Jehovah brought </w:t>
      </w:r>
      <w:del w:id="28" w:author="Author">
        <w:r w:rsidRPr="0026695F">
          <w:rPr>
            <w:rFonts w:ascii="Trebuchet MS" w:hAnsi="Trebuchet MS"/>
            <w:noProof/>
            <w:u w:val="dotted"/>
          </w:rPr>
          <w:delText>YOU</w:delText>
        </w:r>
      </w:del>
      <w:ins w:id="29" w:author="Author">
        <w:r w:rsidRPr="0026695F">
          <w:rPr>
            <w:rFonts w:ascii="Trebuchet MS" w:hAnsi="Trebuchet MS"/>
            <w:noProof/>
          </w:rPr>
          <w:t>you</w:t>
        </w:r>
      </w:ins>
      <w:r w:rsidRPr="0026695F">
        <w:rPr>
          <w:rFonts w:ascii="Trebuchet MS" w:hAnsi="Trebuchet MS"/>
          <w:noProof/>
        </w:rPr>
        <w:t xml:space="preserve"> out </w:t>
      </w:r>
      <w:del w:id="30" w:author="Author">
        <w:r w:rsidRPr="0026695F">
          <w:rPr>
            <w:rFonts w:ascii="Trebuchet MS" w:hAnsi="Trebuchet MS"/>
            <w:noProof/>
          </w:rPr>
          <w:delText>from</w:delText>
        </w:r>
      </w:del>
      <w:ins w:id="31" w:author="Author">
        <w:r w:rsidRPr="0026695F">
          <w:rPr>
            <w:rFonts w:ascii="Trebuchet MS" w:hAnsi="Trebuchet MS"/>
            <w:noProof/>
          </w:rPr>
          <w:t>of</w:t>
        </w:r>
      </w:ins>
      <w:r w:rsidRPr="0026695F">
        <w:rPr>
          <w:rFonts w:ascii="Trebuchet MS" w:hAnsi="Trebuchet MS"/>
          <w:noProof/>
        </w:rPr>
        <w:t xml:space="preserve"> here. So nothing leavened may be eaten. </w:t>
      </w:r>
      <w:r w:rsidRPr="0026695F">
        <w:rPr>
          <w:rFonts w:ascii="Trebuchet MS" w:hAnsi="Trebuchet MS"/>
          <w:b/>
          <w:noProof/>
        </w:rPr>
        <w:t xml:space="preserve">13:4 </w:t>
      </w:r>
      <w:del w:id="32" w:author="Author">
        <w:r w:rsidRPr="0026695F">
          <w:rPr>
            <w:rFonts w:ascii="Trebuchet MS" w:hAnsi="Trebuchet MS"/>
            <w:noProof/>
          </w:rPr>
          <w:delText xml:space="preserve">Today </w:delText>
        </w:r>
        <w:r w:rsidRPr="0026695F">
          <w:rPr>
            <w:rFonts w:ascii="Trebuchet MS" w:hAnsi="Trebuchet MS"/>
            <w:noProof/>
            <w:u w:val="dotted"/>
          </w:rPr>
          <w:delText>YOU</w:delText>
        </w:r>
      </w:del>
      <w:ins w:id="33" w:author="Author">
        <w:r w:rsidRPr="0026695F">
          <w:rPr>
            <w:rFonts w:ascii="Trebuchet MS" w:hAnsi="Trebuchet MS"/>
            <w:noProof/>
          </w:rPr>
          <w:t>You</w:t>
        </w:r>
      </w:ins>
      <w:r w:rsidRPr="0026695F">
        <w:rPr>
          <w:rFonts w:ascii="Trebuchet MS" w:hAnsi="Trebuchet MS"/>
          <w:noProof/>
        </w:rPr>
        <w:t xml:space="preserve"> are going out </w:t>
      </w:r>
      <w:ins w:id="34" w:author="Author">
        <w:r w:rsidRPr="0026695F">
          <w:rPr>
            <w:rFonts w:ascii="Trebuchet MS" w:hAnsi="Trebuchet MS"/>
            <w:noProof/>
          </w:rPr>
          <w:t xml:space="preserve">on this day, </w:t>
        </w:r>
      </w:ins>
      <w:r w:rsidRPr="0026695F">
        <w:rPr>
          <w:rFonts w:ascii="Trebuchet MS" w:hAnsi="Trebuchet MS"/>
          <w:noProof/>
        </w:rPr>
        <w:t>in the month of A′bib.</w:t>
      </w:r>
      <w:ins w:id="35" w:author="Author">
        <w:r w:rsidRPr="0026695F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26695F">
        <w:rPr>
          <w:rFonts w:ascii="Trebuchet MS" w:hAnsi="Trebuchet MS"/>
          <w:noProof/>
        </w:rPr>
        <w:t xml:space="preserve"> </w:t>
      </w:r>
      <w:r w:rsidRPr="0026695F">
        <w:rPr>
          <w:rFonts w:ascii="Trebuchet MS" w:hAnsi="Trebuchet MS"/>
          <w:b/>
          <w:noProof/>
        </w:rPr>
        <w:t xml:space="preserve">13:5 </w:t>
      </w:r>
      <w:del w:id="38" w:author="Author">
        <w:r w:rsidRPr="0026695F">
          <w:rPr>
            <w:rFonts w:ascii="Trebuchet MS" w:hAnsi="Trebuchet MS"/>
            <w:noProof/>
          </w:rPr>
          <w:delText>And it must occur that when</w:delText>
        </w:r>
      </w:del>
      <w:ins w:id="39" w:author="Author">
        <w:r w:rsidRPr="0026695F">
          <w:rPr>
            <w:rFonts w:ascii="Trebuchet MS" w:hAnsi="Trebuchet MS"/>
            <w:noProof/>
          </w:rPr>
          <w:t>When</w:t>
        </w:r>
      </w:ins>
      <w:r w:rsidRPr="0026695F">
        <w:rPr>
          <w:rFonts w:ascii="Trebuchet MS" w:hAnsi="Trebuchet MS"/>
          <w:noProof/>
        </w:rPr>
        <w:t xml:space="preserve"> Jehovah </w:t>
      </w:r>
      <w:del w:id="40" w:author="Author">
        <w:r w:rsidRPr="0026695F">
          <w:rPr>
            <w:rFonts w:ascii="Trebuchet MS" w:hAnsi="Trebuchet MS"/>
            <w:noProof/>
          </w:rPr>
          <w:delText>will have</w:delText>
        </w:r>
      </w:del>
      <w:ins w:id="41" w:author="Author">
        <w:r w:rsidRPr="0026695F">
          <w:rPr>
            <w:rFonts w:ascii="Trebuchet MS" w:hAnsi="Trebuchet MS"/>
            <w:noProof/>
          </w:rPr>
          <w:t>has</w:t>
        </w:r>
      </w:ins>
      <w:r w:rsidRPr="0026695F">
        <w:rPr>
          <w:rFonts w:ascii="Trebuchet MS" w:hAnsi="Trebuchet MS"/>
          <w:noProof/>
        </w:rPr>
        <w:t xml:space="preserve"> brought you into the land of the Ca′naan·ites</w:t>
      </w:r>
      <w:del w:id="42" w:author="Author">
        <w:r w:rsidRPr="0026695F">
          <w:rPr>
            <w:rFonts w:ascii="Trebuchet MS" w:hAnsi="Trebuchet MS"/>
            <w:noProof/>
          </w:rPr>
          <w:delText xml:space="preserve"> and</w:delText>
        </w:r>
      </w:del>
      <w:ins w:id="43" w:author="Author">
        <w:r w:rsidRPr="0026695F">
          <w:rPr>
            <w:rFonts w:ascii="Trebuchet MS" w:hAnsi="Trebuchet MS"/>
            <w:noProof/>
          </w:rPr>
          <w:t>,</w:t>
        </w:r>
      </w:ins>
      <w:r w:rsidRPr="0026695F">
        <w:rPr>
          <w:rFonts w:ascii="Trebuchet MS" w:hAnsi="Trebuchet MS"/>
          <w:noProof/>
        </w:rPr>
        <w:t xml:space="preserve"> the Hit′tites</w:t>
      </w:r>
      <w:del w:id="44" w:author="Author">
        <w:r w:rsidRPr="0026695F">
          <w:rPr>
            <w:rFonts w:ascii="Trebuchet MS" w:hAnsi="Trebuchet MS"/>
            <w:noProof/>
          </w:rPr>
          <w:delText xml:space="preserve"> and</w:delText>
        </w:r>
      </w:del>
      <w:ins w:id="45" w:author="Author">
        <w:r w:rsidRPr="0026695F">
          <w:rPr>
            <w:rFonts w:ascii="Trebuchet MS" w:hAnsi="Trebuchet MS"/>
            <w:noProof/>
          </w:rPr>
          <w:t>,</w:t>
        </w:r>
      </w:ins>
      <w:r w:rsidRPr="0026695F">
        <w:rPr>
          <w:rFonts w:ascii="Trebuchet MS" w:hAnsi="Trebuchet MS"/>
          <w:noProof/>
        </w:rPr>
        <w:t xml:space="preserve"> the Am′or·ites</w:t>
      </w:r>
      <w:del w:id="46" w:author="Author">
        <w:r w:rsidRPr="0026695F">
          <w:rPr>
            <w:rFonts w:ascii="Trebuchet MS" w:hAnsi="Trebuchet MS"/>
            <w:noProof/>
          </w:rPr>
          <w:delText xml:space="preserve"> and</w:delText>
        </w:r>
      </w:del>
      <w:ins w:id="47" w:author="Author">
        <w:r w:rsidRPr="0026695F">
          <w:rPr>
            <w:rFonts w:ascii="Trebuchet MS" w:hAnsi="Trebuchet MS"/>
            <w:noProof/>
          </w:rPr>
          <w:t>,</w:t>
        </w:r>
      </w:ins>
      <w:r w:rsidRPr="0026695F">
        <w:rPr>
          <w:rFonts w:ascii="Trebuchet MS" w:hAnsi="Trebuchet MS"/>
          <w:noProof/>
        </w:rPr>
        <w:t xml:space="preserve"> the Hi′vites</w:t>
      </w:r>
      <w:ins w:id="48" w:author="Author">
        <w:r w:rsidRPr="0026695F">
          <w:rPr>
            <w:rFonts w:ascii="Trebuchet MS" w:hAnsi="Trebuchet MS"/>
            <w:noProof/>
          </w:rPr>
          <w:t>,</w:t>
        </w:r>
      </w:ins>
      <w:r w:rsidRPr="0026695F">
        <w:rPr>
          <w:rFonts w:ascii="Trebuchet MS" w:hAnsi="Trebuchet MS"/>
          <w:noProof/>
        </w:rPr>
        <w:t xml:space="preserve"> and the Jeb′u·sites, which he swore to your forefathers to give you, a land flowing with milk and honey, then you must </w:t>
      </w:r>
      <w:del w:id="49" w:author="Author">
        <w:r w:rsidRPr="0026695F">
          <w:rPr>
            <w:rFonts w:ascii="Trebuchet MS" w:hAnsi="Trebuchet MS"/>
            <w:noProof/>
          </w:rPr>
          <w:delText>render</w:delText>
        </w:r>
      </w:del>
      <w:ins w:id="50" w:author="Author">
        <w:r w:rsidRPr="0026695F">
          <w:rPr>
            <w:rFonts w:ascii="Trebuchet MS" w:hAnsi="Trebuchet MS"/>
            <w:noProof/>
          </w:rPr>
          <w:t>keep</w:t>
        </w:r>
      </w:ins>
      <w:r w:rsidRPr="0026695F">
        <w:rPr>
          <w:rFonts w:ascii="Trebuchet MS" w:hAnsi="Trebuchet MS"/>
          <w:noProof/>
        </w:rPr>
        <w:t xml:space="preserve"> this </w:t>
      </w:r>
      <w:del w:id="51" w:author="Author">
        <w:r w:rsidRPr="0026695F">
          <w:rPr>
            <w:rFonts w:ascii="Trebuchet MS" w:hAnsi="Trebuchet MS"/>
            <w:noProof/>
          </w:rPr>
          <w:delText>service</w:delText>
        </w:r>
      </w:del>
      <w:ins w:id="52" w:author="Author">
        <w:r w:rsidRPr="0026695F">
          <w:rPr>
            <w:rFonts w:ascii="Trebuchet MS" w:hAnsi="Trebuchet MS"/>
            <w:noProof/>
          </w:rPr>
          <w:t>observance</w:t>
        </w:r>
      </w:ins>
      <w:r w:rsidRPr="0026695F">
        <w:rPr>
          <w:rFonts w:ascii="Trebuchet MS" w:hAnsi="Trebuchet MS"/>
          <w:noProof/>
        </w:rPr>
        <w:t xml:space="preserve"> in this month. </w:t>
      </w:r>
      <w:r w:rsidRPr="0026695F">
        <w:rPr>
          <w:rFonts w:ascii="Trebuchet MS" w:hAnsi="Trebuchet MS"/>
          <w:b/>
          <w:noProof/>
        </w:rPr>
        <w:t xml:space="preserve">13:6 </w:t>
      </w:r>
      <w:r w:rsidRPr="0026695F">
        <w:rPr>
          <w:rFonts w:ascii="Trebuchet MS" w:hAnsi="Trebuchet MS"/>
          <w:noProof/>
        </w:rPr>
        <w:t xml:space="preserve">Seven days you are to eat </w:t>
      </w:r>
      <w:del w:id="53" w:author="Author">
        <w:r w:rsidRPr="0026695F">
          <w:rPr>
            <w:rFonts w:ascii="Trebuchet MS" w:hAnsi="Trebuchet MS"/>
            <w:noProof/>
          </w:rPr>
          <w:delText>unfermented cakes</w:delText>
        </w:r>
      </w:del>
      <w:ins w:id="54" w:author="Author">
        <w:r w:rsidRPr="0026695F">
          <w:rPr>
            <w:rFonts w:ascii="Trebuchet MS" w:hAnsi="Trebuchet MS"/>
            <w:noProof/>
          </w:rPr>
          <w:t>unleavened bread</w:t>
        </w:r>
      </w:ins>
      <w:r w:rsidRPr="0026695F">
        <w:rPr>
          <w:rFonts w:ascii="Trebuchet MS" w:hAnsi="Trebuchet MS"/>
          <w:noProof/>
        </w:rPr>
        <w:t>, and on the seventh day</w:t>
      </w:r>
      <w:del w:id="55" w:author="Author">
        <w:r w:rsidRPr="0026695F">
          <w:rPr>
            <w:rFonts w:ascii="Trebuchet MS" w:hAnsi="Trebuchet MS"/>
            <w:noProof/>
          </w:rPr>
          <w:delText xml:space="preserve"> is</w:delText>
        </w:r>
      </w:del>
      <w:ins w:id="56" w:author="Author">
        <w:r w:rsidRPr="0026695F">
          <w:rPr>
            <w:rFonts w:ascii="Trebuchet MS" w:hAnsi="Trebuchet MS"/>
            <w:noProof/>
          </w:rPr>
          <w:t>, there will be</w:t>
        </w:r>
      </w:ins>
      <w:r w:rsidRPr="0026695F">
        <w:rPr>
          <w:rFonts w:ascii="Trebuchet MS" w:hAnsi="Trebuchet MS"/>
          <w:noProof/>
        </w:rPr>
        <w:t xml:space="preserve"> a festival to Jehovah. </w:t>
      </w:r>
      <w:r w:rsidRPr="0026695F">
        <w:rPr>
          <w:rFonts w:ascii="Trebuchet MS" w:hAnsi="Trebuchet MS"/>
          <w:b/>
          <w:noProof/>
        </w:rPr>
        <w:t xml:space="preserve">13:7 </w:t>
      </w:r>
      <w:del w:id="57" w:author="Author">
        <w:r w:rsidRPr="0026695F">
          <w:rPr>
            <w:rFonts w:ascii="Trebuchet MS" w:hAnsi="Trebuchet MS"/>
            <w:noProof/>
          </w:rPr>
          <w:delText>Unfermented cakes are</w:delText>
        </w:r>
      </w:del>
      <w:ins w:id="58" w:author="Author">
        <w:r w:rsidRPr="0026695F">
          <w:rPr>
            <w:rFonts w:ascii="Trebuchet MS" w:hAnsi="Trebuchet MS"/>
            <w:noProof/>
          </w:rPr>
          <w:t>Unleavened bread is</w:t>
        </w:r>
      </w:ins>
      <w:r w:rsidRPr="0026695F">
        <w:rPr>
          <w:rFonts w:ascii="Trebuchet MS" w:hAnsi="Trebuchet MS"/>
          <w:noProof/>
        </w:rPr>
        <w:t xml:space="preserve"> to be eaten for the seven days; and nothing leavened is to be </w:t>
      </w:r>
      <w:del w:id="59" w:author="Author">
        <w:r w:rsidRPr="0026695F">
          <w:rPr>
            <w:rFonts w:ascii="Trebuchet MS" w:hAnsi="Trebuchet MS"/>
            <w:noProof/>
          </w:rPr>
          <w:delText>seen</w:delText>
        </w:r>
      </w:del>
      <w:ins w:id="60" w:author="Author">
        <w:r w:rsidRPr="0026695F">
          <w:rPr>
            <w:rFonts w:ascii="Trebuchet MS" w:hAnsi="Trebuchet MS"/>
            <w:noProof/>
          </w:rPr>
          <w:t>found</w:t>
        </w:r>
      </w:ins>
      <w:r w:rsidRPr="0026695F">
        <w:rPr>
          <w:rFonts w:ascii="Trebuchet MS" w:hAnsi="Trebuchet MS"/>
          <w:noProof/>
        </w:rPr>
        <w:t xml:space="preserve"> with you, and no sourdough is to be </w:t>
      </w:r>
      <w:del w:id="61" w:author="Author">
        <w:r w:rsidRPr="0026695F">
          <w:rPr>
            <w:rFonts w:ascii="Trebuchet MS" w:hAnsi="Trebuchet MS"/>
            <w:noProof/>
          </w:rPr>
          <w:delText>seen</w:delText>
        </w:r>
      </w:del>
      <w:ins w:id="62" w:author="Author">
        <w:r w:rsidRPr="0026695F">
          <w:rPr>
            <w:rFonts w:ascii="Trebuchet MS" w:hAnsi="Trebuchet MS"/>
            <w:noProof/>
          </w:rPr>
          <w:t>found</w:t>
        </w:r>
      </w:ins>
      <w:r w:rsidRPr="0026695F">
        <w:rPr>
          <w:rFonts w:ascii="Trebuchet MS" w:hAnsi="Trebuchet MS"/>
          <w:noProof/>
        </w:rPr>
        <w:t xml:space="preserve"> with you within all your </w:t>
      </w:r>
      <w:del w:id="63" w:author="Author">
        <w:r w:rsidRPr="0026695F">
          <w:rPr>
            <w:rFonts w:ascii="Trebuchet MS" w:hAnsi="Trebuchet MS"/>
            <w:noProof/>
          </w:rPr>
          <w:delText>boundaries.</w:delText>
        </w:r>
      </w:del>
      <w:ins w:id="64" w:author="Author">
        <w:r w:rsidRPr="0026695F">
          <w:rPr>
            <w:rFonts w:ascii="Trebuchet MS" w:hAnsi="Trebuchet MS"/>
            <w:noProof/>
          </w:rPr>
          <w:t>territory.</w:t>
        </w:r>
        <w:r w:rsidRPr="0026695F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26695F">
        <w:rPr>
          <w:rFonts w:ascii="Trebuchet MS" w:hAnsi="Trebuchet MS"/>
          <w:noProof/>
        </w:rPr>
        <w:t xml:space="preserve"> </w:t>
      </w:r>
      <w:r w:rsidRPr="0026695F">
        <w:rPr>
          <w:rFonts w:ascii="Trebuchet MS" w:hAnsi="Trebuchet MS"/>
          <w:b/>
          <w:noProof/>
        </w:rPr>
        <w:t xml:space="preserve">13:8 </w:t>
      </w:r>
      <w:r w:rsidRPr="0026695F">
        <w:rPr>
          <w:rFonts w:ascii="Trebuchet MS" w:hAnsi="Trebuchet MS"/>
          <w:noProof/>
        </w:rPr>
        <w:t xml:space="preserve">And you must tell your son on that day, </w:t>
      </w:r>
      <w:del w:id="67" w:author="Author">
        <w:r w:rsidRPr="0026695F">
          <w:rPr>
            <w:rFonts w:ascii="Trebuchet MS" w:hAnsi="Trebuchet MS"/>
            <w:noProof/>
          </w:rPr>
          <w:delText xml:space="preserve">saying, </w:delText>
        </w:r>
      </w:del>
      <w:r w:rsidRPr="0026695F">
        <w:rPr>
          <w:rFonts w:ascii="Trebuchet MS" w:hAnsi="Trebuchet MS"/>
          <w:noProof/>
        </w:rPr>
        <w:t xml:space="preserve">‘It is because of </w:t>
      </w:r>
      <w:del w:id="68" w:author="Author">
        <w:r w:rsidRPr="0026695F">
          <w:rPr>
            <w:rFonts w:ascii="Trebuchet MS" w:hAnsi="Trebuchet MS"/>
            <w:noProof/>
          </w:rPr>
          <w:delText>that which</w:delText>
        </w:r>
      </w:del>
      <w:ins w:id="69" w:author="Author">
        <w:r w:rsidRPr="0026695F">
          <w:rPr>
            <w:rFonts w:ascii="Trebuchet MS" w:hAnsi="Trebuchet MS"/>
            <w:noProof/>
          </w:rPr>
          <w:t>what</w:t>
        </w:r>
      </w:ins>
      <w:r w:rsidRPr="0026695F">
        <w:rPr>
          <w:rFonts w:ascii="Trebuchet MS" w:hAnsi="Trebuchet MS"/>
          <w:noProof/>
        </w:rPr>
        <w:t xml:space="preserve"> Jehovah </w:t>
      </w:r>
      <w:del w:id="70" w:author="Author">
        <w:r w:rsidRPr="0026695F">
          <w:rPr>
            <w:rFonts w:ascii="Trebuchet MS" w:hAnsi="Trebuchet MS"/>
            <w:noProof/>
          </w:rPr>
          <w:delText>has done to</w:delText>
        </w:r>
      </w:del>
      <w:ins w:id="71" w:author="Author">
        <w:r w:rsidRPr="0026695F">
          <w:rPr>
            <w:rFonts w:ascii="Trebuchet MS" w:hAnsi="Trebuchet MS"/>
            <w:noProof/>
          </w:rPr>
          <w:t>did for</w:t>
        </w:r>
      </w:ins>
      <w:r w:rsidRPr="0026695F">
        <w:rPr>
          <w:rFonts w:ascii="Trebuchet MS" w:hAnsi="Trebuchet MS"/>
          <w:noProof/>
        </w:rPr>
        <w:t xml:space="preserve"> me when I came out of Egypt.’ </w:t>
      </w:r>
      <w:r w:rsidRPr="0026695F">
        <w:rPr>
          <w:rFonts w:ascii="Trebuchet MS" w:hAnsi="Trebuchet MS"/>
          <w:b/>
          <w:noProof/>
        </w:rPr>
        <w:t xml:space="preserve">13:9 </w:t>
      </w:r>
      <w:r w:rsidRPr="0026695F">
        <w:rPr>
          <w:rFonts w:ascii="Trebuchet MS" w:hAnsi="Trebuchet MS"/>
          <w:noProof/>
        </w:rPr>
        <w:t xml:space="preserve">And </w:t>
      </w:r>
      <w:del w:id="72" w:author="Author">
        <w:r w:rsidRPr="0026695F">
          <w:rPr>
            <w:rFonts w:ascii="Trebuchet MS" w:hAnsi="Trebuchet MS"/>
            <w:noProof/>
          </w:rPr>
          <w:delText>it must</w:delText>
        </w:r>
      </w:del>
      <w:ins w:id="73" w:author="Author">
        <w:r w:rsidRPr="0026695F">
          <w:rPr>
            <w:rFonts w:ascii="Trebuchet MS" w:hAnsi="Trebuchet MS"/>
            <w:noProof/>
          </w:rPr>
          <w:t>this will</w:t>
        </w:r>
      </w:ins>
      <w:r w:rsidRPr="0026695F">
        <w:rPr>
          <w:rFonts w:ascii="Trebuchet MS" w:hAnsi="Trebuchet MS"/>
          <w:noProof/>
        </w:rPr>
        <w:t xml:space="preserve"> serve for you as a sign </w:t>
      </w:r>
      <w:del w:id="74" w:author="Author">
        <w:r w:rsidRPr="0026695F">
          <w:rPr>
            <w:rFonts w:ascii="Trebuchet MS" w:hAnsi="Trebuchet MS"/>
            <w:noProof/>
          </w:rPr>
          <w:delText>upon</w:delText>
        </w:r>
      </w:del>
      <w:ins w:id="75" w:author="Author">
        <w:r w:rsidRPr="0026695F">
          <w:rPr>
            <w:rFonts w:ascii="Trebuchet MS" w:hAnsi="Trebuchet MS"/>
            <w:noProof/>
          </w:rPr>
          <w:t>on</w:t>
        </w:r>
      </w:ins>
      <w:r w:rsidRPr="0026695F">
        <w:rPr>
          <w:rFonts w:ascii="Trebuchet MS" w:hAnsi="Trebuchet MS"/>
          <w:noProof/>
        </w:rPr>
        <w:t xml:space="preserve"> your hand and as a memorial</w:t>
      </w:r>
      <w:del w:id="76" w:author="Author">
        <w:r w:rsidRPr="0026695F">
          <w:rPr>
            <w:rFonts w:ascii="Trebuchet MS" w:hAnsi="Trebuchet MS"/>
            <w:noProof/>
          </w:rPr>
          <w:delText xml:space="preserve"> between</w:delText>
        </w:r>
      </w:del>
      <w:ins w:id="77" w:author="Author">
        <w:r w:rsidRPr="0026695F">
          <w:rPr>
            <w:rStyle w:val="FootnoteReference"/>
            <w:rFonts w:ascii="Trebuchet MS" w:hAnsi="Trebuchet MS"/>
            <w:noProof/>
          </w:rPr>
          <w:footnoteReference w:id="5"/>
        </w:r>
        <w:r w:rsidRPr="0026695F">
          <w:rPr>
            <w:rFonts w:ascii="Trebuchet MS" w:hAnsi="Trebuchet MS"/>
            <w:noProof/>
          </w:rPr>
          <w:t xml:space="preserve"> on</w:t>
        </w:r>
      </w:ins>
      <w:r w:rsidRPr="0026695F">
        <w:rPr>
          <w:rFonts w:ascii="Trebuchet MS" w:hAnsi="Trebuchet MS"/>
          <w:noProof/>
        </w:rPr>
        <w:t xml:space="preserve"> your </w:t>
      </w:r>
      <w:del w:id="80" w:author="Author">
        <w:r w:rsidRPr="0026695F">
          <w:rPr>
            <w:rFonts w:ascii="Trebuchet MS" w:hAnsi="Trebuchet MS"/>
            <w:noProof/>
          </w:rPr>
          <w:delText>eyes, in order</w:delText>
        </w:r>
      </w:del>
      <w:ins w:id="81" w:author="Author">
        <w:r w:rsidRPr="0026695F">
          <w:rPr>
            <w:rFonts w:ascii="Trebuchet MS" w:hAnsi="Trebuchet MS"/>
            <w:noProof/>
          </w:rPr>
          <w:t>forehead,</w:t>
        </w:r>
        <w:r w:rsidRPr="0026695F">
          <w:rPr>
            <w:rStyle w:val="FootnoteReference"/>
            <w:rFonts w:ascii="Trebuchet MS" w:hAnsi="Trebuchet MS"/>
            <w:noProof/>
          </w:rPr>
          <w:footnoteReference w:id="6"/>
        </w:r>
        <w:r w:rsidRPr="0026695F">
          <w:rPr>
            <w:rFonts w:ascii="Trebuchet MS" w:hAnsi="Trebuchet MS"/>
            <w:noProof/>
          </w:rPr>
          <w:t xml:space="preserve"> so</w:t>
        </w:r>
      </w:ins>
      <w:r w:rsidRPr="0026695F">
        <w:rPr>
          <w:rFonts w:ascii="Trebuchet MS" w:hAnsi="Trebuchet MS"/>
          <w:noProof/>
        </w:rPr>
        <w:t xml:space="preserve"> that Jehovah’s law may </w:t>
      </w:r>
      <w:del w:id="84" w:author="Author">
        <w:r w:rsidRPr="0026695F">
          <w:rPr>
            <w:rFonts w:ascii="Trebuchet MS" w:hAnsi="Trebuchet MS"/>
            <w:noProof/>
          </w:rPr>
          <w:delText xml:space="preserve">prove to </w:delText>
        </w:r>
      </w:del>
      <w:r w:rsidRPr="0026695F">
        <w:rPr>
          <w:rFonts w:ascii="Trebuchet MS" w:hAnsi="Trebuchet MS"/>
          <w:noProof/>
        </w:rPr>
        <w:t>be in your mouth</w:t>
      </w:r>
      <w:del w:id="85" w:author="Author">
        <w:r w:rsidRPr="0026695F">
          <w:rPr>
            <w:rFonts w:ascii="Trebuchet MS" w:hAnsi="Trebuchet MS"/>
            <w:noProof/>
          </w:rPr>
          <w:delText>; because by</w:delText>
        </w:r>
      </w:del>
      <w:ins w:id="86" w:author="Author">
        <w:r w:rsidRPr="0026695F">
          <w:rPr>
            <w:rFonts w:ascii="Trebuchet MS" w:hAnsi="Trebuchet MS"/>
            <w:noProof/>
          </w:rPr>
          <w:t>, for with</w:t>
        </w:r>
      </w:ins>
      <w:r w:rsidRPr="0026695F">
        <w:rPr>
          <w:rFonts w:ascii="Trebuchet MS" w:hAnsi="Trebuchet MS"/>
          <w:noProof/>
        </w:rPr>
        <w:t xml:space="preserve"> a </w:t>
      </w:r>
      <w:del w:id="87" w:author="Author">
        <w:r w:rsidRPr="0026695F">
          <w:rPr>
            <w:rFonts w:ascii="Trebuchet MS" w:hAnsi="Trebuchet MS"/>
            <w:noProof/>
          </w:rPr>
          <w:delText>strong</w:delText>
        </w:r>
      </w:del>
      <w:ins w:id="88" w:author="Author">
        <w:r w:rsidRPr="0026695F">
          <w:rPr>
            <w:rFonts w:ascii="Trebuchet MS" w:hAnsi="Trebuchet MS"/>
            <w:noProof/>
          </w:rPr>
          <w:t>mighty</w:t>
        </w:r>
      </w:ins>
      <w:r w:rsidRPr="0026695F">
        <w:rPr>
          <w:rFonts w:ascii="Trebuchet MS" w:hAnsi="Trebuchet MS"/>
          <w:noProof/>
        </w:rPr>
        <w:t xml:space="preserve"> hand Jehovah brought you out of Egypt. </w:t>
      </w:r>
      <w:r w:rsidRPr="0026695F">
        <w:rPr>
          <w:rFonts w:ascii="Trebuchet MS" w:hAnsi="Trebuchet MS"/>
          <w:b/>
          <w:noProof/>
        </w:rPr>
        <w:t xml:space="preserve">13:10 </w:t>
      </w:r>
      <w:del w:id="89" w:author="Author">
        <w:r w:rsidRPr="0026695F">
          <w:rPr>
            <w:rFonts w:ascii="Trebuchet MS" w:hAnsi="Trebuchet MS"/>
            <w:noProof/>
          </w:rPr>
          <w:delText>And you</w:delText>
        </w:r>
      </w:del>
      <w:ins w:id="90" w:author="Author">
        <w:r w:rsidRPr="0026695F">
          <w:rPr>
            <w:rFonts w:ascii="Trebuchet MS" w:hAnsi="Trebuchet MS"/>
            <w:noProof/>
          </w:rPr>
          <w:t>You</w:t>
        </w:r>
      </w:ins>
      <w:r w:rsidRPr="0026695F">
        <w:rPr>
          <w:rFonts w:ascii="Trebuchet MS" w:hAnsi="Trebuchet MS"/>
          <w:noProof/>
        </w:rPr>
        <w:t xml:space="preserve"> must keep this statute at its appointed time from year to year.</w:t>
      </w:r>
    </w:p>
    <w:p w:rsidR="00356E30" w:rsidRPr="0026695F" w:rsidRDefault="00356E30" w:rsidP="00356E30">
      <w:pPr>
        <w:rPr>
          <w:rFonts w:ascii="Trebuchet MS" w:hAnsi="Trebuchet MS"/>
          <w:noProof/>
        </w:rPr>
      </w:pPr>
      <w:r w:rsidRPr="0026695F">
        <w:rPr>
          <w:rFonts w:ascii="Trebuchet MS" w:hAnsi="Trebuchet MS"/>
          <w:b/>
        </w:rPr>
        <w:t xml:space="preserve">13:11 </w:t>
      </w:r>
      <w:r w:rsidRPr="0026695F">
        <w:rPr>
          <w:rFonts w:ascii="Trebuchet MS" w:hAnsi="Trebuchet MS"/>
          <w:noProof/>
        </w:rPr>
        <w:t>“</w:t>
      </w:r>
      <w:del w:id="91" w:author="Author">
        <w:r w:rsidRPr="0026695F">
          <w:rPr>
            <w:rFonts w:ascii="Trebuchet MS" w:hAnsi="Trebuchet MS"/>
            <w:noProof/>
          </w:rPr>
          <w:delText>And it must occur that when</w:delText>
        </w:r>
      </w:del>
      <w:ins w:id="92" w:author="Author">
        <w:r w:rsidRPr="0026695F">
          <w:rPr>
            <w:rFonts w:ascii="Trebuchet MS" w:hAnsi="Trebuchet MS"/>
            <w:noProof/>
          </w:rPr>
          <w:t>When</w:t>
        </w:r>
      </w:ins>
      <w:r w:rsidRPr="0026695F">
        <w:rPr>
          <w:rFonts w:ascii="Trebuchet MS" w:hAnsi="Trebuchet MS"/>
          <w:noProof/>
        </w:rPr>
        <w:t xml:space="preserve"> Jehovah brings you into the land of the Ca′naan·ites, </w:t>
      </w:r>
      <w:del w:id="93" w:author="Author">
        <w:r w:rsidRPr="0026695F">
          <w:rPr>
            <w:rFonts w:ascii="Trebuchet MS" w:hAnsi="Trebuchet MS"/>
            <w:noProof/>
          </w:rPr>
          <w:delText>just as</w:delText>
        </w:r>
      </w:del>
      <w:ins w:id="94" w:author="Author">
        <w:r w:rsidRPr="0026695F">
          <w:rPr>
            <w:rFonts w:ascii="Trebuchet MS" w:hAnsi="Trebuchet MS"/>
            <w:noProof/>
          </w:rPr>
          <w:t>which</w:t>
        </w:r>
      </w:ins>
      <w:r w:rsidRPr="0026695F">
        <w:rPr>
          <w:rFonts w:ascii="Trebuchet MS" w:hAnsi="Trebuchet MS"/>
          <w:noProof/>
        </w:rPr>
        <w:t xml:space="preserve"> he has sworn to </w:t>
      </w:r>
      <w:ins w:id="95" w:author="Author">
        <w:r w:rsidRPr="0026695F">
          <w:rPr>
            <w:rFonts w:ascii="Trebuchet MS" w:hAnsi="Trebuchet MS"/>
            <w:noProof/>
          </w:rPr>
          <w:t>you and to your forefathers</w:t>
        </w:r>
        <w:r>
          <w:rPr>
            <w:rFonts w:ascii="Trebuchet MS" w:hAnsi="Trebuchet MS"/>
            <w:noProof/>
          </w:rPr>
          <w:t xml:space="preserve"> to </w:t>
        </w:r>
        <w:r w:rsidRPr="0026695F">
          <w:rPr>
            <w:rFonts w:ascii="Trebuchet MS" w:hAnsi="Trebuchet MS"/>
            <w:noProof/>
          </w:rPr>
          <w:t xml:space="preserve">give to </w:t>
        </w:r>
        <w:r>
          <w:rPr>
            <w:rFonts w:ascii="Trebuchet MS" w:hAnsi="Trebuchet MS"/>
            <w:noProof/>
          </w:rPr>
          <w:t>you</w:t>
        </w:r>
      </w:ins>
      <w:del w:id="96" w:author="Author">
        <w:r w:rsidRPr="0026695F" w:rsidDel="00517696">
          <w:rPr>
            <w:rFonts w:ascii="Trebuchet MS" w:hAnsi="Trebuchet MS"/>
            <w:noProof/>
          </w:rPr>
          <w:delText>you and to your forefathers</w:delText>
        </w:r>
      </w:del>
      <w:r w:rsidRPr="0026695F">
        <w:rPr>
          <w:rFonts w:ascii="Trebuchet MS" w:hAnsi="Trebuchet MS"/>
          <w:noProof/>
        </w:rPr>
        <w:t xml:space="preserve">, </w:t>
      </w:r>
      <w:del w:id="97" w:author="Author">
        <w:r w:rsidRPr="0026695F">
          <w:rPr>
            <w:rFonts w:ascii="Trebuchet MS" w:hAnsi="Trebuchet MS"/>
            <w:noProof/>
          </w:rPr>
          <w:delText xml:space="preserve">and when he does give it to you, </w:delText>
        </w:r>
      </w:del>
      <w:r w:rsidRPr="0026695F">
        <w:rPr>
          <w:rFonts w:ascii="Trebuchet MS" w:hAnsi="Trebuchet MS"/>
          <w:b/>
          <w:noProof/>
        </w:rPr>
        <w:t xml:space="preserve">13:12 </w:t>
      </w:r>
      <w:del w:id="98" w:author="Author">
        <w:r w:rsidRPr="0026695F">
          <w:rPr>
            <w:rFonts w:ascii="Trebuchet MS" w:hAnsi="Trebuchet MS"/>
            <w:noProof/>
          </w:rPr>
          <w:delText xml:space="preserve">then </w:delText>
        </w:r>
      </w:del>
      <w:r w:rsidRPr="0026695F">
        <w:rPr>
          <w:rFonts w:ascii="Trebuchet MS" w:hAnsi="Trebuchet MS"/>
          <w:noProof/>
        </w:rPr>
        <w:t xml:space="preserve">you must devote </w:t>
      </w:r>
      <w:del w:id="99" w:author="Author">
        <w:r w:rsidRPr="0026695F">
          <w:rPr>
            <w:rFonts w:ascii="Trebuchet MS" w:hAnsi="Trebuchet MS"/>
            <w:noProof/>
          </w:rPr>
          <w:delText xml:space="preserve">everyone that opens the womb </w:delText>
        </w:r>
      </w:del>
      <w:r w:rsidRPr="0026695F">
        <w:rPr>
          <w:rFonts w:ascii="Trebuchet MS" w:hAnsi="Trebuchet MS"/>
          <w:noProof/>
        </w:rPr>
        <w:t>to Jehovah</w:t>
      </w:r>
      <w:del w:id="100" w:author="Author">
        <w:r w:rsidRPr="0026695F">
          <w:rPr>
            <w:rFonts w:ascii="Trebuchet MS" w:hAnsi="Trebuchet MS"/>
            <w:noProof/>
          </w:rPr>
          <w:delText>, and</w:delText>
        </w:r>
      </w:del>
      <w:r w:rsidRPr="0026695F">
        <w:rPr>
          <w:rFonts w:ascii="Trebuchet MS" w:hAnsi="Trebuchet MS"/>
          <w:noProof/>
        </w:rPr>
        <w:t xml:space="preserve"> every </w:t>
      </w:r>
      <w:ins w:id="101" w:author="Author">
        <w:r w:rsidRPr="0026695F">
          <w:rPr>
            <w:rFonts w:ascii="Trebuchet MS" w:hAnsi="Trebuchet MS"/>
            <w:noProof/>
          </w:rPr>
          <w:t>firstborn male,</w:t>
        </w:r>
        <w:r w:rsidRPr="0026695F">
          <w:rPr>
            <w:rStyle w:val="FootnoteReference"/>
            <w:rFonts w:ascii="Trebuchet MS" w:hAnsi="Trebuchet MS"/>
            <w:noProof/>
          </w:rPr>
          <w:footnoteReference w:id="7"/>
        </w:r>
        <w:r w:rsidRPr="0026695F">
          <w:rPr>
            <w:rFonts w:ascii="Trebuchet MS" w:hAnsi="Trebuchet MS"/>
            <w:noProof/>
          </w:rPr>
          <w:t xml:space="preserve"> as well as every male </w:t>
        </w:r>
      </w:ins>
      <w:r w:rsidRPr="0026695F">
        <w:rPr>
          <w:rFonts w:ascii="Trebuchet MS" w:hAnsi="Trebuchet MS"/>
          <w:noProof/>
        </w:rPr>
        <w:t>firstling</w:t>
      </w:r>
      <w:del w:id="104" w:author="Author">
        <w:r w:rsidRPr="0026695F">
          <w:rPr>
            <w:rFonts w:ascii="Trebuchet MS" w:hAnsi="Trebuchet MS"/>
            <w:noProof/>
          </w:rPr>
          <w:delText>, the young</w:delText>
        </w:r>
      </w:del>
      <w:r w:rsidRPr="0026695F">
        <w:rPr>
          <w:rFonts w:ascii="Trebuchet MS" w:hAnsi="Trebuchet MS"/>
          <w:noProof/>
        </w:rPr>
        <w:t xml:space="preserve"> of </w:t>
      </w:r>
      <w:del w:id="105" w:author="Author">
        <w:r w:rsidRPr="0026695F">
          <w:rPr>
            <w:rFonts w:ascii="Trebuchet MS" w:hAnsi="Trebuchet MS"/>
            <w:noProof/>
          </w:rPr>
          <w:delText>a beast, which will come to be yours.</w:delText>
        </w:r>
      </w:del>
      <w:ins w:id="106" w:author="Author">
        <w:r w:rsidRPr="0026695F">
          <w:rPr>
            <w:rFonts w:ascii="Trebuchet MS" w:hAnsi="Trebuchet MS"/>
            <w:noProof/>
          </w:rPr>
          <w:t>the livestock that you acquire.</w:t>
        </w:r>
      </w:ins>
      <w:r w:rsidRPr="0026695F">
        <w:rPr>
          <w:rFonts w:ascii="Trebuchet MS" w:hAnsi="Trebuchet MS"/>
          <w:noProof/>
        </w:rPr>
        <w:t xml:space="preserve"> The males belong to Jehovah. </w:t>
      </w:r>
      <w:r w:rsidRPr="0026695F">
        <w:rPr>
          <w:rFonts w:ascii="Trebuchet MS" w:hAnsi="Trebuchet MS"/>
          <w:b/>
          <w:noProof/>
        </w:rPr>
        <w:t xml:space="preserve">13:13 </w:t>
      </w:r>
      <w:del w:id="107" w:author="Author">
        <w:r w:rsidRPr="0026695F">
          <w:rPr>
            <w:rFonts w:ascii="Trebuchet MS" w:hAnsi="Trebuchet MS"/>
            <w:noProof/>
          </w:rPr>
          <w:delText>And every</w:delText>
        </w:r>
      </w:del>
      <w:ins w:id="108" w:author="Author">
        <w:r w:rsidRPr="0026695F">
          <w:rPr>
            <w:rFonts w:ascii="Trebuchet MS" w:hAnsi="Trebuchet MS"/>
            <w:noProof/>
          </w:rPr>
          <w:t>Every</w:t>
        </w:r>
      </w:ins>
      <w:r w:rsidRPr="0026695F">
        <w:rPr>
          <w:rFonts w:ascii="Trebuchet MS" w:hAnsi="Trebuchet MS"/>
          <w:noProof/>
        </w:rPr>
        <w:t xml:space="preserve"> firstling </w:t>
      </w:r>
      <w:del w:id="109" w:author="Author">
        <w:r w:rsidRPr="0026695F">
          <w:rPr>
            <w:rFonts w:ascii="Trebuchet MS" w:hAnsi="Trebuchet MS"/>
            <w:noProof/>
          </w:rPr>
          <w:delText>ass</w:delText>
        </w:r>
      </w:del>
      <w:ins w:id="110" w:author="Author">
        <w:r w:rsidRPr="0026695F">
          <w:rPr>
            <w:rFonts w:ascii="Trebuchet MS" w:hAnsi="Trebuchet MS"/>
            <w:noProof/>
          </w:rPr>
          <w:t>donkey</w:t>
        </w:r>
      </w:ins>
      <w:r w:rsidRPr="0026695F">
        <w:rPr>
          <w:rFonts w:ascii="Trebuchet MS" w:hAnsi="Trebuchet MS"/>
          <w:noProof/>
        </w:rPr>
        <w:t xml:space="preserve"> you are to redeem with a sheep, and if you </w:t>
      </w:r>
      <w:del w:id="111" w:author="Author">
        <w:r w:rsidRPr="0026695F">
          <w:rPr>
            <w:rFonts w:ascii="Trebuchet MS" w:hAnsi="Trebuchet MS"/>
            <w:noProof/>
          </w:rPr>
          <w:delText>will</w:delText>
        </w:r>
      </w:del>
      <w:ins w:id="112" w:author="Author">
        <w:r w:rsidRPr="0026695F">
          <w:rPr>
            <w:rFonts w:ascii="Trebuchet MS" w:hAnsi="Trebuchet MS"/>
            <w:noProof/>
          </w:rPr>
          <w:t>do</w:t>
        </w:r>
      </w:ins>
      <w:r w:rsidRPr="0026695F">
        <w:rPr>
          <w:rFonts w:ascii="Trebuchet MS" w:hAnsi="Trebuchet MS"/>
          <w:noProof/>
        </w:rPr>
        <w:t xml:space="preserve"> not redeem it, then you must break its neck. And every firstborn </w:t>
      </w:r>
      <w:ins w:id="113" w:author="Author">
        <w:r w:rsidRPr="0026695F">
          <w:rPr>
            <w:rFonts w:ascii="Trebuchet MS" w:hAnsi="Trebuchet MS"/>
            <w:noProof/>
          </w:rPr>
          <w:t xml:space="preserve">male </w:t>
        </w:r>
      </w:ins>
      <w:r w:rsidRPr="0026695F">
        <w:rPr>
          <w:rFonts w:ascii="Trebuchet MS" w:hAnsi="Trebuchet MS"/>
          <w:noProof/>
        </w:rPr>
        <w:t xml:space="preserve">of </w:t>
      </w:r>
      <w:del w:id="114" w:author="Author">
        <w:r w:rsidRPr="0026695F">
          <w:rPr>
            <w:rFonts w:ascii="Trebuchet MS" w:hAnsi="Trebuchet MS"/>
            <w:noProof/>
          </w:rPr>
          <w:delText xml:space="preserve">man among </w:delText>
        </w:r>
      </w:del>
      <w:r w:rsidRPr="0026695F">
        <w:rPr>
          <w:rFonts w:ascii="Trebuchet MS" w:hAnsi="Trebuchet MS"/>
          <w:noProof/>
        </w:rPr>
        <w:t>your sons you are to redeem.</w:t>
      </w:r>
    </w:p>
    <w:p w:rsidR="00356E30" w:rsidRPr="0026695F" w:rsidRDefault="00356E30" w:rsidP="00356E30">
      <w:pPr>
        <w:rPr>
          <w:rFonts w:ascii="Trebuchet MS" w:hAnsi="Trebuchet MS"/>
          <w:noProof/>
        </w:rPr>
      </w:pPr>
      <w:r w:rsidRPr="0026695F">
        <w:rPr>
          <w:rFonts w:ascii="Trebuchet MS" w:hAnsi="Trebuchet MS"/>
          <w:b/>
        </w:rPr>
        <w:t xml:space="preserve">13:14 </w:t>
      </w:r>
      <w:r w:rsidRPr="0026695F">
        <w:rPr>
          <w:rFonts w:ascii="Trebuchet MS" w:hAnsi="Trebuchet MS"/>
          <w:noProof/>
        </w:rPr>
        <w:t>“</w:t>
      </w:r>
      <w:del w:id="115" w:author="Author">
        <w:r w:rsidRPr="0026695F">
          <w:rPr>
            <w:rFonts w:ascii="Trebuchet MS" w:hAnsi="Trebuchet MS"/>
            <w:noProof/>
          </w:rPr>
          <w:delText>And it must occur that in</w:delText>
        </w:r>
      </w:del>
      <w:ins w:id="116" w:author="Author">
        <w:r w:rsidRPr="0026695F">
          <w:rPr>
            <w:rFonts w:ascii="Trebuchet MS" w:hAnsi="Trebuchet MS"/>
            <w:noProof/>
          </w:rPr>
          <w:t>In</w:t>
        </w:r>
      </w:ins>
      <w:r w:rsidRPr="0026695F">
        <w:rPr>
          <w:rFonts w:ascii="Trebuchet MS" w:hAnsi="Trebuchet MS"/>
          <w:noProof/>
        </w:rPr>
        <w:t xml:space="preserve"> case your son should </w:t>
      </w:r>
      <w:del w:id="117" w:author="Author">
        <w:r w:rsidRPr="0026695F">
          <w:rPr>
            <w:rFonts w:ascii="Trebuchet MS" w:hAnsi="Trebuchet MS"/>
            <w:noProof/>
          </w:rPr>
          <w:delText>inquire of</w:delText>
        </w:r>
      </w:del>
      <w:ins w:id="118" w:author="Author">
        <w:r w:rsidRPr="0026695F">
          <w:rPr>
            <w:rFonts w:ascii="Trebuchet MS" w:hAnsi="Trebuchet MS"/>
            <w:noProof/>
          </w:rPr>
          <w:t>ask</w:t>
        </w:r>
      </w:ins>
      <w:r w:rsidRPr="0026695F">
        <w:rPr>
          <w:rFonts w:ascii="Trebuchet MS" w:hAnsi="Trebuchet MS"/>
          <w:noProof/>
        </w:rPr>
        <w:t xml:space="preserve"> you later on, </w:t>
      </w:r>
      <w:del w:id="119" w:author="Author">
        <w:r w:rsidRPr="0026695F">
          <w:rPr>
            <w:rFonts w:ascii="Trebuchet MS" w:hAnsi="Trebuchet MS"/>
            <w:noProof/>
          </w:rPr>
          <w:delText xml:space="preserve">saying, </w:delText>
        </w:r>
      </w:del>
      <w:r w:rsidRPr="0026695F">
        <w:rPr>
          <w:rFonts w:ascii="Trebuchet MS" w:hAnsi="Trebuchet MS"/>
          <w:noProof/>
        </w:rPr>
        <w:t xml:space="preserve">‘What does this mean?’ then you </w:t>
      </w:r>
      <w:del w:id="120" w:author="Author">
        <w:r w:rsidRPr="0026695F">
          <w:rPr>
            <w:rFonts w:ascii="Trebuchet MS" w:hAnsi="Trebuchet MS"/>
            <w:noProof/>
          </w:rPr>
          <w:delText>must</w:delText>
        </w:r>
      </w:del>
      <w:ins w:id="121" w:author="Author">
        <w:r w:rsidRPr="0026695F">
          <w:rPr>
            <w:rFonts w:ascii="Trebuchet MS" w:hAnsi="Trebuchet MS"/>
            <w:noProof/>
          </w:rPr>
          <w:t>should</w:t>
        </w:r>
      </w:ins>
      <w:r w:rsidRPr="0026695F">
        <w:rPr>
          <w:rFonts w:ascii="Trebuchet MS" w:hAnsi="Trebuchet MS"/>
          <w:noProof/>
        </w:rPr>
        <w:t xml:space="preserve"> say to him, ‘</w:t>
      </w:r>
      <w:del w:id="122" w:author="Author">
        <w:r w:rsidRPr="0026695F">
          <w:rPr>
            <w:rFonts w:ascii="Trebuchet MS" w:hAnsi="Trebuchet MS"/>
            <w:noProof/>
          </w:rPr>
          <w:delText>By strength of</w:delText>
        </w:r>
      </w:del>
      <w:ins w:id="123" w:author="Author">
        <w:r w:rsidRPr="0026695F">
          <w:rPr>
            <w:rFonts w:ascii="Trebuchet MS" w:hAnsi="Trebuchet MS"/>
            <w:noProof/>
          </w:rPr>
          <w:t>With a mighty</w:t>
        </w:r>
      </w:ins>
      <w:r w:rsidRPr="0026695F">
        <w:rPr>
          <w:rFonts w:ascii="Trebuchet MS" w:hAnsi="Trebuchet MS"/>
          <w:noProof/>
        </w:rPr>
        <w:t xml:space="preserve"> hand Jehovah brought us out of Egypt, from the house of </w:t>
      </w:r>
      <w:del w:id="124" w:author="Author">
        <w:r w:rsidRPr="0026695F">
          <w:rPr>
            <w:rFonts w:ascii="Trebuchet MS" w:hAnsi="Trebuchet MS"/>
            <w:noProof/>
          </w:rPr>
          <w:delText>slaves</w:delText>
        </w:r>
      </w:del>
      <w:ins w:id="125" w:author="Author">
        <w:r w:rsidRPr="0026695F">
          <w:rPr>
            <w:rFonts w:ascii="Trebuchet MS" w:hAnsi="Trebuchet MS"/>
            <w:noProof/>
          </w:rPr>
          <w:t>slavery</w:t>
        </w:r>
      </w:ins>
      <w:r w:rsidRPr="0026695F">
        <w:rPr>
          <w:rFonts w:ascii="Trebuchet MS" w:hAnsi="Trebuchet MS"/>
          <w:noProof/>
        </w:rPr>
        <w:t xml:space="preserve">. </w:t>
      </w:r>
      <w:r w:rsidRPr="0026695F">
        <w:rPr>
          <w:rFonts w:ascii="Trebuchet MS" w:hAnsi="Trebuchet MS"/>
          <w:b/>
          <w:noProof/>
        </w:rPr>
        <w:t xml:space="preserve">13:15 </w:t>
      </w:r>
      <w:del w:id="126" w:author="Author">
        <w:r w:rsidRPr="0026695F">
          <w:rPr>
            <w:rFonts w:ascii="Trebuchet MS" w:hAnsi="Trebuchet MS"/>
            <w:noProof/>
          </w:rPr>
          <w:delText>And it came about that</w:delText>
        </w:r>
      </w:del>
      <w:ins w:id="127" w:author="Author">
        <w:r w:rsidRPr="0026695F">
          <w:rPr>
            <w:rFonts w:ascii="Trebuchet MS" w:hAnsi="Trebuchet MS"/>
            <w:noProof/>
          </w:rPr>
          <w:t>When</w:t>
        </w:r>
      </w:ins>
      <w:r w:rsidRPr="0026695F">
        <w:rPr>
          <w:rFonts w:ascii="Trebuchet MS" w:hAnsi="Trebuchet MS"/>
          <w:noProof/>
        </w:rPr>
        <w:t xml:space="preserve"> Phar′aoh </w:t>
      </w:r>
      <w:del w:id="128" w:author="Author">
        <w:r w:rsidRPr="0026695F">
          <w:rPr>
            <w:rFonts w:ascii="Trebuchet MS" w:hAnsi="Trebuchet MS"/>
            <w:noProof/>
          </w:rPr>
          <w:delText>showed obstinacy toward sending</w:delText>
        </w:r>
      </w:del>
      <w:ins w:id="129" w:author="Author">
        <w:r w:rsidRPr="0026695F">
          <w:rPr>
            <w:rFonts w:ascii="Trebuchet MS" w:hAnsi="Trebuchet MS"/>
            <w:noProof/>
          </w:rPr>
          <w:t>stubbornly refused to send</w:t>
        </w:r>
      </w:ins>
      <w:r w:rsidRPr="0026695F">
        <w:rPr>
          <w:rFonts w:ascii="Trebuchet MS" w:hAnsi="Trebuchet MS"/>
          <w:noProof/>
        </w:rPr>
        <w:t xml:space="preserve"> us away, </w:t>
      </w:r>
      <w:del w:id="130" w:author="Author">
        <w:r w:rsidRPr="0026695F">
          <w:rPr>
            <w:rFonts w:ascii="Trebuchet MS" w:hAnsi="Trebuchet MS"/>
            <w:noProof/>
          </w:rPr>
          <w:delText xml:space="preserve">and </w:delText>
        </w:r>
      </w:del>
      <w:r w:rsidRPr="0026695F">
        <w:rPr>
          <w:rFonts w:ascii="Trebuchet MS" w:hAnsi="Trebuchet MS"/>
          <w:noProof/>
        </w:rPr>
        <w:t xml:space="preserve">Jehovah </w:t>
      </w:r>
      <w:del w:id="131" w:author="Author">
        <w:r w:rsidRPr="0026695F">
          <w:rPr>
            <w:rFonts w:ascii="Trebuchet MS" w:hAnsi="Trebuchet MS"/>
            <w:noProof/>
          </w:rPr>
          <w:delText>proceeded to kill</w:delText>
        </w:r>
      </w:del>
      <w:ins w:id="132" w:author="Author">
        <w:r w:rsidRPr="0026695F">
          <w:rPr>
            <w:rFonts w:ascii="Trebuchet MS" w:hAnsi="Trebuchet MS"/>
            <w:noProof/>
          </w:rPr>
          <w:t>killed</w:t>
        </w:r>
      </w:ins>
      <w:r w:rsidRPr="0026695F">
        <w:rPr>
          <w:rFonts w:ascii="Trebuchet MS" w:hAnsi="Trebuchet MS"/>
          <w:noProof/>
        </w:rPr>
        <w:t xml:space="preserve"> every firstborn in the land of Egypt, from the firstborn of man to the firstborn of beast. That is why I am sacrificing to Jehovah all the </w:t>
      </w:r>
      <w:ins w:id="133" w:author="Author">
        <w:r w:rsidRPr="0026695F">
          <w:rPr>
            <w:rFonts w:ascii="Trebuchet MS" w:hAnsi="Trebuchet MS"/>
            <w:noProof/>
          </w:rPr>
          <w:t xml:space="preserve">firstborn </w:t>
        </w:r>
      </w:ins>
      <w:r w:rsidRPr="0026695F">
        <w:rPr>
          <w:rFonts w:ascii="Trebuchet MS" w:hAnsi="Trebuchet MS"/>
          <w:noProof/>
        </w:rPr>
        <w:t>males</w:t>
      </w:r>
      <w:del w:id="134" w:author="Author">
        <w:r w:rsidRPr="0026695F">
          <w:rPr>
            <w:rFonts w:ascii="Trebuchet MS" w:hAnsi="Trebuchet MS"/>
            <w:noProof/>
          </w:rPr>
          <w:delText xml:space="preserve"> that open the womb</w:delText>
        </w:r>
      </w:del>
      <w:r w:rsidRPr="0026695F">
        <w:rPr>
          <w:rFonts w:ascii="Trebuchet MS" w:hAnsi="Trebuchet MS"/>
          <w:noProof/>
        </w:rPr>
        <w:t>,</w:t>
      </w:r>
      <w:ins w:id="135" w:author="Author">
        <w:r w:rsidRPr="0026695F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26695F">
        <w:rPr>
          <w:rFonts w:ascii="Trebuchet MS" w:hAnsi="Trebuchet MS"/>
          <w:noProof/>
        </w:rPr>
        <w:t xml:space="preserve"> and </w:t>
      </w:r>
      <w:ins w:id="138" w:author="Author">
        <w:r w:rsidRPr="0026695F">
          <w:rPr>
            <w:rFonts w:ascii="Trebuchet MS" w:hAnsi="Trebuchet MS"/>
            <w:noProof/>
          </w:rPr>
          <w:t xml:space="preserve">I redeem </w:t>
        </w:r>
      </w:ins>
      <w:r w:rsidRPr="0026695F">
        <w:rPr>
          <w:rFonts w:ascii="Trebuchet MS" w:hAnsi="Trebuchet MS"/>
          <w:noProof/>
        </w:rPr>
        <w:t>every firstborn of my sons</w:t>
      </w:r>
      <w:del w:id="139" w:author="Author">
        <w:r w:rsidRPr="0026695F">
          <w:rPr>
            <w:rFonts w:ascii="Trebuchet MS" w:hAnsi="Trebuchet MS"/>
            <w:noProof/>
          </w:rPr>
          <w:delText xml:space="preserve"> I redeem</w:delText>
        </w:r>
      </w:del>
      <w:r w:rsidRPr="0026695F">
        <w:rPr>
          <w:rFonts w:ascii="Trebuchet MS" w:hAnsi="Trebuchet MS"/>
          <w:noProof/>
        </w:rPr>
        <w:t xml:space="preserve">.’ </w:t>
      </w:r>
      <w:r w:rsidRPr="0026695F">
        <w:rPr>
          <w:rFonts w:ascii="Trebuchet MS" w:hAnsi="Trebuchet MS"/>
          <w:b/>
          <w:noProof/>
        </w:rPr>
        <w:t xml:space="preserve">13:16 </w:t>
      </w:r>
      <w:del w:id="140" w:author="Author">
        <w:r w:rsidRPr="0026695F">
          <w:rPr>
            <w:rFonts w:ascii="Trebuchet MS" w:hAnsi="Trebuchet MS"/>
            <w:noProof/>
          </w:rPr>
          <w:delText>And it</w:delText>
        </w:r>
      </w:del>
      <w:ins w:id="141" w:author="Author">
        <w:r w:rsidRPr="0026695F">
          <w:rPr>
            <w:rFonts w:ascii="Trebuchet MS" w:hAnsi="Trebuchet MS"/>
            <w:noProof/>
          </w:rPr>
          <w:t>This</w:t>
        </w:r>
      </w:ins>
      <w:r w:rsidRPr="0026695F">
        <w:rPr>
          <w:rFonts w:ascii="Trebuchet MS" w:hAnsi="Trebuchet MS"/>
          <w:noProof/>
        </w:rPr>
        <w:t xml:space="preserve"> must serve as a sign </w:t>
      </w:r>
      <w:del w:id="142" w:author="Author">
        <w:r w:rsidRPr="0026695F">
          <w:rPr>
            <w:rFonts w:ascii="Trebuchet MS" w:hAnsi="Trebuchet MS"/>
            <w:noProof/>
          </w:rPr>
          <w:delText>upon</w:delText>
        </w:r>
      </w:del>
      <w:ins w:id="143" w:author="Author">
        <w:r w:rsidRPr="0026695F">
          <w:rPr>
            <w:rFonts w:ascii="Trebuchet MS" w:hAnsi="Trebuchet MS"/>
            <w:noProof/>
          </w:rPr>
          <w:t>on</w:t>
        </w:r>
      </w:ins>
      <w:r w:rsidRPr="0026695F">
        <w:rPr>
          <w:rFonts w:ascii="Trebuchet MS" w:hAnsi="Trebuchet MS"/>
          <w:noProof/>
        </w:rPr>
        <w:t xml:space="preserve"> your hand and as a </w:t>
      </w:r>
      <w:del w:id="144" w:author="Author">
        <w:r w:rsidRPr="0026695F">
          <w:rPr>
            <w:rFonts w:ascii="Trebuchet MS" w:hAnsi="Trebuchet MS"/>
            <w:noProof/>
          </w:rPr>
          <w:delText>frontlet band between</w:delText>
        </w:r>
      </w:del>
      <w:ins w:id="145" w:author="Author">
        <w:r w:rsidRPr="0026695F">
          <w:rPr>
            <w:rFonts w:ascii="Trebuchet MS" w:hAnsi="Trebuchet MS"/>
            <w:noProof/>
          </w:rPr>
          <w:t>headband on</w:t>
        </w:r>
      </w:ins>
      <w:r w:rsidRPr="0026695F">
        <w:rPr>
          <w:rFonts w:ascii="Trebuchet MS" w:hAnsi="Trebuchet MS"/>
          <w:noProof/>
        </w:rPr>
        <w:t xml:space="preserve"> your </w:t>
      </w:r>
      <w:del w:id="146" w:author="Author">
        <w:r w:rsidRPr="0026695F">
          <w:rPr>
            <w:rFonts w:ascii="Trebuchet MS" w:hAnsi="Trebuchet MS"/>
            <w:noProof/>
          </w:rPr>
          <w:delText>eyes, because by strength of</w:delText>
        </w:r>
      </w:del>
      <w:ins w:id="147" w:author="Author">
        <w:r w:rsidRPr="0026695F">
          <w:rPr>
            <w:rFonts w:ascii="Trebuchet MS" w:hAnsi="Trebuchet MS"/>
            <w:noProof/>
          </w:rPr>
          <w:t>forehead,</w:t>
        </w:r>
        <w:r w:rsidRPr="0026695F">
          <w:rPr>
            <w:rStyle w:val="FootnoteReference"/>
            <w:rFonts w:ascii="Trebuchet MS" w:hAnsi="Trebuchet MS"/>
            <w:noProof/>
          </w:rPr>
          <w:footnoteReference w:id="9"/>
        </w:r>
        <w:r w:rsidRPr="0026695F">
          <w:rPr>
            <w:rFonts w:ascii="Trebuchet MS" w:hAnsi="Trebuchet MS"/>
            <w:noProof/>
          </w:rPr>
          <w:t xml:space="preserve"> for with a mighty</w:t>
        </w:r>
      </w:ins>
      <w:r w:rsidRPr="0026695F">
        <w:rPr>
          <w:rFonts w:ascii="Trebuchet MS" w:hAnsi="Trebuchet MS"/>
          <w:noProof/>
        </w:rPr>
        <w:t xml:space="preserve"> hand Jehovah brought us out of Egypt.”</w:t>
      </w:r>
    </w:p>
    <w:p w:rsidR="00356E30" w:rsidRPr="0026695F" w:rsidRDefault="00356E30" w:rsidP="00356E30">
      <w:pPr>
        <w:rPr>
          <w:rFonts w:ascii="Trebuchet MS" w:hAnsi="Trebuchet MS"/>
          <w:noProof/>
        </w:rPr>
      </w:pPr>
      <w:r w:rsidRPr="0026695F">
        <w:rPr>
          <w:rFonts w:ascii="Trebuchet MS" w:hAnsi="Trebuchet MS"/>
          <w:b/>
        </w:rPr>
        <w:t xml:space="preserve">13:17 </w:t>
      </w:r>
      <w:del w:id="150" w:author="Author">
        <w:r w:rsidRPr="0026695F">
          <w:rPr>
            <w:rFonts w:ascii="Trebuchet MS" w:hAnsi="Trebuchet MS"/>
            <w:noProof/>
          </w:rPr>
          <w:delText xml:space="preserve">And it came about at the time of </w:delText>
        </w:r>
      </w:del>
      <w:ins w:id="151" w:author="Author">
        <w:r w:rsidRPr="0026695F">
          <w:rPr>
            <w:rFonts w:ascii="Trebuchet MS" w:hAnsi="Trebuchet MS"/>
            <w:noProof/>
          </w:rPr>
          <w:t xml:space="preserve">Now when </w:t>
        </w:r>
      </w:ins>
      <w:r w:rsidRPr="0026695F">
        <w:rPr>
          <w:rFonts w:ascii="Trebuchet MS" w:hAnsi="Trebuchet MS"/>
          <w:noProof/>
        </w:rPr>
        <w:t>Phar′</w:t>
      </w:r>
      <w:del w:id="152" w:author="Author">
        <w:r w:rsidRPr="0026695F">
          <w:rPr>
            <w:rFonts w:ascii="Trebuchet MS" w:hAnsi="Trebuchet MS"/>
            <w:noProof/>
          </w:rPr>
          <w:delText>aoh’s sending</w:delText>
        </w:r>
      </w:del>
      <w:ins w:id="153" w:author="Author">
        <w:r w:rsidRPr="0026695F">
          <w:rPr>
            <w:rFonts w:ascii="Trebuchet MS" w:hAnsi="Trebuchet MS"/>
            <w:noProof/>
          </w:rPr>
          <w:t>aoh sent</w:t>
        </w:r>
      </w:ins>
      <w:r w:rsidRPr="0026695F">
        <w:rPr>
          <w:rFonts w:ascii="Trebuchet MS" w:hAnsi="Trebuchet MS"/>
          <w:noProof/>
        </w:rPr>
        <w:t xml:space="preserve"> the people away</w:t>
      </w:r>
      <w:del w:id="154" w:author="Author">
        <w:r w:rsidRPr="0026695F">
          <w:rPr>
            <w:rFonts w:ascii="Trebuchet MS" w:hAnsi="Trebuchet MS"/>
            <w:noProof/>
          </w:rPr>
          <w:delText xml:space="preserve"> that</w:delText>
        </w:r>
      </w:del>
      <w:ins w:id="155" w:author="Author">
        <w:r w:rsidRPr="0026695F">
          <w:rPr>
            <w:rFonts w:ascii="Trebuchet MS" w:hAnsi="Trebuchet MS"/>
            <w:noProof/>
          </w:rPr>
          <w:t>,</w:t>
        </w:r>
      </w:ins>
      <w:r w:rsidRPr="0026695F">
        <w:rPr>
          <w:rFonts w:ascii="Trebuchet MS" w:hAnsi="Trebuchet MS"/>
          <w:noProof/>
        </w:rPr>
        <w:t xml:space="preserve"> God did not lead them by the way of the land of the Phi·lis′tines</w:t>
      </w:r>
      <w:del w:id="156" w:author="Author">
        <w:r w:rsidRPr="0026695F">
          <w:rPr>
            <w:rFonts w:ascii="Trebuchet MS" w:hAnsi="Trebuchet MS"/>
            <w:noProof/>
          </w:rPr>
          <w:delText xml:space="preserve"> just because</w:delText>
        </w:r>
      </w:del>
      <w:ins w:id="157" w:author="Author">
        <w:r w:rsidRPr="0026695F">
          <w:rPr>
            <w:rFonts w:ascii="Trebuchet MS" w:hAnsi="Trebuchet MS"/>
            <w:noProof/>
          </w:rPr>
          <w:t>, although</w:t>
        </w:r>
      </w:ins>
      <w:r w:rsidRPr="0026695F">
        <w:rPr>
          <w:rFonts w:ascii="Trebuchet MS" w:hAnsi="Trebuchet MS"/>
          <w:noProof/>
        </w:rPr>
        <w:t xml:space="preserve"> it was near</w:t>
      </w:r>
      <w:del w:id="158" w:author="Author">
        <w:r w:rsidRPr="0026695F">
          <w:rPr>
            <w:rFonts w:ascii="Trebuchet MS" w:hAnsi="Trebuchet MS"/>
            <w:noProof/>
          </w:rPr>
          <w:delText>, for</w:delText>
        </w:r>
      </w:del>
      <w:ins w:id="159" w:author="Author">
        <w:r w:rsidRPr="0026695F">
          <w:rPr>
            <w:rFonts w:ascii="Trebuchet MS" w:hAnsi="Trebuchet MS"/>
            <w:noProof/>
          </w:rPr>
          <w:t>. For</w:t>
        </w:r>
      </w:ins>
      <w:r w:rsidRPr="0026695F">
        <w:rPr>
          <w:rFonts w:ascii="Trebuchet MS" w:hAnsi="Trebuchet MS"/>
          <w:noProof/>
        </w:rPr>
        <w:t xml:space="preserve"> God said: “</w:t>
      </w:r>
      <w:del w:id="160" w:author="Author">
        <w:r w:rsidRPr="0026695F">
          <w:rPr>
            <w:rFonts w:ascii="Trebuchet MS" w:hAnsi="Trebuchet MS"/>
            <w:noProof/>
          </w:rPr>
          <w:delText>It might be the</w:delText>
        </w:r>
      </w:del>
      <w:ins w:id="161" w:author="Author">
        <w:r w:rsidRPr="0026695F">
          <w:rPr>
            <w:rFonts w:ascii="Trebuchet MS" w:hAnsi="Trebuchet MS"/>
            <w:noProof/>
          </w:rPr>
          <w:t>The</w:t>
        </w:r>
      </w:ins>
      <w:r w:rsidRPr="0026695F">
        <w:rPr>
          <w:rFonts w:ascii="Trebuchet MS" w:hAnsi="Trebuchet MS"/>
          <w:noProof/>
        </w:rPr>
        <w:t xml:space="preserve"> people </w:t>
      </w:r>
      <w:del w:id="162" w:author="Author">
        <w:r w:rsidRPr="0026695F">
          <w:rPr>
            <w:rFonts w:ascii="Trebuchet MS" w:hAnsi="Trebuchet MS"/>
            <w:noProof/>
          </w:rPr>
          <w:delText>will feel regret</w:delText>
        </w:r>
      </w:del>
      <w:ins w:id="163" w:author="Author">
        <w:r w:rsidRPr="0026695F">
          <w:rPr>
            <w:rFonts w:ascii="Trebuchet MS" w:hAnsi="Trebuchet MS"/>
            <w:noProof/>
          </w:rPr>
          <w:t>may change their minds</w:t>
        </w:r>
      </w:ins>
      <w:r w:rsidRPr="0026695F">
        <w:rPr>
          <w:rFonts w:ascii="Trebuchet MS" w:hAnsi="Trebuchet MS"/>
          <w:noProof/>
        </w:rPr>
        <w:t xml:space="preserve"> when they </w:t>
      </w:r>
      <w:del w:id="164" w:author="Author">
        <w:r w:rsidRPr="0026695F">
          <w:rPr>
            <w:rFonts w:ascii="Trebuchet MS" w:hAnsi="Trebuchet MS"/>
            <w:noProof/>
          </w:rPr>
          <w:delText>see</w:delText>
        </w:r>
      </w:del>
      <w:ins w:id="165" w:author="Author">
        <w:r w:rsidRPr="0026695F">
          <w:rPr>
            <w:rFonts w:ascii="Trebuchet MS" w:hAnsi="Trebuchet MS"/>
            <w:noProof/>
          </w:rPr>
          <w:t>are confronted by</w:t>
        </w:r>
      </w:ins>
      <w:r w:rsidRPr="0026695F">
        <w:rPr>
          <w:rFonts w:ascii="Trebuchet MS" w:hAnsi="Trebuchet MS"/>
          <w:noProof/>
        </w:rPr>
        <w:t xml:space="preserve"> war and will </w:t>
      </w:r>
      <w:del w:id="166" w:author="Author">
        <w:r w:rsidRPr="0026695F">
          <w:rPr>
            <w:rFonts w:ascii="Trebuchet MS" w:hAnsi="Trebuchet MS"/>
            <w:noProof/>
          </w:rPr>
          <w:delText xml:space="preserve">certainly </w:delText>
        </w:r>
      </w:del>
      <w:r w:rsidRPr="0026695F">
        <w:rPr>
          <w:rFonts w:ascii="Trebuchet MS" w:hAnsi="Trebuchet MS"/>
          <w:noProof/>
        </w:rPr>
        <w:t xml:space="preserve">return to Egypt.” </w:t>
      </w:r>
      <w:r w:rsidRPr="0026695F">
        <w:rPr>
          <w:rFonts w:ascii="Trebuchet MS" w:hAnsi="Trebuchet MS"/>
          <w:b/>
          <w:noProof/>
        </w:rPr>
        <w:t xml:space="preserve">13:18 </w:t>
      </w:r>
      <w:del w:id="167" w:author="Author">
        <w:r w:rsidRPr="0026695F">
          <w:rPr>
            <w:rFonts w:ascii="Trebuchet MS" w:hAnsi="Trebuchet MS"/>
            <w:noProof/>
          </w:rPr>
          <w:delText>Hence</w:delText>
        </w:r>
      </w:del>
      <w:ins w:id="168" w:author="Author">
        <w:r w:rsidRPr="0026695F">
          <w:rPr>
            <w:rFonts w:ascii="Trebuchet MS" w:hAnsi="Trebuchet MS"/>
            <w:noProof/>
          </w:rPr>
          <w:t>So</w:t>
        </w:r>
      </w:ins>
      <w:r w:rsidRPr="0026695F">
        <w:rPr>
          <w:rFonts w:ascii="Trebuchet MS" w:hAnsi="Trebuchet MS"/>
          <w:noProof/>
        </w:rPr>
        <w:t xml:space="preserve"> God made the people go </w:t>
      </w:r>
      <w:del w:id="169" w:author="Author">
        <w:r w:rsidRPr="0026695F">
          <w:rPr>
            <w:rFonts w:ascii="Trebuchet MS" w:hAnsi="Trebuchet MS"/>
            <w:noProof/>
          </w:rPr>
          <w:delText>round about</w:delText>
        </w:r>
      </w:del>
      <w:ins w:id="170" w:author="Author">
        <w:r w:rsidRPr="0026695F">
          <w:rPr>
            <w:rFonts w:ascii="Trebuchet MS" w:hAnsi="Trebuchet MS"/>
            <w:noProof/>
          </w:rPr>
          <w:t>around</w:t>
        </w:r>
      </w:ins>
      <w:r w:rsidRPr="0026695F">
        <w:rPr>
          <w:rFonts w:ascii="Trebuchet MS" w:hAnsi="Trebuchet MS"/>
          <w:noProof/>
        </w:rPr>
        <w:t xml:space="preserve"> by the way of the wilderness of the Red Sea. But it was in battle formation that the </w:t>
      </w:r>
      <w:del w:id="171" w:author="Author">
        <w:r w:rsidRPr="0026695F">
          <w:rPr>
            <w:rFonts w:ascii="Trebuchet MS" w:hAnsi="Trebuchet MS"/>
            <w:noProof/>
          </w:rPr>
          <w:delText>sons of Israel</w:delText>
        </w:r>
      </w:del>
      <w:ins w:id="172" w:author="Author">
        <w:r w:rsidRPr="0026695F">
          <w:rPr>
            <w:rFonts w:ascii="Trebuchet MS" w:hAnsi="Trebuchet MS"/>
            <w:noProof/>
          </w:rPr>
          <w:t>Israelites</w:t>
        </w:r>
      </w:ins>
      <w:r w:rsidRPr="0026695F">
        <w:rPr>
          <w:rFonts w:ascii="Trebuchet MS" w:hAnsi="Trebuchet MS"/>
          <w:noProof/>
        </w:rPr>
        <w:t xml:space="preserve"> went up out of the land of Egypt. </w:t>
      </w:r>
      <w:r w:rsidRPr="0026695F">
        <w:rPr>
          <w:rFonts w:ascii="Trebuchet MS" w:hAnsi="Trebuchet MS"/>
          <w:b/>
          <w:noProof/>
        </w:rPr>
        <w:t xml:space="preserve">13:19 </w:t>
      </w:r>
      <w:del w:id="173" w:author="Author">
        <w:r w:rsidRPr="0026695F">
          <w:rPr>
            <w:rFonts w:ascii="Trebuchet MS" w:hAnsi="Trebuchet MS"/>
            <w:noProof/>
          </w:rPr>
          <w:delText xml:space="preserve">And </w:delText>
        </w:r>
      </w:del>
      <w:r w:rsidRPr="0026695F">
        <w:rPr>
          <w:rFonts w:ascii="Trebuchet MS" w:hAnsi="Trebuchet MS"/>
          <w:noProof/>
        </w:rPr>
        <w:t xml:space="preserve">Moses </w:t>
      </w:r>
      <w:del w:id="174" w:author="Author">
        <w:r w:rsidRPr="0026695F">
          <w:rPr>
            <w:rFonts w:ascii="Trebuchet MS" w:hAnsi="Trebuchet MS"/>
            <w:noProof/>
          </w:rPr>
          <w:delText>was taking</w:delText>
        </w:r>
      </w:del>
      <w:ins w:id="175" w:author="Author">
        <w:r w:rsidRPr="0026695F">
          <w:rPr>
            <w:rFonts w:ascii="Trebuchet MS" w:hAnsi="Trebuchet MS"/>
            <w:noProof/>
          </w:rPr>
          <w:t>also took</w:t>
        </w:r>
      </w:ins>
      <w:r w:rsidRPr="0026695F">
        <w:rPr>
          <w:rFonts w:ascii="Trebuchet MS" w:hAnsi="Trebuchet MS"/>
          <w:noProof/>
        </w:rPr>
        <w:t xml:space="preserve"> Joseph’s bones with him, because </w:t>
      </w:r>
      <w:del w:id="176" w:author="Author">
        <w:r w:rsidRPr="0026695F">
          <w:rPr>
            <w:rFonts w:ascii="Trebuchet MS" w:hAnsi="Trebuchet MS"/>
            <w:noProof/>
          </w:rPr>
          <w:delText>he</w:delText>
        </w:r>
      </w:del>
      <w:ins w:id="177" w:author="Author">
        <w:r w:rsidRPr="0026695F">
          <w:rPr>
            <w:rFonts w:ascii="Trebuchet MS" w:hAnsi="Trebuchet MS"/>
            <w:noProof/>
          </w:rPr>
          <w:t>Joseph</w:t>
        </w:r>
      </w:ins>
      <w:r w:rsidRPr="0026695F">
        <w:rPr>
          <w:rFonts w:ascii="Trebuchet MS" w:hAnsi="Trebuchet MS"/>
          <w:noProof/>
        </w:rPr>
        <w:t xml:space="preserve"> had made the sons of Israel solemnly swear</w:t>
      </w:r>
      <w:del w:id="178" w:author="Author">
        <w:r w:rsidRPr="0026695F">
          <w:rPr>
            <w:rFonts w:ascii="Trebuchet MS" w:hAnsi="Trebuchet MS"/>
            <w:noProof/>
          </w:rPr>
          <w:delText>, saying</w:delText>
        </w:r>
      </w:del>
      <w:r w:rsidRPr="0026695F">
        <w:rPr>
          <w:rFonts w:ascii="Trebuchet MS" w:hAnsi="Trebuchet MS"/>
          <w:noProof/>
        </w:rPr>
        <w:t xml:space="preserve">: “God will </w:t>
      </w:r>
      <w:del w:id="179" w:author="Author">
        <w:r w:rsidRPr="0026695F">
          <w:rPr>
            <w:rFonts w:ascii="Trebuchet MS" w:hAnsi="Trebuchet MS"/>
            <w:noProof/>
          </w:rPr>
          <w:delText>without</w:delText>
        </w:r>
      </w:del>
      <w:ins w:id="180" w:author="Author">
        <w:r w:rsidRPr="0026695F">
          <w:rPr>
            <w:rFonts w:ascii="Trebuchet MS" w:hAnsi="Trebuchet MS"/>
            <w:noProof/>
          </w:rPr>
          <w:t>not</w:t>
        </w:r>
      </w:ins>
      <w:r w:rsidRPr="0026695F">
        <w:rPr>
          <w:rFonts w:ascii="Trebuchet MS" w:hAnsi="Trebuchet MS"/>
          <w:noProof/>
        </w:rPr>
        <w:t xml:space="preserve"> fail </w:t>
      </w:r>
      <w:ins w:id="181" w:author="Author">
        <w:r w:rsidRPr="0026695F">
          <w:rPr>
            <w:rFonts w:ascii="Trebuchet MS" w:hAnsi="Trebuchet MS"/>
            <w:noProof/>
          </w:rPr>
          <w:t xml:space="preserve">to </w:t>
        </w:r>
      </w:ins>
      <w:r w:rsidRPr="0026695F">
        <w:rPr>
          <w:rFonts w:ascii="Trebuchet MS" w:hAnsi="Trebuchet MS"/>
          <w:noProof/>
        </w:rPr>
        <w:t xml:space="preserve">turn his attention to </w:t>
      </w:r>
      <w:del w:id="182" w:author="Author">
        <w:r w:rsidRPr="0026695F">
          <w:rPr>
            <w:rFonts w:ascii="Trebuchet MS" w:hAnsi="Trebuchet MS"/>
            <w:noProof/>
            <w:u w:val="dotted"/>
          </w:rPr>
          <w:delText>YOU</w:delText>
        </w:r>
      </w:del>
      <w:ins w:id="183" w:author="Author">
        <w:r w:rsidRPr="0026695F">
          <w:rPr>
            <w:rFonts w:ascii="Trebuchet MS" w:hAnsi="Trebuchet MS"/>
            <w:noProof/>
          </w:rPr>
          <w:t>you</w:t>
        </w:r>
      </w:ins>
      <w:r w:rsidRPr="0026695F">
        <w:rPr>
          <w:rFonts w:ascii="Trebuchet MS" w:hAnsi="Trebuchet MS"/>
          <w:noProof/>
        </w:rPr>
        <w:t xml:space="preserve">, and </w:t>
      </w:r>
      <w:del w:id="184" w:author="Author">
        <w:r w:rsidRPr="0026695F">
          <w:rPr>
            <w:rFonts w:ascii="Trebuchet MS" w:hAnsi="Trebuchet MS"/>
            <w:noProof/>
            <w:u w:val="dotted"/>
          </w:rPr>
          <w:delText>YOU</w:delText>
        </w:r>
      </w:del>
      <w:ins w:id="185" w:author="Author">
        <w:r w:rsidRPr="0026695F">
          <w:rPr>
            <w:rFonts w:ascii="Trebuchet MS" w:hAnsi="Trebuchet MS"/>
            <w:noProof/>
          </w:rPr>
          <w:t>you</w:t>
        </w:r>
      </w:ins>
      <w:r w:rsidRPr="0026695F">
        <w:rPr>
          <w:rFonts w:ascii="Trebuchet MS" w:hAnsi="Trebuchet MS"/>
          <w:noProof/>
        </w:rPr>
        <w:t xml:space="preserve"> must take my bones up out of here with </w:t>
      </w:r>
      <w:del w:id="186" w:author="Author">
        <w:r w:rsidRPr="0026695F">
          <w:rPr>
            <w:rFonts w:ascii="Trebuchet MS" w:hAnsi="Trebuchet MS"/>
            <w:noProof/>
            <w:u w:val="dotted"/>
          </w:rPr>
          <w:delText>YOU</w:delText>
        </w:r>
      </w:del>
      <w:ins w:id="187" w:author="Author">
        <w:r w:rsidRPr="0026695F">
          <w:rPr>
            <w:rFonts w:ascii="Trebuchet MS" w:hAnsi="Trebuchet MS"/>
            <w:noProof/>
          </w:rPr>
          <w:t>you</w:t>
        </w:r>
      </w:ins>
      <w:r w:rsidRPr="0026695F">
        <w:rPr>
          <w:rFonts w:ascii="Trebuchet MS" w:hAnsi="Trebuchet MS"/>
          <w:noProof/>
        </w:rPr>
        <w:t xml:space="preserve">.” </w:t>
      </w:r>
      <w:r w:rsidRPr="0026695F">
        <w:rPr>
          <w:rFonts w:ascii="Trebuchet MS" w:hAnsi="Trebuchet MS"/>
          <w:b/>
          <w:noProof/>
        </w:rPr>
        <w:t xml:space="preserve">13:20 </w:t>
      </w:r>
      <w:del w:id="188" w:author="Author">
        <w:r w:rsidRPr="0026695F">
          <w:rPr>
            <w:rFonts w:ascii="Trebuchet MS" w:hAnsi="Trebuchet MS"/>
            <w:noProof/>
          </w:rPr>
          <w:delText>And they proceeded to depart</w:delText>
        </w:r>
      </w:del>
      <w:ins w:id="189" w:author="Author">
        <w:r w:rsidRPr="0026695F">
          <w:rPr>
            <w:rFonts w:ascii="Trebuchet MS" w:hAnsi="Trebuchet MS"/>
            <w:noProof/>
          </w:rPr>
          <w:t>They departed</w:t>
        </w:r>
      </w:ins>
      <w:r w:rsidRPr="0026695F">
        <w:rPr>
          <w:rFonts w:ascii="Trebuchet MS" w:hAnsi="Trebuchet MS"/>
          <w:noProof/>
        </w:rPr>
        <w:t xml:space="preserve"> from Suc′coth and </w:t>
      </w:r>
      <w:del w:id="190" w:author="Author">
        <w:r w:rsidRPr="0026695F">
          <w:rPr>
            <w:rFonts w:ascii="Trebuchet MS" w:hAnsi="Trebuchet MS"/>
            <w:noProof/>
          </w:rPr>
          <w:delText>to encamp</w:delText>
        </w:r>
      </w:del>
      <w:ins w:id="191" w:author="Author">
        <w:r w:rsidRPr="0026695F">
          <w:rPr>
            <w:rFonts w:ascii="Trebuchet MS" w:hAnsi="Trebuchet MS"/>
            <w:noProof/>
          </w:rPr>
          <w:t>encamped</w:t>
        </w:r>
      </w:ins>
      <w:r w:rsidRPr="0026695F">
        <w:rPr>
          <w:rFonts w:ascii="Trebuchet MS" w:hAnsi="Trebuchet MS"/>
          <w:noProof/>
        </w:rPr>
        <w:t xml:space="preserve"> at E′tham</w:t>
      </w:r>
      <w:ins w:id="192" w:author="Author">
        <w:r w:rsidRPr="0026695F">
          <w:rPr>
            <w:rFonts w:ascii="Trebuchet MS" w:hAnsi="Trebuchet MS"/>
            <w:noProof/>
          </w:rPr>
          <w:t>,</w:t>
        </w:r>
      </w:ins>
      <w:r w:rsidRPr="0026695F">
        <w:rPr>
          <w:rFonts w:ascii="Trebuchet MS" w:hAnsi="Trebuchet MS"/>
          <w:noProof/>
        </w:rPr>
        <w:t xml:space="preserve"> at the edge of the wilderness.</w:t>
      </w:r>
    </w:p>
    <w:p w:rsidR="00356E30" w:rsidRPr="0026695F" w:rsidRDefault="00356E30" w:rsidP="00356E30">
      <w:pPr>
        <w:rPr>
          <w:rFonts w:ascii="Trebuchet MS" w:hAnsi="Trebuchet MS"/>
          <w:noProof/>
        </w:rPr>
      </w:pPr>
      <w:r w:rsidRPr="0026695F">
        <w:rPr>
          <w:rFonts w:ascii="Trebuchet MS" w:hAnsi="Trebuchet MS"/>
          <w:b/>
        </w:rPr>
        <w:t xml:space="preserve">13:21 </w:t>
      </w:r>
      <w:del w:id="193" w:author="Author">
        <w:r w:rsidRPr="0026695F">
          <w:rPr>
            <w:rFonts w:ascii="Trebuchet MS" w:hAnsi="Trebuchet MS"/>
            <w:noProof/>
          </w:rPr>
          <w:delText>And</w:delText>
        </w:r>
      </w:del>
      <w:ins w:id="194" w:author="Author">
        <w:r w:rsidRPr="0026695F">
          <w:rPr>
            <w:rFonts w:ascii="Trebuchet MS" w:hAnsi="Trebuchet MS"/>
            <w:noProof/>
          </w:rPr>
          <w:t>Now</w:t>
        </w:r>
      </w:ins>
      <w:r w:rsidRPr="0026695F">
        <w:rPr>
          <w:rFonts w:ascii="Trebuchet MS" w:hAnsi="Trebuchet MS"/>
          <w:noProof/>
        </w:rPr>
        <w:t xml:space="preserve"> Jehovah was going ahead of them </w:t>
      </w:r>
      <w:del w:id="195" w:author="Author">
        <w:r w:rsidRPr="0026695F">
          <w:rPr>
            <w:rFonts w:ascii="Trebuchet MS" w:hAnsi="Trebuchet MS"/>
            <w:noProof/>
          </w:rPr>
          <w:delText>in the daytime</w:delText>
        </w:r>
      </w:del>
      <w:ins w:id="196" w:author="Author">
        <w:r w:rsidRPr="0026695F">
          <w:rPr>
            <w:rFonts w:ascii="Trebuchet MS" w:hAnsi="Trebuchet MS"/>
            <w:noProof/>
          </w:rPr>
          <w:t>by day</w:t>
        </w:r>
      </w:ins>
      <w:r w:rsidRPr="0026695F">
        <w:rPr>
          <w:rFonts w:ascii="Trebuchet MS" w:hAnsi="Trebuchet MS"/>
          <w:noProof/>
        </w:rPr>
        <w:t xml:space="preserve"> in a pillar of cloud to lead them </w:t>
      </w:r>
      <w:del w:id="197" w:author="Author">
        <w:r w:rsidRPr="0026695F">
          <w:rPr>
            <w:rFonts w:ascii="Trebuchet MS" w:hAnsi="Trebuchet MS"/>
            <w:noProof/>
          </w:rPr>
          <w:delText>by</w:delText>
        </w:r>
      </w:del>
      <w:ins w:id="198" w:author="Author">
        <w:r w:rsidRPr="0026695F">
          <w:rPr>
            <w:rFonts w:ascii="Trebuchet MS" w:hAnsi="Trebuchet MS"/>
            <w:noProof/>
          </w:rPr>
          <w:t>along</w:t>
        </w:r>
      </w:ins>
      <w:r w:rsidRPr="0026695F">
        <w:rPr>
          <w:rFonts w:ascii="Trebuchet MS" w:hAnsi="Trebuchet MS"/>
          <w:noProof/>
        </w:rPr>
        <w:t xml:space="preserve"> the way, and </w:t>
      </w:r>
      <w:del w:id="199" w:author="Author">
        <w:r w:rsidRPr="0026695F">
          <w:rPr>
            <w:rFonts w:ascii="Trebuchet MS" w:hAnsi="Trebuchet MS"/>
            <w:noProof/>
          </w:rPr>
          <w:delText>in the nighttime</w:delText>
        </w:r>
      </w:del>
      <w:ins w:id="200" w:author="Author">
        <w:r w:rsidRPr="0026695F">
          <w:rPr>
            <w:rFonts w:ascii="Trebuchet MS" w:hAnsi="Trebuchet MS"/>
            <w:noProof/>
          </w:rPr>
          <w:t>by night</w:t>
        </w:r>
      </w:ins>
      <w:r w:rsidRPr="0026695F">
        <w:rPr>
          <w:rFonts w:ascii="Trebuchet MS" w:hAnsi="Trebuchet MS"/>
          <w:noProof/>
        </w:rPr>
        <w:t xml:space="preserve"> in a pillar of fire to give them light</w:t>
      </w:r>
      <w:del w:id="201" w:author="Author">
        <w:r w:rsidRPr="0026695F">
          <w:rPr>
            <w:rFonts w:ascii="Trebuchet MS" w:hAnsi="Trebuchet MS"/>
            <w:noProof/>
          </w:rPr>
          <w:delText xml:space="preserve"> to go in the daytime</w:delText>
        </w:r>
      </w:del>
      <w:ins w:id="202" w:author="Author">
        <w:r w:rsidRPr="0026695F">
          <w:rPr>
            <w:rFonts w:ascii="Trebuchet MS" w:hAnsi="Trebuchet MS"/>
            <w:noProof/>
          </w:rPr>
          <w:t>, so that they could travel by day</w:t>
        </w:r>
      </w:ins>
      <w:r w:rsidRPr="0026695F">
        <w:rPr>
          <w:rFonts w:ascii="Trebuchet MS" w:hAnsi="Trebuchet MS"/>
          <w:noProof/>
        </w:rPr>
        <w:t xml:space="preserve"> and </w:t>
      </w:r>
      <w:del w:id="203" w:author="Author">
        <w:r w:rsidRPr="0026695F">
          <w:rPr>
            <w:rFonts w:ascii="Trebuchet MS" w:hAnsi="Trebuchet MS"/>
            <w:noProof/>
          </w:rPr>
          <w:delText>nighttime</w:delText>
        </w:r>
      </w:del>
      <w:ins w:id="204" w:author="Author">
        <w:r w:rsidRPr="0026695F">
          <w:rPr>
            <w:rFonts w:ascii="Trebuchet MS" w:hAnsi="Trebuchet MS"/>
            <w:noProof/>
          </w:rPr>
          <w:t>by night</w:t>
        </w:r>
      </w:ins>
      <w:r w:rsidRPr="0026695F">
        <w:rPr>
          <w:rFonts w:ascii="Trebuchet MS" w:hAnsi="Trebuchet MS"/>
          <w:noProof/>
        </w:rPr>
        <w:t xml:space="preserve">. </w:t>
      </w:r>
      <w:r w:rsidRPr="0026695F">
        <w:rPr>
          <w:rFonts w:ascii="Trebuchet MS" w:hAnsi="Trebuchet MS"/>
          <w:b/>
          <w:noProof/>
        </w:rPr>
        <w:t xml:space="preserve">13:22 </w:t>
      </w:r>
      <w:r w:rsidRPr="0026695F">
        <w:rPr>
          <w:rFonts w:ascii="Trebuchet MS" w:hAnsi="Trebuchet MS"/>
          <w:noProof/>
        </w:rPr>
        <w:t xml:space="preserve">The pillar of cloud would not move away from before the people </w:t>
      </w:r>
      <w:del w:id="205" w:author="Author">
        <w:r w:rsidRPr="0026695F">
          <w:rPr>
            <w:rFonts w:ascii="Trebuchet MS" w:hAnsi="Trebuchet MS"/>
            <w:noProof/>
          </w:rPr>
          <w:delText>in</w:delText>
        </w:r>
      </w:del>
      <w:ins w:id="206" w:author="Author">
        <w:r w:rsidRPr="0026695F">
          <w:rPr>
            <w:rFonts w:ascii="Trebuchet MS" w:hAnsi="Trebuchet MS"/>
            <w:noProof/>
          </w:rPr>
          <w:t>during</w:t>
        </w:r>
      </w:ins>
      <w:r w:rsidRPr="0026695F">
        <w:rPr>
          <w:rFonts w:ascii="Trebuchet MS" w:hAnsi="Trebuchet MS"/>
          <w:noProof/>
        </w:rPr>
        <w:t xml:space="preserve"> the </w:t>
      </w:r>
      <w:del w:id="207" w:author="Author">
        <w:r w:rsidRPr="0026695F">
          <w:rPr>
            <w:rFonts w:ascii="Trebuchet MS" w:hAnsi="Trebuchet MS"/>
            <w:noProof/>
          </w:rPr>
          <w:delText>daytime</w:delText>
        </w:r>
      </w:del>
      <w:ins w:id="208" w:author="Author">
        <w:r w:rsidRPr="0026695F">
          <w:rPr>
            <w:rFonts w:ascii="Trebuchet MS" w:hAnsi="Trebuchet MS"/>
            <w:noProof/>
          </w:rPr>
          <w:t>day,</w:t>
        </w:r>
      </w:ins>
      <w:r w:rsidRPr="0026695F">
        <w:rPr>
          <w:rFonts w:ascii="Trebuchet MS" w:hAnsi="Trebuchet MS"/>
          <w:noProof/>
        </w:rPr>
        <w:t xml:space="preserve"> nor the pillar of fire </w:t>
      </w:r>
      <w:del w:id="209" w:author="Author">
        <w:r w:rsidRPr="0026695F">
          <w:rPr>
            <w:rFonts w:ascii="Trebuchet MS" w:hAnsi="Trebuchet MS"/>
            <w:noProof/>
          </w:rPr>
          <w:delText>in the nighttime</w:delText>
        </w:r>
      </w:del>
      <w:ins w:id="210" w:author="Author">
        <w:r w:rsidRPr="0026695F">
          <w:rPr>
            <w:rFonts w:ascii="Trebuchet MS" w:hAnsi="Trebuchet MS"/>
            <w:noProof/>
          </w:rPr>
          <w:t>at night</w:t>
        </w:r>
      </w:ins>
      <w:r w:rsidRPr="0026695F">
        <w:rPr>
          <w:rFonts w:ascii="Trebuchet MS" w:hAnsi="Trebuchet MS"/>
          <w:noProof/>
        </w:rPr>
        <w:t>.</w:t>
      </w:r>
    </w:p>
    <w:p w:rsidR="00356E30" w:rsidRPr="0026695F" w:rsidRDefault="00356E30" w:rsidP="00356E30">
      <w:pPr>
        <w:rPr>
          <w:rFonts w:ascii="Trebuchet MS" w:hAnsi="Trebuchet MS"/>
          <w:b/>
        </w:rPr>
      </w:pPr>
    </w:p>
    <w:p w:rsidR="00762BCB" w:rsidRPr="00356E30" w:rsidRDefault="00762BCB" w:rsidP="00356E30"/>
    <w:sectPr w:rsidR="00762BCB" w:rsidRPr="00356E30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54F6" w:rsidRDefault="001E54F6">
      <w:r>
        <w:separator/>
      </w:r>
    </w:p>
  </w:endnote>
  <w:endnote w:type="continuationSeparator" w:id="0">
    <w:p w:rsidR="001E54F6" w:rsidRDefault="001E5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54F6" w:rsidRDefault="001E54F6">
      <w:r>
        <w:separator/>
      </w:r>
    </w:p>
  </w:footnote>
  <w:footnote w:type="continuationSeparator" w:id="0">
    <w:p w:rsidR="001E54F6" w:rsidRDefault="001E54F6">
      <w:r>
        <w:continuationSeparator/>
      </w:r>
    </w:p>
  </w:footnote>
  <w:footnote w:id="1">
    <w:p w:rsidR="00356E30" w:rsidRPr="0026695F" w:rsidRDefault="00356E30" w:rsidP="0026695F">
      <w:pPr>
        <w:pStyle w:val="FootnoteText"/>
        <w:spacing w:after="96"/>
        <w:ind w:firstLine="288"/>
        <w:rPr>
          <w:ins w:id="3" w:author="Author"/>
        </w:rPr>
      </w:pPr>
      <w:ins w:id="4" w:author="Author">
        <w:r w:rsidRPr="0026695F">
          <w:rPr>
            <w:rStyle w:val="FootnoteReference"/>
          </w:rPr>
          <w:footnoteRef/>
        </w:r>
        <w:r w:rsidRPr="0026695F">
          <w:t xml:space="preserve"> </w:t>
        </w:r>
        <w:r w:rsidRPr="0026695F">
          <w:rPr>
            <w:b/>
          </w:rPr>
          <w:t xml:space="preserve">13:2 </w:t>
        </w:r>
        <w:r w:rsidRPr="0026695F">
          <w:t>Or “Set apart.”</w:t>
        </w:r>
      </w:ins>
    </w:p>
  </w:footnote>
  <w:footnote w:id="2">
    <w:p w:rsidR="00356E30" w:rsidRPr="0026695F" w:rsidRDefault="00356E30" w:rsidP="0026695F">
      <w:pPr>
        <w:pStyle w:val="FootnoteText"/>
        <w:spacing w:after="96"/>
        <w:ind w:firstLine="288"/>
        <w:rPr>
          <w:ins w:id="8" w:author="Author"/>
        </w:rPr>
      </w:pPr>
      <w:ins w:id="9" w:author="Author">
        <w:r w:rsidRPr="0026695F">
          <w:rPr>
            <w:rStyle w:val="FootnoteReference"/>
          </w:rPr>
          <w:footnoteRef/>
        </w:r>
        <w:r w:rsidRPr="0026695F">
          <w:t xml:space="preserve"> </w:t>
        </w:r>
        <w:r w:rsidRPr="0026695F">
          <w:rPr>
            <w:b/>
          </w:rPr>
          <w:t xml:space="preserve">13:2 </w:t>
        </w:r>
        <w:r w:rsidRPr="0026695F">
          <w:t>Lit., “every firstborn that opens each womb.”</w:t>
        </w:r>
      </w:ins>
    </w:p>
  </w:footnote>
  <w:footnote w:id="3">
    <w:p w:rsidR="00356E30" w:rsidRPr="0026695F" w:rsidRDefault="00356E30" w:rsidP="0026695F">
      <w:pPr>
        <w:pStyle w:val="FootnoteText"/>
        <w:spacing w:after="96"/>
        <w:ind w:firstLine="288"/>
        <w:rPr>
          <w:ins w:id="36" w:author="Author"/>
        </w:rPr>
      </w:pPr>
      <w:ins w:id="37" w:author="Author">
        <w:r w:rsidRPr="0026695F">
          <w:rPr>
            <w:rStyle w:val="FootnoteReference"/>
          </w:rPr>
          <w:footnoteRef/>
        </w:r>
        <w:r w:rsidRPr="0026695F">
          <w:t xml:space="preserve"> </w:t>
        </w:r>
        <w:r w:rsidRPr="0026695F">
          <w:rPr>
            <w:b/>
          </w:rPr>
          <w:t xml:space="preserve">13:4 </w:t>
        </w:r>
        <w:r w:rsidRPr="0026695F">
          <w:t>See App. B15.</w:t>
        </w:r>
      </w:ins>
    </w:p>
  </w:footnote>
  <w:footnote w:id="4">
    <w:p w:rsidR="00356E30" w:rsidRPr="0026695F" w:rsidRDefault="00356E30" w:rsidP="0026695F">
      <w:pPr>
        <w:pStyle w:val="FootnoteText"/>
        <w:spacing w:after="96"/>
        <w:ind w:firstLine="288"/>
        <w:rPr>
          <w:ins w:id="65" w:author="Author"/>
        </w:rPr>
      </w:pPr>
      <w:ins w:id="66" w:author="Author">
        <w:r w:rsidRPr="0026695F">
          <w:rPr>
            <w:rStyle w:val="FootnoteReference"/>
          </w:rPr>
          <w:footnoteRef/>
        </w:r>
        <w:r w:rsidRPr="0026695F">
          <w:t xml:space="preserve"> </w:t>
        </w:r>
        <w:r w:rsidRPr="0026695F">
          <w:rPr>
            <w:b/>
          </w:rPr>
          <w:t xml:space="preserve">13:7 </w:t>
        </w:r>
        <w:r w:rsidRPr="0026695F">
          <w:t>Lit., “boundaries.”</w:t>
        </w:r>
      </w:ins>
    </w:p>
  </w:footnote>
  <w:footnote w:id="5">
    <w:p w:rsidR="00356E30" w:rsidRPr="0026695F" w:rsidRDefault="00356E30" w:rsidP="0026695F">
      <w:pPr>
        <w:pStyle w:val="FootnoteText"/>
        <w:spacing w:after="96"/>
        <w:ind w:firstLine="288"/>
        <w:rPr>
          <w:ins w:id="78" w:author="Author"/>
        </w:rPr>
      </w:pPr>
      <w:ins w:id="79" w:author="Author">
        <w:r w:rsidRPr="0026695F">
          <w:rPr>
            <w:rStyle w:val="FootnoteReference"/>
          </w:rPr>
          <w:footnoteRef/>
        </w:r>
        <w:r w:rsidRPr="0026695F">
          <w:t xml:space="preserve"> </w:t>
        </w:r>
        <w:r w:rsidRPr="0026695F">
          <w:rPr>
            <w:b/>
          </w:rPr>
          <w:t xml:space="preserve">13:9 </w:t>
        </w:r>
        <w:r w:rsidRPr="0026695F">
          <w:t>Or “reminder.”</w:t>
        </w:r>
      </w:ins>
    </w:p>
  </w:footnote>
  <w:footnote w:id="6">
    <w:p w:rsidR="00356E30" w:rsidRPr="0026695F" w:rsidRDefault="00356E30" w:rsidP="0026695F">
      <w:pPr>
        <w:pStyle w:val="FootnoteText"/>
        <w:spacing w:after="96"/>
        <w:ind w:firstLine="288"/>
        <w:rPr>
          <w:ins w:id="82" w:author="Author"/>
        </w:rPr>
      </w:pPr>
      <w:ins w:id="83" w:author="Author">
        <w:r w:rsidRPr="0026695F">
          <w:rPr>
            <w:rStyle w:val="FootnoteReference"/>
          </w:rPr>
          <w:footnoteRef/>
        </w:r>
        <w:r w:rsidRPr="0026695F">
          <w:t xml:space="preserve"> </w:t>
        </w:r>
        <w:r w:rsidRPr="0026695F">
          <w:rPr>
            <w:b/>
          </w:rPr>
          <w:t xml:space="preserve">13:9 </w:t>
        </w:r>
        <w:r w:rsidRPr="0026695F">
          <w:t>Lit., “between your eyes.”</w:t>
        </w:r>
      </w:ins>
    </w:p>
  </w:footnote>
  <w:footnote w:id="7">
    <w:p w:rsidR="00356E30" w:rsidRPr="0026695F" w:rsidRDefault="00356E30" w:rsidP="0026695F">
      <w:pPr>
        <w:pStyle w:val="FootnoteText"/>
        <w:spacing w:after="96"/>
        <w:ind w:firstLine="288"/>
        <w:rPr>
          <w:ins w:id="102" w:author="Author"/>
        </w:rPr>
      </w:pPr>
      <w:ins w:id="103" w:author="Author">
        <w:r w:rsidRPr="0026695F">
          <w:rPr>
            <w:rStyle w:val="FootnoteReference"/>
          </w:rPr>
          <w:footnoteRef/>
        </w:r>
        <w:r w:rsidRPr="0026695F">
          <w:t xml:space="preserve"> </w:t>
        </w:r>
        <w:r w:rsidRPr="0026695F">
          <w:rPr>
            <w:b/>
          </w:rPr>
          <w:t xml:space="preserve">13:12 </w:t>
        </w:r>
        <w:r w:rsidRPr="0026695F">
          <w:t>Lit., “everyone that opens the womb.”</w:t>
        </w:r>
      </w:ins>
    </w:p>
  </w:footnote>
  <w:footnote w:id="8">
    <w:p w:rsidR="00356E30" w:rsidRPr="0026695F" w:rsidRDefault="00356E30" w:rsidP="0026695F">
      <w:pPr>
        <w:pStyle w:val="FootnoteText"/>
        <w:spacing w:after="96"/>
        <w:ind w:firstLine="288"/>
        <w:rPr>
          <w:ins w:id="136" w:author="Author"/>
        </w:rPr>
      </w:pPr>
      <w:ins w:id="137" w:author="Author">
        <w:r w:rsidRPr="0026695F">
          <w:rPr>
            <w:rStyle w:val="FootnoteReference"/>
          </w:rPr>
          <w:footnoteRef/>
        </w:r>
        <w:r w:rsidRPr="0026695F">
          <w:t xml:space="preserve"> </w:t>
        </w:r>
        <w:r w:rsidRPr="0026695F">
          <w:rPr>
            <w:b/>
          </w:rPr>
          <w:t xml:space="preserve">13:15 </w:t>
        </w:r>
        <w:r w:rsidRPr="0026695F">
          <w:t>Lit., “everything that opens the womb.”</w:t>
        </w:r>
      </w:ins>
    </w:p>
  </w:footnote>
  <w:footnote w:id="9">
    <w:p w:rsidR="00356E30" w:rsidRPr="0026695F" w:rsidRDefault="00356E30" w:rsidP="0026695F">
      <w:pPr>
        <w:pStyle w:val="FootnoteText"/>
        <w:spacing w:after="96"/>
        <w:ind w:firstLine="288"/>
        <w:rPr>
          <w:ins w:id="148" w:author="Author"/>
        </w:rPr>
      </w:pPr>
      <w:ins w:id="149" w:author="Author">
        <w:r w:rsidRPr="0026695F">
          <w:rPr>
            <w:rStyle w:val="FootnoteReference"/>
          </w:rPr>
          <w:footnoteRef/>
        </w:r>
        <w:r w:rsidRPr="0026695F">
          <w:t xml:space="preserve"> </w:t>
        </w:r>
        <w:r w:rsidRPr="0026695F">
          <w:rPr>
            <w:b/>
          </w:rPr>
          <w:t xml:space="preserve">13:16 </w:t>
        </w:r>
        <w:r w:rsidRPr="0026695F">
          <w:t xml:space="preserve">Lit., “between your eyes.” 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E30B3">
        <w:t>Exodus Chapter 13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E30B3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E30B3">
      <w:rPr>
        <w:noProof/>
        <w:snapToGrid w:val="0"/>
      </w:rPr>
      <w:t>Exodus 13.Revised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8E30B3">
        <w:t>Exodus Chapter 13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E30B3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E30B3">
      <w:rPr>
        <w:noProof/>
        <w:snapToGrid w:val="0"/>
      </w:rPr>
      <w:t>Exodus 13.Revised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E30B3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E30B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E30B3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E30B3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F6"/>
    <w:rsid w:val="001E54F6"/>
    <w:rsid w:val="00245EDD"/>
    <w:rsid w:val="0026230D"/>
    <w:rsid w:val="002B524D"/>
    <w:rsid w:val="002C00A8"/>
    <w:rsid w:val="00310508"/>
    <w:rsid w:val="00356E30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E30B3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B9F984D-DC70-4D78-9B9D-BD81F8E26F8F}"/>
  <w:attachedTemplate r:id="R305576fa16a24f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56E30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6E30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356E3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305576fa16a24f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876</ap:Words>
  <ap:Characters>3698</ap:Characters>
  <ap:Application>Microsoft Office Word</ap:Application>
  <ap:DocSecurity>0</ap:DocSecurity>
  <ap:Lines>62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4565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13</dc:title>
  <dc:subject/>
  <dc:creator>Ruth Farrugia</dc:creator>
  <cp:keywords/>
  <dc:description/>
  <cp:lastModifiedBy>Farrugia, Ruth</cp:lastModifiedBy>
  <cp:revision>3</cp:revision>
  <dcterms:created xsi:type="dcterms:W3CDTF">2020-12-17T12:52:00Z</dcterms:created>
  <dcterms:modified xsi:type="dcterms:W3CDTF">2020-12-17T12:52:00Z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13.docx</vt:lpwstr>
  </property>
  <property fmtid="{D5CDD505-2E9C-101B-9397-08002B2CF9AE}" pid="9" name="_TranslationDocumentId">
    <vt:i4>19393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2013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