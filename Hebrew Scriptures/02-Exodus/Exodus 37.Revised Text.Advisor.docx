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EA7" w:rsidRPr="002048B0" w:rsidRDefault="00A21EA7" w:rsidP="00A21EA7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2048B0">
        <w:rPr>
          <w:rFonts w:ascii="Trebuchet MS" w:hAnsi="Trebuchet MS"/>
          <w:b/>
          <w:sz w:val="24"/>
        </w:rPr>
        <w:t xml:space="preserve">37:1 </w:t>
      </w:r>
      <w:r w:rsidRPr="002048B0">
        <w:rPr>
          <w:rFonts w:ascii="Trebuchet MS" w:hAnsi="Trebuchet MS"/>
          <w:noProof/>
          <w:sz w:val="24"/>
        </w:rPr>
        <w:t xml:space="preserve">Bez′al·el </w:t>
      </w:r>
      <w:del w:id="1" w:author="Author">
        <w:r w:rsidRPr="002048B0">
          <w:rPr>
            <w:rFonts w:ascii="Trebuchet MS" w:hAnsi="Trebuchet MS"/>
            <w:noProof/>
            <w:sz w:val="24"/>
          </w:rPr>
          <w:delText>now</w:delText>
        </w:r>
      </w:del>
      <w:ins w:id="2" w:author="Author">
        <w:r w:rsidRPr="002048B0">
          <w:rPr>
            <w:rFonts w:ascii="Trebuchet MS" w:hAnsi="Trebuchet MS"/>
            <w:noProof/>
            <w:sz w:val="24"/>
          </w:rPr>
          <w:t>then</w:t>
        </w:r>
      </w:ins>
      <w:r w:rsidRPr="002048B0">
        <w:rPr>
          <w:rFonts w:ascii="Trebuchet MS" w:hAnsi="Trebuchet MS"/>
          <w:noProof/>
          <w:sz w:val="24"/>
        </w:rPr>
        <w:t xml:space="preserve"> made the Ark of acacia wood. </w:t>
      </w:r>
      <w:del w:id="3" w:author="Author">
        <w:r w:rsidRPr="002048B0">
          <w:rPr>
            <w:rFonts w:ascii="Trebuchet MS" w:hAnsi="Trebuchet MS"/>
            <w:noProof/>
            <w:sz w:val="24"/>
          </w:rPr>
          <w:delText>Two cubits</w:delText>
        </w:r>
      </w:del>
      <w:ins w:id="4" w:author="Author">
        <w:r w:rsidRPr="002048B0">
          <w:rPr>
            <w:rFonts w:ascii="Trebuchet MS" w:hAnsi="Trebuchet MS"/>
            <w:noProof/>
            <w:sz w:val="24"/>
          </w:rPr>
          <w:t>It was two</w:t>
        </w:r>
      </w:ins>
      <w:r w:rsidRPr="002048B0">
        <w:rPr>
          <w:rFonts w:ascii="Trebuchet MS" w:hAnsi="Trebuchet MS"/>
          <w:noProof/>
          <w:sz w:val="24"/>
        </w:rPr>
        <w:t xml:space="preserve"> and a half </w:t>
      </w:r>
      <w:del w:id="5" w:author="Author">
        <w:r w:rsidRPr="002048B0">
          <w:rPr>
            <w:rFonts w:ascii="Trebuchet MS" w:hAnsi="Trebuchet MS"/>
            <w:noProof/>
            <w:sz w:val="24"/>
          </w:rPr>
          <w:delText>was its length,</w:delText>
        </w:r>
      </w:del>
      <w:ins w:id="6" w:author="Author">
        <w:r w:rsidRPr="002048B0">
          <w:rPr>
            <w:rFonts w:ascii="Trebuchet MS" w:hAnsi="Trebuchet MS"/>
            <w:noProof/>
            <w:sz w:val="24"/>
          </w:rPr>
          <w:t>cubits</w:t>
        </w:r>
        <w:r w:rsidRPr="002048B0">
          <w:rPr>
            <w:rStyle w:val="FootnoteReference"/>
            <w:rFonts w:ascii="Trebuchet MS" w:hAnsi="Trebuchet MS"/>
            <w:noProof/>
          </w:rPr>
          <w:footnoteReference w:id="1"/>
        </w:r>
        <w:r w:rsidRPr="002048B0">
          <w:rPr>
            <w:rFonts w:ascii="Trebuchet MS" w:hAnsi="Trebuchet MS"/>
            <w:noProof/>
            <w:sz w:val="24"/>
          </w:rPr>
          <w:t xml:space="preserve"> long</w:t>
        </w:r>
      </w:ins>
      <w:r w:rsidRPr="002048B0">
        <w:rPr>
          <w:rFonts w:ascii="Trebuchet MS" w:hAnsi="Trebuchet MS"/>
          <w:noProof/>
          <w:sz w:val="24"/>
        </w:rPr>
        <w:t xml:space="preserve"> and a cubit and a half </w:t>
      </w:r>
      <w:del w:id="9" w:author="Author">
        <w:r w:rsidRPr="002048B0">
          <w:rPr>
            <w:rFonts w:ascii="Trebuchet MS" w:hAnsi="Trebuchet MS"/>
            <w:noProof/>
            <w:sz w:val="24"/>
          </w:rPr>
          <w:delText>its width,</w:delText>
        </w:r>
      </w:del>
      <w:ins w:id="10" w:author="Author">
        <w:r w:rsidRPr="002048B0">
          <w:rPr>
            <w:rFonts w:ascii="Trebuchet MS" w:hAnsi="Trebuchet MS"/>
            <w:noProof/>
            <w:sz w:val="24"/>
          </w:rPr>
          <w:t>wide</w:t>
        </w:r>
      </w:ins>
      <w:r w:rsidRPr="002048B0">
        <w:rPr>
          <w:rFonts w:ascii="Trebuchet MS" w:hAnsi="Trebuchet MS"/>
          <w:noProof/>
          <w:sz w:val="24"/>
        </w:rPr>
        <w:t xml:space="preserve"> and a cubit and a half </w:t>
      </w:r>
      <w:del w:id="11" w:author="Author">
        <w:r w:rsidRPr="002048B0">
          <w:rPr>
            <w:rFonts w:ascii="Trebuchet MS" w:hAnsi="Trebuchet MS"/>
            <w:noProof/>
            <w:sz w:val="24"/>
          </w:rPr>
          <w:delText>its height</w:delText>
        </w:r>
      </w:del>
      <w:ins w:id="12" w:author="Author">
        <w:r w:rsidRPr="002048B0">
          <w:rPr>
            <w:rFonts w:ascii="Trebuchet MS" w:hAnsi="Trebuchet MS"/>
            <w:noProof/>
            <w:sz w:val="24"/>
          </w:rPr>
          <w:t>high</w:t>
        </w:r>
      </w:ins>
      <w:r w:rsidRPr="002048B0">
        <w:rPr>
          <w:rFonts w:ascii="Trebuchet MS" w:hAnsi="Trebuchet MS"/>
          <w:noProof/>
          <w:sz w:val="24"/>
        </w:rPr>
        <w:t xml:space="preserve">. </w:t>
      </w:r>
      <w:r w:rsidRPr="002048B0">
        <w:rPr>
          <w:rFonts w:ascii="Trebuchet MS" w:hAnsi="Trebuchet MS"/>
          <w:b/>
          <w:noProof/>
          <w:sz w:val="24"/>
        </w:rPr>
        <w:t xml:space="preserve">37:2 </w:t>
      </w:r>
      <w:del w:id="13" w:author="Author">
        <w:r w:rsidRPr="002048B0">
          <w:rPr>
            <w:rFonts w:ascii="Trebuchet MS" w:hAnsi="Trebuchet MS"/>
            <w:noProof/>
            <w:sz w:val="24"/>
          </w:rPr>
          <w:delText>Then he</w:delText>
        </w:r>
      </w:del>
      <w:ins w:id="14" w:author="Author">
        <w:r w:rsidRPr="002048B0">
          <w:rPr>
            <w:rFonts w:ascii="Trebuchet MS" w:hAnsi="Trebuchet MS"/>
            <w:noProof/>
            <w:sz w:val="24"/>
          </w:rPr>
          <w:t>He</w:t>
        </w:r>
      </w:ins>
      <w:r w:rsidRPr="002048B0">
        <w:rPr>
          <w:rFonts w:ascii="Trebuchet MS" w:hAnsi="Trebuchet MS"/>
          <w:noProof/>
          <w:sz w:val="24"/>
        </w:rPr>
        <w:t xml:space="preserve"> overlaid it with pure gold inside and outside and made a border</w:t>
      </w:r>
      <w:ins w:id="15" w:author="Author">
        <w:r w:rsidRPr="002048B0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2048B0">
        <w:rPr>
          <w:rFonts w:ascii="Trebuchet MS" w:hAnsi="Trebuchet MS"/>
          <w:noProof/>
          <w:sz w:val="24"/>
        </w:rPr>
        <w:t xml:space="preserve"> of gold </w:t>
      </w:r>
      <w:del w:id="18" w:author="Author">
        <w:r w:rsidRPr="002048B0">
          <w:rPr>
            <w:rFonts w:ascii="Trebuchet MS" w:hAnsi="Trebuchet MS"/>
            <w:noProof/>
            <w:sz w:val="24"/>
          </w:rPr>
          <w:delText>round about for</w:delText>
        </w:r>
      </w:del>
      <w:ins w:id="19" w:author="Author">
        <w:r w:rsidRPr="002048B0">
          <w:rPr>
            <w:rFonts w:ascii="Trebuchet MS" w:hAnsi="Trebuchet MS"/>
            <w:noProof/>
            <w:sz w:val="24"/>
          </w:rPr>
          <w:t>around</w:t>
        </w:r>
      </w:ins>
      <w:r w:rsidRPr="002048B0">
        <w:rPr>
          <w:rFonts w:ascii="Trebuchet MS" w:hAnsi="Trebuchet MS"/>
          <w:noProof/>
          <w:sz w:val="24"/>
        </w:rPr>
        <w:t xml:space="preserve"> it. </w:t>
      </w:r>
      <w:r w:rsidRPr="002048B0">
        <w:rPr>
          <w:rFonts w:ascii="Trebuchet MS" w:hAnsi="Trebuchet MS"/>
          <w:b/>
          <w:noProof/>
          <w:sz w:val="24"/>
        </w:rPr>
        <w:t xml:space="preserve">37:3 </w:t>
      </w:r>
      <w:r w:rsidRPr="002048B0">
        <w:rPr>
          <w:rFonts w:ascii="Trebuchet MS" w:hAnsi="Trebuchet MS"/>
          <w:noProof/>
          <w:sz w:val="24"/>
        </w:rPr>
        <w:t xml:space="preserve">After that he cast four rings of gold for it, for above its four feet, with two rings on its one side and two rings on its other side. </w:t>
      </w:r>
      <w:r w:rsidRPr="002048B0">
        <w:rPr>
          <w:rFonts w:ascii="Trebuchet MS" w:hAnsi="Trebuchet MS"/>
          <w:b/>
          <w:noProof/>
          <w:sz w:val="24"/>
        </w:rPr>
        <w:t xml:space="preserve">37:4 </w:t>
      </w:r>
      <w:r w:rsidRPr="002048B0">
        <w:rPr>
          <w:rFonts w:ascii="Trebuchet MS" w:hAnsi="Trebuchet MS"/>
          <w:noProof/>
          <w:sz w:val="24"/>
        </w:rPr>
        <w:t xml:space="preserve">He next made poles of acacia wood and overlaid them with gold. </w:t>
      </w:r>
      <w:r w:rsidRPr="002048B0">
        <w:rPr>
          <w:rFonts w:ascii="Trebuchet MS" w:hAnsi="Trebuchet MS"/>
          <w:b/>
          <w:noProof/>
          <w:sz w:val="24"/>
        </w:rPr>
        <w:t xml:space="preserve">37:5 </w:t>
      </w:r>
      <w:r w:rsidRPr="002048B0">
        <w:rPr>
          <w:rFonts w:ascii="Trebuchet MS" w:hAnsi="Trebuchet MS"/>
          <w:noProof/>
          <w:sz w:val="24"/>
        </w:rPr>
        <w:t>Then he put the poles through the rings on the sides of the Ark for carrying the Ark.</w:t>
      </w:r>
    </w:p>
    <w:p w:rsidR="00A21EA7" w:rsidRPr="002048B0" w:rsidRDefault="00A21EA7" w:rsidP="00A21EA7">
      <w:pPr>
        <w:rPr>
          <w:rFonts w:ascii="Trebuchet MS" w:hAnsi="Trebuchet MS"/>
          <w:noProof/>
          <w:sz w:val="24"/>
        </w:rPr>
      </w:pPr>
      <w:r w:rsidRPr="002048B0">
        <w:rPr>
          <w:rFonts w:ascii="Trebuchet MS" w:hAnsi="Trebuchet MS"/>
          <w:b/>
          <w:sz w:val="24"/>
        </w:rPr>
        <w:t xml:space="preserve">37:6 </w:t>
      </w:r>
      <w:del w:id="20" w:author="Author">
        <w:r w:rsidRPr="002048B0">
          <w:rPr>
            <w:rFonts w:ascii="Trebuchet MS" w:hAnsi="Trebuchet MS"/>
            <w:noProof/>
            <w:sz w:val="24"/>
          </w:rPr>
          <w:delText>And he went on to make</w:delText>
        </w:r>
      </w:del>
      <w:ins w:id="21" w:author="Author">
        <w:r w:rsidRPr="002048B0">
          <w:rPr>
            <w:rFonts w:ascii="Trebuchet MS" w:hAnsi="Trebuchet MS"/>
            <w:noProof/>
            <w:sz w:val="24"/>
          </w:rPr>
          <w:t>He made</w:t>
        </w:r>
      </w:ins>
      <w:r w:rsidRPr="002048B0">
        <w:rPr>
          <w:rFonts w:ascii="Trebuchet MS" w:hAnsi="Trebuchet MS"/>
          <w:noProof/>
          <w:sz w:val="24"/>
        </w:rPr>
        <w:t xml:space="preserve"> the cover of pure gold. </w:t>
      </w:r>
      <w:del w:id="22" w:author="Author">
        <w:r w:rsidRPr="002048B0">
          <w:rPr>
            <w:rFonts w:ascii="Trebuchet MS" w:hAnsi="Trebuchet MS"/>
            <w:noProof/>
            <w:sz w:val="24"/>
          </w:rPr>
          <w:delText>Two cubits</w:delText>
        </w:r>
      </w:del>
      <w:ins w:id="23" w:author="Author">
        <w:r w:rsidRPr="002048B0">
          <w:rPr>
            <w:rFonts w:ascii="Trebuchet MS" w:hAnsi="Trebuchet MS"/>
            <w:noProof/>
            <w:sz w:val="24"/>
          </w:rPr>
          <w:t>It was two</w:t>
        </w:r>
      </w:ins>
      <w:r w:rsidRPr="002048B0">
        <w:rPr>
          <w:rFonts w:ascii="Trebuchet MS" w:hAnsi="Trebuchet MS"/>
          <w:noProof/>
          <w:sz w:val="24"/>
        </w:rPr>
        <w:t xml:space="preserve"> and a half </w:t>
      </w:r>
      <w:del w:id="24" w:author="Author">
        <w:r w:rsidRPr="002048B0">
          <w:rPr>
            <w:rFonts w:ascii="Trebuchet MS" w:hAnsi="Trebuchet MS"/>
            <w:noProof/>
            <w:sz w:val="24"/>
          </w:rPr>
          <w:delText>was its length,</w:delText>
        </w:r>
      </w:del>
      <w:ins w:id="25" w:author="Author">
        <w:r w:rsidRPr="002048B0">
          <w:rPr>
            <w:rFonts w:ascii="Trebuchet MS" w:hAnsi="Trebuchet MS"/>
            <w:noProof/>
            <w:sz w:val="24"/>
          </w:rPr>
          <w:t>cubits long</w:t>
        </w:r>
      </w:ins>
      <w:r w:rsidRPr="002048B0">
        <w:rPr>
          <w:rFonts w:ascii="Trebuchet MS" w:hAnsi="Trebuchet MS"/>
          <w:noProof/>
          <w:sz w:val="24"/>
        </w:rPr>
        <w:t xml:space="preserve"> and a cubit and a half </w:t>
      </w:r>
      <w:del w:id="26" w:author="Author">
        <w:r w:rsidRPr="002048B0">
          <w:rPr>
            <w:rFonts w:ascii="Trebuchet MS" w:hAnsi="Trebuchet MS"/>
            <w:noProof/>
            <w:sz w:val="24"/>
          </w:rPr>
          <w:delText>its width</w:delText>
        </w:r>
      </w:del>
      <w:ins w:id="27" w:author="Author">
        <w:r w:rsidRPr="002048B0">
          <w:rPr>
            <w:rFonts w:ascii="Trebuchet MS" w:hAnsi="Trebuchet MS"/>
            <w:noProof/>
            <w:sz w:val="24"/>
          </w:rPr>
          <w:t>wide</w:t>
        </w:r>
      </w:ins>
      <w:r w:rsidRPr="002048B0">
        <w:rPr>
          <w:rFonts w:ascii="Trebuchet MS" w:hAnsi="Trebuchet MS"/>
          <w:noProof/>
          <w:sz w:val="24"/>
        </w:rPr>
        <w:t xml:space="preserve">. </w:t>
      </w:r>
      <w:r w:rsidRPr="002048B0">
        <w:rPr>
          <w:rFonts w:ascii="Trebuchet MS" w:hAnsi="Trebuchet MS"/>
          <w:b/>
          <w:noProof/>
          <w:sz w:val="24"/>
        </w:rPr>
        <w:t xml:space="preserve">37:7 </w:t>
      </w:r>
      <w:r w:rsidRPr="002048B0">
        <w:rPr>
          <w:rFonts w:ascii="Trebuchet MS" w:hAnsi="Trebuchet MS"/>
          <w:noProof/>
          <w:sz w:val="24"/>
        </w:rPr>
        <w:t xml:space="preserve">He </w:t>
      </w:r>
      <w:del w:id="28" w:author="Author">
        <w:r w:rsidRPr="002048B0">
          <w:rPr>
            <w:rFonts w:ascii="Trebuchet MS" w:hAnsi="Trebuchet MS"/>
            <w:noProof/>
            <w:sz w:val="24"/>
          </w:rPr>
          <w:delText>further</w:delText>
        </w:r>
      </w:del>
      <w:ins w:id="29" w:author="Author">
        <w:r w:rsidRPr="002048B0">
          <w:rPr>
            <w:rFonts w:ascii="Trebuchet MS" w:hAnsi="Trebuchet MS"/>
            <w:noProof/>
            <w:sz w:val="24"/>
          </w:rPr>
          <w:t>then</w:t>
        </w:r>
      </w:ins>
      <w:r w:rsidRPr="002048B0">
        <w:rPr>
          <w:rFonts w:ascii="Trebuchet MS" w:hAnsi="Trebuchet MS"/>
          <w:noProof/>
          <w:sz w:val="24"/>
        </w:rPr>
        <w:t xml:space="preserve"> made two cherubs of </w:t>
      </w:r>
      <w:del w:id="30" w:author="Author">
        <w:r w:rsidRPr="002048B0">
          <w:rPr>
            <w:rFonts w:ascii="Trebuchet MS" w:hAnsi="Trebuchet MS"/>
            <w:noProof/>
            <w:sz w:val="24"/>
          </w:rPr>
          <w:delText xml:space="preserve">gold. Of </w:delText>
        </w:r>
      </w:del>
      <w:r w:rsidRPr="002048B0">
        <w:rPr>
          <w:rFonts w:ascii="Trebuchet MS" w:hAnsi="Trebuchet MS"/>
          <w:noProof/>
          <w:sz w:val="24"/>
        </w:rPr>
        <w:t xml:space="preserve">hammered </w:t>
      </w:r>
      <w:del w:id="31" w:author="Author">
        <w:r w:rsidRPr="002048B0">
          <w:rPr>
            <w:rFonts w:ascii="Trebuchet MS" w:hAnsi="Trebuchet MS"/>
            <w:noProof/>
            <w:sz w:val="24"/>
          </w:rPr>
          <w:delText>work he made them</w:delText>
        </w:r>
      </w:del>
      <w:ins w:id="32" w:author="Author">
        <w:r w:rsidRPr="002048B0">
          <w:rPr>
            <w:rFonts w:ascii="Trebuchet MS" w:hAnsi="Trebuchet MS"/>
            <w:noProof/>
            <w:sz w:val="24"/>
          </w:rPr>
          <w:t>gold</w:t>
        </w:r>
      </w:ins>
      <w:r w:rsidRPr="002048B0">
        <w:rPr>
          <w:rFonts w:ascii="Trebuchet MS" w:hAnsi="Trebuchet MS"/>
          <w:noProof/>
          <w:sz w:val="24"/>
        </w:rPr>
        <w:t xml:space="preserve"> on both ends of the cover. </w:t>
      </w:r>
      <w:r w:rsidRPr="002048B0">
        <w:rPr>
          <w:rFonts w:ascii="Trebuchet MS" w:hAnsi="Trebuchet MS"/>
          <w:b/>
          <w:noProof/>
          <w:sz w:val="24"/>
        </w:rPr>
        <w:t xml:space="preserve">37:8 </w:t>
      </w:r>
      <w:r w:rsidRPr="002048B0">
        <w:rPr>
          <w:rFonts w:ascii="Trebuchet MS" w:hAnsi="Trebuchet MS"/>
          <w:noProof/>
          <w:sz w:val="24"/>
        </w:rPr>
        <w:t xml:space="preserve">One cherub was on </w:t>
      </w:r>
      <w:del w:id="33" w:author="Author">
        <w:r w:rsidRPr="002048B0">
          <w:rPr>
            <w:rFonts w:ascii="Trebuchet MS" w:hAnsi="Trebuchet MS"/>
            <w:noProof/>
            <w:sz w:val="24"/>
          </w:rPr>
          <w:delText>the</w:delText>
        </w:r>
      </w:del>
      <w:ins w:id="34" w:author="Author">
        <w:r w:rsidRPr="002048B0">
          <w:rPr>
            <w:rFonts w:ascii="Trebuchet MS" w:hAnsi="Trebuchet MS"/>
            <w:noProof/>
            <w:sz w:val="24"/>
          </w:rPr>
          <w:t>one</w:t>
        </w:r>
      </w:ins>
      <w:r w:rsidRPr="002048B0">
        <w:rPr>
          <w:rFonts w:ascii="Trebuchet MS" w:hAnsi="Trebuchet MS"/>
          <w:noProof/>
          <w:sz w:val="24"/>
        </w:rPr>
        <w:t xml:space="preserve"> end</w:t>
      </w:r>
      <w:del w:id="35" w:author="Author">
        <w:r w:rsidRPr="002048B0">
          <w:rPr>
            <w:rFonts w:ascii="Trebuchet MS" w:hAnsi="Trebuchet MS"/>
            <w:noProof/>
            <w:sz w:val="24"/>
          </w:rPr>
          <w:delText xml:space="preserve"> over there</w:delText>
        </w:r>
      </w:del>
      <w:r w:rsidRPr="002048B0">
        <w:rPr>
          <w:rFonts w:ascii="Trebuchet MS" w:hAnsi="Trebuchet MS"/>
          <w:noProof/>
          <w:sz w:val="24"/>
        </w:rPr>
        <w:t xml:space="preserve">, and the other cherub on the </w:t>
      </w:r>
      <w:ins w:id="36" w:author="Author">
        <w:r w:rsidRPr="002048B0">
          <w:rPr>
            <w:rFonts w:ascii="Trebuchet MS" w:hAnsi="Trebuchet MS"/>
            <w:noProof/>
            <w:sz w:val="24"/>
          </w:rPr>
          <w:t xml:space="preserve">other </w:t>
        </w:r>
      </w:ins>
      <w:r w:rsidRPr="002048B0">
        <w:rPr>
          <w:rFonts w:ascii="Trebuchet MS" w:hAnsi="Trebuchet MS"/>
          <w:noProof/>
          <w:sz w:val="24"/>
        </w:rPr>
        <w:t>end</w:t>
      </w:r>
      <w:del w:id="37" w:author="Author">
        <w:r w:rsidRPr="002048B0">
          <w:rPr>
            <w:rFonts w:ascii="Trebuchet MS" w:hAnsi="Trebuchet MS"/>
            <w:noProof/>
            <w:sz w:val="24"/>
          </w:rPr>
          <w:delText xml:space="preserve"> over here</w:delText>
        </w:r>
      </w:del>
      <w:r w:rsidRPr="002048B0">
        <w:rPr>
          <w:rFonts w:ascii="Trebuchet MS" w:hAnsi="Trebuchet MS"/>
          <w:noProof/>
          <w:sz w:val="24"/>
        </w:rPr>
        <w:t xml:space="preserve">. He made the cherubs on </w:t>
      </w:r>
      <w:ins w:id="38" w:author="Author">
        <w:r w:rsidRPr="002048B0">
          <w:rPr>
            <w:rFonts w:ascii="Trebuchet MS" w:hAnsi="Trebuchet MS"/>
            <w:noProof/>
            <w:sz w:val="24"/>
          </w:rPr>
          <w:t xml:space="preserve">both ends of </w:t>
        </w:r>
      </w:ins>
      <w:r w:rsidRPr="002048B0">
        <w:rPr>
          <w:rFonts w:ascii="Trebuchet MS" w:hAnsi="Trebuchet MS"/>
          <w:noProof/>
          <w:sz w:val="24"/>
        </w:rPr>
        <w:t>the cover</w:t>
      </w:r>
      <w:del w:id="39" w:author="Author">
        <w:r w:rsidRPr="002048B0">
          <w:rPr>
            <w:rFonts w:ascii="Trebuchet MS" w:hAnsi="Trebuchet MS"/>
            <w:noProof/>
            <w:sz w:val="24"/>
          </w:rPr>
          <w:delText xml:space="preserve"> on both of its ends</w:delText>
        </w:r>
      </w:del>
      <w:r w:rsidRPr="002048B0">
        <w:rPr>
          <w:rFonts w:ascii="Trebuchet MS" w:hAnsi="Trebuchet MS"/>
          <w:noProof/>
          <w:sz w:val="24"/>
        </w:rPr>
        <w:t xml:space="preserve">. </w:t>
      </w:r>
      <w:r w:rsidRPr="002048B0">
        <w:rPr>
          <w:rFonts w:ascii="Trebuchet MS" w:hAnsi="Trebuchet MS"/>
          <w:b/>
          <w:noProof/>
          <w:sz w:val="24"/>
        </w:rPr>
        <w:t xml:space="preserve">37:9 </w:t>
      </w:r>
      <w:del w:id="40" w:author="Author">
        <w:r w:rsidRPr="002048B0">
          <w:rPr>
            <w:rFonts w:ascii="Trebuchet MS" w:hAnsi="Trebuchet MS"/>
            <w:noProof/>
            <w:sz w:val="24"/>
          </w:rPr>
          <w:delText xml:space="preserve">And they came to be </w:delText>
        </w:r>
      </w:del>
      <w:ins w:id="41" w:author="Author">
        <w:r w:rsidRPr="002048B0">
          <w:rPr>
            <w:rFonts w:ascii="Trebuchet MS" w:hAnsi="Trebuchet MS"/>
            <w:noProof/>
            <w:sz w:val="24"/>
          </w:rPr>
          <w:t xml:space="preserve">The two </w:t>
        </w:r>
      </w:ins>
      <w:r w:rsidRPr="002048B0">
        <w:rPr>
          <w:rFonts w:ascii="Trebuchet MS" w:hAnsi="Trebuchet MS"/>
          <w:noProof/>
          <w:sz w:val="24"/>
        </w:rPr>
        <w:t xml:space="preserve">cherubs </w:t>
      </w:r>
      <w:del w:id="42" w:author="Author">
        <w:r w:rsidRPr="002048B0">
          <w:rPr>
            <w:rFonts w:ascii="Trebuchet MS" w:hAnsi="Trebuchet MS"/>
            <w:noProof/>
            <w:sz w:val="24"/>
          </w:rPr>
          <w:delText>spreading</w:delText>
        </w:r>
      </w:del>
      <w:ins w:id="43" w:author="Author">
        <w:r w:rsidRPr="002048B0">
          <w:rPr>
            <w:rFonts w:ascii="Trebuchet MS" w:hAnsi="Trebuchet MS"/>
            <w:noProof/>
            <w:sz w:val="24"/>
          </w:rPr>
          <w:t>spread</w:t>
        </w:r>
      </w:ins>
      <w:r w:rsidRPr="002048B0">
        <w:rPr>
          <w:rFonts w:ascii="Trebuchet MS" w:hAnsi="Trebuchet MS"/>
          <w:noProof/>
          <w:sz w:val="24"/>
        </w:rPr>
        <w:t xml:space="preserve"> out </w:t>
      </w:r>
      <w:del w:id="44" w:author="Author">
        <w:r w:rsidRPr="002048B0">
          <w:rPr>
            <w:rFonts w:ascii="Trebuchet MS" w:hAnsi="Trebuchet MS"/>
            <w:noProof/>
            <w:sz w:val="24"/>
          </w:rPr>
          <w:delText>two</w:delText>
        </w:r>
      </w:del>
      <w:ins w:id="45" w:author="Author">
        <w:r w:rsidRPr="002048B0">
          <w:rPr>
            <w:rFonts w:ascii="Trebuchet MS" w:hAnsi="Trebuchet MS"/>
            <w:noProof/>
            <w:sz w:val="24"/>
          </w:rPr>
          <w:t>their</w:t>
        </w:r>
      </w:ins>
      <w:r w:rsidRPr="002048B0">
        <w:rPr>
          <w:rFonts w:ascii="Trebuchet MS" w:hAnsi="Trebuchet MS"/>
          <w:noProof/>
          <w:sz w:val="24"/>
        </w:rPr>
        <w:t xml:space="preserve"> wings upward, </w:t>
      </w:r>
      <w:del w:id="46" w:author="Author">
        <w:r w:rsidRPr="002048B0">
          <w:rPr>
            <w:rFonts w:ascii="Trebuchet MS" w:hAnsi="Trebuchet MS"/>
            <w:noProof/>
            <w:sz w:val="24"/>
          </w:rPr>
          <w:delText>screening over</w:delText>
        </w:r>
      </w:del>
      <w:ins w:id="47" w:author="Author">
        <w:r w:rsidRPr="002048B0">
          <w:rPr>
            <w:rFonts w:ascii="Trebuchet MS" w:hAnsi="Trebuchet MS"/>
            <w:noProof/>
            <w:sz w:val="24"/>
          </w:rPr>
          <w:t>overshadowing</w:t>
        </w:r>
      </w:ins>
      <w:r w:rsidRPr="002048B0">
        <w:rPr>
          <w:rFonts w:ascii="Trebuchet MS" w:hAnsi="Trebuchet MS"/>
          <w:noProof/>
          <w:sz w:val="24"/>
        </w:rPr>
        <w:t xml:space="preserve"> the cover with their wings</w:t>
      </w:r>
      <w:ins w:id="48" w:author="Author">
        <w:r w:rsidRPr="002048B0">
          <w:rPr>
            <w:rFonts w:ascii="Trebuchet MS" w:hAnsi="Trebuchet MS"/>
            <w:noProof/>
            <w:sz w:val="24"/>
          </w:rPr>
          <w:t>. They were facing each other</w:t>
        </w:r>
      </w:ins>
      <w:r w:rsidRPr="002048B0">
        <w:rPr>
          <w:rFonts w:ascii="Trebuchet MS" w:hAnsi="Trebuchet MS"/>
          <w:noProof/>
          <w:sz w:val="24"/>
        </w:rPr>
        <w:t xml:space="preserve">, and their faces were </w:t>
      </w:r>
      <w:del w:id="49" w:author="Author">
        <w:r w:rsidRPr="002048B0">
          <w:rPr>
            <w:rFonts w:ascii="Trebuchet MS" w:hAnsi="Trebuchet MS"/>
            <w:noProof/>
            <w:sz w:val="24"/>
          </w:rPr>
          <w:delText>one to the other. The faces of the cherubs proved to be</w:delText>
        </w:r>
      </w:del>
      <w:ins w:id="50" w:author="Author">
        <w:r w:rsidRPr="002048B0">
          <w:rPr>
            <w:rFonts w:ascii="Trebuchet MS" w:hAnsi="Trebuchet MS"/>
            <w:noProof/>
            <w:sz w:val="24"/>
          </w:rPr>
          <w:t>turned</w:t>
        </w:r>
      </w:ins>
      <w:r w:rsidRPr="002048B0">
        <w:rPr>
          <w:rFonts w:ascii="Trebuchet MS" w:hAnsi="Trebuchet MS"/>
          <w:noProof/>
          <w:sz w:val="24"/>
        </w:rPr>
        <w:t xml:space="preserve"> toward the cover.</w:t>
      </w:r>
    </w:p>
    <w:p w:rsidR="00A21EA7" w:rsidRPr="002048B0" w:rsidRDefault="00A21EA7" w:rsidP="00A21EA7">
      <w:pPr>
        <w:rPr>
          <w:rFonts w:ascii="Trebuchet MS" w:hAnsi="Trebuchet MS"/>
          <w:noProof/>
          <w:sz w:val="24"/>
        </w:rPr>
      </w:pPr>
      <w:r w:rsidRPr="002048B0">
        <w:rPr>
          <w:rFonts w:ascii="Trebuchet MS" w:hAnsi="Trebuchet MS"/>
          <w:b/>
          <w:sz w:val="24"/>
        </w:rPr>
        <w:t xml:space="preserve">37:10 </w:t>
      </w:r>
      <w:del w:id="51" w:author="Author">
        <w:r w:rsidRPr="002048B0">
          <w:rPr>
            <w:rFonts w:ascii="Trebuchet MS" w:hAnsi="Trebuchet MS"/>
            <w:noProof/>
            <w:sz w:val="24"/>
          </w:rPr>
          <w:delText>And he proceeded to make</w:delText>
        </w:r>
      </w:del>
      <w:ins w:id="52" w:author="Author">
        <w:r w:rsidRPr="002048B0">
          <w:rPr>
            <w:rFonts w:ascii="Trebuchet MS" w:hAnsi="Trebuchet MS"/>
            <w:noProof/>
            <w:sz w:val="24"/>
          </w:rPr>
          <w:t>He then made</w:t>
        </w:r>
      </w:ins>
      <w:r w:rsidRPr="002048B0">
        <w:rPr>
          <w:rFonts w:ascii="Trebuchet MS" w:hAnsi="Trebuchet MS"/>
          <w:noProof/>
          <w:sz w:val="24"/>
        </w:rPr>
        <w:t xml:space="preserve"> the table of acacia wood. </w:t>
      </w:r>
      <w:del w:id="53" w:author="Author">
        <w:r w:rsidRPr="002048B0">
          <w:rPr>
            <w:rFonts w:ascii="Trebuchet MS" w:hAnsi="Trebuchet MS"/>
            <w:noProof/>
            <w:sz w:val="24"/>
          </w:rPr>
          <w:delText>Two</w:delText>
        </w:r>
      </w:del>
      <w:ins w:id="54" w:author="Author">
        <w:r w:rsidRPr="002048B0">
          <w:rPr>
            <w:rFonts w:ascii="Trebuchet MS" w:hAnsi="Trebuchet MS"/>
            <w:noProof/>
            <w:sz w:val="24"/>
          </w:rPr>
          <w:t>It was two</w:t>
        </w:r>
      </w:ins>
      <w:r w:rsidRPr="002048B0">
        <w:rPr>
          <w:rFonts w:ascii="Trebuchet MS" w:hAnsi="Trebuchet MS"/>
          <w:noProof/>
          <w:sz w:val="24"/>
        </w:rPr>
        <w:t xml:space="preserve"> cubits </w:t>
      </w:r>
      <w:del w:id="55" w:author="Author">
        <w:r w:rsidRPr="002048B0">
          <w:rPr>
            <w:rFonts w:ascii="Trebuchet MS" w:hAnsi="Trebuchet MS"/>
            <w:noProof/>
            <w:sz w:val="24"/>
          </w:rPr>
          <w:delText>was its length, and</w:delText>
        </w:r>
      </w:del>
      <w:ins w:id="56" w:author="Author">
        <w:r w:rsidRPr="002048B0">
          <w:rPr>
            <w:rFonts w:ascii="Trebuchet MS" w:hAnsi="Trebuchet MS"/>
            <w:noProof/>
            <w:sz w:val="24"/>
          </w:rPr>
          <w:t>long,</w:t>
        </w:r>
      </w:ins>
      <w:r w:rsidRPr="002048B0">
        <w:rPr>
          <w:rFonts w:ascii="Trebuchet MS" w:hAnsi="Trebuchet MS"/>
          <w:noProof/>
          <w:sz w:val="24"/>
        </w:rPr>
        <w:t xml:space="preserve"> a cubit </w:t>
      </w:r>
      <w:del w:id="57" w:author="Author">
        <w:r w:rsidRPr="002048B0">
          <w:rPr>
            <w:rFonts w:ascii="Trebuchet MS" w:hAnsi="Trebuchet MS"/>
            <w:noProof/>
            <w:sz w:val="24"/>
          </w:rPr>
          <w:delText>its width</w:delText>
        </w:r>
      </w:del>
      <w:ins w:id="58" w:author="Author">
        <w:r w:rsidRPr="002048B0">
          <w:rPr>
            <w:rFonts w:ascii="Trebuchet MS" w:hAnsi="Trebuchet MS"/>
            <w:noProof/>
            <w:sz w:val="24"/>
          </w:rPr>
          <w:t>wide</w:t>
        </w:r>
      </w:ins>
      <w:r w:rsidRPr="002048B0">
        <w:rPr>
          <w:rFonts w:ascii="Trebuchet MS" w:hAnsi="Trebuchet MS"/>
          <w:noProof/>
          <w:sz w:val="24"/>
        </w:rPr>
        <w:t xml:space="preserve">, and a cubit and a half </w:t>
      </w:r>
      <w:del w:id="59" w:author="Author">
        <w:r w:rsidRPr="002048B0">
          <w:rPr>
            <w:rFonts w:ascii="Trebuchet MS" w:hAnsi="Trebuchet MS"/>
            <w:noProof/>
            <w:sz w:val="24"/>
          </w:rPr>
          <w:delText>its height</w:delText>
        </w:r>
      </w:del>
      <w:ins w:id="60" w:author="Author">
        <w:r w:rsidRPr="002048B0">
          <w:rPr>
            <w:rFonts w:ascii="Trebuchet MS" w:hAnsi="Trebuchet MS"/>
            <w:noProof/>
            <w:sz w:val="24"/>
          </w:rPr>
          <w:t>high</w:t>
        </w:r>
      </w:ins>
      <w:r w:rsidRPr="002048B0">
        <w:rPr>
          <w:rFonts w:ascii="Trebuchet MS" w:hAnsi="Trebuchet MS"/>
          <w:noProof/>
          <w:sz w:val="24"/>
        </w:rPr>
        <w:t xml:space="preserve">. </w:t>
      </w:r>
      <w:r w:rsidRPr="002048B0">
        <w:rPr>
          <w:rFonts w:ascii="Trebuchet MS" w:hAnsi="Trebuchet MS"/>
          <w:b/>
          <w:noProof/>
          <w:sz w:val="24"/>
        </w:rPr>
        <w:t xml:space="preserve">37:11 </w:t>
      </w:r>
      <w:del w:id="61" w:author="Author">
        <w:r w:rsidRPr="002048B0">
          <w:rPr>
            <w:rFonts w:ascii="Trebuchet MS" w:hAnsi="Trebuchet MS"/>
            <w:noProof/>
            <w:sz w:val="24"/>
          </w:rPr>
          <w:delText>Then</w:delText>
        </w:r>
      </w:del>
      <w:ins w:id="62" w:author="Author">
        <w:r w:rsidRPr="002048B0">
          <w:rPr>
            <w:rFonts w:ascii="Trebuchet MS" w:hAnsi="Trebuchet MS"/>
            <w:noProof/>
            <w:sz w:val="24"/>
          </w:rPr>
          <w:t>And</w:t>
        </w:r>
      </w:ins>
      <w:r w:rsidRPr="002048B0">
        <w:rPr>
          <w:rFonts w:ascii="Trebuchet MS" w:hAnsi="Trebuchet MS"/>
          <w:noProof/>
          <w:sz w:val="24"/>
        </w:rPr>
        <w:t xml:space="preserve"> he overlaid it with pure gold and made a border</w:t>
      </w:r>
      <w:ins w:id="63" w:author="Author">
        <w:r w:rsidRPr="002048B0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048B0">
        <w:rPr>
          <w:rFonts w:ascii="Trebuchet MS" w:hAnsi="Trebuchet MS"/>
          <w:noProof/>
          <w:sz w:val="24"/>
        </w:rPr>
        <w:t xml:space="preserve"> of gold </w:t>
      </w:r>
      <w:del w:id="66" w:author="Author">
        <w:r w:rsidRPr="002048B0">
          <w:rPr>
            <w:rFonts w:ascii="Trebuchet MS" w:hAnsi="Trebuchet MS"/>
            <w:noProof/>
            <w:sz w:val="24"/>
          </w:rPr>
          <w:delText>round about for</w:delText>
        </w:r>
      </w:del>
      <w:ins w:id="67" w:author="Author">
        <w:r w:rsidRPr="002048B0">
          <w:rPr>
            <w:rFonts w:ascii="Trebuchet MS" w:hAnsi="Trebuchet MS"/>
            <w:noProof/>
            <w:sz w:val="24"/>
          </w:rPr>
          <w:t>around</w:t>
        </w:r>
      </w:ins>
      <w:r w:rsidRPr="002048B0">
        <w:rPr>
          <w:rFonts w:ascii="Trebuchet MS" w:hAnsi="Trebuchet MS"/>
          <w:noProof/>
          <w:sz w:val="24"/>
        </w:rPr>
        <w:t xml:space="preserve"> it. </w:t>
      </w:r>
      <w:r w:rsidRPr="002048B0">
        <w:rPr>
          <w:rFonts w:ascii="Trebuchet MS" w:hAnsi="Trebuchet MS"/>
          <w:b/>
          <w:noProof/>
          <w:sz w:val="24"/>
        </w:rPr>
        <w:t xml:space="preserve">37:12 </w:t>
      </w:r>
      <w:r w:rsidRPr="002048B0">
        <w:rPr>
          <w:rFonts w:ascii="Trebuchet MS" w:hAnsi="Trebuchet MS"/>
          <w:noProof/>
          <w:sz w:val="24"/>
        </w:rPr>
        <w:t xml:space="preserve">Next he made </w:t>
      </w:r>
      <w:del w:id="68" w:author="Author">
        <w:r w:rsidRPr="002048B0">
          <w:rPr>
            <w:rFonts w:ascii="Trebuchet MS" w:hAnsi="Trebuchet MS"/>
            <w:noProof/>
            <w:sz w:val="24"/>
          </w:rPr>
          <w:delText xml:space="preserve">for it </w:delText>
        </w:r>
      </w:del>
      <w:r w:rsidRPr="002048B0">
        <w:rPr>
          <w:rFonts w:ascii="Trebuchet MS" w:hAnsi="Trebuchet MS"/>
          <w:noProof/>
          <w:sz w:val="24"/>
        </w:rPr>
        <w:t xml:space="preserve">a rim </w:t>
      </w:r>
      <w:ins w:id="69" w:author="Author">
        <w:r w:rsidRPr="002048B0">
          <w:rPr>
            <w:rFonts w:ascii="Trebuchet MS" w:hAnsi="Trebuchet MS"/>
            <w:noProof/>
            <w:sz w:val="24"/>
          </w:rPr>
          <w:t xml:space="preserve">the width </w:t>
        </w:r>
      </w:ins>
      <w:r w:rsidRPr="002048B0">
        <w:rPr>
          <w:rFonts w:ascii="Trebuchet MS" w:hAnsi="Trebuchet MS"/>
          <w:noProof/>
          <w:sz w:val="24"/>
        </w:rPr>
        <w:t>of a handbreadth</w:t>
      </w:r>
      <w:del w:id="70" w:author="Author">
        <w:r w:rsidRPr="002048B0">
          <w:rPr>
            <w:rFonts w:ascii="Trebuchet MS" w:hAnsi="Trebuchet MS"/>
            <w:noProof/>
            <w:sz w:val="24"/>
          </w:rPr>
          <w:delText xml:space="preserve"> round about </w:delText>
        </w:r>
      </w:del>
      <w:ins w:id="71" w:author="Author">
        <w:r w:rsidRPr="002048B0">
          <w:rPr>
            <w:rStyle w:val="FootnoteReference"/>
            <w:rFonts w:ascii="Trebuchet MS" w:hAnsi="Trebuchet MS"/>
            <w:noProof/>
          </w:rPr>
          <w:footnoteReference w:id="4"/>
        </w:r>
        <w:r w:rsidRPr="002048B0">
          <w:rPr>
            <w:rFonts w:ascii="Trebuchet MS" w:hAnsi="Trebuchet MS"/>
            <w:noProof/>
            <w:sz w:val="24"/>
          </w:rPr>
          <w:t xml:space="preserve"> to go around it </w:t>
        </w:r>
      </w:ins>
      <w:r w:rsidRPr="002048B0">
        <w:rPr>
          <w:rFonts w:ascii="Trebuchet MS" w:hAnsi="Trebuchet MS"/>
          <w:noProof/>
          <w:sz w:val="24"/>
        </w:rPr>
        <w:t xml:space="preserve">and </w:t>
      </w:r>
      <w:del w:id="74" w:author="Author">
        <w:r w:rsidRPr="002048B0">
          <w:rPr>
            <w:rFonts w:ascii="Trebuchet MS" w:hAnsi="Trebuchet MS"/>
            <w:noProof/>
            <w:sz w:val="24"/>
          </w:rPr>
          <w:delText xml:space="preserve">made </w:delText>
        </w:r>
      </w:del>
      <w:r w:rsidRPr="002048B0">
        <w:rPr>
          <w:rFonts w:ascii="Trebuchet MS" w:hAnsi="Trebuchet MS"/>
          <w:noProof/>
          <w:sz w:val="24"/>
        </w:rPr>
        <w:t>a border</w:t>
      </w:r>
      <w:ins w:id="75" w:author="Author">
        <w:r w:rsidRPr="002048B0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2048B0">
        <w:rPr>
          <w:rFonts w:ascii="Trebuchet MS" w:hAnsi="Trebuchet MS"/>
          <w:noProof/>
          <w:sz w:val="24"/>
        </w:rPr>
        <w:t xml:space="preserve"> of gold </w:t>
      </w:r>
      <w:del w:id="78" w:author="Author">
        <w:r w:rsidRPr="002048B0">
          <w:rPr>
            <w:rFonts w:ascii="Trebuchet MS" w:hAnsi="Trebuchet MS"/>
            <w:noProof/>
            <w:sz w:val="24"/>
          </w:rPr>
          <w:delText>for its</w:delText>
        </w:r>
      </w:del>
      <w:ins w:id="79" w:author="Author">
        <w:r w:rsidRPr="002048B0">
          <w:rPr>
            <w:rFonts w:ascii="Trebuchet MS" w:hAnsi="Trebuchet MS"/>
            <w:noProof/>
            <w:sz w:val="24"/>
          </w:rPr>
          <w:t>to go around the</w:t>
        </w:r>
      </w:ins>
      <w:r w:rsidRPr="002048B0">
        <w:rPr>
          <w:rFonts w:ascii="Trebuchet MS" w:hAnsi="Trebuchet MS"/>
          <w:noProof/>
          <w:sz w:val="24"/>
        </w:rPr>
        <w:t xml:space="preserve"> rim</w:t>
      </w:r>
      <w:del w:id="80" w:author="Author">
        <w:r w:rsidRPr="002048B0">
          <w:rPr>
            <w:rFonts w:ascii="Trebuchet MS" w:hAnsi="Trebuchet MS"/>
            <w:noProof/>
            <w:sz w:val="24"/>
          </w:rPr>
          <w:delText xml:space="preserve"> round about</w:delText>
        </w:r>
      </w:del>
      <w:r w:rsidRPr="002048B0">
        <w:rPr>
          <w:rFonts w:ascii="Trebuchet MS" w:hAnsi="Trebuchet MS"/>
          <w:noProof/>
          <w:sz w:val="24"/>
        </w:rPr>
        <w:t xml:space="preserve">. </w:t>
      </w:r>
      <w:r w:rsidRPr="002048B0">
        <w:rPr>
          <w:rFonts w:ascii="Trebuchet MS" w:hAnsi="Trebuchet MS"/>
          <w:b/>
          <w:noProof/>
          <w:sz w:val="24"/>
        </w:rPr>
        <w:t xml:space="preserve">37:13 </w:t>
      </w:r>
      <w:r w:rsidRPr="002048B0">
        <w:rPr>
          <w:rFonts w:ascii="Trebuchet MS" w:hAnsi="Trebuchet MS"/>
          <w:noProof/>
          <w:sz w:val="24"/>
        </w:rPr>
        <w:t xml:space="preserve">Further, he cast four rings of gold for it and </w:t>
      </w:r>
      <w:del w:id="81" w:author="Author">
        <w:r w:rsidRPr="002048B0">
          <w:rPr>
            <w:rFonts w:ascii="Trebuchet MS" w:hAnsi="Trebuchet MS"/>
            <w:noProof/>
            <w:sz w:val="24"/>
          </w:rPr>
          <w:delText>put</w:delText>
        </w:r>
      </w:del>
      <w:ins w:id="82" w:author="Author">
        <w:r w:rsidRPr="002048B0">
          <w:rPr>
            <w:rFonts w:ascii="Trebuchet MS" w:hAnsi="Trebuchet MS"/>
            <w:noProof/>
            <w:sz w:val="24"/>
          </w:rPr>
          <w:t>placed</w:t>
        </w:r>
      </w:ins>
      <w:r w:rsidRPr="002048B0">
        <w:rPr>
          <w:rFonts w:ascii="Trebuchet MS" w:hAnsi="Trebuchet MS"/>
          <w:noProof/>
          <w:sz w:val="24"/>
        </w:rPr>
        <w:t xml:space="preserve"> the rings </w:t>
      </w:r>
      <w:del w:id="83" w:author="Author">
        <w:r w:rsidRPr="002048B0">
          <w:rPr>
            <w:rFonts w:ascii="Trebuchet MS" w:hAnsi="Trebuchet MS"/>
            <w:noProof/>
            <w:sz w:val="24"/>
          </w:rPr>
          <w:delText>upon</w:delText>
        </w:r>
      </w:del>
      <w:ins w:id="84" w:author="Author">
        <w:r w:rsidRPr="002048B0">
          <w:rPr>
            <w:rFonts w:ascii="Trebuchet MS" w:hAnsi="Trebuchet MS"/>
            <w:noProof/>
            <w:sz w:val="24"/>
          </w:rPr>
          <w:t>on</w:t>
        </w:r>
      </w:ins>
      <w:r w:rsidRPr="002048B0">
        <w:rPr>
          <w:rFonts w:ascii="Trebuchet MS" w:hAnsi="Trebuchet MS"/>
          <w:noProof/>
          <w:sz w:val="24"/>
        </w:rPr>
        <w:t xml:space="preserve"> the four corners </w:t>
      </w:r>
      <w:del w:id="85" w:author="Author">
        <w:r w:rsidRPr="002048B0">
          <w:rPr>
            <w:rFonts w:ascii="Trebuchet MS" w:hAnsi="Trebuchet MS"/>
            <w:noProof/>
            <w:sz w:val="24"/>
          </w:rPr>
          <w:delText>that were for</w:delText>
        </w:r>
      </w:del>
      <w:ins w:id="86" w:author="Author">
        <w:r w:rsidRPr="002048B0">
          <w:rPr>
            <w:rFonts w:ascii="Trebuchet MS" w:hAnsi="Trebuchet MS"/>
            <w:noProof/>
            <w:sz w:val="24"/>
          </w:rPr>
          <w:t>where</w:t>
        </w:r>
      </w:ins>
      <w:r w:rsidRPr="002048B0">
        <w:rPr>
          <w:rFonts w:ascii="Trebuchet MS" w:hAnsi="Trebuchet MS"/>
          <w:noProof/>
          <w:sz w:val="24"/>
        </w:rPr>
        <w:t xml:space="preserve"> the four </w:t>
      </w:r>
      <w:del w:id="87" w:author="Author">
        <w:r w:rsidRPr="002048B0">
          <w:rPr>
            <w:rFonts w:ascii="Trebuchet MS" w:hAnsi="Trebuchet MS"/>
            <w:noProof/>
            <w:sz w:val="24"/>
          </w:rPr>
          <w:delText>feet</w:delText>
        </w:r>
      </w:del>
      <w:ins w:id="88" w:author="Author">
        <w:r w:rsidRPr="002048B0">
          <w:rPr>
            <w:rFonts w:ascii="Trebuchet MS" w:hAnsi="Trebuchet MS"/>
            <w:noProof/>
            <w:sz w:val="24"/>
          </w:rPr>
          <w:t>legs were attached</w:t>
        </w:r>
      </w:ins>
      <w:r w:rsidRPr="002048B0">
        <w:rPr>
          <w:rFonts w:ascii="Trebuchet MS" w:hAnsi="Trebuchet MS"/>
          <w:noProof/>
          <w:sz w:val="24"/>
        </w:rPr>
        <w:t xml:space="preserve">. </w:t>
      </w:r>
      <w:r w:rsidRPr="002048B0">
        <w:rPr>
          <w:rFonts w:ascii="Trebuchet MS" w:hAnsi="Trebuchet MS"/>
          <w:b/>
          <w:noProof/>
          <w:sz w:val="24"/>
        </w:rPr>
        <w:t xml:space="preserve">37:14 </w:t>
      </w:r>
      <w:r w:rsidRPr="002048B0">
        <w:rPr>
          <w:rFonts w:ascii="Trebuchet MS" w:hAnsi="Trebuchet MS"/>
          <w:noProof/>
          <w:sz w:val="24"/>
        </w:rPr>
        <w:t xml:space="preserve">The rings </w:t>
      </w:r>
      <w:del w:id="89" w:author="Author">
        <w:r w:rsidRPr="002048B0">
          <w:rPr>
            <w:rFonts w:ascii="Trebuchet MS" w:hAnsi="Trebuchet MS"/>
            <w:noProof/>
            <w:sz w:val="24"/>
          </w:rPr>
          <w:delText>proved to be</w:delText>
        </w:r>
      </w:del>
      <w:ins w:id="90" w:author="Author">
        <w:r w:rsidRPr="002048B0">
          <w:rPr>
            <w:rFonts w:ascii="Trebuchet MS" w:hAnsi="Trebuchet MS"/>
            <w:noProof/>
            <w:sz w:val="24"/>
          </w:rPr>
          <w:t>were</w:t>
        </w:r>
      </w:ins>
      <w:r w:rsidRPr="002048B0">
        <w:rPr>
          <w:rFonts w:ascii="Trebuchet MS" w:hAnsi="Trebuchet MS"/>
          <w:noProof/>
          <w:sz w:val="24"/>
        </w:rPr>
        <w:t xml:space="preserve"> near the rim, as </w:t>
      </w:r>
      <w:del w:id="91" w:author="Author">
        <w:r w:rsidRPr="002048B0">
          <w:rPr>
            <w:rFonts w:ascii="Trebuchet MS" w:hAnsi="Trebuchet MS"/>
            <w:noProof/>
            <w:sz w:val="24"/>
          </w:rPr>
          <w:delText>supports</w:delText>
        </w:r>
      </w:del>
      <w:ins w:id="92" w:author="Author">
        <w:r w:rsidRPr="002048B0">
          <w:rPr>
            <w:rFonts w:ascii="Trebuchet MS" w:hAnsi="Trebuchet MS"/>
            <w:noProof/>
            <w:sz w:val="24"/>
          </w:rPr>
          <w:t>holders</w:t>
        </w:r>
      </w:ins>
      <w:r w:rsidRPr="002048B0">
        <w:rPr>
          <w:rFonts w:ascii="Trebuchet MS" w:hAnsi="Trebuchet MS"/>
          <w:noProof/>
          <w:sz w:val="24"/>
        </w:rPr>
        <w:t xml:space="preserve"> for the poles </w:t>
      </w:r>
      <w:ins w:id="93" w:author="Author">
        <w:r w:rsidRPr="002048B0">
          <w:rPr>
            <w:rFonts w:ascii="Trebuchet MS" w:hAnsi="Trebuchet MS"/>
            <w:noProof/>
            <w:sz w:val="24"/>
          </w:rPr>
          <w:t xml:space="preserve">used </w:t>
        </w:r>
      </w:ins>
      <w:r w:rsidRPr="002048B0">
        <w:rPr>
          <w:rFonts w:ascii="Trebuchet MS" w:hAnsi="Trebuchet MS"/>
          <w:noProof/>
          <w:sz w:val="24"/>
        </w:rPr>
        <w:t xml:space="preserve">for carrying the table. </w:t>
      </w:r>
      <w:r w:rsidRPr="002048B0">
        <w:rPr>
          <w:rFonts w:ascii="Trebuchet MS" w:hAnsi="Trebuchet MS"/>
          <w:b/>
          <w:noProof/>
          <w:sz w:val="24"/>
        </w:rPr>
        <w:t xml:space="preserve">37:15 </w:t>
      </w:r>
      <w:r w:rsidRPr="002048B0">
        <w:rPr>
          <w:rFonts w:ascii="Trebuchet MS" w:hAnsi="Trebuchet MS"/>
          <w:noProof/>
          <w:sz w:val="24"/>
        </w:rPr>
        <w:t xml:space="preserve">Then he made the poles of acacia wood and overlaid them with gold for carrying the table. </w:t>
      </w:r>
      <w:r w:rsidRPr="002048B0">
        <w:rPr>
          <w:rFonts w:ascii="Trebuchet MS" w:hAnsi="Trebuchet MS"/>
          <w:b/>
          <w:noProof/>
          <w:sz w:val="24"/>
        </w:rPr>
        <w:t xml:space="preserve">37:16 </w:t>
      </w:r>
      <w:r w:rsidRPr="002048B0">
        <w:rPr>
          <w:rFonts w:ascii="Trebuchet MS" w:hAnsi="Trebuchet MS"/>
          <w:noProof/>
          <w:sz w:val="24"/>
        </w:rPr>
        <w:t xml:space="preserve">After that he made </w:t>
      </w:r>
      <w:ins w:id="94" w:author="Author">
        <w:r w:rsidRPr="002048B0">
          <w:rPr>
            <w:rFonts w:ascii="Trebuchet MS" w:hAnsi="Trebuchet MS"/>
            <w:noProof/>
            <w:sz w:val="24"/>
          </w:rPr>
          <w:t xml:space="preserve">out of pure gold </w:t>
        </w:r>
      </w:ins>
      <w:r w:rsidRPr="002048B0">
        <w:rPr>
          <w:rFonts w:ascii="Trebuchet MS" w:hAnsi="Trebuchet MS"/>
          <w:noProof/>
          <w:sz w:val="24"/>
        </w:rPr>
        <w:t xml:space="preserve">the utensils that </w:t>
      </w:r>
      <w:del w:id="95" w:author="Author">
        <w:r w:rsidRPr="002048B0">
          <w:rPr>
            <w:rFonts w:ascii="Trebuchet MS" w:hAnsi="Trebuchet MS"/>
            <w:noProof/>
            <w:sz w:val="24"/>
          </w:rPr>
          <w:delText>are upon</w:delText>
        </w:r>
      </w:del>
      <w:ins w:id="96" w:author="Author">
        <w:r w:rsidRPr="002048B0">
          <w:rPr>
            <w:rFonts w:ascii="Trebuchet MS" w:hAnsi="Trebuchet MS"/>
            <w:noProof/>
            <w:sz w:val="24"/>
          </w:rPr>
          <w:t>went on</w:t>
        </w:r>
      </w:ins>
      <w:r w:rsidRPr="002048B0">
        <w:rPr>
          <w:rFonts w:ascii="Trebuchet MS" w:hAnsi="Trebuchet MS"/>
          <w:noProof/>
          <w:sz w:val="24"/>
        </w:rPr>
        <w:t xml:space="preserve"> the table</w:t>
      </w:r>
      <w:del w:id="97" w:author="Author">
        <w:r w:rsidRPr="002048B0">
          <w:rPr>
            <w:rFonts w:ascii="Trebuchet MS" w:hAnsi="Trebuchet MS"/>
            <w:noProof/>
            <w:sz w:val="24"/>
          </w:rPr>
          <w:delText xml:space="preserve">, </w:delText>
        </w:r>
      </w:del>
      <w:ins w:id="98" w:author="Author">
        <w:r w:rsidRPr="002048B0">
          <w:rPr>
            <w:rFonts w:ascii="Trebuchet MS" w:hAnsi="Trebuchet MS"/>
            <w:noProof/>
            <w:sz w:val="24"/>
          </w:rPr>
          <w:t>—</w:t>
        </w:r>
      </w:ins>
      <w:r w:rsidRPr="002048B0">
        <w:rPr>
          <w:rFonts w:ascii="Trebuchet MS" w:hAnsi="Trebuchet MS"/>
          <w:noProof/>
          <w:sz w:val="24"/>
        </w:rPr>
        <w:t>its dishes</w:t>
      </w:r>
      <w:del w:id="99" w:author="Author">
        <w:r w:rsidRPr="002048B0">
          <w:rPr>
            <w:rFonts w:ascii="Trebuchet MS" w:hAnsi="Trebuchet MS"/>
            <w:noProof/>
            <w:sz w:val="24"/>
          </w:rPr>
          <w:delText xml:space="preserve"> and</w:delText>
        </w:r>
      </w:del>
      <w:ins w:id="100" w:author="Author">
        <w:r w:rsidRPr="002048B0">
          <w:rPr>
            <w:rFonts w:ascii="Trebuchet MS" w:hAnsi="Trebuchet MS"/>
            <w:noProof/>
            <w:sz w:val="24"/>
          </w:rPr>
          <w:t>,</w:t>
        </w:r>
      </w:ins>
      <w:r w:rsidRPr="002048B0">
        <w:rPr>
          <w:rFonts w:ascii="Trebuchet MS" w:hAnsi="Trebuchet MS"/>
          <w:noProof/>
          <w:sz w:val="24"/>
        </w:rPr>
        <w:t xml:space="preserve"> its cups</w:t>
      </w:r>
      <w:ins w:id="101" w:author="Author">
        <w:r>
          <w:rPr>
            <w:rFonts w:ascii="Trebuchet MS" w:hAnsi="Trebuchet MS"/>
            <w:noProof/>
            <w:sz w:val="24"/>
          </w:rPr>
          <w:t>,</w:t>
        </w:r>
      </w:ins>
      <w:r w:rsidRPr="002048B0">
        <w:rPr>
          <w:rFonts w:ascii="Trebuchet MS" w:hAnsi="Trebuchet MS"/>
          <w:noProof/>
          <w:sz w:val="24"/>
        </w:rPr>
        <w:t xml:space="preserve"> and its bowls and </w:t>
      </w:r>
      <w:del w:id="102" w:author="Author">
        <w:r w:rsidRPr="002048B0" w:rsidDel="00462512">
          <w:rPr>
            <w:rFonts w:ascii="Trebuchet MS" w:hAnsi="Trebuchet MS"/>
            <w:noProof/>
            <w:sz w:val="24"/>
          </w:rPr>
          <w:delText xml:space="preserve">its </w:delText>
        </w:r>
      </w:del>
      <w:r w:rsidRPr="002048B0">
        <w:rPr>
          <w:rFonts w:ascii="Trebuchet MS" w:hAnsi="Trebuchet MS"/>
          <w:noProof/>
          <w:sz w:val="24"/>
        </w:rPr>
        <w:t xml:space="preserve">pitchers </w:t>
      </w:r>
      <w:del w:id="103" w:author="Author">
        <w:r w:rsidRPr="002048B0">
          <w:rPr>
            <w:rFonts w:ascii="Trebuchet MS" w:hAnsi="Trebuchet MS"/>
            <w:noProof/>
            <w:sz w:val="24"/>
          </w:rPr>
          <w:delText>with</w:delText>
        </w:r>
      </w:del>
      <w:ins w:id="104" w:author="Author">
        <w:r w:rsidRPr="002048B0">
          <w:rPr>
            <w:rFonts w:ascii="Trebuchet MS" w:hAnsi="Trebuchet MS"/>
            <w:noProof/>
            <w:sz w:val="24"/>
          </w:rPr>
          <w:t>from</w:t>
        </w:r>
      </w:ins>
      <w:r w:rsidRPr="002048B0">
        <w:rPr>
          <w:rFonts w:ascii="Trebuchet MS" w:hAnsi="Trebuchet MS"/>
          <w:noProof/>
          <w:sz w:val="24"/>
        </w:rPr>
        <w:t xml:space="preserve"> which </w:t>
      </w:r>
      <w:del w:id="105" w:author="Author">
        <w:r w:rsidRPr="002048B0">
          <w:rPr>
            <w:rFonts w:ascii="Trebuchet MS" w:hAnsi="Trebuchet MS"/>
            <w:noProof/>
            <w:sz w:val="24"/>
          </w:rPr>
          <w:delText>libations</w:delText>
        </w:r>
      </w:del>
      <w:ins w:id="106" w:author="Author">
        <w:r w:rsidRPr="002048B0">
          <w:rPr>
            <w:rFonts w:ascii="Trebuchet MS" w:hAnsi="Trebuchet MS"/>
            <w:noProof/>
            <w:sz w:val="24"/>
          </w:rPr>
          <w:t>drink offerings</w:t>
        </w:r>
      </w:ins>
      <w:r w:rsidRPr="002048B0">
        <w:rPr>
          <w:rFonts w:ascii="Trebuchet MS" w:hAnsi="Trebuchet MS"/>
          <w:noProof/>
          <w:sz w:val="24"/>
        </w:rPr>
        <w:t xml:space="preserve"> would be poured</w:t>
      </w:r>
      <w:del w:id="107" w:author="Author">
        <w:r w:rsidRPr="002048B0">
          <w:rPr>
            <w:rFonts w:ascii="Trebuchet MS" w:hAnsi="Trebuchet MS"/>
            <w:noProof/>
            <w:sz w:val="24"/>
          </w:rPr>
          <w:delText>, out of pure gold</w:delText>
        </w:r>
      </w:del>
      <w:r w:rsidRPr="002048B0">
        <w:rPr>
          <w:rFonts w:ascii="Trebuchet MS" w:hAnsi="Trebuchet MS"/>
          <w:noProof/>
          <w:sz w:val="24"/>
        </w:rPr>
        <w:t>.</w:t>
      </w:r>
    </w:p>
    <w:p w:rsidR="00A21EA7" w:rsidRPr="002048B0" w:rsidRDefault="00A21EA7" w:rsidP="00A21EA7">
      <w:pPr>
        <w:rPr>
          <w:rFonts w:ascii="Trebuchet MS" w:hAnsi="Trebuchet MS"/>
          <w:noProof/>
          <w:sz w:val="24"/>
        </w:rPr>
      </w:pPr>
      <w:r w:rsidRPr="002048B0">
        <w:rPr>
          <w:rFonts w:ascii="Trebuchet MS" w:hAnsi="Trebuchet MS"/>
          <w:b/>
          <w:sz w:val="24"/>
        </w:rPr>
        <w:t xml:space="preserve">37:17 </w:t>
      </w:r>
      <w:r w:rsidRPr="002048B0">
        <w:rPr>
          <w:rFonts w:ascii="Trebuchet MS" w:hAnsi="Trebuchet MS"/>
          <w:noProof/>
          <w:sz w:val="24"/>
        </w:rPr>
        <w:t xml:space="preserve">Then he made the lampstand of pure gold. </w:t>
      </w:r>
      <w:del w:id="108" w:author="Author">
        <w:r w:rsidRPr="002048B0">
          <w:rPr>
            <w:rFonts w:ascii="Trebuchet MS" w:hAnsi="Trebuchet MS"/>
            <w:noProof/>
            <w:sz w:val="24"/>
          </w:rPr>
          <w:delText>Of hammered work he</w:delText>
        </w:r>
      </w:del>
      <w:ins w:id="109" w:author="Author">
        <w:r w:rsidRPr="002048B0">
          <w:rPr>
            <w:rFonts w:ascii="Trebuchet MS" w:hAnsi="Trebuchet MS"/>
            <w:noProof/>
            <w:sz w:val="24"/>
          </w:rPr>
          <w:t>He</w:t>
        </w:r>
      </w:ins>
      <w:r w:rsidRPr="002048B0">
        <w:rPr>
          <w:rFonts w:ascii="Trebuchet MS" w:hAnsi="Trebuchet MS"/>
          <w:noProof/>
          <w:sz w:val="24"/>
        </w:rPr>
        <w:t xml:space="preserve"> made the lampstand</w:t>
      </w:r>
      <w:del w:id="110" w:author="Author">
        <w:r w:rsidRPr="002048B0">
          <w:rPr>
            <w:rFonts w:ascii="Trebuchet MS" w:hAnsi="Trebuchet MS"/>
            <w:noProof/>
            <w:sz w:val="24"/>
          </w:rPr>
          <w:delText>.</w:delText>
        </w:r>
      </w:del>
      <w:ins w:id="111" w:author="Author">
        <w:r w:rsidRPr="002048B0">
          <w:rPr>
            <w:rFonts w:ascii="Trebuchet MS" w:hAnsi="Trebuchet MS"/>
            <w:noProof/>
            <w:sz w:val="24"/>
          </w:rPr>
          <w:t xml:space="preserve"> of hammered work.</w:t>
        </w:r>
      </w:ins>
      <w:r w:rsidRPr="002048B0">
        <w:rPr>
          <w:rFonts w:ascii="Trebuchet MS" w:hAnsi="Trebuchet MS"/>
          <w:noProof/>
          <w:sz w:val="24"/>
        </w:rPr>
        <w:t xml:space="preserve"> Its </w:t>
      </w:r>
      <w:del w:id="112" w:author="Author">
        <w:r w:rsidRPr="002048B0">
          <w:rPr>
            <w:rFonts w:ascii="Trebuchet MS" w:hAnsi="Trebuchet MS"/>
            <w:noProof/>
            <w:sz w:val="24"/>
          </w:rPr>
          <w:delText>sides and</w:delText>
        </w:r>
      </w:del>
      <w:ins w:id="113" w:author="Author">
        <w:r w:rsidRPr="002048B0">
          <w:rPr>
            <w:rFonts w:ascii="Trebuchet MS" w:hAnsi="Trebuchet MS"/>
            <w:noProof/>
            <w:sz w:val="24"/>
          </w:rPr>
          <w:t>base,</w:t>
        </w:r>
      </w:ins>
      <w:r w:rsidRPr="002048B0">
        <w:rPr>
          <w:rFonts w:ascii="Trebuchet MS" w:hAnsi="Trebuchet MS"/>
          <w:noProof/>
          <w:sz w:val="24"/>
        </w:rPr>
        <w:t xml:space="preserve"> its </w:t>
      </w:r>
      <w:del w:id="114" w:author="Author">
        <w:r w:rsidRPr="002048B0">
          <w:rPr>
            <w:rFonts w:ascii="Trebuchet MS" w:hAnsi="Trebuchet MS"/>
            <w:noProof/>
            <w:sz w:val="24"/>
          </w:rPr>
          <w:delText>branches</w:delText>
        </w:r>
      </w:del>
      <w:ins w:id="115" w:author="Author">
        <w:r w:rsidRPr="002048B0">
          <w:rPr>
            <w:rFonts w:ascii="Trebuchet MS" w:hAnsi="Trebuchet MS"/>
            <w:noProof/>
            <w:sz w:val="24"/>
          </w:rPr>
          <w:t>stem</w:t>
        </w:r>
      </w:ins>
      <w:r w:rsidRPr="002048B0">
        <w:rPr>
          <w:rFonts w:ascii="Trebuchet MS" w:hAnsi="Trebuchet MS"/>
          <w:noProof/>
          <w:sz w:val="24"/>
        </w:rPr>
        <w:t>, its cups, its knobs</w:t>
      </w:r>
      <w:ins w:id="116" w:author="Author">
        <w:r w:rsidRPr="002048B0">
          <w:rPr>
            <w:rFonts w:ascii="Trebuchet MS" w:hAnsi="Trebuchet MS"/>
            <w:noProof/>
            <w:sz w:val="24"/>
          </w:rPr>
          <w:t>,</w:t>
        </w:r>
      </w:ins>
      <w:r w:rsidRPr="002048B0">
        <w:rPr>
          <w:rFonts w:ascii="Trebuchet MS" w:hAnsi="Trebuchet MS"/>
          <w:noProof/>
          <w:sz w:val="24"/>
        </w:rPr>
        <w:t xml:space="preserve"> and its blossoms </w:t>
      </w:r>
      <w:del w:id="117" w:author="Author">
        <w:r w:rsidRPr="002048B0">
          <w:rPr>
            <w:rFonts w:ascii="Trebuchet MS" w:hAnsi="Trebuchet MS"/>
            <w:noProof/>
            <w:sz w:val="24"/>
          </w:rPr>
          <w:delText>proceeded out of it</w:delText>
        </w:r>
      </w:del>
      <w:ins w:id="118" w:author="Author">
        <w:r w:rsidRPr="002048B0">
          <w:rPr>
            <w:rFonts w:ascii="Trebuchet MS" w:hAnsi="Trebuchet MS"/>
            <w:noProof/>
            <w:sz w:val="24"/>
          </w:rPr>
          <w:t>were one piece</w:t>
        </w:r>
      </w:ins>
      <w:r w:rsidRPr="002048B0">
        <w:rPr>
          <w:rFonts w:ascii="Trebuchet MS" w:hAnsi="Trebuchet MS"/>
          <w:noProof/>
          <w:sz w:val="24"/>
        </w:rPr>
        <w:t xml:space="preserve">. </w:t>
      </w:r>
      <w:r w:rsidRPr="002048B0">
        <w:rPr>
          <w:rFonts w:ascii="Trebuchet MS" w:hAnsi="Trebuchet MS"/>
          <w:b/>
          <w:noProof/>
          <w:sz w:val="24"/>
        </w:rPr>
        <w:t xml:space="preserve">37:18 </w:t>
      </w:r>
      <w:del w:id="119" w:author="Author">
        <w:r w:rsidRPr="002048B0">
          <w:rPr>
            <w:rFonts w:ascii="Trebuchet MS" w:hAnsi="Trebuchet MS"/>
            <w:noProof/>
            <w:sz w:val="24"/>
          </w:rPr>
          <w:delText>And six</w:delText>
        </w:r>
      </w:del>
      <w:ins w:id="120" w:author="Author">
        <w:r w:rsidRPr="002048B0">
          <w:rPr>
            <w:rFonts w:ascii="Trebuchet MS" w:hAnsi="Trebuchet MS"/>
            <w:noProof/>
            <w:sz w:val="24"/>
          </w:rPr>
          <w:t>Six</w:t>
        </w:r>
      </w:ins>
      <w:r w:rsidRPr="002048B0">
        <w:rPr>
          <w:rFonts w:ascii="Trebuchet MS" w:hAnsi="Trebuchet MS"/>
          <w:noProof/>
          <w:sz w:val="24"/>
        </w:rPr>
        <w:t xml:space="preserve"> branches were </w:t>
      </w:r>
      <w:del w:id="121" w:author="Author">
        <w:r w:rsidRPr="002048B0">
          <w:rPr>
            <w:rFonts w:ascii="Trebuchet MS" w:hAnsi="Trebuchet MS"/>
            <w:noProof/>
            <w:sz w:val="24"/>
          </w:rPr>
          <w:delText>running</w:delText>
        </w:r>
      </w:del>
      <w:ins w:id="122" w:author="Author">
        <w:r w:rsidRPr="002048B0">
          <w:rPr>
            <w:rFonts w:ascii="Trebuchet MS" w:hAnsi="Trebuchet MS"/>
            <w:noProof/>
            <w:sz w:val="24"/>
          </w:rPr>
          <w:t>extending</w:t>
        </w:r>
      </w:ins>
      <w:r w:rsidRPr="002048B0">
        <w:rPr>
          <w:rFonts w:ascii="Trebuchet MS" w:hAnsi="Trebuchet MS"/>
          <w:noProof/>
          <w:sz w:val="24"/>
        </w:rPr>
        <w:t xml:space="preserve"> out from its </w:t>
      </w:r>
      <w:del w:id="123" w:author="Author">
        <w:r w:rsidRPr="002048B0">
          <w:rPr>
            <w:rFonts w:ascii="Trebuchet MS" w:hAnsi="Trebuchet MS"/>
            <w:noProof/>
            <w:sz w:val="24"/>
          </w:rPr>
          <w:delText>sides</w:delText>
        </w:r>
      </w:del>
      <w:ins w:id="124" w:author="Author">
        <w:r w:rsidRPr="002048B0">
          <w:rPr>
            <w:rFonts w:ascii="Trebuchet MS" w:hAnsi="Trebuchet MS"/>
            <w:noProof/>
            <w:sz w:val="24"/>
          </w:rPr>
          <w:t>stem</w:t>
        </w:r>
      </w:ins>
      <w:r w:rsidRPr="002048B0">
        <w:rPr>
          <w:rFonts w:ascii="Trebuchet MS" w:hAnsi="Trebuchet MS"/>
          <w:noProof/>
          <w:sz w:val="24"/>
        </w:rPr>
        <w:t xml:space="preserve">, three branches of the lampstand </w:t>
      </w:r>
      <w:del w:id="125" w:author="Author">
        <w:r w:rsidRPr="002048B0">
          <w:rPr>
            <w:rFonts w:ascii="Trebuchet MS" w:hAnsi="Trebuchet MS"/>
            <w:noProof/>
            <w:sz w:val="24"/>
          </w:rPr>
          <w:delText xml:space="preserve">out </w:delText>
        </w:r>
      </w:del>
      <w:r w:rsidRPr="002048B0">
        <w:rPr>
          <w:rFonts w:ascii="Trebuchet MS" w:hAnsi="Trebuchet MS"/>
          <w:noProof/>
          <w:sz w:val="24"/>
        </w:rPr>
        <w:t xml:space="preserve">from its one side and three branches </w:t>
      </w:r>
      <w:del w:id="126" w:author="Author">
        <w:r w:rsidRPr="002048B0">
          <w:rPr>
            <w:rFonts w:ascii="Trebuchet MS" w:hAnsi="Trebuchet MS"/>
            <w:noProof/>
            <w:sz w:val="24"/>
          </w:rPr>
          <w:delText xml:space="preserve">of the lampstand out </w:delText>
        </w:r>
      </w:del>
      <w:r w:rsidRPr="002048B0">
        <w:rPr>
          <w:rFonts w:ascii="Trebuchet MS" w:hAnsi="Trebuchet MS"/>
          <w:noProof/>
          <w:sz w:val="24"/>
        </w:rPr>
        <w:t xml:space="preserve">from its other side. </w:t>
      </w:r>
      <w:r w:rsidRPr="002048B0">
        <w:rPr>
          <w:rFonts w:ascii="Trebuchet MS" w:hAnsi="Trebuchet MS"/>
          <w:b/>
          <w:noProof/>
          <w:sz w:val="24"/>
        </w:rPr>
        <w:t xml:space="preserve">37:19 </w:t>
      </w:r>
      <w:r w:rsidRPr="002048B0">
        <w:rPr>
          <w:rFonts w:ascii="Trebuchet MS" w:hAnsi="Trebuchet MS"/>
          <w:noProof/>
          <w:sz w:val="24"/>
        </w:rPr>
        <w:t xml:space="preserve">Three cups shaped like </w:t>
      </w:r>
      <w:ins w:id="127" w:author="Author">
        <w:r w:rsidRPr="002048B0">
          <w:rPr>
            <w:rFonts w:ascii="Trebuchet MS" w:hAnsi="Trebuchet MS"/>
            <w:noProof/>
            <w:sz w:val="24"/>
          </w:rPr>
          <w:t xml:space="preserve">almond </w:t>
        </w:r>
      </w:ins>
      <w:r w:rsidRPr="002048B0">
        <w:rPr>
          <w:rFonts w:ascii="Trebuchet MS" w:hAnsi="Trebuchet MS"/>
          <w:noProof/>
          <w:sz w:val="24"/>
        </w:rPr>
        <w:t xml:space="preserve">flowers </w:t>
      </w:r>
      <w:del w:id="128" w:author="Author">
        <w:r w:rsidRPr="002048B0">
          <w:rPr>
            <w:rFonts w:ascii="Trebuchet MS" w:hAnsi="Trebuchet MS"/>
            <w:noProof/>
            <w:sz w:val="24"/>
          </w:rPr>
          <w:delText xml:space="preserve">of almond </w:delText>
        </w:r>
      </w:del>
      <w:r w:rsidRPr="002048B0">
        <w:rPr>
          <w:rFonts w:ascii="Trebuchet MS" w:hAnsi="Trebuchet MS"/>
          <w:noProof/>
          <w:sz w:val="24"/>
        </w:rPr>
        <w:t>were on the one set of branches, with knobs and blossoms alternating</w:t>
      </w:r>
      <w:del w:id="129" w:author="Author">
        <w:r w:rsidRPr="002048B0">
          <w:rPr>
            <w:rFonts w:ascii="Trebuchet MS" w:hAnsi="Trebuchet MS"/>
            <w:noProof/>
            <w:sz w:val="24"/>
          </w:rPr>
          <w:delText>;</w:delText>
        </w:r>
      </w:del>
      <w:ins w:id="130" w:author="Author">
        <w:r w:rsidRPr="002048B0">
          <w:rPr>
            <w:rFonts w:ascii="Trebuchet MS" w:hAnsi="Trebuchet MS"/>
            <w:noProof/>
            <w:sz w:val="24"/>
          </w:rPr>
          <w:t>,</w:t>
        </w:r>
      </w:ins>
      <w:r w:rsidRPr="002048B0">
        <w:rPr>
          <w:rFonts w:ascii="Trebuchet MS" w:hAnsi="Trebuchet MS"/>
          <w:noProof/>
          <w:sz w:val="24"/>
        </w:rPr>
        <w:t xml:space="preserve"> and three cups shaped like </w:t>
      </w:r>
      <w:ins w:id="131" w:author="Author">
        <w:r w:rsidRPr="002048B0">
          <w:rPr>
            <w:rFonts w:ascii="Trebuchet MS" w:hAnsi="Trebuchet MS"/>
            <w:noProof/>
            <w:sz w:val="24"/>
          </w:rPr>
          <w:t xml:space="preserve">almond </w:t>
        </w:r>
      </w:ins>
      <w:r w:rsidRPr="002048B0">
        <w:rPr>
          <w:rFonts w:ascii="Trebuchet MS" w:hAnsi="Trebuchet MS"/>
          <w:noProof/>
          <w:sz w:val="24"/>
        </w:rPr>
        <w:t xml:space="preserve">flowers </w:t>
      </w:r>
      <w:del w:id="132" w:author="Author">
        <w:r w:rsidRPr="002048B0">
          <w:rPr>
            <w:rFonts w:ascii="Trebuchet MS" w:hAnsi="Trebuchet MS"/>
            <w:noProof/>
            <w:sz w:val="24"/>
          </w:rPr>
          <w:delText xml:space="preserve">of almond </w:delText>
        </w:r>
      </w:del>
      <w:r w:rsidRPr="002048B0">
        <w:rPr>
          <w:rFonts w:ascii="Trebuchet MS" w:hAnsi="Trebuchet MS"/>
          <w:noProof/>
          <w:sz w:val="24"/>
        </w:rPr>
        <w:t xml:space="preserve">were on the other set of branches, with knobs and blossoms alternating. </w:t>
      </w:r>
      <w:del w:id="133" w:author="Author">
        <w:r w:rsidRPr="002048B0">
          <w:rPr>
            <w:rFonts w:ascii="Trebuchet MS" w:hAnsi="Trebuchet MS"/>
            <w:noProof/>
            <w:sz w:val="24"/>
          </w:rPr>
          <w:delText>That is the way it</w:delText>
        </w:r>
      </w:del>
      <w:ins w:id="134" w:author="Author">
        <w:r w:rsidRPr="002048B0">
          <w:rPr>
            <w:rFonts w:ascii="Trebuchet MS" w:hAnsi="Trebuchet MS"/>
            <w:noProof/>
            <w:sz w:val="24"/>
          </w:rPr>
          <w:t>This</w:t>
        </w:r>
      </w:ins>
      <w:r w:rsidRPr="002048B0">
        <w:rPr>
          <w:rFonts w:ascii="Trebuchet MS" w:hAnsi="Trebuchet MS"/>
          <w:noProof/>
          <w:sz w:val="24"/>
        </w:rPr>
        <w:t xml:space="preserve"> was </w:t>
      </w:r>
      <w:ins w:id="135" w:author="Author">
        <w:r w:rsidRPr="002048B0">
          <w:rPr>
            <w:rFonts w:ascii="Trebuchet MS" w:hAnsi="Trebuchet MS"/>
            <w:noProof/>
            <w:sz w:val="24"/>
          </w:rPr>
          <w:t xml:space="preserve">done </w:t>
        </w:r>
      </w:ins>
      <w:r w:rsidRPr="002048B0">
        <w:rPr>
          <w:rFonts w:ascii="Trebuchet MS" w:hAnsi="Trebuchet MS"/>
          <w:noProof/>
          <w:sz w:val="24"/>
        </w:rPr>
        <w:t xml:space="preserve">for the six branches </w:t>
      </w:r>
      <w:del w:id="136" w:author="Author">
        <w:r w:rsidRPr="002048B0">
          <w:rPr>
            <w:rFonts w:ascii="Trebuchet MS" w:hAnsi="Trebuchet MS"/>
            <w:noProof/>
            <w:sz w:val="24"/>
          </w:rPr>
          <w:delText>running</w:delText>
        </w:r>
      </w:del>
      <w:ins w:id="137" w:author="Author">
        <w:r w:rsidRPr="002048B0">
          <w:rPr>
            <w:rFonts w:ascii="Trebuchet MS" w:hAnsi="Trebuchet MS"/>
            <w:noProof/>
            <w:sz w:val="24"/>
          </w:rPr>
          <w:t>extending</w:t>
        </w:r>
      </w:ins>
      <w:r w:rsidRPr="002048B0">
        <w:rPr>
          <w:rFonts w:ascii="Trebuchet MS" w:hAnsi="Trebuchet MS"/>
          <w:noProof/>
          <w:sz w:val="24"/>
        </w:rPr>
        <w:t xml:space="preserve"> out from the </w:t>
      </w:r>
      <w:ins w:id="138" w:author="Author">
        <w:r w:rsidRPr="002048B0">
          <w:rPr>
            <w:rFonts w:ascii="Trebuchet MS" w:hAnsi="Trebuchet MS"/>
            <w:noProof/>
            <w:sz w:val="24"/>
          </w:rPr>
          <w:t xml:space="preserve">stem of the </w:t>
        </w:r>
      </w:ins>
      <w:r w:rsidRPr="002048B0">
        <w:rPr>
          <w:rFonts w:ascii="Trebuchet MS" w:hAnsi="Trebuchet MS"/>
          <w:noProof/>
          <w:sz w:val="24"/>
        </w:rPr>
        <w:t xml:space="preserve">lampstand. </w:t>
      </w:r>
      <w:r w:rsidRPr="002048B0">
        <w:rPr>
          <w:rFonts w:ascii="Trebuchet MS" w:hAnsi="Trebuchet MS"/>
          <w:b/>
          <w:noProof/>
          <w:sz w:val="24"/>
        </w:rPr>
        <w:t xml:space="preserve">37:20 </w:t>
      </w:r>
      <w:r w:rsidRPr="002048B0">
        <w:rPr>
          <w:rFonts w:ascii="Trebuchet MS" w:hAnsi="Trebuchet MS"/>
          <w:noProof/>
          <w:sz w:val="24"/>
        </w:rPr>
        <w:t xml:space="preserve">And on the </w:t>
      </w:r>
      <w:ins w:id="139" w:author="Author">
        <w:r w:rsidRPr="002048B0">
          <w:rPr>
            <w:rFonts w:ascii="Trebuchet MS" w:hAnsi="Trebuchet MS"/>
            <w:noProof/>
            <w:sz w:val="24"/>
          </w:rPr>
          <w:t xml:space="preserve">stem of the </w:t>
        </w:r>
      </w:ins>
      <w:r w:rsidRPr="002048B0">
        <w:rPr>
          <w:rFonts w:ascii="Trebuchet MS" w:hAnsi="Trebuchet MS"/>
          <w:noProof/>
          <w:sz w:val="24"/>
        </w:rPr>
        <w:t xml:space="preserve">lampstand </w:t>
      </w:r>
      <w:del w:id="140" w:author="Author">
        <w:r w:rsidRPr="002048B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2048B0">
        <w:rPr>
          <w:rFonts w:ascii="Trebuchet MS" w:hAnsi="Trebuchet MS"/>
          <w:noProof/>
          <w:sz w:val="24"/>
        </w:rPr>
        <w:t xml:space="preserve">were four cups shaped like </w:t>
      </w:r>
      <w:ins w:id="141" w:author="Author">
        <w:r w:rsidRPr="002048B0">
          <w:rPr>
            <w:rFonts w:ascii="Trebuchet MS" w:hAnsi="Trebuchet MS"/>
            <w:noProof/>
            <w:sz w:val="24"/>
          </w:rPr>
          <w:t xml:space="preserve">almond </w:t>
        </w:r>
      </w:ins>
      <w:r w:rsidRPr="002048B0">
        <w:rPr>
          <w:rFonts w:ascii="Trebuchet MS" w:hAnsi="Trebuchet MS"/>
          <w:noProof/>
          <w:sz w:val="24"/>
        </w:rPr>
        <w:t>flowers</w:t>
      </w:r>
      <w:del w:id="142" w:author="Author">
        <w:r w:rsidRPr="002048B0">
          <w:rPr>
            <w:rFonts w:ascii="Trebuchet MS" w:hAnsi="Trebuchet MS"/>
            <w:noProof/>
            <w:sz w:val="24"/>
          </w:rPr>
          <w:delText xml:space="preserve"> of almond</w:delText>
        </w:r>
      </w:del>
      <w:r w:rsidRPr="002048B0">
        <w:rPr>
          <w:rFonts w:ascii="Trebuchet MS" w:hAnsi="Trebuchet MS"/>
          <w:noProof/>
          <w:sz w:val="24"/>
        </w:rPr>
        <w:t xml:space="preserve">, with </w:t>
      </w:r>
      <w:del w:id="143" w:author="Author">
        <w:r w:rsidRPr="002048B0">
          <w:rPr>
            <w:rFonts w:ascii="Trebuchet MS" w:hAnsi="Trebuchet MS"/>
            <w:noProof/>
            <w:sz w:val="24"/>
          </w:rPr>
          <w:delText xml:space="preserve">its </w:delText>
        </w:r>
      </w:del>
      <w:r w:rsidRPr="002048B0">
        <w:rPr>
          <w:rFonts w:ascii="Trebuchet MS" w:hAnsi="Trebuchet MS"/>
          <w:noProof/>
          <w:sz w:val="24"/>
        </w:rPr>
        <w:t xml:space="preserve">knobs and </w:t>
      </w:r>
      <w:del w:id="144" w:author="Author">
        <w:r w:rsidRPr="002048B0">
          <w:rPr>
            <w:rFonts w:ascii="Trebuchet MS" w:hAnsi="Trebuchet MS"/>
            <w:noProof/>
            <w:sz w:val="24"/>
          </w:rPr>
          <w:delText xml:space="preserve">its </w:delText>
        </w:r>
      </w:del>
      <w:r w:rsidRPr="002048B0">
        <w:rPr>
          <w:rFonts w:ascii="Trebuchet MS" w:hAnsi="Trebuchet MS"/>
          <w:noProof/>
          <w:sz w:val="24"/>
        </w:rPr>
        <w:t xml:space="preserve">blossoms alternating. </w:t>
      </w:r>
      <w:r w:rsidRPr="002048B0">
        <w:rPr>
          <w:rFonts w:ascii="Trebuchet MS" w:hAnsi="Trebuchet MS"/>
          <w:b/>
          <w:noProof/>
          <w:sz w:val="24"/>
        </w:rPr>
        <w:t xml:space="preserve">37:21 </w:t>
      </w:r>
      <w:del w:id="145" w:author="Author">
        <w:r w:rsidRPr="002048B0">
          <w:rPr>
            <w:rFonts w:ascii="Trebuchet MS" w:hAnsi="Trebuchet MS"/>
            <w:noProof/>
            <w:sz w:val="24"/>
          </w:rPr>
          <w:delText>And the</w:delText>
        </w:r>
      </w:del>
      <w:ins w:id="146" w:author="Author">
        <w:r w:rsidRPr="002048B0">
          <w:rPr>
            <w:rFonts w:ascii="Trebuchet MS" w:hAnsi="Trebuchet MS"/>
            <w:noProof/>
            <w:sz w:val="24"/>
          </w:rPr>
          <w:t>There was a</w:t>
        </w:r>
      </w:ins>
      <w:r w:rsidRPr="002048B0">
        <w:rPr>
          <w:rFonts w:ascii="Trebuchet MS" w:hAnsi="Trebuchet MS"/>
          <w:noProof/>
          <w:sz w:val="24"/>
        </w:rPr>
        <w:t xml:space="preserve"> knob under </w:t>
      </w:r>
      <w:ins w:id="147" w:author="Author">
        <w:r w:rsidRPr="002048B0">
          <w:rPr>
            <w:rFonts w:ascii="Trebuchet MS" w:hAnsi="Trebuchet MS"/>
            <w:noProof/>
            <w:sz w:val="24"/>
          </w:rPr>
          <w:t xml:space="preserve">the first </w:t>
        </w:r>
      </w:ins>
      <w:r w:rsidRPr="002048B0">
        <w:rPr>
          <w:rFonts w:ascii="Trebuchet MS" w:hAnsi="Trebuchet MS"/>
          <w:noProof/>
          <w:sz w:val="24"/>
        </w:rPr>
        <w:t xml:space="preserve">two branches </w:t>
      </w:r>
      <w:del w:id="148" w:author="Author">
        <w:r w:rsidRPr="002048B0">
          <w:rPr>
            <w:rFonts w:ascii="Trebuchet MS" w:hAnsi="Trebuchet MS"/>
            <w:noProof/>
            <w:sz w:val="24"/>
          </w:rPr>
          <w:delText xml:space="preserve">was </w:delText>
        </w:r>
      </w:del>
      <w:ins w:id="149" w:author="Author">
        <w:r w:rsidRPr="002048B0">
          <w:rPr>
            <w:rFonts w:ascii="Trebuchet MS" w:hAnsi="Trebuchet MS"/>
            <w:noProof/>
            <w:sz w:val="24"/>
          </w:rPr>
          <w:t xml:space="preserve">that extended </w:t>
        </w:r>
      </w:ins>
      <w:r w:rsidRPr="002048B0">
        <w:rPr>
          <w:rFonts w:ascii="Trebuchet MS" w:hAnsi="Trebuchet MS"/>
          <w:noProof/>
          <w:sz w:val="24"/>
        </w:rPr>
        <w:t xml:space="preserve">out of </w:t>
      </w:r>
      <w:del w:id="150" w:author="Author">
        <w:r w:rsidRPr="002048B0">
          <w:rPr>
            <w:rFonts w:ascii="Trebuchet MS" w:hAnsi="Trebuchet MS"/>
            <w:noProof/>
            <w:sz w:val="24"/>
          </w:rPr>
          <w:delText>it,</w:delText>
        </w:r>
      </w:del>
      <w:ins w:id="151" w:author="Author">
        <w:r w:rsidRPr="002048B0">
          <w:rPr>
            <w:rFonts w:ascii="Trebuchet MS" w:hAnsi="Trebuchet MS"/>
            <w:noProof/>
            <w:sz w:val="24"/>
          </w:rPr>
          <w:t>the stem</w:t>
        </w:r>
      </w:ins>
      <w:r w:rsidRPr="002048B0">
        <w:rPr>
          <w:rFonts w:ascii="Trebuchet MS" w:hAnsi="Trebuchet MS"/>
          <w:noProof/>
          <w:sz w:val="24"/>
        </w:rPr>
        <w:t xml:space="preserve"> and </w:t>
      </w:r>
      <w:del w:id="152" w:author="Author">
        <w:r w:rsidRPr="002048B0">
          <w:rPr>
            <w:rFonts w:ascii="Trebuchet MS" w:hAnsi="Trebuchet MS"/>
            <w:noProof/>
            <w:sz w:val="24"/>
          </w:rPr>
          <w:delText>the</w:delText>
        </w:r>
      </w:del>
      <w:ins w:id="153" w:author="Author">
        <w:r w:rsidRPr="002048B0">
          <w:rPr>
            <w:rFonts w:ascii="Trebuchet MS" w:hAnsi="Trebuchet MS"/>
            <w:noProof/>
            <w:sz w:val="24"/>
          </w:rPr>
          <w:t>a</w:t>
        </w:r>
      </w:ins>
      <w:r w:rsidRPr="002048B0">
        <w:rPr>
          <w:rFonts w:ascii="Trebuchet MS" w:hAnsi="Trebuchet MS"/>
          <w:noProof/>
          <w:sz w:val="24"/>
        </w:rPr>
        <w:t xml:space="preserve"> knob under </w:t>
      </w:r>
      <w:ins w:id="154" w:author="Author">
        <w:r w:rsidRPr="002048B0">
          <w:rPr>
            <w:rFonts w:ascii="Trebuchet MS" w:hAnsi="Trebuchet MS"/>
            <w:noProof/>
            <w:sz w:val="24"/>
          </w:rPr>
          <w:t xml:space="preserve">the next </w:t>
        </w:r>
      </w:ins>
      <w:r w:rsidRPr="002048B0">
        <w:rPr>
          <w:rFonts w:ascii="Trebuchet MS" w:hAnsi="Trebuchet MS"/>
          <w:noProof/>
          <w:sz w:val="24"/>
        </w:rPr>
        <w:t xml:space="preserve">two </w:t>
      </w:r>
      <w:del w:id="155" w:author="Author">
        <w:r w:rsidRPr="002048B0">
          <w:rPr>
            <w:rFonts w:ascii="Trebuchet MS" w:hAnsi="Trebuchet MS"/>
            <w:noProof/>
            <w:sz w:val="24"/>
          </w:rPr>
          <w:delText xml:space="preserve">other </w:delText>
        </w:r>
      </w:del>
      <w:r w:rsidRPr="002048B0">
        <w:rPr>
          <w:rFonts w:ascii="Trebuchet MS" w:hAnsi="Trebuchet MS"/>
          <w:noProof/>
          <w:sz w:val="24"/>
        </w:rPr>
        <w:t xml:space="preserve">branches </w:t>
      </w:r>
      <w:del w:id="156" w:author="Author">
        <w:r w:rsidRPr="002048B0">
          <w:rPr>
            <w:rFonts w:ascii="Trebuchet MS" w:hAnsi="Trebuchet MS"/>
            <w:noProof/>
            <w:sz w:val="24"/>
          </w:rPr>
          <w:delText xml:space="preserve">was out of it, </w:delText>
        </w:r>
      </w:del>
      <w:r w:rsidRPr="002048B0">
        <w:rPr>
          <w:rFonts w:ascii="Trebuchet MS" w:hAnsi="Trebuchet MS"/>
          <w:noProof/>
          <w:sz w:val="24"/>
        </w:rPr>
        <w:t xml:space="preserve">and </w:t>
      </w:r>
      <w:del w:id="157" w:author="Author">
        <w:r w:rsidRPr="002048B0">
          <w:rPr>
            <w:rFonts w:ascii="Trebuchet MS" w:hAnsi="Trebuchet MS"/>
            <w:noProof/>
            <w:sz w:val="24"/>
          </w:rPr>
          <w:delText>the</w:delText>
        </w:r>
      </w:del>
      <w:ins w:id="158" w:author="Author">
        <w:r w:rsidRPr="002048B0">
          <w:rPr>
            <w:rFonts w:ascii="Trebuchet MS" w:hAnsi="Trebuchet MS"/>
            <w:noProof/>
            <w:sz w:val="24"/>
          </w:rPr>
          <w:t>a</w:t>
        </w:r>
      </w:ins>
      <w:r w:rsidRPr="002048B0">
        <w:rPr>
          <w:rFonts w:ascii="Trebuchet MS" w:hAnsi="Trebuchet MS"/>
          <w:noProof/>
          <w:sz w:val="24"/>
        </w:rPr>
        <w:t xml:space="preserve"> knob under </w:t>
      </w:r>
      <w:ins w:id="159" w:author="Author">
        <w:r w:rsidRPr="002048B0">
          <w:rPr>
            <w:rFonts w:ascii="Trebuchet MS" w:hAnsi="Trebuchet MS"/>
            <w:noProof/>
            <w:sz w:val="24"/>
          </w:rPr>
          <w:t xml:space="preserve">the next </w:t>
        </w:r>
      </w:ins>
      <w:r w:rsidRPr="002048B0">
        <w:rPr>
          <w:rFonts w:ascii="Trebuchet MS" w:hAnsi="Trebuchet MS"/>
          <w:noProof/>
          <w:sz w:val="24"/>
        </w:rPr>
        <w:t xml:space="preserve">two </w:t>
      </w:r>
      <w:del w:id="160" w:author="Author">
        <w:r w:rsidRPr="002048B0">
          <w:rPr>
            <w:rFonts w:ascii="Trebuchet MS" w:hAnsi="Trebuchet MS"/>
            <w:noProof/>
            <w:sz w:val="24"/>
          </w:rPr>
          <w:delText xml:space="preserve">more </w:delText>
        </w:r>
      </w:del>
      <w:r w:rsidRPr="002048B0">
        <w:rPr>
          <w:rFonts w:ascii="Trebuchet MS" w:hAnsi="Trebuchet MS"/>
          <w:noProof/>
          <w:sz w:val="24"/>
        </w:rPr>
        <w:t>branches</w:t>
      </w:r>
      <w:del w:id="161" w:author="Author">
        <w:r w:rsidRPr="002048B0">
          <w:rPr>
            <w:rFonts w:ascii="Trebuchet MS" w:hAnsi="Trebuchet MS"/>
            <w:noProof/>
            <w:sz w:val="24"/>
          </w:rPr>
          <w:delText xml:space="preserve"> was out of it</w:delText>
        </w:r>
      </w:del>
      <w:r w:rsidRPr="002048B0">
        <w:rPr>
          <w:rFonts w:ascii="Trebuchet MS" w:hAnsi="Trebuchet MS"/>
          <w:noProof/>
          <w:sz w:val="24"/>
        </w:rPr>
        <w:t xml:space="preserve">, for the six branches </w:t>
      </w:r>
      <w:del w:id="162" w:author="Author">
        <w:r w:rsidRPr="002048B0">
          <w:rPr>
            <w:rFonts w:ascii="Trebuchet MS" w:hAnsi="Trebuchet MS"/>
            <w:noProof/>
            <w:sz w:val="24"/>
          </w:rPr>
          <w:delText>running</w:delText>
        </w:r>
      </w:del>
      <w:ins w:id="163" w:author="Author">
        <w:r w:rsidRPr="002048B0">
          <w:rPr>
            <w:rFonts w:ascii="Trebuchet MS" w:hAnsi="Trebuchet MS"/>
            <w:noProof/>
            <w:sz w:val="24"/>
          </w:rPr>
          <w:t>extending</w:t>
        </w:r>
      </w:ins>
      <w:r w:rsidRPr="002048B0">
        <w:rPr>
          <w:rFonts w:ascii="Trebuchet MS" w:hAnsi="Trebuchet MS"/>
          <w:noProof/>
          <w:sz w:val="24"/>
        </w:rPr>
        <w:t xml:space="preserve"> out from the </w:t>
      </w:r>
      <w:ins w:id="164" w:author="Author">
        <w:r w:rsidRPr="002048B0">
          <w:rPr>
            <w:rFonts w:ascii="Trebuchet MS" w:hAnsi="Trebuchet MS"/>
            <w:noProof/>
            <w:sz w:val="24"/>
          </w:rPr>
          <w:t xml:space="preserve">stem of the </w:t>
        </w:r>
      </w:ins>
      <w:r w:rsidRPr="002048B0">
        <w:rPr>
          <w:rFonts w:ascii="Trebuchet MS" w:hAnsi="Trebuchet MS"/>
          <w:noProof/>
          <w:sz w:val="24"/>
        </w:rPr>
        <w:t xml:space="preserve">lampstand. </w:t>
      </w:r>
      <w:r w:rsidRPr="002048B0">
        <w:rPr>
          <w:rFonts w:ascii="Trebuchet MS" w:hAnsi="Trebuchet MS"/>
          <w:b/>
          <w:noProof/>
          <w:sz w:val="24"/>
        </w:rPr>
        <w:t xml:space="preserve">37:22 </w:t>
      </w:r>
      <w:del w:id="165" w:author="Author">
        <w:r w:rsidRPr="002048B0">
          <w:rPr>
            <w:rFonts w:ascii="Trebuchet MS" w:hAnsi="Trebuchet MS"/>
            <w:noProof/>
            <w:sz w:val="24"/>
          </w:rPr>
          <w:delText>Their</w:delText>
        </w:r>
      </w:del>
      <w:ins w:id="166" w:author="Author">
        <w:r w:rsidRPr="002048B0">
          <w:rPr>
            <w:rFonts w:ascii="Trebuchet MS" w:hAnsi="Trebuchet MS"/>
            <w:noProof/>
            <w:sz w:val="24"/>
          </w:rPr>
          <w:t>The</w:t>
        </w:r>
      </w:ins>
      <w:r w:rsidRPr="002048B0">
        <w:rPr>
          <w:rFonts w:ascii="Trebuchet MS" w:hAnsi="Trebuchet MS"/>
          <w:noProof/>
          <w:sz w:val="24"/>
        </w:rPr>
        <w:t xml:space="preserve"> knobs and </w:t>
      </w:r>
      <w:del w:id="167" w:author="Author">
        <w:r w:rsidRPr="002048B0">
          <w:rPr>
            <w:rFonts w:ascii="Trebuchet MS" w:hAnsi="Trebuchet MS"/>
            <w:noProof/>
            <w:sz w:val="24"/>
          </w:rPr>
          <w:delText>their</w:delText>
        </w:r>
      </w:del>
      <w:ins w:id="168" w:author="Author">
        <w:r w:rsidRPr="002048B0">
          <w:rPr>
            <w:rFonts w:ascii="Trebuchet MS" w:hAnsi="Trebuchet MS"/>
            <w:noProof/>
            <w:sz w:val="24"/>
          </w:rPr>
          <w:t>the</w:t>
        </w:r>
      </w:ins>
      <w:r w:rsidRPr="002048B0">
        <w:rPr>
          <w:rFonts w:ascii="Trebuchet MS" w:hAnsi="Trebuchet MS"/>
          <w:noProof/>
          <w:sz w:val="24"/>
        </w:rPr>
        <w:t xml:space="preserve"> branches </w:t>
      </w:r>
      <w:del w:id="169" w:author="Author">
        <w:r w:rsidRPr="002048B0">
          <w:rPr>
            <w:rFonts w:ascii="Trebuchet MS" w:hAnsi="Trebuchet MS"/>
            <w:noProof/>
            <w:sz w:val="24"/>
          </w:rPr>
          <w:delText>proceeded out from it. All of it was</w:delText>
        </w:r>
      </w:del>
      <w:ins w:id="170" w:author="Author">
        <w:r w:rsidRPr="002048B0">
          <w:rPr>
            <w:rFonts w:ascii="Trebuchet MS" w:hAnsi="Trebuchet MS"/>
            <w:noProof/>
            <w:sz w:val="24"/>
          </w:rPr>
          <w:t>and the whole lampstand were made to be</w:t>
        </w:r>
      </w:ins>
      <w:r w:rsidRPr="002048B0">
        <w:rPr>
          <w:rFonts w:ascii="Trebuchet MS" w:hAnsi="Trebuchet MS"/>
          <w:noProof/>
          <w:sz w:val="24"/>
        </w:rPr>
        <w:t xml:space="preserve"> one piece of </w:t>
      </w:r>
      <w:ins w:id="171" w:author="Author">
        <w:r w:rsidRPr="002048B0">
          <w:rPr>
            <w:rFonts w:ascii="Trebuchet MS" w:hAnsi="Trebuchet MS"/>
            <w:noProof/>
            <w:sz w:val="24"/>
          </w:rPr>
          <w:t xml:space="preserve">pure, </w:t>
        </w:r>
      </w:ins>
      <w:r w:rsidRPr="002048B0">
        <w:rPr>
          <w:rFonts w:ascii="Trebuchet MS" w:hAnsi="Trebuchet MS"/>
          <w:noProof/>
          <w:sz w:val="24"/>
        </w:rPr>
        <w:t xml:space="preserve">hammered </w:t>
      </w:r>
      <w:del w:id="172" w:author="Author">
        <w:r w:rsidRPr="002048B0">
          <w:rPr>
            <w:rFonts w:ascii="Trebuchet MS" w:hAnsi="Trebuchet MS"/>
            <w:noProof/>
            <w:sz w:val="24"/>
          </w:rPr>
          <w:delText xml:space="preserve">work, of pure </w:delText>
        </w:r>
      </w:del>
      <w:r w:rsidRPr="002048B0">
        <w:rPr>
          <w:rFonts w:ascii="Trebuchet MS" w:hAnsi="Trebuchet MS"/>
          <w:noProof/>
          <w:sz w:val="24"/>
        </w:rPr>
        <w:t xml:space="preserve">gold. </w:t>
      </w:r>
      <w:r w:rsidRPr="002048B0">
        <w:rPr>
          <w:rFonts w:ascii="Trebuchet MS" w:hAnsi="Trebuchet MS"/>
          <w:b/>
          <w:noProof/>
          <w:sz w:val="24"/>
        </w:rPr>
        <w:t xml:space="preserve">37:23 </w:t>
      </w:r>
      <w:r w:rsidRPr="002048B0">
        <w:rPr>
          <w:rFonts w:ascii="Trebuchet MS" w:hAnsi="Trebuchet MS"/>
          <w:noProof/>
          <w:sz w:val="24"/>
        </w:rPr>
        <w:t>Then he made its seven lamps and its snuffers</w:t>
      </w:r>
      <w:ins w:id="173" w:author="Author">
        <w:r w:rsidRPr="002048B0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2048B0">
        <w:rPr>
          <w:rFonts w:ascii="Trebuchet MS" w:hAnsi="Trebuchet MS"/>
          <w:noProof/>
          <w:sz w:val="24"/>
        </w:rPr>
        <w:t xml:space="preserve"> and its fire holders out of pure gold. </w:t>
      </w:r>
      <w:r w:rsidRPr="002048B0">
        <w:rPr>
          <w:rFonts w:ascii="Trebuchet MS" w:hAnsi="Trebuchet MS"/>
          <w:b/>
          <w:noProof/>
          <w:sz w:val="24"/>
        </w:rPr>
        <w:t xml:space="preserve">37:24 </w:t>
      </w:r>
      <w:del w:id="176" w:author="Author">
        <w:r w:rsidRPr="002048B0">
          <w:rPr>
            <w:rFonts w:ascii="Trebuchet MS" w:hAnsi="Trebuchet MS"/>
            <w:noProof/>
            <w:sz w:val="24"/>
          </w:rPr>
          <w:delText>Of a talent of pure gold he</w:delText>
        </w:r>
      </w:del>
      <w:ins w:id="177" w:author="Author">
        <w:r w:rsidRPr="002048B0">
          <w:rPr>
            <w:rFonts w:ascii="Trebuchet MS" w:hAnsi="Trebuchet MS"/>
            <w:noProof/>
            <w:sz w:val="24"/>
          </w:rPr>
          <w:t>He</w:t>
        </w:r>
      </w:ins>
      <w:r w:rsidRPr="002048B0">
        <w:rPr>
          <w:rFonts w:ascii="Trebuchet MS" w:hAnsi="Trebuchet MS"/>
          <w:noProof/>
          <w:sz w:val="24"/>
        </w:rPr>
        <w:t xml:space="preserve"> made it</w:t>
      </w:r>
      <w:del w:id="178" w:author="Author">
        <w:r w:rsidRPr="002048B0">
          <w:rPr>
            <w:rFonts w:ascii="Trebuchet MS" w:hAnsi="Trebuchet MS"/>
            <w:noProof/>
            <w:sz w:val="24"/>
          </w:rPr>
          <w:delText xml:space="preserve"> and</w:delText>
        </w:r>
      </w:del>
      <w:ins w:id="179" w:author="Author">
        <w:r w:rsidRPr="002048B0">
          <w:rPr>
            <w:rFonts w:ascii="Trebuchet MS" w:hAnsi="Trebuchet MS"/>
            <w:noProof/>
            <w:sz w:val="24"/>
          </w:rPr>
          <w:t>, along with</w:t>
        </w:r>
      </w:ins>
      <w:r w:rsidRPr="002048B0">
        <w:rPr>
          <w:rFonts w:ascii="Trebuchet MS" w:hAnsi="Trebuchet MS"/>
          <w:noProof/>
          <w:sz w:val="24"/>
        </w:rPr>
        <w:t xml:space="preserve"> all its utensils</w:t>
      </w:r>
      <w:ins w:id="180" w:author="Author">
        <w:r w:rsidRPr="002048B0">
          <w:rPr>
            <w:rFonts w:ascii="Trebuchet MS" w:hAnsi="Trebuchet MS"/>
            <w:noProof/>
            <w:sz w:val="24"/>
          </w:rPr>
          <w:t>, from a talent</w:t>
        </w:r>
        <w:r w:rsidRPr="002048B0">
          <w:rPr>
            <w:rStyle w:val="FootnoteReference"/>
            <w:rFonts w:ascii="Trebuchet MS" w:hAnsi="Trebuchet MS"/>
            <w:noProof/>
          </w:rPr>
          <w:footnoteReference w:id="7"/>
        </w:r>
        <w:r w:rsidRPr="002048B0">
          <w:rPr>
            <w:rFonts w:ascii="Trebuchet MS" w:hAnsi="Trebuchet MS"/>
            <w:noProof/>
            <w:sz w:val="24"/>
          </w:rPr>
          <w:t xml:space="preserve"> of pure gold</w:t>
        </w:r>
      </w:ins>
      <w:r w:rsidRPr="002048B0">
        <w:rPr>
          <w:rFonts w:ascii="Trebuchet MS" w:hAnsi="Trebuchet MS"/>
          <w:noProof/>
          <w:sz w:val="24"/>
        </w:rPr>
        <w:t>.</w:t>
      </w:r>
    </w:p>
    <w:p w:rsidR="00A21EA7" w:rsidRPr="002048B0" w:rsidRDefault="00A21EA7" w:rsidP="00A21EA7">
      <w:pPr>
        <w:rPr>
          <w:rFonts w:ascii="Trebuchet MS" w:hAnsi="Trebuchet MS"/>
          <w:noProof/>
          <w:sz w:val="24"/>
        </w:rPr>
      </w:pPr>
      <w:r w:rsidRPr="002048B0">
        <w:rPr>
          <w:rFonts w:ascii="Trebuchet MS" w:hAnsi="Trebuchet MS"/>
          <w:b/>
          <w:sz w:val="24"/>
        </w:rPr>
        <w:t xml:space="preserve">37:25 </w:t>
      </w:r>
      <w:r w:rsidRPr="002048B0">
        <w:rPr>
          <w:rFonts w:ascii="Trebuchet MS" w:hAnsi="Trebuchet MS"/>
          <w:noProof/>
          <w:sz w:val="24"/>
        </w:rPr>
        <w:t xml:space="preserve">He now made the altar of incense out of acacia wood. </w:t>
      </w:r>
      <w:del w:id="183" w:author="Author">
        <w:r w:rsidRPr="002048B0">
          <w:rPr>
            <w:rFonts w:ascii="Trebuchet MS" w:hAnsi="Trebuchet MS"/>
            <w:noProof/>
            <w:sz w:val="24"/>
          </w:rPr>
          <w:delText>A cubit</w:delText>
        </w:r>
      </w:del>
      <w:ins w:id="184" w:author="Author">
        <w:r w:rsidRPr="002048B0">
          <w:rPr>
            <w:rFonts w:ascii="Trebuchet MS" w:hAnsi="Trebuchet MS"/>
            <w:noProof/>
            <w:sz w:val="24"/>
          </w:rPr>
          <w:t>It</w:t>
        </w:r>
      </w:ins>
      <w:r w:rsidRPr="002048B0">
        <w:rPr>
          <w:rFonts w:ascii="Trebuchet MS" w:hAnsi="Trebuchet MS"/>
          <w:noProof/>
          <w:sz w:val="24"/>
        </w:rPr>
        <w:t xml:space="preserve"> was </w:t>
      </w:r>
      <w:del w:id="185" w:author="Author">
        <w:r w:rsidRPr="002048B0">
          <w:rPr>
            <w:rFonts w:ascii="Trebuchet MS" w:hAnsi="Trebuchet MS"/>
            <w:noProof/>
            <w:sz w:val="24"/>
          </w:rPr>
          <w:delText>its length and</w:delText>
        </w:r>
      </w:del>
      <w:ins w:id="186" w:author="Author">
        <w:r w:rsidRPr="002048B0">
          <w:rPr>
            <w:rFonts w:ascii="Trebuchet MS" w:hAnsi="Trebuchet MS"/>
            <w:noProof/>
            <w:sz w:val="24"/>
          </w:rPr>
          <w:t>square,</w:t>
        </w:r>
      </w:ins>
      <w:r w:rsidRPr="002048B0">
        <w:rPr>
          <w:rFonts w:ascii="Trebuchet MS" w:hAnsi="Trebuchet MS"/>
          <w:noProof/>
          <w:sz w:val="24"/>
        </w:rPr>
        <w:t xml:space="preserve"> a cubit </w:t>
      </w:r>
      <w:del w:id="187" w:author="Author">
        <w:r w:rsidRPr="002048B0">
          <w:rPr>
            <w:rFonts w:ascii="Trebuchet MS" w:hAnsi="Trebuchet MS"/>
            <w:noProof/>
            <w:sz w:val="24"/>
          </w:rPr>
          <w:delText>its width, it being foursquare</w:delText>
        </w:r>
      </w:del>
      <w:ins w:id="188" w:author="Author">
        <w:r w:rsidRPr="002048B0">
          <w:rPr>
            <w:rFonts w:ascii="Trebuchet MS" w:hAnsi="Trebuchet MS"/>
            <w:noProof/>
            <w:sz w:val="24"/>
          </w:rPr>
          <w:t>long, a cubit wide</w:t>
        </w:r>
      </w:ins>
      <w:r w:rsidRPr="002048B0">
        <w:rPr>
          <w:rFonts w:ascii="Trebuchet MS" w:hAnsi="Trebuchet MS"/>
          <w:noProof/>
          <w:sz w:val="24"/>
        </w:rPr>
        <w:t xml:space="preserve">, and two cubits </w:t>
      </w:r>
      <w:del w:id="189" w:author="Author">
        <w:r w:rsidRPr="002048B0">
          <w:rPr>
            <w:rFonts w:ascii="Trebuchet MS" w:hAnsi="Trebuchet MS"/>
            <w:noProof/>
            <w:sz w:val="24"/>
          </w:rPr>
          <w:delText>was its height.</w:delText>
        </w:r>
      </w:del>
      <w:ins w:id="190" w:author="Author">
        <w:r w:rsidRPr="002048B0">
          <w:rPr>
            <w:rFonts w:ascii="Trebuchet MS" w:hAnsi="Trebuchet MS"/>
            <w:noProof/>
            <w:sz w:val="24"/>
          </w:rPr>
          <w:t>high.</w:t>
        </w:r>
      </w:ins>
      <w:r w:rsidRPr="002048B0">
        <w:rPr>
          <w:rFonts w:ascii="Trebuchet MS" w:hAnsi="Trebuchet MS"/>
          <w:noProof/>
          <w:sz w:val="24"/>
        </w:rPr>
        <w:t xml:space="preserve"> Its horns </w:t>
      </w:r>
      <w:del w:id="191" w:author="Author">
        <w:r w:rsidRPr="002048B0">
          <w:rPr>
            <w:rFonts w:ascii="Trebuchet MS" w:hAnsi="Trebuchet MS"/>
            <w:noProof/>
            <w:sz w:val="24"/>
          </w:rPr>
          <w:delText>proceeded out of</w:delText>
        </w:r>
      </w:del>
      <w:ins w:id="192" w:author="Author">
        <w:r w:rsidRPr="002048B0">
          <w:rPr>
            <w:rFonts w:ascii="Trebuchet MS" w:hAnsi="Trebuchet MS"/>
            <w:noProof/>
            <w:sz w:val="24"/>
          </w:rPr>
          <w:t>were one piece with</w:t>
        </w:r>
      </w:ins>
      <w:r w:rsidRPr="002048B0">
        <w:rPr>
          <w:rFonts w:ascii="Trebuchet MS" w:hAnsi="Trebuchet MS"/>
          <w:noProof/>
          <w:sz w:val="24"/>
        </w:rPr>
        <w:t xml:space="preserve"> it. </w:t>
      </w:r>
      <w:r w:rsidRPr="002048B0">
        <w:rPr>
          <w:rFonts w:ascii="Trebuchet MS" w:hAnsi="Trebuchet MS"/>
          <w:b/>
          <w:noProof/>
          <w:sz w:val="24"/>
        </w:rPr>
        <w:t xml:space="preserve">37:26 </w:t>
      </w:r>
      <w:del w:id="193" w:author="Author">
        <w:r w:rsidRPr="002048B0">
          <w:rPr>
            <w:rFonts w:ascii="Trebuchet MS" w:hAnsi="Trebuchet MS"/>
            <w:noProof/>
            <w:sz w:val="24"/>
          </w:rPr>
          <w:delText>Then he</w:delText>
        </w:r>
      </w:del>
      <w:ins w:id="194" w:author="Author">
        <w:r w:rsidRPr="002048B0">
          <w:rPr>
            <w:rFonts w:ascii="Trebuchet MS" w:hAnsi="Trebuchet MS"/>
            <w:noProof/>
            <w:sz w:val="24"/>
          </w:rPr>
          <w:t>He</w:t>
        </w:r>
      </w:ins>
      <w:r w:rsidRPr="002048B0">
        <w:rPr>
          <w:rFonts w:ascii="Trebuchet MS" w:hAnsi="Trebuchet MS"/>
          <w:noProof/>
          <w:sz w:val="24"/>
        </w:rPr>
        <w:t xml:space="preserve"> overlaid it with pure gold, its top surface and its sides </w:t>
      </w:r>
      <w:del w:id="195" w:author="Author">
        <w:r w:rsidRPr="002048B0">
          <w:rPr>
            <w:rFonts w:ascii="Trebuchet MS" w:hAnsi="Trebuchet MS"/>
            <w:noProof/>
            <w:sz w:val="24"/>
          </w:rPr>
          <w:delText>round about</w:delText>
        </w:r>
      </w:del>
      <w:ins w:id="196" w:author="Author">
        <w:r w:rsidRPr="002048B0">
          <w:rPr>
            <w:rFonts w:ascii="Trebuchet MS" w:hAnsi="Trebuchet MS"/>
            <w:noProof/>
            <w:sz w:val="24"/>
          </w:rPr>
          <w:t>all around</w:t>
        </w:r>
      </w:ins>
      <w:r w:rsidRPr="002048B0">
        <w:rPr>
          <w:rFonts w:ascii="Trebuchet MS" w:hAnsi="Trebuchet MS"/>
          <w:noProof/>
          <w:sz w:val="24"/>
        </w:rPr>
        <w:t xml:space="preserve"> and its horns, and he made a border</w:t>
      </w:r>
      <w:ins w:id="197" w:author="Author">
        <w:r w:rsidRPr="002048B0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2048B0">
        <w:rPr>
          <w:rFonts w:ascii="Trebuchet MS" w:hAnsi="Trebuchet MS"/>
          <w:noProof/>
          <w:sz w:val="24"/>
        </w:rPr>
        <w:t xml:space="preserve"> of gold </w:t>
      </w:r>
      <w:del w:id="200" w:author="Author">
        <w:r w:rsidRPr="002048B0">
          <w:rPr>
            <w:rFonts w:ascii="Trebuchet MS" w:hAnsi="Trebuchet MS"/>
            <w:noProof/>
            <w:sz w:val="24"/>
          </w:rPr>
          <w:delText>round about for</w:delText>
        </w:r>
      </w:del>
      <w:ins w:id="201" w:author="Author">
        <w:r w:rsidRPr="002048B0">
          <w:rPr>
            <w:rFonts w:ascii="Trebuchet MS" w:hAnsi="Trebuchet MS"/>
            <w:noProof/>
            <w:sz w:val="24"/>
          </w:rPr>
          <w:t>around</w:t>
        </w:r>
      </w:ins>
      <w:r w:rsidRPr="002048B0">
        <w:rPr>
          <w:rFonts w:ascii="Trebuchet MS" w:hAnsi="Trebuchet MS"/>
          <w:noProof/>
          <w:sz w:val="24"/>
        </w:rPr>
        <w:t xml:space="preserve"> it. </w:t>
      </w:r>
      <w:r w:rsidRPr="002048B0">
        <w:rPr>
          <w:rFonts w:ascii="Trebuchet MS" w:hAnsi="Trebuchet MS"/>
          <w:b/>
          <w:noProof/>
          <w:sz w:val="24"/>
        </w:rPr>
        <w:t xml:space="preserve">37:27 </w:t>
      </w:r>
      <w:del w:id="202" w:author="Author">
        <w:r w:rsidRPr="002048B0">
          <w:rPr>
            <w:rFonts w:ascii="Trebuchet MS" w:hAnsi="Trebuchet MS"/>
            <w:noProof/>
            <w:sz w:val="24"/>
          </w:rPr>
          <w:delText>And he</w:delText>
        </w:r>
      </w:del>
      <w:ins w:id="203" w:author="Author">
        <w:r w:rsidRPr="002048B0">
          <w:rPr>
            <w:rFonts w:ascii="Trebuchet MS" w:hAnsi="Trebuchet MS"/>
            <w:noProof/>
            <w:sz w:val="24"/>
          </w:rPr>
          <w:t>He</w:t>
        </w:r>
      </w:ins>
      <w:r w:rsidRPr="002048B0">
        <w:rPr>
          <w:rFonts w:ascii="Trebuchet MS" w:hAnsi="Trebuchet MS"/>
          <w:noProof/>
          <w:sz w:val="24"/>
        </w:rPr>
        <w:t xml:space="preserve"> made </w:t>
      </w:r>
      <w:del w:id="204" w:author="Author">
        <w:r w:rsidRPr="002048B0">
          <w:rPr>
            <w:rFonts w:ascii="Trebuchet MS" w:hAnsi="Trebuchet MS"/>
            <w:noProof/>
            <w:sz w:val="24"/>
          </w:rPr>
          <w:delText xml:space="preserve">for it </w:delText>
        </w:r>
      </w:del>
      <w:r w:rsidRPr="002048B0">
        <w:rPr>
          <w:rFonts w:ascii="Trebuchet MS" w:hAnsi="Trebuchet MS"/>
          <w:noProof/>
          <w:sz w:val="24"/>
        </w:rPr>
        <w:t xml:space="preserve">two rings of gold </w:t>
      </w:r>
      <w:del w:id="205" w:author="Author">
        <w:r w:rsidRPr="002048B0">
          <w:rPr>
            <w:rFonts w:ascii="Trebuchet MS" w:hAnsi="Trebuchet MS"/>
            <w:noProof/>
            <w:sz w:val="24"/>
          </w:rPr>
          <w:delText>down</w:delText>
        </w:r>
      </w:del>
      <w:ins w:id="206" w:author="Author">
        <w:r w:rsidRPr="002048B0">
          <w:rPr>
            <w:rFonts w:ascii="Trebuchet MS" w:hAnsi="Trebuchet MS"/>
            <w:noProof/>
            <w:sz w:val="24"/>
          </w:rPr>
          <w:t>for it</w:t>
        </w:r>
      </w:ins>
      <w:r w:rsidRPr="002048B0">
        <w:rPr>
          <w:rFonts w:ascii="Trebuchet MS" w:hAnsi="Trebuchet MS"/>
          <w:noProof/>
          <w:sz w:val="24"/>
        </w:rPr>
        <w:t xml:space="preserve"> below its border</w:t>
      </w:r>
      <w:del w:id="207" w:author="Author">
        <w:r w:rsidRPr="002048B0">
          <w:rPr>
            <w:rFonts w:ascii="Trebuchet MS" w:hAnsi="Trebuchet MS"/>
            <w:noProof/>
            <w:sz w:val="24"/>
          </w:rPr>
          <w:delText xml:space="preserve"> upon two of its sides, upon</w:delText>
        </w:r>
      </w:del>
      <w:ins w:id="208" w:author="Author">
        <w:r w:rsidRPr="002048B0">
          <w:rPr>
            <w:rStyle w:val="FootnoteReference"/>
            <w:rFonts w:ascii="Trebuchet MS" w:hAnsi="Trebuchet MS"/>
            <w:noProof/>
          </w:rPr>
          <w:footnoteReference w:id="9"/>
        </w:r>
        <w:r w:rsidRPr="002048B0">
          <w:rPr>
            <w:rFonts w:ascii="Trebuchet MS" w:hAnsi="Trebuchet MS"/>
            <w:noProof/>
            <w:sz w:val="24"/>
          </w:rPr>
          <w:t xml:space="preserve"> on</w:t>
        </w:r>
      </w:ins>
      <w:r w:rsidRPr="002048B0">
        <w:rPr>
          <w:rFonts w:ascii="Trebuchet MS" w:hAnsi="Trebuchet MS"/>
          <w:noProof/>
          <w:sz w:val="24"/>
        </w:rPr>
        <w:t xml:space="preserve"> two opposite sides </w:t>
      </w:r>
      <w:del w:id="211" w:author="Author">
        <w:r w:rsidRPr="002048B0">
          <w:rPr>
            <w:rFonts w:ascii="Trebuchet MS" w:hAnsi="Trebuchet MS"/>
            <w:noProof/>
            <w:sz w:val="24"/>
          </w:rPr>
          <w:delText xml:space="preserve">of it, as supports for </w:delText>
        </w:r>
      </w:del>
      <w:ins w:id="212" w:author="Author">
        <w:r w:rsidRPr="002048B0">
          <w:rPr>
            <w:rFonts w:ascii="Trebuchet MS" w:hAnsi="Trebuchet MS"/>
            <w:noProof/>
            <w:sz w:val="24"/>
          </w:rPr>
          <w:t xml:space="preserve">to hold </w:t>
        </w:r>
      </w:ins>
      <w:r w:rsidRPr="002048B0">
        <w:rPr>
          <w:rFonts w:ascii="Trebuchet MS" w:hAnsi="Trebuchet MS"/>
          <w:noProof/>
          <w:sz w:val="24"/>
        </w:rPr>
        <w:t xml:space="preserve">the poles </w:t>
      </w:r>
      <w:del w:id="213" w:author="Author">
        <w:r w:rsidRPr="002048B0">
          <w:rPr>
            <w:rFonts w:ascii="Trebuchet MS" w:hAnsi="Trebuchet MS"/>
            <w:noProof/>
            <w:sz w:val="24"/>
          </w:rPr>
          <w:delText>with which to carry</w:delText>
        </w:r>
      </w:del>
      <w:ins w:id="214" w:author="Author">
        <w:r w:rsidRPr="002048B0">
          <w:rPr>
            <w:rFonts w:ascii="Trebuchet MS" w:hAnsi="Trebuchet MS"/>
            <w:noProof/>
            <w:sz w:val="24"/>
          </w:rPr>
          <w:t>used for carrying</w:t>
        </w:r>
      </w:ins>
      <w:r w:rsidRPr="002048B0">
        <w:rPr>
          <w:rFonts w:ascii="Trebuchet MS" w:hAnsi="Trebuchet MS"/>
          <w:noProof/>
          <w:sz w:val="24"/>
        </w:rPr>
        <w:t xml:space="preserve"> it. </w:t>
      </w:r>
      <w:r w:rsidRPr="002048B0">
        <w:rPr>
          <w:rFonts w:ascii="Trebuchet MS" w:hAnsi="Trebuchet MS"/>
          <w:b/>
          <w:noProof/>
          <w:sz w:val="24"/>
        </w:rPr>
        <w:t xml:space="preserve">37:28 </w:t>
      </w:r>
      <w:r w:rsidRPr="002048B0">
        <w:rPr>
          <w:rFonts w:ascii="Trebuchet MS" w:hAnsi="Trebuchet MS"/>
          <w:noProof/>
          <w:sz w:val="24"/>
        </w:rPr>
        <w:t xml:space="preserve">After that he made the poles of acacia wood and overlaid them with gold. </w:t>
      </w:r>
      <w:r w:rsidRPr="002048B0">
        <w:rPr>
          <w:rFonts w:ascii="Trebuchet MS" w:hAnsi="Trebuchet MS"/>
          <w:b/>
          <w:noProof/>
          <w:sz w:val="24"/>
        </w:rPr>
        <w:t xml:space="preserve">37:29 </w:t>
      </w:r>
      <w:r w:rsidRPr="002048B0">
        <w:rPr>
          <w:rFonts w:ascii="Trebuchet MS" w:hAnsi="Trebuchet MS"/>
          <w:noProof/>
          <w:sz w:val="24"/>
        </w:rPr>
        <w:t xml:space="preserve">He </w:t>
      </w:r>
      <w:ins w:id="215" w:author="Author">
        <w:r w:rsidRPr="002048B0">
          <w:rPr>
            <w:rFonts w:ascii="Trebuchet MS" w:hAnsi="Trebuchet MS"/>
            <w:noProof/>
            <w:sz w:val="24"/>
          </w:rPr>
          <w:t xml:space="preserve">also </w:t>
        </w:r>
      </w:ins>
      <w:r w:rsidRPr="002048B0">
        <w:rPr>
          <w:rFonts w:ascii="Trebuchet MS" w:hAnsi="Trebuchet MS"/>
          <w:noProof/>
          <w:sz w:val="24"/>
        </w:rPr>
        <w:t xml:space="preserve">made </w:t>
      </w:r>
      <w:del w:id="216" w:author="Author">
        <w:r w:rsidRPr="002048B0">
          <w:rPr>
            <w:rFonts w:ascii="Trebuchet MS" w:hAnsi="Trebuchet MS"/>
            <w:noProof/>
            <w:sz w:val="24"/>
          </w:rPr>
          <w:delText xml:space="preserve">additionally </w:delText>
        </w:r>
      </w:del>
      <w:r w:rsidRPr="002048B0">
        <w:rPr>
          <w:rFonts w:ascii="Trebuchet MS" w:hAnsi="Trebuchet MS"/>
          <w:noProof/>
          <w:sz w:val="24"/>
        </w:rPr>
        <w:t xml:space="preserve">the holy anointing oil and the pure, perfumed incense, </w:t>
      </w:r>
      <w:del w:id="217" w:author="Author">
        <w:r w:rsidRPr="002048B0">
          <w:rPr>
            <w:rFonts w:ascii="Trebuchet MS" w:hAnsi="Trebuchet MS"/>
            <w:noProof/>
            <w:sz w:val="24"/>
          </w:rPr>
          <w:delText>the work of an ointment maker.</w:delText>
        </w:r>
      </w:del>
      <w:ins w:id="218" w:author="Author">
        <w:r w:rsidRPr="002048B0">
          <w:rPr>
            <w:rFonts w:ascii="Trebuchet MS" w:hAnsi="Trebuchet MS"/>
            <w:noProof/>
            <w:sz w:val="24"/>
          </w:rPr>
          <w:t>skillfully blended.</w:t>
        </w:r>
        <w:r w:rsidRPr="002048B0">
          <w:rPr>
            <w:rStyle w:val="FootnoteReference"/>
            <w:rFonts w:ascii="Trebuchet MS" w:hAnsi="Trebuchet MS"/>
            <w:noProof/>
          </w:rPr>
          <w:footnoteReference w:id="10"/>
        </w:r>
      </w:ins>
    </w:p>
    <w:p w:rsidR="00A21EA7" w:rsidRPr="002048B0" w:rsidRDefault="00A21EA7" w:rsidP="00A21EA7">
      <w:pPr>
        <w:rPr>
          <w:rFonts w:ascii="Trebuchet MS" w:hAnsi="Trebuchet MS"/>
          <w:b/>
          <w:sz w:val="24"/>
        </w:rPr>
      </w:pPr>
    </w:p>
    <w:p w:rsidR="00762BCB" w:rsidRPr="00A21EA7" w:rsidRDefault="00762BCB" w:rsidP="00A21EA7"/>
    <w:sectPr w:rsidR="00762BCB" w:rsidRPr="00A21EA7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6709" w:rsidRDefault="002F6709">
      <w:r>
        <w:separator/>
      </w:r>
    </w:p>
  </w:endnote>
  <w:endnote w:type="continuationSeparator" w:id="0">
    <w:p w:rsidR="002F6709" w:rsidRDefault="002F6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6709" w:rsidRDefault="002F6709">
      <w:r>
        <w:separator/>
      </w:r>
    </w:p>
  </w:footnote>
  <w:footnote w:type="continuationSeparator" w:id="0">
    <w:p w:rsidR="002F6709" w:rsidRDefault="002F6709">
      <w:r>
        <w:continuationSeparator/>
      </w:r>
    </w:p>
  </w:footnote>
  <w:footnote w:id="1">
    <w:p w:rsidR="00A21EA7" w:rsidRPr="002048B0" w:rsidRDefault="00A21EA7" w:rsidP="002048B0">
      <w:pPr>
        <w:pStyle w:val="FootnoteText"/>
        <w:spacing w:after="96"/>
        <w:ind w:firstLine="288"/>
        <w:rPr>
          <w:ins w:id="7" w:author="Author"/>
        </w:rPr>
      </w:pPr>
      <w:ins w:id="8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37:1 </w:t>
        </w:r>
        <w:r w:rsidRPr="002048B0">
          <w:t>A cubit equaled 44.5 cm (17.5 in.). See App. B14.</w:t>
        </w:r>
      </w:ins>
    </w:p>
  </w:footnote>
  <w:footnote w:id="2">
    <w:p w:rsidR="00A21EA7" w:rsidRPr="002048B0" w:rsidRDefault="00A21EA7" w:rsidP="002048B0">
      <w:pPr>
        <w:pStyle w:val="FootnoteText"/>
        <w:spacing w:after="96"/>
        <w:ind w:firstLine="288"/>
        <w:rPr>
          <w:ins w:id="16" w:author="Author"/>
        </w:rPr>
      </w:pPr>
      <w:ins w:id="17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37:2 </w:t>
        </w:r>
        <w:r w:rsidRPr="002048B0">
          <w:t>Or “molding.”</w:t>
        </w:r>
      </w:ins>
    </w:p>
  </w:footnote>
  <w:footnote w:id="3">
    <w:p w:rsidR="00A21EA7" w:rsidRPr="002048B0" w:rsidRDefault="00A21EA7" w:rsidP="002048B0">
      <w:pPr>
        <w:pStyle w:val="FootnoteText"/>
        <w:spacing w:after="96"/>
        <w:ind w:firstLine="288"/>
        <w:rPr>
          <w:ins w:id="64" w:author="Author"/>
        </w:rPr>
      </w:pPr>
      <w:ins w:id="65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37:11 </w:t>
        </w:r>
        <w:r w:rsidRPr="002048B0">
          <w:t>Or “molding.”</w:t>
        </w:r>
      </w:ins>
    </w:p>
  </w:footnote>
  <w:footnote w:id="4">
    <w:p w:rsidR="00A21EA7" w:rsidRPr="002048B0" w:rsidRDefault="00A21EA7" w:rsidP="002048B0">
      <w:pPr>
        <w:pStyle w:val="FootnoteText"/>
        <w:spacing w:after="96"/>
        <w:ind w:firstLine="288"/>
        <w:rPr>
          <w:ins w:id="72" w:author="Author"/>
        </w:rPr>
      </w:pPr>
      <w:ins w:id="73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37:12 </w:t>
        </w:r>
        <w:r w:rsidRPr="002048B0">
          <w:t>About 7.4 cm (2.9 in.). See App. B14.</w:t>
        </w:r>
      </w:ins>
    </w:p>
  </w:footnote>
  <w:footnote w:id="5">
    <w:p w:rsidR="00A21EA7" w:rsidRPr="002048B0" w:rsidRDefault="00A21EA7" w:rsidP="002048B0">
      <w:pPr>
        <w:pStyle w:val="FootnoteText"/>
        <w:spacing w:after="96"/>
        <w:ind w:firstLine="288"/>
        <w:rPr>
          <w:ins w:id="76" w:author="Author"/>
        </w:rPr>
      </w:pPr>
      <w:ins w:id="77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37:12 </w:t>
        </w:r>
        <w:r w:rsidRPr="002048B0">
          <w:t>Or “molding.”</w:t>
        </w:r>
      </w:ins>
    </w:p>
  </w:footnote>
  <w:footnote w:id="6">
    <w:p w:rsidR="00A21EA7" w:rsidRPr="002048B0" w:rsidRDefault="00A21EA7" w:rsidP="002048B0">
      <w:pPr>
        <w:pStyle w:val="FootnoteText"/>
        <w:spacing w:after="96"/>
        <w:ind w:firstLine="288"/>
        <w:rPr>
          <w:ins w:id="174" w:author="Author"/>
        </w:rPr>
      </w:pPr>
      <w:ins w:id="175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37:23 </w:t>
        </w:r>
        <w:r w:rsidRPr="002048B0">
          <w:t>Or “tongs.”</w:t>
        </w:r>
      </w:ins>
    </w:p>
  </w:footnote>
  <w:footnote w:id="7">
    <w:p w:rsidR="00A21EA7" w:rsidRPr="002048B0" w:rsidRDefault="00A21EA7" w:rsidP="002048B0">
      <w:pPr>
        <w:pStyle w:val="FootnoteText"/>
        <w:spacing w:after="96"/>
        <w:ind w:firstLine="288"/>
        <w:rPr>
          <w:ins w:id="181" w:author="Author"/>
        </w:rPr>
      </w:pPr>
      <w:ins w:id="182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37:24 </w:t>
        </w:r>
        <w:r w:rsidRPr="002048B0">
          <w:t>A talent equaled 34.2 kg (1,101 oz t). See App. B14.</w:t>
        </w:r>
      </w:ins>
    </w:p>
  </w:footnote>
  <w:footnote w:id="8">
    <w:p w:rsidR="00A21EA7" w:rsidRPr="002048B0" w:rsidRDefault="00A21EA7" w:rsidP="002048B0">
      <w:pPr>
        <w:pStyle w:val="FootnoteText"/>
        <w:spacing w:after="96"/>
        <w:ind w:firstLine="288"/>
        <w:rPr>
          <w:ins w:id="198" w:author="Author"/>
        </w:rPr>
      </w:pPr>
      <w:ins w:id="199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37:26 </w:t>
        </w:r>
        <w:r w:rsidRPr="002048B0">
          <w:t>Or “molding.”</w:t>
        </w:r>
      </w:ins>
    </w:p>
  </w:footnote>
  <w:footnote w:id="9">
    <w:p w:rsidR="00A21EA7" w:rsidRPr="002048B0" w:rsidRDefault="00A21EA7" w:rsidP="002048B0">
      <w:pPr>
        <w:pStyle w:val="FootnoteText"/>
        <w:spacing w:after="96"/>
        <w:ind w:firstLine="288"/>
        <w:rPr>
          <w:ins w:id="209" w:author="Author"/>
        </w:rPr>
      </w:pPr>
      <w:ins w:id="210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37:27 </w:t>
        </w:r>
        <w:r w:rsidRPr="002048B0">
          <w:t>Or “molding.”</w:t>
        </w:r>
      </w:ins>
    </w:p>
  </w:footnote>
  <w:footnote w:id="10">
    <w:p w:rsidR="00A21EA7" w:rsidRPr="002048B0" w:rsidRDefault="00A21EA7" w:rsidP="002048B0">
      <w:pPr>
        <w:pStyle w:val="FootnoteText"/>
        <w:spacing w:after="96"/>
        <w:ind w:firstLine="288"/>
        <w:rPr>
          <w:ins w:id="219" w:author="Author"/>
        </w:rPr>
      </w:pPr>
      <w:ins w:id="220" w:author="Author">
        <w:r w:rsidRPr="002048B0">
          <w:rPr>
            <w:rStyle w:val="FootnoteReference"/>
          </w:rPr>
          <w:footnoteRef/>
        </w:r>
        <w:r w:rsidRPr="002048B0">
          <w:t xml:space="preserve"> </w:t>
        </w:r>
        <w:r w:rsidRPr="002048B0">
          <w:rPr>
            <w:b/>
          </w:rPr>
          <w:t xml:space="preserve">37:29 </w:t>
        </w:r>
        <w:r w:rsidRPr="002048B0">
          <w:t>Or “like the work of an ointment maker.”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C2B8C">
        <w:t>Exodus Chapter 37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C2B8C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C2B8C">
      <w:rPr>
        <w:noProof/>
        <w:snapToGrid w:val="0"/>
      </w:rPr>
      <w:t>Exodus 37.Revised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0C2B8C">
        <w:t>Exodus Chapter 37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C2B8C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C2B8C">
      <w:rPr>
        <w:noProof/>
        <w:snapToGrid w:val="0"/>
      </w:rPr>
      <w:t>Exodus 37.Revised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C2B8C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C2B8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C2B8C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C2B8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09"/>
    <w:rsid w:val="000C2B8C"/>
    <w:rsid w:val="00245EDD"/>
    <w:rsid w:val="0026230D"/>
    <w:rsid w:val="002B524D"/>
    <w:rsid w:val="002C00A8"/>
    <w:rsid w:val="002F6709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21EA7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5395E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9C190BF-96E7-4275-8F37-616335DB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395E"/>
    <w:pPr>
      <w:spacing w:line="360" w:lineRule="auto"/>
      <w:ind w:firstLine="720"/>
    </w:pPr>
    <w:rPr>
      <w:rFonts w:ascii="Noto Sans" w:eastAsia="Times New Roman" w:hAnsi="Noto Sans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21EA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1EA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21EA7"/>
    <w:rPr>
      <w:vertAlign w:val="superscript"/>
    </w:rPr>
  </w:style>
  <w:style w:type="paragraph" w:styleId="BalloonText">
    <w:name w:val="Balloon Text"/>
    <w:basedOn w:val="Normal"/>
    <w:link w:val="BalloonTextChar"/>
    <w:rsid w:val="00A21E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21EA7"/>
    <w:rPr>
      <w:rFonts w:ascii="Segoe UI" w:eastAsia="Times New Roman" w:hAnsi="Segoe UI" w:cs="Segoe UI"/>
      <w:sz w:val="18"/>
      <w:szCs w:val="18"/>
      <w:lang w:val="en-US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Advisor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BibleAdvisorDocument.dotm</Template>
  <TotalTime>0</TotalTime>
  <Pages>1</Pages>
  <Words>910</Words>
  <Characters>3786</Characters>
  <Application>Microsoft Office Word</Application>
  <DocSecurity>0</DocSecurity>
  <Lines>63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Watchtower</Company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37</dc:title>
  <dc:subject/>
  <dc:creator>Matthew Calleja</dc:creator>
  <cp:keywords/>
  <dc:description/>
  <cp:lastModifiedBy>Calleja, Matthew</cp:lastModifiedBy>
  <cp:revision>3</cp:revision>
  <dcterms:created xsi:type="dcterms:W3CDTF">2021-07-07T06:42:00Z</dcterms:created>
  <dcterms:modified xsi:type="dcterms:W3CDTF">2021-07-07T06:42:00Z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37.docx</vt:lpwstr>
  </property>
  <property fmtid="{D5CDD505-2E9C-101B-9397-08002B2CF9AE}" pid="9" name="_TranslationDocumentId">
    <vt:i4>19417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