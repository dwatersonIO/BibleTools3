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124" w:rsidRPr="00FD6FC3" w:rsidRDefault="00DA7124" w:rsidP="00DA7124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FD6FC3">
        <w:rPr>
          <w:rFonts w:ascii="Trebuchet MS" w:hAnsi="Trebuchet MS"/>
          <w:b/>
          <w:sz w:val="24"/>
        </w:rPr>
        <w:t xml:space="preserve">3:1 </w:t>
      </w:r>
      <w:del w:id="1" w:author="Author">
        <w:r w:rsidRPr="00FD6FC3">
          <w:rPr>
            <w:rFonts w:ascii="Trebuchet MS" w:hAnsi="Trebuchet MS"/>
            <w:noProof/>
            <w:sz w:val="24"/>
          </w:rPr>
          <w:delText xml:space="preserve">And </w:delText>
        </w:r>
      </w:del>
      <w:r w:rsidRPr="00FD6FC3">
        <w:rPr>
          <w:rFonts w:ascii="Trebuchet MS" w:hAnsi="Trebuchet MS"/>
          <w:noProof/>
          <w:sz w:val="24"/>
        </w:rPr>
        <w:t xml:space="preserve">Moses became a shepherd of the flock of </w:t>
      </w:r>
      <w:ins w:id="2" w:author="Author">
        <w:r w:rsidRPr="00FD6FC3">
          <w:rPr>
            <w:rFonts w:ascii="Trebuchet MS" w:hAnsi="Trebuchet MS"/>
            <w:noProof/>
            <w:sz w:val="24"/>
          </w:rPr>
          <w:t xml:space="preserve">his father-in-law </w:t>
        </w:r>
      </w:ins>
      <w:r w:rsidRPr="00FD6FC3">
        <w:rPr>
          <w:rFonts w:ascii="Trebuchet MS" w:hAnsi="Trebuchet MS"/>
          <w:noProof/>
          <w:sz w:val="24"/>
        </w:rPr>
        <w:t>Jeth′ro, the priest of Mid′i·an</w:t>
      </w:r>
      <w:del w:id="3" w:author="Author">
        <w:r w:rsidRPr="00FD6FC3">
          <w:rPr>
            <w:rFonts w:ascii="Trebuchet MS" w:hAnsi="Trebuchet MS"/>
            <w:noProof/>
            <w:sz w:val="24"/>
          </w:rPr>
          <w:delText>, whose son-in-law he was</w:delText>
        </w:r>
      </w:del>
      <w:r w:rsidRPr="00FD6FC3">
        <w:rPr>
          <w:rFonts w:ascii="Trebuchet MS" w:hAnsi="Trebuchet MS"/>
          <w:noProof/>
          <w:sz w:val="24"/>
        </w:rPr>
        <w:t xml:space="preserve">. While he was </w:t>
      </w:r>
      <w:del w:id="4" w:author="Author">
        <w:r w:rsidRPr="00FD6FC3">
          <w:rPr>
            <w:rFonts w:ascii="Trebuchet MS" w:hAnsi="Trebuchet MS"/>
            <w:noProof/>
            <w:sz w:val="24"/>
          </w:rPr>
          <w:delText>driving</w:delText>
        </w:r>
      </w:del>
      <w:ins w:id="5" w:author="Author">
        <w:r w:rsidRPr="00FD6FC3">
          <w:rPr>
            <w:rFonts w:ascii="Trebuchet MS" w:hAnsi="Trebuchet MS"/>
            <w:noProof/>
            <w:sz w:val="24"/>
          </w:rPr>
          <w:t>leading</w:t>
        </w:r>
      </w:ins>
      <w:r w:rsidRPr="00FD6FC3">
        <w:rPr>
          <w:rFonts w:ascii="Trebuchet MS" w:hAnsi="Trebuchet MS"/>
          <w:noProof/>
          <w:sz w:val="24"/>
        </w:rPr>
        <w:t xml:space="preserve"> the flock to the west side of the wilderness, he </w:t>
      </w:r>
      <w:ins w:id="6" w:author="Author">
        <w:r w:rsidRPr="00FD6FC3">
          <w:rPr>
            <w:rFonts w:ascii="Trebuchet MS" w:hAnsi="Trebuchet MS"/>
            <w:noProof/>
            <w:sz w:val="24"/>
          </w:rPr>
          <w:t xml:space="preserve">eventually </w:t>
        </w:r>
      </w:ins>
      <w:r w:rsidRPr="00FD6FC3">
        <w:rPr>
          <w:rFonts w:ascii="Trebuchet MS" w:hAnsi="Trebuchet MS"/>
          <w:noProof/>
          <w:sz w:val="24"/>
        </w:rPr>
        <w:t xml:space="preserve">came </w:t>
      </w:r>
      <w:del w:id="7" w:author="Author">
        <w:r w:rsidRPr="00FD6FC3">
          <w:rPr>
            <w:rFonts w:ascii="Trebuchet MS" w:hAnsi="Trebuchet MS"/>
            <w:noProof/>
            <w:sz w:val="24"/>
          </w:rPr>
          <w:delText xml:space="preserve">at length </w:delText>
        </w:r>
      </w:del>
      <w:r w:rsidRPr="00FD6FC3">
        <w:rPr>
          <w:rFonts w:ascii="Trebuchet MS" w:hAnsi="Trebuchet MS"/>
          <w:noProof/>
          <w:sz w:val="24"/>
        </w:rPr>
        <w:t xml:space="preserve">to the mountain of the true God, to </w:t>
      </w:r>
      <w:del w:id="8" w:author="Author">
        <w:r w:rsidRPr="00FD6FC3" w:rsidDel="00051093">
          <w:rPr>
            <w:rFonts w:ascii="Trebuchet MS" w:hAnsi="Trebuchet MS"/>
            <w:noProof/>
            <w:sz w:val="24"/>
          </w:rPr>
          <w:delText>Ho′reb</w:delText>
        </w:r>
      </w:del>
      <w:ins w:id="9" w:author="Author">
        <w:r>
          <w:rPr>
            <w:rFonts w:ascii="Trebuchet MS" w:hAnsi="Trebuchet MS"/>
            <w:noProof/>
            <w:sz w:val="24"/>
          </w:rPr>
          <w:t>Hor</w:t>
        </w:r>
        <w:r w:rsidRPr="005A05F0">
          <w:rPr>
            <w:rFonts w:ascii="Trebuchet MS" w:hAnsi="Trebuchet MS"/>
            <w:noProof/>
            <w:sz w:val="24"/>
          </w:rPr>
          <w:t>′</w:t>
        </w:r>
        <w:r>
          <w:rPr>
            <w:rFonts w:ascii="Trebuchet MS" w:hAnsi="Trebuchet MS"/>
            <w:noProof/>
            <w:sz w:val="24"/>
          </w:rPr>
          <w:t>eb</w:t>
        </w:r>
      </w:ins>
      <w:r w:rsidRPr="00FD6FC3">
        <w:rPr>
          <w:rFonts w:ascii="Trebuchet MS" w:hAnsi="Trebuchet MS"/>
          <w:noProof/>
          <w:sz w:val="24"/>
        </w:rPr>
        <w:t xml:space="preserve">. </w:t>
      </w:r>
      <w:r w:rsidRPr="00FD6FC3">
        <w:rPr>
          <w:rFonts w:ascii="Trebuchet MS" w:hAnsi="Trebuchet MS"/>
          <w:b/>
          <w:noProof/>
          <w:sz w:val="24"/>
        </w:rPr>
        <w:t xml:space="preserve">3:2 </w:t>
      </w:r>
      <w:r w:rsidRPr="00FD6FC3">
        <w:rPr>
          <w:rFonts w:ascii="Trebuchet MS" w:hAnsi="Trebuchet MS"/>
          <w:noProof/>
          <w:sz w:val="24"/>
        </w:rPr>
        <w:t xml:space="preserve">Then Jehovah’s angel appeared to him in a flame of fire in the midst of a thornbush. As he kept looking, </w:t>
      </w:r>
      <w:del w:id="10" w:author="Author">
        <w:r w:rsidRPr="00FD6FC3">
          <w:rPr>
            <w:rFonts w:ascii="Trebuchet MS" w:hAnsi="Trebuchet MS"/>
            <w:noProof/>
            <w:sz w:val="24"/>
          </w:rPr>
          <w:delText>why, here</w:delText>
        </w:r>
      </w:del>
      <w:ins w:id="11" w:author="Author">
        <w:r w:rsidRPr="00FD6FC3">
          <w:rPr>
            <w:rFonts w:ascii="Trebuchet MS" w:hAnsi="Trebuchet MS"/>
            <w:noProof/>
            <w:sz w:val="24"/>
          </w:rPr>
          <w:t>he saw that</w:t>
        </w:r>
      </w:ins>
      <w:r w:rsidRPr="00FD6FC3">
        <w:rPr>
          <w:rFonts w:ascii="Trebuchet MS" w:hAnsi="Trebuchet MS"/>
          <w:noProof/>
          <w:sz w:val="24"/>
        </w:rPr>
        <w:t xml:space="preserve"> the thornbush was </w:t>
      </w:r>
      <w:del w:id="12" w:author="Author">
        <w:r w:rsidRPr="00FD6FC3">
          <w:rPr>
            <w:rFonts w:ascii="Trebuchet MS" w:hAnsi="Trebuchet MS"/>
            <w:noProof/>
            <w:sz w:val="24"/>
          </w:rPr>
          <w:delText>burning with the</w:delText>
        </w:r>
      </w:del>
      <w:ins w:id="13" w:author="Author">
        <w:r w:rsidRPr="00FD6FC3">
          <w:rPr>
            <w:rFonts w:ascii="Trebuchet MS" w:hAnsi="Trebuchet MS"/>
            <w:noProof/>
            <w:sz w:val="24"/>
          </w:rPr>
          <w:t>on</w:t>
        </w:r>
      </w:ins>
      <w:r w:rsidRPr="00FD6FC3">
        <w:rPr>
          <w:rFonts w:ascii="Trebuchet MS" w:hAnsi="Trebuchet MS"/>
          <w:noProof/>
          <w:sz w:val="24"/>
        </w:rPr>
        <w:t xml:space="preserve"> fire</w:t>
      </w:r>
      <w:ins w:id="14" w:author="Author">
        <w:r w:rsidRPr="00FD6FC3">
          <w:rPr>
            <w:rFonts w:ascii="Trebuchet MS" w:hAnsi="Trebuchet MS"/>
            <w:noProof/>
            <w:sz w:val="24"/>
          </w:rPr>
          <w:t>,</w:t>
        </w:r>
      </w:ins>
      <w:r w:rsidRPr="00FD6FC3">
        <w:rPr>
          <w:rFonts w:ascii="Trebuchet MS" w:hAnsi="Trebuchet MS"/>
          <w:noProof/>
          <w:sz w:val="24"/>
        </w:rPr>
        <w:t xml:space="preserve"> and yet the thornbush was not consumed. </w:t>
      </w:r>
      <w:r w:rsidRPr="00FD6FC3">
        <w:rPr>
          <w:rFonts w:ascii="Trebuchet MS" w:hAnsi="Trebuchet MS"/>
          <w:b/>
          <w:noProof/>
          <w:sz w:val="24"/>
        </w:rPr>
        <w:t xml:space="preserve">3:3 </w:t>
      </w:r>
      <w:del w:id="15" w:author="Author">
        <w:r w:rsidRPr="00FD6FC3">
          <w:rPr>
            <w:rFonts w:ascii="Trebuchet MS" w:hAnsi="Trebuchet MS"/>
            <w:noProof/>
            <w:sz w:val="24"/>
          </w:rPr>
          <w:delText>At this</w:delText>
        </w:r>
      </w:del>
      <w:ins w:id="16" w:author="Author">
        <w:r w:rsidRPr="00FD6FC3">
          <w:rPr>
            <w:rFonts w:ascii="Trebuchet MS" w:hAnsi="Trebuchet MS"/>
            <w:noProof/>
            <w:sz w:val="24"/>
          </w:rPr>
          <w:t>So</w:t>
        </w:r>
      </w:ins>
      <w:r w:rsidRPr="00FD6FC3">
        <w:rPr>
          <w:rFonts w:ascii="Trebuchet MS" w:hAnsi="Trebuchet MS"/>
          <w:noProof/>
          <w:sz w:val="24"/>
        </w:rPr>
        <w:t xml:space="preserve"> Moses said: “</w:t>
      </w:r>
      <w:del w:id="17" w:author="Author">
        <w:r w:rsidRPr="00FD6FC3">
          <w:rPr>
            <w:rFonts w:ascii="Trebuchet MS" w:hAnsi="Trebuchet MS"/>
            <w:noProof/>
            <w:sz w:val="24"/>
          </w:rPr>
          <w:delText xml:space="preserve">Let me just turn aside that </w:delText>
        </w:r>
      </w:del>
      <w:r w:rsidRPr="00FD6FC3">
        <w:rPr>
          <w:rFonts w:ascii="Trebuchet MS" w:hAnsi="Trebuchet MS"/>
          <w:noProof/>
          <w:sz w:val="24"/>
        </w:rPr>
        <w:t xml:space="preserve">I </w:t>
      </w:r>
      <w:del w:id="18" w:author="Author">
        <w:r w:rsidRPr="00FD6FC3">
          <w:rPr>
            <w:rFonts w:ascii="Trebuchet MS" w:hAnsi="Trebuchet MS"/>
            <w:noProof/>
            <w:sz w:val="24"/>
          </w:rPr>
          <w:delText xml:space="preserve">may </w:delText>
        </w:r>
      </w:del>
      <w:ins w:id="19" w:author="Author">
        <w:r w:rsidRPr="00FD6FC3">
          <w:rPr>
            <w:rFonts w:ascii="Trebuchet MS" w:hAnsi="Trebuchet MS"/>
            <w:noProof/>
            <w:sz w:val="24"/>
          </w:rPr>
          <w:t xml:space="preserve">will go over to </w:t>
        </w:r>
      </w:ins>
      <w:r w:rsidRPr="00FD6FC3">
        <w:rPr>
          <w:rFonts w:ascii="Trebuchet MS" w:hAnsi="Trebuchet MS"/>
          <w:noProof/>
          <w:sz w:val="24"/>
        </w:rPr>
        <w:t xml:space="preserve">inspect this </w:t>
      </w:r>
      <w:del w:id="20" w:author="Author">
        <w:r w:rsidRPr="00FD6FC3">
          <w:rPr>
            <w:rFonts w:ascii="Trebuchet MS" w:hAnsi="Trebuchet MS"/>
            <w:noProof/>
            <w:sz w:val="24"/>
          </w:rPr>
          <w:delText>great phenomenon, as</w:delText>
        </w:r>
      </w:del>
      <w:ins w:id="21" w:author="Author">
        <w:r w:rsidRPr="00FD6FC3">
          <w:rPr>
            <w:rFonts w:ascii="Trebuchet MS" w:hAnsi="Trebuchet MS"/>
            <w:noProof/>
            <w:sz w:val="24"/>
          </w:rPr>
          <w:t>unusual sight</w:t>
        </w:r>
      </w:ins>
      <w:r w:rsidRPr="00FD6FC3">
        <w:rPr>
          <w:rFonts w:ascii="Trebuchet MS" w:hAnsi="Trebuchet MS"/>
          <w:noProof/>
          <w:sz w:val="24"/>
        </w:rPr>
        <w:t xml:space="preserve"> to </w:t>
      </w:r>
      <w:ins w:id="22" w:author="Author">
        <w:r w:rsidRPr="00FD6FC3">
          <w:rPr>
            <w:rFonts w:ascii="Trebuchet MS" w:hAnsi="Trebuchet MS"/>
            <w:noProof/>
            <w:sz w:val="24"/>
          </w:rPr>
          <w:t xml:space="preserve">see </w:t>
        </w:r>
      </w:ins>
      <w:r w:rsidRPr="00FD6FC3">
        <w:rPr>
          <w:rFonts w:ascii="Trebuchet MS" w:hAnsi="Trebuchet MS"/>
          <w:noProof/>
          <w:sz w:val="24"/>
        </w:rPr>
        <w:t xml:space="preserve">why the thornbush </w:t>
      </w:r>
      <w:del w:id="23" w:author="Author">
        <w:r w:rsidRPr="00FD6FC3">
          <w:rPr>
            <w:rFonts w:ascii="Trebuchet MS" w:hAnsi="Trebuchet MS"/>
            <w:noProof/>
            <w:sz w:val="24"/>
          </w:rPr>
          <w:delText>is</w:delText>
        </w:r>
      </w:del>
      <w:ins w:id="24" w:author="Author">
        <w:r w:rsidRPr="00FD6FC3">
          <w:rPr>
            <w:rFonts w:ascii="Trebuchet MS" w:hAnsi="Trebuchet MS"/>
            <w:noProof/>
            <w:sz w:val="24"/>
          </w:rPr>
          <w:t>does</w:t>
        </w:r>
      </w:ins>
      <w:r w:rsidRPr="00FD6FC3">
        <w:rPr>
          <w:rFonts w:ascii="Trebuchet MS" w:hAnsi="Trebuchet MS"/>
          <w:noProof/>
          <w:sz w:val="24"/>
        </w:rPr>
        <w:t xml:space="preserve"> not </w:t>
      </w:r>
      <w:del w:id="25" w:author="Author">
        <w:r w:rsidRPr="00FD6FC3">
          <w:rPr>
            <w:rFonts w:ascii="Trebuchet MS" w:hAnsi="Trebuchet MS"/>
            <w:noProof/>
            <w:sz w:val="24"/>
          </w:rPr>
          <w:delText>burnt</w:delText>
        </w:r>
      </w:del>
      <w:ins w:id="26" w:author="Author">
        <w:r w:rsidRPr="00FD6FC3">
          <w:rPr>
            <w:rFonts w:ascii="Trebuchet MS" w:hAnsi="Trebuchet MS"/>
            <w:noProof/>
            <w:sz w:val="24"/>
          </w:rPr>
          <w:t>burn</w:t>
        </w:r>
      </w:ins>
      <w:r w:rsidRPr="00FD6FC3">
        <w:rPr>
          <w:rFonts w:ascii="Trebuchet MS" w:hAnsi="Trebuchet MS"/>
          <w:noProof/>
          <w:sz w:val="24"/>
        </w:rPr>
        <w:t xml:space="preserve"> up.” </w:t>
      </w:r>
      <w:r w:rsidRPr="00FD6FC3">
        <w:rPr>
          <w:rFonts w:ascii="Trebuchet MS" w:hAnsi="Trebuchet MS"/>
          <w:b/>
          <w:noProof/>
          <w:sz w:val="24"/>
        </w:rPr>
        <w:t xml:space="preserve">3:4 </w:t>
      </w:r>
      <w:r w:rsidRPr="00FD6FC3">
        <w:rPr>
          <w:rFonts w:ascii="Trebuchet MS" w:hAnsi="Trebuchet MS"/>
          <w:noProof/>
          <w:sz w:val="24"/>
        </w:rPr>
        <w:t xml:space="preserve">When Jehovah saw that he </w:t>
      </w:r>
      <w:del w:id="27" w:author="Author">
        <w:r w:rsidRPr="00FD6FC3">
          <w:rPr>
            <w:rFonts w:ascii="Trebuchet MS" w:hAnsi="Trebuchet MS"/>
            <w:noProof/>
            <w:sz w:val="24"/>
          </w:rPr>
          <w:delText>turned aside</w:delText>
        </w:r>
      </w:del>
      <w:ins w:id="28" w:author="Author">
        <w:r w:rsidRPr="00FD6FC3">
          <w:rPr>
            <w:rFonts w:ascii="Trebuchet MS" w:hAnsi="Trebuchet MS"/>
            <w:noProof/>
            <w:sz w:val="24"/>
          </w:rPr>
          <w:t>went over</w:t>
        </w:r>
      </w:ins>
      <w:r w:rsidRPr="00FD6FC3">
        <w:rPr>
          <w:rFonts w:ascii="Trebuchet MS" w:hAnsi="Trebuchet MS"/>
          <w:noProof/>
          <w:sz w:val="24"/>
        </w:rPr>
        <w:t xml:space="preserve"> to </w:t>
      </w:r>
      <w:del w:id="29" w:author="Author">
        <w:r w:rsidRPr="00FD6FC3">
          <w:rPr>
            <w:rFonts w:ascii="Trebuchet MS" w:hAnsi="Trebuchet MS"/>
            <w:noProof/>
            <w:sz w:val="24"/>
          </w:rPr>
          <w:delText>inspect</w:delText>
        </w:r>
      </w:del>
      <w:ins w:id="30" w:author="Author">
        <w:r w:rsidRPr="00FD6FC3">
          <w:rPr>
            <w:rFonts w:ascii="Trebuchet MS" w:hAnsi="Trebuchet MS"/>
            <w:noProof/>
            <w:sz w:val="24"/>
          </w:rPr>
          <w:t>look</w:t>
        </w:r>
      </w:ins>
      <w:r w:rsidRPr="00FD6FC3">
        <w:rPr>
          <w:rFonts w:ascii="Trebuchet MS" w:hAnsi="Trebuchet MS"/>
          <w:noProof/>
          <w:sz w:val="24"/>
        </w:rPr>
        <w:t xml:space="preserve">, God </w:t>
      </w:r>
      <w:del w:id="31" w:author="Author">
        <w:r w:rsidRPr="00FD6FC3">
          <w:rPr>
            <w:rFonts w:ascii="Trebuchet MS" w:hAnsi="Trebuchet MS"/>
            <w:noProof/>
            <w:sz w:val="24"/>
          </w:rPr>
          <w:delText xml:space="preserve">at once </w:delText>
        </w:r>
      </w:del>
      <w:r w:rsidRPr="00FD6FC3">
        <w:rPr>
          <w:rFonts w:ascii="Trebuchet MS" w:hAnsi="Trebuchet MS"/>
          <w:noProof/>
          <w:sz w:val="24"/>
        </w:rPr>
        <w:t xml:space="preserve">called to him out of the </w:t>
      </w:r>
      <w:del w:id="32" w:author="Author">
        <w:r w:rsidRPr="00FD6FC3">
          <w:rPr>
            <w:rFonts w:ascii="Trebuchet MS" w:hAnsi="Trebuchet MS"/>
            <w:noProof/>
            <w:sz w:val="24"/>
          </w:rPr>
          <w:delText xml:space="preserve">midst of the </w:delText>
        </w:r>
      </w:del>
      <w:r w:rsidRPr="00FD6FC3">
        <w:rPr>
          <w:rFonts w:ascii="Trebuchet MS" w:hAnsi="Trebuchet MS"/>
          <w:noProof/>
          <w:sz w:val="24"/>
        </w:rPr>
        <w:t xml:space="preserve">thornbush and said: “Moses! Moses!” to which he said: “Here I am.” </w:t>
      </w:r>
      <w:r w:rsidRPr="00FD6FC3">
        <w:rPr>
          <w:rFonts w:ascii="Trebuchet MS" w:hAnsi="Trebuchet MS"/>
          <w:b/>
          <w:noProof/>
          <w:sz w:val="24"/>
        </w:rPr>
        <w:t xml:space="preserve">3:5 </w:t>
      </w:r>
      <w:r w:rsidRPr="00FD6FC3">
        <w:rPr>
          <w:rFonts w:ascii="Trebuchet MS" w:hAnsi="Trebuchet MS"/>
          <w:noProof/>
          <w:sz w:val="24"/>
        </w:rPr>
        <w:t xml:space="preserve">Then he said: “Do not come </w:t>
      </w:r>
      <w:del w:id="33" w:author="Author">
        <w:r w:rsidRPr="00FD6FC3">
          <w:rPr>
            <w:rFonts w:ascii="Trebuchet MS" w:hAnsi="Trebuchet MS"/>
            <w:noProof/>
            <w:sz w:val="24"/>
          </w:rPr>
          <w:delText>near here. Draw</w:delText>
        </w:r>
      </w:del>
      <w:ins w:id="34" w:author="Author">
        <w:r w:rsidRPr="00FD6FC3">
          <w:rPr>
            <w:rFonts w:ascii="Trebuchet MS" w:hAnsi="Trebuchet MS"/>
            <w:noProof/>
            <w:sz w:val="24"/>
          </w:rPr>
          <w:t>any nearer. Remove</w:t>
        </w:r>
      </w:ins>
      <w:r w:rsidRPr="00FD6FC3">
        <w:rPr>
          <w:rFonts w:ascii="Trebuchet MS" w:hAnsi="Trebuchet MS"/>
          <w:noProof/>
          <w:sz w:val="24"/>
        </w:rPr>
        <w:t xml:space="preserve"> your sandals from </w:t>
      </w:r>
      <w:del w:id="35" w:author="Author">
        <w:r w:rsidRPr="00FD6FC3">
          <w:rPr>
            <w:rFonts w:ascii="Trebuchet MS" w:hAnsi="Trebuchet MS"/>
            <w:noProof/>
            <w:sz w:val="24"/>
          </w:rPr>
          <w:delText xml:space="preserve">off </w:delText>
        </w:r>
      </w:del>
      <w:r w:rsidRPr="00FD6FC3">
        <w:rPr>
          <w:rFonts w:ascii="Trebuchet MS" w:hAnsi="Trebuchet MS"/>
          <w:noProof/>
          <w:sz w:val="24"/>
        </w:rPr>
        <w:t>your feet, because the place where you are standing is holy ground.”</w:t>
      </w:r>
    </w:p>
    <w:p w:rsidR="00DA7124" w:rsidRPr="00FD6FC3" w:rsidRDefault="00DA7124" w:rsidP="00DA7124">
      <w:pPr>
        <w:rPr>
          <w:rFonts w:ascii="Trebuchet MS" w:hAnsi="Trebuchet MS"/>
          <w:noProof/>
          <w:sz w:val="24"/>
        </w:rPr>
      </w:pPr>
      <w:r w:rsidRPr="00FD6FC3">
        <w:rPr>
          <w:rFonts w:ascii="Trebuchet MS" w:hAnsi="Trebuchet MS"/>
          <w:b/>
          <w:sz w:val="24"/>
        </w:rPr>
        <w:t xml:space="preserve">3:6 </w:t>
      </w:r>
      <w:del w:id="36" w:author="Author">
        <w:r w:rsidRPr="00FD6FC3">
          <w:rPr>
            <w:rFonts w:ascii="Trebuchet MS" w:hAnsi="Trebuchet MS"/>
            <w:noProof/>
            <w:sz w:val="24"/>
          </w:rPr>
          <w:delText>And he</w:delText>
        </w:r>
      </w:del>
      <w:ins w:id="37" w:author="Author">
        <w:r w:rsidRPr="00FD6FC3">
          <w:rPr>
            <w:rFonts w:ascii="Trebuchet MS" w:hAnsi="Trebuchet MS"/>
            <w:noProof/>
            <w:sz w:val="24"/>
          </w:rPr>
          <w:t>He</w:t>
        </w:r>
      </w:ins>
      <w:r w:rsidRPr="00FD6FC3">
        <w:rPr>
          <w:rFonts w:ascii="Trebuchet MS" w:hAnsi="Trebuchet MS"/>
          <w:noProof/>
          <w:sz w:val="24"/>
        </w:rPr>
        <w:t xml:space="preserve"> went on to say: “I am the God of your father, the God of Abraham, the God of Isaac</w:t>
      </w:r>
      <w:ins w:id="38" w:author="Author">
        <w:r w:rsidRPr="00FD6FC3">
          <w:rPr>
            <w:rFonts w:ascii="Trebuchet MS" w:hAnsi="Trebuchet MS"/>
            <w:noProof/>
            <w:sz w:val="24"/>
          </w:rPr>
          <w:t>,</w:t>
        </w:r>
      </w:ins>
      <w:r w:rsidRPr="00FD6FC3">
        <w:rPr>
          <w:rFonts w:ascii="Trebuchet MS" w:hAnsi="Trebuchet MS"/>
          <w:noProof/>
          <w:sz w:val="24"/>
        </w:rPr>
        <w:t xml:space="preserve"> and the God of Jacob.” Then Moses </w:t>
      </w:r>
      <w:del w:id="39" w:author="Author">
        <w:r w:rsidRPr="00FD6FC3">
          <w:rPr>
            <w:rFonts w:ascii="Trebuchet MS" w:hAnsi="Trebuchet MS"/>
            <w:noProof/>
            <w:sz w:val="24"/>
          </w:rPr>
          <w:delText>concealed</w:delText>
        </w:r>
      </w:del>
      <w:ins w:id="40" w:author="Author">
        <w:r w:rsidRPr="00FD6FC3">
          <w:rPr>
            <w:rFonts w:ascii="Trebuchet MS" w:hAnsi="Trebuchet MS"/>
            <w:noProof/>
            <w:sz w:val="24"/>
          </w:rPr>
          <w:t>hid</w:t>
        </w:r>
      </w:ins>
      <w:r w:rsidRPr="00FD6FC3">
        <w:rPr>
          <w:rFonts w:ascii="Trebuchet MS" w:hAnsi="Trebuchet MS"/>
          <w:noProof/>
          <w:sz w:val="24"/>
        </w:rPr>
        <w:t xml:space="preserve"> his face, because he was afraid to look at the true God. </w:t>
      </w:r>
      <w:r w:rsidRPr="00FD6FC3">
        <w:rPr>
          <w:rFonts w:ascii="Trebuchet MS" w:hAnsi="Trebuchet MS"/>
          <w:b/>
          <w:noProof/>
          <w:sz w:val="24"/>
        </w:rPr>
        <w:t xml:space="preserve">3:7 </w:t>
      </w:r>
      <w:del w:id="41" w:author="Author">
        <w:r w:rsidRPr="00FD6FC3">
          <w:rPr>
            <w:rFonts w:ascii="Trebuchet MS" w:hAnsi="Trebuchet MS"/>
            <w:noProof/>
            <w:sz w:val="24"/>
          </w:rPr>
          <w:delText xml:space="preserve">And </w:delText>
        </w:r>
      </w:del>
      <w:r w:rsidRPr="00FD6FC3">
        <w:rPr>
          <w:rFonts w:ascii="Trebuchet MS" w:hAnsi="Trebuchet MS"/>
          <w:noProof/>
          <w:sz w:val="24"/>
        </w:rPr>
        <w:t>Jehovah added: “</w:t>
      </w:r>
      <w:del w:id="42" w:author="Author">
        <w:r w:rsidRPr="00FD6FC3">
          <w:rPr>
            <w:rFonts w:ascii="Trebuchet MS" w:hAnsi="Trebuchet MS"/>
            <w:noProof/>
            <w:sz w:val="24"/>
          </w:rPr>
          <w:delText xml:space="preserve">Unquestionably </w:delText>
        </w:r>
      </w:del>
      <w:r w:rsidRPr="00FD6FC3">
        <w:rPr>
          <w:rFonts w:ascii="Trebuchet MS" w:hAnsi="Trebuchet MS"/>
          <w:noProof/>
          <w:sz w:val="24"/>
        </w:rPr>
        <w:t>I have</w:t>
      </w:r>
      <w:ins w:id="43" w:author="Author">
        <w:r w:rsidRPr="00FD6FC3">
          <w:rPr>
            <w:rFonts w:ascii="Trebuchet MS" w:hAnsi="Trebuchet MS"/>
            <w:noProof/>
            <w:sz w:val="24"/>
          </w:rPr>
          <w:t xml:space="preserve"> certainly</w:t>
        </w:r>
      </w:ins>
      <w:r w:rsidRPr="00FD6FC3">
        <w:rPr>
          <w:rFonts w:ascii="Trebuchet MS" w:hAnsi="Trebuchet MS"/>
          <w:noProof/>
          <w:sz w:val="24"/>
        </w:rPr>
        <w:t xml:space="preserve"> seen the affliction of my people who are in Egypt, and I have heard their outcry </w:t>
      </w:r>
      <w:del w:id="44" w:author="Author">
        <w:r w:rsidRPr="00FD6FC3">
          <w:rPr>
            <w:rFonts w:ascii="Trebuchet MS" w:hAnsi="Trebuchet MS"/>
            <w:noProof/>
            <w:sz w:val="24"/>
          </w:rPr>
          <w:delText>as a result</w:delText>
        </w:r>
      </w:del>
      <w:ins w:id="45" w:author="Author">
        <w:r w:rsidRPr="00FD6FC3">
          <w:rPr>
            <w:rFonts w:ascii="Trebuchet MS" w:hAnsi="Trebuchet MS"/>
            <w:noProof/>
            <w:sz w:val="24"/>
          </w:rPr>
          <w:t>because</w:t>
        </w:r>
      </w:ins>
      <w:r w:rsidRPr="00FD6FC3">
        <w:rPr>
          <w:rFonts w:ascii="Trebuchet MS" w:hAnsi="Trebuchet MS"/>
          <w:noProof/>
          <w:sz w:val="24"/>
        </w:rPr>
        <w:t xml:space="preserve"> of those who </w:t>
      </w:r>
      <w:del w:id="46" w:author="Author">
        <w:r w:rsidRPr="00FD6FC3">
          <w:rPr>
            <w:rFonts w:ascii="Trebuchet MS" w:hAnsi="Trebuchet MS"/>
            <w:noProof/>
            <w:sz w:val="24"/>
          </w:rPr>
          <w:delText>drive</w:delText>
        </w:r>
      </w:del>
      <w:ins w:id="47" w:author="Author">
        <w:r w:rsidRPr="00FD6FC3">
          <w:rPr>
            <w:rFonts w:ascii="Trebuchet MS" w:hAnsi="Trebuchet MS"/>
            <w:noProof/>
            <w:sz w:val="24"/>
          </w:rPr>
          <w:t>force</w:t>
        </w:r>
      </w:ins>
      <w:r w:rsidRPr="00FD6FC3">
        <w:rPr>
          <w:rFonts w:ascii="Trebuchet MS" w:hAnsi="Trebuchet MS"/>
          <w:noProof/>
          <w:sz w:val="24"/>
        </w:rPr>
        <w:t xml:space="preserve"> them to work; </w:t>
      </w:r>
      <w:del w:id="48" w:author="Author">
        <w:r w:rsidRPr="00FD6FC3">
          <w:rPr>
            <w:rFonts w:ascii="Trebuchet MS" w:hAnsi="Trebuchet MS"/>
            <w:noProof/>
            <w:sz w:val="24"/>
          </w:rPr>
          <w:delText xml:space="preserve">because </w:delText>
        </w:r>
      </w:del>
      <w:r w:rsidRPr="00FD6FC3">
        <w:rPr>
          <w:rFonts w:ascii="Trebuchet MS" w:hAnsi="Trebuchet MS"/>
          <w:noProof/>
          <w:sz w:val="24"/>
        </w:rPr>
        <w:t xml:space="preserve">I well know the pains they suffer. </w:t>
      </w:r>
      <w:r w:rsidRPr="00FD6FC3">
        <w:rPr>
          <w:rFonts w:ascii="Trebuchet MS" w:hAnsi="Trebuchet MS"/>
          <w:b/>
          <w:noProof/>
          <w:sz w:val="24"/>
        </w:rPr>
        <w:t xml:space="preserve">3:8 </w:t>
      </w:r>
      <w:del w:id="49" w:author="Author">
        <w:r w:rsidRPr="00FD6FC3">
          <w:rPr>
            <w:rFonts w:ascii="Trebuchet MS" w:hAnsi="Trebuchet MS"/>
            <w:noProof/>
            <w:sz w:val="24"/>
          </w:rPr>
          <w:delText xml:space="preserve">And </w:delText>
        </w:r>
      </w:del>
      <w:r w:rsidRPr="00FD6FC3">
        <w:rPr>
          <w:rFonts w:ascii="Trebuchet MS" w:hAnsi="Trebuchet MS"/>
          <w:noProof/>
          <w:sz w:val="24"/>
        </w:rPr>
        <w:t xml:space="preserve">I </w:t>
      </w:r>
      <w:del w:id="50" w:author="Author">
        <w:r w:rsidRPr="00FD6FC3">
          <w:rPr>
            <w:rFonts w:ascii="Trebuchet MS" w:hAnsi="Trebuchet MS"/>
            <w:noProof/>
            <w:sz w:val="24"/>
          </w:rPr>
          <w:delText>am proceeding to</w:delText>
        </w:r>
      </w:del>
      <w:ins w:id="51" w:author="Author">
        <w:r w:rsidRPr="00FD6FC3">
          <w:rPr>
            <w:rFonts w:ascii="Trebuchet MS" w:hAnsi="Trebuchet MS"/>
            <w:noProof/>
            <w:sz w:val="24"/>
          </w:rPr>
          <w:t>will</w:t>
        </w:r>
      </w:ins>
      <w:r w:rsidRPr="00FD6FC3">
        <w:rPr>
          <w:rFonts w:ascii="Trebuchet MS" w:hAnsi="Trebuchet MS"/>
          <w:noProof/>
          <w:sz w:val="24"/>
        </w:rPr>
        <w:t xml:space="preserve"> go down to </w:t>
      </w:r>
      <w:del w:id="52" w:author="Author">
        <w:r w:rsidRPr="00FD6FC3">
          <w:rPr>
            <w:rFonts w:ascii="Trebuchet MS" w:hAnsi="Trebuchet MS"/>
            <w:noProof/>
            <w:sz w:val="24"/>
          </w:rPr>
          <w:delText>deliver</w:delText>
        </w:r>
      </w:del>
      <w:ins w:id="53" w:author="Author">
        <w:r w:rsidRPr="00FD6FC3">
          <w:rPr>
            <w:rFonts w:ascii="Trebuchet MS" w:hAnsi="Trebuchet MS"/>
            <w:noProof/>
            <w:sz w:val="24"/>
          </w:rPr>
          <w:t>rescue</w:t>
        </w:r>
      </w:ins>
      <w:r w:rsidRPr="00FD6FC3">
        <w:rPr>
          <w:rFonts w:ascii="Trebuchet MS" w:hAnsi="Trebuchet MS"/>
          <w:noProof/>
          <w:sz w:val="24"/>
        </w:rPr>
        <w:t xml:space="preserve"> them out of the hand of the Egyptians and to bring them up out of that land to a land good and spacious, </w:t>
      </w:r>
      <w:del w:id="54" w:author="Author">
        <w:r w:rsidRPr="00FD6FC3">
          <w:rPr>
            <w:rFonts w:ascii="Trebuchet MS" w:hAnsi="Trebuchet MS"/>
            <w:noProof/>
            <w:sz w:val="24"/>
          </w:rPr>
          <w:delText xml:space="preserve">to </w:delText>
        </w:r>
      </w:del>
      <w:r w:rsidRPr="00FD6FC3">
        <w:rPr>
          <w:rFonts w:ascii="Trebuchet MS" w:hAnsi="Trebuchet MS"/>
          <w:noProof/>
          <w:sz w:val="24"/>
        </w:rPr>
        <w:t xml:space="preserve">a land flowing with milk and honey, </w:t>
      </w:r>
      <w:del w:id="55" w:author="Author">
        <w:r w:rsidRPr="00FD6FC3">
          <w:rPr>
            <w:rFonts w:ascii="Trebuchet MS" w:hAnsi="Trebuchet MS"/>
            <w:noProof/>
            <w:sz w:val="24"/>
          </w:rPr>
          <w:delText xml:space="preserve">to </w:delText>
        </w:r>
      </w:del>
      <w:r w:rsidRPr="00FD6FC3">
        <w:rPr>
          <w:rFonts w:ascii="Trebuchet MS" w:hAnsi="Trebuchet MS"/>
          <w:noProof/>
          <w:sz w:val="24"/>
        </w:rPr>
        <w:t xml:space="preserve">the </w:t>
      </w:r>
      <w:del w:id="56" w:author="Author">
        <w:r w:rsidRPr="00FD6FC3">
          <w:rPr>
            <w:rFonts w:ascii="Trebuchet MS" w:hAnsi="Trebuchet MS"/>
            <w:noProof/>
            <w:sz w:val="24"/>
          </w:rPr>
          <w:delText>locality</w:delText>
        </w:r>
      </w:del>
      <w:ins w:id="57" w:author="Author">
        <w:r w:rsidRPr="00FD6FC3">
          <w:rPr>
            <w:rFonts w:ascii="Trebuchet MS" w:hAnsi="Trebuchet MS"/>
            <w:noProof/>
            <w:sz w:val="24"/>
          </w:rPr>
          <w:t>territory</w:t>
        </w:r>
      </w:ins>
      <w:r w:rsidRPr="00FD6FC3">
        <w:rPr>
          <w:rFonts w:ascii="Trebuchet MS" w:hAnsi="Trebuchet MS"/>
          <w:noProof/>
          <w:sz w:val="24"/>
        </w:rPr>
        <w:t xml:space="preserve"> of the Ca′naan·ites</w:t>
      </w:r>
      <w:del w:id="58" w:author="Author">
        <w:r w:rsidRPr="00FD6FC3">
          <w:rPr>
            <w:rFonts w:ascii="Trebuchet MS" w:hAnsi="Trebuchet MS"/>
            <w:noProof/>
            <w:sz w:val="24"/>
          </w:rPr>
          <w:delText xml:space="preserve"> and</w:delText>
        </w:r>
      </w:del>
      <w:ins w:id="59" w:author="Author">
        <w:r w:rsidRPr="00FD6FC3">
          <w:rPr>
            <w:rFonts w:ascii="Trebuchet MS" w:hAnsi="Trebuchet MS"/>
            <w:noProof/>
            <w:sz w:val="24"/>
          </w:rPr>
          <w:t>,</w:t>
        </w:r>
      </w:ins>
      <w:r w:rsidRPr="00FD6FC3">
        <w:rPr>
          <w:rFonts w:ascii="Trebuchet MS" w:hAnsi="Trebuchet MS"/>
          <w:noProof/>
          <w:sz w:val="24"/>
        </w:rPr>
        <w:t xml:space="preserve"> the Hit′tites</w:t>
      </w:r>
      <w:del w:id="60" w:author="Author">
        <w:r w:rsidRPr="00FD6FC3">
          <w:rPr>
            <w:rFonts w:ascii="Trebuchet MS" w:hAnsi="Trebuchet MS"/>
            <w:noProof/>
            <w:sz w:val="24"/>
          </w:rPr>
          <w:delText xml:space="preserve"> and</w:delText>
        </w:r>
      </w:del>
      <w:ins w:id="61" w:author="Author">
        <w:r w:rsidRPr="00FD6FC3">
          <w:rPr>
            <w:rFonts w:ascii="Trebuchet MS" w:hAnsi="Trebuchet MS"/>
            <w:noProof/>
            <w:sz w:val="24"/>
          </w:rPr>
          <w:t>,</w:t>
        </w:r>
      </w:ins>
      <w:r w:rsidRPr="00FD6FC3">
        <w:rPr>
          <w:rFonts w:ascii="Trebuchet MS" w:hAnsi="Trebuchet MS"/>
          <w:noProof/>
          <w:sz w:val="24"/>
        </w:rPr>
        <w:t xml:space="preserve"> the Am′or·ites</w:t>
      </w:r>
      <w:del w:id="62" w:author="Author">
        <w:r w:rsidRPr="00FD6FC3">
          <w:rPr>
            <w:rFonts w:ascii="Trebuchet MS" w:hAnsi="Trebuchet MS"/>
            <w:noProof/>
            <w:sz w:val="24"/>
          </w:rPr>
          <w:delText xml:space="preserve"> and</w:delText>
        </w:r>
      </w:del>
      <w:ins w:id="63" w:author="Author">
        <w:r w:rsidRPr="00FD6FC3">
          <w:rPr>
            <w:rFonts w:ascii="Trebuchet MS" w:hAnsi="Trebuchet MS"/>
            <w:noProof/>
            <w:sz w:val="24"/>
          </w:rPr>
          <w:t>,</w:t>
        </w:r>
      </w:ins>
      <w:r w:rsidRPr="00FD6FC3">
        <w:rPr>
          <w:rFonts w:ascii="Trebuchet MS" w:hAnsi="Trebuchet MS"/>
          <w:noProof/>
          <w:sz w:val="24"/>
        </w:rPr>
        <w:t xml:space="preserve"> the Per′iz·zites</w:t>
      </w:r>
      <w:del w:id="64" w:author="Author">
        <w:r w:rsidRPr="00FD6FC3">
          <w:rPr>
            <w:rFonts w:ascii="Trebuchet MS" w:hAnsi="Trebuchet MS"/>
            <w:noProof/>
            <w:sz w:val="24"/>
          </w:rPr>
          <w:delText xml:space="preserve"> and</w:delText>
        </w:r>
      </w:del>
      <w:ins w:id="65" w:author="Author">
        <w:r w:rsidRPr="00FD6FC3">
          <w:rPr>
            <w:rFonts w:ascii="Trebuchet MS" w:hAnsi="Trebuchet MS"/>
            <w:noProof/>
            <w:sz w:val="24"/>
          </w:rPr>
          <w:t>,</w:t>
        </w:r>
      </w:ins>
      <w:r w:rsidRPr="00FD6FC3">
        <w:rPr>
          <w:rFonts w:ascii="Trebuchet MS" w:hAnsi="Trebuchet MS"/>
          <w:noProof/>
          <w:sz w:val="24"/>
        </w:rPr>
        <w:t xml:space="preserve"> the Hi′vites</w:t>
      </w:r>
      <w:ins w:id="66" w:author="Author">
        <w:r w:rsidRPr="00FD6FC3">
          <w:rPr>
            <w:rFonts w:ascii="Trebuchet MS" w:hAnsi="Trebuchet MS"/>
            <w:noProof/>
            <w:sz w:val="24"/>
          </w:rPr>
          <w:t>,</w:t>
        </w:r>
      </w:ins>
      <w:r w:rsidRPr="00FD6FC3">
        <w:rPr>
          <w:rFonts w:ascii="Trebuchet MS" w:hAnsi="Trebuchet MS"/>
          <w:noProof/>
          <w:sz w:val="24"/>
        </w:rPr>
        <w:t xml:space="preserve"> and the Jeb′u·sites. </w:t>
      </w:r>
      <w:r w:rsidRPr="00FD6FC3">
        <w:rPr>
          <w:rFonts w:ascii="Trebuchet MS" w:hAnsi="Trebuchet MS"/>
          <w:b/>
          <w:noProof/>
          <w:sz w:val="24"/>
        </w:rPr>
        <w:t xml:space="preserve">3:9 </w:t>
      </w:r>
      <w:del w:id="67" w:author="Author">
        <w:r w:rsidRPr="00FD6FC3">
          <w:rPr>
            <w:rFonts w:ascii="Trebuchet MS" w:hAnsi="Trebuchet MS"/>
            <w:noProof/>
            <w:sz w:val="24"/>
          </w:rPr>
          <w:delText>And now,</w:delText>
        </w:r>
      </w:del>
      <w:ins w:id="68" w:author="Author">
        <w:r w:rsidRPr="00FD6FC3">
          <w:rPr>
            <w:rFonts w:ascii="Trebuchet MS" w:hAnsi="Trebuchet MS"/>
            <w:noProof/>
            <w:sz w:val="24"/>
          </w:rPr>
          <w:t>Now</w:t>
        </w:r>
      </w:ins>
      <w:r w:rsidRPr="00FD6FC3">
        <w:rPr>
          <w:rFonts w:ascii="Trebuchet MS" w:hAnsi="Trebuchet MS"/>
          <w:noProof/>
          <w:sz w:val="24"/>
        </w:rPr>
        <w:t xml:space="preserve"> look! </w:t>
      </w:r>
      <w:del w:id="69" w:author="Author">
        <w:r w:rsidRPr="00FD6FC3">
          <w:rPr>
            <w:rFonts w:ascii="Trebuchet MS" w:hAnsi="Trebuchet MS"/>
            <w:noProof/>
            <w:sz w:val="24"/>
          </w:rPr>
          <w:delText>the</w:delText>
        </w:r>
      </w:del>
      <w:ins w:id="70" w:author="Author">
        <w:r w:rsidRPr="00FD6FC3">
          <w:rPr>
            <w:rFonts w:ascii="Trebuchet MS" w:hAnsi="Trebuchet MS"/>
            <w:noProof/>
            <w:sz w:val="24"/>
          </w:rPr>
          <w:t>The</w:t>
        </w:r>
      </w:ins>
      <w:r w:rsidRPr="00FD6FC3">
        <w:rPr>
          <w:rFonts w:ascii="Trebuchet MS" w:hAnsi="Trebuchet MS"/>
          <w:noProof/>
          <w:sz w:val="24"/>
        </w:rPr>
        <w:t xml:space="preserve"> outcry of the </w:t>
      </w:r>
      <w:del w:id="71" w:author="Author">
        <w:r w:rsidRPr="00FD6FC3">
          <w:rPr>
            <w:rFonts w:ascii="Trebuchet MS" w:hAnsi="Trebuchet MS"/>
            <w:noProof/>
            <w:sz w:val="24"/>
          </w:rPr>
          <w:delText>sons</w:delText>
        </w:r>
      </w:del>
      <w:ins w:id="72" w:author="Author">
        <w:r w:rsidRPr="00FD6FC3">
          <w:rPr>
            <w:rFonts w:ascii="Trebuchet MS" w:hAnsi="Trebuchet MS"/>
            <w:noProof/>
            <w:sz w:val="24"/>
          </w:rPr>
          <w:t>people</w:t>
        </w:r>
      </w:ins>
      <w:r w:rsidRPr="00FD6FC3">
        <w:rPr>
          <w:rFonts w:ascii="Trebuchet MS" w:hAnsi="Trebuchet MS"/>
          <w:noProof/>
          <w:sz w:val="24"/>
        </w:rPr>
        <w:t xml:space="preserve"> of Israel has </w:t>
      </w:r>
      <w:del w:id="73" w:author="Author">
        <w:r w:rsidRPr="00FD6FC3">
          <w:rPr>
            <w:rFonts w:ascii="Trebuchet MS" w:hAnsi="Trebuchet MS"/>
            <w:noProof/>
            <w:sz w:val="24"/>
          </w:rPr>
          <w:delText>come to</w:delText>
        </w:r>
      </w:del>
      <w:ins w:id="74" w:author="Author">
        <w:r w:rsidRPr="00FD6FC3">
          <w:rPr>
            <w:rFonts w:ascii="Trebuchet MS" w:hAnsi="Trebuchet MS"/>
            <w:noProof/>
            <w:sz w:val="24"/>
          </w:rPr>
          <w:t>reached</w:t>
        </w:r>
      </w:ins>
      <w:r w:rsidRPr="00FD6FC3">
        <w:rPr>
          <w:rFonts w:ascii="Trebuchet MS" w:hAnsi="Trebuchet MS"/>
          <w:noProof/>
          <w:sz w:val="24"/>
        </w:rPr>
        <w:t xml:space="preserve"> me, and I have seen also the </w:t>
      </w:r>
      <w:del w:id="75" w:author="Author">
        <w:r w:rsidRPr="00FD6FC3">
          <w:rPr>
            <w:rFonts w:ascii="Trebuchet MS" w:hAnsi="Trebuchet MS"/>
            <w:noProof/>
            <w:sz w:val="24"/>
          </w:rPr>
          <w:delText>oppression with which</w:delText>
        </w:r>
      </w:del>
      <w:ins w:id="76" w:author="Author">
        <w:r w:rsidRPr="00FD6FC3">
          <w:rPr>
            <w:rFonts w:ascii="Trebuchet MS" w:hAnsi="Trebuchet MS"/>
            <w:noProof/>
            <w:sz w:val="24"/>
          </w:rPr>
          <w:t>harsh way that</w:t>
        </w:r>
      </w:ins>
      <w:r w:rsidRPr="00FD6FC3">
        <w:rPr>
          <w:rFonts w:ascii="Trebuchet MS" w:hAnsi="Trebuchet MS"/>
          <w:noProof/>
          <w:sz w:val="24"/>
        </w:rPr>
        <w:t xml:space="preserve"> the Egyptians are oppressing them. </w:t>
      </w:r>
      <w:r w:rsidRPr="00FD6FC3">
        <w:rPr>
          <w:rFonts w:ascii="Trebuchet MS" w:hAnsi="Trebuchet MS"/>
          <w:b/>
          <w:noProof/>
          <w:sz w:val="24"/>
        </w:rPr>
        <w:t xml:space="preserve">3:10 </w:t>
      </w:r>
      <w:del w:id="77" w:author="Author">
        <w:r w:rsidRPr="00FD6FC3">
          <w:rPr>
            <w:rFonts w:ascii="Trebuchet MS" w:hAnsi="Trebuchet MS"/>
            <w:noProof/>
            <w:sz w:val="24"/>
          </w:rPr>
          <w:delText>And now</w:delText>
        </w:r>
      </w:del>
      <w:ins w:id="78" w:author="Author">
        <w:r w:rsidRPr="00FD6FC3">
          <w:rPr>
            <w:rFonts w:ascii="Trebuchet MS" w:hAnsi="Trebuchet MS"/>
            <w:noProof/>
            <w:sz w:val="24"/>
          </w:rPr>
          <w:t>Now</w:t>
        </w:r>
      </w:ins>
      <w:r w:rsidRPr="00FD6FC3">
        <w:rPr>
          <w:rFonts w:ascii="Trebuchet MS" w:hAnsi="Trebuchet MS"/>
          <w:noProof/>
          <w:sz w:val="24"/>
        </w:rPr>
        <w:t xml:space="preserve"> come</w:t>
      </w:r>
      <w:del w:id="79" w:author="Author">
        <w:r w:rsidRPr="00FD6FC3">
          <w:rPr>
            <w:rFonts w:ascii="Trebuchet MS" w:hAnsi="Trebuchet MS"/>
            <w:noProof/>
            <w:sz w:val="24"/>
          </w:rPr>
          <w:delText xml:space="preserve"> and let me</w:delText>
        </w:r>
      </w:del>
      <w:ins w:id="80" w:author="Author">
        <w:r w:rsidRPr="00FD6FC3">
          <w:rPr>
            <w:rFonts w:ascii="Trebuchet MS" w:hAnsi="Trebuchet MS"/>
            <w:noProof/>
            <w:sz w:val="24"/>
          </w:rPr>
          <w:t>, I will</w:t>
        </w:r>
      </w:ins>
      <w:r w:rsidRPr="00FD6FC3">
        <w:rPr>
          <w:rFonts w:ascii="Trebuchet MS" w:hAnsi="Trebuchet MS"/>
          <w:noProof/>
          <w:sz w:val="24"/>
        </w:rPr>
        <w:t xml:space="preserve"> send you to Phar′aoh, and you </w:t>
      </w:r>
      <w:ins w:id="81" w:author="Author">
        <w:r w:rsidRPr="00FD6FC3">
          <w:rPr>
            <w:rFonts w:ascii="Trebuchet MS" w:hAnsi="Trebuchet MS"/>
            <w:noProof/>
            <w:sz w:val="24"/>
          </w:rPr>
          <w:t xml:space="preserve">will </w:t>
        </w:r>
      </w:ins>
      <w:r w:rsidRPr="00FD6FC3">
        <w:rPr>
          <w:rFonts w:ascii="Trebuchet MS" w:hAnsi="Trebuchet MS"/>
          <w:noProof/>
          <w:sz w:val="24"/>
        </w:rPr>
        <w:t xml:space="preserve">bring my people the </w:t>
      </w:r>
      <w:del w:id="82" w:author="Author">
        <w:r w:rsidRPr="00FD6FC3">
          <w:rPr>
            <w:rFonts w:ascii="Trebuchet MS" w:hAnsi="Trebuchet MS"/>
            <w:noProof/>
            <w:sz w:val="24"/>
          </w:rPr>
          <w:delText>sons of Israel</w:delText>
        </w:r>
      </w:del>
      <w:ins w:id="83" w:author="Author">
        <w:r w:rsidRPr="00FD6FC3">
          <w:rPr>
            <w:rFonts w:ascii="Trebuchet MS" w:hAnsi="Trebuchet MS"/>
            <w:noProof/>
            <w:sz w:val="24"/>
          </w:rPr>
          <w:t>Israelites</w:t>
        </w:r>
      </w:ins>
      <w:r w:rsidRPr="00FD6FC3">
        <w:rPr>
          <w:rFonts w:ascii="Trebuchet MS" w:hAnsi="Trebuchet MS"/>
          <w:noProof/>
          <w:sz w:val="24"/>
        </w:rPr>
        <w:t xml:space="preserve"> out of Egypt.”</w:t>
      </w:r>
    </w:p>
    <w:p w:rsidR="00DA7124" w:rsidRPr="00FD6FC3" w:rsidRDefault="00DA7124" w:rsidP="00DA7124">
      <w:pPr>
        <w:rPr>
          <w:rFonts w:ascii="Trebuchet MS" w:hAnsi="Trebuchet MS"/>
          <w:noProof/>
          <w:sz w:val="24"/>
        </w:rPr>
      </w:pPr>
      <w:r w:rsidRPr="00FD6FC3">
        <w:rPr>
          <w:rFonts w:ascii="Trebuchet MS" w:hAnsi="Trebuchet MS"/>
          <w:b/>
          <w:sz w:val="24"/>
        </w:rPr>
        <w:t xml:space="preserve">3:11 </w:t>
      </w:r>
      <w:r w:rsidRPr="00FD6FC3">
        <w:rPr>
          <w:rFonts w:ascii="Trebuchet MS" w:hAnsi="Trebuchet MS"/>
          <w:noProof/>
          <w:sz w:val="24"/>
        </w:rPr>
        <w:t xml:space="preserve">However, Moses said to the true God: “Who am I that I should go to Phar′aoh and </w:t>
      </w:r>
      <w:del w:id="84" w:author="Author">
        <w:r w:rsidRPr="00FD6FC3">
          <w:rPr>
            <w:rFonts w:ascii="Trebuchet MS" w:hAnsi="Trebuchet MS"/>
            <w:noProof/>
            <w:sz w:val="24"/>
          </w:rPr>
          <w:delText xml:space="preserve">that I have to </w:delText>
        </w:r>
      </w:del>
      <w:r w:rsidRPr="00FD6FC3">
        <w:rPr>
          <w:rFonts w:ascii="Trebuchet MS" w:hAnsi="Trebuchet MS"/>
          <w:noProof/>
          <w:sz w:val="24"/>
        </w:rPr>
        <w:t xml:space="preserve">bring the </w:t>
      </w:r>
      <w:del w:id="85" w:author="Author">
        <w:r w:rsidRPr="00FD6FC3">
          <w:rPr>
            <w:rFonts w:ascii="Trebuchet MS" w:hAnsi="Trebuchet MS"/>
            <w:noProof/>
            <w:sz w:val="24"/>
          </w:rPr>
          <w:delText>sons of Israel</w:delText>
        </w:r>
      </w:del>
      <w:ins w:id="86" w:author="Author">
        <w:r w:rsidRPr="00FD6FC3">
          <w:rPr>
            <w:rFonts w:ascii="Trebuchet MS" w:hAnsi="Trebuchet MS"/>
            <w:noProof/>
            <w:sz w:val="24"/>
          </w:rPr>
          <w:t>Israelites</w:t>
        </w:r>
      </w:ins>
      <w:r w:rsidRPr="00FD6FC3">
        <w:rPr>
          <w:rFonts w:ascii="Trebuchet MS" w:hAnsi="Trebuchet MS"/>
          <w:noProof/>
          <w:sz w:val="24"/>
        </w:rPr>
        <w:t xml:space="preserve"> out of Egypt?” </w:t>
      </w:r>
      <w:r w:rsidRPr="00FD6FC3">
        <w:rPr>
          <w:rFonts w:ascii="Trebuchet MS" w:hAnsi="Trebuchet MS"/>
          <w:b/>
          <w:noProof/>
          <w:sz w:val="24"/>
        </w:rPr>
        <w:t xml:space="preserve">3:12 </w:t>
      </w:r>
      <w:r w:rsidRPr="00FD6FC3">
        <w:rPr>
          <w:rFonts w:ascii="Trebuchet MS" w:hAnsi="Trebuchet MS"/>
          <w:noProof/>
          <w:sz w:val="24"/>
        </w:rPr>
        <w:t>To this he said: “</w:t>
      </w:r>
      <w:del w:id="87" w:author="Author">
        <w:r w:rsidRPr="00FD6FC3">
          <w:rPr>
            <w:rFonts w:ascii="Trebuchet MS" w:hAnsi="Trebuchet MS"/>
            <w:noProof/>
            <w:sz w:val="24"/>
          </w:rPr>
          <w:delText xml:space="preserve">Because </w:delText>
        </w:r>
      </w:del>
      <w:r w:rsidRPr="00FD6FC3">
        <w:rPr>
          <w:rFonts w:ascii="Trebuchet MS" w:hAnsi="Trebuchet MS"/>
          <w:noProof/>
          <w:sz w:val="24"/>
        </w:rPr>
        <w:t xml:space="preserve">I </w:t>
      </w:r>
      <w:del w:id="88" w:author="Author">
        <w:r w:rsidRPr="00FD6FC3">
          <w:rPr>
            <w:rFonts w:ascii="Trebuchet MS" w:hAnsi="Trebuchet MS"/>
            <w:noProof/>
            <w:sz w:val="24"/>
          </w:rPr>
          <w:delText>shall</w:delText>
        </w:r>
      </w:del>
      <w:ins w:id="89" w:author="Author">
        <w:r w:rsidRPr="00FD6FC3">
          <w:rPr>
            <w:rFonts w:ascii="Trebuchet MS" w:hAnsi="Trebuchet MS"/>
            <w:noProof/>
            <w:sz w:val="24"/>
          </w:rPr>
          <w:t>will</w:t>
        </w:r>
      </w:ins>
      <w:r w:rsidRPr="00FD6FC3">
        <w:rPr>
          <w:rFonts w:ascii="Trebuchet MS" w:hAnsi="Trebuchet MS"/>
          <w:noProof/>
          <w:sz w:val="24"/>
        </w:rPr>
        <w:t xml:space="preserve"> prove to be with you, and this is the sign for you </w:t>
      </w:r>
      <w:r w:rsidRPr="00FD6FC3">
        <w:rPr>
          <w:rFonts w:ascii="Trebuchet MS" w:hAnsi="Trebuchet MS"/>
          <w:noProof/>
          <w:sz w:val="24"/>
        </w:rPr>
        <w:lastRenderedPageBreak/>
        <w:t xml:space="preserve">that it </w:t>
      </w:r>
      <w:del w:id="90" w:author="Author">
        <w:r w:rsidRPr="00FD6FC3">
          <w:rPr>
            <w:rFonts w:ascii="Trebuchet MS" w:hAnsi="Trebuchet MS"/>
            <w:noProof/>
            <w:sz w:val="24"/>
          </w:rPr>
          <w:delText>is</w:delText>
        </w:r>
      </w:del>
      <w:ins w:id="91" w:author="Author">
        <w:r w:rsidRPr="00FD6FC3">
          <w:rPr>
            <w:rFonts w:ascii="Trebuchet MS" w:hAnsi="Trebuchet MS"/>
            <w:noProof/>
            <w:sz w:val="24"/>
          </w:rPr>
          <w:t>was</w:t>
        </w:r>
      </w:ins>
      <w:r w:rsidRPr="00FD6FC3">
        <w:rPr>
          <w:rFonts w:ascii="Trebuchet MS" w:hAnsi="Trebuchet MS"/>
          <w:noProof/>
          <w:sz w:val="24"/>
        </w:rPr>
        <w:t xml:space="preserve"> I who </w:t>
      </w:r>
      <w:del w:id="92" w:author="Author">
        <w:r w:rsidRPr="00FD6FC3">
          <w:rPr>
            <w:rFonts w:ascii="Trebuchet MS" w:hAnsi="Trebuchet MS"/>
            <w:noProof/>
            <w:sz w:val="24"/>
          </w:rPr>
          <w:delText xml:space="preserve">have </w:delText>
        </w:r>
      </w:del>
      <w:r w:rsidRPr="00FD6FC3">
        <w:rPr>
          <w:rFonts w:ascii="Trebuchet MS" w:hAnsi="Trebuchet MS"/>
          <w:noProof/>
          <w:sz w:val="24"/>
        </w:rPr>
        <w:t xml:space="preserve">sent you: After you have brought the people out of Egypt, </w:t>
      </w:r>
      <w:del w:id="93" w:author="Author">
        <w:r w:rsidRPr="00FD6FC3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94" w:author="Author">
        <w:r w:rsidRPr="00FD6FC3">
          <w:rPr>
            <w:rFonts w:ascii="Trebuchet MS" w:hAnsi="Trebuchet MS"/>
            <w:noProof/>
            <w:sz w:val="24"/>
          </w:rPr>
          <w:t>you</w:t>
        </w:r>
      </w:ins>
      <w:r w:rsidRPr="00FD6FC3">
        <w:rPr>
          <w:rFonts w:ascii="Trebuchet MS" w:hAnsi="Trebuchet MS"/>
          <w:noProof/>
          <w:sz w:val="24"/>
        </w:rPr>
        <w:t xml:space="preserve"> people will serve</w:t>
      </w:r>
      <w:ins w:id="95" w:author="Author">
        <w:r w:rsidRPr="00FD6FC3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FD6FC3">
        <w:rPr>
          <w:rFonts w:ascii="Trebuchet MS" w:hAnsi="Trebuchet MS"/>
          <w:noProof/>
          <w:sz w:val="24"/>
        </w:rPr>
        <w:t xml:space="preserve"> the true God on this mountain.”</w:t>
      </w:r>
    </w:p>
    <w:p w:rsidR="00DA7124" w:rsidRPr="00FD6FC3" w:rsidRDefault="00DA7124" w:rsidP="00DA7124">
      <w:pPr>
        <w:rPr>
          <w:rFonts w:ascii="Trebuchet MS" w:hAnsi="Trebuchet MS"/>
          <w:noProof/>
          <w:sz w:val="24"/>
        </w:rPr>
      </w:pPr>
      <w:r w:rsidRPr="00FD6FC3">
        <w:rPr>
          <w:rFonts w:ascii="Trebuchet MS" w:hAnsi="Trebuchet MS"/>
          <w:b/>
          <w:sz w:val="24"/>
        </w:rPr>
        <w:t xml:space="preserve">3:13 </w:t>
      </w:r>
      <w:del w:id="98" w:author="Author">
        <w:r w:rsidRPr="00FD6FC3">
          <w:rPr>
            <w:rFonts w:ascii="Trebuchet MS" w:hAnsi="Trebuchet MS"/>
            <w:noProof/>
            <w:sz w:val="24"/>
          </w:rPr>
          <w:delText>Nevertheless,</w:delText>
        </w:r>
      </w:del>
      <w:ins w:id="99" w:author="Author">
        <w:r w:rsidRPr="00FD6FC3">
          <w:rPr>
            <w:rFonts w:ascii="Trebuchet MS" w:hAnsi="Trebuchet MS"/>
            <w:noProof/>
            <w:sz w:val="24"/>
          </w:rPr>
          <w:t>But</w:t>
        </w:r>
      </w:ins>
      <w:r w:rsidRPr="00FD6FC3">
        <w:rPr>
          <w:rFonts w:ascii="Trebuchet MS" w:hAnsi="Trebuchet MS"/>
          <w:noProof/>
          <w:sz w:val="24"/>
        </w:rPr>
        <w:t xml:space="preserve"> Moses said to the true God: “Suppose I </w:t>
      </w:r>
      <w:del w:id="100" w:author="Author">
        <w:r w:rsidRPr="00FD6FC3">
          <w:rPr>
            <w:rFonts w:ascii="Trebuchet MS" w:hAnsi="Trebuchet MS"/>
            <w:noProof/>
            <w:sz w:val="24"/>
          </w:rPr>
          <w:delText>am now come</w:delText>
        </w:r>
      </w:del>
      <w:ins w:id="101" w:author="Author">
        <w:r w:rsidRPr="00FD6FC3">
          <w:rPr>
            <w:rFonts w:ascii="Trebuchet MS" w:hAnsi="Trebuchet MS"/>
            <w:noProof/>
            <w:sz w:val="24"/>
          </w:rPr>
          <w:t>go</w:t>
        </w:r>
      </w:ins>
      <w:r w:rsidRPr="00FD6FC3">
        <w:rPr>
          <w:rFonts w:ascii="Trebuchet MS" w:hAnsi="Trebuchet MS"/>
          <w:noProof/>
          <w:sz w:val="24"/>
        </w:rPr>
        <w:t xml:space="preserve"> to the </w:t>
      </w:r>
      <w:del w:id="102" w:author="Author">
        <w:r w:rsidRPr="00FD6FC3">
          <w:rPr>
            <w:rFonts w:ascii="Trebuchet MS" w:hAnsi="Trebuchet MS"/>
            <w:noProof/>
            <w:sz w:val="24"/>
          </w:rPr>
          <w:delText>sons of Israel</w:delText>
        </w:r>
      </w:del>
      <w:ins w:id="103" w:author="Author">
        <w:r w:rsidRPr="00FD6FC3">
          <w:rPr>
            <w:rFonts w:ascii="Trebuchet MS" w:hAnsi="Trebuchet MS"/>
            <w:noProof/>
            <w:sz w:val="24"/>
          </w:rPr>
          <w:t>Israelites</w:t>
        </w:r>
      </w:ins>
      <w:r w:rsidRPr="00FD6FC3">
        <w:rPr>
          <w:rFonts w:ascii="Trebuchet MS" w:hAnsi="Trebuchet MS"/>
          <w:noProof/>
          <w:sz w:val="24"/>
        </w:rPr>
        <w:t xml:space="preserve"> and </w:t>
      </w:r>
      <w:del w:id="104" w:author="Author">
        <w:r w:rsidRPr="00FD6FC3">
          <w:rPr>
            <w:rFonts w:ascii="Trebuchet MS" w:hAnsi="Trebuchet MS"/>
            <w:noProof/>
            <w:sz w:val="24"/>
          </w:rPr>
          <w:delText xml:space="preserve">I do </w:delText>
        </w:r>
      </w:del>
      <w:r w:rsidRPr="00FD6FC3">
        <w:rPr>
          <w:rFonts w:ascii="Trebuchet MS" w:hAnsi="Trebuchet MS"/>
          <w:noProof/>
          <w:sz w:val="24"/>
        </w:rPr>
        <w:t xml:space="preserve">say to them, ‘The God of </w:t>
      </w:r>
      <w:del w:id="105" w:author="Author">
        <w:r w:rsidRPr="00FD6FC3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06" w:author="Author">
        <w:r w:rsidRPr="00FD6FC3">
          <w:rPr>
            <w:rFonts w:ascii="Trebuchet MS" w:hAnsi="Trebuchet MS"/>
            <w:noProof/>
            <w:sz w:val="24"/>
          </w:rPr>
          <w:t>your</w:t>
        </w:r>
      </w:ins>
      <w:r w:rsidRPr="00FD6FC3">
        <w:rPr>
          <w:rFonts w:ascii="Trebuchet MS" w:hAnsi="Trebuchet MS"/>
          <w:noProof/>
          <w:sz w:val="24"/>
        </w:rPr>
        <w:t xml:space="preserve"> forefathers has sent me to </w:t>
      </w:r>
      <w:del w:id="107" w:author="Author">
        <w:r w:rsidRPr="00FD6FC3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08" w:author="Author">
        <w:r w:rsidRPr="00FD6FC3">
          <w:rPr>
            <w:rFonts w:ascii="Trebuchet MS" w:hAnsi="Trebuchet MS"/>
            <w:noProof/>
            <w:sz w:val="24"/>
          </w:rPr>
          <w:t>you</w:t>
        </w:r>
      </w:ins>
      <w:r w:rsidRPr="00FD6FC3">
        <w:rPr>
          <w:rFonts w:ascii="Trebuchet MS" w:hAnsi="Trebuchet MS"/>
          <w:noProof/>
          <w:sz w:val="24"/>
        </w:rPr>
        <w:t xml:space="preserve">,’ and they </w:t>
      </w:r>
      <w:del w:id="109" w:author="Author">
        <w:r w:rsidRPr="00FD6FC3">
          <w:rPr>
            <w:rFonts w:ascii="Trebuchet MS" w:hAnsi="Trebuchet MS"/>
            <w:noProof/>
            <w:sz w:val="24"/>
          </w:rPr>
          <w:delText xml:space="preserve">do </w:delText>
        </w:r>
      </w:del>
      <w:r w:rsidRPr="00FD6FC3">
        <w:rPr>
          <w:rFonts w:ascii="Trebuchet MS" w:hAnsi="Trebuchet MS"/>
          <w:noProof/>
          <w:sz w:val="24"/>
        </w:rPr>
        <w:t xml:space="preserve">say to me, ‘What is his name?’ What </w:t>
      </w:r>
      <w:del w:id="110" w:author="Author">
        <w:r w:rsidRPr="00FD6FC3">
          <w:rPr>
            <w:rFonts w:ascii="Trebuchet MS" w:hAnsi="Trebuchet MS"/>
            <w:noProof/>
            <w:sz w:val="24"/>
          </w:rPr>
          <w:delText>shall</w:delText>
        </w:r>
      </w:del>
      <w:ins w:id="111" w:author="Author">
        <w:r w:rsidRPr="00FD6FC3">
          <w:rPr>
            <w:rFonts w:ascii="Trebuchet MS" w:hAnsi="Trebuchet MS"/>
            <w:noProof/>
            <w:sz w:val="24"/>
          </w:rPr>
          <w:t>should</w:t>
        </w:r>
      </w:ins>
      <w:r w:rsidRPr="00FD6FC3">
        <w:rPr>
          <w:rFonts w:ascii="Trebuchet MS" w:hAnsi="Trebuchet MS"/>
          <w:noProof/>
          <w:sz w:val="24"/>
        </w:rPr>
        <w:t xml:space="preserve"> I say to them?” </w:t>
      </w:r>
      <w:r w:rsidRPr="00FD6FC3">
        <w:rPr>
          <w:rFonts w:ascii="Trebuchet MS" w:hAnsi="Trebuchet MS"/>
          <w:b/>
          <w:noProof/>
          <w:sz w:val="24"/>
        </w:rPr>
        <w:t xml:space="preserve">3:14 </w:t>
      </w:r>
      <w:del w:id="112" w:author="Author">
        <w:r w:rsidRPr="00FD6FC3">
          <w:rPr>
            <w:rFonts w:ascii="Trebuchet MS" w:hAnsi="Trebuchet MS"/>
            <w:noProof/>
            <w:sz w:val="24"/>
          </w:rPr>
          <w:delText>At this</w:delText>
        </w:r>
      </w:del>
      <w:ins w:id="113" w:author="Author">
        <w:r w:rsidRPr="00FD6FC3">
          <w:rPr>
            <w:rFonts w:ascii="Trebuchet MS" w:hAnsi="Trebuchet MS"/>
            <w:noProof/>
            <w:sz w:val="24"/>
          </w:rPr>
          <w:t>So</w:t>
        </w:r>
      </w:ins>
      <w:r w:rsidRPr="00FD6FC3">
        <w:rPr>
          <w:rFonts w:ascii="Trebuchet MS" w:hAnsi="Trebuchet MS"/>
          <w:noProof/>
          <w:sz w:val="24"/>
        </w:rPr>
        <w:t xml:space="preserve"> God said to Moses: “I </w:t>
      </w:r>
      <w:del w:id="114" w:author="Author">
        <w:r w:rsidRPr="00FD6FC3">
          <w:rPr>
            <w:rFonts w:ascii="Trebuchet MS" w:hAnsi="Trebuchet MS"/>
            <w:noProof/>
            <w:sz w:val="24"/>
            <w:u w:val="dotted"/>
          </w:rPr>
          <w:delText>SHALL</w:delText>
        </w:r>
        <w:r w:rsidRPr="00FD6FC3">
          <w:rPr>
            <w:rFonts w:ascii="Trebuchet MS" w:hAnsi="Trebuchet MS"/>
            <w:noProof/>
            <w:sz w:val="24"/>
          </w:rPr>
          <w:delText xml:space="preserve"> </w:delText>
        </w:r>
        <w:r w:rsidRPr="00FD6FC3">
          <w:rPr>
            <w:rFonts w:ascii="Trebuchet MS" w:hAnsi="Trebuchet MS"/>
            <w:noProof/>
            <w:sz w:val="24"/>
            <w:u w:val="dotted"/>
          </w:rPr>
          <w:delText>PROVE</w:delText>
        </w:r>
        <w:r w:rsidRPr="00FD6FC3">
          <w:rPr>
            <w:rFonts w:ascii="Trebuchet MS" w:hAnsi="Trebuchet MS"/>
            <w:noProof/>
            <w:sz w:val="24"/>
          </w:rPr>
          <w:delText xml:space="preserve"> </w:delText>
        </w:r>
        <w:r w:rsidRPr="00FD6FC3">
          <w:rPr>
            <w:rFonts w:ascii="Trebuchet MS" w:hAnsi="Trebuchet MS"/>
            <w:noProof/>
            <w:sz w:val="24"/>
            <w:u w:val="dotted"/>
          </w:rPr>
          <w:delText>TO</w:delText>
        </w:r>
        <w:r w:rsidRPr="00FD6FC3">
          <w:rPr>
            <w:rFonts w:ascii="Trebuchet MS" w:hAnsi="Trebuchet MS"/>
            <w:noProof/>
            <w:sz w:val="24"/>
          </w:rPr>
          <w:delText xml:space="preserve"> </w:delText>
        </w:r>
        <w:r w:rsidRPr="00FD6FC3">
          <w:rPr>
            <w:rFonts w:ascii="Trebuchet MS" w:hAnsi="Trebuchet MS"/>
            <w:noProof/>
            <w:sz w:val="24"/>
            <w:u w:val="dotted"/>
          </w:rPr>
          <w:delText>BE</w:delText>
        </w:r>
        <w:r w:rsidRPr="00FD6FC3">
          <w:rPr>
            <w:rFonts w:ascii="Trebuchet MS" w:hAnsi="Trebuchet MS"/>
            <w:noProof/>
            <w:sz w:val="24"/>
          </w:rPr>
          <w:delText xml:space="preserve"> </w:delText>
        </w:r>
        <w:r w:rsidRPr="00FD6FC3">
          <w:rPr>
            <w:rFonts w:ascii="Trebuchet MS" w:hAnsi="Trebuchet MS"/>
            <w:noProof/>
            <w:sz w:val="24"/>
            <w:u w:val="dotted"/>
          </w:rPr>
          <w:delText>WHAT</w:delText>
        </w:r>
      </w:del>
      <w:ins w:id="115" w:author="Author">
        <w:r w:rsidRPr="00FD6FC3">
          <w:rPr>
            <w:rFonts w:ascii="Trebuchet MS" w:hAnsi="Trebuchet MS"/>
            <w:noProof/>
            <w:sz w:val="24"/>
          </w:rPr>
          <w:t>Will Become What</w:t>
        </w:r>
      </w:ins>
      <w:r w:rsidRPr="00FD6FC3">
        <w:rPr>
          <w:rFonts w:ascii="Trebuchet MS" w:hAnsi="Trebuchet MS"/>
          <w:noProof/>
          <w:sz w:val="24"/>
        </w:rPr>
        <w:t xml:space="preserve"> I </w:t>
      </w:r>
      <w:del w:id="116" w:author="Author">
        <w:r w:rsidRPr="00FD6FC3">
          <w:rPr>
            <w:rFonts w:ascii="Trebuchet MS" w:hAnsi="Trebuchet MS"/>
            <w:noProof/>
            <w:sz w:val="24"/>
            <w:u w:val="dotted"/>
          </w:rPr>
          <w:delText>SHALL</w:delText>
        </w:r>
        <w:r w:rsidRPr="00FD6FC3">
          <w:rPr>
            <w:rFonts w:ascii="Trebuchet MS" w:hAnsi="Trebuchet MS"/>
            <w:noProof/>
            <w:sz w:val="24"/>
          </w:rPr>
          <w:delText xml:space="preserve"> </w:delText>
        </w:r>
        <w:r w:rsidRPr="00FD6FC3">
          <w:rPr>
            <w:rFonts w:ascii="Trebuchet MS" w:hAnsi="Trebuchet MS"/>
            <w:noProof/>
            <w:sz w:val="24"/>
            <w:u w:val="dotted"/>
          </w:rPr>
          <w:delText>PROVE</w:delText>
        </w:r>
        <w:r w:rsidRPr="00FD6FC3">
          <w:rPr>
            <w:rFonts w:ascii="Trebuchet MS" w:hAnsi="Trebuchet MS"/>
            <w:noProof/>
            <w:sz w:val="24"/>
          </w:rPr>
          <w:delText xml:space="preserve"> </w:delText>
        </w:r>
        <w:r w:rsidRPr="00FD6FC3">
          <w:rPr>
            <w:rFonts w:ascii="Trebuchet MS" w:hAnsi="Trebuchet MS"/>
            <w:noProof/>
            <w:sz w:val="24"/>
            <w:u w:val="dotted"/>
          </w:rPr>
          <w:delText>TO</w:delText>
        </w:r>
        <w:r w:rsidRPr="00FD6FC3">
          <w:rPr>
            <w:rFonts w:ascii="Trebuchet MS" w:hAnsi="Trebuchet MS"/>
            <w:noProof/>
            <w:sz w:val="24"/>
          </w:rPr>
          <w:delText xml:space="preserve"> </w:delText>
        </w:r>
        <w:r w:rsidRPr="00FD6FC3">
          <w:rPr>
            <w:rFonts w:ascii="Trebuchet MS" w:hAnsi="Trebuchet MS"/>
            <w:noProof/>
            <w:sz w:val="24"/>
            <w:u w:val="dotted"/>
          </w:rPr>
          <w:delText>BE</w:delText>
        </w:r>
        <w:r w:rsidRPr="00FD6FC3">
          <w:rPr>
            <w:rFonts w:ascii="Trebuchet MS" w:hAnsi="Trebuchet MS"/>
            <w:noProof/>
            <w:sz w:val="24"/>
          </w:rPr>
          <w:delText>.”</w:delText>
        </w:r>
      </w:del>
      <w:ins w:id="117" w:author="Author">
        <w:r w:rsidRPr="00FD6FC3">
          <w:rPr>
            <w:rFonts w:ascii="Trebuchet MS" w:hAnsi="Trebuchet MS"/>
            <w:noProof/>
            <w:sz w:val="24"/>
          </w:rPr>
          <w:t>Choose</w:t>
        </w:r>
        <w:r w:rsidRPr="00FD6FC3">
          <w:rPr>
            <w:rStyle w:val="FootnoteReference"/>
            <w:rFonts w:ascii="Trebuchet MS" w:hAnsi="Trebuchet MS"/>
            <w:noProof/>
          </w:rPr>
          <w:footnoteReference w:id="2"/>
        </w:r>
        <w:r w:rsidRPr="00FD6FC3">
          <w:rPr>
            <w:rFonts w:ascii="Trebuchet MS" w:hAnsi="Trebuchet MS"/>
            <w:noProof/>
            <w:sz w:val="24"/>
          </w:rPr>
          <w:t xml:space="preserve"> to Become.”</w:t>
        </w:r>
        <w:r w:rsidRPr="00FD6FC3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FD6FC3">
        <w:rPr>
          <w:rFonts w:ascii="Trebuchet MS" w:hAnsi="Trebuchet MS"/>
          <w:noProof/>
          <w:sz w:val="24"/>
        </w:rPr>
        <w:t xml:space="preserve"> And he added: “This is what you are to say to the </w:t>
      </w:r>
      <w:del w:id="122" w:author="Author">
        <w:r w:rsidRPr="00FD6FC3">
          <w:rPr>
            <w:rFonts w:ascii="Trebuchet MS" w:hAnsi="Trebuchet MS"/>
            <w:noProof/>
            <w:sz w:val="24"/>
          </w:rPr>
          <w:delText>sons of Israel</w:delText>
        </w:r>
      </w:del>
      <w:ins w:id="123" w:author="Author">
        <w:r w:rsidRPr="00FD6FC3">
          <w:rPr>
            <w:rFonts w:ascii="Trebuchet MS" w:hAnsi="Trebuchet MS"/>
            <w:noProof/>
            <w:sz w:val="24"/>
          </w:rPr>
          <w:t>Israelites</w:t>
        </w:r>
      </w:ins>
      <w:r w:rsidRPr="00FD6FC3">
        <w:rPr>
          <w:rFonts w:ascii="Trebuchet MS" w:hAnsi="Trebuchet MS"/>
          <w:noProof/>
          <w:sz w:val="24"/>
        </w:rPr>
        <w:t xml:space="preserve">, ‘I </w:t>
      </w:r>
      <w:del w:id="124" w:author="Author">
        <w:r w:rsidRPr="00FD6FC3">
          <w:rPr>
            <w:rFonts w:ascii="Trebuchet MS" w:hAnsi="Trebuchet MS"/>
            <w:noProof/>
            <w:sz w:val="24"/>
            <w:u w:val="dotted"/>
          </w:rPr>
          <w:delText>SHALL</w:delText>
        </w:r>
        <w:r w:rsidRPr="00FD6FC3">
          <w:rPr>
            <w:rFonts w:ascii="Trebuchet MS" w:hAnsi="Trebuchet MS"/>
            <w:noProof/>
            <w:sz w:val="24"/>
          </w:rPr>
          <w:delText xml:space="preserve"> </w:delText>
        </w:r>
        <w:r w:rsidRPr="00FD6FC3">
          <w:rPr>
            <w:rFonts w:ascii="Trebuchet MS" w:hAnsi="Trebuchet MS"/>
            <w:noProof/>
            <w:sz w:val="24"/>
            <w:u w:val="dotted"/>
          </w:rPr>
          <w:delText>PROVE</w:delText>
        </w:r>
        <w:r w:rsidRPr="00FD6FC3">
          <w:rPr>
            <w:rFonts w:ascii="Trebuchet MS" w:hAnsi="Trebuchet MS"/>
            <w:noProof/>
            <w:sz w:val="24"/>
          </w:rPr>
          <w:delText xml:space="preserve"> </w:delText>
        </w:r>
        <w:r w:rsidRPr="00FD6FC3">
          <w:rPr>
            <w:rFonts w:ascii="Trebuchet MS" w:hAnsi="Trebuchet MS"/>
            <w:noProof/>
            <w:sz w:val="24"/>
            <w:u w:val="dotted"/>
          </w:rPr>
          <w:delText>TO</w:delText>
        </w:r>
        <w:r w:rsidRPr="00FD6FC3">
          <w:rPr>
            <w:rFonts w:ascii="Trebuchet MS" w:hAnsi="Trebuchet MS"/>
            <w:noProof/>
            <w:sz w:val="24"/>
          </w:rPr>
          <w:delText xml:space="preserve"> </w:delText>
        </w:r>
        <w:r w:rsidRPr="00FD6FC3">
          <w:rPr>
            <w:rFonts w:ascii="Trebuchet MS" w:hAnsi="Trebuchet MS"/>
            <w:noProof/>
            <w:sz w:val="24"/>
            <w:u w:val="dotted"/>
          </w:rPr>
          <w:delText>BE</w:delText>
        </w:r>
      </w:del>
      <w:ins w:id="125" w:author="Author">
        <w:r w:rsidRPr="00FD6FC3">
          <w:rPr>
            <w:rFonts w:ascii="Trebuchet MS" w:hAnsi="Trebuchet MS"/>
            <w:noProof/>
            <w:sz w:val="24"/>
          </w:rPr>
          <w:t>Will Become</w:t>
        </w:r>
      </w:ins>
      <w:r w:rsidRPr="00FD6FC3">
        <w:rPr>
          <w:rFonts w:ascii="Trebuchet MS" w:hAnsi="Trebuchet MS"/>
          <w:noProof/>
          <w:sz w:val="24"/>
        </w:rPr>
        <w:t xml:space="preserve"> has sent me to </w:t>
      </w:r>
      <w:del w:id="126" w:author="Author">
        <w:r w:rsidRPr="00FD6FC3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27" w:author="Author">
        <w:r w:rsidRPr="00FD6FC3">
          <w:rPr>
            <w:rFonts w:ascii="Trebuchet MS" w:hAnsi="Trebuchet MS"/>
            <w:noProof/>
            <w:sz w:val="24"/>
          </w:rPr>
          <w:t>you</w:t>
        </w:r>
      </w:ins>
      <w:r w:rsidRPr="00FD6FC3">
        <w:rPr>
          <w:rFonts w:ascii="Trebuchet MS" w:hAnsi="Trebuchet MS"/>
          <w:noProof/>
          <w:sz w:val="24"/>
        </w:rPr>
        <w:t xml:space="preserve">.’” </w:t>
      </w:r>
      <w:r w:rsidRPr="00FD6FC3">
        <w:rPr>
          <w:rFonts w:ascii="Trebuchet MS" w:hAnsi="Trebuchet MS"/>
          <w:b/>
          <w:noProof/>
          <w:sz w:val="24"/>
        </w:rPr>
        <w:t xml:space="preserve">3:15 </w:t>
      </w:r>
      <w:r w:rsidRPr="00FD6FC3">
        <w:rPr>
          <w:rFonts w:ascii="Trebuchet MS" w:hAnsi="Trebuchet MS"/>
          <w:noProof/>
          <w:sz w:val="24"/>
        </w:rPr>
        <w:t>Then God said once more to Moses:</w:t>
      </w:r>
    </w:p>
    <w:p w:rsidR="00DA7124" w:rsidRPr="00FD6FC3" w:rsidRDefault="00DA7124" w:rsidP="00DA7124">
      <w:pPr>
        <w:rPr>
          <w:rFonts w:ascii="Trebuchet MS" w:hAnsi="Trebuchet MS"/>
          <w:noProof/>
          <w:sz w:val="24"/>
        </w:rPr>
      </w:pPr>
      <w:r w:rsidRPr="00FD6FC3">
        <w:rPr>
          <w:rFonts w:ascii="Trebuchet MS" w:hAnsi="Trebuchet MS"/>
          <w:noProof/>
          <w:sz w:val="24"/>
        </w:rPr>
        <w:t xml:space="preserve">“This is what you are to say to the </w:t>
      </w:r>
      <w:del w:id="128" w:author="Author">
        <w:r w:rsidRPr="00FD6FC3">
          <w:rPr>
            <w:rFonts w:ascii="Trebuchet MS" w:hAnsi="Trebuchet MS"/>
            <w:noProof/>
            <w:sz w:val="24"/>
          </w:rPr>
          <w:delText>sons of Israel</w:delText>
        </w:r>
      </w:del>
      <w:ins w:id="129" w:author="Author">
        <w:r w:rsidRPr="00FD6FC3">
          <w:rPr>
            <w:rFonts w:ascii="Trebuchet MS" w:hAnsi="Trebuchet MS"/>
            <w:noProof/>
            <w:sz w:val="24"/>
          </w:rPr>
          <w:t>Israelites</w:t>
        </w:r>
      </w:ins>
      <w:r w:rsidRPr="00FD6FC3">
        <w:rPr>
          <w:rFonts w:ascii="Trebuchet MS" w:hAnsi="Trebuchet MS"/>
          <w:noProof/>
          <w:sz w:val="24"/>
        </w:rPr>
        <w:t xml:space="preserve">, ‘Jehovah the God of </w:t>
      </w:r>
      <w:del w:id="130" w:author="Author">
        <w:r w:rsidRPr="00FD6FC3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31" w:author="Author">
        <w:r w:rsidRPr="00FD6FC3">
          <w:rPr>
            <w:rFonts w:ascii="Trebuchet MS" w:hAnsi="Trebuchet MS"/>
            <w:noProof/>
            <w:sz w:val="24"/>
          </w:rPr>
          <w:t>your</w:t>
        </w:r>
      </w:ins>
      <w:r w:rsidRPr="00FD6FC3">
        <w:rPr>
          <w:rFonts w:ascii="Trebuchet MS" w:hAnsi="Trebuchet MS"/>
          <w:noProof/>
          <w:sz w:val="24"/>
        </w:rPr>
        <w:t xml:space="preserve"> forefathers, the God of Abraham, the God of Isaac</w:t>
      </w:r>
      <w:ins w:id="132" w:author="Author">
        <w:r w:rsidRPr="00FD6FC3">
          <w:rPr>
            <w:rFonts w:ascii="Trebuchet MS" w:hAnsi="Trebuchet MS"/>
            <w:noProof/>
            <w:sz w:val="24"/>
          </w:rPr>
          <w:t>,</w:t>
        </w:r>
      </w:ins>
      <w:r w:rsidRPr="00FD6FC3">
        <w:rPr>
          <w:rFonts w:ascii="Trebuchet MS" w:hAnsi="Trebuchet MS"/>
          <w:noProof/>
          <w:sz w:val="24"/>
        </w:rPr>
        <w:t xml:space="preserve"> and the God of Jacob, has sent me to </w:t>
      </w:r>
      <w:del w:id="133" w:author="Author">
        <w:r w:rsidRPr="00FD6FC3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34" w:author="Author">
        <w:r w:rsidRPr="00FD6FC3">
          <w:rPr>
            <w:rFonts w:ascii="Trebuchet MS" w:hAnsi="Trebuchet MS"/>
            <w:noProof/>
            <w:sz w:val="24"/>
          </w:rPr>
          <w:t>you</w:t>
        </w:r>
      </w:ins>
      <w:r w:rsidRPr="00FD6FC3">
        <w:rPr>
          <w:rFonts w:ascii="Trebuchet MS" w:hAnsi="Trebuchet MS"/>
          <w:noProof/>
          <w:sz w:val="24"/>
        </w:rPr>
        <w:t xml:space="preserve">.’ This is my name </w:t>
      </w:r>
      <w:del w:id="135" w:author="Author">
        <w:r w:rsidRPr="00FD6FC3">
          <w:rPr>
            <w:rFonts w:ascii="Trebuchet MS" w:hAnsi="Trebuchet MS"/>
            <w:noProof/>
            <w:sz w:val="24"/>
          </w:rPr>
          <w:delText>to time indefinite</w:delText>
        </w:r>
      </w:del>
      <w:ins w:id="136" w:author="Author">
        <w:r w:rsidRPr="00FD6FC3">
          <w:rPr>
            <w:rFonts w:ascii="Trebuchet MS" w:hAnsi="Trebuchet MS"/>
            <w:noProof/>
            <w:sz w:val="24"/>
          </w:rPr>
          <w:t>forever</w:t>
        </w:r>
      </w:ins>
      <w:r w:rsidRPr="00FD6FC3">
        <w:rPr>
          <w:rFonts w:ascii="Trebuchet MS" w:hAnsi="Trebuchet MS"/>
          <w:noProof/>
          <w:sz w:val="24"/>
        </w:rPr>
        <w:t xml:space="preserve">, and this is </w:t>
      </w:r>
      <w:del w:id="137" w:author="Author">
        <w:r w:rsidRPr="00FD6FC3">
          <w:rPr>
            <w:rFonts w:ascii="Trebuchet MS" w:hAnsi="Trebuchet MS"/>
            <w:noProof/>
            <w:sz w:val="24"/>
          </w:rPr>
          <w:delText xml:space="preserve">the memorial of me </w:delText>
        </w:r>
      </w:del>
      <w:ins w:id="138" w:author="Author">
        <w:r w:rsidRPr="00FD6FC3">
          <w:rPr>
            <w:rFonts w:ascii="Trebuchet MS" w:hAnsi="Trebuchet MS"/>
            <w:noProof/>
            <w:sz w:val="24"/>
          </w:rPr>
          <w:t xml:space="preserve">how I am to be remembered from generation </w:t>
        </w:r>
      </w:ins>
      <w:r w:rsidRPr="00FD6FC3">
        <w:rPr>
          <w:rFonts w:ascii="Trebuchet MS" w:hAnsi="Trebuchet MS"/>
          <w:noProof/>
          <w:sz w:val="24"/>
        </w:rPr>
        <w:t>to generation</w:t>
      </w:r>
      <w:del w:id="139" w:author="Author">
        <w:r w:rsidRPr="00FD6FC3">
          <w:rPr>
            <w:rFonts w:ascii="Trebuchet MS" w:hAnsi="Trebuchet MS"/>
            <w:noProof/>
            <w:sz w:val="24"/>
          </w:rPr>
          <w:delText xml:space="preserve"> after generation</w:delText>
        </w:r>
      </w:del>
      <w:r w:rsidRPr="00FD6FC3">
        <w:rPr>
          <w:rFonts w:ascii="Trebuchet MS" w:hAnsi="Trebuchet MS"/>
          <w:noProof/>
          <w:sz w:val="24"/>
        </w:rPr>
        <w:t xml:space="preserve">. </w:t>
      </w:r>
      <w:r w:rsidRPr="00FD6FC3">
        <w:rPr>
          <w:rFonts w:ascii="Trebuchet MS" w:hAnsi="Trebuchet MS"/>
          <w:b/>
          <w:noProof/>
          <w:sz w:val="24"/>
        </w:rPr>
        <w:t xml:space="preserve">3:16 </w:t>
      </w:r>
      <w:del w:id="140" w:author="Author">
        <w:r w:rsidRPr="00FD6FC3">
          <w:rPr>
            <w:rFonts w:ascii="Trebuchet MS" w:hAnsi="Trebuchet MS"/>
            <w:noProof/>
            <w:sz w:val="24"/>
          </w:rPr>
          <w:delText>You</w:delText>
        </w:r>
      </w:del>
      <w:ins w:id="141" w:author="Author">
        <w:r w:rsidRPr="00FD6FC3">
          <w:rPr>
            <w:rFonts w:ascii="Trebuchet MS" w:hAnsi="Trebuchet MS"/>
            <w:noProof/>
            <w:sz w:val="24"/>
          </w:rPr>
          <w:t>Now</w:t>
        </w:r>
      </w:ins>
      <w:r w:rsidRPr="00FD6FC3">
        <w:rPr>
          <w:rFonts w:ascii="Trebuchet MS" w:hAnsi="Trebuchet MS"/>
          <w:noProof/>
          <w:sz w:val="24"/>
        </w:rPr>
        <w:t xml:space="preserve"> go, and </w:t>
      </w:r>
      <w:del w:id="142" w:author="Author">
        <w:r w:rsidRPr="00FD6FC3">
          <w:rPr>
            <w:rFonts w:ascii="Trebuchet MS" w:hAnsi="Trebuchet MS"/>
            <w:noProof/>
            <w:sz w:val="24"/>
          </w:rPr>
          <w:delText xml:space="preserve">you must </w:delText>
        </w:r>
      </w:del>
      <w:r w:rsidRPr="00FD6FC3">
        <w:rPr>
          <w:rFonts w:ascii="Trebuchet MS" w:hAnsi="Trebuchet MS"/>
          <w:noProof/>
          <w:sz w:val="24"/>
        </w:rPr>
        <w:t xml:space="preserve">gather the </w:t>
      </w:r>
      <w:del w:id="143" w:author="Author">
        <w:r w:rsidRPr="00FD6FC3">
          <w:rPr>
            <w:rFonts w:ascii="Trebuchet MS" w:hAnsi="Trebuchet MS"/>
            <w:noProof/>
            <w:sz w:val="24"/>
          </w:rPr>
          <w:delText>older men</w:delText>
        </w:r>
      </w:del>
      <w:ins w:id="144" w:author="Author">
        <w:r w:rsidRPr="00FD6FC3">
          <w:rPr>
            <w:rFonts w:ascii="Trebuchet MS" w:hAnsi="Trebuchet MS"/>
            <w:noProof/>
            <w:sz w:val="24"/>
          </w:rPr>
          <w:t>elders</w:t>
        </w:r>
      </w:ins>
      <w:r w:rsidRPr="00FD6FC3">
        <w:rPr>
          <w:rFonts w:ascii="Trebuchet MS" w:hAnsi="Trebuchet MS"/>
          <w:noProof/>
          <w:sz w:val="24"/>
        </w:rPr>
        <w:t xml:space="preserve"> of Israel</w:t>
      </w:r>
      <w:del w:id="145" w:author="Author">
        <w:r w:rsidRPr="00FD6FC3">
          <w:rPr>
            <w:rFonts w:ascii="Trebuchet MS" w:hAnsi="Trebuchet MS"/>
            <w:noProof/>
            <w:sz w:val="24"/>
          </w:rPr>
          <w:delText>,</w:delText>
        </w:r>
      </w:del>
      <w:r w:rsidRPr="00FD6FC3">
        <w:rPr>
          <w:rFonts w:ascii="Trebuchet MS" w:hAnsi="Trebuchet MS"/>
          <w:noProof/>
          <w:sz w:val="24"/>
        </w:rPr>
        <w:t xml:space="preserve"> and </w:t>
      </w:r>
      <w:del w:id="146" w:author="Author">
        <w:r w:rsidRPr="00FD6FC3">
          <w:rPr>
            <w:rFonts w:ascii="Trebuchet MS" w:hAnsi="Trebuchet MS"/>
            <w:noProof/>
            <w:sz w:val="24"/>
          </w:rPr>
          <w:delText xml:space="preserve">you must </w:delText>
        </w:r>
      </w:del>
      <w:r w:rsidRPr="00FD6FC3">
        <w:rPr>
          <w:rFonts w:ascii="Trebuchet MS" w:hAnsi="Trebuchet MS"/>
          <w:noProof/>
          <w:sz w:val="24"/>
        </w:rPr>
        <w:t xml:space="preserve">say to them, ‘Jehovah the God of </w:t>
      </w:r>
      <w:del w:id="147" w:author="Author">
        <w:r w:rsidRPr="00FD6FC3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48" w:author="Author">
        <w:r w:rsidRPr="00FD6FC3">
          <w:rPr>
            <w:rFonts w:ascii="Trebuchet MS" w:hAnsi="Trebuchet MS"/>
            <w:noProof/>
            <w:sz w:val="24"/>
          </w:rPr>
          <w:t>your</w:t>
        </w:r>
      </w:ins>
      <w:r w:rsidRPr="00FD6FC3">
        <w:rPr>
          <w:rFonts w:ascii="Trebuchet MS" w:hAnsi="Trebuchet MS"/>
          <w:noProof/>
          <w:sz w:val="24"/>
        </w:rPr>
        <w:t xml:space="preserve"> forefathers has appeared to me, the God of Abraham, Isaac</w:t>
      </w:r>
      <w:ins w:id="149" w:author="Author">
        <w:r w:rsidRPr="00FD6FC3">
          <w:rPr>
            <w:rFonts w:ascii="Trebuchet MS" w:hAnsi="Trebuchet MS"/>
            <w:noProof/>
            <w:sz w:val="24"/>
          </w:rPr>
          <w:t>,</w:t>
        </w:r>
      </w:ins>
      <w:r w:rsidRPr="00FD6FC3">
        <w:rPr>
          <w:rFonts w:ascii="Trebuchet MS" w:hAnsi="Trebuchet MS"/>
          <w:noProof/>
          <w:sz w:val="24"/>
        </w:rPr>
        <w:t xml:space="preserve"> and Jacob, </w:t>
      </w:r>
      <w:del w:id="150" w:author="Author">
        <w:r w:rsidRPr="00FD6FC3">
          <w:rPr>
            <w:rFonts w:ascii="Trebuchet MS" w:hAnsi="Trebuchet MS"/>
            <w:noProof/>
            <w:sz w:val="24"/>
          </w:rPr>
          <w:delText>saying</w:delText>
        </w:r>
      </w:del>
      <w:ins w:id="151" w:author="Author">
        <w:r w:rsidRPr="00FD6FC3">
          <w:rPr>
            <w:rFonts w:ascii="Trebuchet MS" w:hAnsi="Trebuchet MS"/>
            <w:noProof/>
            <w:sz w:val="24"/>
          </w:rPr>
          <w:t>and he said</w:t>
        </w:r>
      </w:ins>
      <w:r w:rsidRPr="00FD6FC3">
        <w:rPr>
          <w:rFonts w:ascii="Trebuchet MS" w:hAnsi="Trebuchet MS"/>
          <w:noProof/>
          <w:sz w:val="24"/>
        </w:rPr>
        <w:t xml:space="preserve">: “I </w:t>
      </w:r>
      <w:del w:id="152" w:author="Author">
        <w:r w:rsidRPr="00FD6FC3">
          <w:rPr>
            <w:rFonts w:ascii="Trebuchet MS" w:hAnsi="Trebuchet MS"/>
            <w:noProof/>
            <w:sz w:val="24"/>
          </w:rPr>
          <w:delText xml:space="preserve">will without fail give attention to </w:delText>
        </w:r>
        <w:r w:rsidRPr="00FD6FC3">
          <w:rPr>
            <w:rFonts w:ascii="Trebuchet MS" w:hAnsi="Trebuchet MS"/>
            <w:noProof/>
            <w:sz w:val="24"/>
            <w:u w:val="dotted"/>
          </w:rPr>
          <w:delText>YOU</w:delText>
        </w:r>
        <w:r w:rsidRPr="00FD6FC3">
          <w:rPr>
            <w:rFonts w:ascii="Trebuchet MS" w:hAnsi="Trebuchet MS"/>
            <w:noProof/>
            <w:sz w:val="24"/>
          </w:rPr>
          <w:delText xml:space="preserve"> and to</w:delText>
        </w:r>
      </w:del>
      <w:ins w:id="153" w:author="Author">
        <w:r w:rsidRPr="00FD6FC3">
          <w:rPr>
            <w:rFonts w:ascii="Trebuchet MS" w:hAnsi="Trebuchet MS"/>
            <w:noProof/>
            <w:sz w:val="24"/>
          </w:rPr>
          <w:t>have certainly taken notice of you and of</w:t>
        </w:r>
      </w:ins>
      <w:r w:rsidRPr="00FD6FC3">
        <w:rPr>
          <w:rFonts w:ascii="Trebuchet MS" w:hAnsi="Trebuchet MS"/>
          <w:noProof/>
          <w:sz w:val="24"/>
        </w:rPr>
        <w:t xml:space="preserve"> what is being done to </w:t>
      </w:r>
      <w:del w:id="154" w:author="Author">
        <w:r w:rsidRPr="00FD6FC3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55" w:author="Author">
        <w:r w:rsidRPr="00FD6FC3">
          <w:rPr>
            <w:rFonts w:ascii="Trebuchet MS" w:hAnsi="Trebuchet MS"/>
            <w:noProof/>
            <w:sz w:val="24"/>
          </w:rPr>
          <w:t>you</w:t>
        </w:r>
      </w:ins>
      <w:r w:rsidRPr="00FD6FC3">
        <w:rPr>
          <w:rFonts w:ascii="Trebuchet MS" w:hAnsi="Trebuchet MS"/>
          <w:noProof/>
          <w:sz w:val="24"/>
        </w:rPr>
        <w:t xml:space="preserve"> in Egypt. </w:t>
      </w:r>
      <w:r w:rsidRPr="00FD6FC3">
        <w:rPr>
          <w:rFonts w:ascii="Trebuchet MS" w:hAnsi="Trebuchet MS"/>
          <w:b/>
          <w:noProof/>
          <w:sz w:val="24"/>
        </w:rPr>
        <w:t xml:space="preserve">3:17 </w:t>
      </w:r>
      <w:del w:id="156" w:author="Author">
        <w:r w:rsidRPr="00FD6FC3">
          <w:rPr>
            <w:rFonts w:ascii="Trebuchet MS" w:hAnsi="Trebuchet MS"/>
            <w:noProof/>
            <w:sz w:val="24"/>
          </w:rPr>
          <w:delText>And so</w:delText>
        </w:r>
      </w:del>
      <w:ins w:id="157" w:author="Author">
        <w:r w:rsidRPr="00FD6FC3">
          <w:rPr>
            <w:rFonts w:ascii="Trebuchet MS" w:hAnsi="Trebuchet MS"/>
            <w:noProof/>
            <w:sz w:val="24"/>
          </w:rPr>
          <w:t>So</w:t>
        </w:r>
      </w:ins>
      <w:r w:rsidRPr="00FD6FC3">
        <w:rPr>
          <w:rFonts w:ascii="Trebuchet MS" w:hAnsi="Trebuchet MS"/>
          <w:noProof/>
          <w:sz w:val="24"/>
        </w:rPr>
        <w:t xml:space="preserve"> I say, I </w:t>
      </w:r>
      <w:del w:id="158" w:author="Author">
        <w:r w:rsidRPr="00FD6FC3">
          <w:rPr>
            <w:rFonts w:ascii="Trebuchet MS" w:hAnsi="Trebuchet MS"/>
            <w:noProof/>
            <w:sz w:val="24"/>
          </w:rPr>
          <w:delText xml:space="preserve">shall bring </w:delText>
        </w:r>
        <w:r w:rsidRPr="00FD6FC3">
          <w:rPr>
            <w:rFonts w:ascii="Trebuchet MS" w:hAnsi="Trebuchet MS"/>
            <w:noProof/>
            <w:sz w:val="24"/>
            <w:u w:val="dotted"/>
          </w:rPr>
          <w:delText>YOU</w:delText>
        </w:r>
        <w:r w:rsidRPr="00FD6FC3">
          <w:rPr>
            <w:rFonts w:ascii="Trebuchet MS" w:hAnsi="Trebuchet MS"/>
            <w:noProof/>
            <w:sz w:val="24"/>
          </w:rPr>
          <w:delText xml:space="preserve"> up out of</w:delText>
        </w:r>
      </w:del>
      <w:ins w:id="159" w:author="Author">
        <w:r w:rsidRPr="00FD6FC3">
          <w:rPr>
            <w:rFonts w:ascii="Trebuchet MS" w:hAnsi="Trebuchet MS"/>
            <w:noProof/>
            <w:sz w:val="24"/>
          </w:rPr>
          <w:t>will take you away from</w:t>
        </w:r>
      </w:ins>
      <w:r w:rsidRPr="00FD6FC3">
        <w:rPr>
          <w:rFonts w:ascii="Trebuchet MS" w:hAnsi="Trebuchet MS"/>
          <w:noProof/>
          <w:sz w:val="24"/>
        </w:rPr>
        <w:t xml:space="preserve"> affliction </w:t>
      </w:r>
      <w:del w:id="160" w:author="Author">
        <w:r w:rsidRPr="00FD6FC3">
          <w:rPr>
            <w:rFonts w:ascii="Trebuchet MS" w:hAnsi="Trebuchet MS"/>
            <w:noProof/>
            <w:sz w:val="24"/>
          </w:rPr>
          <w:delText>by</w:delText>
        </w:r>
      </w:del>
      <w:ins w:id="161" w:author="Author">
        <w:r w:rsidRPr="00FD6FC3">
          <w:rPr>
            <w:rFonts w:ascii="Trebuchet MS" w:hAnsi="Trebuchet MS"/>
            <w:noProof/>
            <w:sz w:val="24"/>
          </w:rPr>
          <w:t>at the hands of</w:t>
        </w:r>
      </w:ins>
      <w:r w:rsidRPr="00FD6FC3">
        <w:rPr>
          <w:rFonts w:ascii="Trebuchet MS" w:hAnsi="Trebuchet MS"/>
          <w:noProof/>
          <w:sz w:val="24"/>
        </w:rPr>
        <w:t xml:space="preserve"> the Egyptians to the land of the Ca′naan·ites</w:t>
      </w:r>
      <w:del w:id="162" w:author="Author">
        <w:r w:rsidRPr="00FD6FC3">
          <w:rPr>
            <w:rFonts w:ascii="Trebuchet MS" w:hAnsi="Trebuchet MS"/>
            <w:noProof/>
            <w:sz w:val="24"/>
          </w:rPr>
          <w:delText xml:space="preserve"> and</w:delText>
        </w:r>
      </w:del>
      <w:ins w:id="163" w:author="Author">
        <w:r w:rsidRPr="00FD6FC3">
          <w:rPr>
            <w:rFonts w:ascii="Trebuchet MS" w:hAnsi="Trebuchet MS"/>
            <w:noProof/>
            <w:sz w:val="24"/>
          </w:rPr>
          <w:t>,</w:t>
        </w:r>
      </w:ins>
      <w:r w:rsidRPr="00FD6FC3">
        <w:rPr>
          <w:rFonts w:ascii="Trebuchet MS" w:hAnsi="Trebuchet MS"/>
          <w:noProof/>
          <w:sz w:val="24"/>
        </w:rPr>
        <w:t xml:space="preserve"> the Hit′tites</w:t>
      </w:r>
      <w:del w:id="164" w:author="Author">
        <w:r w:rsidRPr="00FD6FC3">
          <w:rPr>
            <w:rFonts w:ascii="Trebuchet MS" w:hAnsi="Trebuchet MS"/>
            <w:noProof/>
            <w:sz w:val="24"/>
          </w:rPr>
          <w:delText xml:space="preserve"> and</w:delText>
        </w:r>
      </w:del>
      <w:ins w:id="165" w:author="Author">
        <w:r w:rsidRPr="00FD6FC3">
          <w:rPr>
            <w:rFonts w:ascii="Trebuchet MS" w:hAnsi="Trebuchet MS"/>
            <w:noProof/>
            <w:sz w:val="24"/>
          </w:rPr>
          <w:t>,</w:t>
        </w:r>
      </w:ins>
      <w:r w:rsidRPr="00FD6FC3">
        <w:rPr>
          <w:rFonts w:ascii="Trebuchet MS" w:hAnsi="Trebuchet MS"/>
          <w:noProof/>
          <w:sz w:val="24"/>
        </w:rPr>
        <w:t xml:space="preserve"> the Am′or·ites</w:t>
      </w:r>
      <w:del w:id="166" w:author="Author">
        <w:r w:rsidRPr="00FD6FC3">
          <w:rPr>
            <w:rFonts w:ascii="Trebuchet MS" w:hAnsi="Trebuchet MS"/>
            <w:noProof/>
            <w:sz w:val="24"/>
          </w:rPr>
          <w:delText xml:space="preserve"> and</w:delText>
        </w:r>
      </w:del>
      <w:ins w:id="167" w:author="Author">
        <w:r w:rsidRPr="00FD6FC3">
          <w:rPr>
            <w:rFonts w:ascii="Trebuchet MS" w:hAnsi="Trebuchet MS"/>
            <w:noProof/>
            <w:sz w:val="24"/>
          </w:rPr>
          <w:t>,</w:t>
        </w:r>
      </w:ins>
      <w:r w:rsidRPr="00FD6FC3">
        <w:rPr>
          <w:rFonts w:ascii="Trebuchet MS" w:hAnsi="Trebuchet MS"/>
          <w:noProof/>
          <w:sz w:val="24"/>
        </w:rPr>
        <w:t xml:space="preserve"> the Per′iz·zites</w:t>
      </w:r>
      <w:del w:id="168" w:author="Author">
        <w:r w:rsidRPr="00FD6FC3">
          <w:rPr>
            <w:rFonts w:ascii="Trebuchet MS" w:hAnsi="Trebuchet MS"/>
            <w:noProof/>
            <w:sz w:val="24"/>
          </w:rPr>
          <w:delText xml:space="preserve"> and</w:delText>
        </w:r>
      </w:del>
      <w:ins w:id="169" w:author="Author">
        <w:r w:rsidRPr="00FD6FC3">
          <w:rPr>
            <w:rFonts w:ascii="Trebuchet MS" w:hAnsi="Trebuchet MS"/>
            <w:noProof/>
            <w:sz w:val="24"/>
          </w:rPr>
          <w:t>,</w:t>
        </w:r>
      </w:ins>
      <w:r w:rsidRPr="00FD6FC3">
        <w:rPr>
          <w:rFonts w:ascii="Trebuchet MS" w:hAnsi="Trebuchet MS"/>
          <w:noProof/>
          <w:sz w:val="24"/>
        </w:rPr>
        <w:t xml:space="preserve"> the Hi′vites</w:t>
      </w:r>
      <w:ins w:id="170" w:author="Author">
        <w:r w:rsidRPr="00FD6FC3">
          <w:rPr>
            <w:rFonts w:ascii="Trebuchet MS" w:hAnsi="Trebuchet MS"/>
            <w:noProof/>
            <w:sz w:val="24"/>
          </w:rPr>
          <w:t>,</w:t>
        </w:r>
      </w:ins>
      <w:r w:rsidRPr="00FD6FC3">
        <w:rPr>
          <w:rFonts w:ascii="Trebuchet MS" w:hAnsi="Trebuchet MS"/>
          <w:noProof/>
          <w:sz w:val="24"/>
        </w:rPr>
        <w:t xml:space="preserve"> and the Jeb′u·sites, to a land flowing with milk and honey.”’</w:t>
      </w:r>
    </w:p>
    <w:p w:rsidR="00DA7124" w:rsidRPr="00FD6FC3" w:rsidRDefault="00DA7124" w:rsidP="00DA7124">
      <w:pPr>
        <w:rPr>
          <w:rFonts w:ascii="Trebuchet MS" w:hAnsi="Trebuchet MS"/>
          <w:noProof/>
          <w:sz w:val="24"/>
        </w:rPr>
      </w:pPr>
      <w:r w:rsidRPr="00FD6FC3">
        <w:rPr>
          <w:rFonts w:ascii="Trebuchet MS" w:hAnsi="Trebuchet MS"/>
          <w:b/>
          <w:sz w:val="24"/>
        </w:rPr>
        <w:t xml:space="preserve">3:18 </w:t>
      </w:r>
      <w:r w:rsidRPr="00FD6FC3">
        <w:rPr>
          <w:rFonts w:ascii="Trebuchet MS" w:hAnsi="Trebuchet MS"/>
          <w:noProof/>
          <w:sz w:val="24"/>
        </w:rPr>
        <w:t>“</w:t>
      </w:r>
      <w:del w:id="171" w:author="Author">
        <w:r w:rsidRPr="00FD6FC3">
          <w:rPr>
            <w:rFonts w:ascii="Trebuchet MS" w:hAnsi="Trebuchet MS"/>
            <w:noProof/>
            <w:sz w:val="24"/>
          </w:rPr>
          <w:delText>And they</w:delText>
        </w:r>
      </w:del>
      <w:ins w:id="172" w:author="Author">
        <w:r w:rsidRPr="00FD6FC3">
          <w:rPr>
            <w:rFonts w:ascii="Trebuchet MS" w:hAnsi="Trebuchet MS"/>
            <w:noProof/>
            <w:sz w:val="24"/>
          </w:rPr>
          <w:t>They</w:t>
        </w:r>
      </w:ins>
      <w:r w:rsidRPr="00FD6FC3">
        <w:rPr>
          <w:rFonts w:ascii="Trebuchet MS" w:hAnsi="Trebuchet MS"/>
          <w:noProof/>
          <w:sz w:val="24"/>
        </w:rPr>
        <w:t xml:space="preserve"> will certainly listen to your voice, and you </w:t>
      </w:r>
      <w:del w:id="173" w:author="Author">
        <w:r w:rsidRPr="00FD6FC3">
          <w:rPr>
            <w:rFonts w:ascii="Trebuchet MS" w:hAnsi="Trebuchet MS"/>
            <w:noProof/>
            <w:sz w:val="24"/>
          </w:rPr>
          <w:delText>must come</w:delText>
        </w:r>
      </w:del>
      <w:ins w:id="174" w:author="Author">
        <w:r w:rsidRPr="00FD6FC3">
          <w:rPr>
            <w:rFonts w:ascii="Trebuchet MS" w:hAnsi="Trebuchet MS"/>
            <w:noProof/>
            <w:sz w:val="24"/>
          </w:rPr>
          <w:t>will go</w:t>
        </w:r>
      </w:ins>
      <w:r w:rsidRPr="00FD6FC3">
        <w:rPr>
          <w:rFonts w:ascii="Trebuchet MS" w:hAnsi="Trebuchet MS"/>
          <w:noProof/>
          <w:sz w:val="24"/>
        </w:rPr>
        <w:t xml:space="preserve">, you and the </w:t>
      </w:r>
      <w:del w:id="175" w:author="Author">
        <w:r w:rsidRPr="00FD6FC3">
          <w:rPr>
            <w:rFonts w:ascii="Trebuchet MS" w:hAnsi="Trebuchet MS"/>
            <w:noProof/>
            <w:sz w:val="24"/>
          </w:rPr>
          <w:delText>older men</w:delText>
        </w:r>
      </w:del>
      <w:ins w:id="176" w:author="Author">
        <w:r w:rsidRPr="00FD6FC3">
          <w:rPr>
            <w:rFonts w:ascii="Trebuchet MS" w:hAnsi="Trebuchet MS"/>
            <w:noProof/>
            <w:sz w:val="24"/>
          </w:rPr>
          <w:t>elders</w:t>
        </w:r>
      </w:ins>
      <w:r w:rsidRPr="00FD6FC3">
        <w:rPr>
          <w:rFonts w:ascii="Trebuchet MS" w:hAnsi="Trebuchet MS"/>
          <w:noProof/>
          <w:sz w:val="24"/>
        </w:rPr>
        <w:t xml:space="preserve"> of Israel, to the king of Egypt, and </w:t>
      </w:r>
      <w:del w:id="177" w:author="Author">
        <w:r w:rsidRPr="00FD6FC3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78" w:author="Author">
        <w:r w:rsidRPr="00FD6FC3">
          <w:rPr>
            <w:rFonts w:ascii="Trebuchet MS" w:hAnsi="Trebuchet MS"/>
            <w:noProof/>
            <w:sz w:val="24"/>
          </w:rPr>
          <w:t>you</w:t>
        </w:r>
      </w:ins>
      <w:r w:rsidRPr="00FD6FC3">
        <w:rPr>
          <w:rFonts w:ascii="Trebuchet MS" w:hAnsi="Trebuchet MS"/>
          <w:noProof/>
          <w:sz w:val="24"/>
        </w:rPr>
        <w:t xml:space="preserve"> men </w:t>
      </w:r>
      <w:del w:id="179" w:author="Author">
        <w:r w:rsidRPr="00FD6FC3">
          <w:rPr>
            <w:rFonts w:ascii="Trebuchet MS" w:hAnsi="Trebuchet MS"/>
            <w:noProof/>
            <w:sz w:val="24"/>
          </w:rPr>
          <w:delText>must</w:delText>
        </w:r>
      </w:del>
      <w:ins w:id="180" w:author="Author">
        <w:r w:rsidRPr="00FD6FC3">
          <w:rPr>
            <w:rFonts w:ascii="Trebuchet MS" w:hAnsi="Trebuchet MS"/>
            <w:noProof/>
            <w:sz w:val="24"/>
          </w:rPr>
          <w:t>should</w:t>
        </w:r>
      </w:ins>
      <w:r w:rsidRPr="00FD6FC3">
        <w:rPr>
          <w:rFonts w:ascii="Trebuchet MS" w:hAnsi="Trebuchet MS"/>
          <w:noProof/>
          <w:sz w:val="24"/>
        </w:rPr>
        <w:t xml:space="preserve"> say to him</w:t>
      </w:r>
      <w:del w:id="181" w:author="Author">
        <w:r w:rsidRPr="00FD6FC3">
          <w:rPr>
            <w:rFonts w:ascii="Trebuchet MS" w:hAnsi="Trebuchet MS"/>
            <w:noProof/>
            <w:sz w:val="24"/>
          </w:rPr>
          <w:delText>,</w:delText>
        </w:r>
      </w:del>
      <w:ins w:id="182" w:author="Author">
        <w:r w:rsidRPr="00FD6FC3">
          <w:rPr>
            <w:rFonts w:ascii="Trebuchet MS" w:hAnsi="Trebuchet MS"/>
            <w:noProof/>
            <w:sz w:val="24"/>
          </w:rPr>
          <w:t>:</w:t>
        </w:r>
      </w:ins>
      <w:r w:rsidRPr="00FD6FC3">
        <w:rPr>
          <w:rFonts w:ascii="Trebuchet MS" w:hAnsi="Trebuchet MS"/>
          <w:noProof/>
          <w:sz w:val="24"/>
        </w:rPr>
        <w:t xml:space="preserve"> ‘Jehovah the God of the Hebrews has </w:t>
      </w:r>
      <w:del w:id="183" w:author="Author">
        <w:r w:rsidRPr="00FD6FC3">
          <w:rPr>
            <w:rFonts w:ascii="Trebuchet MS" w:hAnsi="Trebuchet MS"/>
            <w:noProof/>
            <w:sz w:val="24"/>
          </w:rPr>
          <w:delText>come in touch</w:delText>
        </w:r>
      </w:del>
      <w:ins w:id="184" w:author="Author">
        <w:r w:rsidRPr="00FD6FC3">
          <w:rPr>
            <w:rFonts w:ascii="Trebuchet MS" w:hAnsi="Trebuchet MS"/>
            <w:noProof/>
            <w:sz w:val="24"/>
          </w:rPr>
          <w:t>communicated</w:t>
        </w:r>
      </w:ins>
      <w:r w:rsidRPr="00FD6FC3">
        <w:rPr>
          <w:rFonts w:ascii="Trebuchet MS" w:hAnsi="Trebuchet MS"/>
          <w:noProof/>
          <w:sz w:val="24"/>
        </w:rPr>
        <w:t xml:space="preserve"> with us</w:t>
      </w:r>
      <w:del w:id="185" w:author="Author">
        <w:r w:rsidRPr="00FD6FC3">
          <w:rPr>
            <w:rFonts w:ascii="Trebuchet MS" w:hAnsi="Trebuchet MS"/>
            <w:noProof/>
            <w:sz w:val="24"/>
          </w:rPr>
          <w:delText xml:space="preserve">, and now we want to go, </w:delText>
        </w:r>
      </w:del>
      <w:ins w:id="186" w:author="Author">
        <w:r w:rsidRPr="00FD6FC3">
          <w:rPr>
            <w:rFonts w:ascii="Trebuchet MS" w:hAnsi="Trebuchet MS"/>
            <w:noProof/>
            <w:sz w:val="24"/>
          </w:rPr>
          <w:t xml:space="preserve">. So, </w:t>
        </w:r>
      </w:ins>
      <w:r w:rsidRPr="00FD6FC3">
        <w:rPr>
          <w:rFonts w:ascii="Trebuchet MS" w:hAnsi="Trebuchet MS"/>
          <w:noProof/>
          <w:sz w:val="24"/>
        </w:rPr>
        <w:t xml:space="preserve">please, </w:t>
      </w:r>
      <w:ins w:id="187" w:author="Author">
        <w:r w:rsidRPr="00FD6FC3">
          <w:rPr>
            <w:rFonts w:ascii="Trebuchet MS" w:hAnsi="Trebuchet MS"/>
            <w:noProof/>
            <w:sz w:val="24"/>
          </w:rPr>
          <w:t xml:space="preserve">let us make </w:t>
        </w:r>
      </w:ins>
      <w:r w:rsidRPr="00FD6FC3">
        <w:rPr>
          <w:rFonts w:ascii="Trebuchet MS" w:hAnsi="Trebuchet MS"/>
          <w:noProof/>
          <w:sz w:val="24"/>
        </w:rPr>
        <w:t xml:space="preserve">a </w:t>
      </w:r>
      <w:ins w:id="188" w:author="Author">
        <w:r w:rsidRPr="00FD6FC3">
          <w:rPr>
            <w:rFonts w:ascii="Trebuchet MS" w:hAnsi="Trebuchet MS"/>
            <w:noProof/>
            <w:sz w:val="24"/>
          </w:rPr>
          <w:t xml:space="preserve">three-day </w:t>
        </w:r>
      </w:ins>
      <w:r w:rsidRPr="00FD6FC3">
        <w:rPr>
          <w:rFonts w:ascii="Trebuchet MS" w:hAnsi="Trebuchet MS"/>
          <w:noProof/>
          <w:sz w:val="24"/>
        </w:rPr>
        <w:t xml:space="preserve">journey </w:t>
      </w:r>
      <w:del w:id="189" w:author="Author">
        <w:r w:rsidRPr="00FD6FC3">
          <w:rPr>
            <w:rFonts w:ascii="Trebuchet MS" w:hAnsi="Trebuchet MS"/>
            <w:noProof/>
            <w:sz w:val="24"/>
          </w:rPr>
          <w:delText xml:space="preserve">of three days </w:delText>
        </w:r>
      </w:del>
      <w:r w:rsidRPr="00FD6FC3">
        <w:rPr>
          <w:rFonts w:ascii="Trebuchet MS" w:hAnsi="Trebuchet MS"/>
          <w:noProof/>
          <w:sz w:val="24"/>
        </w:rPr>
        <w:t>into the wilderness</w:t>
      </w:r>
      <w:del w:id="190" w:author="Author">
        <w:r w:rsidRPr="00FD6FC3">
          <w:rPr>
            <w:rFonts w:ascii="Trebuchet MS" w:hAnsi="Trebuchet MS"/>
            <w:noProof/>
            <w:sz w:val="24"/>
          </w:rPr>
          <w:delText>, and</w:delText>
        </w:r>
      </w:del>
      <w:ins w:id="191" w:author="Author">
        <w:r w:rsidRPr="00FD6FC3">
          <w:rPr>
            <w:rFonts w:ascii="Trebuchet MS" w:hAnsi="Trebuchet MS"/>
            <w:noProof/>
            <w:sz w:val="24"/>
          </w:rPr>
          <w:t xml:space="preserve"> so that</w:t>
        </w:r>
      </w:ins>
      <w:r w:rsidRPr="00FD6FC3">
        <w:rPr>
          <w:rFonts w:ascii="Trebuchet MS" w:hAnsi="Trebuchet MS"/>
          <w:noProof/>
          <w:sz w:val="24"/>
        </w:rPr>
        <w:t xml:space="preserve"> we </w:t>
      </w:r>
      <w:del w:id="192" w:author="Author">
        <w:r w:rsidRPr="00FD6FC3">
          <w:rPr>
            <w:rFonts w:ascii="Trebuchet MS" w:hAnsi="Trebuchet MS"/>
            <w:noProof/>
            <w:sz w:val="24"/>
          </w:rPr>
          <w:delText>want to</w:delText>
        </w:r>
      </w:del>
      <w:ins w:id="193" w:author="Author">
        <w:r w:rsidRPr="00FD6FC3">
          <w:rPr>
            <w:rFonts w:ascii="Trebuchet MS" w:hAnsi="Trebuchet MS"/>
            <w:noProof/>
            <w:sz w:val="24"/>
          </w:rPr>
          <w:t>may</w:t>
        </w:r>
      </w:ins>
      <w:r w:rsidRPr="00FD6FC3">
        <w:rPr>
          <w:rFonts w:ascii="Trebuchet MS" w:hAnsi="Trebuchet MS"/>
          <w:noProof/>
          <w:sz w:val="24"/>
        </w:rPr>
        <w:t xml:space="preserve"> sacrifice to Jehovah our God.’ </w:t>
      </w:r>
      <w:r w:rsidRPr="00FD6FC3">
        <w:rPr>
          <w:rFonts w:ascii="Trebuchet MS" w:hAnsi="Trebuchet MS"/>
          <w:b/>
          <w:noProof/>
          <w:sz w:val="24"/>
        </w:rPr>
        <w:t xml:space="preserve">3:19 </w:t>
      </w:r>
      <w:del w:id="194" w:author="Author">
        <w:r w:rsidRPr="00FD6FC3">
          <w:rPr>
            <w:rFonts w:ascii="Trebuchet MS" w:hAnsi="Trebuchet MS"/>
            <w:noProof/>
            <w:sz w:val="24"/>
          </w:rPr>
          <w:delText>And</w:delText>
        </w:r>
      </w:del>
      <w:ins w:id="195" w:author="Author">
        <w:r w:rsidRPr="00FD6FC3">
          <w:rPr>
            <w:rFonts w:ascii="Trebuchet MS" w:hAnsi="Trebuchet MS"/>
            <w:noProof/>
            <w:sz w:val="24"/>
          </w:rPr>
          <w:t>But</w:t>
        </w:r>
      </w:ins>
      <w:r w:rsidRPr="00FD6FC3">
        <w:rPr>
          <w:rFonts w:ascii="Trebuchet MS" w:hAnsi="Trebuchet MS"/>
          <w:noProof/>
          <w:sz w:val="24"/>
        </w:rPr>
        <w:t xml:space="preserve"> I</w:t>
      </w:r>
      <w:del w:id="196" w:author="Author">
        <w:r w:rsidRPr="00FD6FC3">
          <w:rPr>
            <w:rFonts w:ascii="Trebuchet MS" w:hAnsi="Trebuchet MS"/>
            <w:noProof/>
            <w:sz w:val="24"/>
          </w:rPr>
          <w:delText>, even I,</w:delText>
        </w:r>
      </w:del>
      <w:ins w:id="197" w:author="Author">
        <w:r w:rsidRPr="00FD6FC3">
          <w:rPr>
            <w:rFonts w:ascii="Trebuchet MS" w:hAnsi="Trebuchet MS"/>
            <w:noProof/>
            <w:sz w:val="24"/>
          </w:rPr>
          <w:t xml:space="preserve"> myself</w:t>
        </w:r>
      </w:ins>
      <w:r w:rsidRPr="00FD6FC3">
        <w:rPr>
          <w:rFonts w:ascii="Trebuchet MS" w:hAnsi="Trebuchet MS"/>
          <w:noProof/>
          <w:sz w:val="24"/>
        </w:rPr>
        <w:t xml:space="preserve"> well know that the </w:t>
      </w:r>
      <w:r w:rsidRPr="00FD6FC3">
        <w:rPr>
          <w:rFonts w:ascii="Trebuchet MS" w:hAnsi="Trebuchet MS"/>
          <w:noProof/>
          <w:sz w:val="24"/>
        </w:rPr>
        <w:lastRenderedPageBreak/>
        <w:t xml:space="preserve">king of Egypt will not give </w:t>
      </w:r>
      <w:del w:id="198" w:author="Author">
        <w:r w:rsidRPr="00FD6FC3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99" w:author="Author">
        <w:r w:rsidRPr="00FD6FC3">
          <w:rPr>
            <w:rFonts w:ascii="Trebuchet MS" w:hAnsi="Trebuchet MS"/>
            <w:noProof/>
            <w:sz w:val="24"/>
          </w:rPr>
          <w:t>you</w:t>
        </w:r>
      </w:ins>
      <w:r w:rsidRPr="00FD6FC3">
        <w:rPr>
          <w:rFonts w:ascii="Trebuchet MS" w:hAnsi="Trebuchet MS"/>
          <w:noProof/>
          <w:sz w:val="24"/>
        </w:rPr>
        <w:t xml:space="preserve"> permission to go </w:t>
      </w:r>
      <w:del w:id="200" w:author="Author">
        <w:r w:rsidRPr="00FD6FC3">
          <w:rPr>
            <w:rFonts w:ascii="Trebuchet MS" w:hAnsi="Trebuchet MS"/>
            <w:noProof/>
            <w:sz w:val="24"/>
          </w:rPr>
          <w:delText>except by</w:delText>
        </w:r>
      </w:del>
      <w:ins w:id="201" w:author="Author">
        <w:r w:rsidRPr="00FD6FC3">
          <w:rPr>
            <w:rFonts w:ascii="Trebuchet MS" w:hAnsi="Trebuchet MS"/>
            <w:noProof/>
            <w:sz w:val="24"/>
          </w:rPr>
          <w:t>unless</w:t>
        </w:r>
      </w:ins>
      <w:r w:rsidRPr="00FD6FC3">
        <w:rPr>
          <w:rFonts w:ascii="Trebuchet MS" w:hAnsi="Trebuchet MS"/>
          <w:noProof/>
          <w:sz w:val="24"/>
        </w:rPr>
        <w:t xml:space="preserve"> a </w:t>
      </w:r>
      <w:del w:id="202" w:author="Author">
        <w:r w:rsidRPr="00FD6FC3">
          <w:rPr>
            <w:rFonts w:ascii="Trebuchet MS" w:hAnsi="Trebuchet MS"/>
            <w:noProof/>
            <w:sz w:val="24"/>
          </w:rPr>
          <w:delText>strong</w:delText>
        </w:r>
      </w:del>
      <w:ins w:id="203" w:author="Author">
        <w:r w:rsidRPr="00FD6FC3">
          <w:rPr>
            <w:rFonts w:ascii="Trebuchet MS" w:hAnsi="Trebuchet MS"/>
            <w:noProof/>
            <w:sz w:val="24"/>
          </w:rPr>
          <w:t>mighty</w:t>
        </w:r>
      </w:ins>
      <w:r w:rsidRPr="00FD6FC3">
        <w:rPr>
          <w:rFonts w:ascii="Trebuchet MS" w:hAnsi="Trebuchet MS"/>
          <w:noProof/>
          <w:sz w:val="24"/>
        </w:rPr>
        <w:t xml:space="preserve"> hand</w:t>
      </w:r>
      <w:ins w:id="204" w:author="Author">
        <w:r w:rsidRPr="00FD6FC3">
          <w:rPr>
            <w:rFonts w:ascii="Trebuchet MS" w:hAnsi="Trebuchet MS"/>
            <w:noProof/>
            <w:sz w:val="24"/>
          </w:rPr>
          <w:t xml:space="preserve"> compels him</w:t>
        </w:r>
      </w:ins>
      <w:r w:rsidRPr="00FD6FC3">
        <w:rPr>
          <w:rFonts w:ascii="Trebuchet MS" w:hAnsi="Trebuchet MS"/>
          <w:noProof/>
          <w:sz w:val="24"/>
        </w:rPr>
        <w:t xml:space="preserve">. </w:t>
      </w:r>
      <w:r w:rsidRPr="00FD6FC3">
        <w:rPr>
          <w:rFonts w:ascii="Trebuchet MS" w:hAnsi="Trebuchet MS"/>
          <w:b/>
          <w:noProof/>
          <w:sz w:val="24"/>
        </w:rPr>
        <w:t xml:space="preserve">3:20 </w:t>
      </w:r>
      <w:del w:id="205" w:author="Author">
        <w:r w:rsidRPr="00FD6FC3">
          <w:rPr>
            <w:rFonts w:ascii="Trebuchet MS" w:hAnsi="Trebuchet MS"/>
            <w:noProof/>
            <w:sz w:val="24"/>
          </w:rPr>
          <w:delText>And</w:delText>
        </w:r>
      </w:del>
      <w:ins w:id="206" w:author="Author">
        <w:r w:rsidRPr="00FD6FC3">
          <w:rPr>
            <w:rFonts w:ascii="Trebuchet MS" w:hAnsi="Trebuchet MS"/>
            <w:noProof/>
            <w:sz w:val="24"/>
          </w:rPr>
          <w:t>So</w:t>
        </w:r>
      </w:ins>
      <w:r w:rsidRPr="00FD6FC3">
        <w:rPr>
          <w:rFonts w:ascii="Trebuchet MS" w:hAnsi="Trebuchet MS"/>
          <w:noProof/>
          <w:sz w:val="24"/>
        </w:rPr>
        <w:t xml:space="preserve"> I </w:t>
      </w:r>
      <w:del w:id="207" w:author="Author">
        <w:r w:rsidRPr="00FD6FC3">
          <w:rPr>
            <w:rFonts w:ascii="Trebuchet MS" w:hAnsi="Trebuchet MS"/>
            <w:noProof/>
            <w:sz w:val="24"/>
          </w:rPr>
          <w:delText>shall</w:delText>
        </w:r>
      </w:del>
      <w:ins w:id="208" w:author="Author">
        <w:r w:rsidRPr="00FD6FC3">
          <w:rPr>
            <w:rFonts w:ascii="Trebuchet MS" w:hAnsi="Trebuchet MS"/>
            <w:noProof/>
            <w:sz w:val="24"/>
          </w:rPr>
          <w:t>will</w:t>
        </w:r>
      </w:ins>
      <w:r w:rsidRPr="00FD6FC3">
        <w:rPr>
          <w:rFonts w:ascii="Trebuchet MS" w:hAnsi="Trebuchet MS"/>
          <w:noProof/>
          <w:sz w:val="24"/>
        </w:rPr>
        <w:t xml:space="preserve"> have to stretch out my hand and strike Egypt with all my </w:t>
      </w:r>
      <w:del w:id="209" w:author="Author">
        <w:r w:rsidRPr="00FD6FC3">
          <w:rPr>
            <w:rFonts w:ascii="Trebuchet MS" w:hAnsi="Trebuchet MS"/>
            <w:noProof/>
            <w:sz w:val="24"/>
          </w:rPr>
          <w:delText>wonderful</w:delText>
        </w:r>
      </w:del>
      <w:ins w:id="210" w:author="Author">
        <w:r w:rsidRPr="00FD6FC3">
          <w:rPr>
            <w:rFonts w:ascii="Trebuchet MS" w:hAnsi="Trebuchet MS"/>
            <w:noProof/>
            <w:sz w:val="24"/>
          </w:rPr>
          <w:t>extraordinary</w:t>
        </w:r>
      </w:ins>
      <w:r w:rsidRPr="00FD6FC3">
        <w:rPr>
          <w:rFonts w:ascii="Trebuchet MS" w:hAnsi="Trebuchet MS"/>
          <w:noProof/>
          <w:sz w:val="24"/>
        </w:rPr>
        <w:t xml:space="preserve"> acts that I </w:t>
      </w:r>
      <w:del w:id="211" w:author="Author">
        <w:r w:rsidRPr="00FD6FC3">
          <w:rPr>
            <w:rFonts w:ascii="Trebuchet MS" w:hAnsi="Trebuchet MS"/>
            <w:noProof/>
            <w:sz w:val="24"/>
          </w:rPr>
          <w:delText>shall</w:delText>
        </w:r>
      </w:del>
      <w:ins w:id="212" w:author="Author">
        <w:r w:rsidRPr="00FD6FC3">
          <w:rPr>
            <w:rFonts w:ascii="Trebuchet MS" w:hAnsi="Trebuchet MS"/>
            <w:noProof/>
            <w:sz w:val="24"/>
          </w:rPr>
          <w:t>will</w:t>
        </w:r>
      </w:ins>
      <w:r w:rsidRPr="00FD6FC3">
        <w:rPr>
          <w:rFonts w:ascii="Trebuchet MS" w:hAnsi="Trebuchet MS"/>
          <w:noProof/>
          <w:sz w:val="24"/>
        </w:rPr>
        <w:t xml:space="preserve"> do in </w:t>
      </w:r>
      <w:del w:id="213" w:author="Author">
        <w:r w:rsidRPr="00FD6FC3">
          <w:rPr>
            <w:rFonts w:ascii="Trebuchet MS" w:hAnsi="Trebuchet MS"/>
            <w:noProof/>
            <w:sz w:val="24"/>
          </w:rPr>
          <w:delText xml:space="preserve">the midst of </w:delText>
        </w:r>
      </w:del>
      <w:r w:rsidRPr="00FD6FC3">
        <w:rPr>
          <w:rFonts w:ascii="Trebuchet MS" w:hAnsi="Trebuchet MS"/>
          <w:noProof/>
          <w:sz w:val="24"/>
        </w:rPr>
        <w:t>it</w:t>
      </w:r>
      <w:del w:id="214" w:author="Author">
        <w:r w:rsidRPr="00FD6FC3">
          <w:rPr>
            <w:rFonts w:ascii="Trebuchet MS" w:hAnsi="Trebuchet MS"/>
            <w:noProof/>
            <w:sz w:val="24"/>
          </w:rPr>
          <w:delText>;</w:delText>
        </w:r>
      </w:del>
      <w:ins w:id="215" w:author="Author">
        <w:r w:rsidRPr="00FD6FC3">
          <w:rPr>
            <w:rFonts w:ascii="Trebuchet MS" w:hAnsi="Trebuchet MS"/>
            <w:noProof/>
            <w:sz w:val="24"/>
          </w:rPr>
          <w:t>,</w:t>
        </w:r>
      </w:ins>
      <w:r w:rsidRPr="00FD6FC3">
        <w:rPr>
          <w:rFonts w:ascii="Trebuchet MS" w:hAnsi="Trebuchet MS"/>
          <w:noProof/>
          <w:sz w:val="24"/>
        </w:rPr>
        <w:t xml:space="preserve"> and after that he will send </w:t>
      </w:r>
      <w:del w:id="216" w:author="Author">
        <w:r w:rsidRPr="00FD6FC3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17" w:author="Author">
        <w:r w:rsidRPr="00FD6FC3">
          <w:rPr>
            <w:rFonts w:ascii="Trebuchet MS" w:hAnsi="Trebuchet MS"/>
            <w:noProof/>
            <w:sz w:val="24"/>
          </w:rPr>
          <w:t>you</w:t>
        </w:r>
      </w:ins>
      <w:r w:rsidRPr="00FD6FC3">
        <w:rPr>
          <w:rFonts w:ascii="Trebuchet MS" w:hAnsi="Trebuchet MS"/>
          <w:noProof/>
          <w:sz w:val="24"/>
        </w:rPr>
        <w:t xml:space="preserve"> out. </w:t>
      </w:r>
      <w:r w:rsidRPr="00FD6FC3">
        <w:rPr>
          <w:rFonts w:ascii="Trebuchet MS" w:hAnsi="Trebuchet MS"/>
          <w:b/>
          <w:noProof/>
          <w:sz w:val="24"/>
        </w:rPr>
        <w:t xml:space="preserve">3:21 </w:t>
      </w:r>
      <w:r w:rsidRPr="00FD6FC3">
        <w:rPr>
          <w:rFonts w:ascii="Trebuchet MS" w:hAnsi="Trebuchet MS"/>
          <w:noProof/>
          <w:sz w:val="24"/>
        </w:rPr>
        <w:t>And I will give this people favor in the eyes of the Egyptians</w:t>
      </w:r>
      <w:del w:id="218" w:author="Author">
        <w:r w:rsidRPr="00FD6FC3">
          <w:rPr>
            <w:rFonts w:ascii="Trebuchet MS" w:hAnsi="Trebuchet MS"/>
            <w:noProof/>
            <w:sz w:val="24"/>
          </w:rPr>
          <w:delText>;</w:delText>
        </w:r>
      </w:del>
      <w:ins w:id="219" w:author="Author">
        <w:r w:rsidRPr="00FD6FC3">
          <w:rPr>
            <w:rFonts w:ascii="Trebuchet MS" w:hAnsi="Trebuchet MS"/>
            <w:noProof/>
            <w:sz w:val="24"/>
          </w:rPr>
          <w:t>,</w:t>
        </w:r>
      </w:ins>
      <w:r w:rsidRPr="00FD6FC3">
        <w:rPr>
          <w:rFonts w:ascii="Trebuchet MS" w:hAnsi="Trebuchet MS"/>
          <w:noProof/>
          <w:sz w:val="24"/>
        </w:rPr>
        <w:t xml:space="preserve"> and </w:t>
      </w:r>
      <w:del w:id="220" w:author="Author">
        <w:r w:rsidRPr="00FD6FC3">
          <w:rPr>
            <w:rFonts w:ascii="Trebuchet MS" w:hAnsi="Trebuchet MS"/>
            <w:noProof/>
            <w:sz w:val="24"/>
          </w:rPr>
          <w:delText xml:space="preserve">it will certainly occur that </w:delText>
        </w:r>
      </w:del>
      <w:r w:rsidRPr="00FD6FC3">
        <w:rPr>
          <w:rFonts w:ascii="Trebuchet MS" w:hAnsi="Trebuchet MS"/>
          <w:noProof/>
          <w:sz w:val="24"/>
        </w:rPr>
        <w:t xml:space="preserve">when </w:t>
      </w:r>
      <w:del w:id="221" w:author="Author">
        <w:r w:rsidRPr="00FD6FC3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22" w:author="Author">
        <w:r w:rsidRPr="00FD6FC3">
          <w:rPr>
            <w:rFonts w:ascii="Trebuchet MS" w:hAnsi="Trebuchet MS"/>
            <w:noProof/>
            <w:sz w:val="24"/>
          </w:rPr>
          <w:t>you</w:t>
        </w:r>
      </w:ins>
      <w:r w:rsidRPr="00FD6FC3">
        <w:rPr>
          <w:rFonts w:ascii="Trebuchet MS" w:hAnsi="Trebuchet MS"/>
          <w:noProof/>
          <w:sz w:val="24"/>
        </w:rPr>
        <w:t xml:space="preserve"> go, </w:t>
      </w:r>
      <w:del w:id="223" w:author="Author">
        <w:r w:rsidRPr="00FD6FC3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24" w:author="Author">
        <w:r w:rsidRPr="00FD6FC3">
          <w:rPr>
            <w:rFonts w:ascii="Trebuchet MS" w:hAnsi="Trebuchet MS"/>
            <w:noProof/>
            <w:sz w:val="24"/>
          </w:rPr>
          <w:t>you</w:t>
        </w:r>
      </w:ins>
      <w:r w:rsidRPr="00FD6FC3">
        <w:rPr>
          <w:rFonts w:ascii="Trebuchet MS" w:hAnsi="Trebuchet MS"/>
          <w:noProof/>
          <w:sz w:val="24"/>
        </w:rPr>
        <w:t xml:space="preserve"> will </w:t>
      </w:r>
      <w:del w:id="225" w:author="Author">
        <w:r w:rsidRPr="00FD6FC3">
          <w:rPr>
            <w:rFonts w:ascii="Trebuchet MS" w:hAnsi="Trebuchet MS"/>
            <w:noProof/>
            <w:sz w:val="24"/>
          </w:rPr>
          <w:delText>not</w:delText>
        </w:r>
      </w:del>
      <w:ins w:id="226" w:author="Author">
        <w:r w:rsidRPr="00FD6FC3">
          <w:rPr>
            <w:rFonts w:ascii="Trebuchet MS" w:hAnsi="Trebuchet MS"/>
            <w:noProof/>
            <w:sz w:val="24"/>
          </w:rPr>
          <w:t>by no means</w:t>
        </w:r>
      </w:ins>
      <w:r w:rsidRPr="00FD6FC3">
        <w:rPr>
          <w:rFonts w:ascii="Trebuchet MS" w:hAnsi="Trebuchet MS"/>
          <w:noProof/>
          <w:sz w:val="24"/>
        </w:rPr>
        <w:t xml:space="preserve"> go empty-handed. </w:t>
      </w:r>
      <w:r w:rsidRPr="00FD6FC3">
        <w:rPr>
          <w:rFonts w:ascii="Trebuchet MS" w:hAnsi="Trebuchet MS"/>
          <w:b/>
          <w:noProof/>
          <w:sz w:val="24"/>
        </w:rPr>
        <w:t xml:space="preserve">3:22 </w:t>
      </w:r>
      <w:del w:id="227" w:author="Author">
        <w:r w:rsidRPr="00FD6FC3">
          <w:rPr>
            <w:rFonts w:ascii="Trebuchet MS" w:hAnsi="Trebuchet MS"/>
            <w:noProof/>
            <w:sz w:val="24"/>
          </w:rPr>
          <w:delText>And each</w:delText>
        </w:r>
      </w:del>
      <w:ins w:id="228" w:author="Author">
        <w:r w:rsidRPr="00FD6FC3">
          <w:rPr>
            <w:rFonts w:ascii="Trebuchet MS" w:hAnsi="Trebuchet MS"/>
            <w:noProof/>
            <w:sz w:val="24"/>
          </w:rPr>
          <w:t>Each</w:t>
        </w:r>
      </w:ins>
      <w:r w:rsidRPr="00FD6FC3">
        <w:rPr>
          <w:rFonts w:ascii="Trebuchet MS" w:hAnsi="Trebuchet MS"/>
          <w:noProof/>
          <w:sz w:val="24"/>
        </w:rPr>
        <w:t xml:space="preserve"> woman must ask </w:t>
      </w:r>
      <w:del w:id="229" w:author="Author">
        <w:r w:rsidRPr="00FD6FC3">
          <w:rPr>
            <w:rFonts w:ascii="Trebuchet MS" w:hAnsi="Trebuchet MS"/>
            <w:noProof/>
            <w:sz w:val="24"/>
          </w:rPr>
          <w:delText xml:space="preserve">from </w:delText>
        </w:r>
      </w:del>
      <w:r w:rsidRPr="00FD6FC3">
        <w:rPr>
          <w:rFonts w:ascii="Trebuchet MS" w:hAnsi="Trebuchet MS"/>
          <w:noProof/>
          <w:sz w:val="24"/>
        </w:rPr>
        <w:t xml:space="preserve">her neighbor and </w:t>
      </w:r>
      <w:del w:id="230" w:author="Author">
        <w:r w:rsidRPr="00FD6FC3">
          <w:rPr>
            <w:rFonts w:ascii="Trebuchet MS" w:hAnsi="Trebuchet MS"/>
            <w:noProof/>
            <w:sz w:val="24"/>
          </w:rPr>
          <w:delText xml:space="preserve">from </w:delText>
        </w:r>
      </w:del>
      <w:r w:rsidRPr="00FD6FC3">
        <w:rPr>
          <w:rFonts w:ascii="Trebuchet MS" w:hAnsi="Trebuchet MS"/>
          <w:noProof/>
          <w:sz w:val="24"/>
        </w:rPr>
        <w:t xml:space="preserve">the woman </w:t>
      </w:r>
      <w:del w:id="231" w:author="Author">
        <w:r w:rsidRPr="00FD6FC3">
          <w:rPr>
            <w:rFonts w:ascii="Trebuchet MS" w:hAnsi="Trebuchet MS"/>
            <w:noProof/>
            <w:sz w:val="24"/>
          </w:rPr>
          <w:delText>residing as an alien</w:delText>
        </w:r>
      </w:del>
      <w:ins w:id="232" w:author="Author">
        <w:r w:rsidRPr="00FD6FC3">
          <w:rPr>
            <w:rFonts w:ascii="Trebuchet MS" w:hAnsi="Trebuchet MS"/>
            <w:noProof/>
            <w:sz w:val="24"/>
          </w:rPr>
          <w:t>lodging</w:t>
        </w:r>
      </w:ins>
      <w:r w:rsidRPr="00FD6FC3">
        <w:rPr>
          <w:rFonts w:ascii="Trebuchet MS" w:hAnsi="Trebuchet MS"/>
          <w:noProof/>
          <w:sz w:val="24"/>
        </w:rPr>
        <w:t xml:space="preserve"> in her house </w:t>
      </w:r>
      <w:ins w:id="233" w:author="Author">
        <w:r w:rsidRPr="00FD6FC3">
          <w:rPr>
            <w:rFonts w:ascii="Trebuchet MS" w:hAnsi="Trebuchet MS"/>
            <w:noProof/>
            <w:sz w:val="24"/>
          </w:rPr>
          <w:t xml:space="preserve">for </w:t>
        </w:r>
      </w:ins>
      <w:r w:rsidRPr="00FD6FC3">
        <w:rPr>
          <w:rFonts w:ascii="Trebuchet MS" w:hAnsi="Trebuchet MS"/>
          <w:noProof/>
          <w:sz w:val="24"/>
        </w:rPr>
        <w:t xml:space="preserve">articles of silver and </w:t>
      </w:r>
      <w:del w:id="234" w:author="Author">
        <w:r w:rsidRPr="00FD6FC3">
          <w:rPr>
            <w:rFonts w:ascii="Trebuchet MS" w:hAnsi="Trebuchet MS"/>
            <w:noProof/>
            <w:sz w:val="24"/>
          </w:rPr>
          <w:delText xml:space="preserve">articles </w:delText>
        </w:r>
      </w:del>
      <w:r w:rsidRPr="00FD6FC3">
        <w:rPr>
          <w:rFonts w:ascii="Trebuchet MS" w:hAnsi="Trebuchet MS"/>
          <w:noProof/>
          <w:sz w:val="24"/>
        </w:rPr>
        <w:t xml:space="preserve">of gold </w:t>
      </w:r>
      <w:ins w:id="235" w:author="Author">
        <w:r w:rsidRPr="00FD6FC3">
          <w:rPr>
            <w:rFonts w:ascii="Trebuchet MS" w:hAnsi="Trebuchet MS"/>
            <w:noProof/>
            <w:sz w:val="24"/>
          </w:rPr>
          <w:t xml:space="preserve">as well as clothing, </w:t>
        </w:r>
      </w:ins>
      <w:r w:rsidRPr="00FD6FC3">
        <w:rPr>
          <w:rFonts w:ascii="Trebuchet MS" w:hAnsi="Trebuchet MS"/>
          <w:noProof/>
          <w:sz w:val="24"/>
        </w:rPr>
        <w:t xml:space="preserve">and </w:t>
      </w:r>
      <w:del w:id="236" w:author="Author">
        <w:r w:rsidRPr="00FD6FC3">
          <w:rPr>
            <w:rFonts w:ascii="Trebuchet MS" w:hAnsi="Trebuchet MS"/>
            <w:noProof/>
            <w:sz w:val="24"/>
          </w:rPr>
          <w:delText xml:space="preserve">mantles, and </w:delText>
        </w:r>
        <w:r w:rsidRPr="00FD6FC3">
          <w:rPr>
            <w:rFonts w:ascii="Trebuchet MS" w:hAnsi="Trebuchet MS"/>
            <w:noProof/>
            <w:sz w:val="24"/>
            <w:u w:val="dotted"/>
          </w:rPr>
          <w:delText>YOU</w:delText>
        </w:r>
        <w:r w:rsidRPr="00FD6FC3">
          <w:rPr>
            <w:rFonts w:ascii="Trebuchet MS" w:hAnsi="Trebuchet MS"/>
            <w:noProof/>
            <w:sz w:val="24"/>
          </w:rPr>
          <w:delText xml:space="preserve"> must</w:delText>
        </w:r>
      </w:del>
      <w:ins w:id="237" w:author="Author">
        <w:r w:rsidRPr="00FD6FC3">
          <w:rPr>
            <w:rFonts w:ascii="Trebuchet MS" w:hAnsi="Trebuchet MS"/>
            <w:noProof/>
            <w:sz w:val="24"/>
          </w:rPr>
          <w:t>you will</w:t>
        </w:r>
      </w:ins>
      <w:r w:rsidRPr="00FD6FC3">
        <w:rPr>
          <w:rFonts w:ascii="Trebuchet MS" w:hAnsi="Trebuchet MS"/>
          <w:noProof/>
          <w:sz w:val="24"/>
        </w:rPr>
        <w:t xml:space="preserve"> put them </w:t>
      </w:r>
      <w:del w:id="238" w:author="Author">
        <w:r w:rsidRPr="00FD6FC3">
          <w:rPr>
            <w:rFonts w:ascii="Trebuchet MS" w:hAnsi="Trebuchet MS"/>
            <w:noProof/>
            <w:sz w:val="24"/>
          </w:rPr>
          <w:delText xml:space="preserve">upon </w:delText>
        </w:r>
        <w:r w:rsidRPr="00FD6FC3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39" w:author="Author">
        <w:r w:rsidRPr="00FD6FC3">
          <w:rPr>
            <w:rFonts w:ascii="Trebuchet MS" w:hAnsi="Trebuchet MS"/>
            <w:noProof/>
            <w:sz w:val="24"/>
          </w:rPr>
          <w:t>on your</w:t>
        </w:r>
      </w:ins>
      <w:r w:rsidRPr="00FD6FC3">
        <w:rPr>
          <w:rFonts w:ascii="Trebuchet MS" w:hAnsi="Trebuchet MS"/>
          <w:noProof/>
          <w:sz w:val="24"/>
        </w:rPr>
        <w:t xml:space="preserve"> sons and </w:t>
      </w:r>
      <w:del w:id="240" w:author="Author">
        <w:r w:rsidRPr="00FD6FC3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41" w:author="Author">
        <w:r w:rsidRPr="00FD6FC3">
          <w:rPr>
            <w:rFonts w:ascii="Trebuchet MS" w:hAnsi="Trebuchet MS"/>
            <w:noProof/>
            <w:sz w:val="24"/>
          </w:rPr>
          <w:t>your</w:t>
        </w:r>
      </w:ins>
      <w:r w:rsidRPr="00FD6FC3">
        <w:rPr>
          <w:rFonts w:ascii="Trebuchet MS" w:hAnsi="Trebuchet MS"/>
          <w:noProof/>
          <w:sz w:val="24"/>
        </w:rPr>
        <w:t xml:space="preserve"> daughters; and </w:t>
      </w:r>
      <w:del w:id="242" w:author="Author">
        <w:r w:rsidRPr="00FD6FC3">
          <w:rPr>
            <w:rFonts w:ascii="Trebuchet MS" w:hAnsi="Trebuchet MS"/>
            <w:noProof/>
            <w:sz w:val="24"/>
            <w:u w:val="dotted"/>
          </w:rPr>
          <w:delText>YOU</w:delText>
        </w:r>
        <w:r w:rsidRPr="00FD6FC3">
          <w:rPr>
            <w:rFonts w:ascii="Trebuchet MS" w:hAnsi="Trebuchet MS"/>
            <w:noProof/>
            <w:sz w:val="24"/>
          </w:rPr>
          <w:delText xml:space="preserve"> must strip</w:delText>
        </w:r>
      </w:del>
      <w:ins w:id="243" w:author="Author">
        <w:r w:rsidRPr="00FD6FC3">
          <w:rPr>
            <w:rFonts w:ascii="Trebuchet MS" w:hAnsi="Trebuchet MS"/>
            <w:noProof/>
            <w:sz w:val="24"/>
          </w:rPr>
          <w:t>you will plunder</w:t>
        </w:r>
      </w:ins>
      <w:r w:rsidRPr="00FD6FC3">
        <w:rPr>
          <w:rFonts w:ascii="Trebuchet MS" w:hAnsi="Trebuchet MS"/>
          <w:noProof/>
          <w:sz w:val="24"/>
        </w:rPr>
        <w:t xml:space="preserve"> the Egyptians.”</w:t>
      </w:r>
    </w:p>
    <w:p w:rsidR="00DA7124" w:rsidRPr="00FD6FC3" w:rsidRDefault="00DA7124" w:rsidP="00DA7124">
      <w:pPr>
        <w:rPr>
          <w:rFonts w:ascii="Trebuchet MS" w:hAnsi="Trebuchet MS"/>
          <w:b/>
          <w:sz w:val="24"/>
        </w:rPr>
      </w:pPr>
    </w:p>
    <w:p w:rsidR="00762BCB" w:rsidRPr="00DA7124" w:rsidRDefault="00762BCB" w:rsidP="00DA7124"/>
    <w:sectPr w:rsidR="00762BCB" w:rsidRPr="00DA7124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0EC5" w:rsidRDefault="00B80EC5">
      <w:r>
        <w:separator/>
      </w:r>
    </w:p>
  </w:endnote>
  <w:endnote w:type="continuationSeparator" w:id="0">
    <w:p w:rsidR="00B80EC5" w:rsidRDefault="00B80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0EC5" w:rsidRDefault="00B80EC5">
      <w:r>
        <w:separator/>
      </w:r>
    </w:p>
  </w:footnote>
  <w:footnote w:type="continuationSeparator" w:id="0">
    <w:p w:rsidR="00B80EC5" w:rsidRDefault="00B80EC5">
      <w:r>
        <w:continuationSeparator/>
      </w:r>
    </w:p>
  </w:footnote>
  <w:footnote w:id="1">
    <w:p w:rsidR="00DA7124" w:rsidRPr="00FD6FC3" w:rsidRDefault="00DA7124" w:rsidP="00FD6FC3">
      <w:pPr>
        <w:pStyle w:val="FootnoteText"/>
        <w:spacing w:after="96"/>
        <w:ind w:firstLine="288"/>
        <w:rPr>
          <w:ins w:id="96" w:author="Author"/>
        </w:rPr>
      </w:pPr>
      <w:ins w:id="97" w:author="Author">
        <w:r w:rsidRPr="00FD6FC3">
          <w:rPr>
            <w:rStyle w:val="FootnoteReference"/>
          </w:rPr>
          <w:footnoteRef/>
        </w:r>
        <w:r w:rsidRPr="00FD6FC3">
          <w:t xml:space="preserve"> </w:t>
        </w:r>
        <w:r w:rsidRPr="00FD6FC3">
          <w:rPr>
            <w:b/>
          </w:rPr>
          <w:t xml:space="preserve">3:12 </w:t>
        </w:r>
        <w:r w:rsidRPr="00FD6FC3">
          <w:t>Or “worship.”</w:t>
        </w:r>
      </w:ins>
    </w:p>
  </w:footnote>
  <w:footnote w:id="2">
    <w:p w:rsidR="00DA7124" w:rsidRPr="00FD6FC3" w:rsidRDefault="00DA7124" w:rsidP="00FD6FC3">
      <w:pPr>
        <w:pStyle w:val="FootnoteText"/>
        <w:spacing w:after="96"/>
        <w:ind w:firstLine="288"/>
        <w:rPr>
          <w:ins w:id="118" w:author="Author"/>
        </w:rPr>
      </w:pPr>
      <w:ins w:id="119" w:author="Author">
        <w:r w:rsidRPr="00FD6FC3">
          <w:rPr>
            <w:rStyle w:val="FootnoteReference"/>
          </w:rPr>
          <w:footnoteRef/>
        </w:r>
        <w:r w:rsidRPr="00FD6FC3">
          <w:t xml:space="preserve"> </w:t>
        </w:r>
        <w:r w:rsidRPr="00FD6FC3">
          <w:rPr>
            <w:b/>
          </w:rPr>
          <w:t xml:space="preserve">3:14 </w:t>
        </w:r>
        <w:r w:rsidRPr="00FD6FC3">
          <w:t>Or “Want.”</w:t>
        </w:r>
      </w:ins>
    </w:p>
  </w:footnote>
  <w:footnote w:id="3">
    <w:p w:rsidR="00DA7124" w:rsidRPr="00FD6FC3" w:rsidRDefault="00DA7124" w:rsidP="00FD6FC3">
      <w:pPr>
        <w:pStyle w:val="FootnoteText"/>
        <w:spacing w:after="96"/>
        <w:ind w:firstLine="288"/>
        <w:rPr>
          <w:ins w:id="120" w:author="Author"/>
        </w:rPr>
      </w:pPr>
      <w:ins w:id="121" w:author="Author">
        <w:r w:rsidRPr="00FD6FC3">
          <w:rPr>
            <w:rStyle w:val="FootnoteReference"/>
          </w:rPr>
          <w:footnoteRef/>
        </w:r>
        <w:r w:rsidRPr="00FD6FC3">
          <w:t xml:space="preserve"> </w:t>
        </w:r>
        <w:r w:rsidRPr="00FD6FC3">
          <w:rPr>
            <w:b/>
          </w:rPr>
          <w:t xml:space="preserve">3:14 </w:t>
        </w:r>
        <w:r w:rsidRPr="00FD6FC3">
          <w:t>Or “I Will Prove to Be What I Will Prove to Be.” See App. A4.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600F2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600F2">
        <w:t>Exodus Chapter 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600F2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600F2">
      <w:rPr>
        <w:noProof/>
        <w:snapToGrid w:val="0"/>
      </w:rPr>
      <w:t>Exodus 03.Revised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600F2">
        <w:t>Exodus Chapter 3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600F2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600F2">
      <w:rPr>
        <w:noProof/>
        <w:snapToGrid w:val="0"/>
      </w:rPr>
      <w:t>Exodus 03.Revised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F600F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F600F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F600F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F600F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EC5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0EC5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A7124"/>
    <w:rsid w:val="00DE253C"/>
    <w:rsid w:val="00EA2DE5"/>
    <w:rsid w:val="00F600F2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574f18a57a0f4b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DA712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A712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DA712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DA712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A712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DA712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574f18a57a0f4b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1032</ap:Words>
  <ap:Characters>4212</ap:Characters>
  <ap:Application>Microsoft Office Word</ap:Application>
  <ap:DocSecurity>0</ap:DocSecurity>
  <ap:Lines>72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5235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</dc:title>
  <dc:subject/>
  <dc:creator>Ruth Farrugia</dc:creator>
  <cp:keywords/>
  <dc:description/>
  <cp:lastModifiedBy>Ruth Farrugia</cp:lastModifiedBy>
  <cp:revision>3</cp:revision>
  <dcterms:created xsi:type="dcterms:W3CDTF">2020-09-21T07:42:00Z</dcterms:created>
  <dcterms:modified xsi:type="dcterms:W3CDTF">2020-09-21T07:42:00Z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03.docx</vt:lpwstr>
  </property>
  <property fmtid="{D5CDD505-2E9C-101B-9397-08002B2CF9AE}" pid="9" name="_TranslationDocumentId">
    <vt:i4>19383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2003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