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2463" w:rsidRPr="00923171" w:rsidRDefault="00602463" w:rsidP="00602463">
      <w:pPr>
        <w:rPr>
          <w:rFonts w:ascii="Trebuchet MS" w:hAnsi="Trebuchet MS"/>
          <w:b/>
          <w:noProof/>
        </w:rPr>
      </w:pPr>
      <w:bookmarkStart w:id="0" w:name="_GoBack"/>
      <w:bookmarkEnd w:id="0"/>
      <w:r w:rsidRPr="00923171">
        <w:rPr>
          <w:rFonts w:ascii="Trebuchet MS" w:hAnsi="Trebuchet MS"/>
          <w:b/>
          <w:noProof/>
        </w:rPr>
        <w:t>EXODUS</w:t>
      </w:r>
    </w:p>
    <w:p w:rsidR="00602463" w:rsidRPr="00923171" w:rsidRDefault="00602463" w:rsidP="00602463">
      <w:pPr>
        <w:rPr>
          <w:rFonts w:ascii="Trebuchet MS" w:hAnsi="Trebuchet MS"/>
          <w:noProof/>
        </w:rPr>
      </w:pPr>
      <w:r w:rsidRPr="00923171">
        <w:rPr>
          <w:rFonts w:ascii="Trebuchet MS" w:hAnsi="Trebuchet MS"/>
          <w:b/>
        </w:rPr>
        <w:t xml:space="preserve">1:1 </w:t>
      </w:r>
      <w:r w:rsidRPr="00923171">
        <w:rPr>
          <w:rFonts w:ascii="Trebuchet MS" w:hAnsi="Trebuchet MS"/>
          <w:noProof/>
        </w:rPr>
        <w:t>Now these are the names of Israel’s sons who came into Egypt with Jacob</w:t>
      </w:r>
      <w:del w:id="1" w:author="Author">
        <w:r w:rsidRPr="00923171">
          <w:rPr>
            <w:rFonts w:ascii="Trebuchet MS" w:hAnsi="Trebuchet MS"/>
            <w:noProof/>
          </w:rPr>
          <w:delText>;</w:delText>
        </w:r>
      </w:del>
      <w:ins w:id="2" w:author="Author">
        <w:r w:rsidRPr="00923171">
          <w:rPr>
            <w:rFonts w:ascii="Trebuchet MS" w:hAnsi="Trebuchet MS"/>
            <w:noProof/>
          </w:rPr>
          <w:t>,</w:t>
        </w:r>
      </w:ins>
      <w:r w:rsidRPr="00923171">
        <w:rPr>
          <w:rFonts w:ascii="Trebuchet MS" w:hAnsi="Trebuchet MS"/>
          <w:noProof/>
        </w:rPr>
        <w:t xml:space="preserve"> each man </w:t>
      </w:r>
      <w:del w:id="3" w:author="Author">
        <w:r w:rsidRPr="00923171">
          <w:rPr>
            <w:rFonts w:ascii="Trebuchet MS" w:hAnsi="Trebuchet MS"/>
            <w:noProof/>
          </w:rPr>
          <w:delText>and</w:delText>
        </w:r>
      </w:del>
      <w:ins w:id="4" w:author="Author">
        <w:r w:rsidRPr="00923171">
          <w:rPr>
            <w:rFonts w:ascii="Trebuchet MS" w:hAnsi="Trebuchet MS"/>
            <w:noProof/>
          </w:rPr>
          <w:t>who came with</w:t>
        </w:r>
      </w:ins>
      <w:r w:rsidRPr="00923171">
        <w:rPr>
          <w:rFonts w:ascii="Trebuchet MS" w:hAnsi="Trebuchet MS"/>
          <w:noProof/>
        </w:rPr>
        <w:t xml:space="preserve"> his household</w:t>
      </w:r>
      <w:del w:id="5" w:author="Author">
        <w:r w:rsidRPr="00923171">
          <w:rPr>
            <w:rFonts w:ascii="Trebuchet MS" w:hAnsi="Trebuchet MS"/>
            <w:noProof/>
          </w:rPr>
          <w:delText xml:space="preserve"> came</w:delText>
        </w:r>
      </w:del>
      <w:r w:rsidRPr="00923171">
        <w:rPr>
          <w:rFonts w:ascii="Trebuchet MS" w:hAnsi="Trebuchet MS"/>
          <w:noProof/>
        </w:rPr>
        <w:t xml:space="preserve">: </w:t>
      </w:r>
      <w:r w:rsidRPr="00923171">
        <w:rPr>
          <w:rFonts w:ascii="Trebuchet MS" w:hAnsi="Trebuchet MS"/>
          <w:b/>
          <w:noProof/>
        </w:rPr>
        <w:t xml:space="preserve">1:2 </w:t>
      </w:r>
      <w:r w:rsidRPr="00923171">
        <w:rPr>
          <w:rFonts w:ascii="Trebuchet MS" w:hAnsi="Trebuchet MS"/>
          <w:noProof/>
        </w:rPr>
        <w:t>Reu′ben, Sim′e·on, Le′vi</w:t>
      </w:r>
      <w:ins w:id="6" w:author="Author">
        <w:r w:rsidRPr="00923171">
          <w:rPr>
            <w:rFonts w:ascii="Trebuchet MS" w:hAnsi="Trebuchet MS"/>
            <w:noProof/>
          </w:rPr>
          <w:t>,</w:t>
        </w:r>
      </w:ins>
      <w:r w:rsidRPr="00923171">
        <w:rPr>
          <w:rFonts w:ascii="Trebuchet MS" w:hAnsi="Trebuchet MS"/>
          <w:noProof/>
        </w:rPr>
        <w:t xml:space="preserve"> and Judah</w:t>
      </w:r>
      <w:del w:id="7" w:author="Author">
        <w:r w:rsidRPr="00923171">
          <w:rPr>
            <w:rFonts w:ascii="Trebuchet MS" w:hAnsi="Trebuchet MS"/>
            <w:noProof/>
          </w:rPr>
          <w:delText>,</w:delText>
        </w:r>
      </w:del>
      <w:ins w:id="8" w:author="Author">
        <w:r w:rsidRPr="00923171">
          <w:rPr>
            <w:rFonts w:ascii="Trebuchet MS" w:hAnsi="Trebuchet MS"/>
            <w:noProof/>
          </w:rPr>
          <w:t>;</w:t>
        </w:r>
      </w:ins>
      <w:r w:rsidRPr="00923171">
        <w:rPr>
          <w:rFonts w:ascii="Trebuchet MS" w:hAnsi="Trebuchet MS"/>
          <w:noProof/>
        </w:rPr>
        <w:t xml:space="preserve"> </w:t>
      </w:r>
      <w:r w:rsidRPr="00923171">
        <w:rPr>
          <w:rFonts w:ascii="Trebuchet MS" w:hAnsi="Trebuchet MS"/>
          <w:b/>
          <w:noProof/>
        </w:rPr>
        <w:t xml:space="preserve">1:3 </w:t>
      </w:r>
      <w:r w:rsidRPr="00923171">
        <w:rPr>
          <w:rFonts w:ascii="Trebuchet MS" w:hAnsi="Trebuchet MS"/>
          <w:noProof/>
        </w:rPr>
        <w:t>Is′sa·char, Zeb′u·lun</w:t>
      </w:r>
      <w:ins w:id="9" w:author="Author">
        <w:r w:rsidRPr="00923171">
          <w:rPr>
            <w:rFonts w:ascii="Trebuchet MS" w:hAnsi="Trebuchet MS"/>
            <w:noProof/>
          </w:rPr>
          <w:t>,</w:t>
        </w:r>
      </w:ins>
      <w:r w:rsidRPr="00923171">
        <w:rPr>
          <w:rFonts w:ascii="Trebuchet MS" w:hAnsi="Trebuchet MS"/>
          <w:noProof/>
        </w:rPr>
        <w:t xml:space="preserve"> and Benjamin</w:t>
      </w:r>
      <w:del w:id="10" w:author="Author">
        <w:r w:rsidRPr="00923171">
          <w:rPr>
            <w:rFonts w:ascii="Trebuchet MS" w:hAnsi="Trebuchet MS"/>
            <w:noProof/>
          </w:rPr>
          <w:delText>,</w:delText>
        </w:r>
      </w:del>
      <w:ins w:id="11" w:author="Author">
        <w:r w:rsidRPr="00923171">
          <w:rPr>
            <w:rFonts w:ascii="Trebuchet MS" w:hAnsi="Trebuchet MS"/>
            <w:noProof/>
          </w:rPr>
          <w:t>;</w:t>
        </w:r>
      </w:ins>
      <w:r w:rsidRPr="00923171">
        <w:rPr>
          <w:rFonts w:ascii="Trebuchet MS" w:hAnsi="Trebuchet MS"/>
          <w:noProof/>
        </w:rPr>
        <w:t xml:space="preserve"> </w:t>
      </w:r>
      <w:r w:rsidRPr="00923171">
        <w:rPr>
          <w:rFonts w:ascii="Trebuchet MS" w:hAnsi="Trebuchet MS"/>
          <w:b/>
          <w:noProof/>
        </w:rPr>
        <w:t xml:space="preserve">1:4 </w:t>
      </w:r>
      <w:r w:rsidRPr="00923171">
        <w:rPr>
          <w:rFonts w:ascii="Trebuchet MS" w:hAnsi="Trebuchet MS"/>
          <w:noProof/>
        </w:rPr>
        <w:t>Dan and Naph′ta·li</w:t>
      </w:r>
      <w:del w:id="12" w:author="Author">
        <w:r w:rsidRPr="00923171">
          <w:rPr>
            <w:rFonts w:ascii="Trebuchet MS" w:hAnsi="Trebuchet MS"/>
            <w:noProof/>
          </w:rPr>
          <w:delText>,</w:delText>
        </w:r>
      </w:del>
      <w:ins w:id="13" w:author="Author">
        <w:r w:rsidRPr="00923171">
          <w:rPr>
            <w:rFonts w:ascii="Trebuchet MS" w:hAnsi="Trebuchet MS"/>
            <w:noProof/>
          </w:rPr>
          <w:t>;</w:t>
        </w:r>
      </w:ins>
      <w:r w:rsidRPr="00923171">
        <w:rPr>
          <w:rFonts w:ascii="Trebuchet MS" w:hAnsi="Trebuchet MS"/>
          <w:noProof/>
        </w:rPr>
        <w:t xml:space="preserve"> Gad and Ash′er. </w:t>
      </w:r>
      <w:r w:rsidRPr="00923171">
        <w:rPr>
          <w:rFonts w:ascii="Trebuchet MS" w:hAnsi="Trebuchet MS"/>
          <w:b/>
          <w:noProof/>
        </w:rPr>
        <w:t xml:space="preserve">1:5 </w:t>
      </w:r>
      <w:r w:rsidRPr="00923171">
        <w:rPr>
          <w:rFonts w:ascii="Trebuchet MS" w:hAnsi="Trebuchet MS"/>
          <w:noProof/>
        </w:rPr>
        <w:t xml:space="preserve">And all </w:t>
      </w:r>
      <w:del w:id="14" w:author="Author">
        <w:r w:rsidRPr="00923171">
          <w:rPr>
            <w:rFonts w:ascii="Trebuchet MS" w:hAnsi="Trebuchet MS"/>
            <w:noProof/>
          </w:rPr>
          <w:delText>the souls</w:delText>
        </w:r>
      </w:del>
      <w:ins w:id="15" w:author="Author">
        <w:r w:rsidRPr="00923171">
          <w:rPr>
            <w:rFonts w:ascii="Trebuchet MS" w:hAnsi="Trebuchet MS"/>
            <w:noProof/>
          </w:rPr>
          <w:t>those</w:t>
        </w:r>
        <w:r w:rsidRPr="00923171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923171">
        <w:rPr>
          <w:rFonts w:ascii="Trebuchet MS" w:hAnsi="Trebuchet MS"/>
          <w:noProof/>
        </w:rPr>
        <w:t xml:space="preserve"> who </w:t>
      </w:r>
      <w:del w:id="18" w:author="Author">
        <w:r w:rsidRPr="00923171">
          <w:rPr>
            <w:rFonts w:ascii="Trebuchet MS" w:hAnsi="Trebuchet MS"/>
            <w:noProof/>
          </w:rPr>
          <w:delText>issued out of Jacob’s upper thigh came</w:delText>
        </w:r>
      </w:del>
      <w:ins w:id="19" w:author="Author">
        <w:r w:rsidRPr="00923171">
          <w:rPr>
            <w:rFonts w:ascii="Trebuchet MS" w:hAnsi="Trebuchet MS"/>
            <w:noProof/>
          </w:rPr>
          <w:t>were born</w:t>
        </w:r>
      </w:ins>
      <w:r w:rsidRPr="00923171">
        <w:rPr>
          <w:rFonts w:ascii="Trebuchet MS" w:hAnsi="Trebuchet MS"/>
          <w:noProof/>
        </w:rPr>
        <w:t xml:space="preserve"> to </w:t>
      </w:r>
      <w:del w:id="20" w:author="Author">
        <w:r w:rsidRPr="00923171">
          <w:rPr>
            <w:rFonts w:ascii="Trebuchet MS" w:hAnsi="Trebuchet MS"/>
            <w:noProof/>
          </w:rPr>
          <w:delText>be seventy souls,</w:delText>
        </w:r>
      </w:del>
      <w:ins w:id="21" w:author="Author">
        <w:r w:rsidRPr="00923171">
          <w:rPr>
            <w:rFonts w:ascii="Trebuchet MS" w:hAnsi="Trebuchet MS"/>
            <w:noProof/>
          </w:rPr>
          <w:t>Jacob</w:t>
        </w:r>
        <w:r w:rsidRPr="00923171">
          <w:rPr>
            <w:rStyle w:val="FootnoteReference"/>
            <w:rFonts w:ascii="Trebuchet MS" w:hAnsi="Trebuchet MS"/>
            <w:noProof/>
          </w:rPr>
          <w:footnoteReference w:id="2"/>
        </w:r>
        <w:r w:rsidRPr="00923171">
          <w:rPr>
            <w:rFonts w:ascii="Trebuchet MS" w:hAnsi="Trebuchet MS"/>
            <w:noProof/>
          </w:rPr>
          <w:t xml:space="preserve"> were 70 people,</w:t>
        </w:r>
        <w:r w:rsidRPr="00923171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923171">
        <w:rPr>
          <w:rFonts w:ascii="Trebuchet MS" w:hAnsi="Trebuchet MS"/>
          <w:noProof/>
        </w:rPr>
        <w:t xml:space="preserve"> but Joseph was already in Egypt. </w:t>
      </w:r>
      <w:r w:rsidRPr="00923171">
        <w:rPr>
          <w:rFonts w:ascii="Trebuchet MS" w:hAnsi="Trebuchet MS"/>
          <w:b/>
          <w:noProof/>
        </w:rPr>
        <w:t xml:space="preserve">1:6 </w:t>
      </w:r>
      <w:del w:id="26" w:author="Author">
        <w:r w:rsidRPr="00923171">
          <w:rPr>
            <w:rFonts w:ascii="Trebuchet MS" w:hAnsi="Trebuchet MS"/>
            <w:noProof/>
          </w:rPr>
          <w:delText xml:space="preserve">Eventually </w:delText>
        </w:r>
      </w:del>
      <w:r w:rsidRPr="00923171">
        <w:rPr>
          <w:rFonts w:ascii="Trebuchet MS" w:hAnsi="Trebuchet MS"/>
          <w:noProof/>
        </w:rPr>
        <w:t xml:space="preserve">Joseph </w:t>
      </w:r>
      <w:ins w:id="27" w:author="Author">
        <w:r w:rsidRPr="00923171">
          <w:rPr>
            <w:rFonts w:ascii="Trebuchet MS" w:hAnsi="Trebuchet MS"/>
            <w:noProof/>
          </w:rPr>
          <w:t xml:space="preserve">eventually </w:t>
        </w:r>
      </w:ins>
      <w:r w:rsidRPr="00923171">
        <w:rPr>
          <w:rFonts w:ascii="Trebuchet MS" w:hAnsi="Trebuchet MS"/>
          <w:noProof/>
        </w:rPr>
        <w:t xml:space="preserve">died, and also all his brothers and all that generation. </w:t>
      </w:r>
      <w:r w:rsidRPr="00923171">
        <w:rPr>
          <w:rFonts w:ascii="Trebuchet MS" w:hAnsi="Trebuchet MS"/>
          <w:b/>
          <w:noProof/>
        </w:rPr>
        <w:t xml:space="preserve">1:7 </w:t>
      </w:r>
      <w:r w:rsidRPr="00923171">
        <w:rPr>
          <w:rFonts w:ascii="Trebuchet MS" w:hAnsi="Trebuchet MS"/>
          <w:noProof/>
        </w:rPr>
        <w:t xml:space="preserve">And the </w:t>
      </w:r>
      <w:del w:id="28" w:author="Author">
        <w:r w:rsidRPr="00923171">
          <w:rPr>
            <w:rFonts w:ascii="Trebuchet MS" w:hAnsi="Trebuchet MS"/>
            <w:noProof/>
          </w:rPr>
          <w:delText>sons of Israel</w:delText>
        </w:r>
      </w:del>
      <w:ins w:id="29" w:author="Author">
        <w:r w:rsidRPr="00923171">
          <w:rPr>
            <w:rFonts w:ascii="Trebuchet MS" w:hAnsi="Trebuchet MS"/>
            <w:noProof/>
          </w:rPr>
          <w:t>Israelites</w:t>
        </w:r>
        <w:r w:rsidRPr="00923171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923171">
        <w:rPr>
          <w:rFonts w:ascii="Trebuchet MS" w:hAnsi="Trebuchet MS"/>
          <w:noProof/>
        </w:rPr>
        <w:t xml:space="preserve"> became fruitful and began to </w:t>
      </w:r>
      <w:del w:id="32" w:author="Author">
        <w:r w:rsidRPr="00923171">
          <w:rPr>
            <w:rFonts w:ascii="Trebuchet MS" w:hAnsi="Trebuchet MS"/>
            <w:noProof/>
          </w:rPr>
          <w:delText>swarm;</w:delText>
        </w:r>
      </w:del>
      <w:ins w:id="33" w:author="Author">
        <w:r w:rsidRPr="00923171">
          <w:rPr>
            <w:rFonts w:ascii="Trebuchet MS" w:hAnsi="Trebuchet MS"/>
            <w:noProof/>
          </w:rPr>
          <w:t>increase greatly,</w:t>
        </w:r>
      </w:ins>
      <w:r w:rsidRPr="00923171">
        <w:rPr>
          <w:rFonts w:ascii="Trebuchet MS" w:hAnsi="Trebuchet MS"/>
          <w:noProof/>
        </w:rPr>
        <w:t xml:space="preserve"> and they kept on multiplying and growing mightier at </w:t>
      </w:r>
      <w:del w:id="34" w:author="Author">
        <w:r w:rsidRPr="00923171">
          <w:rPr>
            <w:rFonts w:ascii="Trebuchet MS" w:hAnsi="Trebuchet MS"/>
            <w:noProof/>
          </w:rPr>
          <w:delText>a very</w:delText>
        </w:r>
      </w:del>
      <w:ins w:id="35" w:author="Author">
        <w:r w:rsidRPr="00923171">
          <w:rPr>
            <w:rFonts w:ascii="Trebuchet MS" w:hAnsi="Trebuchet MS"/>
            <w:noProof/>
          </w:rPr>
          <w:t>an</w:t>
        </w:r>
      </w:ins>
      <w:r w:rsidRPr="00923171">
        <w:rPr>
          <w:rFonts w:ascii="Trebuchet MS" w:hAnsi="Trebuchet MS"/>
          <w:noProof/>
        </w:rPr>
        <w:t xml:space="preserve"> extraordinary rate, so that the land </w:t>
      </w:r>
      <w:del w:id="36" w:author="Author">
        <w:r w:rsidRPr="00923171">
          <w:rPr>
            <w:rFonts w:ascii="Trebuchet MS" w:hAnsi="Trebuchet MS"/>
            <w:noProof/>
          </w:rPr>
          <w:delText>got to be</w:delText>
        </w:r>
      </w:del>
      <w:ins w:id="37" w:author="Author">
        <w:r w:rsidRPr="00923171">
          <w:rPr>
            <w:rFonts w:ascii="Trebuchet MS" w:hAnsi="Trebuchet MS"/>
            <w:noProof/>
          </w:rPr>
          <w:t>became</w:t>
        </w:r>
      </w:ins>
      <w:r w:rsidRPr="00923171">
        <w:rPr>
          <w:rFonts w:ascii="Trebuchet MS" w:hAnsi="Trebuchet MS"/>
          <w:noProof/>
        </w:rPr>
        <w:t xml:space="preserve"> filled with them.</w:t>
      </w:r>
    </w:p>
    <w:p w:rsidR="00602463" w:rsidRPr="00923171" w:rsidRDefault="00602463" w:rsidP="00602463">
      <w:pPr>
        <w:rPr>
          <w:rFonts w:ascii="Trebuchet MS" w:hAnsi="Trebuchet MS"/>
          <w:noProof/>
        </w:rPr>
      </w:pPr>
      <w:r w:rsidRPr="00923171">
        <w:rPr>
          <w:rFonts w:ascii="Trebuchet MS" w:hAnsi="Trebuchet MS"/>
          <w:b/>
        </w:rPr>
        <w:t xml:space="preserve">1:8 </w:t>
      </w:r>
      <w:r w:rsidRPr="00923171">
        <w:rPr>
          <w:rFonts w:ascii="Trebuchet MS" w:hAnsi="Trebuchet MS"/>
          <w:noProof/>
        </w:rPr>
        <w:t>In time there arose over Egypt a new king</w:t>
      </w:r>
      <w:ins w:id="38" w:author="Author">
        <w:r w:rsidRPr="00923171">
          <w:rPr>
            <w:rFonts w:ascii="Trebuchet MS" w:hAnsi="Trebuchet MS"/>
            <w:noProof/>
          </w:rPr>
          <w:t>, one</w:t>
        </w:r>
      </w:ins>
      <w:r w:rsidRPr="00923171">
        <w:rPr>
          <w:rFonts w:ascii="Trebuchet MS" w:hAnsi="Trebuchet MS"/>
          <w:noProof/>
        </w:rPr>
        <w:t xml:space="preserve"> who did not know Joseph. </w:t>
      </w:r>
      <w:r w:rsidRPr="00923171">
        <w:rPr>
          <w:rFonts w:ascii="Trebuchet MS" w:hAnsi="Trebuchet MS"/>
          <w:b/>
          <w:noProof/>
        </w:rPr>
        <w:t xml:space="preserve">1:9 </w:t>
      </w:r>
      <w:del w:id="39" w:author="Author">
        <w:r w:rsidRPr="00923171">
          <w:rPr>
            <w:rFonts w:ascii="Trebuchet MS" w:hAnsi="Trebuchet MS"/>
            <w:noProof/>
          </w:rPr>
          <w:delText>And</w:delText>
        </w:r>
      </w:del>
      <w:ins w:id="40" w:author="Author">
        <w:r w:rsidRPr="00923171">
          <w:rPr>
            <w:rFonts w:ascii="Trebuchet MS" w:hAnsi="Trebuchet MS"/>
            <w:noProof/>
          </w:rPr>
          <w:t>So</w:t>
        </w:r>
      </w:ins>
      <w:r w:rsidRPr="00923171">
        <w:rPr>
          <w:rFonts w:ascii="Trebuchet MS" w:hAnsi="Trebuchet MS"/>
          <w:noProof/>
        </w:rPr>
        <w:t xml:space="preserve"> he </w:t>
      </w:r>
      <w:del w:id="41" w:author="Author">
        <w:r w:rsidRPr="00923171">
          <w:rPr>
            <w:rFonts w:ascii="Trebuchet MS" w:hAnsi="Trebuchet MS"/>
            <w:noProof/>
          </w:rPr>
          <w:delText>proceeded to say</w:delText>
        </w:r>
      </w:del>
      <w:ins w:id="42" w:author="Author">
        <w:r w:rsidRPr="00923171">
          <w:rPr>
            <w:rFonts w:ascii="Trebuchet MS" w:hAnsi="Trebuchet MS"/>
            <w:noProof/>
          </w:rPr>
          <w:t>said</w:t>
        </w:r>
      </w:ins>
      <w:r w:rsidRPr="00923171">
        <w:rPr>
          <w:rFonts w:ascii="Trebuchet MS" w:hAnsi="Trebuchet MS"/>
          <w:noProof/>
        </w:rPr>
        <w:t xml:space="preserve"> to his people: “Look! The people of </w:t>
      </w:r>
      <w:del w:id="43" w:author="Author">
        <w:r w:rsidRPr="00923171">
          <w:rPr>
            <w:rFonts w:ascii="Trebuchet MS" w:hAnsi="Trebuchet MS"/>
            <w:noProof/>
          </w:rPr>
          <w:delText xml:space="preserve">the sons of </w:delText>
        </w:r>
      </w:del>
      <w:r w:rsidRPr="00923171">
        <w:rPr>
          <w:rFonts w:ascii="Trebuchet MS" w:hAnsi="Trebuchet MS"/>
          <w:noProof/>
        </w:rPr>
        <w:t xml:space="preserve">Israel are more numerous and mightier than we are. </w:t>
      </w:r>
      <w:r w:rsidRPr="00923171">
        <w:rPr>
          <w:rFonts w:ascii="Trebuchet MS" w:hAnsi="Trebuchet MS"/>
          <w:b/>
          <w:noProof/>
        </w:rPr>
        <w:t xml:space="preserve">1:10 </w:t>
      </w:r>
      <w:del w:id="44" w:author="Author">
        <w:r w:rsidRPr="00923171">
          <w:rPr>
            <w:rFonts w:ascii="Trebuchet MS" w:hAnsi="Trebuchet MS"/>
            <w:noProof/>
          </w:rPr>
          <w:delText xml:space="preserve">Come on! </w:delText>
        </w:r>
      </w:del>
      <w:r w:rsidRPr="00923171">
        <w:rPr>
          <w:rFonts w:ascii="Trebuchet MS" w:hAnsi="Trebuchet MS"/>
          <w:noProof/>
        </w:rPr>
        <w:t>Let us deal shrewdly with them</w:t>
      </w:r>
      <w:del w:id="45" w:author="Author">
        <w:r w:rsidRPr="00923171">
          <w:rPr>
            <w:rFonts w:ascii="Trebuchet MS" w:hAnsi="Trebuchet MS"/>
            <w:noProof/>
          </w:rPr>
          <w:delText>, for fear</w:delText>
        </w:r>
      </w:del>
      <w:ins w:id="46" w:author="Author">
        <w:r w:rsidRPr="00923171">
          <w:rPr>
            <w:rFonts w:ascii="Trebuchet MS" w:hAnsi="Trebuchet MS"/>
            <w:noProof/>
          </w:rPr>
          <w:t>. Otherwise,</w:t>
        </w:r>
      </w:ins>
      <w:r w:rsidRPr="00923171">
        <w:rPr>
          <w:rFonts w:ascii="Trebuchet MS" w:hAnsi="Trebuchet MS"/>
          <w:noProof/>
        </w:rPr>
        <w:t xml:space="preserve"> they </w:t>
      </w:r>
      <w:del w:id="47" w:author="Author">
        <w:r w:rsidRPr="00923171">
          <w:rPr>
            <w:rFonts w:ascii="Trebuchet MS" w:hAnsi="Trebuchet MS"/>
            <w:noProof/>
          </w:rPr>
          <w:delText xml:space="preserve">may </w:delText>
        </w:r>
      </w:del>
      <w:ins w:id="48" w:author="Author">
        <w:r w:rsidRPr="00923171">
          <w:rPr>
            <w:rFonts w:ascii="Trebuchet MS" w:hAnsi="Trebuchet MS"/>
            <w:noProof/>
          </w:rPr>
          <w:t xml:space="preserve">will continue to </w:t>
        </w:r>
      </w:ins>
      <w:r w:rsidRPr="00923171">
        <w:rPr>
          <w:rFonts w:ascii="Trebuchet MS" w:hAnsi="Trebuchet MS"/>
          <w:noProof/>
        </w:rPr>
        <w:t xml:space="preserve">multiply, and </w:t>
      </w:r>
      <w:del w:id="49" w:author="Author">
        <w:r w:rsidRPr="00923171">
          <w:rPr>
            <w:rFonts w:ascii="Trebuchet MS" w:hAnsi="Trebuchet MS"/>
            <w:noProof/>
          </w:rPr>
          <w:delText>it must turn out that, in case</w:delText>
        </w:r>
      </w:del>
      <w:ins w:id="50" w:author="Author">
        <w:r w:rsidRPr="00923171">
          <w:rPr>
            <w:rFonts w:ascii="Trebuchet MS" w:hAnsi="Trebuchet MS"/>
            <w:noProof/>
          </w:rPr>
          <w:t>if a</w:t>
        </w:r>
      </w:ins>
      <w:r w:rsidRPr="00923171">
        <w:rPr>
          <w:rFonts w:ascii="Trebuchet MS" w:hAnsi="Trebuchet MS"/>
          <w:noProof/>
        </w:rPr>
        <w:t xml:space="preserve"> war </w:t>
      </w:r>
      <w:del w:id="51" w:author="Author">
        <w:r w:rsidRPr="00923171">
          <w:rPr>
            <w:rFonts w:ascii="Trebuchet MS" w:hAnsi="Trebuchet MS"/>
            <w:noProof/>
          </w:rPr>
          <w:delText>should befall us, then</w:delText>
        </w:r>
      </w:del>
      <w:ins w:id="52" w:author="Author">
        <w:r w:rsidRPr="00923171">
          <w:rPr>
            <w:rFonts w:ascii="Trebuchet MS" w:hAnsi="Trebuchet MS"/>
            <w:noProof/>
          </w:rPr>
          <w:t>breaks out,</w:t>
        </w:r>
      </w:ins>
      <w:r w:rsidRPr="00923171">
        <w:rPr>
          <w:rFonts w:ascii="Trebuchet MS" w:hAnsi="Trebuchet MS"/>
          <w:noProof/>
        </w:rPr>
        <w:t xml:space="preserve"> they </w:t>
      </w:r>
      <w:del w:id="53" w:author="Author">
        <w:r w:rsidRPr="00923171">
          <w:rPr>
            <w:rFonts w:ascii="Trebuchet MS" w:hAnsi="Trebuchet MS"/>
            <w:noProof/>
          </w:rPr>
          <w:delText>certainly will also be added to those who hate us</w:delText>
        </w:r>
      </w:del>
      <w:ins w:id="54" w:author="Author">
        <w:r w:rsidRPr="00923171">
          <w:rPr>
            <w:rFonts w:ascii="Trebuchet MS" w:hAnsi="Trebuchet MS"/>
            <w:noProof/>
          </w:rPr>
          <w:t>will join our enemies</w:t>
        </w:r>
      </w:ins>
      <w:r w:rsidRPr="00923171">
        <w:rPr>
          <w:rFonts w:ascii="Trebuchet MS" w:hAnsi="Trebuchet MS"/>
          <w:noProof/>
        </w:rPr>
        <w:t xml:space="preserve"> and </w:t>
      </w:r>
      <w:del w:id="55" w:author="Author">
        <w:r w:rsidRPr="00923171">
          <w:rPr>
            <w:rFonts w:ascii="Trebuchet MS" w:hAnsi="Trebuchet MS"/>
            <w:noProof/>
          </w:rPr>
          <w:delText xml:space="preserve">will </w:delText>
        </w:r>
      </w:del>
      <w:r w:rsidRPr="00923171">
        <w:rPr>
          <w:rFonts w:ascii="Trebuchet MS" w:hAnsi="Trebuchet MS"/>
          <w:noProof/>
        </w:rPr>
        <w:t xml:space="preserve">fight against us and </w:t>
      </w:r>
      <w:del w:id="56" w:author="Author">
        <w:r w:rsidRPr="00923171">
          <w:rPr>
            <w:rFonts w:ascii="Trebuchet MS" w:hAnsi="Trebuchet MS"/>
            <w:noProof/>
          </w:rPr>
          <w:delText>go up out of</w:delText>
        </w:r>
      </w:del>
      <w:ins w:id="57" w:author="Author">
        <w:r w:rsidRPr="00923171">
          <w:rPr>
            <w:rFonts w:ascii="Trebuchet MS" w:hAnsi="Trebuchet MS"/>
            <w:noProof/>
          </w:rPr>
          <w:t>leave</w:t>
        </w:r>
      </w:ins>
      <w:r w:rsidRPr="00923171">
        <w:rPr>
          <w:rFonts w:ascii="Trebuchet MS" w:hAnsi="Trebuchet MS"/>
          <w:noProof/>
        </w:rPr>
        <w:t xml:space="preserve"> the country.”</w:t>
      </w:r>
    </w:p>
    <w:p w:rsidR="00602463" w:rsidRPr="00923171" w:rsidRDefault="00602463" w:rsidP="00602463">
      <w:pPr>
        <w:rPr>
          <w:rFonts w:ascii="Trebuchet MS" w:hAnsi="Trebuchet MS"/>
          <w:noProof/>
        </w:rPr>
      </w:pPr>
      <w:r w:rsidRPr="00923171">
        <w:rPr>
          <w:rFonts w:ascii="Trebuchet MS" w:hAnsi="Trebuchet MS"/>
          <w:b/>
        </w:rPr>
        <w:t xml:space="preserve">1:11 </w:t>
      </w:r>
      <w:r w:rsidRPr="00923171">
        <w:rPr>
          <w:rFonts w:ascii="Trebuchet MS" w:hAnsi="Trebuchet MS"/>
          <w:noProof/>
        </w:rPr>
        <w:t xml:space="preserve">So they </w:t>
      </w:r>
      <w:del w:id="58" w:author="Author">
        <w:r w:rsidRPr="00923171">
          <w:rPr>
            <w:rFonts w:ascii="Trebuchet MS" w:hAnsi="Trebuchet MS"/>
            <w:noProof/>
          </w:rPr>
          <w:delText xml:space="preserve">set over them </w:delText>
        </w:r>
      </w:del>
      <w:ins w:id="59" w:author="Author">
        <w:r w:rsidRPr="00923171">
          <w:rPr>
            <w:rFonts w:ascii="Trebuchet MS" w:hAnsi="Trebuchet MS"/>
            <w:noProof/>
          </w:rPr>
          <w:t xml:space="preserve">appointed </w:t>
        </w:r>
      </w:ins>
      <w:r w:rsidRPr="00923171">
        <w:rPr>
          <w:rFonts w:ascii="Trebuchet MS" w:hAnsi="Trebuchet MS"/>
          <w:noProof/>
        </w:rPr>
        <w:t>chiefs of forced labor</w:t>
      </w:r>
      <w:del w:id="60" w:author="Author">
        <w:r w:rsidRPr="00923171">
          <w:rPr>
            <w:rFonts w:ascii="Trebuchet MS" w:hAnsi="Trebuchet MS"/>
            <w:noProof/>
          </w:rPr>
          <w:delText xml:space="preserve"> for the purpose of oppressing</w:delText>
        </w:r>
      </w:del>
      <w:ins w:id="61" w:author="Author">
        <w:r w:rsidRPr="00923171">
          <w:rPr>
            <w:rStyle w:val="FootnoteReference"/>
            <w:rFonts w:ascii="Trebuchet MS" w:hAnsi="Trebuchet MS"/>
            <w:noProof/>
          </w:rPr>
          <w:footnoteReference w:id="5"/>
        </w:r>
        <w:r w:rsidRPr="00923171">
          <w:rPr>
            <w:rFonts w:ascii="Trebuchet MS" w:hAnsi="Trebuchet MS"/>
            <w:noProof/>
          </w:rPr>
          <w:t xml:space="preserve"> over them to oppress</w:t>
        </w:r>
      </w:ins>
      <w:r w:rsidRPr="00923171">
        <w:rPr>
          <w:rFonts w:ascii="Trebuchet MS" w:hAnsi="Trebuchet MS"/>
          <w:noProof/>
        </w:rPr>
        <w:t xml:space="preserve"> them </w:t>
      </w:r>
      <w:del w:id="64" w:author="Author">
        <w:r w:rsidRPr="00923171">
          <w:rPr>
            <w:rFonts w:ascii="Trebuchet MS" w:hAnsi="Trebuchet MS"/>
            <w:noProof/>
          </w:rPr>
          <w:delText>in their burden-bearing;</w:delText>
        </w:r>
      </w:del>
      <w:ins w:id="65" w:author="Author">
        <w:r w:rsidRPr="00923171">
          <w:rPr>
            <w:rFonts w:ascii="Trebuchet MS" w:hAnsi="Trebuchet MS"/>
            <w:noProof/>
          </w:rPr>
          <w:t>with hard labor,</w:t>
        </w:r>
      </w:ins>
      <w:r w:rsidRPr="00923171">
        <w:rPr>
          <w:rFonts w:ascii="Trebuchet MS" w:hAnsi="Trebuchet MS"/>
          <w:noProof/>
        </w:rPr>
        <w:t xml:space="preserve"> and they </w:t>
      </w:r>
      <w:del w:id="66" w:author="Author">
        <w:r w:rsidRPr="00923171">
          <w:rPr>
            <w:rFonts w:ascii="Trebuchet MS" w:hAnsi="Trebuchet MS"/>
            <w:noProof/>
          </w:rPr>
          <w:delText>went building cities as</w:delText>
        </w:r>
      </w:del>
      <w:ins w:id="67" w:author="Author">
        <w:r w:rsidRPr="00923171">
          <w:rPr>
            <w:rFonts w:ascii="Trebuchet MS" w:hAnsi="Trebuchet MS"/>
            <w:noProof/>
          </w:rPr>
          <w:t>built</w:t>
        </w:r>
      </w:ins>
      <w:r w:rsidRPr="00923171">
        <w:rPr>
          <w:rFonts w:ascii="Trebuchet MS" w:hAnsi="Trebuchet MS"/>
          <w:noProof/>
        </w:rPr>
        <w:t xml:space="preserve"> storage </w:t>
      </w:r>
      <w:del w:id="68" w:author="Author">
        <w:r w:rsidRPr="00923171">
          <w:rPr>
            <w:rFonts w:ascii="Trebuchet MS" w:hAnsi="Trebuchet MS"/>
            <w:noProof/>
          </w:rPr>
          <w:delText>places</w:delText>
        </w:r>
      </w:del>
      <w:ins w:id="69" w:author="Author">
        <w:r w:rsidRPr="00923171">
          <w:rPr>
            <w:rFonts w:ascii="Trebuchet MS" w:hAnsi="Trebuchet MS"/>
            <w:noProof/>
          </w:rPr>
          <w:t>cities</w:t>
        </w:r>
      </w:ins>
      <w:r w:rsidRPr="00923171">
        <w:rPr>
          <w:rFonts w:ascii="Trebuchet MS" w:hAnsi="Trebuchet MS"/>
          <w:noProof/>
        </w:rPr>
        <w:t xml:space="preserve"> for Phar′aoh, namely, Pi′thom and Ra·am′ses. </w:t>
      </w:r>
      <w:r w:rsidRPr="00923171">
        <w:rPr>
          <w:rFonts w:ascii="Trebuchet MS" w:hAnsi="Trebuchet MS"/>
          <w:b/>
          <w:noProof/>
        </w:rPr>
        <w:t xml:space="preserve">1:12 </w:t>
      </w:r>
      <w:r w:rsidRPr="00923171">
        <w:rPr>
          <w:rFonts w:ascii="Trebuchet MS" w:hAnsi="Trebuchet MS"/>
          <w:noProof/>
        </w:rPr>
        <w:t xml:space="preserve">But the more they would oppress them, the more they would multiply and the more they kept spreading </w:t>
      </w:r>
      <w:del w:id="70" w:author="Author">
        <w:r w:rsidRPr="00923171">
          <w:rPr>
            <w:rFonts w:ascii="Trebuchet MS" w:hAnsi="Trebuchet MS"/>
            <w:noProof/>
          </w:rPr>
          <w:delText>abroad</w:delText>
        </w:r>
      </w:del>
      <w:ins w:id="71" w:author="Author">
        <w:r w:rsidRPr="00923171">
          <w:rPr>
            <w:rFonts w:ascii="Trebuchet MS" w:hAnsi="Trebuchet MS"/>
            <w:noProof/>
          </w:rPr>
          <w:t>out</w:t>
        </w:r>
      </w:ins>
      <w:r w:rsidRPr="00923171">
        <w:rPr>
          <w:rFonts w:ascii="Trebuchet MS" w:hAnsi="Trebuchet MS"/>
          <w:noProof/>
        </w:rPr>
        <w:t xml:space="preserve">, so </w:t>
      </w:r>
      <w:del w:id="72" w:author="Author">
        <w:r w:rsidRPr="00923171">
          <w:rPr>
            <w:rFonts w:ascii="Trebuchet MS" w:hAnsi="Trebuchet MS"/>
            <w:noProof/>
          </w:rPr>
          <w:delText xml:space="preserve">that </w:delText>
        </w:r>
      </w:del>
      <w:r w:rsidRPr="00923171">
        <w:rPr>
          <w:rFonts w:ascii="Trebuchet MS" w:hAnsi="Trebuchet MS"/>
          <w:noProof/>
        </w:rPr>
        <w:t xml:space="preserve">they felt </w:t>
      </w:r>
      <w:del w:id="73" w:author="Author">
        <w:r w:rsidRPr="00923171">
          <w:rPr>
            <w:rFonts w:ascii="Trebuchet MS" w:hAnsi="Trebuchet MS"/>
            <w:noProof/>
          </w:rPr>
          <w:delText>a sickening dread as a result</w:delText>
        </w:r>
      </w:del>
      <w:ins w:id="74" w:author="Author">
        <w:r w:rsidRPr="00923171">
          <w:rPr>
            <w:rFonts w:ascii="Trebuchet MS" w:hAnsi="Trebuchet MS"/>
            <w:noProof/>
          </w:rPr>
          <w:t>sick with fear because</w:t>
        </w:r>
      </w:ins>
      <w:r w:rsidRPr="00923171">
        <w:rPr>
          <w:rFonts w:ascii="Trebuchet MS" w:hAnsi="Trebuchet MS"/>
          <w:noProof/>
        </w:rPr>
        <w:t xml:space="preserve"> of the </w:t>
      </w:r>
      <w:del w:id="75" w:author="Author">
        <w:r w:rsidRPr="00923171">
          <w:rPr>
            <w:rFonts w:ascii="Trebuchet MS" w:hAnsi="Trebuchet MS"/>
            <w:noProof/>
          </w:rPr>
          <w:delText>sons of Israel</w:delText>
        </w:r>
      </w:del>
      <w:ins w:id="76" w:author="Author">
        <w:r w:rsidRPr="00923171">
          <w:rPr>
            <w:rFonts w:ascii="Trebuchet MS" w:hAnsi="Trebuchet MS"/>
            <w:noProof/>
          </w:rPr>
          <w:t>Israelites</w:t>
        </w:r>
      </w:ins>
      <w:r w:rsidRPr="00923171">
        <w:rPr>
          <w:rFonts w:ascii="Trebuchet MS" w:hAnsi="Trebuchet MS"/>
          <w:noProof/>
        </w:rPr>
        <w:t xml:space="preserve">. </w:t>
      </w:r>
      <w:r w:rsidRPr="00923171">
        <w:rPr>
          <w:rFonts w:ascii="Trebuchet MS" w:hAnsi="Trebuchet MS"/>
          <w:b/>
          <w:noProof/>
        </w:rPr>
        <w:t xml:space="preserve">1:13 </w:t>
      </w:r>
      <w:r w:rsidRPr="00923171">
        <w:rPr>
          <w:rFonts w:ascii="Trebuchet MS" w:hAnsi="Trebuchet MS"/>
          <w:noProof/>
        </w:rPr>
        <w:t>Consequently</w:t>
      </w:r>
      <w:ins w:id="77" w:author="Author">
        <w:r w:rsidRPr="00923171">
          <w:rPr>
            <w:rFonts w:ascii="Trebuchet MS" w:hAnsi="Trebuchet MS"/>
            <w:noProof/>
          </w:rPr>
          <w:t>,</w:t>
        </w:r>
      </w:ins>
      <w:r w:rsidRPr="00923171">
        <w:rPr>
          <w:rFonts w:ascii="Trebuchet MS" w:hAnsi="Trebuchet MS"/>
          <w:noProof/>
        </w:rPr>
        <w:t xml:space="preserve"> the Egyptians </w:t>
      </w:r>
      <w:del w:id="78" w:author="Author">
        <w:r w:rsidRPr="00923171">
          <w:rPr>
            <w:rFonts w:ascii="Trebuchet MS" w:hAnsi="Trebuchet MS"/>
            <w:noProof/>
          </w:rPr>
          <w:delText>made</w:delText>
        </w:r>
      </w:del>
      <w:ins w:id="79" w:author="Author">
        <w:r w:rsidRPr="00923171">
          <w:rPr>
            <w:rFonts w:ascii="Trebuchet MS" w:hAnsi="Trebuchet MS"/>
            <w:noProof/>
          </w:rPr>
          <w:t>forced</w:t>
        </w:r>
      </w:ins>
      <w:r w:rsidRPr="00923171">
        <w:rPr>
          <w:rFonts w:ascii="Trebuchet MS" w:hAnsi="Trebuchet MS"/>
          <w:noProof/>
        </w:rPr>
        <w:t xml:space="preserve"> the </w:t>
      </w:r>
      <w:del w:id="80" w:author="Author">
        <w:r w:rsidRPr="00923171">
          <w:rPr>
            <w:rFonts w:ascii="Trebuchet MS" w:hAnsi="Trebuchet MS"/>
            <w:noProof/>
          </w:rPr>
          <w:delText>sons of Israel slave under tyranny</w:delText>
        </w:r>
      </w:del>
      <w:ins w:id="81" w:author="Author">
        <w:r w:rsidRPr="00923171">
          <w:rPr>
            <w:rFonts w:ascii="Trebuchet MS" w:hAnsi="Trebuchet MS"/>
            <w:noProof/>
          </w:rPr>
          <w:t>Israelites into harsh slavery</w:t>
        </w:r>
      </w:ins>
      <w:r w:rsidRPr="00923171">
        <w:rPr>
          <w:rFonts w:ascii="Trebuchet MS" w:hAnsi="Trebuchet MS"/>
          <w:noProof/>
        </w:rPr>
        <w:t xml:space="preserve">. </w:t>
      </w:r>
      <w:r w:rsidRPr="00923171">
        <w:rPr>
          <w:rFonts w:ascii="Trebuchet MS" w:hAnsi="Trebuchet MS"/>
          <w:b/>
          <w:noProof/>
        </w:rPr>
        <w:t xml:space="preserve">1:14 </w:t>
      </w:r>
      <w:del w:id="82" w:author="Author">
        <w:r w:rsidRPr="00923171">
          <w:rPr>
            <w:rFonts w:ascii="Trebuchet MS" w:hAnsi="Trebuchet MS"/>
            <w:noProof/>
          </w:rPr>
          <w:delText>And they kept making</w:delText>
        </w:r>
      </w:del>
      <w:ins w:id="83" w:author="Author">
        <w:r w:rsidRPr="00923171">
          <w:rPr>
            <w:rFonts w:ascii="Trebuchet MS" w:hAnsi="Trebuchet MS"/>
            <w:noProof/>
          </w:rPr>
          <w:t>They made</w:t>
        </w:r>
      </w:ins>
      <w:r w:rsidRPr="00923171">
        <w:rPr>
          <w:rFonts w:ascii="Trebuchet MS" w:hAnsi="Trebuchet MS"/>
          <w:noProof/>
        </w:rPr>
        <w:t xml:space="preserve"> their life bitter with hard </w:t>
      </w:r>
      <w:del w:id="84" w:author="Author">
        <w:r w:rsidRPr="00923171">
          <w:rPr>
            <w:rFonts w:ascii="Trebuchet MS" w:hAnsi="Trebuchet MS"/>
            <w:noProof/>
          </w:rPr>
          <w:delText xml:space="preserve">slavery at </w:delText>
        </w:r>
      </w:del>
      <w:ins w:id="85" w:author="Author">
        <w:r w:rsidRPr="00923171">
          <w:rPr>
            <w:rFonts w:ascii="Trebuchet MS" w:hAnsi="Trebuchet MS"/>
            <w:noProof/>
          </w:rPr>
          <w:t xml:space="preserve">labor, as they worked with </w:t>
        </w:r>
      </w:ins>
      <w:r w:rsidRPr="00923171">
        <w:rPr>
          <w:rFonts w:ascii="Trebuchet MS" w:hAnsi="Trebuchet MS"/>
          <w:noProof/>
        </w:rPr>
        <w:t xml:space="preserve">clay mortar and bricks and </w:t>
      </w:r>
      <w:del w:id="86" w:author="Author">
        <w:r w:rsidRPr="00923171">
          <w:rPr>
            <w:rFonts w:ascii="Trebuchet MS" w:hAnsi="Trebuchet MS"/>
            <w:noProof/>
          </w:rPr>
          <w:delText>with</w:delText>
        </w:r>
      </w:del>
      <w:ins w:id="87" w:author="Author">
        <w:r w:rsidRPr="00923171">
          <w:rPr>
            <w:rFonts w:ascii="Trebuchet MS" w:hAnsi="Trebuchet MS"/>
            <w:noProof/>
          </w:rPr>
          <w:t>in</w:t>
        </w:r>
      </w:ins>
      <w:r w:rsidRPr="00923171">
        <w:rPr>
          <w:rFonts w:ascii="Trebuchet MS" w:hAnsi="Trebuchet MS"/>
          <w:noProof/>
        </w:rPr>
        <w:t xml:space="preserve"> every form of slavery in the field</w:t>
      </w:r>
      <w:del w:id="88" w:author="Author">
        <w:r w:rsidRPr="00923171">
          <w:rPr>
            <w:rFonts w:ascii="Trebuchet MS" w:hAnsi="Trebuchet MS"/>
            <w:noProof/>
          </w:rPr>
          <w:delText>, yes, every form of slavery of theirs in which</w:delText>
        </w:r>
      </w:del>
      <w:ins w:id="89" w:author="Author">
        <w:r w:rsidRPr="00923171">
          <w:rPr>
            <w:rFonts w:ascii="Trebuchet MS" w:hAnsi="Trebuchet MS"/>
            <w:noProof/>
          </w:rPr>
          <w:t>. Yes,</w:t>
        </w:r>
      </w:ins>
      <w:r w:rsidRPr="00923171">
        <w:rPr>
          <w:rFonts w:ascii="Trebuchet MS" w:hAnsi="Trebuchet MS"/>
          <w:noProof/>
        </w:rPr>
        <w:t xml:space="preserve"> they </w:t>
      </w:r>
      <w:del w:id="90" w:author="Author">
        <w:r w:rsidRPr="00923171">
          <w:rPr>
            <w:rFonts w:ascii="Trebuchet MS" w:hAnsi="Trebuchet MS"/>
            <w:noProof/>
          </w:rPr>
          <w:delText>used</w:delText>
        </w:r>
      </w:del>
      <w:ins w:id="91" w:author="Author">
        <w:r w:rsidRPr="00923171">
          <w:rPr>
            <w:rFonts w:ascii="Trebuchet MS" w:hAnsi="Trebuchet MS"/>
            <w:noProof/>
          </w:rPr>
          <w:t>made</w:t>
        </w:r>
      </w:ins>
      <w:r w:rsidRPr="00923171">
        <w:rPr>
          <w:rFonts w:ascii="Trebuchet MS" w:hAnsi="Trebuchet MS"/>
          <w:noProof/>
        </w:rPr>
        <w:t xml:space="preserve"> them </w:t>
      </w:r>
      <w:del w:id="92" w:author="Author">
        <w:r w:rsidRPr="00923171">
          <w:rPr>
            <w:rFonts w:ascii="Trebuchet MS" w:hAnsi="Trebuchet MS"/>
            <w:noProof/>
          </w:rPr>
          <w:delText>as slaves under tyranny</w:delText>
        </w:r>
      </w:del>
      <w:ins w:id="93" w:author="Author">
        <w:r w:rsidRPr="00923171">
          <w:rPr>
            <w:rFonts w:ascii="Trebuchet MS" w:hAnsi="Trebuchet MS"/>
            <w:noProof/>
          </w:rPr>
          <w:t>toil in harsh conditions in every form of slavery</w:t>
        </w:r>
      </w:ins>
      <w:r w:rsidRPr="00923171">
        <w:rPr>
          <w:rFonts w:ascii="Trebuchet MS" w:hAnsi="Trebuchet MS"/>
          <w:noProof/>
        </w:rPr>
        <w:t>.</w:t>
      </w:r>
    </w:p>
    <w:p w:rsidR="00602463" w:rsidRPr="00923171" w:rsidRDefault="00602463" w:rsidP="00602463">
      <w:pPr>
        <w:rPr>
          <w:rFonts w:ascii="Trebuchet MS" w:hAnsi="Trebuchet MS"/>
          <w:noProof/>
        </w:rPr>
      </w:pPr>
      <w:r w:rsidRPr="00923171">
        <w:rPr>
          <w:rFonts w:ascii="Trebuchet MS" w:hAnsi="Trebuchet MS"/>
          <w:b/>
        </w:rPr>
        <w:t xml:space="preserve">1:15 </w:t>
      </w:r>
      <w:r w:rsidRPr="00923171">
        <w:rPr>
          <w:rFonts w:ascii="Trebuchet MS" w:hAnsi="Trebuchet MS"/>
          <w:noProof/>
        </w:rPr>
        <w:t xml:space="preserve">Later </w:t>
      </w:r>
      <w:del w:id="94" w:author="Author">
        <w:r w:rsidRPr="00923171">
          <w:rPr>
            <w:rFonts w:ascii="Trebuchet MS" w:hAnsi="Trebuchet MS"/>
            <w:noProof/>
          </w:rPr>
          <w:delText xml:space="preserve">on </w:delText>
        </w:r>
      </w:del>
      <w:r w:rsidRPr="00923171">
        <w:rPr>
          <w:rFonts w:ascii="Trebuchet MS" w:hAnsi="Trebuchet MS"/>
          <w:noProof/>
        </w:rPr>
        <w:t xml:space="preserve">the king of Egypt </w:t>
      </w:r>
      <w:del w:id="95" w:author="Author">
        <w:r w:rsidRPr="00923171">
          <w:rPr>
            <w:rFonts w:ascii="Trebuchet MS" w:hAnsi="Trebuchet MS"/>
            <w:noProof/>
          </w:rPr>
          <w:delText>said</w:delText>
        </w:r>
      </w:del>
      <w:ins w:id="96" w:author="Author">
        <w:r w:rsidRPr="00923171">
          <w:rPr>
            <w:rFonts w:ascii="Trebuchet MS" w:hAnsi="Trebuchet MS"/>
            <w:noProof/>
          </w:rPr>
          <w:t>spoke</w:t>
        </w:r>
      </w:ins>
      <w:r w:rsidRPr="00923171">
        <w:rPr>
          <w:rFonts w:ascii="Trebuchet MS" w:hAnsi="Trebuchet MS"/>
          <w:noProof/>
        </w:rPr>
        <w:t xml:space="preserve"> to the Hebrew midwives</w:t>
      </w:r>
      <w:del w:id="97" w:author="Author">
        <w:r w:rsidRPr="00923171">
          <w:rPr>
            <w:rFonts w:ascii="Trebuchet MS" w:hAnsi="Trebuchet MS"/>
            <w:noProof/>
          </w:rPr>
          <w:delText>, the name of one of whom was</w:delText>
        </w:r>
      </w:del>
      <w:ins w:id="98" w:author="Author">
        <w:r w:rsidRPr="00923171">
          <w:rPr>
            <w:rFonts w:ascii="Trebuchet MS" w:hAnsi="Trebuchet MS"/>
            <w:noProof/>
          </w:rPr>
          <w:t xml:space="preserve"> whose names were</w:t>
        </w:r>
      </w:ins>
      <w:r w:rsidRPr="00923171">
        <w:rPr>
          <w:rFonts w:ascii="Trebuchet MS" w:hAnsi="Trebuchet MS"/>
          <w:noProof/>
        </w:rPr>
        <w:t xml:space="preserve"> Shiph′rah and </w:t>
      </w:r>
      <w:del w:id="99" w:author="Author">
        <w:r w:rsidRPr="00923171">
          <w:rPr>
            <w:rFonts w:ascii="Trebuchet MS" w:hAnsi="Trebuchet MS"/>
            <w:noProof/>
          </w:rPr>
          <w:delText xml:space="preserve">the name of the other </w:delText>
        </w:r>
      </w:del>
      <w:r w:rsidRPr="00923171">
        <w:rPr>
          <w:rFonts w:ascii="Trebuchet MS" w:hAnsi="Trebuchet MS"/>
          <w:noProof/>
        </w:rPr>
        <w:t xml:space="preserve">Pu′ah, </w:t>
      </w:r>
      <w:r w:rsidRPr="00923171">
        <w:rPr>
          <w:rFonts w:ascii="Trebuchet MS" w:hAnsi="Trebuchet MS"/>
          <w:b/>
          <w:noProof/>
        </w:rPr>
        <w:t xml:space="preserve">1:16 </w:t>
      </w:r>
      <w:del w:id="100" w:author="Author">
        <w:r w:rsidRPr="00923171">
          <w:rPr>
            <w:rFonts w:ascii="Trebuchet MS" w:hAnsi="Trebuchet MS"/>
            <w:noProof/>
          </w:rPr>
          <w:delText>yes,</w:delText>
        </w:r>
      </w:del>
      <w:ins w:id="101" w:author="Author">
        <w:r w:rsidRPr="00923171">
          <w:rPr>
            <w:rFonts w:ascii="Trebuchet MS" w:hAnsi="Trebuchet MS"/>
            <w:noProof/>
          </w:rPr>
          <w:t>and</w:t>
        </w:r>
      </w:ins>
      <w:r w:rsidRPr="00923171">
        <w:rPr>
          <w:rFonts w:ascii="Trebuchet MS" w:hAnsi="Trebuchet MS"/>
          <w:noProof/>
        </w:rPr>
        <w:t xml:space="preserve"> he </w:t>
      </w:r>
      <w:del w:id="102" w:author="Author">
        <w:r w:rsidRPr="00923171">
          <w:rPr>
            <w:rFonts w:ascii="Trebuchet MS" w:hAnsi="Trebuchet MS"/>
            <w:noProof/>
          </w:rPr>
          <w:delText>went so far as to say</w:delText>
        </w:r>
      </w:del>
      <w:ins w:id="103" w:author="Author">
        <w:r w:rsidRPr="00923171">
          <w:rPr>
            <w:rFonts w:ascii="Trebuchet MS" w:hAnsi="Trebuchet MS"/>
            <w:noProof/>
          </w:rPr>
          <w:t>told them</w:t>
        </w:r>
      </w:ins>
      <w:r w:rsidRPr="00923171">
        <w:rPr>
          <w:rFonts w:ascii="Trebuchet MS" w:hAnsi="Trebuchet MS"/>
          <w:noProof/>
        </w:rPr>
        <w:t xml:space="preserve">: “When </w:t>
      </w:r>
      <w:del w:id="104" w:author="Author">
        <w:r w:rsidRPr="00923171">
          <w:rPr>
            <w:rFonts w:ascii="Trebuchet MS" w:hAnsi="Trebuchet MS"/>
            <w:noProof/>
            <w:u w:val="dotted"/>
          </w:rPr>
          <w:delText>YOU</w:delText>
        </w:r>
      </w:del>
      <w:ins w:id="105" w:author="Author">
        <w:r w:rsidRPr="00923171">
          <w:rPr>
            <w:rFonts w:ascii="Trebuchet MS" w:hAnsi="Trebuchet MS"/>
            <w:noProof/>
          </w:rPr>
          <w:t>you</w:t>
        </w:r>
      </w:ins>
      <w:r w:rsidRPr="00923171">
        <w:rPr>
          <w:rFonts w:ascii="Trebuchet MS" w:hAnsi="Trebuchet MS"/>
          <w:noProof/>
        </w:rPr>
        <w:t xml:space="preserve"> help the Hebrew women to give birth and </w:t>
      </w:r>
      <w:del w:id="106" w:author="Author">
        <w:r w:rsidRPr="00923171">
          <w:rPr>
            <w:rFonts w:ascii="Trebuchet MS" w:hAnsi="Trebuchet MS"/>
            <w:noProof/>
            <w:u w:val="dotted"/>
          </w:rPr>
          <w:delText>YOU</w:delText>
        </w:r>
        <w:r w:rsidRPr="00923171">
          <w:rPr>
            <w:rFonts w:ascii="Trebuchet MS" w:hAnsi="Trebuchet MS"/>
            <w:noProof/>
          </w:rPr>
          <w:delText xml:space="preserve"> do</w:delText>
        </w:r>
      </w:del>
      <w:ins w:id="107" w:author="Author">
        <w:r w:rsidRPr="00923171">
          <w:rPr>
            <w:rFonts w:ascii="Trebuchet MS" w:hAnsi="Trebuchet MS"/>
            <w:noProof/>
          </w:rPr>
          <w:t>you</w:t>
        </w:r>
      </w:ins>
      <w:r w:rsidRPr="00923171">
        <w:rPr>
          <w:rFonts w:ascii="Trebuchet MS" w:hAnsi="Trebuchet MS"/>
          <w:noProof/>
        </w:rPr>
        <w:t xml:space="preserve"> see them on the stool for childbirth,</w:t>
      </w:r>
      <w:del w:id="108" w:author="Author">
        <w:r w:rsidRPr="00923171">
          <w:rPr>
            <w:rFonts w:ascii="Trebuchet MS" w:hAnsi="Trebuchet MS"/>
            <w:noProof/>
          </w:rPr>
          <w:delText xml:space="preserve"> if it is a son, </w:delText>
        </w:r>
        <w:r w:rsidRPr="00923171">
          <w:rPr>
            <w:rFonts w:ascii="Trebuchet MS" w:hAnsi="Trebuchet MS"/>
            <w:noProof/>
            <w:u w:val="dotted"/>
          </w:rPr>
          <w:delText>YOU</w:delText>
        </w:r>
      </w:del>
      <w:ins w:id="109" w:author="Author">
        <w:r w:rsidRPr="00923171">
          <w:rPr>
            <w:rStyle w:val="FootnoteReference"/>
            <w:rFonts w:ascii="Trebuchet MS" w:hAnsi="Trebuchet MS"/>
            <w:noProof/>
          </w:rPr>
          <w:footnoteReference w:id="6"/>
        </w:r>
        <w:r w:rsidRPr="00923171">
          <w:rPr>
            <w:rFonts w:ascii="Trebuchet MS" w:hAnsi="Trebuchet MS"/>
            <w:noProof/>
          </w:rPr>
          <w:t xml:space="preserve"> you</w:t>
        </w:r>
      </w:ins>
      <w:r w:rsidRPr="00923171">
        <w:rPr>
          <w:rFonts w:ascii="Trebuchet MS" w:hAnsi="Trebuchet MS"/>
          <w:noProof/>
        </w:rPr>
        <w:t xml:space="preserve"> must </w:t>
      </w:r>
      <w:del w:id="112" w:author="Author">
        <w:r w:rsidRPr="00923171">
          <w:rPr>
            <w:rFonts w:ascii="Trebuchet MS" w:hAnsi="Trebuchet MS"/>
            <w:noProof/>
          </w:rPr>
          <w:delText xml:space="preserve">also </w:delText>
        </w:r>
      </w:del>
      <w:r w:rsidRPr="00923171">
        <w:rPr>
          <w:rFonts w:ascii="Trebuchet MS" w:hAnsi="Trebuchet MS"/>
          <w:noProof/>
        </w:rPr>
        <w:t xml:space="preserve">put </w:t>
      </w:r>
      <w:del w:id="113" w:author="Author">
        <w:r w:rsidRPr="00923171">
          <w:rPr>
            <w:rFonts w:ascii="Trebuchet MS" w:hAnsi="Trebuchet MS"/>
            <w:noProof/>
          </w:rPr>
          <w:delText>it</w:delText>
        </w:r>
      </w:del>
      <w:ins w:id="114" w:author="Author">
        <w:r w:rsidRPr="00923171">
          <w:rPr>
            <w:rFonts w:ascii="Trebuchet MS" w:hAnsi="Trebuchet MS"/>
            <w:noProof/>
          </w:rPr>
          <w:t>the child</w:t>
        </w:r>
      </w:ins>
      <w:r w:rsidRPr="00923171">
        <w:rPr>
          <w:rFonts w:ascii="Trebuchet MS" w:hAnsi="Trebuchet MS"/>
          <w:noProof/>
        </w:rPr>
        <w:t xml:space="preserve"> to death</w:t>
      </w:r>
      <w:ins w:id="115" w:author="Author">
        <w:r w:rsidRPr="00923171">
          <w:rPr>
            <w:rFonts w:ascii="Trebuchet MS" w:hAnsi="Trebuchet MS"/>
            <w:noProof/>
          </w:rPr>
          <w:t xml:space="preserve"> if it is a son</w:t>
        </w:r>
      </w:ins>
      <w:r w:rsidRPr="00923171">
        <w:rPr>
          <w:rFonts w:ascii="Trebuchet MS" w:hAnsi="Trebuchet MS"/>
          <w:noProof/>
        </w:rPr>
        <w:t xml:space="preserve">; but if it is a daughter, </w:t>
      </w:r>
      <w:del w:id="116" w:author="Author">
        <w:r w:rsidRPr="00923171">
          <w:rPr>
            <w:rFonts w:ascii="Trebuchet MS" w:hAnsi="Trebuchet MS"/>
            <w:noProof/>
          </w:rPr>
          <w:delText>it</w:delText>
        </w:r>
      </w:del>
      <w:ins w:id="117" w:author="Author">
        <w:r w:rsidRPr="00923171">
          <w:rPr>
            <w:rFonts w:ascii="Trebuchet MS" w:hAnsi="Trebuchet MS"/>
            <w:noProof/>
          </w:rPr>
          <w:t>she</w:t>
        </w:r>
      </w:ins>
      <w:r w:rsidRPr="00923171">
        <w:rPr>
          <w:rFonts w:ascii="Trebuchet MS" w:hAnsi="Trebuchet MS"/>
          <w:noProof/>
        </w:rPr>
        <w:t xml:space="preserve"> must </w:t>
      </w:r>
      <w:del w:id="118" w:author="Author">
        <w:r w:rsidRPr="00923171">
          <w:rPr>
            <w:rFonts w:ascii="Trebuchet MS" w:hAnsi="Trebuchet MS"/>
            <w:noProof/>
          </w:rPr>
          <w:delText xml:space="preserve">also </w:delText>
        </w:r>
      </w:del>
      <w:r w:rsidRPr="00923171">
        <w:rPr>
          <w:rFonts w:ascii="Trebuchet MS" w:hAnsi="Trebuchet MS"/>
          <w:noProof/>
        </w:rPr>
        <w:t xml:space="preserve">live.” </w:t>
      </w:r>
      <w:r w:rsidRPr="00923171">
        <w:rPr>
          <w:rFonts w:ascii="Trebuchet MS" w:hAnsi="Trebuchet MS"/>
          <w:b/>
          <w:noProof/>
        </w:rPr>
        <w:t xml:space="preserve">1:17 </w:t>
      </w:r>
      <w:r w:rsidRPr="00923171">
        <w:rPr>
          <w:rFonts w:ascii="Trebuchet MS" w:hAnsi="Trebuchet MS"/>
          <w:noProof/>
        </w:rPr>
        <w:t xml:space="preserve">However, the midwives feared the true God, and they did not do </w:t>
      </w:r>
      <w:del w:id="119" w:author="Author">
        <w:r w:rsidRPr="00923171">
          <w:rPr>
            <w:rFonts w:ascii="Trebuchet MS" w:hAnsi="Trebuchet MS"/>
            <w:noProof/>
          </w:rPr>
          <w:delText>as</w:delText>
        </w:r>
      </w:del>
      <w:ins w:id="120" w:author="Author">
        <w:r w:rsidRPr="00923171">
          <w:rPr>
            <w:rFonts w:ascii="Trebuchet MS" w:hAnsi="Trebuchet MS"/>
            <w:noProof/>
          </w:rPr>
          <w:t>what</w:t>
        </w:r>
      </w:ins>
      <w:r w:rsidRPr="00923171">
        <w:rPr>
          <w:rFonts w:ascii="Trebuchet MS" w:hAnsi="Trebuchet MS"/>
          <w:noProof/>
        </w:rPr>
        <w:t xml:space="preserve"> the king of Egypt </w:t>
      </w:r>
      <w:del w:id="121" w:author="Author">
        <w:r w:rsidRPr="00923171">
          <w:rPr>
            <w:rFonts w:ascii="Trebuchet MS" w:hAnsi="Trebuchet MS"/>
            <w:noProof/>
          </w:rPr>
          <w:delText>had spoken to</w:delText>
        </w:r>
      </w:del>
      <w:ins w:id="122" w:author="Author">
        <w:r w:rsidRPr="00923171">
          <w:rPr>
            <w:rFonts w:ascii="Trebuchet MS" w:hAnsi="Trebuchet MS"/>
            <w:noProof/>
          </w:rPr>
          <w:t>told</w:t>
        </w:r>
      </w:ins>
      <w:r w:rsidRPr="00923171">
        <w:rPr>
          <w:rFonts w:ascii="Trebuchet MS" w:hAnsi="Trebuchet MS"/>
          <w:noProof/>
        </w:rPr>
        <w:t xml:space="preserve"> them</w:t>
      </w:r>
      <w:del w:id="123" w:author="Author">
        <w:r w:rsidRPr="00923171">
          <w:rPr>
            <w:rFonts w:ascii="Trebuchet MS" w:hAnsi="Trebuchet MS"/>
            <w:noProof/>
          </w:rPr>
          <w:delText>, but</w:delText>
        </w:r>
      </w:del>
      <w:ins w:id="124" w:author="Author">
        <w:r w:rsidRPr="00923171">
          <w:rPr>
            <w:rFonts w:ascii="Trebuchet MS" w:hAnsi="Trebuchet MS"/>
            <w:noProof/>
          </w:rPr>
          <w:t>. Instead,</w:t>
        </w:r>
      </w:ins>
      <w:r w:rsidRPr="00923171">
        <w:rPr>
          <w:rFonts w:ascii="Trebuchet MS" w:hAnsi="Trebuchet MS"/>
          <w:noProof/>
        </w:rPr>
        <w:t xml:space="preserve"> they would </w:t>
      </w:r>
      <w:del w:id="125" w:author="Author">
        <w:r w:rsidRPr="00923171">
          <w:rPr>
            <w:rFonts w:ascii="Trebuchet MS" w:hAnsi="Trebuchet MS"/>
            <w:noProof/>
          </w:rPr>
          <w:delText>preserve</w:delText>
        </w:r>
      </w:del>
      <w:ins w:id="126" w:author="Author">
        <w:r w:rsidRPr="00923171">
          <w:rPr>
            <w:rFonts w:ascii="Trebuchet MS" w:hAnsi="Trebuchet MS"/>
            <w:noProof/>
          </w:rPr>
          <w:t>keep</w:t>
        </w:r>
      </w:ins>
      <w:r w:rsidRPr="00923171">
        <w:rPr>
          <w:rFonts w:ascii="Trebuchet MS" w:hAnsi="Trebuchet MS"/>
          <w:noProof/>
        </w:rPr>
        <w:t xml:space="preserve"> the male children alive. </w:t>
      </w:r>
      <w:r w:rsidRPr="00923171">
        <w:rPr>
          <w:rFonts w:ascii="Trebuchet MS" w:hAnsi="Trebuchet MS"/>
          <w:b/>
          <w:noProof/>
        </w:rPr>
        <w:t xml:space="preserve">1:18 </w:t>
      </w:r>
      <w:r w:rsidRPr="00923171">
        <w:rPr>
          <w:rFonts w:ascii="Trebuchet MS" w:hAnsi="Trebuchet MS"/>
          <w:noProof/>
        </w:rPr>
        <w:t xml:space="preserve">In time the king of Egypt called the midwives and said to them: “Why </w:t>
      </w:r>
      <w:del w:id="127" w:author="Author">
        <w:r w:rsidRPr="00923171">
          <w:rPr>
            <w:rFonts w:ascii="Trebuchet MS" w:hAnsi="Trebuchet MS"/>
            <w:noProof/>
          </w:rPr>
          <w:delText xml:space="preserve">is it </w:delText>
        </w:r>
        <w:r w:rsidRPr="00923171">
          <w:rPr>
            <w:rFonts w:ascii="Trebuchet MS" w:hAnsi="Trebuchet MS"/>
            <w:noProof/>
            <w:u w:val="dotted"/>
          </w:rPr>
          <w:delText>YOU</w:delText>
        </w:r>
        <w:r w:rsidRPr="00923171">
          <w:rPr>
            <w:rFonts w:ascii="Trebuchet MS" w:hAnsi="Trebuchet MS"/>
            <w:noProof/>
          </w:rPr>
          <w:delText xml:space="preserve"> have done this thing, in that </w:delText>
        </w:r>
        <w:r w:rsidRPr="00923171">
          <w:rPr>
            <w:rFonts w:ascii="Trebuchet MS" w:hAnsi="Trebuchet MS"/>
            <w:noProof/>
            <w:u w:val="dotted"/>
          </w:rPr>
          <w:delText>YOU</w:delText>
        </w:r>
        <w:r w:rsidRPr="00923171">
          <w:rPr>
            <w:rFonts w:ascii="Trebuchet MS" w:hAnsi="Trebuchet MS"/>
            <w:noProof/>
          </w:rPr>
          <w:delText xml:space="preserve"> preserved</w:delText>
        </w:r>
      </w:del>
      <w:ins w:id="128" w:author="Author">
        <w:r w:rsidRPr="00923171">
          <w:rPr>
            <w:rFonts w:ascii="Trebuchet MS" w:hAnsi="Trebuchet MS"/>
            <w:noProof/>
          </w:rPr>
          <w:t>have you kept</w:t>
        </w:r>
      </w:ins>
      <w:r w:rsidRPr="00923171">
        <w:rPr>
          <w:rFonts w:ascii="Trebuchet MS" w:hAnsi="Trebuchet MS"/>
          <w:noProof/>
        </w:rPr>
        <w:t xml:space="preserve"> the male children alive?” </w:t>
      </w:r>
      <w:r w:rsidRPr="00923171">
        <w:rPr>
          <w:rFonts w:ascii="Trebuchet MS" w:hAnsi="Trebuchet MS"/>
          <w:b/>
          <w:noProof/>
        </w:rPr>
        <w:t xml:space="preserve">1:19 </w:t>
      </w:r>
      <w:del w:id="129" w:author="Author">
        <w:r w:rsidRPr="00923171">
          <w:rPr>
            <w:rFonts w:ascii="Trebuchet MS" w:hAnsi="Trebuchet MS"/>
            <w:noProof/>
          </w:rPr>
          <w:delText>In turn the</w:delText>
        </w:r>
      </w:del>
      <w:ins w:id="130" w:author="Author">
        <w:r w:rsidRPr="00923171">
          <w:rPr>
            <w:rFonts w:ascii="Trebuchet MS" w:hAnsi="Trebuchet MS"/>
            <w:noProof/>
          </w:rPr>
          <w:t>The</w:t>
        </w:r>
      </w:ins>
      <w:r w:rsidRPr="00923171">
        <w:rPr>
          <w:rFonts w:ascii="Trebuchet MS" w:hAnsi="Trebuchet MS"/>
          <w:noProof/>
        </w:rPr>
        <w:t xml:space="preserve"> midwives said to Phar′aoh: “</w:t>
      </w:r>
      <w:del w:id="131" w:author="Author">
        <w:r w:rsidRPr="00923171">
          <w:rPr>
            <w:rFonts w:ascii="Trebuchet MS" w:hAnsi="Trebuchet MS"/>
            <w:noProof/>
          </w:rPr>
          <w:delText>Because the</w:delText>
        </w:r>
      </w:del>
      <w:ins w:id="132" w:author="Author">
        <w:r w:rsidRPr="00923171">
          <w:rPr>
            <w:rFonts w:ascii="Trebuchet MS" w:hAnsi="Trebuchet MS"/>
            <w:noProof/>
          </w:rPr>
          <w:t>The</w:t>
        </w:r>
      </w:ins>
      <w:r w:rsidRPr="00923171">
        <w:rPr>
          <w:rFonts w:ascii="Trebuchet MS" w:hAnsi="Trebuchet MS"/>
          <w:noProof/>
        </w:rPr>
        <w:t xml:space="preserve"> Hebrew women are not like the Egyptian women. </w:t>
      </w:r>
      <w:del w:id="133" w:author="Author">
        <w:r w:rsidRPr="00923171">
          <w:rPr>
            <w:rFonts w:ascii="Trebuchet MS" w:hAnsi="Trebuchet MS"/>
            <w:noProof/>
          </w:rPr>
          <w:delText>Because they</w:delText>
        </w:r>
      </w:del>
      <w:ins w:id="134" w:author="Author">
        <w:r w:rsidRPr="00923171">
          <w:rPr>
            <w:rFonts w:ascii="Trebuchet MS" w:hAnsi="Trebuchet MS"/>
            <w:noProof/>
          </w:rPr>
          <w:t>They</w:t>
        </w:r>
      </w:ins>
      <w:r w:rsidRPr="00923171">
        <w:rPr>
          <w:rFonts w:ascii="Trebuchet MS" w:hAnsi="Trebuchet MS"/>
          <w:noProof/>
        </w:rPr>
        <w:t xml:space="preserve"> are lively</w:t>
      </w:r>
      <w:del w:id="135" w:author="Author">
        <w:r w:rsidRPr="00923171">
          <w:rPr>
            <w:rFonts w:ascii="Trebuchet MS" w:hAnsi="Trebuchet MS"/>
            <w:noProof/>
          </w:rPr>
          <w:delText>, they</w:delText>
        </w:r>
      </w:del>
      <w:ins w:id="136" w:author="Author">
        <w:r w:rsidRPr="00923171">
          <w:rPr>
            <w:rFonts w:ascii="Trebuchet MS" w:hAnsi="Trebuchet MS"/>
            <w:noProof/>
          </w:rPr>
          <w:t xml:space="preserve"> and</w:t>
        </w:r>
      </w:ins>
      <w:r w:rsidRPr="00923171">
        <w:rPr>
          <w:rFonts w:ascii="Trebuchet MS" w:hAnsi="Trebuchet MS"/>
          <w:noProof/>
        </w:rPr>
        <w:t xml:space="preserve"> have already given birth before the midwife can come in to them.”</w:t>
      </w:r>
    </w:p>
    <w:p w:rsidR="00602463" w:rsidRPr="00923171" w:rsidRDefault="00602463" w:rsidP="00602463">
      <w:pPr>
        <w:rPr>
          <w:rFonts w:ascii="Trebuchet MS" w:hAnsi="Trebuchet MS"/>
          <w:noProof/>
        </w:rPr>
      </w:pPr>
      <w:r w:rsidRPr="00923171">
        <w:rPr>
          <w:rFonts w:ascii="Trebuchet MS" w:hAnsi="Trebuchet MS"/>
          <w:b/>
        </w:rPr>
        <w:t xml:space="preserve">1:20 </w:t>
      </w:r>
      <w:r w:rsidRPr="00923171">
        <w:rPr>
          <w:rFonts w:ascii="Trebuchet MS" w:hAnsi="Trebuchet MS"/>
          <w:noProof/>
        </w:rPr>
        <w:t>So God dealt well with the midwives</w:t>
      </w:r>
      <w:del w:id="137" w:author="Author">
        <w:r w:rsidRPr="00923171">
          <w:rPr>
            <w:rFonts w:ascii="Trebuchet MS" w:hAnsi="Trebuchet MS"/>
            <w:noProof/>
          </w:rPr>
          <w:delText>;</w:delText>
        </w:r>
      </w:del>
      <w:ins w:id="138" w:author="Author">
        <w:r w:rsidRPr="00923171">
          <w:rPr>
            <w:rFonts w:ascii="Trebuchet MS" w:hAnsi="Trebuchet MS"/>
            <w:noProof/>
          </w:rPr>
          <w:t>,</w:t>
        </w:r>
      </w:ins>
      <w:r w:rsidRPr="00923171">
        <w:rPr>
          <w:rFonts w:ascii="Trebuchet MS" w:hAnsi="Trebuchet MS"/>
          <w:noProof/>
        </w:rPr>
        <w:t xml:space="preserve"> and the people kept </w:t>
      </w:r>
      <w:del w:id="139" w:author="Author">
        <w:r w:rsidRPr="00923171">
          <w:rPr>
            <w:rFonts w:ascii="Trebuchet MS" w:hAnsi="Trebuchet MS"/>
            <w:noProof/>
          </w:rPr>
          <w:delText>growing more numerous</w:delText>
        </w:r>
      </w:del>
      <w:ins w:id="140" w:author="Author">
        <w:r w:rsidRPr="00923171">
          <w:rPr>
            <w:rFonts w:ascii="Trebuchet MS" w:hAnsi="Trebuchet MS"/>
            <w:noProof/>
          </w:rPr>
          <w:t>increasing</w:t>
        </w:r>
      </w:ins>
      <w:r w:rsidRPr="00923171">
        <w:rPr>
          <w:rFonts w:ascii="Trebuchet MS" w:hAnsi="Trebuchet MS"/>
          <w:noProof/>
        </w:rPr>
        <w:t xml:space="preserve"> and becoming very mighty. </w:t>
      </w:r>
      <w:r w:rsidRPr="00923171">
        <w:rPr>
          <w:rFonts w:ascii="Trebuchet MS" w:hAnsi="Trebuchet MS"/>
          <w:b/>
          <w:noProof/>
        </w:rPr>
        <w:t xml:space="preserve">1:21 </w:t>
      </w:r>
      <w:r w:rsidRPr="00923171">
        <w:rPr>
          <w:rFonts w:ascii="Trebuchet MS" w:hAnsi="Trebuchet MS"/>
          <w:noProof/>
        </w:rPr>
        <w:t>And</w:t>
      </w:r>
      <w:del w:id="141" w:author="Author">
        <w:r w:rsidRPr="00923171">
          <w:rPr>
            <w:rFonts w:ascii="Trebuchet MS" w:hAnsi="Trebuchet MS"/>
            <w:noProof/>
          </w:rPr>
          <w:delText xml:space="preserve"> it came about that</w:delText>
        </w:r>
      </w:del>
      <w:r w:rsidRPr="00923171">
        <w:rPr>
          <w:rFonts w:ascii="Trebuchet MS" w:hAnsi="Trebuchet MS"/>
          <w:noProof/>
        </w:rPr>
        <w:t xml:space="preserve"> because the midwives had feared the true God</w:t>
      </w:r>
      <w:ins w:id="142" w:author="Author">
        <w:r w:rsidRPr="00923171">
          <w:rPr>
            <w:rFonts w:ascii="Trebuchet MS" w:hAnsi="Trebuchet MS"/>
            <w:noProof/>
          </w:rPr>
          <w:t>,</w:t>
        </w:r>
      </w:ins>
      <w:r w:rsidRPr="00923171">
        <w:rPr>
          <w:rFonts w:ascii="Trebuchet MS" w:hAnsi="Trebuchet MS"/>
          <w:noProof/>
        </w:rPr>
        <w:t xml:space="preserve"> he later </w:t>
      </w:r>
      <w:del w:id="143" w:author="Author">
        <w:r w:rsidRPr="00923171">
          <w:rPr>
            <w:rFonts w:ascii="Trebuchet MS" w:hAnsi="Trebuchet MS"/>
            <w:noProof/>
          </w:rPr>
          <w:delText>presented</w:delText>
        </w:r>
      </w:del>
      <w:ins w:id="144" w:author="Author">
        <w:r w:rsidRPr="00923171">
          <w:rPr>
            <w:rFonts w:ascii="Trebuchet MS" w:hAnsi="Trebuchet MS"/>
            <w:noProof/>
          </w:rPr>
          <w:t>gave</w:t>
        </w:r>
      </w:ins>
      <w:r w:rsidRPr="00923171">
        <w:rPr>
          <w:rFonts w:ascii="Trebuchet MS" w:hAnsi="Trebuchet MS"/>
          <w:noProof/>
        </w:rPr>
        <w:t xml:space="preserve"> them </w:t>
      </w:r>
      <w:del w:id="145" w:author="Author">
        <w:r w:rsidRPr="00923171">
          <w:rPr>
            <w:rFonts w:ascii="Trebuchet MS" w:hAnsi="Trebuchet MS"/>
            <w:noProof/>
          </w:rPr>
          <w:delText xml:space="preserve">with </w:delText>
        </w:r>
      </w:del>
      <w:r w:rsidRPr="00923171">
        <w:rPr>
          <w:rFonts w:ascii="Trebuchet MS" w:hAnsi="Trebuchet MS"/>
          <w:noProof/>
        </w:rPr>
        <w:t xml:space="preserve">families. </w:t>
      </w:r>
      <w:r w:rsidRPr="00923171">
        <w:rPr>
          <w:rFonts w:ascii="Trebuchet MS" w:hAnsi="Trebuchet MS"/>
          <w:b/>
          <w:noProof/>
        </w:rPr>
        <w:t xml:space="preserve">1:22 </w:t>
      </w:r>
      <w:r w:rsidRPr="00923171">
        <w:rPr>
          <w:rFonts w:ascii="Trebuchet MS" w:hAnsi="Trebuchet MS"/>
          <w:noProof/>
        </w:rPr>
        <w:t>Finally Phar′aoh commanded all his people</w:t>
      </w:r>
      <w:del w:id="146" w:author="Author">
        <w:r w:rsidRPr="00923171">
          <w:rPr>
            <w:rFonts w:ascii="Trebuchet MS" w:hAnsi="Trebuchet MS"/>
            <w:noProof/>
          </w:rPr>
          <w:delText xml:space="preserve">, saying: “Every newborn son </w:delText>
        </w:r>
        <w:r w:rsidRPr="00923171">
          <w:rPr>
            <w:rFonts w:ascii="Trebuchet MS" w:hAnsi="Trebuchet MS"/>
            <w:noProof/>
            <w:u w:val="dotted"/>
          </w:rPr>
          <w:delText>YOU</w:delText>
        </w:r>
      </w:del>
      <w:ins w:id="147" w:author="Author">
        <w:r w:rsidRPr="00923171">
          <w:rPr>
            <w:rFonts w:ascii="Trebuchet MS" w:hAnsi="Trebuchet MS"/>
            <w:noProof/>
          </w:rPr>
          <w:t>: “You</w:t>
        </w:r>
      </w:ins>
      <w:r w:rsidRPr="00923171">
        <w:rPr>
          <w:rFonts w:ascii="Trebuchet MS" w:hAnsi="Trebuchet MS"/>
          <w:noProof/>
        </w:rPr>
        <w:t xml:space="preserve"> are to throw </w:t>
      </w:r>
      <w:ins w:id="148" w:author="Author">
        <w:r w:rsidRPr="00923171">
          <w:rPr>
            <w:rFonts w:ascii="Trebuchet MS" w:hAnsi="Trebuchet MS"/>
            <w:noProof/>
          </w:rPr>
          <w:t xml:space="preserve">every newborn son of the Hebrews </w:t>
        </w:r>
      </w:ins>
      <w:r w:rsidRPr="00923171">
        <w:rPr>
          <w:rFonts w:ascii="Trebuchet MS" w:hAnsi="Trebuchet MS"/>
          <w:noProof/>
        </w:rPr>
        <w:t xml:space="preserve">into the </w:t>
      </w:r>
      <w:del w:id="149" w:author="Author">
        <w:r w:rsidRPr="00923171">
          <w:rPr>
            <w:rFonts w:ascii="Trebuchet MS" w:hAnsi="Trebuchet MS"/>
            <w:noProof/>
          </w:rPr>
          <w:delText xml:space="preserve">river </w:delText>
        </w:r>
      </w:del>
      <w:r w:rsidRPr="00923171">
        <w:rPr>
          <w:rFonts w:ascii="Trebuchet MS" w:hAnsi="Trebuchet MS"/>
          <w:noProof/>
        </w:rPr>
        <w:t>Nile</w:t>
      </w:r>
      <w:ins w:id="150" w:author="Author">
        <w:r w:rsidRPr="00923171">
          <w:rPr>
            <w:rFonts w:ascii="Trebuchet MS" w:hAnsi="Trebuchet MS"/>
            <w:noProof/>
          </w:rPr>
          <w:t xml:space="preserve"> River</w:t>
        </w:r>
      </w:ins>
      <w:r w:rsidRPr="00923171">
        <w:rPr>
          <w:rFonts w:ascii="Trebuchet MS" w:hAnsi="Trebuchet MS"/>
          <w:noProof/>
        </w:rPr>
        <w:t xml:space="preserve">, but </w:t>
      </w:r>
      <w:ins w:id="151" w:author="Author">
        <w:r w:rsidRPr="00923171">
          <w:rPr>
            <w:rFonts w:ascii="Trebuchet MS" w:hAnsi="Trebuchet MS"/>
            <w:noProof/>
          </w:rPr>
          <w:t xml:space="preserve">you are to keep </w:t>
        </w:r>
      </w:ins>
      <w:r w:rsidRPr="00923171">
        <w:rPr>
          <w:rFonts w:ascii="Trebuchet MS" w:hAnsi="Trebuchet MS"/>
          <w:noProof/>
        </w:rPr>
        <w:t xml:space="preserve">every daughter </w:t>
      </w:r>
      <w:del w:id="152" w:author="Author">
        <w:r w:rsidRPr="00923171">
          <w:rPr>
            <w:rFonts w:ascii="Trebuchet MS" w:hAnsi="Trebuchet MS"/>
            <w:noProof/>
            <w:u w:val="dotted"/>
          </w:rPr>
          <w:delText>YOU</w:delText>
        </w:r>
        <w:r w:rsidRPr="00923171">
          <w:rPr>
            <w:rFonts w:ascii="Trebuchet MS" w:hAnsi="Trebuchet MS"/>
            <w:noProof/>
          </w:rPr>
          <w:delText xml:space="preserve"> are to preserve </w:delText>
        </w:r>
      </w:del>
      <w:r w:rsidRPr="00923171">
        <w:rPr>
          <w:rFonts w:ascii="Trebuchet MS" w:hAnsi="Trebuchet MS"/>
          <w:noProof/>
        </w:rPr>
        <w:t>alive.”</w:t>
      </w:r>
    </w:p>
    <w:p w:rsidR="00602463" w:rsidRPr="00923171" w:rsidRDefault="00602463" w:rsidP="00602463">
      <w:pPr>
        <w:rPr>
          <w:rFonts w:ascii="Trebuchet MS" w:hAnsi="Trebuchet MS"/>
          <w:b/>
        </w:rPr>
      </w:pPr>
    </w:p>
    <w:p w:rsidR="00762BCB" w:rsidRPr="00602463" w:rsidRDefault="00762BCB" w:rsidP="00602463"/>
    <w:sectPr w:rsidR="00762BCB" w:rsidRPr="00602463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2108" w:rsidRDefault="004C2108">
      <w:r>
        <w:separator/>
      </w:r>
    </w:p>
  </w:endnote>
  <w:endnote w:type="continuationSeparator" w:id="0">
    <w:p w:rsidR="004C2108" w:rsidRDefault="004C2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2108" w:rsidRDefault="004C2108">
      <w:r>
        <w:separator/>
      </w:r>
    </w:p>
  </w:footnote>
  <w:footnote w:type="continuationSeparator" w:id="0">
    <w:p w:rsidR="004C2108" w:rsidRDefault="004C2108">
      <w:r>
        <w:continuationSeparator/>
      </w:r>
    </w:p>
  </w:footnote>
  <w:footnote w:id="1">
    <w:p w:rsidR="00602463" w:rsidRPr="00923171" w:rsidRDefault="00602463" w:rsidP="00923171">
      <w:pPr>
        <w:pStyle w:val="FootnoteText"/>
        <w:spacing w:after="96"/>
        <w:ind w:firstLine="288"/>
        <w:rPr>
          <w:ins w:id="16" w:author="Author"/>
        </w:rPr>
      </w:pPr>
      <w:ins w:id="17" w:author="Author">
        <w:r w:rsidRPr="00923171">
          <w:rPr>
            <w:rStyle w:val="FootnoteReference"/>
          </w:rPr>
          <w:footnoteRef/>
        </w:r>
        <w:r w:rsidRPr="00923171">
          <w:t xml:space="preserve"> </w:t>
        </w:r>
        <w:r w:rsidRPr="00923171">
          <w:rPr>
            <w:b/>
          </w:rPr>
          <w:t xml:space="preserve">1:5 </w:t>
        </w:r>
        <w:r w:rsidRPr="00923171">
          <w:t>Or “the souls.”</w:t>
        </w:r>
      </w:ins>
    </w:p>
  </w:footnote>
  <w:footnote w:id="2">
    <w:p w:rsidR="00602463" w:rsidRPr="00923171" w:rsidRDefault="00602463" w:rsidP="00923171">
      <w:pPr>
        <w:pStyle w:val="FootnoteText"/>
        <w:spacing w:after="96"/>
        <w:ind w:firstLine="288"/>
        <w:rPr>
          <w:ins w:id="22" w:author="Author"/>
        </w:rPr>
      </w:pPr>
      <w:ins w:id="23" w:author="Author">
        <w:r w:rsidRPr="00923171">
          <w:rPr>
            <w:rStyle w:val="FootnoteReference"/>
          </w:rPr>
          <w:footnoteRef/>
        </w:r>
        <w:r w:rsidRPr="00923171">
          <w:t xml:space="preserve"> </w:t>
        </w:r>
        <w:r w:rsidRPr="00923171">
          <w:rPr>
            <w:b/>
          </w:rPr>
          <w:t xml:space="preserve">1:5 </w:t>
        </w:r>
        <w:r w:rsidRPr="00923171">
          <w:t>Lit., “who came out from the thigh of Jacob.”</w:t>
        </w:r>
      </w:ins>
    </w:p>
  </w:footnote>
  <w:footnote w:id="3">
    <w:p w:rsidR="00602463" w:rsidRPr="00923171" w:rsidRDefault="00602463" w:rsidP="00923171">
      <w:pPr>
        <w:pStyle w:val="FootnoteText"/>
        <w:spacing w:after="96"/>
        <w:ind w:firstLine="288"/>
        <w:rPr>
          <w:ins w:id="24" w:author="Author"/>
        </w:rPr>
      </w:pPr>
      <w:ins w:id="25" w:author="Author">
        <w:r w:rsidRPr="00923171">
          <w:rPr>
            <w:rStyle w:val="FootnoteReference"/>
          </w:rPr>
          <w:footnoteRef/>
        </w:r>
        <w:r w:rsidRPr="00923171">
          <w:t xml:space="preserve"> </w:t>
        </w:r>
        <w:r w:rsidRPr="00923171">
          <w:rPr>
            <w:b/>
          </w:rPr>
          <w:t xml:space="preserve">1:5 </w:t>
        </w:r>
        <w:r w:rsidRPr="00923171">
          <w:t>Or “souls.”</w:t>
        </w:r>
      </w:ins>
    </w:p>
  </w:footnote>
  <w:footnote w:id="4">
    <w:p w:rsidR="00602463" w:rsidRPr="00923171" w:rsidRDefault="00602463" w:rsidP="00923171">
      <w:pPr>
        <w:pStyle w:val="FootnoteText"/>
        <w:spacing w:after="96"/>
        <w:ind w:firstLine="288"/>
        <w:rPr>
          <w:ins w:id="30" w:author="Author"/>
        </w:rPr>
      </w:pPr>
      <w:ins w:id="31" w:author="Author">
        <w:r w:rsidRPr="00923171">
          <w:rPr>
            <w:rStyle w:val="FootnoteReference"/>
          </w:rPr>
          <w:footnoteRef/>
        </w:r>
        <w:r w:rsidRPr="00923171">
          <w:t xml:space="preserve"> </w:t>
        </w:r>
        <w:r w:rsidRPr="00923171">
          <w:rPr>
            <w:b/>
          </w:rPr>
          <w:t xml:space="preserve">1:7 </w:t>
        </w:r>
        <w:r w:rsidRPr="00923171">
          <w:t>Lit., “sons of Israel.”</w:t>
        </w:r>
      </w:ins>
    </w:p>
  </w:footnote>
  <w:footnote w:id="5">
    <w:p w:rsidR="00602463" w:rsidRPr="00923171" w:rsidRDefault="00602463" w:rsidP="00923171">
      <w:pPr>
        <w:pStyle w:val="FootnoteText"/>
        <w:spacing w:after="96"/>
        <w:ind w:firstLine="288"/>
        <w:rPr>
          <w:ins w:id="62" w:author="Author"/>
        </w:rPr>
      </w:pPr>
      <w:ins w:id="63" w:author="Author">
        <w:r w:rsidRPr="00923171">
          <w:rPr>
            <w:rStyle w:val="FootnoteReference"/>
          </w:rPr>
          <w:footnoteRef/>
        </w:r>
        <w:r w:rsidRPr="00923171">
          <w:t xml:space="preserve"> </w:t>
        </w:r>
        <w:r w:rsidRPr="00923171">
          <w:rPr>
            <w:b/>
          </w:rPr>
          <w:t xml:space="preserve">1:11 </w:t>
        </w:r>
        <w:r w:rsidRPr="00923171">
          <w:t>Or “appointed taskmasters.”</w:t>
        </w:r>
      </w:ins>
    </w:p>
  </w:footnote>
  <w:footnote w:id="6">
    <w:p w:rsidR="00602463" w:rsidRPr="00923171" w:rsidRDefault="00602463" w:rsidP="00923171">
      <w:pPr>
        <w:pStyle w:val="FootnoteText"/>
        <w:spacing w:after="96"/>
        <w:ind w:firstLine="288"/>
        <w:rPr>
          <w:ins w:id="110" w:author="Author"/>
        </w:rPr>
      </w:pPr>
      <w:ins w:id="111" w:author="Author">
        <w:r w:rsidRPr="00923171">
          <w:rPr>
            <w:rStyle w:val="FootnoteReference"/>
          </w:rPr>
          <w:footnoteRef/>
        </w:r>
        <w:r w:rsidRPr="00923171">
          <w:t xml:space="preserve"> </w:t>
        </w:r>
        <w:r w:rsidRPr="00923171">
          <w:rPr>
            <w:b/>
          </w:rPr>
          <w:t xml:space="preserve">1:16 </w:t>
        </w:r>
        <w:r w:rsidRPr="00923171">
          <w:t>Or “the birth stool.”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9283D">
        <w:t>Exodus Chapter 1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9283D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9283D">
      <w:rPr>
        <w:noProof/>
        <w:snapToGrid w:val="0"/>
      </w:rPr>
      <w:t>Exodus 01.Revised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89283D">
        <w:t>Exodus Chapter 1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89283D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9283D">
      <w:rPr>
        <w:noProof/>
        <w:snapToGrid w:val="0"/>
      </w:rPr>
      <w:t>Exodus 01.Revised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89283D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89283D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89283D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89283D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108"/>
    <w:rsid w:val="00245EDD"/>
    <w:rsid w:val="0026230D"/>
    <w:rsid w:val="002B524D"/>
    <w:rsid w:val="002C00A8"/>
    <w:rsid w:val="00310508"/>
    <w:rsid w:val="003B380B"/>
    <w:rsid w:val="004500A2"/>
    <w:rsid w:val="004B7393"/>
    <w:rsid w:val="004C2108"/>
    <w:rsid w:val="004C5EB7"/>
    <w:rsid w:val="005D4494"/>
    <w:rsid w:val="005D65DB"/>
    <w:rsid w:val="005F29B7"/>
    <w:rsid w:val="00602463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9283D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2A61D06-D40D-4DD4-9E80-548E7BA3A017}"/>
  <w:attachedTemplate r:id="R86be6db0c9df4c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602463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02463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6024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86be6db0c9df4c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653</ap:Words>
  <ap:Characters>2959</ap:Characters>
  <ap:Application>Microsoft Office Word</ap:Application>
  <ap:DocSecurity>0</ap:DocSecurity>
  <ap:Lines>51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3603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</dc:title>
  <dc:subject/>
  <dc:creator>Ruth Farrugia</dc:creator>
  <cp:keywords/>
  <dc:description/>
  <cp:lastModifiedBy>Farrugia, Ruth</cp:lastModifiedBy>
  <cp:revision>3</cp:revision>
  <dcterms:created xsi:type="dcterms:W3CDTF">2020-12-17T12:42:00Z</dcterms:created>
  <dcterms:modified xsi:type="dcterms:W3CDTF">2020-12-17T12:42:00Z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01.docx</vt:lpwstr>
  </property>
  <property fmtid="{D5CDD505-2E9C-101B-9397-08002B2CF9AE}" pid="9" name="_TranslationDocumentId">
    <vt:i4>19381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2001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