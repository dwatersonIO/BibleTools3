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4BB" w:rsidRPr="00BD21E1" w:rsidRDefault="00C714BB" w:rsidP="00C714BB">
      <w:pPr>
        <w:rPr>
          <w:rFonts w:ascii="Trebuchet MS" w:hAnsi="Trebuchet MS"/>
          <w:noProof/>
        </w:rPr>
      </w:pPr>
      <w:bookmarkStart w:id="0" w:name="_GoBack"/>
      <w:bookmarkEnd w:id="0"/>
      <w:r w:rsidRPr="00BD21E1">
        <w:rPr>
          <w:rFonts w:ascii="Trebuchet MS" w:hAnsi="Trebuchet MS"/>
          <w:b/>
        </w:rPr>
        <w:t xml:space="preserve">30:1 </w:t>
      </w:r>
      <w:r w:rsidRPr="00BD21E1">
        <w:rPr>
          <w:rFonts w:ascii="Trebuchet MS" w:hAnsi="Trebuchet MS"/>
          <w:noProof/>
        </w:rPr>
        <w:t>“</w:t>
      </w:r>
      <w:del w:id="1" w:author="Author">
        <w:r w:rsidRPr="00BD21E1">
          <w:rPr>
            <w:rFonts w:ascii="Trebuchet MS" w:hAnsi="Trebuchet MS"/>
            <w:noProof/>
          </w:rPr>
          <w:delText>And you must</w:delText>
        </w:r>
      </w:del>
      <w:ins w:id="2" w:author="Author">
        <w:r w:rsidRPr="00BD21E1">
          <w:rPr>
            <w:rFonts w:ascii="Trebuchet MS" w:hAnsi="Trebuchet MS"/>
            <w:noProof/>
          </w:rPr>
          <w:t>You are to</w:t>
        </w:r>
      </w:ins>
      <w:r w:rsidRPr="00BD21E1">
        <w:rPr>
          <w:rFonts w:ascii="Trebuchet MS" w:hAnsi="Trebuchet MS"/>
          <w:noProof/>
        </w:rPr>
        <w:t xml:space="preserve"> make an altar as a place for burning incense; </w:t>
      </w:r>
      <w:del w:id="3" w:author="Author">
        <w:r w:rsidRPr="00BD21E1">
          <w:rPr>
            <w:rFonts w:ascii="Trebuchet MS" w:hAnsi="Trebuchet MS"/>
            <w:noProof/>
          </w:rPr>
          <w:delText xml:space="preserve">out of acacia wood </w:delText>
        </w:r>
      </w:del>
      <w:r w:rsidRPr="00BD21E1">
        <w:rPr>
          <w:rFonts w:ascii="Trebuchet MS" w:hAnsi="Trebuchet MS"/>
          <w:noProof/>
        </w:rPr>
        <w:t>you will make it</w:t>
      </w:r>
      <w:ins w:id="4" w:author="Author">
        <w:r w:rsidRPr="00BD21E1">
          <w:rPr>
            <w:rFonts w:ascii="Trebuchet MS" w:hAnsi="Trebuchet MS"/>
            <w:noProof/>
          </w:rPr>
          <w:t xml:space="preserve"> of acacia wood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30:2 </w:t>
      </w:r>
      <w:del w:id="5" w:author="Author">
        <w:r w:rsidRPr="00BD21E1">
          <w:rPr>
            <w:rFonts w:ascii="Trebuchet MS" w:hAnsi="Trebuchet MS"/>
            <w:noProof/>
          </w:rPr>
          <w:delText>A</w:delText>
        </w:r>
      </w:del>
      <w:ins w:id="6" w:author="Author">
        <w:r w:rsidRPr="00BD21E1">
          <w:rPr>
            <w:rFonts w:ascii="Trebuchet MS" w:hAnsi="Trebuchet MS"/>
            <w:noProof/>
          </w:rPr>
          <w:t>It should be square, one</w:t>
        </w:r>
      </w:ins>
      <w:r w:rsidRPr="00BD21E1">
        <w:rPr>
          <w:rFonts w:ascii="Trebuchet MS" w:hAnsi="Trebuchet MS"/>
          <w:noProof/>
        </w:rPr>
        <w:t xml:space="preserve"> cubit</w:t>
      </w:r>
      <w:del w:id="7" w:author="Author">
        <w:r w:rsidRPr="00BD21E1">
          <w:rPr>
            <w:rFonts w:ascii="Trebuchet MS" w:hAnsi="Trebuchet MS"/>
            <w:noProof/>
          </w:rPr>
          <w:delText xml:space="preserve"> in length and a</w:delText>
        </w:r>
      </w:del>
      <w:ins w:id="8" w:author="Author">
        <w:r w:rsidRPr="00BD21E1">
          <w:rPr>
            <w:rStyle w:val="FootnoteReference"/>
            <w:rFonts w:ascii="Trebuchet MS" w:hAnsi="Trebuchet MS"/>
            <w:noProof/>
          </w:rPr>
          <w:footnoteReference w:id="1"/>
        </w:r>
        <w:r w:rsidRPr="00BD21E1">
          <w:rPr>
            <w:rFonts w:ascii="Trebuchet MS" w:hAnsi="Trebuchet MS"/>
            <w:noProof/>
          </w:rPr>
          <w:t xml:space="preserve"> long, one</w:t>
        </w:r>
      </w:ins>
      <w:r w:rsidRPr="00BD21E1">
        <w:rPr>
          <w:rFonts w:ascii="Trebuchet MS" w:hAnsi="Trebuchet MS"/>
          <w:noProof/>
        </w:rPr>
        <w:t xml:space="preserve"> cubit </w:t>
      </w:r>
      <w:del w:id="11" w:author="Author">
        <w:r w:rsidRPr="00BD21E1">
          <w:rPr>
            <w:rFonts w:ascii="Trebuchet MS" w:hAnsi="Trebuchet MS"/>
            <w:noProof/>
          </w:rPr>
          <w:delText xml:space="preserve">in width, it should be foursquare, and its height </w:delText>
        </w:r>
      </w:del>
      <w:ins w:id="12" w:author="Author">
        <w:r w:rsidRPr="00BD21E1">
          <w:rPr>
            <w:rFonts w:ascii="Trebuchet MS" w:hAnsi="Trebuchet MS"/>
            <w:noProof/>
          </w:rPr>
          <w:t xml:space="preserve">wide, and </w:t>
        </w:r>
      </w:ins>
      <w:r w:rsidRPr="00BD21E1">
        <w:rPr>
          <w:rFonts w:ascii="Trebuchet MS" w:hAnsi="Trebuchet MS"/>
          <w:noProof/>
        </w:rPr>
        <w:t>two cubits</w:t>
      </w:r>
      <w:ins w:id="13" w:author="Author">
        <w:r w:rsidRPr="00BD21E1">
          <w:rPr>
            <w:rFonts w:ascii="Trebuchet MS" w:hAnsi="Trebuchet MS"/>
            <w:noProof/>
          </w:rPr>
          <w:t xml:space="preserve"> high</w:t>
        </w:r>
      </w:ins>
      <w:r w:rsidRPr="00BD21E1">
        <w:rPr>
          <w:rFonts w:ascii="Trebuchet MS" w:hAnsi="Trebuchet MS"/>
          <w:noProof/>
        </w:rPr>
        <w:t xml:space="preserve">. Its horns </w:t>
      </w:r>
      <w:del w:id="14" w:author="Author">
        <w:r w:rsidRPr="00BD21E1">
          <w:rPr>
            <w:rFonts w:ascii="Trebuchet MS" w:hAnsi="Trebuchet MS"/>
            <w:noProof/>
          </w:rPr>
          <w:delText>extend out of</w:delText>
        </w:r>
      </w:del>
      <w:ins w:id="15" w:author="Author">
        <w:r w:rsidRPr="00BD21E1">
          <w:rPr>
            <w:rFonts w:ascii="Trebuchet MS" w:hAnsi="Trebuchet MS"/>
            <w:noProof/>
          </w:rPr>
          <w:t>will be one piece with</w:t>
        </w:r>
      </w:ins>
      <w:r w:rsidRPr="00BD21E1">
        <w:rPr>
          <w:rFonts w:ascii="Trebuchet MS" w:hAnsi="Trebuchet MS"/>
          <w:noProof/>
        </w:rPr>
        <w:t xml:space="preserve"> it. </w:t>
      </w:r>
      <w:r w:rsidRPr="00BD21E1">
        <w:rPr>
          <w:rFonts w:ascii="Trebuchet MS" w:hAnsi="Trebuchet MS"/>
          <w:b/>
          <w:noProof/>
        </w:rPr>
        <w:t xml:space="preserve">30:3 </w:t>
      </w:r>
      <w:del w:id="16" w:author="Author">
        <w:r w:rsidRPr="00BD21E1">
          <w:rPr>
            <w:rFonts w:ascii="Trebuchet MS" w:hAnsi="Trebuchet MS"/>
            <w:noProof/>
          </w:rPr>
          <w:delText>And you must</w:delText>
        </w:r>
      </w:del>
      <w:ins w:id="17" w:author="Author">
        <w:r w:rsidRPr="00BD21E1">
          <w:rPr>
            <w:rFonts w:ascii="Trebuchet MS" w:hAnsi="Trebuchet MS"/>
            <w:noProof/>
          </w:rPr>
          <w:t>You are to</w:t>
        </w:r>
      </w:ins>
      <w:r w:rsidRPr="00BD21E1">
        <w:rPr>
          <w:rFonts w:ascii="Trebuchet MS" w:hAnsi="Trebuchet MS"/>
          <w:noProof/>
        </w:rPr>
        <w:t xml:space="preserve"> overlay it with pure gold</w:t>
      </w:r>
      <w:del w:id="18" w:author="Author">
        <w:r w:rsidRPr="00BD21E1">
          <w:rPr>
            <w:rFonts w:ascii="Trebuchet MS" w:hAnsi="Trebuchet MS"/>
            <w:noProof/>
          </w:rPr>
          <w:delText>,</w:delText>
        </w:r>
      </w:del>
      <w:ins w:id="19" w:author="Author">
        <w:r w:rsidRPr="00BD21E1">
          <w:rPr>
            <w:rFonts w:ascii="Trebuchet MS" w:hAnsi="Trebuchet MS"/>
            <w:noProof/>
          </w:rPr>
          <w:t>:</w:t>
        </w:r>
      </w:ins>
      <w:r w:rsidRPr="00BD21E1">
        <w:rPr>
          <w:rFonts w:ascii="Trebuchet MS" w:hAnsi="Trebuchet MS"/>
          <w:noProof/>
        </w:rPr>
        <w:t xml:space="preserve"> its top surface</w:t>
      </w:r>
      <w:del w:id="20" w:author="Author">
        <w:r w:rsidRPr="00BD21E1">
          <w:rPr>
            <w:rFonts w:ascii="Trebuchet MS" w:hAnsi="Trebuchet MS"/>
            <w:noProof/>
          </w:rPr>
          <w:delText xml:space="preserve"> and</w:delText>
        </w:r>
      </w:del>
      <w:ins w:id="21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its sides </w:t>
      </w:r>
      <w:del w:id="22" w:author="Author">
        <w:r w:rsidRPr="00BD21E1">
          <w:rPr>
            <w:rFonts w:ascii="Trebuchet MS" w:hAnsi="Trebuchet MS"/>
            <w:noProof/>
          </w:rPr>
          <w:delText>round about</w:delText>
        </w:r>
      </w:del>
      <w:ins w:id="23" w:author="Author">
        <w:r w:rsidRPr="00BD21E1">
          <w:rPr>
            <w:rFonts w:ascii="Trebuchet MS" w:hAnsi="Trebuchet MS"/>
            <w:noProof/>
          </w:rPr>
          <w:t>all around,</w:t>
        </w:r>
      </w:ins>
      <w:r w:rsidRPr="00BD21E1">
        <w:rPr>
          <w:rFonts w:ascii="Trebuchet MS" w:hAnsi="Trebuchet MS"/>
          <w:noProof/>
        </w:rPr>
        <w:t xml:space="preserve"> and its horns; and you </w:t>
      </w:r>
      <w:del w:id="24" w:author="Author">
        <w:r w:rsidRPr="00BD21E1">
          <w:rPr>
            <w:rFonts w:ascii="Trebuchet MS" w:hAnsi="Trebuchet MS"/>
            <w:noProof/>
          </w:rPr>
          <w:delText>must</w:delText>
        </w:r>
      </w:del>
      <w:ins w:id="25" w:author="Author">
        <w:r w:rsidRPr="00BD21E1">
          <w:rPr>
            <w:rFonts w:ascii="Trebuchet MS" w:hAnsi="Trebuchet MS"/>
            <w:noProof/>
          </w:rPr>
          <w:t>are to</w:t>
        </w:r>
      </w:ins>
      <w:r w:rsidRPr="00BD21E1">
        <w:rPr>
          <w:rFonts w:ascii="Trebuchet MS" w:hAnsi="Trebuchet MS"/>
          <w:noProof/>
        </w:rPr>
        <w:t xml:space="preserve"> make a </w:t>
      </w:r>
      <w:ins w:id="26" w:author="Author">
        <w:r w:rsidRPr="00BD21E1">
          <w:rPr>
            <w:rFonts w:ascii="Trebuchet MS" w:hAnsi="Trebuchet MS"/>
            <w:noProof/>
          </w:rPr>
          <w:t xml:space="preserve">gold </w:t>
        </w:r>
      </w:ins>
      <w:r w:rsidRPr="00BD21E1">
        <w:rPr>
          <w:rFonts w:ascii="Trebuchet MS" w:hAnsi="Trebuchet MS"/>
          <w:noProof/>
        </w:rPr>
        <w:t>border</w:t>
      </w:r>
      <w:del w:id="27" w:author="Author">
        <w:r w:rsidRPr="00BD21E1">
          <w:rPr>
            <w:rFonts w:ascii="Trebuchet MS" w:hAnsi="Trebuchet MS"/>
            <w:noProof/>
          </w:rPr>
          <w:delText xml:space="preserve"> of gold round about for</w:delText>
        </w:r>
      </w:del>
      <w:ins w:id="28" w:author="Author">
        <w:r w:rsidRPr="00BD21E1">
          <w:rPr>
            <w:rStyle w:val="FootnoteReference"/>
            <w:rFonts w:ascii="Trebuchet MS" w:hAnsi="Trebuchet MS"/>
            <w:noProof/>
          </w:rPr>
          <w:footnoteReference w:id="2"/>
        </w:r>
        <w:r w:rsidRPr="00BD21E1">
          <w:rPr>
            <w:rFonts w:ascii="Trebuchet MS" w:hAnsi="Trebuchet MS"/>
            <w:noProof/>
          </w:rPr>
          <w:t xml:space="preserve"> around</w:t>
        </w:r>
      </w:ins>
      <w:r w:rsidRPr="00BD21E1">
        <w:rPr>
          <w:rFonts w:ascii="Trebuchet MS" w:hAnsi="Trebuchet MS"/>
          <w:noProof/>
        </w:rPr>
        <w:t xml:space="preserve"> it. </w:t>
      </w:r>
      <w:r w:rsidRPr="00BD21E1">
        <w:rPr>
          <w:rFonts w:ascii="Trebuchet MS" w:hAnsi="Trebuchet MS"/>
          <w:b/>
          <w:noProof/>
        </w:rPr>
        <w:t xml:space="preserve">30:4 </w:t>
      </w:r>
      <w:r w:rsidRPr="00BD21E1">
        <w:rPr>
          <w:rFonts w:ascii="Trebuchet MS" w:hAnsi="Trebuchet MS"/>
          <w:noProof/>
        </w:rPr>
        <w:t xml:space="preserve">You will also make </w:t>
      </w:r>
      <w:del w:id="31" w:author="Author">
        <w:r w:rsidRPr="00BD21E1">
          <w:rPr>
            <w:rFonts w:ascii="Trebuchet MS" w:hAnsi="Trebuchet MS"/>
            <w:noProof/>
          </w:rPr>
          <w:delText xml:space="preserve">for it </w:delText>
        </w:r>
      </w:del>
      <w:r w:rsidRPr="00BD21E1">
        <w:rPr>
          <w:rFonts w:ascii="Trebuchet MS" w:hAnsi="Trebuchet MS"/>
          <w:noProof/>
        </w:rPr>
        <w:t>two rings of gold</w:t>
      </w:r>
      <w:del w:id="32" w:author="Author">
        <w:r w:rsidRPr="00BD21E1">
          <w:rPr>
            <w:rFonts w:ascii="Trebuchet MS" w:hAnsi="Trebuchet MS"/>
            <w:noProof/>
          </w:rPr>
          <w:delText>. Down</w:delText>
        </w:r>
      </w:del>
      <w:ins w:id="33" w:author="Author">
        <w:r w:rsidRPr="00BD21E1">
          <w:rPr>
            <w:rFonts w:ascii="Trebuchet MS" w:hAnsi="Trebuchet MS"/>
            <w:noProof/>
          </w:rPr>
          <w:t xml:space="preserve"> for it</w:t>
        </w:r>
      </w:ins>
      <w:r w:rsidRPr="00BD21E1">
        <w:rPr>
          <w:rFonts w:ascii="Trebuchet MS" w:hAnsi="Trebuchet MS"/>
          <w:noProof/>
        </w:rPr>
        <w:t xml:space="preserve"> below its border</w:t>
      </w:r>
      <w:del w:id="34" w:author="Author">
        <w:r w:rsidRPr="00BD21E1">
          <w:rPr>
            <w:rFonts w:ascii="Trebuchet MS" w:hAnsi="Trebuchet MS"/>
            <w:noProof/>
          </w:rPr>
          <w:delText xml:space="preserve"> upon two of its sides you will make them, upon</w:delText>
        </w:r>
      </w:del>
      <w:ins w:id="35" w:author="Author">
        <w:r w:rsidRPr="00BD21E1">
          <w:rPr>
            <w:rStyle w:val="FootnoteReference"/>
            <w:rFonts w:ascii="Trebuchet MS" w:hAnsi="Trebuchet MS"/>
            <w:noProof/>
          </w:rPr>
          <w:footnoteReference w:id="3"/>
        </w:r>
        <w:r w:rsidRPr="00BD21E1">
          <w:rPr>
            <w:rFonts w:ascii="Trebuchet MS" w:hAnsi="Trebuchet MS"/>
            <w:noProof/>
          </w:rPr>
          <w:t xml:space="preserve"> on</w:t>
        </w:r>
      </w:ins>
      <w:r w:rsidRPr="00BD21E1">
        <w:rPr>
          <w:rFonts w:ascii="Trebuchet MS" w:hAnsi="Trebuchet MS"/>
          <w:noProof/>
        </w:rPr>
        <w:t xml:space="preserve"> two opposite sides</w:t>
      </w:r>
      <w:del w:id="38" w:author="Author">
        <w:r w:rsidRPr="00BD21E1">
          <w:rPr>
            <w:rFonts w:ascii="Trebuchet MS" w:hAnsi="Trebuchet MS"/>
            <w:noProof/>
          </w:rPr>
          <w:delText xml:space="preserve"> of it, as they must serve as supports for</w:delText>
        </w:r>
      </w:del>
      <w:ins w:id="39" w:author="Author">
        <w:r w:rsidRPr="00BD21E1">
          <w:rPr>
            <w:rFonts w:ascii="Trebuchet MS" w:hAnsi="Trebuchet MS"/>
            <w:noProof/>
          </w:rPr>
          <w:t>, and these will hold</w:t>
        </w:r>
      </w:ins>
      <w:r w:rsidRPr="00BD21E1">
        <w:rPr>
          <w:rFonts w:ascii="Trebuchet MS" w:hAnsi="Trebuchet MS"/>
          <w:noProof/>
        </w:rPr>
        <w:t xml:space="preserve"> the poles </w:t>
      </w:r>
      <w:del w:id="40" w:author="Author">
        <w:r w:rsidRPr="00BD21E1">
          <w:rPr>
            <w:rFonts w:ascii="Trebuchet MS" w:hAnsi="Trebuchet MS"/>
            <w:noProof/>
          </w:rPr>
          <w:delText>with which</w:delText>
        </w:r>
      </w:del>
      <w:ins w:id="41" w:author="Author">
        <w:r w:rsidRPr="00BD21E1">
          <w:rPr>
            <w:rFonts w:ascii="Trebuchet MS" w:hAnsi="Trebuchet MS"/>
            <w:noProof/>
          </w:rPr>
          <w:t>used</w:t>
        </w:r>
      </w:ins>
      <w:r w:rsidRPr="00BD21E1">
        <w:rPr>
          <w:rFonts w:ascii="Trebuchet MS" w:hAnsi="Trebuchet MS"/>
          <w:noProof/>
        </w:rPr>
        <w:t xml:space="preserve"> to carry it. </w:t>
      </w:r>
      <w:r w:rsidRPr="00BD21E1">
        <w:rPr>
          <w:rFonts w:ascii="Trebuchet MS" w:hAnsi="Trebuchet MS"/>
          <w:b/>
          <w:noProof/>
        </w:rPr>
        <w:t xml:space="preserve">30:5 </w:t>
      </w:r>
      <w:del w:id="42" w:author="Author">
        <w:r w:rsidRPr="00BD21E1">
          <w:rPr>
            <w:rFonts w:ascii="Trebuchet MS" w:hAnsi="Trebuchet MS"/>
            <w:noProof/>
          </w:rPr>
          <w:delText>And you must make</w:delText>
        </w:r>
      </w:del>
      <w:ins w:id="43" w:author="Author">
        <w:r w:rsidRPr="00BD21E1">
          <w:rPr>
            <w:rFonts w:ascii="Trebuchet MS" w:hAnsi="Trebuchet MS"/>
            <w:noProof/>
          </w:rPr>
          <w:t>Make</w:t>
        </w:r>
      </w:ins>
      <w:r w:rsidRPr="00BD21E1">
        <w:rPr>
          <w:rFonts w:ascii="Trebuchet MS" w:hAnsi="Trebuchet MS"/>
          <w:noProof/>
        </w:rPr>
        <w:t xml:space="preserve"> the poles of acacia wood and overlay them with gold. </w:t>
      </w:r>
      <w:r w:rsidRPr="00BD21E1">
        <w:rPr>
          <w:rFonts w:ascii="Trebuchet MS" w:hAnsi="Trebuchet MS"/>
          <w:b/>
          <w:noProof/>
        </w:rPr>
        <w:t xml:space="preserve">30:6 </w:t>
      </w:r>
      <w:del w:id="44" w:author="Author">
        <w:r w:rsidRPr="00BD21E1">
          <w:rPr>
            <w:rFonts w:ascii="Trebuchet MS" w:hAnsi="Trebuchet MS"/>
            <w:noProof/>
          </w:rPr>
          <w:delText>And you must</w:delText>
        </w:r>
      </w:del>
      <w:ins w:id="45" w:author="Author">
        <w:r w:rsidRPr="00BD21E1">
          <w:rPr>
            <w:rFonts w:ascii="Trebuchet MS" w:hAnsi="Trebuchet MS"/>
            <w:noProof/>
          </w:rPr>
          <w:t>You are to</w:t>
        </w:r>
      </w:ins>
      <w:r w:rsidRPr="00BD21E1">
        <w:rPr>
          <w:rFonts w:ascii="Trebuchet MS" w:hAnsi="Trebuchet MS"/>
          <w:noProof/>
        </w:rPr>
        <w:t xml:space="preserve"> put it before the curtain that is near the ark of the </w:t>
      </w:r>
      <w:del w:id="46" w:author="Author">
        <w:r w:rsidRPr="00BD21E1">
          <w:rPr>
            <w:rFonts w:ascii="Trebuchet MS" w:hAnsi="Trebuchet MS"/>
            <w:noProof/>
          </w:rPr>
          <w:delText>testimony</w:delText>
        </w:r>
      </w:del>
      <w:ins w:id="47" w:author="Author">
        <w:r w:rsidRPr="00BD21E1">
          <w:rPr>
            <w:rFonts w:ascii="Trebuchet MS" w:hAnsi="Trebuchet MS"/>
            <w:noProof/>
          </w:rPr>
          <w:t>Testimony</w:t>
        </w:r>
      </w:ins>
      <w:r w:rsidRPr="00BD21E1">
        <w:rPr>
          <w:rFonts w:ascii="Trebuchet MS" w:hAnsi="Trebuchet MS"/>
          <w:noProof/>
        </w:rPr>
        <w:t xml:space="preserve">, before the cover that is over the Testimony, where I </w:t>
      </w:r>
      <w:del w:id="48" w:author="Author">
        <w:r w:rsidRPr="00BD21E1">
          <w:rPr>
            <w:rFonts w:ascii="Trebuchet MS" w:hAnsi="Trebuchet MS"/>
            <w:noProof/>
          </w:rPr>
          <w:delText>shall</w:delText>
        </w:r>
      </w:del>
      <w:ins w:id="49" w:author="Author">
        <w:r w:rsidRPr="00BD21E1">
          <w:rPr>
            <w:rFonts w:ascii="Trebuchet MS" w:hAnsi="Trebuchet MS"/>
            <w:noProof/>
          </w:rPr>
          <w:t>will</w:t>
        </w:r>
      </w:ins>
      <w:r w:rsidRPr="00BD21E1">
        <w:rPr>
          <w:rFonts w:ascii="Trebuchet MS" w:hAnsi="Trebuchet MS"/>
          <w:noProof/>
        </w:rPr>
        <w:t xml:space="preserve"> present myself to you.</w:t>
      </w:r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30:7 </w:t>
      </w:r>
      <w:r w:rsidRPr="00BD21E1">
        <w:rPr>
          <w:rFonts w:ascii="Trebuchet MS" w:hAnsi="Trebuchet MS"/>
          <w:noProof/>
        </w:rPr>
        <w:t>“</w:t>
      </w:r>
      <w:del w:id="50" w:author="Author">
        <w:r w:rsidRPr="00BD21E1">
          <w:rPr>
            <w:rFonts w:ascii="Trebuchet MS" w:hAnsi="Trebuchet MS"/>
            <w:noProof/>
          </w:rPr>
          <w:delText xml:space="preserve">And </w:delText>
        </w:r>
      </w:del>
      <w:r w:rsidRPr="00BD21E1">
        <w:rPr>
          <w:rFonts w:ascii="Trebuchet MS" w:hAnsi="Trebuchet MS"/>
          <w:noProof/>
        </w:rPr>
        <w:t xml:space="preserve">Aaron </w:t>
      </w:r>
      <w:del w:id="51" w:author="Author">
        <w:r w:rsidRPr="00BD21E1">
          <w:rPr>
            <w:rFonts w:ascii="Trebuchet MS" w:hAnsi="Trebuchet MS"/>
            <w:noProof/>
          </w:rPr>
          <w:delText>must make</w:delText>
        </w:r>
      </w:del>
      <w:ins w:id="52" w:author="Author">
        <w:r w:rsidRPr="00BD21E1">
          <w:rPr>
            <w:rFonts w:ascii="Trebuchet MS" w:hAnsi="Trebuchet MS"/>
            <w:noProof/>
          </w:rPr>
          <w:t>will burn</w:t>
        </w:r>
      </w:ins>
      <w:r w:rsidRPr="00BD21E1">
        <w:rPr>
          <w:rFonts w:ascii="Trebuchet MS" w:hAnsi="Trebuchet MS"/>
          <w:noProof/>
        </w:rPr>
        <w:t xml:space="preserve"> perfumed incense </w:t>
      </w:r>
      <w:del w:id="53" w:author="Author">
        <w:r w:rsidRPr="00BD21E1">
          <w:rPr>
            <w:rFonts w:ascii="Trebuchet MS" w:hAnsi="Trebuchet MS"/>
            <w:noProof/>
          </w:rPr>
          <w:delText>smoke upon</w:delText>
        </w:r>
      </w:del>
      <w:ins w:id="54" w:author="Author">
        <w:r w:rsidRPr="00BD21E1">
          <w:rPr>
            <w:rFonts w:ascii="Trebuchet MS" w:hAnsi="Trebuchet MS"/>
            <w:noProof/>
          </w:rPr>
          <w:t>on</w:t>
        </w:r>
      </w:ins>
      <w:r w:rsidRPr="00BD21E1">
        <w:rPr>
          <w:rFonts w:ascii="Trebuchet MS" w:hAnsi="Trebuchet MS"/>
          <w:noProof/>
        </w:rPr>
        <w:t xml:space="preserve"> it</w:t>
      </w:r>
      <w:del w:id="55" w:author="Author">
        <w:r w:rsidRPr="00BD21E1">
          <w:rPr>
            <w:rFonts w:ascii="Trebuchet MS" w:hAnsi="Trebuchet MS"/>
            <w:noProof/>
          </w:rPr>
          <w:delText>. Morning by morning</w:delText>
        </w:r>
      </w:del>
      <w:r w:rsidRPr="00BD21E1">
        <w:rPr>
          <w:rFonts w:ascii="Trebuchet MS" w:hAnsi="Trebuchet MS"/>
          <w:noProof/>
        </w:rPr>
        <w:t>,</w:t>
      </w:r>
      <w:ins w:id="56" w:author="Author">
        <w:r w:rsidRPr="00BD21E1">
          <w:rPr>
            <w:rFonts w:ascii="Trebuchet MS" w:hAnsi="Trebuchet MS"/>
            <w:noProof/>
          </w:rPr>
          <w:t xml:space="preserve"> making it smoke on the altar</w:t>
        </w:r>
      </w:ins>
      <w:r w:rsidRPr="00BD21E1">
        <w:rPr>
          <w:rFonts w:ascii="Trebuchet MS" w:hAnsi="Trebuchet MS"/>
          <w:noProof/>
        </w:rPr>
        <w:t xml:space="preserve"> when he </w:t>
      </w:r>
      <w:del w:id="57" w:author="Author">
        <w:r w:rsidRPr="00BD21E1">
          <w:rPr>
            <w:rFonts w:ascii="Trebuchet MS" w:hAnsi="Trebuchet MS"/>
            <w:noProof/>
          </w:rPr>
          <w:delText>dresses</w:delText>
        </w:r>
      </w:del>
      <w:ins w:id="58" w:author="Author">
        <w:r w:rsidRPr="00BD21E1">
          <w:rPr>
            <w:rFonts w:ascii="Trebuchet MS" w:hAnsi="Trebuchet MS"/>
            <w:noProof/>
          </w:rPr>
          <w:t>maintains</w:t>
        </w:r>
      </w:ins>
      <w:r w:rsidRPr="00BD21E1">
        <w:rPr>
          <w:rFonts w:ascii="Trebuchet MS" w:hAnsi="Trebuchet MS"/>
          <w:noProof/>
        </w:rPr>
        <w:t xml:space="preserve"> the lamps</w:t>
      </w:r>
      <w:del w:id="59" w:author="Author">
        <w:r w:rsidRPr="00BD21E1">
          <w:rPr>
            <w:rFonts w:ascii="Trebuchet MS" w:hAnsi="Trebuchet MS"/>
            <w:noProof/>
          </w:rPr>
          <w:delText>, he will make it smoke</w:delText>
        </w:r>
      </w:del>
      <w:ins w:id="60" w:author="Author">
        <w:r w:rsidRPr="00BD21E1">
          <w:rPr>
            <w:rFonts w:ascii="Trebuchet MS" w:hAnsi="Trebuchet MS"/>
            <w:noProof/>
          </w:rPr>
          <w:t xml:space="preserve"> each morning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30:8 </w:t>
      </w:r>
      <w:del w:id="61" w:author="Author">
        <w:r w:rsidRPr="00BD21E1">
          <w:rPr>
            <w:rFonts w:ascii="Trebuchet MS" w:hAnsi="Trebuchet MS"/>
            <w:noProof/>
          </w:rPr>
          <w:delText>And</w:delText>
        </w:r>
      </w:del>
      <w:ins w:id="62" w:author="Author">
        <w:r w:rsidRPr="00BD21E1">
          <w:rPr>
            <w:rFonts w:ascii="Trebuchet MS" w:hAnsi="Trebuchet MS"/>
            <w:noProof/>
          </w:rPr>
          <w:t>Also,</w:t>
        </w:r>
      </w:ins>
      <w:r w:rsidRPr="00BD21E1">
        <w:rPr>
          <w:rFonts w:ascii="Trebuchet MS" w:hAnsi="Trebuchet MS"/>
          <w:noProof/>
        </w:rPr>
        <w:t xml:space="preserve"> when Aaron lights </w:t>
      </w:r>
      <w:del w:id="63" w:author="Author">
        <w:r w:rsidRPr="00BD21E1">
          <w:rPr>
            <w:rFonts w:ascii="Trebuchet MS" w:hAnsi="Trebuchet MS"/>
            <w:noProof/>
          </w:rPr>
          <w:delText xml:space="preserve">up </w:delText>
        </w:r>
      </w:del>
      <w:r w:rsidRPr="00BD21E1">
        <w:rPr>
          <w:rFonts w:ascii="Trebuchet MS" w:hAnsi="Trebuchet MS"/>
          <w:noProof/>
        </w:rPr>
        <w:t xml:space="preserve">the lamps </w:t>
      </w:r>
      <w:del w:id="64" w:author="Author">
        <w:r w:rsidRPr="00BD21E1">
          <w:rPr>
            <w:rFonts w:ascii="Trebuchet MS" w:hAnsi="Trebuchet MS"/>
            <w:noProof/>
          </w:rPr>
          <w:delText>between the two evenings,</w:delText>
        </w:r>
      </w:del>
      <w:ins w:id="65" w:author="Author">
        <w:r w:rsidRPr="00BD21E1">
          <w:rPr>
            <w:rFonts w:ascii="Trebuchet MS" w:hAnsi="Trebuchet MS"/>
            <w:noProof/>
          </w:rPr>
          <w:t>at twilight,</w:t>
        </w:r>
        <w:r w:rsidRPr="00BD21E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BD21E1">
        <w:rPr>
          <w:rFonts w:ascii="Trebuchet MS" w:hAnsi="Trebuchet MS"/>
          <w:noProof/>
        </w:rPr>
        <w:t xml:space="preserve"> he will </w:t>
      </w:r>
      <w:del w:id="68" w:author="Author">
        <w:r w:rsidRPr="00BD21E1">
          <w:rPr>
            <w:rFonts w:ascii="Trebuchet MS" w:hAnsi="Trebuchet MS"/>
            <w:noProof/>
          </w:rPr>
          <w:delText>make it smoke.</w:delText>
        </w:r>
      </w:del>
      <w:ins w:id="69" w:author="Author">
        <w:r w:rsidRPr="00BD21E1">
          <w:rPr>
            <w:rFonts w:ascii="Trebuchet MS" w:hAnsi="Trebuchet MS"/>
            <w:noProof/>
          </w:rPr>
          <w:t>burn the incense.</w:t>
        </w:r>
      </w:ins>
      <w:r w:rsidRPr="00BD21E1">
        <w:rPr>
          <w:rFonts w:ascii="Trebuchet MS" w:hAnsi="Trebuchet MS"/>
          <w:noProof/>
        </w:rPr>
        <w:t xml:space="preserve"> It is </w:t>
      </w:r>
      <w:del w:id="70" w:author="Author">
        <w:r w:rsidRPr="00BD21E1">
          <w:rPr>
            <w:rFonts w:ascii="Trebuchet MS" w:hAnsi="Trebuchet MS"/>
            <w:noProof/>
          </w:rPr>
          <w:delText>an</w:delText>
        </w:r>
      </w:del>
      <w:ins w:id="71" w:author="Author">
        <w:r w:rsidRPr="00BD21E1">
          <w:rPr>
            <w:rFonts w:ascii="Trebuchet MS" w:hAnsi="Trebuchet MS"/>
            <w:noProof/>
          </w:rPr>
          <w:t>a regular</w:t>
        </w:r>
      </w:ins>
      <w:r w:rsidRPr="00BD21E1">
        <w:rPr>
          <w:rFonts w:ascii="Trebuchet MS" w:hAnsi="Trebuchet MS"/>
          <w:noProof/>
        </w:rPr>
        <w:t xml:space="preserve"> incense </w:t>
      </w:r>
      <w:del w:id="72" w:author="Author">
        <w:r w:rsidRPr="00BD21E1">
          <w:rPr>
            <w:rFonts w:ascii="Trebuchet MS" w:hAnsi="Trebuchet MS"/>
            <w:noProof/>
          </w:rPr>
          <w:delText>constantly</w:delText>
        </w:r>
      </w:del>
      <w:ins w:id="73" w:author="Author">
        <w:r w:rsidRPr="00BD21E1">
          <w:rPr>
            <w:rFonts w:ascii="Trebuchet MS" w:hAnsi="Trebuchet MS"/>
            <w:noProof/>
          </w:rPr>
          <w:t>offering</w:t>
        </w:r>
      </w:ins>
      <w:r w:rsidRPr="00BD21E1">
        <w:rPr>
          <w:rFonts w:ascii="Trebuchet MS" w:hAnsi="Trebuchet MS"/>
          <w:noProof/>
        </w:rPr>
        <w:t xml:space="preserve"> before Jehovah </w:t>
      </w:r>
      <w:del w:id="74" w:author="Author">
        <w:r w:rsidRPr="00BD21E1">
          <w:rPr>
            <w:rFonts w:ascii="Trebuchet MS" w:hAnsi="Trebuchet MS"/>
            <w:noProof/>
          </w:rPr>
          <w:delText xml:space="preserve">during </w:delText>
        </w:r>
        <w:r w:rsidRPr="00BD21E1">
          <w:rPr>
            <w:rFonts w:ascii="Trebuchet MS" w:hAnsi="Trebuchet MS"/>
            <w:noProof/>
            <w:u w:val="dotted"/>
          </w:rPr>
          <w:delText>YOUR</w:delText>
        </w:r>
      </w:del>
      <w:ins w:id="75" w:author="Author">
        <w:r w:rsidRPr="00BD21E1">
          <w:rPr>
            <w:rFonts w:ascii="Trebuchet MS" w:hAnsi="Trebuchet MS"/>
            <w:noProof/>
          </w:rPr>
          <w:t>throughout your</w:t>
        </w:r>
      </w:ins>
      <w:r w:rsidRPr="00BD21E1">
        <w:rPr>
          <w:rFonts w:ascii="Trebuchet MS" w:hAnsi="Trebuchet MS"/>
          <w:noProof/>
        </w:rPr>
        <w:t xml:space="preserve"> generations. </w:t>
      </w:r>
      <w:r w:rsidRPr="00BD21E1">
        <w:rPr>
          <w:rFonts w:ascii="Trebuchet MS" w:hAnsi="Trebuchet MS"/>
          <w:b/>
          <w:noProof/>
        </w:rPr>
        <w:t xml:space="preserve">30:9 </w:t>
      </w:r>
      <w:del w:id="76" w:author="Author">
        <w:r w:rsidRPr="00BD21E1">
          <w:rPr>
            <w:rFonts w:ascii="Trebuchet MS" w:hAnsi="Trebuchet MS"/>
            <w:noProof/>
          </w:rPr>
          <w:delText>Y</w:delText>
        </w:r>
        <w:r w:rsidRPr="00BD21E1">
          <w:rPr>
            <w:rFonts w:ascii="Trebuchet MS" w:hAnsi="Trebuchet MS"/>
            <w:noProof/>
            <w:u w:val="dotted"/>
          </w:rPr>
          <w:delText>OU</w:delText>
        </w:r>
      </w:del>
      <w:ins w:id="77" w:author="Author">
        <w:r w:rsidRPr="00BD21E1">
          <w:rPr>
            <w:rFonts w:ascii="Trebuchet MS" w:hAnsi="Trebuchet MS"/>
            <w:noProof/>
          </w:rPr>
          <w:t>You</w:t>
        </w:r>
      </w:ins>
      <w:r w:rsidRPr="00BD21E1">
        <w:rPr>
          <w:rFonts w:ascii="Trebuchet MS" w:hAnsi="Trebuchet MS"/>
          <w:noProof/>
        </w:rPr>
        <w:t xml:space="preserve"> must not offer </w:t>
      </w:r>
      <w:del w:id="78" w:author="Author">
        <w:r w:rsidRPr="00BD21E1">
          <w:rPr>
            <w:rFonts w:ascii="Trebuchet MS" w:hAnsi="Trebuchet MS"/>
            <w:noProof/>
          </w:rPr>
          <w:delText>upon</w:delText>
        </w:r>
      </w:del>
      <w:ins w:id="79" w:author="Author">
        <w:r w:rsidRPr="00BD21E1">
          <w:rPr>
            <w:rFonts w:ascii="Trebuchet MS" w:hAnsi="Trebuchet MS"/>
            <w:noProof/>
          </w:rPr>
          <w:t>on</w:t>
        </w:r>
      </w:ins>
      <w:r w:rsidRPr="00BD21E1">
        <w:rPr>
          <w:rFonts w:ascii="Trebuchet MS" w:hAnsi="Trebuchet MS"/>
          <w:noProof/>
        </w:rPr>
        <w:t xml:space="preserve"> it </w:t>
      </w:r>
      <w:del w:id="80" w:author="Author">
        <w:r w:rsidRPr="00BD21E1">
          <w:rPr>
            <w:rFonts w:ascii="Trebuchet MS" w:hAnsi="Trebuchet MS"/>
            <w:noProof/>
          </w:rPr>
          <w:delText>illegitimate</w:delText>
        </w:r>
      </w:del>
      <w:ins w:id="81" w:author="Author">
        <w:r w:rsidRPr="00BD21E1">
          <w:rPr>
            <w:rFonts w:ascii="Trebuchet MS" w:hAnsi="Trebuchet MS"/>
            <w:noProof/>
          </w:rPr>
          <w:t>unauthorized</w:t>
        </w:r>
      </w:ins>
      <w:r w:rsidRPr="00BD21E1">
        <w:rPr>
          <w:rFonts w:ascii="Trebuchet MS" w:hAnsi="Trebuchet MS"/>
          <w:noProof/>
        </w:rPr>
        <w:t xml:space="preserve"> incense or a burnt offering or a grain offering</w:t>
      </w:r>
      <w:del w:id="82" w:author="Author">
        <w:r w:rsidRPr="00BD21E1">
          <w:rPr>
            <w:rFonts w:ascii="Trebuchet MS" w:hAnsi="Trebuchet MS"/>
            <w:noProof/>
          </w:rPr>
          <w:delText>;</w:delText>
        </w:r>
      </w:del>
      <w:ins w:id="83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and </w:t>
      </w:r>
      <w:del w:id="84" w:author="Author">
        <w:r w:rsidRPr="00BD21E1">
          <w:rPr>
            <w:rFonts w:ascii="Trebuchet MS" w:hAnsi="Trebuchet MS"/>
            <w:noProof/>
            <w:u w:val="dotted"/>
          </w:rPr>
          <w:delText>YOU</w:delText>
        </w:r>
      </w:del>
      <w:ins w:id="85" w:author="Author">
        <w:r w:rsidRPr="00BD21E1">
          <w:rPr>
            <w:rFonts w:ascii="Trebuchet MS" w:hAnsi="Trebuchet MS"/>
            <w:noProof/>
          </w:rPr>
          <w:t>you</w:t>
        </w:r>
      </w:ins>
      <w:r w:rsidRPr="00BD21E1">
        <w:rPr>
          <w:rFonts w:ascii="Trebuchet MS" w:hAnsi="Trebuchet MS"/>
          <w:noProof/>
        </w:rPr>
        <w:t xml:space="preserve"> must not pour a drink offering </w:t>
      </w:r>
      <w:del w:id="86" w:author="Author">
        <w:r w:rsidRPr="00BD21E1">
          <w:rPr>
            <w:rFonts w:ascii="Trebuchet MS" w:hAnsi="Trebuchet MS"/>
            <w:noProof/>
          </w:rPr>
          <w:delText>upon</w:delText>
        </w:r>
      </w:del>
      <w:ins w:id="87" w:author="Author">
        <w:r w:rsidRPr="00BD21E1">
          <w:rPr>
            <w:rFonts w:ascii="Trebuchet MS" w:hAnsi="Trebuchet MS"/>
            <w:noProof/>
          </w:rPr>
          <w:t>on</w:t>
        </w:r>
      </w:ins>
      <w:r w:rsidRPr="00BD21E1">
        <w:rPr>
          <w:rFonts w:ascii="Trebuchet MS" w:hAnsi="Trebuchet MS"/>
          <w:noProof/>
        </w:rPr>
        <w:t xml:space="preserve"> it. </w:t>
      </w:r>
      <w:r w:rsidRPr="00BD21E1">
        <w:rPr>
          <w:rFonts w:ascii="Trebuchet MS" w:hAnsi="Trebuchet MS"/>
          <w:b/>
          <w:noProof/>
        </w:rPr>
        <w:t xml:space="preserve">30:10 </w:t>
      </w:r>
      <w:del w:id="88" w:author="Author">
        <w:r w:rsidRPr="00BD21E1">
          <w:rPr>
            <w:rFonts w:ascii="Trebuchet MS" w:hAnsi="Trebuchet MS"/>
            <w:noProof/>
          </w:rPr>
          <w:delText xml:space="preserve">And </w:delText>
        </w:r>
      </w:del>
      <w:r w:rsidRPr="00BD21E1">
        <w:rPr>
          <w:rFonts w:ascii="Trebuchet MS" w:hAnsi="Trebuchet MS"/>
          <w:noProof/>
        </w:rPr>
        <w:t xml:space="preserve">Aaron must make atonement </w:t>
      </w:r>
      <w:del w:id="89" w:author="Author">
        <w:r w:rsidRPr="00BD21E1">
          <w:rPr>
            <w:rFonts w:ascii="Trebuchet MS" w:hAnsi="Trebuchet MS"/>
            <w:noProof/>
          </w:rPr>
          <w:delText>upon</w:delText>
        </w:r>
      </w:del>
      <w:ins w:id="90" w:author="Author">
        <w:r w:rsidRPr="00BD21E1">
          <w:rPr>
            <w:rFonts w:ascii="Trebuchet MS" w:hAnsi="Trebuchet MS"/>
            <w:noProof/>
          </w:rPr>
          <w:t>on</w:t>
        </w:r>
      </w:ins>
      <w:r w:rsidRPr="00BD21E1">
        <w:rPr>
          <w:rFonts w:ascii="Trebuchet MS" w:hAnsi="Trebuchet MS"/>
          <w:noProof/>
        </w:rPr>
        <w:t xml:space="preserve"> its horns once a year. With some of the blood of the sin offering of the atonement</w:t>
      </w:r>
      <w:ins w:id="91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he will make atonement for it once a year </w:t>
      </w:r>
      <w:del w:id="92" w:author="Author">
        <w:r w:rsidRPr="00BD21E1">
          <w:rPr>
            <w:rFonts w:ascii="Trebuchet MS" w:hAnsi="Trebuchet MS"/>
            <w:noProof/>
          </w:rPr>
          <w:delText xml:space="preserve">during </w:delText>
        </w:r>
        <w:r w:rsidRPr="00BD21E1">
          <w:rPr>
            <w:rFonts w:ascii="Trebuchet MS" w:hAnsi="Trebuchet MS"/>
            <w:noProof/>
            <w:u w:val="dotted"/>
          </w:rPr>
          <w:delText>YOUR</w:delText>
        </w:r>
      </w:del>
      <w:ins w:id="93" w:author="Author">
        <w:r w:rsidRPr="00BD21E1">
          <w:rPr>
            <w:rFonts w:ascii="Trebuchet MS" w:hAnsi="Trebuchet MS"/>
            <w:noProof/>
          </w:rPr>
          <w:t>throughout your</w:t>
        </w:r>
      </w:ins>
      <w:r w:rsidRPr="00BD21E1">
        <w:rPr>
          <w:rFonts w:ascii="Trebuchet MS" w:hAnsi="Trebuchet MS"/>
          <w:noProof/>
        </w:rPr>
        <w:t xml:space="preserve"> generations. It is most holy to Jehovah.”</w:t>
      </w:r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30:11 </w:t>
      </w:r>
      <w:del w:id="94" w:author="Author">
        <w:r w:rsidRPr="00BD21E1">
          <w:rPr>
            <w:rFonts w:ascii="Trebuchet MS" w:hAnsi="Trebuchet MS"/>
            <w:noProof/>
          </w:rPr>
          <w:delText>And</w:delText>
        </w:r>
      </w:del>
      <w:ins w:id="95" w:author="Author">
        <w:r w:rsidRPr="00BD21E1">
          <w:rPr>
            <w:rFonts w:ascii="Trebuchet MS" w:hAnsi="Trebuchet MS"/>
            <w:noProof/>
          </w:rPr>
          <w:t>Then</w:t>
        </w:r>
      </w:ins>
      <w:r w:rsidRPr="00BD21E1">
        <w:rPr>
          <w:rFonts w:ascii="Trebuchet MS" w:hAnsi="Trebuchet MS"/>
          <w:noProof/>
        </w:rPr>
        <w:t xml:space="preserve"> Jehovah </w:t>
      </w:r>
      <w:del w:id="96" w:author="Author">
        <w:r w:rsidRPr="00BD21E1">
          <w:rPr>
            <w:rFonts w:ascii="Trebuchet MS" w:hAnsi="Trebuchet MS"/>
            <w:noProof/>
          </w:rPr>
          <w:delText>went on to speak</w:delText>
        </w:r>
      </w:del>
      <w:ins w:id="97" w:author="Author">
        <w:r w:rsidRPr="00BD21E1">
          <w:rPr>
            <w:rFonts w:ascii="Trebuchet MS" w:hAnsi="Trebuchet MS"/>
            <w:noProof/>
          </w:rPr>
          <w:t>said</w:t>
        </w:r>
      </w:ins>
      <w:r w:rsidRPr="00BD21E1">
        <w:rPr>
          <w:rFonts w:ascii="Trebuchet MS" w:hAnsi="Trebuchet MS"/>
          <w:noProof/>
        </w:rPr>
        <w:t xml:space="preserve"> to Moses</w:t>
      </w:r>
      <w:del w:id="98" w:author="Author">
        <w:r w:rsidRPr="00BD21E1">
          <w:rPr>
            <w:rFonts w:ascii="Trebuchet MS" w:hAnsi="Trebuchet MS"/>
            <w:noProof/>
          </w:rPr>
          <w:delText>, saying</w:delText>
        </w:r>
      </w:del>
      <w:r w:rsidRPr="00BD21E1">
        <w:rPr>
          <w:rFonts w:ascii="Trebuchet MS" w:hAnsi="Trebuchet MS"/>
          <w:noProof/>
        </w:rPr>
        <w:t xml:space="preserve">: </w:t>
      </w:r>
      <w:r w:rsidRPr="00BD21E1">
        <w:rPr>
          <w:rFonts w:ascii="Trebuchet MS" w:hAnsi="Trebuchet MS"/>
          <w:b/>
          <w:noProof/>
        </w:rPr>
        <w:t xml:space="preserve">30:12 </w:t>
      </w:r>
      <w:r w:rsidRPr="00BD21E1">
        <w:rPr>
          <w:rFonts w:ascii="Trebuchet MS" w:hAnsi="Trebuchet MS"/>
          <w:noProof/>
        </w:rPr>
        <w:t xml:space="preserve">“Whenever you take </w:t>
      </w:r>
      <w:del w:id="99" w:author="Author">
        <w:r w:rsidRPr="00BD21E1">
          <w:rPr>
            <w:rFonts w:ascii="Trebuchet MS" w:hAnsi="Trebuchet MS"/>
            <w:noProof/>
          </w:rPr>
          <w:delText>the sum of</w:delText>
        </w:r>
      </w:del>
      <w:ins w:id="100" w:author="Author">
        <w:r w:rsidRPr="00BD21E1">
          <w:rPr>
            <w:rFonts w:ascii="Trebuchet MS" w:hAnsi="Trebuchet MS"/>
            <w:noProof/>
          </w:rPr>
          <w:t>a census and count</w:t>
        </w:r>
      </w:ins>
      <w:r w:rsidRPr="00BD21E1">
        <w:rPr>
          <w:rFonts w:ascii="Trebuchet MS" w:hAnsi="Trebuchet MS"/>
          <w:noProof/>
        </w:rPr>
        <w:t xml:space="preserve"> the sons of Israel</w:t>
      </w:r>
      <w:del w:id="101" w:author="Author">
        <w:r w:rsidRPr="00BD21E1">
          <w:rPr>
            <w:rFonts w:ascii="Trebuchet MS" w:hAnsi="Trebuchet MS"/>
            <w:noProof/>
          </w:rPr>
          <w:delText xml:space="preserve"> as a census of them, then they </w:delText>
        </w:r>
      </w:del>
      <w:ins w:id="102" w:author="Author">
        <w:r w:rsidRPr="00BD21E1">
          <w:rPr>
            <w:rFonts w:ascii="Trebuchet MS" w:hAnsi="Trebuchet MS"/>
            <w:noProof/>
          </w:rPr>
          <w:t xml:space="preserve">, each one </w:t>
        </w:r>
      </w:ins>
      <w:r w:rsidRPr="00BD21E1">
        <w:rPr>
          <w:rFonts w:ascii="Trebuchet MS" w:hAnsi="Trebuchet MS"/>
          <w:noProof/>
        </w:rPr>
        <w:t xml:space="preserve">must </w:t>
      </w:r>
      <w:del w:id="103" w:author="Author">
        <w:r w:rsidRPr="00BD21E1">
          <w:rPr>
            <w:rFonts w:ascii="Trebuchet MS" w:hAnsi="Trebuchet MS"/>
            <w:noProof/>
          </w:rPr>
          <w:delText xml:space="preserve">each </w:delText>
        </w:r>
      </w:del>
      <w:r w:rsidRPr="00BD21E1">
        <w:rPr>
          <w:rFonts w:ascii="Trebuchet MS" w:hAnsi="Trebuchet MS"/>
          <w:noProof/>
        </w:rPr>
        <w:t xml:space="preserve">give a ransom for his </w:t>
      </w:r>
      <w:del w:id="104" w:author="Author">
        <w:r w:rsidRPr="00BD21E1">
          <w:rPr>
            <w:rFonts w:ascii="Trebuchet MS" w:hAnsi="Trebuchet MS"/>
            <w:noProof/>
          </w:rPr>
          <w:delText>soul</w:delText>
        </w:r>
      </w:del>
      <w:ins w:id="105" w:author="Author">
        <w:r w:rsidRPr="00BD21E1">
          <w:rPr>
            <w:rFonts w:ascii="Trebuchet MS" w:hAnsi="Trebuchet MS"/>
            <w:noProof/>
          </w:rPr>
          <w:t>life</w:t>
        </w:r>
        <w:r w:rsidRPr="00BD21E1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BD21E1">
        <w:rPr>
          <w:rFonts w:ascii="Trebuchet MS" w:hAnsi="Trebuchet MS"/>
          <w:noProof/>
        </w:rPr>
        <w:t xml:space="preserve"> to Jehovah </w:t>
      </w:r>
      <w:del w:id="108" w:author="Author">
        <w:r w:rsidRPr="00BD21E1">
          <w:rPr>
            <w:rFonts w:ascii="Trebuchet MS" w:hAnsi="Trebuchet MS"/>
            <w:noProof/>
          </w:rPr>
          <w:delText>when taking a</w:delText>
        </w:r>
      </w:del>
      <w:ins w:id="109" w:author="Author">
        <w:r w:rsidRPr="00BD21E1">
          <w:rPr>
            <w:rFonts w:ascii="Trebuchet MS" w:hAnsi="Trebuchet MS"/>
            <w:noProof/>
          </w:rPr>
          <w:t>at the time of the</w:t>
        </w:r>
      </w:ins>
      <w:r w:rsidRPr="00BD21E1">
        <w:rPr>
          <w:rFonts w:ascii="Trebuchet MS" w:hAnsi="Trebuchet MS"/>
          <w:noProof/>
        </w:rPr>
        <w:t xml:space="preserve"> census</w:t>
      </w:r>
      <w:del w:id="110" w:author="Author">
        <w:r w:rsidRPr="00BD21E1">
          <w:rPr>
            <w:rFonts w:ascii="Trebuchet MS" w:hAnsi="Trebuchet MS"/>
            <w:noProof/>
          </w:rPr>
          <w:delText xml:space="preserve"> of them,</w:delText>
        </w:r>
      </w:del>
      <w:ins w:id="111" w:author="Author">
        <w:r w:rsidRPr="00BD21E1">
          <w:rPr>
            <w:rFonts w:ascii="Trebuchet MS" w:hAnsi="Trebuchet MS"/>
            <w:noProof/>
          </w:rPr>
          <w:t>. This is so</w:t>
        </w:r>
      </w:ins>
      <w:r w:rsidRPr="00BD21E1">
        <w:rPr>
          <w:rFonts w:ascii="Trebuchet MS" w:hAnsi="Trebuchet MS"/>
          <w:noProof/>
        </w:rPr>
        <w:t xml:space="preserve"> that </w:t>
      </w:r>
      <w:del w:id="112" w:author="Author">
        <w:r w:rsidRPr="00BD21E1">
          <w:rPr>
            <w:rFonts w:ascii="Trebuchet MS" w:hAnsi="Trebuchet MS"/>
            <w:noProof/>
          </w:rPr>
          <w:delText xml:space="preserve">there may come to be </w:delText>
        </w:r>
      </w:del>
      <w:r w:rsidRPr="00BD21E1">
        <w:rPr>
          <w:rFonts w:ascii="Trebuchet MS" w:hAnsi="Trebuchet MS"/>
          <w:noProof/>
        </w:rPr>
        <w:t xml:space="preserve">no plague </w:t>
      </w:r>
      <w:ins w:id="113" w:author="Author">
        <w:r w:rsidRPr="00BD21E1">
          <w:rPr>
            <w:rFonts w:ascii="Trebuchet MS" w:hAnsi="Trebuchet MS"/>
            <w:noProof/>
          </w:rPr>
          <w:t xml:space="preserve">may be brought </w:t>
        </w:r>
      </w:ins>
      <w:r w:rsidRPr="00BD21E1">
        <w:rPr>
          <w:rFonts w:ascii="Trebuchet MS" w:hAnsi="Trebuchet MS"/>
          <w:noProof/>
        </w:rPr>
        <w:t xml:space="preserve">upon them when </w:t>
      </w:r>
      <w:del w:id="114" w:author="Author">
        <w:r w:rsidRPr="00BD21E1">
          <w:rPr>
            <w:rFonts w:ascii="Trebuchet MS" w:hAnsi="Trebuchet MS"/>
            <w:noProof/>
          </w:rPr>
          <w:delText>taking a census of them</w:delText>
        </w:r>
      </w:del>
      <w:ins w:id="115" w:author="Author">
        <w:r w:rsidRPr="00BD21E1">
          <w:rPr>
            <w:rFonts w:ascii="Trebuchet MS" w:hAnsi="Trebuchet MS"/>
            <w:noProof/>
          </w:rPr>
          <w:t>they are registered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30:13 </w:t>
      </w:r>
      <w:r w:rsidRPr="00BD21E1">
        <w:rPr>
          <w:rFonts w:ascii="Trebuchet MS" w:hAnsi="Trebuchet MS"/>
          <w:noProof/>
        </w:rPr>
        <w:t xml:space="preserve">This is what all those </w:t>
      </w:r>
      <w:ins w:id="116" w:author="Author">
        <w:r w:rsidRPr="00BD21E1">
          <w:rPr>
            <w:rFonts w:ascii="Trebuchet MS" w:hAnsi="Trebuchet MS"/>
            <w:noProof/>
          </w:rPr>
          <w:t xml:space="preserve">who are registered </w:t>
        </w:r>
      </w:ins>
      <w:r w:rsidRPr="00BD21E1">
        <w:rPr>
          <w:rFonts w:ascii="Trebuchet MS" w:hAnsi="Trebuchet MS"/>
          <w:noProof/>
        </w:rPr>
        <w:t>will give</w:t>
      </w:r>
      <w:del w:id="117" w:author="Author">
        <w:r w:rsidRPr="00BD21E1">
          <w:rPr>
            <w:rFonts w:ascii="Trebuchet MS" w:hAnsi="Trebuchet MS"/>
            <w:noProof/>
          </w:rPr>
          <w:delText xml:space="preserve"> who pass over to those numbered</w:delText>
        </w:r>
      </w:del>
      <w:r w:rsidRPr="00BD21E1">
        <w:rPr>
          <w:rFonts w:ascii="Trebuchet MS" w:hAnsi="Trebuchet MS"/>
          <w:noProof/>
        </w:rPr>
        <w:t>: a half shekel</w:t>
      </w:r>
      <w:ins w:id="118" w:author="Author">
        <w:r w:rsidRPr="00BD21E1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BD21E1">
        <w:rPr>
          <w:rFonts w:ascii="Trebuchet MS" w:hAnsi="Trebuchet MS"/>
          <w:noProof/>
        </w:rPr>
        <w:t xml:space="preserve"> by the </w:t>
      </w:r>
      <w:ins w:id="121" w:author="Author">
        <w:r w:rsidRPr="00BD21E1">
          <w:rPr>
            <w:rFonts w:ascii="Trebuchet MS" w:hAnsi="Trebuchet MS"/>
            <w:noProof/>
          </w:rPr>
          <w:t xml:space="preserve">standard </w:t>
        </w:r>
      </w:ins>
      <w:r w:rsidRPr="00BD21E1">
        <w:rPr>
          <w:rFonts w:ascii="Trebuchet MS" w:hAnsi="Trebuchet MS"/>
          <w:noProof/>
        </w:rPr>
        <w:t>shekel of the holy place.</w:t>
      </w:r>
      <w:ins w:id="122" w:author="Author">
        <w:r w:rsidRPr="00BD21E1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BD21E1">
        <w:rPr>
          <w:rFonts w:ascii="Trebuchet MS" w:hAnsi="Trebuchet MS"/>
          <w:noProof/>
        </w:rPr>
        <w:t xml:space="preserve"> Twenty ge′rahs</w:t>
      </w:r>
      <w:ins w:id="125" w:author="Author">
        <w:r w:rsidRPr="00BD21E1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BD21E1">
        <w:rPr>
          <w:rFonts w:ascii="Trebuchet MS" w:hAnsi="Trebuchet MS"/>
          <w:noProof/>
        </w:rPr>
        <w:t xml:space="preserve"> equal a shekel. A half shekel is the contribution to Jehovah. </w:t>
      </w:r>
      <w:r w:rsidRPr="00BD21E1">
        <w:rPr>
          <w:rFonts w:ascii="Trebuchet MS" w:hAnsi="Trebuchet MS"/>
          <w:b/>
          <w:noProof/>
        </w:rPr>
        <w:t xml:space="preserve">30:14 </w:t>
      </w:r>
      <w:r w:rsidRPr="00BD21E1">
        <w:rPr>
          <w:rFonts w:ascii="Trebuchet MS" w:hAnsi="Trebuchet MS"/>
          <w:noProof/>
        </w:rPr>
        <w:t xml:space="preserve">Everyone </w:t>
      </w:r>
      <w:del w:id="128" w:author="Author">
        <w:r w:rsidRPr="00BD21E1">
          <w:rPr>
            <w:rFonts w:ascii="Trebuchet MS" w:hAnsi="Trebuchet MS"/>
            <w:noProof/>
          </w:rPr>
          <w:delText xml:space="preserve">passing over to those </w:delText>
        </w:r>
      </w:del>
      <w:r w:rsidRPr="00BD21E1">
        <w:rPr>
          <w:rFonts w:ascii="Trebuchet MS" w:hAnsi="Trebuchet MS"/>
          <w:noProof/>
        </w:rPr>
        <w:t xml:space="preserve">registered </w:t>
      </w:r>
      <w:del w:id="129" w:author="Author">
        <w:r w:rsidRPr="00BD21E1">
          <w:rPr>
            <w:rFonts w:ascii="Trebuchet MS" w:hAnsi="Trebuchet MS"/>
            <w:noProof/>
          </w:rPr>
          <w:delText>from twenty</w:delText>
        </w:r>
      </w:del>
      <w:ins w:id="130" w:author="Author">
        <w:r w:rsidRPr="00BD21E1">
          <w:rPr>
            <w:rFonts w:ascii="Trebuchet MS" w:hAnsi="Trebuchet MS"/>
            <w:noProof/>
          </w:rPr>
          <w:t>who is 20</w:t>
        </w:r>
      </w:ins>
      <w:r w:rsidRPr="00BD21E1">
        <w:rPr>
          <w:rFonts w:ascii="Trebuchet MS" w:hAnsi="Trebuchet MS"/>
          <w:noProof/>
        </w:rPr>
        <w:t xml:space="preserve"> years old and </w:t>
      </w:r>
      <w:del w:id="131" w:author="Author">
        <w:r w:rsidRPr="00BD21E1">
          <w:rPr>
            <w:rFonts w:ascii="Trebuchet MS" w:hAnsi="Trebuchet MS"/>
            <w:noProof/>
          </w:rPr>
          <w:delText>upward</w:delText>
        </w:r>
      </w:del>
      <w:ins w:id="132" w:author="Author">
        <w:r w:rsidRPr="00BD21E1">
          <w:rPr>
            <w:rFonts w:ascii="Trebuchet MS" w:hAnsi="Trebuchet MS"/>
            <w:noProof/>
          </w:rPr>
          <w:t>up</w:t>
        </w:r>
      </w:ins>
      <w:r w:rsidRPr="00BD21E1">
        <w:rPr>
          <w:rFonts w:ascii="Trebuchet MS" w:hAnsi="Trebuchet MS"/>
          <w:noProof/>
        </w:rPr>
        <w:t xml:space="preserve"> will give Jehovah’s contribution. </w:t>
      </w:r>
      <w:r w:rsidRPr="00BD21E1">
        <w:rPr>
          <w:rFonts w:ascii="Trebuchet MS" w:hAnsi="Trebuchet MS"/>
          <w:b/>
          <w:noProof/>
        </w:rPr>
        <w:t xml:space="preserve">30:15 </w:t>
      </w:r>
      <w:r w:rsidRPr="00BD21E1">
        <w:rPr>
          <w:rFonts w:ascii="Trebuchet MS" w:hAnsi="Trebuchet MS"/>
          <w:noProof/>
        </w:rPr>
        <w:t>The rich should not give more</w:t>
      </w:r>
      <w:del w:id="133" w:author="Author">
        <w:r w:rsidRPr="00BD21E1">
          <w:rPr>
            <w:rFonts w:ascii="Trebuchet MS" w:hAnsi="Trebuchet MS"/>
            <w:noProof/>
          </w:rPr>
          <w:delText>,</w:delText>
        </w:r>
      </w:del>
      <w:r w:rsidRPr="00BD21E1">
        <w:rPr>
          <w:rFonts w:ascii="Trebuchet MS" w:hAnsi="Trebuchet MS"/>
          <w:noProof/>
        </w:rPr>
        <w:t xml:space="preserve"> and the </w:t>
      </w:r>
      <w:del w:id="134" w:author="Author">
        <w:r w:rsidRPr="00BD21E1">
          <w:rPr>
            <w:rFonts w:ascii="Trebuchet MS" w:hAnsi="Trebuchet MS"/>
            <w:noProof/>
          </w:rPr>
          <w:delText>lowly must</w:delText>
        </w:r>
      </w:del>
      <w:ins w:id="135" w:author="Author">
        <w:r w:rsidRPr="00BD21E1">
          <w:rPr>
            <w:rFonts w:ascii="Trebuchet MS" w:hAnsi="Trebuchet MS"/>
            <w:noProof/>
          </w:rPr>
          <w:t>poor should</w:t>
        </w:r>
      </w:ins>
      <w:r w:rsidRPr="00BD21E1">
        <w:rPr>
          <w:rFonts w:ascii="Trebuchet MS" w:hAnsi="Trebuchet MS"/>
          <w:noProof/>
        </w:rPr>
        <w:t xml:space="preserve"> not give less than the half shekel</w:t>
      </w:r>
      <w:del w:id="136" w:author="Author">
        <w:r w:rsidRPr="00BD21E1">
          <w:rPr>
            <w:rFonts w:ascii="Trebuchet MS" w:hAnsi="Trebuchet MS"/>
            <w:noProof/>
          </w:rPr>
          <w:delText>, in order to give Jehovah’s</w:delText>
        </w:r>
      </w:del>
      <w:ins w:id="137" w:author="Author">
        <w:r w:rsidRPr="00BD21E1">
          <w:rPr>
            <w:rStyle w:val="FootnoteReference"/>
            <w:rFonts w:ascii="Trebuchet MS" w:hAnsi="Trebuchet MS"/>
            <w:noProof/>
          </w:rPr>
          <w:footnoteReference w:id="9"/>
        </w:r>
        <w:r w:rsidRPr="00BD21E1">
          <w:rPr>
            <w:rFonts w:ascii="Trebuchet MS" w:hAnsi="Trebuchet MS"/>
            <w:noProof/>
          </w:rPr>
          <w:t xml:space="preserve"> as a</w:t>
        </w:r>
      </w:ins>
      <w:r w:rsidRPr="00BD21E1">
        <w:rPr>
          <w:rFonts w:ascii="Trebuchet MS" w:hAnsi="Trebuchet MS"/>
          <w:noProof/>
        </w:rPr>
        <w:t xml:space="preserve"> contribution </w:t>
      </w:r>
      <w:del w:id="140" w:author="Author">
        <w:r w:rsidRPr="00BD21E1">
          <w:rPr>
            <w:rFonts w:ascii="Trebuchet MS" w:hAnsi="Trebuchet MS"/>
            <w:noProof/>
          </w:rPr>
          <w:delText>so as</w:delText>
        </w:r>
      </w:del>
      <w:ins w:id="141" w:author="Author">
        <w:r w:rsidRPr="00BD21E1">
          <w:rPr>
            <w:rFonts w:ascii="Trebuchet MS" w:hAnsi="Trebuchet MS"/>
            <w:noProof/>
          </w:rPr>
          <w:t>to Jehovah</w:t>
        </w:r>
      </w:ins>
      <w:r w:rsidRPr="00BD21E1">
        <w:rPr>
          <w:rFonts w:ascii="Trebuchet MS" w:hAnsi="Trebuchet MS"/>
          <w:noProof/>
        </w:rPr>
        <w:t xml:space="preserve"> to make atonement for </w:t>
      </w:r>
      <w:del w:id="142" w:author="Author">
        <w:r w:rsidRPr="00BD21E1">
          <w:rPr>
            <w:rFonts w:ascii="Trebuchet MS" w:hAnsi="Trebuchet MS"/>
            <w:noProof/>
            <w:u w:val="dotted"/>
          </w:rPr>
          <w:delText>YOUR</w:delText>
        </w:r>
        <w:r w:rsidRPr="00BD21E1">
          <w:rPr>
            <w:rFonts w:ascii="Trebuchet MS" w:hAnsi="Trebuchet MS"/>
            <w:noProof/>
          </w:rPr>
          <w:delText xml:space="preserve"> souls.</w:delText>
        </w:r>
      </w:del>
      <w:ins w:id="143" w:author="Author">
        <w:r w:rsidRPr="00BD21E1">
          <w:rPr>
            <w:rFonts w:ascii="Trebuchet MS" w:hAnsi="Trebuchet MS"/>
            <w:noProof/>
          </w:rPr>
          <w:t>your lives.</w:t>
        </w:r>
        <w:r w:rsidRPr="00BD21E1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BD21E1">
        <w:rPr>
          <w:rFonts w:ascii="Trebuchet MS" w:hAnsi="Trebuchet MS"/>
          <w:noProof/>
        </w:rPr>
        <w:t xml:space="preserve"> </w:t>
      </w:r>
      <w:r w:rsidRPr="00BD21E1">
        <w:rPr>
          <w:rFonts w:ascii="Trebuchet MS" w:hAnsi="Trebuchet MS"/>
          <w:b/>
          <w:noProof/>
        </w:rPr>
        <w:t xml:space="preserve">30:16 </w:t>
      </w:r>
      <w:del w:id="146" w:author="Author">
        <w:r w:rsidRPr="00BD21E1">
          <w:rPr>
            <w:rFonts w:ascii="Trebuchet MS" w:hAnsi="Trebuchet MS"/>
            <w:noProof/>
          </w:rPr>
          <w:delText>And you must</w:delText>
        </w:r>
      </w:del>
      <w:ins w:id="147" w:author="Author">
        <w:r w:rsidRPr="00BD21E1">
          <w:rPr>
            <w:rFonts w:ascii="Trebuchet MS" w:hAnsi="Trebuchet MS"/>
            <w:noProof/>
          </w:rPr>
          <w:t>You are to</w:t>
        </w:r>
      </w:ins>
      <w:r w:rsidRPr="00BD21E1">
        <w:rPr>
          <w:rFonts w:ascii="Trebuchet MS" w:hAnsi="Trebuchet MS"/>
          <w:noProof/>
        </w:rPr>
        <w:t xml:space="preserve"> take the silver money of the atonement from the </w:t>
      </w:r>
      <w:del w:id="148" w:author="Author">
        <w:r w:rsidRPr="00BD21E1">
          <w:rPr>
            <w:rFonts w:ascii="Trebuchet MS" w:hAnsi="Trebuchet MS"/>
            <w:noProof/>
          </w:rPr>
          <w:delText>sons of Israel</w:delText>
        </w:r>
      </w:del>
      <w:ins w:id="149" w:author="Author">
        <w:r w:rsidRPr="00BD21E1">
          <w:rPr>
            <w:rFonts w:ascii="Trebuchet MS" w:hAnsi="Trebuchet MS"/>
            <w:noProof/>
          </w:rPr>
          <w:t>Israelites</w:t>
        </w:r>
      </w:ins>
      <w:r w:rsidRPr="00BD21E1">
        <w:rPr>
          <w:rFonts w:ascii="Trebuchet MS" w:hAnsi="Trebuchet MS"/>
          <w:noProof/>
        </w:rPr>
        <w:t xml:space="preserve"> and give it in behalf of the service of the tent of meeting, that it may </w:t>
      </w:r>
      <w:del w:id="150" w:author="Author">
        <w:r w:rsidRPr="00BD21E1">
          <w:rPr>
            <w:rFonts w:ascii="Trebuchet MS" w:hAnsi="Trebuchet MS"/>
            <w:noProof/>
          </w:rPr>
          <w:delText xml:space="preserve">indeed </w:delText>
        </w:r>
      </w:del>
      <w:r w:rsidRPr="00BD21E1">
        <w:rPr>
          <w:rFonts w:ascii="Trebuchet MS" w:hAnsi="Trebuchet MS"/>
          <w:noProof/>
        </w:rPr>
        <w:t xml:space="preserve">serve as a </w:t>
      </w:r>
      <w:del w:id="151" w:author="Author">
        <w:r w:rsidRPr="00BD21E1">
          <w:rPr>
            <w:rFonts w:ascii="Trebuchet MS" w:hAnsi="Trebuchet MS"/>
            <w:noProof/>
          </w:rPr>
          <w:delText>memorial</w:delText>
        </w:r>
      </w:del>
      <w:ins w:id="152" w:author="Author">
        <w:r w:rsidRPr="00BD21E1">
          <w:rPr>
            <w:rFonts w:ascii="Trebuchet MS" w:hAnsi="Trebuchet MS"/>
            <w:noProof/>
          </w:rPr>
          <w:t>remembrance</w:t>
        </w:r>
      </w:ins>
      <w:r w:rsidRPr="00BD21E1">
        <w:rPr>
          <w:rFonts w:ascii="Trebuchet MS" w:hAnsi="Trebuchet MS"/>
          <w:noProof/>
        </w:rPr>
        <w:t xml:space="preserve"> before Jehovah for the </w:t>
      </w:r>
      <w:del w:id="153" w:author="Author">
        <w:r w:rsidRPr="00BD21E1">
          <w:rPr>
            <w:rFonts w:ascii="Trebuchet MS" w:hAnsi="Trebuchet MS"/>
            <w:noProof/>
          </w:rPr>
          <w:delText>sons of Israel</w:delText>
        </w:r>
      </w:del>
      <w:ins w:id="154" w:author="Author">
        <w:r w:rsidRPr="00BD21E1">
          <w:rPr>
            <w:rFonts w:ascii="Trebuchet MS" w:hAnsi="Trebuchet MS"/>
            <w:noProof/>
          </w:rPr>
          <w:t>Israelites</w:t>
        </w:r>
      </w:ins>
      <w:r w:rsidRPr="00BD21E1">
        <w:rPr>
          <w:rFonts w:ascii="Trebuchet MS" w:hAnsi="Trebuchet MS"/>
          <w:noProof/>
        </w:rPr>
        <w:t xml:space="preserve">, to make atonement for </w:t>
      </w:r>
      <w:del w:id="155" w:author="Author">
        <w:r w:rsidRPr="00BD21E1">
          <w:rPr>
            <w:rFonts w:ascii="Trebuchet MS" w:hAnsi="Trebuchet MS"/>
            <w:noProof/>
            <w:u w:val="dotted"/>
          </w:rPr>
          <w:delText>YOUR</w:delText>
        </w:r>
        <w:r w:rsidRPr="00BD21E1">
          <w:rPr>
            <w:rFonts w:ascii="Trebuchet MS" w:hAnsi="Trebuchet MS"/>
            <w:noProof/>
          </w:rPr>
          <w:delText xml:space="preserve"> souls.”</w:delText>
        </w:r>
      </w:del>
      <w:ins w:id="156" w:author="Author">
        <w:r w:rsidRPr="00BD21E1">
          <w:rPr>
            <w:rFonts w:ascii="Trebuchet MS" w:hAnsi="Trebuchet MS"/>
            <w:noProof/>
          </w:rPr>
          <w:t>your lives.”</w:t>
        </w:r>
        <w:r w:rsidRPr="00BD21E1">
          <w:rPr>
            <w:rStyle w:val="FootnoteReference"/>
            <w:rFonts w:ascii="Trebuchet MS" w:hAnsi="Trebuchet MS"/>
            <w:noProof/>
          </w:rPr>
          <w:footnoteReference w:id="11"/>
        </w:r>
      </w:ins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30:17 </w:t>
      </w:r>
      <w:del w:id="159" w:author="Author">
        <w:r w:rsidRPr="00BD21E1">
          <w:rPr>
            <w:rFonts w:ascii="Trebuchet MS" w:hAnsi="Trebuchet MS"/>
            <w:noProof/>
          </w:rPr>
          <w:delText xml:space="preserve">And </w:delText>
        </w:r>
      </w:del>
      <w:r w:rsidRPr="00BD21E1">
        <w:rPr>
          <w:rFonts w:ascii="Trebuchet MS" w:hAnsi="Trebuchet MS"/>
          <w:noProof/>
        </w:rPr>
        <w:t xml:space="preserve">Jehovah spoke further to Moses, saying: </w:t>
      </w:r>
      <w:r w:rsidRPr="00BD21E1">
        <w:rPr>
          <w:rFonts w:ascii="Trebuchet MS" w:hAnsi="Trebuchet MS"/>
          <w:b/>
          <w:noProof/>
        </w:rPr>
        <w:t xml:space="preserve">30:18 </w:t>
      </w:r>
      <w:r w:rsidRPr="00BD21E1">
        <w:rPr>
          <w:rFonts w:ascii="Trebuchet MS" w:hAnsi="Trebuchet MS"/>
          <w:noProof/>
        </w:rPr>
        <w:t>“</w:t>
      </w:r>
      <w:del w:id="160" w:author="Author">
        <w:r w:rsidRPr="00BD21E1">
          <w:rPr>
            <w:rFonts w:ascii="Trebuchet MS" w:hAnsi="Trebuchet MS"/>
            <w:noProof/>
          </w:rPr>
          <w:delText>You must make</w:delText>
        </w:r>
      </w:del>
      <w:ins w:id="161" w:author="Author">
        <w:r w:rsidRPr="00BD21E1">
          <w:rPr>
            <w:rFonts w:ascii="Trebuchet MS" w:hAnsi="Trebuchet MS"/>
            <w:noProof/>
          </w:rPr>
          <w:t>Make</w:t>
        </w:r>
      </w:ins>
      <w:r w:rsidRPr="00BD21E1">
        <w:rPr>
          <w:rFonts w:ascii="Trebuchet MS" w:hAnsi="Trebuchet MS"/>
          <w:noProof/>
        </w:rPr>
        <w:t xml:space="preserve"> a </w:t>
      </w:r>
      <w:del w:id="162" w:author="Author">
        <w:r w:rsidRPr="00BD21E1">
          <w:rPr>
            <w:rFonts w:ascii="Trebuchet MS" w:hAnsi="Trebuchet MS"/>
            <w:noProof/>
          </w:rPr>
          <w:delText xml:space="preserve">basin of </w:delText>
        </w:r>
      </w:del>
      <w:r w:rsidRPr="00BD21E1">
        <w:rPr>
          <w:rFonts w:ascii="Trebuchet MS" w:hAnsi="Trebuchet MS"/>
          <w:noProof/>
        </w:rPr>
        <w:t xml:space="preserve">copper </w:t>
      </w:r>
      <w:ins w:id="163" w:author="Author">
        <w:r w:rsidRPr="00BD21E1">
          <w:rPr>
            <w:rFonts w:ascii="Trebuchet MS" w:hAnsi="Trebuchet MS"/>
            <w:noProof/>
          </w:rPr>
          <w:t xml:space="preserve">basin </w:t>
        </w:r>
      </w:ins>
      <w:r w:rsidRPr="00BD21E1">
        <w:rPr>
          <w:rFonts w:ascii="Trebuchet MS" w:hAnsi="Trebuchet MS"/>
          <w:noProof/>
        </w:rPr>
        <w:t xml:space="preserve">and its stand </w:t>
      </w:r>
      <w:del w:id="164" w:author="Author">
        <w:r w:rsidRPr="00BD21E1">
          <w:rPr>
            <w:rFonts w:ascii="Trebuchet MS" w:hAnsi="Trebuchet MS"/>
            <w:noProof/>
          </w:rPr>
          <w:delText xml:space="preserve">of copper </w:delText>
        </w:r>
      </w:del>
      <w:r w:rsidRPr="00BD21E1">
        <w:rPr>
          <w:rFonts w:ascii="Trebuchet MS" w:hAnsi="Trebuchet MS"/>
          <w:noProof/>
        </w:rPr>
        <w:t>for washing</w:t>
      </w:r>
      <w:del w:id="165" w:author="Author">
        <w:r w:rsidRPr="00BD21E1">
          <w:rPr>
            <w:rFonts w:ascii="Trebuchet MS" w:hAnsi="Trebuchet MS"/>
            <w:noProof/>
          </w:rPr>
          <w:delText>, and you must put</w:delText>
        </w:r>
      </w:del>
      <w:ins w:id="166" w:author="Author">
        <w:r w:rsidRPr="00BD21E1">
          <w:rPr>
            <w:rFonts w:ascii="Trebuchet MS" w:hAnsi="Trebuchet MS"/>
            <w:noProof/>
          </w:rPr>
          <w:t>; then place</w:t>
        </w:r>
      </w:ins>
      <w:r w:rsidRPr="00BD21E1">
        <w:rPr>
          <w:rFonts w:ascii="Trebuchet MS" w:hAnsi="Trebuchet MS"/>
          <w:noProof/>
        </w:rPr>
        <w:t xml:space="preserve"> it between the tent of meeting and the altar and put water into it. </w:t>
      </w:r>
      <w:r w:rsidRPr="00BD21E1">
        <w:rPr>
          <w:rFonts w:ascii="Trebuchet MS" w:hAnsi="Trebuchet MS"/>
          <w:b/>
          <w:noProof/>
        </w:rPr>
        <w:t xml:space="preserve">30:19 </w:t>
      </w:r>
      <w:del w:id="167" w:author="Author">
        <w:r w:rsidRPr="00BD21E1">
          <w:rPr>
            <w:rFonts w:ascii="Trebuchet MS" w:hAnsi="Trebuchet MS"/>
            <w:noProof/>
          </w:rPr>
          <w:delText xml:space="preserve">And </w:delText>
        </w:r>
      </w:del>
      <w:r w:rsidRPr="00BD21E1">
        <w:rPr>
          <w:rFonts w:ascii="Trebuchet MS" w:hAnsi="Trebuchet MS"/>
          <w:noProof/>
        </w:rPr>
        <w:t xml:space="preserve">Aaron and his sons </w:t>
      </w:r>
      <w:del w:id="168" w:author="Author">
        <w:r w:rsidRPr="00BD21E1">
          <w:rPr>
            <w:rFonts w:ascii="Trebuchet MS" w:hAnsi="Trebuchet MS"/>
            <w:noProof/>
          </w:rPr>
          <w:delText>must</w:delText>
        </w:r>
      </w:del>
      <w:ins w:id="169" w:author="Author">
        <w:r w:rsidRPr="00BD21E1">
          <w:rPr>
            <w:rFonts w:ascii="Trebuchet MS" w:hAnsi="Trebuchet MS"/>
            <w:noProof/>
          </w:rPr>
          <w:t>will</w:t>
        </w:r>
      </w:ins>
      <w:r w:rsidRPr="00BD21E1">
        <w:rPr>
          <w:rFonts w:ascii="Trebuchet MS" w:hAnsi="Trebuchet MS"/>
          <w:noProof/>
        </w:rPr>
        <w:t xml:space="preserve"> wash their hands and their feet </w:t>
      </w:r>
      <w:del w:id="170" w:author="Author">
        <w:r w:rsidRPr="00BD21E1">
          <w:rPr>
            <w:rFonts w:ascii="Trebuchet MS" w:hAnsi="Trebuchet MS"/>
            <w:noProof/>
          </w:rPr>
          <w:delText>at it</w:delText>
        </w:r>
      </w:del>
      <w:ins w:id="171" w:author="Author">
        <w:r w:rsidRPr="00BD21E1">
          <w:rPr>
            <w:rFonts w:ascii="Trebuchet MS" w:hAnsi="Trebuchet MS"/>
            <w:noProof/>
          </w:rPr>
          <w:t>there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30:20 </w:t>
      </w:r>
      <w:r w:rsidRPr="00BD21E1">
        <w:rPr>
          <w:rFonts w:ascii="Trebuchet MS" w:hAnsi="Trebuchet MS"/>
          <w:noProof/>
        </w:rPr>
        <w:t xml:space="preserve">When they go into the tent of meeting </w:t>
      </w:r>
      <w:del w:id="172" w:author="Author">
        <w:r w:rsidRPr="00BD21E1">
          <w:rPr>
            <w:rFonts w:ascii="Trebuchet MS" w:hAnsi="Trebuchet MS"/>
            <w:noProof/>
          </w:rPr>
          <w:delText xml:space="preserve">they will wash with water that they may not die, </w:delText>
        </w:r>
      </w:del>
      <w:r w:rsidRPr="00BD21E1">
        <w:rPr>
          <w:rFonts w:ascii="Trebuchet MS" w:hAnsi="Trebuchet MS"/>
          <w:noProof/>
        </w:rPr>
        <w:t xml:space="preserve">or when they </w:t>
      </w:r>
      <w:del w:id="173" w:author="Author">
        <w:r w:rsidRPr="00BD21E1">
          <w:rPr>
            <w:rFonts w:ascii="Trebuchet MS" w:hAnsi="Trebuchet MS"/>
            <w:noProof/>
          </w:rPr>
          <w:delText>go near</w:delText>
        </w:r>
      </w:del>
      <w:ins w:id="174" w:author="Author">
        <w:r w:rsidRPr="00BD21E1">
          <w:rPr>
            <w:rFonts w:ascii="Trebuchet MS" w:hAnsi="Trebuchet MS"/>
            <w:noProof/>
          </w:rPr>
          <w:t>approach</w:t>
        </w:r>
      </w:ins>
      <w:r w:rsidRPr="00BD21E1">
        <w:rPr>
          <w:rFonts w:ascii="Trebuchet MS" w:hAnsi="Trebuchet MS"/>
          <w:noProof/>
        </w:rPr>
        <w:t xml:space="preserve"> the altar to minister </w:t>
      </w:r>
      <w:del w:id="175" w:author="Author">
        <w:r w:rsidRPr="00BD21E1">
          <w:rPr>
            <w:rFonts w:ascii="Trebuchet MS" w:hAnsi="Trebuchet MS"/>
            <w:noProof/>
          </w:rPr>
          <w:delText>in order</w:delText>
        </w:r>
      </w:del>
      <w:ins w:id="176" w:author="Author">
        <w:r w:rsidRPr="00BD21E1">
          <w:rPr>
            <w:rFonts w:ascii="Trebuchet MS" w:hAnsi="Trebuchet MS"/>
            <w:noProof/>
          </w:rPr>
          <w:t>and</w:t>
        </w:r>
      </w:ins>
      <w:r w:rsidRPr="00BD21E1">
        <w:rPr>
          <w:rFonts w:ascii="Trebuchet MS" w:hAnsi="Trebuchet MS"/>
          <w:noProof/>
        </w:rPr>
        <w:t xml:space="preserve"> to make </w:t>
      </w:r>
      <w:del w:id="177" w:author="Author">
        <w:r w:rsidRPr="00BD21E1">
          <w:rPr>
            <w:rFonts w:ascii="Trebuchet MS" w:hAnsi="Trebuchet MS"/>
            <w:noProof/>
          </w:rPr>
          <w:delText>an offering made by</w:delText>
        </w:r>
      </w:del>
      <w:ins w:id="178" w:author="Author">
        <w:r w:rsidRPr="00BD21E1">
          <w:rPr>
            <w:rFonts w:ascii="Trebuchet MS" w:hAnsi="Trebuchet MS"/>
            <w:noProof/>
          </w:rPr>
          <w:t>offerings of</w:t>
        </w:r>
      </w:ins>
      <w:r w:rsidRPr="00BD21E1">
        <w:rPr>
          <w:rFonts w:ascii="Trebuchet MS" w:hAnsi="Trebuchet MS"/>
          <w:noProof/>
        </w:rPr>
        <w:t xml:space="preserve"> fire </w:t>
      </w:r>
      <w:ins w:id="179" w:author="Author">
        <w:r w:rsidRPr="00BD21E1">
          <w:rPr>
            <w:rFonts w:ascii="Trebuchet MS" w:hAnsi="Trebuchet MS"/>
            <w:noProof/>
          </w:rPr>
          <w:t xml:space="preserve">and </w:t>
        </w:r>
      </w:ins>
      <w:r w:rsidRPr="00BD21E1">
        <w:rPr>
          <w:rFonts w:ascii="Trebuchet MS" w:hAnsi="Trebuchet MS"/>
          <w:noProof/>
        </w:rPr>
        <w:t>smoke to Jehovah</w:t>
      </w:r>
      <w:ins w:id="180" w:author="Author">
        <w:r w:rsidRPr="00BD21E1">
          <w:rPr>
            <w:rFonts w:ascii="Trebuchet MS" w:hAnsi="Trebuchet MS"/>
            <w:noProof/>
          </w:rPr>
          <w:t>, they will wash with water so that they do not die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30:21 </w:t>
      </w:r>
      <w:del w:id="181" w:author="Author">
        <w:r w:rsidRPr="00BD21E1">
          <w:rPr>
            <w:rFonts w:ascii="Trebuchet MS" w:hAnsi="Trebuchet MS"/>
            <w:noProof/>
          </w:rPr>
          <w:delText>And they</w:delText>
        </w:r>
      </w:del>
      <w:ins w:id="182" w:author="Author">
        <w:r w:rsidRPr="00BD21E1">
          <w:rPr>
            <w:rFonts w:ascii="Trebuchet MS" w:hAnsi="Trebuchet MS"/>
            <w:noProof/>
          </w:rPr>
          <w:t>They</w:t>
        </w:r>
      </w:ins>
      <w:r w:rsidRPr="00BD21E1">
        <w:rPr>
          <w:rFonts w:ascii="Trebuchet MS" w:hAnsi="Trebuchet MS"/>
          <w:noProof/>
        </w:rPr>
        <w:t xml:space="preserve"> must wash their hands and their feet </w:t>
      </w:r>
      <w:ins w:id="183" w:author="Author">
        <w:r w:rsidRPr="00BD21E1">
          <w:rPr>
            <w:rFonts w:ascii="Trebuchet MS" w:hAnsi="Trebuchet MS"/>
            <w:noProof/>
          </w:rPr>
          <w:t xml:space="preserve">so </w:t>
        </w:r>
      </w:ins>
      <w:r w:rsidRPr="00BD21E1">
        <w:rPr>
          <w:rFonts w:ascii="Trebuchet MS" w:hAnsi="Trebuchet MS"/>
          <w:noProof/>
        </w:rPr>
        <w:t xml:space="preserve">that they may not die, and it must serve as a </w:t>
      </w:r>
      <w:ins w:id="184" w:author="Author">
        <w:r w:rsidRPr="00BD21E1">
          <w:rPr>
            <w:rFonts w:ascii="Trebuchet MS" w:hAnsi="Trebuchet MS"/>
            <w:noProof/>
          </w:rPr>
          <w:t xml:space="preserve">permanent </w:t>
        </w:r>
      </w:ins>
      <w:r w:rsidRPr="00BD21E1">
        <w:rPr>
          <w:rFonts w:ascii="Trebuchet MS" w:hAnsi="Trebuchet MS"/>
          <w:noProof/>
        </w:rPr>
        <w:t xml:space="preserve">regulation </w:t>
      </w:r>
      <w:del w:id="185" w:author="Author">
        <w:r w:rsidRPr="00BD21E1">
          <w:rPr>
            <w:rFonts w:ascii="Trebuchet MS" w:hAnsi="Trebuchet MS"/>
            <w:noProof/>
          </w:rPr>
          <w:delText xml:space="preserve">to time indefinite </w:delText>
        </w:r>
      </w:del>
      <w:r w:rsidRPr="00BD21E1">
        <w:rPr>
          <w:rFonts w:ascii="Trebuchet MS" w:hAnsi="Trebuchet MS"/>
          <w:noProof/>
        </w:rPr>
        <w:t>for them, for him and his offspring</w:t>
      </w:r>
      <w:ins w:id="186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throughout their generations.”</w:t>
      </w:r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30:22 </w:t>
      </w:r>
      <w:del w:id="187" w:author="Author">
        <w:r w:rsidRPr="00BD21E1">
          <w:rPr>
            <w:rFonts w:ascii="Trebuchet MS" w:hAnsi="Trebuchet MS"/>
            <w:noProof/>
          </w:rPr>
          <w:delText xml:space="preserve">And </w:delText>
        </w:r>
      </w:del>
      <w:r w:rsidRPr="00BD21E1">
        <w:rPr>
          <w:rFonts w:ascii="Trebuchet MS" w:hAnsi="Trebuchet MS"/>
          <w:noProof/>
        </w:rPr>
        <w:t>Jehovah continued to speak to Moses</w:t>
      </w:r>
      <w:del w:id="188" w:author="Author">
        <w:r w:rsidRPr="00BD21E1">
          <w:rPr>
            <w:rFonts w:ascii="Trebuchet MS" w:hAnsi="Trebuchet MS"/>
            <w:noProof/>
          </w:rPr>
          <w:delText>, saying</w:delText>
        </w:r>
      </w:del>
      <w:r w:rsidRPr="00BD21E1">
        <w:rPr>
          <w:rFonts w:ascii="Trebuchet MS" w:hAnsi="Trebuchet MS"/>
          <w:noProof/>
        </w:rPr>
        <w:t xml:space="preserve">: </w:t>
      </w:r>
      <w:r w:rsidRPr="00BD21E1">
        <w:rPr>
          <w:rFonts w:ascii="Trebuchet MS" w:hAnsi="Trebuchet MS"/>
          <w:b/>
          <w:noProof/>
        </w:rPr>
        <w:t xml:space="preserve">30:23 </w:t>
      </w:r>
      <w:r w:rsidRPr="00BD21E1">
        <w:rPr>
          <w:rFonts w:ascii="Trebuchet MS" w:hAnsi="Trebuchet MS"/>
          <w:noProof/>
        </w:rPr>
        <w:t>“</w:t>
      </w:r>
      <w:del w:id="189" w:author="Author">
        <w:r w:rsidRPr="00BD21E1">
          <w:rPr>
            <w:rFonts w:ascii="Trebuchet MS" w:hAnsi="Trebuchet MS"/>
            <w:noProof/>
          </w:rPr>
          <w:delText>As for you</w:delText>
        </w:r>
      </w:del>
      <w:ins w:id="190" w:author="Author">
        <w:r w:rsidRPr="00BD21E1">
          <w:rPr>
            <w:rFonts w:ascii="Trebuchet MS" w:hAnsi="Trebuchet MS"/>
            <w:noProof/>
          </w:rPr>
          <w:t>Next</w:t>
        </w:r>
      </w:ins>
      <w:r w:rsidRPr="00BD21E1">
        <w:rPr>
          <w:rFonts w:ascii="Trebuchet MS" w:hAnsi="Trebuchet MS"/>
          <w:noProof/>
        </w:rPr>
        <w:t xml:space="preserve">, take </w:t>
      </w:r>
      <w:del w:id="191" w:author="Author">
        <w:r w:rsidRPr="00BD21E1">
          <w:rPr>
            <w:rFonts w:ascii="Trebuchet MS" w:hAnsi="Trebuchet MS"/>
            <w:noProof/>
          </w:rPr>
          <w:delText xml:space="preserve">to yourself </w:delText>
        </w:r>
      </w:del>
      <w:r w:rsidRPr="00BD21E1">
        <w:rPr>
          <w:rFonts w:ascii="Trebuchet MS" w:hAnsi="Trebuchet MS"/>
          <w:noProof/>
        </w:rPr>
        <w:t xml:space="preserve">the choicest perfumes: </w:t>
      </w:r>
      <w:del w:id="192" w:author="Author">
        <w:r w:rsidRPr="00BD21E1">
          <w:rPr>
            <w:rFonts w:ascii="Trebuchet MS" w:hAnsi="Trebuchet MS"/>
            <w:noProof/>
          </w:rPr>
          <w:delText>myrrh in congealed drops five hundred</w:delText>
        </w:r>
      </w:del>
      <w:ins w:id="193" w:author="Author">
        <w:r w:rsidRPr="00BD21E1">
          <w:rPr>
            <w:rFonts w:ascii="Trebuchet MS" w:hAnsi="Trebuchet MS"/>
            <w:noProof/>
          </w:rPr>
          <w:t>500</w:t>
        </w:r>
      </w:ins>
      <w:r w:rsidRPr="00BD21E1">
        <w:rPr>
          <w:rFonts w:ascii="Trebuchet MS" w:hAnsi="Trebuchet MS"/>
          <w:noProof/>
        </w:rPr>
        <w:t xml:space="preserve"> units</w:t>
      </w:r>
      <w:ins w:id="194" w:author="Author">
        <w:r w:rsidRPr="00BD21E1">
          <w:rPr>
            <w:rFonts w:ascii="Trebuchet MS" w:hAnsi="Trebuchet MS"/>
            <w:noProof/>
          </w:rPr>
          <w:t xml:space="preserve"> of solidified myrrh</w:t>
        </w:r>
      </w:ins>
      <w:r w:rsidRPr="00BD21E1">
        <w:rPr>
          <w:rFonts w:ascii="Trebuchet MS" w:hAnsi="Trebuchet MS"/>
          <w:noProof/>
        </w:rPr>
        <w:t xml:space="preserve">, and </w:t>
      </w:r>
      <w:del w:id="195" w:author="Author">
        <w:r w:rsidRPr="00BD21E1">
          <w:rPr>
            <w:rFonts w:ascii="Trebuchet MS" w:hAnsi="Trebuchet MS"/>
            <w:noProof/>
          </w:rPr>
          <w:delText xml:space="preserve">sweet cinnamon in </w:delText>
        </w:r>
      </w:del>
      <w:r w:rsidRPr="00BD21E1">
        <w:rPr>
          <w:rFonts w:ascii="Trebuchet MS" w:hAnsi="Trebuchet MS"/>
          <w:noProof/>
        </w:rPr>
        <w:t xml:space="preserve">half that amount, </w:t>
      </w:r>
      <w:del w:id="196" w:author="Author">
        <w:r w:rsidRPr="00BD21E1">
          <w:rPr>
            <w:rFonts w:ascii="Trebuchet MS" w:hAnsi="Trebuchet MS"/>
            <w:noProof/>
          </w:rPr>
          <w:delText>two hundred and fifty</w:delText>
        </w:r>
      </w:del>
      <w:ins w:id="197" w:author="Author">
        <w:r w:rsidRPr="00BD21E1">
          <w:rPr>
            <w:rFonts w:ascii="Trebuchet MS" w:hAnsi="Trebuchet MS"/>
            <w:noProof/>
          </w:rPr>
          <w:t>250</w:t>
        </w:r>
      </w:ins>
      <w:r w:rsidRPr="00BD21E1">
        <w:rPr>
          <w:rFonts w:ascii="Trebuchet MS" w:hAnsi="Trebuchet MS"/>
          <w:noProof/>
        </w:rPr>
        <w:t xml:space="preserve"> units, </w:t>
      </w:r>
      <w:del w:id="198" w:author="Author">
        <w:r w:rsidRPr="00BD21E1">
          <w:rPr>
            <w:rFonts w:ascii="Trebuchet MS" w:hAnsi="Trebuchet MS"/>
            <w:noProof/>
          </w:rPr>
          <w:delText>and</w:delText>
        </w:r>
      </w:del>
      <w:ins w:id="199" w:author="Author">
        <w:r w:rsidRPr="00BD21E1">
          <w:rPr>
            <w:rFonts w:ascii="Trebuchet MS" w:hAnsi="Trebuchet MS"/>
            <w:noProof/>
          </w:rPr>
          <w:t>of sweet cinnamon, 250 units of</w:t>
        </w:r>
      </w:ins>
      <w:r w:rsidRPr="00BD21E1">
        <w:rPr>
          <w:rFonts w:ascii="Trebuchet MS" w:hAnsi="Trebuchet MS"/>
          <w:noProof/>
        </w:rPr>
        <w:t xml:space="preserve"> sweet calamus</w:t>
      </w:r>
      <w:del w:id="200" w:author="Author">
        <w:r w:rsidRPr="00BD21E1">
          <w:rPr>
            <w:rFonts w:ascii="Trebuchet MS" w:hAnsi="Trebuchet MS"/>
            <w:noProof/>
          </w:rPr>
          <w:delText xml:space="preserve"> two hundred and fifty units</w:delText>
        </w:r>
      </w:del>
      <w:r w:rsidRPr="00BD21E1">
        <w:rPr>
          <w:rFonts w:ascii="Trebuchet MS" w:hAnsi="Trebuchet MS"/>
          <w:noProof/>
        </w:rPr>
        <w:t xml:space="preserve">, </w:t>
      </w:r>
      <w:r w:rsidRPr="00BD21E1">
        <w:rPr>
          <w:rFonts w:ascii="Trebuchet MS" w:hAnsi="Trebuchet MS"/>
          <w:b/>
          <w:noProof/>
        </w:rPr>
        <w:t xml:space="preserve">30:24 </w:t>
      </w:r>
      <w:r w:rsidRPr="00BD21E1">
        <w:rPr>
          <w:rFonts w:ascii="Trebuchet MS" w:hAnsi="Trebuchet MS"/>
          <w:noProof/>
        </w:rPr>
        <w:t xml:space="preserve">and </w:t>
      </w:r>
      <w:del w:id="201" w:author="Author">
        <w:r w:rsidRPr="00BD21E1">
          <w:rPr>
            <w:rFonts w:ascii="Trebuchet MS" w:hAnsi="Trebuchet MS"/>
            <w:noProof/>
          </w:rPr>
          <w:delText>cassia five hundred</w:delText>
        </w:r>
      </w:del>
      <w:ins w:id="202" w:author="Author">
        <w:r w:rsidRPr="00BD21E1">
          <w:rPr>
            <w:rFonts w:ascii="Trebuchet MS" w:hAnsi="Trebuchet MS"/>
            <w:noProof/>
          </w:rPr>
          <w:t>500</w:t>
        </w:r>
      </w:ins>
      <w:r w:rsidRPr="00BD21E1">
        <w:rPr>
          <w:rFonts w:ascii="Trebuchet MS" w:hAnsi="Trebuchet MS"/>
          <w:noProof/>
        </w:rPr>
        <w:t xml:space="preserve"> units </w:t>
      </w:r>
      <w:ins w:id="203" w:author="Author">
        <w:r w:rsidRPr="00BD21E1">
          <w:rPr>
            <w:rFonts w:ascii="Trebuchet MS" w:hAnsi="Trebuchet MS"/>
            <w:noProof/>
          </w:rPr>
          <w:t xml:space="preserve">of cassia, measured </w:t>
        </w:r>
      </w:ins>
      <w:r w:rsidRPr="00BD21E1">
        <w:rPr>
          <w:rFonts w:ascii="Trebuchet MS" w:hAnsi="Trebuchet MS"/>
          <w:noProof/>
        </w:rPr>
        <w:t xml:space="preserve">by the </w:t>
      </w:r>
      <w:ins w:id="204" w:author="Author">
        <w:r w:rsidRPr="00BD21E1">
          <w:rPr>
            <w:rFonts w:ascii="Trebuchet MS" w:hAnsi="Trebuchet MS"/>
            <w:noProof/>
          </w:rPr>
          <w:t xml:space="preserve">standard </w:t>
        </w:r>
      </w:ins>
      <w:r w:rsidRPr="00BD21E1">
        <w:rPr>
          <w:rFonts w:ascii="Trebuchet MS" w:hAnsi="Trebuchet MS"/>
          <w:noProof/>
        </w:rPr>
        <w:t>shekel of the holy place,</w:t>
      </w:r>
      <w:del w:id="205" w:author="Author">
        <w:r w:rsidRPr="00BD21E1">
          <w:rPr>
            <w:rFonts w:ascii="Trebuchet MS" w:hAnsi="Trebuchet MS"/>
            <w:noProof/>
          </w:rPr>
          <w:delText xml:space="preserve"> and</w:delText>
        </w:r>
      </w:del>
      <w:ins w:id="206" w:author="Author">
        <w:r w:rsidRPr="00BD21E1">
          <w:rPr>
            <w:rStyle w:val="FootnoteReference"/>
            <w:rFonts w:ascii="Trebuchet MS" w:hAnsi="Trebuchet MS"/>
            <w:noProof/>
          </w:rPr>
          <w:footnoteReference w:id="12"/>
        </w:r>
        <w:r w:rsidRPr="00BD21E1">
          <w:rPr>
            <w:rFonts w:ascii="Trebuchet MS" w:hAnsi="Trebuchet MS"/>
            <w:noProof/>
          </w:rPr>
          <w:t xml:space="preserve"> along with a hin</w:t>
        </w:r>
        <w:r w:rsidRPr="00BD21E1">
          <w:rPr>
            <w:rStyle w:val="FootnoteReference"/>
            <w:rFonts w:ascii="Trebuchet MS" w:hAnsi="Trebuchet MS"/>
            <w:noProof/>
          </w:rPr>
          <w:footnoteReference w:id="13"/>
        </w:r>
        <w:r w:rsidRPr="00BD21E1">
          <w:rPr>
            <w:rFonts w:ascii="Trebuchet MS" w:hAnsi="Trebuchet MS"/>
            <w:noProof/>
          </w:rPr>
          <w:t xml:space="preserve"> of</w:t>
        </w:r>
      </w:ins>
      <w:r w:rsidRPr="00BD21E1">
        <w:rPr>
          <w:rFonts w:ascii="Trebuchet MS" w:hAnsi="Trebuchet MS"/>
          <w:noProof/>
        </w:rPr>
        <w:t xml:space="preserve"> olive oil</w:t>
      </w:r>
      <w:del w:id="211" w:author="Author">
        <w:r w:rsidRPr="00BD21E1">
          <w:rPr>
            <w:rFonts w:ascii="Trebuchet MS" w:hAnsi="Trebuchet MS"/>
            <w:noProof/>
          </w:rPr>
          <w:delText xml:space="preserve"> a hin</w:delText>
        </w:r>
      </w:del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30:25 </w:t>
      </w:r>
      <w:r w:rsidRPr="00BD21E1">
        <w:rPr>
          <w:rFonts w:ascii="Trebuchet MS" w:hAnsi="Trebuchet MS"/>
          <w:noProof/>
        </w:rPr>
        <w:t xml:space="preserve">Then </w:t>
      </w:r>
      <w:del w:id="212" w:author="Author">
        <w:r w:rsidRPr="00BD21E1">
          <w:rPr>
            <w:rFonts w:ascii="Trebuchet MS" w:hAnsi="Trebuchet MS"/>
            <w:noProof/>
          </w:rPr>
          <w:delText xml:space="preserve">you must </w:delText>
        </w:r>
      </w:del>
      <w:r w:rsidRPr="00BD21E1">
        <w:rPr>
          <w:rFonts w:ascii="Trebuchet MS" w:hAnsi="Trebuchet MS"/>
          <w:noProof/>
        </w:rPr>
        <w:t>make out of it a holy anointing oil</w:t>
      </w:r>
      <w:del w:id="213" w:author="Author">
        <w:r w:rsidRPr="00BD21E1">
          <w:rPr>
            <w:rFonts w:ascii="Trebuchet MS" w:hAnsi="Trebuchet MS"/>
            <w:noProof/>
          </w:rPr>
          <w:delText>, an ointment, a mixture that is the work of an ointment maker.</w:delText>
        </w:r>
      </w:del>
      <w:ins w:id="214" w:author="Author">
        <w:r w:rsidRPr="00BD21E1">
          <w:rPr>
            <w:rFonts w:ascii="Trebuchet MS" w:hAnsi="Trebuchet MS"/>
            <w:noProof/>
          </w:rPr>
          <w:t>; it should be skillfully blended together.</w:t>
        </w:r>
        <w:r w:rsidRPr="00BD21E1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BD21E1">
        <w:rPr>
          <w:rFonts w:ascii="Trebuchet MS" w:hAnsi="Trebuchet MS"/>
          <w:noProof/>
        </w:rPr>
        <w:t xml:space="preserve"> It is to be a holy anointing oil.</w:t>
      </w:r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30:26 </w:t>
      </w:r>
      <w:r w:rsidRPr="00BD21E1">
        <w:rPr>
          <w:rFonts w:ascii="Trebuchet MS" w:hAnsi="Trebuchet MS"/>
          <w:noProof/>
        </w:rPr>
        <w:t>“</w:t>
      </w:r>
      <w:del w:id="217" w:author="Author">
        <w:r w:rsidRPr="00BD21E1">
          <w:rPr>
            <w:rFonts w:ascii="Trebuchet MS" w:hAnsi="Trebuchet MS"/>
            <w:noProof/>
          </w:rPr>
          <w:delText>And you must</w:delText>
        </w:r>
      </w:del>
      <w:ins w:id="218" w:author="Author">
        <w:r w:rsidRPr="00BD21E1">
          <w:rPr>
            <w:rFonts w:ascii="Trebuchet MS" w:hAnsi="Trebuchet MS"/>
            <w:noProof/>
          </w:rPr>
          <w:t>You are to</w:t>
        </w:r>
      </w:ins>
      <w:r w:rsidRPr="00BD21E1">
        <w:rPr>
          <w:rFonts w:ascii="Trebuchet MS" w:hAnsi="Trebuchet MS"/>
          <w:noProof/>
        </w:rPr>
        <w:t xml:space="preserve"> anoint </w:t>
      </w:r>
      <w:del w:id="219" w:author="Author">
        <w:r w:rsidRPr="00BD21E1">
          <w:rPr>
            <w:rFonts w:ascii="Trebuchet MS" w:hAnsi="Trebuchet MS"/>
            <w:noProof/>
          </w:rPr>
          <w:delText xml:space="preserve">with it </w:delText>
        </w:r>
      </w:del>
      <w:r w:rsidRPr="00BD21E1">
        <w:rPr>
          <w:rFonts w:ascii="Trebuchet MS" w:hAnsi="Trebuchet MS"/>
          <w:noProof/>
        </w:rPr>
        <w:t xml:space="preserve">the tent of meeting and the ark of the </w:t>
      </w:r>
      <w:del w:id="220" w:author="Author">
        <w:r w:rsidRPr="00BD21E1">
          <w:rPr>
            <w:rFonts w:ascii="Trebuchet MS" w:hAnsi="Trebuchet MS"/>
            <w:noProof/>
          </w:rPr>
          <w:delText>testimony</w:delText>
        </w:r>
      </w:del>
      <w:ins w:id="221" w:author="Author">
        <w:r w:rsidRPr="00BD21E1">
          <w:rPr>
            <w:rFonts w:ascii="Trebuchet MS" w:hAnsi="Trebuchet MS"/>
            <w:noProof/>
          </w:rPr>
          <w:t>Testimony with it</w:t>
        </w:r>
      </w:ins>
      <w:r w:rsidRPr="00BD21E1">
        <w:rPr>
          <w:rFonts w:ascii="Trebuchet MS" w:hAnsi="Trebuchet MS"/>
          <w:noProof/>
        </w:rPr>
        <w:t xml:space="preserve">, </w:t>
      </w:r>
      <w:r w:rsidRPr="00BD21E1">
        <w:rPr>
          <w:rFonts w:ascii="Trebuchet MS" w:hAnsi="Trebuchet MS"/>
          <w:b/>
          <w:noProof/>
        </w:rPr>
        <w:t xml:space="preserve">30:27 </w:t>
      </w:r>
      <w:del w:id="222" w:author="Author">
        <w:r w:rsidRPr="00BD21E1">
          <w:rPr>
            <w:rFonts w:ascii="Trebuchet MS" w:hAnsi="Trebuchet MS"/>
            <w:noProof/>
          </w:rPr>
          <w:delText>and</w:delText>
        </w:r>
      </w:del>
      <w:ins w:id="223" w:author="Author">
        <w:r w:rsidRPr="00BD21E1">
          <w:rPr>
            <w:rFonts w:ascii="Trebuchet MS" w:hAnsi="Trebuchet MS"/>
            <w:noProof/>
          </w:rPr>
          <w:t>as well as</w:t>
        </w:r>
      </w:ins>
      <w:r w:rsidRPr="00BD21E1">
        <w:rPr>
          <w:rFonts w:ascii="Trebuchet MS" w:hAnsi="Trebuchet MS"/>
          <w:noProof/>
        </w:rPr>
        <w:t xml:space="preserve"> the table and all its utensils</w:t>
      </w:r>
      <w:del w:id="224" w:author="Author">
        <w:r w:rsidRPr="00BD21E1">
          <w:rPr>
            <w:rFonts w:ascii="Trebuchet MS" w:hAnsi="Trebuchet MS"/>
            <w:noProof/>
          </w:rPr>
          <w:delText xml:space="preserve"> and</w:delText>
        </w:r>
      </w:del>
      <w:ins w:id="225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the lampstand and its utensils</w:t>
      </w:r>
      <w:del w:id="226" w:author="Author">
        <w:r w:rsidRPr="00BD21E1">
          <w:rPr>
            <w:rFonts w:ascii="Trebuchet MS" w:hAnsi="Trebuchet MS"/>
            <w:noProof/>
          </w:rPr>
          <w:delText xml:space="preserve"> and</w:delText>
        </w:r>
      </w:del>
      <w:ins w:id="227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the altar of incense, </w:t>
      </w:r>
      <w:r w:rsidRPr="00BD21E1">
        <w:rPr>
          <w:rFonts w:ascii="Trebuchet MS" w:hAnsi="Trebuchet MS"/>
          <w:b/>
          <w:noProof/>
        </w:rPr>
        <w:t xml:space="preserve">30:28 </w:t>
      </w:r>
      <w:del w:id="228" w:author="Author">
        <w:r w:rsidRPr="00BD21E1">
          <w:rPr>
            <w:rFonts w:ascii="Trebuchet MS" w:hAnsi="Trebuchet MS"/>
            <w:noProof/>
          </w:rPr>
          <w:delText xml:space="preserve">and </w:delText>
        </w:r>
      </w:del>
      <w:r w:rsidRPr="00BD21E1">
        <w:rPr>
          <w:rFonts w:ascii="Trebuchet MS" w:hAnsi="Trebuchet MS"/>
          <w:noProof/>
        </w:rPr>
        <w:t>the altar of burnt offering and all its utensils</w:t>
      </w:r>
      <w:ins w:id="229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and the basin and its stand. </w:t>
      </w:r>
      <w:r w:rsidRPr="00BD21E1">
        <w:rPr>
          <w:rFonts w:ascii="Trebuchet MS" w:hAnsi="Trebuchet MS"/>
          <w:b/>
          <w:noProof/>
        </w:rPr>
        <w:t xml:space="preserve">30:29 </w:t>
      </w:r>
      <w:del w:id="230" w:author="Author">
        <w:r w:rsidRPr="00BD21E1">
          <w:rPr>
            <w:rFonts w:ascii="Trebuchet MS" w:hAnsi="Trebuchet MS"/>
            <w:noProof/>
          </w:rPr>
          <w:delText>And you</w:delText>
        </w:r>
      </w:del>
      <w:ins w:id="231" w:author="Author">
        <w:r w:rsidRPr="00BD21E1">
          <w:rPr>
            <w:rFonts w:ascii="Trebuchet MS" w:hAnsi="Trebuchet MS"/>
            <w:noProof/>
          </w:rPr>
          <w:t>You</w:t>
        </w:r>
      </w:ins>
      <w:r w:rsidRPr="00BD21E1">
        <w:rPr>
          <w:rFonts w:ascii="Trebuchet MS" w:hAnsi="Trebuchet MS"/>
          <w:noProof/>
        </w:rPr>
        <w:t xml:space="preserve"> must sanctify them that they may </w:t>
      </w:r>
      <w:del w:id="232" w:author="Author">
        <w:r w:rsidRPr="00BD21E1">
          <w:rPr>
            <w:rFonts w:ascii="Trebuchet MS" w:hAnsi="Trebuchet MS"/>
            <w:noProof/>
          </w:rPr>
          <w:delText xml:space="preserve">indeed </w:delText>
        </w:r>
      </w:del>
      <w:r w:rsidRPr="00BD21E1">
        <w:rPr>
          <w:rFonts w:ascii="Trebuchet MS" w:hAnsi="Trebuchet MS"/>
          <w:noProof/>
        </w:rPr>
        <w:t xml:space="preserve">become most holy. Anyone touching them is to be holy. </w:t>
      </w:r>
      <w:r w:rsidRPr="00BD21E1">
        <w:rPr>
          <w:rFonts w:ascii="Trebuchet MS" w:hAnsi="Trebuchet MS"/>
          <w:b/>
          <w:noProof/>
        </w:rPr>
        <w:t xml:space="preserve">30:30 </w:t>
      </w:r>
      <w:r w:rsidRPr="00BD21E1">
        <w:rPr>
          <w:rFonts w:ascii="Trebuchet MS" w:hAnsi="Trebuchet MS"/>
          <w:noProof/>
        </w:rPr>
        <w:t>And you will anoint Aaron and his sons</w:t>
      </w:r>
      <w:del w:id="233" w:author="Author">
        <w:r w:rsidRPr="00BD21E1">
          <w:rPr>
            <w:rFonts w:ascii="Trebuchet MS" w:hAnsi="Trebuchet MS"/>
            <w:noProof/>
          </w:rPr>
          <w:delText>,</w:delText>
        </w:r>
      </w:del>
      <w:r w:rsidRPr="00BD21E1">
        <w:rPr>
          <w:rFonts w:ascii="Trebuchet MS" w:hAnsi="Trebuchet MS"/>
          <w:noProof/>
        </w:rPr>
        <w:t xml:space="preserve"> and </w:t>
      </w:r>
      <w:del w:id="234" w:author="Author">
        <w:r w:rsidRPr="00BD21E1">
          <w:rPr>
            <w:rFonts w:ascii="Trebuchet MS" w:hAnsi="Trebuchet MS"/>
            <w:noProof/>
          </w:rPr>
          <w:delText xml:space="preserve">you must </w:delText>
        </w:r>
      </w:del>
      <w:r w:rsidRPr="00BD21E1">
        <w:rPr>
          <w:rFonts w:ascii="Trebuchet MS" w:hAnsi="Trebuchet MS"/>
          <w:noProof/>
        </w:rPr>
        <w:t xml:space="preserve">sanctify them </w:t>
      </w:r>
      <w:del w:id="235" w:author="Author">
        <w:r w:rsidRPr="00BD21E1">
          <w:rPr>
            <w:rFonts w:ascii="Trebuchet MS" w:hAnsi="Trebuchet MS"/>
            <w:noProof/>
          </w:rPr>
          <w:delText>for acting</w:delText>
        </w:r>
      </w:del>
      <w:ins w:id="236" w:author="Author">
        <w:r w:rsidRPr="00BD21E1">
          <w:rPr>
            <w:rFonts w:ascii="Trebuchet MS" w:hAnsi="Trebuchet MS"/>
            <w:noProof/>
          </w:rPr>
          <w:t>to serve</w:t>
        </w:r>
      </w:ins>
      <w:r w:rsidRPr="00BD21E1">
        <w:rPr>
          <w:rFonts w:ascii="Trebuchet MS" w:hAnsi="Trebuchet MS"/>
          <w:noProof/>
        </w:rPr>
        <w:t xml:space="preserve"> as priests to me.</w:t>
      </w:r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30:31 </w:t>
      </w:r>
      <w:r w:rsidRPr="00BD21E1">
        <w:rPr>
          <w:rFonts w:ascii="Trebuchet MS" w:hAnsi="Trebuchet MS"/>
          <w:noProof/>
        </w:rPr>
        <w:t>“</w:t>
      </w:r>
      <w:del w:id="237" w:author="Author">
        <w:r w:rsidRPr="00BD21E1">
          <w:rPr>
            <w:rFonts w:ascii="Trebuchet MS" w:hAnsi="Trebuchet MS"/>
            <w:noProof/>
          </w:rPr>
          <w:delText>And you</w:delText>
        </w:r>
      </w:del>
      <w:ins w:id="238" w:author="Author">
        <w:r w:rsidRPr="00BD21E1">
          <w:rPr>
            <w:rFonts w:ascii="Trebuchet MS" w:hAnsi="Trebuchet MS"/>
            <w:noProof/>
          </w:rPr>
          <w:t>You</w:t>
        </w:r>
      </w:ins>
      <w:r w:rsidRPr="00BD21E1">
        <w:rPr>
          <w:rFonts w:ascii="Trebuchet MS" w:hAnsi="Trebuchet MS"/>
          <w:noProof/>
        </w:rPr>
        <w:t xml:space="preserve"> will speak to the </w:t>
      </w:r>
      <w:del w:id="239" w:author="Author">
        <w:r w:rsidRPr="00BD21E1">
          <w:rPr>
            <w:rFonts w:ascii="Trebuchet MS" w:hAnsi="Trebuchet MS"/>
            <w:noProof/>
          </w:rPr>
          <w:delText>sons of Israel</w:delText>
        </w:r>
      </w:del>
      <w:ins w:id="240" w:author="Author">
        <w:r w:rsidRPr="00BD21E1">
          <w:rPr>
            <w:rFonts w:ascii="Trebuchet MS" w:hAnsi="Trebuchet MS"/>
            <w:noProof/>
          </w:rPr>
          <w:t>Israelites</w:t>
        </w:r>
      </w:ins>
      <w:r w:rsidRPr="00BD21E1">
        <w:rPr>
          <w:rFonts w:ascii="Trebuchet MS" w:hAnsi="Trebuchet MS"/>
          <w:noProof/>
        </w:rPr>
        <w:t xml:space="preserve">, saying, ‘This is to continue as a holy anointing oil to me during </w:t>
      </w:r>
      <w:del w:id="241" w:author="Author">
        <w:r w:rsidRPr="00BD21E1">
          <w:rPr>
            <w:rFonts w:ascii="Trebuchet MS" w:hAnsi="Trebuchet MS"/>
            <w:noProof/>
            <w:u w:val="dotted"/>
          </w:rPr>
          <w:delText>YOUR</w:delText>
        </w:r>
      </w:del>
      <w:ins w:id="242" w:author="Author">
        <w:r w:rsidRPr="00BD21E1">
          <w:rPr>
            <w:rFonts w:ascii="Trebuchet MS" w:hAnsi="Trebuchet MS"/>
            <w:noProof/>
          </w:rPr>
          <w:t>your</w:t>
        </w:r>
      </w:ins>
      <w:r w:rsidRPr="00BD21E1">
        <w:rPr>
          <w:rFonts w:ascii="Trebuchet MS" w:hAnsi="Trebuchet MS"/>
          <w:noProof/>
        </w:rPr>
        <w:t xml:space="preserve"> generations. </w:t>
      </w:r>
      <w:r w:rsidRPr="00BD21E1">
        <w:rPr>
          <w:rFonts w:ascii="Trebuchet MS" w:hAnsi="Trebuchet MS"/>
          <w:b/>
          <w:noProof/>
        </w:rPr>
        <w:t xml:space="preserve">30:32 </w:t>
      </w:r>
      <w:r w:rsidRPr="00BD21E1">
        <w:rPr>
          <w:rFonts w:ascii="Trebuchet MS" w:hAnsi="Trebuchet MS"/>
          <w:noProof/>
        </w:rPr>
        <w:t xml:space="preserve">It is not to be </w:t>
      </w:r>
      <w:del w:id="243" w:author="Author">
        <w:r w:rsidRPr="00BD21E1">
          <w:rPr>
            <w:rFonts w:ascii="Trebuchet MS" w:hAnsi="Trebuchet MS"/>
            <w:noProof/>
          </w:rPr>
          <w:delText>rubbed in</w:delText>
        </w:r>
      </w:del>
      <w:ins w:id="244" w:author="Author">
        <w:r w:rsidRPr="00BD21E1">
          <w:rPr>
            <w:rFonts w:ascii="Trebuchet MS" w:hAnsi="Trebuchet MS"/>
            <w:noProof/>
          </w:rPr>
          <w:t>applied to</w:t>
        </w:r>
      </w:ins>
      <w:r w:rsidRPr="00BD21E1">
        <w:rPr>
          <w:rFonts w:ascii="Trebuchet MS" w:hAnsi="Trebuchet MS"/>
          <w:noProof/>
        </w:rPr>
        <w:t xml:space="preserve"> the flesh of mankind, and </w:t>
      </w:r>
      <w:ins w:id="245" w:author="Author">
        <w:r w:rsidRPr="00BD21E1">
          <w:rPr>
            <w:rFonts w:ascii="Trebuchet MS" w:hAnsi="Trebuchet MS"/>
            <w:noProof/>
          </w:rPr>
          <w:t xml:space="preserve">you must not make anything </w:t>
        </w:r>
      </w:ins>
      <w:r w:rsidRPr="00BD21E1">
        <w:rPr>
          <w:rFonts w:ascii="Trebuchet MS" w:hAnsi="Trebuchet MS"/>
          <w:noProof/>
        </w:rPr>
        <w:t xml:space="preserve">with </w:t>
      </w:r>
      <w:del w:id="246" w:author="Author">
        <w:r w:rsidRPr="00BD21E1">
          <w:rPr>
            <w:rFonts w:ascii="Trebuchet MS" w:hAnsi="Trebuchet MS"/>
            <w:noProof/>
          </w:rPr>
          <w:delText>its</w:delText>
        </w:r>
      </w:del>
      <w:ins w:id="247" w:author="Author">
        <w:r w:rsidRPr="00BD21E1">
          <w:rPr>
            <w:rFonts w:ascii="Trebuchet MS" w:hAnsi="Trebuchet MS"/>
            <w:noProof/>
          </w:rPr>
          <w:t>a</w:t>
        </w:r>
      </w:ins>
      <w:r w:rsidRPr="00BD21E1">
        <w:rPr>
          <w:rFonts w:ascii="Trebuchet MS" w:hAnsi="Trebuchet MS"/>
          <w:noProof/>
        </w:rPr>
        <w:t xml:space="preserve"> composition </w:t>
      </w:r>
      <w:del w:id="248" w:author="Author">
        <w:r w:rsidRPr="00BD21E1">
          <w:rPr>
            <w:rFonts w:ascii="Trebuchet MS" w:hAnsi="Trebuchet MS"/>
            <w:noProof/>
            <w:u w:val="dotted"/>
          </w:rPr>
          <w:delText>YOU</w:delText>
        </w:r>
        <w:r w:rsidRPr="00BD21E1">
          <w:rPr>
            <w:rFonts w:ascii="Trebuchet MS" w:hAnsi="Trebuchet MS"/>
            <w:noProof/>
          </w:rPr>
          <w:delText xml:space="preserve"> must not make any </w:delText>
        </w:r>
      </w:del>
      <w:r w:rsidRPr="00BD21E1">
        <w:rPr>
          <w:rFonts w:ascii="Trebuchet MS" w:hAnsi="Trebuchet MS"/>
          <w:noProof/>
        </w:rPr>
        <w:t xml:space="preserve">like it. It is something holy. It is to continue as something holy for </w:t>
      </w:r>
      <w:del w:id="249" w:author="Author">
        <w:r w:rsidRPr="00BD21E1">
          <w:rPr>
            <w:rFonts w:ascii="Trebuchet MS" w:hAnsi="Trebuchet MS"/>
            <w:noProof/>
            <w:u w:val="dotted"/>
          </w:rPr>
          <w:delText>YOU</w:delText>
        </w:r>
      </w:del>
      <w:ins w:id="250" w:author="Author">
        <w:r w:rsidRPr="00BD21E1">
          <w:rPr>
            <w:rFonts w:ascii="Trebuchet MS" w:hAnsi="Trebuchet MS"/>
            <w:noProof/>
          </w:rPr>
          <w:t>you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30:33 </w:t>
      </w:r>
      <w:r w:rsidRPr="00BD21E1">
        <w:rPr>
          <w:rFonts w:ascii="Trebuchet MS" w:hAnsi="Trebuchet MS"/>
          <w:noProof/>
        </w:rPr>
        <w:t xml:space="preserve">Anyone who makes an ointment like it and who puts some of it </w:t>
      </w:r>
      <w:del w:id="251" w:author="Author">
        <w:r w:rsidRPr="00BD21E1">
          <w:rPr>
            <w:rFonts w:ascii="Trebuchet MS" w:hAnsi="Trebuchet MS"/>
            <w:noProof/>
          </w:rPr>
          <w:delText>upon a stranger</w:delText>
        </w:r>
      </w:del>
      <w:ins w:id="252" w:author="Author">
        <w:r w:rsidRPr="00BD21E1">
          <w:rPr>
            <w:rFonts w:ascii="Trebuchet MS" w:hAnsi="Trebuchet MS"/>
            <w:noProof/>
          </w:rPr>
          <w:t>on an unauthorized person</w:t>
        </w:r>
        <w:r w:rsidRPr="00BD21E1">
          <w:rPr>
            <w:rStyle w:val="FootnoteReference"/>
            <w:rFonts w:ascii="Trebuchet MS" w:hAnsi="Trebuchet MS"/>
            <w:noProof/>
          </w:rPr>
          <w:footnoteReference w:id="15"/>
        </w:r>
      </w:ins>
      <w:r w:rsidRPr="00BD21E1">
        <w:rPr>
          <w:rFonts w:ascii="Trebuchet MS" w:hAnsi="Trebuchet MS"/>
          <w:noProof/>
        </w:rPr>
        <w:t xml:space="preserve"> must be cut off</w:t>
      </w:r>
      <w:ins w:id="255" w:author="Author">
        <w:r w:rsidRPr="00BD21E1">
          <w:rPr>
            <w:rStyle w:val="FootnoteReference"/>
            <w:rFonts w:ascii="Trebuchet MS" w:hAnsi="Trebuchet MS"/>
            <w:noProof/>
          </w:rPr>
          <w:footnoteReference w:id="16"/>
        </w:r>
      </w:ins>
      <w:r w:rsidRPr="00BD21E1">
        <w:rPr>
          <w:rFonts w:ascii="Trebuchet MS" w:hAnsi="Trebuchet MS"/>
          <w:noProof/>
        </w:rPr>
        <w:t xml:space="preserve"> from his people.’”</w:t>
      </w:r>
    </w:p>
    <w:p w:rsidR="00C714BB" w:rsidRPr="00BD21E1" w:rsidRDefault="00C714BB" w:rsidP="00C714BB">
      <w:pPr>
        <w:rPr>
          <w:rFonts w:ascii="Trebuchet MS" w:hAnsi="Trebuchet MS"/>
          <w:noProof/>
        </w:rPr>
      </w:pPr>
      <w:r w:rsidRPr="00BD21E1">
        <w:rPr>
          <w:rFonts w:ascii="Trebuchet MS" w:hAnsi="Trebuchet MS"/>
          <w:b/>
        </w:rPr>
        <w:t xml:space="preserve">30:34 </w:t>
      </w:r>
      <w:del w:id="258" w:author="Author">
        <w:r w:rsidRPr="00BD21E1">
          <w:rPr>
            <w:rFonts w:ascii="Trebuchet MS" w:hAnsi="Trebuchet MS"/>
            <w:noProof/>
          </w:rPr>
          <w:delText>And</w:delText>
        </w:r>
      </w:del>
      <w:ins w:id="259" w:author="Author">
        <w:r w:rsidRPr="00BD21E1">
          <w:rPr>
            <w:rFonts w:ascii="Trebuchet MS" w:hAnsi="Trebuchet MS"/>
            <w:noProof/>
          </w:rPr>
          <w:t>Then</w:t>
        </w:r>
      </w:ins>
      <w:r w:rsidRPr="00BD21E1">
        <w:rPr>
          <w:rFonts w:ascii="Trebuchet MS" w:hAnsi="Trebuchet MS"/>
          <w:noProof/>
        </w:rPr>
        <w:t xml:space="preserve"> Jehovah </w:t>
      </w:r>
      <w:del w:id="260" w:author="Author">
        <w:r w:rsidRPr="00BD21E1">
          <w:rPr>
            <w:rFonts w:ascii="Trebuchet MS" w:hAnsi="Trebuchet MS"/>
            <w:noProof/>
          </w:rPr>
          <w:delText>went on to say</w:delText>
        </w:r>
      </w:del>
      <w:ins w:id="261" w:author="Author">
        <w:r w:rsidRPr="00BD21E1">
          <w:rPr>
            <w:rFonts w:ascii="Trebuchet MS" w:hAnsi="Trebuchet MS"/>
            <w:noProof/>
          </w:rPr>
          <w:t>said</w:t>
        </w:r>
      </w:ins>
      <w:r w:rsidRPr="00BD21E1">
        <w:rPr>
          <w:rFonts w:ascii="Trebuchet MS" w:hAnsi="Trebuchet MS"/>
          <w:noProof/>
        </w:rPr>
        <w:t xml:space="preserve"> to Moses: “Take </w:t>
      </w:r>
      <w:del w:id="262" w:author="Author">
        <w:r w:rsidRPr="00BD21E1">
          <w:rPr>
            <w:rFonts w:ascii="Trebuchet MS" w:hAnsi="Trebuchet MS"/>
            <w:noProof/>
          </w:rPr>
          <w:delText>to yourself</w:delText>
        </w:r>
      </w:del>
      <w:ins w:id="263" w:author="Author">
        <w:r w:rsidRPr="00BD21E1">
          <w:rPr>
            <w:rFonts w:ascii="Trebuchet MS" w:hAnsi="Trebuchet MS"/>
            <w:noProof/>
          </w:rPr>
          <w:t>equal portions of these</w:t>
        </w:r>
      </w:ins>
      <w:r w:rsidRPr="00BD21E1">
        <w:rPr>
          <w:rFonts w:ascii="Trebuchet MS" w:hAnsi="Trebuchet MS"/>
          <w:noProof/>
        </w:rPr>
        <w:t xml:space="preserve"> perfumes: stacte drops</w:t>
      </w:r>
      <w:del w:id="264" w:author="Author">
        <w:r w:rsidRPr="00BD21E1">
          <w:rPr>
            <w:rFonts w:ascii="Trebuchet MS" w:hAnsi="Trebuchet MS"/>
            <w:noProof/>
          </w:rPr>
          <w:delText xml:space="preserve"> and</w:delText>
        </w:r>
      </w:del>
      <w:ins w:id="265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onycha</w:t>
      </w:r>
      <w:del w:id="266" w:author="Author">
        <w:r w:rsidRPr="00BD21E1">
          <w:rPr>
            <w:rFonts w:ascii="Trebuchet MS" w:hAnsi="Trebuchet MS"/>
            <w:noProof/>
          </w:rPr>
          <w:delText xml:space="preserve"> and</w:delText>
        </w:r>
      </w:del>
      <w:ins w:id="267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perfumed galbanum</w:t>
      </w:r>
      <w:ins w:id="268" w:author="Author">
        <w:r w:rsidRPr="00BD21E1">
          <w:rPr>
            <w:rFonts w:ascii="Trebuchet MS" w:hAnsi="Trebuchet MS"/>
            <w:noProof/>
          </w:rPr>
          <w:t>,</w:t>
        </w:r>
      </w:ins>
      <w:r w:rsidRPr="00BD21E1">
        <w:rPr>
          <w:rFonts w:ascii="Trebuchet MS" w:hAnsi="Trebuchet MS"/>
          <w:noProof/>
        </w:rPr>
        <w:t xml:space="preserve"> and pure frankincense. </w:t>
      </w:r>
      <w:del w:id="269" w:author="Author">
        <w:r w:rsidRPr="00BD21E1">
          <w:rPr>
            <w:rFonts w:ascii="Trebuchet MS" w:hAnsi="Trebuchet MS"/>
            <w:noProof/>
          </w:rPr>
          <w:delText xml:space="preserve">There should be the same portion of each. </w:delText>
        </w:r>
      </w:del>
      <w:r w:rsidRPr="00BD21E1">
        <w:rPr>
          <w:rFonts w:ascii="Trebuchet MS" w:hAnsi="Trebuchet MS"/>
          <w:b/>
          <w:noProof/>
        </w:rPr>
        <w:t xml:space="preserve">30:35 </w:t>
      </w:r>
      <w:del w:id="270" w:author="Author">
        <w:r w:rsidRPr="00BD21E1">
          <w:rPr>
            <w:rFonts w:ascii="Trebuchet MS" w:hAnsi="Trebuchet MS"/>
            <w:noProof/>
          </w:rPr>
          <w:delText>And you must make</w:delText>
        </w:r>
      </w:del>
      <w:ins w:id="271" w:author="Author">
        <w:r w:rsidRPr="00BD21E1">
          <w:rPr>
            <w:rFonts w:ascii="Trebuchet MS" w:hAnsi="Trebuchet MS"/>
            <w:noProof/>
          </w:rPr>
          <w:t>Make</w:t>
        </w:r>
      </w:ins>
      <w:r w:rsidRPr="00BD21E1">
        <w:rPr>
          <w:rFonts w:ascii="Trebuchet MS" w:hAnsi="Trebuchet MS"/>
          <w:noProof/>
        </w:rPr>
        <w:t xml:space="preserve"> it into an incense</w:t>
      </w:r>
      <w:del w:id="272" w:author="Author">
        <w:r w:rsidRPr="00BD21E1">
          <w:rPr>
            <w:rFonts w:ascii="Trebuchet MS" w:hAnsi="Trebuchet MS"/>
            <w:noProof/>
          </w:rPr>
          <w:delText>, a</w:delText>
        </w:r>
      </w:del>
      <w:ins w:id="273" w:author="Author">
        <w:r w:rsidRPr="00BD21E1">
          <w:rPr>
            <w:rFonts w:ascii="Trebuchet MS" w:hAnsi="Trebuchet MS"/>
            <w:noProof/>
          </w:rPr>
          <w:t>; the</w:t>
        </w:r>
      </w:ins>
      <w:r w:rsidRPr="00BD21E1">
        <w:rPr>
          <w:rFonts w:ascii="Trebuchet MS" w:hAnsi="Trebuchet MS"/>
          <w:noProof/>
        </w:rPr>
        <w:t xml:space="preserve"> spice mixture</w:t>
      </w:r>
      <w:del w:id="274" w:author="Author">
        <w:r w:rsidRPr="00BD21E1">
          <w:rPr>
            <w:rFonts w:ascii="Trebuchet MS" w:hAnsi="Trebuchet MS"/>
            <w:noProof/>
          </w:rPr>
          <w:delText>, the work of an ointment maker,</w:delText>
        </w:r>
      </w:del>
      <w:ins w:id="275" w:author="Author">
        <w:r w:rsidRPr="00BD21E1">
          <w:rPr>
            <w:rFonts w:ascii="Trebuchet MS" w:hAnsi="Trebuchet MS"/>
            <w:noProof/>
          </w:rPr>
          <w:t xml:space="preserve"> should be skillfully blended,</w:t>
        </w:r>
        <w:r w:rsidRPr="00BD21E1">
          <w:rPr>
            <w:rStyle w:val="FootnoteReference"/>
            <w:rFonts w:ascii="Trebuchet MS" w:hAnsi="Trebuchet MS"/>
            <w:noProof/>
          </w:rPr>
          <w:footnoteReference w:id="17"/>
        </w:r>
      </w:ins>
      <w:r w:rsidRPr="00BD21E1">
        <w:rPr>
          <w:rFonts w:ascii="Trebuchet MS" w:hAnsi="Trebuchet MS"/>
          <w:noProof/>
        </w:rPr>
        <w:t xml:space="preserve"> salted, pure, </w:t>
      </w:r>
      <w:del w:id="278" w:author="Author">
        <w:r w:rsidRPr="00BD21E1">
          <w:rPr>
            <w:rFonts w:ascii="Trebuchet MS" w:hAnsi="Trebuchet MS"/>
            <w:noProof/>
          </w:rPr>
          <w:delText>something</w:delText>
        </w:r>
      </w:del>
      <w:ins w:id="279" w:author="Author">
        <w:r w:rsidRPr="00BD21E1">
          <w:rPr>
            <w:rFonts w:ascii="Trebuchet MS" w:hAnsi="Trebuchet MS"/>
            <w:noProof/>
          </w:rPr>
          <w:t>and</w:t>
        </w:r>
      </w:ins>
      <w:r w:rsidRPr="00BD21E1">
        <w:rPr>
          <w:rFonts w:ascii="Trebuchet MS" w:hAnsi="Trebuchet MS"/>
          <w:noProof/>
        </w:rPr>
        <w:t xml:space="preserve"> holy. </w:t>
      </w:r>
      <w:r w:rsidRPr="00BD21E1">
        <w:rPr>
          <w:rFonts w:ascii="Trebuchet MS" w:hAnsi="Trebuchet MS"/>
          <w:b/>
          <w:noProof/>
        </w:rPr>
        <w:t xml:space="preserve">30:36 </w:t>
      </w:r>
      <w:del w:id="280" w:author="Author">
        <w:r w:rsidRPr="00BD21E1">
          <w:rPr>
            <w:rFonts w:ascii="Trebuchet MS" w:hAnsi="Trebuchet MS"/>
            <w:noProof/>
          </w:rPr>
          <w:delText>And you must</w:delText>
        </w:r>
      </w:del>
      <w:ins w:id="281" w:author="Author">
        <w:r w:rsidRPr="00BD21E1">
          <w:rPr>
            <w:rFonts w:ascii="Trebuchet MS" w:hAnsi="Trebuchet MS"/>
            <w:noProof/>
          </w:rPr>
          <w:t>You are to</w:t>
        </w:r>
      </w:ins>
      <w:r w:rsidRPr="00BD21E1">
        <w:rPr>
          <w:rFonts w:ascii="Trebuchet MS" w:hAnsi="Trebuchet MS"/>
          <w:noProof/>
        </w:rPr>
        <w:t xml:space="preserve"> pound some of it into fine powder and put some of it before the Testimony in the tent of meeting, where I </w:t>
      </w:r>
      <w:del w:id="282" w:author="Author">
        <w:r w:rsidRPr="00BD21E1">
          <w:rPr>
            <w:rFonts w:ascii="Trebuchet MS" w:hAnsi="Trebuchet MS"/>
            <w:noProof/>
          </w:rPr>
          <w:delText>shall</w:delText>
        </w:r>
      </w:del>
      <w:ins w:id="283" w:author="Author">
        <w:r w:rsidRPr="00BD21E1">
          <w:rPr>
            <w:rFonts w:ascii="Trebuchet MS" w:hAnsi="Trebuchet MS"/>
            <w:noProof/>
          </w:rPr>
          <w:t>will</w:t>
        </w:r>
      </w:ins>
      <w:r w:rsidRPr="00BD21E1">
        <w:rPr>
          <w:rFonts w:ascii="Trebuchet MS" w:hAnsi="Trebuchet MS"/>
          <w:noProof/>
        </w:rPr>
        <w:t xml:space="preserve"> present myself to you. It should be most holy to </w:t>
      </w:r>
      <w:del w:id="284" w:author="Author">
        <w:r w:rsidRPr="00BD21E1">
          <w:rPr>
            <w:rFonts w:ascii="Trebuchet MS" w:hAnsi="Trebuchet MS"/>
            <w:noProof/>
            <w:u w:val="dotted"/>
          </w:rPr>
          <w:delText>YOU</w:delText>
        </w:r>
        <w:r w:rsidRPr="00BD21E1">
          <w:rPr>
            <w:rFonts w:ascii="Trebuchet MS" w:hAnsi="Trebuchet MS"/>
            <w:noProof/>
          </w:rPr>
          <w:delText xml:space="preserve"> people</w:delText>
        </w:r>
      </w:del>
      <w:ins w:id="285" w:author="Author">
        <w:r w:rsidRPr="00BD21E1">
          <w:rPr>
            <w:rFonts w:ascii="Trebuchet MS" w:hAnsi="Trebuchet MS"/>
            <w:noProof/>
          </w:rPr>
          <w:t>you</w:t>
        </w:r>
      </w:ins>
      <w:r w:rsidRPr="00BD21E1">
        <w:rPr>
          <w:rFonts w:ascii="Trebuchet MS" w:hAnsi="Trebuchet MS"/>
          <w:noProof/>
        </w:rPr>
        <w:t xml:space="preserve">. </w:t>
      </w:r>
      <w:r w:rsidRPr="00BD21E1">
        <w:rPr>
          <w:rFonts w:ascii="Trebuchet MS" w:hAnsi="Trebuchet MS"/>
          <w:b/>
          <w:noProof/>
        </w:rPr>
        <w:t xml:space="preserve">30:37 </w:t>
      </w:r>
      <w:del w:id="286" w:author="Author">
        <w:r w:rsidRPr="00BD21E1">
          <w:rPr>
            <w:rFonts w:ascii="Trebuchet MS" w:hAnsi="Trebuchet MS"/>
            <w:noProof/>
          </w:rPr>
          <w:delText>And</w:delText>
        </w:r>
      </w:del>
      <w:ins w:id="287" w:author="Author">
        <w:r w:rsidRPr="00BD21E1">
          <w:rPr>
            <w:rFonts w:ascii="Trebuchet MS" w:hAnsi="Trebuchet MS"/>
            <w:noProof/>
          </w:rPr>
          <w:t>You must not make for your own use</w:t>
        </w:r>
      </w:ins>
      <w:r w:rsidRPr="00BD21E1">
        <w:rPr>
          <w:rFonts w:ascii="Trebuchet MS" w:hAnsi="Trebuchet MS"/>
          <w:noProof/>
        </w:rPr>
        <w:t xml:space="preserve"> the incense that you </w:t>
      </w:r>
      <w:del w:id="288" w:author="Author">
        <w:r w:rsidRPr="00BD21E1">
          <w:rPr>
            <w:rFonts w:ascii="Trebuchet MS" w:hAnsi="Trebuchet MS"/>
            <w:noProof/>
          </w:rPr>
          <w:delText xml:space="preserve">will </w:delText>
        </w:r>
      </w:del>
      <w:r w:rsidRPr="00BD21E1">
        <w:rPr>
          <w:rFonts w:ascii="Trebuchet MS" w:hAnsi="Trebuchet MS"/>
          <w:noProof/>
        </w:rPr>
        <w:t>make with this composition</w:t>
      </w:r>
      <w:del w:id="289" w:author="Author">
        <w:r w:rsidRPr="00BD21E1">
          <w:rPr>
            <w:rFonts w:ascii="Trebuchet MS" w:hAnsi="Trebuchet MS"/>
            <w:noProof/>
          </w:rPr>
          <w:delText xml:space="preserve">, </w:delText>
        </w:r>
        <w:r w:rsidRPr="00BD21E1">
          <w:rPr>
            <w:rFonts w:ascii="Trebuchet MS" w:hAnsi="Trebuchet MS"/>
            <w:noProof/>
            <w:u w:val="dotted"/>
          </w:rPr>
          <w:delText>YOU</w:delText>
        </w:r>
        <w:r w:rsidRPr="00BD21E1">
          <w:rPr>
            <w:rFonts w:ascii="Trebuchet MS" w:hAnsi="Trebuchet MS"/>
            <w:noProof/>
          </w:rPr>
          <w:delText xml:space="preserve"> must not make for yourselves. For you</w:delText>
        </w:r>
      </w:del>
      <w:ins w:id="290" w:author="Author">
        <w:r w:rsidRPr="00BD21E1">
          <w:rPr>
            <w:rFonts w:ascii="Trebuchet MS" w:hAnsi="Trebuchet MS"/>
            <w:noProof/>
          </w:rPr>
          <w:t>. You are to regard</w:t>
        </w:r>
      </w:ins>
      <w:r w:rsidRPr="00BD21E1">
        <w:rPr>
          <w:rFonts w:ascii="Trebuchet MS" w:hAnsi="Trebuchet MS"/>
          <w:noProof/>
        </w:rPr>
        <w:t xml:space="preserve"> it </w:t>
      </w:r>
      <w:del w:id="291" w:author="Author">
        <w:r w:rsidRPr="00BD21E1">
          <w:rPr>
            <w:rFonts w:ascii="Trebuchet MS" w:hAnsi="Trebuchet MS"/>
            <w:noProof/>
          </w:rPr>
          <w:delText xml:space="preserve">is to continue </w:delText>
        </w:r>
      </w:del>
      <w:r w:rsidRPr="00BD21E1">
        <w:rPr>
          <w:rFonts w:ascii="Trebuchet MS" w:hAnsi="Trebuchet MS"/>
          <w:noProof/>
        </w:rPr>
        <w:t xml:space="preserve">as something holy to Jehovah. </w:t>
      </w:r>
      <w:r w:rsidRPr="00BD21E1">
        <w:rPr>
          <w:rFonts w:ascii="Trebuchet MS" w:hAnsi="Trebuchet MS"/>
          <w:b/>
          <w:noProof/>
        </w:rPr>
        <w:t xml:space="preserve">30:38 </w:t>
      </w:r>
      <w:r w:rsidRPr="00BD21E1">
        <w:rPr>
          <w:rFonts w:ascii="Trebuchet MS" w:hAnsi="Trebuchet MS"/>
          <w:noProof/>
        </w:rPr>
        <w:t>Whoever makes any like it to enjoy its smell must be cut off</w:t>
      </w:r>
      <w:ins w:id="292" w:author="Author">
        <w:r w:rsidRPr="00BD21E1">
          <w:rPr>
            <w:rStyle w:val="FootnoteReference"/>
            <w:rFonts w:ascii="Trebuchet MS" w:hAnsi="Trebuchet MS"/>
            <w:noProof/>
          </w:rPr>
          <w:footnoteReference w:id="18"/>
        </w:r>
      </w:ins>
      <w:r w:rsidRPr="00BD21E1">
        <w:rPr>
          <w:rFonts w:ascii="Trebuchet MS" w:hAnsi="Trebuchet MS"/>
          <w:noProof/>
        </w:rPr>
        <w:t xml:space="preserve"> from his people.”</w:t>
      </w:r>
    </w:p>
    <w:p w:rsidR="00C714BB" w:rsidRPr="00BD21E1" w:rsidRDefault="00C714BB" w:rsidP="00C714BB">
      <w:pPr>
        <w:rPr>
          <w:rFonts w:ascii="Trebuchet MS" w:hAnsi="Trebuchet MS"/>
          <w:b/>
        </w:rPr>
      </w:pPr>
    </w:p>
    <w:p w:rsidR="00762BCB" w:rsidRPr="00C714BB" w:rsidRDefault="00762BCB" w:rsidP="00C714BB"/>
    <w:sectPr w:rsidR="00762BCB" w:rsidRPr="00C714BB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40FA" w:rsidRDefault="009840FA">
      <w:r>
        <w:separator/>
      </w:r>
    </w:p>
  </w:endnote>
  <w:endnote w:type="continuationSeparator" w:id="0">
    <w:p w:rsidR="009840FA" w:rsidRDefault="0098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40FA" w:rsidRDefault="009840FA">
      <w:r>
        <w:separator/>
      </w:r>
    </w:p>
  </w:footnote>
  <w:footnote w:type="continuationSeparator" w:id="0">
    <w:p w:rsidR="009840FA" w:rsidRDefault="009840FA">
      <w:r>
        <w:continuationSeparator/>
      </w:r>
    </w:p>
  </w:footnote>
  <w:footnote w:id="1">
    <w:p w:rsidR="00C714BB" w:rsidRPr="00BD21E1" w:rsidRDefault="00C714BB" w:rsidP="00BD21E1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30:2 </w:t>
        </w:r>
        <w:r w:rsidRPr="00BD21E1">
          <w:t>About 44.5 cm (17.5 in.). See App. B14.</w:t>
        </w:r>
      </w:ins>
    </w:p>
  </w:footnote>
  <w:footnote w:id="2">
    <w:p w:rsidR="00C714BB" w:rsidRPr="00BD21E1" w:rsidRDefault="00C714BB" w:rsidP="00BD21E1">
      <w:pPr>
        <w:pStyle w:val="FootnoteText"/>
        <w:spacing w:after="96"/>
        <w:ind w:firstLine="288"/>
        <w:rPr>
          <w:ins w:id="29" w:author="Author"/>
        </w:rPr>
      </w:pPr>
      <w:ins w:id="30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30:3 </w:t>
        </w:r>
        <w:r w:rsidRPr="00BD21E1">
          <w:t>Or “molding.”</w:t>
        </w:r>
      </w:ins>
    </w:p>
  </w:footnote>
  <w:footnote w:id="3">
    <w:p w:rsidR="00C714BB" w:rsidRPr="00BD21E1" w:rsidRDefault="00C714BB" w:rsidP="00BD21E1">
      <w:pPr>
        <w:pStyle w:val="FootnoteText"/>
        <w:spacing w:after="96"/>
        <w:ind w:firstLine="288"/>
        <w:rPr>
          <w:ins w:id="36" w:author="Author"/>
        </w:rPr>
      </w:pPr>
      <w:ins w:id="37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30:4 </w:t>
        </w:r>
        <w:r w:rsidRPr="00BD21E1">
          <w:t>Or “molding.”</w:t>
        </w:r>
      </w:ins>
    </w:p>
  </w:footnote>
  <w:footnote w:id="4">
    <w:p w:rsidR="00C714BB" w:rsidRPr="00BD21E1" w:rsidRDefault="00C714BB" w:rsidP="00BD21E1">
      <w:pPr>
        <w:pStyle w:val="FootnoteText"/>
        <w:spacing w:after="96"/>
        <w:ind w:firstLine="288"/>
        <w:rPr>
          <w:ins w:id="66" w:author="Author"/>
        </w:rPr>
      </w:pPr>
      <w:ins w:id="67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30:8 </w:t>
        </w:r>
        <w:r w:rsidRPr="00BD21E1">
          <w:t>Lit., “between the two evenings.”</w:t>
        </w:r>
      </w:ins>
    </w:p>
  </w:footnote>
  <w:footnote w:id="5">
    <w:p w:rsidR="00C714BB" w:rsidRPr="00BD21E1" w:rsidRDefault="00C714BB" w:rsidP="00BD21E1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30:12 </w:t>
        </w:r>
        <w:r w:rsidRPr="00BD21E1">
          <w:t>Or “soul.”</w:t>
        </w:r>
      </w:ins>
    </w:p>
  </w:footnote>
  <w:footnote w:id="6">
    <w:p w:rsidR="00C714BB" w:rsidRPr="00BD21E1" w:rsidRDefault="00C714BB" w:rsidP="00BD21E1">
      <w:pPr>
        <w:pStyle w:val="FootnoteText"/>
        <w:spacing w:after="96"/>
        <w:ind w:firstLine="288"/>
        <w:rPr>
          <w:ins w:id="119" w:author="Author"/>
        </w:rPr>
      </w:pPr>
      <w:ins w:id="120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30:13 </w:t>
        </w:r>
        <w:r w:rsidRPr="00BD21E1">
          <w:t>A shekel equaled 11.4 g (0.367 oz t). See App. B14.</w:t>
        </w:r>
      </w:ins>
    </w:p>
  </w:footnote>
  <w:footnote w:id="7">
    <w:p w:rsidR="00C714BB" w:rsidRPr="00BD21E1" w:rsidRDefault="00C714BB" w:rsidP="00BD21E1">
      <w:pPr>
        <w:pStyle w:val="FootnoteText"/>
        <w:spacing w:after="96"/>
        <w:ind w:firstLine="288"/>
        <w:rPr>
          <w:ins w:id="123" w:author="Author"/>
        </w:rPr>
      </w:pPr>
      <w:ins w:id="124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30:13 </w:t>
        </w:r>
        <w:r w:rsidRPr="00BD21E1">
          <w:t>Or “by the holy shekel.”</w:t>
        </w:r>
      </w:ins>
    </w:p>
  </w:footnote>
  <w:footnote w:id="8">
    <w:p w:rsidR="00C714BB" w:rsidRPr="00BD21E1" w:rsidRDefault="00C714BB" w:rsidP="00BD21E1">
      <w:pPr>
        <w:pStyle w:val="FootnoteText"/>
        <w:spacing w:after="96"/>
        <w:ind w:firstLine="288"/>
        <w:rPr>
          <w:ins w:id="126" w:author="Author"/>
        </w:rPr>
      </w:pPr>
      <w:ins w:id="127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30:13 </w:t>
        </w:r>
        <w:r w:rsidRPr="00BD21E1">
          <w:t>A gerah equaled 0.57 g (0.01835 oz t). See App. B14.</w:t>
        </w:r>
      </w:ins>
    </w:p>
  </w:footnote>
  <w:footnote w:id="9">
    <w:p w:rsidR="00C714BB" w:rsidRPr="00BD21E1" w:rsidRDefault="00C714BB" w:rsidP="00BD21E1">
      <w:pPr>
        <w:pStyle w:val="FootnoteText"/>
        <w:spacing w:after="96"/>
        <w:ind w:firstLine="288"/>
        <w:rPr>
          <w:ins w:id="138" w:author="Author"/>
        </w:rPr>
      </w:pPr>
      <w:ins w:id="139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30:15 </w:t>
        </w:r>
        <w:r w:rsidRPr="00BD21E1">
          <w:t>A shekel equaled 11.4 g (0.367 oz t). See App. B14.</w:t>
        </w:r>
      </w:ins>
    </w:p>
  </w:footnote>
  <w:footnote w:id="10">
    <w:p w:rsidR="00C714BB" w:rsidRPr="00BD21E1" w:rsidRDefault="00C714BB" w:rsidP="00BD21E1">
      <w:pPr>
        <w:pStyle w:val="FootnoteText"/>
        <w:spacing w:after="96"/>
        <w:ind w:firstLine="288"/>
        <w:rPr>
          <w:ins w:id="144" w:author="Author"/>
        </w:rPr>
      </w:pPr>
      <w:ins w:id="145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30:15 </w:t>
        </w:r>
        <w:r w:rsidRPr="00BD21E1">
          <w:t>Or “souls.”</w:t>
        </w:r>
      </w:ins>
    </w:p>
  </w:footnote>
  <w:footnote w:id="11">
    <w:p w:rsidR="00C714BB" w:rsidRPr="00BD21E1" w:rsidRDefault="00C714BB" w:rsidP="00BD21E1">
      <w:pPr>
        <w:pStyle w:val="FootnoteText"/>
        <w:spacing w:after="96"/>
        <w:ind w:firstLine="288"/>
        <w:rPr>
          <w:ins w:id="157" w:author="Author"/>
        </w:rPr>
      </w:pPr>
      <w:ins w:id="158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30:16 </w:t>
        </w:r>
        <w:r w:rsidRPr="00BD21E1">
          <w:t>Or “souls.”</w:t>
        </w:r>
      </w:ins>
    </w:p>
  </w:footnote>
  <w:footnote w:id="12">
    <w:p w:rsidR="00C714BB" w:rsidRPr="00BD21E1" w:rsidRDefault="00C714BB" w:rsidP="00BD21E1">
      <w:pPr>
        <w:pStyle w:val="FootnoteText"/>
        <w:spacing w:after="96"/>
        <w:ind w:firstLine="288"/>
        <w:rPr>
          <w:ins w:id="207" w:author="Author"/>
        </w:rPr>
      </w:pPr>
      <w:ins w:id="208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30:24 </w:t>
        </w:r>
        <w:r w:rsidRPr="00BD21E1">
          <w:t>Or “by the holy shekel.”</w:t>
        </w:r>
      </w:ins>
    </w:p>
  </w:footnote>
  <w:footnote w:id="13">
    <w:p w:rsidR="00C714BB" w:rsidRPr="00BD21E1" w:rsidRDefault="00C714BB" w:rsidP="00BD21E1">
      <w:pPr>
        <w:pStyle w:val="FootnoteText"/>
        <w:spacing w:after="96"/>
        <w:ind w:firstLine="288"/>
        <w:rPr>
          <w:ins w:id="209" w:author="Author"/>
        </w:rPr>
      </w:pPr>
      <w:ins w:id="210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30:24 </w:t>
        </w:r>
        <w:r w:rsidRPr="00BD21E1">
          <w:t>A hin equaled 3.67 L (7.75 pt). See App. B14.</w:t>
        </w:r>
      </w:ins>
    </w:p>
  </w:footnote>
  <w:footnote w:id="14">
    <w:p w:rsidR="00C714BB" w:rsidRPr="00BD21E1" w:rsidRDefault="00C714BB" w:rsidP="00BD21E1">
      <w:pPr>
        <w:pStyle w:val="FootnoteText"/>
        <w:spacing w:after="96"/>
        <w:ind w:firstLine="288"/>
        <w:rPr>
          <w:ins w:id="215" w:author="Author"/>
        </w:rPr>
      </w:pPr>
      <w:ins w:id="216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30:25 </w:t>
        </w:r>
        <w:r w:rsidRPr="00BD21E1">
          <w:t>Or “like the work of an ointment maker.”</w:t>
        </w:r>
      </w:ins>
    </w:p>
  </w:footnote>
  <w:footnote w:id="15">
    <w:p w:rsidR="00C714BB" w:rsidRPr="00BD21E1" w:rsidRDefault="00C714BB" w:rsidP="00BD21E1">
      <w:pPr>
        <w:pStyle w:val="FootnoteText"/>
        <w:spacing w:after="96"/>
        <w:ind w:firstLine="288"/>
        <w:rPr>
          <w:ins w:id="253" w:author="Author"/>
        </w:rPr>
      </w:pPr>
      <w:ins w:id="254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30:33 </w:t>
        </w:r>
        <w:r w:rsidRPr="00BD21E1">
          <w:t>Lit., “a stranger,” that is, a man not of Aaron’s family.</w:t>
        </w:r>
      </w:ins>
    </w:p>
  </w:footnote>
  <w:footnote w:id="16">
    <w:p w:rsidR="00C714BB" w:rsidRPr="00BD21E1" w:rsidRDefault="00C714BB" w:rsidP="00BD21E1">
      <w:pPr>
        <w:pStyle w:val="FootnoteText"/>
        <w:spacing w:after="96"/>
        <w:ind w:firstLine="288"/>
        <w:rPr>
          <w:ins w:id="256" w:author="Author"/>
        </w:rPr>
      </w:pPr>
      <w:ins w:id="257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30:33 </w:t>
        </w:r>
        <w:r w:rsidRPr="00BD21E1">
          <w:t>Or “put to death.”</w:t>
        </w:r>
      </w:ins>
    </w:p>
  </w:footnote>
  <w:footnote w:id="17">
    <w:p w:rsidR="00C714BB" w:rsidRPr="00BD21E1" w:rsidRDefault="00C714BB" w:rsidP="00BD21E1">
      <w:pPr>
        <w:pStyle w:val="FootnoteText"/>
        <w:spacing w:after="96"/>
        <w:ind w:firstLine="288"/>
        <w:rPr>
          <w:ins w:id="276" w:author="Author"/>
        </w:rPr>
      </w:pPr>
      <w:ins w:id="277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30:35 </w:t>
        </w:r>
        <w:r w:rsidRPr="00BD21E1">
          <w:t>Or “like the work of an ointment maker.”</w:t>
        </w:r>
      </w:ins>
    </w:p>
  </w:footnote>
  <w:footnote w:id="18">
    <w:p w:rsidR="00C714BB" w:rsidRPr="00BD21E1" w:rsidRDefault="00C714BB" w:rsidP="00BD21E1">
      <w:pPr>
        <w:pStyle w:val="FootnoteText"/>
        <w:spacing w:after="96"/>
        <w:ind w:firstLine="288"/>
        <w:rPr>
          <w:ins w:id="293" w:author="Author"/>
        </w:rPr>
      </w:pPr>
      <w:ins w:id="294" w:author="Author">
        <w:r w:rsidRPr="00BD21E1">
          <w:rPr>
            <w:rStyle w:val="FootnoteReference"/>
          </w:rPr>
          <w:footnoteRef/>
        </w:r>
        <w:r w:rsidRPr="00BD21E1">
          <w:t xml:space="preserve"> </w:t>
        </w:r>
        <w:r w:rsidRPr="00BD21E1">
          <w:rPr>
            <w:b/>
          </w:rPr>
          <w:t xml:space="preserve">30:38 </w:t>
        </w:r>
        <w:r w:rsidRPr="00BD21E1">
          <w:t>Or “put to death.”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05FCE">
        <w:t>Exodus Chapter 30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05FCE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05FCE">
      <w:rPr>
        <w:noProof/>
        <w:snapToGrid w:val="0"/>
      </w:rPr>
      <w:t>Exodus 30.Revised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B05FCE">
        <w:t>Exodus Chapter 30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05FCE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05FCE">
      <w:rPr>
        <w:noProof/>
        <w:snapToGrid w:val="0"/>
      </w:rPr>
      <w:t>Exodus 30.Revised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05FC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05FC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05FC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05FC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F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40FA"/>
    <w:rsid w:val="0098685D"/>
    <w:rsid w:val="009C7D92"/>
    <w:rsid w:val="00A13B03"/>
    <w:rsid w:val="00A73FF6"/>
    <w:rsid w:val="00A86CA5"/>
    <w:rsid w:val="00AA09DB"/>
    <w:rsid w:val="00B05FCE"/>
    <w:rsid w:val="00B87B77"/>
    <w:rsid w:val="00BC4A6C"/>
    <w:rsid w:val="00BD6AB0"/>
    <w:rsid w:val="00C37E6E"/>
    <w:rsid w:val="00C714BB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3808863-AFE6-4906-A68E-3A767B6953D9}"/>
  <w:attachedTemplate r:id="R3849226348bc44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714B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14B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714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849226348bc44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1227</ap:Words>
  <ap:Characters>5317</ap:Characters>
  <ap:Application>Microsoft Office Word</ap:Application>
  <ap:DocSecurity>0</ap:DocSecurity>
  <ap:Lines>87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6531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30</dc:title>
  <dc:subject/>
  <dc:creator>Ruth Farrugia</dc:creator>
  <cp:keywords/>
  <dc:description/>
  <cp:lastModifiedBy>Farrugia, Ruth</cp:lastModifiedBy>
  <cp:revision>3</cp:revision>
  <dcterms:created xsi:type="dcterms:W3CDTF">2020-12-17T13:10:00Z</dcterms:created>
  <dcterms:modified xsi:type="dcterms:W3CDTF">2020-12-17T13:10:00Z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30.docx</vt:lpwstr>
  </property>
  <property fmtid="{D5CDD505-2E9C-101B-9397-08002B2CF9AE}" pid="9" name="_TranslationDocumentId">
    <vt:i4>19410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2030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