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D9A" w:rsidRPr="009223D5" w:rsidRDefault="002A3D9A" w:rsidP="002A3D9A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9223D5">
        <w:rPr>
          <w:rFonts w:ascii="Trebuchet MS" w:hAnsi="Trebuchet MS"/>
          <w:b/>
          <w:sz w:val="24"/>
        </w:rPr>
        <w:t xml:space="preserve">25:1 </w:t>
      </w:r>
      <w:del w:id="1" w:author="Author">
        <w:r w:rsidRPr="009223D5">
          <w:rPr>
            <w:rFonts w:ascii="Trebuchet MS" w:hAnsi="Trebuchet MS"/>
            <w:noProof/>
            <w:sz w:val="24"/>
          </w:rPr>
          <w:delText xml:space="preserve">And </w:delText>
        </w:r>
      </w:del>
      <w:r w:rsidRPr="009223D5">
        <w:rPr>
          <w:rFonts w:ascii="Trebuchet MS" w:hAnsi="Trebuchet MS"/>
          <w:noProof/>
          <w:sz w:val="24"/>
        </w:rPr>
        <w:t xml:space="preserve">Jehovah </w:t>
      </w:r>
      <w:del w:id="2" w:author="Author">
        <w:r w:rsidRPr="009223D5">
          <w:rPr>
            <w:rFonts w:ascii="Trebuchet MS" w:hAnsi="Trebuchet MS"/>
            <w:noProof/>
            <w:sz w:val="24"/>
          </w:rPr>
          <w:delText>proceeded to speak</w:delText>
        </w:r>
      </w:del>
      <w:ins w:id="3" w:author="Author">
        <w:r w:rsidRPr="009223D5">
          <w:rPr>
            <w:rFonts w:ascii="Trebuchet MS" w:hAnsi="Trebuchet MS"/>
            <w:noProof/>
            <w:sz w:val="24"/>
          </w:rPr>
          <w:t>then said</w:t>
        </w:r>
      </w:ins>
      <w:r w:rsidRPr="009223D5">
        <w:rPr>
          <w:rFonts w:ascii="Trebuchet MS" w:hAnsi="Trebuchet MS"/>
          <w:noProof/>
          <w:sz w:val="24"/>
        </w:rPr>
        <w:t xml:space="preserve"> to Moses</w:t>
      </w:r>
      <w:del w:id="4" w:author="Author">
        <w:r w:rsidRPr="009223D5">
          <w:rPr>
            <w:rFonts w:ascii="Trebuchet MS" w:hAnsi="Trebuchet MS"/>
            <w:noProof/>
            <w:sz w:val="24"/>
          </w:rPr>
          <w:delText>, saying</w:delText>
        </w:r>
      </w:del>
      <w:r w:rsidRPr="009223D5">
        <w:rPr>
          <w:rFonts w:ascii="Trebuchet MS" w:hAnsi="Trebuchet MS"/>
          <w:noProof/>
          <w:sz w:val="24"/>
        </w:rPr>
        <w:t xml:space="preserve">: </w:t>
      </w:r>
      <w:r w:rsidRPr="009223D5">
        <w:rPr>
          <w:rFonts w:ascii="Trebuchet MS" w:hAnsi="Trebuchet MS"/>
          <w:b/>
          <w:noProof/>
          <w:sz w:val="24"/>
        </w:rPr>
        <w:t xml:space="preserve">25:2 </w:t>
      </w:r>
      <w:r w:rsidRPr="009223D5">
        <w:rPr>
          <w:rFonts w:ascii="Trebuchet MS" w:hAnsi="Trebuchet MS"/>
          <w:noProof/>
          <w:sz w:val="24"/>
        </w:rPr>
        <w:t>“</w:t>
      </w:r>
      <w:del w:id="5" w:author="Author">
        <w:r w:rsidRPr="009223D5">
          <w:rPr>
            <w:rFonts w:ascii="Trebuchet MS" w:hAnsi="Trebuchet MS"/>
            <w:noProof/>
            <w:sz w:val="24"/>
          </w:rPr>
          <w:delText>Speak to</w:delText>
        </w:r>
      </w:del>
      <w:ins w:id="6" w:author="Author">
        <w:r w:rsidRPr="009223D5">
          <w:rPr>
            <w:rFonts w:ascii="Trebuchet MS" w:hAnsi="Trebuchet MS"/>
            <w:noProof/>
            <w:sz w:val="24"/>
          </w:rPr>
          <w:t>Tell</w:t>
        </w:r>
      </w:ins>
      <w:r w:rsidRPr="009223D5">
        <w:rPr>
          <w:rFonts w:ascii="Trebuchet MS" w:hAnsi="Trebuchet MS"/>
          <w:noProof/>
          <w:sz w:val="24"/>
        </w:rPr>
        <w:t xml:space="preserve"> the </w:t>
      </w:r>
      <w:del w:id="7" w:author="Author">
        <w:r w:rsidRPr="009223D5">
          <w:rPr>
            <w:rFonts w:ascii="Trebuchet MS" w:hAnsi="Trebuchet MS"/>
            <w:noProof/>
            <w:sz w:val="24"/>
          </w:rPr>
          <w:delText>sons</w:delText>
        </w:r>
      </w:del>
      <w:ins w:id="8" w:author="Author">
        <w:r w:rsidRPr="009223D5">
          <w:rPr>
            <w:rFonts w:ascii="Trebuchet MS" w:hAnsi="Trebuchet MS"/>
            <w:noProof/>
            <w:sz w:val="24"/>
          </w:rPr>
          <w:t>people</w:t>
        </w:r>
      </w:ins>
      <w:r w:rsidRPr="009223D5">
        <w:rPr>
          <w:rFonts w:ascii="Trebuchet MS" w:hAnsi="Trebuchet MS"/>
          <w:noProof/>
          <w:sz w:val="24"/>
        </w:rPr>
        <w:t xml:space="preserve"> of Israel</w:t>
      </w:r>
      <w:del w:id="9" w:author="Author">
        <w:r w:rsidRPr="009223D5">
          <w:rPr>
            <w:rFonts w:ascii="Trebuchet MS" w:hAnsi="Trebuchet MS"/>
            <w:noProof/>
            <w:sz w:val="24"/>
          </w:rPr>
          <w:delText>, that they may</w:delText>
        </w:r>
      </w:del>
      <w:r w:rsidRPr="009223D5">
        <w:rPr>
          <w:rFonts w:ascii="Trebuchet MS" w:hAnsi="Trebuchet MS"/>
          <w:noProof/>
          <w:sz w:val="24"/>
        </w:rPr>
        <w:t xml:space="preserve"> </w:t>
      </w:r>
      <w:ins w:id="10" w:author="Author">
        <w:r w:rsidRPr="009223D5">
          <w:rPr>
            <w:rFonts w:ascii="Trebuchet MS" w:hAnsi="Trebuchet MS"/>
            <w:noProof/>
            <w:sz w:val="24"/>
          </w:rPr>
          <w:t xml:space="preserve">to </w:t>
        </w:r>
      </w:ins>
      <w:r w:rsidRPr="009223D5">
        <w:rPr>
          <w:rFonts w:ascii="Trebuchet MS" w:hAnsi="Trebuchet MS"/>
          <w:noProof/>
          <w:sz w:val="24"/>
        </w:rPr>
        <w:t>take up a contribution for me</w:t>
      </w:r>
      <w:del w:id="11" w:author="Author">
        <w:r w:rsidRPr="009223D5">
          <w:rPr>
            <w:rFonts w:ascii="Trebuchet MS" w:hAnsi="Trebuchet MS"/>
            <w:noProof/>
            <w:sz w:val="24"/>
          </w:rPr>
          <w:delText>: From</w:delText>
        </w:r>
      </w:del>
      <w:ins w:id="12" w:author="Author">
        <w:r w:rsidRPr="009223D5">
          <w:rPr>
            <w:rFonts w:ascii="Trebuchet MS" w:hAnsi="Trebuchet MS"/>
            <w:noProof/>
            <w:sz w:val="24"/>
          </w:rPr>
          <w:t>; from</w:t>
        </w:r>
      </w:ins>
      <w:r w:rsidRPr="009223D5">
        <w:rPr>
          <w:rFonts w:ascii="Trebuchet MS" w:hAnsi="Trebuchet MS"/>
          <w:noProof/>
          <w:sz w:val="24"/>
        </w:rPr>
        <w:t xml:space="preserve"> every </w:t>
      </w:r>
      <w:del w:id="13" w:author="Author">
        <w:r w:rsidRPr="009223D5">
          <w:rPr>
            <w:rFonts w:ascii="Trebuchet MS" w:hAnsi="Trebuchet MS"/>
            <w:noProof/>
            <w:sz w:val="24"/>
          </w:rPr>
          <w:delText>man</w:delText>
        </w:r>
      </w:del>
      <w:ins w:id="14" w:author="Author">
        <w:r w:rsidRPr="009223D5">
          <w:rPr>
            <w:rFonts w:ascii="Trebuchet MS" w:hAnsi="Trebuchet MS"/>
            <w:noProof/>
            <w:sz w:val="24"/>
          </w:rPr>
          <w:t>person</w:t>
        </w:r>
      </w:ins>
      <w:r w:rsidRPr="009223D5">
        <w:rPr>
          <w:rFonts w:ascii="Trebuchet MS" w:hAnsi="Trebuchet MS"/>
          <w:noProof/>
          <w:sz w:val="24"/>
        </w:rPr>
        <w:t xml:space="preserve"> whose heart </w:t>
      </w:r>
      <w:del w:id="15" w:author="Author">
        <w:r w:rsidRPr="009223D5">
          <w:rPr>
            <w:rFonts w:ascii="Trebuchet MS" w:hAnsi="Trebuchet MS"/>
            <w:noProof/>
            <w:sz w:val="24"/>
          </w:rPr>
          <w:delText>incites</w:delText>
        </w:r>
      </w:del>
      <w:ins w:id="16" w:author="Author">
        <w:r w:rsidRPr="009223D5">
          <w:rPr>
            <w:rFonts w:ascii="Trebuchet MS" w:hAnsi="Trebuchet MS"/>
            <w:noProof/>
            <w:sz w:val="24"/>
          </w:rPr>
          <w:t>moves</w:t>
        </w:r>
      </w:ins>
      <w:r w:rsidRPr="009223D5">
        <w:rPr>
          <w:rFonts w:ascii="Trebuchet MS" w:hAnsi="Trebuchet MS"/>
          <w:noProof/>
          <w:sz w:val="24"/>
        </w:rPr>
        <w:t xml:space="preserve"> him</w:t>
      </w:r>
      <w:del w:id="17" w:author="Author">
        <w:r w:rsidRPr="009223D5">
          <w:rPr>
            <w:rFonts w:ascii="Trebuchet MS" w:hAnsi="Trebuchet MS"/>
            <w:noProof/>
            <w:sz w:val="24"/>
          </w:rPr>
          <w:delText xml:space="preserve"> </w:delText>
        </w:r>
        <w:r w:rsidRPr="009223D5">
          <w:rPr>
            <w:rFonts w:ascii="Trebuchet MS" w:hAnsi="Trebuchet MS"/>
            <w:noProof/>
            <w:sz w:val="24"/>
            <w:u w:val="dotted"/>
          </w:rPr>
          <w:delText>YOU</w:delText>
        </w:r>
        <w:r w:rsidRPr="009223D5">
          <w:rPr>
            <w:rFonts w:ascii="Trebuchet MS" w:hAnsi="Trebuchet MS"/>
            <w:noProof/>
            <w:sz w:val="24"/>
          </w:rPr>
          <w:delText xml:space="preserve"> people</w:delText>
        </w:r>
      </w:del>
      <w:ins w:id="18" w:author="Author">
        <w:r w:rsidRPr="009223D5">
          <w:rPr>
            <w:rFonts w:ascii="Trebuchet MS" w:hAnsi="Trebuchet MS"/>
            <w:noProof/>
            <w:sz w:val="24"/>
          </w:rPr>
          <w:t>, you</w:t>
        </w:r>
      </w:ins>
      <w:r w:rsidRPr="009223D5">
        <w:rPr>
          <w:rFonts w:ascii="Trebuchet MS" w:hAnsi="Trebuchet MS"/>
          <w:noProof/>
          <w:sz w:val="24"/>
        </w:rPr>
        <w:t xml:space="preserve"> are to take up </w:t>
      </w:r>
      <w:del w:id="19" w:author="Author">
        <w:r w:rsidRPr="009223D5">
          <w:rPr>
            <w:rFonts w:ascii="Trebuchet MS" w:hAnsi="Trebuchet MS"/>
            <w:noProof/>
            <w:sz w:val="24"/>
          </w:rPr>
          <w:delText>the</w:delText>
        </w:r>
      </w:del>
      <w:ins w:id="20" w:author="Author">
        <w:r w:rsidRPr="009223D5">
          <w:rPr>
            <w:rFonts w:ascii="Trebuchet MS" w:hAnsi="Trebuchet MS"/>
            <w:noProof/>
            <w:sz w:val="24"/>
          </w:rPr>
          <w:t>my</w:t>
        </w:r>
      </w:ins>
      <w:r w:rsidRPr="009223D5">
        <w:rPr>
          <w:rFonts w:ascii="Trebuchet MS" w:hAnsi="Trebuchet MS"/>
          <w:noProof/>
          <w:sz w:val="24"/>
        </w:rPr>
        <w:t xml:space="preserve"> contribution</w:t>
      </w:r>
      <w:del w:id="21" w:author="Author">
        <w:r w:rsidRPr="009223D5">
          <w:rPr>
            <w:rFonts w:ascii="Trebuchet MS" w:hAnsi="Trebuchet MS"/>
            <w:noProof/>
            <w:sz w:val="24"/>
          </w:rPr>
          <w:delText xml:space="preserve"> of mine</w:delText>
        </w:r>
      </w:del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25:3 </w:t>
      </w:r>
      <w:del w:id="22" w:author="Author">
        <w:r w:rsidRPr="009223D5">
          <w:rPr>
            <w:rFonts w:ascii="Trebuchet MS" w:hAnsi="Trebuchet MS"/>
            <w:noProof/>
            <w:sz w:val="24"/>
          </w:rPr>
          <w:delText>And this</w:delText>
        </w:r>
      </w:del>
      <w:ins w:id="23" w:author="Author">
        <w:r w:rsidRPr="009223D5">
          <w:rPr>
            <w:rFonts w:ascii="Trebuchet MS" w:hAnsi="Trebuchet MS"/>
            <w:noProof/>
            <w:sz w:val="24"/>
          </w:rPr>
          <w:t>This</w:t>
        </w:r>
      </w:ins>
      <w:r w:rsidRPr="009223D5">
        <w:rPr>
          <w:rFonts w:ascii="Trebuchet MS" w:hAnsi="Trebuchet MS"/>
          <w:noProof/>
          <w:sz w:val="24"/>
        </w:rPr>
        <w:t xml:space="preserve"> is the contribution that </w:t>
      </w:r>
      <w:del w:id="24" w:author="Author">
        <w:r w:rsidRPr="009223D5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5" w:author="Author">
        <w:r w:rsidRPr="009223D5">
          <w:rPr>
            <w:rFonts w:ascii="Trebuchet MS" w:hAnsi="Trebuchet MS"/>
            <w:noProof/>
            <w:sz w:val="24"/>
          </w:rPr>
          <w:t>you</w:t>
        </w:r>
      </w:ins>
      <w:r w:rsidRPr="009223D5">
        <w:rPr>
          <w:rFonts w:ascii="Trebuchet MS" w:hAnsi="Trebuchet MS"/>
          <w:noProof/>
          <w:sz w:val="24"/>
        </w:rPr>
        <w:t xml:space="preserve"> are to </w:t>
      </w:r>
      <w:del w:id="26" w:author="Author">
        <w:r w:rsidRPr="009223D5">
          <w:rPr>
            <w:rFonts w:ascii="Trebuchet MS" w:hAnsi="Trebuchet MS"/>
            <w:noProof/>
            <w:sz w:val="24"/>
          </w:rPr>
          <w:delText>take up</w:delText>
        </w:r>
      </w:del>
      <w:ins w:id="27" w:author="Author">
        <w:r w:rsidRPr="009223D5">
          <w:rPr>
            <w:rFonts w:ascii="Trebuchet MS" w:hAnsi="Trebuchet MS"/>
            <w:noProof/>
            <w:sz w:val="24"/>
          </w:rPr>
          <w:t>accept</w:t>
        </w:r>
      </w:ins>
      <w:r w:rsidRPr="009223D5">
        <w:rPr>
          <w:rFonts w:ascii="Trebuchet MS" w:hAnsi="Trebuchet MS"/>
          <w:noProof/>
          <w:sz w:val="24"/>
        </w:rPr>
        <w:t xml:space="preserve"> from them: gold</w:t>
      </w:r>
      <w:del w:id="28" w:author="Author">
        <w:r w:rsidRPr="009223D5">
          <w:rPr>
            <w:rFonts w:ascii="Trebuchet MS" w:hAnsi="Trebuchet MS"/>
            <w:noProof/>
            <w:sz w:val="24"/>
          </w:rPr>
          <w:delText xml:space="preserve"> and</w:delText>
        </w:r>
      </w:del>
      <w:ins w:id="29" w:author="Author">
        <w:r w:rsidRPr="009223D5">
          <w:rPr>
            <w:rFonts w:ascii="Trebuchet MS" w:hAnsi="Trebuchet MS"/>
            <w:noProof/>
            <w:sz w:val="24"/>
          </w:rPr>
          <w:t>,</w:t>
        </w:r>
      </w:ins>
      <w:r w:rsidRPr="009223D5">
        <w:rPr>
          <w:rFonts w:ascii="Trebuchet MS" w:hAnsi="Trebuchet MS"/>
          <w:noProof/>
          <w:sz w:val="24"/>
        </w:rPr>
        <w:t xml:space="preserve"> silver</w:t>
      </w:r>
      <w:del w:id="30" w:author="Author">
        <w:r w:rsidRPr="009223D5">
          <w:rPr>
            <w:rFonts w:ascii="Trebuchet MS" w:hAnsi="Trebuchet MS"/>
            <w:noProof/>
            <w:sz w:val="24"/>
          </w:rPr>
          <w:delText xml:space="preserve"> and</w:delText>
        </w:r>
      </w:del>
      <w:ins w:id="31" w:author="Author">
        <w:r w:rsidRPr="009223D5">
          <w:rPr>
            <w:rFonts w:ascii="Trebuchet MS" w:hAnsi="Trebuchet MS"/>
            <w:noProof/>
            <w:sz w:val="24"/>
          </w:rPr>
          <w:t>,</w:t>
        </w:r>
      </w:ins>
      <w:r w:rsidRPr="009223D5">
        <w:rPr>
          <w:rFonts w:ascii="Trebuchet MS" w:hAnsi="Trebuchet MS"/>
          <w:noProof/>
          <w:sz w:val="24"/>
        </w:rPr>
        <w:t xml:space="preserve"> copper, </w:t>
      </w:r>
      <w:r w:rsidRPr="009223D5">
        <w:rPr>
          <w:rFonts w:ascii="Trebuchet MS" w:hAnsi="Trebuchet MS"/>
          <w:b/>
          <w:noProof/>
          <w:sz w:val="24"/>
        </w:rPr>
        <w:t xml:space="preserve">25:4 </w:t>
      </w:r>
      <w:del w:id="32" w:author="Author">
        <w:r w:rsidRPr="009223D5">
          <w:rPr>
            <w:rFonts w:ascii="Trebuchet MS" w:hAnsi="Trebuchet MS"/>
            <w:noProof/>
            <w:sz w:val="24"/>
          </w:rPr>
          <w:delText xml:space="preserve">and </w:delText>
        </w:r>
      </w:del>
      <w:r w:rsidRPr="009223D5">
        <w:rPr>
          <w:rFonts w:ascii="Trebuchet MS" w:hAnsi="Trebuchet MS"/>
          <w:noProof/>
          <w:sz w:val="24"/>
        </w:rPr>
        <w:t xml:space="preserve">blue thread, </w:t>
      </w:r>
      <w:del w:id="33" w:author="Author">
        <w:r w:rsidRPr="009223D5">
          <w:rPr>
            <w:rFonts w:ascii="Trebuchet MS" w:hAnsi="Trebuchet MS"/>
            <w:noProof/>
            <w:sz w:val="24"/>
          </w:rPr>
          <w:delText xml:space="preserve">and wool dyed reddish </w:delText>
        </w:r>
      </w:del>
      <w:r w:rsidRPr="009223D5">
        <w:rPr>
          <w:rFonts w:ascii="Trebuchet MS" w:hAnsi="Trebuchet MS"/>
          <w:noProof/>
          <w:sz w:val="24"/>
        </w:rPr>
        <w:t>purple</w:t>
      </w:r>
      <w:del w:id="34" w:author="Author">
        <w:r w:rsidRPr="009223D5">
          <w:rPr>
            <w:rFonts w:ascii="Trebuchet MS" w:hAnsi="Trebuchet MS"/>
            <w:noProof/>
            <w:sz w:val="24"/>
          </w:rPr>
          <w:delText>, and coccus</w:delText>
        </w:r>
      </w:del>
      <w:ins w:id="35" w:author="Author">
        <w:r w:rsidRPr="009223D5">
          <w:rPr>
            <w:rFonts w:ascii="Trebuchet MS" w:hAnsi="Trebuchet MS"/>
            <w:noProof/>
            <w:sz w:val="24"/>
          </w:rPr>
          <w:t xml:space="preserve"> wool,</w:t>
        </w:r>
        <w:r w:rsidRPr="009223D5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9223D5">
        <w:rPr>
          <w:rFonts w:ascii="Trebuchet MS" w:hAnsi="Trebuchet MS"/>
          <w:noProof/>
          <w:sz w:val="24"/>
        </w:rPr>
        <w:t xml:space="preserve"> scarlet material,</w:t>
      </w:r>
      <w:del w:id="38" w:author="Author">
        <w:r w:rsidRPr="009223D5">
          <w:rPr>
            <w:rFonts w:ascii="Trebuchet MS" w:hAnsi="Trebuchet MS"/>
            <w:noProof/>
            <w:sz w:val="24"/>
          </w:rPr>
          <w:delText xml:space="preserve"> and</w:delText>
        </w:r>
      </w:del>
      <w:ins w:id="39" w:author="Author">
        <w:r w:rsidRPr="009223D5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9223D5">
        <w:rPr>
          <w:rFonts w:ascii="Trebuchet MS" w:hAnsi="Trebuchet MS"/>
          <w:noProof/>
          <w:sz w:val="24"/>
        </w:rPr>
        <w:t xml:space="preserve"> fine linen, </w:t>
      </w:r>
      <w:del w:id="42" w:author="Author">
        <w:r w:rsidRPr="009223D5">
          <w:rPr>
            <w:rFonts w:ascii="Trebuchet MS" w:hAnsi="Trebuchet MS"/>
            <w:noProof/>
            <w:sz w:val="24"/>
          </w:rPr>
          <w:delText>and goat’s</w:delText>
        </w:r>
      </w:del>
      <w:ins w:id="43" w:author="Author">
        <w:r w:rsidRPr="009223D5">
          <w:rPr>
            <w:rFonts w:ascii="Trebuchet MS" w:hAnsi="Trebuchet MS"/>
            <w:noProof/>
            <w:sz w:val="24"/>
          </w:rPr>
          <w:t>goat</w:t>
        </w:r>
      </w:ins>
      <w:r w:rsidRPr="009223D5">
        <w:rPr>
          <w:rFonts w:ascii="Trebuchet MS" w:hAnsi="Trebuchet MS"/>
          <w:noProof/>
          <w:sz w:val="24"/>
        </w:rPr>
        <w:t xml:space="preserve"> hair, </w:t>
      </w:r>
      <w:r w:rsidRPr="009223D5">
        <w:rPr>
          <w:rFonts w:ascii="Trebuchet MS" w:hAnsi="Trebuchet MS"/>
          <w:b/>
          <w:noProof/>
          <w:sz w:val="24"/>
        </w:rPr>
        <w:t xml:space="preserve">25:5 </w:t>
      </w:r>
      <w:del w:id="44" w:author="Author">
        <w:r w:rsidRPr="009223D5">
          <w:rPr>
            <w:rFonts w:ascii="Trebuchet MS" w:hAnsi="Trebuchet MS"/>
            <w:noProof/>
            <w:sz w:val="24"/>
          </w:rPr>
          <w:delText xml:space="preserve">and </w:delText>
        </w:r>
      </w:del>
      <w:r w:rsidRPr="009223D5">
        <w:rPr>
          <w:rFonts w:ascii="Trebuchet MS" w:hAnsi="Trebuchet MS"/>
          <w:noProof/>
          <w:sz w:val="24"/>
        </w:rPr>
        <w:t xml:space="preserve">ram skins dyed red, </w:t>
      </w:r>
      <w:del w:id="45" w:author="Author">
        <w:r w:rsidRPr="009223D5">
          <w:rPr>
            <w:rFonts w:ascii="Trebuchet MS" w:hAnsi="Trebuchet MS"/>
            <w:noProof/>
            <w:sz w:val="24"/>
          </w:rPr>
          <w:delText xml:space="preserve">and </w:delText>
        </w:r>
      </w:del>
      <w:r w:rsidRPr="009223D5">
        <w:rPr>
          <w:rFonts w:ascii="Trebuchet MS" w:hAnsi="Trebuchet MS"/>
          <w:noProof/>
          <w:sz w:val="24"/>
        </w:rPr>
        <w:t xml:space="preserve">sealskins, </w:t>
      </w:r>
      <w:del w:id="46" w:author="Author">
        <w:r w:rsidRPr="009223D5">
          <w:rPr>
            <w:rFonts w:ascii="Trebuchet MS" w:hAnsi="Trebuchet MS"/>
            <w:noProof/>
            <w:sz w:val="24"/>
          </w:rPr>
          <w:delText xml:space="preserve">and </w:delText>
        </w:r>
      </w:del>
      <w:r w:rsidRPr="009223D5">
        <w:rPr>
          <w:rFonts w:ascii="Trebuchet MS" w:hAnsi="Trebuchet MS"/>
          <w:noProof/>
          <w:sz w:val="24"/>
        </w:rPr>
        <w:t>acacia wood</w:t>
      </w:r>
      <w:del w:id="47" w:author="Author">
        <w:r w:rsidRPr="009223D5">
          <w:rPr>
            <w:rFonts w:ascii="Trebuchet MS" w:hAnsi="Trebuchet MS"/>
            <w:noProof/>
            <w:sz w:val="24"/>
          </w:rPr>
          <w:delText>;</w:delText>
        </w:r>
      </w:del>
      <w:ins w:id="48" w:author="Author">
        <w:r w:rsidRPr="009223D5">
          <w:rPr>
            <w:rFonts w:ascii="Trebuchet MS" w:hAnsi="Trebuchet MS"/>
            <w:noProof/>
            <w:sz w:val="24"/>
          </w:rPr>
          <w:t>,</w:t>
        </w:r>
      </w:ins>
      <w:r w:rsidRPr="009223D5">
        <w:rPr>
          <w:rFonts w:ascii="Trebuchet MS" w:hAnsi="Trebuchet MS"/>
          <w:noProof/>
          <w:sz w:val="24"/>
        </w:rPr>
        <w:t xml:space="preserve"> </w:t>
      </w:r>
      <w:r w:rsidRPr="009223D5">
        <w:rPr>
          <w:rFonts w:ascii="Trebuchet MS" w:hAnsi="Trebuchet MS"/>
          <w:b/>
          <w:noProof/>
          <w:sz w:val="24"/>
        </w:rPr>
        <w:t xml:space="preserve">25:6 </w:t>
      </w:r>
      <w:r w:rsidRPr="009223D5">
        <w:rPr>
          <w:rFonts w:ascii="Trebuchet MS" w:hAnsi="Trebuchet MS"/>
          <w:noProof/>
          <w:sz w:val="24"/>
        </w:rPr>
        <w:t xml:space="preserve">oil for the </w:t>
      </w:r>
      <w:del w:id="49" w:author="Author">
        <w:r w:rsidRPr="009223D5">
          <w:rPr>
            <w:rFonts w:ascii="Trebuchet MS" w:hAnsi="Trebuchet MS"/>
            <w:noProof/>
            <w:sz w:val="24"/>
          </w:rPr>
          <w:delText>luminary</w:delText>
        </w:r>
      </w:del>
      <w:ins w:id="50" w:author="Author">
        <w:r w:rsidRPr="009223D5">
          <w:rPr>
            <w:rFonts w:ascii="Trebuchet MS" w:hAnsi="Trebuchet MS"/>
            <w:noProof/>
            <w:sz w:val="24"/>
          </w:rPr>
          <w:t>lamps</w:t>
        </w:r>
      </w:ins>
      <w:r w:rsidRPr="009223D5">
        <w:rPr>
          <w:rFonts w:ascii="Trebuchet MS" w:hAnsi="Trebuchet MS"/>
          <w:noProof/>
          <w:sz w:val="24"/>
        </w:rPr>
        <w:t xml:space="preserve">, balsam </w:t>
      </w:r>
      <w:del w:id="51" w:author="Author">
        <w:r w:rsidRPr="009223D5">
          <w:rPr>
            <w:rFonts w:ascii="Trebuchet MS" w:hAnsi="Trebuchet MS"/>
            <w:noProof/>
            <w:sz w:val="24"/>
          </w:rPr>
          <w:delText xml:space="preserve">oil </w:delText>
        </w:r>
      </w:del>
      <w:r w:rsidRPr="009223D5">
        <w:rPr>
          <w:rFonts w:ascii="Trebuchet MS" w:hAnsi="Trebuchet MS"/>
          <w:noProof/>
          <w:sz w:val="24"/>
        </w:rPr>
        <w:t>for the anointing oil and for</w:t>
      </w:r>
      <w:r>
        <w:rPr>
          <w:rFonts w:ascii="Trebuchet MS" w:hAnsi="Trebuchet MS"/>
          <w:noProof/>
          <w:sz w:val="24"/>
        </w:rPr>
        <w:t xml:space="preserve"> </w:t>
      </w:r>
      <w:ins w:id="52" w:author="Author">
        <w:r w:rsidRPr="009223D5">
          <w:rPr>
            <w:rFonts w:ascii="Trebuchet MS" w:hAnsi="Trebuchet MS"/>
            <w:noProof/>
            <w:sz w:val="24"/>
          </w:rPr>
          <w:t>the</w:t>
        </w:r>
      </w:ins>
      <w:r w:rsidRPr="009223D5">
        <w:rPr>
          <w:rFonts w:ascii="Trebuchet MS" w:hAnsi="Trebuchet MS"/>
          <w:noProof/>
          <w:sz w:val="24"/>
        </w:rPr>
        <w:t xml:space="preserve"> perfumed incense</w:t>
      </w:r>
      <w:del w:id="53" w:author="Author">
        <w:r w:rsidRPr="009223D5">
          <w:rPr>
            <w:rFonts w:ascii="Trebuchet MS" w:hAnsi="Trebuchet MS"/>
            <w:noProof/>
            <w:sz w:val="24"/>
          </w:rPr>
          <w:delText>;</w:delText>
        </w:r>
      </w:del>
      <w:ins w:id="54" w:author="Author">
        <w:r w:rsidRPr="009223D5">
          <w:rPr>
            <w:rFonts w:ascii="Trebuchet MS" w:hAnsi="Trebuchet MS"/>
            <w:noProof/>
            <w:sz w:val="24"/>
          </w:rPr>
          <w:t>,</w:t>
        </w:r>
      </w:ins>
      <w:r w:rsidRPr="009223D5">
        <w:rPr>
          <w:rFonts w:ascii="Trebuchet MS" w:hAnsi="Trebuchet MS"/>
          <w:noProof/>
          <w:sz w:val="24"/>
        </w:rPr>
        <w:t xml:space="preserve"> </w:t>
      </w:r>
      <w:r w:rsidRPr="009223D5">
        <w:rPr>
          <w:rFonts w:ascii="Trebuchet MS" w:hAnsi="Trebuchet MS"/>
          <w:b/>
          <w:noProof/>
          <w:sz w:val="24"/>
        </w:rPr>
        <w:t xml:space="preserve">25:7 </w:t>
      </w:r>
      <w:r w:rsidRPr="009223D5">
        <w:rPr>
          <w:rFonts w:ascii="Trebuchet MS" w:hAnsi="Trebuchet MS"/>
          <w:noProof/>
          <w:sz w:val="24"/>
        </w:rPr>
        <w:t xml:space="preserve">and onyx stones and </w:t>
      </w:r>
      <w:del w:id="55" w:author="Author">
        <w:r w:rsidRPr="009223D5">
          <w:rPr>
            <w:rFonts w:ascii="Trebuchet MS" w:hAnsi="Trebuchet MS"/>
            <w:noProof/>
            <w:sz w:val="24"/>
          </w:rPr>
          <w:delText>setting</w:delText>
        </w:r>
      </w:del>
      <w:ins w:id="56" w:author="Author">
        <w:r w:rsidRPr="009223D5">
          <w:rPr>
            <w:rFonts w:ascii="Trebuchet MS" w:hAnsi="Trebuchet MS"/>
            <w:noProof/>
            <w:sz w:val="24"/>
          </w:rPr>
          <w:t>other</w:t>
        </w:r>
      </w:ins>
      <w:r w:rsidRPr="009223D5">
        <w:rPr>
          <w:rFonts w:ascii="Trebuchet MS" w:hAnsi="Trebuchet MS"/>
          <w:noProof/>
          <w:sz w:val="24"/>
        </w:rPr>
        <w:t xml:space="preserve"> stones </w:t>
      </w:r>
      <w:del w:id="57" w:author="Author">
        <w:r w:rsidRPr="009223D5">
          <w:rPr>
            <w:rFonts w:ascii="Trebuchet MS" w:hAnsi="Trebuchet MS"/>
            <w:noProof/>
            <w:sz w:val="24"/>
          </w:rPr>
          <w:delText>for</w:delText>
        </w:r>
      </w:del>
      <w:ins w:id="58" w:author="Author">
        <w:r w:rsidRPr="009223D5">
          <w:rPr>
            <w:rFonts w:ascii="Trebuchet MS" w:hAnsi="Trebuchet MS"/>
            <w:noProof/>
            <w:sz w:val="24"/>
          </w:rPr>
          <w:t>to be set in</w:t>
        </w:r>
      </w:ins>
      <w:r w:rsidRPr="009223D5">
        <w:rPr>
          <w:rFonts w:ascii="Trebuchet MS" w:hAnsi="Trebuchet MS"/>
          <w:noProof/>
          <w:sz w:val="24"/>
        </w:rPr>
        <w:t xml:space="preserve"> the eph′od and </w:t>
      </w:r>
      <w:del w:id="59" w:author="Author">
        <w:r w:rsidRPr="009223D5">
          <w:rPr>
            <w:rFonts w:ascii="Trebuchet MS" w:hAnsi="Trebuchet MS"/>
            <w:noProof/>
            <w:sz w:val="24"/>
          </w:rPr>
          <w:delText xml:space="preserve">for </w:delText>
        </w:r>
      </w:del>
      <w:r w:rsidRPr="009223D5">
        <w:rPr>
          <w:rFonts w:ascii="Trebuchet MS" w:hAnsi="Trebuchet MS"/>
          <w:noProof/>
          <w:sz w:val="24"/>
        </w:rPr>
        <w:t xml:space="preserve">the breastpiece. </w:t>
      </w:r>
      <w:r w:rsidRPr="009223D5">
        <w:rPr>
          <w:rFonts w:ascii="Trebuchet MS" w:hAnsi="Trebuchet MS"/>
          <w:b/>
          <w:noProof/>
          <w:sz w:val="24"/>
        </w:rPr>
        <w:t xml:space="preserve">25:8 </w:t>
      </w:r>
      <w:del w:id="60" w:author="Author">
        <w:r w:rsidRPr="009223D5">
          <w:rPr>
            <w:rFonts w:ascii="Trebuchet MS" w:hAnsi="Trebuchet MS"/>
            <w:noProof/>
            <w:sz w:val="24"/>
          </w:rPr>
          <w:delText>And they must</w:delText>
        </w:r>
      </w:del>
      <w:ins w:id="61" w:author="Author">
        <w:r w:rsidRPr="009223D5">
          <w:rPr>
            <w:rFonts w:ascii="Trebuchet MS" w:hAnsi="Trebuchet MS"/>
            <w:noProof/>
            <w:sz w:val="24"/>
          </w:rPr>
          <w:t>They are to</w:t>
        </w:r>
      </w:ins>
      <w:r w:rsidRPr="009223D5">
        <w:rPr>
          <w:rFonts w:ascii="Trebuchet MS" w:hAnsi="Trebuchet MS"/>
          <w:noProof/>
          <w:sz w:val="24"/>
        </w:rPr>
        <w:t xml:space="preserve"> make a sanctuary for me, </w:t>
      </w:r>
      <w:del w:id="62" w:author="Author">
        <w:r w:rsidRPr="009223D5">
          <w:rPr>
            <w:rFonts w:ascii="Trebuchet MS" w:hAnsi="Trebuchet MS"/>
            <w:noProof/>
            <w:sz w:val="24"/>
          </w:rPr>
          <w:delText>as</w:delText>
        </w:r>
      </w:del>
      <w:ins w:id="63" w:author="Author">
        <w:r w:rsidRPr="009223D5">
          <w:rPr>
            <w:rFonts w:ascii="Trebuchet MS" w:hAnsi="Trebuchet MS"/>
            <w:noProof/>
            <w:sz w:val="24"/>
          </w:rPr>
          <w:t>and</w:t>
        </w:r>
      </w:ins>
      <w:r w:rsidRPr="009223D5">
        <w:rPr>
          <w:rFonts w:ascii="Trebuchet MS" w:hAnsi="Trebuchet MS"/>
          <w:noProof/>
          <w:sz w:val="24"/>
        </w:rPr>
        <w:t xml:space="preserve"> I </w:t>
      </w:r>
      <w:del w:id="64" w:author="Author">
        <w:r w:rsidRPr="009223D5">
          <w:rPr>
            <w:rFonts w:ascii="Trebuchet MS" w:hAnsi="Trebuchet MS"/>
            <w:noProof/>
            <w:sz w:val="24"/>
          </w:rPr>
          <w:delText>must tabernacle in the midst of</w:delText>
        </w:r>
      </w:del>
      <w:ins w:id="65" w:author="Author">
        <w:r w:rsidRPr="009223D5">
          <w:rPr>
            <w:rFonts w:ascii="Trebuchet MS" w:hAnsi="Trebuchet MS"/>
            <w:noProof/>
            <w:sz w:val="24"/>
          </w:rPr>
          <w:t>will reside</w:t>
        </w:r>
        <w:r w:rsidRPr="009223D5">
          <w:rPr>
            <w:rStyle w:val="FootnoteReference"/>
            <w:rFonts w:ascii="Trebuchet MS" w:hAnsi="Trebuchet MS"/>
            <w:noProof/>
          </w:rPr>
          <w:footnoteReference w:id="3"/>
        </w:r>
        <w:r w:rsidRPr="009223D5">
          <w:rPr>
            <w:rFonts w:ascii="Trebuchet MS" w:hAnsi="Trebuchet MS"/>
            <w:noProof/>
            <w:sz w:val="24"/>
          </w:rPr>
          <w:t xml:space="preserve"> among</w:t>
        </w:r>
      </w:ins>
      <w:r w:rsidRPr="009223D5">
        <w:rPr>
          <w:rFonts w:ascii="Trebuchet MS" w:hAnsi="Trebuchet MS"/>
          <w:noProof/>
          <w:sz w:val="24"/>
        </w:rPr>
        <w:t xml:space="preserve"> them. </w:t>
      </w:r>
      <w:r w:rsidRPr="009223D5">
        <w:rPr>
          <w:rFonts w:ascii="Trebuchet MS" w:hAnsi="Trebuchet MS"/>
          <w:b/>
          <w:noProof/>
          <w:sz w:val="24"/>
        </w:rPr>
        <w:t xml:space="preserve">25:9 </w:t>
      </w:r>
      <w:del w:id="68" w:author="Author">
        <w:r w:rsidRPr="009223D5">
          <w:rPr>
            <w:rFonts w:ascii="Trebuchet MS" w:hAnsi="Trebuchet MS"/>
            <w:noProof/>
            <w:sz w:val="24"/>
          </w:rPr>
          <w:delText>According to all that I am showing you as the pattern of</w:delText>
        </w:r>
      </w:del>
      <w:ins w:id="69" w:author="Author">
        <w:r w:rsidRPr="009223D5">
          <w:rPr>
            <w:rFonts w:ascii="Trebuchet MS" w:hAnsi="Trebuchet MS"/>
            <w:noProof/>
            <w:sz w:val="24"/>
          </w:rPr>
          <w:t>You are to make it,</w:t>
        </w:r>
      </w:ins>
      <w:r w:rsidRPr="009223D5">
        <w:rPr>
          <w:rFonts w:ascii="Trebuchet MS" w:hAnsi="Trebuchet MS"/>
          <w:noProof/>
          <w:sz w:val="24"/>
        </w:rPr>
        <w:t xml:space="preserve"> the tabernacle and </w:t>
      </w:r>
      <w:del w:id="70" w:author="Author">
        <w:r w:rsidRPr="009223D5">
          <w:rPr>
            <w:rFonts w:ascii="Trebuchet MS" w:hAnsi="Trebuchet MS"/>
            <w:noProof/>
            <w:sz w:val="24"/>
          </w:rPr>
          <w:delText xml:space="preserve">pattern of </w:delText>
        </w:r>
      </w:del>
      <w:r w:rsidRPr="009223D5">
        <w:rPr>
          <w:rFonts w:ascii="Trebuchet MS" w:hAnsi="Trebuchet MS"/>
          <w:noProof/>
          <w:sz w:val="24"/>
        </w:rPr>
        <w:t xml:space="preserve">all its furnishings, </w:t>
      </w:r>
      <w:del w:id="71" w:author="Author">
        <w:r w:rsidRPr="009223D5">
          <w:rPr>
            <w:rFonts w:ascii="Trebuchet MS" w:hAnsi="Trebuchet MS"/>
            <w:noProof/>
            <w:sz w:val="24"/>
          </w:rPr>
          <w:delText xml:space="preserve">that is the way </w:delText>
        </w:r>
        <w:r w:rsidRPr="009223D5">
          <w:rPr>
            <w:rFonts w:ascii="Trebuchet MS" w:hAnsi="Trebuchet MS"/>
            <w:noProof/>
            <w:sz w:val="24"/>
            <w:u w:val="dotted"/>
          </w:rPr>
          <w:delText>YOU</w:delText>
        </w:r>
        <w:r w:rsidRPr="009223D5">
          <w:rPr>
            <w:rFonts w:ascii="Trebuchet MS" w:hAnsi="Trebuchet MS"/>
            <w:noProof/>
            <w:sz w:val="24"/>
          </w:rPr>
          <w:delText xml:space="preserve"> are to make it</w:delText>
        </w:r>
      </w:del>
      <w:ins w:id="72" w:author="Author">
        <w:r w:rsidRPr="009223D5">
          <w:rPr>
            <w:rFonts w:ascii="Trebuchet MS" w:hAnsi="Trebuchet MS"/>
            <w:noProof/>
            <w:sz w:val="24"/>
          </w:rPr>
          <w:t>following exactly the pattern</w:t>
        </w:r>
        <w:r w:rsidRPr="009223D5">
          <w:rPr>
            <w:rStyle w:val="FootnoteReference"/>
            <w:rFonts w:ascii="Trebuchet MS" w:hAnsi="Trebuchet MS"/>
            <w:noProof/>
          </w:rPr>
          <w:footnoteReference w:id="4"/>
        </w:r>
        <w:r w:rsidRPr="009223D5">
          <w:rPr>
            <w:rFonts w:ascii="Trebuchet MS" w:hAnsi="Trebuchet MS"/>
            <w:noProof/>
            <w:sz w:val="24"/>
          </w:rPr>
          <w:t xml:space="preserve"> that I am showing you</w:t>
        </w:r>
      </w:ins>
      <w:r w:rsidRPr="009223D5">
        <w:rPr>
          <w:rFonts w:ascii="Trebuchet MS" w:hAnsi="Trebuchet MS"/>
          <w:noProof/>
          <w:sz w:val="24"/>
        </w:rPr>
        <w:t>.</w:t>
      </w:r>
    </w:p>
    <w:p w:rsidR="002A3D9A" w:rsidRPr="009223D5" w:rsidRDefault="002A3D9A" w:rsidP="002A3D9A">
      <w:pPr>
        <w:rPr>
          <w:rFonts w:ascii="Trebuchet MS" w:hAnsi="Trebuchet MS"/>
          <w:noProof/>
          <w:sz w:val="24"/>
        </w:rPr>
      </w:pPr>
      <w:r w:rsidRPr="009223D5">
        <w:rPr>
          <w:rFonts w:ascii="Trebuchet MS" w:hAnsi="Trebuchet MS"/>
          <w:b/>
          <w:sz w:val="24"/>
        </w:rPr>
        <w:t xml:space="preserve">25:10 </w:t>
      </w:r>
      <w:r w:rsidRPr="009223D5">
        <w:rPr>
          <w:rFonts w:ascii="Trebuchet MS" w:hAnsi="Trebuchet MS"/>
          <w:noProof/>
          <w:sz w:val="24"/>
        </w:rPr>
        <w:t>“</w:t>
      </w:r>
      <w:del w:id="75" w:author="Author">
        <w:r w:rsidRPr="009223D5">
          <w:rPr>
            <w:rFonts w:ascii="Trebuchet MS" w:hAnsi="Trebuchet MS"/>
            <w:noProof/>
            <w:sz w:val="24"/>
          </w:rPr>
          <w:delText>And they must</w:delText>
        </w:r>
      </w:del>
      <w:ins w:id="76" w:author="Author">
        <w:r w:rsidRPr="009223D5">
          <w:rPr>
            <w:rFonts w:ascii="Trebuchet MS" w:hAnsi="Trebuchet MS"/>
            <w:noProof/>
            <w:sz w:val="24"/>
          </w:rPr>
          <w:t>They are to</w:t>
        </w:r>
      </w:ins>
      <w:r w:rsidRPr="009223D5">
        <w:rPr>
          <w:rFonts w:ascii="Trebuchet MS" w:hAnsi="Trebuchet MS"/>
          <w:noProof/>
          <w:sz w:val="24"/>
        </w:rPr>
        <w:t xml:space="preserve"> make an </w:t>
      </w:r>
      <w:del w:id="77" w:author="Author">
        <w:r w:rsidRPr="009223D5">
          <w:rPr>
            <w:rFonts w:ascii="Trebuchet MS" w:hAnsi="Trebuchet MS"/>
            <w:noProof/>
            <w:sz w:val="24"/>
          </w:rPr>
          <w:delText>Ark</w:delText>
        </w:r>
      </w:del>
      <w:ins w:id="78" w:author="Author">
        <w:r w:rsidRPr="009223D5">
          <w:rPr>
            <w:rFonts w:ascii="Trebuchet MS" w:hAnsi="Trebuchet MS"/>
            <w:noProof/>
            <w:sz w:val="24"/>
          </w:rPr>
          <w:t>ark</w:t>
        </w:r>
        <w:r w:rsidRPr="009223D5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9223D5">
        <w:rPr>
          <w:rFonts w:ascii="Trebuchet MS" w:hAnsi="Trebuchet MS"/>
          <w:noProof/>
          <w:sz w:val="24"/>
        </w:rPr>
        <w:t xml:space="preserve"> of acacia wood, two and a half cubits</w:t>
      </w:r>
      <w:del w:id="81" w:author="Author">
        <w:r w:rsidRPr="009223D5">
          <w:rPr>
            <w:rFonts w:ascii="Trebuchet MS" w:hAnsi="Trebuchet MS"/>
            <w:noProof/>
            <w:sz w:val="24"/>
          </w:rPr>
          <w:delText xml:space="preserve"> its length</w:delText>
        </w:r>
      </w:del>
      <w:ins w:id="82" w:author="Author">
        <w:r w:rsidRPr="009223D5">
          <w:rPr>
            <w:rStyle w:val="FootnoteReference"/>
            <w:rFonts w:ascii="Trebuchet MS" w:hAnsi="Trebuchet MS"/>
            <w:noProof/>
          </w:rPr>
          <w:footnoteReference w:id="6"/>
        </w:r>
        <w:r w:rsidRPr="009223D5">
          <w:rPr>
            <w:rFonts w:ascii="Trebuchet MS" w:hAnsi="Trebuchet MS"/>
            <w:noProof/>
            <w:sz w:val="24"/>
          </w:rPr>
          <w:t xml:space="preserve"> long</w:t>
        </w:r>
      </w:ins>
      <w:r w:rsidRPr="009223D5">
        <w:rPr>
          <w:rFonts w:ascii="Trebuchet MS" w:hAnsi="Trebuchet MS"/>
          <w:noProof/>
          <w:sz w:val="24"/>
        </w:rPr>
        <w:t xml:space="preserve"> and a cubit and a half </w:t>
      </w:r>
      <w:del w:id="85" w:author="Author">
        <w:r w:rsidRPr="009223D5">
          <w:rPr>
            <w:rFonts w:ascii="Trebuchet MS" w:hAnsi="Trebuchet MS"/>
            <w:noProof/>
            <w:sz w:val="24"/>
          </w:rPr>
          <w:delText>its width</w:delText>
        </w:r>
      </w:del>
      <w:ins w:id="86" w:author="Author">
        <w:r w:rsidRPr="009223D5">
          <w:rPr>
            <w:rFonts w:ascii="Trebuchet MS" w:hAnsi="Trebuchet MS"/>
            <w:noProof/>
            <w:sz w:val="24"/>
          </w:rPr>
          <w:t>wide</w:t>
        </w:r>
      </w:ins>
      <w:r w:rsidRPr="009223D5">
        <w:rPr>
          <w:rFonts w:ascii="Trebuchet MS" w:hAnsi="Trebuchet MS"/>
          <w:noProof/>
          <w:sz w:val="24"/>
        </w:rPr>
        <w:t xml:space="preserve"> and a cubit and a half </w:t>
      </w:r>
      <w:del w:id="87" w:author="Author">
        <w:r w:rsidRPr="009223D5">
          <w:rPr>
            <w:rFonts w:ascii="Trebuchet MS" w:hAnsi="Trebuchet MS"/>
            <w:noProof/>
            <w:sz w:val="24"/>
          </w:rPr>
          <w:delText>its height</w:delText>
        </w:r>
      </w:del>
      <w:ins w:id="88" w:author="Author">
        <w:r w:rsidRPr="009223D5">
          <w:rPr>
            <w:rFonts w:ascii="Trebuchet MS" w:hAnsi="Trebuchet MS"/>
            <w:noProof/>
            <w:sz w:val="24"/>
          </w:rPr>
          <w:t>high</w:t>
        </w:r>
      </w:ins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25:11 </w:t>
      </w:r>
      <w:del w:id="89" w:author="Author">
        <w:r w:rsidRPr="009223D5">
          <w:rPr>
            <w:rFonts w:ascii="Trebuchet MS" w:hAnsi="Trebuchet MS"/>
            <w:noProof/>
            <w:sz w:val="24"/>
          </w:rPr>
          <w:delText>And</w:delText>
        </w:r>
      </w:del>
      <w:ins w:id="90" w:author="Author">
        <w:r w:rsidRPr="009223D5">
          <w:rPr>
            <w:rFonts w:ascii="Trebuchet MS" w:hAnsi="Trebuchet MS"/>
            <w:noProof/>
            <w:sz w:val="24"/>
          </w:rPr>
          <w:t>Then</w:t>
        </w:r>
      </w:ins>
      <w:r w:rsidRPr="009223D5">
        <w:rPr>
          <w:rFonts w:ascii="Trebuchet MS" w:hAnsi="Trebuchet MS"/>
          <w:noProof/>
          <w:sz w:val="24"/>
        </w:rPr>
        <w:t xml:space="preserve"> you </w:t>
      </w:r>
      <w:del w:id="91" w:author="Author">
        <w:r w:rsidRPr="009223D5">
          <w:rPr>
            <w:rFonts w:ascii="Trebuchet MS" w:hAnsi="Trebuchet MS"/>
            <w:noProof/>
            <w:sz w:val="24"/>
          </w:rPr>
          <w:delText>must</w:delText>
        </w:r>
      </w:del>
      <w:ins w:id="92" w:author="Author">
        <w:r w:rsidRPr="009223D5">
          <w:rPr>
            <w:rFonts w:ascii="Trebuchet MS" w:hAnsi="Trebuchet MS"/>
            <w:noProof/>
            <w:sz w:val="24"/>
          </w:rPr>
          <w:t>will</w:t>
        </w:r>
      </w:ins>
      <w:r w:rsidRPr="009223D5">
        <w:rPr>
          <w:rFonts w:ascii="Trebuchet MS" w:hAnsi="Trebuchet MS"/>
          <w:noProof/>
          <w:sz w:val="24"/>
        </w:rPr>
        <w:t xml:space="preserve"> overlay it with pure gold. Inside and outside you are to overlay it, and you </w:t>
      </w:r>
      <w:del w:id="93" w:author="Author">
        <w:r w:rsidRPr="009223D5">
          <w:rPr>
            <w:rFonts w:ascii="Trebuchet MS" w:hAnsi="Trebuchet MS"/>
            <w:noProof/>
            <w:sz w:val="24"/>
          </w:rPr>
          <w:delText>must</w:delText>
        </w:r>
      </w:del>
      <w:ins w:id="94" w:author="Author">
        <w:r w:rsidRPr="009223D5">
          <w:rPr>
            <w:rFonts w:ascii="Trebuchet MS" w:hAnsi="Trebuchet MS"/>
            <w:noProof/>
            <w:sz w:val="24"/>
          </w:rPr>
          <w:t>will</w:t>
        </w:r>
      </w:ins>
      <w:r w:rsidRPr="009223D5">
        <w:rPr>
          <w:rFonts w:ascii="Trebuchet MS" w:hAnsi="Trebuchet MS"/>
          <w:noProof/>
          <w:sz w:val="24"/>
        </w:rPr>
        <w:t xml:space="preserve"> make a border</w:t>
      </w:r>
      <w:ins w:id="95" w:author="Author">
        <w:r w:rsidRPr="009223D5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9223D5">
        <w:rPr>
          <w:rFonts w:ascii="Trebuchet MS" w:hAnsi="Trebuchet MS"/>
          <w:noProof/>
          <w:sz w:val="24"/>
        </w:rPr>
        <w:t xml:space="preserve"> of gold </w:t>
      </w:r>
      <w:del w:id="98" w:author="Author">
        <w:r w:rsidRPr="009223D5">
          <w:rPr>
            <w:rFonts w:ascii="Trebuchet MS" w:hAnsi="Trebuchet MS"/>
            <w:noProof/>
            <w:sz w:val="24"/>
          </w:rPr>
          <w:delText>round about upon</w:delText>
        </w:r>
      </w:del>
      <w:ins w:id="99" w:author="Author">
        <w:r w:rsidRPr="009223D5">
          <w:rPr>
            <w:rFonts w:ascii="Trebuchet MS" w:hAnsi="Trebuchet MS"/>
            <w:noProof/>
            <w:sz w:val="24"/>
          </w:rPr>
          <w:t>all around</w:t>
        </w:r>
      </w:ins>
      <w:r w:rsidRPr="009223D5">
        <w:rPr>
          <w:rFonts w:ascii="Trebuchet MS" w:hAnsi="Trebuchet MS"/>
          <w:noProof/>
          <w:sz w:val="24"/>
        </w:rPr>
        <w:t xml:space="preserve"> it. </w:t>
      </w:r>
      <w:r w:rsidRPr="009223D5">
        <w:rPr>
          <w:rFonts w:ascii="Trebuchet MS" w:hAnsi="Trebuchet MS"/>
          <w:b/>
          <w:noProof/>
          <w:sz w:val="24"/>
        </w:rPr>
        <w:t xml:space="preserve">25:12 </w:t>
      </w:r>
      <w:r w:rsidRPr="009223D5">
        <w:rPr>
          <w:rFonts w:ascii="Trebuchet MS" w:hAnsi="Trebuchet MS"/>
          <w:noProof/>
          <w:sz w:val="24"/>
        </w:rPr>
        <w:t xml:space="preserve">And you </w:t>
      </w:r>
      <w:del w:id="100" w:author="Author">
        <w:r w:rsidRPr="009223D5">
          <w:rPr>
            <w:rFonts w:ascii="Trebuchet MS" w:hAnsi="Trebuchet MS"/>
            <w:noProof/>
            <w:sz w:val="24"/>
          </w:rPr>
          <w:delText>must</w:delText>
        </w:r>
      </w:del>
      <w:ins w:id="101" w:author="Author">
        <w:r w:rsidRPr="009223D5">
          <w:rPr>
            <w:rFonts w:ascii="Trebuchet MS" w:hAnsi="Trebuchet MS"/>
            <w:noProof/>
            <w:sz w:val="24"/>
          </w:rPr>
          <w:t>will</w:t>
        </w:r>
      </w:ins>
      <w:r w:rsidRPr="009223D5">
        <w:rPr>
          <w:rFonts w:ascii="Trebuchet MS" w:hAnsi="Trebuchet MS"/>
          <w:noProof/>
          <w:sz w:val="24"/>
        </w:rPr>
        <w:t xml:space="preserve"> cast four rings of gold for it and </w:t>
      </w:r>
      <w:del w:id="102" w:author="Author">
        <w:r w:rsidRPr="009223D5">
          <w:rPr>
            <w:rFonts w:ascii="Trebuchet MS" w:hAnsi="Trebuchet MS"/>
            <w:noProof/>
            <w:sz w:val="24"/>
          </w:rPr>
          <w:delText>put</w:delText>
        </w:r>
      </w:del>
      <w:ins w:id="103" w:author="Author">
        <w:r w:rsidRPr="009223D5">
          <w:rPr>
            <w:rFonts w:ascii="Trebuchet MS" w:hAnsi="Trebuchet MS"/>
            <w:noProof/>
            <w:sz w:val="24"/>
          </w:rPr>
          <w:t>attach</w:t>
        </w:r>
      </w:ins>
      <w:r w:rsidRPr="009223D5">
        <w:rPr>
          <w:rFonts w:ascii="Trebuchet MS" w:hAnsi="Trebuchet MS"/>
          <w:noProof/>
          <w:sz w:val="24"/>
        </w:rPr>
        <w:t xml:space="preserve"> them above its four feet, with two rings </w:t>
      </w:r>
      <w:del w:id="104" w:author="Author">
        <w:r w:rsidRPr="009223D5">
          <w:rPr>
            <w:rFonts w:ascii="Trebuchet MS" w:hAnsi="Trebuchet MS"/>
            <w:noProof/>
            <w:sz w:val="24"/>
          </w:rPr>
          <w:delText>upon the</w:delText>
        </w:r>
      </w:del>
      <w:ins w:id="105" w:author="Author">
        <w:r w:rsidRPr="009223D5">
          <w:rPr>
            <w:rFonts w:ascii="Trebuchet MS" w:hAnsi="Trebuchet MS"/>
            <w:noProof/>
            <w:sz w:val="24"/>
          </w:rPr>
          <w:t>on</w:t>
        </w:r>
      </w:ins>
      <w:r w:rsidRPr="009223D5">
        <w:rPr>
          <w:rFonts w:ascii="Trebuchet MS" w:hAnsi="Trebuchet MS"/>
          <w:noProof/>
          <w:sz w:val="24"/>
        </w:rPr>
        <w:t xml:space="preserve"> one side </w:t>
      </w:r>
      <w:del w:id="106" w:author="Author">
        <w:r w:rsidRPr="009223D5">
          <w:rPr>
            <w:rFonts w:ascii="Trebuchet MS" w:hAnsi="Trebuchet MS"/>
            <w:noProof/>
            <w:sz w:val="24"/>
          </w:rPr>
          <w:delText xml:space="preserve">of it </w:delText>
        </w:r>
      </w:del>
      <w:r w:rsidRPr="009223D5">
        <w:rPr>
          <w:rFonts w:ascii="Trebuchet MS" w:hAnsi="Trebuchet MS"/>
          <w:noProof/>
          <w:sz w:val="24"/>
        </w:rPr>
        <w:t xml:space="preserve">and two rings </w:t>
      </w:r>
      <w:del w:id="107" w:author="Author">
        <w:r w:rsidRPr="009223D5">
          <w:rPr>
            <w:rFonts w:ascii="Trebuchet MS" w:hAnsi="Trebuchet MS"/>
            <w:noProof/>
            <w:sz w:val="24"/>
          </w:rPr>
          <w:delText>upon its</w:delText>
        </w:r>
      </w:del>
      <w:ins w:id="108" w:author="Author">
        <w:r w:rsidRPr="009223D5">
          <w:rPr>
            <w:rFonts w:ascii="Trebuchet MS" w:hAnsi="Trebuchet MS"/>
            <w:noProof/>
            <w:sz w:val="24"/>
          </w:rPr>
          <w:t>on the</w:t>
        </w:r>
      </w:ins>
      <w:r w:rsidRPr="009223D5">
        <w:rPr>
          <w:rFonts w:ascii="Trebuchet MS" w:hAnsi="Trebuchet MS"/>
          <w:noProof/>
          <w:sz w:val="24"/>
        </w:rPr>
        <w:t xml:space="preserve"> other side. </w:t>
      </w:r>
      <w:r w:rsidRPr="009223D5">
        <w:rPr>
          <w:rFonts w:ascii="Trebuchet MS" w:hAnsi="Trebuchet MS"/>
          <w:b/>
          <w:noProof/>
          <w:sz w:val="24"/>
        </w:rPr>
        <w:t xml:space="preserve">25:13 </w:t>
      </w:r>
      <w:r w:rsidRPr="009223D5">
        <w:rPr>
          <w:rFonts w:ascii="Trebuchet MS" w:hAnsi="Trebuchet MS"/>
          <w:noProof/>
          <w:sz w:val="24"/>
        </w:rPr>
        <w:t xml:space="preserve">And you </w:t>
      </w:r>
      <w:del w:id="109" w:author="Author">
        <w:r w:rsidRPr="009223D5">
          <w:rPr>
            <w:rFonts w:ascii="Trebuchet MS" w:hAnsi="Trebuchet MS"/>
            <w:noProof/>
            <w:sz w:val="24"/>
          </w:rPr>
          <w:delText>must</w:delText>
        </w:r>
      </w:del>
      <w:ins w:id="110" w:author="Author">
        <w:r w:rsidRPr="009223D5">
          <w:rPr>
            <w:rFonts w:ascii="Trebuchet MS" w:hAnsi="Trebuchet MS"/>
            <w:noProof/>
            <w:sz w:val="24"/>
          </w:rPr>
          <w:t>will</w:t>
        </w:r>
      </w:ins>
      <w:r w:rsidRPr="009223D5">
        <w:rPr>
          <w:rFonts w:ascii="Trebuchet MS" w:hAnsi="Trebuchet MS"/>
          <w:noProof/>
          <w:sz w:val="24"/>
        </w:rPr>
        <w:t xml:space="preserve"> make poles of acacia wood and overlay them with gold. </w:t>
      </w:r>
      <w:r w:rsidRPr="009223D5">
        <w:rPr>
          <w:rFonts w:ascii="Trebuchet MS" w:hAnsi="Trebuchet MS"/>
          <w:b/>
          <w:noProof/>
          <w:sz w:val="24"/>
        </w:rPr>
        <w:t xml:space="preserve">25:14 </w:t>
      </w:r>
      <w:del w:id="111" w:author="Author">
        <w:r w:rsidRPr="009223D5">
          <w:rPr>
            <w:rFonts w:ascii="Trebuchet MS" w:hAnsi="Trebuchet MS"/>
            <w:noProof/>
            <w:sz w:val="24"/>
          </w:rPr>
          <w:delText>And you must</w:delText>
        </w:r>
      </w:del>
      <w:ins w:id="112" w:author="Author">
        <w:r w:rsidRPr="009223D5">
          <w:rPr>
            <w:rFonts w:ascii="Trebuchet MS" w:hAnsi="Trebuchet MS"/>
            <w:noProof/>
            <w:sz w:val="24"/>
          </w:rPr>
          <w:t>You will</w:t>
        </w:r>
      </w:ins>
      <w:r w:rsidRPr="009223D5">
        <w:rPr>
          <w:rFonts w:ascii="Trebuchet MS" w:hAnsi="Trebuchet MS"/>
          <w:noProof/>
          <w:sz w:val="24"/>
        </w:rPr>
        <w:t xml:space="preserve"> put the poles through the rings </w:t>
      </w:r>
      <w:del w:id="113" w:author="Author">
        <w:r w:rsidRPr="009223D5">
          <w:rPr>
            <w:rFonts w:ascii="Trebuchet MS" w:hAnsi="Trebuchet MS"/>
            <w:noProof/>
            <w:sz w:val="24"/>
          </w:rPr>
          <w:delText>upon</w:delText>
        </w:r>
      </w:del>
      <w:ins w:id="114" w:author="Author">
        <w:r w:rsidRPr="009223D5">
          <w:rPr>
            <w:rFonts w:ascii="Trebuchet MS" w:hAnsi="Trebuchet MS"/>
            <w:noProof/>
            <w:sz w:val="24"/>
          </w:rPr>
          <w:t>on</w:t>
        </w:r>
      </w:ins>
      <w:r w:rsidRPr="009223D5">
        <w:rPr>
          <w:rFonts w:ascii="Trebuchet MS" w:hAnsi="Trebuchet MS"/>
          <w:noProof/>
          <w:sz w:val="24"/>
        </w:rPr>
        <w:t xml:space="preserve"> the sides of the Ark in order to carry the Ark with them. </w:t>
      </w:r>
      <w:r w:rsidRPr="009223D5">
        <w:rPr>
          <w:rFonts w:ascii="Trebuchet MS" w:hAnsi="Trebuchet MS"/>
          <w:b/>
          <w:noProof/>
          <w:sz w:val="24"/>
        </w:rPr>
        <w:lastRenderedPageBreak/>
        <w:t xml:space="preserve">25:15 </w:t>
      </w:r>
      <w:del w:id="115" w:author="Author">
        <w:r w:rsidRPr="009223D5">
          <w:rPr>
            <w:rFonts w:ascii="Trebuchet MS" w:hAnsi="Trebuchet MS"/>
            <w:noProof/>
            <w:sz w:val="24"/>
          </w:rPr>
          <w:delText>In</w:delText>
        </w:r>
      </w:del>
      <w:ins w:id="116" w:author="Author">
        <w:r w:rsidRPr="009223D5">
          <w:rPr>
            <w:rFonts w:ascii="Trebuchet MS" w:hAnsi="Trebuchet MS"/>
            <w:noProof/>
            <w:sz w:val="24"/>
          </w:rPr>
          <w:t>The poles will stay in</w:t>
        </w:r>
      </w:ins>
      <w:r w:rsidRPr="009223D5">
        <w:rPr>
          <w:rFonts w:ascii="Trebuchet MS" w:hAnsi="Trebuchet MS"/>
          <w:noProof/>
          <w:sz w:val="24"/>
        </w:rPr>
        <w:t xml:space="preserve"> the rings of the Ark</w:t>
      </w:r>
      <w:del w:id="117" w:author="Author">
        <w:r w:rsidRPr="009223D5">
          <w:rPr>
            <w:rFonts w:ascii="Trebuchet MS" w:hAnsi="Trebuchet MS"/>
            <w:noProof/>
            <w:sz w:val="24"/>
          </w:rPr>
          <w:delText xml:space="preserve"> the poles are to stay. They</w:delText>
        </w:r>
      </w:del>
      <w:ins w:id="118" w:author="Author">
        <w:r w:rsidRPr="009223D5">
          <w:rPr>
            <w:rFonts w:ascii="Trebuchet MS" w:hAnsi="Trebuchet MS"/>
            <w:noProof/>
            <w:sz w:val="24"/>
          </w:rPr>
          <w:t>; they</w:t>
        </w:r>
      </w:ins>
      <w:r w:rsidRPr="009223D5">
        <w:rPr>
          <w:rFonts w:ascii="Trebuchet MS" w:hAnsi="Trebuchet MS"/>
          <w:noProof/>
          <w:sz w:val="24"/>
        </w:rPr>
        <w:t xml:space="preserve"> are not to be removed from it. </w:t>
      </w:r>
      <w:r w:rsidRPr="009223D5">
        <w:rPr>
          <w:rFonts w:ascii="Trebuchet MS" w:hAnsi="Trebuchet MS"/>
          <w:b/>
          <w:noProof/>
          <w:sz w:val="24"/>
        </w:rPr>
        <w:t xml:space="preserve">25:16 </w:t>
      </w:r>
      <w:del w:id="119" w:author="Author">
        <w:r w:rsidRPr="009223D5">
          <w:rPr>
            <w:rFonts w:ascii="Trebuchet MS" w:hAnsi="Trebuchet MS"/>
            <w:noProof/>
            <w:sz w:val="24"/>
          </w:rPr>
          <w:delText>And you must</w:delText>
        </w:r>
      </w:del>
      <w:ins w:id="120" w:author="Author">
        <w:r w:rsidRPr="009223D5">
          <w:rPr>
            <w:rFonts w:ascii="Trebuchet MS" w:hAnsi="Trebuchet MS"/>
            <w:noProof/>
            <w:sz w:val="24"/>
          </w:rPr>
          <w:t>You will</w:t>
        </w:r>
      </w:ins>
      <w:r w:rsidRPr="009223D5">
        <w:rPr>
          <w:rFonts w:ascii="Trebuchet MS" w:hAnsi="Trebuchet MS"/>
          <w:noProof/>
          <w:sz w:val="24"/>
        </w:rPr>
        <w:t xml:space="preserve"> place in the Ark the </w:t>
      </w:r>
      <w:del w:id="121" w:author="Author">
        <w:r w:rsidRPr="009223D5">
          <w:rPr>
            <w:rFonts w:ascii="Trebuchet MS" w:hAnsi="Trebuchet MS"/>
            <w:noProof/>
            <w:sz w:val="24"/>
          </w:rPr>
          <w:delText>testimony</w:delText>
        </w:r>
      </w:del>
      <w:ins w:id="122" w:author="Author">
        <w:r w:rsidRPr="009223D5">
          <w:rPr>
            <w:rFonts w:ascii="Trebuchet MS" w:hAnsi="Trebuchet MS"/>
            <w:noProof/>
            <w:sz w:val="24"/>
          </w:rPr>
          <w:t>Testimony</w:t>
        </w:r>
      </w:ins>
      <w:r w:rsidRPr="009223D5">
        <w:rPr>
          <w:rFonts w:ascii="Trebuchet MS" w:hAnsi="Trebuchet MS"/>
          <w:noProof/>
          <w:sz w:val="24"/>
        </w:rPr>
        <w:t xml:space="preserve"> that I </w:t>
      </w:r>
      <w:del w:id="123" w:author="Author">
        <w:r w:rsidRPr="009223D5">
          <w:rPr>
            <w:rFonts w:ascii="Trebuchet MS" w:hAnsi="Trebuchet MS"/>
            <w:noProof/>
            <w:sz w:val="24"/>
          </w:rPr>
          <w:delText>shall</w:delText>
        </w:r>
      </w:del>
      <w:ins w:id="124" w:author="Author">
        <w:r w:rsidRPr="009223D5">
          <w:rPr>
            <w:rFonts w:ascii="Trebuchet MS" w:hAnsi="Trebuchet MS"/>
            <w:noProof/>
            <w:sz w:val="24"/>
          </w:rPr>
          <w:t>will</w:t>
        </w:r>
      </w:ins>
      <w:r w:rsidRPr="009223D5">
        <w:rPr>
          <w:rFonts w:ascii="Trebuchet MS" w:hAnsi="Trebuchet MS"/>
          <w:noProof/>
          <w:sz w:val="24"/>
        </w:rPr>
        <w:t xml:space="preserve"> give you.</w:t>
      </w:r>
    </w:p>
    <w:p w:rsidR="002A3D9A" w:rsidRPr="009223D5" w:rsidRDefault="002A3D9A" w:rsidP="002A3D9A">
      <w:pPr>
        <w:rPr>
          <w:rFonts w:ascii="Trebuchet MS" w:hAnsi="Trebuchet MS"/>
          <w:noProof/>
          <w:sz w:val="24"/>
        </w:rPr>
      </w:pPr>
      <w:r w:rsidRPr="009223D5">
        <w:rPr>
          <w:rFonts w:ascii="Trebuchet MS" w:hAnsi="Trebuchet MS"/>
          <w:b/>
          <w:sz w:val="24"/>
        </w:rPr>
        <w:t xml:space="preserve">25:17 </w:t>
      </w:r>
      <w:r w:rsidRPr="009223D5">
        <w:rPr>
          <w:rFonts w:ascii="Trebuchet MS" w:hAnsi="Trebuchet MS"/>
          <w:noProof/>
          <w:sz w:val="24"/>
        </w:rPr>
        <w:t>“</w:t>
      </w:r>
      <w:del w:id="125" w:author="Author">
        <w:r w:rsidRPr="009223D5">
          <w:rPr>
            <w:rFonts w:ascii="Trebuchet MS" w:hAnsi="Trebuchet MS"/>
            <w:noProof/>
            <w:sz w:val="24"/>
          </w:rPr>
          <w:delText>And you must</w:delText>
        </w:r>
      </w:del>
      <w:ins w:id="126" w:author="Author">
        <w:r w:rsidRPr="009223D5">
          <w:rPr>
            <w:rFonts w:ascii="Trebuchet MS" w:hAnsi="Trebuchet MS"/>
            <w:noProof/>
            <w:sz w:val="24"/>
          </w:rPr>
          <w:t>You will</w:t>
        </w:r>
      </w:ins>
      <w:r w:rsidRPr="009223D5">
        <w:rPr>
          <w:rFonts w:ascii="Trebuchet MS" w:hAnsi="Trebuchet MS"/>
          <w:noProof/>
          <w:sz w:val="24"/>
        </w:rPr>
        <w:t xml:space="preserve"> make a cover of pure gold, two and a half cubits </w:t>
      </w:r>
      <w:del w:id="127" w:author="Author">
        <w:r w:rsidRPr="009223D5">
          <w:rPr>
            <w:rFonts w:ascii="Trebuchet MS" w:hAnsi="Trebuchet MS"/>
            <w:noProof/>
            <w:sz w:val="24"/>
          </w:rPr>
          <w:delText>its length</w:delText>
        </w:r>
      </w:del>
      <w:ins w:id="128" w:author="Author">
        <w:r w:rsidRPr="009223D5">
          <w:rPr>
            <w:rFonts w:ascii="Trebuchet MS" w:hAnsi="Trebuchet MS"/>
            <w:noProof/>
            <w:sz w:val="24"/>
          </w:rPr>
          <w:t>long</w:t>
        </w:r>
      </w:ins>
      <w:r w:rsidRPr="009223D5">
        <w:rPr>
          <w:rFonts w:ascii="Trebuchet MS" w:hAnsi="Trebuchet MS"/>
          <w:noProof/>
          <w:sz w:val="24"/>
        </w:rPr>
        <w:t xml:space="preserve"> and a cubit and a half </w:t>
      </w:r>
      <w:del w:id="129" w:author="Author">
        <w:r w:rsidRPr="009223D5">
          <w:rPr>
            <w:rFonts w:ascii="Trebuchet MS" w:hAnsi="Trebuchet MS"/>
            <w:noProof/>
            <w:sz w:val="24"/>
          </w:rPr>
          <w:delText>its width</w:delText>
        </w:r>
      </w:del>
      <w:ins w:id="130" w:author="Author">
        <w:r w:rsidRPr="009223D5">
          <w:rPr>
            <w:rFonts w:ascii="Trebuchet MS" w:hAnsi="Trebuchet MS"/>
            <w:noProof/>
            <w:sz w:val="24"/>
          </w:rPr>
          <w:t>wide</w:t>
        </w:r>
      </w:ins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25:18 </w:t>
      </w:r>
      <w:del w:id="131" w:author="Author">
        <w:r w:rsidRPr="009223D5">
          <w:rPr>
            <w:rFonts w:ascii="Trebuchet MS" w:hAnsi="Trebuchet MS"/>
            <w:noProof/>
            <w:sz w:val="24"/>
          </w:rPr>
          <w:delText>And you must</w:delText>
        </w:r>
      </w:del>
      <w:ins w:id="132" w:author="Author">
        <w:r w:rsidRPr="009223D5">
          <w:rPr>
            <w:rFonts w:ascii="Trebuchet MS" w:hAnsi="Trebuchet MS"/>
            <w:noProof/>
            <w:sz w:val="24"/>
          </w:rPr>
          <w:t>You are to</w:t>
        </w:r>
      </w:ins>
      <w:r w:rsidRPr="009223D5">
        <w:rPr>
          <w:rFonts w:ascii="Trebuchet MS" w:hAnsi="Trebuchet MS"/>
          <w:noProof/>
          <w:sz w:val="24"/>
        </w:rPr>
        <w:t xml:space="preserve"> make two cherubs of gold</w:t>
      </w:r>
      <w:del w:id="133" w:author="Author">
        <w:r w:rsidRPr="009223D5">
          <w:rPr>
            <w:rFonts w:ascii="Trebuchet MS" w:hAnsi="Trebuchet MS"/>
            <w:noProof/>
            <w:sz w:val="24"/>
          </w:rPr>
          <w:delText xml:space="preserve">. Of </w:delText>
        </w:r>
      </w:del>
      <w:ins w:id="134" w:author="Author">
        <w:r w:rsidRPr="009223D5">
          <w:rPr>
            <w:rFonts w:ascii="Trebuchet MS" w:hAnsi="Trebuchet MS"/>
            <w:noProof/>
            <w:sz w:val="24"/>
          </w:rPr>
          <w:t xml:space="preserve">; you will make them of </w:t>
        </w:r>
      </w:ins>
      <w:r w:rsidRPr="009223D5">
        <w:rPr>
          <w:rFonts w:ascii="Trebuchet MS" w:hAnsi="Trebuchet MS"/>
          <w:noProof/>
          <w:sz w:val="24"/>
        </w:rPr>
        <w:t xml:space="preserve">hammered work </w:t>
      </w:r>
      <w:del w:id="135" w:author="Author">
        <w:r w:rsidRPr="009223D5">
          <w:rPr>
            <w:rFonts w:ascii="Trebuchet MS" w:hAnsi="Trebuchet MS"/>
            <w:noProof/>
            <w:sz w:val="24"/>
          </w:rPr>
          <w:delText xml:space="preserve">you are to make them </w:delText>
        </w:r>
      </w:del>
      <w:r w:rsidRPr="009223D5">
        <w:rPr>
          <w:rFonts w:ascii="Trebuchet MS" w:hAnsi="Trebuchet MS"/>
          <w:noProof/>
          <w:sz w:val="24"/>
        </w:rPr>
        <w:t xml:space="preserve">on </w:t>
      </w:r>
      <w:del w:id="136" w:author="Author">
        <w:r w:rsidRPr="009223D5">
          <w:rPr>
            <w:rFonts w:ascii="Trebuchet MS" w:hAnsi="Trebuchet MS"/>
            <w:noProof/>
            <w:sz w:val="24"/>
          </w:rPr>
          <w:delText>both</w:delText>
        </w:r>
      </w:del>
      <w:ins w:id="137" w:author="Author">
        <w:r w:rsidRPr="009223D5">
          <w:rPr>
            <w:rFonts w:ascii="Trebuchet MS" w:hAnsi="Trebuchet MS"/>
            <w:noProof/>
            <w:sz w:val="24"/>
          </w:rPr>
          <w:t>the two</w:t>
        </w:r>
      </w:ins>
      <w:r w:rsidRPr="009223D5">
        <w:rPr>
          <w:rFonts w:ascii="Trebuchet MS" w:hAnsi="Trebuchet MS"/>
          <w:noProof/>
          <w:sz w:val="24"/>
        </w:rPr>
        <w:t xml:space="preserve"> ends of the cover. </w:t>
      </w:r>
      <w:r w:rsidRPr="009223D5">
        <w:rPr>
          <w:rFonts w:ascii="Trebuchet MS" w:hAnsi="Trebuchet MS"/>
          <w:b/>
          <w:noProof/>
          <w:sz w:val="24"/>
        </w:rPr>
        <w:t xml:space="preserve">25:19 </w:t>
      </w:r>
      <w:del w:id="138" w:author="Author">
        <w:r w:rsidRPr="009223D5">
          <w:rPr>
            <w:rFonts w:ascii="Trebuchet MS" w:hAnsi="Trebuchet MS"/>
            <w:noProof/>
            <w:sz w:val="24"/>
          </w:rPr>
          <w:delText xml:space="preserve">And make one cherub </w:delText>
        </w:r>
      </w:del>
      <w:ins w:id="139" w:author="Author">
        <w:r w:rsidRPr="009223D5">
          <w:rPr>
            <w:rFonts w:ascii="Trebuchet MS" w:hAnsi="Trebuchet MS"/>
            <w:noProof/>
            <w:sz w:val="24"/>
          </w:rPr>
          <w:t xml:space="preserve">Make the cherubs </w:t>
        </w:r>
      </w:ins>
      <w:r w:rsidRPr="009223D5">
        <w:rPr>
          <w:rFonts w:ascii="Trebuchet MS" w:hAnsi="Trebuchet MS"/>
          <w:noProof/>
          <w:sz w:val="24"/>
        </w:rPr>
        <w:t xml:space="preserve">on </w:t>
      </w:r>
      <w:del w:id="140" w:author="Author">
        <w:r w:rsidRPr="009223D5">
          <w:rPr>
            <w:rFonts w:ascii="Trebuchet MS" w:hAnsi="Trebuchet MS"/>
            <w:noProof/>
            <w:sz w:val="24"/>
          </w:rPr>
          <w:delText>this end and</w:delText>
        </w:r>
      </w:del>
      <w:ins w:id="141" w:author="Author">
        <w:r w:rsidRPr="009223D5">
          <w:rPr>
            <w:rFonts w:ascii="Trebuchet MS" w:hAnsi="Trebuchet MS"/>
            <w:noProof/>
            <w:sz w:val="24"/>
          </w:rPr>
          <w:t>the two ends,</w:t>
        </w:r>
      </w:ins>
      <w:r w:rsidRPr="009223D5">
        <w:rPr>
          <w:rFonts w:ascii="Trebuchet MS" w:hAnsi="Trebuchet MS"/>
          <w:noProof/>
          <w:sz w:val="24"/>
        </w:rPr>
        <w:t xml:space="preserve"> one cherub on </w:t>
      </w:r>
      <w:del w:id="142" w:author="Author">
        <w:r w:rsidRPr="009223D5">
          <w:rPr>
            <w:rFonts w:ascii="Trebuchet MS" w:hAnsi="Trebuchet MS"/>
            <w:noProof/>
            <w:sz w:val="24"/>
          </w:rPr>
          <w:delText>that</w:delText>
        </w:r>
      </w:del>
      <w:ins w:id="143" w:author="Author">
        <w:r w:rsidRPr="009223D5">
          <w:rPr>
            <w:rFonts w:ascii="Trebuchet MS" w:hAnsi="Trebuchet MS"/>
            <w:noProof/>
            <w:sz w:val="24"/>
          </w:rPr>
          <w:t>each</w:t>
        </w:r>
      </w:ins>
      <w:r w:rsidRPr="009223D5">
        <w:rPr>
          <w:rFonts w:ascii="Trebuchet MS" w:hAnsi="Trebuchet MS"/>
          <w:noProof/>
          <w:sz w:val="24"/>
        </w:rPr>
        <w:t xml:space="preserve"> end</w:t>
      </w:r>
      <w:del w:id="144" w:author="Author">
        <w:r w:rsidRPr="009223D5">
          <w:rPr>
            <w:rFonts w:ascii="Trebuchet MS" w:hAnsi="Trebuchet MS"/>
            <w:noProof/>
            <w:sz w:val="24"/>
          </w:rPr>
          <w:delText>. On</w:delText>
        </w:r>
      </w:del>
      <w:ins w:id="145" w:author="Author">
        <w:r w:rsidRPr="009223D5">
          <w:rPr>
            <w:rFonts w:ascii="Trebuchet MS" w:hAnsi="Trebuchet MS"/>
            <w:noProof/>
            <w:sz w:val="24"/>
          </w:rPr>
          <w:t xml:space="preserve"> of</w:t>
        </w:r>
      </w:ins>
      <w:r w:rsidRPr="009223D5">
        <w:rPr>
          <w:rFonts w:ascii="Trebuchet MS" w:hAnsi="Trebuchet MS"/>
          <w:noProof/>
          <w:sz w:val="24"/>
        </w:rPr>
        <w:t xml:space="preserve"> the cover</w:t>
      </w:r>
      <w:del w:id="146" w:author="Author">
        <w:r w:rsidRPr="009223D5">
          <w:rPr>
            <w:rFonts w:ascii="Trebuchet MS" w:hAnsi="Trebuchet MS"/>
            <w:noProof/>
            <w:sz w:val="24"/>
          </w:rPr>
          <w:delText xml:space="preserve"> </w:delText>
        </w:r>
        <w:r w:rsidRPr="009223D5">
          <w:rPr>
            <w:rFonts w:ascii="Trebuchet MS" w:hAnsi="Trebuchet MS"/>
            <w:noProof/>
            <w:sz w:val="24"/>
            <w:u w:val="dotted"/>
          </w:rPr>
          <w:delText>YOU</w:delText>
        </w:r>
        <w:r w:rsidRPr="009223D5">
          <w:rPr>
            <w:rFonts w:ascii="Trebuchet MS" w:hAnsi="Trebuchet MS"/>
            <w:noProof/>
            <w:sz w:val="24"/>
          </w:rPr>
          <w:delText xml:space="preserve"> are to make the cherubs at its two ends</w:delText>
        </w:r>
      </w:del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25:20 </w:t>
      </w:r>
      <w:del w:id="147" w:author="Author">
        <w:r w:rsidRPr="009223D5">
          <w:rPr>
            <w:rFonts w:ascii="Trebuchet MS" w:hAnsi="Trebuchet MS"/>
            <w:noProof/>
            <w:sz w:val="24"/>
          </w:rPr>
          <w:delText>And the</w:delText>
        </w:r>
      </w:del>
      <w:ins w:id="148" w:author="Author">
        <w:r w:rsidRPr="009223D5">
          <w:rPr>
            <w:rFonts w:ascii="Trebuchet MS" w:hAnsi="Trebuchet MS"/>
            <w:noProof/>
            <w:sz w:val="24"/>
          </w:rPr>
          <w:t>The</w:t>
        </w:r>
      </w:ins>
      <w:r w:rsidRPr="009223D5">
        <w:rPr>
          <w:rFonts w:ascii="Trebuchet MS" w:hAnsi="Trebuchet MS"/>
          <w:noProof/>
          <w:sz w:val="24"/>
        </w:rPr>
        <w:t xml:space="preserve"> cherubs </w:t>
      </w:r>
      <w:del w:id="149" w:author="Author">
        <w:r w:rsidRPr="009223D5">
          <w:rPr>
            <w:rFonts w:ascii="Trebuchet MS" w:hAnsi="Trebuchet MS"/>
            <w:noProof/>
            <w:sz w:val="24"/>
          </w:rPr>
          <w:delText>must be spreading</w:delText>
        </w:r>
      </w:del>
      <w:ins w:id="150" w:author="Author">
        <w:r w:rsidRPr="009223D5">
          <w:rPr>
            <w:rFonts w:ascii="Trebuchet MS" w:hAnsi="Trebuchet MS"/>
            <w:noProof/>
            <w:sz w:val="24"/>
          </w:rPr>
          <w:t>are to spread</w:t>
        </w:r>
      </w:ins>
      <w:r w:rsidRPr="009223D5">
        <w:rPr>
          <w:rFonts w:ascii="Trebuchet MS" w:hAnsi="Trebuchet MS"/>
          <w:noProof/>
          <w:sz w:val="24"/>
        </w:rPr>
        <w:t xml:space="preserve"> out their two wings upward, </w:t>
      </w:r>
      <w:del w:id="151" w:author="Author">
        <w:r w:rsidRPr="009223D5">
          <w:rPr>
            <w:rFonts w:ascii="Trebuchet MS" w:hAnsi="Trebuchet MS"/>
            <w:noProof/>
            <w:sz w:val="24"/>
          </w:rPr>
          <w:delText>screening over</w:delText>
        </w:r>
      </w:del>
      <w:ins w:id="152" w:author="Author">
        <w:r w:rsidRPr="009223D5">
          <w:rPr>
            <w:rFonts w:ascii="Trebuchet MS" w:hAnsi="Trebuchet MS"/>
            <w:noProof/>
            <w:sz w:val="24"/>
          </w:rPr>
          <w:t>overshadowing</w:t>
        </w:r>
      </w:ins>
      <w:r w:rsidRPr="009223D5">
        <w:rPr>
          <w:rFonts w:ascii="Trebuchet MS" w:hAnsi="Trebuchet MS"/>
          <w:noProof/>
          <w:sz w:val="24"/>
        </w:rPr>
        <w:t xml:space="preserve"> the cover with their wings, </w:t>
      </w:r>
      <w:del w:id="153" w:author="Author">
        <w:r w:rsidRPr="009223D5">
          <w:rPr>
            <w:rFonts w:ascii="Trebuchet MS" w:hAnsi="Trebuchet MS"/>
            <w:noProof/>
            <w:sz w:val="24"/>
          </w:rPr>
          <w:delText xml:space="preserve">with their faces one toward the </w:delText>
        </w:r>
      </w:del>
      <w:ins w:id="154" w:author="Author">
        <w:r w:rsidRPr="009223D5">
          <w:rPr>
            <w:rFonts w:ascii="Trebuchet MS" w:hAnsi="Trebuchet MS"/>
            <w:noProof/>
            <w:sz w:val="24"/>
          </w:rPr>
          <w:t xml:space="preserve">and they will face each </w:t>
        </w:r>
      </w:ins>
      <w:r w:rsidRPr="009223D5">
        <w:rPr>
          <w:rFonts w:ascii="Trebuchet MS" w:hAnsi="Trebuchet MS"/>
          <w:noProof/>
          <w:sz w:val="24"/>
        </w:rPr>
        <w:t xml:space="preserve">other. </w:t>
      </w:r>
      <w:del w:id="155" w:author="Author">
        <w:r w:rsidRPr="009223D5">
          <w:rPr>
            <w:rFonts w:ascii="Trebuchet MS" w:hAnsi="Trebuchet MS"/>
            <w:noProof/>
            <w:sz w:val="24"/>
          </w:rPr>
          <w:delText>Toward the cover the</w:delText>
        </w:r>
      </w:del>
      <w:ins w:id="156" w:author="Author">
        <w:r w:rsidRPr="009223D5">
          <w:rPr>
            <w:rFonts w:ascii="Trebuchet MS" w:hAnsi="Trebuchet MS"/>
            <w:noProof/>
            <w:sz w:val="24"/>
          </w:rPr>
          <w:t>The</w:t>
        </w:r>
      </w:ins>
      <w:r w:rsidRPr="009223D5">
        <w:rPr>
          <w:rFonts w:ascii="Trebuchet MS" w:hAnsi="Trebuchet MS"/>
          <w:noProof/>
          <w:sz w:val="24"/>
        </w:rPr>
        <w:t xml:space="preserve"> faces of the cherubs </w:t>
      </w:r>
      <w:del w:id="157" w:author="Author">
        <w:r w:rsidRPr="009223D5">
          <w:rPr>
            <w:rFonts w:ascii="Trebuchet MS" w:hAnsi="Trebuchet MS"/>
            <w:noProof/>
            <w:sz w:val="24"/>
          </w:rPr>
          <w:delText>should be</w:delText>
        </w:r>
      </w:del>
      <w:ins w:id="158" w:author="Author">
        <w:r w:rsidRPr="009223D5">
          <w:rPr>
            <w:rFonts w:ascii="Trebuchet MS" w:hAnsi="Trebuchet MS"/>
            <w:noProof/>
            <w:sz w:val="24"/>
          </w:rPr>
          <w:t>will be turned toward the cover</w:t>
        </w:r>
      </w:ins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25:21 </w:t>
      </w:r>
      <w:del w:id="159" w:author="Author">
        <w:r w:rsidRPr="009223D5">
          <w:rPr>
            <w:rFonts w:ascii="Trebuchet MS" w:hAnsi="Trebuchet MS"/>
            <w:noProof/>
            <w:sz w:val="24"/>
          </w:rPr>
          <w:delText>And you must place</w:delText>
        </w:r>
      </w:del>
      <w:ins w:id="160" w:author="Author">
        <w:r w:rsidRPr="009223D5">
          <w:rPr>
            <w:rFonts w:ascii="Trebuchet MS" w:hAnsi="Trebuchet MS"/>
            <w:noProof/>
            <w:sz w:val="24"/>
          </w:rPr>
          <w:t>You will put</w:t>
        </w:r>
      </w:ins>
      <w:r w:rsidRPr="009223D5">
        <w:rPr>
          <w:rFonts w:ascii="Trebuchet MS" w:hAnsi="Trebuchet MS"/>
          <w:noProof/>
          <w:sz w:val="24"/>
        </w:rPr>
        <w:t xml:space="preserve"> the cover </w:t>
      </w:r>
      <w:del w:id="161" w:author="Author">
        <w:r w:rsidRPr="009223D5">
          <w:rPr>
            <w:rFonts w:ascii="Trebuchet MS" w:hAnsi="Trebuchet MS"/>
            <w:noProof/>
            <w:sz w:val="24"/>
          </w:rPr>
          <w:delText>above upon</w:delText>
        </w:r>
      </w:del>
      <w:ins w:id="162" w:author="Author">
        <w:r w:rsidRPr="009223D5">
          <w:rPr>
            <w:rFonts w:ascii="Trebuchet MS" w:hAnsi="Trebuchet MS"/>
            <w:noProof/>
            <w:sz w:val="24"/>
          </w:rPr>
          <w:t>on</w:t>
        </w:r>
      </w:ins>
      <w:r w:rsidRPr="009223D5">
        <w:rPr>
          <w:rFonts w:ascii="Trebuchet MS" w:hAnsi="Trebuchet MS"/>
          <w:noProof/>
          <w:sz w:val="24"/>
        </w:rPr>
        <w:t xml:space="preserve"> the Ark, and in the Ark you will place the </w:t>
      </w:r>
      <w:del w:id="163" w:author="Author">
        <w:r w:rsidRPr="009223D5">
          <w:rPr>
            <w:rFonts w:ascii="Trebuchet MS" w:hAnsi="Trebuchet MS"/>
            <w:noProof/>
            <w:sz w:val="24"/>
          </w:rPr>
          <w:delText>testimony</w:delText>
        </w:r>
      </w:del>
      <w:ins w:id="164" w:author="Author">
        <w:r w:rsidRPr="009223D5">
          <w:rPr>
            <w:rFonts w:ascii="Trebuchet MS" w:hAnsi="Trebuchet MS"/>
            <w:noProof/>
            <w:sz w:val="24"/>
          </w:rPr>
          <w:t>Testimony</w:t>
        </w:r>
      </w:ins>
      <w:r w:rsidRPr="009223D5">
        <w:rPr>
          <w:rFonts w:ascii="Trebuchet MS" w:hAnsi="Trebuchet MS"/>
          <w:noProof/>
          <w:sz w:val="24"/>
        </w:rPr>
        <w:t xml:space="preserve"> that I </w:t>
      </w:r>
      <w:del w:id="165" w:author="Author">
        <w:r w:rsidRPr="009223D5">
          <w:rPr>
            <w:rFonts w:ascii="Trebuchet MS" w:hAnsi="Trebuchet MS"/>
            <w:noProof/>
            <w:sz w:val="24"/>
          </w:rPr>
          <w:delText>shall</w:delText>
        </w:r>
      </w:del>
      <w:ins w:id="166" w:author="Author">
        <w:r w:rsidRPr="009223D5">
          <w:rPr>
            <w:rFonts w:ascii="Trebuchet MS" w:hAnsi="Trebuchet MS"/>
            <w:noProof/>
            <w:sz w:val="24"/>
          </w:rPr>
          <w:t>will</w:t>
        </w:r>
      </w:ins>
      <w:r w:rsidRPr="009223D5">
        <w:rPr>
          <w:rFonts w:ascii="Trebuchet MS" w:hAnsi="Trebuchet MS"/>
          <w:noProof/>
          <w:sz w:val="24"/>
        </w:rPr>
        <w:t xml:space="preserve"> give you. </w:t>
      </w:r>
      <w:r w:rsidRPr="009223D5">
        <w:rPr>
          <w:rFonts w:ascii="Trebuchet MS" w:hAnsi="Trebuchet MS"/>
          <w:b/>
          <w:noProof/>
          <w:sz w:val="24"/>
        </w:rPr>
        <w:t xml:space="preserve">25:22 </w:t>
      </w:r>
      <w:del w:id="167" w:author="Author">
        <w:r w:rsidRPr="009223D5">
          <w:rPr>
            <w:rFonts w:ascii="Trebuchet MS" w:hAnsi="Trebuchet MS"/>
            <w:noProof/>
            <w:sz w:val="24"/>
          </w:rPr>
          <w:delText xml:space="preserve">And </w:delText>
        </w:r>
      </w:del>
      <w:r w:rsidRPr="009223D5">
        <w:rPr>
          <w:rFonts w:ascii="Trebuchet MS" w:hAnsi="Trebuchet MS"/>
          <w:noProof/>
          <w:sz w:val="24"/>
        </w:rPr>
        <w:t>I will present myself to you there and speak with you from above the cover</w:t>
      </w:r>
      <w:del w:id="168" w:author="Author">
        <w:r w:rsidRPr="009223D5">
          <w:rPr>
            <w:rFonts w:ascii="Trebuchet MS" w:hAnsi="Trebuchet MS"/>
            <w:noProof/>
            <w:sz w:val="24"/>
          </w:rPr>
          <w:delText>, from</w:delText>
        </w:r>
      </w:del>
      <w:ins w:id="169" w:author="Author">
        <w:r w:rsidRPr="009223D5">
          <w:rPr>
            <w:rFonts w:ascii="Trebuchet MS" w:hAnsi="Trebuchet MS"/>
            <w:noProof/>
            <w:sz w:val="24"/>
          </w:rPr>
          <w:t>. From</w:t>
        </w:r>
      </w:ins>
      <w:r w:rsidRPr="009223D5">
        <w:rPr>
          <w:rFonts w:ascii="Trebuchet MS" w:hAnsi="Trebuchet MS"/>
          <w:noProof/>
          <w:sz w:val="24"/>
        </w:rPr>
        <w:t xml:space="preserve"> between the two cherubs that are </w:t>
      </w:r>
      <w:del w:id="170" w:author="Author">
        <w:r w:rsidRPr="009223D5">
          <w:rPr>
            <w:rFonts w:ascii="Trebuchet MS" w:hAnsi="Trebuchet MS"/>
            <w:noProof/>
            <w:sz w:val="24"/>
          </w:rPr>
          <w:delText>upon</w:delText>
        </w:r>
      </w:del>
      <w:ins w:id="171" w:author="Author">
        <w:r w:rsidRPr="009223D5">
          <w:rPr>
            <w:rFonts w:ascii="Trebuchet MS" w:hAnsi="Trebuchet MS"/>
            <w:noProof/>
            <w:sz w:val="24"/>
          </w:rPr>
          <w:t>on</w:t>
        </w:r>
      </w:ins>
      <w:r w:rsidRPr="009223D5">
        <w:rPr>
          <w:rFonts w:ascii="Trebuchet MS" w:hAnsi="Trebuchet MS"/>
          <w:noProof/>
          <w:sz w:val="24"/>
        </w:rPr>
        <w:t xml:space="preserve"> the ark of the </w:t>
      </w:r>
      <w:del w:id="172" w:author="Author">
        <w:r w:rsidRPr="009223D5">
          <w:rPr>
            <w:rFonts w:ascii="Trebuchet MS" w:hAnsi="Trebuchet MS"/>
            <w:noProof/>
            <w:sz w:val="24"/>
          </w:rPr>
          <w:delText xml:space="preserve">testimony, even </w:delText>
        </w:r>
      </w:del>
      <w:ins w:id="173" w:author="Author">
        <w:r w:rsidRPr="009223D5">
          <w:rPr>
            <w:rFonts w:ascii="Trebuchet MS" w:hAnsi="Trebuchet MS"/>
            <w:noProof/>
            <w:sz w:val="24"/>
          </w:rPr>
          <w:t xml:space="preserve">Testimony, I will make known to you </w:t>
        </w:r>
      </w:ins>
      <w:r w:rsidRPr="009223D5">
        <w:rPr>
          <w:rFonts w:ascii="Trebuchet MS" w:hAnsi="Trebuchet MS"/>
          <w:noProof/>
          <w:sz w:val="24"/>
        </w:rPr>
        <w:t xml:space="preserve">all that I </w:t>
      </w:r>
      <w:del w:id="174" w:author="Author">
        <w:r w:rsidRPr="009223D5">
          <w:rPr>
            <w:rFonts w:ascii="Trebuchet MS" w:hAnsi="Trebuchet MS"/>
            <w:noProof/>
            <w:sz w:val="24"/>
          </w:rPr>
          <w:delText>shall</w:delText>
        </w:r>
      </w:del>
      <w:ins w:id="175" w:author="Author">
        <w:r w:rsidRPr="009223D5">
          <w:rPr>
            <w:rFonts w:ascii="Trebuchet MS" w:hAnsi="Trebuchet MS"/>
            <w:noProof/>
            <w:sz w:val="24"/>
          </w:rPr>
          <w:t>will</w:t>
        </w:r>
      </w:ins>
      <w:r w:rsidRPr="009223D5">
        <w:rPr>
          <w:rFonts w:ascii="Trebuchet MS" w:hAnsi="Trebuchet MS"/>
          <w:noProof/>
          <w:sz w:val="24"/>
        </w:rPr>
        <w:t xml:space="preserve"> command you for the </w:t>
      </w:r>
      <w:del w:id="176" w:author="Author">
        <w:r w:rsidRPr="009223D5">
          <w:rPr>
            <w:rFonts w:ascii="Trebuchet MS" w:hAnsi="Trebuchet MS"/>
            <w:noProof/>
            <w:sz w:val="24"/>
          </w:rPr>
          <w:delText>sons of Israel</w:delText>
        </w:r>
      </w:del>
      <w:ins w:id="177" w:author="Author">
        <w:r w:rsidRPr="009223D5">
          <w:rPr>
            <w:rFonts w:ascii="Trebuchet MS" w:hAnsi="Trebuchet MS"/>
            <w:noProof/>
            <w:sz w:val="24"/>
          </w:rPr>
          <w:t>Israelites</w:t>
        </w:r>
      </w:ins>
      <w:r w:rsidRPr="009223D5">
        <w:rPr>
          <w:rFonts w:ascii="Trebuchet MS" w:hAnsi="Trebuchet MS"/>
          <w:noProof/>
          <w:sz w:val="24"/>
        </w:rPr>
        <w:t>.</w:t>
      </w:r>
    </w:p>
    <w:p w:rsidR="002A3D9A" w:rsidRPr="009223D5" w:rsidRDefault="002A3D9A" w:rsidP="002A3D9A">
      <w:pPr>
        <w:rPr>
          <w:rFonts w:ascii="Trebuchet MS" w:hAnsi="Trebuchet MS"/>
          <w:noProof/>
          <w:sz w:val="24"/>
        </w:rPr>
      </w:pPr>
      <w:r w:rsidRPr="009223D5">
        <w:rPr>
          <w:rFonts w:ascii="Trebuchet MS" w:hAnsi="Trebuchet MS"/>
          <w:b/>
          <w:sz w:val="24"/>
        </w:rPr>
        <w:t xml:space="preserve">25:23 </w:t>
      </w:r>
      <w:r w:rsidRPr="009223D5">
        <w:rPr>
          <w:rFonts w:ascii="Trebuchet MS" w:hAnsi="Trebuchet MS"/>
          <w:noProof/>
          <w:sz w:val="24"/>
        </w:rPr>
        <w:t>“</w:t>
      </w:r>
      <w:del w:id="178" w:author="Author">
        <w:r w:rsidRPr="009223D5">
          <w:rPr>
            <w:rFonts w:ascii="Trebuchet MS" w:hAnsi="Trebuchet MS"/>
            <w:noProof/>
            <w:sz w:val="24"/>
          </w:rPr>
          <w:delText>And you must</w:delText>
        </w:r>
      </w:del>
      <w:ins w:id="179" w:author="Author">
        <w:r w:rsidRPr="009223D5">
          <w:rPr>
            <w:rFonts w:ascii="Trebuchet MS" w:hAnsi="Trebuchet MS"/>
            <w:noProof/>
            <w:sz w:val="24"/>
          </w:rPr>
          <w:t>You will also</w:t>
        </w:r>
      </w:ins>
      <w:r w:rsidRPr="009223D5">
        <w:rPr>
          <w:rFonts w:ascii="Trebuchet MS" w:hAnsi="Trebuchet MS"/>
          <w:noProof/>
          <w:sz w:val="24"/>
        </w:rPr>
        <w:t xml:space="preserve"> make a table of acacia wood, two cubits </w:t>
      </w:r>
      <w:del w:id="180" w:author="Author">
        <w:r w:rsidRPr="009223D5">
          <w:rPr>
            <w:rFonts w:ascii="Trebuchet MS" w:hAnsi="Trebuchet MS"/>
            <w:noProof/>
            <w:sz w:val="24"/>
          </w:rPr>
          <w:delText>its length</w:delText>
        </w:r>
      </w:del>
      <w:ins w:id="181" w:author="Author">
        <w:r w:rsidRPr="009223D5">
          <w:rPr>
            <w:rFonts w:ascii="Trebuchet MS" w:hAnsi="Trebuchet MS"/>
            <w:noProof/>
            <w:sz w:val="24"/>
          </w:rPr>
          <w:t>long</w:t>
        </w:r>
      </w:ins>
      <w:r w:rsidRPr="009223D5">
        <w:rPr>
          <w:rFonts w:ascii="Trebuchet MS" w:hAnsi="Trebuchet MS"/>
          <w:noProof/>
          <w:sz w:val="24"/>
        </w:rPr>
        <w:t xml:space="preserve"> and a cubit </w:t>
      </w:r>
      <w:del w:id="182" w:author="Author">
        <w:r w:rsidRPr="009223D5">
          <w:rPr>
            <w:rFonts w:ascii="Trebuchet MS" w:hAnsi="Trebuchet MS"/>
            <w:noProof/>
            <w:sz w:val="24"/>
          </w:rPr>
          <w:delText>its width</w:delText>
        </w:r>
      </w:del>
      <w:ins w:id="183" w:author="Author">
        <w:r w:rsidRPr="009223D5">
          <w:rPr>
            <w:rFonts w:ascii="Trebuchet MS" w:hAnsi="Trebuchet MS"/>
            <w:noProof/>
            <w:sz w:val="24"/>
          </w:rPr>
          <w:t>wide</w:t>
        </w:r>
      </w:ins>
      <w:r w:rsidRPr="009223D5">
        <w:rPr>
          <w:rFonts w:ascii="Trebuchet MS" w:hAnsi="Trebuchet MS"/>
          <w:noProof/>
          <w:sz w:val="24"/>
        </w:rPr>
        <w:t xml:space="preserve"> and a cubit and a half </w:t>
      </w:r>
      <w:del w:id="184" w:author="Author">
        <w:r w:rsidRPr="009223D5">
          <w:rPr>
            <w:rFonts w:ascii="Trebuchet MS" w:hAnsi="Trebuchet MS"/>
            <w:noProof/>
            <w:sz w:val="24"/>
          </w:rPr>
          <w:delText>its height</w:delText>
        </w:r>
      </w:del>
      <w:ins w:id="185" w:author="Author">
        <w:r w:rsidRPr="009223D5">
          <w:rPr>
            <w:rFonts w:ascii="Trebuchet MS" w:hAnsi="Trebuchet MS"/>
            <w:noProof/>
            <w:sz w:val="24"/>
          </w:rPr>
          <w:t>high</w:t>
        </w:r>
      </w:ins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25:24 </w:t>
      </w:r>
      <w:del w:id="186" w:author="Author">
        <w:r w:rsidRPr="009223D5">
          <w:rPr>
            <w:rFonts w:ascii="Trebuchet MS" w:hAnsi="Trebuchet MS"/>
            <w:noProof/>
            <w:sz w:val="24"/>
          </w:rPr>
          <w:delText>And you must</w:delText>
        </w:r>
      </w:del>
      <w:ins w:id="187" w:author="Author">
        <w:r w:rsidRPr="009223D5">
          <w:rPr>
            <w:rFonts w:ascii="Trebuchet MS" w:hAnsi="Trebuchet MS"/>
            <w:noProof/>
            <w:sz w:val="24"/>
          </w:rPr>
          <w:t>You will</w:t>
        </w:r>
      </w:ins>
      <w:r w:rsidRPr="009223D5">
        <w:rPr>
          <w:rFonts w:ascii="Trebuchet MS" w:hAnsi="Trebuchet MS"/>
          <w:noProof/>
          <w:sz w:val="24"/>
        </w:rPr>
        <w:t xml:space="preserve"> overlay it with pure gold</w:t>
      </w:r>
      <w:del w:id="188" w:author="Author">
        <w:r w:rsidRPr="009223D5">
          <w:rPr>
            <w:rFonts w:ascii="Trebuchet MS" w:hAnsi="Trebuchet MS"/>
            <w:noProof/>
            <w:sz w:val="24"/>
          </w:rPr>
          <w:delText>,</w:delText>
        </w:r>
      </w:del>
      <w:r w:rsidRPr="009223D5">
        <w:rPr>
          <w:rFonts w:ascii="Trebuchet MS" w:hAnsi="Trebuchet MS"/>
          <w:noProof/>
          <w:sz w:val="24"/>
        </w:rPr>
        <w:t xml:space="preserve"> and </w:t>
      </w:r>
      <w:del w:id="189" w:author="Author">
        <w:r w:rsidRPr="009223D5">
          <w:rPr>
            <w:rFonts w:ascii="Trebuchet MS" w:hAnsi="Trebuchet MS"/>
            <w:noProof/>
            <w:sz w:val="24"/>
          </w:rPr>
          <w:delText xml:space="preserve">you must </w:delText>
        </w:r>
      </w:del>
      <w:r w:rsidRPr="009223D5">
        <w:rPr>
          <w:rFonts w:ascii="Trebuchet MS" w:hAnsi="Trebuchet MS"/>
          <w:noProof/>
          <w:sz w:val="24"/>
        </w:rPr>
        <w:t xml:space="preserve">make </w:t>
      </w:r>
      <w:del w:id="190" w:author="Author">
        <w:r w:rsidRPr="009223D5">
          <w:rPr>
            <w:rFonts w:ascii="Trebuchet MS" w:hAnsi="Trebuchet MS"/>
            <w:noProof/>
            <w:sz w:val="24"/>
          </w:rPr>
          <w:delText xml:space="preserve">for it </w:delText>
        </w:r>
      </w:del>
      <w:r w:rsidRPr="009223D5">
        <w:rPr>
          <w:rFonts w:ascii="Trebuchet MS" w:hAnsi="Trebuchet MS"/>
          <w:noProof/>
          <w:sz w:val="24"/>
        </w:rPr>
        <w:t xml:space="preserve">a </w:t>
      </w:r>
      <w:ins w:id="191" w:author="Author">
        <w:r w:rsidRPr="009223D5">
          <w:rPr>
            <w:rFonts w:ascii="Trebuchet MS" w:hAnsi="Trebuchet MS"/>
            <w:noProof/>
            <w:sz w:val="24"/>
          </w:rPr>
          <w:t xml:space="preserve">golden </w:t>
        </w:r>
      </w:ins>
      <w:r w:rsidRPr="009223D5">
        <w:rPr>
          <w:rFonts w:ascii="Trebuchet MS" w:hAnsi="Trebuchet MS"/>
          <w:noProof/>
          <w:sz w:val="24"/>
        </w:rPr>
        <w:t>border</w:t>
      </w:r>
      <w:del w:id="192" w:author="Author">
        <w:r w:rsidRPr="009223D5">
          <w:rPr>
            <w:rFonts w:ascii="Trebuchet MS" w:hAnsi="Trebuchet MS"/>
            <w:noProof/>
            <w:sz w:val="24"/>
          </w:rPr>
          <w:delText xml:space="preserve"> of gold round about</w:delText>
        </w:r>
      </w:del>
      <w:ins w:id="193" w:author="Author">
        <w:r w:rsidRPr="009223D5">
          <w:rPr>
            <w:rStyle w:val="FootnoteReference"/>
            <w:rFonts w:ascii="Trebuchet MS" w:hAnsi="Trebuchet MS"/>
            <w:noProof/>
          </w:rPr>
          <w:footnoteReference w:id="8"/>
        </w:r>
        <w:r w:rsidRPr="009223D5">
          <w:rPr>
            <w:rFonts w:ascii="Trebuchet MS" w:hAnsi="Trebuchet MS"/>
            <w:noProof/>
            <w:sz w:val="24"/>
          </w:rPr>
          <w:t xml:space="preserve"> around it</w:t>
        </w:r>
      </w:ins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25:25 </w:t>
      </w:r>
      <w:del w:id="196" w:author="Author">
        <w:r w:rsidRPr="009223D5">
          <w:rPr>
            <w:rFonts w:ascii="Trebuchet MS" w:hAnsi="Trebuchet MS"/>
            <w:noProof/>
            <w:sz w:val="24"/>
          </w:rPr>
          <w:delText>And you must</w:delText>
        </w:r>
      </w:del>
      <w:ins w:id="197" w:author="Author">
        <w:r w:rsidRPr="009223D5">
          <w:rPr>
            <w:rFonts w:ascii="Trebuchet MS" w:hAnsi="Trebuchet MS"/>
            <w:noProof/>
            <w:sz w:val="24"/>
          </w:rPr>
          <w:t>You will</w:t>
        </w:r>
      </w:ins>
      <w:r w:rsidRPr="009223D5">
        <w:rPr>
          <w:rFonts w:ascii="Trebuchet MS" w:hAnsi="Trebuchet MS"/>
          <w:noProof/>
          <w:sz w:val="24"/>
        </w:rPr>
        <w:t xml:space="preserve"> make </w:t>
      </w:r>
      <w:del w:id="198" w:author="Author">
        <w:r w:rsidRPr="009223D5">
          <w:rPr>
            <w:rFonts w:ascii="Trebuchet MS" w:hAnsi="Trebuchet MS"/>
            <w:noProof/>
            <w:sz w:val="24"/>
          </w:rPr>
          <w:delText>for</w:delText>
        </w:r>
      </w:del>
      <w:ins w:id="199" w:author="Author">
        <w:r w:rsidRPr="009223D5">
          <w:rPr>
            <w:rFonts w:ascii="Trebuchet MS" w:hAnsi="Trebuchet MS"/>
            <w:noProof/>
            <w:sz w:val="24"/>
          </w:rPr>
          <w:t>a rim around</w:t>
        </w:r>
      </w:ins>
      <w:r w:rsidRPr="009223D5">
        <w:rPr>
          <w:rFonts w:ascii="Trebuchet MS" w:hAnsi="Trebuchet MS"/>
          <w:noProof/>
          <w:sz w:val="24"/>
        </w:rPr>
        <w:t xml:space="preserve"> it a </w:t>
      </w:r>
      <w:del w:id="200" w:author="Author">
        <w:r w:rsidRPr="009223D5">
          <w:rPr>
            <w:rFonts w:ascii="Trebuchet MS" w:hAnsi="Trebuchet MS"/>
            <w:noProof/>
            <w:sz w:val="24"/>
          </w:rPr>
          <w:delText xml:space="preserve">rim of a </w:delText>
        </w:r>
      </w:del>
      <w:r w:rsidRPr="009223D5">
        <w:rPr>
          <w:rFonts w:ascii="Trebuchet MS" w:hAnsi="Trebuchet MS"/>
          <w:noProof/>
          <w:sz w:val="24"/>
        </w:rPr>
        <w:t>handbreadth</w:t>
      </w:r>
      <w:del w:id="201" w:author="Author">
        <w:r w:rsidRPr="009223D5">
          <w:rPr>
            <w:rFonts w:ascii="Trebuchet MS" w:hAnsi="Trebuchet MS"/>
            <w:noProof/>
            <w:sz w:val="24"/>
          </w:rPr>
          <w:delText xml:space="preserve"> round about,</w:delText>
        </w:r>
      </w:del>
      <w:ins w:id="202" w:author="Author">
        <w:r w:rsidRPr="009223D5">
          <w:rPr>
            <w:rStyle w:val="FootnoteReference"/>
            <w:rFonts w:ascii="Trebuchet MS" w:hAnsi="Trebuchet MS"/>
            <w:noProof/>
          </w:rPr>
          <w:footnoteReference w:id="9"/>
        </w:r>
        <w:r w:rsidRPr="009223D5">
          <w:rPr>
            <w:rFonts w:ascii="Trebuchet MS" w:hAnsi="Trebuchet MS"/>
            <w:noProof/>
            <w:sz w:val="24"/>
          </w:rPr>
          <w:t xml:space="preserve"> wide</w:t>
        </w:r>
      </w:ins>
      <w:r w:rsidRPr="009223D5">
        <w:rPr>
          <w:rFonts w:ascii="Trebuchet MS" w:hAnsi="Trebuchet MS"/>
          <w:noProof/>
          <w:sz w:val="24"/>
        </w:rPr>
        <w:t xml:space="preserve"> and </w:t>
      </w:r>
      <w:del w:id="205" w:author="Author">
        <w:r w:rsidRPr="009223D5">
          <w:rPr>
            <w:rFonts w:ascii="Trebuchet MS" w:hAnsi="Trebuchet MS"/>
            <w:noProof/>
            <w:sz w:val="24"/>
          </w:rPr>
          <w:delText xml:space="preserve">you must make the </w:delText>
        </w:r>
      </w:del>
      <w:ins w:id="206" w:author="Author">
        <w:r w:rsidRPr="009223D5">
          <w:rPr>
            <w:rFonts w:ascii="Trebuchet MS" w:hAnsi="Trebuchet MS"/>
            <w:noProof/>
            <w:sz w:val="24"/>
          </w:rPr>
          <w:t xml:space="preserve">a </w:t>
        </w:r>
      </w:ins>
      <w:r w:rsidRPr="009223D5">
        <w:rPr>
          <w:rFonts w:ascii="Trebuchet MS" w:hAnsi="Trebuchet MS"/>
          <w:noProof/>
          <w:sz w:val="24"/>
        </w:rPr>
        <w:t>border</w:t>
      </w:r>
      <w:ins w:id="207" w:author="Author">
        <w:r w:rsidRPr="009223D5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9223D5">
        <w:rPr>
          <w:rFonts w:ascii="Trebuchet MS" w:hAnsi="Trebuchet MS"/>
          <w:noProof/>
          <w:sz w:val="24"/>
        </w:rPr>
        <w:t xml:space="preserve"> of gold </w:t>
      </w:r>
      <w:del w:id="210" w:author="Author">
        <w:r w:rsidRPr="009223D5">
          <w:rPr>
            <w:rFonts w:ascii="Trebuchet MS" w:hAnsi="Trebuchet MS"/>
            <w:noProof/>
            <w:sz w:val="24"/>
          </w:rPr>
          <w:delText xml:space="preserve">for its </w:delText>
        </w:r>
      </w:del>
      <w:ins w:id="211" w:author="Author">
        <w:r w:rsidRPr="009223D5">
          <w:rPr>
            <w:rFonts w:ascii="Trebuchet MS" w:hAnsi="Trebuchet MS"/>
            <w:noProof/>
            <w:sz w:val="24"/>
          </w:rPr>
          <w:t xml:space="preserve">to go around the </w:t>
        </w:r>
      </w:ins>
      <w:r w:rsidRPr="009223D5">
        <w:rPr>
          <w:rFonts w:ascii="Trebuchet MS" w:hAnsi="Trebuchet MS"/>
          <w:noProof/>
          <w:sz w:val="24"/>
        </w:rPr>
        <w:t>rim</w:t>
      </w:r>
      <w:del w:id="212" w:author="Author">
        <w:r w:rsidRPr="009223D5">
          <w:rPr>
            <w:rFonts w:ascii="Trebuchet MS" w:hAnsi="Trebuchet MS"/>
            <w:noProof/>
            <w:sz w:val="24"/>
          </w:rPr>
          <w:delText xml:space="preserve"> round about</w:delText>
        </w:r>
      </w:del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25:26 </w:t>
      </w:r>
      <w:del w:id="213" w:author="Author">
        <w:r w:rsidRPr="009223D5">
          <w:rPr>
            <w:rFonts w:ascii="Trebuchet MS" w:hAnsi="Trebuchet MS"/>
            <w:noProof/>
            <w:sz w:val="24"/>
          </w:rPr>
          <w:delText>And you must</w:delText>
        </w:r>
      </w:del>
      <w:ins w:id="214" w:author="Author">
        <w:r w:rsidRPr="009223D5">
          <w:rPr>
            <w:rFonts w:ascii="Trebuchet MS" w:hAnsi="Trebuchet MS"/>
            <w:noProof/>
            <w:sz w:val="24"/>
          </w:rPr>
          <w:t>You will</w:t>
        </w:r>
      </w:ins>
      <w:r w:rsidRPr="009223D5">
        <w:rPr>
          <w:rFonts w:ascii="Trebuchet MS" w:hAnsi="Trebuchet MS"/>
          <w:noProof/>
          <w:sz w:val="24"/>
        </w:rPr>
        <w:t xml:space="preserve"> make for it four rings of gold and place the rings on the four corners</w:t>
      </w:r>
      <w:del w:id="215" w:author="Author">
        <w:r w:rsidRPr="009223D5">
          <w:rPr>
            <w:rFonts w:ascii="Trebuchet MS" w:hAnsi="Trebuchet MS"/>
            <w:noProof/>
            <w:sz w:val="24"/>
          </w:rPr>
          <w:delText xml:space="preserve"> that are for</w:delText>
        </w:r>
      </w:del>
      <w:ins w:id="216" w:author="Author">
        <w:r w:rsidRPr="009223D5">
          <w:rPr>
            <w:rFonts w:ascii="Trebuchet MS" w:hAnsi="Trebuchet MS"/>
            <w:noProof/>
            <w:sz w:val="24"/>
          </w:rPr>
          <w:t>, where</w:t>
        </w:r>
      </w:ins>
      <w:r w:rsidRPr="009223D5">
        <w:rPr>
          <w:rFonts w:ascii="Trebuchet MS" w:hAnsi="Trebuchet MS"/>
          <w:noProof/>
          <w:sz w:val="24"/>
        </w:rPr>
        <w:t xml:space="preserve"> the four </w:t>
      </w:r>
      <w:del w:id="217" w:author="Author">
        <w:r w:rsidRPr="009223D5">
          <w:rPr>
            <w:rFonts w:ascii="Trebuchet MS" w:hAnsi="Trebuchet MS"/>
            <w:noProof/>
            <w:sz w:val="24"/>
          </w:rPr>
          <w:delText>feet</w:delText>
        </w:r>
      </w:del>
      <w:ins w:id="218" w:author="Author">
        <w:r w:rsidRPr="009223D5">
          <w:rPr>
            <w:rFonts w:ascii="Trebuchet MS" w:hAnsi="Trebuchet MS"/>
            <w:noProof/>
            <w:sz w:val="24"/>
          </w:rPr>
          <w:t>legs are attached</w:t>
        </w:r>
      </w:ins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25:27 </w:t>
      </w:r>
      <w:r w:rsidRPr="009223D5">
        <w:rPr>
          <w:rFonts w:ascii="Trebuchet MS" w:hAnsi="Trebuchet MS"/>
          <w:noProof/>
          <w:sz w:val="24"/>
        </w:rPr>
        <w:t xml:space="preserve">The rings </w:t>
      </w:r>
      <w:del w:id="219" w:author="Author">
        <w:r w:rsidRPr="009223D5">
          <w:rPr>
            <w:rFonts w:ascii="Trebuchet MS" w:hAnsi="Trebuchet MS"/>
            <w:noProof/>
            <w:sz w:val="24"/>
          </w:rPr>
          <w:delText>should</w:delText>
        </w:r>
      </w:del>
      <w:ins w:id="220" w:author="Author">
        <w:r w:rsidRPr="009223D5">
          <w:rPr>
            <w:rFonts w:ascii="Trebuchet MS" w:hAnsi="Trebuchet MS"/>
            <w:noProof/>
            <w:sz w:val="24"/>
          </w:rPr>
          <w:t>are to</w:t>
        </w:r>
      </w:ins>
      <w:r w:rsidRPr="009223D5">
        <w:rPr>
          <w:rFonts w:ascii="Trebuchet MS" w:hAnsi="Trebuchet MS"/>
          <w:noProof/>
          <w:sz w:val="24"/>
        </w:rPr>
        <w:t xml:space="preserve"> be close </w:t>
      </w:r>
      <w:del w:id="221" w:author="Author">
        <w:r w:rsidRPr="009223D5">
          <w:rPr>
            <w:rFonts w:ascii="Trebuchet MS" w:hAnsi="Trebuchet MS"/>
            <w:noProof/>
            <w:sz w:val="24"/>
          </w:rPr>
          <w:delText>by</w:delText>
        </w:r>
      </w:del>
      <w:ins w:id="222" w:author="Author">
        <w:r w:rsidRPr="009223D5">
          <w:rPr>
            <w:rFonts w:ascii="Trebuchet MS" w:hAnsi="Trebuchet MS"/>
            <w:noProof/>
            <w:sz w:val="24"/>
          </w:rPr>
          <w:t>to</w:t>
        </w:r>
      </w:ins>
      <w:r w:rsidRPr="009223D5">
        <w:rPr>
          <w:rFonts w:ascii="Trebuchet MS" w:hAnsi="Trebuchet MS"/>
          <w:noProof/>
          <w:sz w:val="24"/>
        </w:rPr>
        <w:t xml:space="preserve"> the rim as </w:t>
      </w:r>
      <w:del w:id="223" w:author="Author">
        <w:r w:rsidRPr="009223D5">
          <w:rPr>
            <w:rFonts w:ascii="Trebuchet MS" w:hAnsi="Trebuchet MS"/>
            <w:noProof/>
            <w:sz w:val="24"/>
          </w:rPr>
          <w:delText>supports</w:delText>
        </w:r>
      </w:del>
      <w:ins w:id="224" w:author="Author">
        <w:r w:rsidRPr="009223D5">
          <w:rPr>
            <w:rFonts w:ascii="Trebuchet MS" w:hAnsi="Trebuchet MS"/>
            <w:noProof/>
            <w:sz w:val="24"/>
          </w:rPr>
          <w:t>holders</w:t>
        </w:r>
      </w:ins>
      <w:r w:rsidRPr="009223D5">
        <w:rPr>
          <w:rFonts w:ascii="Trebuchet MS" w:hAnsi="Trebuchet MS"/>
          <w:noProof/>
          <w:sz w:val="24"/>
        </w:rPr>
        <w:t xml:space="preserve"> for the poles </w:t>
      </w:r>
      <w:del w:id="225" w:author="Author">
        <w:r w:rsidRPr="009223D5">
          <w:rPr>
            <w:rFonts w:ascii="Trebuchet MS" w:hAnsi="Trebuchet MS"/>
            <w:noProof/>
            <w:sz w:val="24"/>
          </w:rPr>
          <w:delText>to carry</w:delText>
        </w:r>
      </w:del>
      <w:ins w:id="226" w:author="Author">
        <w:r w:rsidRPr="009223D5">
          <w:rPr>
            <w:rFonts w:ascii="Trebuchet MS" w:hAnsi="Trebuchet MS"/>
            <w:noProof/>
            <w:sz w:val="24"/>
          </w:rPr>
          <w:t>for carrying</w:t>
        </w:r>
      </w:ins>
      <w:r w:rsidRPr="009223D5">
        <w:rPr>
          <w:rFonts w:ascii="Trebuchet MS" w:hAnsi="Trebuchet MS"/>
          <w:noProof/>
          <w:sz w:val="24"/>
        </w:rPr>
        <w:t xml:space="preserve"> the table. </w:t>
      </w:r>
      <w:r w:rsidRPr="009223D5">
        <w:rPr>
          <w:rFonts w:ascii="Trebuchet MS" w:hAnsi="Trebuchet MS"/>
          <w:b/>
          <w:noProof/>
          <w:sz w:val="24"/>
        </w:rPr>
        <w:t xml:space="preserve">25:28 </w:t>
      </w:r>
      <w:del w:id="227" w:author="Author">
        <w:r w:rsidRPr="009223D5">
          <w:rPr>
            <w:rFonts w:ascii="Trebuchet MS" w:hAnsi="Trebuchet MS"/>
            <w:noProof/>
            <w:sz w:val="24"/>
          </w:rPr>
          <w:lastRenderedPageBreak/>
          <w:delText>And you must</w:delText>
        </w:r>
      </w:del>
      <w:ins w:id="228" w:author="Author">
        <w:r w:rsidRPr="009223D5">
          <w:rPr>
            <w:rFonts w:ascii="Trebuchet MS" w:hAnsi="Trebuchet MS"/>
            <w:noProof/>
            <w:sz w:val="24"/>
          </w:rPr>
          <w:t>You will</w:t>
        </w:r>
      </w:ins>
      <w:r w:rsidRPr="009223D5">
        <w:rPr>
          <w:rFonts w:ascii="Trebuchet MS" w:hAnsi="Trebuchet MS"/>
          <w:noProof/>
          <w:sz w:val="24"/>
        </w:rPr>
        <w:t xml:space="preserve"> make the poles of acacia wood and overlay them with gold</w:t>
      </w:r>
      <w:del w:id="229" w:author="Author">
        <w:r w:rsidRPr="009223D5">
          <w:rPr>
            <w:rFonts w:ascii="Trebuchet MS" w:hAnsi="Trebuchet MS"/>
            <w:noProof/>
            <w:sz w:val="24"/>
          </w:rPr>
          <w:delText>,</w:delText>
        </w:r>
      </w:del>
      <w:r w:rsidRPr="009223D5">
        <w:rPr>
          <w:rFonts w:ascii="Trebuchet MS" w:hAnsi="Trebuchet MS"/>
          <w:noProof/>
          <w:sz w:val="24"/>
        </w:rPr>
        <w:t xml:space="preserve"> and </w:t>
      </w:r>
      <w:del w:id="230" w:author="Author">
        <w:r w:rsidRPr="009223D5">
          <w:rPr>
            <w:rFonts w:ascii="Trebuchet MS" w:hAnsi="Trebuchet MS"/>
            <w:noProof/>
            <w:sz w:val="24"/>
          </w:rPr>
          <w:delText xml:space="preserve">they must </w:delText>
        </w:r>
      </w:del>
      <w:r w:rsidRPr="009223D5">
        <w:rPr>
          <w:rFonts w:ascii="Trebuchet MS" w:hAnsi="Trebuchet MS"/>
          <w:noProof/>
          <w:sz w:val="24"/>
        </w:rPr>
        <w:t>carry the table with them.</w:t>
      </w:r>
    </w:p>
    <w:p w:rsidR="002A3D9A" w:rsidRPr="009223D5" w:rsidRDefault="002A3D9A" w:rsidP="002A3D9A">
      <w:pPr>
        <w:rPr>
          <w:rFonts w:ascii="Trebuchet MS" w:hAnsi="Trebuchet MS"/>
          <w:noProof/>
          <w:sz w:val="24"/>
        </w:rPr>
      </w:pPr>
      <w:r w:rsidRPr="009223D5">
        <w:rPr>
          <w:rFonts w:ascii="Trebuchet MS" w:hAnsi="Trebuchet MS"/>
          <w:b/>
          <w:sz w:val="24"/>
        </w:rPr>
        <w:t xml:space="preserve">25:29 </w:t>
      </w:r>
      <w:r w:rsidRPr="009223D5">
        <w:rPr>
          <w:rFonts w:ascii="Trebuchet MS" w:hAnsi="Trebuchet MS"/>
          <w:noProof/>
          <w:sz w:val="24"/>
        </w:rPr>
        <w:t>“</w:t>
      </w:r>
      <w:del w:id="231" w:author="Author">
        <w:r w:rsidRPr="009223D5">
          <w:rPr>
            <w:rFonts w:ascii="Trebuchet MS" w:hAnsi="Trebuchet MS"/>
            <w:noProof/>
            <w:sz w:val="24"/>
          </w:rPr>
          <w:delText>And you must</w:delText>
        </w:r>
      </w:del>
      <w:ins w:id="232" w:author="Author">
        <w:r w:rsidRPr="009223D5">
          <w:rPr>
            <w:rFonts w:ascii="Trebuchet MS" w:hAnsi="Trebuchet MS"/>
            <w:noProof/>
            <w:sz w:val="24"/>
          </w:rPr>
          <w:t>You will also</w:t>
        </w:r>
      </w:ins>
      <w:r w:rsidRPr="009223D5">
        <w:rPr>
          <w:rFonts w:ascii="Trebuchet MS" w:hAnsi="Trebuchet MS"/>
          <w:noProof/>
          <w:sz w:val="24"/>
        </w:rPr>
        <w:t xml:space="preserve"> make its dishes</w:t>
      </w:r>
      <w:del w:id="233" w:author="Author">
        <w:r w:rsidRPr="009223D5">
          <w:rPr>
            <w:rFonts w:ascii="Trebuchet MS" w:hAnsi="Trebuchet MS"/>
            <w:noProof/>
            <w:sz w:val="24"/>
          </w:rPr>
          <w:delText xml:space="preserve"> and</w:delText>
        </w:r>
      </w:del>
      <w:ins w:id="234" w:author="Author">
        <w:r w:rsidRPr="009223D5">
          <w:rPr>
            <w:rFonts w:ascii="Trebuchet MS" w:hAnsi="Trebuchet MS"/>
            <w:noProof/>
            <w:sz w:val="24"/>
          </w:rPr>
          <w:t>,</w:t>
        </w:r>
      </w:ins>
      <w:r w:rsidRPr="009223D5">
        <w:rPr>
          <w:rFonts w:ascii="Trebuchet MS" w:hAnsi="Trebuchet MS"/>
          <w:noProof/>
          <w:sz w:val="24"/>
        </w:rPr>
        <w:t xml:space="preserve"> its cups</w:t>
      </w:r>
      <w:del w:id="235" w:author="Author">
        <w:r w:rsidRPr="009223D5">
          <w:rPr>
            <w:rFonts w:ascii="Trebuchet MS" w:hAnsi="Trebuchet MS"/>
            <w:noProof/>
            <w:sz w:val="24"/>
          </w:rPr>
          <w:delText xml:space="preserve"> and</w:delText>
        </w:r>
      </w:del>
      <w:ins w:id="236" w:author="Author">
        <w:r w:rsidRPr="009223D5">
          <w:rPr>
            <w:rFonts w:ascii="Trebuchet MS" w:hAnsi="Trebuchet MS"/>
            <w:noProof/>
            <w:sz w:val="24"/>
          </w:rPr>
          <w:t>,</w:t>
        </w:r>
      </w:ins>
      <w:r w:rsidRPr="009223D5">
        <w:rPr>
          <w:rFonts w:ascii="Trebuchet MS" w:hAnsi="Trebuchet MS"/>
          <w:noProof/>
          <w:sz w:val="24"/>
        </w:rPr>
        <w:t xml:space="preserve"> </w:t>
      </w:r>
      <w:ins w:id="237" w:author="Author">
        <w:r>
          <w:rPr>
            <w:rFonts w:ascii="Trebuchet MS" w:hAnsi="Trebuchet MS"/>
            <w:noProof/>
            <w:sz w:val="24"/>
          </w:rPr>
          <w:t xml:space="preserve">and </w:t>
        </w:r>
      </w:ins>
      <w:r w:rsidRPr="009223D5">
        <w:rPr>
          <w:rFonts w:ascii="Trebuchet MS" w:hAnsi="Trebuchet MS"/>
          <w:noProof/>
          <w:sz w:val="24"/>
        </w:rPr>
        <w:t>its pitchers</w:t>
      </w:r>
      <w:del w:id="238" w:author="Author">
        <w:r w:rsidRPr="009223D5" w:rsidDel="007C52C5">
          <w:rPr>
            <w:rFonts w:ascii="Trebuchet MS" w:hAnsi="Trebuchet MS"/>
            <w:noProof/>
            <w:sz w:val="24"/>
          </w:rPr>
          <w:delText>,</w:delText>
        </w:r>
      </w:del>
      <w:r w:rsidRPr="009223D5">
        <w:rPr>
          <w:rFonts w:ascii="Trebuchet MS" w:hAnsi="Trebuchet MS"/>
          <w:noProof/>
          <w:sz w:val="24"/>
        </w:rPr>
        <w:t xml:space="preserve"> and </w:t>
      </w:r>
      <w:del w:id="239" w:author="Author">
        <w:r w:rsidRPr="009223D5" w:rsidDel="007C52C5">
          <w:rPr>
            <w:rFonts w:ascii="Trebuchet MS" w:hAnsi="Trebuchet MS"/>
            <w:noProof/>
            <w:sz w:val="24"/>
          </w:rPr>
          <w:delText>its</w:delText>
        </w:r>
      </w:del>
      <w:r w:rsidRPr="009223D5">
        <w:rPr>
          <w:rFonts w:ascii="Trebuchet MS" w:hAnsi="Trebuchet MS"/>
          <w:noProof/>
          <w:sz w:val="24"/>
        </w:rPr>
        <w:t xml:space="preserve"> bowls </w:t>
      </w:r>
      <w:del w:id="240" w:author="Author">
        <w:r w:rsidRPr="009223D5">
          <w:rPr>
            <w:rFonts w:ascii="Trebuchet MS" w:hAnsi="Trebuchet MS"/>
            <w:noProof/>
            <w:sz w:val="24"/>
          </w:rPr>
          <w:delText>with</w:delText>
        </w:r>
      </w:del>
      <w:ins w:id="241" w:author="Author">
        <w:r w:rsidRPr="009223D5">
          <w:rPr>
            <w:rFonts w:ascii="Trebuchet MS" w:hAnsi="Trebuchet MS"/>
            <w:noProof/>
            <w:sz w:val="24"/>
          </w:rPr>
          <w:t>from</w:t>
        </w:r>
      </w:ins>
      <w:r w:rsidRPr="009223D5">
        <w:rPr>
          <w:rFonts w:ascii="Trebuchet MS" w:hAnsi="Trebuchet MS"/>
          <w:noProof/>
          <w:sz w:val="24"/>
        </w:rPr>
        <w:t xml:space="preserve"> which they will pour </w:t>
      </w:r>
      <w:del w:id="242" w:author="Author">
        <w:r w:rsidRPr="009223D5">
          <w:rPr>
            <w:rFonts w:ascii="Trebuchet MS" w:hAnsi="Trebuchet MS"/>
            <w:noProof/>
            <w:sz w:val="24"/>
          </w:rPr>
          <w:delText>libations.</w:delText>
        </w:r>
      </w:del>
      <w:ins w:id="243" w:author="Author">
        <w:r w:rsidRPr="009223D5">
          <w:rPr>
            <w:rFonts w:ascii="Trebuchet MS" w:hAnsi="Trebuchet MS"/>
            <w:noProof/>
            <w:sz w:val="24"/>
          </w:rPr>
          <w:t>drink offerings.</w:t>
        </w:r>
      </w:ins>
      <w:r w:rsidRPr="009223D5">
        <w:rPr>
          <w:rFonts w:ascii="Trebuchet MS" w:hAnsi="Trebuchet MS"/>
          <w:noProof/>
          <w:sz w:val="24"/>
        </w:rPr>
        <w:t xml:space="preserve"> You are to make them out of pure gold. </w:t>
      </w:r>
      <w:r w:rsidRPr="009223D5">
        <w:rPr>
          <w:rFonts w:ascii="Trebuchet MS" w:hAnsi="Trebuchet MS"/>
          <w:b/>
          <w:noProof/>
          <w:sz w:val="24"/>
        </w:rPr>
        <w:t xml:space="preserve">25:30 </w:t>
      </w:r>
      <w:r w:rsidRPr="009223D5">
        <w:rPr>
          <w:rFonts w:ascii="Trebuchet MS" w:hAnsi="Trebuchet MS"/>
          <w:noProof/>
          <w:sz w:val="24"/>
        </w:rPr>
        <w:t xml:space="preserve">And you </w:t>
      </w:r>
      <w:del w:id="244" w:author="Author">
        <w:r w:rsidRPr="009223D5">
          <w:rPr>
            <w:rFonts w:ascii="Trebuchet MS" w:hAnsi="Trebuchet MS"/>
            <w:noProof/>
            <w:sz w:val="24"/>
          </w:rPr>
          <w:delText>must</w:delText>
        </w:r>
      </w:del>
      <w:ins w:id="245" w:author="Author">
        <w:r w:rsidRPr="009223D5">
          <w:rPr>
            <w:rFonts w:ascii="Trebuchet MS" w:hAnsi="Trebuchet MS"/>
            <w:noProof/>
            <w:sz w:val="24"/>
          </w:rPr>
          <w:t>will</w:t>
        </w:r>
      </w:ins>
      <w:r w:rsidRPr="009223D5">
        <w:rPr>
          <w:rFonts w:ascii="Trebuchet MS" w:hAnsi="Trebuchet MS"/>
          <w:noProof/>
          <w:sz w:val="24"/>
        </w:rPr>
        <w:t xml:space="preserve"> put the showbread </w:t>
      </w:r>
      <w:del w:id="246" w:author="Author">
        <w:r w:rsidRPr="009223D5">
          <w:rPr>
            <w:rFonts w:ascii="Trebuchet MS" w:hAnsi="Trebuchet MS"/>
            <w:noProof/>
            <w:sz w:val="24"/>
          </w:rPr>
          <w:delText>upon</w:delText>
        </w:r>
      </w:del>
      <w:ins w:id="247" w:author="Author">
        <w:r w:rsidRPr="009223D5">
          <w:rPr>
            <w:rFonts w:ascii="Trebuchet MS" w:hAnsi="Trebuchet MS"/>
            <w:noProof/>
            <w:sz w:val="24"/>
          </w:rPr>
          <w:t>on</w:t>
        </w:r>
      </w:ins>
      <w:r w:rsidRPr="009223D5">
        <w:rPr>
          <w:rFonts w:ascii="Trebuchet MS" w:hAnsi="Trebuchet MS"/>
          <w:noProof/>
          <w:sz w:val="24"/>
        </w:rPr>
        <w:t xml:space="preserve"> the table before me constantly.</w:t>
      </w:r>
    </w:p>
    <w:p w:rsidR="002A3D9A" w:rsidRPr="009223D5" w:rsidRDefault="002A3D9A" w:rsidP="002A3D9A">
      <w:pPr>
        <w:rPr>
          <w:rFonts w:ascii="Trebuchet MS" w:hAnsi="Trebuchet MS"/>
          <w:noProof/>
          <w:sz w:val="24"/>
        </w:rPr>
      </w:pPr>
      <w:r w:rsidRPr="009223D5">
        <w:rPr>
          <w:rFonts w:ascii="Trebuchet MS" w:hAnsi="Trebuchet MS"/>
          <w:b/>
          <w:sz w:val="24"/>
        </w:rPr>
        <w:t xml:space="preserve">25:31 </w:t>
      </w:r>
      <w:r w:rsidRPr="009223D5">
        <w:rPr>
          <w:rFonts w:ascii="Trebuchet MS" w:hAnsi="Trebuchet MS"/>
          <w:noProof/>
          <w:sz w:val="24"/>
        </w:rPr>
        <w:t>“</w:t>
      </w:r>
      <w:del w:id="248" w:author="Author">
        <w:r w:rsidRPr="009223D5">
          <w:rPr>
            <w:rFonts w:ascii="Trebuchet MS" w:hAnsi="Trebuchet MS"/>
            <w:noProof/>
            <w:sz w:val="24"/>
          </w:rPr>
          <w:delText>And you must</w:delText>
        </w:r>
      </w:del>
      <w:ins w:id="249" w:author="Author">
        <w:r w:rsidRPr="009223D5">
          <w:rPr>
            <w:rFonts w:ascii="Trebuchet MS" w:hAnsi="Trebuchet MS"/>
            <w:noProof/>
            <w:sz w:val="24"/>
          </w:rPr>
          <w:t>You will</w:t>
        </w:r>
      </w:ins>
      <w:r w:rsidRPr="009223D5">
        <w:rPr>
          <w:rFonts w:ascii="Trebuchet MS" w:hAnsi="Trebuchet MS"/>
          <w:noProof/>
          <w:sz w:val="24"/>
        </w:rPr>
        <w:t xml:space="preserve"> make a lampstand of pure gold. </w:t>
      </w:r>
      <w:del w:id="250" w:author="Author">
        <w:r w:rsidRPr="009223D5">
          <w:rPr>
            <w:rFonts w:ascii="Trebuchet MS" w:hAnsi="Trebuchet MS"/>
            <w:noProof/>
            <w:sz w:val="24"/>
          </w:rPr>
          <w:delText>Of hammered work the</w:delText>
        </w:r>
      </w:del>
      <w:ins w:id="251" w:author="Author">
        <w:r w:rsidRPr="009223D5">
          <w:rPr>
            <w:rFonts w:ascii="Trebuchet MS" w:hAnsi="Trebuchet MS"/>
            <w:noProof/>
            <w:sz w:val="24"/>
          </w:rPr>
          <w:t>The</w:t>
        </w:r>
      </w:ins>
      <w:r w:rsidRPr="009223D5">
        <w:rPr>
          <w:rFonts w:ascii="Trebuchet MS" w:hAnsi="Trebuchet MS"/>
          <w:noProof/>
          <w:sz w:val="24"/>
        </w:rPr>
        <w:t xml:space="preserve"> lampstand is to be made</w:t>
      </w:r>
      <w:del w:id="252" w:author="Author">
        <w:r w:rsidRPr="009223D5">
          <w:rPr>
            <w:rFonts w:ascii="Trebuchet MS" w:hAnsi="Trebuchet MS"/>
            <w:noProof/>
            <w:sz w:val="24"/>
          </w:rPr>
          <w:delText>.</w:delText>
        </w:r>
      </w:del>
      <w:ins w:id="253" w:author="Author">
        <w:r w:rsidRPr="009223D5">
          <w:rPr>
            <w:rFonts w:ascii="Trebuchet MS" w:hAnsi="Trebuchet MS"/>
            <w:noProof/>
            <w:sz w:val="24"/>
          </w:rPr>
          <w:t xml:space="preserve"> of hammered work.</w:t>
        </w:r>
      </w:ins>
      <w:r w:rsidRPr="009223D5">
        <w:rPr>
          <w:rFonts w:ascii="Trebuchet MS" w:hAnsi="Trebuchet MS"/>
          <w:noProof/>
          <w:sz w:val="24"/>
        </w:rPr>
        <w:t xml:space="preserve"> Its base, its </w:t>
      </w:r>
      <w:ins w:id="254" w:author="Author">
        <w:r w:rsidRPr="009223D5">
          <w:rPr>
            <w:rFonts w:ascii="Trebuchet MS" w:hAnsi="Trebuchet MS"/>
            <w:noProof/>
            <w:sz w:val="24"/>
          </w:rPr>
          <w:t xml:space="preserve">stem, its </w:t>
        </w:r>
      </w:ins>
      <w:r w:rsidRPr="009223D5">
        <w:rPr>
          <w:rFonts w:ascii="Trebuchet MS" w:hAnsi="Trebuchet MS"/>
          <w:noProof/>
          <w:sz w:val="24"/>
        </w:rPr>
        <w:t>branches, its cups, its knobs</w:t>
      </w:r>
      <w:ins w:id="255" w:author="Author">
        <w:r w:rsidRPr="009223D5">
          <w:rPr>
            <w:rFonts w:ascii="Trebuchet MS" w:hAnsi="Trebuchet MS"/>
            <w:noProof/>
            <w:sz w:val="24"/>
          </w:rPr>
          <w:t>,</w:t>
        </w:r>
      </w:ins>
      <w:r w:rsidRPr="009223D5">
        <w:rPr>
          <w:rFonts w:ascii="Trebuchet MS" w:hAnsi="Trebuchet MS"/>
          <w:noProof/>
          <w:sz w:val="24"/>
        </w:rPr>
        <w:t xml:space="preserve"> and its blossoms </w:t>
      </w:r>
      <w:del w:id="256" w:author="Author">
        <w:r w:rsidRPr="009223D5">
          <w:rPr>
            <w:rFonts w:ascii="Trebuchet MS" w:hAnsi="Trebuchet MS"/>
            <w:noProof/>
            <w:sz w:val="24"/>
          </w:rPr>
          <w:delText>are to proceed out from it</w:delText>
        </w:r>
      </w:del>
      <w:ins w:id="257" w:author="Author">
        <w:r w:rsidRPr="009223D5">
          <w:rPr>
            <w:rFonts w:ascii="Trebuchet MS" w:hAnsi="Trebuchet MS"/>
            <w:noProof/>
            <w:sz w:val="24"/>
          </w:rPr>
          <w:t>will be one piece</w:t>
        </w:r>
      </w:ins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25:32 </w:t>
      </w:r>
      <w:r w:rsidRPr="009223D5">
        <w:rPr>
          <w:rFonts w:ascii="Trebuchet MS" w:hAnsi="Trebuchet MS"/>
          <w:noProof/>
          <w:sz w:val="24"/>
        </w:rPr>
        <w:t xml:space="preserve">And six branches </w:t>
      </w:r>
      <w:del w:id="258" w:author="Author">
        <w:r w:rsidRPr="009223D5">
          <w:rPr>
            <w:rFonts w:ascii="Trebuchet MS" w:hAnsi="Trebuchet MS"/>
            <w:noProof/>
            <w:sz w:val="24"/>
          </w:rPr>
          <w:delText>are running</w:delText>
        </w:r>
      </w:del>
      <w:ins w:id="259" w:author="Author">
        <w:r w:rsidRPr="009223D5">
          <w:rPr>
            <w:rFonts w:ascii="Trebuchet MS" w:hAnsi="Trebuchet MS"/>
            <w:noProof/>
            <w:sz w:val="24"/>
          </w:rPr>
          <w:t>will extend</w:t>
        </w:r>
      </w:ins>
      <w:r w:rsidRPr="009223D5">
        <w:rPr>
          <w:rFonts w:ascii="Trebuchet MS" w:hAnsi="Trebuchet MS"/>
          <w:noProof/>
          <w:sz w:val="24"/>
        </w:rPr>
        <w:t xml:space="preserve"> out from </w:t>
      </w:r>
      <w:del w:id="260" w:author="Author">
        <w:r w:rsidRPr="009223D5">
          <w:rPr>
            <w:rFonts w:ascii="Trebuchet MS" w:hAnsi="Trebuchet MS"/>
            <w:noProof/>
            <w:sz w:val="24"/>
          </w:rPr>
          <w:delText>its</w:delText>
        </w:r>
      </w:del>
      <w:ins w:id="261" w:author="Author">
        <w:r w:rsidRPr="009223D5">
          <w:rPr>
            <w:rFonts w:ascii="Trebuchet MS" w:hAnsi="Trebuchet MS"/>
            <w:noProof/>
            <w:sz w:val="24"/>
          </w:rPr>
          <w:t>the</w:t>
        </w:r>
      </w:ins>
      <w:r w:rsidRPr="009223D5">
        <w:rPr>
          <w:rFonts w:ascii="Trebuchet MS" w:hAnsi="Trebuchet MS"/>
          <w:noProof/>
          <w:sz w:val="24"/>
        </w:rPr>
        <w:t xml:space="preserve"> sides</w:t>
      </w:r>
      <w:ins w:id="262" w:author="Author">
        <w:r w:rsidRPr="009223D5">
          <w:rPr>
            <w:rFonts w:ascii="Trebuchet MS" w:hAnsi="Trebuchet MS"/>
            <w:noProof/>
            <w:sz w:val="24"/>
          </w:rPr>
          <w:t xml:space="preserve"> of the lampstand</w:t>
        </w:r>
      </w:ins>
      <w:r w:rsidRPr="009223D5">
        <w:rPr>
          <w:rFonts w:ascii="Trebuchet MS" w:hAnsi="Trebuchet MS"/>
          <w:noProof/>
          <w:sz w:val="24"/>
        </w:rPr>
        <w:t xml:space="preserve">, three branches </w:t>
      </w:r>
      <w:del w:id="263" w:author="Author">
        <w:r w:rsidRPr="009223D5">
          <w:rPr>
            <w:rFonts w:ascii="Trebuchet MS" w:hAnsi="Trebuchet MS"/>
            <w:noProof/>
            <w:sz w:val="24"/>
          </w:rPr>
          <w:delText xml:space="preserve">of the lampstand </w:delText>
        </w:r>
      </w:del>
      <w:r w:rsidRPr="009223D5">
        <w:rPr>
          <w:rFonts w:ascii="Trebuchet MS" w:hAnsi="Trebuchet MS"/>
          <w:noProof/>
          <w:sz w:val="24"/>
        </w:rPr>
        <w:t xml:space="preserve">from </w:t>
      </w:r>
      <w:del w:id="264" w:author="Author">
        <w:r w:rsidRPr="009223D5">
          <w:rPr>
            <w:rFonts w:ascii="Trebuchet MS" w:hAnsi="Trebuchet MS"/>
            <w:noProof/>
            <w:sz w:val="24"/>
          </w:rPr>
          <w:delText xml:space="preserve">its </w:delText>
        </w:r>
      </w:del>
      <w:r w:rsidRPr="009223D5">
        <w:rPr>
          <w:rFonts w:ascii="Trebuchet MS" w:hAnsi="Trebuchet MS"/>
          <w:noProof/>
          <w:sz w:val="24"/>
        </w:rPr>
        <w:t xml:space="preserve">one side and three branches </w:t>
      </w:r>
      <w:del w:id="265" w:author="Author">
        <w:r w:rsidRPr="009223D5">
          <w:rPr>
            <w:rFonts w:ascii="Trebuchet MS" w:hAnsi="Trebuchet MS"/>
            <w:noProof/>
            <w:sz w:val="24"/>
          </w:rPr>
          <w:delText xml:space="preserve">of the lampstand </w:delText>
        </w:r>
      </w:del>
      <w:r w:rsidRPr="009223D5">
        <w:rPr>
          <w:rFonts w:ascii="Trebuchet MS" w:hAnsi="Trebuchet MS"/>
          <w:noProof/>
          <w:sz w:val="24"/>
        </w:rPr>
        <w:t xml:space="preserve">from </w:t>
      </w:r>
      <w:del w:id="266" w:author="Author">
        <w:r w:rsidRPr="009223D5">
          <w:rPr>
            <w:rFonts w:ascii="Trebuchet MS" w:hAnsi="Trebuchet MS"/>
            <w:noProof/>
            <w:sz w:val="24"/>
          </w:rPr>
          <w:delText>its</w:delText>
        </w:r>
      </w:del>
      <w:ins w:id="267" w:author="Author">
        <w:r w:rsidRPr="009223D5">
          <w:rPr>
            <w:rFonts w:ascii="Trebuchet MS" w:hAnsi="Trebuchet MS"/>
            <w:noProof/>
            <w:sz w:val="24"/>
          </w:rPr>
          <w:t>the</w:t>
        </w:r>
      </w:ins>
      <w:r w:rsidRPr="009223D5">
        <w:rPr>
          <w:rFonts w:ascii="Trebuchet MS" w:hAnsi="Trebuchet MS"/>
          <w:noProof/>
          <w:sz w:val="24"/>
        </w:rPr>
        <w:t xml:space="preserve"> other side. </w:t>
      </w:r>
      <w:r w:rsidRPr="009223D5">
        <w:rPr>
          <w:rFonts w:ascii="Trebuchet MS" w:hAnsi="Trebuchet MS"/>
          <w:b/>
          <w:noProof/>
          <w:sz w:val="24"/>
        </w:rPr>
        <w:t xml:space="preserve">25:33 </w:t>
      </w:r>
      <w:r w:rsidRPr="009223D5">
        <w:rPr>
          <w:rFonts w:ascii="Trebuchet MS" w:hAnsi="Trebuchet MS"/>
          <w:noProof/>
          <w:sz w:val="24"/>
        </w:rPr>
        <w:t xml:space="preserve">Three cups shaped like </w:t>
      </w:r>
      <w:ins w:id="268" w:author="Author">
        <w:r w:rsidRPr="009223D5">
          <w:rPr>
            <w:rFonts w:ascii="Trebuchet MS" w:hAnsi="Trebuchet MS"/>
            <w:noProof/>
            <w:sz w:val="24"/>
          </w:rPr>
          <w:t xml:space="preserve">almond </w:t>
        </w:r>
      </w:ins>
      <w:r w:rsidRPr="009223D5">
        <w:rPr>
          <w:rFonts w:ascii="Trebuchet MS" w:hAnsi="Trebuchet MS"/>
          <w:noProof/>
          <w:sz w:val="24"/>
        </w:rPr>
        <w:t xml:space="preserve">flowers </w:t>
      </w:r>
      <w:del w:id="269" w:author="Author">
        <w:r w:rsidRPr="009223D5">
          <w:rPr>
            <w:rFonts w:ascii="Trebuchet MS" w:hAnsi="Trebuchet MS"/>
            <w:noProof/>
            <w:sz w:val="24"/>
          </w:rPr>
          <w:delText>of almond are</w:delText>
        </w:r>
      </w:del>
      <w:ins w:id="270" w:author="Author">
        <w:r w:rsidRPr="009223D5">
          <w:rPr>
            <w:rFonts w:ascii="Trebuchet MS" w:hAnsi="Trebuchet MS"/>
            <w:noProof/>
            <w:sz w:val="24"/>
          </w:rPr>
          <w:t>will be</w:t>
        </w:r>
      </w:ins>
      <w:r w:rsidRPr="009223D5">
        <w:rPr>
          <w:rFonts w:ascii="Trebuchet MS" w:hAnsi="Trebuchet MS"/>
          <w:noProof/>
          <w:sz w:val="24"/>
        </w:rPr>
        <w:t xml:space="preserve"> on the one set of branches, with knobs and blossoms alternating, and three cups shaped like </w:t>
      </w:r>
      <w:ins w:id="271" w:author="Author">
        <w:r w:rsidRPr="009223D5">
          <w:rPr>
            <w:rFonts w:ascii="Trebuchet MS" w:hAnsi="Trebuchet MS"/>
            <w:noProof/>
            <w:sz w:val="24"/>
          </w:rPr>
          <w:t xml:space="preserve">almond </w:t>
        </w:r>
      </w:ins>
      <w:r w:rsidRPr="009223D5">
        <w:rPr>
          <w:rFonts w:ascii="Trebuchet MS" w:hAnsi="Trebuchet MS"/>
          <w:noProof/>
          <w:sz w:val="24"/>
        </w:rPr>
        <w:t xml:space="preserve">flowers </w:t>
      </w:r>
      <w:del w:id="272" w:author="Author">
        <w:r w:rsidRPr="009223D5">
          <w:rPr>
            <w:rFonts w:ascii="Trebuchet MS" w:hAnsi="Trebuchet MS"/>
            <w:noProof/>
            <w:sz w:val="24"/>
          </w:rPr>
          <w:delText xml:space="preserve">of almond </w:delText>
        </w:r>
      </w:del>
      <w:r w:rsidRPr="009223D5">
        <w:rPr>
          <w:rFonts w:ascii="Trebuchet MS" w:hAnsi="Trebuchet MS"/>
          <w:noProof/>
          <w:sz w:val="24"/>
        </w:rPr>
        <w:t xml:space="preserve">on the other set of branches, with knobs and blossoms alternating. This is </w:t>
      </w:r>
      <w:del w:id="273" w:author="Author">
        <w:r w:rsidRPr="009223D5">
          <w:rPr>
            <w:rFonts w:ascii="Trebuchet MS" w:hAnsi="Trebuchet MS"/>
            <w:noProof/>
            <w:sz w:val="24"/>
          </w:rPr>
          <w:delText>the way it is with</w:delText>
        </w:r>
      </w:del>
      <w:ins w:id="274" w:author="Author">
        <w:r w:rsidRPr="009223D5">
          <w:rPr>
            <w:rFonts w:ascii="Trebuchet MS" w:hAnsi="Trebuchet MS"/>
            <w:noProof/>
            <w:sz w:val="24"/>
          </w:rPr>
          <w:t>how</w:t>
        </w:r>
      </w:ins>
      <w:r w:rsidRPr="009223D5">
        <w:rPr>
          <w:rFonts w:ascii="Trebuchet MS" w:hAnsi="Trebuchet MS"/>
          <w:noProof/>
          <w:sz w:val="24"/>
        </w:rPr>
        <w:t xml:space="preserve"> the six branches </w:t>
      </w:r>
      <w:del w:id="275" w:author="Author">
        <w:r w:rsidRPr="009223D5">
          <w:rPr>
            <w:rFonts w:ascii="Trebuchet MS" w:hAnsi="Trebuchet MS"/>
            <w:noProof/>
            <w:sz w:val="24"/>
          </w:rPr>
          <w:delText>running</w:delText>
        </w:r>
      </w:del>
      <w:ins w:id="276" w:author="Author">
        <w:r w:rsidRPr="009223D5">
          <w:rPr>
            <w:rFonts w:ascii="Trebuchet MS" w:hAnsi="Trebuchet MS"/>
            <w:noProof/>
            <w:sz w:val="24"/>
          </w:rPr>
          <w:t>will extend</w:t>
        </w:r>
      </w:ins>
      <w:r w:rsidRPr="009223D5">
        <w:rPr>
          <w:rFonts w:ascii="Trebuchet MS" w:hAnsi="Trebuchet MS"/>
          <w:noProof/>
          <w:sz w:val="24"/>
        </w:rPr>
        <w:t xml:space="preserve"> out from the </w:t>
      </w:r>
      <w:ins w:id="277" w:author="Author">
        <w:r w:rsidRPr="009223D5">
          <w:rPr>
            <w:rFonts w:ascii="Trebuchet MS" w:hAnsi="Trebuchet MS"/>
            <w:noProof/>
            <w:sz w:val="24"/>
          </w:rPr>
          <w:t xml:space="preserve">stem of the </w:t>
        </w:r>
      </w:ins>
      <w:r w:rsidRPr="009223D5">
        <w:rPr>
          <w:rFonts w:ascii="Trebuchet MS" w:hAnsi="Trebuchet MS"/>
          <w:noProof/>
          <w:sz w:val="24"/>
        </w:rPr>
        <w:t xml:space="preserve">lampstand. </w:t>
      </w:r>
      <w:r w:rsidRPr="009223D5">
        <w:rPr>
          <w:rFonts w:ascii="Trebuchet MS" w:hAnsi="Trebuchet MS"/>
          <w:b/>
          <w:noProof/>
          <w:sz w:val="24"/>
        </w:rPr>
        <w:t xml:space="preserve">25:34 </w:t>
      </w:r>
      <w:del w:id="278" w:author="Author">
        <w:r w:rsidRPr="009223D5">
          <w:rPr>
            <w:rFonts w:ascii="Trebuchet MS" w:hAnsi="Trebuchet MS"/>
            <w:noProof/>
            <w:sz w:val="24"/>
          </w:rPr>
          <w:delText>And on</w:delText>
        </w:r>
      </w:del>
      <w:ins w:id="279" w:author="Author">
        <w:r w:rsidRPr="009223D5">
          <w:rPr>
            <w:rFonts w:ascii="Trebuchet MS" w:hAnsi="Trebuchet MS"/>
            <w:noProof/>
            <w:sz w:val="24"/>
          </w:rPr>
          <w:t>On the stem of</w:t>
        </w:r>
      </w:ins>
      <w:r w:rsidRPr="009223D5">
        <w:rPr>
          <w:rFonts w:ascii="Trebuchet MS" w:hAnsi="Trebuchet MS"/>
          <w:noProof/>
          <w:sz w:val="24"/>
        </w:rPr>
        <w:t xml:space="preserve"> the lampstand are four cups shaped like </w:t>
      </w:r>
      <w:ins w:id="280" w:author="Author">
        <w:r w:rsidRPr="009223D5">
          <w:rPr>
            <w:rFonts w:ascii="Trebuchet MS" w:hAnsi="Trebuchet MS"/>
            <w:noProof/>
            <w:sz w:val="24"/>
          </w:rPr>
          <w:t xml:space="preserve">almond </w:t>
        </w:r>
      </w:ins>
      <w:r w:rsidRPr="009223D5">
        <w:rPr>
          <w:rFonts w:ascii="Trebuchet MS" w:hAnsi="Trebuchet MS"/>
          <w:noProof/>
          <w:sz w:val="24"/>
        </w:rPr>
        <w:t>flowers</w:t>
      </w:r>
      <w:del w:id="281" w:author="Author">
        <w:r w:rsidRPr="009223D5">
          <w:rPr>
            <w:rFonts w:ascii="Trebuchet MS" w:hAnsi="Trebuchet MS"/>
            <w:noProof/>
            <w:sz w:val="24"/>
          </w:rPr>
          <w:delText xml:space="preserve"> of almond</w:delText>
        </w:r>
      </w:del>
      <w:r w:rsidRPr="009223D5">
        <w:rPr>
          <w:rFonts w:ascii="Trebuchet MS" w:hAnsi="Trebuchet MS"/>
          <w:noProof/>
          <w:sz w:val="24"/>
        </w:rPr>
        <w:t xml:space="preserve">, with its knobs and its blossoms alternating. </w:t>
      </w:r>
      <w:r w:rsidRPr="009223D5">
        <w:rPr>
          <w:rFonts w:ascii="Trebuchet MS" w:hAnsi="Trebuchet MS"/>
          <w:b/>
          <w:noProof/>
          <w:sz w:val="24"/>
        </w:rPr>
        <w:t xml:space="preserve">25:35 </w:t>
      </w:r>
      <w:del w:id="282" w:author="Author">
        <w:r w:rsidRPr="009223D5">
          <w:rPr>
            <w:rFonts w:ascii="Trebuchet MS" w:hAnsi="Trebuchet MS"/>
            <w:noProof/>
            <w:sz w:val="24"/>
          </w:rPr>
          <w:delText>And the</w:delText>
        </w:r>
      </w:del>
      <w:ins w:id="283" w:author="Author">
        <w:r w:rsidRPr="009223D5">
          <w:rPr>
            <w:rFonts w:ascii="Trebuchet MS" w:hAnsi="Trebuchet MS"/>
            <w:noProof/>
            <w:sz w:val="24"/>
          </w:rPr>
          <w:t>A</w:t>
        </w:r>
      </w:ins>
      <w:r w:rsidRPr="009223D5">
        <w:rPr>
          <w:rFonts w:ascii="Trebuchet MS" w:hAnsi="Trebuchet MS"/>
          <w:noProof/>
          <w:sz w:val="24"/>
        </w:rPr>
        <w:t xml:space="preserve"> knob </w:t>
      </w:r>
      <w:ins w:id="284" w:author="Author">
        <w:r w:rsidRPr="009223D5">
          <w:rPr>
            <w:rFonts w:ascii="Trebuchet MS" w:hAnsi="Trebuchet MS"/>
            <w:noProof/>
            <w:sz w:val="24"/>
          </w:rPr>
          <w:t xml:space="preserve">will be </w:t>
        </w:r>
      </w:ins>
      <w:r w:rsidRPr="009223D5">
        <w:rPr>
          <w:rFonts w:ascii="Trebuchet MS" w:hAnsi="Trebuchet MS"/>
          <w:noProof/>
          <w:sz w:val="24"/>
        </w:rPr>
        <w:t xml:space="preserve">under </w:t>
      </w:r>
      <w:ins w:id="285" w:author="Author">
        <w:r w:rsidRPr="009223D5">
          <w:rPr>
            <w:rFonts w:ascii="Trebuchet MS" w:hAnsi="Trebuchet MS"/>
            <w:noProof/>
            <w:sz w:val="24"/>
          </w:rPr>
          <w:t xml:space="preserve">the first </w:t>
        </w:r>
      </w:ins>
      <w:r w:rsidRPr="009223D5">
        <w:rPr>
          <w:rFonts w:ascii="Trebuchet MS" w:hAnsi="Trebuchet MS"/>
          <w:noProof/>
          <w:sz w:val="24"/>
        </w:rPr>
        <w:t xml:space="preserve">two branches </w:t>
      </w:r>
      <w:del w:id="286" w:author="Author">
        <w:r w:rsidRPr="009223D5">
          <w:rPr>
            <w:rFonts w:ascii="Trebuchet MS" w:hAnsi="Trebuchet MS"/>
            <w:noProof/>
            <w:sz w:val="24"/>
          </w:rPr>
          <w:delText>is</w:delText>
        </w:r>
      </w:del>
      <w:ins w:id="287" w:author="Author">
        <w:r w:rsidRPr="009223D5">
          <w:rPr>
            <w:rFonts w:ascii="Trebuchet MS" w:hAnsi="Trebuchet MS"/>
            <w:noProof/>
            <w:sz w:val="24"/>
          </w:rPr>
          <w:t>that extend</w:t>
        </w:r>
      </w:ins>
      <w:r w:rsidRPr="009223D5">
        <w:rPr>
          <w:rFonts w:ascii="Trebuchet MS" w:hAnsi="Trebuchet MS"/>
          <w:noProof/>
          <w:sz w:val="24"/>
        </w:rPr>
        <w:t xml:space="preserve"> out of </w:t>
      </w:r>
      <w:del w:id="288" w:author="Author">
        <w:r w:rsidRPr="009223D5">
          <w:rPr>
            <w:rFonts w:ascii="Trebuchet MS" w:hAnsi="Trebuchet MS"/>
            <w:noProof/>
            <w:sz w:val="24"/>
          </w:rPr>
          <w:delText>it</w:delText>
        </w:r>
      </w:del>
      <w:ins w:id="289" w:author="Author">
        <w:r w:rsidRPr="009223D5">
          <w:rPr>
            <w:rFonts w:ascii="Trebuchet MS" w:hAnsi="Trebuchet MS"/>
            <w:noProof/>
            <w:sz w:val="24"/>
          </w:rPr>
          <w:t>the stem</w:t>
        </w:r>
      </w:ins>
      <w:r w:rsidRPr="009223D5">
        <w:rPr>
          <w:rFonts w:ascii="Trebuchet MS" w:hAnsi="Trebuchet MS"/>
          <w:noProof/>
          <w:sz w:val="24"/>
        </w:rPr>
        <w:t xml:space="preserve"> and </w:t>
      </w:r>
      <w:del w:id="290" w:author="Author">
        <w:r w:rsidRPr="009223D5">
          <w:rPr>
            <w:rFonts w:ascii="Trebuchet MS" w:hAnsi="Trebuchet MS"/>
            <w:noProof/>
            <w:sz w:val="24"/>
          </w:rPr>
          <w:delText>the</w:delText>
        </w:r>
      </w:del>
      <w:ins w:id="291" w:author="Author">
        <w:r w:rsidRPr="009223D5">
          <w:rPr>
            <w:rFonts w:ascii="Trebuchet MS" w:hAnsi="Trebuchet MS"/>
            <w:noProof/>
            <w:sz w:val="24"/>
          </w:rPr>
          <w:t>a</w:t>
        </w:r>
      </w:ins>
      <w:r w:rsidRPr="009223D5">
        <w:rPr>
          <w:rFonts w:ascii="Trebuchet MS" w:hAnsi="Trebuchet MS"/>
          <w:noProof/>
          <w:sz w:val="24"/>
        </w:rPr>
        <w:t xml:space="preserve"> knob under the </w:t>
      </w:r>
      <w:ins w:id="292" w:author="Author">
        <w:r w:rsidRPr="009223D5">
          <w:rPr>
            <w:rFonts w:ascii="Trebuchet MS" w:hAnsi="Trebuchet MS"/>
            <w:noProof/>
            <w:sz w:val="24"/>
          </w:rPr>
          <w:t xml:space="preserve">next </w:t>
        </w:r>
      </w:ins>
      <w:r w:rsidRPr="009223D5">
        <w:rPr>
          <w:rFonts w:ascii="Trebuchet MS" w:hAnsi="Trebuchet MS"/>
          <w:noProof/>
          <w:sz w:val="24"/>
        </w:rPr>
        <w:t xml:space="preserve">two </w:t>
      </w:r>
      <w:del w:id="293" w:author="Author">
        <w:r w:rsidRPr="009223D5">
          <w:rPr>
            <w:rFonts w:ascii="Trebuchet MS" w:hAnsi="Trebuchet MS"/>
            <w:noProof/>
            <w:sz w:val="24"/>
          </w:rPr>
          <w:delText xml:space="preserve">other </w:delText>
        </w:r>
      </w:del>
      <w:r w:rsidRPr="009223D5">
        <w:rPr>
          <w:rFonts w:ascii="Trebuchet MS" w:hAnsi="Trebuchet MS"/>
          <w:noProof/>
          <w:sz w:val="24"/>
        </w:rPr>
        <w:t xml:space="preserve">branches </w:t>
      </w:r>
      <w:del w:id="294" w:author="Author">
        <w:r w:rsidRPr="009223D5">
          <w:rPr>
            <w:rFonts w:ascii="Trebuchet MS" w:hAnsi="Trebuchet MS"/>
            <w:noProof/>
            <w:sz w:val="24"/>
          </w:rPr>
          <w:delText xml:space="preserve">is out of it </w:delText>
        </w:r>
      </w:del>
      <w:r w:rsidRPr="009223D5">
        <w:rPr>
          <w:rFonts w:ascii="Trebuchet MS" w:hAnsi="Trebuchet MS"/>
          <w:noProof/>
          <w:sz w:val="24"/>
        </w:rPr>
        <w:t xml:space="preserve">and </w:t>
      </w:r>
      <w:del w:id="295" w:author="Author">
        <w:r w:rsidRPr="009223D5">
          <w:rPr>
            <w:rFonts w:ascii="Trebuchet MS" w:hAnsi="Trebuchet MS"/>
            <w:noProof/>
            <w:sz w:val="24"/>
          </w:rPr>
          <w:delText>the</w:delText>
        </w:r>
      </w:del>
      <w:ins w:id="296" w:author="Author">
        <w:r w:rsidRPr="009223D5">
          <w:rPr>
            <w:rFonts w:ascii="Trebuchet MS" w:hAnsi="Trebuchet MS"/>
            <w:noProof/>
            <w:sz w:val="24"/>
          </w:rPr>
          <w:t>a</w:t>
        </w:r>
      </w:ins>
      <w:r w:rsidRPr="009223D5">
        <w:rPr>
          <w:rFonts w:ascii="Trebuchet MS" w:hAnsi="Trebuchet MS"/>
          <w:noProof/>
          <w:sz w:val="24"/>
        </w:rPr>
        <w:t xml:space="preserve"> knob under </w:t>
      </w:r>
      <w:ins w:id="297" w:author="Author">
        <w:r w:rsidRPr="009223D5">
          <w:rPr>
            <w:rFonts w:ascii="Trebuchet MS" w:hAnsi="Trebuchet MS"/>
            <w:noProof/>
            <w:sz w:val="24"/>
          </w:rPr>
          <w:t xml:space="preserve">the next </w:t>
        </w:r>
      </w:ins>
      <w:r w:rsidRPr="009223D5">
        <w:rPr>
          <w:rFonts w:ascii="Trebuchet MS" w:hAnsi="Trebuchet MS"/>
          <w:noProof/>
          <w:sz w:val="24"/>
        </w:rPr>
        <w:t xml:space="preserve">two </w:t>
      </w:r>
      <w:del w:id="298" w:author="Author">
        <w:r w:rsidRPr="009223D5">
          <w:rPr>
            <w:rFonts w:ascii="Trebuchet MS" w:hAnsi="Trebuchet MS"/>
            <w:noProof/>
            <w:sz w:val="24"/>
          </w:rPr>
          <w:delText xml:space="preserve">more </w:delText>
        </w:r>
      </w:del>
      <w:r w:rsidRPr="009223D5">
        <w:rPr>
          <w:rFonts w:ascii="Trebuchet MS" w:hAnsi="Trebuchet MS"/>
          <w:noProof/>
          <w:sz w:val="24"/>
        </w:rPr>
        <w:t>branches</w:t>
      </w:r>
      <w:del w:id="299" w:author="Author">
        <w:r w:rsidRPr="009223D5">
          <w:rPr>
            <w:rFonts w:ascii="Trebuchet MS" w:hAnsi="Trebuchet MS"/>
            <w:noProof/>
            <w:sz w:val="24"/>
          </w:rPr>
          <w:delText xml:space="preserve"> is out of it</w:delText>
        </w:r>
      </w:del>
      <w:r w:rsidRPr="009223D5">
        <w:rPr>
          <w:rFonts w:ascii="Trebuchet MS" w:hAnsi="Trebuchet MS"/>
          <w:noProof/>
          <w:sz w:val="24"/>
        </w:rPr>
        <w:t xml:space="preserve">, for the six branches </w:t>
      </w:r>
      <w:del w:id="300" w:author="Author">
        <w:r w:rsidRPr="009223D5">
          <w:rPr>
            <w:rFonts w:ascii="Trebuchet MS" w:hAnsi="Trebuchet MS"/>
            <w:noProof/>
            <w:sz w:val="24"/>
          </w:rPr>
          <w:delText>running</w:delText>
        </w:r>
      </w:del>
      <w:ins w:id="301" w:author="Author">
        <w:r w:rsidRPr="009223D5">
          <w:rPr>
            <w:rFonts w:ascii="Trebuchet MS" w:hAnsi="Trebuchet MS"/>
            <w:noProof/>
            <w:sz w:val="24"/>
          </w:rPr>
          <w:t>extending</w:t>
        </w:r>
      </w:ins>
      <w:r w:rsidRPr="009223D5">
        <w:rPr>
          <w:rFonts w:ascii="Trebuchet MS" w:hAnsi="Trebuchet MS"/>
          <w:noProof/>
          <w:sz w:val="24"/>
        </w:rPr>
        <w:t xml:space="preserve"> out from the </w:t>
      </w:r>
      <w:del w:id="302" w:author="Author">
        <w:r w:rsidRPr="009223D5">
          <w:rPr>
            <w:rFonts w:ascii="Trebuchet MS" w:hAnsi="Trebuchet MS"/>
            <w:noProof/>
            <w:sz w:val="24"/>
          </w:rPr>
          <w:delText>lampstand</w:delText>
        </w:r>
      </w:del>
      <w:ins w:id="303" w:author="Author">
        <w:r w:rsidRPr="009223D5">
          <w:rPr>
            <w:rFonts w:ascii="Trebuchet MS" w:hAnsi="Trebuchet MS"/>
            <w:noProof/>
            <w:sz w:val="24"/>
          </w:rPr>
          <w:t>stem</w:t>
        </w:r>
      </w:ins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25:36 </w:t>
      </w:r>
      <w:del w:id="304" w:author="Author">
        <w:r w:rsidRPr="009223D5">
          <w:rPr>
            <w:rFonts w:ascii="Trebuchet MS" w:hAnsi="Trebuchet MS"/>
            <w:noProof/>
            <w:sz w:val="24"/>
          </w:rPr>
          <w:delText>Their</w:delText>
        </w:r>
      </w:del>
      <w:ins w:id="305" w:author="Author">
        <w:r w:rsidRPr="009223D5">
          <w:rPr>
            <w:rFonts w:ascii="Trebuchet MS" w:hAnsi="Trebuchet MS"/>
            <w:noProof/>
            <w:sz w:val="24"/>
          </w:rPr>
          <w:t>The</w:t>
        </w:r>
      </w:ins>
      <w:r w:rsidRPr="009223D5">
        <w:rPr>
          <w:rFonts w:ascii="Trebuchet MS" w:hAnsi="Trebuchet MS"/>
          <w:noProof/>
          <w:sz w:val="24"/>
        </w:rPr>
        <w:t xml:space="preserve"> knobs and </w:t>
      </w:r>
      <w:del w:id="306" w:author="Author">
        <w:r w:rsidRPr="009223D5">
          <w:rPr>
            <w:rFonts w:ascii="Trebuchet MS" w:hAnsi="Trebuchet MS"/>
            <w:noProof/>
            <w:sz w:val="24"/>
          </w:rPr>
          <w:delText>their</w:delText>
        </w:r>
      </w:del>
      <w:ins w:id="307" w:author="Author">
        <w:r w:rsidRPr="009223D5">
          <w:rPr>
            <w:rFonts w:ascii="Trebuchet MS" w:hAnsi="Trebuchet MS"/>
            <w:noProof/>
            <w:sz w:val="24"/>
          </w:rPr>
          <w:t>the</w:t>
        </w:r>
      </w:ins>
      <w:r w:rsidRPr="009223D5">
        <w:rPr>
          <w:rFonts w:ascii="Trebuchet MS" w:hAnsi="Trebuchet MS"/>
          <w:noProof/>
          <w:sz w:val="24"/>
        </w:rPr>
        <w:t xml:space="preserve"> branches </w:t>
      </w:r>
      <w:ins w:id="308" w:author="Author">
        <w:r w:rsidRPr="009223D5">
          <w:rPr>
            <w:rFonts w:ascii="Trebuchet MS" w:hAnsi="Trebuchet MS"/>
            <w:noProof/>
            <w:sz w:val="24"/>
          </w:rPr>
          <w:t xml:space="preserve">and the whole lampstand </w:t>
        </w:r>
      </w:ins>
      <w:r w:rsidRPr="009223D5">
        <w:rPr>
          <w:rFonts w:ascii="Trebuchet MS" w:hAnsi="Trebuchet MS"/>
          <w:noProof/>
          <w:sz w:val="24"/>
        </w:rPr>
        <w:t xml:space="preserve">are to </w:t>
      </w:r>
      <w:del w:id="309" w:author="Author">
        <w:r w:rsidRPr="009223D5">
          <w:rPr>
            <w:rFonts w:ascii="Trebuchet MS" w:hAnsi="Trebuchet MS"/>
            <w:noProof/>
            <w:sz w:val="24"/>
          </w:rPr>
          <w:delText>proceed out from it. All of it is</w:delText>
        </w:r>
      </w:del>
      <w:ins w:id="310" w:author="Author">
        <w:r w:rsidRPr="009223D5">
          <w:rPr>
            <w:rFonts w:ascii="Trebuchet MS" w:hAnsi="Trebuchet MS"/>
            <w:noProof/>
            <w:sz w:val="24"/>
          </w:rPr>
          <w:t>be</w:t>
        </w:r>
      </w:ins>
      <w:r w:rsidRPr="009223D5">
        <w:rPr>
          <w:rFonts w:ascii="Trebuchet MS" w:hAnsi="Trebuchet MS"/>
          <w:noProof/>
          <w:sz w:val="24"/>
        </w:rPr>
        <w:t xml:space="preserve"> one piece of </w:t>
      </w:r>
      <w:ins w:id="311" w:author="Author">
        <w:r w:rsidRPr="009223D5">
          <w:rPr>
            <w:rFonts w:ascii="Trebuchet MS" w:hAnsi="Trebuchet MS"/>
            <w:noProof/>
            <w:sz w:val="24"/>
          </w:rPr>
          <w:t xml:space="preserve">pure, </w:t>
        </w:r>
      </w:ins>
      <w:r w:rsidRPr="009223D5">
        <w:rPr>
          <w:rFonts w:ascii="Trebuchet MS" w:hAnsi="Trebuchet MS"/>
          <w:noProof/>
          <w:sz w:val="24"/>
        </w:rPr>
        <w:t xml:space="preserve">hammered </w:t>
      </w:r>
      <w:del w:id="312" w:author="Author">
        <w:r w:rsidRPr="009223D5">
          <w:rPr>
            <w:rFonts w:ascii="Trebuchet MS" w:hAnsi="Trebuchet MS"/>
            <w:noProof/>
            <w:sz w:val="24"/>
          </w:rPr>
          <w:delText xml:space="preserve">work, of pure </w:delText>
        </w:r>
      </w:del>
      <w:r w:rsidRPr="009223D5">
        <w:rPr>
          <w:rFonts w:ascii="Trebuchet MS" w:hAnsi="Trebuchet MS"/>
          <w:noProof/>
          <w:sz w:val="24"/>
        </w:rPr>
        <w:t xml:space="preserve">gold. </w:t>
      </w:r>
      <w:r w:rsidRPr="009223D5">
        <w:rPr>
          <w:rFonts w:ascii="Trebuchet MS" w:hAnsi="Trebuchet MS"/>
          <w:b/>
          <w:noProof/>
          <w:sz w:val="24"/>
        </w:rPr>
        <w:t xml:space="preserve">25:37 </w:t>
      </w:r>
      <w:del w:id="313" w:author="Author">
        <w:r w:rsidRPr="009223D5">
          <w:rPr>
            <w:rFonts w:ascii="Trebuchet MS" w:hAnsi="Trebuchet MS"/>
            <w:noProof/>
            <w:sz w:val="24"/>
          </w:rPr>
          <w:delText>And you must</w:delText>
        </w:r>
      </w:del>
      <w:ins w:id="314" w:author="Author">
        <w:r w:rsidRPr="009223D5">
          <w:rPr>
            <w:rFonts w:ascii="Trebuchet MS" w:hAnsi="Trebuchet MS"/>
            <w:noProof/>
            <w:sz w:val="24"/>
          </w:rPr>
          <w:t>You will</w:t>
        </w:r>
      </w:ins>
      <w:r w:rsidRPr="009223D5">
        <w:rPr>
          <w:rFonts w:ascii="Trebuchet MS" w:hAnsi="Trebuchet MS"/>
          <w:noProof/>
          <w:sz w:val="24"/>
        </w:rPr>
        <w:t xml:space="preserve"> make seven lamps for it</w:t>
      </w:r>
      <w:del w:id="315" w:author="Author">
        <w:r w:rsidRPr="009223D5">
          <w:rPr>
            <w:rFonts w:ascii="Trebuchet MS" w:hAnsi="Trebuchet MS"/>
            <w:noProof/>
            <w:sz w:val="24"/>
          </w:rPr>
          <w:delText>;</w:delText>
        </w:r>
      </w:del>
      <w:ins w:id="316" w:author="Author">
        <w:r w:rsidRPr="009223D5">
          <w:rPr>
            <w:rFonts w:ascii="Trebuchet MS" w:hAnsi="Trebuchet MS"/>
            <w:noProof/>
            <w:sz w:val="24"/>
          </w:rPr>
          <w:t>,</w:t>
        </w:r>
      </w:ins>
      <w:r w:rsidRPr="009223D5">
        <w:rPr>
          <w:rFonts w:ascii="Trebuchet MS" w:hAnsi="Trebuchet MS"/>
          <w:noProof/>
          <w:sz w:val="24"/>
        </w:rPr>
        <w:t xml:space="preserve"> and </w:t>
      </w:r>
      <w:ins w:id="317" w:author="Author">
        <w:r w:rsidRPr="009223D5">
          <w:rPr>
            <w:rFonts w:ascii="Trebuchet MS" w:hAnsi="Trebuchet MS"/>
            <w:noProof/>
            <w:sz w:val="24"/>
          </w:rPr>
          <w:t xml:space="preserve">when </w:t>
        </w:r>
      </w:ins>
      <w:r w:rsidRPr="009223D5">
        <w:rPr>
          <w:rFonts w:ascii="Trebuchet MS" w:hAnsi="Trebuchet MS"/>
          <w:noProof/>
          <w:sz w:val="24"/>
        </w:rPr>
        <w:t xml:space="preserve">the lamps </w:t>
      </w:r>
      <w:del w:id="318" w:author="Author">
        <w:r w:rsidRPr="009223D5">
          <w:rPr>
            <w:rFonts w:ascii="Trebuchet MS" w:hAnsi="Trebuchet MS"/>
            <w:noProof/>
            <w:sz w:val="24"/>
          </w:rPr>
          <w:delText>must be</w:delText>
        </w:r>
      </w:del>
      <w:ins w:id="319" w:author="Author">
        <w:r w:rsidRPr="009223D5">
          <w:rPr>
            <w:rFonts w:ascii="Trebuchet MS" w:hAnsi="Trebuchet MS"/>
            <w:noProof/>
            <w:sz w:val="24"/>
          </w:rPr>
          <w:t>are</w:t>
        </w:r>
      </w:ins>
      <w:r w:rsidRPr="009223D5">
        <w:rPr>
          <w:rFonts w:ascii="Trebuchet MS" w:hAnsi="Trebuchet MS"/>
          <w:noProof/>
          <w:sz w:val="24"/>
        </w:rPr>
        <w:t xml:space="preserve"> lit</w:t>
      </w:r>
      <w:del w:id="320" w:author="Author">
        <w:r w:rsidRPr="009223D5">
          <w:rPr>
            <w:rFonts w:ascii="Trebuchet MS" w:hAnsi="Trebuchet MS"/>
            <w:noProof/>
            <w:sz w:val="24"/>
          </w:rPr>
          <w:delText xml:space="preserve"> up, and</w:delText>
        </w:r>
      </w:del>
      <w:ins w:id="321" w:author="Author">
        <w:r w:rsidRPr="009223D5">
          <w:rPr>
            <w:rFonts w:ascii="Trebuchet MS" w:hAnsi="Trebuchet MS"/>
            <w:noProof/>
            <w:sz w:val="24"/>
          </w:rPr>
          <w:t>,</w:t>
        </w:r>
      </w:ins>
      <w:r w:rsidRPr="009223D5">
        <w:rPr>
          <w:rFonts w:ascii="Trebuchet MS" w:hAnsi="Trebuchet MS"/>
          <w:noProof/>
          <w:sz w:val="24"/>
        </w:rPr>
        <w:t xml:space="preserve"> they </w:t>
      </w:r>
      <w:del w:id="322" w:author="Author">
        <w:r w:rsidRPr="009223D5">
          <w:rPr>
            <w:rFonts w:ascii="Trebuchet MS" w:hAnsi="Trebuchet MS"/>
            <w:noProof/>
            <w:sz w:val="24"/>
          </w:rPr>
          <w:delText>must</w:delText>
        </w:r>
      </w:del>
      <w:ins w:id="323" w:author="Author">
        <w:r w:rsidRPr="009223D5">
          <w:rPr>
            <w:rFonts w:ascii="Trebuchet MS" w:hAnsi="Trebuchet MS"/>
            <w:noProof/>
            <w:sz w:val="24"/>
          </w:rPr>
          <w:t>will</w:t>
        </w:r>
      </w:ins>
      <w:r w:rsidRPr="009223D5">
        <w:rPr>
          <w:rFonts w:ascii="Trebuchet MS" w:hAnsi="Trebuchet MS"/>
          <w:noProof/>
          <w:sz w:val="24"/>
        </w:rPr>
        <w:t xml:space="preserve"> shine </w:t>
      </w:r>
      <w:del w:id="324" w:author="Author">
        <w:r w:rsidRPr="009223D5">
          <w:rPr>
            <w:rFonts w:ascii="Trebuchet MS" w:hAnsi="Trebuchet MS"/>
            <w:noProof/>
            <w:sz w:val="24"/>
          </w:rPr>
          <w:delText>upon</w:delText>
        </w:r>
      </w:del>
      <w:ins w:id="325" w:author="Author">
        <w:r w:rsidRPr="009223D5">
          <w:rPr>
            <w:rFonts w:ascii="Trebuchet MS" w:hAnsi="Trebuchet MS"/>
            <w:noProof/>
            <w:sz w:val="24"/>
          </w:rPr>
          <w:t>on</w:t>
        </w:r>
      </w:ins>
      <w:r w:rsidRPr="009223D5">
        <w:rPr>
          <w:rFonts w:ascii="Trebuchet MS" w:hAnsi="Trebuchet MS"/>
          <w:noProof/>
          <w:sz w:val="24"/>
        </w:rPr>
        <w:t xml:space="preserve"> the area in front of it. </w:t>
      </w:r>
      <w:r w:rsidRPr="009223D5">
        <w:rPr>
          <w:rFonts w:ascii="Trebuchet MS" w:hAnsi="Trebuchet MS"/>
          <w:b/>
          <w:noProof/>
          <w:sz w:val="24"/>
        </w:rPr>
        <w:t xml:space="preserve">25:38 </w:t>
      </w:r>
      <w:del w:id="326" w:author="Author">
        <w:r w:rsidRPr="009223D5">
          <w:rPr>
            <w:rFonts w:ascii="Trebuchet MS" w:hAnsi="Trebuchet MS"/>
            <w:noProof/>
            <w:sz w:val="24"/>
          </w:rPr>
          <w:delText>And its</w:delText>
        </w:r>
      </w:del>
      <w:ins w:id="327" w:author="Author">
        <w:r w:rsidRPr="009223D5">
          <w:rPr>
            <w:rFonts w:ascii="Trebuchet MS" w:hAnsi="Trebuchet MS"/>
            <w:noProof/>
            <w:sz w:val="24"/>
          </w:rPr>
          <w:t>Its</w:t>
        </w:r>
      </w:ins>
      <w:r w:rsidRPr="009223D5">
        <w:rPr>
          <w:rFonts w:ascii="Trebuchet MS" w:hAnsi="Trebuchet MS"/>
          <w:noProof/>
          <w:sz w:val="24"/>
        </w:rPr>
        <w:t xml:space="preserve"> snuffers</w:t>
      </w:r>
      <w:ins w:id="328" w:author="Author">
        <w:r w:rsidRPr="009223D5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9223D5">
        <w:rPr>
          <w:rFonts w:ascii="Trebuchet MS" w:hAnsi="Trebuchet MS"/>
          <w:noProof/>
          <w:sz w:val="24"/>
        </w:rPr>
        <w:t xml:space="preserve"> and its fire holders are </w:t>
      </w:r>
      <w:ins w:id="331" w:author="Author">
        <w:r w:rsidRPr="009223D5">
          <w:rPr>
            <w:rFonts w:ascii="Trebuchet MS" w:hAnsi="Trebuchet MS"/>
            <w:noProof/>
            <w:sz w:val="24"/>
          </w:rPr>
          <w:t xml:space="preserve">to be </w:t>
        </w:r>
      </w:ins>
      <w:r w:rsidRPr="009223D5">
        <w:rPr>
          <w:rFonts w:ascii="Trebuchet MS" w:hAnsi="Trebuchet MS"/>
          <w:noProof/>
          <w:sz w:val="24"/>
        </w:rPr>
        <w:t xml:space="preserve">of pure gold. </w:t>
      </w:r>
      <w:r w:rsidRPr="009223D5">
        <w:rPr>
          <w:rFonts w:ascii="Trebuchet MS" w:hAnsi="Trebuchet MS"/>
          <w:b/>
          <w:noProof/>
          <w:sz w:val="24"/>
        </w:rPr>
        <w:t xml:space="preserve">25:39 </w:t>
      </w:r>
      <w:del w:id="332" w:author="Author">
        <w:r w:rsidRPr="009223D5">
          <w:rPr>
            <w:rFonts w:ascii="Trebuchet MS" w:hAnsi="Trebuchet MS"/>
            <w:noProof/>
            <w:sz w:val="24"/>
          </w:rPr>
          <w:delText>Of a talent of pure gold he</w:delText>
        </w:r>
      </w:del>
      <w:ins w:id="333" w:author="Author">
        <w:r w:rsidRPr="009223D5">
          <w:rPr>
            <w:rFonts w:ascii="Trebuchet MS" w:hAnsi="Trebuchet MS"/>
            <w:noProof/>
            <w:sz w:val="24"/>
          </w:rPr>
          <w:t>It</w:t>
        </w:r>
      </w:ins>
      <w:r w:rsidRPr="009223D5">
        <w:rPr>
          <w:rFonts w:ascii="Trebuchet MS" w:hAnsi="Trebuchet MS"/>
          <w:noProof/>
          <w:sz w:val="24"/>
        </w:rPr>
        <w:t xml:space="preserve"> should </w:t>
      </w:r>
      <w:del w:id="334" w:author="Author">
        <w:r w:rsidRPr="009223D5">
          <w:rPr>
            <w:rFonts w:ascii="Trebuchet MS" w:hAnsi="Trebuchet MS"/>
            <w:noProof/>
            <w:sz w:val="24"/>
          </w:rPr>
          <w:delText>make it</w:delText>
        </w:r>
      </w:del>
      <w:ins w:id="335" w:author="Author">
        <w:r w:rsidRPr="009223D5">
          <w:rPr>
            <w:rFonts w:ascii="Trebuchet MS" w:hAnsi="Trebuchet MS"/>
            <w:noProof/>
            <w:sz w:val="24"/>
          </w:rPr>
          <w:t>be made, along</w:t>
        </w:r>
      </w:ins>
      <w:r w:rsidRPr="009223D5">
        <w:rPr>
          <w:rFonts w:ascii="Trebuchet MS" w:hAnsi="Trebuchet MS"/>
          <w:noProof/>
          <w:sz w:val="24"/>
        </w:rPr>
        <w:t xml:space="preserve"> with </w:t>
      </w:r>
      <w:del w:id="336" w:author="Author">
        <w:r w:rsidRPr="009223D5">
          <w:rPr>
            <w:rFonts w:ascii="Trebuchet MS" w:hAnsi="Trebuchet MS"/>
            <w:noProof/>
            <w:sz w:val="24"/>
          </w:rPr>
          <w:delText xml:space="preserve">all </w:delText>
        </w:r>
      </w:del>
      <w:r w:rsidRPr="009223D5">
        <w:rPr>
          <w:rFonts w:ascii="Trebuchet MS" w:hAnsi="Trebuchet MS"/>
          <w:noProof/>
          <w:sz w:val="24"/>
        </w:rPr>
        <w:t>these utensils</w:t>
      </w:r>
      <w:ins w:id="337" w:author="Author">
        <w:r w:rsidRPr="009223D5">
          <w:rPr>
            <w:rFonts w:ascii="Trebuchet MS" w:hAnsi="Trebuchet MS"/>
            <w:noProof/>
            <w:sz w:val="24"/>
          </w:rPr>
          <w:t>, from a talent</w:t>
        </w:r>
        <w:r w:rsidRPr="009223D5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9223D5">
        <w:rPr>
          <w:rFonts w:ascii="Trebuchet MS" w:hAnsi="Trebuchet MS"/>
          <w:noProof/>
          <w:sz w:val="24"/>
        </w:rPr>
        <w:t xml:space="preserve"> of </w:t>
      </w:r>
      <w:del w:id="340" w:author="Author">
        <w:r w:rsidRPr="009223D5">
          <w:rPr>
            <w:rFonts w:ascii="Trebuchet MS" w:hAnsi="Trebuchet MS"/>
            <w:noProof/>
            <w:sz w:val="24"/>
          </w:rPr>
          <w:delText>it</w:delText>
        </w:r>
      </w:del>
      <w:ins w:id="341" w:author="Author">
        <w:r w:rsidRPr="009223D5">
          <w:rPr>
            <w:rFonts w:ascii="Trebuchet MS" w:hAnsi="Trebuchet MS"/>
            <w:noProof/>
            <w:sz w:val="24"/>
          </w:rPr>
          <w:t>pure gold</w:t>
        </w:r>
      </w:ins>
      <w:r w:rsidRPr="009223D5">
        <w:rPr>
          <w:rFonts w:ascii="Trebuchet MS" w:hAnsi="Trebuchet MS"/>
          <w:noProof/>
          <w:sz w:val="24"/>
        </w:rPr>
        <w:t xml:space="preserve">. </w:t>
      </w:r>
      <w:r w:rsidRPr="009223D5">
        <w:rPr>
          <w:rFonts w:ascii="Trebuchet MS" w:hAnsi="Trebuchet MS"/>
          <w:b/>
          <w:noProof/>
          <w:sz w:val="24"/>
        </w:rPr>
        <w:t xml:space="preserve">25:40 </w:t>
      </w:r>
      <w:del w:id="342" w:author="Author">
        <w:r w:rsidRPr="009223D5">
          <w:rPr>
            <w:rFonts w:ascii="Trebuchet MS" w:hAnsi="Trebuchet MS"/>
            <w:noProof/>
            <w:sz w:val="24"/>
          </w:rPr>
          <w:delText>And see</w:delText>
        </w:r>
      </w:del>
      <w:ins w:id="343" w:author="Author">
        <w:r w:rsidRPr="009223D5">
          <w:rPr>
            <w:rFonts w:ascii="Trebuchet MS" w:hAnsi="Trebuchet MS"/>
            <w:noProof/>
            <w:sz w:val="24"/>
          </w:rPr>
          <w:t>See</w:t>
        </w:r>
      </w:ins>
      <w:r w:rsidRPr="009223D5">
        <w:rPr>
          <w:rFonts w:ascii="Trebuchet MS" w:hAnsi="Trebuchet MS"/>
          <w:noProof/>
          <w:sz w:val="24"/>
        </w:rPr>
        <w:t xml:space="preserve"> that you make them after their pattern</w:t>
      </w:r>
      <w:ins w:id="344" w:author="Author">
        <w:r w:rsidRPr="009223D5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9223D5">
        <w:rPr>
          <w:rFonts w:ascii="Trebuchet MS" w:hAnsi="Trebuchet MS"/>
          <w:noProof/>
          <w:sz w:val="24"/>
        </w:rPr>
        <w:t xml:space="preserve"> that was shown to you </w:t>
      </w:r>
      <w:del w:id="347" w:author="Author">
        <w:r w:rsidRPr="009223D5">
          <w:rPr>
            <w:rFonts w:ascii="Trebuchet MS" w:hAnsi="Trebuchet MS"/>
            <w:noProof/>
            <w:sz w:val="24"/>
          </w:rPr>
          <w:delText>in</w:delText>
        </w:r>
      </w:del>
      <w:ins w:id="348" w:author="Author">
        <w:r w:rsidRPr="009223D5">
          <w:rPr>
            <w:rFonts w:ascii="Trebuchet MS" w:hAnsi="Trebuchet MS"/>
            <w:noProof/>
            <w:sz w:val="24"/>
          </w:rPr>
          <w:t>on</w:t>
        </w:r>
      </w:ins>
      <w:r w:rsidRPr="009223D5">
        <w:rPr>
          <w:rFonts w:ascii="Trebuchet MS" w:hAnsi="Trebuchet MS"/>
          <w:noProof/>
          <w:sz w:val="24"/>
        </w:rPr>
        <w:t xml:space="preserve"> the mountain.</w:t>
      </w:r>
    </w:p>
    <w:p w:rsidR="002A3D9A" w:rsidRPr="009223D5" w:rsidRDefault="002A3D9A" w:rsidP="002A3D9A">
      <w:pPr>
        <w:rPr>
          <w:rFonts w:ascii="Trebuchet MS" w:hAnsi="Trebuchet MS"/>
          <w:b/>
          <w:sz w:val="24"/>
        </w:rPr>
      </w:pPr>
    </w:p>
    <w:p w:rsidR="00762BCB" w:rsidRPr="002A3D9A" w:rsidRDefault="00762BCB" w:rsidP="002A3D9A"/>
    <w:sectPr w:rsidR="00762BCB" w:rsidRPr="002A3D9A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3D8C" w:rsidRDefault="00293D8C">
      <w:r>
        <w:separator/>
      </w:r>
    </w:p>
  </w:endnote>
  <w:endnote w:type="continuationSeparator" w:id="0">
    <w:p w:rsidR="00293D8C" w:rsidRDefault="0029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3D8C" w:rsidRDefault="00293D8C">
      <w:r>
        <w:separator/>
      </w:r>
    </w:p>
  </w:footnote>
  <w:footnote w:type="continuationSeparator" w:id="0">
    <w:p w:rsidR="00293D8C" w:rsidRDefault="00293D8C">
      <w:r>
        <w:continuationSeparator/>
      </w:r>
    </w:p>
  </w:footnote>
  <w:footnote w:id="1">
    <w:p w:rsidR="002A3D9A" w:rsidRPr="009223D5" w:rsidRDefault="002A3D9A" w:rsidP="009223D5">
      <w:pPr>
        <w:pStyle w:val="FootnoteText"/>
        <w:spacing w:after="96"/>
        <w:ind w:firstLine="288"/>
        <w:rPr>
          <w:ins w:id="36" w:author="Author"/>
        </w:rPr>
      </w:pPr>
      <w:ins w:id="37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25:4 </w:t>
        </w:r>
        <w:r w:rsidRPr="009223D5">
          <w:t>Or “wool dyed reddish-purple.”</w:t>
        </w:r>
      </w:ins>
    </w:p>
  </w:footnote>
  <w:footnote w:id="2">
    <w:p w:rsidR="002A3D9A" w:rsidRPr="009223D5" w:rsidRDefault="002A3D9A" w:rsidP="009223D5">
      <w:pPr>
        <w:pStyle w:val="FootnoteText"/>
        <w:spacing w:after="96"/>
        <w:ind w:firstLine="288"/>
        <w:rPr>
          <w:ins w:id="40" w:author="Author"/>
        </w:rPr>
      </w:pPr>
      <w:ins w:id="41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25:4 </w:t>
        </w:r>
        <w:r w:rsidRPr="009223D5">
          <w:t>Or “coccus scarlet material.”</w:t>
        </w:r>
      </w:ins>
    </w:p>
  </w:footnote>
  <w:footnote w:id="3">
    <w:p w:rsidR="002A3D9A" w:rsidRPr="009223D5" w:rsidRDefault="002A3D9A" w:rsidP="009223D5">
      <w:pPr>
        <w:pStyle w:val="FootnoteText"/>
        <w:spacing w:after="96"/>
        <w:ind w:firstLine="288"/>
        <w:rPr>
          <w:ins w:id="66" w:author="Author"/>
        </w:rPr>
      </w:pPr>
      <w:ins w:id="67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25:8 </w:t>
        </w:r>
        <w:r w:rsidRPr="009223D5">
          <w:t>Or “tabernacle.”</w:t>
        </w:r>
      </w:ins>
    </w:p>
  </w:footnote>
  <w:footnote w:id="4">
    <w:p w:rsidR="002A3D9A" w:rsidRPr="009223D5" w:rsidRDefault="002A3D9A" w:rsidP="009223D5">
      <w:pPr>
        <w:pStyle w:val="FootnoteText"/>
        <w:spacing w:after="96"/>
        <w:ind w:firstLine="288"/>
        <w:rPr>
          <w:ins w:id="73" w:author="Author"/>
        </w:rPr>
      </w:pPr>
      <w:ins w:id="74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25:9 </w:t>
        </w:r>
        <w:r w:rsidRPr="009223D5">
          <w:t>Or “design.”</w:t>
        </w:r>
      </w:ins>
    </w:p>
  </w:footnote>
  <w:footnote w:id="5">
    <w:p w:rsidR="002A3D9A" w:rsidRPr="009223D5" w:rsidRDefault="002A3D9A" w:rsidP="009223D5">
      <w:pPr>
        <w:pStyle w:val="FootnoteText"/>
        <w:spacing w:after="96"/>
        <w:ind w:firstLine="288"/>
        <w:rPr>
          <w:ins w:id="79" w:author="Author"/>
        </w:rPr>
      </w:pPr>
      <w:ins w:id="80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25:10 </w:t>
        </w:r>
        <w:r w:rsidRPr="009223D5">
          <w:t>Or “chest.”</w:t>
        </w:r>
      </w:ins>
    </w:p>
  </w:footnote>
  <w:footnote w:id="6">
    <w:p w:rsidR="002A3D9A" w:rsidRPr="009223D5" w:rsidRDefault="002A3D9A" w:rsidP="009223D5">
      <w:pPr>
        <w:pStyle w:val="FootnoteText"/>
        <w:spacing w:after="96"/>
        <w:ind w:firstLine="288"/>
        <w:rPr>
          <w:ins w:id="83" w:author="Author"/>
        </w:rPr>
      </w:pPr>
      <w:ins w:id="84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25:10 </w:t>
        </w:r>
        <w:r w:rsidRPr="009223D5">
          <w:t>A cubit equaled 44.5 cm (17.5 in.). See App. B14.</w:t>
        </w:r>
      </w:ins>
    </w:p>
  </w:footnote>
  <w:footnote w:id="7">
    <w:p w:rsidR="002A3D9A" w:rsidRPr="009223D5" w:rsidRDefault="002A3D9A" w:rsidP="009223D5">
      <w:pPr>
        <w:pStyle w:val="FootnoteText"/>
        <w:spacing w:after="96"/>
        <w:ind w:firstLine="288"/>
        <w:rPr>
          <w:ins w:id="96" w:author="Author"/>
        </w:rPr>
      </w:pPr>
      <w:ins w:id="97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25:11 </w:t>
        </w:r>
        <w:r w:rsidRPr="009223D5">
          <w:t>Or “molding.”</w:t>
        </w:r>
      </w:ins>
    </w:p>
  </w:footnote>
  <w:footnote w:id="8">
    <w:p w:rsidR="002A3D9A" w:rsidRPr="009223D5" w:rsidRDefault="002A3D9A" w:rsidP="009223D5">
      <w:pPr>
        <w:pStyle w:val="FootnoteText"/>
        <w:spacing w:after="96"/>
        <w:ind w:firstLine="288"/>
        <w:rPr>
          <w:ins w:id="194" w:author="Author"/>
        </w:rPr>
      </w:pPr>
      <w:ins w:id="195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25:24 </w:t>
        </w:r>
        <w:r w:rsidRPr="009223D5">
          <w:t>Or “molding.”</w:t>
        </w:r>
      </w:ins>
    </w:p>
  </w:footnote>
  <w:footnote w:id="9">
    <w:p w:rsidR="002A3D9A" w:rsidRPr="009223D5" w:rsidRDefault="002A3D9A" w:rsidP="009223D5">
      <w:pPr>
        <w:pStyle w:val="FootnoteText"/>
        <w:spacing w:after="96"/>
        <w:ind w:firstLine="288"/>
        <w:rPr>
          <w:ins w:id="203" w:author="Author"/>
        </w:rPr>
      </w:pPr>
      <w:ins w:id="204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25:25 </w:t>
        </w:r>
        <w:r w:rsidRPr="009223D5">
          <w:t>About 7.4 cm (2.9 in.). See App. B14.</w:t>
        </w:r>
      </w:ins>
    </w:p>
  </w:footnote>
  <w:footnote w:id="10">
    <w:p w:rsidR="002A3D9A" w:rsidRPr="009223D5" w:rsidRDefault="002A3D9A" w:rsidP="009223D5">
      <w:pPr>
        <w:pStyle w:val="FootnoteText"/>
        <w:spacing w:after="96"/>
        <w:ind w:firstLine="288"/>
        <w:rPr>
          <w:ins w:id="208" w:author="Author"/>
        </w:rPr>
      </w:pPr>
      <w:ins w:id="209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25:25 </w:t>
        </w:r>
        <w:r w:rsidRPr="009223D5">
          <w:t>Or “molding.”</w:t>
        </w:r>
      </w:ins>
    </w:p>
  </w:footnote>
  <w:footnote w:id="11">
    <w:p w:rsidR="002A3D9A" w:rsidRPr="009223D5" w:rsidRDefault="002A3D9A" w:rsidP="009223D5">
      <w:pPr>
        <w:pStyle w:val="FootnoteText"/>
        <w:spacing w:after="96"/>
        <w:ind w:firstLine="288"/>
        <w:rPr>
          <w:ins w:id="329" w:author="Author"/>
        </w:rPr>
      </w:pPr>
      <w:ins w:id="330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25:38 </w:t>
        </w:r>
        <w:r w:rsidRPr="009223D5">
          <w:t>Or “tongs.”</w:t>
        </w:r>
      </w:ins>
    </w:p>
  </w:footnote>
  <w:footnote w:id="12">
    <w:p w:rsidR="002A3D9A" w:rsidRPr="009223D5" w:rsidRDefault="002A3D9A" w:rsidP="009223D5">
      <w:pPr>
        <w:pStyle w:val="FootnoteText"/>
        <w:spacing w:after="96"/>
        <w:ind w:firstLine="288"/>
        <w:rPr>
          <w:ins w:id="338" w:author="Author"/>
        </w:rPr>
      </w:pPr>
      <w:ins w:id="339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25:39 </w:t>
        </w:r>
        <w:r w:rsidRPr="009223D5">
          <w:t>A talent equaled 34.2 kg (1,101 oz t). See App. B14.</w:t>
        </w:r>
      </w:ins>
    </w:p>
  </w:footnote>
  <w:footnote w:id="13">
    <w:p w:rsidR="002A3D9A" w:rsidRPr="009223D5" w:rsidRDefault="002A3D9A" w:rsidP="009223D5">
      <w:pPr>
        <w:pStyle w:val="FootnoteText"/>
        <w:spacing w:after="96"/>
        <w:ind w:firstLine="288"/>
        <w:rPr>
          <w:ins w:id="345" w:author="Author"/>
        </w:rPr>
      </w:pPr>
      <w:ins w:id="346" w:author="Author">
        <w:r w:rsidRPr="009223D5">
          <w:rPr>
            <w:rStyle w:val="FootnoteReference"/>
          </w:rPr>
          <w:footnoteRef/>
        </w:r>
        <w:r w:rsidRPr="009223D5">
          <w:t xml:space="preserve"> </w:t>
        </w:r>
        <w:r w:rsidRPr="009223D5">
          <w:rPr>
            <w:b/>
          </w:rPr>
          <w:t xml:space="preserve">25:40 </w:t>
        </w:r>
        <w:r w:rsidRPr="009223D5">
          <w:t>Or “design.”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A7D03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A7D03">
        <w:t>Exodus Chapter 25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A7D03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7D03">
      <w:rPr>
        <w:noProof/>
        <w:snapToGrid w:val="0"/>
      </w:rPr>
      <w:t>Exodus 25.Revised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A7D03">
        <w:t>Exodus Chapter 25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A7D03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7D03">
      <w:rPr>
        <w:noProof/>
        <w:snapToGrid w:val="0"/>
      </w:rPr>
      <w:t>Exodus 25.Revised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A7D0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A7D0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A7D0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A7D03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D8C"/>
    <w:rsid w:val="00245EDD"/>
    <w:rsid w:val="0026230D"/>
    <w:rsid w:val="00293D8C"/>
    <w:rsid w:val="002A3D9A"/>
    <w:rsid w:val="002B524D"/>
    <w:rsid w:val="002C00A8"/>
    <w:rsid w:val="00310508"/>
    <w:rsid w:val="003B380B"/>
    <w:rsid w:val="004500A2"/>
    <w:rsid w:val="004B7393"/>
    <w:rsid w:val="004C5EB7"/>
    <w:rsid w:val="005A7D03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d5189cda8a4541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2A3D9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A3D9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2A3D9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2A3D9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A3D9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2A3D9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5189cda8a4541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1189</ap:Words>
  <ap:Characters>4927</ap:Characters>
  <ap:Application>Microsoft Office Word</ap:Application>
  <ap:DocSecurity>0</ap:DocSecurity>
  <ap:Lines>82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6106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25</dc:title>
  <dc:subject/>
  <dc:creator>Ruth Farrugia</dc:creator>
  <cp:keywords/>
  <dc:description/>
  <cp:lastModifiedBy>Ruth Farrugia</cp:lastModifiedBy>
  <cp:revision>3</cp:revision>
  <dcterms:created xsi:type="dcterms:W3CDTF">2020-09-21T09:09:00Z</dcterms:created>
  <dcterms:modified xsi:type="dcterms:W3CDTF">2020-09-21T09:09:00Z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25.docx</vt:lpwstr>
  </property>
  <property fmtid="{D5CDD505-2E9C-101B-9397-08002B2CF9AE}" pid="9" name="_TranslationDocumentId">
    <vt:i4>19405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2025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