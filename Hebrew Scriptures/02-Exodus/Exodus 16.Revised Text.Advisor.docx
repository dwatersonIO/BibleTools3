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474F2C">
        <w:rPr>
          <w:rFonts w:ascii="Trebuchet MS" w:hAnsi="Trebuchet MS"/>
          <w:b/>
          <w:sz w:val="24"/>
        </w:rPr>
        <w:t xml:space="preserve">16:1 </w:t>
      </w:r>
      <w:del w:id="1" w:author="Author">
        <w:r w:rsidRPr="00474F2C">
          <w:rPr>
            <w:rFonts w:ascii="Trebuchet MS" w:hAnsi="Trebuchet MS"/>
            <w:noProof/>
            <w:sz w:val="24"/>
          </w:rPr>
          <w:delText>Later</w:delText>
        </w:r>
      </w:del>
      <w:ins w:id="2" w:author="Author">
        <w:r w:rsidRPr="00474F2C">
          <w:rPr>
            <w:rFonts w:ascii="Trebuchet MS" w:hAnsi="Trebuchet MS"/>
            <w:noProof/>
            <w:sz w:val="24"/>
          </w:rPr>
          <w:t>After</w:t>
        </w:r>
      </w:ins>
      <w:r w:rsidRPr="00474F2C">
        <w:rPr>
          <w:rFonts w:ascii="Trebuchet MS" w:hAnsi="Trebuchet MS"/>
          <w:noProof/>
          <w:sz w:val="24"/>
        </w:rPr>
        <w:t xml:space="preserve"> they departed from E′lim, </w:t>
      </w:r>
      <w:del w:id="3" w:author="Author">
        <w:r w:rsidRPr="00474F2C">
          <w:rPr>
            <w:rFonts w:ascii="Trebuchet MS" w:hAnsi="Trebuchet MS"/>
            <w:noProof/>
            <w:sz w:val="24"/>
          </w:rPr>
          <w:delText xml:space="preserve">and </w:delText>
        </w:r>
      </w:del>
      <w:r w:rsidRPr="00474F2C">
        <w:rPr>
          <w:rFonts w:ascii="Trebuchet MS" w:hAnsi="Trebuchet MS"/>
          <w:noProof/>
          <w:sz w:val="24"/>
        </w:rPr>
        <w:t xml:space="preserve">the entire assembly of the </w:t>
      </w:r>
      <w:del w:id="4" w:author="Author">
        <w:r w:rsidRPr="00474F2C">
          <w:rPr>
            <w:rFonts w:ascii="Trebuchet MS" w:hAnsi="Trebuchet MS"/>
            <w:noProof/>
            <w:sz w:val="24"/>
          </w:rPr>
          <w:delText>sons of Israel finally</w:delText>
        </w:r>
      </w:del>
      <w:ins w:id="5" w:author="Author">
        <w:r w:rsidRPr="00474F2C">
          <w:rPr>
            <w:rFonts w:ascii="Trebuchet MS" w:hAnsi="Trebuchet MS"/>
            <w:noProof/>
            <w:sz w:val="24"/>
          </w:rPr>
          <w:t>Israelites eventually</w:t>
        </w:r>
      </w:ins>
      <w:r w:rsidRPr="00474F2C">
        <w:rPr>
          <w:rFonts w:ascii="Trebuchet MS" w:hAnsi="Trebuchet MS"/>
          <w:noProof/>
          <w:sz w:val="24"/>
        </w:rPr>
        <w:t xml:space="preserve"> came to the wilderness of Sin, which is between E′lim and Si′nai, on the </w:t>
      </w:r>
      <w:del w:id="6" w:author="Author">
        <w:r w:rsidRPr="00474F2C">
          <w:rPr>
            <w:rFonts w:ascii="Trebuchet MS" w:hAnsi="Trebuchet MS"/>
            <w:noProof/>
            <w:sz w:val="24"/>
          </w:rPr>
          <w:delText>fifteenth</w:delText>
        </w:r>
      </w:del>
      <w:ins w:id="7" w:author="Author">
        <w:r w:rsidRPr="00474F2C">
          <w:rPr>
            <w:rFonts w:ascii="Trebuchet MS" w:hAnsi="Trebuchet MS"/>
            <w:noProof/>
            <w:sz w:val="24"/>
          </w:rPr>
          <w:t>15th</w:t>
        </w:r>
      </w:ins>
      <w:r w:rsidRPr="00474F2C">
        <w:rPr>
          <w:rFonts w:ascii="Trebuchet MS" w:hAnsi="Trebuchet MS"/>
          <w:noProof/>
          <w:sz w:val="24"/>
        </w:rPr>
        <w:t xml:space="preserve"> day of the second month after their </w:t>
      </w:r>
      <w:del w:id="8" w:author="Author">
        <w:r w:rsidRPr="00474F2C">
          <w:rPr>
            <w:rFonts w:ascii="Trebuchet MS" w:hAnsi="Trebuchet MS"/>
            <w:noProof/>
            <w:sz w:val="24"/>
          </w:rPr>
          <w:delText>coming out of</w:delText>
        </w:r>
      </w:del>
      <w:ins w:id="9" w:author="Author">
        <w:r w:rsidRPr="00474F2C">
          <w:rPr>
            <w:rFonts w:ascii="Trebuchet MS" w:hAnsi="Trebuchet MS"/>
            <w:noProof/>
            <w:sz w:val="24"/>
          </w:rPr>
          <w:t>departure from</w:t>
        </w:r>
      </w:ins>
      <w:r w:rsidRPr="00474F2C">
        <w:rPr>
          <w:rFonts w:ascii="Trebuchet MS" w:hAnsi="Trebuchet MS"/>
          <w:noProof/>
          <w:sz w:val="24"/>
        </w:rPr>
        <w:t xml:space="preserve"> the land of Egypt.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16:2 </w:t>
      </w:r>
      <w:del w:id="10" w:author="Author">
        <w:r w:rsidRPr="00474F2C">
          <w:rPr>
            <w:rFonts w:ascii="Trebuchet MS" w:hAnsi="Trebuchet MS"/>
            <w:noProof/>
            <w:sz w:val="24"/>
          </w:rPr>
          <w:delText>And</w:delText>
        </w:r>
      </w:del>
      <w:ins w:id="11" w:author="Author">
        <w:r w:rsidRPr="00474F2C">
          <w:rPr>
            <w:rFonts w:ascii="Trebuchet MS" w:hAnsi="Trebuchet MS"/>
            <w:noProof/>
            <w:sz w:val="24"/>
          </w:rPr>
          <w:t>Then</w:t>
        </w:r>
      </w:ins>
      <w:r w:rsidRPr="00474F2C">
        <w:rPr>
          <w:rFonts w:ascii="Trebuchet MS" w:hAnsi="Trebuchet MS"/>
          <w:noProof/>
          <w:sz w:val="24"/>
        </w:rPr>
        <w:t xml:space="preserve"> the entire assembly of the </w:t>
      </w:r>
      <w:del w:id="12" w:author="Author">
        <w:r w:rsidRPr="00474F2C">
          <w:rPr>
            <w:rFonts w:ascii="Trebuchet MS" w:hAnsi="Trebuchet MS"/>
            <w:noProof/>
            <w:sz w:val="24"/>
          </w:rPr>
          <w:delText>sons of Israel</w:delText>
        </w:r>
      </w:del>
      <w:ins w:id="13" w:author="Author">
        <w:r w:rsidRPr="00474F2C">
          <w:rPr>
            <w:rFonts w:ascii="Trebuchet MS" w:hAnsi="Trebuchet MS"/>
            <w:noProof/>
            <w:sz w:val="24"/>
          </w:rPr>
          <w:t>Israelites</w:t>
        </w:r>
      </w:ins>
      <w:r w:rsidRPr="00474F2C">
        <w:rPr>
          <w:rFonts w:ascii="Trebuchet MS" w:hAnsi="Trebuchet MS"/>
          <w:noProof/>
          <w:sz w:val="24"/>
        </w:rPr>
        <w:t xml:space="preserve"> began to murmur against Moses and Aaron in the wilderness. </w:t>
      </w:r>
      <w:r w:rsidRPr="00474F2C">
        <w:rPr>
          <w:rFonts w:ascii="Trebuchet MS" w:hAnsi="Trebuchet MS"/>
          <w:b/>
          <w:noProof/>
          <w:sz w:val="24"/>
        </w:rPr>
        <w:t xml:space="preserve">16:3 </w:t>
      </w:r>
      <w:del w:id="14" w:author="Author">
        <w:r w:rsidRPr="00474F2C">
          <w:rPr>
            <w:rFonts w:ascii="Trebuchet MS" w:hAnsi="Trebuchet MS"/>
            <w:noProof/>
            <w:sz w:val="24"/>
          </w:rPr>
          <w:delText>And the sons of Israel</w:delText>
        </w:r>
      </w:del>
      <w:ins w:id="15" w:author="Author">
        <w:r w:rsidRPr="00474F2C">
          <w:rPr>
            <w:rFonts w:ascii="Trebuchet MS" w:hAnsi="Trebuchet MS"/>
            <w:noProof/>
            <w:sz w:val="24"/>
          </w:rPr>
          <w:t>The Israelites</w:t>
        </w:r>
      </w:ins>
      <w:r w:rsidRPr="00474F2C">
        <w:rPr>
          <w:rFonts w:ascii="Trebuchet MS" w:hAnsi="Trebuchet MS"/>
          <w:noProof/>
          <w:sz w:val="24"/>
        </w:rPr>
        <w:t xml:space="preserve"> kept saying to them: “If only we had died by Jehovah’s hand in the land of Egypt while we were sitting by the pots of meat, while we were eating bread to satisfaction</w:t>
      </w:r>
      <w:del w:id="16" w:author="Author">
        <w:r w:rsidRPr="00474F2C">
          <w:rPr>
            <w:rFonts w:ascii="Trebuchet MS" w:hAnsi="Trebuchet MS"/>
            <w:noProof/>
            <w:sz w:val="24"/>
          </w:rPr>
          <w:delText xml:space="preserve">, because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" w:author="Author">
        <w:r w:rsidRPr="00474F2C">
          <w:rPr>
            <w:rFonts w:ascii="Trebuchet MS" w:hAnsi="Trebuchet MS"/>
            <w:noProof/>
            <w:sz w:val="24"/>
          </w:rPr>
          <w:t>. Now you</w:t>
        </w:r>
      </w:ins>
      <w:r w:rsidRPr="00474F2C">
        <w:rPr>
          <w:rFonts w:ascii="Trebuchet MS" w:hAnsi="Trebuchet MS"/>
          <w:noProof/>
          <w:sz w:val="24"/>
        </w:rPr>
        <w:t xml:space="preserve"> have brought us out into this wilderness to put this whole congregation to death by famine.”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16:4 </w:t>
      </w:r>
      <w:r w:rsidRPr="00474F2C">
        <w:rPr>
          <w:rFonts w:ascii="Trebuchet MS" w:hAnsi="Trebuchet MS"/>
          <w:noProof/>
          <w:sz w:val="24"/>
        </w:rPr>
        <w:t xml:space="preserve">Then Jehovah said to Moses: “Here I am raining down bread for </w:t>
      </w:r>
      <w:del w:id="18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from the heavens</w:t>
      </w:r>
      <w:del w:id="20" w:author="Author">
        <w:r w:rsidRPr="00474F2C">
          <w:rPr>
            <w:rFonts w:ascii="Trebuchet MS" w:hAnsi="Trebuchet MS"/>
            <w:noProof/>
            <w:sz w:val="24"/>
          </w:rPr>
          <w:delText>;</w:delText>
        </w:r>
      </w:del>
      <w:ins w:id="21" w:author="Author">
        <w:r w:rsidRPr="00474F2C">
          <w:rPr>
            <w:rFonts w:ascii="Trebuchet MS" w:hAnsi="Trebuchet MS"/>
            <w:noProof/>
            <w:sz w:val="24"/>
          </w:rPr>
          <w:t>,</w:t>
        </w:r>
      </w:ins>
      <w:r w:rsidRPr="00474F2C">
        <w:rPr>
          <w:rFonts w:ascii="Trebuchet MS" w:hAnsi="Trebuchet MS"/>
          <w:noProof/>
          <w:sz w:val="24"/>
        </w:rPr>
        <w:t xml:space="preserve"> and </w:t>
      </w:r>
      <w:ins w:id="22" w:author="Author">
        <w:r w:rsidRPr="00474F2C">
          <w:rPr>
            <w:rFonts w:ascii="Trebuchet MS" w:hAnsi="Trebuchet MS"/>
            <w:noProof/>
            <w:sz w:val="24"/>
          </w:rPr>
          <w:t xml:space="preserve">each of </w:t>
        </w:r>
      </w:ins>
      <w:r w:rsidRPr="00474F2C">
        <w:rPr>
          <w:rFonts w:ascii="Trebuchet MS" w:hAnsi="Trebuchet MS"/>
          <w:noProof/>
          <w:sz w:val="24"/>
        </w:rPr>
        <w:t xml:space="preserve">the people </w:t>
      </w:r>
      <w:del w:id="23" w:author="Author">
        <w:r w:rsidRPr="00474F2C">
          <w:rPr>
            <w:rFonts w:ascii="Trebuchet MS" w:hAnsi="Trebuchet MS"/>
            <w:noProof/>
            <w:sz w:val="24"/>
          </w:rPr>
          <w:delText>must</w:delText>
        </w:r>
      </w:del>
      <w:ins w:id="24" w:author="Author">
        <w:r w:rsidRPr="00474F2C">
          <w:rPr>
            <w:rFonts w:ascii="Trebuchet MS" w:hAnsi="Trebuchet MS"/>
            <w:noProof/>
            <w:sz w:val="24"/>
          </w:rPr>
          <w:t>should</w:t>
        </w:r>
      </w:ins>
      <w:r w:rsidRPr="00474F2C">
        <w:rPr>
          <w:rFonts w:ascii="Trebuchet MS" w:hAnsi="Trebuchet MS"/>
          <w:noProof/>
          <w:sz w:val="24"/>
        </w:rPr>
        <w:t xml:space="preserve"> go out </w:t>
      </w:r>
      <w:del w:id="25" w:author="Author">
        <w:r w:rsidRPr="00474F2C">
          <w:rPr>
            <w:rFonts w:ascii="Trebuchet MS" w:hAnsi="Trebuchet MS"/>
            <w:noProof/>
            <w:sz w:val="24"/>
          </w:rPr>
          <w:delText xml:space="preserve">and pick up each </w:delText>
        </w:r>
      </w:del>
      <w:ins w:id="26" w:author="Author">
        <w:r w:rsidRPr="00474F2C">
          <w:rPr>
            <w:rFonts w:ascii="Trebuchet MS" w:hAnsi="Trebuchet MS"/>
            <w:noProof/>
            <w:sz w:val="24"/>
          </w:rPr>
          <w:t xml:space="preserve">to gather </w:t>
        </w:r>
      </w:ins>
      <w:r w:rsidRPr="00474F2C">
        <w:rPr>
          <w:rFonts w:ascii="Trebuchet MS" w:hAnsi="Trebuchet MS"/>
          <w:noProof/>
          <w:sz w:val="24"/>
        </w:rPr>
        <w:t xml:space="preserve">his amount day </w:t>
      </w:r>
      <w:del w:id="27" w:author="Author">
        <w:r w:rsidRPr="00474F2C">
          <w:rPr>
            <w:rFonts w:ascii="Trebuchet MS" w:hAnsi="Trebuchet MS"/>
            <w:noProof/>
            <w:sz w:val="24"/>
          </w:rPr>
          <w:delText>for</w:delText>
        </w:r>
      </w:del>
      <w:ins w:id="28" w:author="Author">
        <w:r w:rsidRPr="00474F2C">
          <w:rPr>
            <w:rFonts w:ascii="Trebuchet MS" w:hAnsi="Trebuchet MS"/>
            <w:noProof/>
            <w:sz w:val="24"/>
          </w:rPr>
          <w:t>by</w:t>
        </w:r>
      </w:ins>
      <w:r w:rsidRPr="00474F2C">
        <w:rPr>
          <w:rFonts w:ascii="Trebuchet MS" w:hAnsi="Trebuchet MS"/>
          <w:noProof/>
          <w:sz w:val="24"/>
        </w:rPr>
        <w:t xml:space="preserve"> day, </w:t>
      </w:r>
      <w:del w:id="29" w:author="Author">
        <w:r w:rsidRPr="00474F2C">
          <w:rPr>
            <w:rFonts w:ascii="Trebuchet MS" w:hAnsi="Trebuchet MS"/>
            <w:noProof/>
            <w:sz w:val="24"/>
          </w:rPr>
          <w:delText>in order</w:delText>
        </w:r>
      </w:del>
      <w:ins w:id="30" w:author="Author">
        <w:r w:rsidRPr="00474F2C">
          <w:rPr>
            <w:rFonts w:ascii="Trebuchet MS" w:hAnsi="Trebuchet MS"/>
            <w:noProof/>
            <w:sz w:val="24"/>
          </w:rPr>
          <w:t>so</w:t>
        </w:r>
      </w:ins>
      <w:r w:rsidRPr="00474F2C">
        <w:rPr>
          <w:rFonts w:ascii="Trebuchet MS" w:hAnsi="Trebuchet MS"/>
          <w:noProof/>
          <w:sz w:val="24"/>
        </w:rPr>
        <w:t xml:space="preserve"> that I may put them to the test </w:t>
      </w:r>
      <w:del w:id="31" w:author="Author">
        <w:r w:rsidRPr="00474F2C">
          <w:rPr>
            <w:rFonts w:ascii="Trebuchet MS" w:hAnsi="Trebuchet MS"/>
            <w:noProof/>
            <w:sz w:val="24"/>
          </w:rPr>
          <w:delText xml:space="preserve">as </w:delText>
        </w:r>
      </w:del>
      <w:r w:rsidRPr="00474F2C">
        <w:rPr>
          <w:rFonts w:ascii="Trebuchet MS" w:hAnsi="Trebuchet MS"/>
          <w:noProof/>
          <w:sz w:val="24"/>
        </w:rPr>
        <w:t>to</w:t>
      </w:r>
      <w:ins w:id="32" w:author="Author">
        <w:r w:rsidRPr="00474F2C">
          <w:rPr>
            <w:rFonts w:ascii="Trebuchet MS" w:hAnsi="Trebuchet MS"/>
            <w:noProof/>
            <w:sz w:val="24"/>
          </w:rPr>
          <w:t xml:space="preserve"> see</w:t>
        </w:r>
      </w:ins>
      <w:r w:rsidRPr="00474F2C">
        <w:rPr>
          <w:rFonts w:ascii="Trebuchet MS" w:hAnsi="Trebuchet MS"/>
          <w:noProof/>
          <w:sz w:val="24"/>
        </w:rPr>
        <w:t xml:space="preserve"> whether they will walk in my law or not. </w:t>
      </w:r>
      <w:r w:rsidRPr="00474F2C">
        <w:rPr>
          <w:rFonts w:ascii="Trebuchet MS" w:hAnsi="Trebuchet MS"/>
          <w:b/>
          <w:noProof/>
          <w:sz w:val="24"/>
        </w:rPr>
        <w:t xml:space="preserve">16:5 </w:t>
      </w:r>
      <w:del w:id="33" w:author="Author">
        <w:r w:rsidRPr="00474F2C">
          <w:rPr>
            <w:rFonts w:ascii="Trebuchet MS" w:hAnsi="Trebuchet MS"/>
            <w:noProof/>
            <w:sz w:val="24"/>
          </w:rPr>
          <w:delText>And it must occur</w:delText>
        </w:r>
      </w:del>
      <w:ins w:id="34" w:author="Author">
        <w:r w:rsidRPr="00474F2C">
          <w:rPr>
            <w:rFonts w:ascii="Trebuchet MS" w:hAnsi="Trebuchet MS"/>
            <w:noProof/>
            <w:sz w:val="24"/>
          </w:rPr>
          <w:t>But</w:t>
        </w:r>
      </w:ins>
      <w:r w:rsidRPr="00474F2C">
        <w:rPr>
          <w:rFonts w:ascii="Trebuchet MS" w:hAnsi="Trebuchet MS"/>
          <w:noProof/>
          <w:sz w:val="24"/>
        </w:rPr>
        <w:t xml:space="preserve"> on the sixth day </w:t>
      </w:r>
      <w:del w:id="35" w:author="Author">
        <w:r w:rsidRPr="00474F2C">
          <w:rPr>
            <w:rFonts w:ascii="Trebuchet MS" w:hAnsi="Trebuchet MS"/>
            <w:noProof/>
            <w:sz w:val="24"/>
          </w:rPr>
          <w:delText>that</w:delText>
        </w:r>
      </w:del>
      <w:ins w:id="36" w:author="Author">
        <w:r w:rsidRPr="00474F2C">
          <w:rPr>
            <w:rFonts w:ascii="Trebuchet MS" w:hAnsi="Trebuchet MS"/>
            <w:noProof/>
            <w:sz w:val="24"/>
          </w:rPr>
          <w:t>when</w:t>
        </w:r>
      </w:ins>
      <w:r w:rsidRPr="00474F2C">
        <w:rPr>
          <w:rFonts w:ascii="Trebuchet MS" w:hAnsi="Trebuchet MS"/>
          <w:noProof/>
          <w:sz w:val="24"/>
        </w:rPr>
        <w:t xml:space="preserve"> they </w:t>
      </w:r>
      <w:del w:id="37" w:author="Author">
        <w:r w:rsidRPr="00474F2C">
          <w:rPr>
            <w:rFonts w:ascii="Trebuchet MS" w:hAnsi="Trebuchet MS"/>
            <w:noProof/>
            <w:sz w:val="24"/>
          </w:rPr>
          <w:delText xml:space="preserve">must </w:delText>
        </w:r>
      </w:del>
      <w:r w:rsidRPr="00474F2C">
        <w:rPr>
          <w:rFonts w:ascii="Trebuchet MS" w:hAnsi="Trebuchet MS"/>
          <w:noProof/>
          <w:sz w:val="24"/>
        </w:rPr>
        <w:t xml:space="preserve">prepare what they </w:t>
      </w:r>
      <w:del w:id="38" w:author="Author">
        <w:r w:rsidRPr="00474F2C">
          <w:rPr>
            <w:rFonts w:ascii="Trebuchet MS" w:hAnsi="Trebuchet MS"/>
            <w:noProof/>
            <w:sz w:val="24"/>
          </w:rPr>
          <w:delText>will bring in, and</w:delText>
        </w:r>
      </w:del>
      <w:ins w:id="39" w:author="Author">
        <w:r w:rsidRPr="00474F2C">
          <w:rPr>
            <w:rFonts w:ascii="Trebuchet MS" w:hAnsi="Trebuchet MS"/>
            <w:noProof/>
            <w:sz w:val="24"/>
          </w:rPr>
          <w:t>have gathered,</w:t>
        </w:r>
      </w:ins>
      <w:r w:rsidRPr="00474F2C">
        <w:rPr>
          <w:rFonts w:ascii="Trebuchet MS" w:hAnsi="Trebuchet MS"/>
          <w:noProof/>
          <w:sz w:val="24"/>
        </w:rPr>
        <w:t xml:space="preserve"> it </w:t>
      </w:r>
      <w:del w:id="40" w:author="Author">
        <w:r w:rsidRPr="00474F2C">
          <w:rPr>
            <w:rFonts w:ascii="Trebuchet MS" w:hAnsi="Trebuchet MS"/>
            <w:noProof/>
            <w:sz w:val="24"/>
          </w:rPr>
          <w:delText>must prove</w:delText>
        </w:r>
      </w:del>
      <w:ins w:id="41" w:author="Author">
        <w:r w:rsidRPr="00474F2C">
          <w:rPr>
            <w:rFonts w:ascii="Trebuchet MS" w:hAnsi="Trebuchet MS"/>
            <w:noProof/>
            <w:sz w:val="24"/>
          </w:rPr>
          <w:t>is to be</w:t>
        </w:r>
      </w:ins>
      <w:r w:rsidRPr="00474F2C">
        <w:rPr>
          <w:rFonts w:ascii="Trebuchet MS" w:hAnsi="Trebuchet MS"/>
          <w:noProof/>
          <w:sz w:val="24"/>
        </w:rPr>
        <w:t xml:space="preserve"> double </w:t>
      </w:r>
      <w:del w:id="42" w:author="Author">
        <w:r w:rsidRPr="00474F2C">
          <w:rPr>
            <w:rFonts w:ascii="Trebuchet MS" w:hAnsi="Trebuchet MS"/>
            <w:noProof/>
            <w:sz w:val="24"/>
          </w:rPr>
          <w:delText>what</w:delText>
        </w:r>
      </w:del>
      <w:ins w:id="43" w:author="Author">
        <w:r w:rsidRPr="00474F2C">
          <w:rPr>
            <w:rFonts w:ascii="Trebuchet MS" w:hAnsi="Trebuchet MS"/>
            <w:noProof/>
            <w:sz w:val="24"/>
          </w:rPr>
          <w:t>the amount that</w:t>
        </w:r>
      </w:ins>
      <w:r w:rsidRPr="00474F2C">
        <w:rPr>
          <w:rFonts w:ascii="Trebuchet MS" w:hAnsi="Trebuchet MS"/>
          <w:noProof/>
          <w:sz w:val="24"/>
        </w:rPr>
        <w:t xml:space="preserve"> they </w:t>
      </w:r>
      <w:del w:id="44" w:author="Author">
        <w:r w:rsidRPr="00474F2C">
          <w:rPr>
            <w:rFonts w:ascii="Trebuchet MS" w:hAnsi="Trebuchet MS"/>
            <w:noProof/>
            <w:sz w:val="24"/>
          </w:rPr>
          <w:delText>keep picking</w:delText>
        </w:r>
      </w:del>
      <w:ins w:id="45" w:author="Author">
        <w:r w:rsidRPr="00474F2C">
          <w:rPr>
            <w:rFonts w:ascii="Trebuchet MS" w:hAnsi="Trebuchet MS"/>
            <w:noProof/>
            <w:sz w:val="24"/>
          </w:rPr>
          <w:t>pick</w:t>
        </w:r>
      </w:ins>
      <w:r w:rsidRPr="00474F2C">
        <w:rPr>
          <w:rFonts w:ascii="Trebuchet MS" w:hAnsi="Trebuchet MS"/>
          <w:noProof/>
          <w:sz w:val="24"/>
        </w:rPr>
        <w:t xml:space="preserve"> up </w:t>
      </w:r>
      <w:del w:id="46" w:author="Author">
        <w:r w:rsidRPr="00474F2C">
          <w:rPr>
            <w:rFonts w:ascii="Trebuchet MS" w:hAnsi="Trebuchet MS"/>
            <w:noProof/>
            <w:sz w:val="24"/>
          </w:rPr>
          <w:delText>day by day</w:delText>
        </w:r>
      </w:del>
      <w:ins w:id="47" w:author="Author">
        <w:r w:rsidRPr="00474F2C">
          <w:rPr>
            <w:rFonts w:ascii="Trebuchet MS" w:hAnsi="Trebuchet MS"/>
            <w:noProof/>
            <w:sz w:val="24"/>
          </w:rPr>
          <w:t>on each of the other days</w:t>
        </w:r>
      </w:ins>
      <w:r w:rsidRPr="00474F2C">
        <w:rPr>
          <w:rFonts w:ascii="Trebuchet MS" w:hAnsi="Trebuchet MS"/>
          <w:noProof/>
          <w:sz w:val="24"/>
        </w:rPr>
        <w:t>.”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16:6 </w:t>
      </w:r>
      <w:r w:rsidRPr="00474F2C">
        <w:rPr>
          <w:rFonts w:ascii="Trebuchet MS" w:hAnsi="Trebuchet MS"/>
          <w:noProof/>
          <w:sz w:val="24"/>
        </w:rPr>
        <w:t xml:space="preserve">So Moses and Aaron said to all the </w:t>
      </w:r>
      <w:del w:id="48" w:author="Author">
        <w:r w:rsidRPr="00474F2C">
          <w:rPr>
            <w:rFonts w:ascii="Trebuchet MS" w:hAnsi="Trebuchet MS"/>
            <w:noProof/>
            <w:sz w:val="24"/>
          </w:rPr>
          <w:delText xml:space="preserve">sons of Israel: “At </w:delText>
        </w:r>
      </w:del>
      <w:ins w:id="49" w:author="Author">
        <w:r w:rsidRPr="00474F2C">
          <w:rPr>
            <w:rFonts w:ascii="Trebuchet MS" w:hAnsi="Trebuchet MS"/>
            <w:noProof/>
            <w:sz w:val="24"/>
          </w:rPr>
          <w:t xml:space="preserve">Israelites: “In the </w:t>
        </w:r>
      </w:ins>
      <w:r w:rsidRPr="00474F2C">
        <w:rPr>
          <w:rFonts w:ascii="Trebuchet MS" w:hAnsi="Trebuchet MS"/>
          <w:noProof/>
          <w:sz w:val="24"/>
        </w:rPr>
        <w:t xml:space="preserve">evening </w:t>
      </w:r>
      <w:del w:id="50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51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will certainly know that it is Jehovah who </w:t>
      </w:r>
      <w:del w:id="52" w:author="Author">
        <w:r w:rsidRPr="00474F2C">
          <w:rPr>
            <w:rFonts w:ascii="Trebuchet MS" w:hAnsi="Trebuchet MS"/>
            <w:noProof/>
            <w:sz w:val="24"/>
          </w:rPr>
          <w:delText xml:space="preserve">has </w:delText>
        </w:r>
      </w:del>
      <w:r w:rsidRPr="00474F2C">
        <w:rPr>
          <w:rFonts w:ascii="Trebuchet MS" w:hAnsi="Trebuchet MS"/>
          <w:noProof/>
          <w:sz w:val="24"/>
        </w:rPr>
        <w:t xml:space="preserve">brought </w:t>
      </w:r>
      <w:del w:id="53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54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out </w:t>
      </w:r>
      <w:del w:id="55" w:author="Author">
        <w:r w:rsidRPr="00474F2C">
          <w:rPr>
            <w:rFonts w:ascii="Trebuchet MS" w:hAnsi="Trebuchet MS"/>
            <w:noProof/>
            <w:sz w:val="24"/>
          </w:rPr>
          <w:delText>from</w:delText>
        </w:r>
      </w:del>
      <w:ins w:id="56" w:author="Author">
        <w:r w:rsidRPr="00474F2C">
          <w:rPr>
            <w:rFonts w:ascii="Trebuchet MS" w:hAnsi="Trebuchet MS"/>
            <w:noProof/>
            <w:sz w:val="24"/>
          </w:rPr>
          <w:t>of</w:t>
        </w:r>
      </w:ins>
      <w:r w:rsidRPr="00474F2C">
        <w:rPr>
          <w:rFonts w:ascii="Trebuchet MS" w:hAnsi="Trebuchet MS"/>
          <w:noProof/>
          <w:sz w:val="24"/>
        </w:rPr>
        <w:t xml:space="preserve"> the land of Egypt. </w:t>
      </w:r>
      <w:r w:rsidRPr="00474F2C">
        <w:rPr>
          <w:rFonts w:ascii="Trebuchet MS" w:hAnsi="Trebuchet MS"/>
          <w:b/>
          <w:noProof/>
          <w:sz w:val="24"/>
        </w:rPr>
        <w:t xml:space="preserve">16:7 </w:t>
      </w:r>
      <w:del w:id="57" w:author="Author">
        <w:r w:rsidRPr="00474F2C">
          <w:rPr>
            <w:rFonts w:ascii="Trebuchet MS" w:hAnsi="Trebuchet MS"/>
            <w:noProof/>
            <w:sz w:val="24"/>
          </w:rPr>
          <w:delText>And in</w:delText>
        </w:r>
      </w:del>
      <w:ins w:id="58" w:author="Author">
        <w:r w:rsidRPr="00474F2C">
          <w:rPr>
            <w:rFonts w:ascii="Trebuchet MS" w:hAnsi="Trebuchet MS"/>
            <w:noProof/>
            <w:sz w:val="24"/>
          </w:rPr>
          <w:t>In</w:t>
        </w:r>
      </w:ins>
      <w:r w:rsidRPr="00474F2C">
        <w:rPr>
          <w:rFonts w:ascii="Trebuchet MS" w:hAnsi="Trebuchet MS"/>
          <w:noProof/>
          <w:sz w:val="24"/>
        </w:rPr>
        <w:t xml:space="preserve"> the morning </w:t>
      </w:r>
      <w:del w:id="59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0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will </w:t>
      </w:r>
      <w:del w:id="61" w:author="Author">
        <w:r w:rsidRPr="00474F2C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474F2C">
        <w:rPr>
          <w:rFonts w:ascii="Trebuchet MS" w:hAnsi="Trebuchet MS"/>
          <w:noProof/>
          <w:sz w:val="24"/>
        </w:rPr>
        <w:t xml:space="preserve">see Jehovah’s glory, </w:t>
      </w:r>
      <w:del w:id="62" w:author="Author">
        <w:r w:rsidRPr="00474F2C">
          <w:rPr>
            <w:rFonts w:ascii="Trebuchet MS" w:hAnsi="Trebuchet MS"/>
            <w:noProof/>
            <w:sz w:val="24"/>
          </w:rPr>
          <w:delText>because</w:delText>
        </w:r>
      </w:del>
      <w:ins w:id="63" w:author="Author">
        <w:r w:rsidRPr="00474F2C">
          <w:rPr>
            <w:rFonts w:ascii="Trebuchet MS" w:hAnsi="Trebuchet MS"/>
            <w:noProof/>
            <w:sz w:val="24"/>
          </w:rPr>
          <w:t>for</w:t>
        </w:r>
      </w:ins>
      <w:r w:rsidRPr="00474F2C">
        <w:rPr>
          <w:rFonts w:ascii="Trebuchet MS" w:hAnsi="Trebuchet MS"/>
          <w:noProof/>
          <w:sz w:val="24"/>
        </w:rPr>
        <w:t xml:space="preserve"> he has heard </w:t>
      </w:r>
      <w:del w:id="64" w:author="Author">
        <w:r w:rsidRPr="00474F2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65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murmurings against Jehovah. </w:t>
      </w:r>
      <w:del w:id="66" w:author="Author">
        <w:r w:rsidRPr="00474F2C">
          <w:rPr>
            <w:rFonts w:ascii="Trebuchet MS" w:hAnsi="Trebuchet MS"/>
            <w:noProof/>
            <w:sz w:val="24"/>
          </w:rPr>
          <w:delText>And what</w:delText>
        </w:r>
      </w:del>
      <w:ins w:id="67" w:author="Author">
        <w:r w:rsidRPr="00474F2C">
          <w:rPr>
            <w:rFonts w:ascii="Trebuchet MS" w:hAnsi="Trebuchet MS"/>
            <w:noProof/>
            <w:sz w:val="24"/>
          </w:rPr>
          <w:t>Who</w:t>
        </w:r>
      </w:ins>
      <w:r w:rsidRPr="00474F2C">
        <w:rPr>
          <w:rFonts w:ascii="Trebuchet MS" w:hAnsi="Trebuchet MS"/>
          <w:noProof/>
          <w:sz w:val="24"/>
        </w:rPr>
        <w:t xml:space="preserve"> are we that </w:t>
      </w:r>
      <w:del w:id="68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9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should murmur against us?” </w:t>
      </w:r>
      <w:r w:rsidRPr="00474F2C">
        <w:rPr>
          <w:rFonts w:ascii="Trebuchet MS" w:hAnsi="Trebuchet MS"/>
          <w:b/>
          <w:noProof/>
          <w:sz w:val="24"/>
        </w:rPr>
        <w:t xml:space="preserve">16:8 </w:t>
      </w:r>
      <w:del w:id="70" w:author="Author">
        <w:r w:rsidRPr="00474F2C">
          <w:rPr>
            <w:rFonts w:ascii="Trebuchet MS" w:hAnsi="Trebuchet MS"/>
            <w:noProof/>
            <w:sz w:val="24"/>
          </w:rPr>
          <w:delText xml:space="preserve">And </w:delText>
        </w:r>
      </w:del>
      <w:r w:rsidRPr="00474F2C">
        <w:rPr>
          <w:rFonts w:ascii="Trebuchet MS" w:hAnsi="Trebuchet MS"/>
          <w:noProof/>
          <w:sz w:val="24"/>
        </w:rPr>
        <w:t>Moses continued: “</w:t>
      </w:r>
      <w:del w:id="71" w:author="Author">
        <w:r w:rsidRPr="00474F2C">
          <w:rPr>
            <w:rFonts w:ascii="Trebuchet MS" w:hAnsi="Trebuchet MS"/>
            <w:noProof/>
            <w:sz w:val="24"/>
          </w:rPr>
          <w:delText>It will be when</w:delText>
        </w:r>
      </w:del>
      <w:ins w:id="72" w:author="Author">
        <w:r w:rsidRPr="00474F2C">
          <w:rPr>
            <w:rFonts w:ascii="Trebuchet MS" w:hAnsi="Trebuchet MS"/>
            <w:noProof/>
            <w:sz w:val="24"/>
          </w:rPr>
          <w:t>When</w:t>
        </w:r>
      </w:ins>
      <w:r w:rsidRPr="00474F2C">
        <w:rPr>
          <w:rFonts w:ascii="Trebuchet MS" w:hAnsi="Trebuchet MS"/>
          <w:noProof/>
          <w:sz w:val="24"/>
        </w:rPr>
        <w:t xml:space="preserve"> Jehovah gives </w:t>
      </w:r>
      <w:del w:id="73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  <w:r w:rsidRPr="00474F2C">
          <w:rPr>
            <w:rFonts w:ascii="Trebuchet MS" w:hAnsi="Trebuchet MS"/>
            <w:noProof/>
            <w:sz w:val="24"/>
          </w:rPr>
          <w:delText xml:space="preserve"> </w:delText>
        </w:r>
      </w:del>
      <w:ins w:id="74" w:author="Author">
        <w:r w:rsidRPr="00474F2C">
          <w:rPr>
            <w:rFonts w:ascii="Trebuchet MS" w:hAnsi="Trebuchet MS"/>
            <w:noProof/>
            <w:sz w:val="24"/>
          </w:rPr>
          <w:t xml:space="preserve">you meat to eat </w:t>
        </w:r>
      </w:ins>
      <w:r w:rsidRPr="00474F2C">
        <w:rPr>
          <w:rFonts w:ascii="Trebuchet MS" w:hAnsi="Trebuchet MS"/>
          <w:noProof/>
          <w:sz w:val="24"/>
        </w:rPr>
        <w:t xml:space="preserve">in the evening </w:t>
      </w:r>
      <w:del w:id="75" w:author="Author">
        <w:r w:rsidRPr="00474F2C">
          <w:rPr>
            <w:rFonts w:ascii="Trebuchet MS" w:hAnsi="Trebuchet MS"/>
            <w:noProof/>
            <w:sz w:val="24"/>
          </w:rPr>
          <w:delText xml:space="preserve">meat to eat </w:delText>
        </w:r>
      </w:del>
      <w:r w:rsidRPr="00474F2C">
        <w:rPr>
          <w:rFonts w:ascii="Trebuchet MS" w:hAnsi="Trebuchet MS"/>
          <w:noProof/>
          <w:sz w:val="24"/>
        </w:rPr>
        <w:t>and in the morning bread to satisfaction</w:t>
      </w:r>
      <w:r w:rsidRPr="00AB6673">
        <w:rPr>
          <w:rFonts w:ascii="Trebuchet MS" w:hAnsi="Trebuchet MS"/>
          <w:sz w:val="24"/>
        </w:rPr>
        <w:t>,</w:t>
      </w:r>
      <w:r w:rsidRPr="00474F2C">
        <w:rPr>
          <w:rFonts w:ascii="Trebuchet MS" w:hAnsi="Trebuchet MS"/>
          <w:noProof/>
          <w:sz w:val="24"/>
        </w:rPr>
        <w:t xml:space="preserve"> </w:t>
      </w:r>
      <w:del w:id="76" w:author="Author">
        <w:r w:rsidRPr="00474F2C">
          <w:rPr>
            <w:rFonts w:ascii="Trebuchet MS" w:hAnsi="Trebuchet MS"/>
            <w:noProof/>
            <w:sz w:val="24"/>
          </w:rPr>
          <w:delText xml:space="preserve">because </w:delText>
        </w:r>
      </w:del>
      <w:ins w:id="77" w:author="Author">
        <w:r w:rsidRPr="00474F2C">
          <w:rPr>
            <w:rFonts w:ascii="Trebuchet MS" w:hAnsi="Trebuchet MS"/>
            <w:noProof/>
            <w:sz w:val="24"/>
          </w:rPr>
          <w:t xml:space="preserve">you will see that </w:t>
        </w:r>
      </w:ins>
      <w:r w:rsidRPr="00474F2C">
        <w:rPr>
          <w:rFonts w:ascii="Trebuchet MS" w:hAnsi="Trebuchet MS"/>
          <w:noProof/>
          <w:sz w:val="24"/>
        </w:rPr>
        <w:t xml:space="preserve">Jehovah has heard </w:t>
      </w:r>
      <w:del w:id="78" w:author="Author">
        <w:r w:rsidRPr="00474F2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79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murmurings that </w:t>
      </w:r>
      <w:del w:id="80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1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are murmuring against him. </w:t>
      </w:r>
      <w:del w:id="82" w:author="Author">
        <w:r w:rsidRPr="00474F2C">
          <w:rPr>
            <w:rFonts w:ascii="Trebuchet MS" w:hAnsi="Trebuchet MS"/>
            <w:noProof/>
            <w:sz w:val="24"/>
          </w:rPr>
          <w:delText>And what</w:delText>
        </w:r>
      </w:del>
      <w:ins w:id="83" w:author="Author">
        <w:r w:rsidRPr="00474F2C">
          <w:rPr>
            <w:rFonts w:ascii="Trebuchet MS" w:hAnsi="Trebuchet MS"/>
            <w:noProof/>
            <w:sz w:val="24"/>
          </w:rPr>
          <w:t>But who</w:t>
        </w:r>
      </w:ins>
      <w:r w:rsidRPr="00474F2C">
        <w:rPr>
          <w:rFonts w:ascii="Trebuchet MS" w:hAnsi="Trebuchet MS"/>
          <w:noProof/>
          <w:sz w:val="24"/>
        </w:rPr>
        <w:t xml:space="preserve"> are we? </w:t>
      </w:r>
      <w:del w:id="84" w:author="Author">
        <w:r w:rsidRPr="00474F2C">
          <w:rPr>
            <w:rFonts w:ascii="Trebuchet MS" w:hAnsi="Trebuchet MS"/>
            <w:noProof/>
            <w:sz w:val="24"/>
          </w:rPr>
          <w:delText>Y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OUR</w:delText>
        </w:r>
      </w:del>
      <w:ins w:id="85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murmurings are not against us, but against Jehovah.”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16:9 </w:t>
      </w:r>
      <w:del w:id="86" w:author="Author">
        <w:r w:rsidRPr="00474F2C">
          <w:rPr>
            <w:rFonts w:ascii="Trebuchet MS" w:hAnsi="Trebuchet MS"/>
            <w:noProof/>
            <w:sz w:val="24"/>
          </w:rPr>
          <w:delText>And</w:delText>
        </w:r>
      </w:del>
      <w:ins w:id="87" w:author="Author">
        <w:r w:rsidRPr="00474F2C">
          <w:rPr>
            <w:rFonts w:ascii="Trebuchet MS" w:hAnsi="Trebuchet MS"/>
            <w:noProof/>
            <w:sz w:val="24"/>
          </w:rPr>
          <w:t>Then</w:t>
        </w:r>
      </w:ins>
      <w:r w:rsidRPr="00474F2C">
        <w:rPr>
          <w:rFonts w:ascii="Trebuchet MS" w:hAnsi="Trebuchet MS"/>
          <w:noProof/>
          <w:sz w:val="24"/>
        </w:rPr>
        <w:t xml:space="preserve"> Moses </w:t>
      </w:r>
      <w:del w:id="88" w:author="Author">
        <w:r w:rsidRPr="00474F2C">
          <w:rPr>
            <w:rFonts w:ascii="Trebuchet MS" w:hAnsi="Trebuchet MS"/>
            <w:noProof/>
            <w:sz w:val="24"/>
          </w:rPr>
          <w:delText>went on to say</w:delText>
        </w:r>
      </w:del>
      <w:ins w:id="89" w:author="Author">
        <w:r w:rsidRPr="00474F2C">
          <w:rPr>
            <w:rFonts w:ascii="Trebuchet MS" w:hAnsi="Trebuchet MS"/>
            <w:noProof/>
            <w:sz w:val="24"/>
          </w:rPr>
          <w:t>said</w:t>
        </w:r>
      </w:ins>
      <w:r w:rsidRPr="00474F2C">
        <w:rPr>
          <w:rFonts w:ascii="Trebuchet MS" w:hAnsi="Trebuchet MS"/>
          <w:noProof/>
          <w:sz w:val="24"/>
        </w:rPr>
        <w:t xml:space="preserve"> to Aaron: “</w:t>
      </w:r>
      <w:del w:id="90" w:author="Author">
        <w:r w:rsidRPr="00474F2C">
          <w:rPr>
            <w:rFonts w:ascii="Trebuchet MS" w:hAnsi="Trebuchet MS"/>
            <w:noProof/>
            <w:sz w:val="24"/>
          </w:rPr>
          <w:delText>Say to</w:delText>
        </w:r>
      </w:del>
      <w:ins w:id="91" w:author="Author">
        <w:r w:rsidRPr="00474F2C">
          <w:rPr>
            <w:rFonts w:ascii="Trebuchet MS" w:hAnsi="Trebuchet MS"/>
            <w:noProof/>
            <w:sz w:val="24"/>
          </w:rPr>
          <w:t>Tell</w:t>
        </w:r>
      </w:ins>
      <w:r w:rsidRPr="00474F2C">
        <w:rPr>
          <w:rFonts w:ascii="Trebuchet MS" w:hAnsi="Trebuchet MS"/>
          <w:noProof/>
          <w:sz w:val="24"/>
        </w:rPr>
        <w:t xml:space="preserve"> the entire assembly of the </w:t>
      </w:r>
      <w:del w:id="92" w:author="Author">
        <w:r w:rsidRPr="00474F2C">
          <w:rPr>
            <w:rFonts w:ascii="Trebuchet MS" w:hAnsi="Trebuchet MS"/>
            <w:noProof/>
            <w:sz w:val="24"/>
          </w:rPr>
          <w:delText>sons of Israel</w:delText>
        </w:r>
      </w:del>
      <w:ins w:id="93" w:author="Author">
        <w:r w:rsidRPr="00474F2C">
          <w:rPr>
            <w:rFonts w:ascii="Trebuchet MS" w:hAnsi="Trebuchet MS"/>
            <w:noProof/>
            <w:sz w:val="24"/>
          </w:rPr>
          <w:t>Israelites</w:t>
        </w:r>
      </w:ins>
      <w:r w:rsidRPr="00474F2C">
        <w:rPr>
          <w:rFonts w:ascii="Trebuchet MS" w:hAnsi="Trebuchet MS"/>
          <w:noProof/>
          <w:sz w:val="24"/>
        </w:rPr>
        <w:t xml:space="preserve">, ‘Come near before Jehovah, </w:t>
      </w:r>
      <w:del w:id="94" w:author="Author">
        <w:r w:rsidRPr="00474F2C">
          <w:rPr>
            <w:rFonts w:ascii="Trebuchet MS" w:hAnsi="Trebuchet MS"/>
            <w:noProof/>
            <w:sz w:val="24"/>
          </w:rPr>
          <w:delText>because</w:delText>
        </w:r>
      </w:del>
      <w:ins w:id="95" w:author="Author">
        <w:r w:rsidRPr="00474F2C">
          <w:rPr>
            <w:rFonts w:ascii="Trebuchet MS" w:hAnsi="Trebuchet MS"/>
            <w:noProof/>
            <w:sz w:val="24"/>
          </w:rPr>
          <w:t>for</w:t>
        </w:r>
      </w:ins>
      <w:r w:rsidRPr="00474F2C">
        <w:rPr>
          <w:rFonts w:ascii="Trebuchet MS" w:hAnsi="Trebuchet MS"/>
          <w:noProof/>
          <w:sz w:val="24"/>
        </w:rPr>
        <w:t xml:space="preserve"> he has heard </w:t>
      </w:r>
      <w:del w:id="96" w:author="Author">
        <w:r w:rsidRPr="00474F2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97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murmurings.’” </w:t>
      </w:r>
      <w:r w:rsidRPr="00474F2C">
        <w:rPr>
          <w:rFonts w:ascii="Trebuchet MS" w:hAnsi="Trebuchet MS"/>
          <w:b/>
          <w:noProof/>
          <w:sz w:val="24"/>
        </w:rPr>
        <w:t xml:space="preserve">16:10 </w:t>
      </w:r>
      <w:del w:id="98" w:author="Author">
        <w:r w:rsidRPr="00474F2C">
          <w:rPr>
            <w:rFonts w:ascii="Trebuchet MS" w:hAnsi="Trebuchet MS"/>
            <w:noProof/>
            <w:sz w:val="24"/>
          </w:rPr>
          <w:delText>Then it occurred that as</w:delText>
        </w:r>
      </w:del>
      <w:ins w:id="99" w:author="Author">
        <w:r w:rsidRPr="00474F2C">
          <w:rPr>
            <w:rFonts w:ascii="Trebuchet MS" w:hAnsi="Trebuchet MS"/>
            <w:noProof/>
            <w:sz w:val="24"/>
          </w:rPr>
          <w:t>As</w:t>
        </w:r>
      </w:ins>
      <w:r w:rsidRPr="00474F2C">
        <w:rPr>
          <w:rFonts w:ascii="Trebuchet MS" w:hAnsi="Trebuchet MS"/>
          <w:noProof/>
          <w:sz w:val="24"/>
        </w:rPr>
        <w:t xml:space="preserve"> soon as Aaron </w:t>
      </w:r>
      <w:r w:rsidRPr="00474F2C">
        <w:rPr>
          <w:rFonts w:ascii="Trebuchet MS" w:hAnsi="Trebuchet MS"/>
          <w:noProof/>
          <w:sz w:val="24"/>
        </w:rPr>
        <w:lastRenderedPageBreak/>
        <w:t xml:space="preserve">had spoken to the entire assembly of the </w:t>
      </w:r>
      <w:del w:id="100" w:author="Author">
        <w:r w:rsidRPr="00474F2C">
          <w:rPr>
            <w:rFonts w:ascii="Trebuchet MS" w:hAnsi="Trebuchet MS"/>
            <w:noProof/>
            <w:sz w:val="24"/>
          </w:rPr>
          <w:delText>sons of Israel</w:delText>
        </w:r>
      </w:del>
      <w:ins w:id="101" w:author="Author">
        <w:r w:rsidRPr="00474F2C">
          <w:rPr>
            <w:rFonts w:ascii="Trebuchet MS" w:hAnsi="Trebuchet MS"/>
            <w:noProof/>
            <w:sz w:val="24"/>
          </w:rPr>
          <w:t>Israelites</w:t>
        </w:r>
      </w:ins>
      <w:r w:rsidRPr="00474F2C">
        <w:rPr>
          <w:rFonts w:ascii="Trebuchet MS" w:hAnsi="Trebuchet MS"/>
          <w:noProof/>
          <w:sz w:val="24"/>
        </w:rPr>
        <w:t>, they turned and faced toward the wilderness, and</w:t>
      </w:r>
      <w:del w:id="102" w:author="Author">
        <w:r w:rsidRPr="00474F2C">
          <w:rPr>
            <w:rFonts w:ascii="Trebuchet MS" w:hAnsi="Trebuchet MS"/>
            <w:noProof/>
            <w:sz w:val="24"/>
          </w:rPr>
          <w:delText>,</w:delText>
        </w:r>
      </w:del>
      <w:r w:rsidRPr="00474F2C">
        <w:rPr>
          <w:rFonts w:ascii="Trebuchet MS" w:hAnsi="Trebuchet MS"/>
          <w:noProof/>
          <w:sz w:val="24"/>
        </w:rPr>
        <w:t xml:space="preserve"> look! Jehovah’s glory appeared in the cloud.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16:11 </w:t>
      </w:r>
      <w:del w:id="103" w:author="Author">
        <w:r w:rsidRPr="00474F2C">
          <w:rPr>
            <w:rFonts w:ascii="Trebuchet MS" w:hAnsi="Trebuchet MS"/>
            <w:noProof/>
            <w:sz w:val="24"/>
          </w:rPr>
          <w:delText xml:space="preserve">And </w:delText>
        </w:r>
      </w:del>
      <w:r w:rsidRPr="00474F2C">
        <w:rPr>
          <w:rFonts w:ascii="Trebuchet MS" w:hAnsi="Trebuchet MS"/>
          <w:noProof/>
          <w:sz w:val="24"/>
        </w:rPr>
        <w:t xml:space="preserve">Jehovah spoke further to Moses, saying: </w:t>
      </w:r>
      <w:r w:rsidRPr="00474F2C">
        <w:rPr>
          <w:rFonts w:ascii="Trebuchet MS" w:hAnsi="Trebuchet MS"/>
          <w:b/>
          <w:noProof/>
          <w:sz w:val="24"/>
        </w:rPr>
        <w:t xml:space="preserve">16:12 </w:t>
      </w:r>
      <w:r w:rsidRPr="00474F2C">
        <w:rPr>
          <w:rFonts w:ascii="Trebuchet MS" w:hAnsi="Trebuchet MS"/>
          <w:noProof/>
          <w:sz w:val="24"/>
        </w:rPr>
        <w:t xml:space="preserve">“I have heard the murmurings of the </w:t>
      </w:r>
      <w:del w:id="104" w:author="Author">
        <w:r w:rsidRPr="00474F2C">
          <w:rPr>
            <w:rFonts w:ascii="Trebuchet MS" w:hAnsi="Trebuchet MS"/>
            <w:noProof/>
            <w:sz w:val="24"/>
          </w:rPr>
          <w:delText>sons of Israel. Speak to</w:delText>
        </w:r>
      </w:del>
      <w:ins w:id="105" w:author="Author">
        <w:r w:rsidRPr="00474F2C">
          <w:rPr>
            <w:rFonts w:ascii="Trebuchet MS" w:hAnsi="Trebuchet MS"/>
            <w:noProof/>
            <w:sz w:val="24"/>
          </w:rPr>
          <w:t>Israelites. Tell</w:t>
        </w:r>
      </w:ins>
      <w:r w:rsidRPr="00474F2C">
        <w:rPr>
          <w:rFonts w:ascii="Trebuchet MS" w:hAnsi="Trebuchet MS"/>
          <w:noProof/>
          <w:sz w:val="24"/>
        </w:rPr>
        <w:t xml:space="preserve"> them, </w:t>
      </w:r>
      <w:del w:id="106" w:author="Author">
        <w:r w:rsidRPr="00474F2C">
          <w:rPr>
            <w:rFonts w:ascii="Trebuchet MS" w:hAnsi="Trebuchet MS"/>
            <w:noProof/>
            <w:sz w:val="24"/>
          </w:rPr>
          <w:delText xml:space="preserve">saying, ‘Between the two evenings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07" w:author="Author">
        <w:r w:rsidRPr="00474F2C">
          <w:rPr>
            <w:rFonts w:ascii="Trebuchet MS" w:hAnsi="Trebuchet MS"/>
            <w:noProof/>
            <w:sz w:val="24"/>
          </w:rPr>
          <w:t>‘At twilight</w:t>
        </w:r>
        <w:r w:rsidRPr="00474F2C">
          <w:rPr>
            <w:rStyle w:val="FootnoteReference"/>
            <w:rFonts w:ascii="Trebuchet MS" w:hAnsi="Trebuchet MS"/>
            <w:noProof/>
          </w:rPr>
          <w:footnoteReference w:id="1"/>
        </w:r>
        <w:r w:rsidRPr="00474F2C">
          <w:rPr>
            <w:rFonts w:ascii="Trebuchet MS" w:hAnsi="Trebuchet MS"/>
            <w:noProof/>
            <w:sz w:val="24"/>
          </w:rPr>
          <w:t xml:space="preserve"> you</w:t>
        </w:r>
      </w:ins>
      <w:r w:rsidRPr="00474F2C">
        <w:rPr>
          <w:rFonts w:ascii="Trebuchet MS" w:hAnsi="Trebuchet MS"/>
          <w:noProof/>
          <w:sz w:val="24"/>
        </w:rPr>
        <w:t xml:space="preserve"> will eat meat</w:t>
      </w:r>
      <w:ins w:id="110" w:author="Author">
        <w:r w:rsidRPr="00474F2C">
          <w:rPr>
            <w:rFonts w:ascii="Trebuchet MS" w:hAnsi="Trebuchet MS"/>
            <w:noProof/>
            <w:sz w:val="24"/>
          </w:rPr>
          <w:t>,</w:t>
        </w:r>
      </w:ins>
      <w:r w:rsidRPr="00474F2C">
        <w:rPr>
          <w:rFonts w:ascii="Trebuchet MS" w:hAnsi="Trebuchet MS"/>
          <w:noProof/>
          <w:sz w:val="24"/>
        </w:rPr>
        <w:t xml:space="preserve"> and in the morning </w:t>
      </w:r>
      <w:del w:id="111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12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will be satisfied with bread</w:t>
      </w:r>
      <w:del w:id="113" w:author="Author">
        <w:r w:rsidRPr="00474F2C">
          <w:rPr>
            <w:rFonts w:ascii="Trebuchet MS" w:hAnsi="Trebuchet MS"/>
            <w:noProof/>
            <w:sz w:val="24"/>
          </w:rPr>
          <w:delText>;</w:delText>
        </w:r>
      </w:del>
      <w:ins w:id="114" w:author="Author">
        <w:r w:rsidRPr="00474F2C">
          <w:rPr>
            <w:rFonts w:ascii="Trebuchet MS" w:hAnsi="Trebuchet MS"/>
            <w:noProof/>
            <w:sz w:val="24"/>
          </w:rPr>
          <w:t>,</w:t>
        </w:r>
      </w:ins>
      <w:r w:rsidRPr="00474F2C">
        <w:rPr>
          <w:rFonts w:ascii="Trebuchet MS" w:hAnsi="Trebuchet MS"/>
          <w:noProof/>
          <w:sz w:val="24"/>
        </w:rPr>
        <w:t xml:space="preserve"> and </w:t>
      </w:r>
      <w:del w:id="115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16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will certainly know that I am Jehovah </w:t>
      </w:r>
      <w:del w:id="117" w:author="Author">
        <w:r w:rsidRPr="00474F2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18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God.’”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16:13 </w:t>
      </w:r>
      <w:del w:id="119" w:author="Author">
        <w:r w:rsidRPr="00474F2C">
          <w:rPr>
            <w:rFonts w:ascii="Trebuchet MS" w:hAnsi="Trebuchet MS"/>
            <w:noProof/>
            <w:sz w:val="24"/>
          </w:rPr>
          <w:delText>Accordingly it occurred</w:delText>
        </w:r>
      </w:del>
      <w:ins w:id="120" w:author="Author">
        <w:r w:rsidRPr="00474F2C">
          <w:rPr>
            <w:rFonts w:ascii="Trebuchet MS" w:hAnsi="Trebuchet MS"/>
            <w:noProof/>
            <w:sz w:val="24"/>
          </w:rPr>
          <w:t>So</w:t>
        </w:r>
      </w:ins>
      <w:r w:rsidRPr="00474F2C">
        <w:rPr>
          <w:rFonts w:ascii="Trebuchet MS" w:hAnsi="Trebuchet MS"/>
          <w:noProof/>
          <w:sz w:val="24"/>
        </w:rPr>
        <w:t xml:space="preserve"> that </w:t>
      </w:r>
      <w:del w:id="121" w:author="Author">
        <w:r w:rsidRPr="00474F2C">
          <w:rPr>
            <w:rFonts w:ascii="Trebuchet MS" w:hAnsi="Trebuchet MS"/>
            <w:noProof/>
            <w:sz w:val="24"/>
          </w:rPr>
          <w:delText xml:space="preserve">in the </w:delText>
        </w:r>
      </w:del>
      <w:r w:rsidRPr="00474F2C">
        <w:rPr>
          <w:rFonts w:ascii="Trebuchet MS" w:hAnsi="Trebuchet MS"/>
          <w:noProof/>
          <w:sz w:val="24"/>
        </w:rPr>
        <w:t xml:space="preserve">evening </w:t>
      </w:r>
      <w:del w:id="122" w:author="Author">
        <w:r w:rsidRPr="00474F2C">
          <w:rPr>
            <w:rFonts w:ascii="Trebuchet MS" w:hAnsi="Trebuchet MS"/>
            <w:noProof/>
            <w:sz w:val="24"/>
          </w:rPr>
          <w:delText>the quails began to come up</w:delText>
        </w:r>
      </w:del>
      <w:ins w:id="123" w:author="Author">
        <w:r w:rsidRPr="00474F2C">
          <w:rPr>
            <w:rFonts w:ascii="Trebuchet MS" w:hAnsi="Trebuchet MS"/>
            <w:noProof/>
            <w:sz w:val="24"/>
          </w:rPr>
          <w:t>quail came</w:t>
        </w:r>
      </w:ins>
      <w:r w:rsidRPr="00474F2C">
        <w:rPr>
          <w:rFonts w:ascii="Trebuchet MS" w:hAnsi="Trebuchet MS"/>
          <w:noProof/>
          <w:sz w:val="24"/>
        </w:rPr>
        <w:t xml:space="preserve"> and </w:t>
      </w:r>
      <w:del w:id="124" w:author="Author">
        <w:r w:rsidRPr="00474F2C">
          <w:rPr>
            <w:rFonts w:ascii="Trebuchet MS" w:hAnsi="Trebuchet MS"/>
            <w:noProof/>
            <w:sz w:val="24"/>
          </w:rPr>
          <w:delText>cover</w:delText>
        </w:r>
      </w:del>
      <w:ins w:id="125" w:author="Author">
        <w:r w:rsidRPr="00474F2C">
          <w:rPr>
            <w:rFonts w:ascii="Trebuchet MS" w:hAnsi="Trebuchet MS"/>
            <w:noProof/>
            <w:sz w:val="24"/>
          </w:rPr>
          <w:t>covered</w:t>
        </w:r>
      </w:ins>
      <w:r w:rsidRPr="00474F2C">
        <w:rPr>
          <w:rFonts w:ascii="Trebuchet MS" w:hAnsi="Trebuchet MS"/>
          <w:noProof/>
          <w:sz w:val="24"/>
        </w:rPr>
        <w:t xml:space="preserve"> the camp, and in the morning </w:t>
      </w:r>
      <w:del w:id="126" w:author="Author">
        <w:r w:rsidRPr="00474F2C">
          <w:rPr>
            <w:rFonts w:ascii="Trebuchet MS" w:hAnsi="Trebuchet MS"/>
            <w:noProof/>
            <w:sz w:val="24"/>
          </w:rPr>
          <w:delText xml:space="preserve">there had developed </w:delText>
        </w:r>
      </w:del>
      <w:r w:rsidRPr="00474F2C">
        <w:rPr>
          <w:rFonts w:ascii="Trebuchet MS" w:hAnsi="Trebuchet MS"/>
          <w:noProof/>
          <w:sz w:val="24"/>
        </w:rPr>
        <w:t xml:space="preserve">a layer of dew </w:t>
      </w:r>
      <w:del w:id="127" w:author="Author">
        <w:r w:rsidRPr="00474F2C">
          <w:rPr>
            <w:rFonts w:ascii="Trebuchet MS" w:hAnsi="Trebuchet MS"/>
            <w:noProof/>
            <w:sz w:val="24"/>
          </w:rPr>
          <w:delText>round about</w:delText>
        </w:r>
      </w:del>
      <w:ins w:id="128" w:author="Author">
        <w:r w:rsidRPr="00474F2C">
          <w:rPr>
            <w:rFonts w:ascii="Trebuchet MS" w:hAnsi="Trebuchet MS"/>
            <w:noProof/>
            <w:sz w:val="24"/>
          </w:rPr>
          <w:t>was all around</w:t>
        </w:r>
      </w:ins>
      <w:r w:rsidRPr="00474F2C">
        <w:rPr>
          <w:rFonts w:ascii="Trebuchet MS" w:hAnsi="Trebuchet MS"/>
          <w:noProof/>
          <w:sz w:val="24"/>
        </w:rPr>
        <w:t xml:space="preserve"> the camp. </w:t>
      </w:r>
      <w:r w:rsidRPr="00474F2C">
        <w:rPr>
          <w:rFonts w:ascii="Trebuchet MS" w:hAnsi="Trebuchet MS"/>
          <w:b/>
          <w:noProof/>
          <w:sz w:val="24"/>
        </w:rPr>
        <w:t xml:space="preserve">16:14 </w:t>
      </w:r>
      <w:del w:id="129" w:author="Author">
        <w:r w:rsidRPr="00474F2C">
          <w:rPr>
            <w:rFonts w:ascii="Trebuchet MS" w:hAnsi="Trebuchet MS"/>
            <w:noProof/>
            <w:sz w:val="24"/>
          </w:rPr>
          <w:delText>In time</w:delText>
        </w:r>
      </w:del>
      <w:ins w:id="130" w:author="Author">
        <w:r w:rsidRPr="00474F2C">
          <w:rPr>
            <w:rFonts w:ascii="Trebuchet MS" w:hAnsi="Trebuchet MS"/>
            <w:noProof/>
            <w:sz w:val="24"/>
          </w:rPr>
          <w:t>When</w:t>
        </w:r>
      </w:ins>
      <w:r w:rsidRPr="00474F2C">
        <w:rPr>
          <w:rFonts w:ascii="Trebuchet MS" w:hAnsi="Trebuchet MS"/>
          <w:noProof/>
          <w:sz w:val="24"/>
        </w:rPr>
        <w:t xml:space="preserve"> the layer of dew evaporated</w:t>
      </w:r>
      <w:del w:id="131" w:author="Author">
        <w:r w:rsidRPr="00474F2C">
          <w:rPr>
            <w:rFonts w:ascii="Trebuchet MS" w:hAnsi="Trebuchet MS"/>
            <w:noProof/>
            <w:sz w:val="24"/>
          </w:rPr>
          <w:delText xml:space="preserve"> and here upon</w:delText>
        </w:r>
      </w:del>
      <w:ins w:id="132" w:author="Author">
        <w:r w:rsidRPr="00474F2C">
          <w:rPr>
            <w:rFonts w:ascii="Trebuchet MS" w:hAnsi="Trebuchet MS"/>
            <w:noProof/>
            <w:sz w:val="24"/>
          </w:rPr>
          <w:t>, there was a fine, flaky substance on</w:t>
        </w:r>
      </w:ins>
      <w:r w:rsidRPr="00474F2C">
        <w:rPr>
          <w:rFonts w:ascii="Trebuchet MS" w:hAnsi="Trebuchet MS"/>
          <w:noProof/>
          <w:sz w:val="24"/>
        </w:rPr>
        <w:t xml:space="preserve"> the surface of the wilderness</w:t>
      </w:r>
      <w:del w:id="133" w:author="Author">
        <w:r w:rsidRPr="00474F2C">
          <w:rPr>
            <w:rFonts w:ascii="Trebuchet MS" w:hAnsi="Trebuchet MS"/>
            <w:noProof/>
            <w:sz w:val="24"/>
          </w:rPr>
          <w:delText xml:space="preserve"> there was a fine flaky thing</w:delText>
        </w:r>
      </w:del>
      <w:r w:rsidRPr="00474F2C">
        <w:rPr>
          <w:rFonts w:ascii="Trebuchet MS" w:hAnsi="Trebuchet MS"/>
          <w:noProof/>
          <w:sz w:val="24"/>
        </w:rPr>
        <w:t>,</w:t>
      </w:r>
      <w:ins w:id="134" w:author="Author">
        <w:r w:rsidRPr="00474F2C">
          <w:rPr>
            <w:rFonts w:ascii="Trebuchet MS" w:hAnsi="Trebuchet MS"/>
            <w:noProof/>
            <w:sz w:val="24"/>
          </w:rPr>
          <w:t xml:space="preserve"> as</w:t>
        </w:r>
      </w:ins>
      <w:r w:rsidRPr="00474F2C">
        <w:rPr>
          <w:rFonts w:ascii="Trebuchet MS" w:hAnsi="Trebuchet MS"/>
          <w:noProof/>
          <w:sz w:val="24"/>
        </w:rPr>
        <w:t xml:space="preserve"> fine </w:t>
      </w:r>
      <w:del w:id="135" w:author="Author">
        <w:r w:rsidRPr="00474F2C">
          <w:rPr>
            <w:rFonts w:ascii="Trebuchet MS" w:hAnsi="Trebuchet MS"/>
            <w:noProof/>
            <w:sz w:val="24"/>
          </w:rPr>
          <w:delText>like hoarfrost upon</w:delText>
        </w:r>
      </w:del>
      <w:ins w:id="136" w:author="Author">
        <w:r w:rsidRPr="00474F2C">
          <w:rPr>
            <w:rFonts w:ascii="Trebuchet MS" w:hAnsi="Trebuchet MS"/>
            <w:noProof/>
            <w:sz w:val="24"/>
          </w:rPr>
          <w:t>as frost on</w:t>
        </w:r>
      </w:ins>
      <w:r w:rsidRPr="00474F2C">
        <w:rPr>
          <w:rFonts w:ascii="Trebuchet MS" w:hAnsi="Trebuchet MS"/>
          <w:noProof/>
          <w:sz w:val="24"/>
        </w:rPr>
        <w:t xml:space="preserve"> the </w:t>
      </w:r>
      <w:del w:id="137" w:author="Author">
        <w:r w:rsidRPr="00474F2C">
          <w:rPr>
            <w:rFonts w:ascii="Trebuchet MS" w:hAnsi="Trebuchet MS"/>
            <w:noProof/>
            <w:sz w:val="24"/>
          </w:rPr>
          <w:delText>earth</w:delText>
        </w:r>
      </w:del>
      <w:ins w:id="138" w:author="Author">
        <w:r w:rsidRPr="00474F2C">
          <w:rPr>
            <w:rFonts w:ascii="Trebuchet MS" w:hAnsi="Trebuchet MS"/>
            <w:noProof/>
            <w:sz w:val="24"/>
          </w:rPr>
          <w:t>ground</w:t>
        </w:r>
      </w:ins>
      <w:r w:rsidRPr="00474F2C">
        <w:rPr>
          <w:rFonts w:ascii="Trebuchet MS" w:hAnsi="Trebuchet MS"/>
          <w:noProof/>
          <w:sz w:val="24"/>
        </w:rPr>
        <w:t xml:space="preserve">. </w:t>
      </w:r>
      <w:r w:rsidRPr="00474F2C">
        <w:rPr>
          <w:rFonts w:ascii="Trebuchet MS" w:hAnsi="Trebuchet MS"/>
          <w:b/>
          <w:noProof/>
          <w:sz w:val="24"/>
        </w:rPr>
        <w:t xml:space="preserve">16:15 </w:t>
      </w:r>
      <w:r w:rsidRPr="00474F2C">
        <w:rPr>
          <w:rFonts w:ascii="Trebuchet MS" w:hAnsi="Trebuchet MS"/>
          <w:noProof/>
          <w:sz w:val="24"/>
        </w:rPr>
        <w:t xml:space="preserve">When the </w:t>
      </w:r>
      <w:del w:id="139" w:author="Author">
        <w:r w:rsidRPr="00474F2C">
          <w:rPr>
            <w:rFonts w:ascii="Trebuchet MS" w:hAnsi="Trebuchet MS"/>
            <w:noProof/>
            <w:sz w:val="24"/>
          </w:rPr>
          <w:delText>sons of Israel got to see</w:delText>
        </w:r>
      </w:del>
      <w:ins w:id="140" w:author="Author">
        <w:r w:rsidRPr="00474F2C">
          <w:rPr>
            <w:rFonts w:ascii="Trebuchet MS" w:hAnsi="Trebuchet MS"/>
            <w:noProof/>
            <w:sz w:val="24"/>
          </w:rPr>
          <w:t>Israelites saw</w:t>
        </w:r>
      </w:ins>
      <w:r w:rsidRPr="00474F2C">
        <w:rPr>
          <w:rFonts w:ascii="Trebuchet MS" w:hAnsi="Trebuchet MS"/>
          <w:noProof/>
          <w:sz w:val="24"/>
        </w:rPr>
        <w:t xml:space="preserve"> it, they began to say to one another</w:t>
      </w:r>
      <w:del w:id="141" w:author="Author">
        <w:r w:rsidRPr="00474F2C">
          <w:rPr>
            <w:rFonts w:ascii="Trebuchet MS" w:hAnsi="Trebuchet MS"/>
            <w:noProof/>
            <w:sz w:val="24"/>
          </w:rPr>
          <w:delText>:</w:delText>
        </w:r>
      </w:del>
      <w:ins w:id="142" w:author="Author">
        <w:r w:rsidRPr="00474F2C">
          <w:rPr>
            <w:rFonts w:ascii="Trebuchet MS" w:hAnsi="Trebuchet MS"/>
            <w:noProof/>
            <w:sz w:val="24"/>
          </w:rPr>
          <w:t>,</w:t>
        </w:r>
      </w:ins>
      <w:r w:rsidRPr="00474F2C">
        <w:rPr>
          <w:rFonts w:ascii="Trebuchet MS" w:hAnsi="Trebuchet MS"/>
          <w:noProof/>
          <w:sz w:val="24"/>
        </w:rPr>
        <w:t xml:space="preserve"> “What is it?” </w:t>
      </w:r>
      <w:del w:id="143" w:author="Author">
        <w:r w:rsidRPr="00474F2C">
          <w:rPr>
            <w:rFonts w:ascii="Trebuchet MS" w:hAnsi="Trebuchet MS"/>
            <w:noProof/>
            <w:sz w:val="24"/>
          </w:rPr>
          <w:delText>For</w:delText>
        </w:r>
      </w:del>
      <w:ins w:id="144" w:author="Author">
        <w:r w:rsidRPr="00474F2C">
          <w:rPr>
            <w:rFonts w:ascii="Trebuchet MS" w:hAnsi="Trebuchet MS"/>
            <w:noProof/>
            <w:sz w:val="24"/>
          </w:rPr>
          <w:t>for</w:t>
        </w:r>
      </w:ins>
      <w:r w:rsidRPr="00474F2C">
        <w:rPr>
          <w:rFonts w:ascii="Trebuchet MS" w:hAnsi="Trebuchet MS"/>
          <w:noProof/>
          <w:sz w:val="24"/>
        </w:rPr>
        <w:t xml:space="preserve"> they did not know what it was. </w:t>
      </w:r>
      <w:del w:id="145" w:author="Author">
        <w:r w:rsidRPr="00474F2C">
          <w:rPr>
            <w:rFonts w:ascii="Trebuchet MS" w:hAnsi="Trebuchet MS"/>
            <w:noProof/>
            <w:sz w:val="24"/>
          </w:rPr>
          <w:delText xml:space="preserve">Hence </w:delText>
        </w:r>
      </w:del>
      <w:r w:rsidRPr="00474F2C">
        <w:rPr>
          <w:rFonts w:ascii="Trebuchet MS" w:hAnsi="Trebuchet MS"/>
          <w:noProof/>
          <w:sz w:val="24"/>
        </w:rPr>
        <w:t xml:space="preserve">Moses said to them: “It is the bread that Jehovah has given </w:t>
      </w:r>
      <w:del w:id="146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47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for food. </w:t>
      </w:r>
      <w:r w:rsidRPr="00474F2C">
        <w:rPr>
          <w:rFonts w:ascii="Trebuchet MS" w:hAnsi="Trebuchet MS"/>
          <w:b/>
          <w:noProof/>
          <w:sz w:val="24"/>
        </w:rPr>
        <w:t xml:space="preserve">16:16 </w:t>
      </w:r>
      <w:r w:rsidRPr="00474F2C">
        <w:rPr>
          <w:rFonts w:ascii="Trebuchet MS" w:hAnsi="Trebuchet MS"/>
          <w:noProof/>
          <w:sz w:val="24"/>
        </w:rPr>
        <w:t xml:space="preserve">This is </w:t>
      </w:r>
      <w:del w:id="148" w:author="Author">
        <w:r w:rsidRPr="00474F2C">
          <w:rPr>
            <w:rFonts w:ascii="Trebuchet MS" w:hAnsi="Trebuchet MS"/>
            <w:noProof/>
            <w:sz w:val="24"/>
          </w:rPr>
          <w:delText xml:space="preserve">the word that </w:delText>
        </w:r>
      </w:del>
      <w:ins w:id="149" w:author="Author">
        <w:r w:rsidRPr="00474F2C">
          <w:rPr>
            <w:rFonts w:ascii="Trebuchet MS" w:hAnsi="Trebuchet MS"/>
            <w:noProof/>
            <w:sz w:val="24"/>
          </w:rPr>
          <w:t xml:space="preserve">what </w:t>
        </w:r>
      </w:ins>
      <w:r w:rsidRPr="00474F2C">
        <w:rPr>
          <w:rFonts w:ascii="Trebuchet MS" w:hAnsi="Trebuchet MS"/>
          <w:noProof/>
          <w:sz w:val="24"/>
        </w:rPr>
        <w:t>Jehovah has commanded, ‘</w:t>
      </w:r>
      <w:del w:id="150" w:author="Author">
        <w:r w:rsidRPr="00474F2C">
          <w:rPr>
            <w:rFonts w:ascii="Trebuchet MS" w:hAnsi="Trebuchet MS"/>
            <w:noProof/>
            <w:sz w:val="24"/>
          </w:rPr>
          <w:delText>Pick up some of it, each</w:delText>
        </w:r>
      </w:del>
      <w:ins w:id="151" w:author="Author">
        <w:r w:rsidRPr="00474F2C">
          <w:rPr>
            <w:rFonts w:ascii="Trebuchet MS" w:hAnsi="Trebuchet MS"/>
            <w:noProof/>
            <w:sz w:val="24"/>
          </w:rPr>
          <w:t>Each</w:t>
        </w:r>
      </w:ins>
      <w:r w:rsidRPr="00474F2C">
        <w:rPr>
          <w:rFonts w:ascii="Trebuchet MS" w:hAnsi="Trebuchet MS"/>
          <w:noProof/>
          <w:sz w:val="24"/>
        </w:rPr>
        <w:t xml:space="preserve"> one </w:t>
      </w:r>
      <w:del w:id="152" w:author="Author">
        <w:r w:rsidRPr="00474F2C">
          <w:rPr>
            <w:rFonts w:ascii="Trebuchet MS" w:hAnsi="Trebuchet MS"/>
            <w:noProof/>
            <w:sz w:val="24"/>
          </w:rPr>
          <w:delText>in proportion to his eating. Y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153" w:author="Author">
        <w:r w:rsidRPr="00474F2C">
          <w:rPr>
            <w:rFonts w:ascii="Trebuchet MS" w:hAnsi="Trebuchet MS"/>
            <w:noProof/>
            <w:sz w:val="24"/>
          </w:rPr>
          <w:t>should gather it according to how much he can eat. You</w:t>
        </w:r>
      </w:ins>
      <w:r w:rsidRPr="00474F2C">
        <w:rPr>
          <w:rFonts w:ascii="Trebuchet MS" w:hAnsi="Trebuchet MS"/>
          <w:noProof/>
          <w:sz w:val="24"/>
        </w:rPr>
        <w:t xml:space="preserve"> are to take an omer measure</w:t>
      </w:r>
      <w:ins w:id="154" w:author="Author">
        <w:r w:rsidRPr="00474F2C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474F2C">
        <w:rPr>
          <w:rFonts w:ascii="Trebuchet MS" w:hAnsi="Trebuchet MS"/>
          <w:noProof/>
          <w:sz w:val="24"/>
        </w:rPr>
        <w:t xml:space="preserve"> for each individual according to the number of the </w:t>
      </w:r>
      <w:del w:id="157" w:author="Author">
        <w:r w:rsidRPr="00474F2C">
          <w:rPr>
            <w:rFonts w:ascii="Trebuchet MS" w:hAnsi="Trebuchet MS"/>
            <w:noProof/>
            <w:sz w:val="24"/>
          </w:rPr>
          <w:delText>souls</w:delText>
        </w:r>
      </w:del>
      <w:ins w:id="158" w:author="Author">
        <w:r w:rsidRPr="00474F2C">
          <w:rPr>
            <w:rFonts w:ascii="Trebuchet MS" w:hAnsi="Trebuchet MS"/>
            <w:noProof/>
            <w:sz w:val="24"/>
          </w:rPr>
          <w:t>people</w:t>
        </w:r>
        <w:r w:rsidRPr="00474F2C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474F2C">
        <w:rPr>
          <w:rFonts w:ascii="Trebuchet MS" w:hAnsi="Trebuchet MS"/>
          <w:noProof/>
          <w:sz w:val="24"/>
        </w:rPr>
        <w:t xml:space="preserve"> that each of </w:t>
      </w:r>
      <w:del w:id="161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62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has in his tent.’” </w:t>
      </w:r>
      <w:r w:rsidRPr="00474F2C">
        <w:rPr>
          <w:rFonts w:ascii="Trebuchet MS" w:hAnsi="Trebuchet MS"/>
          <w:b/>
          <w:noProof/>
          <w:sz w:val="24"/>
        </w:rPr>
        <w:t xml:space="preserve">16:17 </w:t>
      </w:r>
      <w:del w:id="163" w:author="Author">
        <w:r w:rsidRPr="00474F2C">
          <w:rPr>
            <w:rFonts w:ascii="Trebuchet MS" w:hAnsi="Trebuchet MS"/>
            <w:noProof/>
            <w:sz w:val="24"/>
          </w:rPr>
          <w:delText>And the sons of Israel</w:delText>
        </w:r>
      </w:del>
      <w:ins w:id="164" w:author="Author">
        <w:r w:rsidRPr="00474F2C">
          <w:rPr>
            <w:rFonts w:ascii="Trebuchet MS" w:hAnsi="Trebuchet MS"/>
            <w:noProof/>
            <w:sz w:val="24"/>
          </w:rPr>
          <w:t>The Israelites</w:t>
        </w:r>
      </w:ins>
      <w:r w:rsidRPr="00474F2C">
        <w:rPr>
          <w:rFonts w:ascii="Trebuchet MS" w:hAnsi="Trebuchet MS"/>
          <w:noProof/>
          <w:sz w:val="24"/>
        </w:rPr>
        <w:t xml:space="preserve"> began to do so; </w:t>
      </w:r>
      <w:del w:id="165" w:author="Author">
        <w:r w:rsidRPr="00474F2C">
          <w:rPr>
            <w:rFonts w:ascii="Trebuchet MS" w:hAnsi="Trebuchet MS"/>
            <w:noProof/>
            <w:sz w:val="24"/>
          </w:rPr>
          <w:delText xml:space="preserve">and </w:delText>
        </w:r>
      </w:del>
      <w:r w:rsidRPr="00474F2C">
        <w:rPr>
          <w:rFonts w:ascii="Trebuchet MS" w:hAnsi="Trebuchet MS"/>
          <w:noProof/>
          <w:sz w:val="24"/>
        </w:rPr>
        <w:t xml:space="preserve">they </w:t>
      </w:r>
      <w:del w:id="166" w:author="Author">
        <w:r w:rsidRPr="00474F2C">
          <w:rPr>
            <w:rFonts w:ascii="Trebuchet MS" w:hAnsi="Trebuchet MS"/>
            <w:noProof/>
            <w:sz w:val="24"/>
          </w:rPr>
          <w:delText>went picking</w:delText>
        </w:r>
      </w:del>
      <w:ins w:id="167" w:author="Author">
        <w:r w:rsidRPr="00474F2C">
          <w:rPr>
            <w:rFonts w:ascii="Trebuchet MS" w:hAnsi="Trebuchet MS"/>
            <w:noProof/>
            <w:sz w:val="24"/>
          </w:rPr>
          <w:t>gathered</w:t>
        </w:r>
      </w:ins>
      <w:r w:rsidRPr="00474F2C">
        <w:rPr>
          <w:rFonts w:ascii="Trebuchet MS" w:hAnsi="Trebuchet MS"/>
          <w:noProof/>
          <w:sz w:val="24"/>
        </w:rPr>
        <w:t xml:space="preserve"> it</w:t>
      </w:r>
      <w:del w:id="168" w:author="Author">
        <w:r w:rsidRPr="00474F2C">
          <w:rPr>
            <w:rFonts w:ascii="Trebuchet MS" w:hAnsi="Trebuchet MS"/>
            <w:noProof/>
            <w:sz w:val="24"/>
          </w:rPr>
          <w:delText xml:space="preserve"> up</w:delText>
        </w:r>
      </w:del>
      <w:r w:rsidRPr="00474F2C">
        <w:rPr>
          <w:rFonts w:ascii="Trebuchet MS" w:hAnsi="Trebuchet MS"/>
          <w:noProof/>
          <w:sz w:val="24"/>
        </w:rPr>
        <w:t xml:space="preserve">, some gathering much and some gathering little. </w:t>
      </w:r>
      <w:r w:rsidRPr="00474F2C">
        <w:rPr>
          <w:rFonts w:ascii="Trebuchet MS" w:hAnsi="Trebuchet MS"/>
          <w:b/>
          <w:noProof/>
          <w:sz w:val="24"/>
        </w:rPr>
        <w:t xml:space="preserve">16:18 </w:t>
      </w:r>
      <w:r w:rsidRPr="00474F2C">
        <w:rPr>
          <w:rFonts w:ascii="Trebuchet MS" w:hAnsi="Trebuchet MS"/>
          <w:noProof/>
          <w:sz w:val="24"/>
        </w:rPr>
        <w:t xml:space="preserve">When they would measure it by the omer, </w:t>
      </w:r>
      <w:del w:id="169" w:author="Author">
        <w:r w:rsidRPr="00474F2C">
          <w:rPr>
            <w:rFonts w:ascii="Trebuchet MS" w:hAnsi="Trebuchet MS"/>
            <w:noProof/>
            <w:sz w:val="24"/>
          </w:rPr>
          <w:delText>he that</w:delText>
        </w:r>
      </w:del>
      <w:ins w:id="170" w:author="Author">
        <w:r w:rsidRPr="00474F2C">
          <w:rPr>
            <w:rFonts w:ascii="Trebuchet MS" w:hAnsi="Trebuchet MS"/>
            <w:noProof/>
            <w:sz w:val="24"/>
          </w:rPr>
          <w:t>the one who</w:t>
        </w:r>
      </w:ins>
      <w:r w:rsidRPr="00474F2C">
        <w:rPr>
          <w:rFonts w:ascii="Trebuchet MS" w:hAnsi="Trebuchet MS"/>
          <w:noProof/>
          <w:sz w:val="24"/>
        </w:rPr>
        <w:t xml:space="preserve"> had gathered much had no surplus and </w:t>
      </w:r>
      <w:del w:id="171" w:author="Author">
        <w:r w:rsidRPr="00474F2C">
          <w:rPr>
            <w:rFonts w:ascii="Trebuchet MS" w:hAnsi="Trebuchet MS"/>
            <w:noProof/>
            <w:sz w:val="24"/>
          </w:rPr>
          <w:delText>he that</w:delText>
        </w:r>
      </w:del>
      <w:ins w:id="172" w:author="Author">
        <w:r w:rsidRPr="00474F2C">
          <w:rPr>
            <w:rFonts w:ascii="Trebuchet MS" w:hAnsi="Trebuchet MS"/>
            <w:noProof/>
            <w:sz w:val="24"/>
          </w:rPr>
          <w:t>the one who</w:t>
        </w:r>
      </w:ins>
      <w:r w:rsidRPr="00474F2C">
        <w:rPr>
          <w:rFonts w:ascii="Trebuchet MS" w:hAnsi="Trebuchet MS"/>
          <w:noProof/>
          <w:sz w:val="24"/>
        </w:rPr>
        <w:t xml:space="preserve"> had gathered little had no shortage. They </w:t>
      </w:r>
      <w:del w:id="173" w:author="Author">
        <w:r w:rsidRPr="00474F2C">
          <w:rPr>
            <w:rFonts w:ascii="Trebuchet MS" w:hAnsi="Trebuchet MS"/>
            <w:noProof/>
            <w:sz w:val="24"/>
          </w:rPr>
          <w:delText xml:space="preserve">picked it up </w:delText>
        </w:r>
      </w:del>
      <w:r w:rsidRPr="00474F2C">
        <w:rPr>
          <w:rFonts w:ascii="Trebuchet MS" w:hAnsi="Trebuchet MS"/>
          <w:noProof/>
          <w:sz w:val="24"/>
        </w:rPr>
        <w:t xml:space="preserve">each </w:t>
      </w:r>
      <w:del w:id="174" w:author="Author">
        <w:r w:rsidRPr="00474F2C">
          <w:rPr>
            <w:rFonts w:ascii="Trebuchet MS" w:hAnsi="Trebuchet MS"/>
            <w:noProof/>
            <w:sz w:val="24"/>
          </w:rPr>
          <w:delText>one in proportion</w:delText>
        </w:r>
      </w:del>
      <w:ins w:id="175" w:author="Author">
        <w:r w:rsidRPr="00474F2C">
          <w:rPr>
            <w:rFonts w:ascii="Trebuchet MS" w:hAnsi="Trebuchet MS"/>
            <w:noProof/>
            <w:sz w:val="24"/>
          </w:rPr>
          <w:t>gathered it according</w:t>
        </w:r>
      </w:ins>
      <w:r w:rsidRPr="00474F2C">
        <w:rPr>
          <w:rFonts w:ascii="Trebuchet MS" w:hAnsi="Trebuchet MS"/>
          <w:noProof/>
          <w:sz w:val="24"/>
        </w:rPr>
        <w:t xml:space="preserve"> to </w:t>
      </w:r>
      <w:del w:id="176" w:author="Author">
        <w:r w:rsidRPr="00474F2C">
          <w:rPr>
            <w:rFonts w:ascii="Trebuchet MS" w:hAnsi="Trebuchet MS"/>
            <w:noProof/>
            <w:sz w:val="24"/>
          </w:rPr>
          <w:delText>his eating</w:delText>
        </w:r>
      </w:del>
      <w:ins w:id="177" w:author="Author">
        <w:r w:rsidRPr="00474F2C">
          <w:rPr>
            <w:rFonts w:ascii="Trebuchet MS" w:hAnsi="Trebuchet MS"/>
            <w:noProof/>
            <w:sz w:val="24"/>
          </w:rPr>
          <w:t>what they could eat</w:t>
        </w:r>
      </w:ins>
      <w:r w:rsidRPr="00474F2C">
        <w:rPr>
          <w:rFonts w:ascii="Trebuchet MS" w:hAnsi="Trebuchet MS"/>
          <w:noProof/>
          <w:sz w:val="24"/>
        </w:rPr>
        <w:t>.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16:19 </w:t>
      </w:r>
      <w:r w:rsidRPr="00474F2C">
        <w:rPr>
          <w:rFonts w:ascii="Trebuchet MS" w:hAnsi="Trebuchet MS"/>
          <w:noProof/>
          <w:sz w:val="24"/>
        </w:rPr>
        <w:t>Then Moses said to them: “</w:t>
      </w:r>
      <w:del w:id="178" w:author="Author">
        <w:r w:rsidRPr="00474F2C">
          <w:rPr>
            <w:rFonts w:ascii="Trebuchet MS" w:hAnsi="Trebuchet MS"/>
            <w:noProof/>
            <w:sz w:val="24"/>
          </w:rPr>
          <w:delText>Let nobody</w:delText>
        </w:r>
      </w:del>
      <w:ins w:id="179" w:author="Author">
        <w:r w:rsidRPr="00474F2C">
          <w:rPr>
            <w:rFonts w:ascii="Trebuchet MS" w:hAnsi="Trebuchet MS"/>
            <w:noProof/>
            <w:sz w:val="24"/>
          </w:rPr>
          <w:t>Nobody should</w:t>
        </w:r>
      </w:ins>
      <w:r w:rsidRPr="00474F2C">
        <w:rPr>
          <w:rFonts w:ascii="Trebuchet MS" w:hAnsi="Trebuchet MS"/>
          <w:noProof/>
          <w:sz w:val="24"/>
        </w:rPr>
        <w:t xml:space="preserve"> leave any of it until the morning.” </w:t>
      </w:r>
      <w:r w:rsidRPr="00474F2C">
        <w:rPr>
          <w:rFonts w:ascii="Trebuchet MS" w:hAnsi="Trebuchet MS"/>
          <w:b/>
          <w:noProof/>
          <w:sz w:val="24"/>
        </w:rPr>
        <w:t xml:space="preserve">16:20 </w:t>
      </w:r>
      <w:r w:rsidRPr="00474F2C">
        <w:rPr>
          <w:rFonts w:ascii="Trebuchet MS" w:hAnsi="Trebuchet MS"/>
          <w:noProof/>
          <w:sz w:val="24"/>
        </w:rPr>
        <w:t xml:space="preserve">But they did not listen to Moses. When some men </w:t>
      </w:r>
      <w:del w:id="180" w:author="Author">
        <w:r w:rsidRPr="00474F2C">
          <w:rPr>
            <w:rFonts w:ascii="Trebuchet MS" w:hAnsi="Trebuchet MS"/>
            <w:noProof/>
            <w:sz w:val="24"/>
          </w:rPr>
          <w:delText>would leave</w:delText>
        </w:r>
      </w:del>
      <w:ins w:id="181" w:author="Author">
        <w:r w:rsidRPr="00474F2C">
          <w:rPr>
            <w:rFonts w:ascii="Trebuchet MS" w:hAnsi="Trebuchet MS"/>
            <w:noProof/>
            <w:sz w:val="24"/>
          </w:rPr>
          <w:t>left</w:t>
        </w:r>
      </w:ins>
      <w:r w:rsidRPr="00474F2C">
        <w:rPr>
          <w:rFonts w:ascii="Trebuchet MS" w:hAnsi="Trebuchet MS"/>
          <w:noProof/>
          <w:sz w:val="24"/>
        </w:rPr>
        <w:t xml:space="preserve"> some of it until the morning, it </w:t>
      </w:r>
      <w:del w:id="182" w:author="Author">
        <w:r w:rsidRPr="00474F2C">
          <w:rPr>
            <w:rFonts w:ascii="Trebuchet MS" w:hAnsi="Trebuchet MS"/>
            <w:noProof/>
            <w:sz w:val="24"/>
          </w:rPr>
          <w:delText>would breed</w:delText>
        </w:r>
      </w:del>
      <w:ins w:id="183" w:author="Author">
        <w:r w:rsidRPr="00474F2C">
          <w:rPr>
            <w:rFonts w:ascii="Trebuchet MS" w:hAnsi="Trebuchet MS"/>
            <w:noProof/>
            <w:sz w:val="24"/>
          </w:rPr>
          <w:t>bred</w:t>
        </w:r>
      </w:ins>
      <w:r w:rsidRPr="00474F2C">
        <w:rPr>
          <w:rFonts w:ascii="Trebuchet MS" w:hAnsi="Trebuchet MS"/>
          <w:noProof/>
          <w:sz w:val="24"/>
        </w:rPr>
        <w:t xml:space="preserve"> worms and </w:t>
      </w:r>
      <w:del w:id="184" w:author="Author">
        <w:r w:rsidRPr="00474F2C">
          <w:rPr>
            <w:rFonts w:ascii="Trebuchet MS" w:hAnsi="Trebuchet MS"/>
            <w:noProof/>
            <w:sz w:val="24"/>
          </w:rPr>
          <w:delText>stink; so that</w:delText>
        </w:r>
      </w:del>
      <w:ins w:id="185" w:author="Author">
        <w:r w:rsidRPr="00474F2C">
          <w:rPr>
            <w:rFonts w:ascii="Trebuchet MS" w:hAnsi="Trebuchet MS"/>
            <w:noProof/>
            <w:sz w:val="24"/>
          </w:rPr>
          <w:t>stank, and</w:t>
        </w:r>
      </w:ins>
      <w:r w:rsidRPr="00474F2C">
        <w:rPr>
          <w:rFonts w:ascii="Trebuchet MS" w:hAnsi="Trebuchet MS"/>
          <w:noProof/>
          <w:sz w:val="24"/>
        </w:rPr>
        <w:t xml:space="preserve"> Moses became indignant at them. </w:t>
      </w:r>
      <w:r w:rsidRPr="00474F2C">
        <w:rPr>
          <w:rFonts w:ascii="Trebuchet MS" w:hAnsi="Trebuchet MS"/>
          <w:b/>
          <w:noProof/>
          <w:sz w:val="24"/>
        </w:rPr>
        <w:t xml:space="preserve">16:21 </w:t>
      </w:r>
      <w:del w:id="186" w:author="Author">
        <w:r w:rsidRPr="00474F2C">
          <w:rPr>
            <w:rFonts w:ascii="Trebuchet MS" w:hAnsi="Trebuchet MS"/>
            <w:noProof/>
            <w:sz w:val="24"/>
          </w:rPr>
          <w:delText>And they</w:delText>
        </w:r>
      </w:del>
      <w:ins w:id="187" w:author="Author">
        <w:r w:rsidRPr="00474F2C">
          <w:rPr>
            <w:rFonts w:ascii="Trebuchet MS" w:hAnsi="Trebuchet MS"/>
            <w:noProof/>
            <w:sz w:val="24"/>
          </w:rPr>
          <w:t>They</w:t>
        </w:r>
      </w:ins>
      <w:r w:rsidRPr="00474F2C">
        <w:rPr>
          <w:rFonts w:ascii="Trebuchet MS" w:hAnsi="Trebuchet MS"/>
          <w:noProof/>
          <w:sz w:val="24"/>
        </w:rPr>
        <w:t xml:space="preserve"> would pick it </w:t>
      </w:r>
      <w:r w:rsidRPr="00474F2C">
        <w:rPr>
          <w:rFonts w:ascii="Trebuchet MS" w:hAnsi="Trebuchet MS"/>
          <w:noProof/>
          <w:sz w:val="24"/>
        </w:rPr>
        <w:lastRenderedPageBreak/>
        <w:t xml:space="preserve">up morning by morning, each one </w:t>
      </w:r>
      <w:del w:id="188" w:author="Author">
        <w:r w:rsidRPr="00474F2C">
          <w:rPr>
            <w:rFonts w:ascii="Trebuchet MS" w:hAnsi="Trebuchet MS"/>
            <w:noProof/>
            <w:sz w:val="24"/>
          </w:rPr>
          <w:delText>in proportion</w:delText>
        </w:r>
      </w:del>
      <w:ins w:id="189" w:author="Author">
        <w:r w:rsidRPr="00474F2C">
          <w:rPr>
            <w:rFonts w:ascii="Trebuchet MS" w:hAnsi="Trebuchet MS"/>
            <w:noProof/>
            <w:sz w:val="24"/>
          </w:rPr>
          <w:t>according</w:t>
        </w:r>
      </w:ins>
      <w:r w:rsidRPr="00474F2C">
        <w:rPr>
          <w:rFonts w:ascii="Trebuchet MS" w:hAnsi="Trebuchet MS"/>
          <w:noProof/>
          <w:sz w:val="24"/>
        </w:rPr>
        <w:t xml:space="preserve"> to </w:t>
      </w:r>
      <w:del w:id="190" w:author="Author">
        <w:r w:rsidRPr="00474F2C">
          <w:rPr>
            <w:rFonts w:ascii="Trebuchet MS" w:hAnsi="Trebuchet MS"/>
            <w:noProof/>
            <w:sz w:val="24"/>
          </w:rPr>
          <w:delText>his eating.</w:delText>
        </w:r>
      </w:del>
      <w:ins w:id="191" w:author="Author">
        <w:r w:rsidRPr="00474F2C">
          <w:rPr>
            <w:rFonts w:ascii="Trebuchet MS" w:hAnsi="Trebuchet MS"/>
            <w:noProof/>
            <w:sz w:val="24"/>
          </w:rPr>
          <w:t>what he could eat.</w:t>
        </w:r>
      </w:ins>
      <w:r w:rsidRPr="00474F2C">
        <w:rPr>
          <w:rFonts w:ascii="Trebuchet MS" w:hAnsi="Trebuchet MS"/>
          <w:noProof/>
          <w:sz w:val="24"/>
        </w:rPr>
        <w:t xml:space="preserve"> When the sun got hot, it melted.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16:22 </w:t>
      </w:r>
      <w:del w:id="192" w:author="Author">
        <w:r w:rsidRPr="00474F2C">
          <w:rPr>
            <w:rFonts w:ascii="Trebuchet MS" w:hAnsi="Trebuchet MS"/>
            <w:noProof/>
            <w:sz w:val="24"/>
          </w:rPr>
          <w:delText>And it came about on</w:delText>
        </w:r>
      </w:del>
      <w:ins w:id="193" w:author="Author">
        <w:r w:rsidRPr="00474F2C">
          <w:rPr>
            <w:rFonts w:ascii="Trebuchet MS" w:hAnsi="Trebuchet MS"/>
            <w:noProof/>
            <w:sz w:val="24"/>
          </w:rPr>
          <w:t>On</w:t>
        </w:r>
      </w:ins>
      <w:r w:rsidRPr="00474F2C">
        <w:rPr>
          <w:rFonts w:ascii="Trebuchet MS" w:hAnsi="Trebuchet MS"/>
          <w:noProof/>
          <w:sz w:val="24"/>
        </w:rPr>
        <w:t xml:space="preserve"> the sixth day</w:t>
      </w:r>
      <w:del w:id="194" w:author="Author">
        <w:r w:rsidRPr="00474F2C">
          <w:rPr>
            <w:rFonts w:ascii="Trebuchet MS" w:hAnsi="Trebuchet MS"/>
            <w:noProof/>
            <w:sz w:val="24"/>
          </w:rPr>
          <w:delText xml:space="preserve"> that</w:delText>
        </w:r>
      </w:del>
      <w:ins w:id="195" w:author="Author">
        <w:r w:rsidRPr="00474F2C">
          <w:rPr>
            <w:rFonts w:ascii="Trebuchet MS" w:hAnsi="Trebuchet MS"/>
            <w:noProof/>
            <w:sz w:val="24"/>
          </w:rPr>
          <w:t>,</w:t>
        </w:r>
      </w:ins>
      <w:r w:rsidRPr="00474F2C">
        <w:rPr>
          <w:rFonts w:ascii="Trebuchet MS" w:hAnsi="Trebuchet MS"/>
          <w:noProof/>
          <w:sz w:val="24"/>
        </w:rPr>
        <w:t xml:space="preserve"> they picked up twice as much bread, two omer measures for </w:t>
      </w:r>
      <w:del w:id="196" w:author="Author">
        <w:r w:rsidRPr="00474F2C">
          <w:rPr>
            <w:rFonts w:ascii="Trebuchet MS" w:hAnsi="Trebuchet MS"/>
            <w:noProof/>
            <w:sz w:val="24"/>
          </w:rPr>
          <w:delText>one</w:delText>
        </w:r>
      </w:del>
      <w:ins w:id="197" w:author="Author">
        <w:r w:rsidRPr="00474F2C">
          <w:rPr>
            <w:rFonts w:ascii="Trebuchet MS" w:hAnsi="Trebuchet MS"/>
            <w:noProof/>
            <w:sz w:val="24"/>
          </w:rPr>
          <w:t>each</w:t>
        </w:r>
      </w:ins>
      <w:r w:rsidRPr="00474F2C">
        <w:rPr>
          <w:rFonts w:ascii="Trebuchet MS" w:hAnsi="Trebuchet MS"/>
          <w:noProof/>
          <w:sz w:val="24"/>
        </w:rPr>
        <w:t xml:space="preserve"> person. So all the chieftains of the assembly came and reported it to Moses. </w:t>
      </w:r>
      <w:r w:rsidRPr="00474F2C">
        <w:rPr>
          <w:rFonts w:ascii="Trebuchet MS" w:hAnsi="Trebuchet MS"/>
          <w:b/>
          <w:noProof/>
          <w:sz w:val="24"/>
        </w:rPr>
        <w:t xml:space="preserve">16:23 </w:t>
      </w:r>
      <w:r w:rsidRPr="00474F2C">
        <w:rPr>
          <w:rFonts w:ascii="Trebuchet MS" w:hAnsi="Trebuchet MS"/>
          <w:noProof/>
          <w:sz w:val="24"/>
        </w:rPr>
        <w:t xml:space="preserve">At that he said to them: “It is what Jehovah has </w:t>
      </w:r>
      <w:del w:id="198" w:author="Author">
        <w:r w:rsidRPr="00474F2C">
          <w:rPr>
            <w:rFonts w:ascii="Trebuchet MS" w:hAnsi="Trebuchet MS"/>
            <w:noProof/>
            <w:sz w:val="24"/>
          </w:rPr>
          <w:delText>spoken</w:delText>
        </w:r>
      </w:del>
      <w:ins w:id="199" w:author="Author">
        <w:r w:rsidRPr="00474F2C">
          <w:rPr>
            <w:rFonts w:ascii="Trebuchet MS" w:hAnsi="Trebuchet MS"/>
            <w:noProof/>
            <w:sz w:val="24"/>
          </w:rPr>
          <w:t>said</w:t>
        </w:r>
      </w:ins>
      <w:r w:rsidRPr="00474F2C">
        <w:rPr>
          <w:rFonts w:ascii="Trebuchet MS" w:hAnsi="Trebuchet MS"/>
          <w:noProof/>
          <w:sz w:val="24"/>
        </w:rPr>
        <w:t xml:space="preserve">. Tomorrow there will be a </w:t>
      </w:r>
      <w:del w:id="200" w:author="Author">
        <w:r w:rsidRPr="00474F2C">
          <w:rPr>
            <w:rFonts w:ascii="Trebuchet MS" w:hAnsi="Trebuchet MS"/>
            <w:noProof/>
            <w:sz w:val="24"/>
          </w:rPr>
          <w:delText>sabbath observance of</w:delText>
        </w:r>
      </w:del>
      <w:ins w:id="201" w:author="Author">
        <w:r w:rsidRPr="00474F2C">
          <w:rPr>
            <w:rFonts w:ascii="Trebuchet MS" w:hAnsi="Trebuchet MS"/>
            <w:noProof/>
            <w:sz w:val="24"/>
          </w:rPr>
          <w:t>complete rest,</w:t>
        </w:r>
        <w:r w:rsidRPr="00474F2C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474F2C">
        <w:rPr>
          <w:rFonts w:ascii="Trebuchet MS" w:hAnsi="Trebuchet MS"/>
          <w:noProof/>
          <w:sz w:val="24"/>
        </w:rPr>
        <w:t xml:space="preserve"> a holy sabbath to Jehovah. </w:t>
      </w:r>
      <w:del w:id="204" w:author="Author">
        <w:r w:rsidRPr="00474F2C">
          <w:rPr>
            <w:rFonts w:ascii="Trebuchet MS" w:hAnsi="Trebuchet MS"/>
            <w:noProof/>
            <w:sz w:val="24"/>
          </w:rPr>
          <w:delText xml:space="preserve">What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  <w:r w:rsidRPr="00474F2C">
          <w:rPr>
            <w:rFonts w:ascii="Trebuchet MS" w:hAnsi="Trebuchet MS"/>
            <w:noProof/>
            <w:sz w:val="24"/>
          </w:rPr>
          <w:delText xml:space="preserve"> can bake, </w:delText>
        </w:r>
      </w:del>
      <w:ins w:id="205" w:author="Author">
        <w:r w:rsidRPr="00474F2C">
          <w:rPr>
            <w:rFonts w:ascii="Trebuchet MS" w:hAnsi="Trebuchet MS"/>
            <w:noProof/>
            <w:sz w:val="24"/>
          </w:rPr>
          <w:t xml:space="preserve">Bake what you need to </w:t>
        </w:r>
      </w:ins>
      <w:r w:rsidRPr="00474F2C">
        <w:rPr>
          <w:rFonts w:ascii="Trebuchet MS" w:hAnsi="Trebuchet MS"/>
          <w:noProof/>
          <w:sz w:val="24"/>
        </w:rPr>
        <w:t xml:space="preserve">bake, and </w:t>
      </w:r>
      <w:del w:id="206" w:author="Author">
        <w:r w:rsidRPr="00474F2C">
          <w:rPr>
            <w:rFonts w:ascii="Trebuchet MS" w:hAnsi="Trebuchet MS"/>
            <w:noProof/>
            <w:sz w:val="24"/>
          </w:rPr>
          <w:delText xml:space="preserve">what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  <w:r w:rsidRPr="00474F2C">
          <w:rPr>
            <w:rFonts w:ascii="Trebuchet MS" w:hAnsi="Trebuchet MS"/>
            <w:noProof/>
            <w:sz w:val="24"/>
          </w:rPr>
          <w:delText xml:space="preserve"> can </w:delText>
        </w:r>
      </w:del>
      <w:r w:rsidRPr="00474F2C">
        <w:rPr>
          <w:rFonts w:ascii="Trebuchet MS" w:hAnsi="Trebuchet MS"/>
          <w:noProof/>
          <w:sz w:val="24"/>
        </w:rPr>
        <w:t>boil</w:t>
      </w:r>
      <w:del w:id="207" w:author="Author">
        <w:r w:rsidRPr="00474F2C">
          <w:rPr>
            <w:rFonts w:ascii="Trebuchet MS" w:hAnsi="Trebuchet MS"/>
            <w:noProof/>
            <w:sz w:val="24"/>
          </w:rPr>
          <w:delText>,</w:delText>
        </w:r>
      </w:del>
      <w:ins w:id="208" w:author="Author">
        <w:r w:rsidRPr="00474F2C">
          <w:rPr>
            <w:rFonts w:ascii="Trebuchet MS" w:hAnsi="Trebuchet MS"/>
            <w:noProof/>
            <w:sz w:val="24"/>
          </w:rPr>
          <w:t xml:space="preserve"> what you need to</w:t>
        </w:r>
      </w:ins>
      <w:r w:rsidRPr="00474F2C">
        <w:rPr>
          <w:rFonts w:ascii="Trebuchet MS" w:hAnsi="Trebuchet MS"/>
          <w:noProof/>
          <w:sz w:val="24"/>
        </w:rPr>
        <w:t xml:space="preserve"> boil</w:t>
      </w:r>
      <w:del w:id="209" w:author="Author">
        <w:r w:rsidRPr="00474F2C">
          <w:rPr>
            <w:rFonts w:ascii="Trebuchet MS" w:hAnsi="Trebuchet MS"/>
            <w:noProof/>
            <w:sz w:val="24"/>
          </w:rPr>
          <w:delText>,</w:delText>
        </w:r>
      </w:del>
      <w:ins w:id="210" w:author="Author">
        <w:r w:rsidRPr="00474F2C">
          <w:rPr>
            <w:rFonts w:ascii="Trebuchet MS" w:hAnsi="Trebuchet MS"/>
            <w:noProof/>
            <w:sz w:val="24"/>
          </w:rPr>
          <w:t>; then save whatever is left over</w:t>
        </w:r>
      </w:ins>
      <w:r w:rsidRPr="00474F2C">
        <w:rPr>
          <w:rFonts w:ascii="Trebuchet MS" w:hAnsi="Trebuchet MS"/>
          <w:noProof/>
          <w:sz w:val="24"/>
        </w:rPr>
        <w:t xml:space="preserve"> and </w:t>
      </w:r>
      <w:del w:id="211" w:author="Author">
        <w:r w:rsidRPr="00474F2C">
          <w:rPr>
            <w:rFonts w:ascii="Trebuchet MS" w:hAnsi="Trebuchet MS"/>
            <w:noProof/>
            <w:sz w:val="24"/>
          </w:rPr>
          <w:delText xml:space="preserve">all the surplus that there is save </w:delText>
        </w:r>
      </w:del>
      <w:ins w:id="212" w:author="Author">
        <w:r w:rsidRPr="00474F2C">
          <w:rPr>
            <w:rFonts w:ascii="Trebuchet MS" w:hAnsi="Trebuchet MS"/>
            <w:noProof/>
            <w:sz w:val="24"/>
          </w:rPr>
          <w:t xml:space="preserve">keep </w:t>
        </w:r>
      </w:ins>
      <w:r w:rsidRPr="00474F2C">
        <w:rPr>
          <w:rFonts w:ascii="Trebuchet MS" w:hAnsi="Trebuchet MS"/>
          <w:noProof/>
          <w:sz w:val="24"/>
        </w:rPr>
        <w:t xml:space="preserve">it </w:t>
      </w:r>
      <w:del w:id="213" w:author="Author">
        <w:r w:rsidRPr="00474F2C">
          <w:rPr>
            <w:rFonts w:ascii="Trebuchet MS" w:hAnsi="Trebuchet MS"/>
            <w:noProof/>
            <w:sz w:val="24"/>
          </w:rPr>
          <w:delText xml:space="preserve">up for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  <w:r w:rsidRPr="00474F2C">
          <w:rPr>
            <w:rFonts w:ascii="Trebuchet MS" w:hAnsi="Trebuchet MS"/>
            <w:noProof/>
            <w:sz w:val="24"/>
          </w:rPr>
          <w:delText xml:space="preserve"> as something to be kept </w:delText>
        </w:r>
      </w:del>
      <w:r w:rsidRPr="00474F2C">
        <w:rPr>
          <w:rFonts w:ascii="Trebuchet MS" w:hAnsi="Trebuchet MS"/>
          <w:noProof/>
          <w:sz w:val="24"/>
        </w:rPr>
        <w:t xml:space="preserve">until the morning.” </w:t>
      </w:r>
      <w:r w:rsidRPr="00474F2C">
        <w:rPr>
          <w:rFonts w:ascii="Trebuchet MS" w:hAnsi="Trebuchet MS"/>
          <w:b/>
          <w:noProof/>
          <w:sz w:val="24"/>
        </w:rPr>
        <w:t xml:space="preserve">16:24 </w:t>
      </w:r>
      <w:del w:id="214" w:author="Author">
        <w:r w:rsidRPr="00474F2C">
          <w:rPr>
            <w:rFonts w:ascii="Trebuchet MS" w:hAnsi="Trebuchet MS"/>
            <w:noProof/>
            <w:sz w:val="24"/>
          </w:rPr>
          <w:delText>Accordingly</w:delText>
        </w:r>
      </w:del>
      <w:ins w:id="215" w:author="Author">
        <w:r w:rsidRPr="00474F2C">
          <w:rPr>
            <w:rFonts w:ascii="Trebuchet MS" w:hAnsi="Trebuchet MS"/>
            <w:noProof/>
            <w:sz w:val="24"/>
          </w:rPr>
          <w:t>So</w:t>
        </w:r>
      </w:ins>
      <w:r w:rsidRPr="00474F2C">
        <w:rPr>
          <w:rFonts w:ascii="Trebuchet MS" w:hAnsi="Trebuchet MS"/>
          <w:noProof/>
          <w:sz w:val="24"/>
        </w:rPr>
        <w:t xml:space="preserve"> they saved it </w:t>
      </w:r>
      <w:del w:id="216" w:author="Author">
        <w:r w:rsidRPr="00474F2C">
          <w:rPr>
            <w:rFonts w:ascii="Trebuchet MS" w:hAnsi="Trebuchet MS"/>
            <w:noProof/>
            <w:sz w:val="24"/>
          </w:rPr>
          <w:delText xml:space="preserve">up </w:delText>
        </w:r>
      </w:del>
      <w:r w:rsidRPr="00474F2C">
        <w:rPr>
          <w:rFonts w:ascii="Trebuchet MS" w:hAnsi="Trebuchet MS"/>
          <w:noProof/>
          <w:sz w:val="24"/>
        </w:rPr>
        <w:t>until the morning, just as Moses had commanded</w:t>
      </w:r>
      <w:del w:id="217" w:author="Author">
        <w:r w:rsidRPr="00474F2C">
          <w:rPr>
            <w:rFonts w:ascii="Trebuchet MS" w:hAnsi="Trebuchet MS"/>
            <w:noProof/>
            <w:sz w:val="24"/>
          </w:rPr>
          <w:delText>;</w:delText>
        </w:r>
      </w:del>
      <w:ins w:id="218" w:author="Author">
        <w:r w:rsidRPr="00474F2C">
          <w:rPr>
            <w:rFonts w:ascii="Trebuchet MS" w:hAnsi="Trebuchet MS"/>
            <w:noProof/>
            <w:sz w:val="24"/>
          </w:rPr>
          <w:t>,</w:t>
        </w:r>
      </w:ins>
      <w:r w:rsidRPr="00474F2C">
        <w:rPr>
          <w:rFonts w:ascii="Trebuchet MS" w:hAnsi="Trebuchet MS"/>
          <w:noProof/>
          <w:sz w:val="24"/>
        </w:rPr>
        <w:t xml:space="preserve"> and it did not stink nor </w:t>
      </w:r>
      <w:del w:id="219" w:author="Author">
        <w:r w:rsidRPr="00474F2C">
          <w:rPr>
            <w:rFonts w:ascii="Trebuchet MS" w:hAnsi="Trebuchet MS"/>
            <w:noProof/>
            <w:sz w:val="24"/>
          </w:rPr>
          <w:delText>did</w:delText>
        </w:r>
      </w:del>
      <w:ins w:id="220" w:author="Author">
        <w:r w:rsidRPr="00474F2C">
          <w:rPr>
            <w:rFonts w:ascii="Trebuchet MS" w:hAnsi="Trebuchet MS"/>
            <w:noProof/>
            <w:sz w:val="24"/>
          </w:rPr>
          <w:t>were there</w:t>
        </w:r>
      </w:ins>
      <w:r w:rsidRPr="00474F2C">
        <w:rPr>
          <w:rFonts w:ascii="Trebuchet MS" w:hAnsi="Trebuchet MS"/>
          <w:noProof/>
          <w:sz w:val="24"/>
        </w:rPr>
        <w:t xml:space="preserve"> maggots </w:t>
      </w:r>
      <w:del w:id="221" w:author="Author">
        <w:r w:rsidRPr="00474F2C">
          <w:rPr>
            <w:rFonts w:ascii="Trebuchet MS" w:hAnsi="Trebuchet MS"/>
            <w:noProof/>
            <w:sz w:val="24"/>
          </w:rPr>
          <w:delText xml:space="preserve">develop </w:delText>
        </w:r>
      </w:del>
      <w:r w:rsidRPr="00474F2C">
        <w:rPr>
          <w:rFonts w:ascii="Trebuchet MS" w:hAnsi="Trebuchet MS"/>
          <w:noProof/>
          <w:sz w:val="24"/>
        </w:rPr>
        <w:t xml:space="preserve">in it. </w:t>
      </w:r>
      <w:r w:rsidRPr="00474F2C">
        <w:rPr>
          <w:rFonts w:ascii="Trebuchet MS" w:hAnsi="Trebuchet MS"/>
          <w:b/>
          <w:noProof/>
          <w:sz w:val="24"/>
        </w:rPr>
        <w:t xml:space="preserve">16:25 </w:t>
      </w:r>
      <w:r w:rsidRPr="00474F2C">
        <w:rPr>
          <w:rFonts w:ascii="Trebuchet MS" w:hAnsi="Trebuchet MS"/>
          <w:noProof/>
          <w:sz w:val="24"/>
        </w:rPr>
        <w:t xml:space="preserve">Then Moses said: “Eat it today, because today is a sabbath to Jehovah. Today </w:t>
      </w:r>
      <w:del w:id="222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23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will not find it </w:t>
      </w:r>
      <w:del w:id="224" w:author="Author">
        <w:r w:rsidRPr="00474F2C">
          <w:rPr>
            <w:rFonts w:ascii="Trebuchet MS" w:hAnsi="Trebuchet MS"/>
            <w:noProof/>
            <w:sz w:val="24"/>
          </w:rPr>
          <w:delText>in</w:delText>
        </w:r>
      </w:del>
      <w:ins w:id="225" w:author="Author">
        <w:r w:rsidRPr="00474F2C">
          <w:rPr>
            <w:rFonts w:ascii="Trebuchet MS" w:hAnsi="Trebuchet MS"/>
            <w:noProof/>
            <w:sz w:val="24"/>
          </w:rPr>
          <w:t>on</w:t>
        </w:r>
      </w:ins>
      <w:r w:rsidRPr="00474F2C">
        <w:rPr>
          <w:rFonts w:ascii="Trebuchet MS" w:hAnsi="Trebuchet MS"/>
          <w:noProof/>
          <w:sz w:val="24"/>
        </w:rPr>
        <w:t xml:space="preserve"> the </w:t>
      </w:r>
      <w:del w:id="226" w:author="Author">
        <w:r w:rsidRPr="00474F2C">
          <w:rPr>
            <w:rFonts w:ascii="Trebuchet MS" w:hAnsi="Trebuchet MS"/>
            <w:noProof/>
            <w:sz w:val="24"/>
          </w:rPr>
          <w:delText>field</w:delText>
        </w:r>
      </w:del>
      <w:ins w:id="227" w:author="Author">
        <w:r w:rsidRPr="00474F2C">
          <w:rPr>
            <w:rFonts w:ascii="Trebuchet MS" w:hAnsi="Trebuchet MS"/>
            <w:noProof/>
            <w:sz w:val="24"/>
          </w:rPr>
          <w:t>ground</w:t>
        </w:r>
      </w:ins>
      <w:r w:rsidRPr="00474F2C">
        <w:rPr>
          <w:rFonts w:ascii="Trebuchet MS" w:hAnsi="Trebuchet MS"/>
          <w:noProof/>
          <w:sz w:val="24"/>
        </w:rPr>
        <w:t xml:space="preserve">. </w:t>
      </w:r>
      <w:r w:rsidRPr="00474F2C">
        <w:rPr>
          <w:rFonts w:ascii="Trebuchet MS" w:hAnsi="Trebuchet MS"/>
          <w:b/>
          <w:noProof/>
          <w:sz w:val="24"/>
        </w:rPr>
        <w:t xml:space="preserve">16:26 </w:t>
      </w:r>
      <w:del w:id="228" w:author="Author">
        <w:r w:rsidRPr="00474F2C">
          <w:rPr>
            <w:rFonts w:ascii="Trebuchet MS" w:hAnsi="Trebuchet MS"/>
            <w:noProof/>
            <w:sz w:val="24"/>
          </w:rPr>
          <w:delText xml:space="preserve">Six days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29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will pick it up</w:t>
      </w:r>
      <w:ins w:id="230" w:author="Author">
        <w:r w:rsidRPr="00474F2C">
          <w:rPr>
            <w:rFonts w:ascii="Trebuchet MS" w:hAnsi="Trebuchet MS"/>
            <w:noProof/>
            <w:sz w:val="24"/>
          </w:rPr>
          <w:t xml:space="preserve"> for six days</w:t>
        </w:r>
      </w:ins>
      <w:r w:rsidRPr="00474F2C">
        <w:rPr>
          <w:rFonts w:ascii="Trebuchet MS" w:hAnsi="Trebuchet MS"/>
          <w:noProof/>
          <w:sz w:val="24"/>
        </w:rPr>
        <w:t>, but on the seventh day</w:t>
      </w:r>
      <w:del w:id="231" w:author="Author">
        <w:r w:rsidRPr="00474F2C">
          <w:rPr>
            <w:rFonts w:ascii="Trebuchet MS" w:hAnsi="Trebuchet MS"/>
            <w:noProof/>
            <w:sz w:val="24"/>
          </w:rPr>
          <w:delText xml:space="preserve"> is a sabbath. On it none</w:delText>
        </w:r>
      </w:del>
      <w:ins w:id="232" w:author="Author">
        <w:r w:rsidRPr="00474F2C">
          <w:rPr>
            <w:rFonts w:ascii="Trebuchet MS" w:hAnsi="Trebuchet MS"/>
            <w:noProof/>
            <w:sz w:val="24"/>
          </w:rPr>
          <w:t>, the Sabbath, there</w:t>
        </w:r>
      </w:ins>
      <w:r w:rsidRPr="00474F2C">
        <w:rPr>
          <w:rFonts w:ascii="Trebuchet MS" w:hAnsi="Trebuchet MS"/>
          <w:noProof/>
          <w:sz w:val="24"/>
        </w:rPr>
        <w:t xml:space="preserve"> will </w:t>
      </w:r>
      <w:del w:id="233" w:author="Author">
        <w:r w:rsidRPr="00474F2C">
          <w:rPr>
            <w:rFonts w:ascii="Trebuchet MS" w:hAnsi="Trebuchet MS"/>
            <w:noProof/>
            <w:sz w:val="24"/>
          </w:rPr>
          <w:delText>form</w:delText>
        </w:r>
      </w:del>
      <w:ins w:id="234" w:author="Author">
        <w:r w:rsidRPr="00474F2C">
          <w:rPr>
            <w:rFonts w:ascii="Trebuchet MS" w:hAnsi="Trebuchet MS"/>
            <w:noProof/>
            <w:sz w:val="24"/>
          </w:rPr>
          <w:t>be none</w:t>
        </w:r>
      </w:ins>
      <w:r w:rsidRPr="00474F2C">
        <w:rPr>
          <w:rFonts w:ascii="Trebuchet MS" w:hAnsi="Trebuchet MS"/>
          <w:noProof/>
          <w:sz w:val="24"/>
        </w:rPr>
        <w:t xml:space="preserve">.” </w:t>
      </w:r>
      <w:r w:rsidRPr="00474F2C">
        <w:rPr>
          <w:rFonts w:ascii="Trebuchet MS" w:hAnsi="Trebuchet MS"/>
          <w:b/>
          <w:noProof/>
          <w:sz w:val="24"/>
        </w:rPr>
        <w:t xml:space="preserve">16:27 </w:t>
      </w:r>
      <w:r w:rsidRPr="00474F2C">
        <w:rPr>
          <w:rFonts w:ascii="Trebuchet MS" w:hAnsi="Trebuchet MS"/>
          <w:noProof/>
          <w:sz w:val="24"/>
        </w:rPr>
        <w:t xml:space="preserve">However, </w:t>
      </w:r>
      <w:del w:id="235" w:author="Author">
        <w:r w:rsidRPr="00474F2C">
          <w:rPr>
            <w:rFonts w:ascii="Trebuchet MS" w:hAnsi="Trebuchet MS"/>
            <w:noProof/>
            <w:sz w:val="24"/>
          </w:rPr>
          <w:delText xml:space="preserve">it came about on the seventh day that </w:delText>
        </w:r>
      </w:del>
      <w:r w:rsidRPr="00474F2C">
        <w:rPr>
          <w:rFonts w:ascii="Trebuchet MS" w:hAnsi="Trebuchet MS"/>
          <w:noProof/>
          <w:sz w:val="24"/>
        </w:rPr>
        <w:t>some of the people did go out to pick it up</w:t>
      </w:r>
      <w:ins w:id="236" w:author="Author">
        <w:r w:rsidRPr="00474F2C">
          <w:rPr>
            <w:rFonts w:ascii="Trebuchet MS" w:hAnsi="Trebuchet MS"/>
            <w:noProof/>
            <w:sz w:val="24"/>
          </w:rPr>
          <w:t xml:space="preserve"> on the seventh day</w:t>
        </w:r>
      </w:ins>
      <w:r w:rsidRPr="00474F2C">
        <w:rPr>
          <w:rFonts w:ascii="Trebuchet MS" w:hAnsi="Trebuchet MS"/>
          <w:noProof/>
          <w:sz w:val="24"/>
        </w:rPr>
        <w:t xml:space="preserve">, but they found </w:t>
      </w:r>
      <w:del w:id="237" w:author="Author">
        <w:r w:rsidRPr="00474F2C">
          <w:rPr>
            <w:rFonts w:ascii="Trebuchet MS" w:hAnsi="Trebuchet MS"/>
            <w:noProof/>
            <w:sz w:val="24"/>
          </w:rPr>
          <w:delText>none</w:delText>
        </w:r>
      </w:del>
      <w:ins w:id="238" w:author="Author">
        <w:r w:rsidRPr="00474F2C">
          <w:rPr>
            <w:rFonts w:ascii="Trebuchet MS" w:hAnsi="Trebuchet MS"/>
            <w:noProof/>
            <w:sz w:val="24"/>
          </w:rPr>
          <w:t>nothing</w:t>
        </w:r>
      </w:ins>
      <w:r w:rsidRPr="00474F2C">
        <w:rPr>
          <w:rFonts w:ascii="Trebuchet MS" w:hAnsi="Trebuchet MS"/>
          <w:noProof/>
          <w:sz w:val="24"/>
        </w:rPr>
        <w:t>.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16:28 </w:t>
      </w:r>
      <w:del w:id="239" w:author="Author">
        <w:r w:rsidRPr="00474F2C">
          <w:rPr>
            <w:rFonts w:ascii="Trebuchet MS" w:hAnsi="Trebuchet MS"/>
            <w:noProof/>
            <w:sz w:val="24"/>
          </w:rPr>
          <w:delText>Consequently</w:delText>
        </w:r>
      </w:del>
      <w:ins w:id="240" w:author="Author">
        <w:r w:rsidRPr="00474F2C">
          <w:rPr>
            <w:rFonts w:ascii="Trebuchet MS" w:hAnsi="Trebuchet MS"/>
            <w:noProof/>
            <w:sz w:val="24"/>
          </w:rPr>
          <w:t>So</w:t>
        </w:r>
      </w:ins>
      <w:r w:rsidRPr="00474F2C">
        <w:rPr>
          <w:rFonts w:ascii="Trebuchet MS" w:hAnsi="Trebuchet MS"/>
          <w:noProof/>
          <w:sz w:val="24"/>
        </w:rPr>
        <w:t xml:space="preserve"> Jehovah said to Moses: “How long </w:t>
      </w:r>
      <w:del w:id="241" w:author="Author">
        <w:r w:rsidRPr="00474F2C">
          <w:rPr>
            <w:rFonts w:ascii="Trebuchet MS" w:hAnsi="Trebuchet MS"/>
            <w:noProof/>
            <w:sz w:val="24"/>
          </w:rPr>
          <w:delText xml:space="preserve">must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  <w:r w:rsidRPr="00474F2C">
          <w:rPr>
            <w:rFonts w:ascii="Trebuchet MS" w:hAnsi="Trebuchet MS"/>
            <w:noProof/>
            <w:sz w:val="24"/>
          </w:rPr>
          <w:delText xml:space="preserve"> people</w:delText>
        </w:r>
      </w:del>
      <w:ins w:id="242" w:author="Author">
        <w:r w:rsidRPr="00474F2C">
          <w:rPr>
            <w:rFonts w:ascii="Trebuchet MS" w:hAnsi="Trebuchet MS"/>
            <w:noProof/>
            <w:sz w:val="24"/>
          </w:rPr>
          <w:t>will you</w:t>
        </w:r>
      </w:ins>
      <w:r w:rsidRPr="00474F2C">
        <w:rPr>
          <w:rFonts w:ascii="Trebuchet MS" w:hAnsi="Trebuchet MS"/>
          <w:noProof/>
          <w:sz w:val="24"/>
        </w:rPr>
        <w:t xml:space="preserve"> refuse to keep my commandments and my laws? </w:t>
      </w:r>
      <w:r w:rsidRPr="00474F2C">
        <w:rPr>
          <w:rFonts w:ascii="Trebuchet MS" w:hAnsi="Trebuchet MS"/>
          <w:b/>
          <w:noProof/>
          <w:sz w:val="24"/>
        </w:rPr>
        <w:t xml:space="preserve">16:29 </w:t>
      </w:r>
      <w:del w:id="243" w:author="Author">
        <w:r w:rsidRPr="00474F2C">
          <w:rPr>
            <w:rFonts w:ascii="Trebuchet MS" w:hAnsi="Trebuchet MS"/>
            <w:noProof/>
            <w:sz w:val="24"/>
          </w:rPr>
          <w:delText xml:space="preserve">Mark </w:delText>
        </w:r>
      </w:del>
      <w:ins w:id="244" w:author="Author">
        <w:r w:rsidRPr="00474F2C">
          <w:rPr>
            <w:rFonts w:ascii="Trebuchet MS" w:hAnsi="Trebuchet MS"/>
            <w:noProof/>
            <w:sz w:val="24"/>
          </w:rPr>
          <w:t xml:space="preserve">Take notice of </w:t>
        </w:r>
      </w:ins>
      <w:r w:rsidRPr="00474F2C">
        <w:rPr>
          <w:rFonts w:ascii="Trebuchet MS" w:hAnsi="Trebuchet MS"/>
          <w:noProof/>
          <w:sz w:val="24"/>
        </w:rPr>
        <w:t xml:space="preserve">the fact that Jehovah has given </w:t>
      </w:r>
      <w:del w:id="245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46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the </w:t>
      </w:r>
      <w:del w:id="247" w:author="Author">
        <w:r w:rsidRPr="00474F2C">
          <w:rPr>
            <w:rFonts w:ascii="Trebuchet MS" w:hAnsi="Trebuchet MS"/>
            <w:noProof/>
            <w:sz w:val="24"/>
          </w:rPr>
          <w:delText>sabbath</w:delText>
        </w:r>
      </w:del>
      <w:ins w:id="248" w:author="Author">
        <w:r w:rsidRPr="00474F2C">
          <w:rPr>
            <w:rFonts w:ascii="Trebuchet MS" w:hAnsi="Trebuchet MS"/>
            <w:noProof/>
            <w:sz w:val="24"/>
          </w:rPr>
          <w:t>Sabbath</w:t>
        </w:r>
      </w:ins>
      <w:r w:rsidRPr="00474F2C">
        <w:rPr>
          <w:rFonts w:ascii="Trebuchet MS" w:hAnsi="Trebuchet MS"/>
          <w:noProof/>
          <w:sz w:val="24"/>
        </w:rPr>
        <w:t xml:space="preserve">. That is why he is giving </w:t>
      </w:r>
      <w:del w:id="249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  <w:r w:rsidRPr="00474F2C">
          <w:rPr>
            <w:rFonts w:ascii="Trebuchet MS" w:hAnsi="Trebuchet MS"/>
            <w:noProof/>
            <w:sz w:val="24"/>
          </w:rPr>
          <w:delText xml:space="preserve"> on the sixth day</w:delText>
        </w:r>
      </w:del>
      <w:ins w:id="250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the bread </w:t>
      </w:r>
      <w:del w:id="251" w:author="Author">
        <w:r w:rsidRPr="00474F2C">
          <w:rPr>
            <w:rFonts w:ascii="Trebuchet MS" w:hAnsi="Trebuchet MS"/>
            <w:noProof/>
            <w:sz w:val="24"/>
          </w:rPr>
          <w:delText>of</w:delText>
        </w:r>
      </w:del>
      <w:ins w:id="252" w:author="Author">
        <w:r w:rsidRPr="00474F2C">
          <w:rPr>
            <w:rFonts w:ascii="Trebuchet MS" w:hAnsi="Trebuchet MS"/>
            <w:noProof/>
            <w:sz w:val="24"/>
          </w:rPr>
          <w:t>for</w:t>
        </w:r>
      </w:ins>
      <w:r w:rsidRPr="00474F2C">
        <w:rPr>
          <w:rFonts w:ascii="Trebuchet MS" w:hAnsi="Trebuchet MS"/>
          <w:noProof/>
          <w:sz w:val="24"/>
        </w:rPr>
        <w:t xml:space="preserve"> two days</w:t>
      </w:r>
      <w:del w:id="253" w:author="Author">
        <w:r w:rsidRPr="00474F2C">
          <w:rPr>
            <w:rFonts w:ascii="Trebuchet MS" w:hAnsi="Trebuchet MS"/>
            <w:noProof/>
            <w:sz w:val="24"/>
          </w:rPr>
          <w:delText>. Keep sitting each one in his own place. Let</w:delText>
        </w:r>
      </w:del>
      <w:ins w:id="254" w:author="Author">
        <w:r w:rsidRPr="00474F2C">
          <w:rPr>
            <w:rFonts w:ascii="Trebuchet MS" w:hAnsi="Trebuchet MS"/>
            <w:noProof/>
            <w:sz w:val="24"/>
          </w:rPr>
          <w:t xml:space="preserve"> on the sixth day. Everyone must stay where he is;</w:t>
        </w:r>
      </w:ins>
      <w:r w:rsidRPr="00474F2C">
        <w:rPr>
          <w:rFonts w:ascii="Trebuchet MS" w:hAnsi="Trebuchet MS"/>
          <w:noProof/>
          <w:sz w:val="24"/>
        </w:rPr>
        <w:t xml:space="preserve"> nobody </w:t>
      </w:r>
      <w:del w:id="255" w:author="Author">
        <w:r w:rsidRPr="00474F2C">
          <w:rPr>
            <w:rFonts w:ascii="Trebuchet MS" w:hAnsi="Trebuchet MS"/>
            <w:noProof/>
            <w:sz w:val="24"/>
          </w:rPr>
          <w:delText>go out from</w:delText>
        </w:r>
      </w:del>
      <w:ins w:id="256" w:author="Author">
        <w:r w:rsidRPr="00474F2C">
          <w:rPr>
            <w:rFonts w:ascii="Trebuchet MS" w:hAnsi="Trebuchet MS"/>
            <w:noProof/>
            <w:sz w:val="24"/>
          </w:rPr>
          <w:t>is to leave</w:t>
        </w:r>
      </w:ins>
      <w:r w:rsidRPr="00474F2C">
        <w:rPr>
          <w:rFonts w:ascii="Trebuchet MS" w:hAnsi="Trebuchet MS"/>
          <w:noProof/>
          <w:sz w:val="24"/>
        </w:rPr>
        <w:t xml:space="preserve"> his locality on the seventh day.” </w:t>
      </w:r>
      <w:r w:rsidRPr="00474F2C">
        <w:rPr>
          <w:rFonts w:ascii="Trebuchet MS" w:hAnsi="Trebuchet MS"/>
          <w:b/>
          <w:noProof/>
          <w:sz w:val="24"/>
        </w:rPr>
        <w:t xml:space="preserve">16:30 </w:t>
      </w:r>
      <w:del w:id="257" w:author="Author">
        <w:r w:rsidRPr="00474F2C">
          <w:rPr>
            <w:rFonts w:ascii="Trebuchet MS" w:hAnsi="Trebuchet MS"/>
            <w:noProof/>
            <w:sz w:val="24"/>
          </w:rPr>
          <w:delText>And</w:delText>
        </w:r>
      </w:del>
      <w:ins w:id="258" w:author="Author">
        <w:r w:rsidRPr="00474F2C">
          <w:rPr>
            <w:rFonts w:ascii="Trebuchet MS" w:hAnsi="Trebuchet MS"/>
            <w:noProof/>
            <w:sz w:val="24"/>
          </w:rPr>
          <w:t>So</w:t>
        </w:r>
      </w:ins>
      <w:r w:rsidRPr="00474F2C">
        <w:rPr>
          <w:rFonts w:ascii="Trebuchet MS" w:hAnsi="Trebuchet MS"/>
          <w:noProof/>
          <w:sz w:val="24"/>
        </w:rPr>
        <w:t xml:space="preserve"> the people </w:t>
      </w:r>
      <w:del w:id="259" w:author="Author">
        <w:r w:rsidRPr="00474F2C">
          <w:rPr>
            <w:rFonts w:ascii="Trebuchet MS" w:hAnsi="Trebuchet MS"/>
            <w:noProof/>
            <w:sz w:val="24"/>
          </w:rPr>
          <w:delText>proceeded to observe</w:delText>
        </w:r>
      </w:del>
      <w:ins w:id="260" w:author="Author">
        <w:r w:rsidRPr="00474F2C">
          <w:rPr>
            <w:rFonts w:ascii="Trebuchet MS" w:hAnsi="Trebuchet MS"/>
            <w:noProof/>
            <w:sz w:val="24"/>
          </w:rPr>
          <w:t>observed</w:t>
        </w:r>
      </w:ins>
      <w:r w:rsidRPr="00474F2C">
        <w:rPr>
          <w:rFonts w:ascii="Trebuchet MS" w:hAnsi="Trebuchet MS"/>
          <w:noProof/>
          <w:sz w:val="24"/>
        </w:rPr>
        <w:t xml:space="preserve"> the </w:t>
      </w:r>
      <w:del w:id="261" w:author="Author">
        <w:r w:rsidRPr="00474F2C">
          <w:rPr>
            <w:rFonts w:ascii="Trebuchet MS" w:hAnsi="Trebuchet MS"/>
            <w:noProof/>
            <w:sz w:val="24"/>
          </w:rPr>
          <w:delText>sabbath</w:delText>
        </w:r>
      </w:del>
      <w:ins w:id="262" w:author="Author">
        <w:r w:rsidRPr="00474F2C">
          <w:rPr>
            <w:rFonts w:ascii="Trebuchet MS" w:hAnsi="Trebuchet MS"/>
            <w:noProof/>
            <w:sz w:val="24"/>
          </w:rPr>
          <w:t>Sabbath</w:t>
        </w:r>
        <w:r w:rsidRPr="00474F2C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474F2C">
        <w:rPr>
          <w:rFonts w:ascii="Trebuchet MS" w:hAnsi="Trebuchet MS"/>
          <w:noProof/>
          <w:sz w:val="24"/>
        </w:rPr>
        <w:t xml:space="preserve"> on the seventh day.</w:t>
      </w:r>
    </w:p>
    <w:p w:rsidR="00896411" w:rsidRPr="00474F2C" w:rsidRDefault="00896411" w:rsidP="00896411">
      <w:pPr>
        <w:rPr>
          <w:rFonts w:ascii="Trebuchet MS" w:hAnsi="Trebuchet MS"/>
          <w:noProof/>
          <w:sz w:val="24"/>
        </w:rPr>
      </w:pPr>
      <w:r w:rsidRPr="00474F2C">
        <w:rPr>
          <w:rFonts w:ascii="Trebuchet MS" w:hAnsi="Trebuchet MS"/>
          <w:b/>
          <w:sz w:val="24"/>
        </w:rPr>
        <w:t xml:space="preserve">16:31 </w:t>
      </w:r>
      <w:del w:id="265" w:author="Author">
        <w:r w:rsidRPr="00474F2C">
          <w:rPr>
            <w:rFonts w:ascii="Trebuchet MS" w:hAnsi="Trebuchet MS"/>
            <w:noProof/>
            <w:sz w:val="24"/>
          </w:rPr>
          <w:delText>And the</w:delText>
        </w:r>
      </w:del>
      <w:ins w:id="266" w:author="Author">
        <w:r w:rsidRPr="00474F2C">
          <w:rPr>
            <w:rFonts w:ascii="Trebuchet MS" w:hAnsi="Trebuchet MS"/>
            <w:noProof/>
            <w:sz w:val="24"/>
          </w:rPr>
          <w:t>The</w:t>
        </w:r>
      </w:ins>
      <w:r w:rsidRPr="00474F2C">
        <w:rPr>
          <w:rFonts w:ascii="Trebuchet MS" w:hAnsi="Trebuchet MS"/>
          <w:noProof/>
          <w:sz w:val="24"/>
        </w:rPr>
        <w:t xml:space="preserve"> house of Israel </w:t>
      </w:r>
      <w:del w:id="267" w:author="Author">
        <w:r w:rsidRPr="00474F2C">
          <w:rPr>
            <w:rFonts w:ascii="Trebuchet MS" w:hAnsi="Trebuchet MS"/>
            <w:noProof/>
            <w:sz w:val="24"/>
          </w:rPr>
          <w:delText>began to call its name</w:delText>
        </w:r>
      </w:del>
      <w:ins w:id="268" w:author="Author">
        <w:r w:rsidRPr="00474F2C">
          <w:rPr>
            <w:rFonts w:ascii="Trebuchet MS" w:hAnsi="Trebuchet MS"/>
            <w:noProof/>
            <w:sz w:val="24"/>
          </w:rPr>
          <w:t>named the bread</w:t>
        </w:r>
      </w:ins>
      <w:r w:rsidRPr="00474F2C">
        <w:rPr>
          <w:rFonts w:ascii="Trebuchet MS" w:hAnsi="Trebuchet MS"/>
          <w:noProof/>
          <w:sz w:val="24"/>
        </w:rPr>
        <w:t xml:space="preserve"> “manna.”</w:t>
      </w:r>
      <w:del w:id="269" w:author="Author">
        <w:r w:rsidRPr="00474F2C">
          <w:rPr>
            <w:rFonts w:ascii="Trebuchet MS" w:hAnsi="Trebuchet MS"/>
            <w:noProof/>
            <w:sz w:val="24"/>
          </w:rPr>
          <w:delText xml:space="preserve"> And it</w:delText>
        </w:r>
      </w:del>
      <w:ins w:id="270" w:author="Author">
        <w:r w:rsidRPr="00474F2C">
          <w:rPr>
            <w:rStyle w:val="FootnoteReference"/>
            <w:rFonts w:ascii="Trebuchet MS" w:hAnsi="Trebuchet MS"/>
            <w:noProof/>
          </w:rPr>
          <w:footnoteReference w:id="6"/>
        </w:r>
        <w:r w:rsidRPr="00474F2C">
          <w:rPr>
            <w:rFonts w:ascii="Trebuchet MS" w:hAnsi="Trebuchet MS"/>
            <w:noProof/>
            <w:sz w:val="24"/>
          </w:rPr>
          <w:t xml:space="preserve"> It</w:t>
        </w:r>
      </w:ins>
      <w:r w:rsidRPr="00474F2C">
        <w:rPr>
          <w:rFonts w:ascii="Trebuchet MS" w:hAnsi="Trebuchet MS"/>
          <w:noProof/>
          <w:sz w:val="24"/>
        </w:rPr>
        <w:t xml:space="preserve"> was white like coriander seed, and its taste was like that of flat cakes with honey. </w:t>
      </w:r>
      <w:r w:rsidRPr="00474F2C">
        <w:rPr>
          <w:rFonts w:ascii="Trebuchet MS" w:hAnsi="Trebuchet MS"/>
          <w:b/>
          <w:noProof/>
          <w:sz w:val="24"/>
        </w:rPr>
        <w:t xml:space="preserve">16:32 </w:t>
      </w:r>
      <w:r w:rsidRPr="00474F2C">
        <w:rPr>
          <w:rFonts w:ascii="Trebuchet MS" w:hAnsi="Trebuchet MS"/>
          <w:noProof/>
          <w:sz w:val="24"/>
        </w:rPr>
        <w:t xml:space="preserve">Then Moses said: “This is </w:t>
      </w:r>
      <w:del w:id="273" w:author="Author">
        <w:r w:rsidRPr="00474F2C">
          <w:rPr>
            <w:rFonts w:ascii="Trebuchet MS" w:hAnsi="Trebuchet MS"/>
            <w:noProof/>
            <w:sz w:val="24"/>
          </w:rPr>
          <w:delText>the word that</w:delText>
        </w:r>
      </w:del>
      <w:ins w:id="274" w:author="Author">
        <w:r w:rsidRPr="00474F2C">
          <w:rPr>
            <w:rFonts w:ascii="Trebuchet MS" w:hAnsi="Trebuchet MS"/>
            <w:noProof/>
            <w:sz w:val="24"/>
          </w:rPr>
          <w:t>what</w:t>
        </w:r>
      </w:ins>
      <w:r w:rsidRPr="00474F2C">
        <w:rPr>
          <w:rFonts w:ascii="Trebuchet MS" w:hAnsi="Trebuchet MS"/>
          <w:noProof/>
          <w:sz w:val="24"/>
        </w:rPr>
        <w:t xml:space="preserve"> Jehovah has commanded, ‘Fill an omer measure of it as something to be kept throughout </w:t>
      </w:r>
      <w:del w:id="275" w:author="Author">
        <w:r w:rsidRPr="00474F2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76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generations, </w:t>
      </w:r>
      <w:del w:id="277" w:author="Author">
        <w:r w:rsidRPr="00474F2C">
          <w:rPr>
            <w:rFonts w:ascii="Trebuchet MS" w:hAnsi="Trebuchet MS"/>
            <w:noProof/>
            <w:sz w:val="24"/>
          </w:rPr>
          <w:delText>in order</w:delText>
        </w:r>
      </w:del>
      <w:ins w:id="278" w:author="Author">
        <w:r w:rsidRPr="00474F2C">
          <w:rPr>
            <w:rFonts w:ascii="Trebuchet MS" w:hAnsi="Trebuchet MS"/>
            <w:noProof/>
            <w:sz w:val="24"/>
          </w:rPr>
          <w:t>so</w:t>
        </w:r>
      </w:ins>
      <w:r w:rsidRPr="00474F2C">
        <w:rPr>
          <w:rFonts w:ascii="Trebuchet MS" w:hAnsi="Trebuchet MS"/>
          <w:noProof/>
          <w:sz w:val="24"/>
        </w:rPr>
        <w:t xml:space="preserve"> that they may see the bread that I </w:t>
      </w:r>
      <w:del w:id="279" w:author="Author">
        <w:r w:rsidRPr="00474F2C">
          <w:rPr>
            <w:rFonts w:ascii="Trebuchet MS" w:hAnsi="Trebuchet MS"/>
            <w:noProof/>
            <w:sz w:val="24"/>
          </w:rPr>
          <w:delText xml:space="preserve">made </w:delText>
        </w:r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80" w:author="Author">
        <w:r w:rsidRPr="00474F2C">
          <w:rPr>
            <w:rFonts w:ascii="Trebuchet MS" w:hAnsi="Trebuchet MS"/>
            <w:noProof/>
            <w:sz w:val="24"/>
          </w:rPr>
          <w:t>gave you to</w:t>
        </w:r>
      </w:ins>
      <w:r w:rsidRPr="00474F2C">
        <w:rPr>
          <w:rFonts w:ascii="Trebuchet MS" w:hAnsi="Trebuchet MS"/>
          <w:noProof/>
          <w:sz w:val="24"/>
        </w:rPr>
        <w:t xml:space="preserve"> eat in the wilderness when I was bringing </w:t>
      </w:r>
      <w:del w:id="281" w:author="Author">
        <w:r w:rsidRPr="00474F2C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82" w:author="Author">
        <w:r w:rsidRPr="00474F2C">
          <w:rPr>
            <w:rFonts w:ascii="Trebuchet MS" w:hAnsi="Trebuchet MS"/>
            <w:noProof/>
            <w:sz w:val="24"/>
          </w:rPr>
          <w:t>you</w:t>
        </w:r>
      </w:ins>
      <w:r w:rsidRPr="00474F2C">
        <w:rPr>
          <w:rFonts w:ascii="Trebuchet MS" w:hAnsi="Trebuchet MS"/>
          <w:noProof/>
          <w:sz w:val="24"/>
        </w:rPr>
        <w:t xml:space="preserve"> out of the land of Egypt.’” </w:t>
      </w:r>
      <w:r w:rsidRPr="00474F2C">
        <w:rPr>
          <w:rFonts w:ascii="Trebuchet MS" w:hAnsi="Trebuchet MS"/>
          <w:b/>
          <w:noProof/>
          <w:sz w:val="24"/>
        </w:rPr>
        <w:t xml:space="preserve">16:33 </w:t>
      </w:r>
      <w:r w:rsidRPr="00474F2C">
        <w:rPr>
          <w:rFonts w:ascii="Trebuchet MS" w:hAnsi="Trebuchet MS"/>
          <w:noProof/>
          <w:sz w:val="24"/>
        </w:rPr>
        <w:t xml:space="preserve">So Moses said to Aaron: “Take a jar and put in it an </w:t>
      </w:r>
      <w:del w:id="283" w:author="Author">
        <w:r w:rsidRPr="00474F2C">
          <w:rPr>
            <w:rFonts w:ascii="Trebuchet MS" w:hAnsi="Trebuchet MS"/>
            <w:noProof/>
            <w:sz w:val="24"/>
          </w:rPr>
          <w:delText>omerful</w:delText>
        </w:r>
      </w:del>
      <w:ins w:id="284" w:author="Author">
        <w:r w:rsidRPr="00474F2C">
          <w:rPr>
            <w:rFonts w:ascii="Trebuchet MS" w:hAnsi="Trebuchet MS"/>
            <w:noProof/>
            <w:sz w:val="24"/>
          </w:rPr>
          <w:t>omer measure</w:t>
        </w:r>
      </w:ins>
      <w:r w:rsidRPr="00474F2C">
        <w:rPr>
          <w:rFonts w:ascii="Trebuchet MS" w:hAnsi="Trebuchet MS"/>
          <w:noProof/>
          <w:sz w:val="24"/>
        </w:rPr>
        <w:t xml:space="preserve"> of manna and deposit it before Jehovah as something to be kept throughout </w:t>
      </w:r>
      <w:del w:id="285" w:author="Author">
        <w:r w:rsidRPr="00474F2C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86" w:author="Author">
        <w:r w:rsidRPr="00474F2C">
          <w:rPr>
            <w:rFonts w:ascii="Trebuchet MS" w:hAnsi="Trebuchet MS"/>
            <w:noProof/>
            <w:sz w:val="24"/>
          </w:rPr>
          <w:t>your</w:t>
        </w:r>
      </w:ins>
      <w:r w:rsidRPr="00474F2C">
        <w:rPr>
          <w:rFonts w:ascii="Trebuchet MS" w:hAnsi="Trebuchet MS"/>
          <w:noProof/>
          <w:sz w:val="24"/>
        </w:rPr>
        <w:t xml:space="preserve"> generations.” </w:t>
      </w:r>
      <w:r w:rsidRPr="00474F2C">
        <w:rPr>
          <w:rFonts w:ascii="Trebuchet MS" w:hAnsi="Trebuchet MS"/>
          <w:b/>
          <w:noProof/>
          <w:sz w:val="24"/>
        </w:rPr>
        <w:t xml:space="preserve">16:34 </w:t>
      </w:r>
      <w:r w:rsidRPr="00474F2C">
        <w:rPr>
          <w:rFonts w:ascii="Trebuchet MS" w:hAnsi="Trebuchet MS"/>
          <w:noProof/>
          <w:sz w:val="24"/>
        </w:rPr>
        <w:t xml:space="preserve">Just as Jehovah </w:t>
      </w:r>
      <w:del w:id="287" w:author="Author">
        <w:r w:rsidRPr="00474F2C">
          <w:rPr>
            <w:rFonts w:ascii="Trebuchet MS" w:hAnsi="Trebuchet MS"/>
            <w:noProof/>
            <w:sz w:val="24"/>
          </w:rPr>
          <w:delText xml:space="preserve">had </w:delText>
        </w:r>
      </w:del>
      <w:r w:rsidRPr="00474F2C">
        <w:rPr>
          <w:rFonts w:ascii="Trebuchet MS" w:hAnsi="Trebuchet MS"/>
          <w:noProof/>
          <w:sz w:val="24"/>
        </w:rPr>
        <w:t xml:space="preserve">commanded Moses, Aaron </w:t>
      </w:r>
      <w:del w:id="288" w:author="Author">
        <w:r w:rsidRPr="00474F2C">
          <w:rPr>
            <w:rFonts w:ascii="Trebuchet MS" w:hAnsi="Trebuchet MS"/>
            <w:noProof/>
            <w:sz w:val="24"/>
          </w:rPr>
          <w:delText>proceeded to deposit</w:delText>
        </w:r>
      </w:del>
      <w:ins w:id="289" w:author="Author">
        <w:r w:rsidRPr="00474F2C">
          <w:rPr>
            <w:rFonts w:ascii="Trebuchet MS" w:hAnsi="Trebuchet MS"/>
            <w:noProof/>
            <w:sz w:val="24"/>
          </w:rPr>
          <w:t>placed</w:t>
        </w:r>
      </w:ins>
      <w:r w:rsidRPr="00474F2C">
        <w:rPr>
          <w:rFonts w:ascii="Trebuchet MS" w:hAnsi="Trebuchet MS"/>
          <w:noProof/>
          <w:sz w:val="24"/>
        </w:rPr>
        <w:t xml:space="preserve"> it before the Testimony </w:t>
      </w:r>
      <w:del w:id="290" w:author="Author">
        <w:r w:rsidRPr="00474F2C">
          <w:rPr>
            <w:rFonts w:ascii="Trebuchet MS" w:hAnsi="Trebuchet MS"/>
            <w:noProof/>
            <w:sz w:val="24"/>
          </w:rPr>
          <w:delText>as something to</w:delText>
        </w:r>
      </w:del>
      <w:ins w:id="291" w:author="Author">
        <w:r w:rsidRPr="00474F2C">
          <w:rPr>
            <w:rFonts w:ascii="Trebuchet MS" w:hAnsi="Trebuchet MS"/>
            <w:noProof/>
            <w:sz w:val="24"/>
          </w:rPr>
          <w:t>so that it might</w:t>
        </w:r>
      </w:ins>
      <w:r w:rsidRPr="00474F2C">
        <w:rPr>
          <w:rFonts w:ascii="Trebuchet MS" w:hAnsi="Trebuchet MS"/>
          <w:noProof/>
          <w:sz w:val="24"/>
        </w:rPr>
        <w:t xml:space="preserve"> be </w:t>
      </w:r>
      <w:del w:id="292" w:author="Author">
        <w:r w:rsidRPr="00474F2C">
          <w:rPr>
            <w:rFonts w:ascii="Trebuchet MS" w:hAnsi="Trebuchet MS"/>
            <w:noProof/>
            <w:sz w:val="24"/>
          </w:rPr>
          <w:delText>kept</w:delText>
        </w:r>
      </w:del>
      <w:ins w:id="293" w:author="Author">
        <w:r w:rsidRPr="00474F2C">
          <w:rPr>
            <w:rFonts w:ascii="Trebuchet MS" w:hAnsi="Trebuchet MS"/>
            <w:noProof/>
            <w:sz w:val="24"/>
          </w:rPr>
          <w:t>preserved</w:t>
        </w:r>
      </w:ins>
      <w:r w:rsidRPr="00474F2C">
        <w:rPr>
          <w:rFonts w:ascii="Trebuchet MS" w:hAnsi="Trebuchet MS"/>
          <w:noProof/>
          <w:sz w:val="24"/>
        </w:rPr>
        <w:t xml:space="preserve">. </w:t>
      </w:r>
      <w:r w:rsidRPr="00474F2C">
        <w:rPr>
          <w:rFonts w:ascii="Trebuchet MS" w:hAnsi="Trebuchet MS"/>
          <w:b/>
          <w:noProof/>
          <w:sz w:val="24"/>
        </w:rPr>
        <w:t xml:space="preserve">16:35 </w:t>
      </w:r>
      <w:del w:id="294" w:author="Author">
        <w:r w:rsidRPr="00474F2C">
          <w:rPr>
            <w:rFonts w:ascii="Trebuchet MS" w:hAnsi="Trebuchet MS"/>
            <w:noProof/>
            <w:sz w:val="24"/>
          </w:rPr>
          <w:delText>And the sons of Israel</w:delText>
        </w:r>
      </w:del>
      <w:ins w:id="295" w:author="Author">
        <w:r w:rsidRPr="00474F2C">
          <w:rPr>
            <w:rFonts w:ascii="Trebuchet MS" w:hAnsi="Trebuchet MS"/>
            <w:noProof/>
            <w:sz w:val="24"/>
          </w:rPr>
          <w:t>The Israelites</w:t>
        </w:r>
      </w:ins>
      <w:r w:rsidRPr="00474F2C">
        <w:rPr>
          <w:rFonts w:ascii="Trebuchet MS" w:hAnsi="Trebuchet MS"/>
          <w:noProof/>
          <w:sz w:val="24"/>
        </w:rPr>
        <w:t xml:space="preserve"> ate the manna </w:t>
      </w:r>
      <w:del w:id="296" w:author="Author">
        <w:r w:rsidRPr="00474F2C">
          <w:rPr>
            <w:rFonts w:ascii="Trebuchet MS" w:hAnsi="Trebuchet MS"/>
            <w:noProof/>
            <w:sz w:val="24"/>
          </w:rPr>
          <w:delText>forty</w:delText>
        </w:r>
      </w:del>
      <w:ins w:id="297" w:author="Author">
        <w:r w:rsidRPr="00474F2C">
          <w:rPr>
            <w:rFonts w:ascii="Trebuchet MS" w:hAnsi="Trebuchet MS"/>
            <w:noProof/>
            <w:sz w:val="24"/>
          </w:rPr>
          <w:t>for 40</w:t>
        </w:r>
      </w:ins>
      <w:r w:rsidRPr="00474F2C">
        <w:rPr>
          <w:rFonts w:ascii="Trebuchet MS" w:hAnsi="Trebuchet MS"/>
          <w:noProof/>
          <w:sz w:val="24"/>
        </w:rPr>
        <w:t xml:space="preserve"> years, until </w:t>
      </w:r>
      <w:del w:id="298" w:author="Author">
        <w:r w:rsidRPr="00474F2C">
          <w:rPr>
            <w:rFonts w:ascii="Trebuchet MS" w:hAnsi="Trebuchet MS"/>
            <w:noProof/>
            <w:sz w:val="24"/>
          </w:rPr>
          <w:delText>their coming</w:delText>
        </w:r>
      </w:del>
      <w:ins w:id="299" w:author="Author">
        <w:r w:rsidRPr="00474F2C">
          <w:rPr>
            <w:rFonts w:ascii="Trebuchet MS" w:hAnsi="Trebuchet MS"/>
            <w:noProof/>
            <w:sz w:val="24"/>
          </w:rPr>
          <w:t>they came</w:t>
        </w:r>
      </w:ins>
      <w:r w:rsidRPr="00474F2C">
        <w:rPr>
          <w:rFonts w:ascii="Trebuchet MS" w:hAnsi="Trebuchet MS"/>
          <w:noProof/>
          <w:sz w:val="24"/>
        </w:rPr>
        <w:t xml:space="preserve"> to a land </w:t>
      </w:r>
      <w:ins w:id="300" w:author="Author">
        <w:r w:rsidRPr="00474F2C">
          <w:rPr>
            <w:rFonts w:ascii="Trebuchet MS" w:hAnsi="Trebuchet MS"/>
            <w:noProof/>
            <w:sz w:val="24"/>
          </w:rPr>
          <w:t xml:space="preserve">that was </w:t>
        </w:r>
      </w:ins>
      <w:r w:rsidRPr="00474F2C">
        <w:rPr>
          <w:rFonts w:ascii="Trebuchet MS" w:hAnsi="Trebuchet MS"/>
          <w:noProof/>
          <w:sz w:val="24"/>
        </w:rPr>
        <w:t xml:space="preserve">inhabited. </w:t>
      </w:r>
      <w:del w:id="301" w:author="Author">
        <w:r w:rsidRPr="00474F2C">
          <w:rPr>
            <w:rFonts w:ascii="Trebuchet MS" w:hAnsi="Trebuchet MS"/>
            <w:noProof/>
            <w:sz w:val="24"/>
          </w:rPr>
          <w:delText>The</w:delText>
        </w:r>
      </w:del>
      <w:ins w:id="302" w:author="Author">
        <w:r w:rsidRPr="00474F2C">
          <w:rPr>
            <w:rFonts w:ascii="Trebuchet MS" w:hAnsi="Trebuchet MS"/>
            <w:noProof/>
            <w:sz w:val="24"/>
          </w:rPr>
          <w:t>They ate the</w:t>
        </w:r>
      </w:ins>
      <w:r w:rsidRPr="00474F2C">
        <w:rPr>
          <w:rFonts w:ascii="Trebuchet MS" w:hAnsi="Trebuchet MS"/>
          <w:noProof/>
          <w:sz w:val="24"/>
        </w:rPr>
        <w:t xml:space="preserve"> manna </w:t>
      </w:r>
      <w:del w:id="303" w:author="Author">
        <w:r w:rsidRPr="00474F2C">
          <w:rPr>
            <w:rFonts w:ascii="Trebuchet MS" w:hAnsi="Trebuchet MS"/>
            <w:noProof/>
            <w:sz w:val="24"/>
          </w:rPr>
          <w:delText xml:space="preserve">was what they ate </w:delText>
        </w:r>
      </w:del>
      <w:r w:rsidRPr="00474F2C">
        <w:rPr>
          <w:rFonts w:ascii="Trebuchet MS" w:hAnsi="Trebuchet MS"/>
          <w:noProof/>
          <w:sz w:val="24"/>
        </w:rPr>
        <w:t xml:space="preserve">until </w:t>
      </w:r>
      <w:del w:id="304" w:author="Author">
        <w:r w:rsidRPr="00474F2C">
          <w:rPr>
            <w:rFonts w:ascii="Trebuchet MS" w:hAnsi="Trebuchet MS"/>
            <w:noProof/>
            <w:sz w:val="24"/>
          </w:rPr>
          <w:delText>their coming</w:delText>
        </w:r>
      </w:del>
      <w:ins w:id="305" w:author="Author">
        <w:r w:rsidRPr="00474F2C">
          <w:rPr>
            <w:rFonts w:ascii="Trebuchet MS" w:hAnsi="Trebuchet MS"/>
            <w:noProof/>
            <w:sz w:val="24"/>
          </w:rPr>
          <w:t>they came</w:t>
        </w:r>
      </w:ins>
      <w:r w:rsidRPr="00474F2C">
        <w:rPr>
          <w:rFonts w:ascii="Trebuchet MS" w:hAnsi="Trebuchet MS"/>
          <w:noProof/>
          <w:sz w:val="24"/>
        </w:rPr>
        <w:t xml:space="preserve"> to the frontier of the land of Ca′naan. </w:t>
      </w:r>
      <w:r w:rsidRPr="00474F2C">
        <w:rPr>
          <w:rFonts w:ascii="Trebuchet MS" w:hAnsi="Trebuchet MS"/>
          <w:b/>
          <w:noProof/>
          <w:sz w:val="24"/>
        </w:rPr>
        <w:t xml:space="preserve">16:36 </w:t>
      </w:r>
      <w:r w:rsidRPr="00474F2C">
        <w:rPr>
          <w:rFonts w:ascii="Trebuchet MS" w:hAnsi="Trebuchet MS"/>
          <w:noProof/>
          <w:sz w:val="24"/>
        </w:rPr>
        <w:t>Now an omer is a tenth of an e′phah measure.</w:t>
      </w:r>
      <w:ins w:id="306" w:author="Author">
        <w:r w:rsidRPr="00474F2C">
          <w:rPr>
            <w:rStyle w:val="FootnoteReference"/>
            <w:rFonts w:ascii="Trebuchet MS" w:hAnsi="Trebuchet MS"/>
            <w:noProof/>
          </w:rPr>
          <w:footnoteReference w:id="7"/>
        </w:r>
      </w:ins>
    </w:p>
    <w:p w:rsidR="00896411" w:rsidRPr="00474F2C" w:rsidRDefault="00896411" w:rsidP="00896411">
      <w:pPr>
        <w:rPr>
          <w:rFonts w:ascii="Trebuchet MS" w:hAnsi="Trebuchet MS"/>
          <w:b/>
          <w:sz w:val="24"/>
        </w:rPr>
      </w:pPr>
    </w:p>
    <w:p w:rsidR="00762BCB" w:rsidRPr="00896411" w:rsidRDefault="00762BCB" w:rsidP="00896411"/>
    <w:sectPr w:rsidR="00762BCB" w:rsidRPr="00896411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0F6" w:rsidRDefault="00B320F6">
      <w:r>
        <w:separator/>
      </w:r>
    </w:p>
  </w:endnote>
  <w:endnote w:type="continuationSeparator" w:id="0">
    <w:p w:rsidR="00B320F6" w:rsidRDefault="00B32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0F6" w:rsidRDefault="00B320F6">
      <w:r>
        <w:separator/>
      </w:r>
    </w:p>
  </w:footnote>
  <w:footnote w:type="continuationSeparator" w:id="0">
    <w:p w:rsidR="00B320F6" w:rsidRDefault="00B320F6">
      <w:r>
        <w:continuationSeparator/>
      </w:r>
    </w:p>
  </w:footnote>
  <w:footnote w:id="1">
    <w:p w:rsidR="00896411" w:rsidRPr="00474F2C" w:rsidRDefault="00896411" w:rsidP="00474F2C">
      <w:pPr>
        <w:pStyle w:val="FootnoteText"/>
        <w:spacing w:after="96"/>
        <w:ind w:firstLine="288"/>
        <w:rPr>
          <w:ins w:id="108" w:author="Author"/>
        </w:rPr>
      </w:pPr>
      <w:ins w:id="109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16:12 </w:t>
        </w:r>
        <w:r w:rsidRPr="00474F2C">
          <w:t>Lit., “Between the two evenings.”</w:t>
        </w:r>
      </w:ins>
    </w:p>
  </w:footnote>
  <w:footnote w:id="2">
    <w:p w:rsidR="00896411" w:rsidRPr="00474F2C" w:rsidRDefault="00896411" w:rsidP="00474F2C">
      <w:pPr>
        <w:pStyle w:val="FootnoteText"/>
        <w:spacing w:after="96"/>
        <w:ind w:firstLine="288"/>
        <w:rPr>
          <w:ins w:id="155" w:author="Author"/>
        </w:rPr>
      </w:pPr>
      <w:ins w:id="156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16:16 </w:t>
        </w:r>
        <w:r w:rsidRPr="00474F2C">
          <w:t>About 2.2 L (2 dry qt). See App. B14.</w:t>
        </w:r>
      </w:ins>
    </w:p>
  </w:footnote>
  <w:footnote w:id="3">
    <w:p w:rsidR="00896411" w:rsidRPr="00474F2C" w:rsidRDefault="00896411" w:rsidP="00474F2C">
      <w:pPr>
        <w:pStyle w:val="FootnoteText"/>
        <w:spacing w:after="96"/>
        <w:ind w:firstLine="288"/>
        <w:rPr>
          <w:ins w:id="159" w:author="Author"/>
        </w:rPr>
      </w:pPr>
      <w:ins w:id="160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16:16 </w:t>
        </w:r>
        <w:r w:rsidRPr="00474F2C">
          <w:t xml:space="preserve">Or “souls.” </w:t>
        </w:r>
      </w:ins>
    </w:p>
  </w:footnote>
  <w:footnote w:id="4">
    <w:p w:rsidR="00896411" w:rsidRPr="00474F2C" w:rsidRDefault="00896411" w:rsidP="00474F2C">
      <w:pPr>
        <w:pStyle w:val="FootnoteText"/>
        <w:spacing w:after="96"/>
        <w:ind w:firstLine="288"/>
        <w:rPr>
          <w:ins w:id="202" w:author="Author"/>
        </w:rPr>
      </w:pPr>
      <w:ins w:id="203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16:23 </w:t>
        </w:r>
        <w:r w:rsidRPr="00474F2C">
          <w:t>Or “a sabbath observance.”</w:t>
        </w:r>
      </w:ins>
    </w:p>
  </w:footnote>
  <w:footnote w:id="5">
    <w:p w:rsidR="00896411" w:rsidRPr="00474F2C" w:rsidRDefault="00896411" w:rsidP="00474F2C">
      <w:pPr>
        <w:pStyle w:val="FootnoteText"/>
        <w:spacing w:after="96"/>
        <w:ind w:firstLine="288"/>
        <w:rPr>
          <w:ins w:id="263" w:author="Author"/>
        </w:rPr>
      </w:pPr>
      <w:ins w:id="264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16:30 </w:t>
        </w:r>
        <w:r w:rsidRPr="00474F2C">
          <w:t>Or “rested.”</w:t>
        </w:r>
      </w:ins>
    </w:p>
  </w:footnote>
  <w:footnote w:id="6">
    <w:p w:rsidR="00896411" w:rsidRPr="00474F2C" w:rsidRDefault="00896411" w:rsidP="00474F2C">
      <w:pPr>
        <w:pStyle w:val="FootnoteText"/>
        <w:spacing w:after="96"/>
        <w:ind w:firstLine="288"/>
        <w:rPr>
          <w:ins w:id="271" w:author="Author"/>
        </w:rPr>
      </w:pPr>
      <w:ins w:id="272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16:31 </w:t>
        </w:r>
        <w:r w:rsidRPr="00474F2C">
          <w:t>Probably from the Hebrew expression “What is it?”</w:t>
        </w:r>
      </w:ins>
    </w:p>
  </w:footnote>
  <w:footnote w:id="7">
    <w:p w:rsidR="00896411" w:rsidRPr="00474F2C" w:rsidRDefault="00896411" w:rsidP="00474F2C">
      <w:pPr>
        <w:pStyle w:val="FootnoteText"/>
        <w:spacing w:after="96"/>
        <w:ind w:firstLine="288"/>
        <w:rPr>
          <w:ins w:id="307" w:author="Author"/>
        </w:rPr>
      </w:pPr>
      <w:ins w:id="308" w:author="Author">
        <w:r w:rsidRPr="00474F2C">
          <w:rPr>
            <w:rStyle w:val="FootnoteReference"/>
          </w:rPr>
          <w:footnoteRef/>
        </w:r>
        <w:r w:rsidRPr="00474F2C">
          <w:t xml:space="preserve"> </w:t>
        </w:r>
        <w:r w:rsidRPr="00474F2C">
          <w:rPr>
            <w:b/>
          </w:rPr>
          <w:t xml:space="preserve">16:36 </w:t>
        </w:r>
        <w:r w:rsidRPr="00474F2C">
          <w:t>An ephah equaled 22 L (20 dry qt). See App. B14.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20A28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20A28">
        <w:t>Exodus Chapter 16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20A28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20A28">
      <w:rPr>
        <w:noProof/>
        <w:snapToGrid w:val="0"/>
      </w:rPr>
      <w:t>Exodus 16.Revised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20A28">
        <w:t>Exodus Chapter 16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20A28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20A28">
      <w:rPr>
        <w:noProof/>
        <w:snapToGrid w:val="0"/>
      </w:rPr>
      <w:t>Exodus 16.Revised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20A2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20A2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20A2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20A2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0F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20A28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96411"/>
    <w:rsid w:val="008F667F"/>
    <w:rsid w:val="00980020"/>
    <w:rsid w:val="0098685D"/>
    <w:rsid w:val="009C7D92"/>
    <w:rsid w:val="00A13B03"/>
    <w:rsid w:val="00A73FF6"/>
    <w:rsid w:val="00A86CA5"/>
    <w:rsid w:val="00AA09DB"/>
    <w:rsid w:val="00B320F6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cc68b0e6653541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9641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9641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89641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9641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9641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8964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c68b0e6653541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1367</ap:Words>
  <ap:Characters>5868</ap:Characters>
  <ap:Application>Microsoft Office Word</ap:Application>
  <ap:DocSecurity>0</ap:DocSecurity>
  <ap:Lines>97</ap:Lines>
  <ap:Paragraphs>17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7218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16</dc:title>
  <dc:subject/>
  <dc:creator>Ruth Farrugia</dc:creator>
  <cp:keywords/>
  <dc:description/>
  <cp:lastModifiedBy>Ruth Farrugia</cp:lastModifiedBy>
  <cp:revision>3</cp:revision>
  <dcterms:created xsi:type="dcterms:W3CDTF">2020-09-21T08:37:00Z</dcterms:created>
  <dcterms:modified xsi:type="dcterms:W3CDTF">2020-09-21T08:37:00Z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16.docx</vt:lpwstr>
  </property>
  <property fmtid="{D5CDD505-2E9C-101B-9397-08002B2CF9AE}" pid="9" name="_TranslationDocumentId">
    <vt:i4>19396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