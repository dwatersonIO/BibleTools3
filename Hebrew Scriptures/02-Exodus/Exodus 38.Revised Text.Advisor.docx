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284" w:rsidRPr="002D4F0E" w:rsidRDefault="00CD7284" w:rsidP="00CD7284">
      <w:pPr>
        <w:rPr>
          <w:rFonts w:ascii="Trebuchet MS" w:hAnsi="Trebuchet MS"/>
          <w:noProof/>
        </w:rPr>
      </w:pPr>
      <w:bookmarkStart w:id="0" w:name="_GoBack"/>
      <w:bookmarkEnd w:id="0"/>
      <w:r w:rsidRPr="002D4F0E">
        <w:rPr>
          <w:rFonts w:ascii="Trebuchet MS" w:hAnsi="Trebuchet MS"/>
          <w:b/>
        </w:rPr>
        <w:t xml:space="preserve">38:1 </w:t>
      </w:r>
      <w:del w:id="1" w:author="Author">
        <w:r w:rsidRPr="002D4F0E">
          <w:rPr>
            <w:rFonts w:ascii="Trebuchet MS" w:hAnsi="Trebuchet MS"/>
            <w:noProof/>
          </w:rPr>
          <w:delText>And he went on to make</w:delText>
        </w:r>
      </w:del>
      <w:ins w:id="2" w:author="Author">
        <w:r w:rsidRPr="002D4F0E">
          <w:rPr>
            <w:rFonts w:ascii="Trebuchet MS" w:hAnsi="Trebuchet MS"/>
            <w:noProof/>
          </w:rPr>
          <w:t>He made</w:t>
        </w:r>
      </w:ins>
      <w:r w:rsidRPr="002D4F0E">
        <w:rPr>
          <w:rFonts w:ascii="Trebuchet MS" w:hAnsi="Trebuchet MS"/>
          <w:noProof/>
        </w:rPr>
        <w:t xml:space="preserve"> the altar of burnt offering out of acacia wood. </w:t>
      </w:r>
      <w:del w:id="3" w:author="Author">
        <w:r w:rsidRPr="002D4F0E">
          <w:rPr>
            <w:rFonts w:ascii="Trebuchet MS" w:hAnsi="Trebuchet MS"/>
            <w:noProof/>
          </w:rPr>
          <w:delText>Five cubits</w:delText>
        </w:r>
      </w:del>
      <w:ins w:id="4" w:author="Author">
        <w:r w:rsidRPr="002D4F0E">
          <w:rPr>
            <w:rFonts w:ascii="Trebuchet MS" w:hAnsi="Trebuchet MS"/>
            <w:noProof/>
          </w:rPr>
          <w:t>It</w:t>
        </w:r>
      </w:ins>
      <w:r w:rsidRPr="002D4F0E">
        <w:rPr>
          <w:rFonts w:ascii="Trebuchet MS" w:hAnsi="Trebuchet MS"/>
          <w:noProof/>
        </w:rPr>
        <w:t xml:space="preserve"> was </w:t>
      </w:r>
      <w:del w:id="5" w:author="Author">
        <w:r w:rsidRPr="002D4F0E">
          <w:rPr>
            <w:rFonts w:ascii="Trebuchet MS" w:hAnsi="Trebuchet MS"/>
            <w:noProof/>
          </w:rPr>
          <w:delText>its length, and</w:delText>
        </w:r>
      </w:del>
      <w:ins w:id="6" w:author="Author">
        <w:r w:rsidRPr="002D4F0E">
          <w:rPr>
            <w:rFonts w:ascii="Trebuchet MS" w:hAnsi="Trebuchet MS"/>
            <w:noProof/>
          </w:rPr>
          <w:t>square, five cubits</w:t>
        </w:r>
        <w:r w:rsidRPr="002D4F0E">
          <w:rPr>
            <w:rStyle w:val="FootnoteReference"/>
            <w:rFonts w:ascii="Trebuchet MS" w:hAnsi="Trebuchet MS"/>
            <w:noProof/>
          </w:rPr>
          <w:footnoteReference w:id="1"/>
        </w:r>
        <w:r w:rsidRPr="002D4F0E">
          <w:rPr>
            <w:rFonts w:ascii="Trebuchet MS" w:hAnsi="Trebuchet MS"/>
            <w:noProof/>
          </w:rPr>
          <w:t xml:space="preserve"> long,</w:t>
        </w:r>
      </w:ins>
      <w:r w:rsidRPr="002D4F0E">
        <w:rPr>
          <w:rFonts w:ascii="Trebuchet MS" w:hAnsi="Trebuchet MS"/>
          <w:noProof/>
        </w:rPr>
        <w:t xml:space="preserve"> five cubits </w:t>
      </w:r>
      <w:del w:id="9" w:author="Author">
        <w:r w:rsidRPr="002D4F0E">
          <w:rPr>
            <w:rFonts w:ascii="Trebuchet MS" w:hAnsi="Trebuchet MS"/>
            <w:noProof/>
          </w:rPr>
          <w:delText>its width, it being foursquare</w:delText>
        </w:r>
      </w:del>
      <w:ins w:id="10" w:author="Author">
        <w:r w:rsidRPr="002D4F0E">
          <w:rPr>
            <w:rFonts w:ascii="Trebuchet MS" w:hAnsi="Trebuchet MS"/>
            <w:noProof/>
          </w:rPr>
          <w:t>wide</w:t>
        </w:r>
      </w:ins>
      <w:r w:rsidRPr="002D4F0E">
        <w:rPr>
          <w:rFonts w:ascii="Trebuchet MS" w:hAnsi="Trebuchet MS"/>
          <w:noProof/>
        </w:rPr>
        <w:t xml:space="preserve">, and three cubits </w:t>
      </w:r>
      <w:del w:id="11" w:author="Author">
        <w:r w:rsidRPr="002D4F0E">
          <w:rPr>
            <w:rFonts w:ascii="Trebuchet MS" w:hAnsi="Trebuchet MS"/>
            <w:noProof/>
          </w:rPr>
          <w:delText>was its height</w:delText>
        </w:r>
      </w:del>
      <w:ins w:id="12" w:author="Author">
        <w:r w:rsidRPr="002D4F0E">
          <w:rPr>
            <w:rFonts w:ascii="Trebuchet MS" w:hAnsi="Trebuchet MS"/>
            <w:noProof/>
          </w:rPr>
          <w:t>high</w:t>
        </w:r>
      </w:ins>
      <w:r w:rsidRPr="002D4F0E">
        <w:rPr>
          <w:rFonts w:ascii="Trebuchet MS" w:hAnsi="Trebuchet MS"/>
          <w:noProof/>
        </w:rPr>
        <w:t xml:space="preserve">. </w:t>
      </w:r>
      <w:r w:rsidRPr="002D4F0E">
        <w:rPr>
          <w:rFonts w:ascii="Trebuchet MS" w:hAnsi="Trebuchet MS"/>
          <w:b/>
          <w:noProof/>
        </w:rPr>
        <w:t xml:space="preserve">38:2 </w:t>
      </w:r>
      <w:r w:rsidRPr="002D4F0E">
        <w:rPr>
          <w:rFonts w:ascii="Trebuchet MS" w:hAnsi="Trebuchet MS"/>
          <w:noProof/>
        </w:rPr>
        <w:t xml:space="preserve">Then he made its horns </w:t>
      </w:r>
      <w:del w:id="13" w:author="Author">
        <w:r w:rsidRPr="002D4F0E">
          <w:rPr>
            <w:rFonts w:ascii="Trebuchet MS" w:hAnsi="Trebuchet MS"/>
            <w:noProof/>
          </w:rPr>
          <w:delText>upon</w:delText>
        </w:r>
      </w:del>
      <w:ins w:id="14" w:author="Author">
        <w:r w:rsidRPr="002D4F0E">
          <w:rPr>
            <w:rFonts w:ascii="Trebuchet MS" w:hAnsi="Trebuchet MS"/>
            <w:noProof/>
          </w:rPr>
          <w:t>on</w:t>
        </w:r>
      </w:ins>
      <w:r w:rsidRPr="002D4F0E">
        <w:rPr>
          <w:rFonts w:ascii="Trebuchet MS" w:hAnsi="Trebuchet MS"/>
          <w:noProof/>
        </w:rPr>
        <w:t xml:space="preserve"> its four corners. Its horns </w:t>
      </w:r>
      <w:del w:id="15" w:author="Author">
        <w:r w:rsidRPr="002D4F0E">
          <w:rPr>
            <w:rFonts w:ascii="Trebuchet MS" w:hAnsi="Trebuchet MS"/>
            <w:noProof/>
          </w:rPr>
          <w:delText xml:space="preserve">proceeded out of </w:delText>
        </w:r>
      </w:del>
      <w:ins w:id="16" w:author="Author">
        <w:r w:rsidRPr="002D4F0E">
          <w:rPr>
            <w:rFonts w:ascii="Trebuchet MS" w:hAnsi="Trebuchet MS"/>
            <w:noProof/>
          </w:rPr>
          <w:t xml:space="preserve">were one piece with </w:t>
        </w:r>
      </w:ins>
      <w:r w:rsidRPr="002D4F0E">
        <w:rPr>
          <w:rFonts w:ascii="Trebuchet MS" w:hAnsi="Trebuchet MS"/>
          <w:noProof/>
        </w:rPr>
        <w:t xml:space="preserve">it. Next he overlaid it with copper. </w:t>
      </w:r>
      <w:r w:rsidRPr="002D4F0E">
        <w:rPr>
          <w:rFonts w:ascii="Trebuchet MS" w:hAnsi="Trebuchet MS"/>
          <w:b/>
          <w:noProof/>
        </w:rPr>
        <w:t xml:space="preserve">38:3 </w:t>
      </w:r>
      <w:r w:rsidRPr="002D4F0E">
        <w:rPr>
          <w:rFonts w:ascii="Trebuchet MS" w:hAnsi="Trebuchet MS"/>
          <w:noProof/>
        </w:rPr>
        <w:t xml:space="preserve">After that he made all the utensils of the altar, the </w:t>
      </w:r>
      <w:del w:id="17" w:author="Author">
        <w:r w:rsidRPr="002D4F0E" w:rsidDel="006A4129">
          <w:rPr>
            <w:rFonts w:ascii="Trebuchet MS" w:hAnsi="Trebuchet MS"/>
            <w:noProof/>
          </w:rPr>
          <w:delText>cans</w:delText>
        </w:r>
      </w:del>
      <w:ins w:id="18" w:author="Author">
        <w:r>
          <w:rPr>
            <w:rFonts w:ascii="Trebuchet MS" w:hAnsi="Trebuchet MS"/>
            <w:noProof/>
          </w:rPr>
          <w:t>buckets</w:t>
        </w:r>
      </w:ins>
      <w:del w:id="19" w:author="Author">
        <w:r w:rsidRPr="002D4F0E">
          <w:rPr>
            <w:rFonts w:ascii="Trebuchet MS" w:hAnsi="Trebuchet MS"/>
            <w:noProof/>
          </w:rPr>
          <w:delText xml:space="preserve"> and</w:delText>
        </w:r>
      </w:del>
      <w:ins w:id="20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 shovels</w:t>
      </w:r>
      <w:del w:id="21" w:author="Author">
        <w:r w:rsidRPr="002D4F0E">
          <w:rPr>
            <w:rFonts w:ascii="Trebuchet MS" w:hAnsi="Trebuchet MS"/>
            <w:noProof/>
          </w:rPr>
          <w:delText xml:space="preserve"> and</w:delText>
        </w:r>
      </w:del>
      <w:ins w:id="22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 bowls, the forks</w:t>
      </w:r>
      <w:ins w:id="23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and the fire holders. All its utensils he made of copper. </w:t>
      </w:r>
      <w:r w:rsidRPr="002D4F0E">
        <w:rPr>
          <w:rFonts w:ascii="Trebuchet MS" w:hAnsi="Trebuchet MS"/>
          <w:b/>
          <w:noProof/>
        </w:rPr>
        <w:t xml:space="preserve">38:4 </w:t>
      </w:r>
      <w:r w:rsidRPr="002D4F0E">
        <w:rPr>
          <w:rFonts w:ascii="Trebuchet MS" w:hAnsi="Trebuchet MS"/>
          <w:noProof/>
        </w:rPr>
        <w:t xml:space="preserve">He </w:t>
      </w:r>
      <w:del w:id="24" w:author="Author">
        <w:r w:rsidRPr="002D4F0E">
          <w:rPr>
            <w:rFonts w:ascii="Trebuchet MS" w:hAnsi="Trebuchet MS"/>
            <w:noProof/>
          </w:rPr>
          <w:delText>further</w:delText>
        </w:r>
      </w:del>
      <w:ins w:id="25" w:author="Author">
        <w:r w:rsidRPr="002D4F0E">
          <w:rPr>
            <w:rFonts w:ascii="Trebuchet MS" w:hAnsi="Trebuchet MS"/>
            <w:noProof/>
          </w:rPr>
          <w:t>also</w:t>
        </w:r>
      </w:ins>
      <w:r w:rsidRPr="002D4F0E">
        <w:rPr>
          <w:rFonts w:ascii="Trebuchet MS" w:hAnsi="Trebuchet MS"/>
          <w:noProof/>
        </w:rPr>
        <w:t xml:space="preserve"> made </w:t>
      </w:r>
      <w:ins w:id="26" w:author="Author">
        <w:r w:rsidRPr="002D4F0E">
          <w:rPr>
            <w:rFonts w:ascii="Trebuchet MS" w:hAnsi="Trebuchet MS"/>
            <w:noProof/>
          </w:rPr>
          <w:t xml:space="preserve">a grating </w:t>
        </w:r>
      </w:ins>
      <w:r w:rsidRPr="002D4F0E">
        <w:rPr>
          <w:rFonts w:ascii="Trebuchet MS" w:hAnsi="Trebuchet MS"/>
          <w:noProof/>
        </w:rPr>
        <w:t>for the altar</w:t>
      </w:r>
      <w:del w:id="27" w:author="Author">
        <w:r w:rsidRPr="002D4F0E">
          <w:rPr>
            <w:rFonts w:ascii="Trebuchet MS" w:hAnsi="Trebuchet MS"/>
            <w:noProof/>
          </w:rPr>
          <w:delText xml:space="preserve"> a grating</w:delText>
        </w:r>
      </w:del>
      <w:r w:rsidRPr="002D4F0E">
        <w:rPr>
          <w:rFonts w:ascii="Trebuchet MS" w:hAnsi="Trebuchet MS"/>
          <w:noProof/>
        </w:rPr>
        <w:t xml:space="preserve">, a network of copper, under its rim, down toward its center. </w:t>
      </w:r>
      <w:r w:rsidRPr="002D4F0E">
        <w:rPr>
          <w:rFonts w:ascii="Trebuchet MS" w:hAnsi="Trebuchet MS"/>
          <w:b/>
          <w:noProof/>
        </w:rPr>
        <w:t xml:space="preserve">38:5 </w:t>
      </w:r>
      <w:del w:id="28" w:author="Author">
        <w:r w:rsidRPr="002D4F0E">
          <w:rPr>
            <w:rFonts w:ascii="Trebuchet MS" w:hAnsi="Trebuchet MS"/>
            <w:noProof/>
          </w:rPr>
          <w:delText>Then he</w:delText>
        </w:r>
      </w:del>
      <w:ins w:id="29" w:author="Author">
        <w:r w:rsidRPr="002D4F0E">
          <w:rPr>
            <w:rFonts w:ascii="Trebuchet MS" w:hAnsi="Trebuchet MS"/>
            <w:noProof/>
          </w:rPr>
          <w:t>He</w:t>
        </w:r>
      </w:ins>
      <w:r w:rsidRPr="002D4F0E">
        <w:rPr>
          <w:rFonts w:ascii="Trebuchet MS" w:hAnsi="Trebuchet MS"/>
          <w:noProof/>
        </w:rPr>
        <w:t xml:space="preserve"> cast four rings on the four </w:t>
      </w:r>
      <w:del w:id="30" w:author="Author">
        <w:r w:rsidRPr="002D4F0E">
          <w:rPr>
            <w:rFonts w:ascii="Trebuchet MS" w:hAnsi="Trebuchet MS"/>
            <w:noProof/>
          </w:rPr>
          <w:delText>extremities</w:delText>
        </w:r>
      </w:del>
      <w:ins w:id="31" w:author="Author">
        <w:r w:rsidRPr="002D4F0E">
          <w:rPr>
            <w:rFonts w:ascii="Trebuchet MS" w:hAnsi="Trebuchet MS"/>
            <w:noProof/>
          </w:rPr>
          <w:t>corners</w:t>
        </w:r>
      </w:ins>
      <w:r w:rsidRPr="002D4F0E">
        <w:rPr>
          <w:rFonts w:ascii="Trebuchet MS" w:hAnsi="Trebuchet MS"/>
          <w:noProof/>
        </w:rPr>
        <w:t xml:space="preserve"> near the grating of copper, as </w:t>
      </w:r>
      <w:del w:id="32" w:author="Author">
        <w:r w:rsidRPr="002D4F0E">
          <w:rPr>
            <w:rFonts w:ascii="Trebuchet MS" w:hAnsi="Trebuchet MS"/>
            <w:noProof/>
          </w:rPr>
          <w:delText>supports</w:delText>
        </w:r>
      </w:del>
      <w:ins w:id="33" w:author="Author">
        <w:r w:rsidRPr="002D4F0E">
          <w:rPr>
            <w:rFonts w:ascii="Trebuchet MS" w:hAnsi="Trebuchet MS"/>
            <w:noProof/>
          </w:rPr>
          <w:t>holders</w:t>
        </w:r>
      </w:ins>
      <w:r w:rsidRPr="002D4F0E">
        <w:rPr>
          <w:rFonts w:ascii="Trebuchet MS" w:hAnsi="Trebuchet MS"/>
          <w:noProof/>
        </w:rPr>
        <w:t xml:space="preserve"> for the poles. </w:t>
      </w:r>
      <w:r w:rsidRPr="002D4F0E">
        <w:rPr>
          <w:rFonts w:ascii="Trebuchet MS" w:hAnsi="Trebuchet MS"/>
          <w:b/>
          <w:noProof/>
        </w:rPr>
        <w:t xml:space="preserve">38:6 </w:t>
      </w:r>
      <w:r w:rsidRPr="002D4F0E">
        <w:rPr>
          <w:rFonts w:ascii="Trebuchet MS" w:hAnsi="Trebuchet MS"/>
          <w:noProof/>
        </w:rPr>
        <w:t xml:space="preserve">After that he made the poles of acacia wood and overlaid them with copper. </w:t>
      </w:r>
      <w:r w:rsidRPr="002D4F0E">
        <w:rPr>
          <w:rFonts w:ascii="Trebuchet MS" w:hAnsi="Trebuchet MS"/>
          <w:b/>
          <w:noProof/>
        </w:rPr>
        <w:t xml:space="preserve">38:7 </w:t>
      </w:r>
      <w:del w:id="34" w:author="Author">
        <w:r w:rsidRPr="002D4F0E">
          <w:rPr>
            <w:rFonts w:ascii="Trebuchet MS" w:hAnsi="Trebuchet MS"/>
            <w:noProof/>
          </w:rPr>
          <w:delText>Then he put</w:delText>
        </w:r>
      </w:del>
      <w:ins w:id="35" w:author="Author">
        <w:r w:rsidRPr="002D4F0E">
          <w:rPr>
            <w:rFonts w:ascii="Trebuchet MS" w:hAnsi="Trebuchet MS"/>
            <w:noProof/>
          </w:rPr>
          <w:t>He inserted</w:t>
        </w:r>
      </w:ins>
      <w:r w:rsidRPr="002D4F0E">
        <w:rPr>
          <w:rFonts w:ascii="Trebuchet MS" w:hAnsi="Trebuchet MS"/>
          <w:noProof/>
        </w:rPr>
        <w:t xml:space="preserve"> the poles into the rings on the sides of the altar for carrying it</w:t>
      </w:r>
      <w:del w:id="36" w:author="Author">
        <w:r w:rsidRPr="002D4F0E">
          <w:rPr>
            <w:rFonts w:ascii="Trebuchet MS" w:hAnsi="Trebuchet MS"/>
            <w:noProof/>
          </w:rPr>
          <w:delText xml:space="preserve"> with them</w:delText>
        </w:r>
      </w:del>
      <w:r w:rsidRPr="002D4F0E">
        <w:rPr>
          <w:rFonts w:ascii="Trebuchet MS" w:hAnsi="Trebuchet MS"/>
          <w:noProof/>
        </w:rPr>
        <w:t xml:space="preserve">. He made </w:t>
      </w:r>
      <w:del w:id="37" w:author="Author">
        <w:r w:rsidRPr="002D4F0E">
          <w:rPr>
            <w:rFonts w:ascii="Trebuchet MS" w:hAnsi="Trebuchet MS"/>
            <w:noProof/>
          </w:rPr>
          <w:delText xml:space="preserve">it </w:delText>
        </w:r>
      </w:del>
      <w:ins w:id="38" w:author="Author">
        <w:r w:rsidRPr="002D4F0E">
          <w:rPr>
            <w:rFonts w:ascii="Trebuchet MS" w:hAnsi="Trebuchet MS"/>
            <w:noProof/>
          </w:rPr>
          <w:t xml:space="preserve">the altar in the form of </w:t>
        </w:r>
      </w:ins>
      <w:r w:rsidRPr="002D4F0E">
        <w:rPr>
          <w:rFonts w:ascii="Trebuchet MS" w:hAnsi="Trebuchet MS"/>
          <w:noProof/>
        </w:rPr>
        <w:t>a hollow chest of planks.</w:t>
      </w:r>
    </w:p>
    <w:p w:rsidR="00CD7284" w:rsidRPr="002D4F0E" w:rsidRDefault="00CD7284" w:rsidP="00CD7284">
      <w:pPr>
        <w:rPr>
          <w:rFonts w:ascii="Trebuchet MS" w:hAnsi="Trebuchet MS"/>
          <w:noProof/>
        </w:rPr>
      </w:pPr>
      <w:r w:rsidRPr="002D4F0E">
        <w:rPr>
          <w:rFonts w:ascii="Trebuchet MS" w:hAnsi="Trebuchet MS"/>
          <w:b/>
        </w:rPr>
        <w:t xml:space="preserve">38:8 </w:t>
      </w:r>
      <w:r w:rsidRPr="002D4F0E">
        <w:rPr>
          <w:rFonts w:ascii="Trebuchet MS" w:hAnsi="Trebuchet MS"/>
          <w:noProof/>
        </w:rPr>
        <w:t xml:space="preserve">Then he made the basin of copper and its </w:t>
      </w:r>
      <w:del w:id="39" w:author="Author">
        <w:r w:rsidRPr="002D4F0E">
          <w:rPr>
            <w:rFonts w:ascii="Trebuchet MS" w:hAnsi="Trebuchet MS"/>
            <w:noProof/>
          </w:rPr>
          <w:delText xml:space="preserve">stand of </w:delText>
        </w:r>
      </w:del>
      <w:r w:rsidRPr="002D4F0E">
        <w:rPr>
          <w:rFonts w:ascii="Trebuchet MS" w:hAnsi="Trebuchet MS"/>
          <w:noProof/>
        </w:rPr>
        <w:t>copper</w:t>
      </w:r>
      <w:del w:id="40" w:author="Author">
        <w:r w:rsidRPr="002D4F0E">
          <w:rPr>
            <w:rFonts w:ascii="Trebuchet MS" w:hAnsi="Trebuchet MS"/>
            <w:noProof/>
          </w:rPr>
          <w:delText>, by the use of</w:delText>
        </w:r>
      </w:del>
      <w:ins w:id="41" w:author="Author">
        <w:r w:rsidRPr="002D4F0E">
          <w:rPr>
            <w:rFonts w:ascii="Trebuchet MS" w:hAnsi="Trebuchet MS"/>
            <w:noProof/>
          </w:rPr>
          <w:t xml:space="preserve"> stand; he used</w:t>
        </w:r>
      </w:ins>
      <w:r w:rsidRPr="002D4F0E">
        <w:rPr>
          <w:rFonts w:ascii="Trebuchet MS" w:hAnsi="Trebuchet MS"/>
          <w:noProof/>
        </w:rPr>
        <w:t xml:space="preserve"> the mirrors</w:t>
      </w:r>
      <w:ins w:id="42" w:author="Author">
        <w:r w:rsidRPr="002D4F0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2D4F0E">
        <w:rPr>
          <w:rFonts w:ascii="Trebuchet MS" w:hAnsi="Trebuchet MS"/>
          <w:noProof/>
        </w:rPr>
        <w:t xml:space="preserve"> of the women </w:t>
      </w:r>
      <w:del w:id="45" w:author="Author">
        <w:r w:rsidRPr="002D4F0E">
          <w:rPr>
            <w:rFonts w:ascii="Trebuchet MS" w:hAnsi="Trebuchet MS"/>
            <w:noProof/>
          </w:rPr>
          <w:delText xml:space="preserve">servants </w:delText>
        </w:r>
      </w:del>
      <w:r w:rsidRPr="002D4F0E">
        <w:rPr>
          <w:rFonts w:ascii="Trebuchet MS" w:hAnsi="Trebuchet MS"/>
          <w:noProof/>
        </w:rPr>
        <w:t xml:space="preserve">who </w:t>
      </w:r>
      <w:del w:id="46" w:author="Author">
        <w:r w:rsidRPr="002D4F0E">
          <w:rPr>
            <w:rFonts w:ascii="Trebuchet MS" w:hAnsi="Trebuchet MS"/>
            <w:noProof/>
          </w:rPr>
          <w:delText>did</w:delText>
        </w:r>
      </w:del>
      <w:ins w:id="47" w:author="Author">
        <w:r w:rsidRPr="002D4F0E">
          <w:rPr>
            <w:rFonts w:ascii="Trebuchet MS" w:hAnsi="Trebuchet MS"/>
            <w:noProof/>
          </w:rPr>
          <w:t>were</w:t>
        </w:r>
      </w:ins>
      <w:r w:rsidRPr="002D4F0E">
        <w:rPr>
          <w:rFonts w:ascii="Trebuchet MS" w:hAnsi="Trebuchet MS"/>
          <w:noProof/>
        </w:rPr>
        <w:t xml:space="preserve"> organized </w:t>
      </w:r>
      <w:del w:id="48" w:author="Author">
        <w:r w:rsidRPr="002D4F0E">
          <w:rPr>
            <w:rFonts w:ascii="Trebuchet MS" w:hAnsi="Trebuchet MS"/>
            <w:noProof/>
          </w:rPr>
          <w:delText>service</w:delText>
        </w:r>
      </w:del>
      <w:ins w:id="49" w:author="Author">
        <w:r w:rsidRPr="002D4F0E">
          <w:rPr>
            <w:rFonts w:ascii="Trebuchet MS" w:hAnsi="Trebuchet MS"/>
            <w:noProof/>
          </w:rPr>
          <w:t>to serve</w:t>
        </w:r>
      </w:ins>
      <w:r w:rsidRPr="002D4F0E">
        <w:rPr>
          <w:rFonts w:ascii="Trebuchet MS" w:hAnsi="Trebuchet MS"/>
          <w:noProof/>
        </w:rPr>
        <w:t xml:space="preserve"> at the entrance of the tent of meeting.</w:t>
      </w:r>
    </w:p>
    <w:p w:rsidR="00CD7284" w:rsidRPr="002D4F0E" w:rsidRDefault="00CD7284" w:rsidP="00CD7284">
      <w:pPr>
        <w:rPr>
          <w:rFonts w:ascii="Trebuchet MS" w:hAnsi="Trebuchet MS"/>
          <w:noProof/>
        </w:rPr>
      </w:pPr>
      <w:r w:rsidRPr="002D4F0E">
        <w:rPr>
          <w:rFonts w:ascii="Trebuchet MS" w:hAnsi="Trebuchet MS"/>
          <w:b/>
        </w:rPr>
        <w:t xml:space="preserve">38:9 </w:t>
      </w:r>
      <w:del w:id="50" w:author="Author">
        <w:r w:rsidRPr="002D4F0E">
          <w:rPr>
            <w:rFonts w:ascii="Trebuchet MS" w:hAnsi="Trebuchet MS"/>
            <w:noProof/>
          </w:rPr>
          <w:delText>And</w:delText>
        </w:r>
      </w:del>
      <w:ins w:id="51" w:author="Author">
        <w:r w:rsidRPr="002D4F0E">
          <w:rPr>
            <w:rFonts w:ascii="Trebuchet MS" w:hAnsi="Trebuchet MS"/>
            <w:noProof/>
          </w:rPr>
          <w:t>Then</w:t>
        </w:r>
      </w:ins>
      <w:r w:rsidRPr="002D4F0E">
        <w:rPr>
          <w:rFonts w:ascii="Trebuchet MS" w:hAnsi="Trebuchet MS"/>
          <w:noProof/>
        </w:rPr>
        <w:t xml:space="preserve"> he </w:t>
      </w:r>
      <w:del w:id="52" w:author="Author">
        <w:r w:rsidRPr="002D4F0E">
          <w:rPr>
            <w:rFonts w:ascii="Trebuchet MS" w:hAnsi="Trebuchet MS"/>
            <w:noProof/>
          </w:rPr>
          <w:delText>proceeded to make</w:delText>
        </w:r>
      </w:del>
      <w:ins w:id="53" w:author="Author">
        <w:r w:rsidRPr="002D4F0E">
          <w:rPr>
            <w:rFonts w:ascii="Trebuchet MS" w:hAnsi="Trebuchet MS"/>
            <w:noProof/>
          </w:rPr>
          <w:t>made</w:t>
        </w:r>
      </w:ins>
      <w:r w:rsidRPr="002D4F0E">
        <w:rPr>
          <w:rFonts w:ascii="Trebuchet MS" w:hAnsi="Trebuchet MS"/>
          <w:noProof/>
        </w:rPr>
        <w:t xml:space="preserve"> the courtyard. For the </w:t>
      </w:r>
      <w:ins w:id="54" w:author="Author">
        <w:r w:rsidRPr="002D4F0E">
          <w:rPr>
            <w:rFonts w:ascii="Trebuchet MS" w:hAnsi="Trebuchet MS"/>
            <w:noProof/>
          </w:rPr>
          <w:t xml:space="preserve">south </w:t>
        </w:r>
      </w:ins>
      <w:r w:rsidRPr="002D4F0E">
        <w:rPr>
          <w:rFonts w:ascii="Trebuchet MS" w:hAnsi="Trebuchet MS"/>
          <w:noProof/>
        </w:rPr>
        <w:t xml:space="preserve">side </w:t>
      </w:r>
      <w:del w:id="55" w:author="Author">
        <w:r w:rsidRPr="002D4F0E">
          <w:rPr>
            <w:rFonts w:ascii="Trebuchet MS" w:hAnsi="Trebuchet MS"/>
            <w:noProof/>
          </w:rPr>
          <w:delText xml:space="preserve">toward the Neg′eb, to the south, the hangings </w:delText>
        </w:r>
      </w:del>
      <w:r w:rsidRPr="002D4F0E">
        <w:rPr>
          <w:rFonts w:ascii="Trebuchet MS" w:hAnsi="Trebuchet MS"/>
          <w:noProof/>
        </w:rPr>
        <w:t>of the courtyard</w:t>
      </w:r>
      <w:del w:id="56" w:author="Author">
        <w:r w:rsidRPr="002D4F0E">
          <w:rPr>
            <w:rFonts w:ascii="Trebuchet MS" w:hAnsi="Trebuchet MS"/>
            <w:noProof/>
          </w:rPr>
          <w:delText xml:space="preserve"> were</w:delText>
        </w:r>
      </w:del>
      <w:ins w:id="57" w:author="Author">
        <w:r w:rsidRPr="002D4F0E">
          <w:rPr>
            <w:rFonts w:ascii="Trebuchet MS" w:hAnsi="Trebuchet MS"/>
            <w:noProof/>
          </w:rPr>
          <w:t>, facing south, he made the hanging curtains</w:t>
        </w:r>
      </w:ins>
      <w:r w:rsidRPr="002D4F0E">
        <w:rPr>
          <w:rFonts w:ascii="Trebuchet MS" w:hAnsi="Trebuchet MS"/>
          <w:noProof/>
        </w:rPr>
        <w:t xml:space="preserve"> of fine twisted linen, for </w:t>
      </w:r>
      <w:del w:id="58" w:author="Author">
        <w:r w:rsidRPr="002D4F0E">
          <w:rPr>
            <w:rFonts w:ascii="Trebuchet MS" w:hAnsi="Trebuchet MS"/>
            <w:noProof/>
          </w:rPr>
          <w:delText>a hundred</w:delText>
        </w:r>
      </w:del>
      <w:ins w:id="59" w:author="Author">
        <w:r w:rsidRPr="002D4F0E">
          <w:rPr>
            <w:rFonts w:ascii="Trebuchet MS" w:hAnsi="Trebuchet MS"/>
            <w:noProof/>
          </w:rPr>
          <w:t>100</w:t>
        </w:r>
      </w:ins>
      <w:r w:rsidRPr="002D4F0E">
        <w:rPr>
          <w:rFonts w:ascii="Trebuchet MS" w:hAnsi="Trebuchet MS"/>
          <w:noProof/>
        </w:rPr>
        <w:t xml:space="preserve"> cubits. </w:t>
      </w:r>
      <w:r w:rsidRPr="002D4F0E">
        <w:rPr>
          <w:rFonts w:ascii="Trebuchet MS" w:hAnsi="Trebuchet MS"/>
          <w:b/>
          <w:noProof/>
        </w:rPr>
        <w:t xml:space="preserve">38:10 </w:t>
      </w:r>
      <w:del w:id="60" w:author="Author">
        <w:r w:rsidRPr="002D4F0E">
          <w:rPr>
            <w:rFonts w:ascii="Trebuchet MS" w:hAnsi="Trebuchet MS"/>
            <w:noProof/>
          </w:rPr>
          <w:delText>Their twenty</w:delText>
        </w:r>
      </w:del>
      <w:ins w:id="61" w:author="Author">
        <w:r w:rsidRPr="002D4F0E">
          <w:rPr>
            <w:rFonts w:ascii="Trebuchet MS" w:hAnsi="Trebuchet MS"/>
            <w:noProof/>
          </w:rPr>
          <w:t>There were 20</w:t>
        </w:r>
      </w:ins>
      <w:r w:rsidRPr="002D4F0E">
        <w:rPr>
          <w:rFonts w:ascii="Trebuchet MS" w:hAnsi="Trebuchet MS"/>
          <w:noProof/>
        </w:rPr>
        <w:t xml:space="preserve"> pillars and </w:t>
      </w:r>
      <w:del w:id="62" w:author="Author">
        <w:r w:rsidRPr="002D4F0E">
          <w:rPr>
            <w:rFonts w:ascii="Trebuchet MS" w:hAnsi="Trebuchet MS"/>
            <w:noProof/>
          </w:rPr>
          <w:delText>their twenty</w:delText>
        </w:r>
      </w:del>
      <w:ins w:id="63" w:author="Author">
        <w:r w:rsidRPr="002D4F0E">
          <w:rPr>
            <w:rFonts w:ascii="Trebuchet MS" w:hAnsi="Trebuchet MS"/>
            <w:noProof/>
          </w:rPr>
          <w:t>20</w:t>
        </w:r>
      </w:ins>
      <w:r w:rsidRPr="002D4F0E">
        <w:rPr>
          <w:rFonts w:ascii="Trebuchet MS" w:hAnsi="Trebuchet MS"/>
          <w:noProof/>
        </w:rPr>
        <w:t xml:space="preserve"> socket pedestals </w:t>
      </w:r>
      <w:del w:id="64" w:author="Author">
        <w:r w:rsidRPr="002D4F0E">
          <w:rPr>
            <w:rFonts w:ascii="Trebuchet MS" w:hAnsi="Trebuchet MS"/>
            <w:noProof/>
          </w:rPr>
          <w:delText xml:space="preserve">were </w:delText>
        </w:r>
      </w:del>
      <w:r w:rsidRPr="002D4F0E">
        <w:rPr>
          <w:rFonts w:ascii="Trebuchet MS" w:hAnsi="Trebuchet MS"/>
          <w:noProof/>
        </w:rPr>
        <w:t>of copper</w:t>
      </w:r>
      <w:del w:id="65" w:author="Author">
        <w:r w:rsidRPr="002D4F0E">
          <w:rPr>
            <w:rFonts w:ascii="Trebuchet MS" w:hAnsi="Trebuchet MS"/>
            <w:noProof/>
          </w:rPr>
          <w:delText>. The pegs</w:delText>
        </w:r>
      </w:del>
      <w:ins w:id="66" w:author="Author">
        <w:r w:rsidRPr="002D4F0E">
          <w:rPr>
            <w:rFonts w:ascii="Trebuchet MS" w:hAnsi="Trebuchet MS"/>
            <w:noProof/>
          </w:rPr>
          <w:t>, and the hooks</w:t>
        </w:r>
      </w:ins>
      <w:r w:rsidRPr="002D4F0E">
        <w:rPr>
          <w:rFonts w:ascii="Trebuchet MS" w:hAnsi="Trebuchet MS"/>
          <w:noProof/>
        </w:rPr>
        <w:t xml:space="preserve"> of the pillars and their </w:t>
      </w:r>
      <w:del w:id="67" w:author="Author">
        <w:r w:rsidRPr="002D4F0E">
          <w:rPr>
            <w:rFonts w:ascii="Trebuchet MS" w:hAnsi="Trebuchet MS"/>
            <w:noProof/>
          </w:rPr>
          <w:delText>joints</w:delText>
        </w:r>
      </w:del>
      <w:ins w:id="68" w:author="Author">
        <w:r w:rsidRPr="002D4F0E">
          <w:rPr>
            <w:rFonts w:ascii="Trebuchet MS" w:hAnsi="Trebuchet MS"/>
            <w:noProof/>
          </w:rPr>
          <w:t>connectors</w:t>
        </w:r>
        <w:r w:rsidRPr="002D4F0E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D4F0E">
        <w:rPr>
          <w:rFonts w:ascii="Trebuchet MS" w:hAnsi="Trebuchet MS"/>
          <w:noProof/>
        </w:rPr>
        <w:t xml:space="preserve"> were of silver. </w:t>
      </w:r>
      <w:r w:rsidRPr="002D4F0E">
        <w:rPr>
          <w:rFonts w:ascii="Trebuchet MS" w:hAnsi="Trebuchet MS"/>
          <w:b/>
          <w:noProof/>
        </w:rPr>
        <w:t xml:space="preserve">38:11 </w:t>
      </w:r>
      <w:r w:rsidRPr="002D4F0E">
        <w:rPr>
          <w:rFonts w:ascii="Trebuchet MS" w:hAnsi="Trebuchet MS"/>
          <w:noProof/>
        </w:rPr>
        <w:t>Also, for the north side</w:t>
      </w:r>
      <w:ins w:id="71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there were </w:t>
      </w:r>
      <w:del w:id="72" w:author="Author">
        <w:r w:rsidRPr="002D4F0E">
          <w:rPr>
            <w:rFonts w:ascii="Trebuchet MS" w:hAnsi="Trebuchet MS"/>
            <w:noProof/>
          </w:rPr>
          <w:delText>a hundred</w:delText>
        </w:r>
      </w:del>
      <w:ins w:id="73" w:author="Author">
        <w:r w:rsidRPr="002D4F0E">
          <w:rPr>
            <w:rFonts w:ascii="Trebuchet MS" w:hAnsi="Trebuchet MS"/>
            <w:noProof/>
          </w:rPr>
          <w:t>100</w:t>
        </w:r>
      </w:ins>
      <w:r w:rsidRPr="002D4F0E">
        <w:rPr>
          <w:rFonts w:ascii="Trebuchet MS" w:hAnsi="Trebuchet MS"/>
          <w:noProof/>
        </w:rPr>
        <w:t xml:space="preserve"> cubits</w:t>
      </w:r>
      <w:del w:id="74" w:author="Author">
        <w:r w:rsidRPr="002D4F0E">
          <w:rPr>
            <w:rFonts w:ascii="Trebuchet MS" w:hAnsi="Trebuchet MS"/>
            <w:noProof/>
          </w:rPr>
          <w:delText>.</w:delText>
        </w:r>
      </w:del>
      <w:ins w:id="75" w:author="Author">
        <w:r w:rsidRPr="002D4F0E">
          <w:rPr>
            <w:rFonts w:ascii="Trebuchet MS" w:hAnsi="Trebuchet MS"/>
            <w:noProof/>
          </w:rPr>
          <w:t xml:space="preserve"> of hanging curtains.</w:t>
        </w:r>
      </w:ins>
      <w:r w:rsidRPr="002D4F0E">
        <w:rPr>
          <w:rFonts w:ascii="Trebuchet MS" w:hAnsi="Trebuchet MS"/>
          <w:noProof/>
        </w:rPr>
        <w:t xml:space="preserve"> Their </w:t>
      </w:r>
      <w:del w:id="76" w:author="Author">
        <w:r w:rsidRPr="002D4F0E">
          <w:rPr>
            <w:rFonts w:ascii="Trebuchet MS" w:hAnsi="Trebuchet MS"/>
            <w:noProof/>
          </w:rPr>
          <w:delText>twenty</w:delText>
        </w:r>
      </w:del>
      <w:ins w:id="77" w:author="Author">
        <w:r w:rsidRPr="002D4F0E">
          <w:rPr>
            <w:rFonts w:ascii="Trebuchet MS" w:hAnsi="Trebuchet MS"/>
            <w:noProof/>
          </w:rPr>
          <w:t>20</w:t>
        </w:r>
      </w:ins>
      <w:r w:rsidRPr="002D4F0E">
        <w:rPr>
          <w:rFonts w:ascii="Trebuchet MS" w:hAnsi="Trebuchet MS"/>
          <w:noProof/>
        </w:rPr>
        <w:t xml:space="preserve"> pillars and their </w:t>
      </w:r>
      <w:del w:id="78" w:author="Author">
        <w:r w:rsidRPr="002D4F0E">
          <w:rPr>
            <w:rFonts w:ascii="Trebuchet MS" w:hAnsi="Trebuchet MS"/>
            <w:noProof/>
          </w:rPr>
          <w:delText>twenty</w:delText>
        </w:r>
      </w:del>
      <w:ins w:id="79" w:author="Author">
        <w:r w:rsidRPr="002D4F0E">
          <w:rPr>
            <w:rFonts w:ascii="Trebuchet MS" w:hAnsi="Trebuchet MS"/>
            <w:noProof/>
          </w:rPr>
          <w:t>20</w:t>
        </w:r>
      </w:ins>
      <w:r w:rsidRPr="002D4F0E">
        <w:rPr>
          <w:rFonts w:ascii="Trebuchet MS" w:hAnsi="Trebuchet MS"/>
          <w:noProof/>
        </w:rPr>
        <w:t xml:space="preserve"> socket pedestals were of copper. The </w:t>
      </w:r>
      <w:del w:id="80" w:author="Author">
        <w:r w:rsidRPr="002D4F0E">
          <w:rPr>
            <w:rFonts w:ascii="Trebuchet MS" w:hAnsi="Trebuchet MS"/>
            <w:noProof/>
          </w:rPr>
          <w:delText>pegs</w:delText>
        </w:r>
      </w:del>
      <w:ins w:id="81" w:author="Author">
        <w:r w:rsidRPr="002D4F0E">
          <w:rPr>
            <w:rFonts w:ascii="Trebuchet MS" w:hAnsi="Trebuchet MS"/>
            <w:noProof/>
          </w:rPr>
          <w:t>hooks</w:t>
        </w:r>
      </w:ins>
      <w:r w:rsidRPr="002D4F0E">
        <w:rPr>
          <w:rFonts w:ascii="Trebuchet MS" w:hAnsi="Trebuchet MS"/>
          <w:noProof/>
        </w:rPr>
        <w:t xml:space="preserve"> of the pillars and their </w:t>
      </w:r>
      <w:del w:id="82" w:author="Author">
        <w:r w:rsidRPr="002D4F0E">
          <w:rPr>
            <w:rFonts w:ascii="Trebuchet MS" w:hAnsi="Trebuchet MS"/>
            <w:noProof/>
          </w:rPr>
          <w:delText>joints</w:delText>
        </w:r>
      </w:del>
      <w:ins w:id="83" w:author="Author">
        <w:r w:rsidRPr="002D4F0E">
          <w:rPr>
            <w:rFonts w:ascii="Trebuchet MS" w:hAnsi="Trebuchet MS"/>
            <w:noProof/>
          </w:rPr>
          <w:t>connectors</w:t>
        </w:r>
        <w:r w:rsidRPr="002D4F0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D4F0E">
        <w:rPr>
          <w:rFonts w:ascii="Trebuchet MS" w:hAnsi="Trebuchet MS"/>
          <w:noProof/>
        </w:rPr>
        <w:t xml:space="preserve"> were of silver. </w:t>
      </w:r>
      <w:r w:rsidRPr="002D4F0E">
        <w:rPr>
          <w:rFonts w:ascii="Trebuchet MS" w:hAnsi="Trebuchet MS"/>
          <w:b/>
          <w:noProof/>
        </w:rPr>
        <w:t xml:space="preserve">38:12 </w:t>
      </w:r>
      <w:r w:rsidRPr="002D4F0E">
        <w:rPr>
          <w:rFonts w:ascii="Trebuchet MS" w:hAnsi="Trebuchet MS"/>
          <w:noProof/>
        </w:rPr>
        <w:t>But for the west side</w:t>
      </w:r>
      <w:ins w:id="86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 </w:t>
      </w:r>
      <w:del w:id="87" w:author="Author">
        <w:r w:rsidRPr="002D4F0E">
          <w:rPr>
            <w:rFonts w:ascii="Trebuchet MS" w:hAnsi="Trebuchet MS"/>
            <w:noProof/>
          </w:rPr>
          <w:delText>hangings</w:delText>
        </w:r>
      </w:del>
      <w:ins w:id="88" w:author="Author">
        <w:r w:rsidRPr="002D4F0E">
          <w:rPr>
            <w:rFonts w:ascii="Trebuchet MS" w:hAnsi="Trebuchet MS"/>
            <w:noProof/>
          </w:rPr>
          <w:t>hanging curtains</w:t>
        </w:r>
      </w:ins>
      <w:r w:rsidRPr="002D4F0E">
        <w:rPr>
          <w:rFonts w:ascii="Trebuchet MS" w:hAnsi="Trebuchet MS"/>
          <w:noProof/>
        </w:rPr>
        <w:t xml:space="preserve"> were for </w:t>
      </w:r>
      <w:del w:id="89" w:author="Author">
        <w:r w:rsidRPr="002D4F0E">
          <w:rPr>
            <w:rFonts w:ascii="Trebuchet MS" w:hAnsi="Trebuchet MS"/>
            <w:noProof/>
          </w:rPr>
          <w:delText>fifty</w:delText>
        </w:r>
      </w:del>
      <w:ins w:id="90" w:author="Author">
        <w:r w:rsidRPr="002D4F0E">
          <w:rPr>
            <w:rFonts w:ascii="Trebuchet MS" w:hAnsi="Trebuchet MS"/>
            <w:noProof/>
          </w:rPr>
          <w:t>50</w:t>
        </w:r>
      </w:ins>
      <w:r w:rsidRPr="002D4F0E">
        <w:rPr>
          <w:rFonts w:ascii="Trebuchet MS" w:hAnsi="Trebuchet MS"/>
          <w:noProof/>
        </w:rPr>
        <w:t xml:space="preserve"> cubits. </w:t>
      </w:r>
      <w:del w:id="91" w:author="Author">
        <w:r w:rsidRPr="002D4F0E">
          <w:rPr>
            <w:rFonts w:ascii="Trebuchet MS" w:hAnsi="Trebuchet MS"/>
            <w:noProof/>
          </w:rPr>
          <w:delText xml:space="preserve">Their pillars </w:delText>
        </w:r>
      </w:del>
      <w:ins w:id="92" w:author="Author">
        <w:r w:rsidRPr="002D4F0E">
          <w:rPr>
            <w:rFonts w:ascii="Trebuchet MS" w:hAnsi="Trebuchet MS"/>
            <w:noProof/>
          </w:rPr>
          <w:t xml:space="preserve">There </w:t>
        </w:r>
      </w:ins>
      <w:r w:rsidRPr="002D4F0E">
        <w:rPr>
          <w:rFonts w:ascii="Trebuchet MS" w:hAnsi="Trebuchet MS"/>
          <w:noProof/>
        </w:rPr>
        <w:t xml:space="preserve">were ten </w:t>
      </w:r>
      <w:ins w:id="93" w:author="Author">
        <w:r w:rsidRPr="002D4F0E">
          <w:rPr>
            <w:rFonts w:ascii="Trebuchet MS" w:hAnsi="Trebuchet MS"/>
            <w:noProof/>
          </w:rPr>
          <w:t xml:space="preserve">pillars </w:t>
        </w:r>
      </w:ins>
      <w:r w:rsidRPr="002D4F0E">
        <w:rPr>
          <w:rFonts w:ascii="Trebuchet MS" w:hAnsi="Trebuchet MS"/>
          <w:noProof/>
        </w:rPr>
        <w:t xml:space="preserve">and </w:t>
      </w:r>
      <w:del w:id="94" w:author="Author">
        <w:r w:rsidRPr="002D4F0E">
          <w:rPr>
            <w:rFonts w:ascii="Trebuchet MS" w:hAnsi="Trebuchet MS"/>
            <w:noProof/>
          </w:rPr>
          <w:delText>their</w:delText>
        </w:r>
      </w:del>
      <w:ins w:id="95" w:author="Author">
        <w:r w:rsidRPr="002D4F0E">
          <w:rPr>
            <w:rFonts w:ascii="Trebuchet MS" w:hAnsi="Trebuchet MS"/>
            <w:noProof/>
          </w:rPr>
          <w:t>ten</w:t>
        </w:r>
      </w:ins>
      <w:r w:rsidRPr="002D4F0E">
        <w:rPr>
          <w:rFonts w:ascii="Trebuchet MS" w:hAnsi="Trebuchet MS"/>
          <w:noProof/>
        </w:rPr>
        <w:t xml:space="preserve"> socket pedestals</w:t>
      </w:r>
      <w:del w:id="96" w:author="Author">
        <w:r w:rsidRPr="002D4F0E">
          <w:rPr>
            <w:rFonts w:ascii="Trebuchet MS" w:hAnsi="Trebuchet MS"/>
            <w:noProof/>
          </w:rPr>
          <w:delText xml:space="preserve"> ten. The pegs</w:delText>
        </w:r>
      </w:del>
      <w:ins w:id="97" w:author="Author">
        <w:r w:rsidRPr="002D4F0E">
          <w:rPr>
            <w:rFonts w:ascii="Trebuchet MS" w:hAnsi="Trebuchet MS"/>
            <w:noProof/>
          </w:rPr>
          <w:t>, and the hooks</w:t>
        </w:r>
      </w:ins>
      <w:r w:rsidRPr="002D4F0E">
        <w:rPr>
          <w:rFonts w:ascii="Trebuchet MS" w:hAnsi="Trebuchet MS"/>
          <w:noProof/>
        </w:rPr>
        <w:t xml:space="preserve"> of the pillars and their </w:t>
      </w:r>
      <w:del w:id="98" w:author="Author">
        <w:r w:rsidRPr="002D4F0E">
          <w:rPr>
            <w:rFonts w:ascii="Trebuchet MS" w:hAnsi="Trebuchet MS"/>
            <w:noProof/>
          </w:rPr>
          <w:delText>joints</w:delText>
        </w:r>
      </w:del>
      <w:ins w:id="99" w:author="Author">
        <w:r w:rsidRPr="002D4F0E">
          <w:rPr>
            <w:rFonts w:ascii="Trebuchet MS" w:hAnsi="Trebuchet MS"/>
            <w:noProof/>
          </w:rPr>
          <w:t>connectors</w:t>
        </w:r>
        <w:r w:rsidRPr="002D4F0E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2D4F0E">
        <w:rPr>
          <w:rFonts w:ascii="Trebuchet MS" w:hAnsi="Trebuchet MS"/>
          <w:noProof/>
        </w:rPr>
        <w:t xml:space="preserve"> were of silver. </w:t>
      </w:r>
      <w:r w:rsidRPr="002D4F0E">
        <w:rPr>
          <w:rFonts w:ascii="Trebuchet MS" w:hAnsi="Trebuchet MS"/>
          <w:b/>
          <w:noProof/>
        </w:rPr>
        <w:t xml:space="preserve">38:13 </w:t>
      </w:r>
      <w:del w:id="102" w:author="Author">
        <w:r w:rsidRPr="002D4F0E">
          <w:rPr>
            <w:rFonts w:ascii="Trebuchet MS" w:hAnsi="Trebuchet MS"/>
            <w:noProof/>
          </w:rPr>
          <w:delText>And for</w:delText>
        </w:r>
      </w:del>
      <w:ins w:id="103" w:author="Author">
        <w:r w:rsidRPr="002D4F0E">
          <w:rPr>
            <w:rFonts w:ascii="Trebuchet MS" w:hAnsi="Trebuchet MS"/>
            <w:noProof/>
          </w:rPr>
          <w:t>The width of</w:t>
        </w:r>
      </w:ins>
      <w:r w:rsidRPr="002D4F0E">
        <w:rPr>
          <w:rFonts w:ascii="Trebuchet MS" w:hAnsi="Trebuchet MS"/>
          <w:noProof/>
        </w:rPr>
        <w:t xml:space="preserve"> the east side</w:t>
      </w:r>
      <w:ins w:id="104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toward the sunrising</w:t>
      </w:r>
      <w:del w:id="105" w:author="Author">
        <w:r w:rsidRPr="002D4F0E">
          <w:rPr>
            <w:rFonts w:ascii="Trebuchet MS" w:hAnsi="Trebuchet MS"/>
            <w:noProof/>
          </w:rPr>
          <w:delText xml:space="preserve"> there were fifty</w:delText>
        </w:r>
      </w:del>
      <w:ins w:id="106" w:author="Author">
        <w:r w:rsidRPr="002D4F0E">
          <w:rPr>
            <w:rFonts w:ascii="Trebuchet MS" w:hAnsi="Trebuchet MS"/>
            <w:noProof/>
          </w:rPr>
          <w:t>, was 50</w:t>
        </w:r>
      </w:ins>
      <w:r w:rsidRPr="002D4F0E">
        <w:rPr>
          <w:rFonts w:ascii="Trebuchet MS" w:hAnsi="Trebuchet MS"/>
          <w:noProof/>
        </w:rPr>
        <w:t xml:space="preserve"> cubits. </w:t>
      </w:r>
      <w:r w:rsidRPr="002D4F0E">
        <w:rPr>
          <w:rFonts w:ascii="Trebuchet MS" w:hAnsi="Trebuchet MS"/>
          <w:b/>
          <w:noProof/>
        </w:rPr>
        <w:t xml:space="preserve">38:14 </w:t>
      </w:r>
      <w:del w:id="107" w:author="Author">
        <w:r w:rsidRPr="002D4F0E">
          <w:rPr>
            <w:rFonts w:ascii="Trebuchet MS" w:hAnsi="Trebuchet MS"/>
            <w:noProof/>
          </w:rPr>
          <w:delText>The hangings</w:delText>
        </w:r>
      </w:del>
      <w:ins w:id="108" w:author="Author">
        <w:r w:rsidRPr="002D4F0E">
          <w:rPr>
            <w:rFonts w:ascii="Trebuchet MS" w:hAnsi="Trebuchet MS"/>
            <w:noProof/>
          </w:rPr>
          <w:t>There</w:t>
        </w:r>
      </w:ins>
      <w:r w:rsidRPr="002D4F0E">
        <w:rPr>
          <w:rFonts w:ascii="Trebuchet MS" w:hAnsi="Trebuchet MS"/>
          <w:noProof/>
        </w:rPr>
        <w:t xml:space="preserve"> were </w:t>
      </w:r>
      <w:del w:id="109" w:author="Author">
        <w:r w:rsidRPr="002D4F0E">
          <w:rPr>
            <w:rFonts w:ascii="Trebuchet MS" w:hAnsi="Trebuchet MS"/>
            <w:noProof/>
          </w:rPr>
          <w:delText>for fifteen</w:delText>
        </w:r>
      </w:del>
      <w:ins w:id="110" w:author="Author">
        <w:r w:rsidRPr="002D4F0E">
          <w:rPr>
            <w:rFonts w:ascii="Trebuchet MS" w:hAnsi="Trebuchet MS"/>
            <w:noProof/>
          </w:rPr>
          <w:t>15</w:t>
        </w:r>
      </w:ins>
      <w:r w:rsidRPr="002D4F0E">
        <w:rPr>
          <w:rFonts w:ascii="Trebuchet MS" w:hAnsi="Trebuchet MS"/>
          <w:noProof/>
        </w:rPr>
        <w:t xml:space="preserve"> cubits </w:t>
      </w:r>
      <w:del w:id="111" w:author="Author">
        <w:r w:rsidRPr="002D4F0E">
          <w:rPr>
            <w:rFonts w:ascii="Trebuchet MS" w:hAnsi="Trebuchet MS"/>
            <w:noProof/>
          </w:rPr>
          <w:delText>to</w:delText>
        </w:r>
      </w:del>
      <w:ins w:id="112" w:author="Author">
        <w:r w:rsidRPr="002D4F0E">
          <w:rPr>
            <w:rFonts w:ascii="Trebuchet MS" w:hAnsi="Trebuchet MS"/>
            <w:noProof/>
          </w:rPr>
          <w:t>of hanging curtains on</w:t>
        </w:r>
      </w:ins>
      <w:r w:rsidRPr="002D4F0E">
        <w:rPr>
          <w:rFonts w:ascii="Trebuchet MS" w:hAnsi="Trebuchet MS"/>
          <w:noProof/>
        </w:rPr>
        <w:t xml:space="preserve"> the one wing</w:t>
      </w:r>
      <w:del w:id="113" w:author="Author">
        <w:r w:rsidRPr="002D4F0E">
          <w:rPr>
            <w:rFonts w:ascii="Trebuchet MS" w:hAnsi="Trebuchet MS"/>
            <w:noProof/>
          </w:rPr>
          <w:delText>. Their</w:delText>
        </w:r>
      </w:del>
      <w:ins w:id="114" w:author="Author">
        <w:r w:rsidRPr="002D4F0E">
          <w:rPr>
            <w:rFonts w:ascii="Trebuchet MS" w:hAnsi="Trebuchet MS"/>
            <w:noProof/>
          </w:rPr>
          <w:t>, with three</w:t>
        </w:r>
      </w:ins>
      <w:r w:rsidRPr="002D4F0E">
        <w:rPr>
          <w:rFonts w:ascii="Trebuchet MS" w:hAnsi="Trebuchet MS"/>
          <w:noProof/>
        </w:rPr>
        <w:t xml:space="preserve"> pillars </w:t>
      </w:r>
      <w:del w:id="115" w:author="Author">
        <w:r w:rsidRPr="002D4F0E">
          <w:rPr>
            <w:rFonts w:ascii="Trebuchet MS" w:hAnsi="Trebuchet MS"/>
            <w:noProof/>
          </w:rPr>
          <w:delText xml:space="preserve">were three </w:delText>
        </w:r>
      </w:del>
      <w:r w:rsidRPr="002D4F0E">
        <w:rPr>
          <w:rFonts w:ascii="Trebuchet MS" w:hAnsi="Trebuchet MS"/>
          <w:noProof/>
        </w:rPr>
        <w:t xml:space="preserve">and </w:t>
      </w:r>
      <w:del w:id="116" w:author="Author">
        <w:r w:rsidRPr="002D4F0E">
          <w:rPr>
            <w:rFonts w:ascii="Trebuchet MS" w:hAnsi="Trebuchet MS"/>
            <w:noProof/>
          </w:rPr>
          <w:delText>their</w:delText>
        </w:r>
      </w:del>
      <w:ins w:id="117" w:author="Author">
        <w:r w:rsidRPr="002D4F0E">
          <w:rPr>
            <w:rFonts w:ascii="Trebuchet MS" w:hAnsi="Trebuchet MS"/>
            <w:noProof/>
          </w:rPr>
          <w:t>three</w:t>
        </w:r>
      </w:ins>
      <w:r w:rsidRPr="002D4F0E">
        <w:rPr>
          <w:rFonts w:ascii="Trebuchet MS" w:hAnsi="Trebuchet MS"/>
          <w:noProof/>
        </w:rPr>
        <w:t xml:space="preserve"> socket pedestals</w:t>
      </w:r>
      <w:del w:id="118" w:author="Author">
        <w:r w:rsidRPr="002D4F0E">
          <w:rPr>
            <w:rFonts w:ascii="Trebuchet MS" w:hAnsi="Trebuchet MS"/>
            <w:noProof/>
          </w:rPr>
          <w:delText xml:space="preserve"> three</w:delText>
        </w:r>
      </w:del>
      <w:r w:rsidRPr="002D4F0E">
        <w:rPr>
          <w:rFonts w:ascii="Trebuchet MS" w:hAnsi="Trebuchet MS"/>
          <w:noProof/>
        </w:rPr>
        <w:t xml:space="preserve">. </w:t>
      </w:r>
      <w:r w:rsidRPr="002D4F0E">
        <w:rPr>
          <w:rFonts w:ascii="Trebuchet MS" w:hAnsi="Trebuchet MS"/>
          <w:b/>
          <w:noProof/>
        </w:rPr>
        <w:t xml:space="preserve">38:15 </w:t>
      </w:r>
      <w:r w:rsidRPr="002D4F0E">
        <w:rPr>
          <w:rFonts w:ascii="Trebuchet MS" w:hAnsi="Trebuchet MS"/>
          <w:noProof/>
        </w:rPr>
        <w:t>And for the other wing</w:t>
      </w:r>
      <w:del w:id="119" w:author="Author">
        <w:r w:rsidRPr="002D4F0E">
          <w:rPr>
            <w:rFonts w:ascii="Trebuchet MS" w:hAnsi="Trebuchet MS"/>
            <w:noProof/>
          </w:rPr>
          <w:delText>,</w:delText>
        </w:r>
      </w:del>
      <w:r w:rsidRPr="002D4F0E">
        <w:rPr>
          <w:rFonts w:ascii="Trebuchet MS" w:hAnsi="Trebuchet MS"/>
          <w:noProof/>
        </w:rPr>
        <w:t xml:space="preserve"> on </w:t>
      </w:r>
      <w:del w:id="120" w:author="Author">
        <w:r w:rsidRPr="002D4F0E">
          <w:rPr>
            <w:rFonts w:ascii="Trebuchet MS" w:hAnsi="Trebuchet MS"/>
            <w:noProof/>
          </w:rPr>
          <w:delText>this as well as that</w:delText>
        </w:r>
      </w:del>
      <w:ins w:id="121" w:author="Author">
        <w:r w:rsidRPr="002D4F0E">
          <w:rPr>
            <w:rFonts w:ascii="Trebuchet MS" w:hAnsi="Trebuchet MS"/>
            <w:noProof/>
          </w:rPr>
          <w:t>the other</w:t>
        </w:r>
      </w:ins>
      <w:r w:rsidRPr="002D4F0E">
        <w:rPr>
          <w:rFonts w:ascii="Trebuchet MS" w:hAnsi="Trebuchet MS"/>
          <w:noProof/>
        </w:rPr>
        <w:t xml:space="preserve"> side</w:t>
      </w:r>
      <w:del w:id="122" w:author="Author">
        <w:r w:rsidRPr="002D4F0E">
          <w:rPr>
            <w:rFonts w:ascii="Trebuchet MS" w:hAnsi="Trebuchet MS"/>
            <w:noProof/>
          </w:rPr>
          <w:delText>,</w:delText>
        </w:r>
      </w:del>
      <w:r w:rsidRPr="002D4F0E">
        <w:rPr>
          <w:rFonts w:ascii="Trebuchet MS" w:hAnsi="Trebuchet MS"/>
          <w:noProof/>
        </w:rPr>
        <w:t xml:space="preserve"> of the </w:t>
      </w:r>
      <w:del w:id="123" w:author="Author">
        <w:r w:rsidRPr="002D4F0E">
          <w:rPr>
            <w:rFonts w:ascii="Trebuchet MS" w:hAnsi="Trebuchet MS"/>
            <w:noProof/>
          </w:rPr>
          <w:delText>gate</w:delText>
        </w:r>
      </w:del>
      <w:ins w:id="124" w:author="Author">
        <w:r w:rsidRPr="002D4F0E">
          <w:rPr>
            <w:rFonts w:ascii="Trebuchet MS" w:hAnsi="Trebuchet MS"/>
            <w:noProof/>
          </w:rPr>
          <w:t>entrance</w:t>
        </w:r>
      </w:ins>
      <w:r w:rsidRPr="002D4F0E">
        <w:rPr>
          <w:rFonts w:ascii="Trebuchet MS" w:hAnsi="Trebuchet MS"/>
          <w:noProof/>
        </w:rPr>
        <w:t xml:space="preserve"> of the courtyard, </w:t>
      </w:r>
      <w:del w:id="125" w:author="Author">
        <w:r w:rsidRPr="002D4F0E">
          <w:rPr>
            <w:rFonts w:ascii="Trebuchet MS" w:hAnsi="Trebuchet MS"/>
            <w:noProof/>
          </w:rPr>
          <w:delText>the hangings</w:delText>
        </w:r>
      </w:del>
      <w:ins w:id="126" w:author="Author">
        <w:r w:rsidRPr="002D4F0E">
          <w:rPr>
            <w:rFonts w:ascii="Trebuchet MS" w:hAnsi="Trebuchet MS"/>
            <w:noProof/>
          </w:rPr>
          <w:t>there</w:t>
        </w:r>
      </w:ins>
      <w:r w:rsidRPr="002D4F0E">
        <w:rPr>
          <w:rFonts w:ascii="Trebuchet MS" w:hAnsi="Trebuchet MS"/>
          <w:noProof/>
        </w:rPr>
        <w:t xml:space="preserve"> were </w:t>
      </w:r>
      <w:ins w:id="127" w:author="Author">
        <w:r w:rsidRPr="002D4F0E">
          <w:rPr>
            <w:rFonts w:ascii="Trebuchet MS" w:hAnsi="Trebuchet MS"/>
            <w:noProof/>
          </w:rPr>
          <w:t xml:space="preserve">hanging curtains </w:t>
        </w:r>
      </w:ins>
      <w:r w:rsidRPr="002D4F0E">
        <w:rPr>
          <w:rFonts w:ascii="Trebuchet MS" w:hAnsi="Trebuchet MS"/>
          <w:noProof/>
        </w:rPr>
        <w:t xml:space="preserve">for </w:t>
      </w:r>
      <w:del w:id="128" w:author="Author">
        <w:r w:rsidRPr="002D4F0E">
          <w:rPr>
            <w:rFonts w:ascii="Trebuchet MS" w:hAnsi="Trebuchet MS"/>
            <w:noProof/>
          </w:rPr>
          <w:delText>fifteen</w:delText>
        </w:r>
      </w:del>
      <w:ins w:id="129" w:author="Author">
        <w:r w:rsidRPr="002D4F0E">
          <w:rPr>
            <w:rFonts w:ascii="Trebuchet MS" w:hAnsi="Trebuchet MS"/>
            <w:noProof/>
          </w:rPr>
          <w:t>15</w:t>
        </w:r>
      </w:ins>
      <w:r w:rsidRPr="002D4F0E">
        <w:rPr>
          <w:rFonts w:ascii="Trebuchet MS" w:hAnsi="Trebuchet MS"/>
          <w:noProof/>
        </w:rPr>
        <w:t xml:space="preserve"> cubits</w:t>
      </w:r>
      <w:del w:id="130" w:author="Author">
        <w:r w:rsidRPr="002D4F0E">
          <w:rPr>
            <w:rFonts w:ascii="Trebuchet MS" w:hAnsi="Trebuchet MS"/>
            <w:noProof/>
          </w:rPr>
          <w:delText>. Their</w:delText>
        </w:r>
      </w:del>
      <w:ins w:id="131" w:author="Author">
        <w:r w:rsidRPr="002D4F0E">
          <w:rPr>
            <w:rFonts w:ascii="Trebuchet MS" w:hAnsi="Trebuchet MS"/>
            <w:noProof/>
          </w:rPr>
          <w:t>, with three</w:t>
        </w:r>
      </w:ins>
      <w:r w:rsidRPr="002D4F0E">
        <w:rPr>
          <w:rFonts w:ascii="Trebuchet MS" w:hAnsi="Trebuchet MS"/>
          <w:noProof/>
        </w:rPr>
        <w:t xml:space="preserve"> pillars </w:t>
      </w:r>
      <w:del w:id="132" w:author="Author">
        <w:r w:rsidRPr="002D4F0E">
          <w:rPr>
            <w:rFonts w:ascii="Trebuchet MS" w:hAnsi="Trebuchet MS"/>
            <w:noProof/>
          </w:rPr>
          <w:delText xml:space="preserve">were three </w:delText>
        </w:r>
      </w:del>
      <w:r w:rsidRPr="002D4F0E">
        <w:rPr>
          <w:rFonts w:ascii="Trebuchet MS" w:hAnsi="Trebuchet MS"/>
          <w:noProof/>
        </w:rPr>
        <w:t xml:space="preserve">and </w:t>
      </w:r>
      <w:del w:id="133" w:author="Author">
        <w:r w:rsidRPr="002D4F0E">
          <w:rPr>
            <w:rFonts w:ascii="Trebuchet MS" w:hAnsi="Trebuchet MS"/>
            <w:noProof/>
          </w:rPr>
          <w:delText>their</w:delText>
        </w:r>
      </w:del>
      <w:ins w:id="134" w:author="Author">
        <w:r w:rsidRPr="002D4F0E">
          <w:rPr>
            <w:rFonts w:ascii="Trebuchet MS" w:hAnsi="Trebuchet MS"/>
            <w:noProof/>
          </w:rPr>
          <w:t>three</w:t>
        </w:r>
      </w:ins>
      <w:r w:rsidRPr="002D4F0E">
        <w:rPr>
          <w:rFonts w:ascii="Trebuchet MS" w:hAnsi="Trebuchet MS"/>
          <w:noProof/>
        </w:rPr>
        <w:t xml:space="preserve"> socket pedestals</w:t>
      </w:r>
      <w:del w:id="135" w:author="Author">
        <w:r w:rsidRPr="002D4F0E">
          <w:rPr>
            <w:rFonts w:ascii="Trebuchet MS" w:hAnsi="Trebuchet MS"/>
            <w:noProof/>
          </w:rPr>
          <w:delText xml:space="preserve"> three</w:delText>
        </w:r>
      </w:del>
      <w:r w:rsidRPr="002D4F0E">
        <w:rPr>
          <w:rFonts w:ascii="Trebuchet MS" w:hAnsi="Trebuchet MS"/>
          <w:noProof/>
        </w:rPr>
        <w:t xml:space="preserve">. </w:t>
      </w:r>
      <w:r w:rsidRPr="002D4F0E">
        <w:rPr>
          <w:rFonts w:ascii="Trebuchet MS" w:hAnsi="Trebuchet MS"/>
          <w:b/>
          <w:noProof/>
        </w:rPr>
        <w:t xml:space="preserve">38:16 </w:t>
      </w:r>
      <w:r w:rsidRPr="002D4F0E">
        <w:rPr>
          <w:rFonts w:ascii="Trebuchet MS" w:hAnsi="Trebuchet MS"/>
          <w:noProof/>
        </w:rPr>
        <w:t xml:space="preserve">All the </w:t>
      </w:r>
      <w:del w:id="136" w:author="Author">
        <w:r w:rsidRPr="002D4F0E">
          <w:rPr>
            <w:rFonts w:ascii="Trebuchet MS" w:hAnsi="Trebuchet MS"/>
            <w:noProof/>
          </w:rPr>
          <w:delText>hangings of</w:delText>
        </w:r>
      </w:del>
      <w:ins w:id="137" w:author="Author">
        <w:r w:rsidRPr="002D4F0E">
          <w:rPr>
            <w:rFonts w:ascii="Trebuchet MS" w:hAnsi="Trebuchet MS"/>
            <w:noProof/>
          </w:rPr>
          <w:t>hanging curtains around</w:t>
        </w:r>
      </w:ins>
      <w:r w:rsidRPr="002D4F0E">
        <w:rPr>
          <w:rFonts w:ascii="Trebuchet MS" w:hAnsi="Trebuchet MS"/>
          <w:noProof/>
        </w:rPr>
        <w:t xml:space="preserve"> the courtyard </w:t>
      </w:r>
      <w:del w:id="138" w:author="Author">
        <w:r w:rsidRPr="002D4F0E">
          <w:rPr>
            <w:rFonts w:ascii="Trebuchet MS" w:hAnsi="Trebuchet MS"/>
            <w:noProof/>
          </w:rPr>
          <w:delText xml:space="preserve">round about </w:delText>
        </w:r>
      </w:del>
      <w:r w:rsidRPr="002D4F0E">
        <w:rPr>
          <w:rFonts w:ascii="Trebuchet MS" w:hAnsi="Trebuchet MS"/>
          <w:noProof/>
        </w:rPr>
        <w:t xml:space="preserve">were of fine twisted linen. </w:t>
      </w:r>
      <w:r w:rsidRPr="002D4F0E">
        <w:rPr>
          <w:rFonts w:ascii="Trebuchet MS" w:hAnsi="Trebuchet MS"/>
          <w:b/>
          <w:noProof/>
        </w:rPr>
        <w:t xml:space="preserve">38:17 </w:t>
      </w:r>
      <w:del w:id="139" w:author="Author">
        <w:r w:rsidRPr="002D4F0E">
          <w:rPr>
            <w:rFonts w:ascii="Trebuchet MS" w:hAnsi="Trebuchet MS"/>
            <w:noProof/>
          </w:rPr>
          <w:delText>And the</w:delText>
        </w:r>
      </w:del>
      <w:ins w:id="140" w:author="Author">
        <w:r w:rsidRPr="002D4F0E">
          <w:rPr>
            <w:rFonts w:ascii="Trebuchet MS" w:hAnsi="Trebuchet MS"/>
            <w:noProof/>
          </w:rPr>
          <w:t>The</w:t>
        </w:r>
      </w:ins>
      <w:r w:rsidRPr="002D4F0E">
        <w:rPr>
          <w:rFonts w:ascii="Trebuchet MS" w:hAnsi="Trebuchet MS"/>
          <w:noProof/>
        </w:rPr>
        <w:t xml:space="preserve"> socket pedestals for the pillars were of copper</w:t>
      </w:r>
      <w:del w:id="141" w:author="Author">
        <w:r w:rsidRPr="002D4F0E">
          <w:rPr>
            <w:rFonts w:ascii="Trebuchet MS" w:hAnsi="Trebuchet MS"/>
            <w:noProof/>
          </w:rPr>
          <w:delText>. The pegs</w:delText>
        </w:r>
      </w:del>
      <w:ins w:id="142" w:author="Author">
        <w:r w:rsidRPr="002D4F0E">
          <w:rPr>
            <w:rFonts w:ascii="Trebuchet MS" w:hAnsi="Trebuchet MS"/>
            <w:noProof/>
          </w:rPr>
          <w:t>, the hooks</w:t>
        </w:r>
      </w:ins>
      <w:r w:rsidRPr="002D4F0E">
        <w:rPr>
          <w:rFonts w:ascii="Trebuchet MS" w:hAnsi="Trebuchet MS"/>
          <w:noProof/>
        </w:rPr>
        <w:t xml:space="preserve"> of the pillars and their </w:t>
      </w:r>
      <w:del w:id="143" w:author="Author">
        <w:r w:rsidRPr="002D4F0E">
          <w:rPr>
            <w:rFonts w:ascii="Trebuchet MS" w:hAnsi="Trebuchet MS"/>
            <w:noProof/>
          </w:rPr>
          <w:delText>joints</w:delText>
        </w:r>
      </w:del>
      <w:ins w:id="144" w:author="Author">
        <w:r w:rsidRPr="002D4F0E">
          <w:rPr>
            <w:rFonts w:ascii="Trebuchet MS" w:hAnsi="Trebuchet MS"/>
            <w:noProof/>
          </w:rPr>
          <w:t>connectors</w:t>
        </w:r>
        <w:r w:rsidRPr="002D4F0E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2D4F0E">
        <w:rPr>
          <w:rFonts w:ascii="Trebuchet MS" w:hAnsi="Trebuchet MS"/>
          <w:noProof/>
        </w:rPr>
        <w:t xml:space="preserve"> were of silver</w:t>
      </w:r>
      <w:del w:id="147" w:author="Author">
        <w:r w:rsidRPr="002D4F0E">
          <w:rPr>
            <w:rFonts w:ascii="Trebuchet MS" w:hAnsi="Trebuchet MS"/>
            <w:noProof/>
          </w:rPr>
          <w:delText xml:space="preserve"> and</w:delText>
        </w:r>
      </w:del>
      <w:ins w:id="148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 </w:t>
      </w:r>
      <w:del w:id="149" w:author="Author">
        <w:r w:rsidRPr="002D4F0E">
          <w:rPr>
            <w:rFonts w:ascii="Trebuchet MS" w:hAnsi="Trebuchet MS"/>
            <w:noProof/>
          </w:rPr>
          <w:delText xml:space="preserve">overlaying of their </w:delText>
        </w:r>
      </w:del>
      <w:r w:rsidRPr="002D4F0E">
        <w:rPr>
          <w:rFonts w:ascii="Trebuchet MS" w:hAnsi="Trebuchet MS"/>
          <w:noProof/>
        </w:rPr>
        <w:t xml:space="preserve">tops </w:t>
      </w:r>
      <w:del w:id="150" w:author="Author">
        <w:r w:rsidRPr="002D4F0E">
          <w:rPr>
            <w:rFonts w:ascii="Trebuchet MS" w:hAnsi="Trebuchet MS"/>
            <w:noProof/>
          </w:rPr>
          <w:delText>was of</w:delText>
        </w:r>
      </w:del>
      <w:ins w:id="151" w:author="Author">
        <w:r w:rsidRPr="002D4F0E">
          <w:rPr>
            <w:rFonts w:ascii="Trebuchet MS" w:hAnsi="Trebuchet MS"/>
            <w:noProof/>
          </w:rPr>
          <w:t>were overlaid with</w:t>
        </w:r>
      </w:ins>
      <w:r w:rsidRPr="002D4F0E">
        <w:rPr>
          <w:rFonts w:ascii="Trebuchet MS" w:hAnsi="Trebuchet MS"/>
          <w:noProof/>
        </w:rPr>
        <w:t xml:space="preserve"> silver, and there were silver </w:t>
      </w:r>
      <w:del w:id="152" w:author="Author">
        <w:r w:rsidRPr="002D4F0E">
          <w:rPr>
            <w:rFonts w:ascii="Trebuchet MS" w:hAnsi="Trebuchet MS"/>
            <w:noProof/>
          </w:rPr>
          <w:delText>joinings</w:delText>
        </w:r>
      </w:del>
      <w:ins w:id="153" w:author="Author">
        <w:r w:rsidRPr="002D4F0E">
          <w:rPr>
            <w:rFonts w:ascii="Trebuchet MS" w:hAnsi="Trebuchet MS"/>
            <w:noProof/>
          </w:rPr>
          <w:t>fasteners</w:t>
        </w:r>
      </w:ins>
      <w:r w:rsidRPr="002D4F0E">
        <w:rPr>
          <w:rFonts w:ascii="Trebuchet MS" w:hAnsi="Trebuchet MS"/>
          <w:noProof/>
        </w:rPr>
        <w:t xml:space="preserve"> for all the pillars of the courtyard.</w:t>
      </w:r>
    </w:p>
    <w:p w:rsidR="00CD7284" w:rsidRPr="002D4F0E" w:rsidRDefault="00CD7284" w:rsidP="00CD7284">
      <w:pPr>
        <w:rPr>
          <w:rFonts w:ascii="Trebuchet MS" w:hAnsi="Trebuchet MS"/>
          <w:noProof/>
        </w:rPr>
      </w:pPr>
      <w:r w:rsidRPr="002D4F0E">
        <w:rPr>
          <w:rFonts w:ascii="Trebuchet MS" w:hAnsi="Trebuchet MS"/>
          <w:b/>
        </w:rPr>
        <w:t xml:space="preserve">38:18 </w:t>
      </w:r>
      <w:del w:id="154" w:author="Author">
        <w:r w:rsidRPr="002D4F0E">
          <w:rPr>
            <w:rFonts w:ascii="Trebuchet MS" w:hAnsi="Trebuchet MS"/>
            <w:noProof/>
          </w:rPr>
          <w:delText>And the</w:delText>
        </w:r>
      </w:del>
      <w:ins w:id="155" w:author="Author">
        <w:r w:rsidRPr="002D4F0E">
          <w:rPr>
            <w:rFonts w:ascii="Trebuchet MS" w:hAnsi="Trebuchet MS"/>
            <w:noProof/>
          </w:rPr>
          <w:t>The</w:t>
        </w:r>
      </w:ins>
      <w:r w:rsidRPr="002D4F0E">
        <w:rPr>
          <w:rFonts w:ascii="Trebuchet MS" w:hAnsi="Trebuchet MS"/>
          <w:noProof/>
        </w:rPr>
        <w:t xml:space="preserve"> screen</w:t>
      </w:r>
      <w:ins w:id="156" w:author="Author">
        <w:r w:rsidRPr="002D4F0E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2D4F0E">
        <w:rPr>
          <w:rFonts w:ascii="Trebuchet MS" w:hAnsi="Trebuchet MS"/>
          <w:noProof/>
        </w:rPr>
        <w:t xml:space="preserve"> of the </w:t>
      </w:r>
      <w:del w:id="159" w:author="Author">
        <w:r w:rsidRPr="002D4F0E">
          <w:rPr>
            <w:rFonts w:ascii="Trebuchet MS" w:hAnsi="Trebuchet MS"/>
            <w:noProof/>
          </w:rPr>
          <w:delText>gate</w:delText>
        </w:r>
      </w:del>
      <w:ins w:id="160" w:author="Author">
        <w:r w:rsidRPr="002D4F0E">
          <w:rPr>
            <w:rFonts w:ascii="Trebuchet MS" w:hAnsi="Trebuchet MS"/>
            <w:noProof/>
          </w:rPr>
          <w:t>entrance</w:t>
        </w:r>
      </w:ins>
      <w:r w:rsidRPr="002D4F0E">
        <w:rPr>
          <w:rFonts w:ascii="Trebuchet MS" w:hAnsi="Trebuchet MS"/>
          <w:noProof/>
        </w:rPr>
        <w:t xml:space="preserve"> of the courtyard was </w:t>
      </w:r>
      <w:del w:id="161" w:author="Author">
        <w:r w:rsidRPr="002D4F0E">
          <w:rPr>
            <w:rFonts w:ascii="Trebuchet MS" w:hAnsi="Trebuchet MS"/>
            <w:noProof/>
          </w:rPr>
          <w:delText>the work of a weaver,</w:delText>
        </w:r>
      </w:del>
      <w:ins w:id="162" w:author="Author">
        <w:r w:rsidRPr="002D4F0E">
          <w:rPr>
            <w:rFonts w:ascii="Trebuchet MS" w:hAnsi="Trebuchet MS"/>
            <w:noProof/>
          </w:rPr>
          <w:t>woven</w:t>
        </w:r>
      </w:ins>
      <w:r w:rsidRPr="002D4F0E">
        <w:rPr>
          <w:rFonts w:ascii="Trebuchet MS" w:hAnsi="Trebuchet MS"/>
          <w:noProof/>
        </w:rPr>
        <w:t xml:space="preserve"> of blue thread</w:t>
      </w:r>
      <w:del w:id="163" w:author="Author">
        <w:r w:rsidRPr="002D4F0E">
          <w:rPr>
            <w:rFonts w:ascii="Trebuchet MS" w:hAnsi="Trebuchet MS"/>
            <w:noProof/>
          </w:rPr>
          <w:delText xml:space="preserve"> and wool dyed reddish</w:delText>
        </w:r>
      </w:del>
      <w:ins w:id="164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purple </w:t>
      </w:r>
      <w:del w:id="165" w:author="Author">
        <w:r w:rsidRPr="002D4F0E">
          <w:rPr>
            <w:rFonts w:ascii="Trebuchet MS" w:hAnsi="Trebuchet MS"/>
            <w:noProof/>
          </w:rPr>
          <w:delText>and coccus</w:delText>
        </w:r>
      </w:del>
      <w:ins w:id="166" w:author="Author">
        <w:r w:rsidRPr="002D4F0E">
          <w:rPr>
            <w:rFonts w:ascii="Trebuchet MS" w:hAnsi="Trebuchet MS"/>
            <w:noProof/>
          </w:rPr>
          <w:t>wool,</w:t>
        </w:r>
      </w:ins>
      <w:r w:rsidRPr="002D4F0E">
        <w:rPr>
          <w:rFonts w:ascii="Trebuchet MS" w:hAnsi="Trebuchet MS"/>
          <w:noProof/>
        </w:rPr>
        <w:t xml:space="preserve"> scarlet material</w:t>
      </w:r>
      <w:ins w:id="167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and fine twisted linen</w:t>
      </w:r>
      <w:del w:id="168" w:author="Author">
        <w:r w:rsidRPr="002D4F0E">
          <w:rPr>
            <w:rFonts w:ascii="Trebuchet MS" w:hAnsi="Trebuchet MS"/>
            <w:noProof/>
          </w:rPr>
          <w:delText>, and twenty</w:delText>
        </w:r>
      </w:del>
      <w:ins w:id="169" w:author="Author">
        <w:r w:rsidRPr="002D4F0E">
          <w:rPr>
            <w:rFonts w:ascii="Trebuchet MS" w:hAnsi="Trebuchet MS"/>
            <w:noProof/>
          </w:rPr>
          <w:t>. It was 20</w:t>
        </w:r>
      </w:ins>
      <w:r w:rsidRPr="002D4F0E">
        <w:rPr>
          <w:rFonts w:ascii="Trebuchet MS" w:hAnsi="Trebuchet MS"/>
          <w:noProof/>
        </w:rPr>
        <w:t xml:space="preserve"> cubits </w:t>
      </w:r>
      <w:del w:id="170" w:author="Author">
        <w:r w:rsidRPr="002D4F0E">
          <w:rPr>
            <w:rFonts w:ascii="Trebuchet MS" w:hAnsi="Trebuchet MS"/>
            <w:noProof/>
          </w:rPr>
          <w:delText>was</w:delText>
        </w:r>
      </w:del>
      <w:ins w:id="171" w:author="Author">
        <w:r w:rsidRPr="002D4F0E">
          <w:rPr>
            <w:rFonts w:ascii="Trebuchet MS" w:hAnsi="Trebuchet MS"/>
            <w:noProof/>
          </w:rPr>
          <w:t>long and 5 cubits high,</w:t>
        </w:r>
      </w:ins>
      <w:r w:rsidRPr="002D4F0E">
        <w:rPr>
          <w:rFonts w:ascii="Trebuchet MS" w:hAnsi="Trebuchet MS"/>
          <w:noProof/>
        </w:rPr>
        <w:t xml:space="preserve"> the </w:t>
      </w:r>
      <w:del w:id="172" w:author="Author">
        <w:r w:rsidRPr="002D4F0E">
          <w:rPr>
            <w:rFonts w:ascii="Trebuchet MS" w:hAnsi="Trebuchet MS"/>
            <w:noProof/>
          </w:rPr>
          <w:delText>length, and the</w:delText>
        </w:r>
      </w:del>
      <w:ins w:id="173" w:author="Author">
        <w:r w:rsidRPr="002D4F0E">
          <w:rPr>
            <w:rFonts w:ascii="Trebuchet MS" w:hAnsi="Trebuchet MS"/>
            <w:noProof/>
          </w:rPr>
          <w:t>same</w:t>
        </w:r>
      </w:ins>
      <w:r w:rsidRPr="002D4F0E">
        <w:rPr>
          <w:rFonts w:ascii="Trebuchet MS" w:hAnsi="Trebuchet MS"/>
          <w:noProof/>
        </w:rPr>
        <w:t xml:space="preserve"> height </w:t>
      </w:r>
      <w:del w:id="174" w:author="Author">
        <w:r w:rsidRPr="002D4F0E">
          <w:rPr>
            <w:rFonts w:ascii="Trebuchet MS" w:hAnsi="Trebuchet MS"/>
            <w:noProof/>
          </w:rPr>
          <w:delText>throughout its extent was five cubits equally with the hangings</w:delText>
        </w:r>
      </w:del>
      <w:ins w:id="175" w:author="Author">
        <w:r w:rsidRPr="002D4F0E">
          <w:rPr>
            <w:rFonts w:ascii="Trebuchet MS" w:hAnsi="Trebuchet MS"/>
            <w:noProof/>
          </w:rPr>
          <w:t>as the hanging curtains</w:t>
        </w:r>
      </w:ins>
      <w:r w:rsidRPr="002D4F0E">
        <w:rPr>
          <w:rFonts w:ascii="Trebuchet MS" w:hAnsi="Trebuchet MS"/>
          <w:noProof/>
        </w:rPr>
        <w:t xml:space="preserve"> of the courtyard. </w:t>
      </w:r>
      <w:r w:rsidRPr="002D4F0E">
        <w:rPr>
          <w:rFonts w:ascii="Trebuchet MS" w:hAnsi="Trebuchet MS"/>
          <w:b/>
          <w:noProof/>
        </w:rPr>
        <w:t xml:space="preserve">38:19 </w:t>
      </w:r>
      <w:del w:id="176" w:author="Author">
        <w:r w:rsidRPr="002D4F0E">
          <w:rPr>
            <w:rFonts w:ascii="Trebuchet MS" w:hAnsi="Trebuchet MS"/>
            <w:noProof/>
          </w:rPr>
          <w:delText>And their</w:delText>
        </w:r>
      </w:del>
      <w:ins w:id="177" w:author="Author">
        <w:r w:rsidRPr="002D4F0E">
          <w:rPr>
            <w:rFonts w:ascii="Trebuchet MS" w:hAnsi="Trebuchet MS"/>
            <w:noProof/>
          </w:rPr>
          <w:t>Their</w:t>
        </w:r>
      </w:ins>
      <w:r w:rsidRPr="002D4F0E">
        <w:rPr>
          <w:rFonts w:ascii="Trebuchet MS" w:hAnsi="Trebuchet MS"/>
          <w:noProof/>
        </w:rPr>
        <w:t xml:space="preserve"> four pillars and their four socket pedestals were </w:t>
      </w:r>
      <w:ins w:id="178" w:author="Author">
        <w:r w:rsidRPr="002D4F0E">
          <w:rPr>
            <w:rFonts w:ascii="Trebuchet MS" w:hAnsi="Trebuchet MS"/>
            <w:noProof/>
          </w:rPr>
          <w:t xml:space="preserve">made </w:t>
        </w:r>
      </w:ins>
      <w:r w:rsidRPr="002D4F0E">
        <w:rPr>
          <w:rFonts w:ascii="Trebuchet MS" w:hAnsi="Trebuchet MS"/>
          <w:noProof/>
        </w:rPr>
        <w:t xml:space="preserve">of copper. Their </w:t>
      </w:r>
      <w:del w:id="179" w:author="Author">
        <w:r w:rsidRPr="002D4F0E">
          <w:rPr>
            <w:rFonts w:ascii="Trebuchet MS" w:hAnsi="Trebuchet MS"/>
            <w:noProof/>
          </w:rPr>
          <w:delText>pegs</w:delText>
        </w:r>
      </w:del>
      <w:ins w:id="180" w:author="Author">
        <w:r w:rsidRPr="002D4F0E">
          <w:rPr>
            <w:rFonts w:ascii="Trebuchet MS" w:hAnsi="Trebuchet MS"/>
            <w:noProof/>
          </w:rPr>
          <w:t>hooks</w:t>
        </w:r>
        <w:r>
          <w:rPr>
            <w:rFonts w:ascii="Trebuchet MS" w:hAnsi="Trebuchet MS"/>
            <w:noProof/>
          </w:rPr>
          <w:t xml:space="preserve"> and </w:t>
        </w:r>
        <w:r w:rsidRPr="002D4F0E">
          <w:rPr>
            <w:rFonts w:ascii="Trebuchet MS" w:hAnsi="Trebuchet MS"/>
            <w:noProof/>
          </w:rPr>
          <w:t>connectors</w:t>
        </w:r>
        <w:r w:rsidRPr="002D4F0E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2D4F0E">
        <w:rPr>
          <w:rFonts w:ascii="Trebuchet MS" w:hAnsi="Trebuchet MS"/>
          <w:noProof/>
        </w:rPr>
        <w:t xml:space="preserve"> were of silver</w:t>
      </w:r>
      <w:ins w:id="183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and </w:t>
      </w:r>
      <w:del w:id="184" w:author="Author">
        <w:r w:rsidRPr="002D4F0E">
          <w:rPr>
            <w:rFonts w:ascii="Trebuchet MS" w:hAnsi="Trebuchet MS"/>
            <w:noProof/>
          </w:rPr>
          <w:delText xml:space="preserve">the overlaying of </w:delText>
        </w:r>
      </w:del>
      <w:r w:rsidRPr="002D4F0E">
        <w:rPr>
          <w:rFonts w:ascii="Trebuchet MS" w:hAnsi="Trebuchet MS"/>
          <w:noProof/>
        </w:rPr>
        <w:t xml:space="preserve">their </w:t>
      </w:r>
      <w:del w:id="185" w:author="Author">
        <w:r w:rsidRPr="002D4F0E">
          <w:rPr>
            <w:rFonts w:ascii="Trebuchet MS" w:hAnsi="Trebuchet MS"/>
            <w:noProof/>
          </w:rPr>
          <w:delText>heads</w:delText>
        </w:r>
      </w:del>
      <w:ins w:id="186" w:author="Author">
        <w:r w:rsidRPr="002D4F0E">
          <w:rPr>
            <w:rFonts w:ascii="Trebuchet MS" w:hAnsi="Trebuchet MS"/>
            <w:noProof/>
          </w:rPr>
          <w:t>tops</w:t>
        </w:r>
      </w:ins>
      <w:del w:id="187" w:author="Author">
        <w:r w:rsidRPr="002D4F0E" w:rsidDel="00F97AC7">
          <w:rPr>
            <w:rFonts w:ascii="Trebuchet MS" w:hAnsi="Trebuchet MS"/>
            <w:noProof/>
          </w:rPr>
          <w:delText xml:space="preserve"> and </w:delText>
        </w:r>
        <w:r w:rsidRPr="002D4F0E">
          <w:rPr>
            <w:rFonts w:ascii="Trebuchet MS" w:hAnsi="Trebuchet MS"/>
            <w:noProof/>
          </w:rPr>
          <w:delText>their joints</w:delText>
        </w:r>
      </w:del>
      <w:r w:rsidRPr="002D4F0E">
        <w:rPr>
          <w:rFonts w:ascii="Trebuchet MS" w:hAnsi="Trebuchet MS"/>
          <w:noProof/>
        </w:rPr>
        <w:t xml:space="preserve"> were </w:t>
      </w:r>
      <w:del w:id="188" w:author="Author">
        <w:r w:rsidRPr="002D4F0E">
          <w:rPr>
            <w:rFonts w:ascii="Trebuchet MS" w:hAnsi="Trebuchet MS"/>
            <w:noProof/>
          </w:rPr>
          <w:delText>of</w:delText>
        </w:r>
      </w:del>
      <w:ins w:id="189" w:author="Author">
        <w:r w:rsidRPr="002D4F0E">
          <w:rPr>
            <w:rFonts w:ascii="Trebuchet MS" w:hAnsi="Trebuchet MS"/>
            <w:noProof/>
          </w:rPr>
          <w:t>overlaid with</w:t>
        </w:r>
      </w:ins>
      <w:r w:rsidRPr="002D4F0E">
        <w:rPr>
          <w:rFonts w:ascii="Trebuchet MS" w:hAnsi="Trebuchet MS"/>
          <w:noProof/>
        </w:rPr>
        <w:t xml:space="preserve"> silver. </w:t>
      </w:r>
      <w:r w:rsidRPr="002D4F0E">
        <w:rPr>
          <w:rFonts w:ascii="Trebuchet MS" w:hAnsi="Trebuchet MS"/>
          <w:b/>
          <w:noProof/>
        </w:rPr>
        <w:t xml:space="preserve">38:20 </w:t>
      </w:r>
      <w:del w:id="190" w:author="Author">
        <w:r w:rsidRPr="002D4F0E">
          <w:rPr>
            <w:rFonts w:ascii="Trebuchet MS" w:hAnsi="Trebuchet MS"/>
            <w:noProof/>
          </w:rPr>
          <w:delText>And all</w:delText>
        </w:r>
      </w:del>
      <w:ins w:id="191" w:author="Author">
        <w:r w:rsidRPr="002D4F0E">
          <w:rPr>
            <w:rFonts w:ascii="Trebuchet MS" w:hAnsi="Trebuchet MS"/>
            <w:noProof/>
          </w:rPr>
          <w:t>All</w:t>
        </w:r>
      </w:ins>
      <w:r w:rsidRPr="002D4F0E">
        <w:rPr>
          <w:rFonts w:ascii="Trebuchet MS" w:hAnsi="Trebuchet MS"/>
          <w:noProof/>
        </w:rPr>
        <w:t xml:space="preserve"> the tent pins for the tabernacle and </w:t>
      </w:r>
      <w:del w:id="192" w:author="Author">
        <w:r w:rsidRPr="002D4F0E">
          <w:rPr>
            <w:rFonts w:ascii="Trebuchet MS" w:hAnsi="Trebuchet MS"/>
            <w:noProof/>
          </w:rPr>
          <w:delText>for</w:delText>
        </w:r>
      </w:del>
      <w:ins w:id="193" w:author="Author">
        <w:r w:rsidRPr="002D4F0E">
          <w:rPr>
            <w:rFonts w:ascii="Trebuchet MS" w:hAnsi="Trebuchet MS"/>
            <w:noProof/>
          </w:rPr>
          <w:t>around</w:t>
        </w:r>
      </w:ins>
      <w:r w:rsidRPr="002D4F0E">
        <w:rPr>
          <w:rFonts w:ascii="Trebuchet MS" w:hAnsi="Trebuchet MS"/>
          <w:noProof/>
        </w:rPr>
        <w:t xml:space="preserve"> the courtyard </w:t>
      </w:r>
      <w:del w:id="194" w:author="Author">
        <w:r w:rsidRPr="002D4F0E">
          <w:rPr>
            <w:rFonts w:ascii="Trebuchet MS" w:hAnsi="Trebuchet MS"/>
            <w:noProof/>
          </w:rPr>
          <w:delText xml:space="preserve">round about </w:delText>
        </w:r>
      </w:del>
      <w:r w:rsidRPr="002D4F0E">
        <w:rPr>
          <w:rFonts w:ascii="Trebuchet MS" w:hAnsi="Trebuchet MS"/>
          <w:noProof/>
        </w:rPr>
        <w:t>were of copper.</w:t>
      </w:r>
    </w:p>
    <w:p w:rsidR="00CD7284" w:rsidRPr="002D4F0E" w:rsidRDefault="00CD7284" w:rsidP="00CD7284">
      <w:pPr>
        <w:rPr>
          <w:rFonts w:ascii="Trebuchet MS" w:hAnsi="Trebuchet MS"/>
          <w:noProof/>
        </w:rPr>
      </w:pPr>
      <w:r w:rsidRPr="002D4F0E">
        <w:rPr>
          <w:rFonts w:ascii="Trebuchet MS" w:hAnsi="Trebuchet MS"/>
          <w:b/>
        </w:rPr>
        <w:t xml:space="preserve">38:21 </w:t>
      </w:r>
      <w:r w:rsidRPr="002D4F0E">
        <w:rPr>
          <w:rFonts w:ascii="Trebuchet MS" w:hAnsi="Trebuchet MS"/>
          <w:noProof/>
        </w:rPr>
        <w:t xml:space="preserve">The following </w:t>
      </w:r>
      <w:del w:id="195" w:author="Author">
        <w:r w:rsidRPr="002D4F0E">
          <w:rPr>
            <w:rFonts w:ascii="Trebuchet MS" w:hAnsi="Trebuchet MS"/>
            <w:noProof/>
          </w:rPr>
          <w:delText>are</w:delText>
        </w:r>
      </w:del>
      <w:ins w:id="196" w:author="Author">
        <w:r w:rsidRPr="002D4F0E">
          <w:rPr>
            <w:rFonts w:ascii="Trebuchet MS" w:hAnsi="Trebuchet MS"/>
            <w:noProof/>
          </w:rPr>
          <w:t>is</w:t>
        </w:r>
      </w:ins>
      <w:r w:rsidRPr="002D4F0E">
        <w:rPr>
          <w:rFonts w:ascii="Trebuchet MS" w:hAnsi="Trebuchet MS"/>
          <w:noProof/>
        </w:rPr>
        <w:t xml:space="preserve"> the </w:t>
      </w:r>
      <w:del w:id="197" w:author="Author">
        <w:r w:rsidRPr="002D4F0E">
          <w:rPr>
            <w:rFonts w:ascii="Trebuchet MS" w:hAnsi="Trebuchet MS"/>
            <w:noProof/>
          </w:rPr>
          <w:delText>things inventoried</w:delText>
        </w:r>
      </w:del>
      <w:ins w:id="198" w:author="Author">
        <w:r w:rsidRPr="002D4F0E">
          <w:rPr>
            <w:rFonts w:ascii="Trebuchet MS" w:hAnsi="Trebuchet MS"/>
            <w:noProof/>
          </w:rPr>
          <w:t>inventory</w:t>
        </w:r>
      </w:ins>
      <w:r w:rsidRPr="002D4F0E">
        <w:rPr>
          <w:rFonts w:ascii="Trebuchet MS" w:hAnsi="Trebuchet MS"/>
          <w:noProof/>
        </w:rPr>
        <w:t xml:space="preserve"> of the tabernacle, the tabernacle of the Testimony, which was inventoried at the command of Moses, as the </w:t>
      </w:r>
      <w:del w:id="199" w:author="Author">
        <w:r w:rsidRPr="002D4F0E">
          <w:rPr>
            <w:rFonts w:ascii="Trebuchet MS" w:hAnsi="Trebuchet MS"/>
            <w:noProof/>
          </w:rPr>
          <w:delText>service</w:delText>
        </w:r>
      </w:del>
      <w:ins w:id="200" w:author="Author">
        <w:r w:rsidRPr="002D4F0E">
          <w:rPr>
            <w:rFonts w:ascii="Trebuchet MS" w:hAnsi="Trebuchet MS"/>
            <w:noProof/>
          </w:rPr>
          <w:t>responsibility</w:t>
        </w:r>
      </w:ins>
      <w:r w:rsidRPr="002D4F0E">
        <w:rPr>
          <w:rFonts w:ascii="Trebuchet MS" w:hAnsi="Trebuchet MS"/>
          <w:noProof/>
        </w:rPr>
        <w:t xml:space="preserve"> of the Levites under the </w:t>
      </w:r>
      <w:del w:id="201" w:author="Author">
        <w:r w:rsidRPr="002D4F0E">
          <w:rPr>
            <w:rFonts w:ascii="Trebuchet MS" w:hAnsi="Trebuchet MS"/>
            <w:noProof/>
          </w:rPr>
          <w:delText>guidance</w:delText>
        </w:r>
      </w:del>
      <w:ins w:id="202" w:author="Author">
        <w:r w:rsidRPr="002D4F0E">
          <w:rPr>
            <w:rFonts w:ascii="Trebuchet MS" w:hAnsi="Trebuchet MS"/>
            <w:noProof/>
          </w:rPr>
          <w:t>direction</w:t>
        </w:r>
      </w:ins>
      <w:r w:rsidRPr="002D4F0E">
        <w:rPr>
          <w:rFonts w:ascii="Trebuchet MS" w:hAnsi="Trebuchet MS"/>
          <w:noProof/>
        </w:rPr>
        <w:t xml:space="preserve"> of Ith′a·mar the son of Aaron the priest. </w:t>
      </w:r>
      <w:r w:rsidRPr="002D4F0E">
        <w:rPr>
          <w:rFonts w:ascii="Trebuchet MS" w:hAnsi="Trebuchet MS"/>
          <w:b/>
          <w:noProof/>
        </w:rPr>
        <w:t xml:space="preserve">38:22 </w:t>
      </w:r>
      <w:del w:id="203" w:author="Author">
        <w:r w:rsidRPr="002D4F0E">
          <w:rPr>
            <w:rFonts w:ascii="Trebuchet MS" w:hAnsi="Trebuchet MS"/>
            <w:noProof/>
          </w:rPr>
          <w:delText xml:space="preserve">And </w:delText>
        </w:r>
      </w:del>
      <w:r w:rsidRPr="002D4F0E">
        <w:rPr>
          <w:rFonts w:ascii="Trebuchet MS" w:hAnsi="Trebuchet MS"/>
          <w:noProof/>
        </w:rPr>
        <w:t xml:space="preserve">Bez′al·el the son of U′ri the son of Hur of the tribe of Judah did all that Jehovah had commanded Moses. </w:t>
      </w:r>
      <w:r w:rsidRPr="002D4F0E">
        <w:rPr>
          <w:rFonts w:ascii="Trebuchet MS" w:hAnsi="Trebuchet MS"/>
          <w:b/>
          <w:noProof/>
        </w:rPr>
        <w:t xml:space="preserve">38:23 </w:t>
      </w:r>
      <w:del w:id="204" w:author="Author">
        <w:r w:rsidRPr="002D4F0E">
          <w:rPr>
            <w:rFonts w:ascii="Trebuchet MS" w:hAnsi="Trebuchet MS"/>
            <w:noProof/>
          </w:rPr>
          <w:delText>And with</w:delText>
        </w:r>
      </w:del>
      <w:ins w:id="205" w:author="Author">
        <w:r w:rsidRPr="002D4F0E">
          <w:rPr>
            <w:rFonts w:ascii="Trebuchet MS" w:hAnsi="Trebuchet MS"/>
            <w:noProof/>
          </w:rPr>
          <w:t>With</w:t>
        </w:r>
      </w:ins>
      <w:r w:rsidRPr="002D4F0E">
        <w:rPr>
          <w:rFonts w:ascii="Trebuchet MS" w:hAnsi="Trebuchet MS"/>
          <w:noProof/>
        </w:rPr>
        <w:t xml:space="preserve"> him was O·ho′li·ab the son of A·his′a·mach of the tribe of Dan, a craftsman and </w:t>
      </w:r>
      <w:ins w:id="206" w:author="Author">
        <w:r w:rsidRPr="002D4F0E">
          <w:rPr>
            <w:rFonts w:ascii="Trebuchet MS" w:hAnsi="Trebuchet MS"/>
            <w:noProof/>
          </w:rPr>
          <w:t xml:space="preserve">an </w:t>
        </w:r>
      </w:ins>
      <w:r w:rsidRPr="002D4F0E">
        <w:rPr>
          <w:rFonts w:ascii="Trebuchet MS" w:hAnsi="Trebuchet MS"/>
          <w:noProof/>
        </w:rPr>
        <w:t xml:space="preserve">embroiderer and </w:t>
      </w:r>
      <w:ins w:id="207" w:author="Author">
        <w:r w:rsidRPr="002D4F0E">
          <w:rPr>
            <w:rFonts w:ascii="Trebuchet MS" w:hAnsi="Trebuchet MS"/>
            <w:noProof/>
          </w:rPr>
          <w:t xml:space="preserve">a </w:t>
        </w:r>
      </w:ins>
      <w:r w:rsidRPr="002D4F0E">
        <w:rPr>
          <w:rFonts w:ascii="Trebuchet MS" w:hAnsi="Trebuchet MS"/>
          <w:noProof/>
        </w:rPr>
        <w:t xml:space="preserve">weaver </w:t>
      </w:r>
      <w:del w:id="208" w:author="Author">
        <w:r w:rsidRPr="002D4F0E">
          <w:rPr>
            <w:rFonts w:ascii="Trebuchet MS" w:hAnsi="Trebuchet MS"/>
            <w:noProof/>
          </w:rPr>
          <w:delText>in</w:delText>
        </w:r>
      </w:del>
      <w:ins w:id="209" w:author="Author">
        <w:r w:rsidRPr="002D4F0E">
          <w:rPr>
            <w:rFonts w:ascii="Trebuchet MS" w:hAnsi="Trebuchet MS"/>
            <w:noProof/>
          </w:rPr>
          <w:t>of</w:t>
        </w:r>
      </w:ins>
      <w:r w:rsidRPr="002D4F0E">
        <w:rPr>
          <w:rFonts w:ascii="Trebuchet MS" w:hAnsi="Trebuchet MS"/>
          <w:noProof/>
        </w:rPr>
        <w:t xml:space="preserve"> the blue thread</w:t>
      </w:r>
      <w:del w:id="210" w:author="Author">
        <w:r w:rsidRPr="002D4F0E">
          <w:rPr>
            <w:rFonts w:ascii="Trebuchet MS" w:hAnsi="Trebuchet MS"/>
            <w:noProof/>
          </w:rPr>
          <w:delText xml:space="preserve"> and</w:delText>
        </w:r>
      </w:del>
      <w:ins w:id="211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 </w:t>
      </w:r>
      <w:del w:id="212" w:author="Author">
        <w:r w:rsidRPr="002D4F0E">
          <w:rPr>
            <w:rFonts w:ascii="Trebuchet MS" w:hAnsi="Trebuchet MS"/>
            <w:noProof/>
          </w:rPr>
          <w:delText xml:space="preserve">wool dyed reddish </w:delText>
        </w:r>
      </w:del>
      <w:r w:rsidRPr="002D4F0E">
        <w:rPr>
          <w:rFonts w:ascii="Trebuchet MS" w:hAnsi="Trebuchet MS"/>
          <w:noProof/>
        </w:rPr>
        <w:t xml:space="preserve">purple </w:t>
      </w:r>
      <w:del w:id="213" w:author="Author">
        <w:r w:rsidRPr="002D4F0E">
          <w:rPr>
            <w:rFonts w:ascii="Trebuchet MS" w:hAnsi="Trebuchet MS"/>
            <w:noProof/>
          </w:rPr>
          <w:delText>and coccus</w:delText>
        </w:r>
      </w:del>
      <w:ins w:id="214" w:author="Author">
        <w:r w:rsidRPr="002D4F0E">
          <w:rPr>
            <w:rFonts w:ascii="Trebuchet MS" w:hAnsi="Trebuchet MS"/>
            <w:noProof/>
          </w:rPr>
          <w:t>wool, the</w:t>
        </w:r>
      </w:ins>
      <w:r w:rsidRPr="002D4F0E">
        <w:rPr>
          <w:rFonts w:ascii="Trebuchet MS" w:hAnsi="Trebuchet MS"/>
          <w:noProof/>
        </w:rPr>
        <w:t xml:space="preserve"> scarlet material</w:t>
      </w:r>
      <w:ins w:id="215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and </w:t>
      </w:r>
      <w:ins w:id="216" w:author="Author">
        <w:r w:rsidRPr="002D4F0E">
          <w:rPr>
            <w:rFonts w:ascii="Trebuchet MS" w:hAnsi="Trebuchet MS"/>
            <w:noProof/>
          </w:rPr>
          <w:t xml:space="preserve">the </w:t>
        </w:r>
      </w:ins>
      <w:r w:rsidRPr="002D4F0E">
        <w:rPr>
          <w:rFonts w:ascii="Trebuchet MS" w:hAnsi="Trebuchet MS"/>
          <w:noProof/>
        </w:rPr>
        <w:t>fine linen.</w:t>
      </w:r>
    </w:p>
    <w:p w:rsidR="00CD7284" w:rsidRPr="002D4F0E" w:rsidRDefault="00CD7284" w:rsidP="00CD7284">
      <w:pPr>
        <w:rPr>
          <w:rFonts w:ascii="Trebuchet MS" w:hAnsi="Trebuchet MS"/>
          <w:noProof/>
        </w:rPr>
      </w:pPr>
      <w:r w:rsidRPr="002D4F0E">
        <w:rPr>
          <w:rFonts w:ascii="Trebuchet MS" w:hAnsi="Trebuchet MS"/>
          <w:b/>
        </w:rPr>
        <w:t xml:space="preserve">38:24 </w:t>
      </w:r>
      <w:r w:rsidRPr="002D4F0E">
        <w:rPr>
          <w:rFonts w:ascii="Trebuchet MS" w:hAnsi="Trebuchet MS"/>
          <w:noProof/>
        </w:rPr>
        <w:t xml:space="preserve">All the gold that was used for </w:t>
      </w:r>
      <w:del w:id="217" w:author="Author">
        <w:r w:rsidRPr="002D4F0E">
          <w:rPr>
            <w:rFonts w:ascii="Trebuchet MS" w:hAnsi="Trebuchet MS"/>
            <w:noProof/>
          </w:rPr>
          <w:delText xml:space="preserve">the work in </w:delText>
        </w:r>
      </w:del>
      <w:r w:rsidRPr="002D4F0E">
        <w:rPr>
          <w:rFonts w:ascii="Trebuchet MS" w:hAnsi="Trebuchet MS"/>
          <w:noProof/>
        </w:rPr>
        <w:t xml:space="preserve">all the work of the holy place </w:t>
      </w:r>
      <w:del w:id="218" w:author="Author">
        <w:r w:rsidRPr="002D4F0E">
          <w:rPr>
            <w:rFonts w:ascii="Trebuchet MS" w:hAnsi="Trebuchet MS"/>
            <w:noProof/>
          </w:rPr>
          <w:delText>came to</w:delText>
        </w:r>
      </w:del>
      <w:ins w:id="219" w:author="Author">
        <w:r w:rsidRPr="002D4F0E">
          <w:rPr>
            <w:rFonts w:ascii="Trebuchet MS" w:hAnsi="Trebuchet MS"/>
            <w:noProof/>
          </w:rPr>
          <w:t>equaled</w:t>
        </w:r>
      </w:ins>
      <w:r w:rsidRPr="002D4F0E">
        <w:rPr>
          <w:rFonts w:ascii="Trebuchet MS" w:hAnsi="Trebuchet MS"/>
          <w:noProof/>
        </w:rPr>
        <w:t xml:space="preserve"> the amount of the gold of the wave offering, </w:t>
      </w:r>
      <w:del w:id="220" w:author="Author">
        <w:r w:rsidRPr="002D4F0E">
          <w:rPr>
            <w:rFonts w:ascii="Trebuchet MS" w:hAnsi="Trebuchet MS"/>
            <w:noProof/>
          </w:rPr>
          <w:delText>twenty-nine</w:delText>
        </w:r>
      </w:del>
      <w:ins w:id="221" w:author="Author">
        <w:r w:rsidRPr="002D4F0E">
          <w:rPr>
            <w:rFonts w:ascii="Trebuchet MS" w:hAnsi="Trebuchet MS"/>
            <w:noProof/>
          </w:rPr>
          <w:t>29</w:t>
        </w:r>
      </w:ins>
      <w:r w:rsidRPr="002D4F0E">
        <w:rPr>
          <w:rFonts w:ascii="Trebuchet MS" w:hAnsi="Trebuchet MS"/>
          <w:noProof/>
        </w:rPr>
        <w:t xml:space="preserve"> talents</w:t>
      </w:r>
      <w:ins w:id="222" w:author="Author">
        <w:r w:rsidRPr="002D4F0E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2D4F0E">
        <w:rPr>
          <w:rFonts w:ascii="Trebuchet MS" w:hAnsi="Trebuchet MS"/>
          <w:noProof/>
        </w:rPr>
        <w:t xml:space="preserve"> and </w:t>
      </w:r>
      <w:del w:id="225" w:author="Author">
        <w:r w:rsidRPr="002D4F0E">
          <w:rPr>
            <w:rFonts w:ascii="Trebuchet MS" w:hAnsi="Trebuchet MS"/>
            <w:noProof/>
          </w:rPr>
          <w:delText>seven hundred and thirty</w:delText>
        </w:r>
      </w:del>
      <w:ins w:id="226" w:author="Author">
        <w:r w:rsidRPr="002D4F0E">
          <w:rPr>
            <w:rFonts w:ascii="Trebuchet MS" w:hAnsi="Trebuchet MS"/>
            <w:noProof/>
          </w:rPr>
          <w:t>730</w:t>
        </w:r>
      </w:ins>
      <w:r w:rsidRPr="002D4F0E">
        <w:rPr>
          <w:rFonts w:ascii="Trebuchet MS" w:hAnsi="Trebuchet MS"/>
          <w:noProof/>
        </w:rPr>
        <w:t xml:space="preserve"> shekels</w:t>
      </w:r>
      <w:ins w:id="227" w:author="Author">
        <w:r w:rsidRPr="002D4F0E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2D4F0E">
        <w:rPr>
          <w:rFonts w:ascii="Trebuchet MS" w:hAnsi="Trebuchet MS"/>
          <w:noProof/>
        </w:rPr>
        <w:t xml:space="preserve"> by the </w:t>
      </w:r>
      <w:ins w:id="230" w:author="Author">
        <w:r w:rsidRPr="002D4F0E">
          <w:rPr>
            <w:rFonts w:ascii="Trebuchet MS" w:hAnsi="Trebuchet MS"/>
            <w:noProof/>
          </w:rPr>
          <w:t xml:space="preserve">standard </w:t>
        </w:r>
      </w:ins>
      <w:r w:rsidRPr="002D4F0E">
        <w:rPr>
          <w:rFonts w:ascii="Trebuchet MS" w:hAnsi="Trebuchet MS"/>
          <w:noProof/>
        </w:rPr>
        <w:t>shekel of the holy place.</w:t>
      </w:r>
      <w:ins w:id="231" w:author="Author">
        <w:r w:rsidRPr="002D4F0E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2D4F0E">
        <w:rPr>
          <w:rFonts w:ascii="Trebuchet MS" w:hAnsi="Trebuchet MS"/>
          <w:noProof/>
        </w:rPr>
        <w:t xml:space="preserve"> </w:t>
      </w:r>
      <w:r w:rsidRPr="002D4F0E">
        <w:rPr>
          <w:rFonts w:ascii="Trebuchet MS" w:hAnsi="Trebuchet MS"/>
          <w:b/>
          <w:noProof/>
        </w:rPr>
        <w:t xml:space="preserve">38:25 </w:t>
      </w:r>
      <w:r w:rsidRPr="002D4F0E">
        <w:rPr>
          <w:rFonts w:ascii="Trebuchet MS" w:hAnsi="Trebuchet MS"/>
          <w:noProof/>
        </w:rPr>
        <w:t xml:space="preserve">And the silver of the ones registered of the assembly was </w:t>
      </w:r>
      <w:del w:id="234" w:author="Author">
        <w:r w:rsidRPr="002D4F0E">
          <w:rPr>
            <w:rFonts w:ascii="Trebuchet MS" w:hAnsi="Trebuchet MS"/>
            <w:noProof/>
          </w:rPr>
          <w:delText>a hundred</w:delText>
        </w:r>
      </w:del>
      <w:ins w:id="235" w:author="Author">
        <w:r w:rsidRPr="002D4F0E">
          <w:rPr>
            <w:rFonts w:ascii="Trebuchet MS" w:hAnsi="Trebuchet MS"/>
            <w:noProof/>
          </w:rPr>
          <w:t>100</w:t>
        </w:r>
      </w:ins>
      <w:r w:rsidRPr="002D4F0E">
        <w:rPr>
          <w:rFonts w:ascii="Trebuchet MS" w:hAnsi="Trebuchet MS"/>
          <w:noProof/>
        </w:rPr>
        <w:t xml:space="preserve"> talents and </w:t>
      </w:r>
      <w:del w:id="236" w:author="Author">
        <w:r w:rsidRPr="002D4F0E">
          <w:rPr>
            <w:rFonts w:ascii="Trebuchet MS" w:hAnsi="Trebuchet MS"/>
            <w:noProof/>
          </w:rPr>
          <w:delText>one thousand seven hundred and seventy-five</w:delText>
        </w:r>
      </w:del>
      <w:ins w:id="237" w:author="Author">
        <w:r w:rsidRPr="002D4F0E">
          <w:rPr>
            <w:rFonts w:ascii="Trebuchet MS" w:hAnsi="Trebuchet MS"/>
            <w:noProof/>
          </w:rPr>
          <w:t>1,775</w:t>
        </w:r>
      </w:ins>
      <w:r w:rsidRPr="002D4F0E">
        <w:rPr>
          <w:rFonts w:ascii="Trebuchet MS" w:hAnsi="Trebuchet MS"/>
          <w:noProof/>
        </w:rPr>
        <w:t xml:space="preserve"> shekels by the </w:t>
      </w:r>
      <w:ins w:id="238" w:author="Author">
        <w:r w:rsidRPr="002D4F0E">
          <w:rPr>
            <w:rFonts w:ascii="Trebuchet MS" w:hAnsi="Trebuchet MS"/>
            <w:noProof/>
          </w:rPr>
          <w:t xml:space="preserve">standard </w:t>
        </w:r>
      </w:ins>
      <w:r w:rsidRPr="002D4F0E">
        <w:rPr>
          <w:rFonts w:ascii="Trebuchet MS" w:hAnsi="Trebuchet MS"/>
          <w:noProof/>
        </w:rPr>
        <w:t>shekel of the holy place.</w:t>
      </w:r>
      <w:ins w:id="239" w:author="Author">
        <w:r w:rsidRPr="002D4F0E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2D4F0E">
        <w:rPr>
          <w:rFonts w:ascii="Trebuchet MS" w:hAnsi="Trebuchet MS"/>
          <w:noProof/>
        </w:rPr>
        <w:t xml:space="preserve"> </w:t>
      </w:r>
      <w:r w:rsidRPr="002D4F0E">
        <w:rPr>
          <w:rFonts w:ascii="Trebuchet MS" w:hAnsi="Trebuchet MS"/>
          <w:b/>
          <w:noProof/>
        </w:rPr>
        <w:t xml:space="preserve">38:26 </w:t>
      </w:r>
      <w:r w:rsidRPr="002D4F0E">
        <w:rPr>
          <w:rFonts w:ascii="Trebuchet MS" w:hAnsi="Trebuchet MS"/>
          <w:noProof/>
        </w:rPr>
        <w:t xml:space="preserve">The half shekel for </w:t>
      </w:r>
      <w:del w:id="242" w:author="Author">
        <w:r w:rsidRPr="002D4F0E">
          <w:rPr>
            <w:rFonts w:ascii="Trebuchet MS" w:hAnsi="Trebuchet MS"/>
            <w:noProof/>
          </w:rPr>
          <w:delText>an</w:delText>
        </w:r>
      </w:del>
      <w:ins w:id="243" w:author="Author">
        <w:r w:rsidRPr="002D4F0E">
          <w:rPr>
            <w:rFonts w:ascii="Trebuchet MS" w:hAnsi="Trebuchet MS"/>
            <w:noProof/>
          </w:rPr>
          <w:t>each</w:t>
        </w:r>
      </w:ins>
      <w:r w:rsidRPr="002D4F0E">
        <w:rPr>
          <w:rFonts w:ascii="Trebuchet MS" w:hAnsi="Trebuchet MS"/>
          <w:noProof/>
        </w:rPr>
        <w:t xml:space="preserve"> individual was </w:t>
      </w:r>
      <w:del w:id="244" w:author="Author">
        <w:r w:rsidRPr="002D4F0E">
          <w:rPr>
            <w:rFonts w:ascii="Trebuchet MS" w:hAnsi="Trebuchet MS"/>
            <w:noProof/>
          </w:rPr>
          <w:delText xml:space="preserve">the </w:delText>
        </w:r>
      </w:del>
      <w:r w:rsidRPr="002D4F0E">
        <w:rPr>
          <w:rFonts w:ascii="Trebuchet MS" w:hAnsi="Trebuchet MS"/>
          <w:noProof/>
        </w:rPr>
        <w:t xml:space="preserve">half </w:t>
      </w:r>
      <w:del w:id="245" w:author="Author">
        <w:r w:rsidRPr="002D4F0E">
          <w:rPr>
            <w:rFonts w:ascii="Trebuchet MS" w:hAnsi="Trebuchet MS"/>
            <w:noProof/>
          </w:rPr>
          <w:delText xml:space="preserve">of </w:delText>
        </w:r>
      </w:del>
      <w:r w:rsidRPr="002D4F0E">
        <w:rPr>
          <w:rFonts w:ascii="Trebuchet MS" w:hAnsi="Trebuchet MS"/>
          <w:noProof/>
        </w:rPr>
        <w:t xml:space="preserve">a shekel by the </w:t>
      </w:r>
      <w:ins w:id="246" w:author="Author">
        <w:r w:rsidRPr="002D4F0E">
          <w:rPr>
            <w:rFonts w:ascii="Trebuchet MS" w:hAnsi="Trebuchet MS"/>
            <w:noProof/>
          </w:rPr>
          <w:t xml:space="preserve">standard </w:t>
        </w:r>
      </w:ins>
      <w:r w:rsidRPr="002D4F0E">
        <w:rPr>
          <w:rFonts w:ascii="Trebuchet MS" w:hAnsi="Trebuchet MS"/>
          <w:noProof/>
        </w:rPr>
        <w:t>shekel of the holy place</w:t>
      </w:r>
      <w:del w:id="247" w:author="Author">
        <w:r w:rsidRPr="002D4F0E">
          <w:rPr>
            <w:rFonts w:ascii="Trebuchet MS" w:hAnsi="Trebuchet MS"/>
            <w:noProof/>
          </w:rPr>
          <w:delText>,</w:delText>
        </w:r>
      </w:del>
      <w:ins w:id="248" w:author="Author">
        <w:r w:rsidRPr="002D4F0E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2D4F0E">
        <w:rPr>
          <w:rFonts w:ascii="Trebuchet MS" w:hAnsi="Trebuchet MS"/>
          <w:noProof/>
        </w:rPr>
        <w:t xml:space="preserve"> for every man who was </w:t>
      </w:r>
      <w:del w:id="251" w:author="Author">
        <w:r w:rsidRPr="002D4F0E">
          <w:rPr>
            <w:rFonts w:ascii="Trebuchet MS" w:hAnsi="Trebuchet MS"/>
            <w:noProof/>
          </w:rPr>
          <w:delText>passing over to</w:delText>
        </w:r>
      </w:del>
      <w:ins w:id="252" w:author="Author">
        <w:r w:rsidRPr="002D4F0E">
          <w:rPr>
            <w:rFonts w:ascii="Trebuchet MS" w:hAnsi="Trebuchet MS"/>
            <w:noProof/>
          </w:rPr>
          <w:t>among</w:t>
        </w:r>
      </w:ins>
      <w:r w:rsidRPr="002D4F0E">
        <w:rPr>
          <w:rFonts w:ascii="Trebuchet MS" w:hAnsi="Trebuchet MS"/>
          <w:noProof/>
        </w:rPr>
        <w:t xml:space="preserve"> those </w:t>
      </w:r>
      <w:del w:id="253" w:author="Author">
        <w:r w:rsidRPr="002D4F0E">
          <w:rPr>
            <w:rFonts w:ascii="Trebuchet MS" w:hAnsi="Trebuchet MS"/>
            <w:noProof/>
          </w:rPr>
          <w:delText xml:space="preserve">who were </w:delText>
        </w:r>
      </w:del>
      <w:r w:rsidRPr="002D4F0E">
        <w:rPr>
          <w:rFonts w:ascii="Trebuchet MS" w:hAnsi="Trebuchet MS"/>
          <w:noProof/>
        </w:rPr>
        <w:t xml:space="preserve">registered from </w:t>
      </w:r>
      <w:del w:id="254" w:author="Author">
        <w:r w:rsidRPr="002D4F0E">
          <w:rPr>
            <w:rFonts w:ascii="Trebuchet MS" w:hAnsi="Trebuchet MS"/>
            <w:noProof/>
          </w:rPr>
          <w:delText>twenty</w:delText>
        </w:r>
      </w:del>
      <w:ins w:id="255" w:author="Author">
        <w:r w:rsidRPr="002D4F0E">
          <w:rPr>
            <w:rFonts w:ascii="Trebuchet MS" w:hAnsi="Trebuchet MS"/>
            <w:noProof/>
          </w:rPr>
          <w:t>20</w:t>
        </w:r>
      </w:ins>
      <w:r w:rsidRPr="002D4F0E">
        <w:rPr>
          <w:rFonts w:ascii="Trebuchet MS" w:hAnsi="Trebuchet MS"/>
          <w:noProof/>
        </w:rPr>
        <w:t xml:space="preserve"> years of age and </w:t>
      </w:r>
      <w:del w:id="256" w:author="Author">
        <w:r w:rsidRPr="002D4F0E">
          <w:rPr>
            <w:rFonts w:ascii="Trebuchet MS" w:hAnsi="Trebuchet MS"/>
            <w:noProof/>
          </w:rPr>
          <w:delText>upward</w:delText>
        </w:r>
      </w:del>
      <w:ins w:id="257" w:author="Author">
        <w:r w:rsidRPr="002D4F0E">
          <w:rPr>
            <w:rFonts w:ascii="Trebuchet MS" w:hAnsi="Trebuchet MS"/>
            <w:noProof/>
          </w:rPr>
          <w:t>up</w:t>
        </w:r>
      </w:ins>
      <w:r w:rsidRPr="002D4F0E">
        <w:rPr>
          <w:rFonts w:ascii="Trebuchet MS" w:hAnsi="Trebuchet MS"/>
          <w:noProof/>
        </w:rPr>
        <w:t xml:space="preserve">, amounting to </w:t>
      </w:r>
      <w:del w:id="258" w:author="Author">
        <w:r w:rsidRPr="002D4F0E">
          <w:rPr>
            <w:rFonts w:ascii="Trebuchet MS" w:hAnsi="Trebuchet MS"/>
            <w:noProof/>
          </w:rPr>
          <w:delText>six hundred and three thousand five hundred and fifty</w:delText>
        </w:r>
      </w:del>
      <w:ins w:id="259" w:author="Author">
        <w:r w:rsidRPr="002D4F0E">
          <w:rPr>
            <w:rFonts w:ascii="Trebuchet MS" w:hAnsi="Trebuchet MS"/>
            <w:noProof/>
          </w:rPr>
          <w:t>603,550</w:t>
        </w:r>
      </w:ins>
      <w:r w:rsidRPr="002D4F0E">
        <w:rPr>
          <w:rFonts w:ascii="Trebuchet MS" w:hAnsi="Trebuchet MS"/>
          <w:noProof/>
        </w:rPr>
        <w:t>.</w:t>
      </w:r>
    </w:p>
    <w:p w:rsidR="00CD7284" w:rsidRPr="002D4F0E" w:rsidRDefault="00CD7284" w:rsidP="00CD7284">
      <w:pPr>
        <w:rPr>
          <w:rFonts w:ascii="Trebuchet MS" w:hAnsi="Trebuchet MS"/>
          <w:noProof/>
        </w:rPr>
      </w:pPr>
      <w:r w:rsidRPr="002D4F0E">
        <w:rPr>
          <w:rFonts w:ascii="Trebuchet MS" w:hAnsi="Trebuchet MS"/>
          <w:b/>
        </w:rPr>
        <w:t xml:space="preserve">38:27 </w:t>
      </w:r>
      <w:del w:id="260" w:author="Author">
        <w:r w:rsidRPr="002D4F0E">
          <w:rPr>
            <w:rFonts w:ascii="Trebuchet MS" w:hAnsi="Trebuchet MS"/>
            <w:noProof/>
          </w:rPr>
          <w:delText>And a hundred talents of silver went into the</w:delText>
        </w:r>
      </w:del>
      <w:ins w:id="261" w:author="Author">
        <w:r w:rsidRPr="002D4F0E">
          <w:rPr>
            <w:rFonts w:ascii="Trebuchet MS" w:hAnsi="Trebuchet MS"/>
            <w:noProof/>
          </w:rPr>
          <w:t>The</w:t>
        </w:r>
      </w:ins>
      <w:r w:rsidRPr="002D4F0E">
        <w:rPr>
          <w:rFonts w:ascii="Trebuchet MS" w:hAnsi="Trebuchet MS"/>
          <w:noProof/>
        </w:rPr>
        <w:t xml:space="preserve"> casting of the socket pedestals of the holy place and the socket pedestals of the curtain</w:t>
      </w:r>
      <w:del w:id="262" w:author="Author">
        <w:r w:rsidRPr="002D4F0E">
          <w:rPr>
            <w:rFonts w:ascii="Trebuchet MS" w:hAnsi="Trebuchet MS"/>
            <w:noProof/>
          </w:rPr>
          <w:delText>. A hundred</w:delText>
        </w:r>
      </w:del>
      <w:ins w:id="263" w:author="Author">
        <w:r w:rsidRPr="002D4F0E">
          <w:rPr>
            <w:rFonts w:ascii="Trebuchet MS" w:hAnsi="Trebuchet MS"/>
            <w:noProof/>
          </w:rPr>
          <w:t xml:space="preserve"> amounted to 100 talents; 100</w:t>
        </w:r>
      </w:ins>
      <w:r w:rsidRPr="002D4F0E">
        <w:rPr>
          <w:rFonts w:ascii="Trebuchet MS" w:hAnsi="Trebuchet MS"/>
          <w:noProof/>
        </w:rPr>
        <w:t xml:space="preserve"> socket pedestals equaled </w:t>
      </w:r>
      <w:del w:id="264" w:author="Author">
        <w:r w:rsidRPr="002D4F0E">
          <w:rPr>
            <w:rFonts w:ascii="Trebuchet MS" w:hAnsi="Trebuchet MS"/>
            <w:noProof/>
          </w:rPr>
          <w:delText>a hundred</w:delText>
        </w:r>
      </w:del>
      <w:ins w:id="265" w:author="Author">
        <w:r w:rsidRPr="002D4F0E">
          <w:rPr>
            <w:rFonts w:ascii="Trebuchet MS" w:hAnsi="Trebuchet MS"/>
            <w:noProof/>
          </w:rPr>
          <w:t>100</w:t>
        </w:r>
      </w:ins>
      <w:r w:rsidRPr="002D4F0E">
        <w:rPr>
          <w:rFonts w:ascii="Trebuchet MS" w:hAnsi="Trebuchet MS"/>
          <w:noProof/>
        </w:rPr>
        <w:t xml:space="preserve"> talents, </w:t>
      </w:r>
      <w:del w:id="266" w:author="Author">
        <w:r w:rsidRPr="002D4F0E">
          <w:rPr>
            <w:rFonts w:ascii="Trebuchet MS" w:hAnsi="Trebuchet MS"/>
            <w:noProof/>
          </w:rPr>
          <w:delText>a</w:delText>
        </w:r>
      </w:del>
      <w:ins w:id="267" w:author="Author">
        <w:r w:rsidRPr="002D4F0E">
          <w:rPr>
            <w:rFonts w:ascii="Trebuchet MS" w:hAnsi="Trebuchet MS"/>
            <w:noProof/>
          </w:rPr>
          <w:t>one</w:t>
        </w:r>
      </w:ins>
      <w:r w:rsidRPr="002D4F0E">
        <w:rPr>
          <w:rFonts w:ascii="Trebuchet MS" w:hAnsi="Trebuchet MS"/>
          <w:noProof/>
        </w:rPr>
        <w:t xml:space="preserve"> talent </w:t>
      </w:r>
      <w:del w:id="268" w:author="Author">
        <w:r w:rsidRPr="002D4F0E">
          <w:rPr>
            <w:rFonts w:ascii="Trebuchet MS" w:hAnsi="Trebuchet MS"/>
            <w:noProof/>
          </w:rPr>
          <w:delText>to a</w:delText>
        </w:r>
      </w:del>
      <w:ins w:id="269" w:author="Author">
        <w:r w:rsidRPr="002D4F0E">
          <w:rPr>
            <w:rFonts w:ascii="Trebuchet MS" w:hAnsi="Trebuchet MS"/>
            <w:noProof/>
          </w:rPr>
          <w:t>for each</w:t>
        </w:r>
      </w:ins>
      <w:r w:rsidRPr="002D4F0E">
        <w:rPr>
          <w:rFonts w:ascii="Trebuchet MS" w:hAnsi="Trebuchet MS"/>
          <w:noProof/>
        </w:rPr>
        <w:t xml:space="preserve"> socket pedestal. </w:t>
      </w:r>
      <w:r w:rsidRPr="002D4F0E">
        <w:rPr>
          <w:rFonts w:ascii="Trebuchet MS" w:hAnsi="Trebuchet MS"/>
          <w:b/>
          <w:noProof/>
        </w:rPr>
        <w:t xml:space="preserve">38:28 </w:t>
      </w:r>
      <w:del w:id="270" w:author="Author">
        <w:r w:rsidRPr="002D4F0E">
          <w:rPr>
            <w:rFonts w:ascii="Trebuchet MS" w:hAnsi="Trebuchet MS"/>
            <w:noProof/>
          </w:rPr>
          <w:delText>And out of</w:delText>
        </w:r>
      </w:del>
      <w:ins w:id="271" w:author="Author">
        <w:r w:rsidRPr="002D4F0E">
          <w:rPr>
            <w:rFonts w:ascii="Trebuchet MS" w:hAnsi="Trebuchet MS"/>
            <w:noProof/>
          </w:rPr>
          <w:t>From</w:t>
        </w:r>
      </w:ins>
      <w:r w:rsidRPr="002D4F0E">
        <w:rPr>
          <w:rFonts w:ascii="Trebuchet MS" w:hAnsi="Trebuchet MS"/>
          <w:noProof/>
        </w:rPr>
        <w:t xml:space="preserve"> the </w:t>
      </w:r>
      <w:del w:id="272" w:author="Author">
        <w:r w:rsidRPr="002D4F0E">
          <w:rPr>
            <w:rFonts w:ascii="Trebuchet MS" w:hAnsi="Trebuchet MS"/>
            <w:noProof/>
          </w:rPr>
          <w:delText>thousand seven hundred and seventy-five</w:delText>
        </w:r>
      </w:del>
      <w:ins w:id="273" w:author="Author">
        <w:r w:rsidRPr="002D4F0E">
          <w:rPr>
            <w:rFonts w:ascii="Trebuchet MS" w:hAnsi="Trebuchet MS"/>
            <w:noProof/>
          </w:rPr>
          <w:t>1,775</w:t>
        </w:r>
      </w:ins>
      <w:r w:rsidRPr="002D4F0E">
        <w:rPr>
          <w:rFonts w:ascii="Trebuchet MS" w:hAnsi="Trebuchet MS"/>
          <w:noProof/>
        </w:rPr>
        <w:t xml:space="preserve"> shekels</w:t>
      </w:r>
      <w:ins w:id="274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he made </w:t>
      </w:r>
      <w:del w:id="275" w:author="Author">
        <w:r w:rsidRPr="002D4F0E">
          <w:rPr>
            <w:rFonts w:ascii="Trebuchet MS" w:hAnsi="Trebuchet MS"/>
            <w:noProof/>
          </w:rPr>
          <w:delText>pegs</w:delText>
        </w:r>
      </w:del>
      <w:ins w:id="276" w:author="Author">
        <w:r w:rsidRPr="002D4F0E">
          <w:rPr>
            <w:rFonts w:ascii="Trebuchet MS" w:hAnsi="Trebuchet MS"/>
            <w:noProof/>
          </w:rPr>
          <w:t>hooks</w:t>
        </w:r>
      </w:ins>
      <w:r w:rsidRPr="002D4F0E">
        <w:rPr>
          <w:rFonts w:ascii="Trebuchet MS" w:hAnsi="Trebuchet MS"/>
          <w:noProof/>
        </w:rPr>
        <w:t xml:space="preserve"> for the pillars and overlaid their tops and joined them together.</w:t>
      </w:r>
    </w:p>
    <w:p w:rsidR="00CD7284" w:rsidRPr="002D4F0E" w:rsidRDefault="00CD7284" w:rsidP="00CD7284">
      <w:pPr>
        <w:rPr>
          <w:rFonts w:ascii="Trebuchet MS" w:hAnsi="Trebuchet MS"/>
          <w:noProof/>
        </w:rPr>
      </w:pPr>
      <w:r w:rsidRPr="002D4F0E">
        <w:rPr>
          <w:rFonts w:ascii="Trebuchet MS" w:hAnsi="Trebuchet MS"/>
          <w:b/>
        </w:rPr>
        <w:t xml:space="preserve">38:29 </w:t>
      </w:r>
      <w:del w:id="277" w:author="Author">
        <w:r w:rsidRPr="002D4F0E">
          <w:rPr>
            <w:rFonts w:ascii="Trebuchet MS" w:hAnsi="Trebuchet MS"/>
            <w:noProof/>
          </w:rPr>
          <w:delText>And the</w:delText>
        </w:r>
      </w:del>
      <w:ins w:id="278" w:author="Author">
        <w:r w:rsidRPr="002D4F0E">
          <w:rPr>
            <w:rFonts w:ascii="Trebuchet MS" w:hAnsi="Trebuchet MS"/>
            <w:noProof/>
          </w:rPr>
          <w:t>The</w:t>
        </w:r>
      </w:ins>
      <w:r w:rsidRPr="002D4F0E">
        <w:rPr>
          <w:rFonts w:ascii="Trebuchet MS" w:hAnsi="Trebuchet MS"/>
          <w:noProof/>
        </w:rPr>
        <w:t xml:space="preserve"> copper of the </w:t>
      </w:r>
      <w:del w:id="279" w:author="Author">
        <w:r w:rsidRPr="002D4F0E">
          <w:rPr>
            <w:rFonts w:ascii="Trebuchet MS" w:hAnsi="Trebuchet MS"/>
            <w:noProof/>
          </w:rPr>
          <w:delText xml:space="preserve">wave </w:delText>
        </w:r>
      </w:del>
      <w:r w:rsidRPr="002D4F0E">
        <w:rPr>
          <w:rFonts w:ascii="Trebuchet MS" w:hAnsi="Trebuchet MS"/>
          <w:noProof/>
        </w:rPr>
        <w:t>offering</w:t>
      </w:r>
      <w:ins w:id="280" w:author="Author">
        <w:r w:rsidRPr="002D4F0E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2D4F0E">
        <w:rPr>
          <w:rFonts w:ascii="Trebuchet MS" w:hAnsi="Trebuchet MS"/>
          <w:noProof/>
        </w:rPr>
        <w:t xml:space="preserve"> was </w:t>
      </w:r>
      <w:del w:id="283" w:author="Author">
        <w:r w:rsidRPr="002D4F0E">
          <w:rPr>
            <w:rFonts w:ascii="Trebuchet MS" w:hAnsi="Trebuchet MS"/>
            <w:noProof/>
          </w:rPr>
          <w:delText>seventy</w:delText>
        </w:r>
      </w:del>
      <w:ins w:id="284" w:author="Author">
        <w:r w:rsidRPr="002D4F0E">
          <w:rPr>
            <w:rFonts w:ascii="Trebuchet MS" w:hAnsi="Trebuchet MS"/>
            <w:noProof/>
          </w:rPr>
          <w:t>70</w:t>
        </w:r>
      </w:ins>
      <w:r w:rsidRPr="002D4F0E">
        <w:rPr>
          <w:rFonts w:ascii="Trebuchet MS" w:hAnsi="Trebuchet MS"/>
          <w:noProof/>
        </w:rPr>
        <w:t xml:space="preserve"> talents and </w:t>
      </w:r>
      <w:del w:id="285" w:author="Author">
        <w:r w:rsidRPr="002D4F0E">
          <w:rPr>
            <w:rFonts w:ascii="Trebuchet MS" w:hAnsi="Trebuchet MS"/>
            <w:noProof/>
          </w:rPr>
          <w:delText>two thousand four hundred</w:delText>
        </w:r>
      </w:del>
      <w:ins w:id="286" w:author="Author">
        <w:r w:rsidRPr="002D4F0E">
          <w:rPr>
            <w:rFonts w:ascii="Trebuchet MS" w:hAnsi="Trebuchet MS"/>
            <w:noProof/>
          </w:rPr>
          <w:t>2,400</w:t>
        </w:r>
      </w:ins>
      <w:r w:rsidRPr="002D4F0E">
        <w:rPr>
          <w:rFonts w:ascii="Trebuchet MS" w:hAnsi="Trebuchet MS"/>
          <w:noProof/>
        </w:rPr>
        <w:t xml:space="preserve"> shekels. </w:t>
      </w:r>
      <w:r w:rsidRPr="002D4F0E">
        <w:rPr>
          <w:rFonts w:ascii="Trebuchet MS" w:hAnsi="Trebuchet MS"/>
          <w:b/>
          <w:noProof/>
        </w:rPr>
        <w:t xml:space="preserve">38:30 </w:t>
      </w:r>
      <w:del w:id="287" w:author="Author">
        <w:r w:rsidRPr="002D4F0E">
          <w:rPr>
            <w:rFonts w:ascii="Trebuchet MS" w:hAnsi="Trebuchet MS"/>
            <w:noProof/>
          </w:rPr>
          <w:delText>And with</w:delText>
        </w:r>
      </w:del>
      <w:ins w:id="288" w:author="Author">
        <w:r w:rsidRPr="002D4F0E">
          <w:rPr>
            <w:rFonts w:ascii="Trebuchet MS" w:hAnsi="Trebuchet MS"/>
            <w:noProof/>
          </w:rPr>
          <w:t>With</w:t>
        </w:r>
      </w:ins>
      <w:r w:rsidRPr="002D4F0E">
        <w:rPr>
          <w:rFonts w:ascii="Trebuchet MS" w:hAnsi="Trebuchet MS"/>
          <w:noProof/>
        </w:rPr>
        <w:t xml:space="preserve"> this he </w:t>
      </w:r>
      <w:del w:id="289" w:author="Author">
        <w:r w:rsidRPr="002D4F0E">
          <w:rPr>
            <w:rFonts w:ascii="Trebuchet MS" w:hAnsi="Trebuchet MS"/>
            <w:noProof/>
          </w:rPr>
          <w:delText>proceeded to make</w:delText>
        </w:r>
      </w:del>
      <w:ins w:id="290" w:author="Author">
        <w:r w:rsidRPr="002D4F0E">
          <w:rPr>
            <w:rFonts w:ascii="Trebuchet MS" w:hAnsi="Trebuchet MS"/>
            <w:noProof/>
          </w:rPr>
          <w:t>made</w:t>
        </w:r>
      </w:ins>
      <w:r w:rsidRPr="002D4F0E">
        <w:rPr>
          <w:rFonts w:ascii="Trebuchet MS" w:hAnsi="Trebuchet MS"/>
          <w:noProof/>
        </w:rPr>
        <w:t xml:space="preserve"> the socket pedestals of the entrance of the tent of meeting</w:t>
      </w:r>
      <w:del w:id="291" w:author="Author">
        <w:r w:rsidRPr="002D4F0E">
          <w:rPr>
            <w:rFonts w:ascii="Trebuchet MS" w:hAnsi="Trebuchet MS"/>
            <w:noProof/>
          </w:rPr>
          <w:delText xml:space="preserve"> and</w:delText>
        </w:r>
      </w:del>
      <w:ins w:id="292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 copper altar and </w:t>
      </w:r>
      <w:del w:id="293" w:author="Author">
        <w:r w:rsidRPr="002D4F0E">
          <w:rPr>
            <w:rFonts w:ascii="Trebuchet MS" w:hAnsi="Trebuchet MS"/>
            <w:noProof/>
          </w:rPr>
          <w:delText>the</w:delText>
        </w:r>
      </w:del>
      <w:ins w:id="294" w:author="Author">
        <w:r w:rsidRPr="002D4F0E">
          <w:rPr>
            <w:rFonts w:ascii="Trebuchet MS" w:hAnsi="Trebuchet MS"/>
            <w:noProof/>
          </w:rPr>
          <w:t>its</w:t>
        </w:r>
      </w:ins>
      <w:r w:rsidRPr="002D4F0E">
        <w:rPr>
          <w:rFonts w:ascii="Trebuchet MS" w:hAnsi="Trebuchet MS"/>
          <w:noProof/>
        </w:rPr>
        <w:t xml:space="preserve"> copper grating</w:t>
      </w:r>
      <w:del w:id="295" w:author="Author">
        <w:r w:rsidRPr="002D4F0E">
          <w:rPr>
            <w:rFonts w:ascii="Trebuchet MS" w:hAnsi="Trebuchet MS"/>
            <w:noProof/>
          </w:rPr>
          <w:delText xml:space="preserve"> that belonged to it, and</w:delText>
        </w:r>
      </w:del>
      <w:ins w:id="296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all the utensils of the altar, </w:t>
      </w:r>
      <w:r w:rsidRPr="002D4F0E">
        <w:rPr>
          <w:rFonts w:ascii="Trebuchet MS" w:hAnsi="Trebuchet MS"/>
          <w:b/>
          <w:noProof/>
        </w:rPr>
        <w:t xml:space="preserve">38:31 </w:t>
      </w:r>
      <w:del w:id="297" w:author="Author">
        <w:r w:rsidRPr="002D4F0E">
          <w:rPr>
            <w:rFonts w:ascii="Trebuchet MS" w:hAnsi="Trebuchet MS"/>
            <w:noProof/>
          </w:rPr>
          <w:delText xml:space="preserve">and </w:delText>
        </w:r>
      </w:del>
      <w:r w:rsidRPr="002D4F0E">
        <w:rPr>
          <w:rFonts w:ascii="Trebuchet MS" w:hAnsi="Trebuchet MS"/>
          <w:noProof/>
        </w:rPr>
        <w:t xml:space="preserve">the socket pedestals </w:t>
      </w:r>
      <w:del w:id="298" w:author="Author">
        <w:r w:rsidRPr="002D4F0E">
          <w:rPr>
            <w:rFonts w:ascii="Trebuchet MS" w:hAnsi="Trebuchet MS"/>
            <w:noProof/>
          </w:rPr>
          <w:delText>of</w:delText>
        </w:r>
      </w:del>
      <w:ins w:id="299" w:author="Author">
        <w:r w:rsidRPr="002D4F0E">
          <w:rPr>
            <w:rFonts w:ascii="Trebuchet MS" w:hAnsi="Trebuchet MS"/>
            <w:noProof/>
          </w:rPr>
          <w:t>around</w:t>
        </w:r>
      </w:ins>
      <w:r w:rsidRPr="002D4F0E">
        <w:rPr>
          <w:rFonts w:ascii="Trebuchet MS" w:hAnsi="Trebuchet MS"/>
          <w:noProof/>
        </w:rPr>
        <w:t xml:space="preserve"> the courtyard</w:t>
      </w:r>
      <w:del w:id="300" w:author="Author">
        <w:r w:rsidRPr="002D4F0E">
          <w:rPr>
            <w:rFonts w:ascii="Trebuchet MS" w:hAnsi="Trebuchet MS"/>
            <w:noProof/>
          </w:rPr>
          <w:delText xml:space="preserve"> round about, and</w:delText>
        </w:r>
      </w:del>
      <w:ins w:id="301" w:author="Author">
        <w:r w:rsidRPr="002D4F0E">
          <w:rPr>
            <w:rFonts w:ascii="Trebuchet MS" w:hAnsi="Trebuchet MS"/>
            <w:noProof/>
          </w:rPr>
          <w:t>,</w:t>
        </w:r>
      </w:ins>
      <w:r w:rsidRPr="002D4F0E">
        <w:rPr>
          <w:rFonts w:ascii="Trebuchet MS" w:hAnsi="Trebuchet MS"/>
          <w:noProof/>
        </w:rPr>
        <w:t xml:space="preserve"> the socket pedestals of the </w:t>
      </w:r>
      <w:del w:id="302" w:author="Author">
        <w:r w:rsidRPr="002D4F0E">
          <w:rPr>
            <w:rFonts w:ascii="Trebuchet MS" w:hAnsi="Trebuchet MS"/>
            <w:noProof/>
          </w:rPr>
          <w:delText>gate</w:delText>
        </w:r>
      </w:del>
      <w:ins w:id="303" w:author="Author">
        <w:r w:rsidRPr="002D4F0E">
          <w:rPr>
            <w:rFonts w:ascii="Trebuchet MS" w:hAnsi="Trebuchet MS"/>
            <w:noProof/>
          </w:rPr>
          <w:t>entrance</w:t>
        </w:r>
      </w:ins>
      <w:r w:rsidRPr="002D4F0E">
        <w:rPr>
          <w:rFonts w:ascii="Trebuchet MS" w:hAnsi="Trebuchet MS"/>
          <w:noProof/>
        </w:rPr>
        <w:t xml:space="preserve"> of the courtyard, and all the tent pins of the tabernacle and all the tent pins </w:t>
      </w:r>
      <w:del w:id="304" w:author="Author">
        <w:r w:rsidRPr="002D4F0E">
          <w:rPr>
            <w:rFonts w:ascii="Trebuchet MS" w:hAnsi="Trebuchet MS"/>
            <w:noProof/>
          </w:rPr>
          <w:delText>of</w:delText>
        </w:r>
      </w:del>
      <w:ins w:id="305" w:author="Author">
        <w:r w:rsidRPr="002D4F0E">
          <w:rPr>
            <w:rFonts w:ascii="Trebuchet MS" w:hAnsi="Trebuchet MS"/>
            <w:noProof/>
          </w:rPr>
          <w:t>around</w:t>
        </w:r>
      </w:ins>
      <w:r w:rsidRPr="002D4F0E">
        <w:rPr>
          <w:rFonts w:ascii="Trebuchet MS" w:hAnsi="Trebuchet MS"/>
          <w:noProof/>
        </w:rPr>
        <w:t xml:space="preserve"> the courtyard</w:t>
      </w:r>
      <w:del w:id="306" w:author="Author">
        <w:r w:rsidRPr="002D4F0E">
          <w:rPr>
            <w:rFonts w:ascii="Trebuchet MS" w:hAnsi="Trebuchet MS"/>
            <w:noProof/>
          </w:rPr>
          <w:delText xml:space="preserve"> round about</w:delText>
        </w:r>
      </w:del>
      <w:r w:rsidRPr="002D4F0E">
        <w:rPr>
          <w:rFonts w:ascii="Trebuchet MS" w:hAnsi="Trebuchet MS"/>
          <w:noProof/>
        </w:rPr>
        <w:t>.</w:t>
      </w:r>
    </w:p>
    <w:p w:rsidR="00CD7284" w:rsidRPr="002D4F0E" w:rsidRDefault="00CD7284" w:rsidP="00CD7284">
      <w:pPr>
        <w:rPr>
          <w:rFonts w:ascii="Trebuchet MS" w:hAnsi="Trebuchet MS"/>
          <w:b/>
        </w:rPr>
      </w:pPr>
    </w:p>
    <w:p w:rsidR="00762BCB" w:rsidRPr="00CD7284" w:rsidRDefault="00762BCB" w:rsidP="00CD7284"/>
    <w:sectPr w:rsidR="00762BCB" w:rsidRPr="00CD728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CE9" w:rsidRDefault="009A2CE9">
      <w:r>
        <w:separator/>
      </w:r>
    </w:p>
  </w:endnote>
  <w:endnote w:type="continuationSeparator" w:id="0">
    <w:p w:rsidR="009A2CE9" w:rsidRDefault="009A2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CE9" w:rsidRDefault="009A2CE9">
      <w:r>
        <w:separator/>
      </w:r>
    </w:p>
  </w:footnote>
  <w:footnote w:type="continuationSeparator" w:id="0">
    <w:p w:rsidR="009A2CE9" w:rsidRDefault="009A2CE9">
      <w:r>
        <w:continuationSeparator/>
      </w:r>
    </w:p>
  </w:footnote>
  <w:footnote w:id="1">
    <w:p w:rsidR="00CD7284" w:rsidRPr="002D4F0E" w:rsidRDefault="00CD7284" w:rsidP="002D4F0E">
      <w:pPr>
        <w:pStyle w:val="FootnoteText"/>
        <w:spacing w:after="96"/>
        <w:ind w:firstLine="288"/>
        <w:rPr>
          <w:ins w:id="7" w:author="Author"/>
        </w:rPr>
      </w:pPr>
      <w:ins w:id="8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38:1 </w:t>
        </w:r>
        <w:r w:rsidRPr="002D4F0E">
          <w:t>A cubit equaled 44.5 cm (17.5 in.). See App. B14.</w:t>
        </w:r>
      </w:ins>
    </w:p>
  </w:footnote>
  <w:footnote w:id="2">
    <w:p w:rsidR="00CD7284" w:rsidRPr="002D4F0E" w:rsidRDefault="00CD7284" w:rsidP="002D4F0E">
      <w:pPr>
        <w:pStyle w:val="FootnoteText"/>
        <w:spacing w:after="96"/>
        <w:ind w:firstLine="288"/>
        <w:rPr>
          <w:ins w:id="43" w:author="Author"/>
        </w:rPr>
      </w:pPr>
      <w:ins w:id="44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38:8 </w:t>
        </w:r>
        <w:r w:rsidRPr="002D4F0E">
          <w:t>That is, highly polished metal mirrors.</w:t>
        </w:r>
      </w:ins>
    </w:p>
  </w:footnote>
  <w:footnote w:id="3">
    <w:p w:rsidR="00CD7284" w:rsidRPr="002D4F0E" w:rsidRDefault="00CD7284" w:rsidP="002D4F0E">
      <w:pPr>
        <w:pStyle w:val="FootnoteText"/>
        <w:spacing w:after="96"/>
        <w:ind w:firstLine="288"/>
        <w:rPr>
          <w:ins w:id="69" w:author="Author"/>
        </w:rPr>
      </w:pPr>
      <w:ins w:id="70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38:10 </w:t>
        </w:r>
        <w:r w:rsidRPr="002D4F0E">
          <w:t>Or “rings; hoops; bands” for attachments.</w:t>
        </w:r>
      </w:ins>
    </w:p>
  </w:footnote>
  <w:footnote w:id="4">
    <w:p w:rsidR="00CD7284" w:rsidRPr="002D4F0E" w:rsidRDefault="00CD7284" w:rsidP="002D4F0E">
      <w:pPr>
        <w:pStyle w:val="FootnoteText"/>
        <w:spacing w:after="96"/>
        <w:ind w:firstLine="288"/>
        <w:rPr>
          <w:ins w:id="84" w:author="Author"/>
        </w:rPr>
      </w:pPr>
      <w:ins w:id="85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38:11 </w:t>
        </w:r>
        <w:r w:rsidRPr="002D4F0E">
          <w:t>Or “rings; hoops; bands” for attachments.</w:t>
        </w:r>
      </w:ins>
    </w:p>
  </w:footnote>
  <w:footnote w:id="5">
    <w:p w:rsidR="00CD7284" w:rsidRPr="002D4F0E" w:rsidRDefault="00CD7284" w:rsidP="002D4F0E">
      <w:pPr>
        <w:pStyle w:val="FootnoteText"/>
        <w:spacing w:after="96"/>
        <w:ind w:firstLine="288"/>
        <w:rPr>
          <w:ins w:id="100" w:author="Author"/>
        </w:rPr>
      </w:pPr>
      <w:ins w:id="101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38:12 </w:t>
        </w:r>
        <w:r w:rsidRPr="002D4F0E">
          <w:t>Or “rings; hoops; bands” for attachments.</w:t>
        </w:r>
      </w:ins>
    </w:p>
  </w:footnote>
  <w:footnote w:id="6">
    <w:p w:rsidR="00CD7284" w:rsidRPr="002D4F0E" w:rsidRDefault="00CD7284" w:rsidP="002D4F0E">
      <w:pPr>
        <w:pStyle w:val="FootnoteText"/>
        <w:spacing w:after="96"/>
        <w:ind w:firstLine="288"/>
        <w:rPr>
          <w:ins w:id="145" w:author="Author"/>
        </w:rPr>
      </w:pPr>
      <w:ins w:id="146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38:17 </w:t>
        </w:r>
        <w:r w:rsidRPr="002D4F0E">
          <w:t>Or “rings; hoops; bands” for attachments.</w:t>
        </w:r>
      </w:ins>
    </w:p>
  </w:footnote>
  <w:footnote w:id="7">
    <w:p w:rsidR="00CD7284" w:rsidRPr="002D4F0E" w:rsidRDefault="00CD7284" w:rsidP="002D4F0E">
      <w:pPr>
        <w:pStyle w:val="FootnoteText"/>
        <w:spacing w:after="96"/>
        <w:ind w:firstLine="288"/>
        <w:rPr>
          <w:ins w:id="157" w:author="Author"/>
        </w:rPr>
      </w:pPr>
      <w:ins w:id="158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38:18 </w:t>
        </w:r>
        <w:r w:rsidRPr="002D4F0E">
          <w:t>Or “curtain.”</w:t>
        </w:r>
      </w:ins>
    </w:p>
  </w:footnote>
  <w:footnote w:id="8">
    <w:p w:rsidR="00CD7284" w:rsidRPr="002D4F0E" w:rsidRDefault="00CD7284" w:rsidP="00F97AC7">
      <w:pPr>
        <w:pStyle w:val="FootnoteText"/>
        <w:spacing w:after="96"/>
        <w:ind w:firstLine="288"/>
        <w:rPr>
          <w:ins w:id="181" w:author="Author"/>
        </w:rPr>
      </w:pPr>
      <w:ins w:id="182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38:19 </w:t>
        </w:r>
        <w:r w:rsidRPr="002D4F0E">
          <w:t>Or “rings; hoops; bands” for attachments.</w:t>
        </w:r>
      </w:ins>
    </w:p>
  </w:footnote>
  <w:footnote w:id="9">
    <w:p w:rsidR="00CD7284" w:rsidRPr="002D4F0E" w:rsidRDefault="00CD7284" w:rsidP="002D4F0E">
      <w:pPr>
        <w:pStyle w:val="FootnoteText"/>
        <w:spacing w:after="96"/>
        <w:ind w:firstLine="288"/>
        <w:rPr>
          <w:ins w:id="223" w:author="Author"/>
        </w:rPr>
      </w:pPr>
      <w:ins w:id="224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38:24 </w:t>
        </w:r>
        <w:r w:rsidRPr="002D4F0E">
          <w:t>A talent equaled 34.2 kg (1,101 oz t). See App. B14.</w:t>
        </w:r>
      </w:ins>
    </w:p>
  </w:footnote>
  <w:footnote w:id="10">
    <w:p w:rsidR="00CD7284" w:rsidRPr="002D4F0E" w:rsidRDefault="00CD7284" w:rsidP="002D4F0E">
      <w:pPr>
        <w:pStyle w:val="FootnoteText"/>
        <w:spacing w:after="96"/>
        <w:ind w:firstLine="288"/>
        <w:rPr>
          <w:ins w:id="228" w:author="Author"/>
        </w:rPr>
      </w:pPr>
      <w:ins w:id="229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38:24 </w:t>
        </w:r>
        <w:r w:rsidRPr="002D4F0E">
          <w:t>A shekel equaled 11.4 g (0.367 oz t). See App. B14.</w:t>
        </w:r>
      </w:ins>
    </w:p>
  </w:footnote>
  <w:footnote w:id="11">
    <w:p w:rsidR="00CD7284" w:rsidRPr="002D4F0E" w:rsidRDefault="00CD7284" w:rsidP="002D4F0E">
      <w:pPr>
        <w:pStyle w:val="FootnoteText"/>
        <w:spacing w:after="96"/>
        <w:ind w:firstLine="288"/>
        <w:rPr>
          <w:ins w:id="232" w:author="Author"/>
        </w:rPr>
      </w:pPr>
      <w:ins w:id="233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38:24 </w:t>
        </w:r>
        <w:r w:rsidRPr="002D4F0E">
          <w:t>Or “by the holy shekel.”</w:t>
        </w:r>
      </w:ins>
    </w:p>
  </w:footnote>
  <w:footnote w:id="12">
    <w:p w:rsidR="00CD7284" w:rsidRPr="002D4F0E" w:rsidRDefault="00CD7284" w:rsidP="002D4F0E">
      <w:pPr>
        <w:pStyle w:val="FootnoteText"/>
        <w:spacing w:after="96"/>
        <w:ind w:firstLine="288"/>
        <w:rPr>
          <w:ins w:id="240" w:author="Author"/>
        </w:rPr>
      </w:pPr>
      <w:ins w:id="241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38:25 </w:t>
        </w:r>
        <w:r w:rsidRPr="002D4F0E">
          <w:t>Or “by the holy shekel.”</w:t>
        </w:r>
      </w:ins>
    </w:p>
  </w:footnote>
  <w:footnote w:id="13">
    <w:p w:rsidR="00CD7284" w:rsidRPr="002D4F0E" w:rsidRDefault="00CD7284" w:rsidP="002D4F0E">
      <w:pPr>
        <w:pStyle w:val="FootnoteText"/>
        <w:spacing w:after="96"/>
        <w:ind w:firstLine="288"/>
        <w:rPr>
          <w:ins w:id="249" w:author="Author"/>
        </w:rPr>
      </w:pPr>
      <w:ins w:id="250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38:26 </w:t>
        </w:r>
        <w:r w:rsidRPr="002D4F0E">
          <w:t>Or “by the holy shekel.”</w:t>
        </w:r>
      </w:ins>
    </w:p>
  </w:footnote>
  <w:footnote w:id="14">
    <w:p w:rsidR="00CD7284" w:rsidRPr="002D4F0E" w:rsidRDefault="00CD7284" w:rsidP="002D4F0E">
      <w:pPr>
        <w:pStyle w:val="FootnoteText"/>
        <w:spacing w:after="96"/>
        <w:ind w:firstLine="288"/>
        <w:rPr>
          <w:ins w:id="281" w:author="Author"/>
        </w:rPr>
      </w:pPr>
      <w:ins w:id="282" w:author="Author">
        <w:r w:rsidRPr="002D4F0E">
          <w:rPr>
            <w:rStyle w:val="FootnoteReference"/>
          </w:rPr>
          <w:footnoteRef/>
        </w:r>
        <w:r w:rsidRPr="002D4F0E">
          <w:t xml:space="preserve"> </w:t>
        </w:r>
        <w:r w:rsidRPr="002D4F0E">
          <w:rPr>
            <w:b/>
          </w:rPr>
          <w:t xml:space="preserve">38:29 </w:t>
        </w:r>
        <w:r w:rsidRPr="002D4F0E">
          <w:t>Or “wave offering.”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040DE">
        <w:t>Exodus Chapter 38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040DE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040DE">
      <w:rPr>
        <w:noProof/>
        <w:snapToGrid w:val="0"/>
      </w:rPr>
      <w:t>Exodus 38.Revised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1040DE">
        <w:t>Exodus Chapter 38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040DE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040DE">
      <w:rPr>
        <w:noProof/>
        <w:snapToGrid w:val="0"/>
      </w:rPr>
      <w:t>Exodus 38.Revised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040DE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040D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040DE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040D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E9"/>
    <w:rsid w:val="001040DE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A2CE9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D7284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A77A0E-FBF0-4865-82C4-2385EA0D9BB4}"/>
  <w:attachedTemplate r:id="Rd54bac48d3e441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D728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728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D72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54bac48d3e441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1098</ap:Words>
  <ap:Characters>4978</ap:Characters>
  <ap:Application>Microsoft Office Word</ap:Application>
  <ap:DocSecurity>0</ap:DocSecurity>
  <ap:Lines>82</ap:Lines>
  <ap:Paragraphs>12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6064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38</dc:title>
  <dc:subject/>
  <dc:creator>Ruth Farrugia</dc:creator>
  <cp:keywords/>
  <dc:description/>
  <cp:lastModifiedBy>Farrugia, Ruth</cp:lastModifiedBy>
  <cp:revision>3</cp:revision>
  <dcterms:created xsi:type="dcterms:W3CDTF">2021-01-22T15:19:00Z</dcterms:created>
  <dcterms:modified xsi:type="dcterms:W3CDTF">2021-01-22T15:19:00Z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38.docx</vt:lpwstr>
  </property>
  <property fmtid="{D5CDD505-2E9C-101B-9397-08002B2CF9AE}" pid="9" name="_TranslationDocumentId">
    <vt:i4>19418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2038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