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53B2C" w14:textId="3C077707" w:rsidR="00F21163" w:rsidRPr="00D45516" w:rsidRDefault="00F21163" w:rsidP="00F21163">
      <w:pPr>
        <w:rPr>
          <w:rFonts w:ascii="Arial" w:eastAsia="Arial" w:hAnsi="Arial" w:cs="MEPS Bookman WTS"/>
        </w:rPr>
      </w:pPr>
      <w:r w:rsidRPr="00755DC2">
        <w:rPr>
          <w:rFonts w:ascii="Arial" w:eastAsia="Arial" w:hAnsi="Arial" w:cs="Arial"/>
          <w:b/>
        </w:rPr>
        <w:t xml:space="preserve">28:1 </w:t>
      </w:r>
      <w:r w:rsidRPr="00755DC2">
        <w:rPr>
          <w:rFonts w:ascii="Arial" w:eastAsia="Arial" w:hAnsi="Arial" w:cs="Arial"/>
        </w:rPr>
        <w:t>“</w:t>
      </w:r>
      <w:r w:rsidR="00C054A4" w:rsidRPr="00755DC2">
        <w:rPr>
          <w:rFonts w:ascii="Arial" w:eastAsia="Arial" w:hAnsi="Arial" w:cs="Arial"/>
        </w:rPr>
        <w:t>U min</w:t>
      </w:r>
      <w:r w:rsidR="003E7A38" w:rsidRPr="00755DC2">
        <w:rPr>
          <w:rFonts w:ascii="Arial" w:eastAsia="Arial" w:hAnsi="Arial" w:cs="Arial"/>
        </w:rPr>
        <w:t>n</w:t>
      </w:r>
      <w:r w:rsidR="00C054A4" w:rsidRPr="00755DC2">
        <w:rPr>
          <w:rFonts w:ascii="Arial" w:eastAsia="Arial" w:hAnsi="Arial" w:cs="Arial"/>
        </w:rPr>
        <w:t xml:space="preserve"> fost l-Iżraelin għandek iġġib lil</w:t>
      </w:r>
      <w:r w:rsidRPr="00755DC2">
        <w:rPr>
          <w:rFonts w:ascii="Arial" w:eastAsia="Arial" w:hAnsi="Arial" w:cs="Arial"/>
        </w:rPr>
        <w:t xml:space="preserve"> ħuk Aron</w:t>
      </w:r>
      <w:r w:rsidR="00C054A4" w:rsidRPr="00755DC2">
        <w:rPr>
          <w:rFonts w:ascii="Arial" w:eastAsia="Arial" w:hAnsi="Arial" w:cs="Arial"/>
        </w:rPr>
        <w:t>,</w:t>
      </w:r>
      <w:r w:rsidRPr="00755DC2">
        <w:rPr>
          <w:rFonts w:ascii="Arial" w:eastAsia="Arial" w:hAnsi="Arial" w:cs="Arial"/>
        </w:rPr>
        <w:t xml:space="preserve"> </w:t>
      </w:r>
      <w:r w:rsidR="00C054A4" w:rsidRPr="00755DC2">
        <w:rPr>
          <w:rFonts w:ascii="Arial" w:eastAsia="Arial" w:hAnsi="Arial" w:cs="Arial"/>
        </w:rPr>
        <w:t>flimkien ma</w:t>
      </w:r>
      <w:r w:rsidR="00917C8C">
        <w:rPr>
          <w:rFonts w:ascii="Arial" w:eastAsia="Arial" w:hAnsi="Arial" w:cs="Arial"/>
        </w:rPr>
        <w:t>t-</w:t>
      </w:r>
      <w:r w:rsidR="00917C8C">
        <w:rPr>
          <w:rFonts w:ascii="Arial" w:eastAsia="SimSun" w:hAnsi="Arial" w:cs="Arial"/>
          <w:lang w:eastAsia="en-GB" w:bidi="ar-SA"/>
        </w:rPr>
        <w:t>tfal t</w:t>
      </w:r>
      <w:r w:rsidR="00917C8C">
        <w:rPr>
          <w:rFonts w:ascii="Arial" w:eastAsia="SimSun" w:hAnsi="Arial" w:cs="Arial"/>
          <w:lang w:eastAsia="en-GB" w:bidi="ar-SA"/>
        </w:rPr>
        <w:t>iegħu</w:t>
      </w:r>
      <w:r w:rsidR="00C054A4" w:rsidRPr="00755DC2">
        <w:rPr>
          <w:rFonts w:ascii="Arial" w:eastAsia="Arial" w:hAnsi="Arial" w:cs="Arial"/>
        </w:rPr>
        <w:t>,</w:t>
      </w:r>
      <w:r w:rsidRPr="00755DC2">
        <w:rPr>
          <w:rFonts w:ascii="Arial" w:eastAsia="Arial" w:hAnsi="Arial" w:cs="Arial"/>
        </w:rPr>
        <w:t xml:space="preserve"> sabiex jaqd</w:t>
      </w:r>
      <w:r w:rsidR="00D903B2" w:rsidRPr="00755DC2">
        <w:rPr>
          <w:rFonts w:ascii="Arial" w:eastAsia="Arial" w:hAnsi="Arial" w:cs="Arial"/>
        </w:rPr>
        <w:t>i</w:t>
      </w:r>
      <w:r w:rsidRPr="00755DC2">
        <w:rPr>
          <w:rFonts w:ascii="Arial" w:eastAsia="Arial" w:hAnsi="Arial" w:cs="Arial"/>
        </w:rPr>
        <w:t xml:space="preserve"> bħala qassis għalija, Aron </w:t>
      </w:r>
      <w:r w:rsidR="002809E2" w:rsidRPr="00755DC2">
        <w:rPr>
          <w:rFonts w:ascii="Arial" w:eastAsia="Arial" w:hAnsi="Arial" w:cs="Arial"/>
        </w:rPr>
        <w:t xml:space="preserve">flimkien </w:t>
      </w:r>
      <w:r w:rsidR="00917C8C" w:rsidRPr="00755DC2">
        <w:rPr>
          <w:rFonts w:ascii="Arial" w:eastAsia="Arial" w:hAnsi="Arial" w:cs="Arial"/>
        </w:rPr>
        <w:t>ma</w:t>
      </w:r>
      <w:r w:rsidR="00917C8C">
        <w:rPr>
          <w:rFonts w:ascii="Arial" w:eastAsia="Arial" w:hAnsi="Arial" w:cs="Arial"/>
        </w:rPr>
        <w:t>t-</w:t>
      </w:r>
      <w:r w:rsidR="00917C8C">
        <w:rPr>
          <w:rFonts w:ascii="Arial" w:eastAsia="SimSun" w:hAnsi="Arial" w:cs="Arial"/>
          <w:lang w:eastAsia="en-GB" w:bidi="ar-SA"/>
        </w:rPr>
        <w:t>tfal tiegħu</w:t>
      </w:r>
      <w:r w:rsidR="00917C8C" w:rsidRPr="00755DC2">
        <w:rPr>
          <w:rFonts w:ascii="Arial" w:eastAsia="Arial" w:hAnsi="Arial" w:cs="Arial"/>
        </w:rPr>
        <w:t xml:space="preserve"> </w:t>
      </w:r>
      <w:r w:rsidRPr="00755DC2">
        <w:rPr>
          <w:rFonts w:ascii="Arial" w:eastAsia="Arial" w:hAnsi="Arial" w:cs="Arial"/>
        </w:rPr>
        <w:t xml:space="preserve">Nadab u Abiħu, Elegħażar u </w:t>
      </w:r>
      <w:commentRangeStart w:id="0"/>
      <w:r w:rsidRPr="00755DC2">
        <w:rPr>
          <w:rFonts w:ascii="Arial" w:eastAsia="Arial" w:hAnsi="Arial" w:cs="Arial"/>
        </w:rPr>
        <w:t>Itamar</w:t>
      </w:r>
      <w:commentRangeEnd w:id="0"/>
      <w:r w:rsidR="004037B8">
        <w:rPr>
          <w:rStyle w:val="CommentReference"/>
        </w:rPr>
        <w:commentReference w:id="0"/>
      </w:r>
      <w:r w:rsidRPr="00755DC2">
        <w:rPr>
          <w:rFonts w:ascii="Arial" w:eastAsia="Arial" w:hAnsi="Arial" w:cs="Arial"/>
        </w:rPr>
        <w:t xml:space="preserve">. </w:t>
      </w:r>
      <w:r w:rsidRPr="00755DC2">
        <w:rPr>
          <w:rFonts w:ascii="Arial" w:eastAsia="Arial" w:hAnsi="Arial" w:cs="Arial"/>
          <w:b/>
        </w:rPr>
        <w:t>28:2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="002809E2" w:rsidRPr="00755DC2">
        <w:rPr>
          <w:rFonts w:ascii="Arial" w:eastAsia="Arial" w:hAnsi="Arial" w:cs="MEPS Bookman WTS"/>
        </w:rPr>
        <w:t>A</w:t>
      </w:r>
      <w:r w:rsidRPr="00755DC2">
        <w:rPr>
          <w:rFonts w:ascii="Arial" w:eastAsia="Arial" w:hAnsi="Arial" w:cs="MEPS Bookman WTS"/>
        </w:rPr>
        <w:t>għmel il</w:t>
      </w:r>
      <w:r w:rsidR="00A630D5" w:rsidRPr="00755DC2">
        <w:rPr>
          <w:rFonts w:ascii="Arial" w:eastAsia="Arial" w:hAnsi="Arial" w:cs="MEPS Bookman WTS"/>
        </w:rPr>
        <w:t>bies qaddis għal ħuk Aron biex ikun taʼ</w:t>
      </w:r>
      <w:r w:rsidRPr="00755DC2">
        <w:rPr>
          <w:rFonts w:ascii="Arial" w:eastAsia="Arial" w:hAnsi="Arial" w:cs="MEPS Bookman WTS"/>
        </w:rPr>
        <w:t xml:space="preserve"> glorja u ġmiel</w:t>
      </w:r>
      <w:r w:rsidR="00A630D5" w:rsidRPr="00755DC2">
        <w:rPr>
          <w:rFonts w:ascii="Arial" w:eastAsia="Arial" w:hAnsi="Arial" w:cs="MEPS Bookman WTS"/>
        </w:rPr>
        <w:t xml:space="preserve"> għalih</w:t>
      </w:r>
      <w:r w:rsidRPr="00755DC2">
        <w:rPr>
          <w:rFonts w:ascii="Arial" w:eastAsia="Arial" w:hAnsi="Arial" w:cs="MEPS Bookman WTS"/>
        </w:rPr>
        <w:t xml:space="preserve">. </w:t>
      </w:r>
      <w:r w:rsidRPr="00D45516">
        <w:rPr>
          <w:rFonts w:ascii="Arial" w:eastAsia="Arial" w:hAnsi="Arial" w:cs="Arial"/>
          <w:b/>
        </w:rPr>
        <w:t>28:3</w:t>
      </w:r>
      <w:r w:rsidR="007D2639" w:rsidRPr="00D45516">
        <w:rPr>
          <w:rFonts w:ascii="Arial" w:eastAsia="Arial" w:hAnsi="Arial" w:cs="Arial"/>
          <w:b/>
        </w:rPr>
        <w:t xml:space="preserve"> </w:t>
      </w:r>
      <w:r w:rsidR="002809E2" w:rsidRPr="00D45516">
        <w:rPr>
          <w:rFonts w:ascii="Arial" w:eastAsia="Arial" w:hAnsi="Arial" w:cs="MEPS Bookman WTS"/>
        </w:rPr>
        <w:t>G</w:t>
      </w:r>
      <w:r w:rsidRPr="00D45516">
        <w:rPr>
          <w:rFonts w:ascii="Arial" w:eastAsia="Arial" w:hAnsi="Arial" w:cs="MEPS Bookman WTS"/>
        </w:rPr>
        <w:t>ħandek tkellem lil</w:t>
      </w:r>
      <w:r w:rsidR="00433B46" w:rsidRPr="00D45516">
        <w:rPr>
          <w:rFonts w:ascii="Arial" w:eastAsia="Arial" w:hAnsi="Arial" w:cs="MEPS Bookman WTS"/>
        </w:rPr>
        <w:t xml:space="preserve"> dawk kollha </w:t>
      </w:r>
      <w:r w:rsidR="002809E2" w:rsidRPr="00D45516">
        <w:rPr>
          <w:rFonts w:ascii="Arial" w:eastAsia="Arial" w:hAnsi="Arial" w:cs="MEPS Bookman WTS"/>
        </w:rPr>
        <w:t>li huma tas-sengħa,</w:t>
      </w:r>
      <w:r w:rsidR="00807E9A" w:rsidRPr="00D45516">
        <w:rPr>
          <w:rFonts w:ascii="MEPS Bookman WTS" w:eastAsia="Arial" w:hAnsi="MEPS Bookman WTS" w:cs="MEPS Bookman WTS"/>
        </w:rPr>
        <w:t></w:t>
      </w:r>
      <w:r w:rsidR="002809E2" w:rsidRPr="00D45516">
        <w:rPr>
          <w:rFonts w:ascii="Arial" w:eastAsia="Arial" w:hAnsi="Arial" w:cs="MEPS Bookman WTS"/>
        </w:rPr>
        <w:t xml:space="preserve"> </w:t>
      </w:r>
      <w:r w:rsidR="00433B46" w:rsidRPr="00D45516">
        <w:rPr>
          <w:rFonts w:ascii="Arial" w:eastAsia="Arial" w:hAnsi="Arial" w:cs="MEPS Bookman WTS"/>
        </w:rPr>
        <w:t xml:space="preserve">lil </w:t>
      </w:r>
      <w:r w:rsidR="002809E2" w:rsidRPr="00D45516">
        <w:rPr>
          <w:rFonts w:ascii="Arial" w:eastAsia="Arial" w:hAnsi="Arial" w:cs="MEPS Bookman WTS"/>
        </w:rPr>
        <w:t>dawk</w:t>
      </w:r>
      <w:r w:rsidR="001C4F2E" w:rsidRPr="00D45516">
        <w:rPr>
          <w:rFonts w:ascii="Arial" w:eastAsia="Arial" w:hAnsi="Arial" w:cs="MEPS Bookman WTS"/>
        </w:rPr>
        <w:t xml:space="preserve"> </w:t>
      </w:r>
      <w:r w:rsidRPr="00D45516">
        <w:rPr>
          <w:rFonts w:ascii="Arial" w:eastAsia="Arial" w:hAnsi="Arial" w:cs="MEPS Bookman WTS"/>
        </w:rPr>
        <w:t>li</w:t>
      </w:r>
      <w:r w:rsidR="001C4F2E" w:rsidRPr="00D45516">
        <w:rPr>
          <w:rFonts w:ascii="Arial" w:eastAsia="Arial" w:hAnsi="Arial" w:cs="MEPS Bookman WTS"/>
        </w:rPr>
        <w:t xml:space="preserve"> </w:t>
      </w:r>
      <w:r w:rsidR="00433B46" w:rsidRPr="00D45516">
        <w:rPr>
          <w:rFonts w:ascii="Arial" w:eastAsia="Arial" w:hAnsi="Arial" w:cs="MEPS Bookman WTS"/>
        </w:rPr>
        <w:t xml:space="preserve">tajthom </w:t>
      </w:r>
      <w:r w:rsidRPr="00D45516">
        <w:rPr>
          <w:rFonts w:ascii="Arial" w:eastAsia="Arial" w:hAnsi="Arial" w:cs="MEPS Bookman WTS"/>
        </w:rPr>
        <w:t>l</w:t>
      </w:r>
      <w:r w:rsidR="007D2639" w:rsidRPr="00D45516">
        <w:rPr>
          <w:rFonts w:ascii="Arial" w:eastAsia="Arial" w:hAnsi="Arial" w:cs="MEPS Bookman WTS"/>
        </w:rPr>
        <w:t>-</w:t>
      </w:r>
      <w:r w:rsidRPr="00D45516">
        <w:rPr>
          <w:rFonts w:ascii="Arial" w:eastAsia="Arial" w:hAnsi="Arial" w:cs="MEPS Bookman WTS"/>
        </w:rPr>
        <w:t>għerf,</w:t>
      </w:r>
      <w:r w:rsidR="005C1DB9" w:rsidRPr="00D45516">
        <w:rPr>
          <w:rFonts w:ascii="MEPS Bookman WTS" w:eastAsia="Arial" w:hAnsi="MEPS Bookman WTS" w:cs="MEPS Bookman WTS"/>
        </w:rPr>
        <w:t></w:t>
      </w:r>
      <w:r w:rsidRPr="00D45516">
        <w:rPr>
          <w:rFonts w:ascii="Arial" w:eastAsia="Arial" w:hAnsi="Arial" w:cs="MEPS Bookman WTS"/>
        </w:rPr>
        <w:t xml:space="preserve"> u </w:t>
      </w:r>
      <w:r w:rsidR="00433B46" w:rsidRPr="00D45516">
        <w:rPr>
          <w:rFonts w:ascii="Arial" w:eastAsia="Arial" w:hAnsi="Arial" w:cs="MEPS Bookman WTS"/>
        </w:rPr>
        <w:t>huma</w:t>
      </w:r>
      <w:r w:rsidRPr="00D45516">
        <w:rPr>
          <w:rFonts w:ascii="Arial" w:eastAsia="Arial" w:hAnsi="Arial" w:cs="MEPS Bookman WTS"/>
        </w:rPr>
        <w:t xml:space="preserve"> jagħmlu l</w:t>
      </w:r>
      <w:r w:rsidR="007D2639" w:rsidRPr="00D45516">
        <w:rPr>
          <w:rFonts w:ascii="Arial" w:eastAsia="Arial" w:hAnsi="Arial" w:cs="MEPS Bookman WTS"/>
        </w:rPr>
        <w:t>-</w:t>
      </w:r>
      <w:r w:rsidRPr="00D45516">
        <w:rPr>
          <w:rFonts w:ascii="Arial" w:eastAsia="Arial" w:hAnsi="Arial" w:cs="MEPS Bookman WTS"/>
        </w:rPr>
        <w:t xml:space="preserve">ilbies t’Aron </w:t>
      </w:r>
      <w:r w:rsidR="000E3A30" w:rsidRPr="00D45516">
        <w:rPr>
          <w:rFonts w:ascii="Arial" w:eastAsia="Arial" w:hAnsi="Arial" w:cs="MEPS Bookman WTS"/>
        </w:rPr>
        <w:t>sa</w:t>
      </w:r>
      <w:r w:rsidRPr="00D45516">
        <w:rPr>
          <w:rFonts w:ascii="Arial" w:eastAsia="Arial" w:hAnsi="Arial" w:cs="MEPS Bookman WTS"/>
        </w:rPr>
        <w:t xml:space="preserve">biex </w:t>
      </w:r>
      <w:r w:rsidR="000E3A30" w:rsidRPr="00D45516">
        <w:rPr>
          <w:rFonts w:ascii="Arial" w:eastAsia="Arial" w:hAnsi="Arial" w:cs="MEPS Bookman WTS"/>
        </w:rPr>
        <w:t xml:space="preserve">ikun </w:t>
      </w:r>
      <w:commentRangeStart w:id="1"/>
      <w:r w:rsidR="000E3A30" w:rsidRPr="00D45516">
        <w:rPr>
          <w:rFonts w:ascii="Arial" w:eastAsia="Arial" w:hAnsi="Arial" w:cs="MEPS Bookman WTS"/>
        </w:rPr>
        <w:t>iddedikat lili</w:t>
      </w:r>
      <w:commentRangeEnd w:id="1"/>
      <w:r w:rsidR="00834DDB" w:rsidRPr="00D45516">
        <w:rPr>
          <w:rFonts w:ascii="MEPS Bookman WTS" w:eastAsia="Arial" w:hAnsi="MEPS Bookman WTS" w:cs="MEPS Bookman WTS"/>
        </w:rPr>
        <w:t></w:t>
      </w:r>
      <w:r w:rsidR="000E3A30" w:rsidRPr="00D45516">
        <w:rPr>
          <w:rStyle w:val="CommentReference"/>
        </w:rPr>
        <w:commentReference w:id="1"/>
      </w:r>
      <w:r w:rsidR="000E3A30" w:rsidRPr="00D45516">
        <w:rPr>
          <w:rFonts w:ascii="Arial" w:eastAsia="Arial" w:hAnsi="Arial" w:cs="MEPS Bookman WTS"/>
        </w:rPr>
        <w:t xml:space="preserve"> u</w:t>
      </w:r>
      <w:r w:rsidR="002809E2" w:rsidRPr="00D45516">
        <w:rPr>
          <w:rFonts w:ascii="Arial" w:eastAsia="Arial" w:hAnsi="Arial" w:cs="MEPS Bookman WTS"/>
        </w:rPr>
        <w:t xml:space="preserve"> </w:t>
      </w:r>
      <w:r w:rsidRPr="00D45516">
        <w:rPr>
          <w:rFonts w:ascii="Arial" w:eastAsia="Arial" w:hAnsi="Arial" w:cs="MEPS Bookman WTS"/>
        </w:rPr>
        <w:t>jaqdi bħala qassis għalija.</w:t>
      </w:r>
    </w:p>
    <w:p w14:paraId="5D7BE76A" w14:textId="5BDC4EF2" w:rsidR="00F21163" w:rsidRPr="00755DC2" w:rsidRDefault="00F21163" w:rsidP="00F21163">
      <w:pPr>
        <w:rPr>
          <w:rFonts w:ascii="Arial" w:eastAsia="Arial" w:hAnsi="Arial" w:cs="MEPS Bookman WTS"/>
        </w:rPr>
      </w:pPr>
      <w:r w:rsidRPr="00755DC2">
        <w:rPr>
          <w:rFonts w:ascii="Arial" w:eastAsia="Arial" w:hAnsi="Arial" w:cs="Arial"/>
          <w:b/>
        </w:rPr>
        <w:t>28:4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Pr="00755DC2">
        <w:rPr>
          <w:rFonts w:ascii="Arial" w:eastAsia="Arial" w:hAnsi="Arial" w:cs="MEPS Bookman WTS"/>
        </w:rPr>
        <w:t>“</w:t>
      </w:r>
      <w:r w:rsidR="001C4F2E" w:rsidRPr="00755DC2">
        <w:rPr>
          <w:rFonts w:ascii="Arial" w:eastAsia="Arial" w:hAnsi="Arial" w:cs="MEPS Bookman WTS"/>
        </w:rPr>
        <w:t>D</w:t>
      </w:r>
      <w:r w:rsidRPr="00755DC2">
        <w:rPr>
          <w:rFonts w:ascii="Arial" w:eastAsia="Arial" w:hAnsi="Arial" w:cs="MEPS Bookman WTS"/>
        </w:rPr>
        <w:t>an hu 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ilbies li jridu jagħmlu: pettoral,</w:t>
      </w:r>
      <w:r w:rsidR="001C4F2E" w:rsidRPr="00755DC2">
        <w:rPr>
          <w:rFonts w:ascii="MEPS Bookman WTS" w:eastAsia="Arial" w:hAnsi="MEPS Bookman WTS" w:cs="MEPS Bookman WTS"/>
        </w:rPr>
        <w:t></w:t>
      </w:r>
      <w:r w:rsidRPr="00755DC2">
        <w:rPr>
          <w:rFonts w:ascii="Arial" w:eastAsia="Arial" w:hAnsi="Arial" w:cs="MEPS Bookman WTS"/>
        </w:rPr>
        <w:t xml:space="preserve"> efod, libsa bla kmiem</w:t>
      </w:r>
      <w:r w:rsidR="00B177BA" w:rsidRPr="00755DC2">
        <w:rPr>
          <w:rFonts w:ascii="Arial" w:eastAsia="Arial" w:hAnsi="Arial" w:cs="MEPS Bookman WTS"/>
        </w:rPr>
        <w:t>, libsa twila ċċangjata, turban</w:t>
      </w:r>
      <w:r w:rsidRPr="00755DC2">
        <w:rPr>
          <w:rFonts w:ascii="Arial" w:eastAsia="Arial" w:hAnsi="Arial" w:cs="MEPS Bookman WTS"/>
        </w:rPr>
        <w:t>, u terħa</w:t>
      </w:r>
      <w:r w:rsidR="00D903B2" w:rsidRPr="00755DC2">
        <w:rPr>
          <w:rFonts w:ascii="Arial" w:eastAsia="Arial" w:hAnsi="Arial" w:cs="MEPS Bookman WTS"/>
        </w:rPr>
        <w:t>.</w:t>
      </w:r>
      <w:r w:rsidR="00A30D1C" w:rsidRPr="00755DC2">
        <w:rPr>
          <w:rFonts w:ascii="Arial" w:eastAsia="Arial" w:hAnsi="Arial" w:cs="MEPS Bookman WTS"/>
        </w:rPr>
        <w:t xml:space="preserve"> </w:t>
      </w:r>
      <w:r w:rsidR="00D903B2" w:rsidRPr="00755DC2">
        <w:rPr>
          <w:rFonts w:ascii="Arial" w:eastAsia="Arial" w:hAnsi="Arial" w:cs="MEPS Bookman WTS"/>
        </w:rPr>
        <w:t>I</w:t>
      </w:r>
      <w:r w:rsidRPr="00755DC2">
        <w:rPr>
          <w:rFonts w:ascii="Arial" w:eastAsia="Arial" w:hAnsi="Arial" w:cs="MEPS Bookman WTS"/>
        </w:rPr>
        <w:t xml:space="preserve">ridu jagħmlu </w:t>
      </w:r>
      <w:r w:rsidR="00D903B2" w:rsidRPr="00755DC2">
        <w:rPr>
          <w:rFonts w:ascii="Arial" w:eastAsia="Arial" w:hAnsi="Arial" w:cs="MEPS Bookman WTS"/>
        </w:rPr>
        <w:t xml:space="preserve">dan </w:t>
      </w:r>
      <w:r w:rsidRPr="00755DC2">
        <w:rPr>
          <w:rFonts w:ascii="Arial" w:eastAsia="Arial" w:hAnsi="Arial" w:cs="MEPS Bookman WTS"/>
        </w:rPr>
        <w:t>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ilbies qaddis għal ħuk Aron u għa</w:t>
      </w:r>
      <w:r w:rsidR="004C6293">
        <w:rPr>
          <w:rFonts w:ascii="Arial" w:eastAsia="Arial" w:hAnsi="Arial" w:cs="Arial"/>
        </w:rPr>
        <w:t>t-</w:t>
      </w:r>
      <w:r w:rsidR="004C6293">
        <w:rPr>
          <w:rFonts w:ascii="Arial" w:eastAsia="SimSun" w:hAnsi="Arial" w:cs="Arial"/>
          <w:lang w:eastAsia="en-GB" w:bidi="ar-SA"/>
        </w:rPr>
        <w:t>tfal tiegħu</w:t>
      </w:r>
      <w:r w:rsidRPr="00755DC2">
        <w:rPr>
          <w:rFonts w:ascii="Arial" w:eastAsia="Arial" w:hAnsi="Arial" w:cs="MEPS Bookman WTS"/>
        </w:rPr>
        <w:t xml:space="preserve">, sabiex hu jaqdi bħala qassis għalija. </w:t>
      </w:r>
      <w:r w:rsidRPr="00755DC2">
        <w:rPr>
          <w:rFonts w:ascii="Arial" w:eastAsia="Arial" w:hAnsi="Arial" w:cs="Arial"/>
          <w:b/>
        </w:rPr>
        <w:t>28:5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="00A30D1C" w:rsidRPr="00755DC2">
        <w:rPr>
          <w:rFonts w:ascii="Arial" w:eastAsia="Arial" w:hAnsi="Arial" w:cs="Arial"/>
        </w:rPr>
        <w:t>Il-ħaddiema</w:t>
      </w:r>
      <w:r w:rsidR="00D903B2" w:rsidRPr="00755DC2">
        <w:rPr>
          <w:rFonts w:ascii="Arial" w:eastAsia="Arial" w:hAnsi="Arial" w:cs="Arial"/>
        </w:rPr>
        <w:t xml:space="preserve"> tas-sengħa</w:t>
      </w:r>
      <w:r w:rsidR="00D903B2" w:rsidRPr="00755DC2">
        <w:rPr>
          <w:rFonts w:eastAsia="Arial"/>
        </w:rPr>
        <w:t xml:space="preserve"> jużaw</w:t>
      </w:r>
      <w:r w:rsidRPr="00755DC2">
        <w:rPr>
          <w:rFonts w:ascii="Arial" w:eastAsia="Arial" w:hAnsi="Arial" w:cs="MEPS Bookman WTS"/>
        </w:rPr>
        <w:t xml:space="preserve"> </w:t>
      </w:r>
      <w:r w:rsidR="00D903B2" w:rsidRPr="00755DC2">
        <w:rPr>
          <w:rFonts w:ascii="Arial" w:eastAsia="Arial" w:hAnsi="Arial" w:cs="MEPS Bookman WTS"/>
        </w:rPr>
        <w:t>i</w:t>
      </w:r>
      <w:r w:rsidRPr="00755DC2">
        <w:rPr>
          <w:rFonts w:ascii="Arial" w:eastAsia="Arial" w:hAnsi="Arial" w:cs="MEPS Bookman WTS"/>
        </w:rPr>
        <w:t>d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deheb, il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ħajt blu, is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suf vjola, i</w:t>
      </w:r>
      <w:r w:rsidR="00685646">
        <w:rPr>
          <w:rFonts w:ascii="Arial" w:eastAsia="Arial" w:hAnsi="Arial" w:cs="MEPS Bookman WTS"/>
        </w:rPr>
        <w:t>l-</w:t>
      </w:r>
      <w:commentRangeStart w:id="2"/>
      <w:r w:rsidR="00685646">
        <w:rPr>
          <w:rFonts w:ascii="Arial" w:eastAsia="Arial" w:hAnsi="Arial" w:cs="MEPS Bookman WTS"/>
        </w:rPr>
        <w:t>ħajt</w:t>
      </w:r>
      <w:r w:rsidR="00D903B2" w:rsidRPr="00755DC2">
        <w:rPr>
          <w:rFonts w:ascii="Arial" w:eastAsia="Arial" w:hAnsi="Arial" w:cs="MEPS Bookman WTS"/>
        </w:rPr>
        <w:t xml:space="preserve"> aħmar jgħajjat</w:t>
      </w:r>
      <w:commentRangeEnd w:id="2"/>
      <w:r w:rsidR="00932F30">
        <w:rPr>
          <w:rStyle w:val="CommentReference"/>
        </w:rPr>
        <w:commentReference w:id="2"/>
      </w:r>
      <w:r w:rsidRPr="00755DC2">
        <w:rPr>
          <w:rFonts w:ascii="Arial" w:eastAsia="Arial" w:hAnsi="Arial" w:cs="MEPS Bookman WTS"/>
        </w:rPr>
        <w:t>, u 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għażel fin.</w:t>
      </w:r>
    </w:p>
    <w:p w14:paraId="7569C4F1" w14:textId="77777777" w:rsidR="00F21163" w:rsidRPr="00755DC2" w:rsidRDefault="00F21163" w:rsidP="00F21163">
      <w:pPr>
        <w:rPr>
          <w:rFonts w:ascii="Arial" w:eastAsia="Arial" w:hAnsi="Arial" w:cs="MEPS Bookman WTS"/>
        </w:rPr>
      </w:pPr>
      <w:r w:rsidRPr="00755DC2">
        <w:rPr>
          <w:rFonts w:ascii="Arial" w:eastAsia="Arial" w:hAnsi="Arial" w:cs="Arial"/>
          <w:b/>
        </w:rPr>
        <w:t>28:6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Pr="00755DC2">
        <w:rPr>
          <w:rFonts w:ascii="Arial" w:eastAsia="Arial" w:hAnsi="Arial" w:cs="MEPS Bookman WTS"/>
        </w:rPr>
        <w:t>“</w:t>
      </w:r>
      <w:r w:rsidR="00B96740" w:rsidRPr="00755DC2">
        <w:rPr>
          <w:rFonts w:ascii="Arial" w:eastAsia="Arial" w:hAnsi="Arial" w:cs="MEPS Bookman WTS"/>
        </w:rPr>
        <w:t>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efod iridu jagħmluh </w:t>
      </w:r>
      <w:r w:rsidR="00B739D1" w:rsidRPr="00755DC2">
        <w:rPr>
          <w:rFonts w:ascii="Arial" w:eastAsia="Arial" w:hAnsi="Arial" w:cs="MEPS Bookman WTS"/>
        </w:rPr>
        <w:t>mi</w:t>
      </w:r>
      <w:r w:rsidRPr="00755DC2">
        <w:rPr>
          <w:rFonts w:ascii="Arial" w:eastAsia="Arial" w:hAnsi="Arial" w:cs="MEPS Bookman WTS"/>
        </w:rPr>
        <w:t>d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deheb, ħajt blu, suf vjola, </w:t>
      </w:r>
      <w:r w:rsidR="00685646">
        <w:rPr>
          <w:rFonts w:ascii="Arial" w:eastAsia="Arial" w:hAnsi="Arial" w:cs="MEPS Bookman WTS"/>
        </w:rPr>
        <w:t>ħajt</w:t>
      </w:r>
      <w:r w:rsidR="00B96740" w:rsidRPr="00755DC2">
        <w:rPr>
          <w:rFonts w:ascii="Arial" w:eastAsia="Arial" w:hAnsi="Arial" w:cs="MEPS Bookman WTS"/>
        </w:rPr>
        <w:t xml:space="preserve"> aħmar jgħajjat</w:t>
      </w:r>
      <w:r w:rsidR="00B739D1" w:rsidRPr="00755DC2">
        <w:rPr>
          <w:rFonts w:ascii="Arial" w:eastAsia="Arial" w:hAnsi="Arial" w:cs="MEPS Bookman WTS"/>
        </w:rPr>
        <w:t>, u għażel fin.</w:t>
      </w:r>
      <w:r w:rsidRPr="00755DC2">
        <w:rPr>
          <w:rFonts w:ascii="Arial" w:eastAsia="Arial" w:hAnsi="Arial" w:cs="MEPS Bookman WTS"/>
        </w:rPr>
        <w:t xml:space="preserve"> </w:t>
      </w:r>
      <w:r w:rsidR="00B739D1" w:rsidRPr="00755DC2">
        <w:rPr>
          <w:rFonts w:ascii="Arial" w:eastAsia="Arial" w:hAnsi="Arial" w:cs="MEPS Bookman WTS"/>
        </w:rPr>
        <w:t>Dan</w:t>
      </w:r>
      <w:r w:rsidR="00B96740" w:rsidRPr="00755DC2">
        <w:rPr>
          <w:rFonts w:ascii="Arial" w:eastAsia="Arial" w:hAnsi="Arial" w:cs="MEPS Bookman WTS"/>
        </w:rPr>
        <w:t xml:space="preserve"> </w:t>
      </w:r>
      <w:r w:rsidR="00B739D1" w:rsidRPr="00755DC2">
        <w:rPr>
          <w:rFonts w:ascii="Arial" w:eastAsia="Arial" w:hAnsi="Arial" w:cs="MEPS Bookman WTS"/>
        </w:rPr>
        <w:t>i</w:t>
      </w:r>
      <w:r w:rsidR="00B96740" w:rsidRPr="00755DC2">
        <w:rPr>
          <w:rFonts w:ascii="Arial" w:eastAsia="Arial" w:hAnsi="Arial" w:cs="MEPS Bookman WTS"/>
        </w:rPr>
        <w:t>rid ikun</w:t>
      </w:r>
      <w:r w:rsidRPr="00755DC2">
        <w:rPr>
          <w:rFonts w:ascii="Arial" w:eastAsia="Arial" w:hAnsi="Arial" w:cs="MEPS Bookman WTS"/>
        </w:rPr>
        <w:t xml:space="preserve"> irrakkma</w:t>
      </w:r>
      <w:r w:rsidR="00B96740" w:rsidRPr="00755DC2">
        <w:rPr>
          <w:rFonts w:ascii="Arial" w:eastAsia="Arial" w:hAnsi="Arial" w:cs="MEPS Bookman WTS"/>
        </w:rPr>
        <w:t>t</w:t>
      </w:r>
      <w:r w:rsidRPr="00755DC2">
        <w:rPr>
          <w:rFonts w:ascii="Arial" w:eastAsia="Arial" w:hAnsi="Arial" w:cs="MEPS Bookman WTS"/>
        </w:rPr>
        <w:t xml:space="preserve">. </w:t>
      </w:r>
      <w:r w:rsidRPr="00755DC2">
        <w:rPr>
          <w:rFonts w:ascii="Arial" w:eastAsia="Arial" w:hAnsi="Arial" w:cs="Arial"/>
          <w:b/>
        </w:rPr>
        <w:t>28:7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="00B96740" w:rsidRPr="00755DC2">
        <w:rPr>
          <w:rFonts w:ascii="Arial" w:eastAsia="Arial" w:hAnsi="Arial" w:cs="MEPS Bookman WTS"/>
        </w:rPr>
        <w:t>I</w:t>
      </w:r>
      <w:r w:rsidRPr="00755DC2">
        <w:rPr>
          <w:rFonts w:ascii="Arial" w:eastAsia="Arial" w:hAnsi="Arial" w:cs="MEPS Bookman WTS"/>
        </w:rPr>
        <w:t xml:space="preserve">rid ikollu </w:t>
      </w:r>
      <w:r w:rsidR="00B96740" w:rsidRPr="00755DC2">
        <w:rPr>
          <w:rFonts w:ascii="Arial" w:eastAsia="Arial" w:hAnsi="Arial" w:cs="MEPS Bookman WTS"/>
        </w:rPr>
        <w:t xml:space="preserve">mwaħħlin </w:t>
      </w:r>
      <w:r w:rsidRPr="00755DC2">
        <w:rPr>
          <w:rFonts w:ascii="Arial" w:eastAsia="Arial" w:hAnsi="Arial" w:cs="MEPS Bookman WTS"/>
        </w:rPr>
        <w:t>biċċtejn għal fuq 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ispallejn biex </w:t>
      </w:r>
      <w:r w:rsidR="00B96740" w:rsidRPr="00755DC2">
        <w:rPr>
          <w:rFonts w:ascii="Arial" w:eastAsia="Arial" w:hAnsi="Arial" w:cs="MEPS Bookman WTS"/>
        </w:rPr>
        <w:t>jorbtu l-parti taʼ quddiem maʼ taʼ wara</w:t>
      </w:r>
      <w:r w:rsidRPr="00755DC2">
        <w:rPr>
          <w:rFonts w:ascii="Arial" w:eastAsia="Arial" w:hAnsi="Arial" w:cs="MEPS Bookman WTS"/>
        </w:rPr>
        <w:t xml:space="preserve">. </w:t>
      </w:r>
      <w:r w:rsidRPr="00755DC2">
        <w:rPr>
          <w:rFonts w:ascii="Arial" w:eastAsia="Arial" w:hAnsi="Arial" w:cs="Arial"/>
          <w:b/>
        </w:rPr>
        <w:t>28:8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="00B96740" w:rsidRPr="00755DC2">
        <w:rPr>
          <w:rFonts w:ascii="Arial" w:eastAsia="Arial" w:hAnsi="Arial" w:cs="MEPS Bookman WTS"/>
        </w:rPr>
        <w:t>Iċ-ċinturin minsuġ</w:t>
      </w:r>
      <w:r w:rsidRPr="00755DC2">
        <w:rPr>
          <w:rFonts w:ascii="Arial" w:eastAsia="Arial" w:hAnsi="Arial" w:cs="MEPS Bookman WTS"/>
        </w:rPr>
        <w:t xml:space="preserve">, li </w:t>
      </w:r>
      <w:r w:rsidR="00C30321" w:rsidRPr="00755DC2">
        <w:rPr>
          <w:rFonts w:ascii="Arial" w:eastAsia="Arial" w:hAnsi="Arial" w:cs="MEPS Bookman WTS"/>
        </w:rPr>
        <w:t>hu mqabbad</w:t>
      </w:r>
      <w:r w:rsidRPr="00755DC2">
        <w:rPr>
          <w:rFonts w:ascii="Arial" w:eastAsia="Arial" w:hAnsi="Arial" w:cs="MEPS Bookman WTS"/>
        </w:rPr>
        <w:t xml:space="preserve"> </w:t>
      </w:r>
      <w:r w:rsidR="00C30321" w:rsidRPr="00755DC2">
        <w:rPr>
          <w:rFonts w:ascii="Arial" w:eastAsia="Arial" w:hAnsi="Arial" w:cs="MEPS Bookman WTS"/>
        </w:rPr>
        <w:t>ma</w:t>
      </w:r>
      <w:r w:rsidRPr="00755DC2">
        <w:rPr>
          <w:rFonts w:ascii="Arial" w:eastAsia="Arial" w:hAnsi="Arial" w:cs="MEPS Bookman WTS"/>
        </w:rPr>
        <w:t>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efod </w:t>
      </w:r>
      <w:r w:rsidR="00C30321" w:rsidRPr="00755DC2">
        <w:rPr>
          <w:rFonts w:ascii="Arial" w:eastAsia="Arial" w:hAnsi="Arial" w:cs="MEPS Bookman WTS"/>
        </w:rPr>
        <w:t>biex iżommu f’postu</w:t>
      </w:r>
      <w:r w:rsidRPr="00755DC2">
        <w:rPr>
          <w:rFonts w:ascii="Arial" w:eastAsia="Arial" w:hAnsi="Arial" w:cs="MEPS Bookman WTS"/>
        </w:rPr>
        <w:t xml:space="preserve">, irid </w:t>
      </w:r>
      <w:r w:rsidR="00B96740" w:rsidRPr="00755DC2">
        <w:rPr>
          <w:rFonts w:ascii="Arial" w:eastAsia="Arial" w:hAnsi="Arial" w:cs="MEPS Bookman WTS"/>
        </w:rPr>
        <w:t>ikun tal-</w:t>
      </w:r>
      <w:r w:rsidRPr="00755DC2">
        <w:rPr>
          <w:rFonts w:ascii="Arial" w:eastAsia="Arial" w:hAnsi="Arial" w:cs="MEPS Bookman WTS"/>
        </w:rPr>
        <w:t>istess materjal</w:t>
      </w:r>
      <w:r w:rsidR="00B96740" w:rsidRPr="00755DC2">
        <w:rPr>
          <w:rFonts w:ascii="Arial" w:eastAsia="Arial" w:hAnsi="Arial" w:cs="MEPS Bookman WTS"/>
        </w:rPr>
        <w:t>:</w:t>
      </w:r>
      <w:r w:rsidRPr="00755DC2">
        <w:rPr>
          <w:rFonts w:ascii="Arial" w:eastAsia="Arial" w:hAnsi="Arial" w:cs="MEPS Bookman WTS"/>
        </w:rPr>
        <w:t xml:space="preserve"> deheb, ħajt blu, suf vjola, </w:t>
      </w:r>
      <w:r w:rsidR="00685646">
        <w:rPr>
          <w:rFonts w:ascii="Arial" w:eastAsia="Arial" w:hAnsi="Arial" w:cs="MEPS Bookman WTS"/>
        </w:rPr>
        <w:t>ħajt</w:t>
      </w:r>
      <w:r w:rsidR="00B96740" w:rsidRPr="00755DC2">
        <w:rPr>
          <w:rFonts w:ascii="Arial" w:eastAsia="Arial" w:hAnsi="Arial" w:cs="MEPS Bookman WTS"/>
        </w:rPr>
        <w:t xml:space="preserve"> aħmar jgħajjat</w:t>
      </w:r>
      <w:r w:rsidRPr="00755DC2">
        <w:rPr>
          <w:rFonts w:ascii="Arial" w:eastAsia="Arial" w:hAnsi="Arial" w:cs="MEPS Bookman WTS"/>
        </w:rPr>
        <w:t>, u għażel fin.</w:t>
      </w:r>
    </w:p>
    <w:p w14:paraId="75B53FEB" w14:textId="3DEA8C3A" w:rsidR="00F21163" w:rsidRPr="005956EA" w:rsidRDefault="00F21163" w:rsidP="00F21163">
      <w:pPr>
        <w:rPr>
          <w:rFonts w:ascii="Arial" w:eastAsia="Arial" w:hAnsi="Arial" w:cs="MEPS Bookman WTS"/>
        </w:rPr>
      </w:pPr>
      <w:r w:rsidRPr="00755DC2">
        <w:rPr>
          <w:rFonts w:ascii="Arial" w:eastAsia="Arial" w:hAnsi="Arial" w:cs="Arial"/>
          <w:b/>
        </w:rPr>
        <w:t>28:9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Pr="00755DC2">
        <w:rPr>
          <w:rFonts w:ascii="Arial" w:eastAsia="Arial" w:hAnsi="Arial" w:cs="MEPS Bookman WTS"/>
        </w:rPr>
        <w:t>“</w:t>
      </w:r>
      <w:r w:rsidR="009C798C" w:rsidRPr="00755DC2">
        <w:rPr>
          <w:rFonts w:ascii="Arial" w:eastAsia="Arial" w:hAnsi="Arial" w:cs="MEPS Bookman WTS"/>
        </w:rPr>
        <w:t>Ħ</w:t>
      </w:r>
      <w:r w:rsidRPr="00755DC2">
        <w:rPr>
          <w:rFonts w:ascii="Arial" w:eastAsia="Arial" w:hAnsi="Arial" w:cs="MEPS Bookman WTS"/>
        </w:rPr>
        <w:t xml:space="preserve">u żewġ ħaġriet </w:t>
      </w:r>
      <w:r w:rsidR="00984ECF" w:rsidRPr="00755DC2">
        <w:rPr>
          <w:rFonts w:ascii="Arial" w:eastAsia="Arial" w:hAnsi="Arial" w:cs="MEPS Bookman WTS"/>
        </w:rPr>
        <w:t>tal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oniċi u </w:t>
      </w:r>
      <w:r w:rsidR="00BE34D2" w:rsidRPr="00755DC2">
        <w:rPr>
          <w:rFonts w:ascii="Arial" w:eastAsia="Arial" w:hAnsi="Arial" w:cs="MEPS Bookman WTS"/>
        </w:rPr>
        <w:t>naqqax</w:t>
      </w:r>
      <w:r w:rsidRPr="00755DC2">
        <w:rPr>
          <w:rFonts w:ascii="Arial" w:eastAsia="Arial" w:hAnsi="Arial" w:cs="MEPS Bookman WTS"/>
        </w:rPr>
        <w:t xml:space="preserve"> fuqhom 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ismijiet ta</w:t>
      </w:r>
      <w:r w:rsidR="004C6293">
        <w:rPr>
          <w:rFonts w:ascii="Arial" w:eastAsia="Arial" w:hAnsi="Arial" w:cs="MEPS Bookman WTS"/>
        </w:rPr>
        <w:t>t</w:t>
      </w:r>
      <w:r w:rsidR="004C6293">
        <w:rPr>
          <w:rFonts w:ascii="Arial" w:eastAsia="Arial" w:hAnsi="Arial" w:cs="Arial"/>
        </w:rPr>
        <w:t>-</w:t>
      </w:r>
      <w:r w:rsidR="004C6293">
        <w:rPr>
          <w:rFonts w:ascii="Arial" w:eastAsia="SimSun" w:hAnsi="Arial" w:cs="Arial"/>
          <w:lang w:eastAsia="en-GB" w:bidi="ar-SA"/>
        </w:rPr>
        <w:t xml:space="preserve">tfal </w:t>
      </w:r>
      <w:r w:rsidR="004C6293">
        <w:rPr>
          <w:rFonts w:ascii="Arial" w:eastAsia="SimSun" w:hAnsi="Arial" w:cs="Arial"/>
          <w:lang w:eastAsia="en-GB" w:bidi="ar-SA"/>
        </w:rPr>
        <w:t>t’</w:t>
      </w:r>
      <w:r w:rsidR="005E33AF" w:rsidRPr="00755DC2">
        <w:rPr>
          <w:rFonts w:ascii="Arial" w:eastAsia="Arial" w:hAnsi="Arial" w:cs="MEPS Bookman WTS"/>
        </w:rPr>
        <w:t>Iżrael</w:t>
      </w:r>
      <w:r w:rsidRPr="00755DC2">
        <w:rPr>
          <w:rFonts w:ascii="Arial" w:eastAsia="Arial" w:hAnsi="Arial" w:cs="MEPS Bookman WTS"/>
        </w:rPr>
        <w:t xml:space="preserve">, </w:t>
      </w:r>
      <w:r w:rsidRPr="00755DC2">
        <w:rPr>
          <w:rFonts w:ascii="Arial" w:eastAsia="Arial" w:hAnsi="Arial" w:cs="Arial"/>
          <w:b/>
        </w:rPr>
        <w:t>28:10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Pr="00755DC2">
        <w:rPr>
          <w:rFonts w:ascii="Arial" w:eastAsia="Arial" w:hAnsi="Arial" w:cs="MEPS Bookman WTS"/>
        </w:rPr>
        <w:t>sitt ismijiet fuq ħaġra u s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sitt</w:t>
      </w:r>
      <w:r w:rsidR="00B8709F" w:rsidRPr="00755DC2">
        <w:rPr>
          <w:rFonts w:ascii="Arial" w:eastAsia="Arial" w:hAnsi="Arial" w:cs="MEPS Bookman WTS"/>
        </w:rPr>
        <w:t xml:space="preserve"> ismijiet</w:t>
      </w:r>
      <w:r w:rsidRPr="00755DC2">
        <w:rPr>
          <w:rFonts w:ascii="Arial" w:eastAsia="Arial" w:hAnsi="Arial" w:cs="MEPS Bookman WTS"/>
        </w:rPr>
        <w:t xml:space="preserve"> li jibqaʼ fuq il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ħaġra 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oħra</w:t>
      </w:r>
      <w:r w:rsidR="00B8709F" w:rsidRPr="00755DC2">
        <w:rPr>
          <w:rFonts w:ascii="Arial" w:eastAsia="Arial" w:hAnsi="Arial" w:cs="MEPS Bookman WTS"/>
        </w:rPr>
        <w:t>,</w:t>
      </w:r>
      <w:r w:rsidRPr="00755DC2">
        <w:rPr>
          <w:rFonts w:ascii="Arial" w:eastAsia="Arial" w:hAnsi="Arial" w:cs="MEPS Bookman WTS"/>
        </w:rPr>
        <w:t xml:space="preserve"> </w:t>
      </w:r>
      <w:r w:rsidR="005E33AF" w:rsidRPr="00755DC2">
        <w:rPr>
          <w:rFonts w:ascii="Arial" w:eastAsia="Arial" w:hAnsi="Arial" w:cs="MEPS Bookman WTS"/>
        </w:rPr>
        <w:t>skont</w:t>
      </w:r>
      <w:r w:rsidRPr="00755DC2">
        <w:rPr>
          <w:rFonts w:ascii="Arial" w:eastAsia="Arial" w:hAnsi="Arial" w:cs="MEPS Bookman WTS"/>
        </w:rPr>
        <w:t xml:space="preserve"> 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ordni taʼ</w:t>
      </w:r>
      <w:r w:rsidR="00A11E57" w:rsidRPr="00755DC2">
        <w:rPr>
          <w:rFonts w:ascii="Arial" w:eastAsia="Arial" w:hAnsi="Arial" w:cs="MEPS Bookman WTS"/>
        </w:rPr>
        <w:t xml:space="preserve"> meta </w:t>
      </w:r>
      <w:r w:rsidRPr="00755DC2">
        <w:rPr>
          <w:rFonts w:ascii="Arial" w:eastAsia="Arial" w:hAnsi="Arial" w:cs="MEPS Bookman WTS"/>
        </w:rPr>
        <w:t>tw</w:t>
      </w:r>
      <w:r w:rsidR="00A11E57" w:rsidRPr="00755DC2">
        <w:rPr>
          <w:rFonts w:ascii="Arial" w:eastAsia="Arial" w:hAnsi="Arial" w:cs="MEPS Bookman WTS"/>
        </w:rPr>
        <w:t>i</w:t>
      </w:r>
      <w:r w:rsidRPr="00755DC2">
        <w:rPr>
          <w:rFonts w:ascii="Arial" w:eastAsia="Arial" w:hAnsi="Arial" w:cs="MEPS Bookman WTS"/>
        </w:rPr>
        <w:t>eld</w:t>
      </w:r>
      <w:r w:rsidR="00A11E57" w:rsidRPr="00755DC2">
        <w:rPr>
          <w:rFonts w:ascii="Arial" w:eastAsia="Arial" w:hAnsi="Arial" w:cs="MEPS Bookman WTS"/>
        </w:rPr>
        <w:t>u</w:t>
      </w:r>
      <w:r w:rsidRPr="00755DC2">
        <w:rPr>
          <w:rFonts w:ascii="Arial" w:eastAsia="Arial" w:hAnsi="Arial" w:cs="MEPS Bookman WTS"/>
        </w:rPr>
        <w:t xml:space="preserve">. </w:t>
      </w:r>
      <w:r w:rsidRPr="00755DC2">
        <w:rPr>
          <w:rFonts w:ascii="Arial" w:eastAsia="Arial" w:hAnsi="Arial" w:cs="Arial"/>
          <w:b/>
        </w:rPr>
        <w:t>28:11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="00BE3CE3" w:rsidRPr="00755DC2">
        <w:rPr>
          <w:rFonts w:eastAsia="Arial"/>
        </w:rPr>
        <w:t xml:space="preserve">Wieħed li jnaqqax il-ħaġar għandu jnaqqax </w:t>
      </w:r>
      <w:r w:rsidR="00BE3CE3" w:rsidRPr="00755DC2">
        <w:rPr>
          <w:rFonts w:ascii="Arial" w:eastAsia="Arial" w:hAnsi="Arial" w:cs="MEPS Bookman WTS"/>
        </w:rPr>
        <w:t>l-ismijiet ta</w:t>
      </w:r>
      <w:r w:rsidR="004C6293">
        <w:rPr>
          <w:rFonts w:ascii="Arial" w:eastAsia="SimSun" w:hAnsi="Arial" w:cs="Arial"/>
          <w:lang w:eastAsia="en-GB" w:bidi="ar-SA"/>
        </w:rPr>
        <w:t>t-</w:t>
      </w:r>
      <w:r w:rsidR="004C6293">
        <w:rPr>
          <w:rFonts w:ascii="Arial" w:eastAsia="SimSun" w:hAnsi="Arial" w:cs="Arial"/>
          <w:lang w:eastAsia="en-GB" w:bidi="ar-SA"/>
        </w:rPr>
        <w:t>tfal t’</w:t>
      </w:r>
      <w:r w:rsidR="00BE3CE3" w:rsidRPr="00755DC2">
        <w:rPr>
          <w:rFonts w:ascii="Arial" w:eastAsia="Arial" w:hAnsi="Arial" w:cs="MEPS Bookman WTS"/>
        </w:rPr>
        <w:t xml:space="preserve">Iżrael fuq </w:t>
      </w:r>
      <w:r w:rsidR="003E7A38" w:rsidRPr="00755DC2">
        <w:rPr>
          <w:rFonts w:ascii="Arial" w:eastAsia="Arial" w:hAnsi="Arial" w:cs="MEPS Bookman WTS"/>
        </w:rPr>
        <w:t>i</w:t>
      </w:r>
      <w:r w:rsidR="001F7272" w:rsidRPr="00755DC2">
        <w:rPr>
          <w:rFonts w:ascii="Arial" w:eastAsia="Arial" w:hAnsi="Arial" w:cs="MEPS Bookman WTS"/>
        </w:rPr>
        <w:t>ż</w:t>
      </w:r>
      <w:r w:rsidRPr="00755DC2">
        <w:rPr>
          <w:rFonts w:ascii="Arial" w:eastAsia="Arial" w:hAnsi="Arial" w:cs="MEPS Bookman WTS"/>
        </w:rPr>
        <w:t>-żewġ ħaġriet</w:t>
      </w:r>
      <w:r w:rsidR="00BE3CE3" w:rsidRPr="00755DC2">
        <w:rPr>
          <w:rFonts w:ascii="Arial" w:eastAsia="Arial" w:hAnsi="Arial" w:cs="MEPS Bookman WTS"/>
        </w:rPr>
        <w:t xml:space="preserve"> bħalma kie</w:t>
      </w:r>
      <w:r w:rsidR="001F7272" w:rsidRPr="00755DC2">
        <w:rPr>
          <w:rFonts w:ascii="Arial" w:eastAsia="Arial" w:hAnsi="Arial" w:cs="MEPS Bookman WTS"/>
        </w:rPr>
        <w:t>k</w:t>
      </w:r>
      <w:r w:rsidR="00BE3CE3" w:rsidRPr="00755DC2">
        <w:rPr>
          <w:rFonts w:ascii="Arial" w:eastAsia="Arial" w:hAnsi="Arial" w:cs="MEPS Bookman WTS"/>
        </w:rPr>
        <w:t>u jnaqqax siġill.</w:t>
      </w:r>
      <w:r w:rsidRPr="00755DC2">
        <w:rPr>
          <w:rFonts w:ascii="Arial" w:eastAsia="Arial" w:hAnsi="Arial" w:cs="MEPS Bookman WTS"/>
        </w:rPr>
        <w:t xml:space="preserve"> </w:t>
      </w:r>
      <w:commentRangeStart w:id="3"/>
      <w:r w:rsidR="00BE3CE3" w:rsidRPr="00755DC2">
        <w:rPr>
          <w:rFonts w:ascii="Arial" w:eastAsia="Arial" w:hAnsi="Arial" w:cs="MEPS Bookman WTS"/>
        </w:rPr>
        <w:t xml:space="preserve">Imbagħad </w:t>
      </w:r>
      <w:r w:rsidR="001F7272" w:rsidRPr="00755DC2">
        <w:rPr>
          <w:rFonts w:ascii="Arial" w:eastAsia="Arial" w:hAnsi="Arial" w:cs="MEPS Bookman WTS"/>
        </w:rPr>
        <w:t xml:space="preserve">trid tagħmel </w:t>
      </w:r>
      <w:r w:rsidRPr="00755DC2">
        <w:rPr>
          <w:rFonts w:ascii="Arial" w:eastAsia="Arial" w:hAnsi="Arial" w:cs="MEPS Bookman WTS"/>
        </w:rPr>
        <w:t>deheb</w:t>
      </w:r>
      <w:r w:rsidR="001F7272" w:rsidRPr="00755DC2">
        <w:rPr>
          <w:rFonts w:ascii="Arial" w:eastAsia="Arial" w:hAnsi="Arial" w:cs="MEPS Bookman WTS"/>
        </w:rPr>
        <w:t xml:space="preserve"> mad-dawra tagħhom biex iżommhom</w:t>
      </w:r>
      <w:commentRangeEnd w:id="3"/>
      <w:r w:rsidR="00A00DFF">
        <w:rPr>
          <w:rFonts w:ascii="Arial" w:eastAsia="Arial" w:hAnsi="Arial" w:cs="MEPS Bookman WTS"/>
        </w:rPr>
        <w:t xml:space="preserve"> f’posthom</w:t>
      </w:r>
      <w:r w:rsidR="00BB5052">
        <w:rPr>
          <w:rStyle w:val="CommentReference"/>
        </w:rPr>
        <w:commentReference w:id="3"/>
      </w:r>
      <w:r w:rsidRPr="00755DC2">
        <w:rPr>
          <w:rFonts w:ascii="Arial" w:eastAsia="Arial" w:hAnsi="Arial" w:cs="MEPS Bookman WTS"/>
        </w:rPr>
        <w:t xml:space="preserve">. </w:t>
      </w:r>
      <w:r w:rsidRPr="00755DC2">
        <w:rPr>
          <w:rFonts w:ascii="Arial" w:eastAsia="Arial" w:hAnsi="Arial" w:cs="Arial"/>
          <w:b/>
        </w:rPr>
        <w:t>28:12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Pr="00755DC2">
        <w:rPr>
          <w:rFonts w:ascii="Arial" w:eastAsia="Arial" w:hAnsi="Arial" w:cs="MEPS Bookman WTS"/>
        </w:rPr>
        <w:t>U tqiegħed iż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żewġ ħaġriet fuq il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b</w:t>
      </w:r>
      <w:r w:rsidR="00BC6A85" w:rsidRPr="00755DC2">
        <w:rPr>
          <w:rFonts w:ascii="Arial" w:eastAsia="Arial" w:hAnsi="Arial" w:cs="MEPS Bookman WTS"/>
        </w:rPr>
        <w:t>iċċiet</w:t>
      </w:r>
      <w:r w:rsidRPr="00755DC2">
        <w:rPr>
          <w:rFonts w:ascii="Arial" w:eastAsia="Arial" w:hAnsi="Arial" w:cs="MEPS Bookman WTS"/>
        </w:rPr>
        <w:t xml:space="preserve"> taʼ fuq 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ispallejn </w:t>
      </w:r>
      <w:r w:rsidR="00984ECF" w:rsidRPr="00755DC2">
        <w:rPr>
          <w:rFonts w:ascii="Arial" w:eastAsia="Arial" w:hAnsi="Arial" w:cs="MEPS Bookman WTS"/>
        </w:rPr>
        <w:t>tal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efod bħala ħaġar taʼ tifkira għa</w:t>
      </w:r>
      <w:r w:rsidR="00714DA3">
        <w:rPr>
          <w:rFonts w:ascii="Arial" w:eastAsia="Arial" w:hAnsi="Arial" w:cs="MEPS Bookman WTS"/>
        </w:rPr>
        <w:t>t-</w:t>
      </w:r>
      <w:r w:rsidR="00714DA3">
        <w:rPr>
          <w:rFonts w:ascii="Arial" w:eastAsia="SimSun" w:hAnsi="Arial" w:cs="Arial"/>
          <w:lang w:eastAsia="en-GB" w:bidi="ar-SA"/>
        </w:rPr>
        <w:t>tfal t’</w:t>
      </w:r>
      <w:r w:rsidR="005E33AF" w:rsidRPr="00755DC2">
        <w:rPr>
          <w:rFonts w:ascii="Arial" w:eastAsia="Arial" w:hAnsi="Arial" w:cs="MEPS Bookman WTS"/>
        </w:rPr>
        <w:t>Iżrael</w:t>
      </w:r>
      <w:r w:rsidR="00A04E2C" w:rsidRPr="00755DC2">
        <w:rPr>
          <w:rFonts w:ascii="Arial" w:eastAsia="Arial" w:hAnsi="Arial" w:cs="MEPS Bookman WTS"/>
        </w:rPr>
        <w:t>,</w:t>
      </w:r>
      <w:r w:rsidRPr="00755DC2">
        <w:rPr>
          <w:rFonts w:ascii="Arial" w:eastAsia="Arial" w:hAnsi="Arial" w:cs="MEPS Bookman WTS"/>
        </w:rPr>
        <w:t xml:space="preserve"> u Aron irid iġorr 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ismijiet tagħhom quddiem Ġeħova fuq i</w:t>
      </w:r>
      <w:r w:rsidR="00BC6A85" w:rsidRPr="00755DC2">
        <w:rPr>
          <w:rFonts w:ascii="Arial" w:eastAsia="Arial" w:hAnsi="Arial" w:cs="MEPS Bookman WTS"/>
        </w:rPr>
        <w:t xml:space="preserve">ż-żewġ </w:t>
      </w:r>
      <w:r w:rsidRPr="00755DC2">
        <w:rPr>
          <w:rFonts w:ascii="Arial" w:eastAsia="Arial" w:hAnsi="Arial" w:cs="MEPS Bookman WTS"/>
        </w:rPr>
        <w:t>biċċ</w:t>
      </w:r>
      <w:r w:rsidR="00BC6A85" w:rsidRPr="00755DC2">
        <w:rPr>
          <w:rFonts w:ascii="Arial" w:eastAsia="Arial" w:hAnsi="Arial" w:cs="MEPS Bookman WTS"/>
        </w:rPr>
        <w:t>iet</w:t>
      </w:r>
      <w:r w:rsidRPr="00755DC2">
        <w:rPr>
          <w:rFonts w:ascii="Arial" w:eastAsia="Arial" w:hAnsi="Arial" w:cs="MEPS Bookman WTS"/>
        </w:rPr>
        <w:t xml:space="preserve"> taʼ fuq spallejh bħala tifkira. </w:t>
      </w:r>
      <w:r w:rsidRPr="005956EA">
        <w:rPr>
          <w:rFonts w:ascii="Arial" w:eastAsia="Arial" w:hAnsi="Arial" w:cs="Arial"/>
          <w:b/>
        </w:rPr>
        <w:t>28:13</w:t>
      </w:r>
      <w:r w:rsidR="007D2639" w:rsidRPr="005956EA">
        <w:rPr>
          <w:rFonts w:ascii="Arial" w:eastAsia="Arial" w:hAnsi="Arial" w:cs="Arial"/>
          <w:b/>
        </w:rPr>
        <w:t xml:space="preserve"> </w:t>
      </w:r>
      <w:r w:rsidR="00A04E2C" w:rsidRPr="005956EA">
        <w:rPr>
          <w:rFonts w:eastAsia="Arial"/>
        </w:rPr>
        <w:t>A</w:t>
      </w:r>
      <w:r w:rsidRPr="005956EA">
        <w:rPr>
          <w:rFonts w:eastAsia="Arial"/>
        </w:rPr>
        <w:t>għmel</w:t>
      </w:r>
      <w:r w:rsidR="00BC6A85" w:rsidRPr="005956EA">
        <w:rPr>
          <w:rStyle w:val="CommentReference"/>
        </w:rPr>
        <w:commentReference w:id="4"/>
      </w:r>
      <w:r w:rsidR="00200ED2" w:rsidRPr="005956EA">
        <w:rPr>
          <w:rFonts w:ascii="Arial" w:eastAsia="Arial" w:hAnsi="Arial" w:cs="MEPS Bookman WTS"/>
        </w:rPr>
        <w:t xml:space="preserve"> </w:t>
      </w:r>
      <w:r w:rsidRPr="005956EA">
        <w:rPr>
          <w:rFonts w:ascii="Arial" w:eastAsia="Arial" w:hAnsi="Arial" w:cs="MEPS Bookman WTS"/>
        </w:rPr>
        <w:t>deheb</w:t>
      </w:r>
      <w:r w:rsidR="00200ED2" w:rsidRPr="005956EA">
        <w:rPr>
          <w:rFonts w:ascii="Arial" w:eastAsia="Arial" w:hAnsi="Arial" w:cs="MEPS Bookman WTS"/>
        </w:rPr>
        <w:t xml:space="preserve"> mad-dawra tal-ħaġar biex iżommu f’postu</w:t>
      </w:r>
      <w:r w:rsidRPr="005956EA">
        <w:rPr>
          <w:rFonts w:ascii="Arial" w:eastAsia="Arial" w:hAnsi="Arial" w:cs="MEPS Bookman WTS"/>
        </w:rPr>
        <w:t xml:space="preserve">, </w:t>
      </w:r>
      <w:r w:rsidRPr="005956EA">
        <w:rPr>
          <w:rFonts w:ascii="Arial" w:eastAsia="Arial" w:hAnsi="Arial" w:cs="Arial"/>
          <w:b/>
        </w:rPr>
        <w:t>28:14</w:t>
      </w:r>
      <w:r w:rsidR="007D2639" w:rsidRPr="005956EA">
        <w:rPr>
          <w:rFonts w:ascii="Arial" w:eastAsia="Arial" w:hAnsi="Arial" w:cs="Arial"/>
          <w:b/>
        </w:rPr>
        <w:t xml:space="preserve"> </w:t>
      </w:r>
      <w:r w:rsidRPr="005956EA">
        <w:rPr>
          <w:rFonts w:ascii="Arial" w:eastAsia="Arial" w:hAnsi="Arial" w:cs="MEPS Bookman WTS"/>
        </w:rPr>
        <w:t xml:space="preserve">u </w:t>
      </w:r>
      <w:r w:rsidR="0020649B" w:rsidRPr="005956EA">
        <w:rPr>
          <w:rFonts w:ascii="Arial" w:eastAsia="Arial" w:hAnsi="Arial" w:cs="MEPS Bookman WTS"/>
        </w:rPr>
        <w:t>waħħal m</w:t>
      </w:r>
      <w:r w:rsidR="005956EA" w:rsidRPr="005956EA">
        <w:rPr>
          <w:rFonts w:ascii="Arial" w:eastAsia="Arial" w:hAnsi="Arial" w:cs="MEPS Bookman WTS"/>
        </w:rPr>
        <w:t xml:space="preserve">iegħu </w:t>
      </w:r>
      <w:r w:rsidRPr="005956EA">
        <w:rPr>
          <w:rFonts w:ascii="Arial" w:eastAsia="Arial" w:hAnsi="Arial" w:cs="MEPS Bookman WTS"/>
        </w:rPr>
        <w:t xml:space="preserve">żewġ </w:t>
      </w:r>
      <w:r w:rsidR="00881C73" w:rsidRPr="005956EA">
        <w:rPr>
          <w:rFonts w:ascii="Arial" w:eastAsia="Arial" w:hAnsi="Arial" w:cs="MEPS Bookman WTS"/>
        </w:rPr>
        <w:t xml:space="preserve">ħbula magħmulin minn ħajt </w:t>
      </w:r>
      <w:r w:rsidRPr="005956EA">
        <w:rPr>
          <w:rFonts w:ascii="Arial" w:eastAsia="Arial" w:hAnsi="Arial" w:cs="MEPS Bookman WTS"/>
        </w:rPr>
        <w:t>ta</w:t>
      </w:r>
      <w:r w:rsidR="00881C73" w:rsidRPr="005956EA">
        <w:rPr>
          <w:rFonts w:ascii="Arial" w:eastAsia="Arial" w:hAnsi="Arial" w:cs="MEPS Bookman WTS"/>
        </w:rPr>
        <w:t>d-</w:t>
      </w:r>
      <w:r w:rsidR="00001413" w:rsidRPr="005956EA">
        <w:rPr>
          <w:rFonts w:ascii="Arial" w:eastAsia="Arial" w:hAnsi="Arial" w:cs="MEPS Bookman WTS"/>
        </w:rPr>
        <w:t>deheb pur</w:t>
      </w:r>
      <w:r w:rsidR="00001413" w:rsidRPr="005956EA">
        <w:rPr>
          <w:rFonts w:ascii="Arial" w:eastAsia="Arial" w:hAnsi="Arial" w:cs="Arial"/>
          <w:lang w:bidi="ar-SA"/>
        </w:rPr>
        <w:t>.</w:t>
      </w:r>
    </w:p>
    <w:p w14:paraId="456209A4" w14:textId="77777777" w:rsidR="00F21163" w:rsidRPr="00755DC2" w:rsidRDefault="00F21163" w:rsidP="00F21163">
      <w:pPr>
        <w:rPr>
          <w:rFonts w:ascii="Arial" w:eastAsia="Arial" w:hAnsi="Arial" w:cs="MEPS Bookman WTS"/>
        </w:rPr>
      </w:pPr>
      <w:r w:rsidRPr="00755DC2">
        <w:rPr>
          <w:rFonts w:ascii="Arial" w:eastAsia="Arial" w:hAnsi="Arial" w:cs="Arial"/>
          <w:b/>
        </w:rPr>
        <w:t>28:15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Pr="00755DC2">
        <w:rPr>
          <w:rFonts w:ascii="Arial" w:eastAsia="Arial" w:hAnsi="Arial" w:cs="MEPS Bookman WTS"/>
        </w:rPr>
        <w:t>“</w:t>
      </w:r>
      <w:r w:rsidR="00A04E2C" w:rsidRPr="00755DC2">
        <w:rPr>
          <w:rFonts w:ascii="Arial" w:eastAsia="Arial" w:hAnsi="Arial" w:cs="MEPS Bookman WTS"/>
        </w:rPr>
        <w:t>Trid tqabbad</w:t>
      </w:r>
      <w:r w:rsidRPr="00755DC2">
        <w:rPr>
          <w:rFonts w:ascii="Arial" w:eastAsia="Arial" w:hAnsi="Arial" w:cs="MEPS Bookman WTS"/>
        </w:rPr>
        <w:t xml:space="preserve"> </w:t>
      </w:r>
      <w:r w:rsidR="00A04E2C" w:rsidRPr="00755DC2">
        <w:rPr>
          <w:rFonts w:ascii="Arial" w:eastAsia="Arial" w:hAnsi="Arial" w:cs="MEPS Bookman WTS"/>
        </w:rPr>
        <w:t xml:space="preserve">wieħed li jirrakkma biex jagħmel </w:t>
      </w:r>
      <w:r w:rsidRPr="00755DC2">
        <w:rPr>
          <w:rFonts w:ascii="Arial" w:eastAsia="Arial" w:hAnsi="Arial" w:cs="MEPS Bookman WTS"/>
        </w:rPr>
        <w:t>il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pettoral tal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ġudizzju</w:t>
      </w:r>
      <w:r w:rsidR="00A04E2C" w:rsidRPr="00755DC2">
        <w:rPr>
          <w:rFonts w:ascii="Arial" w:eastAsia="Arial" w:hAnsi="Arial" w:cs="MEPS Bookman WTS"/>
        </w:rPr>
        <w:t>.</w:t>
      </w:r>
      <w:r w:rsidRPr="00755DC2">
        <w:rPr>
          <w:rFonts w:ascii="Arial" w:eastAsia="Arial" w:hAnsi="Arial" w:cs="MEPS Bookman WTS"/>
        </w:rPr>
        <w:t xml:space="preserve"> </w:t>
      </w:r>
      <w:r w:rsidR="00630985" w:rsidRPr="00755DC2">
        <w:rPr>
          <w:rFonts w:ascii="Arial" w:eastAsia="Arial" w:hAnsi="Arial" w:cs="MEPS Bookman WTS"/>
        </w:rPr>
        <w:t>Dan i</w:t>
      </w:r>
      <w:r w:rsidR="00A04E2C" w:rsidRPr="00755DC2">
        <w:rPr>
          <w:rFonts w:ascii="Arial" w:eastAsia="Arial" w:hAnsi="Arial" w:cs="MEPS Bookman WTS"/>
        </w:rPr>
        <w:t>rid ikun</w:t>
      </w:r>
      <w:r w:rsidRPr="00755DC2">
        <w:rPr>
          <w:rFonts w:ascii="Arial" w:eastAsia="Arial" w:hAnsi="Arial" w:cs="MEPS Bookman WTS"/>
        </w:rPr>
        <w:t xml:space="preserve"> bħall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efod</w:t>
      </w:r>
      <w:r w:rsidR="00A04E2C" w:rsidRPr="00755DC2">
        <w:rPr>
          <w:rFonts w:ascii="Arial" w:eastAsia="Arial" w:hAnsi="Arial" w:cs="MEPS Bookman WTS"/>
        </w:rPr>
        <w:t xml:space="preserve">, </w:t>
      </w:r>
      <w:r w:rsidR="00CA15F2" w:rsidRPr="00755DC2">
        <w:rPr>
          <w:rFonts w:ascii="Arial" w:eastAsia="Arial" w:hAnsi="Arial" w:cs="MEPS Bookman WTS"/>
        </w:rPr>
        <w:t xml:space="preserve">magħmul </w:t>
      </w:r>
      <w:r w:rsidR="00A04E2C" w:rsidRPr="00755DC2">
        <w:rPr>
          <w:rFonts w:ascii="Arial" w:eastAsia="Arial" w:hAnsi="Arial" w:cs="MEPS Bookman WTS"/>
        </w:rPr>
        <w:t>mi</w:t>
      </w:r>
      <w:r w:rsidR="00CA15F2" w:rsidRPr="00755DC2">
        <w:rPr>
          <w:rFonts w:ascii="Arial" w:eastAsia="Arial" w:hAnsi="Arial" w:cs="MEPS Bookman WTS"/>
        </w:rPr>
        <w:t>d-</w:t>
      </w:r>
      <w:r w:rsidRPr="00755DC2">
        <w:rPr>
          <w:rFonts w:ascii="Arial" w:eastAsia="Arial" w:hAnsi="Arial" w:cs="MEPS Bookman WTS"/>
        </w:rPr>
        <w:t xml:space="preserve">deheb, ħajt blu, suf vjola, </w:t>
      </w:r>
      <w:r w:rsidR="00685646">
        <w:rPr>
          <w:rFonts w:ascii="Arial" w:eastAsia="Arial" w:hAnsi="Arial" w:cs="MEPS Bookman WTS"/>
        </w:rPr>
        <w:t>ħajt</w:t>
      </w:r>
      <w:r w:rsidR="00A04E2C" w:rsidRPr="00755DC2">
        <w:rPr>
          <w:rFonts w:ascii="Arial" w:eastAsia="Arial" w:hAnsi="Arial" w:cs="MEPS Bookman WTS"/>
        </w:rPr>
        <w:t xml:space="preserve"> aħmar jgħajjat</w:t>
      </w:r>
      <w:r w:rsidRPr="00755DC2">
        <w:rPr>
          <w:rFonts w:ascii="Arial" w:eastAsia="Arial" w:hAnsi="Arial" w:cs="MEPS Bookman WTS"/>
        </w:rPr>
        <w:t xml:space="preserve">, u għażel fin. </w:t>
      </w:r>
      <w:r w:rsidRPr="00755DC2">
        <w:rPr>
          <w:rFonts w:ascii="Arial" w:eastAsia="Arial" w:hAnsi="Arial" w:cs="Arial"/>
          <w:b/>
        </w:rPr>
        <w:t>28:16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Pr="00755DC2">
        <w:rPr>
          <w:rFonts w:ascii="Arial" w:eastAsia="Arial" w:hAnsi="Arial" w:cs="MEPS Bookman WTS"/>
        </w:rPr>
        <w:t>Għandu jkun kwadru meta jkun mitwi fi tnejn, twil xiber</w:t>
      </w:r>
      <w:r w:rsidR="000F2FB2" w:rsidRPr="00755DC2">
        <w:rPr>
          <w:rFonts w:ascii="MEPS Bookman WTS" w:eastAsia="Arial" w:hAnsi="MEPS Bookman WTS" w:cs="MEPS Bookman WTS"/>
        </w:rPr>
        <w:t></w:t>
      </w:r>
      <w:r w:rsidRPr="00755DC2">
        <w:rPr>
          <w:rFonts w:ascii="Arial" w:eastAsia="Arial" w:hAnsi="Arial" w:cs="MEPS Bookman WTS"/>
        </w:rPr>
        <w:t xml:space="preserve"> u wiesaʼ xiber. </w:t>
      </w:r>
      <w:r w:rsidRPr="00755DC2">
        <w:rPr>
          <w:rFonts w:ascii="Arial" w:eastAsia="Arial" w:hAnsi="Arial" w:cs="Arial"/>
          <w:b/>
        </w:rPr>
        <w:t>28:17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Pr="00755DC2">
        <w:rPr>
          <w:rFonts w:ascii="Arial" w:eastAsia="Arial" w:hAnsi="Arial" w:cs="MEPS Bookman WTS"/>
        </w:rPr>
        <w:t xml:space="preserve">U </w:t>
      </w:r>
      <w:r w:rsidR="00D1741A" w:rsidRPr="00755DC2">
        <w:rPr>
          <w:rFonts w:ascii="Arial" w:eastAsia="Arial" w:hAnsi="Arial" w:cs="MEPS Bookman WTS"/>
        </w:rPr>
        <w:t>trid t</w:t>
      </w:r>
      <w:r w:rsidR="00D72C05" w:rsidRPr="00755DC2">
        <w:rPr>
          <w:rFonts w:ascii="Arial" w:eastAsia="Arial" w:hAnsi="Arial" w:cs="MEPS Bookman WTS"/>
        </w:rPr>
        <w:t xml:space="preserve">waħħal miegħu </w:t>
      </w:r>
      <w:r w:rsidRPr="00755DC2">
        <w:rPr>
          <w:rFonts w:ascii="Arial" w:eastAsia="Arial" w:hAnsi="Arial" w:cs="MEPS Bookman WTS"/>
        </w:rPr>
        <w:t>ħaġar</w:t>
      </w:r>
      <w:r w:rsidR="007E29FB" w:rsidRPr="00755DC2">
        <w:rPr>
          <w:rFonts w:ascii="Arial" w:eastAsia="Arial" w:hAnsi="Arial" w:cs="MEPS Bookman WTS"/>
        </w:rPr>
        <w:t xml:space="preserve"> prezzjuż</w:t>
      </w:r>
      <w:r w:rsidRPr="00755DC2">
        <w:rPr>
          <w:rFonts w:ascii="Arial" w:eastAsia="Arial" w:hAnsi="Arial" w:cs="MEPS Bookman WTS"/>
        </w:rPr>
        <w:t xml:space="preserve">, u jkun hemm erbaʼ ringieli </w:t>
      </w:r>
      <w:r w:rsidR="00D72C05" w:rsidRPr="00755DC2">
        <w:rPr>
          <w:rFonts w:ascii="Arial" w:eastAsia="Arial" w:hAnsi="Arial" w:cs="MEPS Bookman WTS"/>
        </w:rPr>
        <w:t xml:space="preserve">taʼ </w:t>
      </w:r>
      <w:r w:rsidRPr="00755DC2">
        <w:rPr>
          <w:rFonts w:ascii="Arial" w:eastAsia="Arial" w:hAnsi="Arial" w:cs="MEPS Bookman WTS"/>
        </w:rPr>
        <w:t>ħaġar</w:t>
      </w:r>
      <w:r w:rsidR="007E29FB" w:rsidRPr="00755DC2">
        <w:rPr>
          <w:rFonts w:ascii="Arial" w:eastAsia="Arial" w:hAnsi="Arial" w:cs="MEPS Bookman WTS"/>
        </w:rPr>
        <w:t xml:space="preserve"> prezzjuż</w:t>
      </w:r>
      <w:r w:rsidRPr="00755DC2">
        <w:rPr>
          <w:rFonts w:ascii="Arial" w:eastAsia="Arial" w:hAnsi="Arial" w:cs="MEPS Bookman WTS"/>
        </w:rPr>
        <w:t>. 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ewwel ringiela jkun fiha rubin, topazju, u żmerald. </w:t>
      </w:r>
      <w:r w:rsidRPr="00755DC2">
        <w:rPr>
          <w:rFonts w:ascii="Arial" w:eastAsia="Arial" w:hAnsi="Arial" w:cs="Arial"/>
          <w:b/>
        </w:rPr>
        <w:t>28:18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="00D1741A" w:rsidRPr="00755DC2">
        <w:rPr>
          <w:rFonts w:ascii="Arial" w:eastAsia="Arial" w:hAnsi="Arial" w:cs="MEPS Bookman WTS"/>
        </w:rPr>
        <w:t>I</w:t>
      </w:r>
      <w:r w:rsidRPr="00755DC2">
        <w:rPr>
          <w:rFonts w:ascii="Arial" w:eastAsia="Arial" w:hAnsi="Arial" w:cs="MEPS Bookman WTS"/>
        </w:rPr>
        <w:t>t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tieni ringiela turkina, żaffir, u djaspru. </w:t>
      </w:r>
      <w:r w:rsidRPr="00755DC2">
        <w:rPr>
          <w:rFonts w:ascii="Arial" w:eastAsia="Arial" w:hAnsi="Arial" w:cs="Arial"/>
          <w:b/>
        </w:rPr>
        <w:t>28:19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="00D1741A" w:rsidRPr="00755DC2">
        <w:rPr>
          <w:rFonts w:ascii="Arial" w:eastAsia="Arial" w:hAnsi="Arial" w:cs="MEPS Bookman WTS"/>
        </w:rPr>
        <w:t>I</w:t>
      </w:r>
      <w:r w:rsidRPr="00755DC2">
        <w:rPr>
          <w:rFonts w:ascii="Arial" w:eastAsia="Arial" w:hAnsi="Arial" w:cs="MEPS Bookman WTS"/>
        </w:rPr>
        <w:t>t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tielet ringiela </w:t>
      </w:r>
      <w:r w:rsidRPr="00755DC2">
        <w:rPr>
          <w:rFonts w:ascii="Arial" w:eastAsia="Arial" w:hAnsi="Arial" w:cs="MEPS Bookman WTS"/>
          <w:i/>
        </w:rPr>
        <w:t>lesem,</w:t>
      </w:r>
      <w:r w:rsidR="00001413" w:rsidRPr="00755DC2">
        <w:rPr>
          <w:rFonts w:ascii="MEPS Bookman WTS" w:eastAsia="Arial" w:hAnsi="MEPS Bookman WTS" w:cs="MEPS Bookman WTS"/>
        </w:rPr>
        <w:t></w:t>
      </w:r>
      <w:r w:rsidRPr="00755DC2">
        <w:rPr>
          <w:rFonts w:ascii="Arial" w:eastAsia="Arial" w:hAnsi="Arial" w:cs="MEPS Bookman WTS"/>
        </w:rPr>
        <w:t xml:space="preserve"> agata, u ametist. </w:t>
      </w:r>
      <w:r w:rsidRPr="00755DC2">
        <w:rPr>
          <w:rFonts w:ascii="Arial" w:eastAsia="Arial" w:hAnsi="Arial" w:cs="Arial"/>
          <w:b/>
        </w:rPr>
        <w:t>28:20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="008D3279" w:rsidRPr="00755DC2">
        <w:rPr>
          <w:rFonts w:ascii="Arial" w:eastAsia="Arial" w:hAnsi="Arial" w:cs="MEPS Bookman WTS"/>
        </w:rPr>
        <w:t>I</w:t>
      </w:r>
      <w:r w:rsidRPr="00755DC2">
        <w:rPr>
          <w:rFonts w:ascii="Arial" w:eastAsia="Arial" w:hAnsi="Arial" w:cs="MEPS Bookman WTS"/>
        </w:rPr>
        <w:t>r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rabaʼ ringiela krisolitu, oniċi, u ġada. </w:t>
      </w:r>
      <w:r w:rsidR="00993DDA" w:rsidRPr="00755DC2">
        <w:rPr>
          <w:rFonts w:ascii="Arial" w:eastAsia="Arial" w:hAnsi="Arial" w:cs="MEPS Bookman WTS"/>
        </w:rPr>
        <w:t xml:space="preserve">Dawn għandu jkollhom </w:t>
      </w:r>
      <w:commentRangeStart w:id="5"/>
      <w:r w:rsidR="00993DDA" w:rsidRPr="00755DC2">
        <w:rPr>
          <w:rFonts w:ascii="Arial" w:eastAsia="Arial" w:hAnsi="Arial" w:cs="MEPS Bookman WTS"/>
        </w:rPr>
        <w:t>deheb mad-dawra tagħhom biex iżommhom</w:t>
      </w:r>
      <w:commentRangeEnd w:id="5"/>
      <w:r w:rsidR="00027992">
        <w:rPr>
          <w:rFonts w:ascii="Arial" w:eastAsia="Arial" w:hAnsi="Arial" w:cs="MEPS Bookman WTS"/>
        </w:rPr>
        <w:t xml:space="preserve"> f’posthom</w:t>
      </w:r>
      <w:r w:rsidR="00551F59">
        <w:rPr>
          <w:rStyle w:val="CommentReference"/>
        </w:rPr>
        <w:commentReference w:id="5"/>
      </w:r>
      <w:r w:rsidRPr="00755DC2">
        <w:rPr>
          <w:rFonts w:ascii="Arial" w:eastAsia="Arial" w:hAnsi="Arial" w:cs="MEPS Bookman WTS"/>
        </w:rPr>
        <w:t xml:space="preserve">. </w:t>
      </w:r>
      <w:r w:rsidRPr="00755DC2">
        <w:rPr>
          <w:rFonts w:ascii="Arial" w:eastAsia="Arial" w:hAnsi="Arial" w:cs="Arial"/>
          <w:b/>
        </w:rPr>
        <w:t>28:21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="009C43D1" w:rsidRPr="00755DC2">
        <w:rPr>
          <w:rFonts w:eastAsia="Arial"/>
        </w:rPr>
        <w:t xml:space="preserve">Ikun hemm </w:t>
      </w:r>
      <w:r w:rsidRPr="00755DC2">
        <w:rPr>
          <w:rFonts w:eastAsia="Arial"/>
        </w:rPr>
        <w:t>ħaġr</w:t>
      </w:r>
      <w:r w:rsidR="009C43D1" w:rsidRPr="00755DC2">
        <w:rPr>
          <w:rFonts w:eastAsia="Arial"/>
        </w:rPr>
        <w:t>a</w:t>
      </w:r>
      <w:r w:rsidR="003734B6" w:rsidRPr="00755DC2">
        <w:rPr>
          <w:rFonts w:eastAsia="Arial"/>
        </w:rPr>
        <w:t xml:space="preserve"> </w:t>
      </w:r>
      <w:r w:rsidR="003734B6" w:rsidRPr="00755DC2">
        <w:rPr>
          <w:rFonts w:ascii="Arial" w:eastAsia="Arial" w:hAnsi="Arial" w:cs="MEPS Bookman WTS"/>
        </w:rPr>
        <w:t>prezzjuż</w:t>
      </w:r>
      <w:r w:rsidR="00DF71E8" w:rsidRPr="00755DC2">
        <w:rPr>
          <w:rFonts w:ascii="Arial" w:eastAsia="Arial" w:hAnsi="Arial" w:cs="MEPS Bookman WTS"/>
        </w:rPr>
        <w:t>a</w:t>
      </w:r>
      <w:r w:rsidRPr="00755DC2">
        <w:rPr>
          <w:rFonts w:ascii="Arial" w:eastAsia="Arial" w:hAnsi="Arial" w:cs="MEPS Bookman WTS"/>
        </w:rPr>
        <w:t xml:space="preserve"> </w:t>
      </w:r>
      <w:r w:rsidR="009C43D1" w:rsidRPr="00755DC2">
        <w:rPr>
          <w:rFonts w:ascii="Arial" w:eastAsia="Arial" w:hAnsi="Arial" w:cs="MEPS Bookman WTS"/>
        </w:rPr>
        <w:t>għal kull wieħed mit-</w:t>
      </w:r>
      <w:r w:rsidR="002617D4" w:rsidRPr="00755DC2">
        <w:rPr>
          <w:rFonts w:ascii="Arial" w:eastAsia="Arial" w:hAnsi="Arial" w:cs="MEPS Bookman WTS"/>
        </w:rPr>
        <w:t>tf</w:t>
      </w:r>
      <w:r w:rsidR="009C43D1" w:rsidRPr="00755DC2">
        <w:rPr>
          <w:rFonts w:ascii="Arial" w:eastAsia="Arial" w:hAnsi="Arial" w:cs="MEPS Bookman WTS"/>
        </w:rPr>
        <w:t>a</w:t>
      </w:r>
      <w:r w:rsidR="002617D4" w:rsidRPr="00755DC2">
        <w:rPr>
          <w:rFonts w:ascii="Arial" w:eastAsia="Arial" w:hAnsi="Arial" w:cs="MEPS Bookman WTS"/>
        </w:rPr>
        <w:t>l</w:t>
      </w:r>
      <w:r w:rsidRPr="00755DC2">
        <w:rPr>
          <w:rFonts w:ascii="Arial" w:eastAsia="Arial" w:hAnsi="Arial" w:cs="MEPS Bookman WTS"/>
        </w:rPr>
        <w:t xml:space="preserve"> </w:t>
      </w:r>
      <w:r w:rsidR="002617D4" w:rsidRPr="00755DC2">
        <w:rPr>
          <w:rFonts w:ascii="Arial" w:eastAsia="Arial" w:hAnsi="Arial" w:cs="MEPS Bookman WTS"/>
        </w:rPr>
        <w:t>t’</w:t>
      </w:r>
      <w:r w:rsidR="005E33AF" w:rsidRPr="00755DC2">
        <w:rPr>
          <w:rFonts w:ascii="Arial" w:eastAsia="Arial" w:hAnsi="Arial" w:cs="MEPS Bookman WTS"/>
        </w:rPr>
        <w:t>Iżrael</w:t>
      </w:r>
      <w:r w:rsidRPr="00755DC2">
        <w:rPr>
          <w:rFonts w:ascii="Arial" w:eastAsia="Arial" w:hAnsi="Arial" w:cs="MEPS Bookman WTS"/>
        </w:rPr>
        <w:t xml:space="preserve">. </w:t>
      </w:r>
      <w:r w:rsidR="002617D4" w:rsidRPr="00755DC2">
        <w:rPr>
          <w:rFonts w:ascii="Arial" w:eastAsia="Arial" w:hAnsi="Arial" w:cs="MEPS Bookman WTS"/>
        </w:rPr>
        <w:t>Kull</w:t>
      </w:r>
      <w:r w:rsidR="00F009E3" w:rsidRPr="00755DC2">
        <w:rPr>
          <w:rFonts w:ascii="Arial" w:eastAsia="Arial" w:hAnsi="Arial" w:cs="MEPS Bookman WTS"/>
        </w:rPr>
        <w:t xml:space="preserve"> ħaġra </w:t>
      </w:r>
      <w:r w:rsidR="003734B6" w:rsidRPr="00755DC2">
        <w:rPr>
          <w:rFonts w:ascii="Arial" w:eastAsia="Arial" w:hAnsi="Arial" w:cs="MEPS Bookman WTS"/>
        </w:rPr>
        <w:t>prezzjuż</w:t>
      </w:r>
      <w:r w:rsidR="00DF71E8" w:rsidRPr="00755DC2">
        <w:rPr>
          <w:rFonts w:ascii="Arial" w:eastAsia="Arial" w:hAnsi="Arial" w:cs="MEPS Bookman WTS"/>
        </w:rPr>
        <w:t>a</w:t>
      </w:r>
      <w:r w:rsidR="003734B6" w:rsidRPr="00755DC2">
        <w:rPr>
          <w:rFonts w:ascii="Arial" w:eastAsia="Arial" w:hAnsi="Arial" w:cs="MEPS Bookman WTS"/>
        </w:rPr>
        <w:t xml:space="preserve"> </w:t>
      </w:r>
      <w:r w:rsidR="00F009E3" w:rsidRPr="00755DC2">
        <w:rPr>
          <w:rFonts w:ascii="Arial" w:eastAsia="Arial" w:hAnsi="Arial" w:cs="MEPS Bookman WTS"/>
        </w:rPr>
        <w:t>tiġi mnaqqxa</w:t>
      </w:r>
      <w:r w:rsidR="00C66084" w:rsidRPr="00755DC2">
        <w:rPr>
          <w:rFonts w:ascii="Arial" w:eastAsia="Arial" w:hAnsi="Arial" w:cs="MEPS Bookman WTS"/>
        </w:rPr>
        <w:t>,</w:t>
      </w:r>
      <w:r w:rsidR="00F009E3" w:rsidRPr="00755DC2">
        <w:rPr>
          <w:rFonts w:ascii="Arial" w:eastAsia="Arial" w:hAnsi="Arial" w:cs="MEPS Bookman WTS"/>
        </w:rPr>
        <w:t xml:space="preserve"> bħalma jiġi mnaqqax</w:t>
      </w:r>
      <w:r w:rsidR="00336244" w:rsidRPr="00755DC2">
        <w:rPr>
          <w:rFonts w:ascii="Arial" w:eastAsia="Arial" w:hAnsi="Arial" w:cs="MEPS Bookman WTS"/>
        </w:rPr>
        <w:t xml:space="preserve"> </w:t>
      </w:r>
      <w:r w:rsidRPr="00755DC2">
        <w:rPr>
          <w:rFonts w:ascii="Arial" w:eastAsia="Arial" w:hAnsi="Arial" w:cs="MEPS Bookman WTS"/>
        </w:rPr>
        <w:t>siġill</w:t>
      </w:r>
      <w:r w:rsidR="00C66084" w:rsidRPr="00755DC2">
        <w:rPr>
          <w:rFonts w:ascii="Arial" w:eastAsia="Arial" w:hAnsi="Arial" w:cs="MEPS Bookman WTS"/>
        </w:rPr>
        <w:t>,</w:t>
      </w:r>
      <w:r w:rsidR="00F009E3" w:rsidRPr="00755DC2">
        <w:rPr>
          <w:rFonts w:ascii="Arial" w:eastAsia="Arial" w:hAnsi="Arial" w:cs="MEPS Bookman WTS"/>
        </w:rPr>
        <w:t xml:space="preserve"> b’isem taʼ wieħed </w:t>
      </w:r>
      <w:r w:rsidRPr="00755DC2">
        <w:rPr>
          <w:rFonts w:ascii="Arial" w:eastAsia="Arial" w:hAnsi="Arial" w:cs="MEPS Bookman WTS"/>
        </w:rPr>
        <w:t>mit</w:t>
      </w:r>
      <w:r w:rsidR="007D2639" w:rsidRPr="00755DC2">
        <w:rPr>
          <w:rFonts w:ascii="Arial" w:eastAsia="Arial" w:hAnsi="Arial" w:cs="MEPS Bookman WTS"/>
        </w:rPr>
        <w:t>-</w:t>
      </w:r>
      <w:r w:rsidR="0092238C" w:rsidRPr="00755DC2">
        <w:rPr>
          <w:rFonts w:ascii="Arial" w:eastAsia="Arial" w:hAnsi="Arial" w:cs="MEPS Bookman WTS"/>
        </w:rPr>
        <w:t>12</w:t>
      </w:r>
      <w:r w:rsidRPr="00755DC2">
        <w:rPr>
          <w:rFonts w:ascii="Arial" w:eastAsia="Arial" w:hAnsi="Arial" w:cs="MEPS Bookman WTS"/>
        </w:rPr>
        <w:t>-il tribù.</w:t>
      </w:r>
    </w:p>
    <w:p w14:paraId="5D18A860" w14:textId="77777777" w:rsidR="00F21163" w:rsidRPr="0049767F" w:rsidRDefault="00F21163" w:rsidP="00F21163">
      <w:pPr>
        <w:rPr>
          <w:rFonts w:ascii="Arial" w:eastAsia="Arial" w:hAnsi="Arial" w:cs="MEPS Bookman WTS"/>
        </w:rPr>
      </w:pPr>
      <w:r w:rsidRPr="00755DC2">
        <w:rPr>
          <w:rFonts w:ascii="Arial" w:eastAsia="Arial" w:hAnsi="Arial" w:cs="Arial"/>
          <w:b/>
        </w:rPr>
        <w:t>28:22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Pr="00755DC2">
        <w:rPr>
          <w:rFonts w:ascii="Arial" w:eastAsia="Arial" w:hAnsi="Arial" w:cs="MEPS Bookman WTS"/>
        </w:rPr>
        <w:t>“</w:t>
      </w:r>
      <w:r w:rsidR="00755DC2" w:rsidRPr="00755DC2">
        <w:rPr>
          <w:rFonts w:ascii="Arial" w:eastAsia="Arial" w:hAnsi="Arial" w:cs="MEPS Bookman WTS"/>
        </w:rPr>
        <w:t>F</w:t>
      </w:r>
      <w:r w:rsidRPr="00755DC2">
        <w:rPr>
          <w:rFonts w:ascii="Arial" w:eastAsia="Arial" w:hAnsi="Arial" w:cs="MEPS Bookman WTS"/>
        </w:rPr>
        <w:t>uq il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pettoral agħmel </w:t>
      </w:r>
      <w:r w:rsidR="00693503" w:rsidRPr="00755DC2">
        <w:rPr>
          <w:rFonts w:ascii="Arial" w:eastAsia="Arial" w:hAnsi="Arial" w:cs="MEPS Bookman WTS"/>
        </w:rPr>
        <w:t>ħbula magħmulin minn ħajt tad-deheb pur</w:t>
      </w:r>
      <w:r w:rsidRPr="00755DC2">
        <w:rPr>
          <w:rFonts w:ascii="Arial" w:eastAsia="Arial" w:hAnsi="Arial" w:cs="MEPS Bookman WTS"/>
        </w:rPr>
        <w:t xml:space="preserve">. </w:t>
      </w:r>
      <w:r w:rsidRPr="00755DC2">
        <w:rPr>
          <w:rFonts w:ascii="Arial" w:eastAsia="Arial" w:hAnsi="Arial" w:cs="Arial"/>
          <w:b/>
        </w:rPr>
        <w:t>28:23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Pr="00755DC2">
        <w:rPr>
          <w:rFonts w:ascii="Arial" w:eastAsia="Arial" w:hAnsi="Arial" w:cs="MEPS Bookman WTS"/>
        </w:rPr>
        <w:t xml:space="preserve">U </w:t>
      </w:r>
      <w:r w:rsidR="00EA0A4C" w:rsidRPr="00755DC2">
        <w:rPr>
          <w:rFonts w:ascii="Arial" w:eastAsia="Arial" w:hAnsi="Arial" w:cs="MEPS Bookman WTS"/>
        </w:rPr>
        <w:t>agħmel żewġ ħolqiet tad-deheb għal</w:t>
      </w:r>
      <w:r w:rsidRPr="00755DC2">
        <w:rPr>
          <w:rFonts w:ascii="Arial" w:eastAsia="Arial" w:hAnsi="Arial" w:cs="MEPS Bookman WTS"/>
        </w:rPr>
        <w:t>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pettoral</w:t>
      </w:r>
      <w:r w:rsidR="00EA0A4C" w:rsidRPr="00755DC2">
        <w:rPr>
          <w:rFonts w:ascii="Arial" w:eastAsia="Arial" w:hAnsi="Arial" w:cs="MEPS Bookman WTS"/>
        </w:rPr>
        <w:t xml:space="preserve"> u qabbadhom ma</w:t>
      </w:r>
      <w:r w:rsidRPr="00755DC2">
        <w:rPr>
          <w:rFonts w:ascii="Arial" w:eastAsia="Arial" w:hAnsi="Arial" w:cs="MEPS Bookman WTS"/>
        </w:rPr>
        <w:t>ż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żewġt itruf tal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pettoral. </w:t>
      </w:r>
      <w:r w:rsidRPr="00755DC2">
        <w:rPr>
          <w:rFonts w:ascii="Arial" w:eastAsia="Arial" w:hAnsi="Arial" w:cs="Arial"/>
          <w:b/>
        </w:rPr>
        <w:t>28:24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Pr="00755DC2">
        <w:rPr>
          <w:rFonts w:ascii="Arial" w:eastAsia="Arial" w:hAnsi="Arial" w:cs="MEPS Bookman WTS"/>
        </w:rPr>
        <w:t>U għaddi ż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żewġ ħbula tad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deheb miż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żewġ ħolqiet fit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truf tal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pettoral. </w:t>
      </w:r>
      <w:r w:rsidRPr="00755DC2">
        <w:rPr>
          <w:rFonts w:ascii="Arial" w:eastAsia="Arial" w:hAnsi="Arial" w:cs="Arial"/>
          <w:b/>
        </w:rPr>
        <w:t>28:25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="004F68AE" w:rsidRPr="00755DC2">
        <w:rPr>
          <w:rFonts w:ascii="Arial" w:eastAsia="Arial" w:hAnsi="Arial" w:cs="MEPS Bookman WTS"/>
        </w:rPr>
        <w:t>T</w:t>
      </w:r>
      <w:r w:rsidRPr="00755DC2">
        <w:rPr>
          <w:rFonts w:ascii="Arial" w:eastAsia="Arial" w:hAnsi="Arial" w:cs="MEPS Bookman WTS"/>
        </w:rPr>
        <w:t>rid tgħaddi ż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żewġt itruf taż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żewġ ħbula miż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żewġ </w:t>
      </w:r>
      <w:r w:rsidR="00CD21E1" w:rsidRPr="00755DC2">
        <w:rPr>
          <w:rFonts w:ascii="Arial" w:eastAsia="Arial" w:hAnsi="Arial" w:cs="MEPS Bookman WTS"/>
        </w:rPr>
        <w:t>dwawar</w:t>
      </w:r>
      <w:r w:rsidRPr="00755DC2">
        <w:rPr>
          <w:rFonts w:ascii="Arial" w:eastAsia="Arial" w:hAnsi="Arial" w:cs="MEPS Bookman WTS"/>
        </w:rPr>
        <w:t xml:space="preserve">, u </w:t>
      </w:r>
      <w:r w:rsidR="00406E59" w:rsidRPr="00755DC2">
        <w:rPr>
          <w:rFonts w:ascii="Arial" w:eastAsia="Arial" w:hAnsi="Arial" w:cs="MEPS Bookman WTS"/>
        </w:rPr>
        <w:t>t</w:t>
      </w:r>
      <w:r w:rsidR="00555267" w:rsidRPr="00755DC2">
        <w:rPr>
          <w:rFonts w:ascii="Arial" w:eastAsia="Arial" w:hAnsi="Arial" w:cs="MEPS Bookman WTS"/>
        </w:rPr>
        <w:t>qabbadhom ma</w:t>
      </w:r>
      <w:r w:rsidRPr="00755DC2">
        <w:rPr>
          <w:rFonts w:ascii="Arial" w:eastAsia="Arial" w:hAnsi="Arial" w:cs="MEPS Bookman WTS"/>
        </w:rPr>
        <w:t>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b</w:t>
      </w:r>
      <w:r w:rsidR="004F68AE" w:rsidRPr="00755DC2">
        <w:rPr>
          <w:rFonts w:ascii="Arial" w:eastAsia="Arial" w:hAnsi="Arial" w:cs="MEPS Bookman WTS"/>
        </w:rPr>
        <w:t>i</w:t>
      </w:r>
      <w:r w:rsidRPr="00755DC2">
        <w:rPr>
          <w:rFonts w:ascii="Arial" w:eastAsia="Arial" w:hAnsi="Arial" w:cs="MEPS Bookman WTS"/>
        </w:rPr>
        <w:t>ċ</w:t>
      </w:r>
      <w:r w:rsidR="004F68AE" w:rsidRPr="00755DC2">
        <w:rPr>
          <w:rFonts w:ascii="Arial" w:eastAsia="Arial" w:hAnsi="Arial" w:cs="MEPS Bookman WTS"/>
        </w:rPr>
        <w:t>ċ</w:t>
      </w:r>
      <w:r w:rsidR="00EF2231" w:rsidRPr="00755DC2">
        <w:rPr>
          <w:rFonts w:ascii="Arial" w:eastAsia="Arial" w:hAnsi="Arial" w:cs="MEPS Bookman WTS"/>
        </w:rPr>
        <w:t>iet</w:t>
      </w:r>
      <w:r w:rsidRPr="00755DC2">
        <w:rPr>
          <w:rFonts w:ascii="Arial" w:eastAsia="Arial" w:hAnsi="Arial" w:cs="MEPS Bookman WTS"/>
        </w:rPr>
        <w:t xml:space="preserve"> taʼ fuq 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ispallejn </w:t>
      </w:r>
      <w:r w:rsidR="00984ECF" w:rsidRPr="00755DC2">
        <w:rPr>
          <w:rFonts w:ascii="Arial" w:eastAsia="Arial" w:hAnsi="Arial" w:cs="MEPS Bookman WTS"/>
        </w:rPr>
        <w:t>tal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efod, fuq </w:t>
      </w:r>
      <w:r w:rsidR="00EF2231" w:rsidRPr="00755DC2">
        <w:rPr>
          <w:rFonts w:ascii="Arial" w:eastAsia="Arial" w:hAnsi="Arial" w:cs="MEPS Bookman WTS"/>
        </w:rPr>
        <w:t>in-naħa ta</w:t>
      </w:r>
      <w:r w:rsidR="00406E59" w:rsidRPr="00755DC2">
        <w:rPr>
          <w:rFonts w:ascii="Arial" w:eastAsia="Arial" w:hAnsi="Arial" w:cs="MEPS Bookman WTS"/>
        </w:rPr>
        <w:t xml:space="preserve">ʼ </w:t>
      </w:r>
      <w:r w:rsidRPr="00755DC2">
        <w:rPr>
          <w:rFonts w:ascii="Arial" w:eastAsia="Arial" w:hAnsi="Arial" w:cs="MEPS Bookman WTS"/>
        </w:rPr>
        <w:t xml:space="preserve">quddiem. </w:t>
      </w:r>
      <w:r w:rsidRPr="00755DC2">
        <w:rPr>
          <w:rFonts w:ascii="Arial" w:eastAsia="Arial" w:hAnsi="Arial" w:cs="Arial"/>
          <w:b/>
        </w:rPr>
        <w:t>28:26</w:t>
      </w:r>
      <w:r w:rsidR="007D2639" w:rsidRPr="00755DC2">
        <w:rPr>
          <w:rFonts w:ascii="Arial" w:eastAsia="Arial" w:hAnsi="Arial" w:cs="Arial"/>
          <w:b/>
        </w:rPr>
        <w:t xml:space="preserve"> </w:t>
      </w:r>
      <w:r w:rsidR="004F68AE" w:rsidRPr="00755DC2">
        <w:rPr>
          <w:rFonts w:ascii="Arial" w:eastAsia="Arial" w:hAnsi="Arial" w:cs="MEPS Bookman WTS"/>
        </w:rPr>
        <w:t>A</w:t>
      </w:r>
      <w:r w:rsidRPr="00755DC2">
        <w:rPr>
          <w:rFonts w:ascii="Arial" w:eastAsia="Arial" w:hAnsi="Arial" w:cs="MEPS Bookman WTS"/>
        </w:rPr>
        <w:t>għmel żewġ ħolqiet tad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>deheb u q</w:t>
      </w:r>
      <w:r w:rsidR="005D6396" w:rsidRPr="00755DC2">
        <w:rPr>
          <w:rFonts w:ascii="Arial" w:eastAsia="Arial" w:hAnsi="Arial" w:cs="MEPS Bookman WTS"/>
        </w:rPr>
        <w:t>abbadhom</w:t>
      </w:r>
      <w:r w:rsidRPr="00755DC2">
        <w:rPr>
          <w:rFonts w:ascii="Arial" w:eastAsia="Arial" w:hAnsi="Arial" w:cs="MEPS Bookman WTS"/>
        </w:rPr>
        <w:t xml:space="preserve"> </w:t>
      </w:r>
      <w:r w:rsidR="005C77EE" w:rsidRPr="00755DC2">
        <w:rPr>
          <w:rFonts w:ascii="Arial" w:eastAsia="Arial" w:hAnsi="Arial" w:cs="MEPS Bookman WTS"/>
        </w:rPr>
        <w:t>ma</w:t>
      </w:r>
      <w:r w:rsidRPr="00755DC2">
        <w:rPr>
          <w:rFonts w:ascii="Arial" w:eastAsia="Arial" w:hAnsi="Arial" w:cs="MEPS Bookman WTS"/>
        </w:rPr>
        <w:t>ż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żewġt itruf </w:t>
      </w:r>
      <w:r w:rsidR="008A3CCF" w:rsidRPr="00755DC2">
        <w:rPr>
          <w:rFonts w:ascii="Arial" w:eastAsia="Arial" w:hAnsi="Arial" w:cs="MEPS Bookman WTS"/>
        </w:rPr>
        <w:t xml:space="preserve">tal-pettoral </w:t>
      </w:r>
      <w:r w:rsidR="004F68AE" w:rsidRPr="00755DC2">
        <w:rPr>
          <w:rFonts w:ascii="Arial" w:eastAsia="Arial" w:hAnsi="Arial" w:cs="MEPS Bookman WTS"/>
        </w:rPr>
        <w:t>fuq in-naħa taʼ ġewwa</w:t>
      </w:r>
      <w:r w:rsidR="008A3CCF" w:rsidRPr="00755DC2">
        <w:rPr>
          <w:rFonts w:ascii="Arial" w:eastAsia="Arial" w:hAnsi="Arial" w:cs="MEPS Bookman WTS"/>
        </w:rPr>
        <w:t xml:space="preserve"> li tmiss </w:t>
      </w:r>
      <w:r w:rsidR="00984ECF" w:rsidRPr="00755DC2">
        <w:rPr>
          <w:rFonts w:ascii="Arial" w:eastAsia="Arial" w:hAnsi="Arial" w:cs="MEPS Bookman WTS"/>
        </w:rPr>
        <w:t>mal</w:t>
      </w:r>
      <w:r w:rsidR="007D2639" w:rsidRPr="00755DC2">
        <w:rPr>
          <w:rFonts w:ascii="Arial" w:eastAsia="Arial" w:hAnsi="Arial" w:cs="MEPS Bookman WTS"/>
        </w:rPr>
        <w:t>-</w:t>
      </w:r>
      <w:r w:rsidRPr="00755DC2">
        <w:rPr>
          <w:rFonts w:ascii="Arial" w:eastAsia="Arial" w:hAnsi="Arial" w:cs="MEPS Bookman WTS"/>
        </w:rPr>
        <w:t xml:space="preserve">efod. </w:t>
      </w:r>
      <w:r w:rsidRPr="0049767F">
        <w:rPr>
          <w:rFonts w:ascii="Arial" w:eastAsia="Arial" w:hAnsi="Arial" w:cs="Arial"/>
          <w:b/>
        </w:rPr>
        <w:t>28:27</w:t>
      </w:r>
      <w:r w:rsidR="007D2639" w:rsidRPr="0049767F">
        <w:rPr>
          <w:rFonts w:ascii="Arial" w:eastAsia="Arial" w:hAnsi="Arial" w:cs="Arial"/>
          <w:b/>
        </w:rPr>
        <w:t xml:space="preserve"> </w:t>
      </w:r>
      <w:r w:rsidRPr="0049767F">
        <w:rPr>
          <w:rFonts w:ascii="Arial" w:eastAsia="Arial" w:hAnsi="Arial" w:cs="MEPS Bookman WTS"/>
        </w:rPr>
        <w:t>U agħmel żewġ ħolqiet tad</w:t>
      </w:r>
      <w:r w:rsidR="007D2639" w:rsidRPr="0049767F">
        <w:rPr>
          <w:rFonts w:ascii="Arial" w:eastAsia="Arial" w:hAnsi="Arial" w:cs="MEPS Bookman WTS"/>
        </w:rPr>
        <w:t>-</w:t>
      </w:r>
      <w:r w:rsidRPr="0049767F">
        <w:rPr>
          <w:rFonts w:ascii="Arial" w:eastAsia="Arial" w:hAnsi="Arial" w:cs="MEPS Bookman WTS"/>
        </w:rPr>
        <w:t xml:space="preserve">deheb </w:t>
      </w:r>
      <w:r w:rsidR="004F68AE" w:rsidRPr="0049767F">
        <w:rPr>
          <w:rFonts w:ascii="Arial" w:eastAsia="Arial" w:hAnsi="Arial" w:cs="MEPS Bookman WTS"/>
        </w:rPr>
        <w:t xml:space="preserve">oħra </w:t>
      </w:r>
      <w:r w:rsidR="00FB5AB1" w:rsidRPr="0049767F">
        <w:rPr>
          <w:rFonts w:ascii="Arial" w:eastAsia="Arial" w:hAnsi="Arial" w:cs="MEPS Bookman WTS"/>
        </w:rPr>
        <w:t>fuq in-naħa taʼ</w:t>
      </w:r>
      <w:r w:rsidRPr="0049767F">
        <w:rPr>
          <w:rFonts w:ascii="Arial" w:eastAsia="Arial" w:hAnsi="Arial" w:cs="MEPS Bookman WTS"/>
        </w:rPr>
        <w:t xml:space="preserve"> </w:t>
      </w:r>
      <w:r w:rsidR="004F68AE" w:rsidRPr="0049767F">
        <w:rPr>
          <w:rFonts w:ascii="Arial" w:eastAsia="Arial" w:hAnsi="Arial" w:cs="MEPS Bookman WTS"/>
        </w:rPr>
        <w:t xml:space="preserve">quddiem </w:t>
      </w:r>
      <w:r w:rsidR="00FB5AB1" w:rsidRPr="0049767F">
        <w:rPr>
          <w:rFonts w:ascii="Arial" w:eastAsia="Arial" w:hAnsi="Arial" w:cs="MEPS Bookman WTS"/>
        </w:rPr>
        <w:t>ta</w:t>
      </w:r>
      <w:r w:rsidR="004F68AE" w:rsidRPr="0049767F">
        <w:rPr>
          <w:rFonts w:ascii="Arial" w:eastAsia="Arial" w:hAnsi="Arial" w:cs="MEPS Bookman WTS"/>
        </w:rPr>
        <w:t>l-efod</w:t>
      </w:r>
      <w:r w:rsidR="009030E1" w:rsidRPr="0049767F">
        <w:rPr>
          <w:rFonts w:ascii="Arial" w:eastAsia="Arial" w:hAnsi="Arial" w:cs="MEPS Bookman WTS"/>
        </w:rPr>
        <w:t xml:space="preserve">, taħt </w:t>
      </w:r>
      <w:r w:rsidR="00524C81" w:rsidRPr="0049767F">
        <w:rPr>
          <w:rFonts w:ascii="Arial" w:eastAsia="Arial" w:hAnsi="Arial" w:cs="MEPS Bookman WTS"/>
        </w:rPr>
        <w:t xml:space="preserve">iż-żewġ </w:t>
      </w:r>
      <w:r w:rsidRPr="0049767F">
        <w:rPr>
          <w:rFonts w:ascii="Arial" w:eastAsia="Arial" w:hAnsi="Arial" w:cs="MEPS Bookman WTS"/>
        </w:rPr>
        <w:t>biċċ</w:t>
      </w:r>
      <w:r w:rsidR="00524C81" w:rsidRPr="0049767F">
        <w:rPr>
          <w:rFonts w:ascii="Arial" w:eastAsia="Arial" w:hAnsi="Arial" w:cs="MEPS Bookman WTS"/>
        </w:rPr>
        <w:t>iet</w:t>
      </w:r>
      <w:r w:rsidRPr="0049767F">
        <w:rPr>
          <w:rFonts w:ascii="Arial" w:eastAsia="Arial" w:hAnsi="Arial" w:cs="MEPS Bookman WTS"/>
        </w:rPr>
        <w:t xml:space="preserve"> taʼ fuq l</w:t>
      </w:r>
      <w:r w:rsidR="007D2639" w:rsidRPr="0049767F">
        <w:rPr>
          <w:rFonts w:ascii="Arial" w:eastAsia="Arial" w:hAnsi="Arial" w:cs="MEPS Bookman WTS"/>
        </w:rPr>
        <w:t>-</w:t>
      </w:r>
      <w:r w:rsidRPr="0049767F">
        <w:rPr>
          <w:rFonts w:ascii="Arial" w:eastAsia="Arial" w:hAnsi="Arial" w:cs="MEPS Bookman WTS"/>
        </w:rPr>
        <w:t xml:space="preserve">ispallejn, </w:t>
      </w:r>
      <w:r w:rsidR="00524C81" w:rsidRPr="0049767F">
        <w:rPr>
          <w:rFonts w:ascii="Arial" w:eastAsia="Arial" w:hAnsi="Arial" w:cs="MEPS Bookman WTS"/>
        </w:rPr>
        <w:t>viċin taʼ</w:t>
      </w:r>
      <w:r w:rsidRPr="0049767F">
        <w:rPr>
          <w:rFonts w:ascii="Arial" w:eastAsia="Arial" w:hAnsi="Arial" w:cs="MEPS Bookman WTS"/>
        </w:rPr>
        <w:t xml:space="preserve"> fejn jintrabat, ’il fuq mi</w:t>
      </w:r>
      <w:r w:rsidR="009030E1" w:rsidRPr="0049767F">
        <w:rPr>
          <w:rFonts w:ascii="Arial" w:eastAsia="Arial" w:hAnsi="Arial" w:cs="MEPS Bookman WTS"/>
        </w:rPr>
        <w:t xml:space="preserve">ċ-ċinturin minsuġ </w:t>
      </w:r>
      <w:r w:rsidR="00984ECF" w:rsidRPr="0049767F">
        <w:rPr>
          <w:rFonts w:ascii="Arial" w:eastAsia="Arial" w:hAnsi="Arial" w:cs="MEPS Bookman WTS"/>
        </w:rPr>
        <w:t>tal</w:t>
      </w:r>
      <w:r w:rsidR="007D2639" w:rsidRPr="0049767F">
        <w:rPr>
          <w:rFonts w:ascii="Arial" w:eastAsia="Arial" w:hAnsi="Arial" w:cs="MEPS Bookman WTS"/>
        </w:rPr>
        <w:t>-</w:t>
      </w:r>
      <w:r w:rsidRPr="0049767F">
        <w:rPr>
          <w:rFonts w:ascii="Arial" w:eastAsia="Arial" w:hAnsi="Arial" w:cs="MEPS Bookman WTS"/>
        </w:rPr>
        <w:t xml:space="preserve">efod. </w:t>
      </w:r>
      <w:r w:rsidRPr="0049767F">
        <w:rPr>
          <w:rFonts w:ascii="Arial" w:eastAsia="Arial" w:hAnsi="Arial" w:cs="Arial"/>
          <w:b/>
        </w:rPr>
        <w:t>28:28</w:t>
      </w:r>
      <w:r w:rsidR="007D2639" w:rsidRPr="0049767F">
        <w:rPr>
          <w:rFonts w:ascii="Arial" w:eastAsia="Arial" w:hAnsi="Arial" w:cs="Arial"/>
          <w:b/>
        </w:rPr>
        <w:t xml:space="preserve"> </w:t>
      </w:r>
      <w:r w:rsidR="00F87A72" w:rsidRPr="0049767F">
        <w:rPr>
          <w:rFonts w:ascii="Arial" w:eastAsia="Arial" w:hAnsi="Arial" w:cs="MEPS Bookman WTS"/>
        </w:rPr>
        <w:t>I</w:t>
      </w:r>
      <w:r w:rsidRPr="0049767F">
        <w:rPr>
          <w:rFonts w:ascii="Arial" w:eastAsia="Arial" w:hAnsi="Arial" w:cs="MEPS Bookman WTS"/>
        </w:rPr>
        <w:t>l</w:t>
      </w:r>
      <w:r w:rsidR="007D2639" w:rsidRPr="0049767F">
        <w:rPr>
          <w:rFonts w:ascii="Arial" w:eastAsia="Arial" w:hAnsi="Arial" w:cs="MEPS Bookman WTS"/>
        </w:rPr>
        <w:t>-</w:t>
      </w:r>
      <w:r w:rsidRPr="0049767F">
        <w:rPr>
          <w:rFonts w:ascii="Arial" w:eastAsia="Arial" w:hAnsi="Arial" w:cs="MEPS Bookman WTS"/>
        </w:rPr>
        <w:t xml:space="preserve">pettoral </w:t>
      </w:r>
      <w:r w:rsidR="00F87A72" w:rsidRPr="0049767F">
        <w:rPr>
          <w:rFonts w:ascii="Arial" w:eastAsia="Arial" w:hAnsi="Arial" w:cs="MEPS Bookman WTS"/>
        </w:rPr>
        <w:t>irid jinżamm f’postu b’lazz blu</w:t>
      </w:r>
      <w:r w:rsidR="00B02AFE" w:rsidRPr="0049767F">
        <w:rPr>
          <w:rFonts w:ascii="Arial" w:eastAsia="Arial" w:hAnsi="Arial" w:cs="MEPS Bookman WTS"/>
        </w:rPr>
        <w:t xml:space="preserve"> li jorbot</w:t>
      </w:r>
      <w:r w:rsidR="00F87A72" w:rsidRPr="0049767F">
        <w:rPr>
          <w:rFonts w:ascii="Arial" w:eastAsia="Arial" w:hAnsi="Arial" w:cs="MEPS Bookman WTS"/>
        </w:rPr>
        <w:t xml:space="preserve"> i</w:t>
      </w:r>
      <w:r w:rsidRPr="0049767F">
        <w:rPr>
          <w:rFonts w:ascii="Arial" w:eastAsia="Arial" w:hAnsi="Arial" w:cs="MEPS Bookman WTS"/>
        </w:rPr>
        <w:t>l</w:t>
      </w:r>
      <w:r w:rsidR="007D2639" w:rsidRPr="0049767F">
        <w:rPr>
          <w:rFonts w:ascii="Arial" w:eastAsia="Arial" w:hAnsi="Arial" w:cs="MEPS Bookman WTS"/>
        </w:rPr>
        <w:t>-</w:t>
      </w:r>
      <w:r w:rsidRPr="0049767F">
        <w:rPr>
          <w:rFonts w:ascii="Arial" w:eastAsia="Arial" w:hAnsi="Arial" w:cs="MEPS Bookman WTS"/>
        </w:rPr>
        <w:t>ħoloq tiegħu mal</w:t>
      </w:r>
      <w:r w:rsidR="007D2639" w:rsidRPr="0049767F">
        <w:rPr>
          <w:rFonts w:ascii="Arial" w:eastAsia="Arial" w:hAnsi="Arial" w:cs="MEPS Bookman WTS"/>
        </w:rPr>
        <w:t>-</w:t>
      </w:r>
      <w:r w:rsidRPr="0049767F">
        <w:rPr>
          <w:rFonts w:ascii="Arial" w:eastAsia="Arial" w:hAnsi="Arial" w:cs="MEPS Bookman WTS"/>
        </w:rPr>
        <w:t xml:space="preserve">ħoloq </w:t>
      </w:r>
      <w:r w:rsidR="00984ECF" w:rsidRPr="0049767F">
        <w:rPr>
          <w:rFonts w:ascii="Arial" w:eastAsia="Arial" w:hAnsi="Arial" w:cs="MEPS Bookman WTS"/>
        </w:rPr>
        <w:t>tal</w:t>
      </w:r>
      <w:r w:rsidR="007D2639" w:rsidRPr="0049767F">
        <w:rPr>
          <w:rFonts w:ascii="Arial" w:eastAsia="Arial" w:hAnsi="Arial" w:cs="MEPS Bookman WTS"/>
        </w:rPr>
        <w:t>-</w:t>
      </w:r>
      <w:r w:rsidRPr="0049767F">
        <w:rPr>
          <w:rFonts w:ascii="Arial" w:eastAsia="Arial" w:hAnsi="Arial" w:cs="MEPS Bookman WTS"/>
        </w:rPr>
        <w:t>efod</w:t>
      </w:r>
      <w:r w:rsidR="00F87A72" w:rsidRPr="0049767F">
        <w:rPr>
          <w:rFonts w:ascii="Arial" w:eastAsia="Arial" w:hAnsi="Arial" w:cs="MEPS Bookman WTS"/>
        </w:rPr>
        <w:t xml:space="preserve">. Dan se jżomm il-pettoral f’postu fuq </w:t>
      </w:r>
      <w:r w:rsidR="00984ECF" w:rsidRPr="0049767F">
        <w:rPr>
          <w:rFonts w:ascii="Arial" w:eastAsia="Arial" w:hAnsi="Arial" w:cs="MEPS Bookman WTS"/>
        </w:rPr>
        <w:t>l</w:t>
      </w:r>
      <w:r w:rsidR="007D2639" w:rsidRPr="0049767F">
        <w:rPr>
          <w:rFonts w:ascii="Arial" w:eastAsia="Arial" w:hAnsi="Arial" w:cs="MEPS Bookman WTS"/>
        </w:rPr>
        <w:t>-</w:t>
      </w:r>
      <w:r w:rsidRPr="0049767F">
        <w:rPr>
          <w:rFonts w:ascii="Arial" w:eastAsia="Arial" w:hAnsi="Arial" w:cs="MEPS Bookman WTS"/>
        </w:rPr>
        <w:t xml:space="preserve">efod, </w:t>
      </w:r>
      <w:r w:rsidR="00F87A72" w:rsidRPr="0049767F">
        <w:rPr>
          <w:rFonts w:ascii="Arial" w:eastAsia="Arial" w:hAnsi="Arial" w:cs="MEPS Bookman WTS"/>
        </w:rPr>
        <w:t>’il fuq miċ-ċinturin minsuġ</w:t>
      </w:r>
      <w:r w:rsidRPr="0049767F">
        <w:rPr>
          <w:rFonts w:ascii="Arial" w:eastAsia="Arial" w:hAnsi="Arial" w:cs="MEPS Bookman WTS"/>
        </w:rPr>
        <w:t>.</w:t>
      </w:r>
    </w:p>
    <w:p w14:paraId="160055E0" w14:textId="77777777" w:rsidR="00F21163" w:rsidRPr="00274D35" w:rsidRDefault="00F21163" w:rsidP="00F21163">
      <w:pPr>
        <w:rPr>
          <w:rFonts w:ascii="Arial" w:eastAsia="Arial" w:hAnsi="Arial" w:cs="MEPS Bookman WTS"/>
        </w:rPr>
      </w:pPr>
      <w:r w:rsidRPr="0049767F">
        <w:rPr>
          <w:rFonts w:ascii="Arial" w:eastAsia="Arial" w:hAnsi="Arial" w:cs="Arial"/>
          <w:b/>
        </w:rPr>
        <w:t>28:29</w:t>
      </w:r>
      <w:r w:rsidR="007D2639" w:rsidRPr="0049767F">
        <w:rPr>
          <w:rFonts w:ascii="Arial" w:eastAsia="Arial" w:hAnsi="Arial" w:cs="Arial"/>
          <w:b/>
        </w:rPr>
        <w:t xml:space="preserve"> </w:t>
      </w:r>
      <w:r w:rsidRPr="0049767F">
        <w:rPr>
          <w:rFonts w:ascii="Arial" w:eastAsia="Arial" w:hAnsi="Arial" w:cs="MEPS Bookman WTS"/>
        </w:rPr>
        <w:t>“Aron irid iġorr l</w:t>
      </w:r>
      <w:r w:rsidR="007D2639" w:rsidRPr="0049767F">
        <w:rPr>
          <w:rFonts w:ascii="Arial" w:eastAsia="Arial" w:hAnsi="Arial" w:cs="MEPS Bookman WTS"/>
        </w:rPr>
        <w:t>-</w:t>
      </w:r>
      <w:r w:rsidRPr="0049767F">
        <w:rPr>
          <w:rFonts w:ascii="Arial" w:eastAsia="Arial" w:hAnsi="Arial" w:cs="MEPS Bookman WTS"/>
        </w:rPr>
        <w:t>ismijiet ta</w:t>
      </w:r>
      <w:r w:rsidR="00F552EB">
        <w:rPr>
          <w:rFonts w:ascii="Arial" w:eastAsia="SimSun" w:hAnsi="Arial" w:cs="Arial"/>
          <w:lang w:eastAsia="en-GB" w:bidi="ar-SA"/>
        </w:rPr>
        <w:t>t-tfal t</w:t>
      </w:r>
      <w:r w:rsidR="00F552EB">
        <w:rPr>
          <w:rFonts w:ascii="Arial" w:eastAsia="SimSun" w:hAnsi="Arial" w:cs="Arial"/>
          <w:lang w:eastAsia="en-GB" w:bidi="ar-SA"/>
        </w:rPr>
        <w:t>’</w:t>
      </w:r>
      <w:r w:rsidR="005E33AF" w:rsidRPr="0049767F">
        <w:rPr>
          <w:rFonts w:ascii="Arial" w:eastAsia="Arial" w:hAnsi="Arial" w:cs="MEPS Bookman WTS"/>
        </w:rPr>
        <w:t>Iżrael</w:t>
      </w:r>
      <w:r w:rsidRPr="0049767F">
        <w:rPr>
          <w:rFonts w:ascii="Arial" w:eastAsia="Arial" w:hAnsi="Arial" w:cs="MEPS Bookman WTS"/>
        </w:rPr>
        <w:t xml:space="preserve"> fuq il</w:t>
      </w:r>
      <w:r w:rsidR="007D2639" w:rsidRPr="0049767F">
        <w:rPr>
          <w:rFonts w:ascii="Arial" w:eastAsia="Arial" w:hAnsi="Arial" w:cs="MEPS Bookman WTS"/>
        </w:rPr>
        <w:t>-</w:t>
      </w:r>
      <w:r w:rsidRPr="0049767F">
        <w:rPr>
          <w:rFonts w:ascii="Arial" w:eastAsia="Arial" w:hAnsi="Arial" w:cs="MEPS Bookman WTS"/>
        </w:rPr>
        <w:t>pettoral tal</w:t>
      </w:r>
      <w:r w:rsidR="007D2639" w:rsidRPr="0049767F">
        <w:rPr>
          <w:rFonts w:ascii="Arial" w:eastAsia="Arial" w:hAnsi="Arial" w:cs="MEPS Bookman WTS"/>
        </w:rPr>
        <w:t>-</w:t>
      </w:r>
      <w:r w:rsidRPr="0049767F">
        <w:rPr>
          <w:rFonts w:ascii="Arial" w:eastAsia="Arial" w:hAnsi="Arial" w:cs="MEPS Bookman WTS"/>
        </w:rPr>
        <w:t xml:space="preserve">ġudizzju fuq </w:t>
      </w:r>
      <w:commentRangeStart w:id="6"/>
      <w:r w:rsidR="00A46BE1" w:rsidRPr="0049767F">
        <w:rPr>
          <w:rFonts w:ascii="Arial" w:eastAsia="Arial" w:hAnsi="Arial" w:cs="MEPS Bookman WTS"/>
        </w:rPr>
        <w:t>sidru</w:t>
      </w:r>
      <w:commentRangeEnd w:id="6"/>
      <w:r w:rsidR="00A46BE1" w:rsidRPr="0049767F">
        <w:rPr>
          <w:rStyle w:val="CommentReference"/>
        </w:rPr>
        <w:commentReference w:id="6"/>
      </w:r>
      <w:r w:rsidR="0076388D" w:rsidRPr="0049767F">
        <w:rPr>
          <w:rFonts w:ascii="MEPS Bookman WTS" w:eastAsia="Arial" w:hAnsi="MEPS Bookman WTS" w:cs="MEPS Bookman WTS"/>
        </w:rPr>
        <w:t></w:t>
      </w:r>
      <w:r w:rsidRPr="0049767F">
        <w:rPr>
          <w:rFonts w:ascii="Arial" w:eastAsia="Arial" w:hAnsi="Arial" w:cs="MEPS Bookman WTS"/>
        </w:rPr>
        <w:t xml:space="preserve"> meta jidħol fil</w:t>
      </w:r>
      <w:r w:rsidR="007D2639" w:rsidRPr="0049767F">
        <w:rPr>
          <w:rFonts w:ascii="Arial" w:eastAsia="Arial" w:hAnsi="Arial" w:cs="MEPS Bookman WTS"/>
        </w:rPr>
        <w:t>-</w:t>
      </w:r>
      <w:r w:rsidRPr="0049767F">
        <w:rPr>
          <w:rFonts w:ascii="Arial" w:eastAsia="Arial" w:hAnsi="Arial" w:cs="MEPS Bookman WTS"/>
        </w:rPr>
        <w:t xml:space="preserve">Qaddis bħala tifkira dejjiema quddiem Ġeħova. </w:t>
      </w:r>
      <w:r w:rsidRPr="00274D35">
        <w:rPr>
          <w:rFonts w:ascii="Arial" w:eastAsia="Arial" w:hAnsi="Arial" w:cs="Arial"/>
          <w:b/>
        </w:rPr>
        <w:t>28:30</w:t>
      </w:r>
      <w:r w:rsidR="007D2639" w:rsidRPr="00274D35">
        <w:rPr>
          <w:rFonts w:ascii="Arial" w:eastAsia="Arial" w:hAnsi="Arial" w:cs="Arial"/>
          <w:b/>
        </w:rPr>
        <w:t xml:space="preserve"> </w:t>
      </w:r>
      <w:r w:rsidR="004137D3" w:rsidRPr="00274D35">
        <w:rPr>
          <w:rFonts w:ascii="Arial" w:eastAsia="Arial" w:hAnsi="Arial" w:cs="MEPS Bookman WTS"/>
        </w:rPr>
        <w:t>I</w:t>
      </w:r>
      <w:r w:rsidRPr="00274D35">
        <w:rPr>
          <w:rFonts w:ascii="Arial" w:eastAsia="Arial" w:hAnsi="Arial" w:cs="MEPS Bookman WTS"/>
        </w:rPr>
        <w:t xml:space="preserve">nt </w:t>
      </w:r>
      <w:r w:rsidR="0092096B" w:rsidRPr="00274D35">
        <w:rPr>
          <w:rFonts w:ascii="Arial" w:eastAsia="Arial" w:hAnsi="Arial" w:cs="MEPS Bookman WTS"/>
        </w:rPr>
        <w:t>t</w:t>
      </w:r>
      <w:r w:rsidRPr="00274D35">
        <w:rPr>
          <w:rFonts w:ascii="Arial" w:eastAsia="Arial" w:hAnsi="Arial" w:cs="MEPS Bookman WTS"/>
        </w:rPr>
        <w:t>qiegħed 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>Urim u t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>Tummim</w:t>
      </w:r>
      <w:r w:rsidR="005358D8" w:rsidRPr="00274D35">
        <w:rPr>
          <w:rFonts w:ascii="MEPS Bookman WTS" w:eastAsia="Arial" w:hAnsi="MEPS Bookman WTS" w:cs="MEPS Bookman WTS"/>
        </w:rPr>
        <w:t></w:t>
      </w:r>
      <w:r w:rsidRPr="00274D35">
        <w:rPr>
          <w:rFonts w:ascii="Arial" w:eastAsia="Arial" w:hAnsi="Arial" w:cs="MEPS Bookman WTS"/>
        </w:rPr>
        <w:t xml:space="preserve"> fil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>pettoral tal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 xml:space="preserve">ġudizzju, u jkunu fuq </w:t>
      </w:r>
      <w:commentRangeStart w:id="7"/>
      <w:r w:rsidR="00634BF1" w:rsidRPr="00274D35">
        <w:rPr>
          <w:rFonts w:ascii="Arial" w:eastAsia="Arial" w:hAnsi="Arial" w:cs="MEPS Bookman WTS"/>
        </w:rPr>
        <w:t>sider</w:t>
      </w:r>
      <w:commentRangeEnd w:id="7"/>
      <w:r w:rsidR="00634BF1" w:rsidRPr="00274D35">
        <w:rPr>
          <w:rStyle w:val="CommentReference"/>
        </w:rPr>
        <w:commentReference w:id="7"/>
      </w:r>
      <w:r w:rsidR="00140F13" w:rsidRPr="00274D35">
        <w:rPr>
          <w:rFonts w:ascii="MEPS Bookman WTS" w:eastAsia="Arial" w:hAnsi="MEPS Bookman WTS" w:cs="MEPS Bookman WTS"/>
        </w:rPr>
        <w:t></w:t>
      </w:r>
      <w:r w:rsidRPr="00274D35">
        <w:rPr>
          <w:rFonts w:ascii="Arial" w:eastAsia="Arial" w:hAnsi="Arial" w:cs="MEPS Bookman WTS"/>
        </w:rPr>
        <w:t xml:space="preserve"> Aron meta jidħol quddiem Ġeħova</w:t>
      </w:r>
      <w:r w:rsidR="0026295E" w:rsidRPr="00274D35">
        <w:rPr>
          <w:rFonts w:ascii="Arial" w:eastAsia="Arial" w:hAnsi="Arial" w:cs="MEPS Bookman WTS"/>
        </w:rPr>
        <w:t xml:space="preserve">. </w:t>
      </w:r>
      <w:r w:rsidRPr="00274D35">
        <w:rPr>
          <w:rFonts w:ascii="Arial" w:eastAsia="Arial" w:hAnsi="Arial" w:cs="MEPS Bookman WTS"/>
        </w:rPr>
        <w:t xml:space="preserve">Aron irid iġorr </w:t>
      </w:r>
      <w:r w:rsidR="004137D3" w:rsidRPr="00274D35">
        <w:rPr>
          <w:rFonts w:ascii="Arial" w:eastAsia="Arial" w:hAnsi="Arial" w:cs="MEPS Bookman WTS"/>
        </w:rPr>
        <w:t xml:space="preserve">dawn l-affarijiet </w:t>
      </w:r>
      <w:r w:rsidR="00D83FBE" w:rsidRPr="00274D35">
        <w:rPr>
          <w:rFonts w:ascii="Arial" w:eastAsia="Arial" w:hAnsi="Arial" w:cs="MEPS Bookman WTS"/>
        </w:rPr>
        <w:t>fuq sidru</w:t>
      </w:r>
      <w:r w:rsidR="00D83FBE" w:rsidRPr="00274D35">
        <w:rPr>
          <w:rFonts w:ascii="MEPS Bookman WTS" w:eastAsia="Arial" w:hAnsi="MEPS Bookman WTS" w:cs="MEPS Bookman WTS"/>
        </w:rPr>
        <w:t></w:t>
      </w:r>
      <w:r w:rsidR="00D83FBE" w:rsidRPr="00274D35">
        <w:rPr>
          <w:rFonts w:ascii="Arial" w:eastAsia="Arial" w:hAnsi="Arial" w:cs="MEPS Bookman WTS"/>
        </w:rPr>
        <w:t xml:space="preserve"> quddiem Ġeħova l-ħin kollu </w:t>
      </w:r>
      <w:r w:rsidR="0049767F" w:rsidRPr="00274D35">
        <w:rPr>
          <w:rFonts w:ascii="Arial" w:eastAsia="Arial" w:hAnsi="Arial" w:cs="MEPS Bookman WTS"/>
        </w:rPr>
        <w:t xml:space="preserve">biex jagħmel ġudizzji </w:t>
      </w:r>
      <w:r w:rsidRPr="00274D35">
        <w:rPr>
          <w:rFonts w:ascii="Arial" w:eastAsia="Arial" w:hAnsi="Arial" w:cs="MEPS Bookman WTS"/>
        </w:rPr>
        <w:t>għal</w:t>
      </w:r>
      <w:r w:rsidR="004137D3" w:rsidRPr="00274D35">
        <w:rPr>
          <w:rFonts w:ascii="Arial" w:eastAsia="Arial" w:hAnsi="Arial" w:cs="MEPS Bookman WTS"/>
        </w:rPr>
        <w:t>l-</w:t>
      </w:r>
      <w:r w:rsidR="005E33AF" w:rsidRPr="00274D35">
        <w:rPr>
          <w:rFonts w:ascii="Arial" w:eastAsia="Arial" w:hAnsi="Arial" w:cs="MEPS Bookman WTS"/>
        </w:rPr>
        <w:t>Iżrael</w:t>
      </w:r>
      <w:r w:rsidR="004137D3" w:rsidRPr="00274D35">
        <w:rPr>
          <w:rFonts w:ascii="Arial" w:eastAsia="Arial" w:hAnsi="Arial" w:cs="MEPS Bookman WTS"/>
        </w:rPr>
        <w:t>in</w:t>
      </w:r>
      <w:r w:rsidRPr="00274D35">
        <w:rPr>
          <w:rFonts w:ascii="Arial" w:eastAsia="Arial" w:hAnsi="Arial" w:cs="MEPS Bookman WTS"/>
        </w:rPr>
        <w:t>.</w:t>
      </w:r>
    </w:p>
    <w:p w14:paraId="25EB348A" w14:textId="77777777" w:rsidR="00F21163" w:rsidRPr="00274D35" w:rsidRDefault="00F21163" w:rsidP="00F21163">
      <w:pPr>
        <w:rPr>
          <w:rFonts w:ascii="Arial" w:eastAsia="Arial" w:hAnsi="Arial" w:cs="MEPS Bookman WTS"/>
        </w:rPr>
      </w:pPr>
      <w:r w:rsidRPr="00274D35">
        <w:rPr>
          <w:rFonts w:ascii="Arial" w:eastAsia="Arial" w:hAnsi="Arial" w:cs="Arial"/>
          <w:b/>
        </w:rPr>
        <w:t>28:31</w:t>
      </w:r>
      <w:r w:rsidR="007D2639" w:rsidRPr="00274D35">
        <w:rPr>
          <w:rFonts w:ascii="Arial" w:eastAsia="Arial" w:hAnsi="Arial" w:cs="Arial"/>
          <w:b/>
        </w:rPr>
        <w:t xml:space="preserve"> </w:t>
      </w:r>
      <w:r w:rsidRPr="00274D35">
        <w:rPr>
          <w:rFonts w:ascii="Arial" w:eastAsia="Arial" w:hAnsi="Arial" w:cs="MEPS Bookman WTS"/>
        </w:rPr>
        <w:t>“</w:t>
      </w:r>
      <w:r w:rsidR="0092096B" w:rsidRPr="00274D35">
        <w:rPr>
          <w:rFonts w:ascii="Arial" w:eastAsia="Arial" w:hAnsi="Arial" w:cs="MEPS Bookman WTS"/>
        </w:rPr>
        <w:t>I</w:t>
      </w:r>
      <w:r w:rsidRPr="00274D35">
        <w:rPr>
          <w:rFonts w:ascii="Arial" w:eastAsia="Arial" w:hAnsi="Arial" w:cs="MEPS Bookman WTS"/>
        </w:rPr>
        <w:t>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>libsa bla kmiem li tintlibes taħt 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>efod</w:t>
      </w:r>
      <w:r w:rsidR="009E5127">
        <w:rPr>
          <w:rStyle w:val="CommentReference"/>
        </w:rPr>
        <w:commentReference w:id="8"/>
      </w:r>
      <w:r w:rsidRPr="00274D35">
        <w:rPr>
          <w:rFonts w:ascii="Arial" w:eastAsia="Arial" w:hAnsi="Arial" w:cs="MEPS Bookman WTS"/>
        </w:rPr>
        <w:t xml:space="preserve"> </w:t>
      </w:r>
      <w:r w:rsidR="0092096B" w:rsidRPr="00274D35">
        <w:rPr>
          <w:rFonts w:ascii="Arial" w:eastAsia="Arial" w:hAnsi="Arial" w:cs="MEPS Bookman WTS"/>
        </w:rPr>
        <w:t xml:space="preserve">trid tagħmilha </w:t>
      </w:r>
      <w:r w:rsidRPr="00274D35">
        <w:rPr>
          <w:rFonts w:ascii="Arial" w:eastAsia="Arial" w:hAnsi="Arial" w:cs="MEPS Bookman WTS"/>
        </w:rPr>
        <w:t>kollha kemm hi tal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 xml:space="preserve">ħajt blu. </w:t>
      </w:r>
      <w:r w:rsidRPr="00274D35">
        <w:rPr>
          <w:rFonts w:ascii="Arial" w:eastAsia="Arial" w:hAnsi="Arial" w:cs="Arial"/>
          <w:b/>
        </w:rPr>
        <w:t>28:32</w:t>
      </w:r>
      <w:r w:rsidR="007D2639" w:rsidRPr="00274D35">
        <w:rPr>
          <w:rFonts w:ascii="Arial" w:eastAsia="Arial" w:hAnsi="Arial" w:cs="Arial"/>
          <w:b/>
        </w:rPr>
        <w:t xml:space="preserve"> </w:t>
      </w:r>
      <w:r w:rsidRPr="00274D35">
        <w:rPr>
          <w:rFonts w:ascii="Arial" w:eastAsia="Arial" w:hAnsi="Arial" w:cs="MEPS Bookman WTS"/>
        </w:rPr>
        <w:t xml:space="preserve">U </w:t>
      </w:r>
      <w:r w:rsidR="00604D16" w:rsidRPr="00274D35">
        <w:rPr>
          <w:rFonts w:ascii="Arial" w:eastAsia="Arial" w:hAnsi="Arial" w:cs="MEPS Bookman WTS"/>
        </w:rPr>
        <w:t>j</w:t>
      </w:r>
      <w:r w:rsidRPr="00274D35">
        <w:rPr>
          <w:rFonts w:ascii="Arial" w:eastAsia="Arial" w:hAnsi="Arial" w:cs="MEPS Bookman WTS"/>
        </w:rPr>
        <w:t>k</w:t>
      </w:r>
      <w:r w:rsidR="0092096B" w:rsidRPr="00274D35">
        <w:rPr>
          <w:rFonts w:ascii="Arial" w:eastAsia="Arial" w:hAnsi="Arial" w:cs="MEPS Bookman WTS"/>
        </w:rPr>
        <w:t xml:space="preserve">ollha fetħa </w:t>
      </w:r>
      <w:r w:rsidR="00CC0B37" w:rsidRPr="00274D35">
        <w:rPr>
          <w:rFonts w:ascii="Arial" w:eastAsia="Arial" w:hAnsi="Arial" w:cs="MEPS Bookman WTS"/>
        </w:rPr>
        <w:t xml:space="preserve">fejn tidħol ir-ras </w:t>
      </w:r>
      <w:r w:rsidRPr="00274D35">
        <w:rPr>
          <w:rFonts w:ascii="Arial" w:eastAsia="Arial" w:hAnsi="Arial" w:cs="MEPS Bookman WTS"/>
        </w:rPr>
        <w:t>fin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 xml:space="preserve">nofs tagħha. </w:t>
      </w:r>
      <w:r w:rsidR="00CC0B37" w:rsidRPr="00274D35">
        <w:rPr>
          <w:rFonts w:ascii="Arial" w:eastAsia="Arial" w:hAnsi="Arial" w:cs="MEPS Bookman WTS"/>
        </w:rPr>
        <w:t>Il-fetħa</w:t>
      </w:r>
      <w:r w:rsidRPr="00274D35">
        <w:rPr>
          <w:rFonts w:ascii="Arial" w:eastAsia="Arial" w:hAnsi="Arial" w:cs="MEPS Bookman WTS"/>
        </w:rPr>
        <w:t xml:space="preserve"> għandu jkollha bordura</w:t>
      </w:r>
      <w:r w:rsidR="00604D16" w:rsidRPr="00274D35">
        <w:rPr>
          <w:rFonts w:ascii="Arial" w:eastAsia="Arial" w:hAnsi="Arial" w:cs="MEPS Bookman WTS"/>
        </w:rPr>
        <w:t xml:space="preserve"> minsuġa mad-</w:t>
      </w:r>
      <w:r w:rsidRPr="00274D35">
        <w:rPr>
          <w:rFonts w:ascii="Arial" w:eastAsia="Arial" w:hAnsi="Arial" w:cs="MEPS Bookman WTS"/>
        </w:rPr>
        <w:t>dawra</w:t>
      </w:r>
      <w:r w:rsidR="00604D16" w:rsidRPr="00274D35">
        <w:rPr>
          <w:rFonts w:ascii="Arial" w:eastAsia="Arial" w:hAnsi="Arial" w:cs="MEPS Bookman WTS"/>
        </w:rPr>
        <w:t xml:space="preserve"> kollha </w:t>
      </w:r>
      <w:r w:rsidRPr="00274D35">
        <w:rPr>
          <w:rFonts w:ascii="Arial" w:eastAsia="Arial" w:hAnsi="Arial" w:cs="MEPS Bookman WTS"/>
        </w:rPr>
        <w:t>m</w:t>
      </w:r>
      <w:r w:rsidR="00604D16" w:rsidRPr="00274D35">
        <w:rPr>
          <w:rFonts w:ascii="Arial" w:eastAsia="Arial" w:hAnsi="Arial" w:cs="MEPS Bookman WTS"/>
        </w:rPr>
        <w:t xml:space="preserve">inn xi ħadd li </w:t>
      </w:r>
      <w:r w:rsidRPr="00274D35">
        <w:rPr>
          <w:rFonts w:ascii="Arial" w:eastAsia="Arial" w:hAnsi="Arial" w:cs="MEPS Bookman WTS"/>
        </w:rPr>
        <w:t xml:space="preserve">jinseġ </w:t>
      </w:r>
      <w:r w:rsidR="008E632C" w:rsidRPr="00274D35">
        <w:rPr>
          <w:rFonts w:ascii="Arial" w:eastAsia="Arial" w:hAnsi="Arial" w:cs="MEPS Bookman WTS"/>
        </w:rPr>
        <w:t>b</w:t>
      </w:r>
      <w:r w:rsidRPr="00274D35">
        <w:rPr>
          <w:rFonts w:ascii="Arial" w:eastAsia="Arial" w:hAnsi="Arial" w:cs="MEPS Bookman WTS"/>
        </w:rPr>
        <w:t>in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 xml:space="preserve">newl. </w:t>
      </w:r>
      <w:r w:rsidR="00CC0B37" w:rsidRPr="00274D35">
        <w:rPr>
          <w:rFonts w:ascii="Arial" w:eastAsia="Arial" w:hAnsi="Arial" w:cs="MEPS Bookman WTS"/>
        </w:rPr>
        <w:t>Għandha tkun b</w:t>
      </w:r>
      <w:r w:rsidRPr="00274D35">
        <w:rPr>
          <w:rFonts w:ascii="Arial" w:eastAsia="Arial" w:hAnsi="Arial" w:cs="MEPS Bookman WTS"/>
        </w:rPr>
        <w:t>ħall</w:t>
      </w:r>
      <w:r w:rsidR="007D2639" w:rsidRPr="00274D35">
        <w:rPr>
          <w:rFonts w:ascii="Arial" w:eastAsia="Arial" w:hAnsi="Arial" w:cs="MEPS Bookman WTS"/>
        </w:rPr>
        <w:t>-</w:t>
      </w:r>
      <w:r w:rsidR="00CC0B37" w:rsidRPr="00274D35">
        <w:rPr>
          <w:rFonts w:ascii="Arial" w:eastAsia="Arial" w:hAnsi="Arial" w:cs="MEPS Bookman WTS"/>
        </w:rPr>
        <w:t>fetħa</w:t>
      </w:r>
      <w:r w:rsidRPr="00274D35">
        <w:rPr>
          <w:rFonts w:ascii="Arial" w:eastAsia="Arial" w:hAnsi="Arial" w:cs="MEPS Bookman WTS"/>
        </w:rPr>
        <w:t xml:space="preserve"> taʼ kurazza sabiex ma titqattax. </w:t>
      </w:r>
      <w:r w:rsidRPr="00274D35">
        <w:rPr>
          <w:rFonts w:ascii="Arial" w:eastAsia="Arial" w:hAnsi="Arial" w:cs="Arial"/>
          <w:b/>
        </w:rPr>
        <w:t>28:33</w:t>
      </w:r>
      <w:r w:rsidR="007D2639" w:rsidRPr="00274D35">
        <w:rPr>
          <w:rFonts w:ascii="Arial" w:eastAsia="Arial" w:hAnsi="Arial" w:cs="Arial"/>
          <w:b/>
        </w:rPr>
        <w:t xml:space="preserve"> </w:t>
      </w:r>
      <w:r w:rsidR="00604D16" w:rsidRPr="00274D35">
        <w:rPr>
          <w:rFonts w:ascii="Arial" w:eastAsia="Arial" w:hAnsi="Arial" w:cs="MEPS Bookman WTS"/>
        </w:rPr>
        <w:t>A</w:t>
      </w:r>
      <w:r w:rsidRPr="00274D35">
        <w:rPr>
          <w:rFonts w:ascii="Arial" w:eastAsia="Arial" w:hAnsi="Arial" w:cs="MEPS Bookman WTS"/>
        </w:rPr>
        <w:t>għm</w:t>
      </w:r>
      <w:r w:rsidR="00604D16" w:rsidRPr="00274D35">
        <w:rPr>
          <w:rFonts w:ascii="Arial" w:eastAsia="Arial" w:hAnsi="Arial" w:cs="MEPS Bookman WTS"/>
        </w:rPr>
        <w:t>el</w:t>
      </w:r>
      <w:r w:rsidRPr="00274D35">
        <w:rPr>
          <w:rFonts w:ascii="Arial" w:eastAsia="Arial" w:hAnsi="Arial" w:cs="MEPS Bookman WTS"/>
        </w:rPr>
        <w:t xml:space="preserve"> rummien tal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 xml:space="preserve">ħajt blu, suf vjola, u </w:t>
      </w:r>
      <w:r w:rsidR="00685646">
        <w:rPr>
          <w:rFonts w:ascii="Arial" w:eastAsia="Arial" w:hAnsi="Arial" w:cs="MEPS Bookman WTS"/>
        </w:rPr>
        <w:t>ħajt</w:t>
      </w:r>
      <w:r w:rsidR="00604D16" w:rsidRPr="00274D35">
        <w:rPr>
          <w:rFonts w:ascii="Arial" w:eastAsia="Arial" w:hAnsi="Arial" w:cs="MEPS Bookman WTS"/>
        </w:rPr>
        <w:t xml:space="preserve"> aħmar jgħajjat</w:t>
      </w:r>
      <w:r w:rsidRPr="00274D35">
        <w:rPr>
          <w:rFonts w:ascii="Arial" w:eastAsia="Arial" w:hAnsi="Arial" w:cs="MEPS Bookman WTS"/>
        </w:rPr>
        <w:t xml:space="preserve"> ma</w:t>
      </w:r>
      <w:r w:rsidR="00604D16" w:rsidRPr="00274D35">
        <w:rPr>
          <w:rFonts w:ascii="Arial" w:eastAsia="Arial" w:hAnsi="Arial" w:cs="MEPS Bookman WTS"/>
        </w:rPr>
        <w:t>dwar i</w:t>
      </w:r>
      <w:r w:rsidRPr="00274D35">
        <w:rPr>
          <w:rFonts w:ascii="Arial" w:eastAsia="Arial" w:hAnsi="Arial" w:cs="MEPS Bookman WTS"/>
        </w:rPr>
        <w:t>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 xml:space="preserve">keffa </w:t>
      </w:r>
      <w:r w:rsidR="00604D16" w:rsidRPr="00274D35">
        <w:rPr>
          <w:rFonts w:ascii="Arial" w:eastAsia="Arial" w:hAnsi="Arial" w:cs="MEPS Bookman WTS"/>
        </w:rPr>
        <w:t>kollha</w:t>
      </w:r>
      <w:r w:rsidRPr="00274D35">
        <w:rPr>
          <w:rFonts w:ascii="Arial" w:eastAsia="Arial" w:hAnsi="Arial" w:cs="MEPS Bookman WTS"/>
        </w:rPr>
        <w:t xml:space="preserve">, u </w:t>
      </w:r>
      <w:r w:rsidR="00604D16" w:rsidRPr="00274D35">
        <w:rPr>
          <w:rFonts w:ascii="Arial" w:eastAsia="Arial" w:hAnsi="Arial" w:cs="MEPS Bookman WTS"/>
        </w:rPr>
        <w:t xml:space="preserve">bejniethom agħmel </w:t>
      </w:r>
      <w:r w:rsidR="008E632C" w:rsidRPr="00274D35">
        <w:rPr>
          <w:rFonts w:ascii="Arial" w:eastAsia="Arial" w:hAnsi="Arial" w:cs="MEPS Bookman WTS"/>
        </w:rPr>
        <w:t xml:space="preserve">qniepen </w:t>
      </w:r>
      <w:r w:rsidR="00D53B35" w:rsidRPr="00274D35">
        <w:rPr>
          <w:rFonts w:ascii="Arial" w:eastAsia="Arial" w:hAnsi="Arial" w:cs="MEPS Bookman WTS"/>
        </w:rPr>
        <w:t>żgħar</w:t>
      </w:r>
      <w:r w:rsidRPr="00274D35">
        <w:rPr>
          <w:rFonts w:ascii="Arial" w:eastAsia="Arial" w:hAnsi="Arial" w:cs="MEPS Bookman WTS"/>
        </w:rPr>
        <w:t xml:space="preserve"> tad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>deheb</w:t>
      </w:r>
      <w:r w:rsidR="00604D16" w:rsidRPr="00274D35">
        <w:rPr>
          <w:rFonts w:ascii="Arial" w:eastAsia="Arial" w:hAnsi="Arial" w:cs="MEPS Bookman WTS"/>
        </w:rPr>
        <w:t>.</w:t>
      </w:r>
      <w:r w:rsidRPr="00274D35">
        <w:rPr>
          <w:rFonts w:ascii="Arial" w:eastAsia="Arial" w:hAnsi="Arial" w:cs="MEPS Bookman WTS"/>
        </w:rPr>
        <w:t xml:space="preserve"> </w:t>
      </w:r>
      <w:r w:rsidRPr="00274D35">
        <w:rPr>
          <w:rFonts w:ascii="Arial" w:eastAsia="Arial" w:hAnsi="Arial" w:cs="Arial"/>
          <w:b/>
        </w:rPr>
        <w:t>28:34</w:t>
      </w:r>
      <w:r w:rsidR="007D2639" w:rsidRPr="00274D35">
        <w:rPr>
          <w:rFonts w:ascii="Arial" w:eastAsia="Arial" w:hAnsi="Arial" w:cs="Arial"/>
          <w:b/>
        </w:rPr>
        <w:t xml:space="preserve"> </w:t>
      </w:r>
      <w:r w:rsidR="00F943DE" w:rsidRPr="00274D35">
        <w:rPr>
          <w:rFonts w:ascii="Arial" w:eastAsia="Arial" w:hAnsi="Arial" w:cs="Arial"/>
        </w:rPr>
        <w:t xml:space="preserve">Għandek tagħmel </w:t>
      </w:r>
      <w:r w:rsidR="00D53B35" w:rsidRPr="00274D35">
        <w:rPr>
          <w:rFonts w:ascii="Arial" w:eastAsia="Arial" w:hAnsi="Arial" w:cs="MEPS Bookman WTS"/>
        </w:rPr>
        <w:t>qanpiena żgħira</w:t>
      </w:r>
      <w:r w:rsidRPr="00274D35">
        <w:rPr>
          <w:rFonts w:ascii="Arial" w:eastAsia="Arial" w:hAnsi="Arial" w:cs="MEPS Bookman WTS"/>
        </w:rPr>
        <w:t xml:space="preserve"> tad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 xml:space="preserve">deheb u rummiena, </w:t>
      </w:r>
      <w:r w:rsidR="00D53B35" w:rsidRPr="00274D35">
        <w:rPr>
          <w:rFonts w:ascii="Arial" w:eastAsia="Arial" w:hAnsi="Arial" w:cs="MEPS Bookman WTS"/>
        </w:rPr>
        <w:t xml:space="preserve">qanpiena żgħira </w:t>
      </w:r>
      <w:r w:rsidRPr="00274D35">
        <w:rPr>
          <w:rFonts w:ascii="Arial" w:eastAsia="Arial" w:hAnsi="Arial" w:cs="MEPS Bookman WTS"/>
        </w:rPr>
        <w:t>tad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>deheb u rummiena ma</w:t>
      </w:r>
      <w:r w:rsidR="00F943DE" w:rsidRPr="00274D35">
        <w:rPr>
          <w:rFonts w:ascii="Arial" w:eastAsia="Arial" w:hAnsi="Arial" w:cs="MEPS Bookman WTS"/>
        </w:rPr>
        <w:t>dwar i</w:t>
      </w:r>
      <w:r w:rsidRPr="00274D35">
        <w:rPr>
          <w:rFonts w:ascii="Arial" w:eastAsia="Arial" w:hAnsi="Arial" w:cs="MEPS Bookman WTS"/>
        </w:rPr>
        <w:t>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 xml:space="preserve">keffa </w:t>
      </w:r>
      <w:r w:rsidR="00F943DE" w:rsidRPr="00274D35">
        <w:rPr>
          <w:rFonts w:ascii="Arial" w:eastAsia="Arial" w:hAnsi="Arial" w:cs="MEPS Bookman WTS"/>
        </w:rPr>
        <w:t xml:space="preserve">kollha </w:t>
      </w:r>
      <w:r w:rsidRPr="00274D35">
        <w:rPr>
          <w:rFonts w:ascii="Arial" w:eastAsia="Arial" w:hAnsi="Arial" w:cs="MEPS Bookman WTS"/>
        </w:rPr>
        <w:t>tal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 xml:space="preserve">libsa bla kmiem. </w:t>
      </w:r>
      <w:r w:rsidRPr="00274D35">
        <w:rPr>
          <w:rFonts w:ascii="Arial" w:eastAsia="Arial" w:hAnsi="Arial" w:cs="Arial"/>
          <w:b/>
        </w:rPr>
        <w:t>28:35</w:t>
      </w:r>
      <w:r w:rsidR="007D2639" w:rsidRPr="00274D35">
        <w:rPr>
          <w:rFonts w:ascii="Arial" w:eastAsia="Arial" w:hAnsi="Arial" w:cs="Arial"/>
          <w:b/>
        </w:rPr>
        <w:t xml:space="preserve"> </w:t>
      </w:r>
      <w:r w:rsidRPr="00274D35">
        <w:rPr>
          <w:rFonts w:ascii="Arial" w:eastAsia="Arial" w:hAnsi="Arial" w:cs="MEPS Bookman WTS"/>
        </w:rPr>
        <w:t xml:space="preserve">U </w:t>
      </w:r>
      <w:r w:rsidR="00F943DE" w:rsidRPr="00274D35">
        <w:rPr>
          <w:rFonts w:ascii="Arial" w:eastAsia="Arial" w:hAnsi="Arial" w:cs="MEPS Bookman WTS"/>
        </w:rPr>
        <w:t xml:space="preserve">għandu </w:t>
      </w:r>
      <w:r w:rsidRPr="00274D35">
        <w:rPr>
          <w:rFonts w:ascii="Arial" w:eastAsia="Arial" w:hAnsi="Arial" w:cs="MEPS Bookman WTS"/>
        </w:rPr>
        <w:t>jilbisha Aron sabiex jaqdi</w:t>
      </w:r>
      <w:r w:rsidR="00F943DE" w:rsidRPr="00274D35">
        <w:rPr>
          <w:rFonts w:ascii="Arial" w:eastAsia="Arial" w:hAnsi="Arial" w:cs="MEPS Bookman WTS"/>
        </w:rPr>
        <w:t xml:space="preserve"> bħala qassis</w:t>
      </w:r>
      <w:r w:rsidRPr="00274D35">
        <w:rPr>
          <w:rFonts w:ascii="Arial" w:eastAsia="Arial" w:hAnsi="Arial" w:cs="MEPS Bookman WTS"/>
        </w:rPr>
        <w:t>, u 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 xml:space="preserve">ħoss li </w:t>
      </w:r>
      <w:r w:rsidR="00F943DE" w:rsidRPr="00274D35">
        <w:rPr>
          <w:rFonts w:ascii="Arial" w:eastAsia="Arial" w:hAnsi="Arial" w:cs="MEPS Bookman WTS"/>
        </w:rPr>
        <w:t xml:space="preserve">tagħmel </w:t>
      </w:r>
      <w:r w:rsidRPr="00274D35">
        <w:rPr>
          <w:rFonts w:ascii="Arial" w:eastAsia="Arial" w:hAnsi="Arial" w:cs="MEPS Bookman WTS"/>
        </w:rPr>
        <w:t>irid jinstemaʼ meta jidħol fis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>santwarju quddiem Ġeħova u meta joħroġ, għax inkella jmut.</w:t>
      </w:r>
    </w:p>
    <w:p w14:paraId="4B4B5485" w14:textId="77777777" w:rsidR="00F21163" w:rsidRPr="00274D35" w:rsidRDefault="00F21163" w:rsidP="00F21163">
      <w:pPr>
        <w:rPr>
          <w:rFonts w:ascii="Arial" w:eastAsia="Arial" w:hAnsi="Arial" w:cs="MEPS Bookman WTS"/>
        </w:rPr>
      </w:pPr>
      <w:r w:rsidRPr="00274D35">
        <w:rPr>
          <w:rFonts w:ascii="Arial" w:eastAsia="Arial" w:hAnsi="Arial" w:cs="Arial"/>
          <w:b/>
        </w:rPr>
        <w:t>28:36</w:t>
      </w:r>
      <w:r w:rsidR="007D2639" w:rsidRPr="00274D35">
        <w:rPr>
          <w:rFonts w:ascii="Arial" w:eastAsia="Arial" w:hAnsi="Arial" w:cs="Arial"/>
          <w:b/>
        </w:rPr>
        <w:t xml:space="preserve"> </w:t>
      </w:r>
      <w:r w:rsidRPr="00274D35">
        <w:rPr>
          <w:rFonts w:ascii="Arial" w:eastAsia="Arial" w:hAnsi="Arial" w:cs="MEPS Bookman WTS"/>
        </w:rPr>
        <w:t>“</w:t>
      </w:r>
      <w:r w:rsidR="00BA5A7E" w:rsidRPr="00274D35">
        <w:rPr>
          <w:rFonts w:ascii="Arial" w:eastAsia="Arial" w:hAnsi="Arial" w:cs="MEPS Bookman WTS"/>
        </w:rPr>
        <w:t>A</w:t>
      </w:r>
      <w:r w:rsidRPr="00274D35">
        <w:rPr>
          <w:rFonts w:ascii="Arial" w:eastAsia="Arial" w:hAnsi="Arial" w:cs="MEPS Bookman WTS"/>
        </w:rPr>
        <w:t>għmel strixxa tleqq tad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 xml:space="preserve">deheb pur u </w:t>
      </w:r>
      <w:r w:rsidR="00D53B35" w:rsidRPr="00274D35">
        <w:rPr>
          <w:rFonts w:ascii="Arial" w:eastAsia="Arial" w:hAnsi="Arial" w:cs="MEPS Bookman WTS"/>
        </w:rPr>
        <w:t>naqqax</w:t>
      </w:r>
      <w:r w:rsidRPr="00274D35">
        <w:rPr>
          <w:rFonts w:ascii="Arial" w:eastAsia="Arial" w:hAnsi="Arial" w:cs="MEPS Bookman WTS"/>
        </w:rPr>
        <w:t xml:space="preserve"> fuqha bħalma </w:t>
      </w:r>
      <w:r w:rsidR="00EF360E" w:rsidRPr="00274D35">
        <w:rPr>
          <w:rFonts w:ascii="Arial" w:eastAsia="Arial" w:hAnsi="Arial" w:cs="MEPS Bookman WTS"/>
        </w:rPr>
        <w:t xml:space="preserve">wieħed </w:t>
      </w:r>
      <w:r w:rsidR="00BA5A7E" w:rsidRPr="00274D35">
        <w:rPr>
          <w:rFonts w:ascii="Arial" w:eastAsia="Arial" w:hAnsi="Arial" w:cs="MEPS Bookman WTS"/>
        </w:rPr>
        <w:t>i</w:t>
      </w:r>
      <w:r w:rsidR="00EF360E" w:rsidRPr="00274D35">
        <w:rPr>
          <w:rFonts w:ascii="Arial" w:eastAsia="Arial" w:hAnsi="Arial" w:cs="MEPS Bookman WTS"/>
        </w:rPr>
        <w:t>n</w:t>
      </w:r>
      <w:r w:rsidR="00BA5A7E" w:rsidRPr="00274D35">
        <w:rPr>
          <w:rFonts w:ascii="Arial" w:eastAsia="Arial" w:hAnsi="Arial" w:cs="MEPS Bookman WTS"/>
        </w:rPr>
        <w:t>a</w:t>
      </w:r>
      <w:r w:rsidR="00EF360E" w:rsidRPr="00274D35">
        <w:rPr>
          <w:rFonts w:ascii="Arial" w:eastAsia="Arial" w:hAnsi="Arial" w:cs="MEPS Bookman WTS"/>
        </w:rPr>
        <w:t>q</w:t>
      </w:r>
      <w:r w:rsidR="00BA5A7E" w:rsidRPr="00274D35">
        <w:rPr>
          <w:rFonts w:ascii="Arial" w:eastAsia="Arial" w:hAnsi="Arial" w:cs="MEPS Bookman WTS"/>
        </w:rPr>
        <w:t>qa</w:t>
      </w:r>
      <w:r w:rsidR="00EF360E" w:rsidRPr="00274D35">
        <w:rPr>
          <w:rFonts w:ascii="Arial" w:eastAsia="Arial" w:hAnsi="Arial" w:cs="MEPS Bookman WTS"/>
        </w:rPr>
        <w:t xml:space="preserve">x fuq </w:t>
      </w:r>
      <w:r w:rsidRPr="00274D35">
        <w:rPr>
          <w:rFonts w:ascii="Arial" w:eastAsia="Arial" w:hAnsi="Arial" w:cs="MEPS Bookman WTS"/>
        </w:rPr>
        <w:t>siġill</w:t>
      </w:r>
      <w:r w:rsidR="00EF360E" w:rsidRPr="00274D35">
        <w:rPr>
          <w:rFonts w:ascii="Arial" w:eastAsia="Arial" w:hAnsi="Arial" w:cs="MEPS Bookman WTS"/>
        </w:rPr>
        <w:t>:</w:t>
      </w:r>
      <w:r w:rsidRPr="00274D35">
        <w:rPr>
          <w:rFonts w:ascii="Arial" w:eastAsia="Arial" w:hAnsi="Arial" w:cs="MEPS Bookman WTS"/>
        </w:rPr>
        <w:t xml:space="preserve"> ‘Il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 xml:space="preserve">qdusija hi taʼ Ġeħova.’ </w:t>
      </w:r>
      <w:r w:rsidRPr="00274D35">
        <w:rPr>
          <w:rFonts w:ascii="Arial" w:eastAsia="Arial" w:hAnsi="Arial" w:cs="Arial"/>
          <w:b/>
        </w:rPr>
        <w:t>28:37</w:t>
      </w:r>
      <w:r w:rsidR="007D2639" w:rsidRPr="00274D35">
        <w:rPr>
          <w:rFonts w:ascii="Arial" w:eastAsia="Arial" w:hAnsi="Arial" w:cs="Arial"/>
          <w:b/>
        </w:rPr>
        <w:t xml:space="preserve"> </w:t>
      </w:r>
      <w:r w:rsidR="00011F16" w:rsidRPr="00274D35">
        <w:rPr>
          <w:rFonts w:ascii="Arial" w:eastAsia="Arial" w:hAnsi="Arial" w:cs="MEPS Bookman WTS"/>
        </w:rPr>
        <w:t xml:space="preserve">Orbotha mat-turban </w:t>
      </w:r>
      <w:r w:rsidRPr="00274D35">
        <w:rPr>
          <w:rFonts w:ascii="Arial" w:eastAsia="Arial" w:hAnsi="Arial" w:cs="MEPS Bookman WTS"/>
        </w:rPr>
        <w:t>b’lazz blu</w:t>
      </w:r>
      <w:r w:rsidR="00011F16" w:rsidRPr="00274D35">
        <w:rPr>
          <w:rFonts w:ascii="Arial" w:eastAsia="Arial" w:hAnsi="Arial" w:cs="MEPS Bookman WTS"/>
        </w:rPr>
        <w:t>. Din għandha tibqa</w:t>
      </w:r>
      <w:r w:rsidR="00583B7B" w:rsidRPr="00274D35">
        <w:rPr>
          <w:rFonts w:ascii="Arial" w:eastAsia="Arial" w:hAnsi="Arial" w:cs="MEPS Bookman WTS"/>
        </w:rPr>
        <w:t>ʼ</w:t>
      </w:r>
      <w:r w:rsidR="00011F16" w:rsidRPr="00274D35">
        <w:rPr>
          <w:rFonts w:ascii="Arial" w:eastAsia="Arial" w:hAnsi="Arial" w:cs="MEPS Bookman WTS"/>
        </w:rPr>
        <w:t xml:space="preserve"> f</w:t>
      </w:r>
      <w:r w:rsidRPr="00274D35">
        <w:rPr>
          <w:rFonts w:ascii="Arial" w:eastAsia="Arial" w:hAnsi="Arial" w:cs="MEPS Bookman WTS"/>
        </w:rPr>
        <w:t xml:space="preserve">uq </w:t>
      </w:r>
      <w:r w:rsidR="00BA5A7E" w:rsidRPr="00274D35">
        <w:rPr>
          <w:rFonts w:ascii="Arial" w:eastAsia="Arial" w:hAnsi="Arial" w:cs="MEPS Bookman WTS"/>
        </w:rPr>
        <w:t xml:space="preserve">in-naħa taʼ </w:t>
      </w:r>
      <w:r w:rsidRPr="00274D35">
        <w:rPr>
          <w:rFonts w:ascii="Arial" w:eastAsia="Arial" w:hAnsi="Arial" w:cs="MEPS Bookman WTS"/>
        </w:rPr>
        <w:t>quddiem tat</w:t>
      </w:r>
      <w:r w:rsidR="007D2639" w:rsidRPr="00274D35">
        <w:rPr>
          <w:rFonts w:ascii="Arial" w:eastAsia="Arial" w:hAnsi="Arial" w:cs="MEPS Bookman WTS"/>
        </w:rPr>
        <w:t>-</w:t>
      </w:r>
      <w:r w:rsidR="00B177BA" w:rsidRPr="00274D35">
        <w:rPr>
          <w:rFonts w:ascii="Arial" w:eastAsia="Arial" w:hAnsi="Arial" w:cs="MEPS Bookman WTS"/>
        </w:rPr>
        <w:t>turban</w:t>
      </w:r>
      <w:r w:rsidRPr="00274D35">
        <w:rPr>
          <w:rFonts w:ascii="Arial" w:eastAsia="Arial" w:hAnsi="Arial" w:cs="MEPS Bookman WTS"/>
        </w:rPr>
        <w:t xml:space="preserve">. </w:t>
      </w:r>
      <w:r w:rsidRPr="00274D35">
        <w:rPr>
          <w:rFonts w:ascii="Arial" w:eastAsia="Arial" w:hAnsi="Arial" w:cs="Arial"/>
          <w:b/>
        </w:rPr>
        <w:t>28:38</w:t>
      </w:r>
      <w:r w:rsidR="007D2639" w:rsidRPr="00274D35">
        <w:rPr>
          <w:rFonts w:ascii="Arial" w:eastAsia="Arial" w:hAnsi="Arial" w:cs="Arial"/>
          <w:b/>
        </w:rPr>
        <w:t xml:space="preserve"> </w:t>
      </w:r>
      <w:r w:rsidR="00583B7B" w:rsidRPr="00274D35">
        <w:rPr>
          <w:rFonts w:ascii="Arial" w:eastAsia="Arial" w:hAnsi="Arial" w:cs="MEPS Bookman WTS"/>
        </w:rPr>
        <w:t>Din</w:t>
      </w:r>
      <w:r w:rsidRPr="00274D35">
        <w:rPr>
          <w:rFonts w:ascii="Arial" w:eastAsia="Arial" w:hAnsi="Arial" w:cs="MEPS Bookman WTS"/>
        </w:rPr>
        <w:t xml:space="preserve"> tkun fuq </w:t>
      </w:r>
      <w:r w:rsidR="00583B7B" w:rsidRPr="00274D35">
        <w:rPr>
          <w:rFonts w:ascii="Arial" w:eastAsia="Arial" w:hAnsi="Arial" w:cs="MEPS Bookman WTS"/>
        </w:rPr>
        <w:t xml:space="preserve">moħħ </w:t>
      </w:r>
      <w:r w:rsidRPr="00274D35">
        <w:rPr>
          <w:rFonts w:ascii="Arial" w:eastAsia="Arial" w:hAnsi="Arial" w:cs="MEPS Bookman WTS"/>
        </w:rPr>
        <w:t>Aron, u Aron irid i</w:t>
      </w:r>
      <w:r w:rsidR="00A47434" w:rsidRPr="00274D35">
        <w:rPr>
          <w:rFonts w:ascii="Arial" w:eastAsia="Arial" w:hAnsi="Arial" w:cs="MEPS Bookman WTS"/>
        </w:rPr>
        <w:t xml:space="preserve">ġorr </w:t>
      </w:r>
      <w:r w:rsidR="00BA5A7E" w:rsidRPr="00274D35">
        <w:rPr>
          <w:rFonts w:ascii="Arial" w:eastAsia="Arial" w:hAnsi="Arial" w:cs="MEPS Bookman WTS"/>
        </w:rPr>
        <w:t>ir-</w:t>
      </w:r>
      <w:r w:rsidR="00A47434" w:rsidRPr="00274D35">
        <w:rPr>
          <w:rFonts w:ascii="Arial" w:eastAsia="Arial" w:hAnsi="Arial" w:cs="MEPS Bookman WTS"/>
        </w:rPr>
        <w:t xml:space="preserve">responsabbiltà meta xi ħadd </w:t>
      </w:r>
      <w:r w:rsidR="000208EF" w:rsidRPr="00274D35">
        <w:rPr>
          <w:rFonts w:ascii="Arial" w:eastAsia="Arial" w:hAnsi="Arial" w:cs="MEPS Bookman WTS"/>
        </w:rPr>
        <w:t xml:space="preserve">jiżbalja </w:t>
      </w:r>
      <w:r w:rsidRPr="00274D35">
        <w:rPr>
          <w:rFonts w:ascii="Arial" w:eastAsia="Arial" w:hAnsi="Arial" w:cs="MEPS Bookman WTS"/>
        </w:rPr>
        <w:t>kontra l</w:t>
      </w:r>
      <w:r w:rsidR="007D2639" w:rsidRPr="00274D35">
        <w:rPr>
          <w:rFonts w:ascii="Arial" w:eastAsia="Arial" w:hAnsi="Arial" w:cs="MEPS Bookman WTS"/>
        </w:rPr>
        <w:t>-</w:t>
      </w:r>
      <w:r w:rsidR="000208EF" w:rsidRPr="00274D35">
        <w:rPr>
          <w:rFonts w:ascii="Arial" w:eastAsia="Arial" w:hAnsi="Arial" w:cs="MEPS Bookman WTS"/>
        </w:rPr>
        <w:t>affarijiet qaddisin</w:t>
      </w:r>
      <w:r w:rsidRPr="00274D35">
        <w:rPr>
          <w:rFonts w:ascii="Arial" w:eastAsia="Arial" w:hAnsi="Arial" w:cs="MEPS Bookman WTS"/>
        </w:rPr>
        <w:t xml:space="preserve">, </w:t>
      </w:r>
      <w:r w:rsidR="00BA5A7E" w:rsidRPr="00274D35">
        <w:rPr>
          <w:rFonts w:ascii="Arial" w:eastAsia="Arial" w:hAnsi="Arial" w:cs="MEPS Bookman WTS"/>
        </w:rPr>
        <w:t>li l-</w:t>
      </w:r>
      <w:r w:rsidR="005E33AF" w:rsidRPr="00274D35">
        <w:rPr>
          <w:rFonts w:ascii="Arial" w:eastAsia="Arial" w:hAnsi="Arial" w:cs="MEPS Bookman WTS"/>
        </w:rPr>
        <w:t>Iżrael</w:t>
      </w:r>
      <w:r w:rsidR="00BA5A7E" w:rsidRPr="00274D35">
        <w:rPr>
          <w:rFonts w:ascii="Arial" w:eastAsia="Arial" w:hAnsi="Arial" w:cs="MEPS Bookman WTS"/>
        </w:rPr>
        <w:t>in</w:t>
      </w:r>
      <w:r w:rsidRPr="00274D35">
        <w:rPr>
          <w:rFonts w:ascii="Arial" w:eastAsia="Arial" w:hAnsi="Arial" w:cs="MEPS Bookman WTS"/>
        </w:rPr>
        <w:t xml:space="preserve"> </w:t>
      </w:r>
      <w:r w:rsidR="00BA5A7E" w:rsidRPr="00274D35">
        <w:rPr>
          <w:rFonts w:ascii="Arial" w:eastAsia="Arial" w:hAnsi="Arial" w:cs="MEPS Bookman WTS"/>
        </w:rPr>
        <w:t>i</w:t>
      </w:r>
      <w:r w:rsidRPr="00274D35">
        <w:rPr>
          <w:rFonts w:ascii="Arial" w:eastAsia="Arial" w:hAnsi="Arial" w:cs="MEPS Bookman WTS"/>
        </w:rPr>
        <w:t>qaddsu</w:t>
      </w:r>
      <w:r w:rsidR="00BA5A7E" w:rsidRPr="00274D35">
        <w:rPr>
          <w:rFonts w:ascii="Arial" w:eastAsia="Arial" w:hAnsi="Arial" w:cs="MEPS Bookman WTS"/>
        </w:rPr>
        <w:t xml:space="preserve"> meta joffruhom bħala rigali qaddisin. </w:t>
      </w:r>
      <w:r w:rsidR="006C0E27" w:rsidRPr="00274D35">
        <w:rPr>
          <w:rFonts w:ascii="Arial" w:eastAsia="Arial" w:hAnsi="Arial" w:cs="MEPS Bookman WTS"/>
        </w:rPr>
        <w:t>T</w:t>
      </w:r>
      <w:r w:rsidRPr="00274D35">
        <w:rPr>
          <w:rFonts w:ascii="Arial" w:eastAsia="Arial" w:hAnsi="Arial" w:cs="MEPS Bookman WTS"/>
        </w:rPr>
        <w:t xml:space="preserve">rid </w:t>
      </w:r>
      <w:r w:rsidR="006C0E27" w:rsidRPr="00274D35">
        <w:rPr>
          <w:rFonts w:ascii="Arial" w:eastAsia="Arial" w:hAnsi="Arial" w:cs="MEPS Bookman WTS"/>
        </w:rPr>
        <w:t xml:space="preserve">tkun dejjem fuq moħħu, sabiex jiksbu </w:t>
      </w:r>
      <w:r w:rsidRPr="00274D35">
        <w:rPr>
          <w:rFonts w:ascii="Arial" w:eastAsia="Arial" w:hAnsi="Arial" w:cs="MEPS Bookman WTS"/>
        </w:rPr>
        <w:t>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>approvazzjoni quddiem Ġeħova.</w:t>
      </w:r>
    </w:p>
    <w:p w14:paraId="23F6499C" w14:textId="77777777" w:rsidR="00F21163" w:rsidRPr="00274D35" w:rsidRDefault="00F21163" w:rsidP="00F21163">
      <w:pPr>
        <w:rPr>
          <w:rFonts w:ascii="Arial" w:eastAsia="Arial" w:hAnsi="Arial" w:cs="MEPS Bookman WTS"/>
        </w:rPr>
      </w:pPr>
      <w:r w:rsidRPr="00274D35">
        <w:rPr>
          <w:rFonts w:ascii="Arial" w:eastAsia="Arial" w:hAnsi="Arial" w:cs="Arial"/>
          <w:b/>
        </w:rPr>
        <w:t>28:39</w:t>
      </w:r>
      <w:r w:rsidR="007D2639" w:rsidRPr="00274D35">
        <w:rPr>
          <w:rFonts w:ascii="Arial" w:eastAsia="Arial" w:hAnsi="Arial" w:cs="Arial"/>
          <w:b/>
        </w:rPr>
        <w:t xml:space="preserve"> </w:t>
      </w:r>
      <w:r w:rsidRPr="00274D35">
        <w:rPr>
          <w:rFonts w:ascii="Arial" w:eastAsia="Arial" w:hAnsi="Arial" w:cs="MEPS Bookman WTS"/>
        </w:rPr>
        <w:t>“</w:t>
      </w:r>
      <w:r w:rsidR="00443548" w:rsidRPr="00274D35">
        <w:rPr>
          <w:rFonts w:ascii="Arial" w:eastAsia="Arial" w:hAnsi="Arial" w:cs="MEPS Bookman WTS"/>
        </w:rPr>
        <w:t>I</w:t>
      </w:r>
      <w:r w:rsidRPr="00274D35">
        <w:rPr>
          <w:rFonts w:ascii="Arial" w:eastAsia="Arial" w:hAnsi="Arial" w:cs="MEPS Bookman WTS"/>
        </w:rPr>
        <w:t>nseġ il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 xml:space="preserve">libsa twila </w:t>
      </w:r>
      <w:r w:rsidR="00443548" w:rsidRPr="00274D35">
        <w:rPr>
          <w:rFonts w:ascii="Arial" w:eastAsia="Arial" w:hAnsi="Arial" w:cs="MEPS Bookman WTS"/>
        </w:rPr>
        <w:t xml:space="preserve">ċċangjata </w:t>
      </w:r>
      <w:r w:rsidR="00984ECF" w:rsidRPr="00274D35">
        <w:rPr>
          <w:rFonts w:ascii="Arial" w:eastAsia="Arial" w:hAnsi="Arial" w:cs="MEPS Bookman WTS"/>
        </w:rPr>
        <w:t>tal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>għażel fin</w:t>
      </w:r>
      <w:r w:rsidR="00443548" w:rsidRPr="00274D35">
        <w:rPr>
          <w:rFonts w:ascii="Arial" w:eastAsia="Arial" w:hAnsi="Arial" w:cs="MEPS Bookman WTS"/>
        </w:rPr>
        <w:t>,</w:t>
      </w:r>
      <w:r w:rsidR="00B177BA" w:rsidRPr="00274D35">
        <w:rPr>
          <w:rFonts w:ascii="Arial" w:eastAsia="Arial" w:hAnsi="Arial" w:cs="MEPS Bookman WTS"/>
        </w:rPr>
        <w:t xml:space="preserve"> agħmel turban</w:t>
      </w:r>
      <w:r w:rsidRPr="00274D35">
        <w:rPr>
          <w:rFonts w:ascii="Arial" w:eastAsia="Arial" w:hAnsi="Arial" w:cs="MEPS Bookman WTS"/>
        </w:rPr>
        <w:t xml:space="preserve"> </w:t>
      </w:r>
      <w:r w:rsidR="00984ECF" w:rsidRPr="00274D35">
        <w:rPr>
          <w:rFonts w:ascii="Arial" w:eastAsia="Arial" w:hAnsi="Arial" w:cs="MEPS Bookman WTS"/>
        </w:rPr>
        <w:t>tal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>għażel fin, u agħmel terħa</w:t>
      </w:r>
      <w:r w:rsidR="00443548" w:rsidRPr="00274D35">
        <w:rPr>
          <w:rFonts w:ascii="Arial" w:eastAsia="Arial" w:hAnsi="Arial" w:cs="MEPS Bookman WTS"/>
        </w:rPr>
        <w:t xml:space="preserve"> minsuġa</w:t>
      </w:r>
      <w:r w:rsidRPr="00274D35">
        <w:rPr>
          <w:rFonts w:ascii="Arial" w:eastAsia="Arial" w:hAnsi="Arial" w:cs="MEPS Bookman WTS"/>
        </w:rPr>
        <w:t>.</w:t>
      </w:r>
    </w:p>
    <w:p w14:paraId="3A72B09A" w14:textId="1F19AA92" w:rsidR="00E65951" w:rsidRPr="00E65951" w:rsidRDefault="00F21163" w:rsidP="00B50726">
      <w:pPr>
        <w:rPr>
          <w:rFonts w:ascii="Arial" w:eastAsia="Arial" w:hAnsi="Arial" w:cs="Arial"/>
          <w:lang w:bidi="ar-SA"/>
        </w:rPr>
      </w:pPr>
      <w:r w:rsidRPr="00274D35">
        <w:rPr>
          <w:rFonts w:ascii="Arial" w:eastAsia="Arial" w:hAnsi="Arial" w:cs="Arial"/>
          <w:b/>
        </w:rPr>
        <w:t>28:40</w:t>
      </w:r>
      <w:r w:rsidR="007D2639" w:rsidRPr="00274D35">
        <w:rPr>
          <w:rFonts w:ascii="Arial" w:eastAsia="Arial" w:hAnsi="Arial" w:cs="Arial"/>
          <w:b/>
        </w:rPr>
        <w:t xml:space="preserve"> </w:t>
      </w:r>
      <w:r w:rsidRPr="00274D35">
        <w:rPr>
          <w:rFonts w:ascii="Arial" w:eastAsia="Arial" w:hAnsi="Arial" w:cs="MEPS Bookman WTS"/>
        </w:rPr>
        <w:t>“</w:t>
      </w:r>
      <w:commentRangeStart w:id="9"/>
      <w:r w:rsidR="00A860B4" w:rsidRPr="00274D35">
        <w:rPr>
          <w:rFonts w:ascii="Arial" w:eastAsia="Arial" w:hAnsi="Arial" w:cs="MEPS Bookman WTS"/>
        </w:rPr>
        <w:t>Tagħmel</w:t>
      </w:r>
      <w:commentRangeEnd w:id="9"/>
      <w:r w:rsidR="001310EF">
        <w:rPr>
          <w:rStyle w:val="CommentReference"/>
        </w:rPr>
        <w:commentReference w:id="9"/>
      </w:r>
      <w:r w:rsidR="00A860B4" w:rsidRPr="00274D35">
        <w:rPr>
          <w:rFonts w:ascii="Arial" w:eastAsia="Arial" w:hAnsi="Arial" w:cs="MEPS Bookman WTS"/>
        </w:rPr>
        <w:t xml:space="preserve"> ukoll ilbiesi twal, </w:t>
      </w:r>
      <w:r w:rsidR="00A860B4" w:rsidRPr="00E65951">
        <w:rPr>
          <w:rFonts w:ascii="Arial" w:eastAsia="Arial" w:hAnsi="Arial" w:cs="MEPS Bookman WTS"/>
        </w:rPr>
        <w:t>trieħi, u tr</w:t>
      </w:r>
      <w:r w:rsidR="00DD553A" w:rsidRPr="00B50726">
        <w:rPr>
          <w:rFonts w:ascii="Arial" w:eastAsia="Arial" w:hAnsi="Arial" w:cs="MEPS Bookman WTS"/>
        </w:rPr>
        <w:t>a</w:t>
      </w:r>
      <w:r w:rsidR="00A860B4" w:rsidRPr="00B50726">
        <w:rPr>
          <w:rFonts w:ascii="Arial" w:eastAsia="Arial" w:hAnsi="Arial" w:cs="MEPS Bookman WTS"/>
        </w:rPr>
        <w:t>ban</w:t>
      </w:r>
      <w:r w:rsidR="00274D35" w:rsidRPr="00B50726">
        <w:rPr>
          <w:rFonts w:ascii="MEPS Bookman WTS" w:eastAsia="Arial" w:hAnsi="MEPS Bookman WTS" w:cs="MEPS Bookman WTS"/>
        </w:rPr>
        <w:t></w:t>
      </w:r>
      <w:r w:rsidR="00A860B4" w:rsidRPr="00B50726">
        <w:rPr>
          <w:rFonts w:ascii="Arial" w:eastAsia="Arial" w:hAnsi="Arial" w:cs="MEPS Bookman WTS"/>
        </w:rPr>
        <w:t xml:space="preserve"> </w:t>
      </w:r>
      <w:r w:rsidRPr="00B50726">
        <w:rPr>
          <w:rFonts w:ascii="Arial" w:eastAsia="Arial" w:hAnsi="Arial" w:cs="MEPS Bookman WTS"/>
        </w:rPr>
        <w:t>għa</w:t>
      </w:r>
      <w:r w:rsidR="005811D7">
        <w:rPr>
          <w:rFonts w:ascii="Arial" w:eastAsia="Arial" w:hAnsi="Arial" w:cs="MEPS Bookman WTS"/>
        </w:rPr>
        <w:t>t-</w:t>
      </w:r>
      <w:r w:rsidR="005811D7">
        <w:rPr>
          <w:rFonts w:ascii="Arial" w:eastAsia="SimSun" w:hAnsi="Arial" w:cs="Arial"/>
          <w:lang w:eastAsia="en-GB" w:bidi="ar-SA"/>
        </w:rPr>
        <w:t>tfal t’</w:t>
      </w:r>
      <w:r w:rsidRPr="00274D35">
        <w:rPr>
          <w:rFonts w:ascii="Arial" w:eastAsia="Arial" w:hAnsi="Arial" w:cs="MEPS Bookman WTS"/>
        </w:rPr>
        <w:t>Aron</w:t>
      </w:r>
      <w:r w:rsidR="00A860B4" w:rsidRPr="00274D35">
        <w:rPr>
          <w:rFonts w:ascii="Arial" w:eastAsia="Arial" w:hAnsi="Arial" w:cs="MEPS Bookman WTS"/>
        </w:rPr>
        <w:t>,</w:t>
      </w:r>
      <w:r w:rsidRPr="00274D35">
        <w:rPr>
          <w:rFonts w:ascii="Arial" w:eastAsia="Arial" w:hAnsi="Arial" w:cs="MEPS Bookman WTS"/>
        </w:rPr>
        <w:t xml:space="preserve"> għall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>glorja u l</w:t>
      </w:r>
      <w:r w:rsidR="007D2639" w:rsidRPr="00274D35">
        <w:rPr>
          <w:rFonts w:ascii="Arial" w:eastAsia="Arial" w:hAnsi="Arial" w:cs="MEPS Bookman WTS"/>
        </w:rPr>
        <w:t>-</w:t>
      </w:r>
      <w:r w:rsidRPr="00274D35">
        <w:rPr>
          <w:rFonts w:ascii="Arial" w:eastAsia="Arial" w:hAnsi="Arial" w:cs="MEPS Bookman WTS"/>
        </w:rPr>
        <w:t xml:space="preserve">ġmiel. </w:t>
      </w:r>
      <w:r w:rsidRPr="00274D35">
        <w:rPr>
          <w:rFonts w:ascii="Arial" w:eastAsia="Arial" w:hAnsi="Arial" w:cs="Arial"/>
          <w:b/>
        </w:rPr>
        <w:t>28:41</w:t>
      </w:r>
      <w:r w:rsidR="007D2639" w:rsidRPr="00274D35">
        <w:rPr>
          <w:rFonts w:ascii="Arial" w:eastAsia="Arial" w:hAnsi="Arial" w:cs="Arial"/>
          <w:b/>
        </w:rPr>
        <w:t xml:space="preserve"> </w:t>
      </w:r>
      <w:r w:rsidR="006D4E32" w:rsidRPr="00274D35">
        <w:rPr>
          <w:rFonts w:eastAsia="Arial"/>
        </w:rPr>
        <w:t>L</w:t>
      </w:r>
      <w:r w:rsidR="00DD553A" w:rsidRPr="00274D35">
        <w:rPr>
          <w:rFonts w:eastAsia="Arial"/>
        </w:rPr>
        <w:t>ibbes</w:t>
      </w:r>
      <w:r w:rsidR="00DD553A" w:rsidRPr="00274D35">
        <w:rPr>
          <w:rFonts w:ascii="Arial" w:eastAsia="Arial" w:hAnsi="Arial" w:cs="MEPS Bookman WTS"/>
        </w:rPr>
        <w:t xml:space="preserve"> </w:t>
      </w:r>
      <w:r w:rsidRPr="00274D35">
        <w:rPr>
          <w:rFonts w:ascii="Arial" w:eastAsia="Arial" w:hAnsi="Arial" w:cs="MEPS Bookman WTS"/>
        </w:rPr>
        <w:t>lil ħuk Aron u li</w:t>
      </w:r>
      <w:r w:rsidR="005811D7">
        <w:rPr>
          <w:rFonts w:ascii="Arial" w:eastAsia="Arial" w:hAnsi="Arial" w:cs="MEPS Bookman WTS"/>
        </w:rPr>
        <w:t xml:space="preserve">t-tfal tiegħu </w:t>
      </w:r>
      <w:r w:rsidRPr="00274D35">
        <w:rPr>
          <w:rFonts w:ascii="Arial" w:eastAsia="Arial" w:hAnsi="Arial" w:cs="MEPS Bookman WTS"/>
        </w:rPr>
        <w:t>miegħu, u idlikhom u aħt</w:t>
      </w:r>
      <w:r w:rsidR="006D4E32" w:rsidRPr="00274D35">
        <w:rPr>
          <w:rFonts w:ascii="Arial" w:eastAsia="Arial" w:hAnsi="Arial" w:cs="MEPS Bookman WTS"/>
        </w:rPr>
        <w:t>arhom</w:t>
      </w:r>
      <w:commentRangeStart w:id="10"/>
      <w:r w:rsidR="00400D2C" w:rsidRPr="00274D35">
        <w:rPr>
          <w:rFonts w:ascii="MEPS Bookman WTS" w:eastAsia="Arial" w:hAnsi="MEPS Bookman WTS" w:cs="MEPS Bookman WTS"/>
        </w:rPr>
        <w:t></w:t>
      </w:r>
      <w:commentRangeEnd w:id="10"/>
      <w:r w:rsidR="00E77288">
        <w:rPr>
          <w:rStyle w:val="CommentReference"/>
        </w:rPr>
        <w:commentReference w:id="10"/>
      </w:r>
      <w:r w:rsidR="006D4E32" w:rsidRPr="00274D35">
        <w:rPr>
          <w:rFonts w:ascii="Arial" w:eastAsia="Arial" w:hAnsi="Arial" w:cs="MEPS Bookman WTS"/>
        </w:rPr>
        <w:t xml:space="preserve"> u ddedikahom </w:t>
      </w:r>
      <w:commentRangeStart w:id="11"/>
      <w:r w:rsidR="006D4E32" w:rsidRPr="00274D35">
        <w:rPr>
          <w:rFonts w:ascii="Arial" w:eastAsia="Arial" w:hAnsi="Arial" w:cs="MEPS Bookman WTS"/>
        </w:rPr>
        <w:t>lili</w:t>
      </w:r>
      <w:commentRangeEnd w:id="11"/>
      <w:r w:rsidR="006D4E32" w:rsidRPr="00274D35">
        <w:rPr>
          <w:rStyle w:val="CommentReference"/>
        </w:rPr>
        <w:commentReference w:id="11"/>
      </w:r>
      <w:r w:rsidRPr="00274D35">
        <w:rPr>
          <w:rFonts w:ascii="Arial" w:eastAsia="Arial" w:hAnsi="Arial" w:cs="MEPS Bookman WTS"/>
        </w:rPr>
        <w:t>,</w:t>
      </w:r>
      <w:r w:rsidR="0090790B" w:rsidRPr="00274D35">
        <w:rPr>
          <w:rFonts w:ascii="MEPS Bookman WTS" w:eastAsia="Arial" w:hAnsi="MEPS Bookman WTS" w:cs="MEPS Bookman WTS"/>
        </w:rPr>
        <w:t></w:t>
      </w:r>
      <w:r w:rsidRPr="00274D35">
        <w:rPr>
          <w:rFonts w:ascii="Arial" w:eastAsia="Arial" w:hAnsi="Arial" w:cs="MEPS Bookman WTS"/>
        </w:rPr>
        <w:t xml:space="preserve"> u </w:t>
      </w:r>
      <w:r w:rsidR="006D4E32" w:rsidRPr="00274D35">
        <w:rPr>
          <w:rFonts w:ascii="Arial" w:eastAsia="Arial" w:hAnsi="Arial" w:cs="MEPS Bookman WTS"/>
        </w:rPr>
        <w:t>huma</w:t>
      </w:r>
      <w:r w:rsidRPr="00274D35">
        <w:rPr>
          <w:rFonts w:ascii="Arial" w:eastAsia="Arial" w:hAnsi="Arial" w:cs="MEPS Bookman WTS"/>
        </w:rPr>
        <w:t xml:space="preserve"> jaqdu bħala qassisin għalija. </w:t>
      </w:r>
      <w:r w:rsidRPr="00274D35">
        <w:rPr>
          <w:rFonts w:ascii="Arial" w:eastAsia="Arial" w:hAnsi="Arial" w:cs="Arial"/>
          <w:b/>
        </w:rPr>
        <w:t>28:42</w:t>
      </w:r>
      <w:r w:rsidR="007D2639" w:rsidRPr="00274D35">
        <w:rPr>
          <w:rFonts w:ascii="Arial" w:eastAsia="Arial" w:hAnsi="Arial" w:cs="Arial"/>
          <w:b/>
        </w:rPr>
        <w:t xml:space="preserve"> </w:t>
      </w:r>
      <w:r w:rsidR="00105932" w:rsidRPr="00B50726">
        <w:rPr>
          <w:rFonts w:ascii="Arial" w:eastAsia="Arial" w:hAnsi="Arial" w:cs="MEPS Bookman WTS"/>
        </w:rPr>
        <w:t>A</w:t>
      </w:r>
      <w:r w:rsidRPr="00B50726">
        <w:rPr>
          <w:rFonts w:ascii="Arial" w:eastAsia="Arial" w:hAnsi="Arial" w:cs="MEPS Bookman WTS"/>
        </w:rPr>
        <w:t xml:space="preserve">għmlilhom </w:t>
      </w:r>
      <w:r w:rsidR="00C25427" w:rsidRPr="00B50726">
        <w:rPr>
          <w:rFonts w:ascii="Arial" w:eastAsia="Arial" w:hAnsi="Arial" w:cs="MEPS Bookman WTS"/>
        </w:rPr>
        <w:t>u</w:t>
      </w:r>
      <w:r w:rsidR="00105932" w:rsidRPr="00B50726">
        <w:rPr>
          <w:rFonts w:ascii="Arial" w:eastAsia="Arial" w:hAnsi="Arial" w:cs="MEPS Bookman WTS"/>
        </w:rPr>
        <w:t xml:space="preserve">koll </w:t>
      </w:r>
      <w:r w:rsidRPr="00B50726">
        <w:rPr>
          <w:rFonts w:ascii="Arial" w:eastAsia="Arial" w:hAnsi="Arial" w:cs="MEPS Bookman WTS"/>
        </w:rPr>
        <w:t xml:space="preserve">qliezet </w:t>
      </w:r>
      <w:r w:rsidR="00105932" w:rsidRPr="00B50726">
        <w:rPr>
          <w:rFonts w:ascii="Arial" w:eastAsia="Arial" w:hAnsi="Arial" w:cs="MEPS Bookman WTS"/>
        </w:rPr>
        <w:t>qosra</w:t>
      </w:r>
      <w:r w:rsidR="001D5622" w:rsidRPr="00B50726">
        <w:rPr>
          <w:rFonts w:ascii="MEPS Bookman WTS" w:eastAsia="Arial" w:hAnsi="MEPS Bookman WTS" w:cs="MEPS Bookman WTS"/>
        </w:rPr>
        <w:t></w:t>
      </w:r>
      <w:r w:rsidRPr="00B50726">
        <w:rPr>
          <w:rFonts w:ascii="Arial" w:eastAsia="Arial" w:hAnsi="Arial" w:cs="MEPS Bookman WTS"/>
        </w:rPr>
        <w:t xml:space="preserve"> </w:t>
      </w:r>
      <w:r w:rsidR="00984ECF" w:rsidRPr="00B50726">
        <w:rPr>
          <w:rFonts w:ascii="Arial" w:eastAsia="Arial" w:hAnsi="Arial" w:cs="MEPS Bookman WTS"/>
        </w:rPr>
        <w:t>tal</w:t>
      </w:r>
      <w:r w:rsidR="007D2639" w:rsidRPr="00B50726">
        <w:rPr>
          <w:rFonts w:ascii="Arial" w:eastAsia="Arial" w:hAnsi="Arial" w:cs="MEPS Bookman WTS"/>
        </w:rPr>
        <w:t>-</w:t>
      </w:r>
      <w:r w:rsidRPr="00B50726">
        <w:rPr>
          <w:rFonts w:ascii="Arial" w:eastAsia="Arial" w:hAnsi="Arial" w:cs="MEPS Bookman WTS"/>
        </w:rPr>
        <w:t>għażel biex jgħattu l</w:t>
      </w:r>
      <w:r w:rsidR="007D2639" w:rsidRPr="00B50726">
        <w:rPr>
          <w:rFonts w:ascii="Arial" w:eastAsia="Arial" w:hAnsi="Arial" w:cs="MEPS Bookman WTS"/>
        </w:rPr>
        <w:t>-</w:t>
      </w:r>
      <w:r w:rsidR="008C5001" w:rsidRPr="00B50726">
        <w:rPr>
          <w:rFonts w:ascii="Arial" w:eastAsia="Arial" w:hAnsi="Arial" w:cs="MEPS Bookman WTS"/>
        </w:rPr>
        <w:t>partijiet privati tagħhom</w:t>
      </w:r>
      <w:r w:rsidRPr="00B50726">
        <w:rPr>
          <w:rFonts w:ascii="Arial" w:eastAsia="Arial" w:hAnsi="Arial" w:cs="MEPS Bookman WTS"/>
        </w:rPr>
        <w:t xml:space="preserve">. Għandhom ikunu minn ġenbejhom sa koxxtejhom. </w:t>
      </w:r>
      <w:r w:rsidRPr="00E65951">
        <w:rPr>
          <w:rFonts w:ascii="Arial" w:eastAsia="Arial" w:hAnsi="Arial" w:cs="Arial"/>
          <w:b/>
        </w:rPr>
        <w:t>28:43</w:t>
      </w:r>
      <w:r w:rsidR="007D2639" w:rsidRPr="00E65951">
        <w:rPr>
          <w:rFonts w:ascii="Arial" w:eastAsia="Arial" w:hAnsi="Arial" w:cs="Arial"/>
          <w:b/>
        </w:rPr>
        <w:t xml:space="preserve"> </w:t>
      </w:r>
      <w:r w:rsidRPr="00E65951">
        <w:rPr>
          <w:rFonts w:ascii="Arial" w:eastAsia="Arial" w:hAnsi="Arial" w:cs="MEPS Bookman WTS"/>
        </w:rPr>
        <w:t xml:space="preserve">Aron u </w:t>
      </w:r>
      <w:r w:rsidR="004A4D31">
        <w:rPr>
          <w:rFonts w:ascii="Arial" w:eastAsia="Arial" w:hAnsi="Arial" w:cs="MEPS Bookman WTS"/>
        </w:rPr>
        <w:t>t</w:t>
      </w:r>
      <w:r w:rsidR="004A4D31">
        <w:rPr>
          <w:rFonts w:ascii="Arial" w:eastAsia="Arial" w:hAnsi="Arial" w:cs="MEPS Bookman WTS"/>
        </w:rPr>
        <w:t>-t</w:t>
      </w:r>
      <w:r w:rsidR="004A4D31">
        <w:rPr>
          <w:rFonts w:ascii="Arial" w:eastAsia="Arial" w:hAnsi="Arial" w:cs="MEPS Bookman WTS"/>
        </w:rPr>
        <w:t xml:space="preserve">fal tiegħu </w:t>
      </w:r>
      <w:r w:rsidRPr="00E65951">
        <w:rPr>
          <w:rFonts w:ascii="Arial" w:eastAsia="Arial" w:hAnsi="Arial" w:cs="MEPS Bookman WTS"/>
        </w:rPr>
        <w:t>jridu jilbsuhom meta jidħlu fit</w:t>
      </w:r>
      <w:r w:rsidR="007D2639" w:rsidRPr="00E65951">
        <w:rPr>
          <w:rFonts w:ascii="Arial" w:eastAsia="Arial" w:hAnsi="Arial" w:cs="MEPS Bookman WTS"/>
        </w:rPr>
        <w:t>-</w:t>
      </w:r>
      <w:r w:rsidRPr="00E65951">
        <w:rPr>
          <w:rFonts w:ascii="Arial" w:eastAsia="Arial" w:hAnsi="Arial" w:cs="MEPS Bookman WTS"/>
        </w:rPr>
        <w:t>tinda tal</w:t>
      </w:r>
      <w:r w:rsidR="007D2639" w:rsidRPr="00E65951">
        <w:rPr>
          <w:rFonts w:ascii="Arial" w:eastAsia="Arial" w:hAnsi="Arial" w:cs="MEPS Bookman WTS"/>
        </w:rPr>
        <w:t>-</w:t>
      </w:r>
      <w:r w:rsidRPr="00E65951">
        <w:rPr>
          <w:rFonts w:ascii="Arial" w:eastAsia="Arial" w:hAnsi="Arial" w:cs="MEPS Bookman WTS"/>
        </w:rPr>
        <w:t>laqgħa jew meta j</w:t>
      </w:r>
      <w:r w:rsidR="00C25427" w:rsidRPr="00E65951">
        <w:rPr>
          <w:rFonts w:ascii="Arial" w:eastAsia="Arial" w:hAnsi="Arial" w:cs="MEPS Bookman WTS"/>
        </w:rPr>
        <w:t>ersqu lejn</w:t>
      </w:r>
      <w:r w:rsidRPr="00E65951">
        <w:rPr>
          <w:rFonts w:ascii="Arial" w:eastAsia="Arial" w:hAnsi="Arial" w:cs="MEPS Bookman WTS"/>
        </w:rPr>
        <w:t xml:space="preserve"> l</w:t>
      </w:r>
      <w:r w:rsidR="007D2639" w:rsidRPr="00E65951">
        <w:rPr>
          <w:rFonts w:ascii="Arial" w:eastAsia="Arial" w:hAnsi="Arial" w:cs="MEPS Bookman WTS"/>
        </w:rPr>
        <w:t>-</w:t>
      </w:r>
      <w:r w:rsidRPr="00E65951">
        <w:rPr>
          <w:rFonts w:ascii="Arial" w:eastAsia="Arial" w:hAnsi="Arial" w:cs="MEPS Bookman WTS"/>
        </w:rPr>
        <w:t>artal biex jaqdu fil</w:t>
      </w:r>
      <w:r w:rsidR="007D2639" w:rsidRPr="00E65951">
        <w:rPr>
          <w:rFonts w:ascii="Arial" w:eastAsia="Arial" w:hAnsi="Arial" w:cs="MEPS Bookman WTS"/>
        </w:rPr>
        <w:t>-</w:t>
      </w:r>
      <w:r w:rsidRPr="00E65951">
        <w:rPr>
          <w:rFonts w:ascii="Arial" w:eastAsia="Arial" w:hAnsi="Arial" w:cs="MEPS Bookman WTS"/>
        </w:rPr>
        <w:t>post qaddis, sabiex ma j</w:t>
      </w:r>
      <w:r w:rsidR="00C25427" w:rsidRPr="00E65951">
        <w:rPr>
          <w:rFonts w:ascii="Arial" w:eastAsia="Arial" w:hAnsi="Arial" w:cs="MEPS Bookman WTS"/>
        </w:rPr>
        <w:t>ġibux ħtija fuqhom</w:t>
      </w:r>
      <w:r w:rsidRPr="00E65951">
        <w:rPr>
          <w:rFonts w:ascii="Arial" w:eastAsia="Arial" w:hAnsi="Arial" w:cs="MEPS Bookman WTS"/>
        </w:rPr>
        <w:t xml:space="preserve"> u jmutu. D</w:t>
      </w:r>
      <w:r w:rsidR="00C25427" w:rsidRPr="00E65951">
        <w:rPr>
          <w:rFonts w:ascii="Arial" w:eastAsia="Arial" w:hAnsi="Arial" w:cs="MEPS Bookman WTS"/>
        </w:rPr>
        <w:t>i</w:t>
      </w:r>
      <w:r w:rsidRPr="00E65951">
        <w:rPr>
          <w:rFonts w:ascii="Arial" w:eastAsia="Arial" w:hAnsi="Arial" w:cs="MEPS Bookman WTS"/>
        </w:rPr>
        <w:t>n h</w:t>
      </w:r>
      <w:r w:rsidR="00C25427" w:rsidRPr="00E65951">
        <w:rPr>
          <w:rFonts w:ascii="Arial" w:eastAsia="Arial" w:hAnsi="Arial" w:cs="MEPS Bookman WTS"/>
        </w:rPr>
        <w:t xml:space="preserve">i liġi għal dejjem </w:t>
      </w:r>
      <w:r w:rsidRPr="00E65951">
        <w:rPr>
          <w:rFonts w:ascii="Arial" w:eastAsia="Arial" w:hAnsi="Arial" w:cs="MEPS Bookman WTS"/>
        </w:rPr>
        <w:t>għalih u għa</w:t>
      </w:r>
      <w:r w:rsidR="004A4D31">
        <w:rPr>
          <w:rFonts w:ascii="Arial" w:eastAsia="Arial" w:hAnsi="Arial" w:cs="MEPS Bookman WTS"/>
        </w:rPr>
        <w:t>t-</w:t>
      </w:r>
      <w:r w:rsidR="004A4D31">
        <w:rPr>
          <w:rFonts w:ascii="Arial" w:eastAsia="Arial" w:hAnsi="Arial" w:cs="MEPS Bookman WTS"/>
        </w:rPr>
        <w:t>tfal tiegħu</w:t>
      </w:r>
      <w:r w:rsidRPr="00E65951">
        <w:rPr>
          <w:rFonts w:ascii="Arial" w:eastAsia="Arial" w:hAnsi="Arial" w:cs="MEPS Bookman WTS"/>
        </w:rPr>
        <w:t xml:space="preserve"> </w:t>
      </w:r>
      <w:bookmarkStart w:id="12" w:name="_GoBack"/>
      <w:bookmarkEnd w:id="12"/>
      <w:r w:rsidRPr="00E65951">
        <w:rPr>
          <w:rFonts w:ascii="Arial" w:eastAsia="Arial" w:hAnsi="Arial" w:cs="MEPS Bookman WTS"/>
        </w:rPr>
        <w:t>warajh.</w:t>
      </w:r>
    </w:p>
    <w:p w14:paraId="5CEDCFFF" w14:textId="77777777" w:rsidR="00762BCB" w:rsidRPr="00E65951" w:rsidRDefault="00762BCB" w:rsidP="00BD52AA"/>
    <w:sectPr w:rsidR="00762BCB" w:rsidRPr="00E65951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11T16:39:00Z" w:initials="r">
    <w:p w14:paraId="0CAFF8D0" w14:textId="77777777" w:rsidR="004037B8" w:rsidRDefault="004037B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28:1 - Itamar</w:t>
        </w:r>
      </w:hyperlink>
    </w:p>
  </w:comment>
  <w:comment w:id="1" w:author="nwt Team Comments" w:date="2019-12-09T09:44:00Z" w:initials="t">
    <w:p w14:paraId="55E8F337" w14:textId="77777777" w:rsidR="000E3A30" w:rsidRDefault="000E3A3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28:3 - iddedikat lili</w:t>
        </w:r>
      </w:hyperlink>
    </w:p>
  </w:comment>
  <w:comment w:id="2" w:author="nwt Outside Readers Comments" w:date="2020-03-27T14:56:00Z" w:initials="r">
    <w:p w14:paraId="64C772E6" w14:textId="77777777" w:rsidR="00932F30" w:rsidRDefault="00932F3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28:5 - ħajt aħmar jgħajjat</w:t>
        </w:r>
      </w:hyperlink>
    </w:p>
  </w:comment>
  <w:comment w:id="3" w:author="nwt Outside Readers Comments" w:date="2020-04-01T08:40:00Z" w:initials="r">
    <w:p w14:paraId="528FCD4D" w14:textId="77777777" w:rsidR="00BB5052" w:rsidRDefault="00BB505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28:11 - Imbagħad trid tagħmel deheb mad-dawra tagħhom biex iżommhom</w:t>
        </w:r>
      </w:hyperlink>
    </w:p>
  </w:comment>
  <w:comment w:id="4" w:author="nwt Team Comments" w:date="2019-12-09T10:48:00Z" w:initials="t">
    <w:p w14:paraId="71C3E474" w14:textId="77777777" w:rsidR="00BC6A85" w:rsidRDefault="00BC6A8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28:13 - dwawar</w:t>
        </w:r>
      </w:hyperlink>
    </w:p>
  </w:comment>
  <w:comment w:id="5" w:author="nwt Outside Readers Comments" w:date="2020-04-01T08:41:00Z" w:initials="r">
    <w:p w14:paraId="03201C0C" w14:textId="77777777" w:rsidR="00551F59" w:rsidRDefault="00551F5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Eżo. 28:20 - deheb mad-dawra tagħhom biex iżommhom</w:t>
        </w:r>
      </w:hyperlink>
    </w:p>
  </w:comment>
  <w:comment w:id="6" w:author="nwt Team Comments" w:date="2019-12-10T08:49:00Z" w:initials="t">
    <w:p w14:paraId="01E0AD0A" w14:textId="77777777" w:rsidR="00A46BE1" w:rsidRDefault="00A46BE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Eżo. 28:29 - sidru</w:t>
        </w:r>
      </w:hyperlink>
    </w:p>
  </w:comment>
  <w:comment w:id="7" w:author="nwt Team Comments" w:date="2019-12-10T08:54:00Z" w:initials="t">
    <w:p w14:paraId="235B0059" w14:textId="77777777" w:rsidR="00634BF1" w:rsidRDefault="00634BF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Eżo. 28:30 - sider</w:t>
        </w:r>
      </w:hyperlink>
    </w:p>
  </w:comment>
  <w:comment w:id="8" w:author="nwt Outside Readers Comments" w:date="2020-03-18T09:18:00Z" w:initials="r">
    <w:p w14:paraId="75292B25" w14:textId="77777777" w:rsidR="009E5127" w:rsidRDefault="009E512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Eżo. 28:31 - ,</w:t>
        </w:r>
      </w:hyperlink>
    </w:p>
  </w:comment>
  <w:comment w:id="9" w:author="nwt Outside Readers Comments" w:date="2020-04-01T08:41:00Z" w:initials="r">
    <w:p w14:paraId="47691451" w14:textId="77777777" w:rsidR="001310EF" w:rsidRDefault="001310E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Eżo. 28:40 - Tagħmel</w:t>
        </w:r>
      </w:hyperlink>
    </w:p>
  </w:comment>
  <w:comment w:id="10" w:author="nwt Outside Readers Comments" w:date="2020-03-18T09:20:00Z" w:initials="r">
    <w:p w14:paraId="253D343B" w14:textId="77777777" w:rsidR="00E77288" w:rsidRDefault="00E7728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Eżo. 28:41 - (</w:t>
        </w:r>
        <w:r>
          <w:rPr>
            <w:rStyle w:val="Hyperlink"/>
            <w:sz w:val="24"/>
            <w:szCs w:val="24"/>
          </w:rPr>
          <w:t>Footnote)</w:t>
        </w:r>
      </w:hyperlink>
    </w:p>
  </w:comment>
  <w:comment w:id="11" w:author="nwt Team Comments" w:date="2019-12-10T11:09:00Z" w:initials="t">
    <w:p w14:paraId="380975E1" w14:textId="77777777" w:rsidR="006D4E32" w:rsidRDefault="006D4E3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Eżo. 28:41 - lili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CAFF8D0" w15:done="0"/>
  <w15:commentEx w15:paraId="55E8F337" w15:done="0"/>
  <w15:commentEx w15:paraId="64C772E6" w15:done="0"/>
  <w15:commentEx w15:paraId="528FCD4D" w15:done="0"/>
  <w15:commentEx w15:paraId="71C3E474" w15:done="0"/>
  <w15:commentEx w15:paraId="03201C0C" w15:done="0"/>
  <w15:commentEx w15:paraId="01E0AD0A" w15:done="0"/>
  <w15:commentEx w15:paraId="235B0059" w15:done="0"/>
  <w15:commentEx w15:paraId="75292B25" w15:done="0"/>
  <w15:commentEx w15:paraId="47691451" w15:done="0"/>
  <w15:commentEx w15:paraId="253D343B" w15:done="0"/>
  <w15:commentEx w15:paraId="380975E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CAFF8D0" w16cid:durableId="2385E2FF"/>
  <w16cid:commentId w16cid:paraId="55E8F337" w16cid:durableId="2385E300"/>
  <w16cid:commentId w16cid:paraId="64C772E6" w16cid:durableId="2385E301"/>
  <w16cid:commentId w16cid:paraId="528FCD4D" w16cid:durableId="2385E302"/>
  <w16cid:commentId w16cid:paraId="03201C0C" w16cid:durableId="2385E303"/>
  <w16cid:commentId w16cid:paraId="01E0AD0A" w16cid:durableId="2385E304"/>
  <w16cid:commentId w16cid:paraId="235B0059" w16cid:durableId="2385E305"/>
  <w16cid:commentId w16cid:paraId="47691451" w16cid:durableId="2385E306"/>
  <w16cid:commentId w16cid:paraId="253D343B" w16cid:durableId="2385E307"/>
  <w16cid:commentId w16cid:paraId="380975E1" w16cid:durableId="2385E3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72FB5D" w14:textId="77777777" w:rsidR="004F74A0" w:rsidRDefault="004F74A0">
      <w:r>
        <w:separator/>
      </w:r>
    </w:p>
  </w:endnote>
  <w:endnote w:type="continuationSeparator" w:id="0">
    <w:p w14:paraId="414E9828" w14:textId="77777777" w:rsidR="004F74A0" w:rsidRDefault="004F7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8A1EA6" w14:textId="77777777" w:rsidR="004F74A0" w:rsidRDefault="004F74A0">
      <w:r>
        <w:separator/>
      </w:r>
    </w:p>
  </w:footnote>
  <w:footnote w:type="continuationSeparator" w:id="0">
    <w:p w14:paraId="3DB5D73D" w14:textId="77777777" w:rsidR="004F74A0" w:rsidRDefault="004F74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C848F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D52AA">
      <w:rPr>
        <w:rStyle w:val="PageNumber"/>
        <w:noProof/>
      </w:rPr>
      <w:t>3</w:t>
    </w:r>
    <w:r>
      <w:rPr>
        <w:rStyle w:val="PageNumber"/>
      </w:rPr>
      <w:fldChar w:fldCharType="end"/>
    </w:r>
  </w:p>
  <w:p w14:paraId="65A460A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D52AA">
        <w:t>Exodus Chapter 28</w:t>
      </w:r>
    </w:fldSimple>
  </w:p>
  <w:p w14:paraId="6E1DE68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D52AA">
      <w:t>02-Exodus</w:t>
    </w:r>
    <w:r>
      <w:fldChar w:fldCharType="end"/>
    </w:r>
  </w:p>
  <w:p w14:paraId="0C21916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ins w:id="13" w:author="Miriam Abela" w:date="2019-12-10T13:27:00Z">
      <w:r w:rsidR="00BD52AA">
        <w:rPr>
          <w:noProof/>
          <w:snapToGrid w:val="0"/>
        </w:rPr>
        <w:t>Exodus 28</w:t>
      </w:r>
    </w:ins>
    <w:del w:id="14" w:author="Miriam Abela" w:date="2019-12-10T13:27:00Z">
      <w:r w:rsidR="00F21163" w:rsidDel="00BD52AA">
        <w:rPr>
          <w:noProof/>
          <w:snapToGrid w:val="0"/>
        </w:rPr>
        <w:delText>Exodus 28.docx</w:delText>
      </w:r>
    </w:del>
    <w:r>
      <w:rPr>
        <w:snapToGrid w:val="0"/>
      </w:rPr>
      <w:fldChar w:fldCharType="end"/>
    </w:r>
    <w:r>
      <w:rPr>
        <w:snapToGrid w:val="0"/>
      </w:rPr>
      <w:tab/>
    </w:r>
  </w:p>
  <w:p w14:paraId="7ED4C80D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73CEB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D52AA">
        <w:t>Exodus Chapter 28</w:t>
      </w:r>
    </w:fldSimple>
  </w:p>
  <w:p w14:paraId="0BCD926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D52AA">
      <w:t>02-Exodus</w:t>
    </w:r>
    <w:r>
      <w:fldChar w:fldCharType="end"/>
    </w:r>
  </w:p>
  <w:p w14:paraId="6875558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ins w:id="15" w:author="Miriam Abela" w:date="2019-12-10T13:27:00Z">
      <w:r w:rsidR="00BD52AA">
        <w:rPr>
          <w:noProof/>
          <w:snapToGrid w:val="0"/>
        </w:rPr>
        <w:t>Exodus 28</w:t>
      </w:r>
    </w:ins>
    <w:del w:id="16" w:author="Miriam Abela" w:date="2019-12-10T13:27:00Z">
      <w:r w:rsidR="00F21163" w:rsidDel="00BD52AA">
        <w:rPr>
          <w:noProof/>
          <w:snapToGrid w:val="0"/>
        </w:rPr>
        <w:delText>Exodus 28.docx</w:delText>
      </w:r>
    </w:del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D52AA">
      <w:t>&lt;not set&gt;</w:t>
    </w:r>
    <w:r>
      <w:fldChar w:fldCharType="end"/>
    </w:r>
  </w:p>
  <w:p w14:paraId="785FD28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D52A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D52AA">
      <w:t>&lt;not set&gt;</w:t>
    </w:r>
    <w:r>
      <w:fldChar w:fldCharType="end"/>
    </w:r>
  </w:p>
  <w:p w14:paraId="0F1D13E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D52AA">
      <w:t>&lt;not set&gt;</w:t>
    </w:r>
    <w:r>
      <w:fldChar w:fldCharType="end"/>
    </w:r>
  </w:p>
  <w:p w14:paraId="69919D65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74A0"/>
    <w:rsid w:val="00001413"/>
    <w:rsid w:val="00011F16"/>
    <w:rsid w:val="000208EF"/>
    <w:rsid w:val="000212E2"/>
    <w:rsid w:val="00027992"/>
    <w:rsid w:val="000C4EF7"/>
    <w:rsid w:val="000E3A30"/>
    <w:rsid w:val="000F2FB2"/>
    <w:rsid w:val="00105932"/>
    <w:rsid w:val="001310EF"/>
    <w:rsid w:val="00140F13"/>
    <w:rsid w:val="00157D63"/>
    <w:rsid w:val="001A1953"/>
    <w:rsid w:val="001C4F2E"/>
    <w:rsid w:val="001D307E"/>
    <w:rsid w:val="001D5622"/>
    <w:rsid w:val="001F7272"/>
    <w:rsid w:val="00200ED2"/>
    <w:rsid w:val="0020649B"/>
    <w:rsid w:val="00245EDD"/>
    <w:rsid w:val="002617D4"/>
    <w:rsid w:val="0026230D"/>
    <w:rsid w:val="0026295E"/>
    <w:rsid w:val="00274D35"/>
    <w:rsid w:val="002809E2"/>
    <w:rsid w:val="002911B9"/>
    <w:rsid w:val="002B524D"/>
    <w:rsid w:val="002D5A7F"/>
    <w:rsid w:val="00310508"/>
    <w:rsid w:val="00332789"/>
    <w:rsid w:val="00336244"/>
    <w:rsid w:val="003734B6"/>
    <w:rsid w:val="003B4AD0"/>
    <w:rsid w:val="003E7A38"/>
    <w:rsid w:val="00400D2C"/>
    <w:rsid w:val="0040207D"/>
    <w:rsid w:val="004030AC"/>
    <w:rsid w:val="004037B8"/>
    <w:rsid w:val="0040419B"/>
    <w:rsid w:val="00406E59"/>
    <w:rsid w:val="004137D3"/>
    <w:rsid w:val="0041422D"/>
    <w:rsid w:val="00433B46"/>
    <w:rsid w:val="00443548"/>
    <w:rsid w:val="004500A2"/>
    <w:rsid w:val="004555AA"/>
    <w:rsid w:val="0049767F"/>
    <w:rsid w:val="004A4D31"/>
    <w:rsid w:val="004C5EB7"/>
    <w:rsid w:val="004C6293"/>
    <w:rsid w:val="004F68AE"/>
    <w:rsid w:val="004F74A0"/>
    <w:rsid w:val="005009BE"/>
    <w:rsid w:val="00524C81"/>
    <w:rsid w:val="005358D8"/>
    <w:rsid w:val="00551F59"/>
    <w:rsid w:val="00555267"/>
    <w:rsid w:val="005811D7"/>
    <w:rsid w:val="00583B7B"/>
    <w:rsid w:val="005956EA"/>
    <w:rsid w:val="005C1DB9"/>
    <w:rsid w:val="005C77EE"/>
    <w:rsid w:val="005D2B3D"/>
    <w:rsid w:val="005D4494"/>
    <w:rsid w:val="005D6396"/>
    <w:rsid w:val="005E33AF"/>
    <w:rsid w:val="005F29B7"/>
    <w:rsid w:val="00604D16"/>
    <w:rsid w:val="00630985"/>
    <w:rsid w:val="00634BF1"/>
    <w:rsid w:val="006634F9"/>
    <w:rsid w:val="006728F6"/>
    <w:rsid w:val="00674560"/>
    <w:rsid w:val="00683A19"/>
    <w:rsid w:val="00685646"/>
    <w:rsid w:val="00693503"/>
    <w:rsid w:val="006B2E68"/>
    <w:rsid w:val="006C0E27"/>
    <w:rsid w:val="006D0A9F"/>
    <w:rsid w:val="006D4E32"/>
    <w:rsid w:val="00714DA3"/>
    <w:rsid w:val="00723DE1"/>
    <w:rsid w:val="0075006C"/>
    <w:rsid w:val="00755DC2"/>
    <w:rsid w:val="00762BCB"/>
    <w:rsid w:val="0076388D"/>
    <w:rsid w:val="00765FAF"/>
    <w:rsid w:val="00784C18"/>
    <w:rsid w:val="00796D66"/>
    <w:rsid w:val="007A4B04"/>
    <w:rsid w:val="007A584B"/>
    <w:rsid w:val="007D2639"/>
    <w:rsid w:val="007D4EBF"/>
    <w:rsid w:val="007E29FB"/>
    <w:rsid w:val="00807E9A"/>
    <w:rsid w:val="00820566"/>
    <w:rsid w:val="00834DDB"/>
    <w:rsid w:val="00837B63"/>
    <w:rsid w:val="00863830"/>
    <w:rsid w:val="00875211"/>
    <w:rsid w:val="00880A72"/>
    <w:rsid w:val="00881C73"/>
    <w:rsid w:val="0088632E"/>
    <w:rsid w:val="008A3CCF"/>
    <w:rsid w:val="008C5001"/>
    <w:rsid w:val="008D3279"/>
    <w:rsid w:val="008E632C"/>
    <w:rsid w:val="008F667F"/>
    <w:rsid w:val="009030E1"/>
    <w:rsid w:val="0090790B"/>
    <w:rsid w:val="00917C8C"/>
    <w:rsid w:val="0092096B"/>
    <w:rsid w:val="0092238C"/>
    <w:rsid w:val="00932F30"/>
    <w:rsid w:val="00964E7E"/>
    <w:rsid w:val="00980020"/>
    <w:rsid w:val="00984ECF"/>
    <w:rsid w:val="00987DB4"/>
    <w:rsid w:val="00993DDA"/>
    <w:rsid w:val="009C43D1"/>
    <w:rsid w:val="009C798C"/>
    <w:rsid w:val="009C7D92"/>
    <w:rsid w:val="009D45F5"/>
    <w:rsid w:val="009E5127"/>
    <w:rsid w:val="009E7DCC"/>
    <w:rsid w:val="00A00DFF"/>
    <w:rsid w:val="00A04E2C"/>
    <w:rsid w:val="00A11E57"/>
    <w:rsid w:val="00A13B03"/>
    <w:rsid w:val="00A30D1C"/>
    <w:rsid w:val="00A46BE1"/>
    <w:rsid w:val="00A47434"/>
    <w:rsid w:val="00A5335B"/>
    <w:rsid w:val="00A630D5"/>
    <w:rsid w:val="00A73FF6"/>
    <w:rsid w:val="00A860B4"/>
    <w:rsid w:val="00AA09DB"/>
    <w:rsid w:val="00AB66A3"/>
    <w:rsid w:val="00AE53C0"/>
    <w:rsid w:val="00B02AFE"/>
    <w:rsid w:val="00B177BA"/>
    <w:rsid w:val="00B30BD1"/>
    <w:rsid w:val="00B4183C"/>
    <w:rsid w:val="00B50726"/>
    <w:rsid w:val="00B57AA3"/>
    <w:rsid w:val="00B739D1"/>
    <w:rsid w:val="00B809FF"/>
    <w:rsid w:val="00B8709F"/>
    <w:rsid w:val="00B87B77"/>
    <w:rsid w:val="00B96740"/>
    <w:rsid w:val="00BA5A7E"/>
    <w:rsid w:val="00BB5052"/>
    <w:rsid w:val="00BC6A85"/>
    <w:rsid w:val="00BD52AA"/>
    <w:rsid w:val="00BD6AB0"/>
    <w:rsid w:val="00BE255D"/>
    <w:rsid w:val="00BE34D2"/>
    <w:rsid w:val="00BE3CE3"/>
    <w:rsid w:val="00C054A4"/>
    <w:rsid w:val="00C25427"/>
    <w:rsid w:val="00C30321"/>
    <w:rsid w:val="00C37E6E"/>
    <w:rsid w:val="00C42F34"/>
    <w:rsid w:val="00C4526B"/>
    <w:rsid w:val="00C66084"/>
    <w:rsid w:val="00C92D5F"/>
    <w:rsid w:val="00CA15F2"/>
    <w:rsid w:val="00CA2E7C"/>
    <w:rsid w:val="00CC0B37"/>
    <w:rsid w:val="00CD21E1"/>
    <w:rsid w:val="00CE0C68"/>
    <w:rsid w:val="00D07142"/>
    <w:rsid w:val="00D1741A"/>
    <w:rsid w:val="00D41195"/>
    <w:rsid w:val="00D45516"/>
    <w:rsid w:val="00D46DA0"/>
    <w:rsid w:val="00D53B35"/>
    <w:rsid w:val="00D67FE7"/>
    <w:rsid w:val="00D72C05"/>
    <w:rsid w:val="00D73167"/>
    <w:rsid w:val="00D75449"/>
    <w:rsid w:val="00D75EF7"/>
    <w:rsid w:val="00D83FBE"/>
    <w:rsid w:val="00D903B2"/>
    <w:rsid w:val="00DA0FE2"/>
    <w:rsid w:val="00DC700C"/>
    <w:rsid w:val="00DD553A"/>
    <w:rsid w:val="00DE253C"/>
    <w:rsid w:val="00DE7A0E"/>
    <w:rsid w:val="00DF71E8"/>
    <w:rsid w:val="00E65951"/>
    <w:rsid w:val="00E77288"/>
    <w:rsid w:val="00E85DF6"/>
    <w:rsid w:val="00EA0A4C"/>
    <w:rsid w:val="00EC5F6D"/>
    <w:rsid w:val="00ED3340"/>
    <w:rsid w:val="00EF2231"/>
    <w:rsid w:val="00EF360E"/>
    <w:rsid w:val="00EF3BC1"/>
    <w:rsid w:val="00F009E3"/>
    <w:rsid w:val="00F13EA6"/>
    <w:rsid w:val="00F21163"/>
    <w:rsid w:val="00F500C3"/>
    <w:rsid w:val="00F552EB"/>
    <w:rsid w:val="00F66502"/>
    <w:rsid w:val="00F87A72"/>
    <w:rsid w:val="00F935DB"/>
    <w:rsid w:val="00F943DE"/>
    <w:rsid w:val="00FB5AB1"/>
    <w:rsid w:val="00FB6530"/>
    <w:rsid w:val="00FE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BA2098F"/>
  <w15:docId w15:val="{F1CE2387-B072-49C6-A254-FF564BB1C7DC}"/>
  <w:attachedTemplate r:id="R4932723008b240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0E3A30"/>
    <w:rPr>
      <w:sz w:val="16"/>
      <w:szCs w:val="16"/>
    </w:rPr>
  </w:style>
  <w:style w:type="paragraph" w:styleId="CommentText">
    <w:name w:val="annotation text"/>
    <w:basedOn w:val="Normal"/>
    <w:link w:val="CommentTextChar"/>
    <w:rsid w:val="000E3A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E3A30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0E3A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E3A30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0E3A30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157D63"/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paragraph" w:styleId="BalloonText">
    <w:name w:val="Balloon Text"/>
    <w:basedOn w:val="Normal"/>
    <w:link w:val="BalloonTextChar"/>
    <w:rsid w:val="00157D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57D63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20649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4&amp;biblecommentid=2840&amp;book=2&amp;chapter=28&amp;verse=30" TargetMode="External"/><Relationship Id="rId3" Type="http://schemas.openxmlformats.org/officeDocument/2006/relationships/hyperlink" Target="wtsbiblecomment:refid=45&amp;biblecommentid=3229&amp;book=2&amp;chapter=28&amp;verse=5" TargetMode="External"/><Relationship Id="rId7" Type="http://schemas.openxmlformats.org/officeDocument/2006/relationships/hyperlink" Target="wtsbiblecomment:refid=44&amp;biblecommentid=2839&amp;book=2&amp;chapter=28&amp;verse=29" TargetMode="External"/><Relationship Id="rId12" Type="http://schemas.openxmlformats.org/officeDocument/2006/relationships/hyperlink" Target="wtsbiblecomment:refid=44&amp;biblecommentid=2841&amp;book=2&amp;chapter=28&amp;verse=41" TargetMode="External"/><Relationship Id="rId2" Type="http://schemas.openxmlformats.org/officeDocument/2006/relationships/hyperlink" Target="wtsbiblecomment:refid=44&amp;biblecommentid=2835&amp;book=2&amp;chapter=28&amp;verse=3" TargetMode="External"/><Relationship Id="rId1" Type="http://schemas.openxmlformats.org/officeDocument/2006/relationships/hyperlink" Target="wtsbiblecomment:refid=45&amp;biblecommentid=3132&amp;book=2&amp;chapter=28&amp;verse=1" TargetMode="External"/><Relationship Id="rId6" Type="http://schemas.openxmlformats.org/officeDocument/2006/relationships/hyperlink" Target="wtsbiblecomment:refid=45&amp;biblecommentid=3255&amp;book=2&amp;chapter=28&amp;verse=20" TargetMode="External"/><Relationship Id="rId11" Type="http://schemas.openxmlformats.org/officeDocument/2006/relationships/hyperlink" Target="wtsbiblecomment:refid=45&amp;biblecommentid=3166&amp;book=2&amp;chapter=28&amp;verse=41" TargetMode="External"/><Relationship Id="rId5" Type="http://schemas.openxmlformats.org/officeDocument/2006/relationships/hyperlink" Target="wtsbiblecomment:refid=44&amp;biblecommentid=2836&amp;book=2&amp;chapter=28&amp;verse=13" TargetMode="External"/><Relationship Id="rId10" Type="http://schemas.openxmlformats.org/officeDocument/2006/relationships/hyperlink" Target="wtsbiblecomment:refid=45&amp;biblecommentid=3256&amp;book=2&amp;chapter=28&amp;verse=40" TargetMode="External"/><Relationship Id="rId4" Type="http://schemas.openxmlformats.org/officeDocument/2006/relationships/hyperlink" Target="wtsbiblecomment:refid=45&amp;biblecommentid=3254&amp;book=2&amp;chapter=28&amp;verse=11" TargetMode="External"/><Relationship Id="rId9" Type="http://schemas.openxmlformats.org/officeDocument/2006/relationships/hyperlink" Target="wtsbiblecomment:refid=45&amp;biblecommentid=3165&amp;book=2&amp;chapter=28&amp;verse=3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4932723008b240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92DCFB-42CE-4502-99FD-0691BEA2B3B3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857</ap:Words>
  <ap:Characters>4991</ap:Characters>
  <ap:Application>Microsoft Office Word</ap:Application>
  <ap:DocSecurity>0</ap:DocSecurity>
  <ap:Lines>41</ap:Lines>
  <ap:Paragraphs>11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Exodus Chapter 28</vt:lpstr>
    </vt:vector>
  </ap:TitlesOfParts>
  <ap:Company>Watchtower</ap:Company>
  <ap:LinksUpToDate>false</ap:LinksUpToDate>
  <ap:CharactersWithSpaces>5837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28</dc:title>
  <dc:subject/>
  <dc:creator>David Waterson</dc:creator>
  <cp:keywords/>
  <dc:description/>
  <cp:lastModifiedBy>Farrugia, Ruth</cp:lastModifiedBy>
  <cp:revision>129</cp:revision>
  <cp:lastPrinted>2019-12-10T12:27:00Z</cp:lastPrinted>
  <dcterms:created xsi:type="dcterms:W3CDTF">2019-08-04T13:48:00Z</dcterms:created>
  <dcterms:modified xsi:type="dcterms:W3CDTF">2020-12-17T13:04:00Z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28.docx</vt:lpwstr>
  </property>
  <property fmtid="{D5CDD505-2E9C-101B-9397-08002B2CF9AE}" pid="9" name="_TranslationDocumentId">
    <vt:i4>19408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2028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