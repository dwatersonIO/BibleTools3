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797" w:rsidRPr="00735279" w:rsidRDefault="00C24797" w:rsidP="00C24797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735279">
        <w:rPr>
          <w:rFonts w:ascii="Trebuchet MS" w:hAnsi="Trebuchet MS"/>
          <w:b/>
          <w:sz w:val="24"/>
        </w:rPr>
        <w:t xml:space="preserve">33:1 </w:t>
      </w:r>
      <w:del w:id="1" w:author="Author">
        <w:r w:rsidRPr="00735279">
          <w:rPr>
            <w:rFonts w:ascii="Trebuchet MS" w:hAnsi="Trebuchet MS"/>
            <w:noProof/>
            <w:sz w:val="24"/>
          </w:rPr>
          <w:delText xml:space="preserve">And </w:delText>
        </w:r>
      </w:del>
      <w:r w:rsidRPr="00735279">
        <w:rPr>
          <w:rFonts w:ascii="Trebuchet MS" w:hAnsi="Trebuchet MS"/>
          <w:noProof/>
          <w:sz w:val="24"/>
        </w:rPr>
        <w:t>Jehovah said further to Moses: “Go</w:t>
      </w:r>
      <w:del w:id="2" w:author="Author">
        <w:r w:rsidRPr="00735279">
          <w:rPr>
            <w:rFonts w:ascii="Trebuchet MS" w:hAnsi="Trebuchet MS"/>
            <w:noProof/>
            <w:sz w:val="24"/>
          </w:rPr>
          <w:delText>, move up</w:delText>
        </w:r>
      </w:del>
      <w:ins w:id="3" w:author="Author">
        <w:r w:rsidRPr="00735279">
          <w:rPr>
            <w:rFonts w:ascii="Trebuchet MS" w:hAnsi="Trebuchet MS"/>
            <w:noProof/>
            <w:sz w:val="24"/>
          </w:rPr>
          <w:t xml:space="preserve"> on your way</w:t>
        </w:r>
      </w:ins>
      <w:r w:rsidRPr="00735279">
        <w:rPr>
          <w:rFonts w:ascii="Trebuchet MS" w:hAnsi="Trebuchet MS"/>
          <w:noProof/>
          <w:sz w:val="24"/>
        </w:rPr>
        <w:t xml:space="preserve"> from here</w:t>
      </w:r>
      <w:del w:id="4" w:author="Author">
        <w:r w:rsidRPr="00735279">
          <w:rPr>
            <w:rFonts w:ascii="Trebuchet MS" w:hAnsi="Trebuchet MS"/>
            <w:noProof/>
            <w:sz w:val="24"/>
          </w:rPr>
          <w:delText>, you and</w:delText>
        </w:r>
      </w:del>
      <w:ins w:id="5" w:author="Author">
        <w:r w:rsidRPr="00735279">
          <w:rPr>
            <w:rFonts w:ascii="Trebuchet MS" w:hAnsi="Trebuchet MS"/>
            <w:noProof/>
            <w:sz w:val="24"/>
          </w:rPr>
          <w:t xml:space="preserve"> with</w:t>
        </w:r>
      </w:ins>
      <w:r w:rsidRPr="00735279">
        <w:rPr>
          <w:rFonts w:ascii="Trebuchet MS" w:hAnsi="Trebuchet MS"/>
          <w:noProof/>
          <w:sz w:val="24"/>
        </w:rPr>
        <w:t xml:space="preserve"> the people whom you led up out of the land of Egypt</w:t>
      </w:r>
      <w:del w:id="6" w:author="Author">
        <w:r w:rsidRPr="00735279">
          <w:rPr>
            <w:rFonts w:ascii="Trebuchet MS" w:hAnsi="Trebuchet MS"/>
            <w:noProof/>
            <w:sz w:val="24"/>
          </w:rPr>
          <w:delText>,</w:delText>
        </w:r>
      </w:del>
      <w:ins w:id="7" w:author="Author">
        <w:r w:rsidRPr="00735279">
          <w:rPr>
            <w:rFonts w:ascii="Trebuchet MS" w:hAnsi="Trebuchet MS"/>
            <w:noProof/>
            <w:sz w:val="24"/>
          </w:rPr>
          <w:t>. Journey</w:t>
        </w:r>
      </w:ins>
      <w:r w:rsidRPr="00735279">
        <w:rPr>
          <w:rFonts w:ascii="Trebuchet MS" w:hAnsi="Trebuchet MS"/>
          <w:noProof/>
          <w:sz w:val="24"/>
        </w:rPr>
        <w:t xml:space="preserve"> to the land about which I swore to Abraham, Isaac</w:t>
      </w:r>
      <w:ins w:id="8" w:author="Author">
        <w:r w:rsidRPr="00735279">
          <w:rPr>
            <w:rFonts w:ascii="Trebuchet MS" w:hAnsi="Trebuchet MS"/>
            <w:noProof/>
            <w:sz w:val="24"/>
          </w:rPr>
          <w:t>,</w:t>
        </w:r>
      </w:ins>
      <w:r w:rsidRPr="00735279">
        <w:rPr>
          <w:rFonts w:ascii="Trebuchet MS" w:hAnsi="Trebuchet MS"/>
          <w:noProof/>
          <w:sz w:val="24"/>
        </w:rPr>
        <w:t xml:space="preserve"> and Jacob, saying, ‘To your </w:t>
      </w:r>
      <w:del w:id="9" w:author="Author">
        <w:r w:rsidRPr="00735279">
          <w:rPr>
            <w:rFonts w:ascii="Trebuchet MS" w:hAnsi="Trebuchet MS"/>
            <w:noProof/>
            <w:sz w:val="24"/>
          </w:rPr>
          <w:delText>seed</w:delText>
        </w:r>
      </w:del>
      <w:ins w:id="10" w:author="Author">
        <w:r w:rsidRPr="00735279">
          <w:rPr>
            <w:rFonts w:ascii="Trebuchet MS" w:hAnsi="Trebuchet MS"/>
            <w:noProof/>
            <w:sz w:val="24"/>
          </w:rPr>
          <w:t>offspring</w:t>
        </w:r>
        <w:r w:rsidRPr="00735279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735279">
        <w:rPr>
          <w:rFonts w:ascii="Trebuchet MS" w:hAnsi="Trebuchet MS"/>
          <w:noProof/>
          <w:sz w:val="24"/>
        </w:rPr>
        <w:t xml:space="preserve"> I </w:t>
      </w:r>
      <w:del w:id="13" w:author="Author">
        <w:r w:rsidRPr="00735279">
          <w:rPr>
            <w:rFonts w:ascii="Trebuchet MS" w:hAnsi="Trebuchet MS"/>
            <w:noProof/>
            <w:sz w:val="24"/>
          </w:rPr>
          <w:delText>shall</w:delText>
        </w:r>
      </w:del>
      <w:ins w:id="14" w:author="Author">
        <w:r w:rsidRPr="00735279">
          <w:rPr>
            <w:rFonts w:ascii="Trebuchet MS" w:hAnsi="Trebuchet MS"/>
            <w:noProof/>
            <w:sz w:val="24"/>
          </w:rPr>
          <w:t>will</w:t>
        </w:r>
      </w:ins>
      <w:r w:rsidRPr="00735279">
        <w:rPr>
          <w:rFonts w:ascii="Trebuchet MS" w:hAnsi="Trebuchet MS"/>
          <w:noProof/>
          <w:sz w:val="24"/>
        </w:rPr>
        <w:t xml:space="preserve"> give it.’ </w:t>
      </w:r>
      <w:r w:rsidRPr="00735279">
        <w:rPr>
          <w:rFonts w:ascii="Trebuchet MS" w:hAnsi="Trebuchet MS"/>
          <w:b/>
          <w:noProof/>
          <w:sz w:val="24"/>
        </w:rPr>
        <w:t xml:space="preserve">33:2 </w:t>
      </w:r>
      <w:del w:id="15" w:author="Author">
        <w:r w:rsidRPr="00735279">
          <w:rPr>
            <w:rFonts w:ascii="Trebuchet MS" w:hAnsi="Trebuchet MS"/>
            <w:noProof/>
            <w:sz w:val="24"/>
          </w:rPr>
          <w:delText xml:space="preserve">And </w:delText>
        </w:r>
      </w:del>
      <w:r w:rsidRPr="00735279">
        <w:rPr>
          <w:rFonts w:ascii="Trebuchet MS" w:hAnsi="Trebuchet MS"/>
          <w:noProof/>
          <w:sz w:val="24"/>
        </w:rPr>
        <w:t xml:space="preserve">I will send an angel ahead of you and drive out the Ca′naan·ites, the Am′or·ites, </w:t>
      </w:r>
      <w:del w:id="16" w:author="Author">
        <w:r w:rsidRPr="00735279">
          <w:rPr>
            <w:rFonts w:ascii="Trebuchet MS" w:hAnsi="Trebuchet MS"/>
            <w:noProof/>
            <w:sz w:val="24"/>
          </w:rPr>
          <w:delText xml:space="preserve">and </w:delText>
        </w:r>
      </w:del>
      <w:r w:rsidRPr="00735279">
        <w:rPr>
          <w:rFonts w:ascii="Trebuchet MS" w:hAnsi="Trebuchet MS"/>
          <w:noProof/>
          <w:sz w:val="24"/>
        </w:rPr>
        <w:t>the Hit′tites</w:t>
      </w:r>
      <w:del w:id="17" w:author="Author">
        <w:r w:rsidRPr="00735279">
          <w:rPr>
            <w:rFonts w:ascii="Trebuchet MS" w:hAnsi="Trebuchet MS"/>
            <w:noProof/>
            <w:sz w:val="24"/>
          </w:rPr>
          <w:delText xml:space="preserve"> and</w:delText>
        </w:r>
      </w:del>
      <w:ins w:id="18" w:author="Author">
        <w:r w:rsidRPr="00735279">
          <w:rPr>
            <w:rFonts w:ascii="Trebuchet MS" w:hAnsi="Trebuchet MS"/>
            <w:noProof/>
            <w:sz w:val="24"/>
          </w:rPr>
          <w:t>,</w:t>
        </w:r>
      </w:ins>
      <w:r w:rsidRPr="00735279">
        <w:rPr>
          <w:rFonts w:ascii="Trebuchet MS" w:hAnsi="Trebuchet MS"/>
          <w:noProof/>
          <w:sz w:val="24"/>
        </w:rPr>
        <w:t xml:space="preserve"> the Per′iz·zites, the Hi′vites</w:t>
      </w:r>
      <w:ins w:id="19" w:author="Author">
        <w:r w:rsidRPr="00735279">
          <w:rPr>
            <w:rFonts w:ascii="Trebuchet MS" w:hAnsi="Trebuchet MS"/>
            <w:noProof/>
            <w:sz w:val="24"/>
          </w:rPr>
          <w:t>,</w:t>
        </w:r>
      </w:ins>
      <w:r w:rsidRPr="00735279">
        <w:rPr>
          <w:rFonts w:ascii="Trebuchet MS" w:hAnsi="Trebuchet MS"/>
          <w:noProof/>
          <w:sz w:val="24"/>
        </w:rPr>
        <w:t xml:space="preserve"> and the Jeb′u·sites</w:t>
      </w:r>
      <w:del w:id="20" w:author="Author">
        <w:r w:rsidRPr="00735279">
          <w:rPr>
            <w:rFonts w:ascii="Trebuchet MS" w:hAnsi="Trebuchet MS"/>
            <w:noProof/>
            <w:sz w:val="24"/>
          </w:rPr>
          <w:delText>;</w:delText>
        </w:r>
      </w:del>
      <w:ins w:id="21" w:author="Author">
        <w:r w:rsidRPr="00735279">
          <w:rPr>
            <w:rFonts w:ascii="Trebuchet MS" w:hAnsi="Trebuchet MS"/>
            <w:noProof/>
            <w:sz w:val="24"/>
          </w:rPr>
          <w:t>.</w:t>
        </w:r>
      </w:ins>
      <w:r w:rsidRPr="00735279">
        <w:rPr>
          <w:rFonts w:ascii="Trebuchet MS" w:hAnsi="Trebuchet MS"/>
          <w:noProof/>
          <w:sz w:val="24"/>
        </w:rPr>
        <w:t xml:space="preserve"> </w:t>
      </w:r>
      <w:r w:rsidRPr="00735279">
        <w:rPr>
          <w:rFonts w:ascii="Trebuchet MS" w:hAnsi="Trebuchet MS"/>
          <w:b/>
          <w:noProof/>
          <w:sz w:val="24"/>
        </w:rPr>
        <w:t xml:space="preserve">33:3 </w:t>
      </w:r>
      <w:ins w:id="22" w:author="Author">
        <w:r w:rsidRPr="00735279">
          <w:rPr>
            <w:rFonts w:ascii="Trebuchet MS" w:hAnsi="Trebuchet MS"/>
            <w:noProof/>
            <w:sz w:val="24"/>
          </w:rPr>
          <w:t xml:space="preserve">Go up </w:t>
        </w:r>
      </w:ins>
      <w:r w:rsidRPr="00735279">
        <w:rPr>
          <w:rFonts w:ascii="Trebuchet MS" w:hAnsi="Trebuchet MS"/>
          <w:noProof/>
          <w:sz w:val="24"/>
        </w:rPr>
        <w:t>to a land flowing with milk and honey</w:t>
      </w:r>
      <w:del w:id="23" w:author="Author">
        <w:r w:rsidRPr="00735279">
          <w:rPr>
            <w:rFonts w:ascii="Trebuchet MS" w:hAnsi="Trebuchet MS"/>
            <w:noProof/>
            <w:sz w:val="24"/>
          </w:rPr>
          <w:delText>, for</w:delText>
        </w:r>
      </w:del>
      <w:ins w:id="24" w:author="Author">
        <w:r w:rsidRPr="00735279">
          <w:rPr>
            <w:rFonts w:ascii="Trebuchet MS" w:hAnsi="Trebuchet MS"/>
            <w:noProof/>
            <w:sz w:val="24"/>
          </w:rPr>
          <w:t>. But</w:t>
        </w:r>
      </w:ins>
      <w:r w:rsidRPr="00735279">
        <w:rPr>
          <w:rFonts w:ascii="Trebuchet MS" w:hAnsi="Trebuchet MS"/>
          <w:noProof/>
          <w:sz w:val="24"/>
        </w:rPr>
        <w:t xml:space="preserve"> I </w:t>
      </w:r>
      <w:del w:id="25" w:author="Author">
        <w:r w:rsidRPr="00735279">
          <w:rPr>
            <w:rFonts w:ascii="Trebuchet MS" w:hAnsi="Trebuchet MS"/>
            <w:noProof/>
            <w:sz w:val="24"/>
          </w:rPr>
          <w:delText>shall</w:delText>
        </w:r>
      </w:del>
      <w:ins w:id="26" w:author="Author">
        <w:r w:rsidRPr="00735279">
          <w:rPr>
            <w:rFonts w:ascii="Trebuchet MS" w:hAnsi="Trebuchet MS"/>
            <w:noProof/>
            <w:sz w:val="24"/>
          </w:rPr>
          <w:t>will</w:t>
        </w:r>
      </w:ins>
      <w:r w:rsidRPr="00735279">
        <w:rPr>
          <w:rFonts w:ascii="Trebuchet MS" w:hAnsi="Trebuchet MS"/>
          <w:noProof/>
          <w:sz w:val="24"/>
        </w:rPr>
        <w:t xml:space="preserve"> not go </w:t>
      </w:r>
      <w:del w:id="27" w:author="Author">
        <w:r w:rsidRPr="00735279">
          <w:rPr>
            <w:rFonts w:ascii="Trebuchet MS" w:hAnsi="Trebuchet MS"/>
            <w:noProof/>
            <w:sz w:val="24"/>
          </w:rPr>
          <w:delText xml:space="preserve">up </w:delText>
        </w:r>
      </w:del>
      <w:r w:rsidRPr="00735279">
        <w:rPr>
          <w:rFonts w:ascii="Trebuchet MS" w:hAnsi="Trebuchet MS"/>
          <w:noProof/>
          <w:sz w:val="24"/>
        </w:rPr>
        <w:t xml:space="preserve">in the midst of you, </w:t>
      </w:r>
      <w:del w:id="28" w:author="Author">
        <w:r w:rsidRPr="00735279">
          <w:rPr>
            <w:rFonts w:ascii="Trebuchet MS" w:hAnsi="Trebuchet MS"/>
            <w:noProof/>
            <w:sz w:val="24"/>
          </w:rPr>
          <w:delText>because</w:delText>
        </w:r>
      </w:del>
      <w:ins w:id="29" w:author="Author">
        <w:r w:rsidRPr="00735279">
          <w:rPr>
            <w:rFonts w:ascii="Trebuchet MS" w:hAnsi="Trebuchet MS"/>
            <w:noProof/>
            <w:sz w:val="24"/>
          </w:rPr>
          <w:t>for</w:t>
        </w:r>
      </w:ins>
      <w:r w:rsidRPr="00735279">
        <w:rPr>
          <w:rFonts w:ascii="Trebuchet MS" w:hAnsi="Trebuchet MS"/>
          <w:noProof/>
          <w:sz w:val="24"/>
        </w:rPr>
        <w:t xml:space="preserve"> you are </w:t>
      </w:r>
      <w:del w:id="30" w:author="Author">
        <w:r w:rsidRPr="00735279">
          <w:rPr>
            <w:rFonts w:ascii="Trebuchet MS" w:hAnsi="Trebuchet MS"/>
            <w:noProof/>
            <w:sz w:val="24"/>
          </w:rPr>
          <w:delText>a stiff-necked</w:delText>
        </w:r>
      </w:del>
      <w:ins w:id="31" w:author="Author">
        <w:r w:rsidRPr="00735279">
          <w:rPr>
            <w:rFonts w:ascii="Trebuchet MS" w:hAnsi="Trebuchet MS"/>
            <w:noProof/>
            <w:sz w:val="24"/>
          </w:rPr>
          <w:t>an obstinate</w:t>
        </w:r>
        <w:r w:rsidRPr="00735279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735279">
        <w:rPr>
          <w:rFonts w:ascii="Trebuchet MS" w:hAnsi="Trebuchet MS"/>
          <w:noProof/>
          <w:sz w:val="24"/>
        </w:rPr>
        <w:t xml:space="preserve"> people, </w:t>
      </w:r>
      <w:del w:id="34" w:author="Author">
        <w:r w:rsidRPr="00735279">
          <w:rPr>
            <w:rFonts w:ascii="Trebuchet MS" w:hAnsi="Trebuchet MS"/>
            <w:noProof/>
            <w:sz w:val="24"/>
          </w:rPr>
          <w:delText>that</w:delText>
        </w:r>
      </w:del>
      <w:ins w:id="35" w:author="Author">
        <w:r w:rsidRPr="00735279">
          <w:rPr>
            <w:rFonts w:ascii="Trebuchet MS" w:hAnsi="Trebuchet MS"/>
            <w:noProof/>
            <w:sz w:val="24"/>
          </w:rPr>
          <w:t>and</w:t>
        </w:r>
      </w:ins>
      <w:r w:rsidRPr="00735279">
        <w:rPr>
          <w:rFonts w:ascii="Trebuchet MS" w:hAnsi="Trebuchet MS"/>
          <w:noProof/>
          <w:sz w:val="24"/>
        </w:rPr>
        <w:t xml:space="preserve"> I </w:t>
      </w:r>
      <w:del w:id="36" w:author="Author">
        <w:r w:rsidRPr="00735279">
          <w:rPr>
            <w:rFonts w:ascii="Trebuchet MS" w:hAnsi="Trebuchet MS"/>
            <w:noProof/>
            <w:sz w:val="24"/>
          </w:rPr>
          <w:delText>may not</w:delText>
        </w:r>
      </w:del>
      <w:ins w:id="37" w:author="Author">
        <w:r w:rsidRPr="00735279">
          <w:rPr>
            <w:rFonts w:ascii="Trebuchet MS" w:hAnsi="Trebuchet MS"/>
            <w:noProof/>
            <w:sz w:val="24"/>
          </w:rPr>
          <w:t>might</w:t>
        </w:r>
      </w:ins>
      <w:r w:rsidRPr="00735279">
        <w:rPr>
          <w:rFonts w:ascii="Trebuchet MS" w:hAnsi="Trebuchet MS"/>
          <w:noProof/>
          <w:sz w:val="24"/>
        </w:rPr>
        <w:t xml:space="preserve"> exterminate you on the way.”</w:t>
      </w:r>
    </w:p>
    <w:p w:rsidR="00C24797" w:rsidRPr="00735279" w:rsidRDefault="00C24797" w:rsidP="00C24797">
      <w:pPr>
        <w:rPr>
          <w:rFonts w:ascii="Trebuchet MS" w:hAnsi="Trebuchet MS"/>
          <w:noProof/>
          <w:sz w:val="24"/>
        </w:rPr>
      </w:pPr>
      <w:r w:rsidRPr="00735279">
        <w:rPr>
          <w:rFonts w:ascii="Trebuchet MS" w:hAnsi="Trebuchet MS"/>
          <w:b/>
          <w:sz w:val="24"/>
        </w:rPr>
        <w:t xml:space="preserve">33:4 </w:t>
      </w:r>
      <w:r w:rsidRPr="00735279">
        <w:rPr>
          <w:rFonts w:ascii="Trebuchet MS" w:hAnsi="Trebuchet MS"/>
          <w:noProof/>
          <w:sz w:val="24"/>
        </w:rPr>
        <w:t xml:space="preserve">When the people </w:t>
      </w:r>
      <w:del w:id="38" w:author="Author">
        <w:r w:rsidRPr="00735279">
          <w:rPr>
            <w:rFonts w:ascii="Trebuchet MS" w:hAnsi="Trebuchet MS"/>
            <w:noProof/>
            <w:sz w:val="24"/>
          </w:rPr>
          <w:delText>got to hear</w:delText>
        </w:r>
      </w:del>
      <w:ins w:id="39" w:author="Author">
        <w:r w:rsidRPr="00735279">
          <w:rPr>
            <w:rFonts w:ascii="Trebuchet MS" w:hAnsi="Trebuchet MS"/>
            <w:noProof/>
            <w:sz w:val="24"/>
          </w:rPr>
          <w:t>heard</w:t>
        </w:r>
      </w:ins>
      <w:r w:rsidRPr="00735279">
        <w:rPr>
          <w:rFonts w:ascii="Trebuchet MS" w:hAnsi="Trebuchet MS"/>
          <w:noProof/>
          <w:sz w:val="24"/>
        </w:rPr>
        <w:t xml:space="preserve"> this </w:t>
      </w:r>
      <w:del w:id="40" w:author="Author">
        <w:r w:rsidRPr="00735279">
          <w:rPr>
            <w:rFonts w:ascii="Trebuchet MS" w:hAnsi="Trebuchet MS"/>
            <w:noProof/>
            <w:sz w:val="24"/>
          </w:rPr>
          <w:delText>evil</w:delText>
        </w:r>
      </w:del>
      <w:ins w:id="41" w:author="Author">
        <w:r w:rsidRPr="00735279">
          <w:rPr>
            <w:rFonts w:ascii="Trebuchet MS" w:hAnsi="Trebuchet MS"/>
            <w:noProof/>
            <w:sz w:val="24"/>
          </w:rPr>
          <w:t>harsh</w:t>
        </w:r>
      </w:ins>
      <w:r w:rsidRPr="00735279">
        <w:rPr>
          <w:rFonts w:ascii="Trebuchet MS" w:hAnsi="Trebuchet MS"/>
          <w:noProof/>
          <w:sz w:val="24"/>
        </w:rPr>
        <w:t xml:space="preserve"> word, they began to mourn</w:t>
      </w:r>
      <w:del w:id="42" w:author="Author">
        <w:r w:rsidRPr="00735279">
          <w:rPr>
            <w:rFonts w:ascii="Trebuchet MS" w:hAnsi="Trebuchet MS"/>
            <w:noProof/>
            <w:sz w:val="24"/>
          </w:rPr>
          <w:delText>;</w:delText>
        </w:r>
      </w:del>
      <w:ins w:id="43" w:author="Author">
        <w:r w:rsidRPr="00735279">
          <w:rPr>
            <w:rFonts w:ascii="Trebuchet MS" w:hAnsi="Trebuchet MS"/>
            <w:noProof/>
            <w:sz w:val="24"/>
          </w:rPr>
          <w:t>,</w:t>
        </w:r>
      </w:ins>
      <w:r w:rsidRPr="00735279">
        <w:rPr>
          <w:rFonts w:ascii="Trebuchet MS" w:hAnsi="Trebuchet MS"/>
          <w:noProof/>
          <w:sz w:val="24"/>
        </w:rPr>
        <w:t xml:space="preserve"> and </w:t>
      </w:r>
      <w:del w:id="44" w:author="Author">
        <w:r w:rsidRPr="00735279">
          <w:rPr>
            <w:rFonts w:ascii="Trebuchet MS" w:hAnsi="Trebuchet MS"/>
            <w:noProof/>
            <w:sz w:val="24"/>
          </w:rPr>
          <w:delText>none</w:delText>
        </w:r>
      </w:del>
      <w:ins w:id="45" w:author="Author">
        <w:r w:rsidRPr="00735279">
          <w:rPr>
            <w:rFonts w:ascii="Trebuchet MS" w:hAnsi="Trebuchet MS"/>
            <w:noProof/>
            <w:sz w:val="24"/>
          </w:rPr>
          <w:t>not one</w:t>
        </w:r>
      </w:ins>
      <w:r w:rsidRPr="00735279">
        <w:rPr>
          <w:rFonts w:ascii="Trebuchet MS" w:hAnsi="Trebuchet MS"/>
          <w:noProof/>
          <w:sz w:val="24"/>
        </w:rPr>
        <w:t xml:space="preserve"> of them put </w:t>
      </w:r>
      <w:ins w:id="46" w:author="Author">
        <w:r w:rsidRPr="00735279">
          <w:rPr>
            <w:rFonts w:ascii="Trebuchet MS" w:hAnsi="Trebuchet MS"/>
            <w:noProof/>
            <w:sz w:val="24"/>
          </w:rPr>
          <w:t xml:space="preserve">on </w:t>
        </w:r>
      </w:ins>
      <w:r w:rsidRPr="00735279">
        <w:rPr>
          <w:rFonts w:ascii="Trebuchet MS" w:hAnsi="Trebuchet MS"/>
          <w:noProof/>
          <w:sz w:val="24"/>
        </w:rPr>
        <w:t>his ornaments</w:t>
      </w:r>
      <w:del w:id="47" w:author="Author">
        <w:r w:rsidRPr="00735279">
          <w:rPr>
            <w:rFonts w:ascii="Trebuchet MS" w:hAnsi="Trebuchet MS"/>
            <w:noProof/>
            <w:sz w:val="24"/>
          </w:rPr>
          <w:delText xml:space="preserve"> on himself</w:delText>
        </w:r>
      </w:del>
      <w:r w:rsidRPr="00735279">
        <w:rPr>
          <w:rFonts w:ascii="Trebuchet MS" w:hAnsi="Trebuchet MS"/>
          <w:noProof/>
          <w:sz w:val="24"/>
        </w:rPr>
        <w:t xml:space="preserve">. </w:t>
      </w:r>
      <w:r w:rsidRPr="00735279">
        <w:rPr>
          <w:rFonts w:ascii="Trebuchet MS" w:hAnsi="Trebuchet MS"/>
          <w:b/>
          <w:noProof/>
          <w:sz w:val="24"/>
        </w:rPr>
        <w:t xml:space="preserve">33:5 </w:t>
      </w:r>
      <w:del w:id="48" w:author="Author">
        <w:r w:rsidRPr="00735279">
          <w:rPr>
            <w:rFonts w:ascii="Trebuchet MS" w:hAnsi="Trebuchet MS"/>
            <w:noProof/>
            <w:sz w:val="24"/>
          </w:rPr>
          <w:delText xml:space="preserve">And </w:delText>
        </w:r>
      </w:del>
      <w:r w:rsidRPr="00735279">
        <w:rPr>
          <w:rFonts w:ascii="Trebuchet MS" w:hAnsi="Trebuchet MS"/>
          <w:noProof/>
          <w:sz w:val="24"/>
        </w:rPr>
        <w:t xml:space="preserve">Jehovah </w:t>
      </w:r>
      <w:del w:id="49" w:author="Author">
        <w:r w:rsidRPr="00735279">
          <w:rPr>
            <w:rFonts w:ascii="Trebuchet MS" w:hAnsi="Trebuchet MS"/>
            <w:noProof/>
            <w:sz w:val="24"/>
          </w:rPr>
          <w:delText>went on to say</w:delText>
        </w:r>
      </w:del>
      <w:ins w:id="50" w:author="Author">
        <w:r w:rsidRPr="00735279">
          <w:rPr>
            <w:rFonts w:ascii="Trebuchet MS" w:hAnsi="Trebuchet MS"/>
            <w:noProof/>
            <w:sz w:val="24"/>
          </w:rPr>
          <w:t>said</w:t>
        </w:r>
      </w:ins>
      <w:r w:rsidRPr="00735279">
        <w:rPr>
          <w:rFonts w:ascii="Trebuchet MS" w:hAnsi="Trebuchet MS"/>
          <w:noProof/>
          <w:sz w:val="24"/>
        </w:rPr>
        <w:t xml:space="preserve"> to Moses: “Say to the </w:t>
      </w:r>
      <w:del w:id="51" w:author="Author">
        <w:r w:rsidRPr="00735279">
          <w:rPr>
            <w:rFonts w:ascii="Trebuchet MS" w:hAnsi="Trebuchet MS"/>
            <w:noProof/>
            <w:sz w:val="24"/>
          </w:rPr>
          <w:delText>sons of Israel, ‘Y</w:delText>
        </w:r>
        <w:r w:rsidRPr="00735279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52" w:author="Author">
        <w:r w:rsidRPr="00735279">
          <w:rPr>
            <w:rFonts w:ascii="Trebuchet MS" w:hAnsi="Trebuchet MS"/>
            <w:noProof/>
            <w:sz w:val="24"/>
          </w:rPr>
          <w:t>Israelites, ‘You</w:t>
        </w:r>
      </w:ins>
      <w:r w:rsidRPr="00735279">
        <w:rPr>
          <w:rFonts w:ascii="Trebuchet MS" w:hAnsi="Trebuchet MS"/>
          <w:noProof/>
          <w:sz w:val="24"/>
        </w:rPr>
        <w:t xml:space="preserve"> are </w:t>
      </w:r>
      <w:del w:id="53" w:author="Author">
        <w:r w:rsidRPr="00735279">
          <w:rPr>
            <w:rFonts w:ascii="Trebuchet MS" w:hAnsi="Trebuchet MS"/>
            <w:noProof/>
            <w:sz w:val="24"/>
          </w:rPr>
          <w:delText>a stiff-necked</w:delText>
        </w:r>
      </w:del>
      <w:ins w:id="54" w:author="Author">
        <w:r w:rsidRPr="00735279">
          <w:rPr>
            <w:rFonts w:ascii="Trebuchet MS" w:hAnsi="Trebuchet MS"/>
            <w:noProof/>
            <w:sz w:val="24"/>
          </w:rPr>
          <w:t>an obstinate</w:t>
        </w:r>
        <w:r w:rsidRPr="00735279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735279">
        <w:rPr>
          <w:rFonts w:ascii="Trebuchet MS" w:hAnsi="Trebuchet MS"/>
          <w:noProof/>
          <w:sz w:val="24"/>
        </w:rPr>
        <w:t xml:space="preserve"> people. In one moment I could go </w:t>
      </w:r>
      <w:del w:id="57" w:author="Author">
        <w:r w:rsidRPr="00735279">
          <w:rPr>
            <w:rFonts w:ascii="Trebuchet MS" w:hAnsi="Trebuchet MS"/>
            <w:noProof/>
            <w:sz w:val="24"/>
          </w:rPr>
          <w:delText>up into</w:delText>
        </w:r>
      </w:del>
      <w:ins w:id="58" w:author="Author">
        <w:r w:rsidRPr="00735279">
          <w:rPr>
            <w:rFonts w:ascii="Trebuchet MS" w:hAnsi="Trebuchet MS"/>
            <w:noProof/>
            <w:sz w:val="24"/>
          </w:rPr>
          <w:t>through</w:t>
        </w:r>
      </w:ins>
      <w:r w:rsidRPr="00735279">
        <w:rPr>
          <w:rFonts w:ascii="Trebuchet MS" w:hAnsi="Trebuchet MS"/>
          <w:noProof/>
          <w:sz w:val="24"/>
        </w:rPr>
        <w:t xml:space="preserve"> the midst of you and </w:t>
      </w:r>
      <w:del w:id="59" w:author="Author">
        <w:r w:rsidRPr="00735279">
          <w:rPr>
            <w:rFonts w:ascii="Trebuchet MS" w:hAnsi="Trebuchet MS"/>
            <w:noProof/>
            <w:sz w:val="24"/>
          </w:rPr>
          <w:delText xml:space="preserve">certainly </w:delText>
        </w:r>
      </w:del>
      <w:r w:rsidRPr="00735279">
        <w:rPr>
          <w:rFonts w:ascii="Trebuchet MS" w:hAnsi="Trebuchet MS"/>
          <w:noProof/>
          <w:sz w:val="24"/>
        </w:rPr>
        <w:t xml:space="preserve">exterminate you. So now </w:t>
      </w:r>
      <w:del w:id="60" w:author="Author">
        <w:r w:rsidRPr="00735279">
          <w:rPr>
            <w:rFonts w:ascii="Trebuchet MS" w:hAnsi="Trebuchet MS"/>
            <w:noProof/>
            <w:sz w:val="24"/>
          </w:rPr>
          <w:delText>put down</w:delText>
        </w:r>
      </w:del>
      <w:ins w:id="61" w:author="Author">
        <w:r w:rsidRPr="00735279">
          <w:rPr>
            <w:rFonts w:ascii="Trebuchet MS" w:hAnsi="Trebuchet MS"/>
            <w:noProof/>
            <w:sz w:val="24"/>
          </w:rPr>
          <w:t>keep</w:t>
        </w:r>
      </w:ins>
      <w:r w:rsidRPr="00735279">
        <w:rPr>
          <w:rFonts w:ascii="Trebuchet MS" w:hAnsi="Trebuchet MS"/>
          <w:noProof/>
          <w:sz w:val="24"/>
        </w:rPr>
        <w:t xml:space="preserve"> your ornaments off </w:t>
      </w:r>
      <w:del w:id="62" w:author="Author">
        <w:r w:rsidRPr="00735279">
          <w:rPr>
            <w:rFonts w:ascii="Trebuchet MS" w:hAnsi="Trebuchet MS"/>
            <w:noProof/>
            <w:sz w:val="24"/>
          </w:rPr>
          <w:delText>yourself, as</w:delText>
        </w:r>
      </w:del>
      <w:ins w:id="63" w:author="Author">
        <w:r w:rsidRPr="00735279">
          <w:rPr>
            <w:rFonts w:ascii="Trebuchet MS" w:hAnsi="Trebuchet MS"/>
            <w:noProof/>
            <w:sz w:val="24"/>
          </w:rPr>
          <w:t>while</w:t>
        </w:r>
      </w:ins>
      <w:r w:rsidRPr="00735279">
        <w:rPr>
          <w:rFonts w:ascii="Trebuchet MS" w:hAnsi="Trebuchet MS"/>
          <w:noProof/>
          <w:sz w:val="24"/>
        </w:rPr>
        <w:t xml:space="preserve"> I </w:t>
      </w:r>
      <w:del w:id="64" w:author="Author">
        <w:r w:rsidRPr="00735279">
          <w:rPr>
            <w:rFonts w:ascii="Trebuchet MS" w:hAnsi="Trebuchet MS"/>
            <w:noProof/>
            <w:sz w:val="24"/>
          </w:rPr>
          <w:delText>want to know</w:delText>
        </w:r>
      </w:del>
      <w:ins w:id="65" w:author="Author">
        <w:r w:rsidRPr="00735279">
          <w:rPr>
            <w:rFonts w:ascii="Trebuchet MS" w:hAnsi="Trebuchet MS"/>
            <w:noProof/>
            <w:sz w:val="24"/>
          </w:rPr>
          <w:t>consider</w:t>
        </w:r>
      </w:ins>
      <w:r w:rsidRPr="00735279">
        <w:rPr>
          <w:rFonts w:ascii="Trebuchet MS" w:hAnsi="Trebuchet MS"/>
          <w:noProof/>
          <w:sz w:val="24"/>
        </w:rPr>
        <w:t xml:space="preserve"> what </w:t>
      </w:r>
      <w:del w:id="66" w:author="Author">
        <w:r w:rsidRPr="00735279">
          <w:rPr>
            <w:rFonts w:ascii="Trebuchet MS" w:hAnsi="Trebuchet MS"/>
            <w:noProof/>
            <w:sz w:val="24"/>
          </w:rPr>
          <w:delText xml:space="preserve">I am going </w:delText>
        </w:r>
      </w:del>
      <w:r w:rsidRPr="00735279">
        <w:rPr>
          <w:rFonts w:ascii="Trebuchet MS" w:hAnsi="Trebuchet MS"/>
          <w:noProof/>
          <w:sz w:val="24"/>
        </w:rPr>
        <w:t xml:space="preserve">to do to you.’” </w:t>
      </w:r>
      <w:r w:rsidRPr="00735279">
        <w:rPr>
          <w:rFonts w:ascii="Trebuchet MS" w:hAnsi="Trebuchet MS"/>
          <w:b/>
          <w:noProof/>
          <w:sz w:val="24"/>
        </w:rPr>
        <w:t xml:space="preserve">33:6 </w:t>
      </w:r>
      <w:del w:id="67" w:author="Author">
        <w:r w:rsidRPr="00735279">
          <w:rPr>
            <w:rFonts w:ascii="Trebuchet MS" w:hAnsi="Trebuchet MS"/>
            <w:noProof/>
            <w:sz w:val="24"/>
          </w:rPr>
          <w:delText>And the sons of Israel went stripping their ornaments off themselves</w:delText>
        </w:r>
      </w:del>
      <w:ins w:id="68" w:author="Author">
        <w:r w:rsidRPr="00735279">
          <w:rPr>
            <w:rFonts w:ascii="Trebuchet MS" w:hAnsi="Trebuchet MS"/>
            <w:noProof/>
            <w:sz w:val="24"/>
          </w:rPr>
          <w:t>So</w:t>
        </w:r>
      </w:ins>
      <w:r w:rsidRPr="00735279">
        <w:rPr>
          <w:rFonts w:ascii="Trebuchet MS" w:hAnsi="Trebuchet MS"/>
          <w:noProof/>
          <w:sz w:val="24"/>
        </w:rPr>
        <w:t xml:space="preserve"> from Mount </w:t>
      </w:r>
      <w:del w:id="69" w:author="Author">
        <w:r w:rsidRPr="00735279" w:rsidDel="00310D77">
          <w:rPr>
            <w:rFonts w:ascii="Trebuchet MS" w:hAnsi="Trebuchet MS"/>
            <w:noProof/>
            <w:sz w:val="24"/>
          </w:rPr>
          <w:delText>Ho′reb</w:delText>
        </w:r>
      </w:del>
      <w:ins w:id="70" w:author="Author">
        <w:r>
          <w:rPr>
            <w:rFonts w:ascii="Trebuchet MS" w:hAnsi="Trebuchet MS"/>
            <w:noProof/>
            <w:sz w:val="24"/>
          </w:rPr>
          <w:t>Hor</w:t>
        </w:r>
        <w:r w:rsidRPr="005A05F0">
          <w:rPr>
            <w:rFonts w:ascii="Trebuchet MS" w:hAnsi="Trebuchet MS"/>
            <w:noProof/>
            <w:sz w:val="24"/>
          </w:rPr>
          <w:t>′</w:t>
        </w:r>
        <w:r>
          <w:rPr>
            <w:rFonts w:ascii="Trebuchet MS" w:hAnsi="Trebuchet MS"/>
            <w:noProof/>
            <w:sz w:val="24"/>
          </w:rPr>
          <w:t>eb</w:t>
        </w:r>
      </w:ins>
      <w:r w:rsidRPr="00735279">
        <w:rPr>
          <w:rFonts w:ascii="Trebuchet MS" w:hAnsi="Trebuchet MS"/>
          <w:noProof/>
          <w:sz w:val="24"/>
        </w:rPr>
        <w:t xml:space="preserve"> onward</w:t>
      </w:r>
      <w:ins w:id="71" w:author="Author">
        <w:r w:rsidRPr="00735279">
          <w:rPr>
            <w:rFonts w:ascii="Trebuchet MS" w:hAnsi="Trebuchet MS"/>
            <w:noProof/>
            <w:sz w:val="24"/>
          </w:rPr>
          <w:t>, the Israelites refrained from wearing</w:t>
        </w:r>
        <w:r w:rsidRPr="00735279">
          <w:rPr>
            <w:rStyle w:val="FootnoteReference"/>
            <w:rFonts w:ascii="Trebuchet MS" w:hAnsi="Trebuchet MS"/>
            <w:noProof/>
          </w:rPr>
          <w:footnoteReference w:id="4"/>
        </w:r>
        <w:r w:rsidRPr="00735279">
          <w:rPr>
            <w:rFonts w:ascii="Trebuchet MS" w:hAnsi="Trebuchet MS"/>
            <w:noProof/>
            <w:sz w:val="24"/>
          </w:rPr>
          <w:t xml:space="preserve"> their ornaments</w:t>
        </w:r>
      </w:ins>
      <w:r w:rsidRPr="00735279">
        <w:rPr>
          <w:rFonts w:ascii="Trebuchet MS" w:hAnsi="Trebuchet MS"/>
          <w:noProof/>
          <w:sz w:val="24"/>
        </w:rPr>
        <w:t>.</w:t>
      </w:r>
    </w:p>
    <w:p w:rsidR="00C24797" w:rsidRPr="00735279" w:rsidRDefault="00C24797" w:rsidP="00C24797">
      <w:pPr>
        <w:rPr>
          <w:rFonts w:ascii="Trebuchet MS" w:hAnsi="Trebuchet MS"/>
          <w:noProof/>
          <w:sz w:val="24"/>
        </w:rPr>
      </w:pPr>
      <w:r w:rsidRPr="00735279">
        <w:rPr>
          <w:rFonts w:ascii="Trebuchet MS" w:hAnsi="Trebuchet MS"/>
          <w:b/>
          <w:sz w:val="24"/>
        </w:rPr>
        <w:t xml:space="preserve">33:7 </w:t>
      </w:r>
      <w:del w:id="74" w:author="Author">
        <w:r w:rsidRPr="00735279">
          <w:rPr>
            <w:rFonts w:ascii="Trebuchet MS" w:hAnsi="Trebuchet MS"/>
            <w:noProof/>
            <w:sz w:val="24"/>
          </w:rPr>
          <w:delText>As for</w:delText>
        </w:r>
      </w:del>
      <w:ins w:id="75" w:author="Author">
        <w:r w:rsidRPr="00735279">
          <w:rPr>
            <w:rFonts w:ascii="Trebuchet MS" w:hAnsi="Trebuchet MS"/>
            <w:noProof/>
            <w:sz w:val="24"/>
          </w:rPr>
          <w:t>Now</w:t>
        </w:r>
      </w:ins>
      <w:r w:rsidRPr="00735279">
        <w:rPr>
          <w:rFonts w:ascii="Trebuchet MS" w:hAnsi="Trebuchet MS"/>
          <w:noProof/>
          <w:sz w:val="24"/>
        </w:rPr>
        <w:t xml:space="preserve"> Moses</w:t>
      </w:r>
      <w:del w:id="76" w:author="Author">
        <w:r w:rsidRPr="00735279">
          <w:rPr>
            <w:rFonts w:ascii="Trebuchet MS" w:hAnsi="Trebuchet MS"/>
            <w:noProof/>
            <w:sz w:val="24"/>
          </w:rPr>
          <w:delText>, he proceeded to take</w:delText>
        </w:r>
      </w:del>
      <w:ins w:id="77" w:author="Author">
        <w:r w:rsidRPr="00735279">
          <w:rPr>
            <w:rFonts w:ascii="Trebuchet MS" w:hAnsi="Trebuchet MS"/>
            <w:noProof/>
            <w:sz w:val="24"/>
          </w:rPr>
          <w:t xml:space="preserve"> took</w:t>
        </w:r>
      </w:ins>
      <w:r w:rsidRPr="00735279">
        <w:rPr>
          <w:rFonts w:ascii="Trebuchet MS" w:hAnsi="Trebuchet MS"/>
          <w:noProof/>
          <w:sz w:val="24"/>
        </w:rPr>
        <w:t xml:space="preserve"> his tent </w:t>
      </w:r>
      <w:del w:id="78" w:author="Author">
        <w:r w:rsidRPr="00735279">
          <w:rPr>
            <w:rFonts w:ascii="Trebuchet MS" w:hAnsi="Trebuchet MS"/>
            <w:noProof/>
            <w:sz w:val="24"/>
          </w:rPr>
          <w:delText xml:space="preserve">away </w:delText>
        </w:r>
      </w:del>
      <w:r w:rsidRPr="00735279">
        <w:rPr>
          <w:rFonts w:ascii="Trebuchet MS" w:hAnsi="Trebuchet MS"/>
          <w:noProof/>
          <w:sz w:val="24"/>
        </w:rPr>
        <w:t xml:space="preserve">and </w:t>
      </w:r>
      <w:del w:id="79" w:author="Author">
        <w:r w:rsidRPr="00735279">
          <w:rPr>
            <w:rFonts w:ascii="Trebuchet MS" w:hAnsi="Trebuchet MS"/>
            <w:noProof/>
            <w:sz w:val="24"/>
          </w:rPr>
          <w:delText xml:space="preserve">he </w:delText>
        </w:r>
      </w:del>
      <w:r w:rsidRPr="00735279">
        <w:rPr>
          <w:rFonts w:ascii="Trebuchet MS" w:hAnsi="Trebuchet MS"/>
          <w:noProof/>
          <w:sz w:val="24"/>
        </w:rPr>
        <w:t xml:space="preserve">pitched it outside the camp, </w:t>
      </w:r>
      <w:del w:id="80" w:author="Author">
        <w:r w:rsidRPr="00735279">
          <w:rPr>
            <w:rFonts w:ascii="Trebuchet MS" w:hAnsi="Trebuchet MS"/>
            <w:noProof/>
            <w:sz w:val="24"/>
          </w:rPr>
          <w:delText>far away</w:delText>
        </w:r>
      </w:del>
      <w:ins w:id="81" w:author="Author">
        <w:r w:rsidRPr="00735279">
          <w:rPr>
            <w:rFonts w:ascii="Trebuchet MS" w:hAnsi="Trebuchet MS"/>
            <w:noProof/>
            <w:sz w:val="24"/>
          </w:rPr>
          <w:t>at some distance</w:t>
        </w:r>
      </w:ins>
      <w:r w:rsidRPr="00735279">
        <w:rPr>
          <w:rFonts w:ascii="Trebuchet MS" w:hAnsi="Trebuchet MS"/>
          <w:noProof/>
          <w:sz w:val="24"/>
        </w:rPr>
        <w:t xml:space="preserve"> from the camp</w:t>
      </w:r>
      <w:del w:id="82" w:author="Author">
        <w:r w:rsidRPr="00735279">
          <w:rPr>
            <w:rFonts w:ascii="Trebuchet MS" w:hAnsi="Trebuchet MS"/>
            <w:noProof/>
            <w:sz w:val="24"/>
          </w:rPr>
          <w:delText>;</w:delText>
        </w:r>
      </w:del>
      <w:ins w:id="83" w:author="Author">
        <w:r w:rsidRPr="00735279">
          <w:rPr>
            <w:rFonts w:ascii="Trebuchet MS" w:hAnsi="Trebuchet MS"/>
            <w:noProof/>
            <w:sz w:val="24"/>
          </w:rPr>
          <w:t>,</w:t>
        </w:r>
      </w:ins>
      <w:r w:rsidRPr="00735279">
        <w:rPr>
          <w:rFonts w:ascii="Trebuchet MS" w:hAnsi="Trebuchet MS"/>
          <w:noProof/>
          <w:sz w:val="24"/>
        </w:rPr>
        <w:t xml:space="preserve"> and he called it a tent of meeting. </w:t>
      </w:r>
      <w:del w:id="84" w:author="Author">
        <w:r w:rsidRPr="00735279">
          <w:rPr>
            <w:rFonts w:ascii="Trebuchet MS" w:hAnsi="Trebuchet MS"/>
            <w:noProof/>
            <w:sz w:val="24"/>
          </w:rPr>
          <w:delText>And it occurred that everyone</w:delText>
        </w:r>
      </w:del>
      <w:ins w:id="85" w:author="Author">
        <w:r w:rsidRPr="00735279">
          <w:rPr>
            <w:rFonts w:ascii="Trebuchet MS" w:hAnsi="Trebuchet MS"/>
            <w:noProof/>
            <w:sz w:val="24"/>
          </w:rPr>
          <w:t>Everyone</w:t>
        </w:r>
      </w:ins>
      <w:r w:rsidRPr="00735279">
        <w:rPr>
          <w:rFonts w:ascii="Trebuchet MS" w:hAnsi="Trebuchet MS"/>
          <w:noProof/>
          <w:sz w:val="24"/>
        </w:rPr>
        <w:t xml:space="preserve"> inquiring of Jehovah would go out to the tent of meeting, which was outside the camp. </w:t>
      </w:r>
      <w:r w:rsidRPr="00735279">
        <w:rPr>
          <w:rFonts w:ascii="Trebuchet MS" w:hAnsi="Trebuchet MS"/>
          <w:b/>
          <w:noProof/>
          <w:sz w:val="24"/>
        </w:rPr>
        <w:t xml:space="preserve">33:8 </w:t>
      </w:r>
      <w:del w:id="86" w:author="Author">
        <w:r w:rsidRPr="00735279">
          <w:rPr>
            <w:rFonts w:ascii="Trebuchet MS" w:hAnsi="Trebuchet MS"/>
            <w:noProof/>
            <w:sz w:val="24"/>
          </w:rPr>
          <w:delText>And it occurred that as</w:delText>
        </w:r>
      </w:del>
      <w:ins w:id="87" w:author="Author">
        <w:r w:rsidRPr="00735279">
          <w:rPr>
            <w:rFonts w:ascii="Trebuchet MS" w:hAnsi="Trebuchet MS"/>
            <w:noProof/>
            <w:sz w:val="24"/>
          </w:rPr>
          <w:t>As</w:t>
        </w:r>
      </w:ins>
      <w:r w:rsidRPr="00735279">
        <w:rPr>
          <w:rFonts w:ascii="Trebuchet MS" w:hAnsi="Trebuchet MS"/>
          <w:noProof/>
          <w:sz w:val="24"/>
        </w:rPr>
        <w:t xml:space="preserve"> soon as Moses went out to the tent, all the people would rise</w:t>
      </w:r>
      <w:del w:id="88" w:author="Author">
        <w:r w:rsidRPr="00735279">
          <w:rPr>
            <w:rFonts w:ascii="Trebuchet MS" w:hAnsi="Trebuchet MS"/>
            <w:noProof/>
            <w:sz w:val="24"/>
          </w:rPr>
          <w:delText>, and they stationed themselves each one</w:delText>
        </w:r>
      </w:del>
      <w:ins w:id="89" w:author="Author">
        <w:r w:rsidRPr="00735279">
          <w:rPr>
            <w:rFonts w:ascii="Trebuchet MS" w:hAnsi="Trebuchet MS"/>
            <w:noProof/>
            <w:sz w:val="24"/>
          </w:rPr>
          <w:t xml:space="preserve"> and stand</w:t>
        </w:r>
      </w:ins>
      <w:r w:rsidRPr="00735279">
        <w:rPr>
          <w:rFonts w:ascii="Trebuchet MS" w:hAnsi="Trebuchet MS"/>
          <w:noProof/>
          <w:sz w:val="24"/>
        </w:rPr>
        <w:t xml:space="preserve"> at the entrance of </w:t>
      </w:r>
      <w:del w:id="90" w:author="Author">
        <w:r w:rsidRPr="00735279">
          <w:rPr>
            <w:rFonts w:ascii="Trebuchet MS" w:hAnsi="Trebuchet MS"/>
            <w:noProof/>
            <w:sz w:val="24"/>
          </w:rPr>
          <w:delText>his</w:delText>
        </w:r>
      </w:del>
      <w:ins w:id="91" w:author="Author">
        <w:r w:rsidRPr="00735279">
          <w:rPr>
            <w:rFonts w:ascii="Trebuchet MS" w:hAnsi="Trebuchet MS"/>
            <w:noProof/>
            <w:sz w:val="24"/>
          </w:rPr>
          <w:t>their</w:t>
        </w:r>
      </w:ins>
      <w:r w:rsidRPr="00735279">
        <w:rPr>
          <w:rFonts w:ascii="Trebuchet MS" w:hAnsi="Trebuchet MS"/>
          <w:noProof/>
          <w:sz w:val="24"/>
        </w:rPr>
        <w:t xml:space="preserve"> own </w:t>
      </w:r>
      <w:del w:id="92" w:author="Author">
        <w:r w:rsidRPr="00735279">
          <w:rPr>
            <w:rFonts w:ascii="Trebuchet MS" w:hAnsi="Trebuchet MS"/>
            <w:noProof/>
            <w:sz w:val="24"/>
          </w:rPr>
          <w:delText>tent</w:delText>
        </w:r>
      </w:del>
      <w:ins w:id="93" w:author="Author">
        <w:r w:rsidRPr="00735279">
          <w:rPr>
            <w:rFonts w:ascii="Trebuchet MS" w:hAnsi="Trebuchet MS"/>
            <w:noProof/>
            <w:sz w:val="24"/>
          </w:rPr>
          <w:t>tents</w:t>
        </w:r>
      </w:ins>
      <w:r w:rsidRPr="00735279">
        <w:rPr>
          <w:rFonts w:ascii="Trebuchet MS" w:hAnsi="Trebuchet MS"/>
          <w:noProof/>
          <w:sz w:val="24"/>
        </w:rPr>
        <w:t xml:space="preserve">, and they </w:t>
      </w:r>
      <w:del w:id="94" w:author="Author">
        <w:r w:rsidRPr="00735279">
          <w:rPr>
            <w:rFonts w:ascii="Trebuchet MS" w:hAnsi="Trebuchet MS"/>
            <w:noProof/>
            <w:sz w:val="24"/>
          </w:rPr>
          <w:delText>gazed</w:delText>
        </w:r>
      </w:del>
      <w:ins w:id="95" w:author="Author">
        <w:r w:rsidRPr="00735279">
          <w:rPr>
            <w:rFonts w:ascii="Trebuchet MS" w:hAnsi="Trebuchet MS"/>
            <w:noProof/>
            <w:sz w:val="24"/>
          </w:rPr>
          <w:t>would gaze</w:t>
        </w:r>
      </w:ins>
      <w:r w:rsidRPr="00735279">
        <w:rPr>
          <w:rFonts w:ascii="Trebuchet MS" w:hAnsi="Trebuchet MS"/>
          <w:noProof/>
          <w:sz w:val="24"/>
        </w:rPr>
        <w:t xml:space="preserve"> after Moses until he </w:t>
      </w:r>
      <w:del w:id="96" w:author="Author">
        <w:r w:rsidRPr="00735279">
          <w:rPr>
            <w:rFonts w:ascii="Trebuchet MS" w:hAnsi="Trebuchet MS"/>
            <w:noProof/>
            <w:sz w:val="24"/>
          </w:rPr>
          <w:delText>went</w:delText>
        </w:r>
      </w:del>
      <w:ins w:id="97" w:author="Author">
        <w:r w:rsidRPr="00735279">
          <w:rPr>
            <w:rFonts w:ascii="Trebuchet MS" w:hAnsi="Trebuchet MS"/>
            <w:noProof/>
            <w:sz w:val="24"/>
          </w:rPr>
          <w:t>entered</w:t>
        </w:r>
      </w:ins>
      <w:r w:rsidRPr="00735279">
        <w:rPr>
          <w:rFonts w:ascii="Trebuchet MS" w:hAnsi="Trebuchet MS"/>
          <w:noProof/>
          <w:sz w:val="24"/>
        </w:rPr>
        <w:t xml:space="preserve"> into the tent. </w:t>
      </w:r>
      <w:r w:rsidRPr="00735279">
        <w:rPr>
          <w:rFonts w:ascii="Trebuchet MS" w:hAnsi="Trebuchet MS"/>
          <w:b/>
          <w:noProof/>
          <w:sz w:val="24"/>
        </w:rPr>
        <w:t xml:space="preserve">33:9 </w:t>
      </w:r>
      <w:del w:id="98" w:author="Author">
        <w:r w:rsidRPr="00735279">
          <w:rPr>
            <w:rFonts w:ascii="Trebuchet MS" w:hAnsi="Trebuchet MS"/>
            <w:noProof/>
            <w:sz w:val="24"/>
          </w:rPr>
          <w:delText>It also occurred that as</w:delText>
        </w:r>
      </w:del>
      <w:ins w:id="99" w:author="Author">
        <w:r w:rsidRPr="00735279">
          <w:rPr>
            <w:rFonts w:ascii="Trebuchet MS" w:hAnsi="Trebuchet MS"/>
            <w:noProof/>
            <w:sz w:val="24"/>
          </w:rPr>
          <w:t>As</w:t>
        </w:r>
      </w:ins>
      <w:r w:rsidRPr="00735279">
        <w:rPr>
          <w:rFonts w:ascii="Trebuchet MS" w:hAnsi="Trebuchet MS"/>
          <w:noProof/>
          <w:sz w:val="24"/>
        </w:rPr>
        <w:t xml:space="preserve"> soon as Moses </w:t>
      </w:r>
      <w:del w:id="100" w:author="Author">
        <w:r w:rsidRPr="00735279">
          <w:rPr>
            <w:rFonts w:ascii="Trebuchet MS" w:hAnsi="Trebuchet MS"/>
            <w:noProof/>
            <w:sz w:val="24"/>
          </w:rPr>
          <w:delText>had gone</w:delText>
        </w:r>
      </w:del>
      <w:ins w:id="101" w:author="Author">
        <w:r w:rsidRPr="00735279">
          <w:rPr>
            <w:rFonts w:ascii="Trebuchet MS" w:hAnsi="Trebuchet MS"/>
            <w:noProof/>
            <w:sz w:val="24"/>
          </w:rPr>
          <w:t>would go</w:t>
        </w:r>
      </w:ins>
      <w:r w:rsidRPr="00735279">
        <w:rPr>
          <w:rFonts w:ascii="Trebuchet MS" w:hAnsi="Trebuchet MS"/>
          <w:noProof/>
          <w:sz w:val="24"/>
        </w:rPr>
        <w:t xml:space="preserve"> into the </w:t>
      </w:r>
      <w:r w:rsidRPr="00735279">
        <w:rPr>
          <w:rFonts w:ascii="Trebuchet MS" w:hAnsi="Trebuchet MS"/>
          <w:noProof/>
          <w:sz w:val="24"/>
        </w:rPr>
        <w:lastRenderedPageBreak/>
        <w:t>tent, the pillar of cloud would come down</w:t>
      </w:r>
      <w:del w:id="102" w:author="Author">
        <w:r w:rsidRPr="00735279">
          <w:rPr>
            <w:rFonts w:ascii="Trebuchet MS" w:hAnsi="Trebuchet MS"/>
            <w:noProof/>
            <w:sz w:val="24"/>
          </w:rPr>
          <w:delText>,</w:delText>
        </w:r>
      </w:del>
      <w:r w:rsidRPr="00735279">
        <w:rPr>
          <w:rFonts w:ascii="Trebuchet MS" w:hAnsi="Trebuchet MS"/>
          <w:noProof/>
          <w:sz w:val="24"/>
        </w:rPr>
        <w:t xml:space="preserve"> and </w:t>
      </w:r>
      <w:del w:id="103" w:author="Author">
        <w:r w:rsidRPr="00735279">
          <w:rPr>
            <w:rFonts w:ascii="Trebuchet MS" w:hAnsi="Trebuchet MS"/>
            <w:noProof/>
            <w:sz w:val="24"/>
          </w:rPr>
          <w:delText>it stood</w:delText>
        </w:r>
      </w:del>
      <w:ins w:id="104" w:author="Author">
        <w:r w:rsidRPr="00735279">
          <w:rPr>
            <w:rFonts w:ascii="Trebuchet MS" w:hAnsi="Trebuchet MS"/>
            <w:noProof/>
            <w:sz w:val="24"/>
          </w:rPr>
          <w:t>stand</w:t>
        </w:r>
      </w:ins>
      <w:r w:rsidRPr="00735279">
        <w:rPr>
          <w:rFonts w:ascii="Trebuchet MS" w:hAnsi="Trebuchet MS"/>
          <w:noProof/>
          <w:sz w:val="24"/>
        </w:rPr>
        <w:t xml:space="preserve"> at the entrance of the tent </w:t>
      </w:r>
      <w:del w:id="105" w:author="Author">
        <w:r w:rsidRPr="00735279">
          <w:rPr>
            <w:rFonts w:ascii="Trebuchet MS" w:hAnsi="Trebuchet MS"/>
            <w:noProof/>
            <w:sz w:val="24"/>
          </w:rPr>
          <w:delText>and he</w:delText>
        </w:r>
      </w:del>
      <w:ins w:id="106" w:author="Author">
        <w:r w:rsidRPr="00735279">
          <w:rPr>
            <w:rFonts w:ascii="Trebuchet MS" w:hAnsi="Trebuchet MS"/>
            <w:noProof/>
            <w:sz w:val="24"/>
          </w:rPr>
          <w:t>while God</w:t>
        </w:r>
      </w:ins>
      <w:r w:rsidRPr="00735279">
        <w:rPr>
          <w:rFonts w:ascii="Trebuchet MS" w:hAnsi="Trebuchet MS"/>
          <w:noProof/>
          <w:sz w:val="24"/>
        </w:rPr>
        <w:t xml:space="preserve"> spoke with Moses. </w:t>
      </w:r>
      <w:r w:rsidRPr="00735279">
        <w:rPr>
          <w:rFonts w:ascii="Trebuchet MS" w:hAnsi="Trebuchet MS"/>
          <w:b/>
          <w:noProof/>
          <w:sz w:val="24"/>
        </w:rPr>
        <w:t xml:space="preserve">33:10 </w:t>
      </w:r>
      <w:del w:id="107" w:author="Author">
        <w:r w:rsidRPr="00735279">
          <w:rPr>
            <w:rFonts w:ascii="Trebuchet MS" w:hAnsi="Trebuchet MS"/>
            <w:noProof/>
            <w:sz w:val="24"/>
          </w:rPr>
          <w:delText>And</w:delText>
        </w:r>
      </w:del>
      <w:ins w:id="108" w:author="Author">
        <w:r w:rsidRPr="00735279">
          <w:rPr>
            <w:rFonts w:ascii="Trebuchet MS" w:hAnsi="Trebuchet MS"/>
            <w:noProof/>
            <w:sz w:val="24"/>
          </w:rPr>
          <w:t>When</w:t>
        </w:r>
      </w:ins>
      <w:r w:rsidRPr="00735279">
        <w:rPr>
          <w:rFonts w:ascii="Trebuchet MS" w:hAnsi="Trebuchet MS"/>
          <w:noProof/>
          <w:sz w:val="24"/>
        </w:rPr>
        <w:t xml:space="preserve"> all the people saw the pillar of cloud standing at the entrance of the tent, </w:t>
      </w:r>
      <w:del w:id="109" w:author="Author">
        <w:r w:rsidRPr="00735279">
          <w:rPr>
            <w:rFonts w:ascii="Trebuchet MS" w:hAnsi="Trebuchet MS"/>
            <w:noProof/>
            <w:sz w:val="24"/>
          </w:rPr>
          <w:delText>and all the people</w:delText>
        </w:r>
      </w:del>
      <w:ins w:id="110" w:author="Author">
        <w:r w:rsidRPr="00735279">
          <w:rPr>
            <w:rFonts w:ascii="Trebuchet MS" w:hAnsi="Trebuchet MS"/>
            <w:noProof/>
            <w:sz w:val="24"/>
          </w:rPr>
          <w:t>each of them</w:t>
        </w:r>
      </w:ins>
      <w:r w:rsidRPr="00735279">
        <w:rPr>
          <w:rFonts w:ascii="Trebuchet MS" w:hAnsi="Trebuchet MS"/>
          <w:noProof/>
          <w:sz w:val="24"/>
        </w:rPr>
        <w:t xml:space="preserve"> rose and bowed down </w:t>
      </w:r>
      <w:del w:id="111" w:author="Author">
        <w:r w:rsidRPr="00735279">
          <w:rPr>
            <w:rFonts w:ascii="Trebuchet MS" w:hAnsi="Trebuchet MS"/>
            <w:noProof/>
            <w:sz w:val="24"/>
          </w:rPr>
          <w:delText xml:space="preserve">each one </w:delText>
        </w:r>
      </w:del>
      <w:r w:rsidRPr="00735279">
        <w:rPr>
          <w:rFonts w:ascii="Trebuchet MS" w:hAnsi="Trebuchet MS"/>
          <w:noProof/>
          <w:sz w:val="24"/>
        </w:rPr>
        <w:t xml:space="preserve">at the entrance of his own tent. </w:t>
      </w:r>
      <w:r w:rsidRPr="00735279">
        <w:rPr>
          <w:rFonts w:ascii="Trebuchet MS" w:hAnsi="Trebuchet MS"/>
          <w:b/>
          <w:noProof/>
          <w:sz w:val="24"/>
        </w:rPr>
        <w:t xml:space="preserve">33:11 </w:t>
      </w:r>
      <w:del w:id="112" w:author="Author">
        <w:r w:rsidRPr="00735279">
          <w:rPr>
            <w:rFonts w:ascii="Trebuchet MS" w:hAnsi="Trebuchet MS"/>
            <w:noProof/>
            <w:sz w:val="24"/>
          </w:rPr>
          <w:delText xml:space="preserve">And </w:delText>
        </w:r>
      </w:del>
      <w:r w:rsidRPr="00735279">
        <w:rPr>
          <w:rFonts w:ascii="Trebuchet MS" w:hAnsi="Trebuchet MS"/>
          <w:noProof/>
          <w:sz w:val="24"/>
        </w:rPr>
        <w:t>Jehovah spoke to Moses face</w:t>
      </w:r>
      <w:del w:id="113" w:author="Author">
        <w:r w:rsidRPr="00735279">
          <w:rPr>
            <w:rFonts w:ascii="Trebuchet MS" w:hAnsi="Trebuchet MS"/>
            <w:noProof/>
            <w:sz w:val="24"/>
          </w:rPr>
          <w:delText xml:space="preserve"> </w:delText>
        </w:r>
      </w:del>
      <w:ins w:id="114" w:author="Author">
        <w:r w:rsidRPr="00735279">
          <w:rPr>
            <w:rFonts w:ascii="Trebuchet MS" w:hAnsi="Trebuchet MS"/>
            <w:noProof/>
            <w:sz w:val="24"/>
          </w:rPr>
          <w:t>-</w:t>
        </w:r>
      </w:ins>
      <w:r w:rsidRPr="00735279">
        <w:rPr>
          <w:rFonts w:ascii="Trebuchet MS" w:hAnsi="Trebuchet MS"/>
          <w:noProof/>
          <w:sz w:val="24"/>
        </w:rPr>
        <w:t>to</w:t>
      </w:r>
      <w:del w:id="115" w:author="Author">
        <w:r w:rsidRPr="00735279">
          <w:rPr>
            <w:rFonts w:ascii="Trebuchet MS" w:hAnsi="Trebuchet MS"/>
            <w:noProof/>
            <w:sz w:val="24"/>
          </w:rPr>
          <w:delText xml:space="preserve"> </w:delText>
        </w:r>
      </w:del>
      <w:ins w:id="116" w:author="Author">
        <w:r w:rsidRPr="00735279">
          <w:rPr>
            <w:rFonts w:ascii="Trebuchet MS" w:hAnsi="Trebuchet MS"/>
            <w:noProof/>
            <w:sz w:val="24"/>
          </w:rPr>
          <w:t>-</w:t>
        </w:r>
      </w:ins>
      <w:r w:rsidRPr="00735279">
        <w:rPr>
          <w:rFonts w:ascii="Trebuchet MS" w:hAnsi="Trebuchet MS"/>
          <w:noProof/>
          <w:sz w:val="24"/>
        </w:rPr>
        <w:t xml:space="preserve">face, just as </w:t>
      </w:r>
      <w:del w:id="117" w:author="Author">
        <w:r w:rsidRPr="00735279">
          <w:rPr>
            <w:rFonts w:ascii="Trebuchet MS" w:hAnsi="Trebuchet MS"/>
            <w:noProof/>
            <w:sz w:val="24"/>
          </w:rPr>
          <w:delText>a</w:delText>
        </w:r>
      </w:del>
      <w:ins w:id="118" w:author="Author">
        <w:r w:rsidRPr="00735279">
          <w:rPr>
            <w:rFonts w:ascii="Trebuchet MS" w:hAnsi="Trebuchet MS"/>
            <w:noProof/>
            <w:sz w:val="24"/>
          </w:rPr>
          <w:t>one</w:t>
        </w:r>
      </w:ins>
      <w:r w:rsidRPr="00735279">
        <w:rPr>
          <w:rFonts w:ascii="Trebuchet MS" w:hAnsi="Trebuchet MS"/>
          <w:noProof/>
          <w:sz w:val="24"/>
        </w:rPr>
        <w:t xml:space="preserve"> man would speak to </w:t>
      </w:r>
      <w:del w:id="119" w:author="Author">
        <w:r w:rsidRPr="00735279">
          <w:rPr>
            <w:rFonts w:ascii="Trebuchet MS" w:hAnsi="Trebuchet MS"/>
            <w:noProof/>
            <w:sz w:val="24"/>
          </w:rPr>
          <w:delText>his fellow</w:delText>
        </w:r>
      </w:del>
      <w:ins w:id="120" w:author="Author">
        <w:r w:rsidRPr="00735279">
          <w:rPr>
            <w:rFonts w:ascii="Trebuchet MS" w:hAnsi="Trebuchet MS"/>
            <w:noProof/>
            <w:sz w:val="24"/>
          </w:rPr>
          <w:t>another man</w:t>
        </w:r>
      </w:ins>
      <w:r w:rsidRPr="00735279">
        <w:rPr>
          <w:rFonts w:ascii="Trebuchet MS" w:hAnsi="Trebuchet MS"/>
          <w:noProof/>
          <w:sz w:val="24"/>
        </w:rPr>
        <w:t xml:space="preserve">. When he returned to the camp, </w:t>
      </w:r>
      <w:del w:id="121" w:author="Author">
        <w:r w:rsidRPr="00735279">
          <w:rPr>
            <w:rFonts w:ascii="Trebuchet MS" w:hAnsi="Trebuchet MS"/>
            <w:noProof/>
            <w:sz w:val="24"/>
          </w:rPr>
          <w:delText xml:space="preserve">his minister </w:delText>
        </w:r>
      </w:del>
      <w:r w:rsidRPr="00735279">
        <w:rPr>
          <w:rFonts w:ascii="Trebuchet MS" w:hAnsi="Trebuchet MS"/>
          <w:noProof/>
          <w:sz w:val="24"/>
        </w:rPr>
        <w:t>Joshua</w:t>
      </w:r>
      <w:del w:id="122" w:author="Author">
        <w:r w:rsidRPr="00735279">
          <w:rPr>
            <w:rFonts w:ascii="Trebuchet MS" w:hAnsi="Trebuchet MS"/>
            <w:noProof/>
            <w:sz w:val="24"/>
          </w:rPr>
          <w:delText>,</w:delText>
        </w:r>
      </w:del>
      <w:r w:rsidRPr="00735279">
        <w:rPr>
          <w:rFonts w:ascii="Trebuchet MS" w:hAnsi="Trebuchet MS"/>
          <w:noProof/>
          <w:sz w:val="24"/>
        </w:rPr>
        <w:t xml:space="preserve"> the son of Nun, </w:t>
      </w:r>
      <w:del w:id="123" w:author="Author">
        <w:r w:rsidRPr="00735279">
          <w:rPr>
            <w:rFonts w:ascii="Trebuchet MS" w:hAnsi="Trebuchet MS"/>
            <w:noProof/>
            <w:sz w:val="24"/>
          </w:rPr>
          <w:delText>as</w:delText>
        </w:r>
      </w:del>
      <w:ins w:id="124" w:author="Author">
        <w:r w:rsidRPr="00735279">
          <w:rPr>
            <w:rFonts w:ascii="Trebuchet MS" w:hAnsi="Trebuchet MS"/>
            <w:noProof/>
            <w:sz w:val="24"/>
          </w:rPr>
          <w:t>his minister and</w:t>
        </w:r>
      </w:ins>
      <w:r w:rsidRPr="00735279">
        <w:rPr>
          <w:rFonts w:ascii="Trebuchet MS" w:hAnsi="Trebuchet MS"/>
          <w:noProof/>
          <w:sz w:val="24"/>
        </w:rPr>
        <w:t xml:space="preserve"> attendant, would not </w:t>
      </w:r>
      <w:del w:id="125" w:author="Author">
        <w:r w:rsidRPr="00735279">
          <w:rPr>
            <w:rFonts w:ascii="Trebuchet MS" w:hAnsi="Trebuchet MS"/>
            <w:noProof/>
            <w:sz w:val="24"/>
          </w:rPr>
          <w:delText>withdraw</w:delText>
        </w:r>
      </w:del>
      <w:ins w:id="126" w:author="Author">
        <w:r w:rsidRPr="00735279">
          <w:rPr>
            <w:rFonts w:ascii="Trebuchet MS" w:hAnsi="Trebuchet MS"/>
            <w:noProof/>
            <w:sz w:val="24"/>
          </w:rPr>
          <w:t>depart</w:t>
        </w:r>
      </w:ins>
      <w:r w:rsidRPr="00735279">
        <w:rPr>
          <w:rFonts w:ascii="Trebuchet MS" w:hAnsi="Trebuchet MS"/>
          <w:noProof/>
          <w:sz w:val="24"/>
        </w:rPr>
        <w:t xml:space="preserve"> from the </w:t>
      </w:r>
      <w:del w:id="127" w:author="Author">
        <w:r w:rsidRPr="00735279">
          <w:rPr>
            <w:rFonts w:ascii="Trebuchet MS" w:hAnsi="Trebuchet MS"/>
            <w:noProof/>
            <w:sz w:val="24"/>
          </w:rPr>
          <w:delText xml:space="preserve">midst of the </w:delText>
        </w:r>
      </w:del>
      <w:r w:rsidRPr="00735279">
        <w:rPr>
          <w:rFonts w:ascii="Trebuchet MS" w:hAnsi="Trebuchet MS"/>
          <w:noProof/>
          <w:sz w:val="24"/>
        </w:rPr>
        <w:t>tent.</w:t>
      </w:r>
    </w:p>
    <w:p w:rsidR="00C24797" w:rsidRPr="00735279" w:rsidRDefault="00C24797" w:rsidP="00C24797">
      <w:pPr>
        <w:rPr>
          <w:rFonts w:ascii="Trebuchet MS" w:hAnsi="Trebuchet MS"/>
          <w:noProof/>
          <w:sz w:val="24"/>
        </w:rPr>
      </w:pPr>
      <w:r w:rsidRPr="00735279">
        <w:rPr>
          <w:rFonts w:ascii="Trebuchet MS" w:hAnsi="Trebuchet MS"/>
          <w:b/>
          <w:sz w:val="24"/>
        </w:rPr>
        <w:t xml:space="preserve">33:12 </w:t>
      </w:r>
      <w:r w:rsidRPr="00735279">
        <w:rPr>
          <w:rFonts w:ascii="Trebuchet MS" w:hAnsi="Trebuchet MS"/>
          <w:noProof/>
          <w:sz w:val="24"/>
        </w:rPr>
        <w:t xml:space="preserve">Now Moses said to Jehovah: “See, you are saying to me, ‘Lead this people up,’ but you </w:t>
      </w:r>
      <w:del w:id="128" w:author="Author">
        <w:r w:rsidRPr="00735279">
          <w:rPr>
            <w:rFonts w:ascii="Trebuchet MS" w:hAnsi="Trebuchet MS"/>
            <w:noProof/>
            <w:sz w:val="24"/>
          </w:rPr>
          <w:delText xml:space="preserve">yourself </w:delText>
        </w:r>
      </w:del>
      <w:r w:rsidRPr="00735279">
        <w:rPr>
          <w:rFonts w:ascii="Trebuchet MS" w:hAnsi="Trebuchet MS"/>
          <w:noProof/>
          <w:sz w:val="24"/>
        </w:rPr>
        <w:t xml:space="preserve">have not let me know whom you will send with me. Moreover, you </w:t>
      </w:r>
      <w:del w:id="129" w:author="Author">
        <w:r w:rsidRPr="00735279">
          <w:rPr>
            <w:rFonts w:ascii="Trebuchet MS" w:hAnsi="Trebuchet MS"/>
            <w:noProof/>
            <w:sz w:val="24"/>
          </w:rPr>
          <w:delText xml:space="preserve">yourself </w:delText>
        </w:r>
      </w:del>
      <w:r w:rsidRPr="00735279">
        <w:rPr>
          <w:rFonts w:ascii="Trebuchet MS" w:hAnsi="Trebuchet MS"/>
          <w:noProof/>
          <w:sz w:val="24"/>
        </w:rPr>
        <w:t xml:space="preserve">have said, ‘I </w:t>
      </w:r>
      <w:del w:id="130" w:author="Author">
        <w:r w:rsidRPr="00735279">
          <w:rPr>
            <w:rFonts w:ascii="Trebuchet MS" w:hAnsi="Trebuchet MS"/>
            <w:noProof/>
            <w:sz w:val="24"/>
          </w:rPr>
          <w:delText xml:space="preserve">do </w:delText>
        </w:r>
      </w:del>
      <w:r w:rsidRPr="00735279">
        <w:rPr>
          <w:rFonts w:ascii="Trebuchet MS" w:hAnsi="Trebuchet MS"/>
          <w:noProof/>
          <w:sz w:val="24"/>
        </w:rPr>
        <w:t>know you by name</w:t>
      </w:r>
      <w:ins w:id="131" w:author="Author">
        <w:r w:rsidRPr="00735279">
          <w:rPr>
            <w:rFonts w:ascii="Trebuchet MS" w:hAnsi="Trebuchet MS"/>
            <w:noProof/>
            <w:sz w:val="24"/>
          </w:rPr>
          <w:t>,</w:t>
        </w:r>
        <w:r w:rsidRPr="00735279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735279">
        <w:rPr>
          <w:rFonts w:ascii="Trebuchet MS" w:hAnsi="Trebuchet MS"/>
          <w:noProof/>
          <w:sz w:val="24"/>
        </w:rPr>
        <w:t xml:space="preserve"> and</w:t>
      </w:r>
      <w:del w:id="134" w:author="Author">
        <w:r w:rsidRPr="00735279">
          <w:rPr>
            <w:rFonts w:ascii="Trebuchet MS" w:hAnsi="Trebuchet MS"/>
            <w:noProof/>
            <w:sz w:val="24"/>
          </w:rPr>
          <w:delText>, besides,</w:delText>
        </w:r>
      </w:del>
      <w:r w:rsidRPr="00735279">
        <w:rPr>
          <w:rFonts w:ascii="Trebuchet MS" w:hAnsi="Trebuchet MS"/>
          <w:noProof/>
          <w:sz w:val="24"/>
        </w:rPr>
        <w:t xml:space="preserve"> you have </w:t>
      </w:r>
      <w:ins w:id="135" w:author="Author">
        <w:r w:rsidRPr="00735279">
          <w:rPr>
            <w:rFonts w:ascii="Trebuchet MS" w:hAnsi="Trebuchet MS"/>
            <w:noProof/>
            <w:sz w:val="24"/>
          </w:rPr>
          <w:t xml:space="preserve">also </w:t>
        </w:r>
      </w:ins>
      <w:r w:rsidRPr="00735279">
        <w:rPr>
          <w:rFonts w:ascii="Trebuchet MS" w:hAnsi="Trebuchet MS"/>
          <w:noProof/>
          <w:sz w:val="24"/>
        </w:rPr>
        <w:t xml:space="preserve">found favor in my eyes.’ </w:t>
      </w:r>
      <w:r w:rsidRPr="00735279">
        <w:rPr>
          <w:rFonts w:ascii="Trebuchet MS" w:hAnsi="Trebuchet MS"/>
          <w:b/>
          <w:noProof/>
          <w:sz w:val="24"/>
        </w:rPr>
        <w:t xml:space="preserve">33:13 </w:t>
      </w:r>
      <w:del w:id="136" w:author="Author">
        <w:r w:rsidRPr="00735279">
          <w:rPr>
            <w:rFonts w:ascii="Trebuchet MS" w:hAnsi="Trebuchet MS"/>
            <w:noProof/>
            <w:sz w:val="24"/>
          </w:rPr>
          <w:delText>And now</w:delText>
        </w:r>
      </w:del>
      <w:ins w:id="137" w:author="Author">
        <w:r w:rsidRPr="00735279">
          <w:rPr>
            <w:rFonts w:ascii="Trebuchet MS" w:hAnsi="Trebuchet MS"/>
            <w:noProof/>
            <w:sz w:val="24"/>
          </w:rPr>
          <w:t>Please</w:t>
        </w:r>
      </w:ins>
      <w:r w:rsidRPr="00735279">
        <w:rPr>
          <w:rFonts w:ascii="Trebuchet MS" w:hAnsi="Trebuchet MS"/>
          <w:noProof/>
          <w:sz w:val="24"/>
        </w:rPr>
        <w:t>, if</w:t>
      </w:r>
      <w:del w:id="138" w:author="Author">
        <w:r w:rsidRPr="00735279">
          <w:rPr>
            <w:rFonts w:ascii="Trebuchet MS" w:hAnsi="Trebuchet MS"/>
            <w:noProof/>
            <w:sz w:val="24"/>
          </w:rPr>
          <w:delText>, please,</w:delText>
        </w:r>
      </w:del>
      <w:r w:rsidRPr="00735279">
        <w:rPr>
          <w:rFonts w:ascii="Trebuchet MS" w:hAnsi="Trebuchet MS"/>
          <w:noProof/>
          <w:sz w:val="24"/>
        </w:rPr>
        <w:t xml:space="preserve"> I have found favor in your eyes, make me know</w:t>
      </w:r>
      <w:del w:id="139" w:author="Author">
        <w:r w:rsidRPr="00735279">
          <w:rPr>
            <w:rFonts w:ascii="Trebuchet MS" w:hAnsi="Trebuchet MS"/>
            <w:noProof/>
            <w:sz w:val="24"/>
          </w:rPr>
          <w:delText>, please,</w:delText>
        </w:r>
      </w:del>
      <w:r w:rsidRPr="00735279">
        <w:rPr>
          <w:rFonts w:ascii="Trebuchet MS" w:hAnsi="Trebuchet MS"/>
          <w:noProof/>
          <w:sz w:val="24"/>
        </w:rPr>
        <w:t xml:space="preserve"> your ways, </w:t>
      </w:r>
      <w:ins w:id="140" w:author="Author">
        <w:r w:rsidRPr="00735279">
          <w:rPr>
            <w:rFonts w:ascii="Trebuchet MS" w:hAnsi="Trebuchet MS"/>
            <w:noProof/>
            <w:sz w:val="24"/>
          </w:rPr>
          <w:t xml:space="preserve">so </w:t>
        </w:r>
      </w:ins>
      <w:r w:rsidRPr="00735279">
        <w:rPr>
          <w:rFonts w:ascii="Trebuchet MS" w:hAnsi="Trebuchet MS"/>
          <w:noProof/>
          <w:sz w:val="24"/>
        </w:rPr>
        <w:t>that I may know you</w:t>
      </w:r>
      <w:del w:id="141" w:author="Author">
        <w:r w:rsidRPr="00735279">
          <w:rPr>
            <w:rFonts w:ascii="Trebuchet MS" w:hAnsi="Trebuchet MS"/>
            <w:noProof/>
            <w:sz w:val="24"/>
          </w:rPr>
          <w:delText>, in order that I may</w:delText>
        </w:r>
      </w:del>
      <w:ins w:id="142" w:author="Author">
        <w:r w:rsidRPr="00735279">
          <w:rPr>
            <w:rFonts w:ascii="Trebuchet MS" w:hAnsi="Trebuchet MS"/>
            <w:noProof/>
            <w:sz w:val="24"/>
          </w:rPr>
          <w:t xml:space="preserve"> and continue to</w:t>
        </w:r>
      </w:ins>
      <w:r w:rsidRPr="00735279">
        <w:rPr>
          <w:rFonts w:ascii="Trebuchet MS" w:hAnsi="Trebuchet MS"/>
          <w:noProof/>
          <w:sz w:val="24"/>
        </w:rPr>
        <w:t xml:space="preserve"> find favor in your eyes. </w:t>
      </w:r>
      <w:del w:id="143" w:author="Author">
        <w:r w:rsidRPr="00735279">
          <w:rPr>
            <w:rFonts w:ascii="Trebuchet MS" w:hAnsi="Trebuchet MS"/>
            <w:noProof/>
            <w:sz w:val="24"/>
          </w:rPr>
          <w:delText>And consider</w:delText>
        </w:r>
      </w:del>
      <w:ins w:id="144" w:author="Author">
        <w:r w:rsidRPr="00735279">
          <w:rPr>
            <w:rFonts w:ascii="Trebuchet MS" w:hAnsi="Trebuchet MS"/>
            <w:noProof/>
            <w:sz w:val="24"/>
          </w:rPr>
          <w:t>Consider, too,</w:t>
        </w:r>
      </w:ins>
      <w:r w:rsidRPr="00735279">
        <w:rPr>
          <w:rFonts w:ascii="Trebuchet MS" w:hAnsi="Trebuchet MS"/>
          <w:noProof/>
          <w:sz w:val="24"/>
        </w:rPr>
        <w:t xml:space="preserve"> that this nation is your people.” </w:t>
      </w:r>
      <w:r w:rsidRPr="00735279">
        <w:rPr>
          <w:rFonts w:ascii="Trebuchet MS" w:hAnsi="Trebuchet MS"/>
          <w:b/>
          <w:noProof/>
          <w:sz w:val="24"/>
        </w:rPr>
        <w:t xml:space="preserve">33:14 </w:t>
      </w:r>
      <w:r w:rsidRPr="00735279">
        <w:rPr>
          <w:rFonts w:ascii="Trebuchet MS" w:hAnsi="Trebuchet MS"/>
          <w:noProof/>
          <w:sz w:val="24"/>
        </w:rPr>
        <w:t>So he said: “</w:t>
      </w:r>
      <w:del w:id="145" w:author="Author">
        <w:r w:rsidRPr="00735279">
          <w:rPr>
            <w:rFonts w:ascii="Trebuchet MS" w:hAnsi="Trebuchet MS"/>
            <w:noProof/>
            <w:sz w:val="24"/>
          </w:rPr>
          <w:delText>My own person</w:delText>
        </w:r>
      </w:del>
      <w:ins w:id="146" w:author="Author">
        <w:r w:rsidRPr="00735279">
          <w:rPr>
            <w:rFonts w:ascii="Trebuchet MS" w:hAnsi="Trebuchet MS"/>
            <w:noProof/>
            <w:sz w:val="24"/>
          </w:rPr>
          <w:t>I myself</w:t>
        </w:r>
        <w:r w:rsidRPr="0073527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735279">
        <w:rPr>
          <w:rFonts w:ascii="Trebuchet MS" w:hAnsi="Trebuchet MS"/>
          <w:noProof/>
          <w:sz w:val="24"/>
        </w:rPr>
        <w:t xml:space="preserve"> will go </w:t>
      </w:r>
      <w:del w:id="149" w:author="Author">
        <w:r w:rsidRPr="00735279">
          <w:rPr>
            <w:rFonts w:ascii="Trebuchet MS" w:hAnsi="Trebuchet MS"/>
            <w:noProof/>
            <w:sz w:val="24"/>
          </w:rPr>
          <w:delText>along</w:delText>
        </w:r>
      </w:del>
      <w:ins w:id="150" w:author="Author">
        <w:r w:rsidRPr="00735279">
          <w:rPr>
            <w:rFonts w:ascii="Trebuchet MS" w:hAnsi="Trebuchet MS"/>
            <w:noProof/>
            <w:sz w:val="24"/>
          </w:rPr>
          <w:t>with you,</w:t>
        </w:r>
      </w:ins>
      <w:r w:rsidRPr="00735279">
        <w:rPr>
          <w:rFonts w:ascii="Trebuchet MS" w:hAnsi="Trebuchet MS"/>
          <w:noProof/>
          <w:sz w:val="24"/>
        </w:rPr>
        <w:t xml:space="preserve"> and I </w:t>
      </w:r>
      <w:del w:id="151" w:author="Author">
        <w:r w:rsidRPr="00735279">
          <w:rPr>
            <w:rFonts w:ascii="Trebuchet MS" w:hAnsi="Trebuchet MS"/>
            <w:noProof/>
            <w:sz w:val="24"/>
          </w:rPr>
          <w:delText>shall certainly</w:delText>
        </w:r>
      </w:del>
      <w:ins w:id="152" w:author="Author">
        <w:r w:rsidRPr="00735279">
          <w:rPr>
            <w:rFonts w:ascii="Trebuchet MS" w:hAnsi="Trebuchet MS"/>
            <w:noProof/>
            <w:sz w:val="24"/>
          </w:rPr>
          <w:t>will</w:t>
        </w:r>
      </w:ins>
      <w:r w:rsidRPr="00735279">
        <w:rPr>
          <w:rFonts w:ascii="Trebuchet MS" w:hAnsi="Trebuchet MS"/>
          <w:noProof/>
          <w:sz w:val="24"/>
        </w:rPr>
        <w:t xml:space="preserve"> give you rest.” </w:t>
      </w:r>
      <w:r w:rsidRPr="00735279">
        <w:rPr>
          <w:rFonts w:ascii="Trebuchet MS" w:hAnsi="Trebuchet MS"/>
          <w:b/>
          <w:noProof/>
          <w:sz w:val="24"/>
        </w:rPr>
        <w:t xml:space="preserve">33:15 </w:t>
      </w:r>
      <w:del w:id="153" w:author="Author">
        <w:r w:rsidRPr="00735279">
          <w:rPr>
            <w:rFonts w:ascii="Trebuchet MS" w:hAnsi="Trebuchet MS"/>
            <w:noProof/>
            <w:sz w:val="24"/>
          </w:rPr>
          <w:delText>At this he</w:delText>
        </w:r>
      </w:del>
      <w:ins w:id="154" w:author="Author">
        <w:r w:rsidRPr="00735279">
          <w:rPr>
            <w:rFonts w:ascii="Trebuchet MS" w:hAnsi="Trebuchet MS"/>
            <w:noProof/>
            <w:sz w:val="24"/>
          </w:rPr>
          <w:t>Then Moses</w:t>
        </w:r>
      </w:ins>
      <w:r w:rsidRPr="00735279">
        <w:rPr>
          <w:rFonts w:ascii="Trebuchet MS" w:hAnsi="Trebuchet MS"/>
          <w:noProof/>
          <w:sz w:val="24"/>
        </w:rPr>
        <w:t xml:space="preserve"> said to him: “If </w:t>
      </w:r>
      <w:del w:id="155" w:author="Author">
        <w:r w:rsidRPr="00735279">
          <w:rPr>
            <w:rFonts w:ascii="Trebuchet MS" w:hAnsi="Trebuchet MS"/>
            <w:noProof/>
            <w:sz w:val="24"/>
          </w:rPr>
          <w:delText>your own person is</w:delText>
        </w:r>
      </w:del>
      <w:ins w:id="156" w:author="Author">
        <w:r w:rsidRPr="00735279">
          <w:rPr>
            <w:rFonts w:ascii="Trebuchet MS" w:hAnsi="Trebuchet MS"/>
            <w:noProof/>
            <w:sz w:val="24"/>
          </w:rPr>
          <w:t>you yourself are</w:t>
        </w:r>
        <w:r w:rsidRPr="00735279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735279">
        <w:rPr>
          <w:rFonts w:ascii="Trebuchet MS" w:hAnsi="Trebuchet MS"/>
          <w:noProof/>
          <w:sz w:val="24"/>
        </w:rPr>
        <w:t xml:space="preserve"> not going along, do not lead us up from here. </w:t>
      </w:r>
      <w:r w:rsidRPr="00735279">
        <w:rPr>
          <w:rFonts w:ascii="Trebuchet MS" w:hAnsi="Trebuchet MS"/>
          <w:b/>
          <w:noProof/>
          <w:sz w:val="24"/>
        </w:rPr>
        <w:t xml:space="preserve">33:16 </w:t>
      </w:r>
      <w:del w:id="159" w:author="Author">
        <w:r w:rsidRPr="00735279">
          <w:rPr>
            <w:rFonts w:ascii="Trebuchet MS" w:hAnsi="Trebuchet MS"/>
            <w:noProof/>
            <w:sz w:val="24"/>
          </w:rPr>
          <w:delText>And by what, now,</w:delText>
        </w:r>
      </w:del>
      <w:ins w:id="160" w:author="Author">
        <w:r w:rsidRPr="00735279">
          <w:rPr>
            <w:rFonts w:ascii="Trebuchet MS" w:hAnsi="Trebuchet MS"/>
            <w:noProof/>
            <w:sz w:val="24"/>
          </w:rPr>
          <w:t>How</w:t>
        </w:r>
      </w:ins>
      <w:r w:rsidRPr="00735279">
        <w:rPr>
          <w:rFonts w:ascii="Trebuchet MS" w:hAnsi="Trebuchet MS"/>
          <w:noProof/>
          <w:sz w:val="24"/>
        </w:rPr>
        <w:t xml:space="preserve"> will it be known that I have found favor in your eyes, I and your people? Is it not by your going along with us, </w:t>
      </w:r>
      <w:del w:id="161" w:author="Author">
        <w:r w:rsidRPr="00735279">
          <w:rPr>
            <w:rFonts w:ascii="Trebuchet MS" w:hAnsi="Trebuchet MS"/>
            <w:noProof/>
            <w:sz w:val="24"/>
          </w:rPr>
          <w:delText>in</w:delText>
        </w:r>
      </w:del>
      <w:ins w:id="162" w:author="Author">
        <w:r w:rsidRPr="00735279">
          <w:rPr>
            <w:rFonts w:ascii="Trebuchet MS" w:hAnsi="Trebuchet MS"/>
            <w:noProof/>
            <w:sz w:val="24"/>
          </w:rPr>
          <w:t>so</w:t>
        </w:r>
      </w:ins>
      <w:r w:rsidRPr="00735279">
        <w:rPr>
          <w:rFonts w:ascii="Trebuchet MS" w:hAnsi="Trebuchet MS"/>
          <w:noProof/>
          <w:sz w:val="24"/>
        </w:rPr>
        <w:t xml:space="preserve"> that I and your people </w:t>
      </w:r>
      <w:del w:id="163" w:author="Author">
        <w:r w:rsidRPr="00735279">
          <w:rPr>
            <w:rFonts w:ascii="Trebuchet MS" w:hAnsi="Trebuchet MS"/>
            <w:noProof/>
            <w:sz w:val="24"/>
          </w:rPr>
          <w:delText>have been made distinct</w:delText>
        </w:r>
      </w:del>
      <w:ins w:id="164" w:author="Author">
        <w:r w:rsidRPr="00735279">
          <w:rPr>
            <w:rFonts w:ascii="Trebuchet MS" w:hAnsi="Trebuchet MS"/>
            <w:noProof/>
            <w:sz w:val="24"/>
          </w:rPr>
          <w:t>will be distinguished</w:t>
        </w:r>
      </w:ins>
      <w:r w:rsidRPr="00735279">
        <w:rPr>
          <w:rFonts w:ascii="Trebuchet MS" w:hAnsi="Trebuchet MS"/>
          <w:noProof/>
          <w:sz w:val="24"/>
        </w:rPr>
        <w:t xml:space="preserve"> from </w:t>
      </w:r>
      <w:del w:id="165" w:author="Author">
        <w:r w:rsidRPr="00735279">
          <w:rPr>
            <w:rFonts w:ascii="Trebuchet MS" w:hAnsi="Trebuchet MS"/>
            <w:noProof/>
            <w:sz w:val="24"/>
          </w:rPr>
          <w:delText>all the</w:delText>
        </w:r>
      </w:del>
      <w:ins w:id="166" w:author="Author">
        <w:r w:rsidRPr="00735279">
          <w:rPr>
            <w:rFonts w:ascii="Trebuchet MS" w:hAnsi="Trebuchet MS"/>
            <w:noProof/>
            <w:sz w:val="24"/>
          </w:rPr>
          <w:t>every</w:t>
        </w:r>
      </w:ins>
      <w:r w:rsidRPr="00735279">
        <w:rPr>
          <w:rFonts w:ascii="Trebuchet MS" w:hAnsi="Trebuchet MS"/>
          <w:noProof/>
          <w:sz w:val="24"/>
        </w:rPr>
        <w:t xml:space="preserve"> other people </w:t>
      </w:r>
      <w:del w:id="167" w:author="Author">
        <w:r w:rsidRPr="00735279">
          <w:rPr>
            <w:rFonts w:ascii="Trebuchet MS" w:hAnsi="Trebuchet MS"/>
            <w:noProof/>
            <w:sz w:val="24"/>
          </w:rPr>
          <w:delText>who are upon</w:delText>
        </w:r>
      </w:del>
      <w:ins w:id="168" w:author="Author">
        <w:r w:rsidRPr="00735279">
          <w:rPr>
            <w:rFonts w:ascii="Trebuchet MS" w:hAnsi="Trebuchet MS"/>
            <w:noProof/>
            <w:sz w:val="24"/>
          </w:rPr>
          <w:t>on</w:t>
        </w:r>
      </w:ins>
      <w:r w:rsidRPr="00735279">
        <w:rPr>
          <w:rFonts w:ascii="Trebuchet MS" w:hAnsi="Trebuchet MS"/>
          <w:noProof/>
          <w:sz w:val="24"/>
        </w:rPr>
        <w:t xml:space="preserve"> the </w:t>
      </w:r>
      <w:del w:id="169" w:author="Author">
        <w:r w:rsidRPr="00735279">
          <w:rPr>
            <w:rFonts w:ascii="Trebuchet MS" w:hAnsi="Trebuchet MS"/>
            <w:noProof/>
            <w:sz w:val="24"/>
          </w:rPr>
          <w:delText>surface</w:delText>
        </w:r>
      </w:del>
      <w:ins w:id="170" w:author="Author">
        <w:r w:rsidRPr="00735279">
          <w:rPr>
            <w:rFonts w:ascii="Trebuchet MS" w:hAnsi="Trebuchet MS"/>
            <w:noProof/>
            <w:sz w:val="24"/>
          </w:rPr>
          <w:t>face</w:t>
        </w:r>
      </w:ins>
      <w:r w:rsidRPr="00735279">
        <w:rPr>
          <w:rFonts w:ascii="Trebuchet MS" w:hAnsi="Trebuchet MS"/>
          <w:noProof/>
          <w:sz w:val="24"/>
        </w:rPr>
        <w:t xml:space="preserve"> of the </w:t>
      </w:r>
      <w:del w:id="171" w:author="Author">
        <w:r w:rsidRPr="00735279">
          <w:rPr>
            <w:rFonts w:ascii="Trebuchet MS" w:hAnsi="Trebuchet MS"/>
            <w:noProof/>
            <w:sz w:val="24"/>
          </w:rPr>
          <w:delText>ground</w:delText>
        </w:r>
      </w:del>
      <w:ins w:id="172" w:author="Author">
        <w:r w:rsidRPr="00735279">
          <w:rPr>
            <w:rFonts w:ascii="Trebuchet MS" w:hAnsi="Trebuchet MS"/>
            <w:noProof/>
            <w:sz w:val="24"/>
          </w:rPr>
          <w:t>earth</w:t>
        </w:r>
      </w:ins>
      <w:r w:rsidRPr="00735279">
        <w:rPr>
          <w:rFonts w:ascii="Trebuchet MS" w:hAnsi="Trebuchet MS"/>
          <w:noProof/>
          <w:sz w:val="24"/>
        </w:rPr>
        <w:t>?”</w:t>
      </w:r>
    </w:p>
    <w:p w:rsidR="00C24797" w:rsidRPr="00735279" w:rsidRDefault="00C24797" w:rsidP="00C24797">
      <w:pPr>
        <w:rPr>
          <w:rFonts w:ascii="Trebuchet MS" w:hAnsi="Trebuchet MS"/>
          <w:noProof/>
          <w:sz w:val="24"/>
        </w:rPr>
      </w:pPr>
      <w:r w:rsidRPr="00735279">
        <w:rPr>
          <w:rFonts w:ascii="Trebuchet MS" w:hAnsi="Trebuchet MS"/>
          <w:b/>
          <w:sz w:val="24"/>
        </w:rPr>
        <w:t xml:space="preserve">33:17 </w:t>
      </w:r>
      <w:del w:id="173" w:author="Author">
        <w:r w:rsidRPr="00735279">
          <w:rPr>
            <w:rFonts w:ascii="Trebuchet MS" w:hAnsi="Trebuchet MS"/>
            <w:noProof/>
            <w:sz w:val="24"/>
          </w:rPr>
          <w:delText xml:space="preserve">And </w:delText>
        </w:r>
      </w:del>
      <w:r w:rsidRPr="00735279">
        <w:rPr>
          <w:rFonts w:ascii="Trebuchet MS" w:hAnsi="Trebuchet MS"/>
          <w:noProof/>
          <w:sz w:val="24"/>
        </w:rPr>
        <w:t>Jehovah went on to say to Moses: “</w:t>
      </w:r>
      <w:del w:id="174" w:author="Author">
        <w:r w:rsidRPr="00735279">
          <w:rPr>
            <w:rFonts w:ascii="Trebuchet MS" w:hAnsi="Trebuchet MS"/>
            <w:noProof/>
            <w:sz w:val="24"/>
          </w:rPr>
          <w:delText>This</w:delText>
        </w:r>
      </w:del>
      <w:ins w:id="175" w:author="Author">
        <w:r w:rsidRPr="00735279">
          <w:rPr>
            <w:rFonts w:ascii="Trebuchet MS" w:hAnsi="Trebuchet MS"/>
            <w:noProof/>
            <w:sz w:val="24"/>
          </w:rPr>
          <w:t>I will also do this</w:t>
        </w:r>
      </w:ins>
      <w:r w:rsidRPr="00735279">
        <w:rPr>
          <w:rFonts w:ascii="Trebuchet MS" w:hAnsi="Trebuchet MS"/>
          <w:noProof/>
          <w:sz w:val="24"/>
        </w:rPr>
        <w:t xml:space="preserve"> thing</w:t>
      </w:r>
      <w:del w:id="176" w:author="Author">
        <w:r w:rsidRPr="00735279">
          <w:rPr>
            <w:rFonts w:ascii="Trebuchet MS" w:hAnsi="Trebuchet MS"/>
            <w:noProof/>
            <w:sz w:val="24"/>
          </w:rPr>
          <w:delText>, too, of which</w:delText>
        </w:r>
      </w:del>
      <w:ins w:id="177" w:author="Author">
        <w:r w:rsidRPr="00735279">
          <w:rPr>
            <w:rFonts w:ascii="Trebuchet MS" w:hAnsi="Trebuchet MS"/>
            <w:noProof/>
            <w:sz w:val="24"/>
          </w:rPr>
          <w:t xml:space="preserve"> that</w:t>
        </w:r>
      </w:ins>
      <w:r w:rsidRPr="00735279">
        <w:rPr>
          <w:rFonts w:ascii="Trebuchet MS" w:hAnsi="Trebuchet MS"/>
          <w:noProof/>
          <w:sz w:val="24"/>
        </w:rPr>
        <w:t xml:space="preserve"> you </w:t>
      </w:r>
      <w:del w:id="178" w:author="Author">
        <w:r w:rsidRPr="00735279">
          <w:rPr>
            <w:rFonts w:ascii="Trebuchet MS" w:hAnsi="Trebuchet MS"/>
            <w:noProof/>
            <w:sz w:val="24"/>
          </w:rPr>
          <w:delText>have spoken, I shall do</w:delText>
        </w:r>
      </w:del>
      <w:ins w:id="179" w:author="Author">
        <w:r w:rsidRPr="00735279">
          <w:rPr>
            <w:rFonts w:ascii="Trebuchet MS" w:hAnsi="Trebuchet MS"/>
            <w:noProof/>
            <w:sz w:val="24"/>
          </w:rPr>
          <w:t>request</w:t>
        </w:r>
      </w:ins>
      <w:r w:rsidRPr="00735279">
        <w:rPr>
          <w:rFonts w:ascii="Trebuchet MS" w:hAnsi="Trebuchet MS"/>
          <w:noProof/>
          <w:sz w:val="24"/>
        </w:rPr>
        <w:t xml:space="preserve">, because you have found favor in my eyes and I know you by name.” </w:t>
      </w:r>
      <w:r w:rsidRPr="00735279">
        <w:rPr>
          <w:rFonts w:ascii="Trebuchet MS" w:hAnsi="Trebuchet MS"/>
          <w:b/>
          <w:noProof/>
          <w:sz w:val="24"/>
        </w:rPr>
        <w:t xml:space="preserve">33:18 </w:t>
      </w:r>
      <w:del w:id="180" w:author="Author">
        <w:r w:rsidRPr="00735279">
          <w:rPr>
            <w:rFonts w:ascii="Trebuchet MS" w:hAnsi="Trebuchet MS"/>
            <w:noProof/>
            <w:sz w:val="24"/>
          </w:rPr>
          <w:delText>At this</w:delText>
        </w:r>
      </w:del>
      <w:ins w:id="181" w:author="Author">
        <w:r w:rsidRPr="00735279">
          <w:rPr>
            <w:rFonts w:ascii="Trebuchet MS" w:hAnsi="Trebuchet MS"/>
            <w:noProof/>
            <w:sz w:val="24"/>
          </w:rPr>
          <w:t>Then</w:t>
        </w:r>
      </w:ins>
      <w:r w:rsidRPr="00735279">
        <w:rPr>
          <w:rFonts w:ascii="Trebuchet MS" w:hAnsi="Trebuchet MS"/>
          <w:noProof/>
          <w:sz w:val="24"/>
        </w:rPr>
        <w:t xml:space="preserve"> he said: “</w:t>
      </w:r>
      <w:del w:id="182" w:author="Author">
        <w:r w:rsidRPr="00735279">
          <w:rPr>
            <w:rFonts w:ascii="Trebuchet MS" w:hAnsi="Trebuchet MS"/>
            <w:noProof/>
            <w:sz w:val="24"/>
          </w:rPr>
          <w:delText>Cause</w:delText>
        </w:r>
      </w:del>
      <w:ins w:id="183" w:author="Author">
        <w:r w:rsidRPr="00735279">
          <w:rPr>
            <w:rFonts w:ascii="Trebuchet MS" w:hAnsi="Trebuchet MS"/>
            <w:noProof/>
            <w:sz w:val="24"/>
          </w:rPr>
          <w:t>Please show</w:t>
        </w:r>
      </w:ins>
      <w:r w:rsidRPr="00735279">
        <w:rPr>
          <w:rFonts w:ascii="Trebuchet MS" w:hAnsi="Trebuchet MS"/>
          <w:noProof/>
          <w:sz w:val="24"/>
        </w:rPr>
        <w:t xml:space="preserve"> me </w:t>
      </w:r>
      <w:del w:id="184" w:author="Author">
        <w:r w:rsidRPr="00735279">
          <w:rPr>
            <w:rFonts w:ascii="Trebuchet MS" w:hAnsi="Trebuchet MS"/>
            <w:noProof/>
            <w:sz w:val="24"/>
          </w:rPr>
          <w:delText xml:space="preserve">to see, please, </w:delText>
        </w:r>
      </w:del>
      <w:r w:rsidRPr="00735279">
        <w:rPr>
          <w:rFonts w:ascii="Trebuchet MS" w:hAnsi="Trebuchet MS"/>
          <w:noProof/>
          <w:sz w:val="24"/>
        </w:rPr>
        <w:t xml:space="preserve">your glory.” </w:t>
      </w:r>
      <w:r w:rsidRPr="00735279">
        <w:rPr>
          <w:rFonts w:ascii="Trebuchet MS" w:hAnsi="Trebuchet MS"/>
          <w:b/>
          <w:noProof/>
          <w:sz w:val="24"/>
        </w:rPr>
        <w:t xml:space="preserve">33:19 </w:t>
      </w:r>
      <w:r w:rsidRPr="00735279">
        <w:rPr>
          <w:rFonts w:ascii="Trebuchet MS" w:hAnsi="Trebuchet MS"/>
          <w:noProof/>
          <w:sz w:val="24"/>
        </w:rPr>
        <w:t xml:space="preserve">But he said: “I </w:t>
      </w:r>
      <w:del w:id="185" w:author="Author">
        <w:r w:rsidRPr="00735279">
          <w:rPr>
            <w:rFonts w:ascii="Trebuchet MS" w:hAnsi="Trebuchet MS"/>
            <w:noProof/>
            <w:sz w:val="24"/>
          </w:rPr>
          <w:delText>myself shall cause</w:delText>
        </w:r>
      </w:del>
      <w:ins w:id="186" w:author="Author">
        <w:r w:rsidRPr="00735279">
          <w:rPr>
            <w:rFonts w:ascii="Trebuchet MS" w:hAnsi="Trebuchet MS"/>
            <w:noProof/>
            <w:sz w:val="24"/>
          </w:rPr>
          <w:t>will make</w:t>
        </w:r>
      </w:ins>
      <w:r w:rsidRPr="00735279">
        <w:rPr>
          <w:rFonts w:ascii="Trebuchet MS" w:hAnsi="Trebuchet MS"/>
          <w:noProof/>
          <w:sz w:val="24"/>
        </w:rPr>
        <w:t xml:space="preserve"> all my goodness </w:t>
      </w:r>
      <w:del w:id="187" w:author="Author">
        <w:r w:rsidRPr="00735279">
          <w:rPr>
            <w:rFonts w:ascii="Trebuchet MS" w:hAnsi="Trebuchet MS"/>
            <w:noProof/>
            <w:sz w:val="24"/>
          </w:rPr>
          <w:delText xml:space="preserve">to </w:delText>
        </w:r>
      </w:del>
      <w:r w:rsidRPr="00735279">
        <w:rPr>
          <w:rFonts w:ascii="Trebuchet MS" w:hAnsi="Trebuchet MS"/>
          <w:noProof/>
          <w:sz w:val="24"/>
        </w:rPr>
        <w:t xml:space="preserve">pass before your face, and I will declare </w:t>
      </w:r>
      <w:ins w:id="188" w:author="Author">
        <w:r w:rsidRPr="00735279">
          <w:rPr>
            <w:rFonts w:ascii="Trebuchet MS" w:hAnsi="Trebuchet MS"/>
            <w:noProof/>
            <w:sz w:val="24"/>
          </w:rPr>
          <w:t xml:space="preserve">before you </w:t>
        </w:r>
      </w:ins>
      <w:r w:rsidRPr="00735279">
        <w:rPr>
          <w:rFonts w:ascii="Trebuchet MS" w:hAnsi="Trebuchet MS"/>
          <w:noProof/>
          <w:sz w:val="24"/>
        </w:rPr>
        <w:t>the name of Jehovah</w:t>
      </w:r>
      <w:del w:id="189" w:author="Author">
        <w:r w:rsidRPr="00735279">
          <w:rPr>
            <w:rFonts w:ascii="Trebuchet MS" w:hAnsi="Trebuchet MS"/>
            <w:noProof/>
            <w:sz w:val="24"/>
          </w:rPr>
          <w:delText xml:space="preserve"> before you</w:delText>
        </w:r>
      </w:del>
      <w:r w:rsidRPr="00735279">
        <w:rPr>
          <w:rFonts w:ascii="Trebuchet MS" w:hAnsi="Trebuchet MS"/>
          <w:noProof/>
          <w:sz w:val="24"/>
        </w:rPr>
        <w:t xml:space="preserve">; and I will favor the one whom I </w:t>
      </w:r>
      <w:del w:id="190" w:author="Author">
        <w:r w:rsidRPr="00735279">
          <w:rPr>
            <w:rFonts w:ascii="Trebuchet MS" w:hAnsi="Trebuchet MS"/>
            <w:noProof/>
            <w:sz w:val="24"/>
          </w:rPr>
          <w:delText xml:space="preserve">may </w:delText>
        </w:r>
      </w:del>
      <w:r w:rsidRPr="00735279">
        <w:rPr>
          <w:rFonts w:ascii="Trebuchet MS" w:hAnsi="Trebuchet MS"/>
          <w:noProof/>
          <w:sz w:val="24"/>
        </w:rPr>
        <w:t xml:space="preserve">favor, and I will show mercy to the one to whom I </w:t>
      </w:r>
      <w:del w:id="191" w:author="Author">
        <w:r w:rsidRPr="00735279">
          <w:rPr>
            <w:rFonts w:ascii="Trebuchet MS" w:hAnsi="Trebuchet MS"/>
            <w:noProof/>
            <w:sz w:val="24"/>
          </w:rPr>
          <w:delText xml:space="preserve">may </w:delText>
        </w:r>
      </w:del>
      <w:r w:rsidRPr="00735279">
        <w:rPr>
          <w:rFonts w:ascii="Trebuchet MS" w:hAnsi="Trebuchet MS"/>
          <w:noProof/>
          <w:sz w:val="24"/>
        </w:rPr>
        <w:t xml:space="preserve">show mercy.” </w:t>
      </w:r>
      <w:r w:rsidRPr="00735279">
        <w:rPr>
          <w:rFonts w:ascii="Trebuchet MS" w:hAnsi="Trebuchet MS"/>
          <w:b/>
          <w:noProof/>
          <w:sz w:val="24"/>
        </w:rPr>
        <w:t xml:space="preserve">33:20 </w:t>
      </w:r>
      <w:del w:id="192" w:author="Author">
        <w:r w:rsidRPr="00735279">
          <w:rPr>
            <w:rFonts w:ascii="Trebuchet MS" w:hAnsi="Trebuchet MS"/>
            <w:noProof/>
            <w:sz w:val="24"/>
          </w:rPr>
          <w:delText>And</w:delText>
        </w:r>
      </w:del>
      <w:ins w:id="193" w:author="Author">
        <w:r w:rsidRPr="00735279">
          <w:rPr>
            <w:rFonts w:ascii="Trebuchet MS" w:hAnsi="Trebuchet MS"/>
            <w:noProof/>
            <w:sz w:val="24"/>
          </w:rPr>
          <w:t>But</w:t>
        </w:r>
      </w:ins>
      <w:r w:rsidRPr="00735279">
        <w:rPr>
          <w:rFonts w:ascii="Trebuchet MS" w:hAnsi="Trebuchet MS"/>
          <w:noProof/>
          <w:sz w:val="24"/>
        </w:rPr>
        <w:t xml:space="preserve"> he added: “You </w:t>
      </w:r>
      <w:del w:id="194" w:author="Author">
        <w:r w:rsidRPr="00735279">
          <w:rPr>
            <w:rFonts w:ascii="Trebuchet MS" w:hAnsi="Trebuchet MS"/>
            <w:noProof/>
            <w:sz w:val="24"/>
          </w:rPr>
          <w:delText>are not able to</w:delText>
        </w:r>
      </w:del>
      <w:ins w:id="195" w:author="Author">
        <w:r w:rsidRPr="00735279">
          <w:rPr>
            <w:rFonts w:ascii="Trebuchet MS" w:hAnsi="Trebuchet MS"/>
            <w:noProof/>
            <w:sz w:val="24"/>
          </w:rPr>
          <w:t>cannot</w:t>
        </w:r>
      </w:ins>
      <w:r w:rsidRPr="00735279">
        <w:rPr>
          <w:rFonts w:ascii="Trebuchet MS" w:hAnsi="Trebuchet MS"/>
          <w:noProof/>
          <w:sz w:val="24"/>
        </w:rPr>
        <w:t xml:space="preserve"> see my face, </w:t>
      </w:r>
      <w:del w:id="196" w:author="Author">
        <w:r w:rsidRPr="00735279">
          <w:rPr>
            <w:rFonts w:ascii="Trebuchet MS" w:hAnsi="Trebuchet MS"/>
            <w:noProof/>
            <w:sz w:val="24"/>
          </w:rPr>
          <w:delText>because</w:delText>
        </w:r>
      </w:del>
      <w:ins w:id="197" w:author="Author">
        <w:r w:rsidRPr="00735279">
          <w:rPr>
            <w:rFonts w:ascii="Trebuchet MS" w:hAnsi="Trebuchet MS"/>
            <w:noProof/>
            <w:sz w:val="24"/>
          </w:rPr>
          <w:t>for</w:t>
        </w:r>
      </w:ins>
      <w:r w:rsidRPr="00735279">
        <w:rPr>
          <w:rFonts w:ascii="Trebuchet MS" w:hAnsi="Trebuchet MS"/>
          <w:noProof/>
          <w:sz w:val="24"/>
        </w:rPr>
        <w:t xml:space="preserve"> no man </w:t>
      </w:r>
      <w:del w:id="198" w:author="Author">
        <w:r w:rsidRPr="00735279">
          <w:rPr>
            <w:rFonts w:ascii="Trebuchet MS" w:hAnsi="Trebuchet MS"/>
            <w:noProof/>
            <w:sz w:val="24"/>
          </w:rPr>
          <w:delText>may</w:delText>
        </w:r>
      </w:del>
      <w:ins w:id="199" w:author="Author">
        <w:r w:rsidRPr="00735279">
          <w:rPr>
            <w:rFonts w:ascii="Trebuchet MS" w:hAnsi="Trebuchet MS"/>
            <w:noProof/>
            <w:sz w:val="24"/>
          </w:rPr>
          <w:t>can</w:t>
        </w:r>
      </w:ins>
      <w:r w:rsidRPr="00735279">
        <w:rPr>
          <w:rFonts w:ascii="Trebuchet MS" w:hAnsi="Trebuchet MS"/>
          <w:noProof/>
          <w:sz w:val="24"/>
        </w:rPr>
        <w:t xml:space="preserve"> see me and </w:t>
      </w:r>
      <w:del w:id="200" w:author="Author">
        <w:r w:rsidRPr="00735279">
          <w:rPr>
            <w:rFonts w:ascii="Trebuchet MS" w:hAnsi="Trebuchet MS"/>
            <w:noProof/>
            <w:sz w:val="24"/>
          </w:rPr>
          <w:delText xml:space="preserve">yet </w:delText>
        </w:r>
      </w:del>
      <w:r w:rsidRPr="00735279">
        <w:rPr>
          <w:rFonts w:ascii="Trebuchet MS" w:hAnsi="Trebuchet MS"/>
          <w:noProof/>
          <w:sz w:val="24"/>
        </w:rPr>
        <w:t>live.”</w:t>
      </w:r>
    </w:p>
    <w:p w:rsidR="00C24797" w:rsidRPr="00735279" w:rsidRDefault="00C24797" w:rsidP="00C24797">
      <w:pPr>
        <w:rPr>
          <w:rFonts w:ascii="Trebuchet MS" w:hAnsi="Trebuchet MS"/>
          <w:noProof/>
          <w:sz w:val="24"/>
        </w:rPr>
      </w:pPr>
      <w:r w:rsidRPr="00735279">
        <w:rPr>
          <w:rFonts w:ascii="Trebuchet MS" w:hAnsi="Trebuchet MS"/>
          <w:b/>
          <w:sz w:val="24"/>
        </w:rPr>
        <w:lastRenderedPageBreak/>
        <w:t xml:space="preserve">33:21 </w:t>
      </w:r>
      <w:del w:id="201" w:author="Author">
        <w:r w:rsidRPr="00735279">
          <w:rPr>
            <w:rFonts w:ascii="Trebuchet MS" w:hAnsi="Trebuchet MS"/>
            <w:noProof/>
            <w:sz w:val="24"/>
          </w:rPr>
          <w:delText xml:space="preserve">And </w:delText>
        </w:r>
      </w:del>
      <w:r w:rsidRPr="00735279">
        <w:rPr>
          <w:rFonts w:ascii="Trebuchet MS" w:hAnsi="Trebuchet MS"/>
          <w:noProof/>
          <w:sz w:val="24"/>
        </w:rPr>
        <w:t xml:space="preserve">Jehovah said further: “Here is a place </w:t>
      </w:r>
      <w:del w:id="202" w:author="Author">
        <w:r w:rsidRPr="00735279">
          <w:rPr>
            <w:rFonts w:ascii="Trebuchet MS" w:hAnsi="Trebuchet MS"/>
            <w:noProof/>
            <w:sz w:val="24"/>
          </w:rPr>
          <w:delText>with</w:delText>
        </w:r>
      </w:del>
      <w:ins w:id="203" w:author="Author">
        <w:r w:rsidRPr="00735279">
          <w:rPr>
            <w:rFonts w:ascii="Trebuchet MS" w:hAnsi="Trebuchet MS"/>
            <w:noProof/>
            <w:sz w:val="24"/>
          </w:rPr>
          <w:t>near</w:t>
        </w:r>
      </w:ins>
      <w:r w:rsidRPr="00735279">
        <w:rPr>
          <w:rFonts w:ascii="Trebuchet MS" w:hAnsi="Trebuchet MS"/>
          <w:noProof/>
          <w:sz w:val="24"/>
        </w:rPr>
        <w:t xml:space="preserve"> me</w:t>
      </w:r>
      <w:del w:id="204" w:author="Author">
        <w:r w:rsidRPr="00735279">
          <w:rPr>
            <w:rFonts w:ascii="Trebuchet MS" w:hAnsi="Trebuchet MS"/>
            <w:noProof/>
            <w:sz w:val="24"/>
          </w:rPr>
          <w:delText>, and you must station</w:delText>
        </w:r>
      </w:del>
      <w:ins w:id="205" w:author="Author">
        <w:r w:rsidRPr="00735279">
          <w:rPr>
            <w:rFonts w:ascii="Trebuchet MS" w:hAnsi="Trebuchet MS"/>
            <w:noProof/>
            <w:sz w:val="24"/>
          </w:rPr>
          <w:t>. Station</w:t>
        </w:r>
      </w:ins>
      <w:r w:rsidRPr="00735279">
        <w:rPr>
          <w:rFonts w:ascii="Trebuchet MS" w:hAnsi="Trebuchet MS"/>
          <w:noProof/>
          <w:sz w:val="24"/>
        </w:rPr>
        <w:t xml:space="preserve"> yourself </w:t>
      </w:r>
      <w:del w:id="206" w:author="Author">
        <w:r w:rsidRPr="00735279">
          <w:rPr>
            <w:rFonts w:ascii="Trebuchet MS" w:hAnsi="Trebuchet MS"/>
            <w:noProof/>
            <w:sz w:val="24"/>
          </w:rPr>
          <w:delText>upon</w:delText>
        </w:r>
      </w:del>
      <w:ins w:id="207" w:author="Author">
        <w:r w:rsidRPr="00735279">
          <w:rPr>
            <w:rFonts w:ascii="Trebuchet MS" w:hAnsi="Trebuchet MS"/>
            <w:noProof/>
            <w:sz w:val="24"/>
          </w:rPr>
          <w:t>on</w:t>
        </w:r>
      </w:ins>
      <w:r w:rsidRPr="00735279">
        <w:rPr>
          <w:rFonts w:ascii="Trebuchet MS" w:hAnsi="Trebuchet MS"/>
          <w:noProof/>
          <w:sz w:val="24"/>
        </w:rPr>
        <w:t xml:space="preserve"> the rock. </w:t>
      </w:r>
      <w:r w:rsidRPr="00735279">
        <w:rPr>
          <w:rFonts w:ascii="Trebuchet MS" w:hAnsi="Trebuchet MS"/>
          <w:b/>
          <w:noProof/>
          <w:sz w:val="24"/>
        </w:rPr>
        <w:t xml:space="preserve">33:22 </w:t>
      </w:r>
      <w:del w:id="208" w:author="Author">
        <w:r w:rsidRPr="00735279">
          <w:rPr>
            <w:rFonts w:ascii="Trebuchet MS" w:hAnsi="Trebuchet MS"/>
            <w:noProof/>
            <w:sz w:val="24"/>
          </w:rPr>
          <w:delText>And it has to occur that while</w:delText>
        </w:r>
      </w:del>
      <w:ins w:id="209" w:author="Author">
        <w:r w:rsidRPr="00735279">
          <w:rPr>
            <w:rFonts w:ascii="Trebuchet MS" w:hAnsi="Trebuchet MS"/>
            <w:noProof/>
            <w:sz w:val="24"/>
          </w:rPr>
          <w:t>When</w:t>
        </w:r>
      </w:ins>
      <w:r w:rsidRPr="00735279">
        <w:rPr>
          <w:rFonts w:ascii="Trebuchet MS" w:hAnsi="Trebuchet MS"/>
          <w:noProof/>
          <w:sz w:val="24"/>
        </w:rPr>
        <w:t xml:space="preserve"> my glory is passing by</w:t>
      </w:r>
      <w:ins w:id="210" w:author="Author">
        <w:r w:rsidRPr="00735279">
          <w:rPr>
            <w:rFonts w:ascii="Trebuchet MS" w:hAnsi="Trebuchet MS"/>
            <w:noProof/>
            <w:sz w:val="24"/>
          </w:rPr>
          <w:t>,</w:t>
        </w:r>
      </w:ins>
      <w:r w:rsidRPr="00735279">
        <w:rPr>
          <w:rFonts w:ascii="Trebuchet MS" w:hAnsi="Trebuchet MS"/>
          <w:noProof/>
          <w:sz w:val="24"/>
        </w:rPr>
        <w:t xml:space="preserve"> I </w:t>
      </w:r>
      <w:del w:id="211" w:author="Author">
        <w:r w:rsidRPr="00735279">
          <w:rPr>
            <w:rFonts w:ascii="Trebuchet MS" w:hAnsi="Trebuchet MS"/>
            <w:noProof/>
            <w:sz w:val="24"/>
          </w:rPr>
          <w:delText>must</w:delText>
        </w:r>
      </w:del>
      <w:ins w:id="212" w:author="Author">
        <w:r w:rsidRPr="00735279">
          <w:rPr>
            <w:rFonts w:ascii="Trebuchet MS" w:hAnsi="Trebuchet MS"/>
            <w:noProof/>
            <w:sz w:val="24"/>
          </w:rPr>
          <w:t>will</w:t>
        </w:r>
      </w:ins>
      <w:r w:rsidRPr="00735279">
        <w:rPr>
          <w:rFonts w:ascii="Trebuchet MS" w:hAnsi="Trebuchet MS"/>
          <w:noProof/>
          <w:sz w:val="24"/>
        </w:rPr>
        <w:t xml:space="preserve"> place you in a </w:t>
      </w:r>
      <w:del w:id="213" w:author="Author">
        <w:r w:rsidRPr="00735279">
          <w:rPr>
            <w:rFonts w:ascii="Trebuchet MS" w:hAnsi="Trebuchet MS"/>
            <w:noProof/>
            <w:sz w:val="24"/>
          </w:rPr>
          <w:delText>hole in</w:delText>
        </w:r>
      </w:del>
      <w:ins w:id="214" w:author="Author">
        <w:r w:rsidRPr="00735279">
          <w:rPr>
            <w:rFonts w:ascii="Trebuchet MS" w:hAnsi="Trebuchet MS"/>
            <w:noProof/>
            <w:sz w:val="24"/>
          </w:rPr>
          <w:t>crevice of</w:t>
        </w:r>
      </w:ins>
      <w:r w:rsidRPr="00735279">
        <w:rPr>
          <w:rFonts w:ascii="Trebuchet MS" w:hAnsi="Trebuchet MS"/>
          <w:noProof/>
          <w:sz w:val="24"/>
        </w:rPr>
        <w:t xml:space="preserve"> the rock, and I </w:t>
      </w:r>
      <w:del w:id="215" w:author="Author">
        <w:r w:rsidRPr="00735279">
          <w:rPr>
            <w:rFonts w:ascii="Trebuchet MS" w:hAnsi="Trebuchet MS"/>
            <w:noProof/>
            <w:sz w:val="24"/>
          </w:rPr>
          <w:delText>must put my palm over</w:delText>
        </w:r>
      </w:del>
      <w:ins w:id="216" w:author="Author">
        <w:r w:rsidRPr="00735279">
          <w:rPr>
            <w:rFonts w:ascii="Trebuchet MS" w:hAnsi="Trebuchet MS"/>
            <w:noProof/>
            <w:sz w:val="24"/>
          </w:rPr>
          <w:t>will shield</w:t>
        </w:r>
      </w:ins>
      <w:r w:rsidRPr="00735279">
        <w:rPr>
          <w:rFonts w:ascii="Trebuchet MS" w:hAnsi="Trebuchet MS"/>
          <w:noProof/>
          <w:sz w:val="24"/>
        </w:rPr>
        <w:t xml:space="preserve"> you </w:t>
      </w:r>
      <w:del w:id="217" w:author="Author">
        <w:r w:rsidRPr="00735279">
          <w:rPr>
            <w:rFonts w:ascii="Trebuchet MS" w:hAnsi="Trebuchet MS"/>
            <w:noProof/>
            <w:sz w:val="24"/>
          </w:rPr>
          <w:delText>as a screen</w:delText>
        </w:r>
      </w:del>
      <w:ins w:id="218" w:author="Author">
        <w:r w:rsidRPr="00735279">
          <w:rPr>
            <w:rFonts w:ascii="Trebuchet MS" w:hAnsi="Trebuchet MS"/>
            <w:noProof/>
            <w:sz w:val="24"/>
          </w:rPr>
          <w:t>with my hand</w:t>
        </w:r>
      </w:ins>
      <w:r w:rsidRPr="00735279">
        <w:rPr>
          <w:rFonts w:ascii="Trebuchet MS" w:hAnsi="Trebuchet MS"/>
          <w:noProof/>
          <w:sz w:val="24"/>
        </w:rPr>
        <w:t xml:space="preserve"> until I have passed by. </w:t>
      </w:r>
      <w:r w:rsidRPr="00735279">
        <w:rPr>
          <w:rFonts w:ascii="Trebuchet MS" w:hAnsi="Trebuchet MS"/>
          <w:b/>
          <w:noProof/>
          <w:sz w:val="24"/>
        </w:rPr>
        <w:t xml:space="preserve">33:23 </w:t>
      </w:r>
      <w:r w:rsidRPr="00735279">
        <w:rPr>
          <w:rFonts w:ascii="Trebuchet MS" w:hAnsi="Trebuchet MS"/>
          <w:noProof/>
          <w:sz w:val="24"/>
        </w:rPr>
        <w:t xml:space="preserve">After that I </w:t>
      </w:r>
      <w:del w:id="219" w:author="Author">
        <w:r w:rsidRPr="00735279">
          <w:rPr>
            <w:rFonts w:ascii="Trebuchet MS" w:hAnsi="Trebuchet MS"/>
            <w:noProof/>
            <w:sz w:val="24"/>
          </w:rPr>
          <w:delText>must</w:delText>
        </w:r>
      </w:del>
      <w:ins w:id="220" w:author="Author">
        <w:r w:rsidRPr="00735279">
          <w:rPr>
            <w:rFonts w:ascii="Trebuchet MS" w:hAnsi="Trebuchet MS"/>
            <w:noProof/>
            <w:sz w:val="24"/>
          </w:rPr>
          <w:t>will</w:t>
        </w:r>
      </w:ins>
      <w:r w:rsidRPr="00735279">
        <w:rPr>
          <w:rFonts w:ascii="Trebuchet MS" w:hAnsi="Trebuchet MS"/>
          <w:noProof/>
          <w:sz w:val="24"/>
        </w:rPr>
        <w:t xml:space="preserve"> take my </w:t>
      </w:r>
      <w:del w:id="221" w:author="Author">
        <w:r w:rsidRPr="00735279">
          <w:rPr>
            <w:rFonts w:ascii="Trebuchet MS" w:hAnsi="Trebuchet MS"/>
            <w:noProof/>
            <w:sz w:val="24"/>
          </w:rPr>
          <w:delText>palm</w:delText>
        </w:r>
      </w:del>
      <w:ins w:id="222" w:author="Author">
        <w:r w:rsidRPr="00735279">
          <w:rPr>
            <w:rFonts w:ascii="Trebuchet MS" w:hAnsi="Trebuchet MS"/>
            <w:noProof/>
            <w:sz w:val="24"/>
          </w:rPr>
          <w:t>hand</w:t>
        </w:r>
      </w:ins>
      <w:r w:rsidRPr="00735279">
        <w:rPr>
          <w:rFonts w:ascii="Trebuchet MS" w:hAnsi="Trebuchet MS"/>
          <w:noProof/>
          <w:sz w:val="24"/>
        </w:rPr>
        <w:t xml:space="preserve"> away, and you will </w:t>
      </w:r>
      <w:del w:id="223" w:author="Author">
        <w:r w:rsidRPr="00735279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735279">
        <w:rPr>
          <w:rFonts w:ascii="Trebuchet MS" w:hAnsi="Trebuchet MS"/>
          <w:noProof/>
          <w:sz w:val="24"/>
        </w:rPr>
        <w:t>see my back. But my face may not be seen.”</w:t>
      </w:r>
    </w:p>
    <w:p w:rsidR="00C24797" w:rsidRPr="00735279" w:rsidRDefault="00C24797" w:rsidP="00C24797">
      <w:pPr>
        <w:rPr>
          <w:rFonts w:ascii="Trebuchet MS" w:hAnsi="Trebuchet MS"/>
          <w:b/>
          <w:sz w:val="24"/>
        </w:rPr>
      </w:pPr>
    </w:p>
    <w:p w:rsidR="00762BCB" w:rsidRPr="00C24797" w:rsidRDefault="00762BCB" w:rsidP="00C24797"/>
    <w:sectPr w:rsidR="00762BCB" w:rsidRPr="00C24797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4490" w:rsidRDefault="00A34490">
      <w:r>
        <w:separator/>
      </w:r>
    </w:p>
  </w:endnote>
  <w:endnote w:type="continuationSeparator" w:id="0">
    <w:p w:rsidR="00A34490" w:rsidRDefault="00A34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4490" w:rsidRDefault="00A34490">
      <w:r>
        <w:separator/>
      </w:r>
    </w:p>
  </w:footnote>
  <w:footnote w:type="continuationSeparator" w:id="0">
    <w:p w:rsidR="00A34490" w:rsidRDefault="00A34490">
      <w:r>
        <w:continuationSeparator/>
      </w:r>
    </w:p>
  </w:footnote>
  <w:footnote w:id="1">
    <w:p w:rsidR="00C24797" w:rsidRPr="00735279" w:rsidRDefault="00C24797" w:rsidP="00735279">
      <w:pPr>
        <w:pStyle w:val="FootnoteText"/>
        <w:spacing w:after="96"/>
        <w:ind w:firstLine="288"/>
        <w:rPr>
          <w:ins w:id="11" w:author="Author"/>
        </w:rPr>
      </w:pPr>
      <w:ins w:id="12" w:author="Author">
        <w:r w:rsidRPr="00735279">
          <w:rPr>
            <w:rStyle w:val="FootnoteReference"/>
          </w:rPr>
          <w:footnoteRef/>
        </w:r>
        <w:r w:rsidRPr="00735279">
          <w:t xml:space="preserve"> </w:t>
        </w:r>
        <w:r w:rsidRPr="00735279">
          <w:rPr>
            <w:b/>
          </w:rPr>
          <w:t xml:space="preserve">33:1 </w:t>
        </w:r>
        <w:r w:rsidRPr="00735279">
          <w:t>Lit., “seed.”</w:t>
        </w:r>
      </w:ins>
    </w:p>
  </w:footnote>
  <w:footnote w:id="2">
    <w:p w:rsidR="00C24797" w:rsidRPr="00735279" w:rsidRDefault="00C24797" w:rsidP="00735279">
      <w:pPr>
        <w:pStyle w:val="FootnoteText"/>
        <w:spacing w:after="96"/>
        <w:ind w:firstLine="288"/>
        <w:rPr>
          <w:ins w:id="32" w:author="Author"/>
        </w:rPr>
      </w:pPr>
      <w:ins w:id="33" w:author="Author">
        <w:r w:rsidRPr="00735279">
          <w:rPr>
            <w:rStyle w:val="FootnoteReference"/>
          </w:rPr>
          <w:footnoteRef/>
        </w:r>
        <w:r w:rsidRPr="00735279">
          <w:t xml:space="preserve"> </w:t>
        </w:r>
        <w:r w:rsidRPr="00735279">
          <w:rPr>
            <w:b/>
          </w:rPr>
          <w:t xml:space="preserve">33:3 </w:t>
        </w:r>
        <w:r w:rsidRPr="00735279">
          <w:t>Lit., “stiff-necked.”</w:t>
        </w:r>
      </w:ins>
    </w:p>
  </w:footnote>
  <w:footnote w:id="3">
    <w:p w:rsidR="00C24797" w:rsidRPr="00735279" w:rsidRDefault="00C24797" w:rsidP="00735279">
      <w:pPr>
        <w:pStyle w:val="FootnoteText"/>
        <w:spacing w:after="96"/>
        <w:ind w:firstLine="288"/>
        <w:rPr>
          <w:ins w:id="55" w:author="Author"/>
        </w:rPr>
      </w:pPr>
      <w:ins w:id="56" w:author="Author">
        <w:r w:rsidRPr="00735279">
          <w:rPr>
            <w:rStyle w:val="FootnoteReference"/>
          </w:rPr>
          <w:footnoteRef/>
        </w:r>
        <w:r w:rsidRPr="00735279">
          <w:t xml:space="preserve"> </w:t>
        </w:r>
        <w:r w:rsidRPr="00735279">
          <w:rPr>
            <w:b/>
          </w:rPr>
          <w:t xml:space="preserve">33:5 </w:t>
        </w:r>
        <w:r w:rsidRPr="00735279">
          <w:t>Lit., “stiff-necked.”</w:t>
        </w:r>
      </w:ins>
    </w:p>
  </w:footnote>
  <w:footnote w:id="4">
    <w:p w:rsidR="00C24797" w:rsidRPr="00735279" w:rsidRDefault="00C24797" w:rsidP="00735279">
      <w:pPr>
        <w:pStyle w:val="FootnoteText"/>
        <w:spacing w:after="96"/>
        <w:ind w:firstLine="288"/>
        <w:rPr>
          <w:ins w:id="72" w:author="Author"/>
        </w:rPr>
      </w:pPr>
      <w:ins w:id="73" w:author="Author">
        <w:r w:rsidRPr="00735279">
          <w:rPr>
            <w:rStyle w:val="FootnoteReference"/>
          </w:rPr>
          <w:footnoteRef/>
        </w:r>
        <w:r w:rsidRPr="00735279">
          <w:t xml:space="preserve"> </w:t>
        </w:r>
        <w:r w:rsidRPr="00735279">
          <w:rPr>
            <w:b/>
          </w:rPr>
          <w:t xml:space="preserve">33:6 </w:t>
        </w:r>
        <w:r w:rsidRPr="00735279">
          <w:t xml:space="preserve">Lit., “stripped off.” </w:t>
        </w:r>
      </w:ins>
    </w:p>
  </w:footnote>
  <w:footnote w:id="5">
    <w:p w:rsidR="00C24797" w:rsidRPr="00735279" w:rsidRDefault="00C24797" w:rsidP="00735279">
      <w:pPr>
        <w:pStyle w:val="FootnoteText"/>
        <w:spacing w:after="96"/>
        <w:ind w:firstLine="288"/>
        <w:rPr>
          <w:ins w:id="132" w:author="Author"/>
        </w:rPr>
      </w:pPr>
      <w:ins w:id="133" w:author="Author">
        <w:r w:rsidRPr="00735279">
          <w:rPr>
            <w:rStyle w:val="FootnoteReference"/>
          </w:rPr>
          <w:footnoteRef/>
        </w:r>
        <w:r w:rsidRPr="00735279">
          <w:t xml:space="preserve"> </w:t>
        </w:r>
        <w:r w:rsidRPr="00735279">
          <w:rPr>
            <w:b/>
          </w:rPr>
          <w:t xml:space="preserve">33:12 </w:t>
        </w:r>
        <w:r w:rsidRPr="00735279">
          <w:t>Or “I have chosen you.”</w:t>
        </w:r>
      </w:ins>
    </w:p>
  </w:footnote>
  <w:footnote w:id="6">
    <w:p w:rsidR="00C24797" w:rsidRPr="00735279" w:rsidRDefault="00C24797" w:rsidP="00735279">
      <w:pPr>
        <w:pStyle w:val="FootnoteText"/>
        <w:spacing w:after="96"/>
        <w:ind w:firstLine="288"/>
        <w:rPr>
          <w:ins w:id="147" w:author="Author"/>
        </w:rPr>
      </w:pPr>
      <w:ins w:id="148" w:author="Author">
        <w:r w:rsidRPr="00735279">
          <w:rPr>
            <w:rStyle w:val="FootnoteReference"/>
          </w:rPr>
          <w:footnoteRef/>
        </w:r>
        <w:r w:rsidRPr="00735279">
          <w:t xml:space="preserve"> </w:t>
        </w:r>
        <w:r w:rsidRPr="00735279">
          <w:rPr>
            <w:b/>
          </w:rPr>
          <w:t xml:space="preserve">33:14 </w:t>
        </w:r>
        <w:r w:rsidRPr="00735279">
          <w:t>Lit., “My face.”</w:t>
        </w:r>
      </w:ins>
    </w:p>
  </w:footnote>
  <w:footnote w:id="7">
    <w:p w:rsidR="00C24797" w:rsidRPr="00735279" w:rsidRDefault="00C24797" w:rsidP="00735279">
      <w:pPr>
        <w:pStyle w:val="FootnoteText"/>
        <w:spacing w:after="96"/>
        <w:ind w:firstLine="288"/>
        <w:rPr>
          <w:ins w:id="157" w:author="Author"/>
        </w:rPr>
      </w:pPr>
      <w:ins w:id="158" w:author="Author">
        <w:r w:rsidRPr="00735279">
          <w:rPr>
            <w:rStyle w:val="FootnoteReference"/>
          </w:rPr>
          <w:footnoteRef/>
        </w:r>
        <w:r w:rsidRPr="00735279">
          <w:t xml:space="preserve"> </w:t>
        </w:r>
        <w:r w:rsidRPr="00735279">
          <w:rPr>
            <w:b/>
          </w:rPr>
          <w:t xml:space="preserve">33:15 </w:t>
        </w:r>
        <w:r w:rsidRPr="00735279">
          <w:t>Lit., “If your face is.”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64852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64852">
        <w:t>Exodus Chapter 33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64852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64852">
      <w:rPr>
        <w:noProof/>
        <w:snapToGrid w:val="0"/>
      </w:rPr>
      <w:t>Exodus 33.Revised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64852">
        <w:t>Exodus Chapter 33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64852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64852">
      <w:rPr>
        <w:noProof/>
        <w:snapToGrid w:val="0"/>
      </w:rPr>
      <w:t>Exodus 33.Revised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6485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6485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6485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6485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490"/>
    <w:rsid w:val="00064852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34490"/>
    <w:rsid w:val="00A73FF6"/>
    <w:rsid w:val="00A86CA5"/>
    <w:rsid w:val="00AA09DB"/>
    <w:rsid w:val="00B87B77"/>
    <w:rsid w:val="00BC4A6C"/>
    <w:rsid w:val="00BD6AB0"/>
    <w:rsid w:val="00C24797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e1d4b7d3360d41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C2479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2479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C2479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C2479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2479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C247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1d4b7d3360d41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3</ap:Pages>
  <ap:Words>909</ap:Words>
  <ap:Characters>3682</ap:Characters>
  <ap:Application>Microsoft Office Word</ap:Application>
  <ap:DocSecurity>0</ap:DocSecurity>
  <ap:Lines>63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4582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33</dc:title>
  <dc:subject/>
  <dc:creator>Ruth Farrugia</dc:creator>
  <cp:keywords/>
  <dc:description/>
  <cp:lastModifiedBy>Ruth Farrugia</cp:lastModifiedBy>
  <cp:revision>3</cp:revision>
  <dcterms:created xsi:type="dcterms:W3CDTF">2020-09-21T09:18:00Z</dcterms:created>
  <dcterms:modified xsi:type="dcterms:W3CDTF">2020-09-21T09:19:00Z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33.docx</vt:lpwstr>
  </property>
  <property fmtid="{D5CDD505-2E9C-101B-9397-08002B2CF9AE}" pid="9" name="_TranslationDocumentId">
    <vt:i4>19413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