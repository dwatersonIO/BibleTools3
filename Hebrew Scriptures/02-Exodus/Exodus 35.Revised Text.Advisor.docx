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5D82" w:rsidRPr="00073DBC" w:rsidRDefault="00145D82" w:rsidP="00145D82">
      <w:pPr>
        <w:rPr>
          <w:rFonts w:ascii="Trebuchet MS" w:hAnsi="Trebuchet MS"/>
          <w:noProof/>
        </w:rPr>
      </w:pPr>
      <w:bookmarkStart w:id="0" w:name="_GoBack"/>
      <w:bookmarkEnd w:id="0"/>
      <w:r w:rsidRPr="00073DBC">
        <w:rPr>
          <w:rFonts w:ascii="Trebuchet MS" w:hAnsi="Trebuchet MS"/>
          <w:b/>
        </w:rPr>
        <w:t xml:space="preserve">35:1 </w:t>
      </w:r>
      <w:del w:id="1" w:author="Author">
        <w:r w:rsidRPr="00073DBC">
          <w:rPr>
            <w:rFonts w:ascii="Trebuchet MS" w:hAnsi="Trebuchet MS"/>
            <w:noProof/>
          </w:rPr>
          <w:delText xml:space="preserve">Later </w:delText>
        </w:r>
      </w:del>
      <w:r w:rsidRPr="00073DBC">
        <w:rPr>
          <w:rFonts w:ascii="Trebuchet MS" w:hAnsi="Trebuchet MS"/>
          <w:noProof/>
        </w:rPr>
        <w:t xml:space="preserve">Moses </w:t>
      </w:r>
      <w:del w:id="2" w:author="Author">
        <w:r w:rsidRPr="00073DBC">
          <w:rPr>
            <w:rFonts w:ascii="Trebuchet MS" w:hAnsi="Trebuchet MS"/>
            <w:noProof/>
          </w:rPr>
          <w:delText>called</w:delText>
        </w:r>
      </w:del>
      <w:ins w:id="3" w:author="Author">
        <w:r w:rsidRPr="00073DBC">
          <w:rPr>
            <w:rFonts w:ascii="Trebuchet MS" w:hAnsi="Trebuchet MS"/>
            <w:noProof/>
          </w:rPr>
          <w:t>later gathered</w:t>
        </w:r>
      </w:ins>
      <w:r w:rsidRPr="00073DBC">
        <w:rPr>
          <w:rFonts w:ascii="Trebuchet MS" w:hAnsi="Trebuchet MS"/>
          <w:noProof/>
        </w:rPr>
        <w:t xml:space="preserve"> the entire assembly of the </w:t>
      </w:r>
      <w:del w:id="4" w:author="Author">
        <w:r w:rsidRPr="00073DBC">
          <w:rPr>
            <w:rFonts w:ascii="Trebuchet MS" w:hAnsi="Trebuchet MS"/>
            <w:noProof/>
          </w:rPr>
          <w:delText>sons of Israel</w:delText>
        </w:r>
      </w:del>
      <w:ins w:id="5" w:author="Author">
        <w:r w:rsidRPr="00073DBC">
          <w:rPr>
            <w:rFonts w:ascii="Trebuchet MS" w:hAnsi="Trebuchet MS"/>
            <w:noProof/>
          </w:rPr>
          <w:t>Israelites</w:t>
        </w:r>
      </w:ins>
      <w:r w:rsidRPr="00073DBC">
        <w:rPr>
          <w:rFonts w:ascii="Trebuchet MS" w:hAnsi="Trebuchet MS"/>
          <w:noProof/>
        </w:rPr>
        <w:t xml:space="preserve"> together and said to them: “These are the </w:t>
      </w:r>
      <w:del w:id="6" w:author="Author">
        <w:r w:rsidRPr="00073DBC">
          <w:rPr>
            <w:rFonts w:ascii="Trebuchet MS" w:hAnsi="Trebuchet MS"/>
            <w:noProof/>
          </w:rPr>
          <w:delText>words</w:delText>
        </w:r>
      </w:del>
      <w:ins w:id="7" w:author="Author">
        <w:r w:rsidRPr="00073DBC">
          <w:rPr>
            <w:rFonts w:ascii="Trebuchet MS" w:hAnsi="Trebuchet MS"/>
            <w:noProof/>
          </w:rPr>
          <w:t>things</w:t>
        </w:r>
      </w:ins>
      <w:r w:rsidRPr="00073DBC">
        <w:rPr>
          <w:rFonts w:ascii="Trebuchet MS" w:hAnsi="Trebuchet MS"/>
          <w:noProof/>
        </w:rPr>
        <w:t xml:space="preserve"> that Jehovah has commanded</w:t>
      </w:r>
      <w:del w:id="8" w:author="Author">
        <w:r w:rsidRPr="00073DBC">
          <w:rPr>
            <w:rFonts w:ascii="Trebuchet MS" w:hAnsi="Trebuchet MS"/>
            <w:noProof/>
          </w:rPr>
          <w:delText>,</w:delText>
        </w:r>
      </w:del>
      <w:r w:rsidRPr="00073DBC">
        <w:rPr>
          <w:rFonts w:ascii="Trebuchet MS" w:hAnsi="Trebuchet MS"/>
          <w:noProof/>
        </w:rPr>
        <w:t xml:space="preserve"> to </w:t>
      </w:r>
      <w:del w:id="9" w:author="Author">
        <w:r w:rsidRPr="00073DBC">
          <w:rPr>
            <w:rFonts w:ascii="Trebuchet MS" w:hAnsi="Trebuchet MS"/>
            <w:noProof/>
          </w:rPr>
          <w:delText>do them</w:delText>
        </w:r>
      </w:del>
      <w:ins w:id="10" w:author="Author">
        <w:r w:rsidRPr="00073DBC">
          <w:rPr>
            <w:rFonts w:ascii="Trebuchet MS" w:hAnsi="Trebuchet MS"/>
            <w:noProof/>
          </w:rPr>
          <w:t>be done</w:t>
        </w:r>
      </w:ins>
      <w:r w:rsidRPr="00073DBC">
        <w:rPr>
          <w:rFonts w:ascii="Trebuchet MS" w:hAnsi="Trebuchet MS"/>
          <w:noProof/>
        </w:rPr>
        <w:t xml:space="preserve">: </w:t>
      </w:r>
      <w:r w:rsidRPr="00073DBC">
        <w:rPr>
          <w:rFonts w:ascii="Trebuchet MS" w:hAnsi="Trebuchet MS"/>
          <w:b/>
          <w:noProof/>
        </w:rPr>
        <w:t xml:space="preserve">35:2 </w:t>
      </w:r>
      <w:del w:id="11" w:author="Author">
        <w:r w:rsidRPr="00073DBC">
          <w:rPr>
            <w:rFonts w:ascii="Trebuchet MS" w:hAnsi="Trebuchet MS"/>
            <w:noProof/>
          </w:rPr>
          <w:delText>Six days</w:delText>
        </w:r>
      </w:del>
      <w:ins w:id="12" w:author="Author">
        <w:r w:rsidRPr="00073DBC">
          <w:rPr>
            <w:rFonts w:ascii="Trebuchet MS" w:hAnsi="Trebuchet MS"/>
            <w:noProof/>
          </w:rPr>
          <w:t>Work</w:t>
        </w:r>
      </w:ins>
      <w:r w:rsidRPr="00073DBC">
        <w:rPr>
          <w:rFonts w:ascii="Trebuchet MS" w:hAnsi="Trebuchet MS"/>
          <w:noProof/>
        </w:rPr>
        <w:t xml:space="preserve"> may </w:t>
      </w:r>
      <w:del w:id="13" w:author="Author">
        <w:r w:rsidRPr="00073DBC">
          <w:rPr>
            <w:rFonts w:ascii="Trebuchet MS" w:hAnsi="Trebuchet MS"/>
            <w:noProof/>
          </w:rPr>
          <w:delText xml:space="preserve">work </w:delText>
        </w:r>
      </w:del>
      <w:r w:rsidRPr="00073DBC">
        <w:rPr>
          <w:rFonts w:ascii="Trebuchet MS" w:hAnsi="Trebuchet MS"/>
          <w:noProof/>
        </w:rPr>
        <w:t>be done</w:t>
      </w:r>
      <w:ins w:id="14" w:author="Author">
        <w:r w:rsidRPr="00073DBC">
          <w:rPr>
            <w:rFonts w:ascii="Trebuchet MS" w:hAnsi="Trebuchet MS"/>
            <w:noProof/>
          </w:rPr>
          <w:t xml:space="preserve"> for six days</w:t>
        </w:r>
      </w:ins>
      <w:r w:rsidRPr="00073DBC">
        <w:rPr>
          <w:rFonts w:ascii="Trebuchet MS" w:hAnsi="Trebuchet MS"/>
          <w:noProof/>
        </w:rPr>
        <w:t xml:space="preserve">, but </w:t>
      </w:r>
      <w:del w:id="15" w:author="Author">
        <w:r w:rsidRPr="00073DBC">
          <w:rPr>
            <w:rFonts w:ascii="Trebuchet MS" w:hAnsi="Trebuchet MS"/>
            <w:noProof/>
          </w:rPr>
          <w:delText xml:space="preserve">on </w:delText>
        </w:r>
      </w:del>
      <w:r w:rsidRPr="00073DBC">
        <w:rPr>
          <w:rFonts w:ascii="Trebuchet MS" w:hAnsi="Trebuchet MS"/>
          <w:noProof/>
        </w:rPr>
        <w:t xml:space="preserve">the seventh day </w:t>
      </w:r>
      <w:del w:id="16" w:author="Author">
        <w:r w:rsidRPr="00073DBC">
          <w:rPr>
            <w:rFonts w:ascii="Trebuchet MS" w:hAnsi="Trebuchet MS"/>
            <w:noProof/>
          </w:rPr>
          <w:delText xml:space="preserve">it </w:delText>
        </w:r>
      </w:del>
      <w:r w:rsidRPr="00073DBC">
        <w:rPr>
          <w:rFonts w:ascii="Trebuchet MS" w:hAnsi="Trebuchet MS"/>
          <w:noProof/>
        </w:rPr>
        <w:t xml:space="preserve">will become something holy to </w:t>
      </w:r>
      <w:del w:id="17" w:author="Author">
        <w:r w:rsidRPr="00073DBC">
          <w:rPr>
            <w:rFonts w:ascii="Trebuchet MS" w:hAnsi="Trebuchet MS"/>
            <w:noProof/>
            <w:u w:val="dotted"/>
          </w:rPr>
          <w:delText>YOU</w:delText>
        </w:r>
      </w:del>
      <w:ins w:id="18" w:author="Author">
        <w:r w:rsidRPr="00073DBC">
          <w:rPr>
            <w:rFonts w:ascii="Trebuchet MS" w:hAnsi="Trebuchet MS"/>
            <w:noProof/>
          </w:rPr>
          <w:t>you</w:t>
        </w:r>
      </w:ins>
      <w:r w:rsidRPr="00073DBC">
        <w:rPr>
          <w:rFonts w:ascii="Trebuchet MS" w:hAnsi="Trebuchet MS"/>
          <w:noProof/>
        </w:rPr>
        <w:t xml:space="preserve">, a sabbath of complete rest to Jehovah. Anybody doing work on it will be put to death. </w:t>
      </w:r>
      <w:r w:rsidRPr="00073DBC">
        <w:rPr>
          <w:rFonts w:ascii="Trebuchet MS" w:hAnsi="Trebuchet MS"/>
          <w:b/>
          <w:noProof/>
        </w:rPr>
        <w:t xml:space="preserve">35:3 </w:t>
      </w:r>
      <w:del w:id="19" w:author="Author">
        <w:r w:rsidRPr="00073DBC">
          <w:rPr>
            <w:rFonts w:ascii="Trebuchet MS" w:hAnsi="Trebuchet MS"/>
            <w:noProof/>
          </w:rPr>
          <w:delText>Y</w:delText>
        </w:r>
        <w:r w:rsidRPr="00073DBC">
          <w:rPr>
            <w:rFonts w:ascii="Trebuchet MS" w:hAnsi="Trebuchet MS"/>
            <w:noProof/>
            <w:u w:val="dotted"/>
          </w:rPr>
          <w:delText>OU</w:delText>
        </w:r>
      </w:del>
      <w:ins w:id="20" w:author="Author">
        <w:r w:rsidRPr="00073DBC">
          <w:rPr>
            <w:rFonts w:ascii="Trebuchet MS" w:hAnsi="Trebuchet MS"/>
            <w:noProof/>
          </w:rPr>
          <w:t>You</w:t>
        </w:r>
      </w:ins>
      <w:r w:rsidRPr="00073DBC">
        <w:rPr>
          <w:rFonts w:ascii="Trebuchet MS" w:hAnsi="Trebuchet MS"/>
          <w:noProof/>
        </w:rPr>
        <w:t xml:space="preserve"> must not light a fire in any of </w:t>
      </w:r>
      <w:del w:id="21" w:author="Author">
        <w:r w:rsidRPr="00073DBC">
          <w:rPr>
            <w:rFonts w:ascii="Trebuchet MS" w:hAnsi="Trebuchet MS"/>
            <w:noProof/>
            <w:u w:val="dotted"/>
          </w:rPr>
          <w:delText>YOUR</w:delText>
        </w:r>
      </w:del>
      <w:ins w:id="22" w:author="Author">
        <w:r w:rsidRPr="00073DBC">
          <w:rPr>
            <w:rFonts w:ascii="Trebuchet MS" w:hAnsi="Trebuchet MS"/>
            <w:noProof/>
          </w:rPr>
          <w:t>your</w:t>
        </w:r>
      </w:ins>
      <w:r w:rsidRPr="00073DBC">
        <w:rPr>
          <w:rFonts w:ascii="Trebuchet MS" w:hAnsi="Trebuchet MS"/>
          <w:noProof/>
        </w:rPr>
        <w:t xml:space="preserve"> dwelling places on the </w:t>
      </w:r>
      <w:del w:id="23" w:author="Author">
        <w:r w:rsidRPr="00073DBC">
          <w:rPr>
            <w:rFonts w:ascii="Trebuchet MS" w:hAnsi="Trebuchet MS"/>
            <w:noProof/>
          </w:rPr>
          <w:delText>sabbath</w:delText>
        </w:r>
      </w:del>
      <w:ins w:id="24" w:author="Author">
        <w:r w:rsidRPr="00073DBC">
          <w:rPr>
            <w:rFonts w:ascii="Trebuchet MS" w:hAnsi="Trebuchet MS"/>
            <w:noProof/>
          </w:rPr>
          <w:t>Sabbath</w:t>
        </w:r>
      </w:ins>
      <w:r w:rsidRPr="00073DBC">
        <w:rPr>
          <w:rFonts w:ascii="Trebuchet MS" w:hAnsi="Trebuchet MS"/>
          <w:noProof/>
        </w:rPr>
        <w:t xml:space="preserve"> day.”</w:t>
      </w:r>
    </w:p>
    <w:p w:rsidR="00145D82" w:rsidRPr="00073DBC" w:rsidRDefault="00145D82" w:rsidP="00145D82">
      <w:pPr>
        <w:rPr>
          <w:rFonts w:ascii="Trebuchet MS" w:hAnsi="Trebuchet MS"/>
          <w:noProof/>
        </w:rPr>
      </w:pPr>
      <w:r w:rsidRPr="00073DBC">
        <w:rPr>
          <w:rFonts w:ascii="Trebuchet MS" w:hAnsi="Trebuchet MS"/>
          <w:b/>
        </w:rPr>
        <w:t xml:space="preserve">35:4 </w:t>
      </w:r>
      <w:del w:id="25" w:author="Author">
        <w:r w:rsidRPr="00073DBC">
          <w:rPr>
            <w:rFonts w:ascii="Trebuchet MS" w:hAnsi="Trebuchet MS"/>
            <w:noProof/>
          </w:rPr>
          <w:delText xml:space="preserve">And </w:delText>
        </w:r>
      </w:del>
      <w:r w:rsidRPr="00073DBC">
        <w:rPr>
          <w:rFonts w:ascii="Trebuchet MS" w:hAnsi="Trebuchet MS"/>
          <w:noProof/>
        </w:rPr>
        <w:t xml:space="preserve">Moses </w:t>
      </w:r>
      <w:del w:id="26" w:author="Author">
        <w:r w:rsidRPr="00073DBC">
          <w:rPr>
            <w:rFonts w:ascii="Trebuchet MS" w:hAnsi="Trebuchet MS"/>
            <w:noProof/>
          </w:rPr>
          <w:delText>went on to say</w:delText>
        </w:r>
      </w:del>
      <w:ins w:id="27" w:author="Author">
        <w:r w:rsidRPr="00073DBC">
          <w:rPr>
            <w:rFonts w:ascii="Trebuchet MS" w:hAnsi="Trebuchet MS"/>
            <w:noProof/>
          </w:rPr>
          <w:t>then said</w:t>
        </w:r>
      </w:ins>
      <w:r w:rsidRPr="00073DBC">
        <w:rPr>
          <w:rFonts w:ascii="Trebuchet MS" w:hAnsi="Trebuchet MS"/>
          <w:noProof/>
        </w:rPr>
        <w:t xml:space="preserve"> to the entire assembly of the </w:t>
      </w:r>
      <w:del w:id="28" w:author="Author">
        <w:r w:rsidRPr="00073DBC">
          <w:rPr>
            <w:rFonts w:ascii="Trebuchet MS" w:hAnsi="Trebuchet MS"/>
            <w:noProof/>
          </w:rPr>
          <w:delText>sons of Israel</w:delText>
        </w:r>
      </w:del>
      <w:ins w:id="29" w:author="Author">
        <w:r w:rsidRPr="00073DBC">
          <w:rPr>
            <w:rFonts w:ascii="Trebuchet MS" w:hAnsi="Trebuchet MS"/>
            <w:noProof/>
          </w:rPr>
          <w:t>Israelites</w:t>
        </w:r>
      </w:ins>
      <w:r w:rsidRPr="00073DBC">
        <w:rPr>
          <w:rFonts w:ascii="Trebuchet MS" w:hAnsi="Trebuchet MS"/>
          <w:noProof/>
        </w:rPr>
        <w:t xml:space="preserve">: “This is </w:t>
      </w:r>
      <w:del w:id="30" w:author="Author">
        <w:r w:rsidRPr="00073DBC">
          <w:rPr>
            <w:rFonts w:ascii="Trebuchet MS" w:hAnsi="Trebuchet MS"/>
            <w:noProof/>
          </w:rPr>
          <w:delText>the word that</w:delText>
        </w:r>
      </w:del>
      <w:ins w:id="31" w:author="Author">
        <w:r w:rsidRPr="00073DBC">
          <w:rPr>
            <w:rFonts w:ascii="Trebuchet MS" w:hAnsi="Trebuchet MS"/>
            <w:noProof/>
          </w:rPr>
          <w:t>what</w:t>
        </w:r>
      </w:ins>
      <w:r w:rsidRPr="00073DBC">
        <w:rPr>
          <w:rFonts w:ascii="Trebuchet MS" w:hAnsi="Trebuchet MS"/>
          <w:noProof/>
        </w:rPr>
        <w:t xml:space="preserve"> Jehovah has commanded, </w:t>
      </w:r>
      <w:del w:id="32" w:author="Author">
        <w:r w:rsidRPr="00073DBC">
          <w:rPr>
            <w:rFonts w:ascii="Trebuchet MS" w:hAnsi="Trebuchet MS"/>
            <w:noProof/>
          </w:rPr>
          <w:delText xml:space="preserve">saying, </w:delText>
        </w:r>
      </w:del>
      <w:r w:rsidRPr="00073DBC">
        <w:rPr>
          <w:rFonts w:ascii="Trebuchet MS" w:hAnsi="Trebuchet MS"/>
          <w:b/>
          <w:noProof/>
        </w:rPr>
        <w:t xml:space="preserve">35:5 </w:t>
      </w:r>
      <w:r w:rsidRPr="00073DBC">
        <w:rPr>
          <w:rFonts w:ascii="Trebuchet MS" w:hAnsi="Trebuchet MS"/>
          <w:noProof/>
        </w:rPr>
        <w:t>‘</w:t>
      </w:r>
      <w:del w:id="33" w:author="Author">
        <w:r w:rsidRPr="00073DBC">
          <w:rPr>
            <w:rFonts w:ascii="Trebuchet MS" w:hAnsi="Trebuchet MS"/>
            <w:noProof/>
          </w:rPr>
          <w:delText>From among yourselves take</w:delText>
        </w:r>
      </w:del>
      <w:ins w:id="34" w:author="Author">
        <w:r w:rsidRPr="00073DBC">
          <w:rPr>
            <w:rFonts w:ascii="Trebuchet MS" w:hAnsi="Trebuchet MS"/>
            <w:noProof/>
          </w:rPr>
          <w:t>Take</w:t>
        </w:r>
      </w:ins>
      <w:r w:rsidRPr="00073DBC">
        <w:rPr>
          <w:rFonts w:ascii="Trebuchet MS" w:hAnsi="Trebuchet MS"/>
          <w:noProof/>
        </w:rPr>
        <w:t xml:space="preserve"> up a contribution for Jehovah</w:t>
      </w:r>
      <w:del w:id="35" w:author="Author">
        <w:r w:rsidRPr="00073DBC">
          <w:rPr>
            <w:rFonts w:ascii="Trebuchet MS" w:hAnsi="Trebuchet MS"/>
            <w:noProof/>
          </w:rPr>
          <w:delText>.</w:delText>
        </w:r>
      </w:del>
      <w:ins w:id="36" w:author="Author">
        <w:r w:rsidRPr="00073DBC">
          <w:rPr>
            <w:rFonts w:ascii="Trebuchet MS" w:hAnsi="Trebuchet MS"/>
            <w:noProof/>
          </w:rPr>
          <w:t xml:space="preserve"> from among yourselves.</w:t>
        </w:r>
      </w:ins>
      <w:r w:rsidRPr="00073DBC">
        <w:rPr>
          <w:rFonts w:ascii="Trebuchet MS" w:hAnsi="Trebuchet MS"/>
          <w:noProof/>
        </w:rPr>
        <w:t xml:space="preserve"> Let </w:t>
      </w:r>
      <w:del w:id="37" w:author="Author">
        <w:r w:rsidRPr="00073DBC">
          <w:rPr>
            <w:rFonts w:ascii="Trebuchet MS" w:hAnsi="Trebuchet MS"/>
            <w:noProof/>
          </w:rPr>
          <w:delText>every</w:delText>
        </w:r>
      </w:del>
      <w:ins w:id="38" w:author="Author">
        <w:r w:rsidRPr="00073DBC">
          <w:rPr>
            <w:rFonts w:ascii="Trebuchet MS" w:hAnsi="Trebuchet MS"/>
            <w:noProof/>
          </w:rPr>
          <w:t>everyone with a</w:t>
        </w:r>
      </w:ins>
      <w:r w:rsidRPr="00073DBC">
        <w:rPr>
          <w:rFonts w:ascii="Trebuchet MS" w:hAnsi="Trebuchet MS"/>
          <w:noProof/>
        </w:rPr>
        <w:t xml:space="preserve"> willing</w:t>
      </w:r>
      <w:del w:id="39" w:author="Author">
        <w:r w:rsidRPr="00073DBC">
          <w:rPr>
            <w:rFonts w:ascii="Trebuchet MS" w:hAnsi="Trebuchet MS"/>
            <w:noProof/>
          </w:rPr>
          <w:delText>-hearted one</w:delText>
        </w:r>
      </w:del>
      <w:ins w:id="40" w:author="Author">
        <w:r w:rsidRPr="00073DBC">
          <w:rPr>
            <w:rFonts w:ascii="Trebuchet MS" w:hAnsi="Trebuchet MS"/>
            <w:noProof/>
          </w:rPr>
          <w:t xml:space="preserve"> heart</w:t>
        </w:r>
      </w:ins>
      <w:r w:rsidRPr="00073DBC">
        <w:rPr>
          <w:rFonts w:ascii="Trebuchet MS" w:hAnsi="Trebuchet MS"/>
          <w:noProof/>
        </w:rPr>
        <w:t xml:space="preserve"> bring </w:t>
      </w:r>
      <w:del w:id="41" w:author="Author">
        <w:r w:rsidRPr="00073DBC">
          <w:rPr>
            <w:rFonts w:ascii="Trebuchet MS" w:hAnsi="Trebuchet MS"/>
            <w:noProof/>
          </w:rPr>
          <w:delText>it as Jehovah’s</w:delText>
        </w:r>
      </w:del>
      <w:ins w:id="42" w:author="Author">
        <w:r w:rsidRPr="00073DBC">
          <w:rPr>
            <w:rFonts w:ascii="Trebuchet MS" w:hAnsi="Trebuchet MS"/>
            <w:noProof/>
          </w:rPr>
          <w:t>a</w:t>
        </w:r>
      </w:ins>
      <w:r w:rsidRPr="00073DBC">
        <w:rPr>
          <w:rFonts w:ascii="Trebuchet MS" w:hAnsi="Trebuchet MS"/>
          <w:noProof/>
        </w:rPr>
        <w:t xml:space="preserve"> contribution</w:t>
      </w:r>
      <w:del w:id="43" w:author="Author">
        <w:r w:rsidRPr="00073DBC">
          <w:rPr>
            <w:rFonts w:ascii="Trebuchet MS" w:hAnsi="Trebuchet MS"/>
            <w:noProof/>
          </w:rPr>
          <w:delText>, namely,</w:delText>
        </w:r>
      </w:del>
      <w:ins w:id="44" w:author="Author">
        <w:r w:rsidRPr="00073DBC">
          <w:rPr>
            <w:rFonts w:ascii="Trebuchet MS" w:hAnsi="Trebuchet MS"/>
            <w:noProof/>
          </w:rPr>
          <w:t xml:space="preserve"> for Jehovah:</w:t>
        </w:r>
      </w:ins>
      <w:r w:rsidRPr="00073DBC">
        <w:rPr>
          <w:rFonts w:ascii="Trebuchet MS" w:hAnsi="Trebuchet MS"/>
          <w:noProof/>
        </w:rPr>
        <w:t xml:space="preserve"> gold</w:t>
      </w:r>
      <w:del w:id="45" w:author="Author">
        <w:r w:rsidRPr="00073DBC">
          <w:rPr>
            <w:rFonts w:ascii="Trebuchet MS" w:hAnsi="Trebuchet MS"/>
            <w:noProof/>
          </w:rPr>
          <w:delText xml:space="preserve"> and</w:delText>
        </w:r>
      </w:del>
      <w:ins w:id="46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silver</w:t>
      </w:r>
      <w:del w:id="47" w:author="Author">
        <w:r w:rsidRPr="00073DBC">
          <w:rPr>
            <w:rFonts w:ascii="Trebuchet MS" w:hAnsi="Trebuchet MS"/>
            <w:noProof/>
          </w:rPr>
          <w:delText xml:space="preserve"> and</w:delText>
        </w:r>
      </w:del>
      <w:ins w:id="48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copper</w:t>
      </w:r>
      <w:ins w:id="49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</w:t>
      </w:r>
      <w:r w:rsidRPr="00073DBC">
        <w:rPr>
          <w:rFonts w:ascii="Trebuchet MS" w:hAnsi="Trebuchet MS"/>
          <w:b/>
          <w:noProof/>
        </w:rPr>
        <w:t xml:space="preserve">35:6 </w:t>
      </w:r>
      <w:del w:id="50" w:author="Author">
        <w:r w:rsidRPr="00073DBC">
          <w:rPr>
            <w:rFonts w:ascii="Trebuchet MS" w:hAnsi="Trebuchet MS"/>
            <w:noProof/>
          </w:rPr>
          <w:delText xml:space="preserve">and </w:delText>
        </w:r>
      </w:del>
      <w:r w:rsidRPr="00073DBC">
        <w:rPr>
          <w:rFonts w:ascii="Trebuchet MS" w:hAnsi="Trebuchet MS"/>
          <w:noProof/>
        </w:rPr>
        <w:t>blue thread</w:t>
      </w:r>
      <w:del w:id="51" w:author="Author">
        <w:r w:rsidRPr="00073DBC">
          <w:rPr>
            <w:rFonts w:ascii="Trebuchet MS" w:hAnsi="Trebuchet MS"/>
            <w:noProof/>
          </w:rPr>
          <w:delText xml:space="preserve"> and wool dyed reddish</w:delText>
        </w:r>
      </w:del>
      <w:ins w:id="52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purple </w:t>
      </w:r>
      <w:del w:id="53" w:author="Author">
        <w:r w:rsidRPr="00073DBC">
          <w:rPr>
            <w:rFonts w:ascii="Trebuchet MS" w:hAnsi="Trebuchet MS"/>
            <w:noProof/>
          </w:rPr>
          <w:delText>and coccus</w:delText>
        </w:r>
      </w:del>
      <w:ins w:id="54" w:author="Author">
        <w:r w:rsidRPr="00073DBC">
          <w:rPr>
            <w:rFonts w:ascii="Trebuchet MS" w:hAnsi="Trebuchet MS"/>
            <w:noProof/>
          </w:rPr>
          <w:t>wool,</w:t>
        </w:r>
      </w:ins>
      <w:r w:rsidRPr="00073DBC">
        <w:rPr>
          <w:rFonts w:ascii="Trebuchet MS" w:hAnsi="Trebuchet MS"/>
          <w:noProof/>
        </w:rPr>
        <w:t xml:space="preserve"> scarlet material</w:t>
      </w:r>
      <w:del w:id="55" w:author="Author">
        <w:r w:rsidRPr="00073DBC">
          <w:rPr>
            <w:rFonts w:ascii="Trebuchet MS" w:hAnsi="Trebuchet MS"/>
            <w:noProof/>
          </w:rPr>
          <w:delText xml:space="preserve"> and</w:delText>
        </w:r>
      </w:del>
      <w:ins w:id="56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fine linen</w:t>
      </w:r>
      <w:del w:id="57" w:author="Author">
        <w:r w:rsidRPr="00073DBC">
          <w:rPr>
            <w:rFonts w:ascii="Trebuchet MS" w:hAnsi="Trebuchet MS"/>
            <w:noProof/>
          </w:rPr>
          <w:delText xml:space="preserve"> and goat’s</w:delText>
        </w:r>
      </w:del>
      <w:ins w:id="58" w:author="Author">
        <w:r w:rsidRPr="00073DBC">
          <w:rPr>
            <w:rFonts w:ascii="Trebuchet MS" w:hAnsi="Trebuchet MS"/>
            <w:noProof/>
          </w:rPr>
          <w:t>, goat</w:t>
        </w:r>
      </w:ins>
      <w:r w:rsidRPr="00073DBC">
        <w:rPr>
          <w:rFonts w:ascii="Trebuchet MS" w:hAnsi="Trebuchet MS"/>
          <w:noProof/>
        </w:rPr>
        <w:t xml:space="preserve"> hair</w:t>
      </w:r>
      <w:ins w:id="59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</w:t>
      </w:r>
      <w:r w:rsidRPr="00073DBC">
        <w:rPr>
          <w:rFonts w:ascii="Trebuchet MS" w:hAnsi="Trebuchet MS"/>
          <w:b/>
          <w:noProof/>
        </w:rPr>
        <w:t xml:space="preserve">35:7 </w:t>
      </w:r>
      <w:del w:id="60" w:author="Author">
        <w:r w:rsidRPr="00073DBC">
          <w:rPr>
            <w:rFonts w:ascii="Trebuchet MS" w:hAnsi="Trebuchet MS"/>
            <w:noProof/>
          </w:rPr>
          <w:delText xml:space="preserve">and </w:delText>
        </w:r>
      </w:del>
      <w:r w:rsidRPr="00073DBC">
        <w:rPr>
          <w:rFonts w:ascii="Trebuchet MS" w:hAnsi="Trebuchet MS"/>
          <w:noProof/>
        </w:rPr>
        <w:t>ram skins dyed red</w:t>
      </w:r>
      <w:del w:id="61" w:author="Author">
        <w:r w:rsidRPr="00073DBC">
          <w:rPr>
            <w:rFonts w:ascii="Trebuchet MS" w:hAnsi="Trebuchet MS"/>
            <w:noProof/>
          </w:rPr>
          <w:delText xml:space="preserve"> and</w:delText>
        </w:r>
      </w:del>
      <w:ins w:id="62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sealskins</w:t>
      </w:r>
      <w:del w:id="63" w:author="Author">
        <w:r w:rsidRPr="00073DBC">
          <w:rPr>
            <w:rFonts w:ascii="Trebuchet MS" w:hAnsi="Trebuchet MS"/>
            <w:noProof/>
          </w:rPr>
          <w:delText xml:space="preserve"> and</w:delText>
        </w:r>
      </w:del>
      <w:ins w:id="64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acacia wood</w:t>
      </w:r>
      <w:ins w:id="65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</w:t>
      </w:r>
      <w:r w:rsidRPr="00073DBC">
        <w:rPr>
          <w:rFonts w:ascii="Trebuchet MS" w:hAnsi="Trebuchet MS"/>
          <w:b/>
          <w:noProof/>
        </w:rPr>
        <w:t xml:space="preserve">35:8 </w:t>
      </w:r>
      <w:del w:id="66" w:author="Author">
        <w:r w:rsidRPr="00073DBC">
          <w:rPr>
            <w:rFonts w:ascii="Trebuchet MS" w:hAnsi="Trebuchet MS"/>
            <w:noProof/>
          </w:rPr>
          <w:delText xml:space="preserve">and </w:delText>
        </w:r>
      </w:del>
      <w:r w:rsidRPr="00073DBC">
        <w:rPr>
          <w:rFonts w:ascii="Trebuchet MS" w:hAnsi="Trebuchet MS"/>
          <w:noProof/>
        </w:rPr>
        <w:t xml:space="preserve">oil for the </w:t>
      </w:r>
      <w:del w:id="67" w:author="Author">
        <w:r w:rsidRPr="00073DBC">
          <w:rPr>
            <w:rFonts w:ascii="Trebuchet MS" w:hAnsi="Trebuchet MS"/>
            <w:noProof/>
          </w:rPr>
          <w:delText>luminary and</w:delText>
        </w:r>
      </w:del>
      <w:ins w:id="68" w:author="Author">
        <w:r w:rsidRPr="00073DBC">
          <w:rPr>
            <w:rFonts w:ascii="Trebuchet MS" w:hAnsi="Trebuchet MS"/>
            <w:noProof/>
          </w:rPr>
          <w:t>lamps,</w:t>
        </w:r>
      </w:ins>
      <w:r w:rsidRPr="00073DBC">
        <w:rPr>
          <w:rFonts w:ascii="Trebuchet MS" w:hAnsi="Trebuchet MS"/>
          <w:noProof/>
        </w:rPr>
        <w:t xml:space="preserve"> balsam </w:t>
      </w:r>
      <w:del w:id="69" w:author="Author">
        <w:r w:rsidRPr="00073DBC">
          <w:rPr>
            <w:rFonts w:ascii="Trebuchet MS" w:hAnsi="Trebuchet MS"/>
            <w:noProof/>
          </w:rPr>
          <w:delText xml:space="preserve">oil </w:delText>
        </w:r>
      </w:del>
      <w:r w:rsidRPr="00073DBC">
        <w:rPr>
          <w:rFonts w:ascii="Trebuchet MS" w:hAnsi="Trebuchet MS"/>
          <w:noProof/>
        </w:rPr>
        <w:t>for the anointing oil and for the perfumed incense</w:t>
      </w:r>
      <w:ins w:id="70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</w:t>
      </w:r>
      <w:r w:rsidRPr="00073DBC">
        <w:rPr>
          <w:rFonts w:ascii="Trebuchet MS" w:hAnsi="Trebuchet MS"/>
          <w:b/>
          <w:noProof/>
        </w:rPr>
        <w:t xml:space="preserve">35:9 </w:t>
      </w:r>
      <w:del w:id="71" w:author="Author">
        <w:r w:rsidRPr="00073DBC">
          <w:rPr>
            <w:rFonts w:ascii="Trebuchet MS" w:hAnsi="Trebuchet MS"/>
            <w:noProof/>
          </w:rPr>
          <w:delText xml:space="preserve">and </w:delText>
        </w:r>
      </w:del>
      <w:r w:rsidRPr="00073DBC">
        <w:rPr>
          <w:rFonts w:ascii="Trebuchet MS" w:hAnsi="Trebuchet MS"/>
          <w:noProof/>
        </w:rPr>
        <w:t>onyx stones</w:t>
      </w:r>
      <w:ins w:id="72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and </w:t>
      </w:r>
      <w:del w:id="73" w:author="Author">
        <w:r w:rsidRPr="00073DBC">
          <w:rPr>
            <w:rFonts w:ascii="Trebuchet MS" w:hAnsi="Trebuchet MS"/>
            <w:noProof/>
          </w:rPr>
          <w:delText>setting</w:delText>
        </w:r>
      </w:del>
      <w:ins w:id="74" w:author="Author">
        <w:r w:rsidRPr="00073DBC">
          <w:rPr>
            <w:rFonts w:ascii="Trebuchet MS" w:hAnsi="Trebuchet MS"/>
            <w:noProof/>
          </w:rPr>
          <w:t>other</w:t>
        </w:r>
      </w:ins>
      <w:r w:rsidRPr="00073DBC">
        <w:rPr>
          <w:rFonts w:ascii="Trebuchet MS" w:hAnsi="Trebuchet MS"/>
          <w:noProof/>
        </w:rPr>
        <w:t xml:space="preserve"> stones for </w:t>
      </w:r>
      <w:ins w:id="75" w:author="Author">
        <w:r w:rsidRPr="00073DBC">
          <w:rPr>
            <w:rFonts w:ascii="Trebuchet MS" w:hAnsi="Trebuchet MS"/>
            <w:noProof/>
          </w:rPr>
          <w:t xml:space="preserve">setting in </w:t>
        </w:r>
      </w:ins>
      <w:r w:rsidRPr="00073DBC">
        <w:rPr>
          <w:rFonts w:ascii="Trebuchet MS" w:hAnsi="Trebuchet MS"/>
          <w:noProof/>
        </w:rPr>
        <w:t xml:space="preserve">the eph′od and </w:t>
      </w:r>
      <w:del w:id="76" w:author="Author">
        <w:r w:rsidRPr="00073DBC">
          <w:rPr>
            <w:rFonts w:ascii="Trebuchet MS" w:hAnsi="Trebuchet MS"/>
            <w:noProof/>
          </w:rPr>
          <w:delText xml:space="preserve">for </w:delText>
        </w:r>
      </w:del>
      <w:r w:rsidRPr="00073DBC">
        <w:rPr>
          <w:rFonts w:ascii="Trebuchet MS" w:hAnsi="Trebuchet MS"/>
          <w:noProof/>
        </w:rPr>
        <w:t>the breastpiece.</w:t>
      </w:r>
    </w:p>
    <w:p w:rsidR="00145D82" w:rsidRPr="00073DBC" w:rsidRDefault="00145D82" w:rsidP="00145D82">
      <w:pPr>
        <w:rPr>
          <w:rFonts w:ascii="Trebuchet MS" w:hAnsi="Trebuchet MS"/>
          <w:noProof/>
        </w:rPr>
      </w:pPr>
      <w:r w:rsidRPr="00073DBC">
        <w:rPr>
          <w:rFonts w:ascii="Trebuchet MS" w:hAnsi="Trebuchet MS"/>
          <w:b/>
        </w:rPr>
        <w:t xml:space="preserve">35:10 </w:t>
      </w:r>
      <w:r w:rsidRPr="00073DBC">
        <w:rPr>
          <w:rFonts w:ascii="Trebuchet MS" w:hAnsi="Trebuchet MS"/>
          <w:noProof/>
        </w:rPr>
        <w:t>“‘</w:t>
      </w:r>
      <w:del w:id="77" w:author="Author">
        <w:r w:rsidRPr="00073DBC">
          <w:rPr>
            <w:rFonts w:ascii="Trebuchet MS" w:hAnsi="Trebuchet MS"/>
            <w:noProof/>
          </w:rPr>
          <w:delText>And let</w:delText>
        </w:r>
      </w:del>
      <w:ins w:id="78" w:author="Author">
        <w:r w:rsidRPr="00073DBC">
          <w:rPr>
            <w:rFonts w:ascii="Trebuchet MS" w:hAnsi="Trebuchet MS"/>
            <w:noProof/>
          </w:rPr>
          <w:t>Let</w:t>
        </w:r>
      </w:ins>
      <w:r w:rsidRPr="00073DBC">
        <w:rPr>
          <w:rFonts w:ascii="Trebuchet MS" w:hAnsi="Trebuchet MS"/>
          <w:noProof/>
        </w:rPr>
        <w:t xml:space="preserve"> all </w:t>
      </w:r>
      <w:del w:id="79" w:author="Author">
        <w:r w:rsidRPr="00073DBC">
          <w:rPr>
            <w:rFonts w:ascii="Trebuchet MS" w:hAnsi="Trebuchet MS"/>
            <w:noProof/>
          </w:rPr>
          <w:delText>the wise-hearted ones</w:delText>
        </w:r>
      </w:del>
      <w:ins w:id="80" w:author="Author">
        <w:r w:rsidRPr="00073DBC">
          <w:rPr>
            <w:rFonts w:ascii="Trebuchet MS" w:hAnsi="Trebuchet MS"/>
            <w:noProof/>
          </w:rPr>
          <w:t>who are skilled</w:t>
        </w:r>
        <w:r w:rsidRPr="00073DBC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073DBC">
        <w:rPr>
          <w:rFonts w:ascii="Trebuchet MS" w:hAnsi="Trebuchet MS"/>
          <w:noProof/>
        </w:rPr>
        <w:t xml:space="preserve"> among </w:t>
      </w:r>
      <w:del w:id="83" w:author="Author">
        <w:r w:rsidRPr="00073DBC">
          <w:rPr>
            <w:rFonts w:ascii="Trebuchet MS" w:hAnsi="Trebuchet MS"/>
            <w:noProof/>
            <w:u w:val="dotted"/>
          </w:rPr>
          <w:delText>YOU</w:delText>
        </w:r>
      </w:del>
      <w:ins w:id="84" w:author="Author">
        <w:r w:rsidRPr="00073DBC">
          <w:rPr>
            <w:rFonts w:ascii="Trebuchet MS" w:hAnsi="Trebuchet MS"/>
            <w:noProof/>
          </w:rPr>
          <w:t>you</w:t>
        </w:r>
      </w:ins>
      <w:r w:rsidRPr="00073DBC">
        <w:rPr>
          <w:rFonts w:ascii="Trebuchet MS" w:hAnsi="Trebuchet MS"/>
          <w:noProof/>
        </w:rPr>
        <w:t xml:space="preserve"> come and make </w:t>
      </w:r>
      <w:del w:id="85" w:author="Author">
        <w:r w:rsidRPr="00073DBC">
          <w:rPr>
            <w:rFonts w:ascii="Trebuchet MS" w:hAnsi="Trebuchet MS"/>
            <w:noProof/>
          </w:rPr>
          <w:delText>all</w:delText>
        </w:r>
      </w:del>
      <w:ins w:id="86" w:author="Author">
        <w:r w:rsidRPr="00073DBC">
          <w:rPr>
            <w:rFonts w:ascii="Trebuchet MS" w:hAnsi="Trebuchet MS"/>
            <w:noProof/>
          </w:rPr>
          <w:t>everything</w:t>
        </w:r>
      </w:ins>
      <w:r w:rsidRPr="00073DBC">
        <w:rPr>
          <w:rFonts w:ascii="Trebuchet MS" w:hAnsi="Trebuchet MS"/>
          <w:noProof/>
        </w:rPr>
        <w:t xml:space="preserve"> that Jehovah has commanded, </w:t>
      </w:r>
      <w:r w:rsidRPr="00073DBC">
        <w:rPr>
          <w:rFonts w:ascii="Trebuchet MS" w:hAnsi="Trebuchet MS"/>
          <w:b/>
          <w:noProof/>
        </w:rPr>
        <w:t xml:space="preserve">35:11 </w:t>
      </w:r>
      <w:r w:rsidRPr="00073DBC">
        <w:rPr>
          <w:rFonts w:ascii="Trebuchet MS" w:hAnsi="Trebuchet MS"/>
          <w:noProof/>
        </w:rPr>
        <w:t xml:space="preserve">namely, the tabernacle with its tent and its covering, its </w:t>
      </w:r>
      <w:del w:id="87" w:author="Author">
        <w:r w:rsidRPr="00073DBC">
          <w:rPr>
            <w:rFonts w:ascii="Trebuchet MS" w:hAnsi="Trebuchet MS"/>
            <w:noProof/>
          </w:rPr>
          <w:delText>hooks</w:delText>
        </w:r>
      </w:del>
      <w:ins w:id="88" w:author="Author">
        <w:r w:rsidRPr="00073DBC">
          <w:rPr>
            <w:rFonts w:ascii="Trebuchet MS" w:hAnsi="Trebuchet MS"/>
            <w:noProof/>
          </w:rPr>
          <w:t>clasps</w:t>
        </w:r>
      </w:ins>
      <w:r w:rsidRPr="00073DBC">
        <w:rPr>
          <w:rFonts w:ascii="Trebuchet MS" w:hAnsi="Trebuchet MS"/>
          <w:noProof/>
        </w:rPr>
        <w:t xml:space="preserve"> and its panel frames, its bars, its pillars</w:t>
      </w:r>
      <w:ins w:id="89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and its socket pedestals; </w:t>
      </w:r>
      <w:r w:rsidRPr="00073DBC">
        <w:rPr>
          <w:rFonts w:ascii="Trebuchet MS" w:hAnsi="Trebuchet MS"/>
          <w:b/>
          <w:noProof/>
        </w:rPr>
        <w:t xml:space="preserve">35:12 </w:t>
      </w:r>
      <w:r w:rsidRPr="00073DBC">
        <w:rPr>
          <w:rFonts w:ascii="Trebuchet MS" w:hAnsi="Trebuchet MS"/>
          <w:noProof/>
        </w:rPr>
        <w:t>the Ark and its poles, the cover</w:t>
      </w:r>
      <w:ins w:id="90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and the curtain </w:t>
      </w:r>
      <w:del w:id="91" w:author="Author">
        <w:r w:rsidRPr="00073DBC">
          <w:rPr>
            <w:rFonts w:ascii="Trebuchet MS" w:hAnsi="Trebuchet MS"/>
            <w:noProof/>
          </w:rPr>
          <w:delText>of</w:delText>
        </w:r>
      </w:del>
      <w:ins w:id="92" w:author="Author">
        <w:r w:rsidRPr="00073DBC">
          <w:rPr>
            <w:rFonts w:ascii="Trebuchet MS" w:hAnsi="Trebuchet MS"/>
            <w:noProof/>
          </w:rPr>
          <w:t>for</w:t>
        </w:r>
      </w:ins>
      <w:r w:rsidRPr="00073DBC">
        <w:rPr>
          <w:rFonts w:ascii="Trebuchet MS" w:hAnsi="Trebuchet MS"/>
          <w:noProof/>
        </w:rPr>
        <w:t xml:space="preserve"> the screen; </w:t>
      </w:r>
      <w:r w:rsidRPr="00073DBC">
        <w:rPr>
          <w:rFonts w:ascii="Trebuchet MS" w:hAnsi="Trebuchet MS"/>
          <w:b/>
          <w:noProof/>
        </w:rPr>
        <w:t xml:space="preserve">35:13 </w:t>
      </w:r>
      <w:r w:rsidRPr="00073DBC">
        <w:rPr>
          <w:rFonts w:ascii="Trebuchet MS" w:hAnsi="Trebuchet MS"/>
          <w:noProof/>
        </w:rPr>
        <w:t xml:space="preserve">the table and its poles and all its utensils and the showbread; </w:t>
      </w:r>
      <w:r w:rsidRPr="00073DBC">
        <w:rPr>
          <w:rFonts w:ascii="Trebuchet MS" w:hAnsi="Trebuchet MS"/>
          <w:b/>
          <w:noProof/>
        </w:rPr>
        <w:t xml:space="preserve">35:14 </w:t>
      </w:r>
      <w:del w:id="93" w:author="Author">
        <w:r w:rsidRPr="00073DBC">
          <w:rPr>
            <w:rFonts w:ascii="Trebuchet MS" w:hAnsi="Trebuchet MS"/>
            <w:noProof/>
          </w:rPr>
          <w:delText xml:space="preserve">and </w:delText>
        </w:r>
      </w:del>
      <w:r w:rsidRPr="00073DBC">
        <w:rPr>
          <w:rFonts w:ascii="Trebuchet MS" w:hAnsi="Trebuchet MS"/>
          <w:noProof/>
        </w:rPr>
        <w:t xml:space="preserve">the lampstand </w:t>
      </w:r>
      <w:del w:id="94" w:author="Author">
        <w:r w:rsidRPr="00073DBC">
          <w:rPr>
            <w:rFonts w:ascii="Trebuchet MS" w:hAnsi="Trebuchet MS"/>
            <w:noProof/>
          </w:rPr>
          <w:delText>of illumination</w:delText>
        </w:r>
      </w:del>
      <w:ins w:id="95" w:author="Author">
        <w:r w:rsidRPr="00073DBC">
          <w:rPr>
            <w:rFonts w:ascii="Trebuchet MS" w:hAnsi="Trebuchet MS"/>
            <w:noProof/>
          </w:rPr>
          <w:t>for light</w:t>
        </w:r>
      </w:ins>
      <w:r w:rsidRPr="00073DBC">
        <w:rPr>
          <w:rFonts w:ascii="Trebuchet MS" w:hAnsi="Trebuchet MS"/>
          <w:noProof/>
        </w:rPr>
        <w:t xml:space="preserve"> and its utensils and its lamps and the oil for </w:t>
      </w:r>
      <w:del w:id="96" w:author="Author">
        <w:r w:rsidRPr="00073DBC">
          <w:rPr>
            <w:rFonts w:ascii="Trebuchet MS" w:hAnsi="Trebuchet MS"/>
            <w:noProof/>
          </w:rPr>
          <w:delText>illumination</w:delText>
        </w:r>
      </w:del>
      <w:ins w:id="97" w:author="Author">
        <w:r w:rsidRPr="00073DBC">
          <w:rPr>
            <w:rFonts w:ascii="Trebuchet MS" w:hAnsi="Trebuchet MS"/>
            <w:noProof/>
          </w:rPr>
          <w:t>lighting</w:t>
        </w:r>
      </w:ins>
      <w:r w:rsidRPr="00073DBC">
        <w:rPr>
          <w:rFonts w:ascii="Trebuchet MS" w:hAnsi="Trebuchet MS"/>
          <w:noProof/>
        </w:rPr>
        <w:t xml:space="preserve">; </w:t>
      </w:r>
      <w:r w:rsidRPr="00073DBC">
        <w:rPr>
          <w:rFonts w:ascii="Trebuchet MS" w:hAnsi="Trebuchet MS"/>
          <w:b/>
          <w:noProof/>
        </w:rPr>
        <w:t xml:space="preserve">35:15 </w:t>
      </w:r>
      <w:del w:id="98" w:author="Author">
        <w:r w:rsidRPr="00073DBC">
          <w:rPr>
            <w:rFonts w:ascii="Trebuchet MS" w:hAnsi="Trebuchet MS"/>
            <w:noProof/>
          </w:rPr>
          <w:delText xml:space="preserve">and </w:delText>
        </w:r>
      </w:del>
      <w:r w:rsidRPr="00073DBC">
        <w:rPr>
          <w:rFonts w:ascii="Trebuchet MS" w:hAnsi="Trebuchet MS"/>
          <w:noProof/>
        </w:rPr>
        <w:t xml:space="preserve">the altar of incense and its poles; </w:t>
      </w:r>
      <w:del w:id="99" w:author="Author">
        <w:r w:rsidRPr="00073DBC">
          <w:rPr>
            <w:rFonts w:ascii="Trebuchet MS" w:hAnsi="Trebuchet MS"/>
            <w:noProof/>
          </w:rPr>
          <w:delText xml:space="preserve">and </w:delText>
        </w:r>
      </w:del>
      <w:r w:rsidRPr="00073DBC">
        <w:rPr>
          <w:rFonts w:ascii="Trebuchet MS" w:hAnsi="Trebuchet MS"/>
          <w:noProof/>
        </w:rPr>
        <w:t xml:space="preserve">the anointing oil and the perfumed incense; </w:t>
      </w:r>
      <w:del w:id="100" w:author="Author">
        <w:r w:rsidRPr="00073DBC">
          <w:rPr>
            <w:rFonts w:ascii="Trebuchet MS" w:hAnsi="Trebuchet MS"/>
            <w:noProof/>
          </w:rPr>
          <w:delText xml:space="preserve">and </w:delText>
        </w:r>
      </w:del>
      <w:r w:rsidRPr="00073DBC">
        <w:rPr>
          <w:rFonts w:ascii="Trebuchet MS" w:hAnsi="Trebuchet MS"/>
          <w:noProof/>
        </w:rPr>
        <w:t>the screen</w:t>
      </w:r>
      <w:del w:id="101" w:author="Author">
        <w:r w:rsidRPr="00073DBC">
          <w:rPr>
            <w:rFonts w:ascii="Trebuchet MS" w:hAnsi="Trebuchet MS"/>
            <w:noProof/>
          </w:rPr>
          <w:delText xml:space="preserve"> of the entrance</w:delText>
        </w:r>
      </w:del>
      <w:ins w:id="102" w:author="Author">
        <w:r w:rsidRPr="00073DBC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073DBC">
        <w:rPr>
          <w:rFonts w:ascii="Trebuchet MS" w:hAnsi="Trebuchet MS"/>
          <w:noProof/>
        </w:rPr>
        <w:t xml:space="preserve"> for the tabernacle’s entrance; </w:t>
      </w:r>
      <w:r w:rsidRPr="00073DBC">
        <w:rPr>
          <w:rFonts w:ascii="Trebuchet MS" w:hAnsi="Trebuchet MS"/>
          <w:b/>
          <w:noProof/>
        </w:rPr>
        <w:t xml:space="preserve">35:16 </w:t>
      </w:r>
      <w:r w:rsidRPr="00073DBC">
        <w:rPr>
          <w:rFonts w:ascii="Trebuchet MS" w:hAnsi="Trebuchet MS"/>
          <w:noProof/>
        </w:rPr>
        <w:t xml:space="preserve">the altar of burnt offering and </w:t>
      </w:r>
      <w:del w:id="105" w:author="Author">
        <w:r w:rsidRPr="00073DBC">
          <w:rPr>
            <w:rFonts w:ascii="Trebuchet MS" w:hAnsi="Trebuchet MS"/>
            <w:noProof/>
          </w:rPr>
          <w:delText>the</w:delText>
        </w:r>
      </w:del>
      <w:ins w:id="106" w:author="Author">
        <w:r w:rsidRPr="00073DBC">
          <w:rPr>
            <w:rFonts w:ascii="Trebuchet MS" w:hAnsi="Trebuchet MS"/>
            <w:noProof/>
          </w:rPr>
          <w:t>its</w:t>
        </w:r>
      </w:ins>
      <w:r w:rsidRPr="00073DBC">
        <w:rPr>
          <w:rFonts w:ascii="Trebuchet MS" w:hAnsi="Trebuchet MS"/>
          <w:noProof/>
        </w:rPr>
        <w:t xml:space="preserve"> copper grating</w:t>
      </w:r>
      <w:del w:id="107" w:author="Author">
        <w:r w:rsidRPr="00073DBC">
          <w:rPr>
            <w:rFonts w:ascii="Trebuchet MS" w:hAnsi="Trebuchet MS"/>
            <w:noProof/>
          </w:rPr>
          <w:delText xml:space="preserve"> that is for it</w:delText>
        </w:r>
      </w:del>
      <w:r w:rsidRPr="00073DBC">
        <w:rPr>
          <w:rFonts w:ascii="Trebuchet MS" w:hAnsi="Trebuchet MS"/>
          <w:noProof/>
        </w:rPr>
        <w:t xml:space="preserve">, its poles and all its utensils; the basin and its stand; </w:t>
      </w:r>
      <w:r w:rsidRPr="00073DBC">
        <w:rPr>
          <w:rFonts w:ascii="Trebuchet MS" w:hAnsi="Trebuchet MS"/>
          <w:b/>
          <w:noProof/>
        </w:rPr>
        <w:t xml:space="preserve">35:17 </w:t>
      </w:r>
      <w:r w:rsidRPr="00073DBC">
        <w:rPr>
          <w:rFonts w:ascii="Trebuchet MS" w:hAnsi="Trebuchet MS"/>
          <w:noProof/>
        </w:rPr>
        <w:t xml:space="preserve">the </w:t>
      </w:r>
      <w:del w:id="108" w:author="Author">
        <w:r w:rsidRPr="00073DBC">
          <w:rPr>
            <w:rFonts w:ascii="Trebuchet MS" w:hAnsi="Trebuchet MS"/>
            <w:noProof/>
          </w:rPr>
          <w:delText>hangings</w:delText>
        </w:r>
      </w:del>
      <w:ins w:id="109" w:author="Author">
        <w:r w:rsidRPr="00073DBC">
          <w:rPr>
            <w:rFonts w:ascii="Trebuchet MS" w:hAnsi="Trebuchet MS"/>
            <w:noProof/>
          </w:rPr>
          <w:t>hanging curtains</w:t>
        </w:r>
      </w:ins>
      <w:r w:rsidRPr="00073DBC">
        <w:rPr>
          <w:rFonts w:ascii="Trebuchet MS" w:hAnsi="Trebuchet MS"/>
          <w:noProof/>
        </w:rPr>
        <w:t xml:space="preserve"> of the courtyard, its pillars and its socket pedestals; </w:t>
      </w:r>
      <w:del w:id="110" w:author="Author">
        <w:r w:rsidRPr="00073DBC">
          <w:rPr>
            <w:rFonts w:ascii="Trebuchet MS" w:hAnsi="Trebuchet MS"/>
            <w:noProof/>
          </w:rPr>
          <w:delText xml:space="preserve">and </w:delText>
        </w:r>
      </w:del>
      <w:r w:rsidRPr="00073DBC">
        <w:rPr>
          <w:rFonts w:ascii="Trebuchet MS" w:hAnsi="Trebuchet MS"/>
          <w:noProof/>
        </w:rPr>
        <w:t>the screen</w:t>
      </w:r>
      <w:ins w:id="111" w:author="Author">
        <w:r w:rsidRPr="00073DBC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073DBC">
        <w:rPr>
          <w:rFonts w:ascii="Trebuchet MS" w:hAnsi="Trebuchet MS"/>
          <w:noProof/>
        </w:rPr>
        <w:t xml:space="preserve"> of the </w:t>
      </w:r>
      <w:del w:id="114" w:author="Author">
        <w:r w:rsidRPr="00073DBC">
          <w:rPr>
            <w:rFonts w:ascii="Trebuchet MS" w:hAnsi="Trebuchet MS"/>
            <w:noProof/>
          </w:rPr>
          <w:delText>gate of</w:delText>
        </w:r>
      </w:del>
      <w:ins w:id="115" w:author="Author">
        <w:r w:rsidRPr="00073DBC">
          <w:rPr>
            <w:rFonts w:ascii="Trebuchet MS" w:hAnsi="Trebuchet MS"/>
            <w:noProof/>
          </w:rPr>
          <w:t>entrance to</w:t>
        </w:r>
      </w:ins>
      <w:r w:rsidRPr="00073DBC">
        <w:rPr>
          <w:rFonts w:ascii="Trebuchet MS" w:hAnsi="Trebuchet MS"/>
          <w:noProof/>
        </w:rPr>
        <w:t xml:space="preserve"> the courtyard; </w:t>
      </w:r>
      <w:r w:rsidRPr="00073DBC">
        <w:rPr>
          <w:rFonts w:ascii="Trebuchet MS" w:hAnsi="Trebuchet MS"/>
          <w:b/>
          <w:noProof/>
        </w:rPr>
        <w:t xml:space="preserve">35:18 </w:t>
      </w:r>
      <w:r w:rsidRPr="00073DBC">
        <w:rPr>
          <w:rFonts w:ascii="Trebuchet MS" w:hAnsi="Trebuchet MS"/>
          <w:noProof/>
        </w:rPr>
        <w:t xml:space="preserve">the tent pins of the tabernacle and the tent pins of the courtyard and their cords; </w:t>
      </w:r>
      <w:r w:rsidRPr="00073DBC">
        <w:rPr>
          <w:rFonts w:ascii="Trebuchet MS" w:hAnsi="Trebuchet MS"/>
          <w:b/>
          <w:noProof/>
        </w:rPr>
        <w:t xml:space="preserve">35:19 </w:t>
      </w:r>
      <w:r w:rsidRPr="00073DBC">
        <w:rPr>
          <w:rFonts w:ascii="Trebuchet MS" w:hAnsi="Trebuchet MS"/>
          <w:noProof/>
        </w:rPr>
        <w:t xml:space="preserve">the </w:t>
      </w:r>
      <w:ins w:id="116" w:author="Author">
        <w:r w:rsidRPr="00073DBC">
          <w:rPr>
            <w:rFonts w:ascii="Trebuchet MS" w:hAnsi="Trebuchet MS"/>
            <w:noProof/>
          </w:rPr>
          <w:t xml:space="preserve">finely woven </w:t>
        </w:r>
      </w:ins>
      <w:r w:rsidRPr="00073DBC">
        <w:rPr>
          <w:rFonts w:ascii="Trebuchet MS" w:hAnsi="Trebuchet MS"/>
          <w:noProof/>
        </w:rPr>
        <w:t xml:space="preserve">garments </w:t>
      </w:r>
      <w:del w:id="117" w:author="Author">
        <w:r w:rsidRPr="00073DBC">
          <w:rPr>
            <w:rFonts w:ascii="Trebuchet MS" w:hAnsi="Trebuchet MS"/>
            <w:noProof/>
          </w:rPr>
          <w:delText xml:space="preserve">of knitted work </w:delText>
        </w:r>
      </w:del>
      <w:r w:rsidRPr="00073DBC">
        <w:rPr>
          <w:rFonts w:ascii="Trebuchet MS" w:hAnsi="Trebuchet MS"/>
          <w:noProof/>
        </w:rPr>
        <w:t>for ministering in the sanctuary, the holy garments for Aaron the priest</w:t>
      </w:r>
      <w:ins w:id="118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and the garments of his sons for </w:t>
      </w:r>
      <w:del w:id="119" w:author="Author">
        <w:r w:rsidRPr="00073DBC">
          <w:rPr>
            <w:rFonts w:ascii="Trebuchet MS" w:hAnsi="Trebuchet MS"/>
            <w:noProof/>
          </w:rPr>
          <w:delText>acting</w:delText>
        </w:r>
      </w:del>
      <w:ins w:id="120" w:author="Author">
        <w:r w:rsidRPr="00073DBC">
          <w:rPr>
            <w:rFonts w:ascii="Trebuchet MS" w:hAnsi="Trebuchet MS"/>
            <w:noProof/>
          </w:rPr>
          <w:t>serving</w:t>
        </w:r>
      </w:ins>
      <w:r w:rsidRPr="00073DBC">
        <w:rPr>
          <w:rFonts w:ascii="Trebuchet MS" w:hAnsi="Trebuchet MS"/>
          <w:noProof/>
        </w:rPr>
        <w:t xml:space="preserve"> as priests.’”</w:t>
      </w:r>
    </w:p>
    <w:p w:rsidR="00145D82" w:rsidRPr="00073DBC" w:rsidRDefault="00145D82" w:rsidP="00145D82">
      <w:pPr>
        <w:rPr>
          <w:rFonts w:ascii="Trebuchet MS" w:hAnsi="Trebuchet MS"/>
          <w:noProof/>
        </w:rPr>
      </w:pPr>
      <w:r w:rsidRPr="00073DBC">
        <w:rPr>
          <w:rFonts w:ascii="Trebuchet MS" w:hAnsi="Trebuchet MS"/>
          <w:b/>
        </w:rPr>
        <w:t xml:space="preserve">35:20 </w:t>
      </w:r>
      <w:del w:id="121" w:author="Author">
        <w:r w:rsidRPr="00073DBC">
          <w:rPr>
            <w:rFonts w:ascii="Trebuchet MS" w:hAnsi="Trebuchet MS"/>
            <w:noProof/>
          </w:rPr>
          <w:delText>Accordingly</w:delText>
        </w:r>
      </w:del>
      <w:ins w:id="122" w:author="Author">
        <w:r w:rsidRPr="00073DBC">
          <w:rPr>
            <w:rFonts w:ascii="Trebuchet MS" w:hAnsi="Trebuchet MS"/>
            <w:noProof/>
          </w:rPr>
          <w:t>So</w:t>
        </w:r>
      </w:ins>
      <w:r w:rsidRPr="00073DBC">
        <w:rPr>
          <w:rFonts w:ascii="Trebuchet MS" w:hAnsi="Trebuchet MS"/>
          <w:noProof/>
        </w:rPr>
        <w:t xml:space="preserve"> all the assembly of the </w:t>
      </w:r>
      <w:del w:id="123" w:author="Author">
        <w:r w:rsidRPr="00073DBC">
          <w:rPr>
            <w:rFonts w:ascii="Trebuchet MS" w:hAnsi="Trebuchet MS"/>
            <w:noProof/>
          </w:rPr>
          <w:delText>sons of Israel</w:delText>
        </w:r>
      </w:del>
      <w:ins w:id="124" w:author="Author">
        <w:r w:rsidRPr="00073DBC">
          <w:rPr>
            <w:rFonts w:ascii="Trebuchet MS" w:hAnsi="Trebuchet MS"/>
            <w:noProof/>
          </w:rPr>
          <w:t>Israelites</w:t>
        </w:r>
      </w:ins>
      <w:r w:rsidRPr="00073DBC">
        <w:rPr>
          <w:rFonts w:ascii="Trebuchet MS" w:hAnsi="Trebuchet MS"/>
          <w:noProof/>
        </w:rPr>
        <w:t xml:space="preserve"> went out from before Moses. </w:t>
      </w:r>
      <w:r w:rsidRPr="00073DBC">
        <w:rPr>
          <w:rFonts w:ascii="Trebuchet MS" w:hAnsi="Trebuchet MS"/>
          <w:b/>
          <w:noProof/>
        </w:rPr>
        <w:t xml:space="preserve">35:21 </w:t>
      </w:r>
      <w:r w:rsidRPr="00073DBC">
        <w:rPr>
          <w:rFonts w:ascii="Trebuchet MS" w:hAnsi="Trebuchet MS"/>
          <w:noProof/>
        </w:rPr>
        <w:t xml:space="preserve">Then </w:t>
      </w:r>
      <w:del w:id="125" w:author="Author">
        <w:r w:rsidRPr="00073DBC">
          <w:rPr>
            <w:rFonts w:ascii="Trebuchet MS" w:hAnsi="Trebuchet MS"/>
            <w:noProof/>
          </w:rPr>
          <w:delText xml:space="preserve">they came, </w:delText>
        </w:r>
      </w:del>
      <w:r w:rsidRPr="00073DBC">
        <w:rPr>
          <w:rFonts w:ascii="Trebuchet MS" w:hAnsi="Trebuchet MS"/>
          <w:noProof/>
        </w:rPr>
        <w:t>everyone whose heart impelled him</w:t>
      </w:r>
      <w:del w:id="126" w:author="Author">
        <w:r w:rsidRPr="00073DBC">
          <w:rPr>
            <w:rFonts w:ascii="Trebuchet MS" w:hAnsi="Trebuchet MS"/>
            <w:noProof/>
          </w:rPr>
          <w:delText>,</w:delText>
        </w:r>
      </w:del>
      <w:r w:rsidRPr="00073DBC">
        <w:rPr>
          <w:rFonts w:ascii="Trebuchet MS" w:hAnsi="Trebuchet MS"/>
          <w:noProof/>
        </w:rPr>
        <w:t xml:space="preserve"> and </w:t>
      </w:r>
      <w:del w:id="127" w:author="Author">
        <w:r w:rsidRPr="00073DBC">
          <w:rPr>
            <w:rFonts w:ascii="Trebuchet MS" w:hAnsi="Trebuchet MS"/>
            <w:noProof/>
          </w:rPr>
          <w:delText xml:space="preserve">they brought, </w:delText>
        </w:r>
      </w:del>
      <w:r w:rsidRPr="00073DBC">
        <w:rPr>
          <w:rFonts w:ascii="Trebuchet MS" w:hAnsi="Trebuchet MS"/>
          <w:noProof/>
        </w:rPr>
        <w:t>everyone whose spirit incited him</w:t>
      </w:r>
      <w:del w:id="128" w:author="Author">
        <w:r w:rsidRPr="00073DBC">
          <w:rPr>
            <w:rFonts w:ascii="Trebuchet MS" w:hAnsi="Trebuchet MS"/>
            <w:noProof/>
          </w:rPr>
          <w:delText>, Jehovah’s</w:delText>
        </w:r>
      </w:del>
      <w:ins w:id="129" w:author="Author">
        <w:r w:rsidRPr="00073DBC">
          <w:rPr>
            <w:rFonts w:ascii="Trebuchet MS" w:hAnsi="Trebuchet MS"/>
            <w:noProof/>
          </w:rPr>
          <w:t xml:space="preserve"> came and brought their</w:t>
        </w:r>
      </w:ins>
      <w:r w:rsidRPr="00073DBC">
        <w:rPr>
          <w:rFonts w:ascii="Trebuchet MS" w:hAnsi="Trebuchet MS"/>
          <w:noProof/>
        </w:rPr>
        <w:t xml:space="preserve"> contribution for </w:t>
      </w:r>
      <w:ins w:id="130" w:author="Author">
        <w:r w:rsidRPr="00073DBC">
          <w:rPr>
            <w:rFonts w:ascii="Trebuchet MS" w:hAnsi="Trebuchet MS"/>
            <w:noProof/>
          </w:rPr>
          <w:t xml:space="preserve">Jehovah to be used for </w:t>
        </w:r>
      </w:ins>
      <w:r w:rsidRPr="00073DBC">
        <w:rPr>
          <w:rFonts w:ascii="Trebuchet MS" w:hAnsi="Trebuchet MS"/>
          <w:noProof/>
        </w:rPr>
        <w:t xml:space="preserve">the </w:t>
      </w:r>
      <w:del w:id="131" w:author="Author">
        <w:r w:rsidRPr="00073DBC">
          <w:rPr>
            <w:rFonts w:ascii="Trebuchet MS" w:hAnsi="Trebuchet MS"/>
            <w:noProof/>
          </w:rPr>
          <w:delText xml:space="preserve">work of the </w:delText>
        </w:r>
      </w:del>
      <w:r w:rsidRPr="00073DBC">
        <w:rPr>
          <w:rFonts w:ascii="Trebuchet MS" w:hAnsi="Trebuchet MS"/>
          <w:noProof/>
        </w:rPr>
        <w:t>tent of meeting</w:t>
      </w:r>
      <w:del w:id="132" w:author="Author">
        <w:r w:rsidRPr="00073DBC">
          <w:rPr>
            <w:rFonts w:ascii="Trebuchet MS" w:hAnsi="Trebuchet MS"/>
            <w:noProof/>
          </w:rPr>
          <w:delText xml:space="preserve"> and</w:delText>
        </w:r>
      </w:del>
      <w:ins w:id="133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for all its service</w:t>
      </w:r>
      <w:ins w:id="134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and for the holy garments. </w:t>
      </w:r>
      <w:r w:rsidRPr="00073DBC">
        <w:rPr>
          <w:rFonts w:ascii="Trebuchet MS" w:hAnsi="Trebuchet MS"/>
          <w:b/>
          <w:noProof/>
        </w:rPr>
        <w:t xml:space="preserve">35:22 </w:t>
      </w:r>
      <w:del w:id="135" w:author="Author">
        <w:r w:rsidRPr="00073DBC">
          <w:rPr>
            <w:rFonts w:ascii="Trebuchet MS" w:hAnsi="Trebuchet MS"/>
            <w:noProof/>
          </w:rPr>
          <w:delText>And they</w:delText>
        </w:r>
      </w:del>
      <w:ins w:id="136" w:author="Author">
        <w:r w:rsidRPr="00073DBC">
          <w:rPr>
            <w:rFonts w:ascii="Trebuchet MS" w:hAnsi="Trebuchet MS"/>
            <w:noProof/>
          </w:rPr>
          <w:t>They</w:t>
        </w:r>
      </w:ins>
      <w:r w:rsidRPr="00073DBC">
        <w:rPr>
          <w:rFonts w:ascii="Trebuchet MS" w:hAnsi="Trebuchet MS"/>
          <w:noProof/>
        </w:rPr>
        <w:t xml:space="preserve"> kept coming, the men along with the women, </w:t>
      </w:r>
      <w:del w:id="137" w:author="Author">
        <w:r w:rsidRPr="00073DBC">
          <w:rPr>
            <w:rFonts w:ascii="Trebuchet MS" w:hAnsi="Trebuchet MS"/>
            <w:noProof/>
          </w:rPr>
          <w:delText>every</w:delText>
        </w:r>
      </w:del>
      <w:ins w:id="138" w:author="Author">
        <w:r w:rsidRPr="00073DBC">
          <w:rPr>
            <w:rFonts w:ascii="Trebuchet MS" w:hAnsi="Trebuchet MS"/>
            <w:noProof/>
          </w:rPr>
          <w:t>each with a</w:t>
        </w:r>
      </w:ins>
      <w:r w:rsidRPr="00073DBC">
        <w:rPr>
          <w:rFonts w:ascii="Trebuchet MS" w:hAnsi="Trebuchet MS"/>
          <w:noProof/>
        </w:rPr>
        <w:t xml:space="preserve"> willing</w:t>
      </w:r>
      <w:del w:id="139" w:author="Author">
        <w:r w:rsidRPr="00073DBC">
          <w:rPr>
            <w:rFonts w:ascii="Trebuchet MS" w:hAnsi="Trebuchet MS"/>
            <w:noProof/>
          </w:rPr>
          <w:delText>-hearted one. They brought</w:delText>
        </w:r>
      </w:del>
      <w:ins w:id="140" w:author="Author">
        <w:r w:rsidRPr="00073DBC">
          <w:rPr>
            <w:rFonts w:ascii="Trebuchet MS" w:hAnsi="Trebuchet MS"/>
            <w:noProof/>
          </w:rPr>
          <w:t xml:space="preserve"> heart, bringing</w:t>
        </w:r>
      </w:ins>
      <w:r w:rsidRPr="00073DBC">
        <w:rPr>
          <w:rFonts w:ascii="Trebuchet MS" w:hAnsi="Trebuchet MS"/>
          <w:noProof/>
        </w:rPr>
        <w:t xml:space="preserve"> brooches</w:t>
      </w:r>
      <w:del w:id="141" w:author="Author">
        <w:r w:rsidRPr="00073DBC">
          <w:rPr>
            <w:rFonts w:ascii="Trebuchet MS" w:hAnsi="Trebuchet MS"/>
            <w:noProof/>
          </w:rPr>
          <w:delText xml:space="preserve"> and</w:delText>
        </w:r>
      </w:del>
      <w:ins w:id="142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earrings</w:t>
      </w:r>
      <w:del w:id="143" w:author="Author">
        <w:r w:rsidRPr="00073DBC">
          <w:rPr>
            <w:rFonts w:ascii="Trebuchet MS" w:hAnsi="Trebuchet MS"/>
            <w:noProof/>
          </w:rPr>
          <w:delText xml:space="preserve"> and</w:delText>
        </w:r>
      </w:del>
      <w:ins w:id="144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rings</w:t>
      </w:r>
      <w:ins w:id="145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and </w:t>
      </w:r>
      <w:del w:id="146" w:author="Author">
        <w:r w:rsidRPr="00073DBC">
          <w:rPr>
            <w:rFonts w:ascii="Trebuchet MS" w:hAnsi="Trebuchet MS"/>
            <w:noProof/>
          </w:rPr>
          <w:delText>female ornaments,</w:delText>
        </w:r>
      </w:del>
      <w:ins w:id="147" w:author="Author">
        <w:r w:rsidRPr="00073DBC">
          <w:rPr>
            <w:rFonts w:ascii="Trebuchet MS" w:hAnsi="Trebuchet MS"/>
            <w:noProof/>
          </w:rPr>
          <w:t>other jewelry, as well as</w:t>
        </w:r>
      </w:ins>
      <w:r w:rsidRPr="00073DBC">
        <w:rPr>
          <w:rFonts w:ascii="Trebuchet MS" w:hAnsi="Trebuchet MS"/>
          <w:noProof/>
        </w:rPr>
        <w:t xml:space="preserve"> all sorts of articles of gold</w:t>
      </w:r>
      <w:del w:id="148" w:author="Author">
        <w:r w:rsidRPr="00073DBC">
          <w:rPr>
            <w:rFonts w:ascii="Trebuchet MS" w:hAnsi="Trebuchet MS"/>
            <w:noProof/>
          </w:rPr>
          <w:delText>, that is, everyone who</w:delText>
        </w:r>
      </w:del>
      <w:ins w:id="149" w:author="Author">
        <w:r w:rsidRPr="00073DBC">
          <w:rPr>
            <w:rFonts w:ascii="Trebuchet MS" w:hAnsi="Trebuchet MS"/>
            <w:noProof/>
          </w:rPr>
          <w:t>. They all</w:t>
        </w:r>
      </w:ins>
      <w:r w:rsidRPr="00073DBC">
        <w:rPr>
          <w:rFonts w:ascii="Trebuchet MS" w:hAnsi="Trebuchet MS"/>
          <w:noProof/>
        </w:rPr>
        <w:t xml:space="preserve"> presented </w:t>
      </w:r>
      <w:del w:id="150" w:author="Author">
        <w:r w:rsidRPr="00073DBC">
          <w:rPr>
            <w:rFonts w:ascii="Trebuchet MS" w:hAnsi="Trebuchet MS"/>
            <w:noProof/>
          </w:rPr>
          <w:delText>the wave offering</w:delText>
        </w:r>
      </w:del>
      <w:ins w:id="151" w:author="Author">
        <w:r w:rsidRPr="00073DBC">
          <w:rPr>
            <w:rFonts w:ascii="Trebuchet MS" w:hAnsi="Trebuchet MS"/>
            <w:noProof/>
          </w:rPr>
          <w:t>their offerings</w:t>
        </w:r>
        <w:r w:rsidRPr="00073DBC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073DBC">
        <w:rPr>
          <w:rFonts w:ascii="Trebuchet MS" w:hAnsi="Trebuchet MS"/>
          <w:noProof/>
        </w:rPr>
        <w:t xml:space="preserve"> of gold to Jehovah. </w:t>
      </w:r>
      <w:r w:rsidRPr="00073DBC">
        <w:rPr>
          <w:rFonts w:ascii="Trebuchet MS" w:hAnsi="Trebuchet MS"/>
          <w:b/>
          <w:noProof/>
        </w:rPr>
        <w:t xml:space="preserve">35:23 </w:t>
      </w:r>
      <w:r w:rsidRPr="00073DBC">
        <w:rPr>
          <w:rFonts w:ascii="Trebuchet MS" w:hAnsi="Trebuchet MS"/>
          <w:noProof/>
        </w:rPr>
        <w:t xml:space="preserve">And all </w:t>
      </w:r>
      <w:del w:id="154" w:author="Author">
        <w:r w:rsidRPr="00073DBC">
          <w:rPr>
            <w:rFonts w:ascii="Trebuchet MS" w:hAnsi="Trebuchet MS"/>
            <w:noProof/>
          </w:rPr>
          <w:delText>those with whom there were found</w:delText>
        </w:r>
      </w:del>
      <w:ins w:id="155" w:author="Author">
        <w:r w:rsidRPr="00073DBC">
          <w:rPr>
            <w:rFonts w:ascii="Trebuchet MS" w:hAnsi="Trebuchet MS"/>
            <w:noProof/>
          </w:rPr>
          <w:t>who had</w:t>
        </w:r>
      </w:ins>
      <w:r w:rsidRPr="00073DBC">
        <w:rPr>
          <w:rFonts w:ascii="Trebuchet MS" w:hAnsi="Trebuchet MS"/>
          <w:noProof/>
        </w:rPr>
        <w:t xml:space="preserve"> blue thread</w:t>
      </w:r>
      <w:del w:id="156" w:author="Author">
        <w:r w:rsidRPr="00073DBC">
          <w:rPr>
            <w:rFonts w:ascii="Trebuchet MS" w:hAnsi="Trebuchet MS"/>
            <w:noProof/>
          </w:rPr>
          <w:delText xml:space="preserve"> and wool dyed reddish</w:delText>
        </w:r>
      </w:del>
      <w:ins w:id="157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purple </w:t>
      </w:r>
      <w:del w:id="158" w:author="Author">
        <w:r w:rsidRPr="00073DBC">
          <w:rPr>
            <w:rFonts w:ascii="Trebuchet MS" w:hAnsi="Trebuchet MS"/>
            <w:noProof/>
          </w:rPr>
          <w:delText>and coccus</w:delText>
        </w:r>
      </w:del>
      <w:ins w:id="159" w:author="Author">
        <w:r w:rsidRPr="00073DBC">
          <w:rPr>
            <w:rFonts w:ascii="Trebuchet MS" w:hAnsi="Trebuchet MS"/>
            <w:noProof/>
          </w:rPr>
          <w:t>wool,</w:t>
        </w:r>
      </w:ins>
      <w:r w:rsidRPr="00073DBC">
        <w:rPr>
          <w:rFonts w:ascii="Trebuchet MS" w:hAnsi="Trebuchet MS"/>
          <w:noProof/>
        </w:rPr>
        <w:t xml:space="preserve"> scarlet material</w:t>
      </w:r>
      <w:del w:id="160" w:author="Author">
        <w:r w:rsidRPr="00073DBC">
          <w:rPr>
            <w:rFonts w:ascii="Trebuchet MS" w:hAnsi="Trebuchet MS"/>
            <w:noProof/>
          </w:rPr>
          <w:delText xml:space="preserve"> and</w:delText>
        </w:r>
      </w:del>
      <w:ins w:id="161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fine linen</w:t>
      </w:r>
      <w:del w:id="162" w:author="Author">
        <w:r w:rsidRPr="00073DBC">
          <w:rPr>
            <w:rFonts w:ascii="Trebuchet MS" w:hAnsi="Trebuchet MS"/>
            <w:noProof/>
          </w:rPr>
          <w:delText xml:space="preserve"> and goat’s</w:delText>
        </w:r>
      </w:del>
      <w:ins w:id="163" w:author="Author">
        <w:r w:rsidRPr="00073DBC">
          <w:rPr>
            <w:rFonts w:ascii="Trebuchet MS" w:hAnsi="Trebuchet MS"/>
            <w:noProof/>
          </w:rPr>
          <w:t>, goat</w:t>
        </w:r>
      </w:ins>
      <w:r w:rsidRPr="00073DBC">
        <w:rPr>
          <w:rFonts w:ascii="Trebuchet MS" w:hAnsi="Trebuchet MS"/>
          <w:noProof/>
        </w:rPr>
        <w:t xml:space="preserve"> hair</w:t>
      </w:r>
      <w:del w:id="164" w:author="Author">
        <w:r w:rsidRPr="00073DBC">
          <w:rPr>
            <w:rFonts w:ascii="Trebuchet MS" w:hAnsi="Trebuchet MS"/>
            <w:noProof/>
          </w:rPr>
          <w:delText xml:space="preserve"> and</w:delText>
        </w:r>
      </w:del>
      <w:ins w:id="165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ram skins dyed red</w:t>
      </w:r>
      <w:ins w:id="166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and sealskins</w:t>
      </w:r>
      <w:del w:id="167" w:author="Author">
        <w:r w:rsidRPr="00073DBC">
          <w:rPr>
            <w:rFonts w:ascii="Trebuchet MS" w:hAnsi="Trebuchet MS"/>
            <w:noProof/>
          </w:rPr>
          <w:delText>,</w:delText>
        </w:r>
      </w:del>
      <w:r w:rsidRPr="00073DBC">
        <w:rPr>
          <w:rFonts w:ascii="Trebuchet MS" w:hAnsi="Trebuchet MS"/>
          <w:noProof/>
        </w:rPr>
        <w:t xml:space="preserve"> brought them. </w:t>
      </w:r>
      <w:r w:rsidRPr="00073DBC">
        <w:rPr>
          <w:rFonts w:ascii="Trebuchet MS" w:hAnsi="Trebuchet MS"/>
          <w:b/>
          <w:noProof/>
        </w:rPr>
        <w:t xml:space="preserve">35:24 </w:t>
      </w:r>
      <w:r w:rsidRPr="00073DBC">
        <w:rPr>
          <w:rFonts w:ascii="Trebuchet MS" w:hAnsi="Trebuchet MS"/>
          <w:noProof/>
        </w:rPr>
        <w:t xml:space="preserve">All those contributing </w:t>
      </w:r>
      <w:del w:id="168" w:author="Author">
        <w:r w:rsidRPr="00073DBC">
          <w:rPr>
            <w:rFonts w:ascii="Trebuchet MS" w:hAnsi="Trebuchet MS"/>
            <w:noProof/>
          </w:rPr>
          <w:delText xml:space="preserve">the contribution of </w:delText>
        </w:r>
      </w:del>
      <w:r w:rsidRPr="00073DBC">
        <w:rPr>
          <w:rFonts w:ascii="Trebuchet MS" w:hAnsi="Trebuchet MS"/>
          <w:noProof/>
        </w:rPr>
        <w:t xml:space="preserve">silver and copper brought Jehovah’s contribution, and all </w:t>
      </w:r>
      <w:del w:id="169" w:author="Author">
        <w:r w:rsidRPr="00073DBC">
          <w:rPr>
            <w:rFonts w:ascii="Trebuchet MS" w:hAnsi="Trebuchet MS"/>
            <w:noProof/>
          </w:rPr>
          <w:delText>those with whom there was found</w:delText>
        </w:r>
      </w:del>
      <w:ins w:id="170" w:author="Author">
        <w:r w:rsidRPr="00073DBC">
          <w:rPr>
            <w:rFonts w:ascii="Trebuchet MS" w:hAnsi="Trebuchet MS"/>
            <w:noProof/>
          </w:rPr>
          <w:t>who had</w:t>
        </w:r>
      </w:ins>
      <w:r w:rsidRPr="00073DBC">
        <w:rPr>
          <w:rFonts w:ascii="Trebuchet MS" w:hAnsi="Trebuchet MS"/>
          <w:noProof/>
        </w:rPr>
        <w:t xml:space="preserve"> acacia wood for </w:t>
      </w:r>
      <w:del w:id="171" w:author="Author">
        <w:r w:rsidRPr="00073DBC">
          <w:rPr>
            <w:rFonts w:ascii="Trebuchet MS" w:hAnsi="Trebuchet MS"/>
            <w:noProof/>
          </w:rPr>
          <w:delText>all</w:delText>
        </w:r>
      </w:del>
      <w:ins w:id="172" w:author="Author">
        <w:r w:rsidRPr="00073DBC">
          <w:rPr>
            <w:rFonts w:ascii="Trebuchet MS" w:hAnsi="Trebuchet MS"/>
            <w:noProof/>
          </w:rPr>
          <w:t>any part of</w:t>
        </w:r>
      </w:ins>
      <w:r w:rsidRPr="00073DBC">
        <w:rPr>
          <w:rFonts w:ascii="Trebuchet MS" w:hAnsi="Trebuchet MS"/>
          <w:noProof/>
        </w:rPr>
        <w:t xml:space="preserve"> the work </w:t>
      </w:r>
      <w:del w:id="173" w:author="Author">
        <w:r w:rsidRPr="00073DBC">
          <w:rPr>
            <w:rFonts w:ascii="Trebuchet MS" w:hAnsi="Trebuchet MS"/>
            <w:noProof/>
          </w:rPr>
          <w:delText xml:space="preserve">of the service </w:delText>
        </w:r>
      </w:del>
      <w:r w:rsidRPr="00073DBC">
        <w:rPr>
          <w:rFonts w:ascii="Trebuchet MS" w:hAnsi="Trebuchet MS"/>
          <w:noProof/>
        </w:rPr>
        <w:t>brought it.</w:t>
      </w:r>
    </w:p>
    <w:p w:rsidR="00145D82" w:rsidRPr="00073DBC" w:rsidRDefault="00145D82" w:rsidP="00145D82">
      <w:pPr>
        <w:rPr>
          <w:rFonts w:ascii="Trebuchet MS" w:hAnsi="Trebuchet MS"/>
          <w:noProof/>
        </w:rPr>
      </w:pPr>
      <w:r w:rsidRPr="00073DBC">
        <w:rPr>
          <w:rFonts w:ascii="Trebuchet MS" w:hAnsi="Trebuchet MS"/>
          <w:b/>
        </w:rPr>
        <w:t xml:space="preserve">35:25 </w:t>
      </w:r>
      <w:del w:id="174" w:author="Author">
        <w:r w:rsidRPr="00073DBC">
          <w:rPr>
            <w:rFonts w:ascii="Trebuchet MS" w:hAnsi="Trebuchet MS"/>
            <w:noProof/>
          </w:rPr>
          <w:delText>And all</w:delText>
        </w:r>
      </w:del>
      <w:ins w:id="175" w:author="Author">
        <w:r w:rsidRPr="00073DBC">
          <w:rPr>
            <w:rFonts w:ascii="Trebuchet MS" w:hAnsi="Trebuchet MS"/>
            <w:noProof/>
          </w:rPr>
          <w:t>All</w:t>
        </w:r>
      </w:ins>
      <w:r w:rsidRPr="00073DBC">
        <w:rPr>
          <w:rFonts w:ascii="Trebuchet MS" w:hAnsi="Trebuchet MS"/>
          <w:noProof/>
        </w:rPr>
        <w:t xml:space="preserve"> the </w:t>
      </w:r>
      <w:ins w:id="176" w:author="Author">
        <w:r w:rsidRPr="00073DBC">
          <w:rPr>
            <w:rFonts w:ascii="Trebuchet MS" w:hAnsi="Trebuchet MS"/>
            <w:noProof/>
          </w:rPr>
          <w:t xml:space="preserve">skilled </w:t>
        </w:r>
      </w:ins>
      <w:r w:rsidRPr="00073DBC">
        <w:rPr>
          <w:rFonts w:ascii="Trebuchet MS" w:hAnsi="Trebuchet MS"/>
          <w:noProof/>
        </w:rPr>
        <w:t xml:space="preserve">women </w:t>
      </w:r>
      <w:del w:id="177" w:author="Author">
        <w:r w:rsidRPr="00073DBC">
          <w:rPr>
            <w:rFonts w:ascii="Trebuchet MS" w:hAnsi="Trebuchet MS"/>
            <w:noProof/>
          </w:rPr>
          <w:delText xml:space="preserve">who were wise of heart </w:delText>
        </w:r>
      </w:del>
      <w:r w:rsidRPr="00073DBC">
        <w:rPr>
          <w:rFonts w:ascii="Trebuchet MS" w:hAnsi="Trebuchet MS"/>
          <w:noProof/>
        </w:rPr>
        <w:t xml:space="preserve">spun with their hands, and they </w:t>
      </w:r>
      <w:del w:id="178" w:author="Author">
        <w:r w:rsidRPr="00073DBC">
          <w:rPr>
            <w:rFonts w:ascii="Trebuchet MS" w:hAnsi="Trebuchet MS"/>
            <w:noProof/>
          </w:rPr>
          <w:delText>kept bringing as yarn the</w:delText>
        </w:r>
      </w:del>
      <w:ins w:id="179" w:author="Author">
        <w:r w:rsidRPr="00073DBC">
          <w:rPr>
            <w:rFonts w:ascii="Trebuchet MS" w:hAnsi="Trebuchet MS"/>
            <w:noProof/>
          </w:rPr>
          <w:t>brought what they had spun:</w:t>
        </w:r>
      </w:ins>
      <w:r w:rsidRPr="00073DBC">
        <w:rPr>
          <w:rFonts w:ascii="Trebuchet MS" w:hAnsi="Trebuchet MS"/>
          <w:noProof/>
        </w:rPr>
        <w:t xml:space="preserve"> blue thread</w:t>
      </w:r>
      <w:del w:id="180" w:author="Author">
        <w:r w:rsidRPr="00073DBC">
          <w:rPr>
            <w:rFonts w:ascii="Trebuchet MS" w:hAnsi="Trebuchet MS"/>
            <w:noProof/>
          </w:rPr>
          <w:delText xml:space="preserve"> and the wool dyed reddish</w:delText>
        </w:r>
      </w:del>
      <w:ins w:id="181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purple</w:t>
      </w:r>
      <w:del w:id="182" w:author="Author">
        <w:r w:rsidRPr="00073DBC">
          <w:rPr>
            <w:rFonts w:ascii="Trebuchet MS" w:hAnsi="Trebuchet MS"/>
            <w:noProof/>
          </w:rPr>
          <w:delText>, the coccus</w:delText>
        </w:r>
      </w:del>
      <w:ins w:id="183" w:author="Author">
        <w:r w:rsidRPr="00073DBC">
          <w:rPr>
            <w:rFonts w:ascii="Trebuchet MS" w:hAnsi="Trebuchet MS"/>
            <w:noProof/>
          </w:rPr>
          <w:t xml:space="preserve"> wool,</w:t>
        </w:r>
      </w:ins>
      <w:r w:rsidRPr="00073DBC">
        <w:rPr>
          <w:rFonts w:ascii="Trebuchet MS" w:hAnsi="Trebuchet MS"/>
          <w:noProof/>
        </w:rPr>
        <w:t xml:space="preserve"> scarlet material</w:t>
      </w:r>
      <w:ins w:id="184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and </w:t>
      </w:r>
      <w:del w:id="185" w:author="Author">
        <w:r w:rsidRPr="00073DBC">
          <w:rPr>
            <w:rFonts w:ascii="Trebuchet MS" w:hAnsi="Trebuchet MS"/>
            <w:noProof/>
          </w:rPr>
          <w:delText xml:space="preserve">the </w:delText>
        </w:r>
      </w:del>
      <w:r w:rsidRPr="00073DBC">
        <w:rPr>
          <w:rFonts w:ascii="Trebuchet MS" w:hAnsi="Trebuchet MS"/>
          <w:noProof/>
        </w:rPr>
        <w:t xml:space="preserve">fine linen. </w:t>
      </w:r>
      <w:r w:rsidRPr="00073DBC">
        <w:rPr>
          <w:rFonts w:ascii="Trebuchet MS" w:hAnsi="Trebuchet MS"/>
          <w:b/>
          <w:noProof/>
        </w:rPr>
        <w:t xml:space="preserve">35:26 </w:t>
      </w:r>
      <w:r w:rsidRPr="00073DBC">
        <w:rPr>
          <w:rFonts w:ascii="Trebuchet MS" w:hAnsi="Trebuchet MS"/>
          <w:noProof/>
        </w:rPr>
        <w:t xml:space="preserve">And all the </w:t>
      </w:r>
      <w:ins w:id="186" w:author="Author">
        <w:r w:rsidRPr="00073DBC">
          <w:rPr>
            <w:rFonts w:ascii="Trebuchet MS" w:hAnsi="Trebuchet MS"/>
            <w:noProof/>
          </w:rPr>
          <w:t xml:space="preserve">skilled </w:t>
        </w:r>
      </w:ins>
      <w:r w:rsidRPr="00073DBC">
        <w:rPr>
          <w:rFonts w:ascii="Trebuchet MS" w:hAnsi="Trebuchet MS"/>
          <w:noProof/>
        </w:rPr>
        <w:t xml:space="preserve">women whose hearts impelled them </w:t>
      </w:r>
      <w:del w:id="187" w:author="Author">
        <w:r w:rsidRPr="00073DBC">
          <w:rPr>
            <w:rFonts w:ascii="Trebuchet MS" w:hAnsi="Trebuchet MS"/>
            <w:noProof/>
          </w:rPr>
          <w:delText xml:space="preserve">with wisdom </w:delText>
        </w:r>
      </w:del>
      <w:r w:rsidRPr="00073DBC">
        <w:rPr>
          <w:rFonts w:ascii="Trebuchet MS" w:hAnsi="Trebuchet MS"/>
          <w:noProof/>
        </w:rPr>
        <w:t xml:space="preserve">spun the </w:t>
      </w:r>
      <w:del w:id="188" w:author="Author">
        <w:r w:rsidRPr="00073DBC">
          <w:rPr>
            <w:rFonts w:ascii="Trebuchet MS" w:hAnsi="Trebuchet MS"/>
            <w:noProof/>
          </w:rPr>
          <w:delText>goat’s</w:delText>
        </w:r>
      </w:del>
      <w:ins w:id="189" w:author="Author">
        <w:r w:rsidRPr="00073DBC">
          <w:rPr>
            <w:rFonts w:ascii="Trebuchet MS" w:hAnsi="Trebuchet MS"/>
            <w:noProof/>
          </w:rPr>
          <w:t>goat</w:t>
        </w:r>
      </w:ins>
      <w:r w:rsidRPr="00073DBC">
        <w:rPr>
          <w:rFonts w:ascii="Trebuchet MS" w:hAnsi="Trebuchet MS"/>
          <w:noProof/>
        </w:rPr>
        <w:t xml:space="preserve"> hair.</w:t>
      </w:r>
    </w:p>
    <w:p w:rsidR="00145D82" w:rsidRPr="00073DBC" w:rsidRDefault="00145D82" w:rsidP="00145D82">
      <w:pPr>
        <w:rPr>
          <w:rFonts w:ascii="Trebuchet MS" w:hAnsi="Trebuchet MS"/>
          <w:noProof/>
        </w:rPr>
      </w:pPr>
      <w:r w:rsidRPr="00073DBC">
        <w:rPr>
          <w:rFonts w:ascii="Trebuchet MS" w:hAnsi="Trebuchet MS"/>
          <w:b/>
        </w:rPr>
        <w:t xml:space="preserve">35:27 </w:t>
      </w:r>
      <w:r w:rsidRPr="00073DBC">
        <w:rPr>
          <w:rFonts w:ascii="Trebuchet MS" w:hAnsi="Trebuchet MS"/>
          <w:noProof/>
        </w:rPr>
        <w:t xml:space="preserve">And the chieftains brought onyx stones and </w:t>
      </w:r>
      <w:del w:id="190" w:author="Author">
        <w:r w:rsidRPr="00073DBC">
          <w:rPr>
            <w:rFonts w:ascii="Trebuchet MS" w:hAnsi="Trebuchet MS"/>
            <w:noProof/>
          </w:rPr>
          <w:delText>setting</w:delText>
        </w:r>
      </w:del>
      <w:ins w:id="191" w:author="Author">
        <w:r w:rsidRPr="00073DBC">
          <w:rPr>
            <w:rFonts w:ascii="Trebuchet MS" w:hAnsi="Trebuchet MS"/>
            <w:noProof/>
          </w:rPr>
          <w:t>other</w:t>
        </w:r>
      </w:ins>
      <w:r w:rsidRPr="00073DBC">
        <w:rPr>
          <w:rFonts w:ascii="Trebuchet MS" w:hAnsi="Trebuchet MS"/>
          <w:noProof/>
        </w:rPr>
        <w:t xml:space="preserve"> stones </w:t>
      </w:r>
      <w:del w:id="192" w:author="Author">
        <w:r w:rsidRPr="00073DBC">
          <w:rPr>
            <w:rFonts w:ascii="Trebuchet MS" w:hAnsi="Trebuchet MS"/>
            <w:noProof/>
          </w:rPr>
          <w:delText>for</w:delText>
        </w:r>
      </w:del>
      <w:ins w:id="193" w:author="Author">
        <w:r w:rsidRPr="00073DBC">
          <w:rPr>
            <w:rFonts w:ascii="Trebuchet MS" w:hAnsi="Trebuchet MS"/>
            <w:noProof/>
          </w:rPr>
          <w:t>to be set in</w:t>
        </w:r>
      </w:ins>
      <w:r w:rsidRPr="00073DBC">
        <w:rPr>
          <w:rFonts w:ascii="Trebuchet MS" w:hAnsi="Trebuchet MS"/>
          <w:noProof/>
        </w:rPr>
        <w:t xml:space="preserve"> the eph′od and the breastpiece, </w:t>
      </w:r>
      <w:r w:rsidRPr="00073DBC">
        <w:rPr>
          <w:rFonts w:ascii="Trebuchet MS" w:hAnsi="Trebuchet MS"/>
          <w:b/>
          <w:noProof/>
        </w:rPr>
        <w:t xml:space="preserve">35:28 </w:t>
      </w:r>
      <w:r w:rsidRPr="00073DBC">
        <w:rPr>
          <w:rFonts w:ascii="Trebuchet MS" w:hAnsi="Trebuchet MS"/>
          <w:noProof/>
        </w:rPr>
        <w:t xml:space="preserve">and the balsam </w:t>
      </w:r>
      <w:del w:id="194" w:author="Author">
        <w:r w:rsidRPr="00073DBC">
          <w:rPr>
            <w:rFonts w:ascii="Trebuchet MS" w:hAnsi="Trebuchet MS"/>
            <w:noProof/>
          </w:rPr>
          <w:delText xml:space="preserve">oil </w:delText>
        </w:r>
      </w:del>
      <w:r w:rsidRPr="00073DBC">
        <w:rPr>
          <w:rFonts w:ascii="Trebuchet MS" w:hAnsi="Trebuchet MS"/>
          <w:noProof/>
        </w:rPr>
        <w:t xml:space="preserve">and the oil for </w:t>
      </w:r>
      <w:del w:id="195" w:author="Author">
        <w:r w:rsidRPr="00073DBC">
          <w:rPr>
            <w:rFonts w:ascii="Trebuchet MS" w:hAnsi="Trebuchet MS"/>
            <w:noProof/>
          </w:rPr>
          <w:delText>illumination</w:delText>
        </w:r>
      </w:del>
      <w:ins w:id="196" w:author="Author">
        <w:r w:rsidRPr="00073DBC">
          <w:rPr>
            <w:rFonts w:ascii="Trebuchet MS" w:hAnsi="Trebuchet MS"/>
            <w:noProof/>
          </w:rPr>
          <w:t>lighting</w:t>
        </w:r>
      </w:ins>
      <w:r w:rsidRPr="00073DBC">
        <w:rPr>
          <w:rFonts w:ascii="Trebuchet MS" w:hAnsi="Trebuchet MS"/>
          <w:noProof/>
        </w:rPr>
        <w:t xml:space="preserve"> and for the anointing oil and for the perfumed incense. </w:t>
      </w:r>
      <w:r w:rsidRPr="00073DBC">
        <w:rPr>
          <w:rFonts w:ascii="Trebuchet MS" w:hAnsi="Trebuchet MS"/>
          <w:b/>
          <w:noProof/>
        </w:rPr>
        <w:t xml:space="preserve">35:29 </w:t>
      </w:r>
      <w:del w:id="197" w:author="Author">
        <w:r w:rsidRPr="00073DBC">
          <w:rPr>
            <w:rFonts w:ascii="Trebuchet MS" w:hAnsi="Trebuchet MS"/>
            <w:noProof/>
          </w:rPr>
          <w:delText>Every man</w:delText>
        </w:r>
      </w:del>
      <w:ins w:id="198" w:author="Author">
        <w:r w:rsidRPr="00073DBC">
          <w:rPr>
            <w:rFonts w:ascii="Trebuchet MS" w:hAnsi="Trebuchet MS"/>
            <w:noProof/>
          </w:rPr>
          <w:t>All the men</w:t>
        </w:r>
      </w:ins>
      <w:r w:rsidRPr="00073DBC">
        <w:rPr>
          <w:rFonts w:ascii="Trebuchet MS" w:hAnsi="Trebuchet MS"/>
          <w:noProof/>
        </w:rPr>
        <w:t xml:space="preserve"> and </w:t>
      </w:r>
      <w:del w:id="199" w:author="Author">
        <w:r w:rsidRPr="00073DBC">
          <w:rPr>
            <w:rFonts w:ascii="Trebuchet MS" w:hAnsi="Trebuchet MS"/>
            <w:noProof/>
          </w:rPr>
          <w:delText>woman</w:delText>
        </w:r>
      </w:del>
      <w:ins w:id="200" w:author="Author">
        <w:r w:rsidRPr="00073DBC">
          <w:rPr>
            <w:rFonts w:ascii="Trebuchet MS" w:hAnsi="Trebuchet MS"/>
            <w:noProof/>
          </w:rPr>
          <w:t>women</w:t>
        </w:r>
      </w:ins>
      <w:r w:rsidRPr="00073DBC">
        <w:rPr>
          <w:rFonts w:ascii="Trebuchet MS" w:hAnsi="Trebuchet MS"/>
          <w:noProof/>
        </w:rPr>
        <w:t xml:space="preserve"> whose hearts incited them </w:t>
      </w:r>
      <w:del w:id="201" w:author="Author">
        <w:r w:rsidRPr="00073DBC">
          <w:rPr>
            <w:rFonts w:ascii="Trebuchet MS" w:hAnsi="Trebuchet MS"/>
            <w:noProof/>
          </w:rPr>
          <w:delText>to bring</w:delText>
        </w:r>
      </w:del>
      <w:ins w:id="202" w:author="Author">
        <w:r w:rsidRPr="00073DBC">
          <w:rPr>
            <w:rFonts w:ascii="Trebuchet MS" w:hAnsi="Trebuchet MS"/>
            <w:noProof/>
          </w:rPr>
          <w:t>brought</w:t>
        </w:r>
      </w:ins>
      <w:r w:rsidRPr="00073DBC">
        <w:rPr>
          <w:rFonts w:ascii="Trebuchet MS" w:hAnsi="Trebuchet MS"/>
          <w:noProof/>
        </w:rPr>
        <w:t xml:space="preserve"> something for </w:t>
      </w:r>
      <w:del w:id="203" w:author="Author">
        <w:r w:rsidRPr="00073DBC">
          <w:rPr>
            <w:rFonts w:ascii="Trebuchet MS" w:hAnsi="Trebuchet MS"/>
            <w:noProof/>
          </w:rPr>
          <w:delText xml:space="preserve">all </w:delText>
        </w:r>
      </w:del>
      <w:r w:rsidRPr="00073DBC">
        <w:rPr>
          <w:rFonts w:ascii="Trebuchet MS" w:hAnsi="Trebuchet MS"/>
          <w:noProof/>
        </w:rPr>
        <w:t>the work that Jehovah</w:t>
      </w:r>
      <w:ins w:id="204" w:author="Author">
        <w:r w:rsidRPr="00073DBC">
          <w:rPr>
            <w:rFonts w:ascii="Trebuchet MS" w:hAnsi="Trebuchet MS"/>
            <w:noProof/>
          </w:rPr>
          <w:t>, through Moses,</w:t>
        </w:r>
      </w:ins>
      <w:r w:rsidRPr="00073DBC">
        <w:rPr>
          <w:rFonts w:ascii="Trebuchet MS" w:hAnsi="Trebuchet MS"/>
          <w:noProof/>
        </w:rPr>
        <w:t xml:space="preserve"> had commanded to </w:t>
      </w:r>
      <w:del w:id="205" w:author="Author">
        <w:r w:rsidRPr="00073DBC">
          <w:rPr>
            <w:rFonts w:ascii="Trebuchet MS" w:hAnsi="Trebuchet MS"/>
            <w:noProof/>
          </w:rPr>
          <w:delText>make by means of Moses did so</w:delText>
        </w:r>
      </w:del>
      <w:ins w:id="206" w:author="Author">
        <w:r w:rsidRPr="00073DBC">
          <w:rPr>
            <w:rFonts w:ascii="Trebuchet MS" w:hAnsi="Trebuchet MS"/>
            <w:noProof/>
          </w:rPr>
          <w:t>be done</w:t>
        </w:r>
      </w:ins>
      <w:r w:rsidRPr="00073DBC">
        <w:rPr>
          <w:rFonts w:ascii="Trebuchet MS" w:hAnsi="Trebuchet MS"/>
          <w:noProof/>
        </w:rPr>
        <w:t xml:space="preserve">; the </w:t>
      </w:r>
      <w:del w:id="207" w:author="Author">
        <w:r w:rsidRPr="00073DBC">
          <w:rPr>
            <w:rFonts w:ascii="Trebuchet MS" w:hAnsi="Trebuchet MS"/>
            <w:noProof/>
          </w:rPr>
          <w:delText>sons of Israel</w:delText>
        </w:r>
      </w:del>
      <w:ins w:id="208" w:author="Author">
        <w:r w:rsidRPr="00073DBC">
          <w:rPr>
            <w:rFonts w:ascii="Trebuchet MS" w:hAnsi="Trebuchet MS"/>
            <w:noProof/>
          </w:rPr>
          <w:t>Israelites</w:t>
        </w:r>
      </w:ins>
      <w:r w:rsidRPr="00073DBC">
        <w:rPr>
          <w:rFonts w:ascii="Trebuchet MS" w:hAnsi="Trebuchet MS"/>
          <w:noProof/>
        </w:rPr>
        <w:t xml:space="preserve"> brought </w:t>
      </w:r>
      <w:ins w:id="209" w:author="Author">
        <w:r w:rsidRPr="00073DBC">
          <w:rPr>
            <w:rFonts w:ascii="Trebuchet MS" w:hAnsi="Trebuchet MS"/>
            <w:noProof/>
          </w:rPr>
          <w:t xml:space="preserve">it as </w:t>
        </w:r>
      </w:ins>
      <w:r w:rsidRPr="00073DBC">
        <w:rPr>
          <w:rFonts w:ascii="Trebuchet MS" w:hAnsi="Trebuchet MS"/>
          <w:noProof/>
        </w:rPr>
        <w:t>a voluntary offering to Jehovah.</w:t>
      </w:r>
    </w:p>
    <w:p w:rsidR="00145D82" w:rsidRPr="00073DBC" w:rsidRDefault="00145D82" w:rsidP="00145D82">
      <w:pPr>
        <w:rPr>
          <w:rFonts w:ascii="Trebuchet MS" w:hAnsi="Trebuchet MS"/>
          <w:noProof/>
        </w:rPr>
      </w:pPr>
      <w:r w:rsidRPr="00073DBC">
        <w:rPr>
          <w:rFonts w:ascii="Trebuchet MS" w:hAnsi="Trebuchet MS"/>
          <w:b/>
        </w:rPr>
        <w:t xml:space="preserve">35:30 </w:t>
      </w:r>
      <w:r w:rsidRPr="00073DBC">
        <w:rPr>
          <w:rFonts w:ascii="Trebuchet MS" w:hAnsi="Trebuchet MS"/>
          <w:noProof/>
        </w:rPr>
        <w:t xml:space="preserve">Then Moses said to the </w:t>
      </w:r>
      <w:del w:id="210" w:author="Author">
        <w:r w:rsidRPr="00073DBC">
          <w:rPr>
            <w:rFonts w:ascii="Trebuchet MS" w:hAnsi="Trebuchet MS"/>
            <w:noProof/>
          </w:rPr>
          <w:delText>sons of Israel</w:delText>
        </w:r>
      </w:del>
      <w:ins w:id="211" w:author="Author">
        <w:r w:rsidRPr="00073DBC">
          <w:rPr>
            <w:rFonts w:ascii="Trebuchet MS" w:hAnsi="Trebuchet MS"/>
            <w:noProof/>
          </w:rPr>
          <w:t>Israelites</w:t>
        </w:r>
      </w:ins>
      <w:r w:rsidRPr="00073DBC">
        <w:rPr>
          <w:rFonts w:ascii="Trebuchet MS" w:hAnsi="Trebuchet MS"/>
          <w:noProof/>
        </w:rPr>
        <w:t xml:space="preserve">: “See, Jehovah has </w:t>
      </w:r>
      <w:del w:id="212" w:author="Author">
        <w:r w:rsidRPr="00073DBC">
          <w:rPr>
            <w:rFonts w:ascii="Trebuchet MS" w:hAnsi="Trebuchet MS"/>
            <w:noProof/>
          </w:rPr>
          <w:delText>called by name</w:delText>
        </w:r>
      </w:del>
      <w:ins w:id="213" w:author="Author">
        <w:r w:rsidRPr="00073DBC">
          <w:rPr>
            <w:rFonts w:ascii="Trebuchet MS" w:hAnsi="Trebuchet MS"/>
            <w:noProof/>
          </w:rPr>
          <w:t>chosen</w:t>
        </w:r>
      </w:ins>
      <w:r w:rsidRPr="00073DBC">
        <w:rPr>
          <w:rFonts w:ascii="Trebuchet MS" w:hAnsi="Trebuchet MS"/>
          <w:noProof/>
        </w:rPr>
        <w:t xml:space="preserve"> Bez′al·el the son of U′ri the son of Hur of the tribe of Judah. </w:t>
      </w:r>
      <w:r w:rsidRPr="00073DBC">
        <w:rPr>
          <w:rFonts w:ascii="Trebuchet MS" w:hAnsi="Trebuchet MS"/>
          <w:b/>
          <w:noProof/>
        </w:rPr>
        <w:t xml:space="preserve">35:31 </w:t>
      </w:r>
      <w:del w:id="214" w:author="Author">
        <w:r w:rsidRPr="00073DBC">
          <w:rPr>
            <w:rFonts w:ascii="Trebuchet MS" w:hAnsi="Trebuchet MS"/>
            <w:noProof/>
          </w:rPr>
          <w:delText>And he proceeded to fill</w:delText>
        </w:r>
      </w:del>
      <w:ins w:id="215" w:author="Author">
        <w:r w:rsidRPr="00073DBC">
          <w:rPr>
            <w:rFonts w:ascii="Trebuchet MS" w:hAnsi="Trebuchet MS"/>
            <w:noProof/>
          </w:rPr>
          <w:t>He has filled</w:t>
        </w:r>
      </w:ins>
      <w:r w:rsidRPr="00073DBC">
        <w:rPr>
          <w:rFonts w:ascii="Trebuchet MS" w:hAnsi="Trebuchet MS"/>
          <w:noProof/>
        </w:rPr>
        <w:t xml:space="preserve"> him with the spirit of God</w:t>
      </w:r>
      <w:del w:id="216" w:author="Author">
        <w:r w:rsidRPr="00073DBC">
          <w:rPr>
            <w:rFonts w:ascii="Trebuchet MS" w:hAnsi="Trebuchet MS"/>
            <w:noProof/>
          </w:rPr>
          <w:delText xml:space="preserve"> in</w:delText>
        </w:r>
      </w:del>
      <w:ins w:id="217" w:author="Author">
        <w:r w:rsidRPr="00073DBC">
          <w:rPr>
            <w:rFonts w:ascii="Trebuchet MS" w:hAnsi="Trebuchet MS"/>
            <w:noProof/>
          </w:rPr>
          <w:t>, giving him</w:t>
        </w:r>
      </w:ins>
      <w:r w:rsidRPr="00073DBC">
        <w:rPr>
          <w:rFonts w:ascii="Trebuchet MS" w:hAnsi="Trebuchet MS"/>
          <w:noProof/>
        </w:rPr>
        <w:t xml:space="preserve"> wisdom, </w:t>
      </w:r>
      <w:del w:id="218" w:author="Author">
        <w:r w:rsidRPr="00073DBC">
          <w:rPr>
            <w:rFonts w:ascii="Trebuchet MS" w:hAnsi="Trebuchet MS"/>
            <w:noProof/>
          </w:rPr>
          <w:delText xml:space="preserve">in </w:delText>
        </w:r>
      </w:del>
      <w:r w:rsidRPr="00073DBC">
        <w:rPr>
          <w:rFonts w:ascii="Trebuchet MS" w:hAnsi="Trebuchet MS"/>
          <w:noProof/>
        </w:rPr>
        <w:t>understanding</w:t>
      </w:r>
      <w:ins w:id="219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and </w:t>
      </w:r>
      <w:del w:id="220" w:author="Author">
        <w:r w:rsidRPr="00073DBC">
          <w:rPr>
            <w:rFonts w:ascii="Trebuchet MS" w:hAnsi="Trebuchet MS"/>
            <w:noProof/>
          </w:rPr>
          <w:delText xml:space="preserve">in </w:delText>
        </w:r>
      </w:del>
      <w:r w:rsidRPr="00073DBC">
        <w:rPr>
          <w:rFonts w:ascii="Trebuchet MS" w:hAnsi="Trebuchet MS"/>
          <w:noProof/>
        </w:rPr>
        <w:t xml:space="preserve">knowledge </w:t>
      </w:r>
      <w:del w:id="221" w:author="Author">
        <w:r w:rsidRPr="00073DBC">
          <w:rPr>
            <w:rFonts w:ascii="Trebuchet MS" w:hAnsi="Trebuchet MS"/>
            <w:noProof/>
          </w:rPr>
          <w:delText>and in</w:delText>
        </w:r>
      </w:del>
      <w:ins w:id="222" w:author="Author">
        <w:r w:rsidRPr="00073DBC">
          <w:rPr>
            <w:rFonts w:ascii="Trebuchet MS" w:hAnsi="Trebuchet MS"/>
            <w:noProof/>
          </w:rPr>
          <w:t>of</w:t>
        </w:r>
      </w:ins>
      <w:r w:rsidRPr="00073DBC">
        <w:rPr>
          <w:rFonts w:ascii="Trebuchet MS" w:hAnsi="Trebuchet MS"/>
          <w:noProof/>
        </w:rPr>
        <w:t xml:space="preserve"> every sort of craftsmanship </w:t>
      </w:r>
      <w:r w:rsidRPr="00073DBC">
        <w:rPr>
          <w:rFonts w:ascii="Trebuchet MS" w:hAnsi="Trebuchet MS"/>
          <w:b/>
          <w:noProof/>
        </w:rPr>
        <w:t xml:space="preserve">35:32 </w:t>
      </w:r>
      <w:del w:id="223" w:author="Author">
        <w:r w:rsidRPr="00073DBC">
          <w:rPr>
            <w:rFonts w:ascii="Trebuchet MS" w:hAnsi="Trebuchet MS"/>
            <w:noProof/>
          </w:rPr>
          <w:delText xml:space="preserve">and </w:delText>
        </w:r>
      </w:del>
      <w:r w:rsidRPr="00073DBC">
        <w:rPr>
          <w:rFonts w:ascii="Trebuchet MS" w:hAnsi="Trebuchet MS"/>
          <w:noProof/>
        </w:rPr>
        <w:t xml:space="preserve">for </w:t>
      </w:r>
      <w:del w:id="224" w:author="Author">
        <w:r w:rsidRPr="00073DBC">
          <w:rPr>
            <w:rFonts w:ascii="Trebuchet MS" w:hAnsi="Trebuchet MS"/>
            <w:noProof/>
          </w:rPr>
          <w:delText>designing devices</w:delText>
        </w:r>
      </w:del>
      <w:ins w:id="225" w:author="Author">
        <w:r w:rsidRPr="00073DBC">
          <w:rPr>
            <w:rFonts w:ascii="Trebuchet MS" w:hAnsi="Trebuchet MS"/>
            <w:noProof/>
          </w:rPr>
          <w:t>making artistic designs</w:t>
        </w:r>
      </w:ins>
      <w:r w:rsidRPr="00073DBC">
        <w:rPr>
          <w:rFonts w:ascii="Trebuchet MS" w:hAnsi="Trebuchet MS"/>
          <w:noProof/>
        </w:rPr>
        <w:t xml:space="preserve">, for working </w:t>
      </w:r>
      <w:del w:id="226" w:author="Author">
        <w:r w:rsidRPr="00073DBC">
          <w:rPr>
            <w:rFonts w:ascii="Trebuchet MS" w:hAnsi="Trebuchet MS"/>
            <w:noProof/>
          </w:rPr>
          <w:delText>in</w:delText>
        </w:r>
      </w:del>
      <w:ins w:id="227" w:author="Author">
        <w:r w:rsidRPr="00073DBC">
          <w:rPr>
            <w:rFonts w:ascii="Trebuchet MS" w:hAnsi="Trebuchet MS"/>
            <w:noProof/>
          </w:rPr>
          <w:t>with</w:t>
        </w:r>
      </w:ins>
      <w:r w:rsidRPr="00073DBC">
        <w:rPr>
          <w:rFonts w:ascii="Trebuchet MS" w:hAnsi="Trebuchet MS"/>
          <w:noProof/>
        </w:rPr>
        <w:t xml:space="preserve"> gold</w:t>
      </w:r>
      <w:del w:id="228" w:author="Author">
        <w:r w:rsidRPr="00073DBC">
          <w:rPr>
            <w:rFonts w:ascii="Trebuchet MS" w:hAnsi="Trebuchet MS"/>
            <w:noProof/>
          </w:rPr>
          <w:delText xml:space="preserve"> and</w:delText>
        </w:r>
      </w:del>
      <w:ins w:id="229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silver</w:t>
      </w:r>
      <w:ins w:id="230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and copper, </w:t>
      </w:r>
      <w:r w:rsidRPr="00073DBC">
        <w:rPr>
          <w:rFonts w:ascii="Trebuchet MS" w:hAnsi="Trebuchet MS"/>
          <w:b/>
          <w:noProof/>
        </w:rPr>
        <w:t xml:space="preserve">35:33 </w:t>
      </w:r>
      <w:ins w:id="231" w:author="Author">
        <w:r w:rsidRPr="00073DBC">
          <w:rPr>
            <w:rFonts w:ascii="Trebuchet MS" w:hAnsi="Trebuchet MS"/>
            <w:noProof/>
          </w:rPr>
          <w:t xml:space="preserve">for cutting </w:t>
        </w:r>
      </w:ins>
      <w:r w:rsidRPr="00073DBC">
        <w:rPr>
          <w:rFonts w:ascii="Trebuchet MS" w:hAnsi="Trebuchet MS"/>
          <w:noProof/>
        </w:rPr>
        <w:t xml:space="preserve">and </w:t>
      </w:r>
      <w:del w:id="232" w:author="Author">
        <w:r w:rsidRPr="00073DBC">
          <w:rPr>
            <w:rFonts w:ascii="Trebuchet MS" w:hAnsi="Trebuchet MS"/>
            <w:noProof/>
          </w:rPr>
          <w:delText xml:space="preserve">in working of </w:delText>
        </w:r>
      </w:del>
      <w:ins w:id="233" w:author="Author">
        <w:r w:rsidRPr="00073DBC">
          <w:rPr>
            <w:rFonts w:ascii="Trebuchet MS" w:hAnsi="Trebuchet MS"/>
            <w:noProof/>
          </w:rPr>
          <w:t xml:space="preserve">setting </w:t>
        </w:r>
      </w:ins>
      <w:r w:rsidRPr="00073DBC">
        <w:rPr>
          <w:rFonts w:ascii="Trebuchet MS" w:hAnsi="Trebuchet MS"/>
          <w:noProof/>
        </w:rPr>
        <w:t>stones</w:t>
      </w:r>
      <w:del w:id="234" w:author="Author">
        <w:r w:rsidRPr="00073DBC">
          <w:rPr>
            <w:rFonts w:ascii="Trebuchet MS" w:hAnsi="Trebuchet MS"/>
            <w:noProof/>
          </w:rPr>
          <w:delText xml:space="preserve"> to set them</w:delText>
        </w:r>
      </w:del>
      <w:ins w:id="235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and </w:t>
      </w:r>
      <w:del w:id="236" w:author="Author">
        <w:r w:rsidRPr="00073DBC">
          <w:rPr>
            <w:rFonts w:ascii="Trebuchet MS" w:hAnsi="Trebuchet MS"/>
            <w:noProof/>
          </w:rPr>
          <w:delText>in working of</w:delText>
        </w:r>
      </w:del>
      <w:ins w:id="237" w:author="Author">
        <w:r w:rsidRPr="00073DBC">
          <w:rPr>
            <w:rFonts w:ascii="Trebuchet MS" w:hAnsi="Trebuchet MS"/>
            <w:noProof/>
          </w:rPr>
          <w:t>for making all kinds of artistic</w:t>
        </w:r>
      </w:ins>
      <w:r w:rsidRPr="00073DBC">
        <w:rPr>
          <w:rFonts w:ascii="Trebuchet MS" w:hAnsi="Trebuchet MS"/>
          <w:noProof/>
        </w:rPr>
        <w:t xml:space="preserve"> wood </w:t>
      </w:r>
      <w:del w:id="238" w:author="Author">
        <w:r w:rsidRPr="00073DBC">
          <w:rPr>
            <w:rFonts w:ascii="Trebuchet MS" w:hAnsi="Trebuchet MS"/>
            <w:noProof/>
          </w:rPr>
          <w:delText xml:space="preserve">to make ingenious </w:delText>
        </w:r>
      </w:del>
      <w:r w:rsidRPr="00073DBC">
        <w:rPr>
          <w:rFonts w:ascii="Trebuchet MS" w:hAnsi="Trebuchet MS"/>
          <w:noProof/>
        </w:rPr>
        <w:t>products</w:t>
      </w:r>
      <w:del w:id="239" w:author="Author">
        <w:r w:rsidRPr="00073DBC">
          <w:rPr>
            <w:rFonts w:ascii="Trebuchet MS" w:hAnsi="Trebuchet MS"/>
            <w:noProof/>
          </w:rPr>
          <w:delText xml:space="preserve"> of every sort</w:delText>
        </w:r>
      </w:del>
      <w:r w:rsidRPr="00073DBC">
        <w:rPr>
          <w:rFonts w:ascii="Trebuchet MS" w:hAnsi="Trebuchet MS"/>
          <w:noProof/>
        </w:rPr>
        <w:t xml:space="preserve">. </w:t>
      </w:r>
      <w:r w:rsidRPr="00073DBC">
        <w:rPr>
          <w:rFonts w:ascii="Trebuchet MS" w:hAnsi="Trebuchet MS"/>
          <w:b/>
          <w:noProof/>
        </w:rPr>
        <w:t xml:space="preserve">35:34 </w:t>
      </w:r>
      <w:r w:rsidRPr="00073DBC">
        <w:rPr>
          <w:rFonts w:ascii="Trebuchet MS" w:hAnsi="Trebuchet MS"/>
          <w:noProof/>
        </w:rPr>
        <w:t xml:space="preserve">And he has put it into his heart </w:t>
      </w:r>
      <w:del w:id="240" w:author="Author">
        <w:r w:rsidRPr="00073DBC">
          <w:rPr>
            <w:rFonts w:ascii="Trebuchet MS" w:hAnsi="Trebuchet MS"/>
            <w:noProof/>
          </w:rPr>
          <w:delText>that he should</w:delText>
        </w:r>
      </w:del>
      <w:ins w:id="241" w:author="Author">
        <w:r w:rsidRPr="00073DBC">
          <w:rPr>
            <w:rFonts w:ascii="Trebuchet MS" w:hAnsi="Trebuchet MS"/>
            <w:noProof/>
          </w:rPr>
          <w:t>to</w:t>
        </w:r>
      </w:ins>
      <w:r w:rsidRPr="00073DBC">
        <w:rPr>
          <w:rFonts w:ascii="Trebuchet MS" w:hAnsi="Trebuchet MS"/>
          <w:noProof/>
        </w:rPr>
        <w:t xml:space="preserve"> teach, he and O·ho′li·ab the son of A·his′a·mach of the tribe of Dan. </w:t>
      </w:r>
      <w:r w:rsidRPr="00073DBC">
        <w:rPr>
          <w:rFonts w:ascii="Trebuchet MS" w:hAnsi="Trebuchet MS"/>
          <w:b/>
          <w:noProof/>
        </w:rPr>
        <w:t xml:space="preserve">35:35 </w:t>
      </w:r>
      <w:r w:rsidRPr="00073DBC">
        <w:rPr>
          <w:rFonts w:ascii="Trebuchet MS" w:hAnsi="Trebuchet MS"/>
          <w:noProof/>
        </w:rPr>
        <w:t xml:space="preserve">He has filled them with </w:t>
      </w:r>
      <w:del w:id="242" w:author="Author">
        <w:r w:rsidRPr="00073DBC">
          <w:rPr>
            <w:rFonts w:ascii="Trebuchet MS" w:hAnsi="Trebuchet MS"/>
            <w:noProof/>
          </w:rPr>
          <w:delText>wisdom of heart</w:delText>
        </w:r>
      </w:del>
      <w:ins w:id="243" w:author="Author">
        <w:r w:rsidRPr="00073DBC">
          <w:rPr>
            <w:rFonts w:ascii="Trebuchet MS" w:hAnsi="Trebuchet MS"/>
            <w:noProof/>
          </w:rPr>
          <w:t>skill</w:t>
        </w:r>
        <w:r w:rsidRPr="00073DBC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073DBC">
        <w:rPr>
          <w:rFonts w:ascii="Trebuchet MS" w:hAnsi="Trebuchet MS"/>
          <w:noProof/>
        </w:rPr>
        <w:t xml:space="preserve"> to do all the work of a craftsman</w:t>
      </w:r>
      <w:del w:id="246" w:author="Author">
        <w:r w:rsidRPr="00073DBC">
          <w:rPr>
            <w:rFonts w:ascii="Trebuchet MS" w:hAnsi="Trebuchet MS"/>
            <w:noProof/>
          </w:rPr>
          <w:delText xml:space="preserve"> and</w:delText>
        </w:r>
      </w:del>
      <w:ins w:id="247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an embroiderer</w:t>
      </w:r>
      <w:ins w:id="248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and </w:t>
      </w:r>
      <w:del w:id="249" w:author="Author">
        <w:r w:rsidRPr="00073DBC">
          <w:rPr>
            <w:rFonts w:ascii="Trebuchet MS" w:hAnsi="Trebuchet MS"/>
            <w:noProof/>
          </w:rPr>
          <w:delText xml:space="preserve">of </w:delText>
        </w:r>
      </w:del>
      <w:r w:rsidRPr="00073DBC">
        <w:rPr>
          <w:rFonts w:ascii="Trebuchet MS" w:hAnsi="Trebuchet MS"/>
          <w:noProof/>
        </w:rPr>
        <w:t xml:space="preserve">a weaver </w:t>
      </w:r>
      <w:del w:id="250" w:author="Author">
        <w:r w:rsidRPr="00073DBC">
          <w:rPr>
            <w:rFonts w:ascii="Trebuchet MS" w:hAnsi="Trebuchet MS"/>
            <w:noProof/>
          </w:rPr>
          <w:delText>in</w:delText>
        </w:r>
      </w:del>
      <w:ins w:id="251" w:author="Author">
        <w:r w:rsidRPr="00073DBC">
          <w:rPr>
            <w:rFonts w:ascii="Trebuchet MS" w:hAnsi="Trebuchet MS"/>
            <w:noProof/>
          </w:rPr>
          <w:t>using</w:t>
        </w:r>
      </w:ins>
      <w:r w:rsidRPr="00073DBC">
        <w:rPr>
          <w:rFonts w:ascii="Trebuchet MS" w:hAnsi="Trebuchet MS"/>
          <w:noProof/>
        </w:rPr>
        <w:t xml:space="preserve"> blue thread</w:t>
      </w:r>
      <w:del w:id="252" w:author="Author">
        <w:r w:rsidRPr="00073DBC">
          <w:rPr>
            <w:rFonts w:ascii="Trebuchet MS" w:hAnsi="Trebuchet MS"/>
            <w:noProof/>
          </w:rPr>
          <w:delText xml:space="preserve"> and wool dyed reddish</w:delText>
        </w:r>
      </w:del>
      <w:ins w:id="253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purple</w:t>
      </w:r>
      <w:del w:id="254" w:author="Author">
        <w:r w:rsidRPr="00073DBC">
          <w:rPr>
            <w:rFonts w:ascii="Trebuchet MS" w:hAnsi="Trebuchet MS"/>
            <w:noProof/>
          </w:rPr>
          <w:delText>, in coccus</w:delText>
        </w:r>
      </w:del>
      <w:ins w:id="255" w:author="Author">
        <w:r w:rsidRPr="00073DBC">
          <w:rPr>
            <w:rFonts w:ascii="Trebuchet MS" w:hAnsi="Trebuchet MS"/>
            <w:noProof/>
          </w:rPr>
          <w:t xml:space="preserve"> wool,</w:t>
        </w:r>
      </w:ins>
      <w:r w:rsidRPr="00073DBC">
        <w:rPr>
          <w:rFonts w:ascii="Trebuchet MS" w:hAnsi="Trebuchet MS"/>
          <w:noProof/>
        </w:rPr>
        <w:t xml:space="preserve"> scarlet material</w:t>
      </w:r>
      <w:ins w:id="256" w:author="Author">
        <w:r w:rsidRPr="00073DBC">
          <w:rPr>
            <w:rFonts w:ascii="Trebuchet MS" w:hAnsi="Trebuchet MS"/>
            <w:noProof/>
          </w:rPr>
          <w:t>,</w:t>
        </w:r>
      </w:ins>
      <w:r w:rsidRPr="00073DBC">
        <w:rPr>
          <w:rFonts w:ascii="Trebuchet MS" w:hAnsi="Trebuchet MS"/>
          <w:noProof/>
        </w:rPr>
        <w:t xml:space="preserve"> and fine linen, and of a loom worker</w:t>
      </w:r>
      <w:del w:id="257" w:author="Author">
        <w:r w:rsidRPr="00073DBC">
          <w:rPr>
            <w:rFonts w:ascii="Trebuchet MS" w:hAnsi="Trebuchet MS"/>
            <w:noProof/>
          </w:rPr>
          <w:delText>,</w:delText>
        </w:r>
      </w:del>
      <w:ins w:id="258" w:author="Author">
        <w:r w:rsidRPr="00073DBC">
          <w:rPr>
            <w:rFonts w:ascii="Trebuchet MS" w:hAnsi="Trebuchet MS"/>
            <w:noProof/>
          </w:rPr>
          <w:t>. These</w:t>
        </w:r>
      </w:ins>
      <w:r w:rsidRPr="00073DBC">
        <w:rPr>
          <w:rFonts w:ascii="Trebuchet MS" w:hAnsi="Trebuchet MS"/>
          <w:noProof/>
        </w:rPr>
        <w:t xml:space="preserve"> men </w:t>
      </w:r>
      <w:del w:id="259" w:author="Author">
        <w:r w:rsidRPr="00073DBC">
          <w:rPr>
            <w:rFonts w:ascii="Trebuchet MS" w:hAnsi="Trebuchet MS"/>
            <w:noProof/>
          </w:rPr>
          <w:delText>doing</w:delText>
        </w:r>
      </w:del>
      <w:ins w:id="260" w:author="Author">
        <w:r w:rsidRPr="00073DBC">
          <w:rPr>
            <w:rFonts w:ascii="Trebuchet MS" w:hAnsi="Trebuchet MS"/>
            <w:noProof/>
          </w:rPr>
          <w:t>will do</w:t>
        </w:r>
      </w:ins>
      <w:r w:rsidRPr="00073DBC">
        <w:rPr>
          <w:rFonts w:ascii="Trebuchet MS" w:hAnsi="Trebuchet MS"/>
          <w:noProof/>
        </w:rPr>
        <w:t xml:space="preserve"> every sort of work and </w:t>
      </w:r>
      <w:del w:id="261" w:author="Author">
        <w:r w:rsidRPr="00073DBC">
          <w:rPr>
            <w:rFonts w:ascii="Trebuchet MS" w:hAnsi="Trebuchet MS"/>
            <w:noProof/>
          </w:rPr>
          <w:delText>designing devices</w:delText>
        </w:r>
      </w:del>
      <w:ins w:id="262" w:author="Author">
        <w:r w:rsidRPr="00073DBC">
          <w:rPr>
            <w:rFonts w:ascii="Trebuchet MS" w:hAnsi="Trebuchet MS"/>
            <w:noProof/>
          </w:rPr>
          <w:t>prepare every sort of design</w:t>
        </w:r>
      </w:ins>
      <w:r w:rsidRPr="00073DBC">
        <w:rPr>
          <w:rFonts w:ascii="Trebuchet MS" w:hAnsi="Trebuchet MS"/>
          <w:noProof/>
        </w:rPr>
        <w:t>.</w:t>
      </w:r>
    </w:p>
    <w:p w:rsidR="00145D82" w:rsidRPr="00073DBC" w:rsidRDefault="00145D82" w:rsidP="00145D82">
      <w:pPr>
        <w:rPr>
          <w:rFonts w:ascii="Trebuchet MS" w:hAnsi="Trebuchet MS"/>
          <w:b/>
        </w:rPr>
      </w:pPr>
    </w:p>
    <w:p w:rsidR="00762BCB" w:rsidRPr="00145D82" w:rsidRDefault="00762BCB" w:rsidP="00145D82"/>
    <w:sectPr w:rsidR="00762BCB" w:rsidRPr="00145D82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4D2E" w:rsidRDefault="00764D2E">
      <w:r>
        <w:separator/>
      </w:r>
    </w:p>
  </w:endnote>
  <w:endnote w:type="continuationSeparator" w:id="0">
    <w:p w:rsidR="00764D2E" w:rsidRDefault="00764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4D2E" w:rsidRDefault="00764D2E">
      <w:r>
        <w:separator/>
      </w:r>
    </w:p>
  </w:footnote>
  <w:footnote w:type="continuationSeparator" w:id="0">
    <w:p w:rsidR="00764D2E" w:rsidRDefault="00764D2E">
      <w:r>
        <w:continuationSeparator/>
      </w:r>
    </w:p>
  </w:footnote>
  <w:footnote w:id="1">
    <w:p w:rsidR="00145D82" w:rsidRPr="00073DBC" w:rsidRDefault="00145D82" w:rsidP="00073DBC">
      <w:pPr>
        <w:pStyle w:val="FootnoteText"/>
        <w:spacing w:after="96"/>
        <w:ind w:firstLine="288"/>
        <w:rPr>
          <w:ins w:id="81" w:author="Author"/>
        </w:rPr>
      </w:pPr>
      <w:ins w:id="82" w:author="Author">
        <w:r w:rsidRPr="00073DBC">
          <w:rPr>
            <w:rStyle w:val="FootnoteReference"/>
          </w:rPr>
          <w:footnoteRef/>
        </w:r>
        <w:r w:rsidRPr="00073DBC">
          <w:t xml:space="preserve"> </w:t>
        </w:r>
        <w:r w:rsidRPr="00073DBC">
          <w:rPr>
            <w:b/>
          </w:rPr>
          <w:t xml:space="preserve">35:10 </w:t>
        </w:r>
        <w:r w:rsidRPr="00073DBC">
          <w:t>Lit., “wise of heart.”</w:t>
        </w:r>
      </w:ins>
    </w:p>
  </w:footnote>
  <w:footnote w:id="2">
    <w:p w:rsidR="00145D82" w:rsidRPr="00073DBC" w:rsidRDefault="00145D82" w:rsidP="00073DBC">
      <w:pPr>
        <w:pStyle w:val="FootnoteText"/>
        <w:spacing w:after="96"/>
        <w:ind w:firstLine="288"/>
        <w:rPr>
          <w:ins w:id="103" w:author="Author"/>
        </w:rPr>
      </w:pPr>
      <w:ins w:id="104" w:author="Author">
        <w:r w:rsidRPr="00073DBC">
          <w:rPr>
            <w:rStyle w:val="FootnoteReference"/>
          </w:rPr>
          <w:footnoteRef/>
        </w:r>
        <w:r w:rsidRPr="00073DBC">
          <w:t xml:space="preserve"> </w:t>
        </w:r>
        <w:r w:rsidRPr="00073DBC">
          <w:rPr>
            <w:b/>
          </w:rPr>
          <w:t xml:space="preserve">35:15 </w:t>
        </w:r>
        <w:r w:rsidRPr="00073DBC">
          <w:t>Or “curtain.”</w:t>
        </w:r>
      </w:ins>
    </w:p>
  </w:footnote>
  <w:footnote w:id="3">
    <w:p w:rsidR="00145D82" w:rsidRPr="00073DBC" w:rsidRDefault="00145D82" w:rsidP="00073DBC">
      <w:pPr>
        <w:pStyle w:val="FootnoteText"/>
        <w:spacing w:after="96"/>
        <w:ind w:firstLine="288"/>
        <w:rPr>
          <w:ins w:id="112" w:author="Author"/>
        </w:rPr>
      </w:pPr>
      <w:ins w:id="113" w:author="Author">
        <w:r w:rsidRPr="00073DBC">
          <w:rPr>
            <w:rStyle w:val="FootnoteReference"/>
          </w:rPr>
          <w:footnoteRef/>
        </w:r>
        <w:r w:rsidRPr="00073DBC">
          <w:t xml:space="preserve"> </w:t>
        </w:r>
        <w:r w:rsidRPr="00073DBC">
          <w:rPr>
            <w:b/>
          </w:rPr>
          <w:t xml:space="preserve">35:17 </w:t>
        </w:r>
        <w:r w:rsidRPr="00073DBC">
          <w:t>Or “curtain.”</w:t>
        </w:r>
      </w:ins>
    </w:p>
  </w:footnote>
  <w:footnote w:id="4">
    <w:p w:rsidR="00145D82" w:rsidRPr="00073DBC" w:rsidRDefault="00145D82" w:rsidP="00073DBC">
      <w:pPr>
        <w:pStyle w:val="FootnoteText"/>
        <w:spacing w:after="96"/>
        <w:ind w:firstLine="288"/>
        <w:rPr>
          <w:ins w:id="152" w:author="Author"/>
        </w:rPr>
      </w:pPr>
      <w:ins w:id="153" w:author="Author">
        <w:r w:rsidRPr="00073DBC">
          <w:rPr>
            <w:rStyle w:val="FootnoteReference"/>
          </w:rPr>
          <w:footnoteRef/>
        </w:r>
        <w:r w:rsidRPr="00073DBC">
          <w:t xml:space="preserve"> </w:t>
        </w:r>
        <w:r w:rsidRPr="00073DBC">
          <w:rPr>
            <w:b/>
          </w:rPr>
          <w:t xml:space="preserve">35:22 </w:t>
        </w:r>
        <w:r w:rsidRPr="00073DBC">
          <w:t>Or “wave offerings.”</w:t>
        </w:r>
      </w:ins>
    </w:p>
  </w:footnote>
  <w:footnote w:id="5">
    <w:p w:rsidR="00145D82" w:rsidRPr="00073DBC" w:rsidRDefault="00145D82" w:rsidP="00073DBC">
      <w:pPr>
        <w:pStyle w:val="FootnoteText"/>
        <w:spacing w:after="96"/>
        <w:ind w:firstLine="288"/>
        <w:rPr>
          <w:ins w:id="244" w:author="Author"/>
        </w:rPr>
      </w:pPr>
      <w:ins w:id="245" w:author="Author">
        <w:r w:rsidRPr="00073DBC">
          <w:rPr>
            <w:rStyle w:val="FootnoteReference"/>
          </w:rPr>
          <w:footnoteRef/>
        </w:r>
        <w:r w:rsidRPr="00073DBC">
          <w:t xml:space="preserve"> </w:t>
        </w:r>
        <w:r w:rsidRPr="00073DBC">
          <w:rPr>
            <w:b/>
          </w:rPr>
          <w:t xml:space="preserve">35:35 </w:t>
        </w:r>
        <w:r w:rsidRPr="00073DBC">
          <w:t>Lit., “wisdom of heart.”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E62CB">
        <w:t>Exodus Chapter 35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E62CB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E62CB">
      <w:rPr>
        <w:noProof/>
        <w:snapToGrid w:val="0"/>
      </w:rPr>
      <w:t>Exodus 35.Revised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0E62CB">
        <w:t>Exodus Chapter 35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E62CB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E62CB">
      <w:rPr>
        <w:noProof/>
        <w:snapToGrid w:val="0"/>
      </w:rPr>
      <w:t>Exodus 35.Revised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E62CB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E62CB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E62CB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E62CB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2E"/>
    <w:rsid w:val="000E62CB"/>
    <w:rsid w:val="00145D82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64D2E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85A3D36-607A-4290-8A3D-C9147D27F901}"/>
  <w:attachedTemplate r:id="R20d71b60438f4d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45D82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5D82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145D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20d71b60438f4d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973</ap:Words>
  <ap:Characters>4575</ap:Characters>
  <ap:Application>Microsoft Office Word</ap:Application>
  <ap:DocSecurity>0</ap:DocSecurity>
  <ap:Lines>76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5538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35</dc:title>
  <dc:subject/>
  <dc:creator>Ruth Farrugia</dc:creator>
  <cp:keywords/>
  <dc:description/>
  <cp:lastModifiedBy>Farrugia, Ruth</cp:lastModifiedBy>
  <cp:revision>3</cp:revision>
  <dcterms:created xsi:type="dcterms:W3CDTF">2020-12-17T13:20:00Z</dcterms:created>
  <dcterms:modified xsi:type="dcterms:W3CDTF">2020-12-17T13:20:00Z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35.docx</vt:lpwstr>
  </property>
  <property fmtid="{D5CDD505-2E9C-101B-9397-08002B2CF9AE}" pid="9" name="_TranslationDocumentId">
    <vt:i4>19415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2035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