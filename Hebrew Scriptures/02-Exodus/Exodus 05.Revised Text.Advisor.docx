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73C" w:rsidRPr="00EB5351" w:rsidRDefault="00D6273C" w:rsidP="00D6273C">
      <w:pPr>
        <w:rPr>
          <w:rFonts w:ascii="Trebuchet MS" w:hAnsi="Trebuchet MS"/>
          <w:noProof/>
        </w:rPr>
      </w:pPr>
      <w:bookmarkStart w:id="0" w:name="_GoBack"/>
      <w:bookmarkEnd w:id="0"/>
      <w:r w:rsidRPr="00EB5351">
        <w:rPr>
          <w:rFonts w:ascii="Trebuchet MS" w:hAnsi="Trebuchet MS"/>
          <w:b/>
        </w:rPr>
        <w:t xml:space="preserve">5:1 </w:t>
      </w:r>
      <w:del w:id="1" w:author="Author">
        <w:r w:rsidRPr="00EB5351">
          <w:rPr>
            <w:rFonts w:ascii="Trebuchet MS" w:hAnsi="Trebuchet MS"/>
            <w:noProof/>
          </w:rPr>
          <w:delText>And afterward</w:delText>
        </w:r>
      </w:del>
      <w:ins w:id="2" w:author="Author">
        <w:r w:rsidRPr="00EB5351">
          <w:rPr>
            <w:rFonts w:ascii="Trebuchet MS" w:hAnsi="Trebuchet MS"/>
            <w:noProof/>
          </w:rPr>
          <w:t>Afterward,</w:t>
        </w:r>
      </w:ins>
      <w:r w:rsidRPr="00EB5351">
        <w:rPr>
          <w:rFonts w:ascii="Trebuchet MS" w:hAnsi="Trebuchet MS"/>
          <w:noProof/>
        </w:rPr>
        <w:t xml:space="preserve"> Moses and Aaron went in and </w:t>
      </w:r>
      <w:del w:id="3" w:author="Author">
        <w:r w:rsidRPr="00EB5351">
          <w:rPr>
            <w:rFonts w:ascii="Trebuchet MS" w:hAnsi="Trebuchet MS"/>
            <w:noProof/>
          </w:rPr>
          <w:delText>proceeded to say</w:delText>
        </w:r>
      </w:del>
      <w:ins w:id="4" w:author="Author">
        <w:r w:rsidRPr="00EB5351">
          <w:rPr>
            <w:rFonts w:ascii="Trebuchet MS" w:hAnsi="Trebuchet MS"/>
            <w:noProof/>
          </w:rPr>
          <w:t>said</w:t>
        </w:r>
      </w:ins>
      <w:r w:rsidRPr="00EB5351">
        <w:rPr>
          <w:rFonts w:ascii="Trebuchet MS" w:hAnsi="Trebuchet MS"/>
          <w:noProof/>
        </w:rPr>
        <w:t xml:space="preserve"> to Phar′aoh: “This is what Jehovah the God of Israel </w:t>
      </w:r>
      <w:del w:id="5" w:author="Author">
        <w:r w:rsidRPr="00EB5351">
          <w:rPr>
            <w:rFonts w:ascii="Trebuchet MS" w:hAnsi="Trebuchet MS"/>
            <w:noProof/>
          </w:rPr>
          <w:delText>has said</w:delText>
        </w:r>
      </w:del>
      <w:ins w:id="6" w:author="Author">
        <w:r w:rsidRPr="00EB5351">
          <w:rPr>
            <w:rFonts w:ascii="Trebuchet MS" w:hAnsi="Trebuchet MS"/>
            <w:noProof/>
          </w:rPr>
          <w:t>says</w:t>
        </w:r>
      </w:ins>
      <w:r w:rsidRPr="00EB5351">
        <w:rPr>
          <w:rFonts w:ascii="Trebuchet MS" w:hAnsi="Trebuchet MS"/>
          <w:noProof/>
        </w:rPr>
        <w:t xml:space="preserve">, ‘Send my people away </w:t>
      </w:r>
      <w:ins w:id="7" w:author="Author">
        <w:r w:rsidRPr="00EB5351">
          <w:rPr>
            <w:rFonts w:ascii="Trebuchet MS" w:hAnsi="Trebuchet MS"/>
            <w:noProof/>
          </w:rPr>
          <w:t xml:space="preserve">so </w:t>
        </w:r>
      </w:ins>
      <w:r w:rsidRPr="00EB5351">
        <w:rPr>
          <w:rFonts w:ascii="Trebuchet MS" w:hAnsi="Trebuchet MS"/>
          <w:noProof/>
        </w:rPr>
        <w:t xml:space="preserve">that they may celebrate a festival to me in the wilderness.’” </w:t>
      </w:r>
      <w:r w:rsidRPr="00EB5351">
        <w:rPr>
          <w:rFonts w:ascii="Trebuchet MS" w:hAnsi="Trebuchet MS"/>
          <w:b/>
          <w:noProof/>
        </w:rPr>
        <w:t xml:space="preserve">5:2 </w:t>
      </w:r>
      <w:r w:rsidRPr="00EB5351">
        <w:rPr>
          <w:rFonts w:ascii="Trebuchet MS" w:hAnsi="Trebuchet MS"/>
          <w:noProof/>
        </w:rPr>
        <w:t xml:space="preserve">But Phar′aoh said: “Who is Jehovah, </w:t>
      </w:r>
      <w:del w:id="8" w:author="Author">
        <w:r w:rsidRPr="00EB5351">
          <w:rPr>
            <w:rFonts w:ascii="Trebuchet MS" w:hAnsi="Trebuchet MS"/>
            <w:noProof/>
          </w:rPr>
          <w:delText xml:space="preserve">so </w:delText>
        </w:r>
      </w:del>
      <w:r w:rsidRPr="00EB5351">
        <w:rPr>
          <w:rFonts w:ascii="Trebuchet MS" w:hAnsi="Trebuchet MS"/>
          <w:noProof/>
        </w:rPr>
        <w:t>that I should obey his voice to send Israel away? I do not know Jehovah at all</w:t>
      </w:r>
      <w:ins w:id="9" w:author="Author">
        <w:r w:rsidRPr="00EB5351">
          <w:rPr>
            <w:rFonts w:ascii="Trebuchet MS" w:hAnsi="Trebuchet MS"/>
            <w:noProof/>
          </w:rPr>
          <w:t>,</w:t>
        </w:r>
      </w:ins>
      <w:r w:rsidRPr="00EB5351">
        <w:rPr>
          <w:rFonts w:ascii="Trebuchet MS" w:hAnsi="Trebuchet MS"/>
          <w:noProof/>
        </w:rPr>
        <w:t xml:space="preserve"> and</w:t>
      </w:r>
      <w:del w:id="10" w:author="Author">
        <w:r w:rsidRPr="00EB5351">
          <w:rPr>
            <w:rFonts w:ascii="Trebuchet MS" w:hAnsi="Trebuchet MS"/>
            <w:noProof/>
          </w:rPr>
          <w:delText>,</w:delText>
        </w:r>
      </w:del>
      <w:r w:rsidRPr="00EB5351">
        <w:rPr>
          <w:rFonts w:ascii="Trebuchet MS" w:hAnsi="Trebuchet MS"/>
          <w:noProof/>
        </w:rPr>
        <w:t xml:space="preserve"> what is more, I </w:t>
      </w:r>
      <w:del w:id="11" w:author="Author">
        <w:r w:rsidRPr="00EB5351">
          <w:rPr>
            <w:rFonts w:ascii="Trebuchet MS" w:hAnsi="Trebuchet MS"/>
            <w:noProof/>
          </w:rPr>
          <w:delText>am</w:delText>
        </w:r>
      </w:del>
      <w:ins w:id="12" w:author="Author">
        <w:r w:rsidRPr="00EB5351">
          <w:rPr>
            <w:rFonts w:ascii="Trebuchet MS" w:hAnsi="Trebuchet MS"/>
            <w:noProof/>
          </w:rPr>
          <w:t>will</w:t>
        </w:r>
      </w:ins>
      <w:r w:rsidRPr="00EB5351">
        <w:rPr>
          <w:rFonts w:ascii="Trebuchet MS" w:hAnsi="Trebuchet MS"/>
          <w:noProof/>
        </w:rPr>
        <w:t xml:space="preserve"> not </w:t>
      </w:r>
      <w:del w:id="13" w:author="Author">
        <w:r w:rsidRPr="00EB5351">
          <w:rPr>
            <w:rFonts w:ascii="Trebuchet MS" w:hAnsi="Trebuchet MS"/>
            <w:noProof/>
          </w:rPr>
          <w:delText xml:space="preserve">going to </w:delText>
        </w:r>
      </w:del>
      <w:r w:rsidRPr="00EB5351">
        <w:rPr>
          <w:rFonts w:ascii="Trebuchet MS" w:hAnsi="Trebuchet MS"/>
          <w:noProof/>
        </w:rPr>
        <w:t xml:space="preserve">send Israel away.” </w:t>
      </w:r>
      <w:r w:rsidRPr="00EB5351">
        <w:rPr>
          <w:rFonts w:ascii="Trebuchet MS" w:hAnsi="Trebuchet MS"/>
          <w:b/>
          <w:noProof/>
        </w:rPr>
        <w:t xml:space="preserve">5:3 </w:t>
      </w:r>
      <w:del w:id="14" w:author="Author">
        <w:r w:rsidRPr="00EB5351">
          <w:rPr>
            <w:rFonts w:ascii="Trebuchet MS" w:hAnsi="Trebuchet MS"/>
            <w:noProof/>
          </w:rPr>
          <w:delText>However,</w:delText>
        </w:r>
      </w:del>
      <w:ins w:id="15" w:author="Author">
        <w:r w:rsidRPr="00EB5351">
          <w:rPr>
            <w:rFonts w:ascii="Trebuchet MS" w:hAnsi="Trebuchet MS"/>
            <w:noProof/>
          </w:rPr>
          <w:t>But</w:t>
        </w:r>
      </w:ins>
      <w:r w:rsidRPr="00EB5351">
        <w:rPr>
          <w:rFonts w:ascii="Trebuchet MS" w:hAnsi="Trebuchet MS"/>
          <w:noProof/>
        </w:rPr>
        <w:t xml:space="preserve"> they </w:t>
      </w:r>
      <w:del w:id="16" w:author="Author">
        <w:r w:rsidRPr="00EB5351">
          <w:rPr>
            <w:rFonts w:ascii="Trebuchet MS" w:hAnsi="Trebuchet MS"/>
            <w:noProof/>
          </w:rPr>
          <w:delText>went on to say</w:delText>
        </w:r>
      </w:del>
      <w:ins w:id="17" w:author="Author">
        <w:r w:rsidRPr="00EB5351">
          <w:rPr>
            <w:rFonts w:ascii="Trebuchet MS" w:hAnsi="Trebuchet MS"/>
            <w:noProof/>
          </w:rPr>
          <w:t>said</w:t>
        </w:r>
      </w:ins>
      <w:r w:rsidRPr="00EB5351">
        <w:rPr>
          <w:rFonts w:ascii="Trebuchet MS" w:hAnsi="Trebuchet MS"/>
          <w:noProof/>
        </w:rPr>
        <w:t xml:space="preserve">: “The God of the Hebrews has </w:t>
      </w:r>
      <w:del w:id="18" w:author="Author">
        <w:r w:rsidRPr="00EB5351">
          <w:rPr>
            <w:rFonts w:ascii="Trebuchet MS" w:hAnsi="Trebuchet MS"/>
            <w:noProof/>
          </w:rPr>
          <w:delText>come in touch</w:delText>
        </w:r>
      </w:del>
      <w:ins w:id="19" w:author="Author">
        <w:r w:rsidRPr="00EB5351">
          <w:rPr>
            <w:rFonts w:ascii="Trebuchet MS" w:hAnsi="Trebuchet MS"/>
            <w:noProof/>
          </w:rPr>
          <w:t>communicated</w:t>
        </w:r>
      </w:ins>
      <w:r w:rsidRPr="00EB5351">
        <w:rPr>
          <w:rFonts w:ascii="Trebuchet MS" w:hAnsi="Trebuchet MS"/>
          <w:noProof/>
        </w:rPr>
        <w:t xml:space="preserve"> with us. </w:t>
      </w:r>
      <w:del w:id="20" w:author="Author">
        <w:r w:rsidRPr="00EB5351">
          <w:rPr>
            <w:rFonts w:ascii="Trebuchet MS" w:hAnsi="Trebuchet MS"/>
            <w:noProof/>
          </w:rPr>
          <w:delText>We</w:delText>
        </w:r>
      </w:del>
      <w:ins w:id="21" w:author="Author">
        <w:r w:rsidRPr="00EB5351">
          <w:rPr>
            <w:rFonts w:ascii="Trebuchet MS" w:hAnsi="Trebuchet MS"/>
            <w:noProof/>
          </w:rPr>
          <w:t>Please, we</w:t>
        </w:r>
      </w:ins>
      <w:r w:rsidRPr="00EB5351">
        <w:rPr>
          <w:rFonts w:ascii="Trebuchet MS" w:hAnsi="Trebuchet MS"/>
          <w:noProof/>
        </w:rPr>
        <w:t xml:space="preserve"> want to </w:t>
      </w:r>
      <w:del w:id="22" w:author="Author">
        <w:r w:rsidRPr="00EB5351">
          <w:rPr>
            <w:rFonts w:ascii="Trebuchet MS" w:hAnsi="Trebuchet MS"/>
            <w:noProof/>
          </w:rPr>
          <w:delText>go, please,</w:delText>
        </w:r>
      </w:del>
      <w:ins w:id="23" w:author="Author">
        <w:r w:rsidRPr="00EB5351">
          <w:rPr>
            <w:rFonts w:ascii="Trebuchet MS" w:hAnsi="Trebuchet MS"/>
            <w:noProof/>
          </w:rPr>
          <w:t>make</w:t>
        </w:r>
      </w:ins>
      <w:r w:rsidRPr="00EB5351">
        <w:rPr>
          <w:rFonts w:ascii="Trebuchet MS" w:hAnsi="Trebuchet MS"/>
          <w:noProof/>
        </w:rPr>
        <w:t xml:space="preserve"> a </w:t>
      </w:r>
      <w:ins w:id="24" w:author="Author">
        <w:r w:rsidRPr="00EB5351">
          <w:rPr>
            <w:rFonts w:ascii="Trebuchet MS" w:hAnsi="Trebuchet MS"/>
            <w:noProof/>
          </w:rPr>
          <w:t xml:space="preserve">three-day </w:t>
        </w:r>
      </w:ins>
      <w:r w:rsidRPr="00EB5351">
        <w:rPr>
          <w:rFonts w:ascii="Trebuchet MS" w:hAnsi="Trebuchet MS"/>
          <w:noProof/>
        </w:rPr>
        <w:t xml:space="preserve">journey </w:t>
      </w:r>
      <w:del w:id="25" w:author="Author">
        <w:r w:rsidRPr="00EB5351">
          <w:rPr>
            <w:rFonts w:ascii="Trebuchet MS" w:hAnsi="Trebuchet MS"/>
            <w:noProof/>
          </w:rPr>
          <w:delText xml:space="preserve">of three days </w:delText>
        </w:r>
      </w:del>
      <w:r w:rsidRPr="00EB5351">
        <w:rPr>
          <w:rFonts w:ascii="Trebuchet MS" w:hAnsi="Trebuchet MS"/>
          <w:noProof/>
        </w:rPr>
        <w:t>into the wilderness and sacrifice to Jehovah our God; otherwise</w:t>
      </w:r>
      <w:ins w:id="26" w:author="Author">
        <w:r w:rsidRPr="00EB5351">
          <w:rPr>
            <w:rFonts w:ascii="Trebuchet MS" w:hAnsi="Trebuchet MS"/>
            <w:noProof/>
          </w:rPr>
          <w:t>,</w:t>
        </w:r>
      </w:ins>
      <w:r w:rsidRPr="00EB5351">
        <w:rPr>
          <w:rFonts w:ascii="Trebuchet MS" w:hAnsi="Trebuchet MS"/>
          <w:noProof/>
        </w:rPr>
        <w:t xml:space="preserve"> he </w:t>
      </w:r>
      <w:del w:id="27" w:author="Author">
        <w:r w:rsidRPr="00EB5351">
          <w:rPr>
            <w:rFonts w:ascii="Trebuchet MS" w:hAnsi="Trebuchet MS"/>
            <w:noProof/>
          </w:rPr>
          <w:delText>may</w:delText>
        </w:r>
      </w:del>
      <w:ins w:id="28" w:author="Author">
        <w:r w:rsidRPr="00EB5351">
          <w:rPr>
            <w:rFonts w:ascii="Trebuchet MS" w:hAnsi="Trebuchet MS"/>
            <w:noProof/>
          </w:rPr>
          <w:t>will</w:t>
        </w:r>
      </w:ins>
      <w:r w:rsidRPr="00EB5351">
        <w:rPr>
          <w:rFonts w:ascii="Trebuchet MS" w:hAnsi="Trebuchet MS"/>
          <w:noProof/>
        </w:rPr>
        <w:t xml:space="preserve"> strike </w:t>
      </w:r>
      <w:del w:id="29" w:author="Author">
        <w:r w:rsidRPr="00EB5351">
          <w:rPr>
            <w:rFonts w:ascii="Trebuchet MS" w:hAnsi="Trebuchet MS"/>
            <w:noProof/>
          </w:rPr>
          <w:delText xml:space="preserve">at </w:delText>
        </w:r>
      </w:del>
      <w:r w:rsidRPr="00EB5351">
        <w:rPr>
          <w:rFonts w:ascii="Trebuchet MS" w:hAnsi="Trebuchet MS"/>
          <w:noProof/>
        </w:rPr>
        <w:t xml:space="preserve">us with </w:t>
      </w:r>
      <w:del w:id="30" w:author="Author">
        <w:r w:rsidRPr="00EB5351">
          <w:rPr>
            <w:rFonts w:ascii="Trebuchet MS" w:hAnsi="Trebuchet MS"/>
            <w:noProof/>
          </w:rPr>
          <w:delText>pestilence</w:delText>
        </w:r>
      </w:del>
      <w:ins w:id="31" w:author="Author">
        <w:r w:rsidRPr="00EB5351">
          <w:rPr>
            <w:rFonts w:ascii="Trebuchet MS" w:hAnsi="Trebuchet MS"/>
            <w:noProof/>
          </w:rPr>
          <w:t>disease</w:t>
        </w:r>
      </w:ins>
      <w:r w:rsidRPr="00EB5351">
        <w:rPr>
          <w:rFonts w:ascii="Trebuchet MS" w:hAnsi="Trebuchet MS"/>
          <w:noProof/>
        </w:rPr>
        <w:t xml:space="preserve"> or with </w:t>
      </w:r>
      <w:ins w:id="32" w:author="Author">
        <w:r w:rsidRPr="00EB5351">
          <w:rPr>
            <w:rFonts w:ascii="Trebuchet MS" w:hAnsi="Trebuchet MS"/>
            <w:noProof/>
          </w:rPr>
          <w:t xml:space="preserve">the </w:t>
        </w:r>
      </w:ins>
      <w:r w:rsidRPr="00EB5351">
        <w:rPr>
          <w:rFonts w:ascii="Trebuchet MS" w:hAnsi="Trebuchet MS"/>
          <w:noProof/>
        </w:rPr>
        <w:t xml:space="preserve">sword.” </w:t>
      </w:r>
      <w:r w:rsidRPr="00EB5351">
        <w:rPr>
          <w:rFonts w:ascii="Trebuchet MS" w:hAnsi="Trebuchet MS"/>
          <w:b/>
          <w:noProof/>
        </w:rPr>
        <w:t xml:space="preserve">5:4 </w:t>
      </w:r>
      <w:del w:id="33" w:author="Author">
        <w:r w:rsidRPr="00EB5351">
          <w:rPr>
            <w:rFonts w:ascii="Trebuchet MS" w:hAnsi="Trebuchet MS"/>
            <w:noProof/>
          </w:rPr>
          <w:delText>At this the</w:delText>
        </w:r>
      </w:del>
      <w:ins w:id="34" w:author="Author">
        <w:r w:rsidRPr="00EB5351">
          <w:rPr>
            <w:rFonts w:ascii="Trebuchet MS" w:hAnsi="Trebuchet MS"/>
            <w:noProof/>
          </w:rPr>
          <w:t>The</w:t>
        </w:r>
      </w:ins>
      <w:r w:rsidRPr="00EB5351">
        <w:rPr>
          <w:rFonts w:ascii="Trebuchet MS" w:hAnsi="Trebuchet MS"/>
          <w:noProof/>
        </w:rPr>
        <w:t xml:space="preserve"> king of Egypt </w:t>
      </w:r>
      <w:del w:id="35" w:author="Author">
        <w:r w:rsidRPr="00EB5351">
          <w:rPr>
            <w:rFonts w:ascii="Trebuchet MS" w:hAnsi="Trebuchet MS"/>
            <w:noProof/>
          </w:rPr>
          <w:delText>said</w:delText>
        </w:r>
      </w:del>
      <w:ins w:id="36" w:author="Author">
        <w:r w:rsidRPr="00EB5351">
          <w:rPr>
            <w:rFonts w:ascii="Trebuchet MS" w:hAnsi="Trebuchet MS"/>
            <w:noProof/>
          </w:rPr>
          <w:t>replied</w:t>
        </w:r>
      </w:ins>
      <w:r w:rsidRPr="00EB5351">
        <w:rPr>
          <w:rFonts w:ascii="Trebuchet MS" w:hAnsi="Trebuchet MS"/>
          <w:noProof/>
        </w:rPr>
        <w:t xml:space="preserve"> to them: “Why is it, Moses and Aaron, that </w:t>
      </w:r>
      <w:del w:id="37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 cause</w:delText>
        </w:r>
      </w:del>
      <w:ins w:id="38" w:author="Author">
        <w:r w:rsidRPr="00EB5351">
          <w:rPr>
            <w:rFonts w:ascii="Trebuchet MS" w:hAnsi="Trebuchet MS"/>
            <w:noProof/>
          </w:rPr>
          <w:t>you are taking</w:t>
        </w:r>
      </w:ins>
      <w:r w:rsidRPr="00EB5351">
        <w:rPr>
          <w:rFonts w:ascii="Trebuchet MS" w:hAnsi="Trebuchet MS"/>
          <w:noProof/>
        </w:rPr>
        <w:t xml:space="preserve"> the people </w:t>
      </w:r>
      <w:del w:id="39" w:author="Author">
        <w:r w:rsidRPr="00EB5351">
          <w:rPr>
            <w:rFonts w:ascii="Trebuchet MS" w:hAnsi="Trebuchet MS"/>
            <w:noProof/>
          </w:rPr>
          <w:delText>to leave off</w:delText>
        </w:r>
      </w:del>
      <w:ins w:id="40" w:author="Author">
        <w:r w:rsidRPr="00EB5351">
          <w:rPr>
            <w:rFonts w:ascii="Trebuchet MS" w:hAnsi="Trebuchet MS"/>
            <w:noProof/>
          </w:rPr>
          <w:t>away</w:t>
        </w:r>
      </w:ins>
      <w:r w:rsidRPr="00EB5351">
        <w:rPr>
          <w:rFonts w:ascii="Trebuchet MS" w:hAnsi="Trebuchet MS"/>
          <w:noProof/>
        </w:rPr>
        <w:t xml:space="preserve"> from their </w:t>
      </w:r>
      <w:del w:id="41" w:author="Author">
        <w:r w:rsidRPr="00EB5351">
          <w:rPr>
            <w:rFonts w:ascii="Trebuchet MS" w:hAnsi="Trebuchet MS"/>
            <w:noProof/>
          </w:rPr>
          <w:delText xml:space="preserve">works? Go bearing </w:delText>
        </w:r>
        <w:r w:rsidRPr="00EB5351">
          <w:rPr>
            <w:rFonts w:ascii="Trebuchet MS" w:hAnsi="Trebuchet MS"/>
            <w:noProof/>
            <w:u w:val="dotted"/>
          </w:rPr>
          <w:delText>YOUR</w:delText>
        </w:r>
        <w:r w:rsidRPr="00EB5351">
          <w:rPr>
            <w:rFonts w:ascii="Trebuchet MS" w:hAnsi="Trebuchet MS"/>
            <w:noProof/>
          </w:rPr>
          <w:delText xml:space="preserve"> burdens!”</w:delText>
        </w:r>
      </w:del>
      <w:ins w:id="42" w:author="Author">
        <w:r w:rsidRPr="00EB5351">
          <w:rPr>
            <w:rFonts w:ascii="Trebuchet MS" w:hAnsi="Trebuchet MS"/>
            <w:noProof/>
          </w:rPr>
          <w:t>work? Return to your labor!”</w:t>
        </w:r>
        <w:r w:rsidRPr="00EB535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B5351">
        <w:rPr>
          <w:rFonts w:ascii="Trebuchet MS" w:hAnsi="Trebuchet MS"/>
          <w:noProof/>
        </w:rPr>
        <w:t xml:space="preserve"> </w:t>
      </w:r>
      <w:r w:rsidRPr="00EB5351">
        <w:rPr>
          <w:rFonts w:ascii="Trebuchet MS" w:hAnsi="Trebuchet MS"/>
          <w:b/>
          <w:noProof/>
        </w:rPr>
        <w:t xml:space="preserve">5:5 </w:t>
      </w:r>
      <w:r w:rsidRPr="00EB5351">
        <w:rPr>
          <w:rFonts w:ascii="Trebuchet MS" w:hAnsi="Trebuchet MS"/>
          <w:noProof/>
        </w:rPr>
        <w:t>And Phar′aoh continued: “Look</w:t>
      </w:r>
      <w:del w:id="45" w:author="Author">
        <w:r w:rsidRPr="00EB5351">
          <w:rPr>
            <w:rFonts w:ascii="Trebuchet MS" w:hAnsi="Trebuchet MS"/>
            <w:noProof/>
          </w:rPr>
          <w:delText>! The</w:delText>
        </w:r>
      </w:del>
      <w:ins w:id="46" w:author="Author">
        <w:r w:rsidRPr="00EB5351">
          <w:rPr>
            <w:rFonts w:ascii="Trebuchet MS" w:hAnsi="Trebuchet MS"/>
            <w:noProof/>
          </w:rPr>
          <w:t xml:space="preserve"> at how many</w:t>
        </w:r>
      </w:ins>
      <w:r w:rsidRPr="00EB5351">
        <w:rPr>
          <w:rFonts w:ascii="Trebuchet MS" w:hAnsi="Trebuchet MS"/>
          <w:noProof/>
        </w:rPr>
        <w:t xml:space="preserve"> people of the land </w:t>
      </w:r>
      <w:ins w:id="47" w:author="Author">
        <w:r w:rsidRPr="00EB5351">
          <w:rPr>
            <w:rFonts w:ascii="Trebuchet MS" w:hAnsi="Trebuchet MS"/>
            <w:noProof/>
          </w:rPr>
          <w:t xml:space="preserve">there </w:t>
        </w:r>
      </w:ins>
      <w:r w:rsidRPr="00EB5351">
        <w:rPr>
          <w:rFonts w:ascii="Trebuchet MS" w:hAnsi="Trebuchet MS"/>
          <w:noProof/>
        </w:rPr>
        <w:t>are</w:t>
      </w:r>
      <w:del w:id="48" w:author="Author">
        <w:r w:rsidRPr="00EB5351">
          <w:rPr>
            <w:rFonts w:ascii="Trebuchet MS" w:hAnsi="Trebuchet MS"/>
            <w:noProof/>
          </w:rPr>
          <w:delText xml:space="preserve"> now many</w:delText>
        </w:r>
      </w:del>
      <w:r w:rsidRPr="00EB5351">
        <w:rPr>
          <w:rFonts w:ascii="Trebuchet MS" w:hAnsi="Trebuchet MS"/>
          <w:noProof/>
        </w:rPr>
        <w:t xml:space="preserve">, and </w:t>
      </w:r>
      <w:del w:id="49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 indeed make</w:delText>
        </w:r>
      </w:del>
      <w:ins w:id="50" w:author="Author">
        <w:r w:rsidRPr="00EB5351">
          <w:rPr>
            <w:rFonts w:ascii="Trebuchet MS" w:hAnsi="Trebuchet MS"/>
            <w:noProof/>
          </w:rPr>
          <w:t>you would have</w:t>
        </w:r>
      </w:ins>
      <w:r w:rsidRPr="00EB5351">
        <w:rPr>
          <w:rFonts w:ascii="Trebuchet MS" w:hAnsi="Trebuchet MS"/>
          <w:noProof/>
        </w:rPr>
        <w:t xml:space="preserve"> them </w:t>
      </w:r>
      <w:del w:id="51" w:author="Author">
        <w:r w:rsidRPr="00EB5351">
          <w:rPr>
            <w:rFonts w:ascii="Trebuchet MS" w:hAnsi="Trebuchet MS"/>
            <w:noProof/>
          </w:rPr>
          <w:delText>desist</w:delText>
        </w:r>
      </w:del>
      <w:ins w:id="52" w:author="Author">
        <w:r w:rsidRPr="00EB5351">
          <w:rPr>
            <w:rFonts w:ascii="Trebuchet MS" w:hAnsi="Trebuchet MS"/>
            <w:noProof/>
          </w:rPr>
          <w:t>rest</w:t>
        </w:r>
      </w:ins>
      <w:r w:rsidRPr="00EB5351">
        <w:rPr>
          <w:rFonts w:ascii="Trebuchet MS" w:hAnsi="Trebuchet MS"/>
          <w:noProof/>
        </w:rPr>
        <w:t xml:space="preserve"> from their </w:t>
      </w:r>
      <w:del w:id="53" w:author="Author">
        <w:r w:rsidRPr="00EB5351">
          <w:rPr>
            <w:rFonts w:ascii="Trebuchet MS" w:hAnsi="Trebuchet MS"/>
            <w:noProof/>
          </w:rPr>
          <w:delText>bearing of burdens</w:delText>
        </w:r>
      </w:del>
      <w:ins w:id="54" w:author="Author">
        <w:r w:rsidRPr="00EB5351">
          <w:rPr>
            <w:rFonts w:ascii="Trebuchet MS" w:hAnsi="Trebuchet MS"/>
            <w:noProof/>
          </w:rPr>
          <w:t>labor</w:t>
        </w:r>
      </w:ins>
      <w:r w:rsidRPr="00EB5351">
        <w:rPr>
          <w:rFonts w:ascii="Trebuchet MS" w:hAnsi="Trebuchet MS"/>
          <w:noProof/>
        </w:rPr>
        <w:t>.”</w:t>
      </w:r>
    </w:p>
    <w:p w:rsidR="00D6273C" w:rsidRPr="00EB5351" w:rsidRDefault="00D6273C" w:rsidP="00D6273C">
      <w:pPr>
        <w:rPr>
          <w:rFonts w:ascii="Trebuchet MS" w:hAnsi="Trebuchet MS"/>
          <w:noProof/>
        </w:rPr>
      </w:pPr>
      <w:r w:rsidRPr="00EB5351">
        <w:rPr>
          <w:rFonts w:ascii="Trebuchet MS" w:hAnsi="Trebuchet MS"/>
          <w:b/>
        </w:rPr>
        <w:t xml:space="preserve">5:6 </w:t>
      </w:r>
      <w:del w:id="55" w:author="Author">
        <w:r w:rsidRPr="00EB5351">
          <w:rPr>
            <w:rFonts w:ascii="Trebuchet MS" w:hAnsi="Trebuchet MS"/>
            <w:noProof/>
          </w:rPr>
          <w:delText>Immediately on that</w:delText>
        </w:r>
      </w:del>
      <w:ins w:id="56" w:author="Author">
        <w:r w:rsidRPr="00EB5351">
          <w:rPr>
            <w:rFonts w:ascii="Trebuchet MS" w:hAnsi="Trebuchet MS"/>
            <w:noProof/>
          </w:rPr>
          <w:t>That same</w:t>
        </w:r>
      </w:ins>
      <w:r w:rsidRPr="00EB5351">
        <w:rPr>
          <w:rFonts w:ascii="Trebuchet MS" w:hAnsi="Trebuchet MS"/>
          <w:noProof/>
        </w:rPr>
        <w:t xml:space="preserve"> day</w:t>
      </w:r>
      <w:ins w:id="57" w:author="Author">
        <w:r w:rsidRPr="00EB5351">
          <w:rPr>
            <w:rFonts w:ascii="Trebuchet MS" w:hAnsi="Trebuchet MS"/>
            <w:noProof/>
          </w:rPr>
          <w:t>,</w:t>
        </w:r>
      </w:ins>
      <w:r w:rsidRPr="00EB5351">
        <w:rPr>
          <w:rFonts w:ascii="Trebuchet MS" w:hAnsi="Trebuchet MS"/>
          <w:noProof/>
        </w:rPr>
        <w:t xml:space="preserve"> Phar′aoh commanded </w:t>
      </w:r>
      <w:del w:id="58" w:author="Author">
        <w:r w:rsidRPr="00EB5351">
          <w:rPr>
            <w:rFonts w:ascii="Trebuchet MS" w:hAnsi="Trebuchet MS"/>
            <w:noProof/>
          </w:rPr>
          <w:delText xml:space="preserve">those who drove </w:delText>
        </w:r>
      </w:del>
      <w:r w:rsidRPr="00EB5351">
        <w:rPr>
          <w:rFonts w:ascii="Trebuchet MS" w:hAnsi="Trebuchet MS"/>
          <w:noProof/>
        </w:rPr>
        <w:t xml:space="preserve">the </w:t>
      </w:r>
      <w:del w:id="59" w:author="Author">
        <w:r w:rsidRPr="00EB5351">
          <w:rPr>
            <w:rFonts w:ascii="Trebuchet MS" w:hAnsi="Trebuchet MS"/>
            <w:noProof/>
          </w:rPr>
          <w:delText>people to work</w:delText>
        </w:r>
      </w:del>
      <w:ins w:id="60" w:author="Author">
        <w:r w:rsidRPr="00EB5351">
          <w:rPr>
            <w:rFonts w:ascii="Trebuchet MS" w:hAnsi="Trebuchet MS"/>
            <w:noProof/>
          </w:rPr>
          <w:t>taskmasters</w:t>
        </w:r>
      </w:ins>
      <w:r w:rsidRPr="00EB5351">
        <w:rPr>
          <w:rFonts w:ascii="Trebuchet MS" w:hAnsi="Trebuchet MS"/>
          <w:noProof/>
        </w:rPr>
        <w:t xml:space="preserve"> and their </w:t>
      </w:r>
      <w:del w:id="61" w:author="Author">
        <w:r w:rsidRPr="00EB5351">
          <w:rPr>
            <w:rFonts w:ascii="Trebuchet MS" w:hAnsi="Trebuchet MS"/>
            <w:noProof/>
          </w:rPr>
          <w:delText>officers, saying</w:delText>
        </w:r>
      </w:del>
      <w:ins w:id="62" w:author="Author">
        <w:r w:rsidRPr="00EB5351">
          <w:rPr>
            <w:rFonts w:ascii="Trebuchet MS" w:hAnsi="Trebuchet MS"/>
            <w:noProof/>
          </w:rPr>
          <w:t>foremen</w:t>
        </w:r>
      </w:ins>
      <w:r w:rsidRPr="00EB5351">
        <w:rPr>
          <w:rFonts w:ascii="Trebuchet MS" w:hAnsi="Trebuchet MS"/>
          <w:noProof/>
        </w:rPr>
        <w:t xml:space="preserve">: </w:t>
      </w:r>
      <w:r w:rsidRPr="00EB5351">
        <w:rPr>
          <w:rFonts w:ascii="Trebuchet MS" w:hAnsi="Trebuchet MS"/>
          <w:b/>
          <w:noProof/>
        </w:rPr>
        <w:t xml:space="preserve">5:7 </w:t>
      </w:r>
      <w:r w:rsidRPr="00EB5351">
        <w:rPr>
          <w:rFonts w:ascii="Trebuchet MS" w:hAnsi="Trebuchet MS"/>
          <w:noProof/>
        </w:rPr>
        <w:t>“</w:t>
      </w:r>
      <w:del w:id="63" w:author="Author">
        <w:r w:rsidRPr="00EB5351">
          <w:rPr>
            <w:rFonts w:ascii="Trebuchet MS" w:hAnsi="Trebuchet MS"/>
            <w:noProof/>
          </w:rPr>
          <w:delText>Y</w:delText>
        </w:r>
        <w:r w:rsidRPr="00EB5351">
          <w:rPr>
            <w:rFonts w:ascii="Trebuchet MS" w:hAnsi="Trebuchet MS"/>
            <w:noProof/>
            <w:u w:val="dotted"/>
          </w:rPr>
          <w:delText>OU</w:delText>
        </w:r>
      </w:del>
      <w:ins w:id="64" w:author="Author">
        <w:r w:rsidRPr="00EB5351">
          <w:rPr>
            <w:rFonts w:ascii="Trebuchet MS" w:hAnsi="Trebuchet MS"/>
            <w:noProof/>
          </w:rPr>
          <w:t>You</w:t>
        </w:r>
      </w:ins>
      <w:r w:rsidRPr="00EB5351">
        <w:rPr>
          <w:rFonts w:ascii="Trebuchet MS" w:hAnsi="Trebuchet MS"/>
          <w:noProof/>
        </w:rPr>
        <w:t xml:space="preserve"> must </w:t>
      </w:r>
      <w:del w:id="65" w:author="Author">
        <w:r w:rsidRPr="00EB5351">
          <w:rPr>
            <w:rFonts w:ascii="Trebuchet MS" w:hAnsi="Trebuchet MS"/>
            <w:noProof/>
          </w:rPr>
          <w:delText xml:space="preserve">not gather </w:delText>
        </w:r>
      </w:del>
      <w:ins w:id="66" w:author="Author">
        <w:r w:rsidRPr="00EB5351">
          <w:rPr>
            <w:rFonts w:ascii="Trebuchet MS" w:hAnsi="Trebuchet MS"/>
            <w:noProof/>
          </w:rPr>
          <w:t xml:space="preserve">no longer give </w:t>
        </w:r>
      </w:ins>
      <w:r w:rsidRPr="00EB5351">
        <w:rPr>
          <w:rFonts w:ascii="Trebuchet MS" w:hAnsi="Trebuchet MS"/>
          <w:noProof/>
        </w:rPr>
        <w:t xml:space="preserve">straw to </w:t>
      </w:r>
      <w:del w:id="67" w:author="Author">
        <w:r w:rsidRPr="00EB5351">
          <w:rPr>
            <w:rFonts w:ascii="Trebuchet MS" w:hAnsi="Trebuchet MS"/>
            <w:noProof/>
          </w:rPr>
          <w:delText xml:space="preserve">give to </w:delText>
        </w:r>
      </w:del>
      <w:r w:rsidRPr="00EB5351">
        <w:rPr>
          <w:rFonts w:ascii="Trebuchet MS" w:hAnsi="Trebuchet MS"/>
          <w:noProof/>
        </w:rPr>
        <w:t>the people to make bricks</w:t>
      </w:r>
      <w:del w:id="68" w:author="Author">
        <w:r w:rsidRPr="00EB5351">
          <w:rPr>
            <w:rFonts w:ascii="Trebuchet MS" w:hAnsi="Trebuchet MS"/>
            <w:noProof/>
          </w:rPr>
          <w:delText xml:space="preserve"> as formerly</w:delText>
        </w:r>
      </w:del>
      <w:r w:rsidRPr="00EB5351">
        <w:rPr>
          <w:rFonts w:ascii="Trebuchet MS" w:hAnsi="Trebuchet MS"/>
          <w:noProof/>
        </w:rPr>
        <w:t xml:space="preserve">. Let them </w:t>
      </w:r>
      <w:del w:id="69" w:author="Author">
        <w:r w:rsidRPr="00EB5351">
          <w:rPr>
            <w:rFonts w:ascii="Trebuchet MS" w:hAnsi="Trebuchet MS"/>
            <w:noProof/>
          </w:rPr>
          <w:delText xml:space="preserve">themselves </w:delText>
        </w:r>
      </w:del>
      <w:r w:rsidRPr="00EB5351">
        <w:rPr>
          <w:rFonts w:ascii="Trebuchet MS" w:hAnsi="Trebuchet MS"/>
          <w:noProof/>
        </w:rPr>
        <w:t xml:space="preserve">go and gather straw for themselves. </w:t>
      </w:r>
      <w:r w:rsidRPr="00EB5351">
        <w:rPr>
          <w:rFonts w:ascii="Trebuchet MS" w:hAnsi="Trebuchet MS"/>
          <w:b/>
          <w:noProof/>
        </w:rPr>
        <w:t xml:space="preserve">5:8 </w:t>
      </w:r>
      <w:del w:id="70" w:author="Author">
        <w:r w:rsidRPr="00EB5351">
          <w:rPr>
            <w:rFonts w:ascii="Trebuchet MS" w:hAnsi="Trebuchet MS"/>
            <w:noProof/>
          </w:rPr>
          <w:delText>Moreover,</w:delText>
        </w:r>
      </w:del>
      <w:ins w:id="71" w:author="Author">
        <w:r w:rsidRPr="00EB5351">
          <w:rPr>
            <w:rFonts w:ascii="Trebuchet MS" w:hAnsi="Trebuchet MS"/>
            <w:noProof/>
          </w:rPr>
          <w:t>But you must still impose on them</w:t>
        </w:r>
      </w:ins>
      <w:r w:rsidRPr="00EB5351">
        <w:rPr>
          <w:rFonts w:ascii="Trebuchet MS" w:hAnsi="Trebuchet MS"/>
          <w:noProof/>
        </w:rPr>
        <w:t xml:space="preserve"> the </w:t>
      </w:r>
      <w:del w:id="72" w:author="Author">
        <w:r w:rsidRPr="00EB5351">
          <w:rPr>
            <w:rFonts w:ascii="Trebuchet MS" w:hAnsi="Trebuchet MS"/>
            <w:noProof/>
          </w:rPr>
          <w:delText>required amount</w:delText>
        </w:r>
      </w:del>
      <w:ins w:id="73" w:author="Author">
        <w:r w:rsidRPr="00EB5351">
          <w:rPr>
            <w:rFonts w:ascii="Trebuchet MS" w:hAnsi="Trebuchet MS"/>
            <w:noProof/>
          </w:rPr>
          <w:t>same quota</w:t>
        </w:r>
      </w:ins>
      <w:r w:rsidRPr="00EB5351">
        <w:rPr>
          <w:rFonts w:ascii="Trebuchet MS" w:hAnsi="Trebuchet MS"/>
          <w:noProof/>
        </w:rPr>
        <w:t xml:space="preserve"> of bricks </w:t>
      </w:r>
      <w:del w:id="74" w:author="Author">
        <w:r w:rsidRPr="00EB5351">
          <w:rPr>
            <w:rFonts w:ascii="Trebuchet MS" w:hAnsi="Trebuchet MS"/>
            <w:noProof/>
          </w:rPr>
          <w:delText>that</w:delText>
        </w:r>
      </w:del>
      <w:ins w:id="75" w:author="Author">
        <w:r w:rsidRPr="00EB5351">
          <w:rPr>
            <w:rFonts w:ascii="Trebuchet MS" w:hAnsi="Trebuchet MS"/>
            <w:noProof/>
          </w:rPr>
          <w:t>as</w:t>
        </w:r>
      </w:ins>
      <w:r w:rsidRPr="00EB5351">
        <w:rPr>
          <w:rFonts w:ascii="Trebuchet MS" w:hAnsi="Trebuchet MS"/>
          <w:noProof/>
        </w:rPr>
        <w:t xml:space="preserve"> they </w:t>
      </w:r>
      <w:del w:id="76" w:author="Author">
        <w:r w:rsidRPr="00EB5351">
          <w:rPr>
            <w:rFonts w:ascii="Trebuchet MS" w:hAnsi="Trebuchet MS"/>
            <w:noProof/>
          </w:rPr>
          <w:delText xml:space="preserve">were making formerly, </w:delText>
        </w:r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 will further impose upon them. Y</w:delText>
        </w:r>
        <w:r w:rsidRPr="00EB5351">
          <w:rPr>
            <w:rFonts w:ascii="Trebuchet MS" w:hAnsi="Trebuchet MS"/>
            <w:noProof/>
            <w:u w:val="dotted"/>
          </w:rPr>
          <w:delText>OU</w:delText>
        </w:r>
        <w:r w:rsidRPr="00EB5351">
          <w:rPr>
            <w:rFonts w:ascii="Trebuchet MS" w:hAnsi="Trebuchet MS"/>
            <w:noProof/>
          </w:rPr>
          <w:delText xml:space="preserve"> must </w:delText>
        </w:r>
      </w:del>
      <w:ins w:id="77" w:author="Author">
        <w:r w:rsidRPr="00EB5351">
          <w:rPr>
            <w:rFonts w:ascii="Trebuchet MS" w:hAnsi="Trebuchet MS"/>
            <w:noProof/>
          </w:rPr>
          <w:t xml:space="preserve">made in the past. Do </w:t>
        </w:r>
      </w:ins>
      <w:r w:rsidRPr="00EB5351">
        <w:rPr>
          <w:rFonts w:ascii="Trebuchet MS" w:hAnsi="Trebuchet MS"/>
          <w:noProof/>
        </w:rPr>
        <w:t xml:space="preserve">not </w:t>
      </w:r>
      <w:del w:id="78" w:author="Author">
        <w:r w:rsidRPr="00EB5351">
          <w:rPr>
            <w:rFonts w:ascii="Trebuchet MS" w:hAnsi="Trebuchet MS"/>
            <w:noProof/>
          </w:rPr>
          <w:delText>make any reduction</w:delText>
        </w:r>
      </w:del>
      <w:ins w:id="79" w:author="Author">
        <w:r w:rsidRPr="00EB5351">
          <w:rPr>
            <w:rFonts w:ascii="Trebuchet MS" w:hAnsi="Trebuchet MS"/>
            <w:noProof/>
          </w:rPr>
          <w:t>reduce it</w:t>
        </w:r>
      </w:ins>
      <w:r w:rsidRPr="00EB5351">
        <w:rPr>
          <w:rFonts w:ascii="Trebuchet MS" w:hAnsi="Trebuchet MS"/>
          <w:noProof/>
        </w:rPr>
        <w:t xml:space="preserve"> for them, </w:t>
      </w:r>
      <w:del w:id="80" w:author="Author">
        <w:r w:rsidRPr="00EB5351">
          <w:rPr>
            <w:rFonts w:ascii="Trebuchet MS" w:hAnsi="Trebuchet MS"/>
            <w:noProof/>
          </w:rPr>
          <w:delText>because</w:delText>
        </w:r>
      </w:del>
      <w:ins w:id="81" w:author="Author">
        <w:r w:rsidRPr="00EB5351">
          <w:rPr>
            <w:rFonts w:ascii="Trebuchet MS" w:hAnsi="Trebuchet MS"/>
            <w:noProof/>
          </w:rPr>
          <w:t>for</w:t>
        </w:r>
      </w:ins>
      <w:r w:rsidRPr="00EB5351">
        <w:rPr>
          <w:rFonts w:ascii="Trebuchet MS" w:hAnsi="Trebuchet MS"/>
          <w:noProof/>
        </w:rPr>
        <w:t xml:space="preserve"> they are relaxing.</w:t>
      </w:r>
      <w:ins w:id="82" w:author="Author">
        <w:r w:rsidRPr="00EB5351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EB5351">
        <w:rPr>
          <w:rFonts w:ascii="Trebuchet MS" w:hAnsi="Trebuchet MS"/>
          <w:noProof/>
        </w:rPr>
        <w:t xml:space="preserve"> That is why they are crying out, </w:t>
      </w:r>
      <w:del w:id="85" w:author="Author">
        <w:r w:rsidRPr="00EB5351">
          <w:rPr>
            <w:rFonts w:ascii="Trebuchet MS" w:hAnsi="Trebuchet MS"/>
            <w:noProof/>
          </w:rPr>
          <w:delText xml:space="preserve">saying, </w:delText>
        </w:r>
      </w:del>
      <w:r w:rsidRPr="00EB5351">
        <w:rPr>
          <w:rFonts w:ascii="Trebuchet MS" w:hAnsi="Trebuchet MS"/>
          <w:noProof/>
        </w:rPr>
        <w:t xml:space="preserve">‘We want to go, we want to sacrifice to our God!’ </w:t>
      </w:r>
      <w:r w:rsidRPr="00EB5351">
        <w:rPr>
          <w:rFonts w:ascii="Trebuchet MS" w:hAnsi="Trebuchet MS"/>
          <w:b/>
          <w:noProof/>
        </w:rPr>
        <w:t xml:space="preserve">5:9 </w:t>
      </w:r>
      <w:del w:id="86" w:author="Author">
        <w:r w:rsidRPr="00EB5351">
          <w:rPr>
            <w:rFonts w:ascii="Trebuchet MS" w:hAnsi="Trebuchet MS"/>
            <w:noProof/>
          </w:rPr>
          <w:delText>Let the service be heavy upon the men and let</w:delText>
        </w:r>
      </w:del>
      <w:ins w:id="87" w:author="Author">
        <w:r w:rsidRPr="00EB5351">
          <w:rPr>
            <w:rFonts w:ascii="Trebuchet MS" w:hAnsi="Trebuchet MS"/>
            <w:noProof/>
          </w:rPr>
          <w:t>Make</w:t>
        </w:r>
      </w:ins>
      <w:r w:rsidRPr="00EB5351">
        <w:rPr>
          <w:rFonts w:ascii="Trebuchet MS" w:hAnsi="Trebuchet MS"/>
          <w:noProof/>
        </w:rPr>
        <w:t xml:space="preserve"> them work </w:t>
      </w:r>
      <w:del w:id="88" w:author="Author">
        <w:r w:rsidRPr="00EB5351">
          <w:rPr>
            <w:rFonts w:ascii="Trebuchet MS" w:hAnsi="Trebuchet MS"/>
            <w:noProof/>
          </w:rPr>
          <w:delText>at it</w:delText>
        </w:r>
      </w:del>
      <w:ins w:id="89" w:author="Author">
        <w:r w:rsidRPr="00EB5351">
          <w:rPr>
            <w:rFonts w:ascii="Trebuchet MS" w:hAnsi="Trebuchet MS"/>
            <w:noProof/>
          </w:rPr>
          <w:t>harder</w:t>
        </w:r>
      </w:ins>
      <w:r w:rsidRPr="00EB5351">
        <w:rPr>
          <w:rFonts w:ascii="Trebuchet MS" w:hAnsi="Trebuchet MS"/>
          <w:noProof/>
        </w:rPr>
        <w:t xml:space="preserve">, and </w:t>
      </w:r>
      <w:del w:id="90" w:author="Author">
        <w:r w:rsidRPr="00EB5351">
          <w:rPr>
            <w:rFonts w:ascii="Trebuchet MS" w:hAnsi="Trebuchet MS"/>
            <w:noProof/>
          </w:rPr>
          <w:delText>let</w:delText>
        </w:r>
      </w:del>
      <w:ins w:id="91" w:author="Author">
        <w:r w:rsidRPr="00EB5351">
          <w:rPr>
            <w:rFonts w:ascii="Trebuchet MS" w:hAnsi="Trebuchet MS"/>
            <w:noProof/>
          </w:rPr>
          <w:t>keep</w:t>
        </w:r>
      </w:ins>
      <w:r w:rsidRPr="00EB5351">
        <w:rPr>
          <w:rFonts w:ascii="Trebuchet MS" w:hAnsi="Trebuchet MS"/>
          <w:noProof/>
        </w:rPr>
        <w:t xml:space="preserve"> them </w:t>
      </w:r>
      <w:ins w:id="92" w:author="Author">
        <w:r w:rsidRPr="00EB5351">
          <w:rPr>
            <w:rFonts w:ascii="Trebuchet MS" w:hAnsi="Trebuchet MS"/>
            <w:noProof/>
          </w:rPr>
          <w:t xml:space="preserve">busy so that they will </w:t>
        </w:r>
      </w:ins>
      <w:r w:rsidRPr="00EB5351">
        <w:rPr>
          <w:rFonts w:ascii="Trebuchet MS" w:hAnsi="Trebuchet MS"/>
          <w:noProof/>
        </w:rPr>
        <w:t xml:space="preserve">not pay attention to </w:t>
      </w:r>
      <w:del w:id="93" w:author="Author">
        <w:r w:rsidRPr="00EB5351">
          <w:rPr>
            <w:rFonts w:ascii="Trebuchet MS" w:hAnsi="Trebuchet MS"/>
            <w:noProof/>
          </w:rPr>
          <w:delText>false words</w:delText>
        </w:r>
      </w:del>
      <w:ins w:id="94" w:author="Author">
        <w:r w:rsidRPr="00EB5351">
          <w:rPr>
            <w:rFonts w:ascii="Trebuchet MS" w:hAnsi="Trebuchet MS"/>
            <w:noProof/>
          </w:rPr>
          <w:t>lies</w:t>
        </w:r>
      </w:ins>
      <w:r w:rsidRPr="00EB5351">
        <w:rPr>
          <w:rFonts w:ascii="Trebuchet MS" w:hAnsi="Trebuchet MS"/>
          <w:noProof/>
        </w:rPr>
        <w:t>.”</w:t>
      </w:r>
    </w:p>
    <w:p w:rsidR="00D6273C" w:rsidRPr="00EB5351" w:rsidRDefault="00D6273C" w:rsidP="00D6273C">
      <w:pPr>
        <w:rPr>
          <w:rFonts w:ascii="Trebuchet MS" w:hAnsi="Trebuchet MS"/>
          <w:noProof/>
        </w:rPr>
      </w:pPr>
      <w:r w:rsidRPr="00EB5351">
        <w:rPr>
          <w:rFonts w:ascii="Trebuchet MS" w:hAnsi="Trebuchet MS"/>
          <w:b/>
        </w:rPr>
        <w:t xml:space="preserve">5:10 </w:t>
      </w:r>
      <w:r w:rsidRPr="00EB5351">
        <w:rPr>
          <w:rFonts w:ascii="Trebuchet MS" w:hAnsi="Trebuchet MS"/>
          <w:noProof/>
        </w:rPr>
        <w:t xml:space="preserve">So </w:t>
      </w:r>
      <w:del w:id="95" w:author="Author">
        <w:r w:rsidRPr="00EB5351">
          <w:rPr>
            <w:rFonts w:ascii="Trebuchet MS" w:hAnsi="Trebuchet MS"/>
            <w:noProof/>
          </w:rPr>
          <w:delText xml:space="preserve">those who drove </w:delText>
        </w:r>
      </w:del>
      <w:r w:rsidRPr="00EB5351">
        <w:rPr>
          <w:rFonts w:ascii="Trebuchet MS" w:hAnsi="Trebuchet MS"/>
          <w:noProof/>
        </w:rPr>
        <w:t xml:space="preserve">the </w:t>
      </w:r>
      <w:del w:id="96" w:author="Author">
        <w:r w:rsidRPr="00EB5351">
          <w:rPr>
            <w:rFonts w:ascii="Trebuchet MS" w:hAnsi="Trebuchet MS"/>
            <w:noProof/>
          </w:rPr>
          <w:delText>people to work</w:delText>
        </w:r>
      </w:del>
      <w:ins w:id="97" w:author="Author">
        <w:r w:rsidRPr="00EB5351">
          <w:rPr>
            <w:rFonts w:ascii="Trebuchet MS" w:hAnsi="Trebuchet MS"/>
            <w:noProof/>
          </w:rPr>
          <w:t>taskmasters</w:t>
        </w:r>
      </w:ins>
      <w:r w:rsidRPr="00EB5351">
        <w:rPr>
          <w:rFonts w:ascii="Trebuchet MS" w:hAnsi="Trebuchet MS"/>
          <w:noProof/>
        </w:rPr>
        <w:t xml:space="preserve"> and their </w:t>
      </w:r>
      <w:del w:id="98" w:author="Author">
        <w:r w:rsidRPr="00EB5351">
          <w:rPr>
            <w:rFonts w:ascii="Trebuchet MS" w:hAnsi="Trebuchet MS"/>
            <w:noProof/>
          </w:rPr>
          <w:delText>officers</w:delText>
        </w:r>
      </w:del>
      <w:ins w:id="99" w:author="Author">
        <w:r w:rsidRPr="00EB5351">
          <w:rPr>
            <w:rFonts w:ascii="Trebuchet MS" w:hAnsi="Trebuchet MS"/>
            <w:noProof/>
          </w:rPr>
          <w:t>foremen</w:t>
        </w:r>
      </w:ins>
      <w:r w:rsidRPr="00EB5351">
        <w:rPr>
          <w:rFonts w:ascii="Trebuchet MS" w:hAnsi="Trebuchet MS"/>
          <w:noProof/>
        </w:rPr>
        <w:t xml:space="preserve"> went out and said to the people: “Here is what Phar′aoh has said, ‘I am giving </w:t>
      </w:r>
      <w:del w:id="100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</w:del>
      <w:ins w:id="101" w:author="Author">
        <w:r w:rsidRPr="00EB5351">
          <w:rPr>
            <w:rFonts w:ascii="Trebuchet MS" w:hAnsi="Trebuchet MS"/>
            <w:noProof/>
          </w:rPr>
          <w:t>you</w:t>
        </w:r>
      </w:ins>
      <w:r w:rsidRPr="00EB5351">
        <w:rPr>
          <w:rFonts w:ascii="Trebuchet MS" w:hAnsi="Trebuchet MS"/>
          <w:noProof/>
        </w:rPr>
        <w:t xml:space="preserve"> no more straw. </w:t>
      </w:r>
      <w:r w:rsidRPr="00EB5351">
        <w:rPr>
          <w:rFonts w:ascii="Trebuchet MS" w:hAnsi="Trebuchet MS"/>
          <w:b/>
          <w:noProof/>
        </w:rPr>
        <w:t xml:space="preserve">5:11 </w:t>
      </w:r>
      <w:del w:id="102" w:author="Author">
        <w:r w:rsidRPr="00EB5351">
          <w:rPr>
            <w:rFonts w:ascii="Trebuchet MS" w:hAnsi="Trebuchet MS"/>
            <w:noProof/>
          </w:rPr>
          <w:delText>Y</w:delText>
        </w:r>
        <w:r w:rsidRPr="00EB5351">
          <w:rPr>
            <w:rFonts w:ascii="Trebuchet MS" w:hAnsi="Trebuchet MS"/>
            <w:noProof/>
            <w:u w:val="dotted"/>
          </w:rPr>
          <w:delText>OU</w:delText>
        </w:r>
        <w:r w:rsidRPr="00EB5351">
          <w:rPr>
            <w:rFonts w:ascii="Trebuchet MS" w:hAnsi="Trebuchet MS"/>
            <w:noProof/>
          </w:rPr>
          <w:delText xml:space="preserve"> yourselves go,</w:delText>
        </w:r>
      </w:del>
      <w:ins w:id="103" w:author="Author">
        <w:r w:rsidRPr="00EB5351">
          <w:rPr>
            <w:rFonts w:ascii="Trebuchet MS" w:hAnsi="Trebuchet MS"/>
            <w:noProof/>
          </w:rPr>
          <w:t>Go and</w:t>
        </w:r>
      </w:ins>
      <w:r w:rsidRPr="00EB5351">
        <w:rPr>
          <w:rFonts w:ascii="Trebuchet MS" w:hAnsi="Trebuchet MS"/>
          <w:noProof/>
        </w:rPr>
        <w:t xml:space="preserve"> get </w:t>
      </w:r>
      <w:ins w:id="104" w:author="Author">
        <w:r w:rsidRPr="00EB5351">
          <w:rPr>
            <w:rFonts w:ascii="Trebuchet MS" w:hAnsi="Trebuchet MS"/>
            <w:noProof/>
          </w:rPr>
          <w:t xml:space="preserve">your own </w:t>
        </w:r>
      </w:ins>
      <w:r w:rsidRPr="00EB5351">
        <w:rPr>
          <w:rFonts w:ascii="Trebuchet MS" w:hAnsi="Trebuchet MS"/>
          <w:noProof/>
        </w:rPr>
        <w:t xml:space="preserve">straw for yourselves wherever </w:t>
      </w:r>
      <w:del w:id="105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 may</w:delText>
        </w:r>
      </w:del>
      <w:ins w:id="106" w:author="Author">
        <w:r w:rsidRPr="00EB5351">
          <w:rPr>
            <w:rFonts w:ascii="Trebuchet MS" w:hAnsi="Trebuchet MS"/>
            <w:noProof/>
          </w:rPr>
          <w:t>you can</w:t>
        </w:r>
      </w:ins>
      <w:r w:rsidRPr="00EB5351">
        <w:rPr>
          <w:rFonts w:ascii="Trebuchet MS" w:hAnsi="Trebuchet MS"/>
          <w:noProof/>
        </w:rPr>
        <w:t xml:space="preserve"> find it, </w:t>
      </w:r>
      <w:del w:id="107" w:author="Author">
        <w:r w:rsidRPr="00EB5351">
          <w:rPr>
            <w:rFonts w:ascii="Trebuchet MS" w:hAnsi="Trebuchet MS"/>
            <w:noProof/>
          </w:rPr>
          <w:delText>because there is to</w:delText>
        </w:r>
      </w:del>
      <w:ins w:id="108" w:author="Author">
        <w:r w:rsidRPr="00EB5351">
          <w:rPr>
            <w:rFonts w:ascii="Trebuchet MS" w:hAnsi="Trebuchet MS"/>
            <w:noProof/>
          </w:rPr>
          <w:t>but your work will not</w:t>
        </w:r>
      </w:ins>
      <w:r w:rsidRPr="00EB5351">
        <w:rPr>
          <w:rFonts w:ascii="Trebuchet MS" w:hAnsi="Trebuchet MS"/>
          <w:noProof/>
        </w:rPr>
        <w:t xml:space="preserve"> be </w:t>
      </w:r>
      <w:del w:id="109" w:author="Author">
        <w:r w:rsidRPr="00EB5351">
          <w:rPr>
            <w:rFonts w:ascii="Trebuchet MS" w:hAnsi="Trebuchet MS"/>
            <w:noProof/>
          </w:rPr>
          <w:delText xml:space="preserve">no reducing of </w:delText>
        </w:r>
        <w:r w:rsidRPr="00EB5351">
          <w:rPr>
            <w:rFonts w:ascii="Trebuchet MS" w:hAnsi="Trebuchet MS"/>
            <w:noProof/>
            <w:u w:val="dotted"/>
          </w:rPr>
          <w:delText>YOUR</w:delText>
        </w:r>
        <w:r w:rsidRPr="00EB5351">
          <w:rPr>
            <w:rFonts w:ascii="Trebuchet MS" w:hAnsi="Trebuchet MS"/>
            <w:noProof/>
          </w:rPr>
          <w:delText xml:space="preserve"> services one bit</w:delText>
        </w:r>
      </w:del>
      <w:ins w:id="110" w:author="Author">
        <w:r w:rsidRPr="00EB5351">
          <w:rPr>
            <w:rFonts w:ascii="Trebuchet MS" w:hAnsi="Trebuchet MS"/>
            <w:noProof/>
          </w:rPr>
          <w:t>reduced at all</w:t>
        </w:r>
      </w:ins>
      <w:r w:rsidRPr="00EB5351">
        <w:rPr>
          <w:rFonts w:ascii="Trebuchet MS" w:hAnsi="Trebuchet MS"/>
          <w:noProof/>
        </w:rPr>
        <w:t xml:space="preserve">.’” </w:t>
      </w:r>
      <w:r w:rsidRPr="00EB5351">
        <w:rPr>
          <w:rFonts w:ascii="Trebuchet MS" w:hAnsi="Trebuchet MS"/>
          <w:b/>
          <w:noProof/>
        </w:rPr>
        <w:t xml:space="preserve">5:12 </w:t>
      </w:r>
      <w:del w:id="111" w:author="Author">
        <w:r w:rsidRPr="00EB5351">
          <w:rPr>
            <w:rFonts w:ascii="Trebuchet MS" w:hAnsi="Trebuchet MS"/>
            <w:noProof/>
          </w:rPr>
          <w:delText>Consequently</w:delText>
        </w:r>
      </w:del>
      <w:ins w:id="112" w:author="Author">
        <w:r w:rsidRPr="00EB5351">
          <w:rPr>
            <w:rFonts w:ascii="Trebuchet MS" w:hAnsi="Trebuchet MS"/>
            <w:noProof/>
          </w:rPr>
          <w:t>Then</w:t>
        </w:r>
      </w:ins>
      <w:r w:rsidRPr="00EB5351">
        <w:rPr>
          <w:rFonts w:ascii="Trebuchet MS" w:hAnsi="Trebuchet MS"/>
          <w:noProof/>
        </w:rPr>
        <w:t xml:space="preserve"> the people scattered </w:t>
      </w:r>
      <w:del w:id="113" w:author="Author">
        <w:r w:rsidRPr="00EB5351">
          <w:rPr>
            <w:rFonts w:ascii="Trebuchet MS" w:hAnsi="Trebuchet MS"/>
            <w:noProof/>
          </w:rPr>
          <w:delText>about over</w:delText>
        </w:r>
      </w:del>
      <w:ins w:id="114" w:author="Author">
        <w:r w:rsidRPr="00EB5351">
          <w:rPr>
            <w:rFonts w:ascii="Trebuchet MS" w:hAnsi="Trebuchet MS"/>
            <w:noProof/>
          </w:rPr>
          <w:t>throughout</w:t>
        </w:r>
      </w:ins>
      <w:r w:rsidRPr="00EB5351">
        <w:rPr>
          <w:rFonts w:ascii="Trebuchet MS" w:hAnsi="Trebuchet MS"/>
          <w:noProof/>
        </w:rPr>
        <w:t xml:space="preserve"> all the land of Egypt to gather stubble for straw. </w:t>
      </w:r>
      <w:r w:rsidRPr="00EB5351">
        <w:rPr>
          <w:rFonts w:ascii="Trebuchet MS" w:hAnsi="Trebuchet MS"/>
          <w:b/>
          <w:noProof/>
        </w:rPr>
        <w:t xml:space="preserve">5:13 </w:t>
      </w:r>
      <w:r w:rsidRPr="00EB5351">
        <w:rPr>
          <w:rFonts w:ascii="Trebuchet MS" w:hAnsi="Trebuchet MS"/>
          <w:noProof/>
        </w:rPr>
        <w:t xml:space="preserve">And </w:t>
      </w:r>
      <w:del w:id="115" w:author="Author">
        <w:r w:rsidRPr="00EB5351">
          <w:rPr>
            <w:rFonts w:ascii="Trebuchet MS" w:hAnsi="Trebuchet MS"/>
            <w:noProof/>
          </w:rPr>
          <w:delText xml:space="preserve">those who drove them to work </w:delText>
        </w:r>
      </w:del>
      <w:ins w:id="116" w:author="Author">
        <w:r w:rsidRPr="00EB5351">
          <w:rPr>
            <w:rFonts w:ascii="Trebuchet MS" w:hAnsi="Trebuchet MS"/>
            <w:noProof/>
          </w:rPr>
          <w:t xml:space="preserve">the taskmasters </w:t>
        </w:r>
      </w:ins>
      <w:r w:rsidRPr="00EB5351">
        <w:rPr>
          <w:rFonts w:ascii="Trebuchet MS" w:hAnsi="Trebuchet MS"/>
          <w:noProof/>
        </w:rPr>
        <w:t>kept urging them</w:t>
      </w:r>
      <w:del w:id="117" w:author="Author">
        <w:r w:rsidRPr="00EB5351">
          <w:rPr>
            <w:rFonts w:ascii="Trebuchet MS" w:hAnsi="Trebuchet MS"/>
            <w:noProof/>
          </w:rPr>
          <w:delText xml:space="preserve">, saying: “Finish </w:delText>
        </w:r>
        <w:r w:rsidRPr="00EB5351">
          <w:rPr>
            <w:rFonts w:ascii="Trebuchet MS" w:hAnsi="Trebuchet MS"/>
            <w:noProof/>
            <w:u w:val="dotted"/>
          </w:rPr>
          <w:delText>YOUR</w:delText>
        </w:r>
        <w:r w:rsidRPr="00EB5351">
          <w:rPr>
            <w:rFonts w:ascii="Trebuchet MS" w:hAnsi="Trebuchet MS"/>
            <w:noProof/>
          </w:rPr>
          <w:delText xml:space="preserve"> works,</w:delText>
        </w:r>
      </w:del>
      <w:ins w:id="118" w:author="Author">
        <w:r w:rsidRPr="00EB5351">
          <w:rPr>
            <w:rFonts w:ascii="Trebuchet MS" w:hAnsi="Trebuchet MS"/>
            <w:noProof/>
          </w:rPr>
          <w:t>: “You must</w:t>
        </w:r>
      </w:ins>
      <w:r w:rsidRPr="00EB5351">
        <w:rPr>
          <w:rFonts w:ascii="Trebuchet MS" w:hAnsi="Trebuchet MS"/>
          <w:noProof/>
        </w:rPr>
        <w:t xml:space="preserve"> each </w:t>
      </w:r>
      <w:del w:id="119" w:author="Author">
        <w:r w:rsidRPr="00EB5351">
          <w:rPr>
            <w:rFonts w:ascii="Trebuchet MS" w:hAnsi="Trebuchet MS"/>
            <w:noProof/>
          </w:rPr>
          <w:delText>one his</w:delText>
        </w:r>
      </w:del>
      <w:ins w:id="120" w:author="Author">
        <w:r w:rsidRPr="00EB5351">
          <w:rPr>
            <w:rFonts w:ascii="Trebuchet MS" w:hAnsi="Trebuchet MS"/>
            <w:noProof/>
          </w:rPr>
          <w:t>finish your</w:t>
        </w:r>
      </w:ins>
      <w:r w:rsidRPr="00EB5351">
        <w:rPr>
          <w:rFonts w:ascii="Trebuchet MS" w:hAnsi="Trebuchet MS"/>
          <w:noProof/>
        </w:rPr>
        <w:t xml:space="preserve"> work</w:t>
      </w:r>
      <w:del w:id="121" w:author="Author">
        <w:r w:rsidRPr="00EB5351">
          <w:rPr>
            <w:rFonts w:ascii="Trebuchet MS" w:hAnsi="Trebuchet MS"/>
            <w:noProof/>
          </w:rPr>
          <w:delText>, day for</w:delText>
        </w:r>
      </w:del>
      <w:ins w:id="122" w:author="Author">
        <w:r w:rsidRPr="00EB5351">
          <w:rPr>
            <w:rFonts w:ascii="Trebuchet MS" w:hAnsi="Trebuchet MS"/>
            <w:noProof/>
          </w:rPr>
          <w:t xml:space="preserve"> every</w:t>
        </w:r>
      </w:ins>
      <w:r w:rsidRPr="00EB5351">
        <w:rPr>
          <w:rFonts w:ascii="Trebuchet MS" w:hAnsi="Trebuchet MS"/>
          <w:noProof/>
        </w:rPr>
        <w:t xml:space="preserve"> day, just as when straw was </w:t>
      </w:r>
      <w:del w:id="123" w:author="Author">
        <w:r w:rsidRPr="00EB5351">
          <w:rPr>
            <w:rFonts w:ascii="Trebuchet MS" w:hAnsi="Trebuchet MS"/>
            <w:noProof/>
          </w:rPr>
          <w:delText>available</w:delText>
        </w:r>
      </w:del>
      <w:ins w:id="124" w:author="Author">
        <w:r w:rsidRPr="00EB5351">
          <w:rPr>
            <w:rFonts w:ascii="Trebuchet MS" w:hAnsi="Trebuchet MS"/>
            <w:noProof/>
          </w:rPr>
          <w:t>provided</w:t>
        </w:r>
      </w:ins>
      <w:r w:rsidRPr="00EB5351">
        <w:rPr>
          <w:rFonts w:ascii="Trebuchet MS" w:hAnsi="Trebuchet MS"/>
          <w:noProof/>
        </w:rPr>
        <w:t xml:space="preserve">.” </w:t>
      </w:r>
      <w:r w:rsidRPr="00EB5351">
        <w:rPr>
          <w:rFonts w:ascii="Trebuchet MS" w:hAnsi="Trebuchet MS"/>
          <w:b/>
          <w:noProof/>
        </w:rPr>
        <w:t xml:space="preserve">5:14 </w:t>
      </w:r>
      <w:del w:id="125" w:author="Author">
        <w:r w:rsidRPr="00EB5351">
          <w:rPr>
            <w:rFonts w:ascii="Trebuchet MS" w:hAnsi="Trebuchet MS"/>
            <w:noProof/>
          </w:rPr>
          <w:delText>Later on</w:delText>
        </w:r>
      </w:del>
      <w:ins w:id="126" w:author="Author">
        <w:r w:rsidRPr="00EB5351">
          <w:rPr>
            <w:rFonts w:ascii="Trebuchet MS" w:hAnsi="Trebuchet MS"/>
            <w:noProof/>
          </w:rPr>
          <w:t>Also</w:t>
        </w:r>
      </w:ins>
      <w:r w:rsidRPr="00EB5351">
        <w:rPr>
          <w:rFonts w:ascii="Trebuchet MS" w:hAnsi="Trebuchet MS"/>
          <w:noProof/>
        </w:rPr>
        <w:t xml:space="preserve"> the </w:t>
      </w:r>
      <w:del w:id="127" w:author="Author">
        <w:r w:rsidRPr="00EB5351">
          <w:rPr>
            <w:rFonts w:ascii="Trebuchet MS" w:hAnsi="Trebuchet MS"/>
            <w:noProof/>
          </w:rPr>
          <w:delText>officers</w:delText>
        </w:r>
      </w:del>
      <w:ins w:id="128" w:author="Author">
        <w:r w:rsidRPr="00EB5351">
          <w:rPr>
            <w:rFonts w:ascii="Trebuchet MS" w:hAnsi="Trebuchet MS"/>
            <w:noProof/>
          </w:rPr>
          <w:t>foremen</w:t>
        </w:r>
      </w:ins>
      <w:r w:rsidRPr="00EB5351">
        <w:rPr>
          <w:rFonts w:ascii="Trebuchet MS" w:hAnsi="Trebuchet MS"/>
          <w:noProof/>
        </w:rPr>
        <w:t xml:space="preserve"> of the </w:t>
      </w:r>
      <w:del w:id="129" w:author="Author">
        <w:r w:rsidRPr="00EB5351">
          <w:rPr>
            <w:rFonts w:ascii="Trebuchet MS" w:hAnsi="Trebuchet MS"/>
            <w:noProof/>
          </w:rPr>
          <w:delText>sons of Israel</w:delText>
        </w:r>
      </w:del>
      <w:ins w:id="130" w:author="Author">
        <w:r w:rsidRPr="00EB5351">
          <w:rPr>
            <w:rFonts w:ascii="Trebuchet MS" w:hAnsi="Trebuchet MS"/>
            <w:noProof/>
          </w:rPr>
          <w:t>Israelites</w:t>
        </w:r>
      </w:ins>
      <w:r w:rsidRPr="00EB5351">
        <w:rPr>
          <w:rFonts w:ascii="Trebuchet MS" w:hAnsi="Trebuchet MS"/>
          <w:noProof/>
        </w:rPr>
        <w:t xml:space="preserve">, whom Phar′aoh’s taskmasters had </w:t>
      </w:r>
      <w:del w:id="131" w:author="Author">
        <w:r w:rsidRPr="00EB5351">
          <w:rPr>
            <w:rFonts w:ascii="Trebuchet MS" w:hAnsi="Trebuchet MS"/>
            <w:noProof/>
          </w:rPr>
          <w:delText>set</w:delText>
        </w:r>
      </w:del>
      <w:ins w:id="132" w:author="Author">
        <w:r w:rsidRPr="00EB5351">
          <w:rPr>
            <w:rFonts w:ascii="Trebuchet MS" w:hAnsi="Trebuchet MS"/>
            <w:noProof/>
          </w:rPr>
          <w:t>appointed</w:t>
        </w:r>
      </w:ins>
      <w:r w:rsidRPr="00EB5351">
        <w:rPr>
          <w:rFonts w:ascii="Trebuchet MS" w:hAnsi="Trebuchet MS"/>
          <w:noProof/>
        </w:rPr>
        <w:t xml:space="preserve"> over them, were beaten</w:t>
      </w:r>
      <w:del w:id="133" w:author="Author">
        <w:r w:rsidRPr="00EB5351">
          <w:rPr>
            <w:rFonts w:ascii="Trebuchet MS" w:hAnsi="Trebuchet MS"/>
            <w:noProof/>
          </w:rPr>
          <w:delText>, these saying</w:delText>
        </w:r>
      </w:del>
      <w:ins w:id="134" w:author="Author">
        <w:r w:rsidRPr="00EB5351">
          <w:rPr>
            <w:rFonts w:ascii="Trebuchet MS" w:hAnsi="Trebuchet MS"/>
            <w:noProof/>
          </w:rPr>
          <w:t>. They asked them</w:t>
        </w:r>
      </w:ins>
      <w:r w:rsidRPr="00EB5351">
        <w:rPr>
          <w:rFonts w:ascii="Trebuchet MS" w:hAnsi="Trebuchet MS"/>
          <w:noProof/>
        </w:rPr>
        <w:t xml:space="preserve">: “Why </w:t>
      </w:r>
      <w:del w:id="135" w:author="Author">
        <w:r w:rsidRPr="00EB5351">
          <w:rPr>
            <w:rFonts w:ascii="Trebuchet MS" w:hAnsi="Trebuchet MS"/>
            <w:noProof/>
          </w:rPr>
          <w:delText xml:space="preserve">is it </w:delText>
        </w:r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 </w:delText>
        </w:r>
      </w:del>
      <w:r w:rsidRPr="00EB5351">
        <w:rPr>
          <w:rFonts w:ascii="Trebuchet MS" w:hAnsi="Trebuchet MS"/>
          <w:noProof/>
        </w:rPr>
        <w:t xml:space="preserve">did </w:t>
      </w:r>
      <w:ins w:id="136" w:author="Author">
        <w:r w:rsidRPr="00EB5351">
          <w:rPr>
            <w:rFonts w:ascii="Trebuchet MS" w:hAnsi="Trebuchet MS"/>
            <w:noProof/>
          </w:rPr>
          <w:t xml:space="preserve">you </w:t>
        </w:r>
      </w:ins>
      <w:r w:rsidRPr="00EB5351">
        <w:rPr>
          <w:rFonts w:ascii="Trebuchet MS" w:hAnsi="Trebuchet MS"/>
          <w:noProof/>
        </w:rPr>
        <w:t xml:space="preserve">not </w:t>
      </w:r>
      <w:del w:id="137" w:author="Author">
        <w:r w:rsidRPr="00EB5351">
          <w:rPr>
            <w:rFonts w:ascii="Trebuchet MS" w:hAnsi="Trebuchet MS"/>
            <w:noProof/>
          </w:rPr>
          <w:delText xml:space="preserve">finish </w:delText>
        </w:r>
        <w:r w:rsidRPr="00EB5351">
          <w:rPr>
            <w:rFonts w:ascii="Trebuchet MS" w:hAnsi="Trebuchet MS"/>
            <w:noProof/>
            <w:u w:val="dotted"/>
          </w:rPr>
          <w:delText>YOUR</w:delText>
        </w:r>
        <w:r w:rsidRPr="00EB5351">
          <w:rPr>
            <w:rFonts w:ascii="Trebuchet MS" w:hAnsi="Trebuchet MS"/>
            <w:noProof/>
          </w:rPr>
          <w:delText xml:space="preserve"> prescribed task in making </w:delText>
        </w:r>
      </w:del>
      <w:ins w:id="138" w:author="Author">
        <w:r w:rsidRPr="00EB5351">
          <w:rPr>
            <w:rFonts w:ascii="Trebuchet MS" w:hAnsi="Trebuchet MS"/>
            <w:noProof/>
          </w:rPr>
          <w:t xml:space="preserve">reach the quota of </w:t>
        </w:r>
      </w:ins>
      <w:r w:rsidRPr="00EB5351">
        <w:rPr>
          <w:rFonts w:ascii="Trebuchet MS" w:hAnsi="Trebuchet MS"/>
          <w:noProof/>
        </w:rPr>
        <w:t xml:space="preserve">bricks </w:t>
      </w:r>
      <w:del w:id="139" w:author="Author">
        <w:r w:rsidRPr="00EB5351">
          <w:rPr>
            <w:rFonts w:ascii="Trebuchet MS" w:hAnsi="Trebuchet MS"/>
            <w:noProof/>
          </w:rPr>
          <w:delText>as formerly,</w:delText>
        </w:r>
      </w:del>
      <w:ins w:id="140" w:author="Author">
        <w:r w:rsidRPr="00EB5351">
          <w:rPr>
            <w:rFonts w:ascii="Trebuchet MS" w:hAnsi="Trebuchet MS"/>
            <w:noProof/>
          </w:rPr>
          <w:t>that you used to make? It happened</w:t>
        </w:r>
      </w:ins>
      <w:r w:rsidRPr="00EB5351">
        <w:rPr>
          <w:rFonts w:ascii="Trebuchet MS" w:hAnsi="Trebuchet MS"/>
          <w:noProof/>
        </w:rPr>
        <w:t xml:space="preserve"> both yesterday and today</w:t>
      </w:r>
      <w:del w:id="141" w:author="Author">
        <w:r w:rsidRPr="00EB5351">
          <w:rPr>
            <w:rFonts w:ascii="Trebuchet MS" w:hAnsi="Trebuchet MS"/>
            <w:noProof/>
          </w:rPr>
          <w:delText>?”</w:delText>
        </w:r>
      </w:del>
      <w:ins w:id="142" w:author="Author">
        <w:r w:rsidRPr="00EB5351">
          <w:rPr>
            <w:rFonts w:ascii="Trebuchet MS" w:hAnsi="Trebuchet MS"/>
            <w:noProof/>
          </w:rPr>
          <w:t>.”</w:t>
        </w:r>
      </w:ins>
    </w:p>
    <w:p w:rsidR="00D6273C" w:rsidRPr="00EB5351" w:rsidRDefault="00D6273C" w:rsidP="00D6273C">
      <w:pPr>
        <w:rPr>
          <w:rFonts w:ascii="Trebuchet MS" w:hAnsi="Trebuchet MS"/>
          <w:noProof/>
        </w:rPr>
      </w:pPr>
      <w:r w:rsidRPr="00EB5351">
        <w:rPr>
          <w:rFonts w:ascii="Trebuchet MS" w:hAnsi="Trebuchet MS"/>
          <w:b/>
        </w:rPr>
        <w:t xml:space="preserve">5:15 </w:t>
      </w:r>
      <w:del w:id="143" w:author="Author">
        <w:r w:rsidRPr="00EB5351">
          <w:rPr>
            <w:rFonts w:ascii="Trebuchet MS" w:hAnsi="Trebuchet MS"/>
            <w:noProof/>
          </w:rPr>
          <w:delText>Consequently</w:delText>
        </w:r>
      </w:del>
      <w:ins w:id="144" w:author="Author">
        <w:r w:rsidRPr="00EB5351">
          <w:rPr>
            <w:rFonts w:ascii="Trebuchet MS" w:hAnsi="Trebuchet MS"/>
            <w:noProof/>
          </w:rPr>
          <w:t>So</w:t>
        </w:r>
      </w:ins>
      <w:r w:rsidRPr="00EB5351">
        <w:rPr>
          <w:rFonts w:ascii="Trebuchet MS" w:hAnsi="Trebuchet MS"/>
          <w:noProof/>
        </w:rPr>
        <w:t xml:space="preserve"> the </w:t>
      </w:r>
      <w:del w:id="145" w:author="Author">
        <w:r w:rsidRPr="00EB5351">
          <w:rPr>
            <w:rFonts w:ascii="Trebuchet MS" w:hAnsi="Trebuchet MS"/>
            <w:noProof/>
          </w:rPr>
          <w:delText>officers</w:delText>
        </w:r>
      </w:del>
      <w:ins w:id="146" w:author="Author">
        <w:r w:rsidRPr="00EB5351">
          <w:rPr>
            <w:rFonts w:ascii="Trebuchet MS" w:hAnsi="Trebuchet MS"/>
            <w:noProof/>
          </w:rPr>
          <w:t>foremen</w:t>
        </w:r>
      </w:ins>
      <w:r w:rsidRPr="00EB5351">
        <w:rPr>
          <w:rFonts w:ascii="Trebuchet MS" w:hAnsi="Trebuchet MS"/>
          <w:noProof/>
        </w:rPr>
        <w:t xml:space="preserve"> of the </w:t>
      </w:r>
      <w:del w:id="147" w:author="Author">
        <w:r w:rsidRPr="00EB5351">
          <w:rPr>
            <w:rFonts w:ascii="Trebuchet MS" w:hAnsi="Trebuchet MS"/>
            <w:noProof/>
          </w:rPr>
          <w:delText>sons of Israel</w:delText>
        </w:r>
      </w:del>
      <w:ins w:id="148" w:author="Author">
        <w:r w:rsidRPr="00EB5351">
          <w:rPr>
            <w:rFonts w:ascii="Trebuchet MS" w:hAnsi="Trebuchet MS"/>
            <w:noProof/>
          </w:rPr>
          <w:t>Israelites</w:t>
        </w:r>
      </w:ins>
      <w:r w:rsidRPr="00EB5351">
        <w:rPr>
          <w:rFonts w:ascii="Trebuchet MS" w:hAnsi="Trebuchet MS"/>
          <w:noProof/>
        </w:rPr>
        <w:t xml:space="preserve"> went in and </w:t>
      </w:r>
      <w:del w:id="149" w:author="Author">
        <w:r w:rsidRPr="00EB5351">
          <w:rPr>
            <w:rFonts w:ascii="Trebuchet MS" w:hAnsi="Trebuchet MS"/>
            <w:noProof/>
          </w:rPr>
          <w:delText>began to cry out</w:delText>
        </w:r>
      </w:del>
      <w:ins w:id="150" w:author="Author">
        <w:r w:rsidRPr="00EB5351">
          <w:rPr>
            <w:rFonts w:ascii="Trebuchet MS" w:hAnsi="Trebuchet MS"/>
            <w:noProof/>
          </w:rPr>
          <w:t>complained</w:t>
        </w:r>
      </w:ins>
      <w:r w:rsidRPr="00EB5351">
        <w:rPr>
          <w:rFonts w:ascii="Trebuchet MS" w:hAnsi="Trebuchet MS"/>
          <w:noProof/>
        </w:rPr>
        <w:t xml:space="preserve"> to Phar′aoh</w:t>
      </w:r>
      <w:del w:id="151" w:author="Author">
        <w:r w:rsidRPr="00EB5351">
          <w:rPr>
            <w:rFonts w:ascii="Trebuchet MS" w:hAnsi="Trebuchet MS"/>
            <w:noProof/>
          </w:rPr>
          <w:delText>, saying</w:delText>
        </w:r>
      </w:del>
      <w:r w:rsidRPr="00EB5351">
        <w:rPr>
          <w:rFonts w:ascii="Trebuchet MS" w:hAnsi="Trebuchet MS"/>
          <w:noProof/>
        </w:rPr>
        <w:t xml:space="preserve">: “Why </w:t>
      </w:r>
      <w:del w:id="152" w:author="Author">
        <w:r w:rsidRPr="00EB5351">
          <w:rPr>
            <w:rFonts w:ascii="Trebuchet MS" w:hAnsi="Trebuchet MS"/>
            <w:noProof/>
          </w:rPr>
          <w:delText>do</w:delText>
        </w:r>
      </w:del>
      <w:ins w:id="153" w:author="Author">
        <w:r w:rsidRPr="00EB5351">
          <w:rPr>
            <w:rFonts w:ascii="Trebuchet MS" w:hAnsi="Trebuchet MS"/>
            <w:noProof/>
          </w:rPr>
          <w:t>are</w:t>
        </w:r>
      </w:ins>
      <w:r w:rsidRPr="00EB5351">
        <w:rPr>
          <w:rFonts w:ascii="Trebuchet MS" w:hAnsi="Trebuchet MS"/>
          <w:noProof/>
        </w:rPr>
        <w:t xml:space="preserve"> you </w:t>
      </w:r>
      <w:del w:id="154" w:author="Author">
        <w:r w:rsidRPr="00EB5351">
          <w:rPr>
            <w:rFonts w:ascii="Trebuchet MS" w:hAnsi="Trebuchet MS"/>
            <w:noProof/>
          </w:rPr>
          <w:delText>deal this way with</w:delText>
        </w:r>
      </w:del>
      <w:ins w:id="155" w:author="Author">
        <w:r w:rsidRPr="00EB5351">
          <w:rPr>
            <w:rFonts w:ascii="Trebuchet MS" w:hAnsi="Trebuchet MS"/>
            <w:noProof/>
          </w:rPr>
          <w:t>treating</w:t>
        </w:r>
      </w:ins>
      <w:r w:rsidRPr="00EB5351">
        <w:rPr>
          <w:rFonts w:ascii="Trebuchet MS" w:hAnsi="Trebuchet MS"/>
          <w:noProof/>
        </w:rPr>
        <w:t xml:space="preserve"> your servants</w:t>
      </w:r>
      <w:ins w:id="156" w:author="Author">
        <w:r w:rsidRPr="00EB5351">
          <w:rPr>
            <w:rFonts w:ascii="Trebuchet MS" w:hAnsi="Trebuchet MS"/>
            <w:noProof/>
          </w:rPr>
          <w:t xml:space="preserve"> this way</w:t>
        </w:r>
      </w:ins>
      <w:r w:rsidRPr="00EB5351">
        <w:rPr>
          <w:rFonts w:ascii="Trebuchet MS" w:hAnsi="Trebuchet MS"/>
          <w:noProof/>
        </w:rPr>
        <w:t xml:space="preserve">? </w:t>
      </w:r>
      <w:r w:rsidRPr="00EB5351">
        <w:rPr>
          <w:rFonts w:ascii="Trebuchet MS" w:hAnsi="Trebuchet MS"/>
          <w:b/>
          <w:noProof/>
        </w:rPr>
        <w:t xml:space="preserve">5:16 </w:t>
      </w:r>
      <w:del w:id="157" w:author="Author">
        <w:r w:rsidRPr="00EB5351">
          <w:rPr>
            <w:rFonts w:ascii="Trebuchet MS" w:hAnsi="Trebuchet MS"/>
            <w:noProof/>
          </w:rPr>
          <w:delText>There is no</w:delText>
        </w:r>
      </w:del>
      <w:ins w:id="158" w:author="Author">
        <w:r w:rsidRPr="00EB5351">
          <w:rPr>
            <w:rFonts w:ascii="Trebuchet MS" w:hAnsi="Trebuchet MS"/>
            <w:noProof/>
          </w:rPr>
          <w:t>No</w:t>
        </w:r>
      </w:ins>
      <w:r w:rsidRPr="00EB5351">
        <w:rPr>
          <w:rFonts w:ascii="Trebuchet MS" w:hAnsi="Trebuchet MS"/>
          <w:noProof/>
        </w:rPr>
        <w:t xml:space="preserve"> straw </w:t>
      </w:r>
      <w:ins w:id="159" w:author="Author">
        <w:r w:rsidRPr="00EB5351">
          <w:rPr>
            <w:rFonts w:ascii="Trebuchet MS" w:hAnsi="Trebuchet MS"/>
            <w:noProof/>
          </w:rPr>
          <w:t xml:space="preserve">is </w:t>
        </w:r>
      </w:ins>
      <w:r w:rsidRPr="00EB5351">
        <w:rPr>
          <w:rFonts w:ascii="Trebuchet MS" w:hAnsi="Trebuchet MS"/>
          <w:noProof/>
        </w:rPr>
        <w:t>given to your servants</w:t>
      </w:r>
      <w:del w:id="160" w:author="Author">
        <w:r w:rsidRPr="00EB5351">
          <w:rPr>
            <w:rFonts w:ascii="Trebuchet MS" w:hAnsi="Trebuchet MS"/>
            <w:noProof/>
          </w:rPr>
          <w:delText xml:space="preserve"> and</w:delText>
        </w:r>
      </w:del>
      <w:ins w:id="161" w:author="Author">
        <w:r w:rsidRPr="00EB5351">
          <w:rPr>
            <w:rFonts w:ascii="Trebuchet MS" w:hAnsi="Trebuchet MS"/>
            <w:noProof/>
          </w:rPr>
          <w:t>,</w:t>
        </w:r>
      </w:ins>
      <w:r w:rsidRPr="00EB5351">
        <w:rPr>
          <w:rFonts w:ascii="Trebuchet MS" w:hAnsi="Trebuchet MS"/>
          <w:noProof/>
        </w:rPr>
        <w:t xml:space="preserve"> yet they are saying to us, ‘Make bricks!’ </w:t>
      </w:r>
      <w:del w:id="162" w:author="Author">
        <w:r w:rsidRPr="00EB5351">
          <w:rPr>
            <w:rFonts w:ascii="Trebuchet MS" w:hAnsi="Trebuchet MS"/>
            <w:noProof/>
          </w:rPr>
          <w:delText>and here your</w:delText>
        </w:r>
      </w:del>
      <w:ins w:id="163" w:author="Author">
        <w:r w:rsidRPr="00EB5351">
          <w:rPr>
            <w:rFonts w:ascii="Trebuchet MS" w:hAnsi="Trebuchet MS"/>
            <w:noProof/>
          </w:rPr>
          <w:t>Your</w:t>
        </w:r>
      </w:ins>
      <w:r w:rsidRPr="00EB5351">
        <w:rPr>
          <w:rFonts w:ascii="Trebuchet MS" w:hAnsi="Trebuchet MS"/>
          <w:noProof/>
        </w:rPr>
        <w:t xml:space="preserve"> servants are beaten, </w:t>
      </w:r>
      <w:del w:id="164" w:author="Author">
        <w:r w:rsidRPr="00EB5351">
          <w:rPr>
            <w:rFonts w:ascii="Trebuchet MS" w:hAnsi="Trebuchet MS"/>
            <w:noProof/>
          </w:rPr>
          <w:delText>whereas</w:delText>
        </w:r>
      </w:del>
      <w:ins w:id="165" w:author="Author">
        <w:r w:rsidRPr="00EB5351">
          <w:rPr>
            <w:rFonts w:ascii="Trebuchet MS" w:hAnsi="Trebuchet MS"/>
            <w:noProof/>
          </w:rPr>
          <w:t>but</w:t>
        </w:r>
      </w:ins>
      <w:r w:rsidRPr="00EB5351">
        <w:rPr>
          <w:rFonts w:ascii="Trebuchet MS" w:hAnsi="Trebuchet MS"/>
          <w:noProof/>
        </w:rPr>
        <w:t xml:space="preserve"> your own people are at fault.” </w:t>
      </w:r>
      <w:r w:rsidRPr="00EB5351">
        <w:rPr>
          <w:rFonts w:ascii="Trebuchet MS" w:hAnsi="Trebuchet MS"/>
          <w:b/>
          <w:noProof/>
        </w:rPr>
        <w:t xml:space="preserve">5:17 </w:t>
      </w:r>
      <w:r w:rsidRPr="00EB5351">
        <w:rPr>
          <w:rFonts w:ascii="Trebuchet MS" w:hAnsi="Trebuchet MS"/>
          <w:noProof/>
        </w:rPr>
        <w:t>But he said: “</w:t>
      </w:r>
      <w:del w:id="166" w:author="Author">
        <w:r w:rsidRPr="00EB5351">
          <w:rPr>
            <w:rFonts w:ascii="Trebuchet MS" w:hAnsi="Trebuchet MS"/>
            <w:noProof/>
          </w:rPr>
          <w:delText>Y</w:delText>
        </w:r>
        <w:r w:rsidRPr="00EB5351">
          <w:rPr>
            <w:rFonts w:ascii="Trebuchet MS" w:hAnsi="Trebuchet MS"/>
            <w:noProof/>
            <w:u w:val="dotted"/>
          </w:rPr>
          <w:delText>OU</w:delText>
        </w:r>
      </w:del>
      <w:ins w:id="167" w:author="Author">
        <w:r w:rsidRPr="00EB5351">
          <w:rPr>
            <w:rFonts w:ascii="Trebuchet MS" w:hAnsi="Trebuchet MS"/>
            <w:noProof/>
          </w:rPr>
          <w:t>You</w:t>
        </w:r>
      </w:ins>
      <w:r w:rsidRPr="00EB5351">
        <w:rPr>
          <w:rFonts w:ascii="Trebuchet MS" w:hAnsi="Trebuchet MS"/>
          <w:noProof/>
        </w:rPr>
        <w:t xml:space="preserve"> are relaxing,</w:t>
      </w:r>
      <w:del w:id="168" w:author="Author">
        <w:r w:rsidRPr="00EB5351">
          <w:rPr>
            <w:rFonts w:ascii="Trebuchet MS" w:hAnsi="Trebuchet MS"/>
            <w:noProof/>
          </w:rPr>
          <w:delText xml:space="preserve"> </w:delText>
        </w:r>
        <w:r w:rsidRPr="00EB5351">
          <w:rPr>
            <w:rFonts w:ascii="Trebuchet MS" w:hAnsi="Trebuchet MS"/>
            <w:noProof/>
            <w:u w:val="dotted"/>
          </w:rPr>
          <w:delText>YOU</w:delText>
        </w:r>
      </w:del>
      <w:ins w:id="169" w:author="Author">
        <w:r w:rsidRPr="00EB5351">
          <w:rPr>
            <w:rStyle w:val="FootnoteReference"/>
            <w:rFonts w:ascii="Trebuchet MS" w:hAnsi="Trebuchet MS"/>
            <w:noProof/>
          </w:rPr>
          <w:footnoteReference w:id="3"/>
        </w:r>
        <w:r w:rsidRPr="00EB5351">
          <w:rPr>
            <w:rFonts w:ascii="Trebuchet MS" w:hAnsi="Trebuchet MS"/>
            <w:noProof/>
          </w:rPr>
          <w:t xml:space="preserve"> you</w:t>
        </w:r>
      </w:ins>
      <w:r w:rsidRPr="00EB5351">
        <w:rPr>
          <w:rFonts w:ascii="Trebuchet MS" w:hAnsi="Trebuchet MS"/>
          <w:noProof/>
        </w:rPr>
        <w:t xml:space="preserve"> are relaxing!</w:t>
      </w:r>
      <w:ins w:id="172" w:author="Author">
        <w:r w:rsidRPr="00EB535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B5351">
        <w:rPr>
          <w:rFonts w:ascii="Trebuchet MS" w:hAnsi="Trebuchet MS"/>
          <w:noProof/>
        </w:rPr>
        <w:t xml:space="preserve"> That is why </w:t>
      </w:r>
      <w:del w:id="175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</w:del>
      <w:ins w:id="176" w:author="Author">
        <w:r w:rsidRPr="00EB5351">
          <w:rPr>
            <w:rFonts w:ascii="Trebuchet MS" w:hAnsi="Trebuchet MS"/>
            <w:noProof/>
          </w:rPr>
          <w:t>you</w:t>
        </w:r>
      </w:ins>
      <w:r w:rsidRPr="00EB5351">
        <w:rPr>
          <w:rFonts w:ascii="Trebuchet MS" w:hAnsi="Trebuchet MS"/>
          <w:noProof/>
        </w:rPr>
        <w:t xml:space="preserve"> are saying, ‘We want to go, we want to sacrifice to Jehovah.’ </w:t>
      </w:r>
      <w:r w:rsidRPr="00EB5351">
        <w:rPr>
          <w:rFonts w:ascii="Trebuchet MS" w:hAnsi="Trebuchet MS"/>
          <w:b/>
          <w:noProof/>
        </w:rPr>
        <w:t xml:space="preserve">5:18 </w:t>
      </w:r>
      <w:del w:id="177" w:author="Author">
        <w:r w:rsidRPr="00EB5351">
          <w:rPr>
            <w:rFonts w:ascii="Trebuchet MS" w:hAnsi="Trebuchet MS"/>
            <w:noProof/>
          </w:rPr>
          <w:delText>And</w:delText>
        </w:r>
      </w:del>
      <w:ins w:id="178" w:author="Author">
        <w:r w:rsidRPr="00EB5351">
          <w:rPr>
            <w:rFonts w:ascii="Trebuchet MS" w:hAnsi="Trebuchet MS"/>
            <w:noProof/>
          </w:rPr>
          <w:t>So</w:t>
        </w:r>
      </w:ins>
      <w:r w:rsidRPr="00EB5351">
        <w:rPr>
          <w:rFonts w:ascii="Trebuchet MS" w:hAnsi="Trebuchet MS"/>
          <w:noProof/>
        </w:rPr>
        <w:t xml:space="preserve"> now go, </w:t>
      </w:r>
      <w:del w:id="179" w:author="Author">
        <w:r w:rsidRPr="00EB5351">
          <w:rPr>
            <w:rFonts w:ascii="Trebuchet MS" w:hAnsi="Trebuchet MS"/>
            <w:noProof/>
          </w:rPr>
          <w:delText>serve! Though no</w:delText>
        </w:r>
      </w:del>
      <w:ins w:id="180" w:author="Author">
        <w:r w:rsidRPr="00EB5351">
          <w:rPr>
            <w:rFonts w:ascii="Trebuchet MS" w:hAnsi="Trebuchet MS"/>
            <w:noProof/>
          </w:rPr>
          <w:t>get back to work! No</w:t>
        </w:r>
      </w:ins>
      <w:r w:rsidRPr="00EB5351">
        <w:rPr>
          <w:rFonts w:ascii="Trebuchet MS" w:hAnsi="Trebuchet MS"/>
          <w:noProof/>
        </w:rPr>
        <w:t xml:space="preserve"> straw will be given to </w:t>
      </w:r>
      <w:del w:id="181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, yet </w:delText>
        </w:r>
        <w:r w:rsidRPr="00EB5351">
          <w:rPr>
            <w:rFonts w:ascii="Trebuchet MS" w:hAnsi="Trebuchet MS"/>
            <w:noProof/>
            <w:u w:val="dotted"/>
          </w:rPr>
          <w:delText>YOU</w:delText>
        </w:r>
        <w:r w:rsidRPr="00EB5351">
          <w:rPr>
            <w:rFonts w:ascii="Trebuchet MS" w:hAnsi="Trebuchet MS"/>
            <w:noProof/>
          </w:rPr>
          <w:delText xml:space="preserve"> are to give the fixed amount</w:delText>
        </w:r>
      </w:del>
      <w:ins w:id="182" w:author="Author">
        <w:r w:rsidRPr="00EB5351">
          <w:rPr>
            <w:rFonts w:ascii="Trebuchet MS" w:hAnsi="Trebuchet MS"/>
            <w:noProof/>
          </w:rPr>
          <w:t>you, but you must still produce your quota</w:t>
        </w:r>
      </w:ins>
      <w:r w:rsidRPr="00EB5351">
        <w:rPr>
          <w:rFonts w:ascii="Trebuchet MS" w:hAnsi="Trebuchet MS"/>
          <w:noProof/>
        </w:rPr>
        <w:t xml:space="preserve"> of bricks.”</w:t>
      </w:r>
    </w:p>
    <w:p w:rsidR="00D6273C" w:rsidRPr="00EB5351" w:rsidRDefault="00D6273C" w:rsidP="00D6273C">
      <w:pPr>
        <w:rPr>
          <w:rFonts w:ascii="Trebuchet MS" w:hAnsi="Trebuchet MS"/>
          <w:noProof/>
        </w:rPr>
      </w:pPr>
      <w:r w:rsidRPr="00EB5351">
        <w:rPr>
          <w:rFonts w:ascii="Trebuchet MS" w:hAnsi="Trebuchet MS"/>
          <w:b/>
        </w:rPr>
        <w:t xml:space="preserve">5:19 </w:t>
      </w:r>
      <w:r w:rsidRPr="00EB5351">
        <w:rPr>
          <w:rFonts w:ascii="Trebuchet MS" w:hAnsi="Trebuchet MS"/>
          <w:noProof/>
        </w:rPr>
        <w:t xml:space="preserve">Then the </w:t>
      </w:r>
      <w:del w:id="183" w:author="Author">
        <w:r w:rsidRPr="00EB5351">
          <w:rPr>
            <w:rFonts w:ascii="Trebuchet MS" w:hAnsi="Trebuchet MS"/>
            <w:noProof/>
          </w:rPr>
          <w:delText>officers</w:delText>
        </w:r>
      </w:del>
      <w:ins w:id="184" w:author="Author">
        <w:r w:rsidRPr="00EB5351">
          <w:rPr>
            <w:rFonts w:ascii="Trebuchet MS" w:hAnsi="Trebuchet MS"/>
            <w:noProof/>
          </w:rPr>
          <w:t>foremen</w:t>
        </w:r>
      </w:ins>
      <w:r w:rsidRPr="00EB5351">
        <w:rPr>
          <w:rFonts w:ascii="Trebuchet MS" w:hAnsi="Trebuchet MS"/>
          <w:noProof/>
        </w:rPr>
        <w:t xml:space="preserve"> of the </w:t>
      </w:r>
      <w:del w:id="185" w:author="Author">
        <w:r w:rsidRPr="00EB5351">
          <w:rPr>
            <w:rFonts w:ascii="Trebuchet MS" w:hAnsi="Trebuchet MS"/>
            <w:noProof/>
          </w:rPr>
          <w:delText>sons of Israel</w:delText>
        </w:r>
      </w:del>
      <w:ins w:id="186" w:author="Author">
        <w:r w:rsidRPr="00EB5351">
          <w:rPr>
            <w:rFonts w:ascii="Trebuchet MS" w:hAnsi="Trebuchet MS"/>
            <w:noProof/>
          </w:rPr>
          <w:t>Israelites</w:t>
        </w:r>
      </w:ins>
      <w:r w:rsidRPr="00EB5351">
        <w:rPr>
          <w:rFonts w:ascii="Trebuchet MS" w:hAnsi="Trebuchet MS"/>
          <w:noProof/>
        </w:rPr>
        <w:t xml:space="preserve"> saw </w:t>
      </w:r>
      <w:del w:id="187" w:author="Author">
        <w:r w:rsidRPr="00EB5351">
          <w:rPr>
            <w:rFonts w:ascii="Trebuchet MS" w:hAnsi="Trebuchet MS"/>
            <w:noProof/>
          </w:rPr>
          <w:delText>themselves</w:delText>
        </w:r>
      </w:del>
      <w:ins w:id="188" w:author="Author">
        <w:r w:rsidRPr="00EB5351">
          <w:rPr>
            <w:rFonts w:ascii="Trebuchet MS" w:hAnsi="Trebuchet MS"/>
            <w:noProof/>
          </w:rPr>
          <w:t>that they were</w:t>
        </w:r>
      </w:ins>
      <w:r w:rsidRPr="00EB5351">
        <w:rPr>
          <w:rFonts w:ascii="Trebuchet MS" w:hAnsi="Trebuchet MS"/>
          <w:noProof/>
        </w:rPr>
        <w:t xml:space="preserve"> in </w:t>
      </w:r>
      <w:del w:id="189" w:author="Author">
        <w:r w:rsidRPr="00EB5351">
          <w:rPr>
            <w:rFonts w:ascii="Trebuchet MS" w:hAnsi="Trebuchet MS"/>
            <w:noProof/>
          </w:rPr>
          <w:delText xml:space="preserve">an evil plight at </w:delText>
        </w:r>
      </w:del>
      <w:ins w:id="190" w:author="Author">
        <w:r w:rsidRPr="00EB5351">
          <w:rPr>
            <w:rFonts w:ascii="Trebuchet MS" w:hAnsi="Trebuchet MS"/>
            <w:noProof/>
          </w:rPr>
          <w:t xml:space="preserve">serious trouble because of </w:t>
        </w:r>
      </w:ins>
      <w:r w:rsidRPr="00EB5351">
        <w:rPr>
          <w:rFonts w:ascii="Trebuchet MS" w:hAnsi="Trebuchet MS"/>
          <w:noProof/>
        </w:rPr>
        <w:t xml:space="preserve">the </w:t>
      </w:r>
      <w:del w:id="191" w:author="Author">
        <w:r w:rsidRPr="00EB5351">
          <w:rPr>
            <w:rFonts w:ascii="Trebuchet MS" w:hAnsi="Trebuchet MS"/>
            <w:noProof/>
          </w:rPr>
          <w:delText>saying: “Y</w:delText>
        </w:r>
        <w:r w:rsidRPr="00EB5351">
          <w:rPr>
            <w:rFonts w:ascii="Trebuchet MS" w:hAnsi="Trebuchet MS"/>
            <w:noProof/>
            <w:u w:val="dotted"/>
          </w:rPr>
          <w:delText>OU</w:delText>
        </w:r>
      </w:del>
      <w:ins w:id="192" w:author="Author">
        <w:r w:rsidRPr="00EB5351">
          <w:rPr>
            <w:rFonts w:ascii="Trebuchet MS" w:hAnsi="Trebuchet MS"/>
            <w:noProof/>
          </w:rPr>
          <w:t>order: “You</w:t>
        </w:r>
      </w:ins>
      <w:r w:rsidRPr="00EB5351">
        <w:rPr>
          <w:rFonts w:ascii="Trebuchet MS" w:hAnsi="Trebuchet MS"/>
          <w:noProof/>
        </w:rPr>
        <w:t xml:space="preserve"> must not </w:t>
      </w:r>
      <w:del w:id="193" w:author="Author">
        <w:r w:rsidRPr="00EB5351">
          <w:rPr>
            <w:rFonts w:ascii="Trebuchet MS" w:hAnsi="Trebuchet MS"/>
            <w:noProof/>
          </w:rPr>
          <w:delText xml:space="preserve">deduct from </w:delText>
        </w:r>
        <w:r w:rsidRPr="00EB5351">
          <w:rPr>
            <w:rFonts w:ascii="Trebuchet MS" w:hAnsi="Trebuchet MS"/>
            <w:noProof/>
            <w:u w:val="dotted"/>
          </w:rPr>
          <w:delText>YOUR</w:delText>
        </w:r>
        <w:r w:rsidRPr="00EB5351">
          <w:rPr>
            <w:rFonts w:ascii="Trebuchet MS" w:hAnsi="Trebuchet MS"/>
            <w:noProof/>
          </w:rPr>
          <w:delText xml:space="preserve"> </w:delText>
        </w:r>
      </w:del>
      <w:ins w:id="194" w:author="Author">
        <w:r w:rsidRPr="00EB5351">
          <w:rPr>
            <w:rFonts w:ascii="Trebuchet MS" w:hAnsi="Trebuchet MS"/>
            <w:noProof/>
          </w:rPr>
          <w:t xml:space="preserve">reduce your daily quota of </w:t>
        </w:r>
      </w:ins>
      <w:r w:rsidRPr="00EB5351">
        <w:rPr>
          <w:rFonts w:ascii="Trebuchet MS" w:hAnsi="Trebuchet MS"/>
          <w:noProof/>
        </w:rPr>
        <w:t xml:space="preserve">bricks </w:t>
      </w:r>
      <w:del w:id="195" w:author="Author">
        <w:r w:rsidRPr="00EB5351">
          <w:rPr>
            <w:rFonts w:ascii="Trebuchet MS" w:hAnsi="Trebuchet MS"/>
            <w:noProof/>
          </w:rPr>
          <w:delText>one bit of anyone’s daily rate</w:delText>
        </w:r>
      </w:del>
      <w:ins w:id="196" w:author="Author">
        <w:r w:rsidRPr="00EB5351">
          <w:rPr>
            <w:rFonts w:ascii="Trebuchet MS" w:hAnsi="Trebuchet MS"/>
            <w:noProof/>
          </w:rPr>
          <w:t>at all</w:t>
        </w:r>
      </w:ins>
      <w:r w:rsidRPr="00EB5351">
        <w:rPr>
          <w:rFonts w:ascii="Trebuchet MS" w:hAnsi="Trebuchet MS"/>
          <w:noProof/>
        </w:rPr>
        <w:t xml:space="preserve">.” </w:t>
      </w:r>
      <w:r w:rsidRPr="00EB5351">
        <w:rPr>
          <w:rFonts w:ascii="Trebuchet MS" w:hAnsi="Trebuchet MS"/>
          <w:b/>
          <w:noProof/>
        </w:rPr>
        <w:t xml:space="preserve">5:20 </w:t>
      </w:r>
      <w:r w:rsidRPr="00EB5351">
        <w:rPr>
          <w:rFonts w:ascii="Trebuchet MS" w:hAnsi="Trebuchet MS"/>
          <w:noProof/>
        </w:rPr>
        <w:t xml:space="preserve">After that they </w:t>
      </w:r>
      <w:del w:id="197" w:author="Author">
        <w:r w:rsidRPr="00EB5351">
          <w:rPr>
            <w:rFonts w:ascii="Trebuchet MS" w:hAnsi="Trebuchet MS"/>
            <w:noProof/>
          </w:rPr>
          <w:delText>encountered</w:delText>
        </w:r>
      </w:del>
      <w:ins w:id="198" w:author="Author">
        <w:r w:rsidRPr="00EB5351">
          <w:rPr>
            <w:rFonts w:ascii="Trebuchet MS" w:hAnsi="Trebuchet MS"/>
            <w:noProof/>
          </w:rPr>
          <w:t>met up with</w:t>
        </w:r>
      </w:ins>
      <w:r w:rsidRPr="00EB5351">
        <w:rPr>
          <w:rFonts w:ascii="Trebuchet MS" w:hAnsi="Trebuchet MS"/>
          <w:noProof/>
        </w:rPr>
        <w:t xml:space="preserve"> Moses and Aaron, who were standing there to meet them as they came out from Phar′aoh. </w:t>
      </w:r>
      <w:r w:rsidRPr="00EB5351">
        <w:rPr>
          <w:rFonts w:ascii="Trebuchet MS" w:hAnsi="Trebuchet MS"/>
          <w:b/>
          <w:noProof/>
        </w:rPr>
        <w:t xml:space="preserve">5:21 </w:t>
      </w:r>
      <w:r w:rsidRPr="00EB5351">
        <w:rPr>
          <w:rFonts w:ascii="Trebuchet MS" w:hAnsi="Trebuchet MS"/>
          <w:noProof/>
        </w:rPr>
        <w:t xml:space="preserve">At once they said to them: “May Jehovah look upon </w:t>
      </w:r>
      <w:del w:id="199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</w:del>
      <w:ins w:id="200" w:author="Author">
        <w:r w:rsidRPr="00EB5351">
          <w:rPr>
            <w:rFonts w:ascii="Trebuchet MS" w:hAnsi="Trebuchet MS"/>
            <w:noProof/>
          </w:rPr>
          <w:t>you</w:t>
        </w:r>
      </w:ins>
      <w:r w:rsidRPr="00EB5351">
        <w:rPr>
          <w:rFonts w:ascii="Trebuchet MS" w:hAnsi="Trebuchet MS"/>
          <w:noProof/>
        </w:rPr>
        <w:t xml:space="preserve"> and judge, since </w:t>
      </w:r>
      <w:del w:id="201" w:author="Author">
        <w:r w:rsidRPr="00EB5351">
          <w:rPr>
            <w:rFonts w:ascii="Trebuchet MS" w:hAnsi="Trebuchet MS"/>
            <w:noProof/>
            <w:u w:val="dotted"/>
          </w:rPr>
          <w:delText>YOU</w:delText>
        </w:r>
      </w:del>
      <w:ins w:id="202" w:author="Author">
        <w:r w:rsidRPr="00EB5351">
          <w:rPr>
            <w:rFonts w:ascii="Trebuchet MS" w:hAnsi="Trebuchet MS"/>
            <w:noProof/>
          </w:rPr>
          <w:t>you</w:t>
        </w:r>
      </w:ins>
      <w:r w:rsidRPr="00EB5351">
        <w:rPr>
          <w:rFonts w:ascii="Trebuchet MS" w:hAnsi="Trebuchet MS"/>
          <w:noProof/>
        </w:rPr>
        <w:t xml:space="preserve"> have made </w:t>
      </w:r>
      <w:del w:id="203" w:author="Author">
        <w:r w:rsidRPr="00EB5351">
          <w:rPr>
            <w:rFonts w:ascii="Trebuchet MS" w:hAnsi="Trebuchet MS"/>
            <w:noProof/>
          </w:rPr>
          <w:delText xml:space="preserve">us smell offensive before </w:delText>
        </w:r>
      </w:del>
      <w:r w:rsidRPr="00EB5351">
        <w:rPr>
          <w:rFonts w:ascii="Trebuchet MS" w:hAnsi="Trebuchet MS"/>
          <w:noProof/>
        </w:rPr>
        <w:t xml:space="preserve">Phar′aoh and </w:t>
      </w:r>
      <w:del w:id="204" w:author="Author">
        <w:r w:rsidRPr="00EB5351">
          <w:rPr>
            <w:rFonts w:ascii="Trebuchet MS" w:hAnsi="Trebuchet MS"/>
            <w:noProof/>
          </w:rPr>
          <w:delText xml:space="preserve">before </w:delText>
        </w:r>
      </w:del>
      <w:r w:rsidRPr="00EB5351">
        <w:rPr>
          <w:rFonts w:ascii="Trebuchet MS" w:hAnsi="Trebuchet MS"/>
          <w:noProof/>
        </w:rPr>
        <w:t xml:space="preserve">his servants </w:t>
      </w:r>
      <w:del w:id="205" w:author="Author">
        <w:r w:rsidRPr="00EB5351">
          <w:rPr>
            <w:rFonts w:ascii="Trebuchet MS" w:hAnsi="Trebuchet MS"/>
            <w:noProof/>
          </w:rPr>
          <w:delText>so as to</w:delText>
        </w:r>
      </w:del>
      <w:ins w:id="206" w:author="Author">
        <w:r w:rsidRPr="00EB5351">
          <w:rPr>
            <w:rFonts w:ascii="Trebuchet MS" w:hAnsi="Trebuchet MS"/>
            <w:noProof/>
          </w:rPr>
          <w:t>despise us</w:t>
        </w:r>
        <w:r w:rsidRPr="00EB5351">
          <w:rPr>
            <w:rStyle w:val="FootnoteReference"/>
            <w:rFonts w:ascii="Trebuchet MS" w:hAnsi="Trebuchet MS"/>
            <w:noProof/>
          </w:rPr>
          <w:footnoteReference w:id="5"/>
        </w:r>
        <w:r w:rsidRPr="00EB5351">
          <w:rPr>
            <w:rFonts w:ascii="Trebuchet MS" w:hAnsi="Trebuchet MS"/>
            <w:noProof/>
          </w:rPr>
          <w:t xml:space="preserve"> and you have</w:t>
        </w:r>
      </w:ins>
      <w:r w:rsidRPr="00EB5351">
        <w:rPr>
          <w:rFonts w:ascii="Trebuchet MS" w:hAnsi="Trebuchet MS"/>
          <w:noProof/>
        </w:rPr>
        <w:t xml:space="preserve"> put a sword in their hand to kill us.” </w:t>
      </w:r>
      <w:r w:rsidRPr="00EB5351">
        <w:rPr>
          <w:rFonts w:ascii="Trebuchet MS" w:hAnsi="Trebuchet MS"/>
          <w:b/>
          <w:noProof/>
        </w:rPr>
        <w:t xml:space="preserve">5:22 </w:t>
      </w:r>
      <w:r w:rsidRPr="00EB5351">
        <w:rPr>
          <w:rFonts w:ascii="Trebuchet MS" w:hAnsi="Trebuchet MS"/>
          <w:noProof/>
        </w:rPr>
        <w:t xml:space="preserve">Then Moses turned to Jehovah and said: “Jehovah, why have you </w:t>
      </w:r>
      <w:del w:id="209" w:author="Author">
        <w:r w:rsidRPr="00EB5351">
          <w:rPr>
            <w:rFonts w:ascii="Trebuchet MS" w:hAnsi="Trebuchet MS"/>
            <w:noProof/>
          </w:rPr>
          <w:delText>caused evil to</w:delText>
        </w:r>
      </w:del>
      <w:ins w:id="210" w:author="Author">
        <w:r w:rsidRPr="00EB5351">
          <w:rPr>
            <w:rFonts w:ascii="Trebuchet MS" w:hAnsi="Trebuchet MS"/>
            <w:noProof/>
          </w:rPr>
          <w:t>afflicted</w:t>
        </w:r>
      </w:ins>
      <w:r w:rsidRPr="00EB5351">
        <w:rPr>
          <w:rFonts w:ascii="Trebuchet MS" w:hAnsi="Trebuchet MS"/>
          <w:noProof/>
        </w:rPr>
        <w:t xml:space="preserve"> this people? Why </w:t>
      </w:r>
      <w:del w:id="211" w:author="Author">
        <w:r w:rsidRPr="00EB5351">
          <w:rPr>
            <w:rFonts w:ascii="Trebuchet MS" w:hAnsi="Trebuchet MS"/>
            <w:noProof/>
          </w:rPr>
          <w:delText xml:space="preserve">is it that you </w:delText>
        </w:r>
      </w:del>
      <w:r w:rsidRPr="00EB5351">
        <w:rPr>
          <w:rFonts w:ascii="Trebuchet MS" w:hAnsi="Trebuchet MS"/>
          <w:noProof/>
        </w:rPr>
        <w:t xml:space="preserve">have </w:t>
      </w:r>
      <w:ins w:id="212" w:author="Author">
        <w:r w:rsidRPr="00EB5351">
          <w:rPr>
            <w:rFonts w:ascii="Trebuchet MS" w:hAnsi="Trebuchet MS"/>
            <w:noProof/>
          </w:rPr>
          <w:t xml:space="preserve">you </w:t>
        </w:r>
      </w:ins>
      <w:r w:rsidRPr="00EB5351">
        <w:rPr>
          <w:rFonts w:ascii="Trebuchet MS" w:hAnsi="Trebuchet MS"/>
          <w:noProof/>
        </w:rPr>
        <w:t xml:space="preserve">sent me? </w:t>
      </w:r>
      <w:r w:rsidRPr="00EB5351">
        <w:rPr>
          <w:rFonts w:ascii="Trebuchet MS" w:hAnsi="Trebuchet MS"/>
          <w:b/>
          <w:noProof/>
        </w:rPr>
        <w:t xml:space="preserve">5:23 </w:t>
      </w:r>
      <w:del w:id="213" w:author="Author">
        <w:r w:rsidRPr="00EB5351">
          <w:rPr>
            <w:rFonts w:ascii="Trebuchet MS" w:hAnsi="Trebuchet MS"/>
            <w:noProof/>
          </w:rPr>
          <w:delText>For from</w:delText>
        </w:r>
      </w:del>
      <w:ins w:id="214" w:author="Author">
        <w:r w:rsidRPr="00EB5351">
          <w:rPr>
            <w:rFonts w:ascii="Trebuchet MS" w:hAnsi="Trebuchet MS"/>
            <w:noProof/>
          </w:rPr>
          <w:t>From</w:t>
        </w:r>
      </w:ins>
      <w:r w:rsidRPr="00EB5351">
        <w:rPr>
          <w:rFonts w:ascii="Trebuchet MS" w:hAnsi="Trebuchet MS"/>
          <w:noProof/>
        </w:rPr>
        <w:t xml:space="preserve"> the time that I went in before Phar′aoh to speak in your name, he has </w:t>
      </w:r>
      <w:del w:id="215" w:author="Author">
        <w:r w:rsidRPr="00EB5351">
          <w:rPr>
            <w:rFonts w:ascii="Trebuchet MS" w:hAnsi="Trebuchet MS"/>
            <w:noProof/>
          </w:rPr>
          <w:delText>done evil to</w:delText>
        </w:r>
      </w:del>
      <w:ins w:id="216" w:author="Author">
        <w:r w:rsidRPr="00EB5351">
          <w:rPr>
            <w:rFonts w:ascii="Trebuchet MS" w:hAnsi="Trebuchet MS"/>
            <w:noProof/>
          </w:rPr>
          <w:t>dealt worse with</w:t>
        </w:r>
      </w:ins>
      <w:r w:rsidRPr="00EB5351">
        <w:rPr>
          <w:rFonts w:ascii="Trebuchet MS" w:hAnsi="Trebuchet MS"/>
          <w:noProof/>
        </w:rPr>
        <w:t xml:space="preserve"> this people, and you have </w:t>
      </w:r>
      <w:del w:id="217" w:author="Author">
        <w:r w:rsidRPr="00EB5351">
          <w:rPr>
            <w:rFonts w:ascii="Trebuchet MS" w:hAnsi="Trebuchet MS"/>
            <w:noProof/>
          </w:rPr>
          <w:delText>by no means delivered</w:delText>
        </w:r>
      </w:del>
      <w:ins w:id="218" w:author="Author">
        <w:r w:rsidRPr="00EB5351">
          <w:rPr>
            <w:rFonts w:ascii="Trebuchet MS" w:hAnsi="Trebuchet MS"/>
            <w:noProof/>
          </w:rPr>
          <w:t>certainly not rescued</w:t>
        </w:r>
      </w:ins>
      <w:r w:rsidRPr="00EB5351">
        <w:rPr>
          <w:rFonts w:ascii="Trebuchet MS" w:hAnsi="Trebuchet MS"/>
          <w:noProof/>
        </w:rPr>
        <w:t xml:space="preserve"> your people.”</w:t>
      </w:r>
    </w:p>
    <w:p w:rsidR="00D6273C" w:rsidRPr="00EB5351" w:rsidRDefault="00D6273C" w:rsidP="00D6273C">
      <w:pPr>
        <w:rPr>
          <w:rFonts w:ascii="Trebuchet MS" w:hAnsi="Trebuchet MS"/>
          <w:b/>
        </w:rPr>
      </w:pPr>
    </w:p>
    <w:p w:rsidR="00762BCB" w:rsidRPr="00D6273C" w:rsidRDefault="00762BCB" w:rsidP="00D6273C"/>
    <w:sectPr w:rsidR="00762BCB" w:rsidRPr="00D6273C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F2F" w:rsidRDefault="00723F2F">
      <w:r>
        <w:separator/>
      </w:r>
    </w:p>
  </w:endnote>
  <w:endnote w:type="continuationSeparator" w:id="0">
    <w:p w:rsidR="00723F2F" w:rsidRDefault="00723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F2F" w:rsidRDefault="00723F2F">
      <w:r>
        <w:separator/>
      </w:r>
    </w:p>
  </w:footnote>
  <w:footnote w:type="continuationSeparator" w:id="0">
    <w:p w:rsidR="00723F2F" w:rsidRDefault="00723F2F">
      <w:r>
        <w:continuationSeparator/>
      </w:r>
    </w:p>
  </w:footnote>
  <w:footnote w:id="1">
    <w:p w:rsidR="00D6273C" w:rsidRPr="00EB5351" w:rsidRDefault="00D6273C" w:rsidP="00EB5351">
      <w:pPr>
        <w:pStyle w:val="FootnoteText"/>
        <w:spacing w:after="96"/>
        <w:ind w:firstLine="288"/>
        <w:rPr>
          <w:ins w:id="43" w:author="Author"/>
        </w:rPr>
      </w:pPr>
      <w:ins w:id="44" w:author="Author">
        <w:r w:rsidRPr="00EB5351">
          <w:rPr>
            <w:rStyle w:val="FootnoteReference"/>
          </w:rPr>
          <w:footnoteRef/>
        </w:r>
        <w:r w:rsidRPr="00EB5351">
          <w:t xml:space="preserve"> </w:t>
        </w:r>
        <w:r w:rsidRPr="00EB5351">
          <w:rPr>
            <w:b/>
          </w:rPr>
          <w:t xml:space="preserve">5:4 </w:t>
        </w:r>
        <w:r w:rsidRPr="00EB5351">
          <w:t>Or “burdens.”</w:t>
        </w:r>
      </w:ins>
    </w:p>
  </w:footnote>
  <w:footnote w:id="2">
    <w:p w:rsidR="00D6273C" w:rsidRPr="00EB5351" w:rsidRDefault="00D6273C" w:rsidP="00EB5351">
      <w:pPr>
        <w:pStyle w:val="FootnoteText"/>
        <w:spacing w:after="96"/>
        <w:ind w:firstLine="288"/>
        <w:rPr>
          <w:ins w:id="83" w:author="Author"/>
        </w:rPr>
      </w:pPr>
      <w:ins w:id="84" w:author="Author">
        <w:r w:rsidRPr="00EB5351">
          <w:rPr>
            <w:rStyle w:val="FootnoteReference"/>
          </w:rPr>
          <w:footnoteRef/>
        </w:r>
        <w:r w:rsidRPr="00EB5351">
          <w:t xml:space="preserve"> </w:t>
        </w:r>
        <w:r w:rsidRPr="00EB5351">
          <w:rPr>
            <w:b/>
          </w:rPr>
          <w:t xml:space="preserve">5:8 </w:t>
        </w:r>
        <w:r w:rsidRPr="00EB5351">
          <w:t>Or “are lazy.”</w:t>
        </w:r>
      </w:ins>
    </w:p>
  </w:footnote>
  <w:footnote w:id="3">
    <w:p w:rsidR="00D6273C" w:rsidRPr="00EB5351" w:rsidRDefault="00D6273C" w:rsidP="00EB5351">
      <w:pPr>
        <w:pStyle w:val="FootnoteText"/>
        <w:spacing w:after="96"/>
        <w:ind w:firstLine="288"/>
        <w:rPr>
          <w:ins w:id="170" w:author="Author"/>
        </w:rPr>
      </w:pPr>
      <w:ins w:id="171" w:author="Author">
        <w:r w:rsidRPr="00EB5351">
          <w:rPr>
            <w:rStyle w:val="FootnoteReference"/>
          </w:rPr>
          <w:footnoteRef/>
        </w:r>
        <w:r w:rsidRPr="00EB5351">
          <w:t xml:space="preserve"> </w:t>
        </w:r>
        <w:r w:rsidRPr="00EB5351">
          <w:rPr>
            <w:b/>
          </w:rPr>
          <w:t xml:space="preserve">5:17 </w:t>
        </w:r>
        <w:r w:rsidRPr="00EB5351">
          <w:t>Or “are lazy.”</w:t>
        </w:r>
      </w:ins>
    </w:p>
  </w:footnote>
  <w:footnote w:id="4">
    <w:p w:rsidR="00D6273C" w:rsidRPr="00EB5351" w:rsidRDefault="00D6273C" w:rsidP="00EB5351">
      <w:pPr>
        <w:pStyle w:val="FootnoteText"/>
        <w:spacing w:after="96"/>
        <w:ind w:firstLine="288"/>
        <w:rPr>
          <w:ins w:id="173" w:author="Author"/>
        </w:rPr>
      </w:pPr>
      <w:ins w:id="174" w:author="Author">
        <w:r w:rsidRPr="00EB5351">
          <w:rPr>
            <w:rStyle w:val="FootnoteReference"/>
          </w:rPr>
          <w:footnoteRef/>
        </w:r>
        <w:r w:rsidRPr="00EB5351">
          <w:t xml:space="preserve"> </w:t>
        </w:r>
        <w:r w:rsidRPr="00EB5351">
          <w:rPr>
            <w:b/>
          </w:rPr>
          <w:t xml:space="preserve">5:17 </w:t>
        </w:r>
        <w:r w:rsidRPr="00EB5351">
          <w:t>Or “are lazy.”</w:t>
        </w:r>
      </w:ins>
    </w:p>
  </w:footnote>
  <w:footnote w:id="5">
    <w:p w:rsidR="00D6273C" w:rsidRPr="00EB5351" w:rsidRDefault="00D6273C" w:rsidP="00EB5351">
      <w:pPr>
        <w:pStyle w:val="FootnoteText"/>
        <w:spacing w:after="96"/>
        <w:ind w:firstLine="288"/>
        <w:rPr>
          <w:ins w:id="207" w:author="Author"/>
        </w:rPr>
      </w:pPr>
      <w:ins w:id="208" w:author="Author">
        <w:r w:rsidRPr="00EB5351">
          <w:rPr>
            <w:rStyle w:val="FootnoteReference"/>
          </w:rPr>
          <w:footnoteRef/>
        </w:r>
        <w:r w:rsidRPr="00EB5351">
          <w:t xml:space="preserve"> </w:t>
        </w:r>
        <w:r w:rsidRPr="00EB5351">
          <w:rPr>
            <w:b/>
          </w:rPr>
          <w:t xml:space="preserve">5:21 </w:t>
        </w:r>
        <w:r w:rsidRPr="00EB5351">
          <w:t>Or “have made us smell offensive to Pharaoh and to his servants.”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D2356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D2356">
        <w:t>Exodus Chapter 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D2356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D2356">
      <w:rPr>
        <w:noProof/>
        <w:snapToGrid w:val="0"/>
      </w:rPr>
      <w:t>Exodus 05.Revised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D2356">
        <w:t>Exodus Chapter 5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D2356">
      <w:t>02-Exodus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D2356">
      <w:rPr>
        <w:noProof/>
        <w:snapToGrid w:val="0"/>
      </w:rPr>
      <w:t>Exodus 05.Revised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D235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D235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D235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D235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F2F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23F2F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9D2356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273C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8ba9d15492946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6273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273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6273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D6273C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6273C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D6273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8ba9d15492946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868</ap:Words>
  <ap:Characters>3737</ap:Characters>
  <ap:Application>Microsoft Office Word</ap:Application>
  <ap:DocSecurity>0</ap:DocSecurity>
  <ap:Lines>63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4597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5</dc:title>
  <dc:subject/>
  <dc:creator>Ruth Farrugia</dc:creator>
  <cp:keywords/>
  <dc:description/>
  <cp:lastModifiedBy>Ruth Farrugia</cp:lastModifiedBy>
  <cp:revision>3</cp:revision>
  <dcterms:created xsi:type="dcterms:W3CDTF">2020-08-17T06:19:00Z</dcterms:created>
  <dcterms:modified xsi:type="dcterms:W3CDTF">2020-08-17T06:19:00Z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05.docx</vt:lpwstr>
  </property>
  <property fmtid="{D5CDD505-2E9C-101B-9397-08002B2CF9AE}" pid="9" name="_TranslationDocumentId">
    <vt:i4>19385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