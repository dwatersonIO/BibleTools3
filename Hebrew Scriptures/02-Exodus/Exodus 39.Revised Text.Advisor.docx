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01E" w:rsidRPr="00091CEF" w:rsidRDefault="00EA301E" w:rsidP="00EA301E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091CEF">
        <w:rPr>
          <w:rFonts w:ascii="Trebuchet MS" w:hAnsi="Trebuchet MS"/>
          <w:b/>
          <w:sz w:val="24"/>
        </w:rPr>
        <w:t xml:space="preserve">39:1 </w:t>
      </w:r>
      <w:del w:id="1" w:author="Author">
        <w:r w:rsidRPr="00091CEF">
          <w:rPr>
            <w:rFonts w:ascii="Trebuchet MS" w:hAnsi="Trebuchet MS"/>
            <w:noProof/>
            <w:sz w:val="24"/>
          </w:rPr>
          <w:delText>And out of</w:delText>
        </w:r>
      </w:del>
      <w:ins w:id="2" w:author="Author">
        <w:r w:rsidRPr="00091CEF">
          <w:rPr>
            <w:rFonts w:ascii="Trebuchet MS" w:hAnsi="Trebuchet MS"/>
            <w:noProof/>
            <w:sz w:val="24"/>
          </w:rPr>
          <w:t>From</w:t>
        </w:r>
      </w:ins>
      <w:r w:rsidRPr="00091CEF">
        <w:rPr>
          <w:rFonts w:ascii="Trebuchet MS" w:hAnsi="Trebuchet MS"/>
          <w:noProof/>
          <w:sz w:val="24"/>
        </w:rPr>
        <w:t xml:space="preserve"> the blue thread</w:t>
      </w:r>
      <w:del w:id="3" w:author="Author">
        <w:r w:rsidRPr="00091CEF">
          <w:rPr>
            <w:rFonts w:ascii="Trebuchet MS" w:hAnsi="Trebuchet MS"/>
            <w:noProof/>
            <w:sz w:val="24"/>
          </w:rPr>
          <w:delText xml:space="preserve"> and wool dyed reddish </w:delText>
        </w:r>
      </w:del>
      <w:ins w:id="4" w:author="Author">
        <w:r w:rsidRPr="00091CEF">
          <w:rPr>
            <w:rFonts w:ascii="Trebuchet MS" w:hAnsi="Trebuchet MS"/>
            <w:noProof/>
            <w:sz w:val="24"/>
          </w:rPr>
          <w:t xml:space="preserve">, the </w:t>
        </w:r>
      </w:ins>
      <w:r w:rsidRPr="00091CEF">
        <w:rPr>
          <w:rFonts w:ascii="Trebuchet MS" w:hAnsi="Trebuchet MS"/>
          <w:noProof/>
          <w:sz w:val="24"/>
        </w:rPr>
        <w:t xml:space="preserve">purple </w:t>
      </w:r>
      <w:ins w:id="5" w:author="Author">
        <w:r w:rsidRPr="00091CEF">
          <w:rPr>
            <w:rFonts w:ascii="Trebuchet MS" w:hAnsi="Trebuchet MS"/>
            <w:noProof/>
            <w:sz w:val="24"/>
          </w:rPr>
          <w:t xml:space="preserve">wool, </w:t>
        </w:r>
      </w:ins>
      <w:r w:rsidRPr="00091CEF">
        <w:rPr>
          <w:rFonts w:ascii="Trebuchet MS" w:hAnsi="Trebuchet MS"/>
          <w:noProof/>
          <w:sz w:val="24"/>
        </w:rPr>
        <w:t xml:space="preserve">and </w:t>
      </w:r>
      <w:del w:id="6" w:author="Author">
        <w:r w:rsidRPr="00091CEF">
          <w:rPr>
            <w:rFonts w:ascii="Trebuchet MS" w:hAnsi="Trebuchet MS"/>
            <w:noProof/>
            <w:sz w:val="24"/>
          </w:rPr>
          <w:delText>coccus</w:delText>
        </w:r>
      </w:del>
      <w:ins w:id="7" w:author="Author">
        <w:r w:rsidRPr="00091CEF">
          <w:rPr>
            <w:rFonts w:ascii="Trebuchet MS" w:hAnsi="Trebuchet MS"/>
            <w:noProof/>
            <w:sz w:val="24"/>
          </w:rPr>
          <w:t>the</w:t>
        </w:r>
      </w:ins>
      <w:r w:rsidRPr="00091CEF">
        <w:rPr>
          <w:rFonts w:ascii="Trebuchet MS" w:hAnsi="Trebuchet MS"/>
          <w:noProof/>
          <w:sz w:val="24"/>
        </w:rPr>
        <w:t xml:space="preserve"> scarlet material</w:t>
      </w:r>
      <w:ins w:id="8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they made </w:t>
      </w:r>
      <w:ins w:id="9" w:author="Author">
        <w:r w:rsidRPr="00091CEF">
          <w:rPr>
            <w:rFonts w:ascii="Trebuchet MS" w:hAnsi="Trebuchet MS"/>
            <w:noProof/>
            <w:sz w:val="24"/>
          </w:rPr>
          <w:t xml:space="preserve">finely woven </w:t>
        </w:r>
      </w:ins>
      <w:r w:rsidRPr="00091CEF">
        <w:rPr>
          <w:rFonts w:ascii="Trebuchet MS" w:hAnsi="Trebuchet MS"/>
          <w:noProof/>
          <w:sz w:val="24"/>
        </w:rPr>
        <w:t xml:space="preserve">garments </w:t>
      </w:r>
      <w:del w:id="10" w:author="Author">
        <w:r w:rsidRPr="00091CEF">
          <w:rPr>
            <w:rFonts w:ascii="Trebuchet MS" w:hAnsi="Trebuchet MS"/>
            <w:noProof/>
            <w:sz w:val="24"/>
          </w:rPr>
          <w:delText xml:space="preserve">of knitted work </w:delText>
        </w:r>
      </w:del>
      <w:r w:rsidRPr="00091CEF">
        <w:rPr>
          <w:rFonts w:ascii="Trebuchet MS" w:hAnsi="Trebuchet MS"/>
          <w:noProof/>
          <w:sz w:val="24"/>
        </w:rPr>
        <w:t xml:space="preserve">for ministering in the holy place. </w:t>
      </w:r>
      <w:del w:id="11" w:author="Author">
        <w:r w:rsidRPr="00091CEF">
          <w:rPr>
            <w:rFonts w:ascii="Trebuchet MS" w:hAnsi="Trebuchet MS"/>
            <w:noProof/>
            <w:sz w:val="24"/>
          </w:rPr>
          <w:delText>So they</w:delText>
        </w:r>
      </w:del>
      <w:ins w:id="12" w:author="Author">
        <w:r w:rsidRPr="00091CEF">
          <w:rPr>
            <w:rFonts w:ascii="Trebuchet MS" w:hAnsi="Trebuchet MS"/>
            <w:noProof/>
            <w:sz w:val="24"/>
          </w:rPr>
          <w:t>They</w:t>
        </w:r>
      </w:ins>
      <w:r w:rsidRPr="00091CEF">
        <w:rPr>
          <w:rFonts w:ascii="Trebuchet MS" w:hAnsi="Trebuchet MS"/>
          <w:noProof/>
          <w:sz w:val="24"/>
        </w:rPr>
        <w:t xml:space="preserve"> made the holy garments that were for Aaron, just as Jehovah had commanded Moses.</w:t>
      </w:r>
    </w:p>
    <w:p w:rsidR="00EA301E" w:rsidRPr="00091CEF" w:rsidRDefault="00EA301E" w:rsidP="00EA301E">
      <w:pPr>
        <w:rPr>
          <w:rFonts w:ascii="Trebuchet MS" w:hAnsi="Trebuchet MS"/>
          <w:noProof/>
          <w:sz w:val="24"/>
        </w:rPr>
      </w:pPr>
      <w:r w:rsidRPr="00091CEF">
        <w:rPr>
          <w:rFonts w:ascii="Trebuchet MS" w:hAnsi="Trebuchet MS"/>
          <w:b/>
          <w:sz w:val="24"/>
        </w:rPr>
        <w:t xml:space="preserve">39:2 </w:t>
      </w:r>
      <w:del w:id="13" w:author="Author">
        <w:r w:rsidRPr="00091CEF">
          <w:rPr>
            <w:rFonts w:ascii="Trebuchet MS" w:hAnsi="Trebuchet MS"/>
            <w:noProof/>
            <w:sz w:val="24"/>
          </w:rPr>
          <w:delText>Accordingly he</w:delText>
        </w:r>
      </w:del>
      <w:ins w:id="14" w:author="Author">
        <w:r w:rsidRPr="00091CEF">
          <w:rPr>
            <w:rFonts w:ascii="Trebuchet MS" w:hAnsi="Trebuchet MS"/>
            <w:noProof/>
            <w:sz w:val="24"/>
          </w:rPr>
          <w:t>He</w:t>
        </w:r>
      </w:ins>
      <w:r w:rsidRPr="00091CEF">
        <w:rPr>
          <w:rFonts w:ascii="Trebuchet MS" w:hAnsi="Trebuchet MS"/>
          <w:noProof/>
          <w:sz w:val="24"/>
        </w:rPr>
        <w:t xml:space="preserve"> made the eph′od of gold, blue thread</w:t>
      </w:r>
      <w:del w:id="15" w:author="Author">
        <w:r w:rsidRPr="00091CEF">
          <w:rPr>
            <w:rFonts w:ascii="Trebuchet MS" w:hAnsi="Trebuchet MS"/>
            <w:noProof/>
            <w:sz w:val="24"/>
          </w:rPr>
          <w:delText xml:space="preserve"> and wool dyed reddish</w:delText>
        </w:r>
      </w:del>
      <w:ins w:id="16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purple </w:t>
      </w:r>
      <w:del w:id="17" w:author="Author">
        <w:r w:rsidRPr="00091CEF">
          <w:rPr>
            <w:rFonts w:ascii="Trebuchet MS" w:hAnsi="Trebuchet MS"/>
            <w:noProof/>
            <w:sz w:val="24"/>
          </w:rPr>
          <w:delText>and coccus</w:delText>
        </w:r>
      </w:del>
      <w:ins w:id="18" w:author="Author">
        <w:r w:rsidRPr="00091CEF">
          <w:rPr>
            <w:rFonts w:ascii="Trebuchet MS" w:hAnsi="Trebuchet MS"/>
            <w:noProof/>
            <w:sz w:val="24"/>
          </w:rPr>
          <w:t>wool,</w:t>
        </w:r>
      </w:ins>
      <w:r w:rsidRPr="00091CEF">
        <w:rPr>
          <w:rFonts w:ascii="Trebuchet MS" w:hAnsi="Trebuchet MS"/>
          <w:noProof/>
          <w:sz w:val="24"/>
        </w:rPr>
        <w:t xml:space="preserve"> scarlet material</w:t>
      </w:r>
      <w:ins w:id="19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and fine twisted linen. </w:t>
      </w:r>
      <w:r w:rsidRPr="00091CEF">
        <w:rPr>
          <w:rFonts w:ascii="Trebuchet MS" w:hAnsi="Trebuchet MS"/>
          <w:b/>
          <w:noProof/>
          <w:sz w:val="24"/>
        </w:rPr>
        <w:t xml:space="preserve">39:3 </w:t>
      </w:r>
      <w:del w:id="20" w:author="Author">
        <w:r w:rsidRPr="00091CEF">
          <w:rPr>
            <w:rFonts w:ascii="Trebuchet MS" w:hAnsi="Trebuchet MS"/>
            <w:noProof/>
            <w:sz w:val="24"/>
          </w:rPr>
          <w:delText>Then they beat</w:delText>
        </w:r>
      </w:del>
      <w:ins w:id="21" w:author="Author">
        <w:r w:rsidRPr="00091CEF">
          <w:rPr>
            <w:rFonts w:ascii="Trebuchet MS" w:hAnsi="Trebuchet MS"/>
            <w:noProof/>
            <w:sz w:val="24"/>
          </w:rPr>
          <w:t>They hammered</w:t>
        </w:r>
      </w:ins>
      <w:r w:rsidRPr="00091CEF">
        <w:rPr>
          <w:rFonts w:ascii="Trebuchet MS" w:hAnsi="Trebuchet MS"/>
          <w:noProof/>
          <w:sz w:val="24"/>
        </w:rPr>
        <w:t xml:space="preserve"> plates of gold </w:t>
      </w:r>
      <w:del w:id="22" w:author="Author">
        <w:r w:rsidRPr="00091CEF">
          <w:rPr>
            <w:rFonts w:ascii="Trebuchet MS" w:hAnsi="Trebuchet MS"/>
            <w:noProof/>
            <w:sz w:val="24"/>
          </w:rPr>
          <w:delText>to</w:delText>
        </w:r>
      </w:del>
      <w:ins w:id="23" w:author="Author">
        <w:r w:rsidRPr="00091CEF">
          <w:rPr>
            <w:rFonts w:ascii="Trebuchet MS" w:hAnsi="Trebuchet MS"/>
            <w:noProof/>
            <w:sz w:val="24"/>
          </w:rPr>
          <w:t>into</w:t>
        </w:r>
      </w:ins>
      <w:r w:rsidRPr="00091CEF">
        <w:rPr>
          <w:rFonts w:ascii="Trebuchet MS" w:hAnsi="Trebuchet MS"/>
          <w:noProof/>
          <w:sz w:val="24"/>
        </w:rPr>
        <w:t xml:space="preserve"> thin sheets, and he cut </w:t>
      </w:r>
      <w:del w:id="24" w:author="Author">
        <w:r w:rsidRPr="00091CEF">
          <w:rPr>
            <w:rFonts w:ascii="Trebuchet MS" w:hAnsi="Trebuchet MS"/>
            <w:noProof/>
            <w:sz w:val="24"/>
          </w:rPr>
          <w:delText>out</w:delText>
        </w:r>
      </w:del>
      <w:ins w:id="25" w:author="Author">
        <w:r w:rsidRPr="00091CEF">
          <w:rPr>
            <w:rFonts w:ascii="Trebuchet MS" w:hAnsi="Trebuchet MS"/>
            <w:noProof/>
            <w:sz w:val="24"/>
          </w:rPr>
          <w:t>it into</w:t>
        </w:r>
      </w:ins>
      <w:r w:rsidRPr="00091CEF">
        <w:rPr>
          <w:rFonts w:ascii="Trebuchet MS" w:hAnsi="Trebuchet MS"/>
          <w:noProof/>
          <w:sz w:val="24"/>
        </w:rPr>
        <w:t xml:space="preserve"> threads to work in </w:t>
      </w:r>
      <w:del w:id="26" w:author="Author">
        <w:r w:rsidRPr="00091CEF">
          <w:rPr>
            <w:rFonts w:ascii="Trebuchet MS" w:hAnsi="Trebuchet MS"/>
            <w:noProof/>
            <w:sz w:val="24"/>
          </w:rPr>
          <w:delText>among</w:delText>
        </w:r>
      </w:del>
      <w:ins w:id="27" w:author="Author">
        <w:r w:rsidRPr="00091CEF">
          <w:rPr>
            <w:rFonts w:ascii="Trebuchet MS" w:hAnsi="Trebuchet MS"/>
            <w:noProof/>
            <w:sz w:val="24"/>
          </w:rPr>
          <w:t>with</w:t>
        </w:r>
      </w:ins>
      <w:r w:rsidRPr="00091CEF">
        <w:rPr>
          <w:rFonts w:ascii="Trebuchet MS" w:hAnsi="Trebuchet MS"/>
          <w:noProof/>
          <w:sz w:val="24"/>
        </w:rPr>
        <w:t xml:space="preserve"> the blue thread</w:t>
      </w:r>
      <w:del w:id="28" w:author="Author">
        <w:r w:rsidRPr="00091CEF">
          <w:rPr>
            <w:rFonts w:ascii="Trebuchet MS" w:hAnsi="Trebuchet MS"/>
            <w:noProof/>
            <w:sz w:val="24"/>
          </w:rPr>
          <w:delText xml:space="preserve"> and</w:delText>
        </w:r>
      </w:del>
      <w:ins w:id="29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the </w:t>
      </w:r>
      <w:del w:id="30" w:author="Author">
        <w:r w:rsidRPr="00091CEF">
          <w:rPr>
            <w:rFonts w:ascii="Trebuchet MS" w:hAnsi="Trebuchet MS"/>
            <w:noProof/>
            <w:sz w:val="24"/>
          </w:rPr>
          <w:delText xml:space="preserve">wool dyed reddish </w:delText>
        </w:r>
      </w:del>
      <w:r w:rsidRPr="00091CEF">
        <w:rPr>
          <w:rFonts w:ascii="Trebuchet MS" w:hAnsi="Trebuchet MS"/>
          <w:noProof/>
          <w:sz w:val="24"/>
        </w:rPr>
        <w:t xml:space="preserve">purple </w:t>
      </w:r>
      <w:del w:id="31" w:author="Author">
        <w:r w:rsidRPr="00091CEF">
          <w:rPr>
            <w:rFonts w:ascii="Trebuchet MS" w:hAnsi="Trebuchet MS"/>
            <w:noProof/>
            <w:sz w:val="24"/>
          </w:rPr>
          <w:delText>and</w:delText>
        </w:r>
      </w:del>
      <w:ins w:id="32" w:author="Author">
        <w:r w:rsidRPr="00091CEF">
          <w:rPr>
            <w:rFonts w:ascii="Trebuchet MS" w:hAnsi="Trebuchet MS"/>
            <w:noProof/>
            <w:sz w:val="24"/>
          </w:rPr>
          <w:t>wool,</w:t>
        </w:r>
      </w:ins>
      <w:r w:rsidRPr="00091CEF">
        <w:rPr>
          <w:rFonts w:ascii="Trebuchet MS" w:hAnsi="Trebuchet MS"/>
          <w:noProof/>
          <w:sz w:val="24"/>
        </w:rPr>
        <w:t xml:space="preserve"> the </w:t>
      </w:r>
      <w:del w:id="33" w:author="Author">
        <w:r w:rsidRPr="00091CEF">
          <w:rPr>
            <w:rFonts w:ascii="Trebuchet MS" w:hAnsi="Trebuchet MS"/>
            <w:noProof/>
            <w:sz w:val="24"/>
          </w:rPr>
          <w:delText xml:space="preserve">coccus </w:delText>
        </w:r>
      </w:del>
      <w:r w:rsidRPr="00091CEF">
        <w:rPr>
          <w:rFonts w:ascii="Trebuchet MS" w:hAnsi="Trebuchet MS"/>
          <w:noProof/>
          <w:sz w:val="24"/>
        </w:rPr>
        <w:t>scarlet material</w:t>
      </w:r>
      <w:ins w:id="34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and the fine linen, </w:t>
      </w:r>
      <w:del w:id="35" w:author="Author">
        <w:r w:rsidRPr="00091CEF">
          <w:rPr>
            <w:rFonts w:ascii="Trebuchet MS" w:hAnsi="Trebuchet MS"/>
            <w:noProof/>
            <w:sz w:val="24"/>
          </w:rPr>
          <w:delText>as the work of an embroiderer</w:delText>
        </w:r>
      </w:del>
      <w:ins w:id="36" w:author="Author">
        <w:r w:rsidRPr="00091CEF">
          <w:rPr>
            <w:rFonts w:ascii="Trebuchet MS" w:hAnsi="Trebuchet MS"/>
            <w:noProof/>
            <w:sz w:val="24"/>
          </w:rPr>
          <w:t>and it was embroidered</w:t>
        </w:r>
      </w:ins>
      <w:r w:rsidRPr="00091CEF">
        <w:rPr>
          <w:rFonts w:ascii="Trebuchet MS" w:hAnsi="Trebuchet MS"/>
          <w:noProof/>
          <w:sz w:val="24"/>
        </w:rPr>
        <w:t xml:space="preserve">. </w:t>
      </w:r>
      <w:r w:rsidRPr="00091CEF">
        <w:rPr>
          <w:rFonts w:ascii="Trebuchet MS" w:hAnsi="Trebuchet MS"/>
          <w:b/>
          <w:noProof/>
          <w:sz w:val="24"/>
        </w:rPr>
        <w:t xml:space="preserve">39:4 </w:t>
      </w:r>
      <w:r w:rsidRPr="00091CEF">
        <w:rPr>
          <w:rFonts w:ascii="Trebuchet MS" w:hAnsi="Trebuchet MS"/>
          <w:noProof/>
          <w:sz w:val="24"/>
        </w:rPr>
        <w:t xml:space="preserve">They made shoulder pieces for it that were </w:t>
      </w:r>
      <w:del w:id="37" w:author="Author">
        <w:r w:rsidRPr="00091CEF">
          <w:rPr>
            <w:rFonts w:ascii="Trebuchet MS" w:hAnsi="Trebuchet MS"/>
            <w:noProof/>
            <w:sz w:val="24"/>
          </w:rPr>
          <w:delText>joined. It</w:delText>
        </w:r>
      </w:del>
      <w:ins w:id="38" w:author="Author">
        <w:r w:rsidRPr="00091CEF">
          <w:rPr>
            <w:rFonts w:ascii="Trebuchet MS" w:hAnsi="Trebuchet MS"/>
            <w:noProof/>
            <w:sz w:val="24"/>
          </w:rPr>
          <w:t>attached, and it</w:t>
        </w:r>
      </w:ins>
      <w:r w:rsidRPr="00091CEF">
        <w:rPr>
          <w:rFonts w:ascii="Trebuchet MS" w:hAnsi="Trebuchet MS"/>
          <w:noProof/>
          <w:sz w:val="24"/>
        </w:rPr>
        <w:t xml:space="preserve"> was joined </w:t>
      </w:r>
      <w:ins w:id="39" w:author="Author">
        <w:r w:rsidRPr="00091CEF">
          <w:rPr>
            <w:rFonts w:ascii="Trebuchet MS" w:hAnsi="Trebuchet MS"/>
            <w:noProof/>
            <w:sz w:val="24"/>
          </w:rPr>
          <w:t xml:space="preserve">to them </w:t>
        </w:r>
      </w:ins>
      <w:r w:rsidRPr="00091CEF">
        <w:rPr>
          <w:rFonts w:ascii="Trebuchet MS" w:hAnsi="Trebuchet MS"/>
          <w:noProof/>
          <w:sz w:val="24"/>
        </w:rPr>
        <w:t xml:space="preserve">at its two </w:t>
      </w:r>
      <w:del w:id="40" w:author="Author">
        <w:r w:rsidRPr="00091CEF">
          <w:rPr>
            <w:rFonts w:ascii="Trebuchet MS" w:hAnsi="Trebuchet MS"/>
            <w:noProof/>
            <w:sz w:val="24"/>
          </w:rPr>
          <w:delText>extremities</w:delText>
        </w:r>
      </w:del>
      <w:ins w:id="41" w:author="Author">
        <w:r w:rsidRPr="00091CEF">
          <w:rPr>
            <w:rFonts w:ascii="Trebuchet MS" w:hAnsi="Trebuchet MS"/>
            <w:noProof/>
            <w:sz w:val="24"/>
          </w:rPr>
          <w:t>edges</w:t>
        </w:r>
      </w:ins>
      <w:r w:rsidRPr="00091CEF">
        <w:rPr>
          <w:rFonts w:ascii="Trebuchet MS" w:hAnsi="Trebuchet MS"/>
          <w:noProof/>
          <w:sz w:val="24"/>
        </w:rPr>
        <w:t xml:space="preserve">. </w:t>
      </w:r>
      <w:r w:rsidRPr="00091CEF">
        <w:rPr>
          <w:rFonts w:ascii="Trebuchet MS" w:hAnsi="Trebuchet MS"/>
          <w:b/>
          <w:noProof/>
          <w:sz w:val="24"/>
        </w:rPr>
        <w:t xml:space="preserve">39:5 </w:t>
      </w:r>
      <w:r w:rsidRPr="00091CEF">
        <w:rPr>
          <w:rFonts w:ascii="Trebuchet MS" w:hAnsi="Trebuchet MS"/>
          <w:noProof/>
          <w:sz w:val="24"/>
        </w:rPr>
        <w:t xml:space="preserve">And the </w:t>
      </w:r>
      <w:del w:id="42" w:author="Author">
        <w:r w:rsidRPr="00091CEF">
          <w:rPr>
            <w:rFonts w:ascii="Trebuchet MS" w:hAnsi="Trebuchet MS"/>
            <w:noProof/>
            <w:sz w:val="24"/>
          </w:rPr>
          <w:delText>girdle,</w:delText>
        </w:r>
      </w:del>
      <w:ins w:id="43" w:author="Author">
        <w:r w:rsidRPr="00091CEF">
          <w:rPr>
            <w:rFonts w:ascii="Trebuchet MS" w:hAnsi="Trebuchet MS"/>
            <w:noProof/>
            <w:sz w:val="24"/>
          </w:rPr>
          <w:t>woven belt,</w:t>
        </w:r>
        <w:r w:rsidRPr="00091CEF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091CEF">
        <w:rPr>
          <w:rFonts w:ascii="Trebuchet MS" w:hAnsi="Trebuchet MS"/>
          <w:noProof/>
          <w:sz w:val="24"/>
        </w:rPr>
        <w:t xml:space="preserve"> which was </w:t>
      </w:r>
      <w:del w:id="46" w:author="Author">
        <w:r w:rsidRPr="00091CEF">
          <w:rPr>
            <w:rFonts w:ascii="Trebuchet MS" w:hAnsi="Trebuchet MS"/>
            <w:noProof/>
            <w:sz w:val="24"/>
          </w:rPr>
          <w:delText>upon it</w:delText>
        </w:r>
      </w:del>
      <w:ins w:id="47" w:author="Author">
        <w:r w:rsidRPr="00091CEF">
          <w:rPr>
            <w:rFonts w:ascii="Trebuchet MS" w:hAnsi="Trebuchet MS"/>
            <w:noProof/>
            <w:sz w:val="24"/>
          </w:rPr>
          <w:t>attached to the eph′od</w:t>
        </w:r>
      </w:ins>
      <w:r w:rsidRPr="00091CEF">
        <w:rPr>
          <w:rFonts w:ascii="Trebuchet MS" w:hAnsi="Trebuchet MS"/>
          <w:noProof/>
          <w:sz w:val="24"/>
        </w:rPr>
        <w:t xml:space="preserve"> for tying it </w:t>
      </w:r>
      <w:del w:id="48" w:author="Author">
        <w:r w:rsidRPr="00091CEF">
          <w:rPr>
            <w:rFonts w:ascii="Trebuchet MS" w:hAnsi="Trebuchet MS"/>
            <w:noProof/>
            <w:sz w:val="24"/>
          </w:rPr>
          <w:delText>close</w:delText>
        </w:r>
      </w:del>
      <w:ins w:id="49" w:author="Author">
        <w:r w:rsidRPr="00091CEF">
          <w:rPr>
            <w:rFonts w:ascii="Trebuchet MS" w:hAnsi="Trebuchet MS"/>
            <w:noProof/>
            <w:sz w:val="24"/>
          </w:rPr>
          <w:t>securely in position</w:t>
        </w:r>
      </w:ins>
      <w:r w:rsidRPr="00091CEF">
        <w:rPr>
          <w:rFonts w:ascii="Trebuchet MS" w:hAnsi="Trebuchet MS"/>
          <w:noProof/>
          <w:sz w:val="24"/>
        </w:rPr>
        <w:t xml:space="preserve">, was </w:t>
      </w:r>
      <w:ins w:id="50" w:author="Author">
        <w:r w:rsidRPr="00091CEF">
          <w:rPr>
            <w:rFonts w:ascii="Trebuchet MS" w:hAnsi="Trebuchet MS"/>
            <w:noProof/>
            <w:sz w:val="24"/>
          </w:rPr>
          <w:t xml:space="preserve">made </w:t>
        </w:r>
      </w:ins>
      <w:r w:rsidRPr="00091CEF">
        <w:rPr>
          <w:rFonts w:ascii="Trebuchet MS" w:hAnsi="Trebuchet MS"/>
          <w:noProof/>
          <w:sz w:val="24"/>
        </w:rPr>
        <w:t>of the same material</w:t>
      </w:r>
      <w:del w:id="51" w:author="Author">
        <w:r w:rsidRPr="00091CEF">
          <w:rPr>
            <w:rFonts w:ascii="Trebuchet MS" w:hAnsi="Trebuchet MS"/>
            <w:noProof/>
            <w:sz w:val="24"/>
          </w:rPr>
          <w:delText xml:space="preserve"> according to its workmanship</w:delText>
        </w:r>
      </w:del>
      <w:r w:rsidRPr="00091CEF">
        <w:rPr>
          <w:rFonts w:ascii="Trebuchet MS" w:hAnsi="Trebuchet MS"/>
          <w:noProof/>
          <w:sz w:val="24"/>
        </w:rPr>
        <w:t xml:space="preserve">, of gold, blue thread, </w:t>
      </w:r>
      <w:del w:id="52" w:author="Author">
        <w:r w:rsidRPr="00091CEF">
          <w:rPr>
            <w:rFonts w:ascii="Trebuchet MS" w:hAnsi="Trebuchet MS"/>
            <w:noProof/>
            <w:sz w:val="24"/>
          </w:rPr>
          <w:delText xml:space="preserve">and wool dyed reddish </w:delText>
        </w:r>
      </w:del>
      <w:r w:rsidRPr="00091CEF">
        <w:rPr>
          <w:rFonts w:ascii="Trebuchet MS" w:hAnsi="Trebuchet MS"/>
          <w:noProof/>
          <w:sz w:val="24"/>
        </w:rPr>
        <w:t xml:space="preserve">purple </w:t>
      </w:r>
      <w:del w:id="53" w:author="Author">
        <w:r w:rsidRPr="00091CEF">
          <w:rPr>
            <w:rFonts w:ascii="Trebuchet MS" w:hAnsi="Trebuchet MS"/>
            <w:noProof/>
            <w:sz w:val="24"/>
          </w:rPr>
          <w:delText>and coccus</w:delText>
        </w:r>
      </w:del>
      <w:ins w:id="54" w:author="Author">
        <w:r w:rsidRPr="00091CEF">
          <w:rPr>
            <w:rFonts w:ascii="Trebuchet MS" w:hAnsi="Trebuchet MS"/>
            <w:noProof/>
            <w:sz w:val="24"/>
          </w:rPr>
          <w:t>wool,</w:t>
        </w:r>
      </w:ins>
      <w:r w:rsidRPr="00091CEF">
        <w:rPr>
          <w:rFonts w:ascii="Trebuchet MS" w:hAnsi="Trebuchet MS"/>
          <w:noProof/>
          <w:sz w:val="24"/>
        </w:rPr>
        <w:t xml:space="preserve"> scarlet material</w:t>
      </w:r>
      <w:ins w:id="55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and fine twisted linen, just as Jehovah had commanded Moses.</w:t>
      </w:r>
    </w:p>
    <w:p w:rsidR="00EA301E" w:rsidRPr="00091CEF" w:rsidRDefault="00EA301E" w:rsidP="00EA301E">
      <w:pPr>
        <w:rPr>
          <w:rFonts w:ascii="Trebuchet MS" w:hAnsi="Trebuchet MS"/>
          <w:noProof/>
          <w:sz w:val="24"/>
        </w:rPr>
      </w:pPr>
      <w:r w:rsidRPr="00091CEF">
        <w:rPr>
          <w:rFonts w:ascii="Trebuchet MS" w:hAnsi="Trebuchet MS"/>
          <w:b/>
          <w:sz w:val="24"/>
        </w:rPr>
        <w:t xml:space="preserve">39:6 </w:t>
      </w:r>
      <w:r w:rsidRPr="00091CEF">
        <w:rPr>
          <w:rFonts w:ascii="Trebuchet MS" w:hAnsi="Trebuchet MS"/>
          <w:noProof/>
          <w:sz w:val="24"/>
        </w:rPr>
        <w:t xml:space="preserve">Then they </w:t>
      </w:r>
      <w:del w:id="56" w:author="Author">
        <w:r w:rsidRPr="00091CEF">
          <w:rPr>
            <w:rFonts w:ascii="Trebuchet MS" w:hAnsi="Trebuchet MS"/>
            <w:noProof/>
            <w:sz w:val="24"/>
          </w:rPr>
          <w:delText>made</w:delText>
        </w:r>
      </w:del>
      <w:ins w:id="57" w:author="Author">
        <w:r w:rsidRPr="00091CEF">
          <w:rPr>
            <w:rFonts w:ascii="Trebuchet MS" w:hAnsi="Trebuchet MS"/>
            <w:noProof/>
            <w:sz w:val="24"/>
          </w:rPr>
          <w:t>mounted</w:t>
        </w:r>
      </w:ins>
      <w:r w:rsidRPr="00091CEF">
        <w:rPr>
          <w:rFonts w:ascii="Trebuchet MS" w:hAnsi="Trebuchet MS"/>
          <w:noProof/>
          <w:sz w:val="24"/>
        </w:rPr>
        <w:t xml:space="preserve"> the onyx stones </w:t>
      </w:r>
      <w:del w:id="58" w:author="Author">
        <w:r w:rsidRPr="00091CEF">
          <w:rPr>
            <w:rFonts w:ascii="Trebuchet MS" w:hAnsi="Trebuchet MS"/>
            <w:noProof/>
            <w:sz w:val="24"/>
          </w:rPr>
          <w:delText>set with</w:delText>
        </w:r>
      </w:del>
      <w:ins w:id="59" w:author="Author">
        <w:r w:rsidRPr="00091CEF">
          <w:rPr>
            <w:rFonts w:ascii="Trebuchet MS" w:hAnsi="Trebuchet MS"/>
            <w:noProof/>
            <w:sz w:val="24"/>
          </w:rPr>
          <w:t>in gold</w:t>
        </w:r>
      </w:ins>
      <w:r w:rsidRPr="00091CEF">
        <w:rPr>
          <w:rFonts w:ascii="Trebuchet MS" w:hAnsi="Trebuchet MS"/>
          <w:noProof/>
          <w:sz w:val="24"/>
        </w:rPr>
        <w:t xml:space="preserve"> settings</w:t>
      </w:r>
      <w:del w:id="60" w:author="Author">
        <w:r w:rsidRPr="00091CEF">
          <w:rPr>
            <w:rFonts w:ascii="Trebuchet MS" w:hAnsi="Trebuchet MS"/>
            <w:noProof/>
            <w:sz w:val="24"/>
          </w:rPr>
          <w:delText xml:space="preserve"> of gold</w:delText>
        </w:r>
      </w:del>
      <w:r w:rsidRPr="00091CEF">
        <w:rPr>
          <w:rFonts w:ascii="Trebuchet MS" w:hAnsi="Trebuchet MS"/>
          <w:noProof/>
          <w:sz w:val="24"/>
        </w:rPr>
        <w:t>,</w:t>
      </w:r>
      <w:ins w:id="61" w:author="Author">
        <w:r w:rsidRPr="00091CEF">
          <w:rPr>
            <w:rFonts w:ascii="Trebuchet MS" w:hAnsi="Trebuchet MS"/>
            <w:noProof/>
            <w:sz w:val="24"/>
          </w:rPr>
          <w:t xml:space="preserve"> and they</w:t>
        </w:r>
      </w:ins>
      <w:r w:rsidRPr="00091CEF">
        <w:rPr>
          <w:rFonts w:ascii="Trebuchet MS" w:hAnsi="Trebuchet MS"/>
          <w:noProof/>
          <w:sz w:val="24"/>
        </w:rPr>
        <w:t xml:space="preserve"> engraved </w:t>
      </w:r>
      <w:ins w:id="62" w:author="Author">
        <w:r w:rsidRPr="00091CEF">
          <w:rPr>
            <w:rFonts w:ascii="Trebuchet MS" w:hAnsi="Trebuchet MS"/>
            <w:noProof/>
            <w:sz w:val="24"/>
          </w:rPr>
          <w:t xml:space="preserve">them </w:t>
        </w:r>
      </w:ins>
      <w:r w:rsidRPr="00091CEF">
        <w:rPr>
          <w:rFonts w:ascii="Trebuchet MS" w:hAnsi="Trebuchet MS"/>
          <w:noProof/>
          <w:sz w:val="24"/>
        </w:rPr>
        <w:t xml:space="preserve">with the </w:t>
      </w:r>
      <w:del w:id="63" w:author="Author">
        <w:r w:rsidRPr="00091CEF">
          <w:rPr>
            <w:rFonts w:ascii="Trebuchet MS" w:hAnsi="Trebuchet MS"/>
            <w:noProof/>
            <w:sz w:val="24"/>
          </w:rPr>
          <w:delText xml:space="preserve">engravings of a seal according to the </w:delText>
        </w:r>
      </w:del>
      <w:r w:rsidRPr="00091CEF">
        <w:rPr>
          <w:rFonts w:ascii="Trebuchet MS" w:hAnsi="Trebuchet MS"/>
          <w:noProof/>
          <w:sz w:val="24"/>
        </w:rPr>
        <w:t>names of the sons of Israel</w:t>
      </w:r>
      <w:ins w:id="64" w:author="Author">
        <w:r w:rsidRPr="00091CEF">
          <w:rPr>
            <w:rFonts w:ascii="Trebuchet MS" w:hAnsi="Trebuchet MS"/>
            <w:noProof/>
            <w:sz w:val="24"/>
          </w:rPr>
          <w:t>, as they would engrave a seal</w:t>
        </w:r>
      </w:ins>
      <w:r w:rsidRPr="00091CEF">
        <w:rPr>
          <w:rFonts w:ascii="Trebuchet MS" w:hAnsi="Trebuchet MS"/>
          <w:noProof/>
          <w:sz w:val="24"/>
        </w:rPr>
        <w:t xml:space="preserve">. </w:t>
      </w:r>
      <w:r w:rsidRPr="00091CEF">
        <w:rPr>
          <w:rFonts w:ascii="Trebuchet MS" w:hAnsi="Trebuchet MS"/>
          <w:b/>
          <w:noProof/>
          <w:sz w:val="24"/>
        </w:rPr>
        <w:t xml:space="preserve">39:7 </w:t>
      </w:r>
      <w:del w:id="65" w:author="Author">
        <w:r w:rsidRPr="00091CEF">
          <w:rPr>
            <w:rFonts w:ascii="Trebuchet MS" w:hAnsi="Trebuchet MS"/>
            <w:noProof/>
            <w:sz w:val="24"/>
          </w:rPr>
          <w:delText>So he</w:delText>
        </w:r>
      </w:del>
      <w:ins w:id="66" w:author="Author">
        <w:r w:rsidRPr="00091CEF">
          <w:rPr>
            <w:rFonts w:ascii="Trebuchet MS" w:hAnsi="Trebuchet MS"/>
            <w:noProof/>
            <w:sz w:val="24"/>
          </w:rPr>
          <w:t>He</w:t>
        </w:r>
      </w:ins>
      <w:r w:rsidRPr="00091CEF">
        <w:rPr>
          <w:rFonts w:ascii="Trebuchet MS" w:hAnsi="Trebuchet MS"/>
          <w:noProof/>
          <w:sz w:val="24"/>
        </w:rPr>
        <w:t xml:space="preserve"> placed them </w:t>
      </w:r>
      <w:del w:id="67" w:author="Author">
        <w:r w:rsidRPr="00091CEF">
          <w:rPr>
            <w:rFonts w:ascii="Trebuchet MS" w:hAnsi="Trebuchet MS"/>
            <w:noProof/>
            <w:sz w:val="24"/>
          </w:rPr>
          <w:delText>upon</w:delText>
        </w:r>
      </w:del>
      <w:ins w:id="68" w:author="Author">
        <w:r w:rsidRPr="00091CEF">
          <w:rPr>
            <w:rFonts w:ascii="Trebuchet MS" w:hAnsi="Trebuchet MS"/>
            <w:noProof/>
            <w:sz w:val="24"/>
          </w:rPr>
          <w:t>on</w:t>
        </w:r>
      </w:ins>
      <w:r w:rsidRPr="00091CEF">
        <w:rPr>
          <w:rFonts w:ascii="Trebuchet MS" w:hAnsi="Trebuchet MS"/>
          <w:noProof/>
          <w:sz w:val="24"/>
        </w:rPr>
        <w:t xml:space="preserve"> the shoulder pieces of the eph′od as memorial stones for the sons of Israel, just as Jehovah had commanded Moses. </w:t>
      </w:r>
      <w:r w:rsidRPr="00091CEF">
        <w:rPr>
          <w:rFonts w:ascii="Trebuchet MS" w:hAnsi="Trebuchet MS"/>
          <w:b/>
          <w:noProof/>
          <w:sz w:val="24"/>
        </w:rPr>
        <w:t xml:space="preserve">39:8 </w:t>
      </w:r>
      <w:r w:rsidRPr="00091CEF">
        <w:rPr>
          <w:rFonts w:ascii="Trebuchet MS" w:hAnsi="Trebuchet MS"/>
          <w:noProof/>
          <w:sz w:val="24"/>
        </w:rPr>
        <w:t>Then he made the breastpiece with the workmanship of an embroiderer, like the workmanship of the eph′od, out of gold, blue thread</w:t>
      </w:r>
      <w:del w:id="69" w:author="Author">
        <w:r w:rsidRPr="00091CEF">
          <w:rPr>
            <w:rFonts w:ascii="Trebuchet MS" w:hAnsi="Trebuchet MS"/>
            <w:noProof/>
            <w:sz w:val="24"/>
          </w:rPr>
          <w:delText xml:space="preserve"> and wool dyed reddish</w:delText>
        </w:r>
      </w:del>
      <w:ins w:id="70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purple </w:t>
      </w:r>
      <w:del w:id="71" w:author="Author">
        <w:r w:rsidRPr="00091CEF">
          <w:rPr>
            <w:rFonts w:ascii="Trebuchet MS" w:hAnsi="Trebuchet MS"/>
            <w:noProof/>
            <w:sz w:val="24"/>
          </w:rPr>
          <w:delText>and coccus</w:delText>
        </w:r>
      </w:del>
      <w:ins w:id="72" w:author="Author">
        <w:r w:rsidRPr="00091CEF">
          <w:rPr>
            <w:rFonts w:ascii="Trebuchet MS" w:hAnsi="Trebuchet MS"/>
            <w:noProof/>
            <w:sz w:val="24"/>
          </w:rPr>
          <w:t>wool,</w:t>
        </w:r>
      </w:ins>
      <w:r w:rsidRPr="00091CEF">
        <w:rPr>
          <w:rFonts w:ascii="Trebuchet MS" w:hAnsi="Trebuchet MS"/>
          <w:noProof/>
          <w:sz w:val="24"/>
        </w:rPr>
        <w:t xml:space="preserve"> scarlet material</w:t>
      </w:r>
      <w:ins w:id="73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and fine twisted linen. </w:t>
      </w:r>
      <w:r w:rsidRPr="00091CEF">
        <w:rPr>
          <w:rFonts w:ascii="Trebuchet MS" w:hAnsi="Trebuchet MS"/>
          <w:b/>
          <w:noProof/>
          <w:sz w:val="24"/>
        </w:rPr>
        <w:t xml:space="preserve">39:9 </w:t>
      </w:r>
      <w:r w:rsidRPr="00091CEF">
        <w:rPr>
          <w:rFonts w:ascii="Trebuchet MS" w:hAnsi="Trebuchet MS"/>
          <w:noProof/>
          <w:sz w:val="24"/>
        </w:rPr>
        <w:t xml:space="preserve">It </w:t>
      </w:r>
      <w:del w:id="74" w:author="Author">
        <w:r w:rsidRPr="00091CEF">
          <w:rPr>
            <w:rFonts w:ascii="Trebuchet MS" w:hAnsi="Trebuchet MS"/>
            <w:noProof/>
            <w:sz w:val="24"/>
          </w:rPr>
          <w:delText>proved to be foursquare</w:delText>
        </w:r>
      </w:del>
      <w:ins w:id="75" w:author="Author">
        <w:r w:rsidRPr="00091CEF">
          <w:rPr>
            <w:rFonts w:ascii="Trebuchet MS" w:hAnsi="Trebuchet MS"/>
            <w:noProof/>
            <w:sz w:val="24"/>
          </w:rPr>
          <w:t>was square</w:t>
        </w:r>
      </w:ins>
      <w:r w:rsidRPr="00091CEF">
        <w:rPr>
          <w:rFonts w:ascii="Trebuchet MS" w:hAnsi="Trebuchet MS"/>
          <w:noProof/>
          <w:sz w:val="24"/>
        </w:rPr>
        <w:t xml:space="preserve"> when doubled. They made the breastpiece, </w:t>
      </w:r>
      <w:ins w:id="76" w:author="Author">
        <w:r w:rsidRPr="00091CEF">
          <w:rPr>
            <w:rFonts w:ascii="Trebuchet MS" w:hAnsi="Trebuchet MS"/>
            <w:noProof/>
            <w:sz w:val="24"/>
          </w:rPr>
          <w:t xml:space="preserve">which, </w:t>
        </w:r>
      </w:ins>
      <w:r w:rsidRPr="00091CEF">
        <w:rPr>
          <w:rFonts w:ascii="Trebuchet MS" w:hAnsi="Trebuchet MS"/>
          <w:noProof/>
          <w:sz w:val="24"/>
        </w:rPr>
        <w:t xml:space="preserve">when doubled, </w:t>
      </w:r>
      <w:del w:id="77" w:author="Author">
        <w:r w:rsidRPr="00091CEF">
          <w:rPr>
            <w:rFonts w:ascii="Trebuchet MS" w:hAnsi="Trebuchet MS"/>
            <w:noProof/>
            <w:sz w:val="24"/>
          </w:rPr>
          <w:delText xml:space="preserve">a </w:delText>
        </w:r>
      </w:del>
      <w:ins w:id="78" w:author="Author">
        <w:r w:rsidRPr="00091CEF">
          <w:rPr>
            <w:rFonts w:ascii="Trebuchet MS" w:hAnsi="Trebuchet MS"/>
            <w:noProof/>
            <w:sz w:val="24"/>
          </w:rPr>
          <w:t xml:space="preserve">was as long and as wide as the </w:t>
        </w:r>
      </w:ins>
      <w:r w:rsidRPr="00091CEF">
        <w:rPr>
          <w:rFonts w:ascii="Trebuchet MS" w:hAnsi="Trebuchet MS"/>
          <w:noProof/>
          <w:sz w:val="24"/>
        </w:rPr>
        <w:t>span of the hand</w:t>
      </w:r>
      <w:del w:id="79" w:author="Author">
        <w:r w:rsidRPr="00091CEF">
          <w:rPr>
            <w:rFonts w:ascii="Trebuchet MS" w:hAnsi="Trebuchet MS"/>
            <w:noProof/>
            <w:sz w:val="24"/>
          </w:rPr>
          <w:delText xml:space="preserve"> in its length and a span in its width</w:delText>
        </w:r>
      </w:del>
      <w:r w:rsidRPr="00091CEF">
        <w:rPr>
          <w:rFonts w:ascii="Trebuchet MS" w:hAnsi="Trebuchet MS"/>
          <w:noProof/>
          <w:sz w:val="24"/>
        </w:rPr>
        <w:t>.</w:t>
      </w:r>
      <w:ins w:id="80" w:author="Author">
        <w:r w:rsidRPr="00091CEF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091CEF">
        <w:rPr>
          <w:rFonts w:ascii="Trebuchet MS" w:hAnsi="Trebuchet MS"/>
          <w:noProof/>
          <w:sz w:val="24"/>
        </w:rPr>
        <w:t xml:space="preserve"> </w:t>
      </w:r>
      <w:r w:rsidRPr="00091CEF">
        <w:rPr>
          <w:rFonts w:ascii="Trebuchet MS" w:hAnsi="Trebuchet MS"/>
          <w:b/>
          <w:noProof/>
          <w:sz w:val="24"/>
        </w:rPr>
        <w:t xml:space="preserve">39:10 </w:t>
      </w:r>
      <w:del w:id="83" w:author="Author">
        <w:r w:rsidRPr="00091CEF">
          <w:rPr>
            <w:rFonts w:ascii="Trebuchet MS" w:hAnsi="Trebuchet MS"/>
            <w:noProof/>
            <w:sz w:val="24"/>
          </w:rPr>
          <w:delText>Then they filled it with</w:delText>
        </w:r>
      </w:del>
      <w:ins w:id="84" w:author="Author">
        <w:r w:rsidRPr="00091CEF">
          <w:rPr>
            <w:rFonts w:ascii="Trebuchet MS" w:hAnsi="Trebuchet MS"/>
            <w:noProof/>
            <w:sz w:val="24"/>
          </w:rPr>
          <w:t>They set</w:t>
        </w:r>
      </w:ins>
      <w:r w:rsidRPr="00091CEF">
        <w:rPr>
          <w:rFonts w:ascii="Trebuchet MS" w:hAnsi="Trebuchet MS"/>
          <w:noProof/>
          <w:sz w:val="24"/>
        </w:rPr>
        <w:t xml:space="preserve"> four rows of stones</w:t>
      </w:r>
      <w:del w:id="85" w:author="Author">
        <w:r w:rsidRPr="00091CEF">
          <w:rPr>
            <w:rFonts w:ascii="Trebuchet MS" w:hAnsi="Trebuchet MS"/>
            <w:noProof/>
            <w:sz w:val="24"/>
          </w:rPr>
          <w:delText>. A</w:delText>
        </w:r>
      </w:del>
      <w:ins w:id="86" w:author="Author">
        <w:r w:rsidRPr="00091CEF">
          <w:rPr>
            <w:rFonts w:ascii="Trebuchet MS" w:hAnsi="Trebuchet MS"/>
            <w:noProof/>
            <w:sz w:val="24"/>
          </w:rPr>
          <w:t xml:space="preserve"> in it. The first</w:t>
        </w:r>
      </w:ins>
      <w:r w:rsidRPr="00091CEF">
        <w:rPr>
          <w:rFonts w:ascii="Trebuchet MS" w:hAnsi="Trebuchet MS"/>
          <w:noProof/>
          <w:sz w:val="24"/>
        </w:rPr>
        <w:t xml:space="preserve"> row </w:t>
      </w:r>
      <w:del w:id="87" w:author="Author">
        <w:r w:rsidRPr="00091CEF">
          <w:rPr>
            <w:rFonts w:ascii="Trebuchet MS" w:hAnsi="Trebuchet MS"/>
            <w:noProof/>
            <w:sz w:val="24"/>
          </w:rPr>
          <w:delText>of</w:delText>
        </w:r>
      </w:del>
      <w:ins w:id="88" w:author="Author">
        <w:r w:rsidRPr="00091CEF">
          <w:rPr>
            <w:rFonts w:ascii="Trebuchet MS" w:hAnsi="Trebuchet MS"/>
            <w:noProof/>
            <w:sz w:val="24"/>
          </w:rPr>
          <w:t>was</w:t>
        </w:r>
      </w:ins>
      <w:r w:rsidRPr="00091CEF">
        <w:rPr>
          <w:rFonts w:ascii="Trebuchet MS" w:hAnsi="Trebuchet MS"/>
          <w:noProof/>
          <w:sz w:val="24"/>
        </w:rPr>
        <w:t xml:space="preserve"> ruby, topaz</w:t>
      </w:r>
      <w:ins w:id="89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and emerald</w:t>
      </w:r>
      <w:del w:id="90" w:author="Author">
        <w:r w:rsidRPr="00091CEF">
          <w:rPr>
            <w:rFonts w:ascii="Trebuchet MS" w:hAnsi="Trebuchet MS"/>
            <w:noProof/>
            <w:sz w:val="24"/>
          </w:rPr>
          <w:delText xml:space="preserve"> was the first row</w:delText>
        </w:r>
      </w:del>
      <w:r w:rsidRPr="00091CEF">
        <w:rPr>
          <w:rFonts w:ascii="Trebuchet MS" w:hAnsi="Trebuchet MS"/>
          <w:noProof/>
          <w:sz w:val="24"/>
        </w:rPr>
        <w:t xml:space="preserve">. </w:t>
      </w:r>
      <w:r w:rsidRPr="00091CEF">
        <w:rPr>
          <w:rFonts w:ascii="Trebuchet MS" w:hAnsi="Trebuchet MS"/>
          <w:b/>
          <w:noProof/>
          <w:sz w:val="24"/>
        </w:rPr>
        <w:t xml:space="preserve">39:11 </w:t>
      </w:r>
      <w:del w:id="91" w:author="Author">
        <w:r w:rsidRPr="00091CEF">
          <w:rPr>
            <w:rFonts w:ascii="Trebuchet MS" w:hAnsi="Trebuchet MS"/>
            <w:noProof/>
            <w:sz w:val="24"/>
          </w:rPr>
          <w:delText>And the</w:delText>
        </w:r>
      </w:del>
      <w:ins w:id="92" w:author="Author">
        <w:r w:rsidRPr="00091CEF">
          <w:rPr>
            <w:rFonts w:ascii="Trebuchet MS" w:hAnsi="Trebuchet MS"/>
            <w:noProof/>
            <w:sz w:val="24"/>
          </w:rPr>
          <w:t>The</w:t>
        </w:r>
      </w:ins>
      <w:r w:rsidRPr="00091CEF">
        <w:rPr>
          <w:rFonts w:ascii="Trebuchet MS" w:hAnsi="Trebuchet MS"/>
          <w:noProof/>
          <w:sz w:val="24"/>
        </w:rPr>
        <w:t xml:space="preserve"> second row was turquoise, sapphire</w:t>
      </w:r>
      <w:ins w:id="93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</w:t>
      </w:r>
      <w:r w:rsidRPr="00091CEF">
        <w:rPr>
          <w:rFonts w:ascii="Trebuchet MS" w:hAnsi="Trebuchet MS"/>
          <w:noProof/>
          <w:sz w:val="24"/>
        </w:rPr>
        <w:lastRenderedPageBreak/>
        <w:t xml:space="preserve">and jasper. </w:t>
      </w:r>
      <w:r w:rsidRPr="00091CEF">
        <w:rPr>
          <w:rFonts w:ascii="Trebuchet MS" w:hAnsi="Trebuchet MS"/>
          <w:b/>
          <w:noProof/>
          <w:sz w:val="24"/>
        </w:rPr>
        <w:t xml:space="preserve">39:12 </w:t>
      </w:r>
      <w:del w:id="94" w:author="Author">
        <w:r w:rsidRPr="00091CEF">
          <w:rPr>
            <w:rFonts w:ascii="Trebuchet MS" w:hAnsi="Trebuchet MS"/>
            <w:noProof/>
            <w:sz w:val="24"/>
          </w:rPr>
          <w:delText>And the</w:delText>
        </w:r>
      </w:del>
      <w:ins w:id="95" w:author="Author">
        <w:r w:rsidRPr="00091CEF">
          <w:rPr>
            <w:rFonts w:ascii="Trebuchet MS" w:hAnsi="Trebuchet MS"/>
            <w:noProof/>
            <w:sz w:val="24"/>
          </w:rPr>
          <w:t>The</w:t>
        </w:r>
      </w:ins>
      <w:r w:rsidRPr="00091CEF">
        <w:rPr>
          <w:rFonts w:ascii="Trebuchet MS" w:hAnsi="Trebuchet MS"/>
          <w:noProof/>
          <w:sz w:val="24"/>
        </w:rPr>
        <w:t xml:space="preserve"> third row was </w:t>
      </w:r>
      <w:r w:rsidRPr="00091CEF">
        <w:rPr>
          <w:rFonts w:ascii="Trebuchet MS" w:hAnsi="Trebuchet MS"/>
          <w:i/>
          <w:noProof/>
          <w:sz w:val="24"/>
        </w:rPr>
        <w:t xml:space="preserve">lesh′em </w:t>
      </w:r>
      <w:r w:rsidRPr="00091CEF">
        <w:rPr>
          <w:rFonts w:ascii="Trebuchet MS" w:hAnsi="Trebuchet MS"/>
          <w:noProof/>
          <w:sz w:val="24"/>
        </w:rPr>
        <w:t>stone,</w:t>
      </w:r>
      <w:ins w:id="96" w:author="Author">
        <w:r w:rsidRPr="00091CEF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091CEF">
        <w:rPr>
          <w:rFonts w:ascii="Trebuchet MS" w:hAnsi="Trebuchet MS"/>
          <w:noProof/>
          <w:sz w:val="24"/>
        </w:rPr>
        <w:t xml:space="preserve"> agate</w:t>
      </w:r>
      <w:ins w:id="99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and amethyst. </w:t>
      </w:r>
      <w:r w:rsidRPr="00091CEF">
        <w:rPr>
          <w:rFonts w:ascii="Trebuchet MS" w:hAnsi="Trebuchet MS"/>
          <w:b/>
          <w:noProof/>
          <w:sz w:val="24"/>
        </w:rPr>
        <w:t xml:space="preserve">39:13 </w:t>
      </w:r>
      <w:r w:rsidRPr="00091CEF">
        <w:rPr>
          <w:rFonts w:ascii="Trebuchet MS" w:hAnsi="Trebuchet MS"/>
          <w:noProof/>
          <w:sz w:val="24"/>
        </w:rPr>
        <w:t>And the fourth row was chrys′o·lite</w:t>
      </w:r>
      <w:del w:id="100" w:author="Author">
        <w:r w:rsidRPr="00091CEF">
          <w:rPr>
            <w:rFonts w:ascii="Trebuchet MS" w:hAnsi="Trebuchet MS"/>
            <w:noProof/>
            <w:sz w:val="24"/>
          </w:rPr>
          <w:delText xml:space="preserve"> and</w:delText>
        </w:r>
      </w:del>
      <w:ins w:id="101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onyx</w:t>
      </w:r>
      <w:ins w:id="102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and jade. They were </w:t>
      </w:r>
      <w:del w:id="103" w:author="Author">
        <w:r w:rsidRPr="00091CEF">
          <w:rPr>
            <w:rFonts w:ascii="Trebuchet MS" w:hAnsi="Trebuchet MS"/>
            <w:noProof/>
            <w:sz w:val="24"/>
          </w:rPr>
          <w:delText>set with</w:delText>
        </w:r>
      </w:del>
      <w:ins w:id="104" w:author="Author">
        <w:r w:rsidRPr="00091CEF">
          <w:rPr>
            <w:rFonts w:ascii="Trebuchet MS" w:hAnsi="Trebuchet MS"/>
            <w:noProof/>
            <w:sz w:val="24"/>
          </w:rPr>
          <w:t>mounted in</w:t>
        </w:r>
      </w:ins>
      <w:r w:rsidRPr="00091CEF">
        <w:rPr>
          <w:rFonts w:ascii="Trebuchet MS" w:hAnsi="Trebuchet MS"/>
          <w:noProof/>
          <w:sz w:val="24"/>
        </w:rPr>
        <w:t xml:space="preserve"> settings of gold</w:t>
      </w:r>
      <w:del w:id="105" w:author="Author">
        <w:r w:rsidRPr="00091CEF">
          <w:rPr>
            <w:rFonts w:ascii="Trebuchet MS" w:hAnsi="Trebuchet MS"/>
            <w:noProof/>
            <w:sz w:val="24"/>
          </w:rPr>
          <w:delText xml:space="preserve"> in their fillings</w:delText>
        </w:r>
      </w:del>
      <w:r w:rsidRPr="00091CEF">
        <w:rPr>
          <w:rFonts w:ascii="Trebuchet MS" w:hAnsi="Trebuchet MS"/>
          <w:noProof/>
          <w:sz w:val="24"/>
        </w:rPr>
        <w:t xml:space="preserve">. </w:t>
      </w:r>
      <w:r w:rsidRPr="00091CEF">
        <w:rPr>
          <w:rFonts w:ascii="Trebuchet MS" w:hAnsi="Trebuchet MS"/>
          <w:b/>
          <w:noProof/>
          <w:sz w:val="24"/>
        </w:rPr>
        <w:t xml:space="preserve">39:14 </w:t>
      </w:r>
      <w:del w:id="106" w:author="Author">
        <w:r w:rsidRPr="00091CEF">
          <w:rPr>
            <w:rFonts w:ascii="Trebuchet MS" w:hAnsi="Trebuchet MS"/>
            <w:noProof/>
            <w:sz w:val="24"/>
          </w:rPr>
          <w:delText>And the</w:delText>
        </w:r>
      </w:del>
      <w:ins w:id="107" w:author="Author">
        <w:r w:rsidRPr="00091CEF">
          <w:rPr>
            <w:rFonts w:ascii="Trebuchet MS" w:hAnsi="Trebuchet MS"/>
            <w:noProof/>
            <w:sz w:val="24"/>
          </w:rPr>
          <w:t>The</w:t>
        </w:r>
      </w:ins>
      <w:r w:rsidRPr="00091CEF">
        <w:rPr>
          <w:rFonts w:ascii="Trebuchet MS" w:hAnsi="Trebuchet MS"/>
          <w:noProof/>
          <w:sz w:val="24"/>
        </w:rPr>
        <w:t xml:space="preserve"> stones </w:t>
      </w:r>
      <w:del w:id="108" w:author="Author">
        <w:r w:rsidRPr="00091CEF">
          <w:rPr>
            <w:rFonts w:ascii="Trebuchet MS" w:hAnsi="Trebuchet MS"/>
            <w:noProof/>
            <w:sz w:val="24"/>
          </w:rPr>
          <w:delText>were according</w:delText>
        </w:r>
      </w:del>
      <w:ins w:id="109" w:author="Author">
        <w:r w:rsidRPr="00091CEF">
          <w:rPr>
            <w:rFonts w:ascii="Trebuchet MS" w:hAnsi="Trebuchet MS"/>
            <w:noProof/>
            <w:sz w:val="24"/>
          </w:rPr>
          <w:t>corresponded</w:t>
        </w:r>
      </w:ins>
      <w:r w:rsidRPr="00091CEF">
        <w:rPr>
          <w:rFonts w:ascii="Trebuchet MS" w:hAnsi="Trebuchet MS"/>
          <w:noProof/>
          <w:sz w:val="24"/>
        </w:rPr>
        <w:t xml:space="preserve"> to the names of the </w:t>
      </w:r>
      <w:ins w:id="110" w:author="Author">
        <w:r w:rsidRPr="00091CEF">
          <w:rPr>
            <w:rFonts w:ascii="Trebuchet MS" w:hAnsi="Trebuchet MS"/>
            <w:noProof/>
            <w:sz w:val="24"/>
          </w:rPr>
          <w:t xml:space="preserve">12 </w:t>
        </w:r>
      </w:ins>
      <w:r w:rsidRPr="00091CEF">
        <w:rPr>
          <w:rFonts w:ascii="Trebuchet MS" w:hAnsi="Trebuchet MS"/>
          <w:noProof/>
          <w:sz w:val="24"/>
        </w:rPr>
        <w:t>sons of Israel</w:t>
      </w:r>
      <w:del w:id="111" w:author="Author">
        <w:r w:rsidRPr="00091CEF">
          <w:rPr>
            <w:rFonts w:ascii="Trebuchet MS" w:hAnsi="Trebuchet MS"/>
            <w:noProof/>
            <w:sz w:val="24"/>
          </w:rPr>
          <w:delText xml:space="preserve">. They were twelve according to their </w:delText>
        </w:r>
      </w:del>
      <w:ins w:id="112" w:author="Author">
        <w:r w:rsidRPr="00091CEF">
          <w:rPr>
            <w:rFonts w:ascii="Trebuchet MS" w:hAnsi="Trebuchet MS"/>
            <w:noProof/>
            <w:sz w:val="24"/>
          </w:rPr>
          <w:t xml:space="preserve">, and the </w:t>
        </w:r>
      </w:ins>
      <w:r w:rsidRPr="00091CEF">
        <w:rPr>
          <w:rFonts w:ascii="Trebuchet MS" w:hAnsi="Trebuchet MS"/>
          <w:noProof/>
          <w:sz w:val="24"/>
        </w:rPr>
        <w:t>names</w:t>
      </w:r>
      <w:del w:id="113" w:author="Author">
        <w:r w:rsidRPr="00091CEF">
          <w:rPr>
            <w:rFonts w:ascii="Trebuchet MS" w:hAnsi="Trebuchet MS"/>
            <w:noProof/>
            <w:sz w:val="24"/>
          </w:rPr>
          <w:delText>, with the engravings of</w:delText>
        </w:r>
      </w:del>
      <w:r w:rsidRPr="00091CEF">
        <w:rPr>
          <w:rFonts w:ascii="Trebuchet MS" w:hAnsi="Trebuchet MS"/>
          <w:noProof/>
          <w:sz w:val="24"/>
        </w:rPr>
        <w:t xml:space="preserve"> </w:t>
      </w:r>
      <w:ins w:id="114" w:author="Author">
        <w:r w:rsidRPr="00091CEF">
          <w:rPr>
            <w:rFonts w:ascii="Trebuchet MS" w:hAnsi="Trebuchet MS"/>
            <w:noProof/>
            <w:sz w:val="24"/>
          </w:rPr>
          <w:t xml:space="preserve">were engraved like </w:t>
        </w:r>
      </w:ins>
      <w:r w:rsidRPr="00091CEF">
        <w:rPr>
          <w:rFonts w:ascii="Trebuchet MS" w:hAnsi="Trebuchet MS"/>
          <w:noProof/>
          <w:sz w:val="24"/>
        </w:rPr>
        <w:t xml:space="preserve">a seal, each </w:t>
      </w:r>
      <w:del w:id="115" w:author="Author">
        <w:r w:rsidRPr="00091CEF">
          <w:rPr>
            <w:rFonts w:ascii="Trebuchet MS" w:hAnsi="Trebuchet MS"/>
            <w:noProof/>
            <w:sz w:val="24"/>
          </w:rPr>
          <w:delText xml:space="preserve">according to its </w:delText>
        </w:r>
      </w:del>
      <w:r w:rsidRPr="00091CEF">
        <w:rPr>
          <w:rFonts w:ascii="Trebuchet MS" w:hAnsi="Trebuchet MS"/>
          <w:noProof/>
          <w:sz w:val="24"/>
        </w:rPr>
        <w:t xml:space="preserve">name </w:t>
      </w:r>
      <w:del w:id="116" w:author="Author">
        <w:r w:rsidRPr="00091CEF">
          <w:rPr>
            <w:rFonts w:ascii="Trebuchet MS" w:hAnsi="Trebuchet MS"/>
            <w:noProof/>
            <w:sz w:val="24"/>
          </w:rPr>
          <w:delText>for</w:delText>
        </w:r>
      </w:del>
      <w:ins w:id="117" w:author="Author">
        <w:r w:rsidRPr="00091CEF">
          <w:rPr>
            <w:rFonts w:ascii="Trebuchet MS" w:hAnsi="Trebuchet MS"/>
            <w:noProof/>
            <w:sz w:val="24"/>
          </w:rPr>
          <w:t>representing one of</w:t>
        </w:r>
      </w:ins>
      <w:r w:rsidRPr="00091CEF">
        <w:rPr>
          <w:rFonts w:ascii="Trebuchet MS" w:hAnsi="Trebuchet MS"/>
          <w:noProof/>
          <w:sz w:val="24"/>
        </w:rPr>
        <w:t xml:space="preserve"> the </w:t>
      </w:r>
      <w:del w:id="118" w:author="Author">
        <w:r w:rsidRPr="00091CEF">
          <w:rPr>
            <w:rFonts w:ascii="Trebuchet MS" w:hAnsi="Trebuchet MS"/>
            <w:noProof/>
            <w:sz w:val="24"/>
          </w:rPr>
          <w:delText>twelve</w:delText>
        </w:r>
      </w:del>
      <w:ins w:id="119" w:author="Author">
        <w:r w:rsidRPr="00091CEF">
          <w:rPr>
            <w:rFonts w:ascii="Trebuchet MS" w:hAnsi="Trebuchet MS"/>
            <w:noProof/>
            <w:sz w:val="24"/>
          </w:rPr>
          <w:t>12</w:t>
        </w:r>
      </w:ins>
      <w:r w:rsidRPr="00091CEF">
        <w:rPr>
          <w:rFonts w:ascii="Trebuchet MS" w:hAnsi="Trebuchet MS"/>
          <w:noProof/>
          <w:sz w:val="24"/>
        </w:rPr>
        <w:t xml:space="preserve"> tribes.</w:t>
      </w:r>
    </w:p>
    <w:p w:rsidR="00EA301E" w:rsidRPr="00091CEF" w:rsidRDefault="00EA301E" w:rsidP="00EA301E">
      <w:pPr>
        <w:rPr>
          <w:rFonts w:ascii="Trebuchet MS" w:hAnsi="Trebuchet MS"/>
          <w:noProof/>
          <w:sz w:val="24"/>
        </w:rPr>
      </w:pPr>
      <w:r w:rsidRPr="00091CEF">
        <w:rPr>
          <w:rFonts w:ascii="Trebuchet MS" w:hAnsi="Trebuchet MS"/>
          <w:b/>
          <w:sz w:val="24"/>
        </w:rPr>
        <w:t xml:space="preserve">39:15 </w:t>
      </w:r>
      <w:del w:id="120" w:author="Author">
        <w:r w:rsidRPr="00091CEF">
          <w:rPr>
            <w:rFonts w:ascii="Trebuchet MS" w:hAnsi="Trebuchet MS"/>
            <w:noProof/>
            <w:sz w:val="24"/>
          </w:rPr>
          <w:delText>And</w:delText>
        </w:r>
      </w:del>
      <w:ins w:id="121" w:author="Author">
        <w:r w:rsidRPr="00091CEF">
          <w:rPr>
            <w:rFonts w:ascii="Trebuchet MS" w:hAnsi="Trebuchet MS"/>
            <w:noProof/>
            <w:sz w:val="24"/>
          </w:rPr>
          <w:t>Then</w:t>
        </w:r>
      </w:ins>
      <w:r w:rsidRPr="00091CEF">
        <w:rPr>
          <w:rFonts w:ascii="Trebuchet MS" w:hAnsi="Trebuchet MS"/>
          <w:noProof/>
          <w:sz w:val="24"/>
        </w:rPr>
        <w:t xml:space="preserve"> they </w:t>
      </w:r>
      <w:del w:id="122" w:author="Author">
        <w:r w:rsidRPr="00091CEF">
          <w:rPr>
            <w:rFonts w:ascii="Trebuchet MS" w:hAnsi="Trebuchet MS"/>
            <w:noProof/>
            <w:sz w:val="24"/>
          </w:rPr>
          <w:delText>proceeded to make upon</w:delText>
        </w:r>
      </w:del>
      <w:ins w:id="123" w:author="Author">
        <w:r w:rsidRPr="00091CEF">
          <w:rPr>
            <w:rFonts w:ascii="Trebuchet MS" w:hAnsi="Trebuchet MS"/>
            <w:noProof/>
            <w:sz w:val="24"/>
          </w:rPr>
          <w:t>made wreathed chains on</w:t>
        </w:r>
      </w:ins>
      <w:r w:rsidRPr="00091CEF">
        <w:rPr>
          <w:rFonts w:ascii="Trebuchet MS" w:hAnsi="Trebuchet MS"/>
          <w:noProof/>
          <w:sz w:val="24"/>
        </w:rPr>
        <w:t xml:space="preserve"> the breastpiece</w:t>
      </w:r>
      <w:del w:id="124" w:author="Author">
        <w:r w:rsidRPr="00091CEF">
          <w:rPr>
            <w:rFonts w:ascii="Trebuchet MS" w:hAnsi="Trebuchet MS"/>
            <w:noProof/>
            <w:sz w:val="24"/>
          </w:rPr>
          <w:delText xml:space="preserve"> wreathed chains, in ropework</w:delText>
        </w:r>
      </w:del>
      <w:r w:rsidRPr="00091CEF">
        <w:rPr>
          <w:rFonts w:ascii="Trebuchet MS" w:hAnsi="Trebuchet MS"/>
          <w:noProof/>
          <w:sz w:val="24"/>
        </w:rPr>
        <w:t>,</w:t>
      </w:r>
      <w:ins w:id="125" w:author="Author">
        <w:r w:rsidRPr="00091CEF">
          <w:rPr>
            <w:rFonts w:ascii="Trebuchet MS" w:hAnsi="Trebuchet MS"/>
            <w:noProof/>
            <w:sz w:val="24"/>
          </w:rPr>
          <w:t xml:space="preserve"> like cords</w:t>
        </w:r>
      </w:ins>
      <w:r w:rsidRPr="00091CEF">
        <w:rPr>
          <w:rFonts w:ascii="Trebuchet MS" w:hAnsi="Trebuchet MS"/>
          <w:noProof/>
          <w:sz w:val="24"/>
        </w:rPr>
        <w:t xml:space="preserve"> of pure gold. </w:t>
      </w:r>
      <w:r w:rsidRPr="00091CEF">
        <w:rPr>
          <w:rFonts w:ascii="Trebuchet MS" w:hAnsi="Trebuchet MS"/>
          <w:b/>
          <w:noProof/>
          <w:sz w:val="24"/>
        </w:rPr>
        <w:t xml:space="preserve">39:16 </w:t>
      </w:r>
      <w:del w:id="126" w:author="Author">
        <w:r w:rsidRPr="00091CEF">
          <w:rPr>
            <w:rFonts w:ascii="Trebuchet MS" w:hAnsi="Trebuchet MS"/>
            <w:noProof/>
            <w:sz w:val="24"/>
          </w:rPr>
          <w:delText>Then</w:delText>
        </w:r>
      </w:del>
      <w:ins w:id="127" w:author="Author">
        <w:r w:rsidRPr="00091CEF">
          <w:rPr>
            <w:rFonts w:ascii="Trebuchet MS" w:hAnsi="Trebuchet MS"/>
            <w:noProof/>
            <w:sz w:val="24"/>
          </w:rPr>
          <w:t>And</w:t>
        </w:r>
      </w:ins>
      <w:r w:rsidRPr="00091CEF">
        <w:rPr>
          <w:rFonts w:ascii="Trebuchet MS" w:hAnsi="Trebuchet MS"/>
          <w:noProof/>
          <w:sz w:val="24"/>
        </w:rPr>
        <w:t xml:space="preserve"> they made two settings of gold and two rings of gold and </w:t>
      </w:r>
      <w:del w:id="128" w:author="Author">
        <w:r w:rsidRPr="00091CEF">
          <w:rPr>
            <w:rFonts w:ascii="Trebuchet MS" w:hAnsi="Trebuchet MS"/>
            <w:noProof/>
            <w:sz w:val="24"/>
          </w:rPr>
          <w:delText>put</w:delText>
        </w:r>
      </w:del>
      <w:ins w:id="129" w:author="Author">
        <w:r w:rsidRPr="00091CEF">
          <w:rPr>
            <w:rFonts w:ascii="Trebuchet MS" w:hAnsi="Trebuchet MS"/>
            <w:noProof/>
            <w:sz w:val="24"/>
          </w:rPr>
          <w:t>attached</w:t>
        </w:r>
      </w:ins>
      <w:r w:rsidRPr="00091CEF">
        <w:rPr>
          <w:rFonts w:ascii="Trebuchet MS" w:hAnsi="Trebuchet MS"/>
          <w:noProof/>
          <w:sz w:val="24"/>
        </w:rPr>
        <w:t xml:space="preserve"> the two rings </w:t>
      </w:r>
      <w:del w:id="130" w:author="Author">
        <w:r w:rsidRPr="00091CEF">
          <w:rPr>
            <w:rFonts w:ascii="Trebuchet MS" w:hAnsi="Trebuchet MS"/>
            <w:noProof/>
            <w:sz w:val="24"/>
          </w:rPr>
          <w:delText>upon</w:delText>
        </w:r>
      </w:del>
      <w:ins w:id="131" w:author="Author">
        <w:r w:rsidRPr="00091CEF">
          <w:rPr>
            <w:rFonts w:ascii="Trebuchet MS" w:hAnsi="Trebuchet MS"/>
            <w:noProof/>
            <w:sz w:val="24"/>
          </w:rPr>
          <w:t>to</w:t>
        </w:r>
      </w:ins>
      <w:r w:rsidRPr="00091CEF">
        <w:rPr>
          <w:rFonts w:ascii="Trebuchet MS" w:hAnsi="Trebuchet MS"/>
          <w:noProof/>
          <w:sz w:val="24"/>
        </w:rPr>
        <w:t xml:space="preserve"> the two </w:t>
      </w:r>
      <w:del w:id="132" w:author="Author">
        <w:r w:rsidRPr="00091CEF">
          <w:rPr>
            <w:rFonts w:ascii="Trebuchet MS" w:hAnsi="Trebuchet MS"/>
            <w:noProof/>
            <w:sz w:val="24"/>
          </w:rPr>
          <w:delText>extremities</w:delText>
        </w:r>
      </w:del>
      <w:ins w:id="133" w:author="Author">
        <w:r w:rsidRPr="00091CEF">
          <w:rPr>
            <w:rFonts w:ascii="Trebuchet MS" w:hAnsi="Trebuchet MS"/>
            <w:noProof/>
            <w:sz w:val="24"/>
          </w:rPr>
          <w:t>corners</w:t>
        </w:r>
      </w:ins>
      <w:r w:rsidRPr="00091CEF">
        <w:rPr>
          <w:rFonts w:ascii="Trebuchet MS" w:hAnsi="Trebuchet MS"/>
          <w:noProof/>
          <w:sz w:val="24"/>
        </w:rPr>
        <w:t xml:space="preserve"> of the breastpiece. </w:t>
      </w:r>
      <w:r w:rsidRPr="00091CEF">
        <w:rPr>
          <w:rFonts w:ascii="Trebuchet MS" w:hAnsi="Trebuchet MS"/>
          <w:b/>
          <w:noProof/>
          <w:sz w:val="24"/>
        </w:rPr>
        <w:t xml:space="preserve">39:17 </w:t>
      </w:r>
      <w:r w:rsidRPr="00091CEF">
        <w:rPr>
          <w:rFonts w:ascii="Trebuchet MS" w:hAnsi="Trebuchet MS"/>
          <w:noProof/>
          <w:sz w:val="24"/>
        </w:rPr>
        <w:t xml:space="preserve">After that they put the two </w:t>
      </w:r>
      <w:del w:id="134" w:author="Author">
        <w:r w:rsidRPr="00091CEF">
          <w:rPr>
            <w:rFonts w:ascii="Trebuchet MS" w:hAnsi="Trebuchet MS"/>
            <w:noProof/>
            <w:sz w:val="24"/>
          </w:rPr>
          <w:delText>ropes</w:delText>
        </w:r>
      </w:del>
      <w:ins w:id="135" w:author="Author">
        <w:r w:rsidRPr="00091CEF">
          <w:rPr>
            <w:rFonts w:ascii="Trebuchet MS" w:hAnsi="Trebuchet MS"/>
            <w:noProof/>
            <w:sz w:val="24"/>
          </w:rPr>
          <w:t>cords</w:t>
        </w:r>
      </w:ins>
      <w:r w:rsidRPr="00091CEF">
        <w:rPr>
          <w:rFonts w:ascii="Trebuchet MS" w:hAnsi="Trebuchet MS"/>
          <w:noProof/>
          <w:sz w:val="24"/>
        </w:rPr>
        <w:t xml:space="preserve"> of gold through the two rings at the </w:t>
      </w:r>
      <w:del w:id="136" w:author="Author">
        <w:r w:rsidRPr="00091CEF">
          <w:rPr>
            <w:rFonts w:ascii="Trebuchet MS" w:hAnsi="Trebuchet MS"/>
            <w:noProof/>
            <w:sz w:val="24"/>
          </w:rPr>
          <w:delText>extremities</w:delText>
        </w:r>
      </w:del>
      <w:ins w:id="137" w:author="Author">
        <w:r w:rsidRPr="00091CEF">
          <w:rPr>
            <w:rFonts w:ascii="Trebuchet MS" w:hAnsi="Trebuchet MS"/>
            <w:noProof/>
            <w:sz w:val="24"/>
          </w:rPr>
          <w:t>corners</w:t>
        </w:r>
      </w:ins>
      <w:r w:rsidRPr="00091CEF">
        <w:rPr>
          <w:rFonts w:ascii="Trebuchet MS" w:hAnsi="Trebuchet MS"/>
          <w:noProof/>
          <w:sz w:val="24"/>
        </w:rPr>
        <w:t xml:space="preserve"> of the breastpiece. </w:t>
      </w:r>
      <w:r w:rsidRPr="00091CEF">
        <w:rPr>
          <w:rFonts w:ascii="Trebuchet MS" w:hAnsi="Trebuchet MS"/>
          <w:b/>
          <w:noProof/>
          <w:sz w:val="24"/>
        </w:rPr>
        <w:t xml:space="preserve">39:18 </w:t>
      </w:r>
      <w:del w:id="138" w:author="Author">
        <w:r w:rsidRPr="00091CEF">
          <w:rPr>
            <w:rFonts w:ascii="Trebuchet MS" w:hAnsi="Trebuchet MS"/>
            <w:noProof/>
            <w:sz w:val="24"/>
          </w:rPr>
          <w:delText>And</w:delText>
        </w:r>
      </w:del>
      <w:ins w:id="139" w:author="Author">
        <w:r w:rsidRPr="00091CEF">
          <w:rPr>
            <w:rFonts w:ascii="Trebuchet MS" w:hAnsi="Trebuchet MS"/>
            <w:noProof/>
            <w:sz w:val="24"/>
          </w:rPr>
          <w:t>Then</w:t>
        </w:r>
      </w:ins>
      <w:r w:rsidRPr="00091CEF">
        <w:rPr>
          <w:rFonts w:ascii="Trebuchet MS" w:hAnsi="Trebuchet MS"/>
          <w:noProof/>
          <w:sz w:val="24"/>
        </w:rPr>
        <w:t xml:space="preserve"> they put the two ends of the two </w:t>
      </w:r>
      <w:del w:id="140" w:author="Author">
        <w:r w:rsidRPr="00091CEF">
          <w:rPr>
            <w:rFonts w:ascii="Trebuchet MS" w:hAnsi="Trebuchet MS"/>
            <w:noProof/>
            <w:sz w:val="24"/>
          </w:rPr>
          <w:delText>ropes</w:delText>
        </w:r>
      </w:del>
      <w:ins w:id="141" w:author="Author">
        <w:r w:rsidRPr="00091CEF">
          <w:rPr>
            <w:rFonts w:ascii="Trebuchet MS" w:hAnsi="Trebuchet MS"/>
            <w:noProof/>
            <w:sz w:val="24"/>
          </w:rPr>
          <w:t>cords</w:t>
        </w:r>
      </w:ins>
      <w:r w:rsidRPr="00091CEF">
        <w:rPr>
          <w:rFonts w:ascii="Trebuchet MS" w:hAnsi="Trebuchet MS"/>
          <w:noProof/>
          <w:sz w:val="24"/>
        </w:rPr>
        <w:t xml:space="preserve"> through the two settings</w:t>
      </w:r>
      <w:del w:id="142" w:author="Author">
        <w:r w:rsidRPr="00091CEF">
          <w:rPr>
            <w:rFonts w:ascii="Trebuchet MS" w:hAnsi="Trebuchet MS"/>
            <w:noProof/>
            <w:sz w:val="24"/>
          </w:rPr>
          <w:delText>. Then they put</w:delText>
        </w:r>
      </w:del>
      <w:r w:rsidRPr="00091CEF">
        <w:rPr>
          <w:rFonts w:ascii="Trebuchet MS" w:hAnsi="Trebuchet MS"/>
          <w:noProof/>
          <w:sz w:val="24"/>
        </w:rPr>
        <w:t xml:space="preserve"> </w:t>
      </w:r>
      <w:ins w:id="143" w:author="Author">
        <w:r w:rsidRPr="00091CEF">
          <w:rPr>
            <w:rFonts w:ascii="Trebuchet MS" w:hAnsi="Trebuchet MS"/>
            <w:noProof/>
            <w:sz w:val="24"/>
          </w:rPr>
          <w:t xml:space="preserve">and attached </w:t>
        </w:r>
      </w:ins>
      <w:r w:rsidRPr="00091CEF">
        <w:rPr>
          <w:rFonts w:ascii="Trebuchet MS" w:hAnsi="Trebuchet MS"/>
          <w:noProof/>
          <w:sz w:val="24"/>
        </w:rPr>
        <w:t xml:space="preserve">them </w:t>
      </w:r>
      <w:del w:id="144" w:author="Author">
        <w:r w:rsidRPr="00091CEF">
          <w:rPr>
            <w:rFonts w:ascii="Trebuchet MS" w:hAnsi="Trebuchet MS"/>
            <w:noProof/>
            <w:sz w:val="24"/>
          </w:rPr>
          <w:delText>upon</w:delText>
        </w:r>
      </w:del>
      <w:ins w:id="145" w:author="Author">
        <w:r w:rsidRPr="00091CEF">
          <w:rPr>
            <w:rFonts w:ascii="Trebuchet MS" w:hAnsi="Trebuchet MS"/>
            <w:noProof/>
            <w:sz w:val="24"/>
          </w:rPr>
          <w:t>to</w:t>
        </w:r>
      </w:ins>
      <w:r w:rsidRPr="00091CEF">
        <w:rPr>
          <w:rFonts w:ascii="Trebuchet MS" w:hAnsi="Trebuchet MS"/>
          <w:noProof/>
          <w:sz w:val="24"/>
        </w:rPr>
        <w:t xml:space="preserve"> the shoulder pieces </w:t>
      </w:r>
      <w:ins w:id="146" w:author="Author">
        <w:r w:rsidRPr="00091CEF">
          <w:rPr>
            <w:rFonts w:ascii="Trebuchet MS" w:hAnsi="Trebuchet MS"/>
            <w:noProof/>
            <w:sz w:val="24"/>
          </w:rPr>
          <w:t xml:space="preserve">on the front </w:t>
        </w:r>
      </w:ins>
      <w:r w:rsidRPr="00091CEF">
        <w:rPr>
          <w:rFonts w:ascii="Trebuchet MS" w:hAnsi="Trebuchet MS"/>
          <w:noProof/>
          <w:sz w:val="24"/>
        </w:rPr>
        <w:t>of the eph′od</w:t>
      </w:r>
      <w:del w:id="147" w:author="Author">
        <w:r w:rsidRPr="00091CEF">
          <w:rPr>
            <w:rFonts w:ascii="Trebuchet MS" w:hAnsi="Trebuchet MS"/>
            <w:noProof/>
            <w:sz w:val="24"/>
          </w:rPr>
          <w:delText>, at the forefront of it</w:delText>
        </w:r>
      </w:del>
      <w:r w:rsidRPr="00091CEF">
        <w:rPr>
          <w:rFonts w:ascii="Trebuchet MS" w:hAnsi="Trebuchet MS"/>
          <w:noProof/>
          <w:sz w:val="24"/>
        </w:rPr>
        <w:t xml:space="preserve">. </w:t>
      </w:r>
      <w:r w:rsidRPr="00091CEF">
        <w:rPr>
          <w:rFonts w:ascii="Trebuchet MS" w:hAnsi="Trebuchet MS"/>
          <w:b/>
          <w:noProof/>
          <w:sz w:val="24"/>
        </w:rPr>
        <w:t xml:space="preserve">39:19 </w:t>
      </w:r>
      <w:r w:rsidRPr="00091CEF">
        <w:rPr>
          <w:rFonts w:ascii="Trebuchet MS" w:hAnsi="Trebuchet MS"/>
          <w:noProof/>
          <w:sz w:val="24"/>
        </w:rPr>
        <w:t xml:space="preserve">Next they made two rings of gold and set them at the two </w:t>
      </w:r>
      <w:del w:id="148" w:author="Author">
        <w:r w:rsidRPr="00091CEF">
          <w:rPr>
            <w:rFonts w:ascii="Trebuchet MS" w:hAnsi="Trebuchet MS"/>
            <w:noProof/>
            <w:sz w:val="24"/>
          </w:rPr>
          <w:delText xml:space="preserve">extremities </w:delText>
        </w:r>
      </w:del>
      <w:ins w:id="149" w:author="Author">
        <w:r w:rsidRPr="00091CEF">
          <w:rPr>
            <w:rFonts w:ascii="Trebuchet MS" w:hAnsi="Trebuchet MS"/>
            <w:noProof/>
            <w:sz w:val="24"/>
          </w:rPr>
          <w:t xml:space="preserve">ends on the inside edge </w:t>
        </w:r>
      </w:ins>
      <w:r w:rsidRPr="00091CEF">
        <w:rPr>
          <w:rFonts w:ascii="Trebuchet MS" w:hAnsi="Trebuchet MS"/>
          <w:noProof/>
          <w:sz w:val="24"/>
        </w:rPr>
        <w:t>of the breastpiece</w:t>
      </w:r>
      <w:del w:id="150" w:author="Author">
        <w:r w:rsidRPr="00091CEF">
          <w:rPr>
            <w:rFonts w:ascii="Trebuchet MS" w:hAnsi="Trebuchet MS"/>
            <w:noProof/>
            <w:sz w:val="24"/>
          </w:rPr>
          <w:delText xml:space="preserve"> upon its edge that is on the side toward</w:delText>
        </w:r>
      </w:del>
      <w:ins w:id="151" w:author="Author">
        <w:r w:rsidRPr="00091CEF">
          <w:rPr>
            <w:rFonts w:ascii="Trebuchet MS" w:hAnsi="Trebuchet MS"/>
            <w:noProof/>
            <w:sz w:val="24"/>
          </w:rPr>
          <w:t>, facing</w:t>
        </w:r>
      </w:ins>
      <w:r w:rsidRPr="00091CEF">
        <w:rPr>
          <w:rFonts w:ascii="Trebuchet MS" w:hAnsi="Trebuchet MS"/>
          <w:noProof/>
          <w:sz w:val="24"/>
        </w:rPr>
        <w:t xml:space="preserve"> the eph′od</w:t>
      </w:r>
      <w:del w:id="152" w:author="Author">
        <w:r w:rsidRPr="00091CEF">
          <w:rPr>
            <w:rFonts w:ascii="Trebuchet MS" w:hAnsi="Trebuchet MS"/>
            <w:noProof/>
            <w:sz w:val="24"/>
          </w:rPr>
          <w:delText xml:space="preserve"> inward</w:delText>
        </w:r>
      </w:del>
      <w:r w:rsidRPr="00091CEF">
        <w:rPr>
          <w:rFonts w:ascii="Trebuchet MS" w:hAnsi="Trebuchet MS"/>
          <w:noProof/>
          <w:sz w:val="24"/>
        </w:rPr>
        <w:t xml:space="preserve">. </w:t>
      </w:r>
      <w:r w:rsidRPr="00091CEF">
        <w:rPr>
          <w:rFonts w:ascii="Trebuchet MS" w:hAnsi="Trebuchet MS"/>
          <w:b/>
          <w:noProof/>
          <w:sz w:val="24"/>
        </w:rPr>
        <w:t xml:space="preserve">39:20 </w:t>
      </w:r>
      <w:r w:rsidRPr="00091CEF">
        <w:rPr>
          <w:rFonts w:ascii="Trebuchet MS" w:hAnsi="Trebuchet MS"/>
          <w:noProof/>
          <w:sz w:val="24"/>
        </w:rPr>
        <w:t xml:space="preserve">Then they made two </w:t>
      </w:r>
      <w:ins w:id="153" w:author="Author">
        <w:r w:rsidRPr="00091CEF">
          <w:rPr>
            <w:rFonts w:ascii="Trebuchet MS" w:hAnsi="Trebuchet MS"/>
            <w:noProof/>
            <w:sz w:val="24"/>
          </w:rPr>
          <w:t xml:space="preserve">more </w:t>
        </w:r>
      </w:ins>
      <w:r w:rsidRPr="00091CEF">
        <w:rPr>
          <w:rFonts w:ascii="Trebuchet MS" w:hAnsi="Trebuchet MS"/>
          <w:noProof/>
          <w:sz w:val="24"/>
        </w:rPr>
        <w:t xml:space="preserve">rings of gold and put them </w:t>
      </w:r>
      <w:del w:id="154" w:author="Author">
        <w:r w:rsidRPr="00091CEF">
          <w:rPr>
            <w:rFonts w:ascii="Trebuchet MS" w:hAnsi="Trebuchet MS"/>
            <w:noProof/>
            <w:sz w:val="24"/>
          </w:rPr>
          <w:delText>upon</w:delText>
        </w:r>
      </w:del>
      <w:ins w:id="155" w:author="Author">
        <w:r w:rsidRPr="00091CEF">
          <w:rPr>
            <w:rFonts w:ascii="Trebuchet MS" w:hAnsi="Trebuchet MS"/>
            <w:noProof/>
            <w:sz w:val="24"/>
          </w:rPr>
          <w:t>on</w:t>
        </w:r>
      </w:ins>
      <w:r w:rsidRPr="00091CEF">
        <w:rPr>
          <w:rFonts w:ascii="Trebuchet MS" w:hAnsi="Trebuchet MS"/>
          <w:noProof/>
          <w:sz w:val="24"/>
        </w:rPr>
        <w:t xml:space="preserve"> the </w:t>
      </w:r>
      <w:del w:id="156" w:author="Author">
        <w:r w:rsidRPr="00091CEF">
          <w:rPr>
            <w:rFonts w:ascii="Trebuchet MS" w:hAnsi="Trebuchet MS"/>
            <w:noProof/>
            <w:sz w:val="24"/>
          </w:rPr>
          <w:delText xml:space="preserve">two shoulder pieces </w:delText>
        </w:r>
      </w:del>
      <w:ins w:id="157" w:author="Author">
        <w:r w:rsidRPr="00091CEF">
          <w:rPr>
            <w:rFonts w:ascii="Trebuchet MS" w:hAnsi="Trebuchet MS"/>
            <w:noProof/>
            <w:sz w:val="24"/>
          </w:rPr>
          <w:t xml:space="preserve">front </w:t>
        </w:r>
      </w:ins>
      <w:r w:rsidRPr="00091CEF">
        <w:rPr>
          <w:rFonts w:ascii="Trebuchet MS" w:hAnsi="Trebuchet MS"/>
          <w:noProof/>
          <w:sz w:val="24"/>
        </w:rPr>
        <w:t>of the eph′od</w:t>
      </w:r>
      <w:del w:id="158" w:author="Author">
        <w:r w:rsidRPr="00091CEF">
          <w:rPr>
            <w:rFonts w:ascii="Trebuchet MS" w:hAnsi="Trebuchet MS"/>
            <w:noProof/>
            <w:sz w:val="24"/>
          </w:rPr>
          <w:delText xml:space="preserve"> from</w:delText>
        </w:r>
      </w:del>
      <w:ins w:id="159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below</w:t>
      </w:r>
      <w:del w:id="160" w:author="Author">
        <w:r w:rsidRPr="00091CEF">
          <w:rPr>
            <w:rFonts w:ascii="Trebuchet MS" w:hAnsi="Trebuchet MS"/>
            <w:noProof/>
            <w:sz w:val="24"/>
          </w:rPr>
          <w:delText>, on its forefront, near its place of joining,</w:delText>
        </w:r>
      </w:del>
      <w:ins w:id="161" w:author="Author">
        <w:r w:rsidRPr="00091CEF">
          <w:rPr>
            <w:rFonts w:ascii="Trebuchet MS" w:hAnsi="Trebuchet MS"/>
            <w:noProof/>
            <w:sz w:val="24"/>
          </w:rPr>
          <w:t xml:space="preserve"> the </w:t>
        </w:r>
        <w:r>
          <w:rPr>
            <w:rFonts w:ascii="Trebuchet MS" w:hAnsi="Trebuchet MS"/>
            <w:noProof/>
            <w:sz w:val="24"/>
          </w:rPr>
          <w:t xml:space="preserve">two </w:t>
        </w:r>
        <w:r w:rsidRPr="00091CEF">
          <w:rPr>
            <w:rFonts w:ascii="Trebuchet MS" w:hAnsi="Trebuchet MS"/>
            <w:noProof/>
            <w:sz w:val="24"/>
          </w:rPr>
          <w:t>shoulder pieces</w:t>
        </w:r>
        <w:r>
          <w:rPr>
            <w:rFonts w:ascii="Trebuchet MS" w:hAnsi="Trebuchet MS"/>
            <w:noProof/>
            <w:sz w:val="24"/>
          </w:rPr>
          <w:t>, close to where it is joined,</w:t>
        </w:r>
      </w:ins>
      <w:r w:rsidRPr="00091CEF">
        <w:rPr>
          <w:rFonts w:ascii="Trebuchet MS" w:hAnsi="Trebuchet MS"/>
          <w:noProof/>
          <w:sz w:val="24"/>
        </w:rPr>
        <w:t xml:space="preserve"> above the </w:t>
      </w:r>
      <w:del w:id="162" w:author="Author">
        <w:r w:rsidRPr="00091CEF">
          <w:rPr>
            <w:rFonts w:ascii="Trebuchet MS" w:hAnsi="Trebuchet MS"/>
            <w:noProof/>
            <w:sz w:val="24"/>
          </w:rPr>
          <w:delText>girdle of</w:delText>
        </w:r>
      </w:del>
      <w:ins w:id="163" w:author="Author">
        <w:r w:rsidRPr="00091CEF">
          <w:rPr>
            <w:rFonts w:ascii="Trebuchet MS" w:hAnsi="Trebuchet MS"/>
            <w:noProof/>
            <w:sz w:val="24"/>
          </w:rPr>
          <w:t>woven belt</w:t>
        </w:r>
        <w:r w:rsidRPr="00091CEF">
          <w:rPr>
            <w:rStyle w:val="FootnoteReference"/>
            <w:rFonts w:ascii="Trebuchet MS" w:hAnsi="Trebuchet MS"/>
            <w:noProof/>
          </w:rPr>
          <w:footnoteReference w:id="4"/>
        </w:r>
        <w:r w:rsidRPr="00091CEF">
          <w:rPr>
            <w:rFonts w:ascii="Trebuchet MS" w:hAnsi="Trebuchet MS"/>
            <w:noProof/>
            <w:sz w:val="24"/>
          </w:rPr>
          <w:t xml:space="preserve"> </w:t>
        </w:r>
        <w:r>
          <w:rPr>
            <w:rFonts w:ascii="Trebuchet MS" w:hAnsi="Trebuchet MS"/>
            <w:noProof/>
            <w:sz w:val="24"/>
          </w:rPr>
          <w:t>of</w:t>
        </w:r>
      </w:ins>
      <w:r w:rsidRPr="00091CEF">
        <w:rPr>
          <w:rFonts w:ascii="Trebuchet MS" w:hAnsi="Trebuchet MS"/>
          <w:noProof/>
          <w:sz w:val="24"/>
        </w:rPr>
        <w:t xml:space="preserve"> the eph′od. </w:t>
      </w:r>
      <w:r w:rsidRPr="00091CEF">
        <w:rPr>
          <w:rFonts w:ascii="Trebuchet MS" w:hAnsi="Trebuchet MS"/>
          <w:b/>
          <w:noProof/>
          <w:sz w:val="24"/>
        </w:rPr>
        <w:t xml:space="preserve">39:21 </w:t>
      </w:r>
      <w:r w:rsidRPr="00091CEF">
        <w:rPr>
          <w:rFonts w:ascii="Trebuchet MS" w:hAnsi="Trebuchet MS"/>
          <w:noProof/>
          <w:sz w:val="24"/>
        </w:rPr>
        <w:t>Finally</w:t>
      </w:r>
      <w:ins w:id="166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they </w:t>
      </w:r>
      <w:del w:id="167" w:author="Author">
        <w:r w:rsidRPr="00091CEF">
          <w:rPr>
            <w:rFonts w:ascii="Trebuchet MS" w:hAnsi="Trebuchet MS"/>
            <w:noProof/>
            <w:sz w:val="24"/>
          </w:rPr>
          <w:delText>bound</w:delText>
        </w:r>
      </w:del>
      <w:ins w:id="168" w:author="Author">
        <w:r w:rsidRPr="00091CEF">
          <w:rPr>
            <w:rFonts w:ascii="Trebuchet MS" w:hAnsi="Trebuchet MS"/>
            <w:noProof/>
            <w:sz w:val="24"/>
          </w:rPr>
          <w:t>tied</w:t>
        </w:r>
      </w:ins>
      <w:r w:rsidRPr="00091CEF">
        <w:rPr>
          <w:rFonts w:ascii="Trebuchet MS" w:hAnsi="Trebuchet MS"/>
          <w:noProof/>
          <w:sz w:val="24"/>
        </w:rPr>
        <w:t xml:space="preserve"> the breastpiece </w:t>
      </w:r>
      <w:del w:id="169" w:author="Author">
        <w:r w:rsidRPr="00091CEF">
          <w:rPr>
            <w:rFonts w:ascii="Trebuchet MS" w:hAnsi="Trebuchet MS"/>
            <w:noProof/>
            <w:sz w:val="24"/>
          </w:rPr>
          <w:delText xml:space="preserve">by </w:delText>
        </w:r>
      </w:del>
      <w:ins w:id="170" w:author="Author">
        <w:r w:rsidRPr="00091CEF">
          <w:rPr>
            <w:rFonts w:ascii="Trebuchet MS" w:hAnsi="Trebuchet MS"/>
            <w:noProof/>
            <w:sz w:val="24"/>
          </w:rPr>
          <w:t xml:space="preserve">with a blue cord from </w:t>
        </w:r>
      </w:ins>
      <w:r w:rsidRPr="00091CEF">
        <w:rPr>
          <w:rFonts w:ascii="Trebuchet MS" w:hAnsi="Trebuchet MS"/>
          <w:noProof/>
          <w:sz w:val="24"/>
        </w:rPr>
        <w:t>its rings to the rings of the eph′od</w:t>
      </w:r>
      <w:del w:id="171" w:author="Author">
        <w:r w:rsidRPr="00091CEF">
          <w:rPr>
            <w:rFonts w:ascii="Trebuchet MS" w:hAnsi="Trebuchet MS"/>
            <w:noProof/>
            <w:sz w:val="24"/>
          </w:rPr>
          <w:delText xml:space="preserve"> with a blue string, that it might continue above the girdle of the eph′od and</w:delText>
        </w:r>
      </w:del>
      <w:ins w:id="172" w:author="Author">
        <w:r w:rsidRPr="00091CEF">
          <w:rPr>
            <w:rFonts w:ascii="Trebuchet MS" w:hAnsi="Trebuchet MS"/>
            <w:noProof/>
            <w:sz w:val="24"/>
          </w:rPr>
          <w:t>, in order to keep</w:t>
        </w:r>
      </w:ins>
      <w:r w:rsidRPr="00091CEF">
        <w:rPr>
          <w:rFonts w:ascii="Trebuchet MS" w:hAnsi="Trebuchet MS"/>
          <w:noProof/>
          <w:sz w:val="24"/>
        </w:rPr>
        <w:t xml:space="preserve"> the breastpiece </w:t>
      </w:r>
      <w:del w:id="173" w:author="Author">
        <w:r w:rsidRPr="00091CEF">
          <w:rPr>
            <w:rFonts w:ascii="Trebuchet MS" w:hAnsi="Trebuchet MS"/>
            <w:noProof/>
            <w:sz w:val="24"/>
          </w:rPr>
          <w:delText xml:space="preserve">might not get displaced from </w:delText>
        </w:r>
      </w:del>
      <w:ins w:id="174" w:author="Author">
        <w:r w:rsidRPr="00091CEF">
          <w:rPr>
            <w:rFonts w:ascii="Trebuchet MS" w:hAnsi="Trebuchet MS"/>
            <w:noProof/>
            <w:sz w:val="24"/>
          </w:rPr>
          <w:t xml:space="preserve">in its place </w:t>
        </w:r>
      </w:ins>
      <w:r w:rsidRPr="00091CEF">
        <w:rPr>
          <w:rFonts w:ascii="Trebuchet MS" w:hAnsi="Trebuchet MS"/>
          <w:noProof/>
          <w:sz w:val="24"/>
        </w:rPr>
        <w:t xml:space="preserve">on </w:t>
      </w:r>
      <w:del w:id="175" w:author="Author">
        <w:r w:rsidRPr="00091CEF">
          <w:rPr>
            <w:rFonts w:ascii="Trebuchet MS" w:hAnsi="Trebuchet MS"/>
            <w:noProof/>
            <w:sz w:val="24"/>
          </w:rPr>
          <w:delText xml:space="preserve">top </w:delText>
        </w:r>
      </w:del>
      <w:r w:rsidRPr="00091CEF">
        <w:rPr>
          <w:rFonts w:ascii="Trebuchet MS" w:hAnsi="Trebuchet MS"/>
          <w:noProof/>
          <w:sz w:val="24"/>
        </w:rPr>
        <w:t>the eph′od,</w:t>
      </w:r>
      <w:ins w:id="176" w:author="Author">
        <w:r w:rsidRPr="00091CEF">
          <w:rPr>
            <w:rFonts w:ascii="Trebuchet MS" w:hAnsi="Trebuchet MS"/>
            <w:noProof/>
            <w:sz w:val="24"/>
          </w:rPr>
          <w:t xml:space="preserve"> above the woven belt,</w:t>
        </w:r>
        <w:r w:rsidRPr="00091CEF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091CEF">
        <w:rPr>
          <w:rFonts w:ascii="Trebuchet MS" w:hAnsi="Trebuchet MS"/>
          <w:noProof/>
          <w:sz w:val="24"/>
        </w:rPr>
        <w:t xml:space="preserve"> just as Jehovah had commanded Moses.</w:t>
      </w:r>
    </w:p>
    <w:p w:rsidR="00EA301E" w:rsidRPr="00091CEF" w:rsidRDefault="00EA301E" w:rsidP="00EA301E">
      <w:pPr>
        <w:rPr>
          <w:rFonts w:ascii="Trebuchet MS" w:hAnsi="Trebuchet MS"/>
          <w:noProof/>
          <w:sz w:val="24"/>
        </w:rPr>
      </w:pPr>
      <w:r w:rsidRPr="00091CEF">
        <w:rPr>
          <w:rFonts w:ascii="Trebuchet MS" w:hAnsi="Trebuchet MS"/>
          <w:b/>
          <w:sz w:val="24"/>
        </w:rPr>
        <w:t xml:space="preserve">39:22 </w:t>
      </w:r>
      <w:r w:rsidRPr="00091CEF">
        <w:rPr>
          <w:rFonts w:ascii="Trebuchet MS" w:hAnsi="Trebuchet MS"/>
          <w:noProof/>
          <w:sz w:val="24"/>
        </w:rPr>
        <w:t xml:space="preserve">Then he made the sleeveless coat of the eph′od, </w:t>
      </w:r>
      <w:del w:id="179" w:author="Author">
        <w:r w:rsidRPr="00091CEF">
          <w:rPr>
            <w:rFonts w:ascii="Trebuchet MS" w:hAnsi="Trebuchet MS"/>
            <w:noProof/>
            <w:sz w:val="24"/>
          </w:rPr>
          <w:delText>the workmanship of</w:delText>
        </w:r>
      </w:del>
      <w:ins w:id="180" w:author="Author">
        <w:r w:rsidRPr="00091CEF">
          <w:rPr>
            <w:rFonts w:ascii="Trebuchet MS" w:hAnsi="Trebuchet MS"/>
            <w:noProof/>
            <w:sz w:val="24"/>
          </w:rPr>
          <w:t>woven by</w:t>
        </w:r>
      </w:ins>
      <w:r w:rsidRPr="00091CEF">
        <w:rPr>
          <w:rFonts w:ascii="Trebuchet MS" w:hAnsi="Trebuchet MS"/>
          <w:noProof/>
          <w:sz w:val="24"/>
        </w:rPr>
        <w:t xml:space="preserve"> a loom worker, all of blue thread. </w:t>
      </w:r>
      <w:r w:rsidRPr="00091CEF">
        <w:rPr>
          <w:rFonts w:ascii="Trebuchet MS" w:hAnsi="Trebuchet MS"/>
          <w:b/>
          <w:noProof/>
          <w:sz w:val="24"/>
        </w:rPr>
        <w:t xml:space="preserve">39:23 </w:t>
      </w:r>
      <w:del w:id="181" w:author="Author">
        <w:r w:rsidRPr="00091CEF">
          <w:rPr>
            <w:rFonts w:ascii="Trebuchet MS" w:hAnsi="Trebuchet MS"/>
            <w:noProof/>
            <w:sz w:val="24"/>
          </w:rPr>
          <w:delText>And the</w:delText>
        </w:r>
      </w:del>
      <w:ins w:id="182" w:author="Author">
        <w:r w:rsidRPr="00091CEF">
          <w:rPr>
            <w:rFonts w:ascii="Trebuchet MS" w:hAnsi="Trebuchet MS"/>
            <w:noProof/>
            <w:sz w:val="24"/>
          </w:rPr>
          <w:t>The</w:t>
        </w:r>
      </w:ins>
      <w:r w:rsidRPr="00091CEF">
        <w:rPr>
          <w:rFonts w:ascii="Trebuchet MS" w:hAnsi="Trebuchet MS"/>
          <w:noProof/>
          <w:sz w:val="24"/>
        </w:rPr>
        <w:t xml:space="preserve"> opening of the sleeveless coat was in the middle of it, like the opening of a coat of mail. Its </w:t>
      </w:r>
      <w:r w:rsidRPr="00091CEF">
        <w:rPr>
          <w:rFonts w:ascii="Trebuchet MS" w:hAnsi="Trebuchet MS"/>
          <w:noProof/>
          <w:sz w:val="24"/>
        </w:rPr>
        <w:lastRenderedPageBreak/>
        <w:t xml:space="preserve">opening had a border </w:t>
      </w:r>
      <w:del w:id="183" w:author="Author">
        <w:r w:rsidRPr="00091CEF">
          <w:rPr>
            <w:rFonts w:ascii="Trebuchet MS" w:hAnsi="Trebuchet MS"/>
            <w:noProof/>
            <w:sz w:val="24"/>
          </w:rPr>
          <w:delText>round about</w:delText>
        </w:r>
      </w:del>
      <w:ins w:id="184" w:author="Author">
        <w:r w:rsidRPr="00091CEF">
          <w:rPr>
            <w:rFonts w:ascii="Trebuchet MS" w:hAnsi="Trebuchet MS"/>
            <w:noProof/>
            <w:sz w:val="24"/>
          </w:rPr>
          <w:t>around it, so</w:t>
        </w:r>
      </w:ins>
      <w:r w:rsidRPr="00091CEF">
        <w:rPr>
          <w:rFonts w:ascii="Trebuchet MS" w:hAnsi="Trebuchet MS"/>
          <w:noProof/>
          <w:sz w:val="24"/>
        </w:rPr>
        <w:t xml:space="preserve"> that it </w:t>
      </w:r>
      <w:del w:id="185" w:author="Author">
        <w:r w:rsidRPr="00091CEF">
          <w:rPr>
            <w:rFonts w:ascii="Trebuchet MS" w:hAnsi="Trebuchet MS"/>
            <w:noProof/>
            <w:sz w:val="24"/>
          </w:rPr>
          <w:delText>might</w:delText>
        </w:r>
      </w:del>
      <w:ins w:id="186" w:author="Author">
        <w:r w:rsidRPr="00091CEF">
          <w:rPr>
            <w:rFonts w:ascii="Trebuchet MS" w:hAnsi="Trebuchet MS"/>
            <w:noProof/>
            <w:sz w:val="24"/>
          </w:rPr>
          <w:t>would</w:t>
        </w:r>
      </w:ins>
      <w:r w:rsidRPr="00091CEF">
        <w:rPr>
          <w:rFonts w:ascii="Trebuchet MS" w:hAnsi="Trebuchet MS"/>
          <w:noProof/>
          <w:sz w:val="24"/>
        </w:rPr>
        <w:t xml:space="preserve"> not be torn. </w:t>
      </w:r>
      <w:r w:rsidRPr="00091CEF">
        <w:rPr>
          <w:rFonts w:ascii="Trebuchet MS" w:hAnsi="Trebuchet MS"/>
          <w:b/>
          <w:noProof/>
          <w:sz w:val="24"/>
        </w:rPr>
        <w:t xml:space="preserve">39:24 </w:t>
      </w:r>
      <w:del w:id="187" w:author="Author">
        <w:r w:rsidRPr="00091CEF">
          <w:rPr>
            <w:rFonts w:ascii="Trebuchet MS" w:hAnsi="Trebuchet MS"/>
            <w:noProof/>
            <w:sz w:val="24"/>
          </w:rPr>
          <w:delText>Then</w:delText>
        </w:r>
      </w:del>
      <w:ins w:id="188" w:author="Author">
        <w:r w:rsidRPr="00091CEF">
          <w:rPr>
            <w:rFonts w:ascii="Trebuchet MS" w:hAnsi="Trebuchet MS"/>
            <w:noProof/>
            <w:sz w:val="24"/>
          </w:rPr>
          <w:t>Next</w:t>
        </w:r>
      </w:ins>
      <w:r w:rsidRPr="00091CEF">
        <w:rPr>
          <w:rFonts w:ascii="Trebuchet MS" w:hAnsi="Trebuchet MS"/>
          <w:noProof/>
          <w:sz w:val="24"/>
        </w:rPr>
        <w:t xml:space="preserve"> they made </w:t>
      </w:r>
      <w:del w:id="189" w:author="Author">
        <w:r w:rsidRPr="00091CEF">
          <w:rPr>
            <w:rFonts w:ascii="Trebuchet MS" w:hAnsi="Trebuchet MS"/>
            <w:noProof/>
            <w:sz w:val="24"/>
          </w:rPr>
          <w:delText>upon</w:delText>
        </w:r>
      </w:del>
      <w:ins w:id="190" w:author="Author">
        <w:r w:rsidRPr="00091CEF">
          <w:rPr>
            <w:rFonts w:ascii="Trebuchet MS" w:hAnsi="Trebuchet MS"/>
            <w:noProof/>
            <w:sz w:val="24"/>
          </w:rPr>
          <w:t>on</w:t>
        </w:r>
      </w:ins>
      <w:r w:rsidRPr="00091CEF">
        <w:rPr>
          <w:rFonts w:ascii="Trebuchet MS" w:hAnsi="Trebuchet MS"/>
          <w:noProof/>
          <w:sz w:val="24"/>
        </w:rPr>
        <w:t xml:space="preserve"> the hem of the sleeveless coat pomegranates of blue thread</w:t>
      </w:r>
      <w:del w:id="191" w:author="Author">
        <w:r w:rsidRPr="00091CEF">
          <w:rPr>
            <w:rFonts w:ascii="Trebuchet MS" w:hAnsi="Trebuchet MS"/>
            <w:noProof/>
            <w:sz w:val="24"/>
          </w:rPr>
          <w:delText xml:space="preserve"> and wool dyed reddish</w:delText>
        </w:r>
      </w:del>
      <w:ins w:id="192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purple </w:t>
      </w:r>
      <w:ins w:id="193" w:author="Author">
        <w:r w:rsidRPr="00091CEF">
          <w:rPr>
            <w:rFonts w:ascii="Trebuchet MS" w:hAnsi="Trebuchet MS"/>
            <w:noProof/>
            <w:sz w:val="24"/>
          </w:rPr>
          <w:t xml:space="preserve">wool, </w:t>
        </w:r>
      </w:ins>
      <w:r w:rsidRPr="00091CEF">
        <w:rPr>
          <w:rFonts w:ascii="Trebuchet MS" w:hAnsi="Trebuchet MS"/>
          <w:noProof/>
          <w:sz w:val="24"/>
        </w:rPr>
        <w:t xml:space="preserve">and </w:t>
      </w:r>
      <w:del w:id="194" w:author="Author">
        <w:r w:rsidRPr="00091CEF">
          <w:rPr>
            <w:rFonts w:ascii="Trebuchet MS" w:hAnsi="Trebuchet MS"/>
            <w:noProof/>
            <w:sz w:val="24"/>
          </w:rPr>
          <w:delText xml:space="preserve">coccus </w:delText>
        </w:r>
      </w:del>
      <w:r w:rsidRPr="00091CEF">
        <w:rPr>
          <w:rFonts w:ascii="Trebuchet MS" w:hAnsi="Trebuchet MS"/>
          <w:noProof/>
          <w:sz w:val="24"/>
        </w:rPr>
        <w:t xml:space="preserve">scarlet material, twisted together. </w:t>
      </w:r>
      <w:r w:rsidRPr="00091CEF">
        <w:rPr>
          <w:rFonts w:ascii="Trebuchet MS" w:hAnsi="Trebuchet MS"/>
          <w:b/>
          <w:noProof/>
          <w:sz w:val="24"/>
        </w:rPr>
        <w:t xml:space="preserve">39:25 </w:t>
      </w:r>
      <w:del w:id="195" w:author="Author">
        <w:r w:rsidRPr="00091CEF">
          <w:rPr>
            <w:rFonts w:ascii="Trebuchet MS" w:hAnsi="Trebuchet MS"/>
            <w:noProof/>
            <w:sz w:val="24"/>
          </w:rPr>
          <w:delText>Further,</w:delText>
        </w:r>
      </w:del>
      <w:ins w:id="196" w:author="Author">
        <w:r w:rsidRPr="00091CEF">
          <w:rPr>
            <w:rFonts w:ascii="Trebuchet MS" w:hAnsi="Trebuchet MS"/>
            <w:noProof/>
            <w:sz w:val="24"/>
          </w:rPr>
          <w:t>And</w:t>
        </w:r>
      </w:ins>
      <w:r w:rsidRPr="00091CEF">
        <w:rPr>
          <w:rFonts w:ascii="Trebuchet MS" w:hAnsi="Trebuchet MS"/>
          <w:noProof/>
          <w:sz w:val="24"/>
        </w:rPr>
        <w:t xml:space="preserve"> they made bells of pure gold and put the bells in between the pomegranates </w:t>
      </w:r>
      <w:del w:id="197" w:author="Author">
        <w:r w:rsidRPr="00091CEF">
          <w:rPr>
            <w:rFonts w:ascii="Trebuchet MS" w:hAnsi="Trebuchet MS"/>
            <w:noProof/>
            <w:sz w:val="24"/>
          </w:rPr>
          <w:delText>upon</w:delText>
        </w:r>
      </w:del>
      <w:ins w:id="198" w:author="Author">
        <w:r w:rsidRPr="00091CEF">
          <w:rPr>
            <w:rFonts w:ascii="Trebuchet MS" w:hAnsi="Trebuchet MS"/>
            <w:noProof/>
            <w:sz w:val="24"/>
          </w:rPr>
          <w:t>all around</w:t>
        </w:r>
      </w:ins>
      <w:r w:rsidRPr="00091CEF">
        <w:rPr>
          <w:rFonts w:ascii="Trebuchet MS" w:hAnsi="Trebuchet MS"/>
          <w:noProof/>
          <w:sz w:val="24"/>
        </w:rPr>
        <w:t xml:space="preserve"> the hem of the sleeveless coat</w:t>
      </w:r>
      <w:del w:id="199" w:author="Author">
        <w:r w:rsidRPr="00091CEF">
          <w:rPr>
            <w:rFonts w:ascii="Trebuchet MS" w:hAnsi="Trebuchet MS"/>
            <w:noProof/>
            <w:sz w:val="24"/>
          </w:rPr>
          <w:delText xml:space="preserve"> round about</w:delText>
        </w:r>
      </w:del>
      <w:r w:rsidRPr="00091CEF">
        <w:rPr>
          <w:rFonts w:ascii="Trebuchet MS" w:hAnsi="Trebuchet MS"/>
          <w:noProof/>
          <w:sz w:val="24"/>
        </w:rPr>
        <w:t xml:space="preserve">, in between the pomegranates; </w:t>
      </w:r>
      <w:r w:rsidRPr="00091CEF">
        <w:rPr>
          <w:rFonts w:ascii="Trebuchet MS" w:hAnsi="Trebuchet MS"/>
          <w:b/>
          <w:noProof/>
          <w:sz w:val="24"/>
        </w:rPr>
        <w:t xml:space="preserve">39:26 </w:t>
      </w:r>
      <w:ins w:id="200" w:author="Author">
        <w:r w:rsidRPr="00091CEF">
          <w:rPr>
            <w:rFonts w:ascii="Trebuchet MS" w:hAnsi="Trebuchet MS"/>
            <w:noProof/>
            <w:sz w:val="24"/>
          </w:rPr>
          <w:t xml:space="preserve">they alternated </w:t>
        </w:r>
      </w:ins>
      <w:r w:rsidRPr="00091CEF">
        <w:rPr>
          <w:rFonts w:ascii="Trebuchet MS" w:hAnsi="Trebuchet MS"/>
          <w:noProof/>
          <w:sz w:val="24"/>
        </w:rPr>
        <w:t>a bell and a pomegranate, a bell and a pomegranate</w:t>
      </w:r>
      <w:del w:id="201" w:author="Author">
        <w:r w:rsidRPr="00091CEF">
          <w:rPr>
            <w:rFonts w:ascii="Trebuchet MS" w:hAnsi="Trebuchet MS"/>
            <w:noProof/>
            <w:sz w:val="24"/>
          </w:rPr>
          <w:delText xml:space="preserve"> upon</w:delText>
        </w:r>
      </w:del>
      <w:ins w:id="202" w:author="Author">
        <w:r w:rsidRPr="00091CEF">
          <w:rPr>
            <w:rFonts w:ascii="Trebuchet MS" w:hAnsi="Trebuchet MS"/>
            <w:noProof/>
            <w:sz w:val="24"/>
          </w:rPr>
          <w:t>, all around</w:t>
        </w:r>
      </w:ins>
      <w:r w:rsidRPr="00091CEF">
        <w:rPr>
          <w:rFonts w:ascii="Trebuchet MS" w:hAnsi="Trebuchet MS"/>
          <w:noProof/>
          <w:sz w:val="24"/>
        </w:rPr>
        <w:t xml:space="preserve"> the hem of the sleeveless coat</w:t>
      </w:r>
      <w:del w:id="203" w:author="Author">
        <w:r w:rsidRPr="00091CEF">
          <w:rPr>
            <w:rFonts w:ascii="Trebuchet MS" w:hAnsi="Trebuchet MS"/>
            <w:noProof/>
            <w:sz w:val="24"/>
          </w:rPr>
          <w:delText xml:space="preserve"> round about</w:delText>
        </w:r>
      </w:del>
      <w:r w:rsidRPr="00091CEF">
        <w:rPr>
          <w:rFonts w:ascii="Trebuchet MS" w:hAnsi="Trebuchet MS"/>
          <w:noProof/>
          <w:sz w:val="24"/>
        </w:rPr>
        <w:t>,</w:t>
      </w:r>
      <w:ins w:id="204" w:author="Author">
        <w:r w:rsidRPr="00091CEF">
          <w:rPr>
            <w:rFonts w:ascii="Trebuchet MS" w:hAnsi="Trebuchet MS"/>
            <w:noProof/>
            <w:sz w:val="24"/>
          </w:rPr>
          <w:t xml:space="preserve"> which was used</w:t>
        </w:r>
      </w:ins>
      <w:r w:rsidRPr="00091CEF">
        <w:rPr>
          <w:rFonts w:ascii="Trebuchet MS" w:hAnsi="Trebuchet MS"/>
          <w:noProof/>
          <w:sz w:val="24"/>
        </w:rPr>
        <w:t xml:space="preserve"> for ministering, just as Jehovah had commanded Moses.</w:t>
      </w:r>
    </w:p>
    <w:p w:rsidR="00EA301E" w:rsidRPr="00091CEF" w:rsidRDefault="00EA301E" w:rsidP="00EA301E">
      <w:pPr>
        <w:rPr>
          <w:rFonts w:ascii="Trebuchet MS" w:hAnsi="Trebuchet MS"/>
          <w:noProof/>
          <w:sz w:val="24"/>
        </w:rPr>
      </w:pPr>
      <w:r w:rsidRPr="00091CEF">
        <w:rPr>
          <w:rFonts w:ascii="Trebuchet MS" w:hAnsi="Trebuchet MS"/>
          <w:b/>
          <w:sz w:val="24"/>
        </w:rPr>
        <w:t xml:space="preserve">39:27 </w:t>
      </w:r>
      <w:del w:id="205" w:author="Author">
        <w:r w:rsidRPr="00091CEF">
          <w:rPr>
            <w:rFonts w:ascii="Trebuchet MS" w:hAnsi="Trebuchet MS"/>
            <w:noProof/>
            <w:sz w:val="24"/>
          </w:rPr>
          <w:delText>Next</w:delText>
        </w:r>
      </w:del>
      <w:ins w:id="206" w:author="Author">
        <w:r w:rsidRPr="00091CEF">
          <w:rPr>
            <w:rFonts w:ascii="Trebuchet MS" w:hAnsi="Trebuchet MS"/>
            <w:noProof/>
            <w:sz w:val="24"/>
          </w:rPr>
          <w:t>And</w:t>
        </w:r>
      </w:ins>
      <w:r w:rsidRPr="00091CEF">
        <w:rPr>
          <w:rFonts w:ascii="Trebuchet MS" w:hAnsi="Trebuchet MS"/>
          <w:noProof/>
          <w:sz w:val="24"/>
        </w:rPr>
        <w:t xml:space="preserve"> they made the robes of fine linen, </w:t>
      </w:r>
      <w:del w:id="207" w:author="Author">
        <w:r w:rsidRPr="00091CEF">
          <w:rPr>
            <w:rFonts w:ascii="Trebuchet MS" w:hAnsi="Trebuchet MS"/>
            <w:noProof/>
            <w:sz w:val="24"/>
          </w:rPr>
          <w:delText>the workmanship of</w:delText>
        </w:r>
      </w:del>
      <w:ins w:id="208" w:author="Author">
        <w:r w:rsidRPr="00091CEF">
          <w:rPr>
            <w:rFonts w:ascii="Trebuchet MS" w:hAnsi="Trebuchet MS"/>
            <w:noProof/>
            <w:sz w:val="24"/>
          </w:rPr>
          <w:t>woven by</w:t>
        </w:r>
      </w:ins>
      <w:r w:rsidRPr="00091CEF">
        <w:rPr>
          <w:rFonts w:ascii="Trebuchet MS" w:hAnsi="Trebuchet MS"/>
          <w:noProof/>
          <w:sz w:val="24"/>
        </w:rPr>
        <w:t xml:space="preserve"> a loom worker, for Aaron and his sons, </w:t>
      </w:r>
      <w:r w:rsidRPr="00091CEF">
        <w:rPr>
          <w:rFonts w:ascii="Trebuchet MS" w:hAnsi="Trebuchet MS"/>
          <w:b/>
          <w:noProof/>
          <w:sz w:val="24"/>
        </w:rPr>
        <w:t xml:space="preserve">39:28 </w:t>
      </w:r>
      <w:r w:rsidRPr="00091CEF">
        <w:rPr>
          <w:rFonts w:ascii="Trebuchet MS" w:hAnsi="Trebuchet MS"/>
          <w:noProof/>
          <w:sz w:val="24"/>
        </w:rPr>
        <w:t>and the turban of fine linen</w:t>
      </w:r>
      <w:del w:id="209" w:author="Author">
        <w:r w:rsidRPr="00091CEF">
          <w:rPr>
            <w:rFonts w:ascii="Trebuchet MS" w:hAnsi="Trebuchet MS"/>
            <w:noProof/>
            <w:sz w:val="24"/>
          </w:rPr>
          <w:delText xml:space="preserve"> and</w:delText>
        </w:r>
      </w:del>
      <w:ins w:id="210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the ornamental </w:t>
      </w:r>
      <w:del w:id="211" w:author="Author">
        <w:r w:rsidRPr="00091CEF">
          <w:rPr>
            <w:rFonts w:ascii="Trebuchet MS" w:hAnsi="Trebuchet MS"/>
            <w:noProof/>
            <w:sz w:val="24"/>
          </w:rPr>
          <w:delText>headgears</w:delText>
        </w:r>
      </w:del>
      <w:ins w:id="212" w:author="Author">
        <w:r w:rsidRPr="00091CEF">
          <w:rPr>
            <w:rFonts w:ascii="Trebuchet MS" w:hAnsi="Trebuchet MS"/>
            <w:noProof/>
            <w:sz w:val="24"/>
          </w:rPr>
          <w:t>headgear</w:t>
        </w:r>
      </w:ins>
      <w:r w:rsidRPr="00091CEF">
        <w:rPr>
          <w:rFonts w:ascii="Trebuchet MS" w:hAnsi="Trebuchet MS"/>
          <w:noProof/>
          <w:sz w:val="24"/>
        </w:rPr>
        <w:t xml:space="preserve"> of fine linen</w:t>
      </w:r>
      <w:del w:id="213" w:author="Author">
        <w:r w:rsidRPr="00091CEF">
          <w:rPr>
            <w:rFonts w:ascii="Trebuchet MS" w:hAnsi="Trebuchet MS"/>
            <w:noProof/>
            <w:sz w:val="24"/>
          </w:rPr>
          <w:delText xml:space="preserve"> and</w:delText>
        </w:r>
      </w:del>
      <w:ins w:id="214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the linen </w:t>
      </w:r>
      <w:del w:id="215" w:author="Author">
        <w:r w:rsidRPr="00091CEF">
          <w:rPr>
            <w:rFonts w:ascii="Trebuchet MS" w:hAnsi="Trebuchet MS"/>
            <w:noProof/>
            <w:sz w:val="24"/>
          </w:rPr>
          <w:delText>drawers</w:delText>
        </w:r>
      </w:del>
      <w:ins w:id="216" w:author="Author">
        <w:r w:rsidRPr="00091CEF">
          <w:rPr>
            <w:rFonts w:ascii="Trebuchet MS" w:hAnsi="Trebuchet MS"/>
            <w:noProof/>
            <w:sz w:val="24"/>
          </w:rPr>
          <w:t>shorts</w:t>
        </w:r>
        <w:r w:rsidRPr="00091CEF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091CEF">
        <w:rPr>
          <w:rFonts w:ascii="Trebuchet MS" w:hAnsi="Trebuchet MS"/>
          <w:noProof/>
          <w:sz w:val="24"/>
        </w:rPr>
        <w:t xml:space="preserve"> of fine twisted linen, </w:t>
      </w:r>
      <w:r w:rsidRPr="00091CEF">
        <w:rPr>
          <w:rFonts w:ascii="Trebuchet MS" w:hAnsi="Trebuchet MS"/>
          <w:b/>
          <w:noProof/>
          <w:sz w:val="24"/>
        </w:rPr>
        <w:t xml:space="preserve">39:29 </w:t>
      </w:r>
      <w:r w:rsidRPr="00091CEF">
        <w:rPr>
          <w:rFonts w:ascii="Trebuchet MS" w:hAnsi="Trebuchet MS"/>
          <w:noProof/>
          <w:sz w:val="24"/>
        </w:rPr>
        <w:t>and the sash of fine twisted linen</w:t>
      </w:r>
      <w:del w:id="219" w:author="Author">
        <w:r w:rsidRPr="00091CEF">
          <w:rPr>
            <w:rFonts w:ascii="Trebuchet MS" w:hAnsi="Trebuchet MS"/>
            <w:noProof/>
            <w:sz w:val="24"/>
          </w:rPr>
          <w:delText xml:space="preserve"> and</w:delText>
        </w:r>
      </w:del>
      <w:ins w:id="220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blue thread</w:t>
      </w:r>
      <w:del w:id="221" w:author="Author">
        <w:r w:rsidRPr="00091CEF">
          <w:rPr>
            <w:rFonts w:ascii="Trebuchet MS" w:hAnsi="Trebuchet MS"/>
            <w:noProof/>
            <w:sz w:val="24"/>
          </w:rPr>
          <w:delText xml:space="preserve"> and wool dyed reddish</w:delText>
        </w:r>
      </w:del>
      <w:ins w:id="222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purple </w:t>
      </w:r>
      <w:ins w:id="223" w:author="Author">
        <w:r w:rsidRPr="00091CEF">
          <w:rPr>
            <w:rFonts w:ascii="Trebuchet MS" w:hAnsi="Trebuchet MS"/>
            <w:noProof/>
            <w:sz w:val="24"/>
          </w:rPr>
          <w:t xml:space="preserve">wool, </w:t>
        </w:r>
      </w:ins>
      <w:r w:rsidRPr="00091CEF">
        <w:rPr>
          <w:rFonts w:ascii="Trebuchet MS" w:hAnsi="Trebuchet MS"/>
          <w:noProof/>
          <w:sz w:val="24"/>
        </w:rPr>
        <w:t xml:space="preserve">and </w:t>
      </w:r>
      <w:del w:id="224" w:author="Author">
        <w:r w:rsidRPr="00091CEF">
          <w:rPr>
            <w:rFonts w:ascii="Trebuchet MS" w:hAnsi="Trebuchet MS"/>
            <w:noProof/>
            <w:sz w:val="24"/>
          </w:rPr>
          <w:delText xml:space="preserve">coccus </w:delText>
        </w:r>
      </w:del>
      <w:r w:rsidRPr="00091CEF">
        <w:rPr>
          <w:rFonts w:ascii="Trebuchet MS" w:hAnsi="Trebuchet MS"/>
          <w:noProof/>
          <w:sz w:val="24"/>
        </w:rPr>
        <w:t>scarlet material</w:t>
      </w:r>
      <w:del w:id="225" w:author="Author">
        <w:r w:rsidRPr="00091CEF">
          <w:rPr>
            <w:rFonts w:ascii="Trebuchet MS" w:hAnsi="Trebuchet MS"/>
            <w:noProof/>
            <w:sz w:val="24"/>
          </w:rPr>
          <w:delText>, the work of a weaver</w:delText>
        </w:r>
      </w:del>
      <w:ins w:id="226" w:author="Author">
        <w:r w:rsidRPr="00091CEF">
          <w:rPr>
            <w:rFonts w:ascii="Trebuchet MS" w:hAnsi="Trebuchet MS"/>
            <w:noProof/>
            <w:sz w:val="24"/>
          </w:rPr>
          <w:t xml:space="preserve"> woven together</w:t>
        </w:r>
      </w:ins>
      <w:r w:rsidRPr="00091CEF">
        <w:rPr>
          <w:rFonts w:ascii="Trebuchet MS" w:hAnsi="Trebuchet MS"/>
          <w:noProof/>
          <w:sz w:val="24"/>
        </w:rPr>
        <w:t>, just as Jehovah had commanded Moses.</w:t>
      </w:r>
    </w:p>
    <w:p w:rsidR="00EA301E" w:rsidRPr="00091CEF" w:rsidRDefault="00EA301E" w:rsidP="00EA301E">
      <w:pPr>
        <w:rPr>
          <w:rFonts w:ascii="Trebuchet MS" w:hAnsi="Trebuchet MS"/>
          <w:noProof/>
          <w:sz w:val="24"/>
        </w:rPr>
      </w:pPr>
      <w:r w:rsidRPr="00091CEF">
        <w:rPr>
          <w:rFonts w:ascii="Trebuchet MS" w:hAnsi="Trebuchet MS"/>
          <w:b/>
          <w:sz w:val="24"/>
        </w:rPr>
        <w:t xml:space="preserve">39:30 </w:t>
      </w:r>
      <w:r w:rsidRPr="00091CEF">
        <w:rPr>
          <w:rFonts w:ascii="Trebuchet MS" w:hAnsi="Trebuchet MS"/>
          <w:noProof/>
          <w:sz w:val="24"/>
        </w:rPr>
        <w:t>Finally</w:t>
      </w:r>
      <w:ins w:id="227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they made the shining plate, the holy sign of dedication,</w:t>
      </w:r>
      <w:ins w:id="228" w:author="Author">
        <w:r w:rsidRPr="00091CEF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091CEF">
        <w:rPr>
          <w:rFonts w:ascii="Trebuchet MS" w:hAnsi="Trebuchet MS"/>
          <w:noProof/>
          <w:sz w:val="24"/>
        </w:rPr>
        <w:t xml:space="preserve"> out of pure gold and inscribed </w:t>
      </w:r>
      <w:del w:id="231" w:author="Author">
        <w:r w:rsidRPr="00091CEF">
          <w:rPr>
            <w:rFonts w:ascii="Trebuchet MS" w:hAnsi="Trebuchet MS"/>
            <w:noProof/>
            <w:sz w:val="24"/>
          </w:rPr>
          <w:delText>upon</w:delText>
        </w:r>
      </w:del>
      <w:ins w:id="232" w:author="Author">
        <w:r w:rsidRPr="00091CEF">
          <w:rPr>
            <w:rFonts w:ascii="Trebuchet MS" w:hAnsi="Trebuchet MS"/>
            <w:noProof/>
            <w:sz w:val="24"/>
          </w:rPr>
          <w:t>on</w:t>
        </w:r>
      </w:ins>
      <w:r w:rsidRPr="00091CEF">
        <w:rPr>
          <w:rFonts w:ascii="Trebuchet MS" w:hAnsi="Trebuchet MS"/>
          <w:noProof/>
          <w:sz w:val="24"/>
        </w:rPr>
        <w:t xml:space="preserve"> it an inscription </w:t>
      </w:r>
      <w:del w:id="233" w:author="Author">
        <w:r w:rsidRPr="00091CEF">
          <w:rPr>
            <w:rFonts w:ascii="Trebuchet MS" w:hAnsi="Trebuchet MS"/>
            <w:noProof/>
            <w:sz w:val="24"/>
          </w:rPr>
          <w:delText>with the engravings of</w:delText>
        </w:r>
      </w:del>
      <w:ins w:id="234" w:author="Author">
        <w:r w:rsidRPr="00091CEF">
          <w:rPr>
            <w:rFonts w:ascii="Trebuchet MS" w:hAnsi="Trebuchet MS"/>
            <w:noProof/>
            <w:sz w:val="24"/>
          </w:rPr>
          <w:t>as one would engrave</w:t>
        </w:r>
      </w:ins>
      <w:r w:rsidRPr="00091CEF">
        <w:rPr>
          <w:rFonts w:ascii="Trebuchet MS" w:hAnsi="Trebuchet MS"/>
          <w:noProof/>
          <w:sz w:val="24"/>
        </w:rPr>
        <w:t xml:space="preserve"> a seal: “Holiness belongs to Jehovah.” </w:t>
      </w:r>
      <w:r w:rsidRPr="00091CEF">
        <w:rPr>
          <w:rFonts w:ascii="Trebuchet MS" w:hAnsi="Trebuchet MS"/>
          <w:b/>
          <w:noProof/>
          <w:sz w:val="24"/>
        </w:rPr>
        <w:t xml:space="preserve">39:31 </w:t>
      </w:r>
      <w:del w:id="235" w:author="Author">
        <w:r w:rsidRPr="00091CEF">
          <w:rPr>
            <w:rFonts w:ascii="Trebuchet MS" w:hAnsi="Trebuchet MS"/>
            <w:noProof/>
            <w:sz w:val="24"/>
          </w:rPr>
          <w:delText xml:space="preserve">Then they put </w:delText>
        </w:r>
      </w:del>
      <w:ins w:id="236" w:author="Author">
        <w:r w:rsidRPr="00091CEF">
          <w:rPr>
            <w:rFonts w:ascii="Trebuchet MS" w:hAnsi="Trebuchet MS"/>
            <w:noProof/>
            <w:sz w:val="24"/>
          </w:rPr>
          <w:t xml:space="preserve">They attached to it </w:t>
        </w:r>
      </w:ins>
      <w:r w:rsidRPr="00091CEF">
        <w:rPr>
          <w:rFonts w:ascii="Trebuchet MS" w:hAnsi="Trebuchet MS"/>
          <w:noProof/>
          <w:sz w:val="24"/>
        </w:rPr>
        <w:t xml:space="preserve">a </w:t>
      </w:r>
      <w:del w:id="237" w:author="Author">
        <w:r w:rsidRPr="00091CEF">
          <w:rPr>
            <w:rFonts w:ascii="Trebuchet MS" w:hAnsi="Trebuchet MS"/>
            <w:noProof/>
            <w:sz w:val="24"/>
          </w:rPr>
          <w:delText>string of</w:delText>
        </w:r>
      </w:del>
      <w:ins w:id="238" w:author="Author">
        <w:r w:rsidRPr="00091CEF">
          <w:rPr>
            <w:rFonts w:ascii="Trebuchet MS" w:hAnsi="Trebuchet MS"/>
            <w:noProof/>
            <w:sz w:val="24"/>
          </w:rPr>
          <w:t>cord made from</w:t>
        </w:r>
      </w:ins>
      <w:r w:rsidRPr="00091CEF">
        <w:rPr>
          <w:rFonts w:ascii="Trebuchet MS" w:hAnsi="Trebuchet MS"/>
          <w:noProof/>
          <w:sz w:val="24"/>
        </w:rPr>
        <w:t xml:space="preserve"> blue thread </w:t>
      </w:r>
      <w:del w:id="239" w:author="Author">
        <w:r w:rsidRPr="00091CEF">
          <w:rPr>
            <w:rFonts w:ascii="Trebuchet MS" w:hAnsi="Trebuchet MS"/>
            <w:noProof/>
            <w:sz w:val="24"/>
          </w:rPr>
          <w:delText xml:space="preserve">to it </w:delText>
        </w:r>
      </w:del>
      <w:r w:rsidRPr="00091CEF">
        <w:rPr>
          <w:rFonts w:ascii="Trebuchet MS" w:hAnsi="Trebuchet MS"/>
          <w:noProof/>
          <w:sz w:val="24"/>
        </w:rPr>
        <w:t xml:space="preserve">in order to put it </w:t>
      </w:r>
      <w:del w:id="240" w:author="Author">
        <w:r w:rsidRPr="00091CEF">
          <w:rPr>
            <w:rFonts w:ascii="Trebuchet MS" w:hAnsi="Trebuchet MS"/>
            <w:noProof/>
            <w:sz w:val="24"/>
          </w:rPr>
          <w:delText>upon</w:delText>
        </w:r>
      </w:del>
      <w:ins w:id="241" w:author="Author">
        <w:r w:rsidRPr="00091CEF">
          <w:rPr>
            <w:rFonts w:ascii="Trebuchet MS" w:hAnsi="Trebuchet MS"/>
            <w:noProof/>
            <w:sz w:val="24"/>
          </w:rPr>
          <w:t>on</w:t>
        </w:r>
      </w:ins>
      <w:r w:rsidRPr="00091CEF">
        <w:rPr>
          <w:rFonts w:ascii="Trebuchet MS" w:hAnsi="Trebuchet MS"/>
          <w:noProof/>
          <w:sz w:val="24"/>
        </w:rPr>
        <w:t xml:space="preserve"> the turban</w:t>
      </w:r>
      <w:del w:id="242" w:author="Author">
        <w:r w:rsidRPr="00091CEF">
          <w:rPr>
            <w:rFonts w:ascii="Trebuchet MS" w:hAnsi="Trebuchet MS"/>
            <w:noProof/>
            <w:sz w:val="24"/>
          </w:rPr>
          <w:delText xml:space="preserve"> up above</w:delText>
        </w:r>
      </w:del>
      <w:r w:rsidRPr="00091CEF">
        <w:rPr>
          <w:rFonts w:ascii="Trebuchet MS" w:hAnsi="Trebuchet MS"/>
          <w:noProof/>
          <w:sz w:val="24"/>
        </w:rPr>
        <w:t>, just as Jehovah had commanded Moses.</w:t>
      </w:r>
    </w:p>
    <w:p w:rsidR="00EA301E" w:rsidRPr="00091CEF" w:rsidRDefault="00EA301E" w:rsidP="00EA301E">
      <w:pPr>
        <w:rPr>
          <w:rFonts w:ascii="Trebuchet MS" w:hAnsi="Trebuchet MS"/>
          <w:noProof/>
          <w:sz w:val="24"/>
        </w:rPr>
      </w:pPr>
      <w:r w:rsidRPr="00091CEF">
        <w:rPr>
          <w:rFonts w:ascii="Trebuchet MS" w:hAnsi="Trebuchet MS"/>
          <w:b/>
          <w:sz w:val="24"/>
        </w:rPr>
        <w:t xml:space="preserve">39:32 </w:t>
      </w:r>
      <w:r w:rsidRPr="00091CEF">
        <w:rPr>
          <w:rFonts w:ascii="Trebuchet MS" w:hAnsi="Trebuchet MS"/>
          <w:noProof/>
          <w:sz w:val="24"/>
        </w:rPr>
        <w:t xml:space="preserve">So </w:t>
      </w:r>
      <w:ins w:id="243" w:author="Author">
        <w:r w:rsidRPr="00091CEF">
          <w:rPr>
            <w:rFonts w:ascii="Trebuchet MS" w:hAnsi="Trebuchet MS"/>
            <w:noProof/>
            <w:sz w:val="24"/>
          </w:rPr>
          <w:t xml:space="preserve">all </w:t>
        </w:r>
      </w:ins>
      <w:r w:rsidRPr="00091CEF">
        <w:rPr>
          <w:rFonts w:ascii="Trebuchet MS" w:hAnsi="Trebuchet MS"/>
          <w:noProof/>
          <w:sz w:val="24"/>
        </w:rPr>
        <w:t>the work for the tabernacle</w:t>
      </w:r>
      <w:del w:id="244" w:author="Author">
        <w:r w:rsidRPr="00091CEF">
          <w:rPr>
            <w:rFonts w:ascii="Trebuchet MS" w:hAnsi="Trebuchet MS"/>
            <w:noProof/>
            <w:sz w:val="24"/>
          </w:rPr>
          <w:delText xml:space="preserve"> of</w:delText>
        </w:r>
      </w:del>
      <w:ins w:id="245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the tent of meeting</w:t>
      </w:r>
      <w:del w:id="246" w:author="Author">
        <w:r w:rsidRPr="00091CEF">
          <w:rPr>
            <w:rFonts w:ascii="Trebuchet MS" w:hAnsi="Trebuchet MS"/>
            <w:noProof/>
            <w:sz w:val="24"/>
          </w:rPr>
          <w:delText xml:space="preserve"> all came to its completion, in that</w:delText>
        </w:r>
      </w:del>
      <w:ins w:id="247" w:author="Author">
        <w:r w:rsidRPr="00091CEF">
          <w:rPr>
            <w:rFonts w:ascii="Trebuchet MS" w:hAnsi="Trebuchet MS"/>
            <w:noProof/>
            <w:sz w:val="24"/>
          </w:rPr>
          <w:t>, was completed, and</w:t>
        </w:r>
      </w:ins>
      <w:r w:rsidRPr="00091CEF">
        <w:rPr>
          <w:rFonts w:ascii="Trebuchet MS" w:hAnsi="Trebuchet MS"/>
          <w:noProof/>
          <w:sz w:val="24"/>
        </w:rPr>
        <w:t xml:space="preserve"> the </w:t>
      </w:r>
      <w:del w:id="248" w:author="Author">
        <w:r w:rsidRPr="00091CEF">
          <w:rPr>
            <w:rFonts w:ascii="Trebuchet MS" w:hAnsi="Trebuchet MS"/>
            <w:noProof/>
            <w:sz w:val="24"/>
          </w:rPr>
          <w:delText>sons of Israel kept doing according to all</w:delText>
        </w:r>
      </w:del>
      <w:ins w:id="249" w:author="Author">
        <w:r w:rsidRPr="00091CEF">
          <w:rPr>
            <w:rFonts w:ascii="Trebuchet MS" w:hAnsi="Trebuchet MS"/>
            <w:noProof/>
            <w:sz w:val="24"/>
          </w:rPr>
          <w:t>Israelites did everything</w:t>
        </w:r>
      </w:ins>
      <w:r w:rsidRPr="00091CEF">
        <w:rPr>
          <w:rFonts w:ascii="Trebuchet MS" w:hAnsi="Trebuchet MS"/>
          <w:noProof/>
          <w:sz w:val="24"/>
        </w:rPr>
        <w:t xml:space="preserve"> that Jehovah had commanded Moses. They did just so.</w:t>
      </w:r>
    </w:p>
    <w:p w:rsidR="00EA301E" w:rsidRPr="00091CEF" w:rsidRDefault="00EA301E" w:rsidP="00EA301E">
      <w:pPr>
        <w:rPr>
          <w:rFonts w:ascii="Trebuchet MS" w:hAnsi="Trebuchet MS"/>
          <w:noProof/>
          <w:sz w:val="24"/>
        </w:rPr>
      </w:pPr>
      <w:r w:rsidRPr="00091CEF">
        <w:rPr>
          <w:rFonts w:ascii="Trebuchet MS" w:hAnsi="Trebuchet MS"/>
          <w:b/>
          <w:sz w:val="24"/>
        </w:rPr>
        <w:t xml:space="preserve">39:33 </w:t>
      </w:r>
      <w:del w:id="250" w:author="Author">
        <w:r w:rsidRPr="00091CEF">
          <w:rPr>
            <w:rFonts w:ascii="Trebuchet MS" w:hAnsi="Trebuchet MS"/>
            <w:noProof/>
            <w:sz w:val="24"/>
          </w:rPr>
          <w:delText>And</w:delText>
        </w:r>
      </w:del>
      <w:ins w:id="251" w:author="Author">
        <w:r w:rsidRPr="00091CEF">
          <w:rPr>
            <w:rFonts w:ascii="Trebuchet MS" w:hAnsi="Trebuchet MS"/>
            <w:noProof/>
            <w:sz w:val="24"/>
          </w:rPr>
          <w:t>Then</w:t>
        </w:r>
      </w:ins>
      <w:r w:rsidRPr="00091CEF">
        <w:rPr>
          <w:rFonts w:ascii="Trebuchet MS" w:hAnsi="Trebuchet MS"/>
          <w:noProof/>
          <w:sz w:val="24"/>
        </w:rPr>
        <w:t xml:space="preserve"> they </w:t>
      </w:r>
      <w:del w:id="252" w:author="Author">
        <w:r w:rsidRPr="00091CEF">
          <w:rPr>
            <w:rFonts w:ascii="Trebuchet MS" w:hAnsi="Trebuchet MS"/>
            <w:noProof/>
            <w:sz w:val="24"/>
          </w:rPr>
          <w:delText>proceeded to bring</w:delText>
        </w:r>
      </w:del>
      <w:ins w:id="253" w:author="Author">
        <w:r w:rsidRPr="00091CEF">
          <w:rPr>
            <w:rFonts w:ascii="Trebuchet MS" w:hAnsi="Trebuchet MS"/>
            <w:noProof/>
            <w:sz w:val="24"/>
          </w:rPr>
          <w:t>brought</w:t>
        </w:r>
      </w:ins>
      <w:r w:rsidRPr="00091CEF">
        <w:rPr>
          <w:rFonts w:ascii="Trebuchet MS" w:hAnsi="Trebuchet MS"/>
          <w:noProof/>
          <w:sz w:val="24"/>
        </w:rPr>
        <w:t xml:space="preserve"> the tabernacle to Moses, the tent and all its </w:t>
      </w:r>
      <w:del w:id="254" w:author="Author">
        <w:r w:rsidRPr="00091CEF" w:rsidDel="001841B1">
          <w:rPr>
            <w:rFonts w:ascii="Trebuchet MS" w:hAnsi="Trebuchet MS"/>
            <w:noProof/>
            <w:sz w:val="24"/>
          </w:rPr>
          <w:delText>utensils</w:delText>
        </w:r>
        <w:r w:rsidRPr="00091CEF">
          <w:rPr>
            <w:rFonts w:ascii="Trebuchet MS" w:hAnsi="Trebuchet MS"/>
            <w:noProof/>
            <w:sz w:val="24"/>
          </w:rPr>
          <w:delText>,</w:delText>
        </w:r>
      </w:del>
      <w:ins w:id="255" w:author="Author">
        <w:r w:rsidRPr="001841B1">
          <w:rPr>
            <w:rFonts w:ascii="Trebuchet MS" w:hAnsi="Trebuchet MS"/>
            <w:noProof/>
            <w:sz w:val="24"/>
          </w:rPr>
          <w:t>equipment</w:t>
        </w:r>
        <w:r w:rsidRPr="00091CEF">
          <w:rPr>
            <w:rFonts w:ascii="Trebuchet MS" w:hAnsi="Trebuchet MS"/>
            <w:noProof/>
            <w:sz w:val="24"/>
          </w:rPr>
          <w:t>:</w:t>
        </w:r>
      </w:ins>
      <w:r w:rsidRPr="00091CEF">
        <w:rPr>
          <w:rFonts w:ascii="Trebuchet MS" w:hAnsi="Trebuchet MS"/>
          <w:noProof/>
          <w:sz w:val="24"/>
        </w:rPr>
        <w:t xml:space="preserve"> its </w:t>
      </w:r>
      <w:del w:id="256" w:author="Author">
        <w:r w:rsidRPr="00091CEF">
          <w:rPr>
            <w:rFonts w:ascii="Trebuchet MS" w:hAnsi="Trebuchet MS"/>
            <w:noProof/>
            <w:sz w:val="24"/>
          </w:rPr>
          <w:delText>hooks</w:delText>
        </w:r>
      </w:del>
      <w:ins w:id="257" w:author="Author">
        <w:r w:rsidRPr="00091CEF">
          <w:rPr>
            <w:rFonts w:ascii="Trebuchet MS" w:hAnsi="Trebuchet MS"/>
            <w:noProof/>
            <w:sz w:val="24"/>
          </w:rPr>
          <w:t>clasps</w:t>
        </w:r>
      </w:ins>
      <w:r w:rsidRPr="00091CEF">
        <w:rPr>
          <w:rFonts w:ascii="Trebuchet MS" w:hAnsi="Trebuchet MS"/>
          <w:noProof/>
          <w:sz w:val="24"/>
        </w:rPr>
        <w:t>, its panel frames, its bars and its pillars and its socket pedestals</w:t>
      </w:r>
      <w:del w:id="258" w:author="Author">
        <w:r w:rsidRPr="00091CEF">
          <w:rPr>
            <w:rFonts w:ascii="Trebuchet MS" w:hAnsi="Trebuchet MS"/>
            <w:noProof/>
            <w:sz w:val="24"/>
          </w:rPr>
          <w:delText>,</w:delText>
        </w:r>
      </w:del>
      <w:ins w:id="259" w:author="Author">
        <w:r w:rsidRPr="00091CEF">
          <w:rPr>
            <w:rFonts w:ascii="Trebuchet MS" w:hAnsi="Trebuchet MS"/>
            <w:noProof/>
            <w:sz w:val="24"/>
          </w:rPr>
          <w:t>;</w:t>
        </w:r>
      </w:ins>
      <w:r w:rsidRPr="00091CEF">
        <w:rPr>
          <w:rFonts w:ascii="Trebuchet MS" w:hAnsi="Trebuchet MS"/>
          <w:noProof/>
          <w:sz w:val="24"/>
        </w:rPr>
        <w:t xml:space="preserve"> </w:t>
      </w:r>
      <w:r w:rsidRPr="00091CEF">
        <w:rPr>
          <w:rFonts w:ascii="Trebuchet MS" w:hAnsi="Trebuchet MS"/>
          <w:b/>
          <w:noProof/>
          <w:sz w:val="24"/>
        </w:rPr>
        <w:t xml:space="preserve">39:34 </w:t>
      </w:r>
      <w:del w:id="260" w:author="Author">
        <w:r w:rsidRPr="00091CEF">
          <w:rPr>
            <w:rFonts w:ascii="Trebuchet MS" w:hAnsi="Trebuchet MS"/>
            <w:noProof/>
            <w:sz w:val="24"/>
          </w:rPr>
          <w:delText xml:space="preserve">and </w:delText>
        </w:r>
      </w:del>
      <w:r w:rsidRPr="00091CEF">
        <w:rPr>
          <w:rFonts w:ascii="Trebuchet MS" w:hAnsi="Trebuchet MS"/>
          <w:noProof/>
          <w:sz w:val="24"/>
        </w:rPr>
        <w:t>its covering of ram skins dyed red</w:t>
      </w:r>
      <w:del w:id="261" w:author="Author">
        <w:r w:rsidRPr="00091CEF">
          <w:rPr>
            <w:rFonts w:ascii="Trebuchet MS" w:hAnsi="Trebuchet MS"/>
            <w:noProof/>
            <w:sz w:val="24"/>
          </w:rPr>
          <w:delText xml:space="preserve"> and</w:delText>
        </w:r>
      </w:del>
      <w:ins w:id="262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its covering of sealskins</w:t>
      </w:r>
      <w:del w:id="263" w:author="Author">
        <w:r w:rsidRPr="00091CEF">
          <w:rPr>
            <w:rFonts w:ascii="Trebuchet MS" w:hAnsi="Trebuchet MS"/>
            <w:noProof/>
            <w:sz w:val="24"/>
          </w:rPr>
          <w:delText xml:space="preserve"> and</w:delText>
        </w:r>
      </w:del>
      <w:ins w:id="264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the curtain </w:t>
      </w:r>
      <w:del w:id="265" w:author="Author">
        <w:r w:rsidRPr="00091CEF">
          <w:rPr>
            <w:rFonts w:ascii="Trebuchet MS" w:hAnsi="Trebuchet MS"/>
            <w:noProof/>
            <w:sz w:val="24"/>
          </w:rPr>
          <w:delText>of</w:delText>
        </w:r>
      </w:del>
      <w:ins w:id="266" w:author="Author">
        <w:r w:rsidRPr="00091CEF">
          <w:rPr>
            <w:rFonts w:ascii="Trebuchet MS" w:hAnsi="Trebuchet MS"/>
            <w:noProof/>
            <w:sz w:val="24"/>
          </w:rPr>
          <w:t>for</w:t>
        </w:r>
      </w:ins>
      <w:r w:rsidRPr="00091CEF">
        <w:rPr>
          <w:rFonts w:ascii="Trebuchet MS" w:hAnsi="Trebuchet MS"/>
          <w:noProof/>
          <w:sz w:val="24"/>
        </w:rPr>
        <w:t xml:space="preserve"> the screen</w:t>
      </w:r>
      <w:del w:id="267" w:author="Author">
        <w:r w:rsidRPr="00091CEF">
          <w:rPr>
            <w:rFonts w:ascii="Trebuchet MS" w:hAnsi="Trebuchet MS"/>
            <w:noProof/>
            <w:sz w:val="24"/>
          </w:rPr>
          <w:delText>,</w:delText>
        </w:r>
      </w:del>
      <w:ins w:id="268" w:author="Author">
        <w:r w:rsidRPr="00091CEF">
          <w:rPr>
            <w:rFonts w:ascii="Trebuchet MS" w:hAnsi="Trebuchet MS"/>
            <w:noProof/>
            <w:sz w:val="24"/>
          </w:rPr>
          <w:t>;</w:t>
        </w:r>
      </w:ins>
      <w:r w:rsidRPr="00091CEF">
        <w:rPr>
          <w:rFonts w:ascii="Trebuchet MS" w:hAnsi="Trebuchet MS"/>
          <w:noProof/>
          <w:sz w:val="24"/>
        </w:rPr>
        <w:t xml:space="preserve"> </w:t>
      </w:r>
      <w:r w:rsidRPr="00091CEF">
        <w:rPr>
          <w:rFonts w:ascii="Trebuchet MS" w:hAnsi="Trebuchet MS"/>
          <w:b/>
          <w:noProof/>
          <w:sz w:val="24"/>
        </w:rPr>
        <w:t xml:space="preserve">39:35 </w:t>
      </w:r>
      <w:del w:id="269" w:author="Author">
        <w:r w:rsidRPr="00091CEF">
          <w:rPr>
            <w:rFonts w:ascii="Trebuchet MS" w:hAnsi="Trebuchet MS"/>
            <w:noProof/>
            <w:sz w:val="24"/>
          </w:rPr>
          <w:delText xml:space="preserve">and </w:delText>
        </w:r>
      </w:del>
      <w:r w:rsidRPr="00091CEF">
        <w:rPr>
          <w:rFonts w:ascii="Trebuchet MS" w:hAnsi="Trebuchet MS"/>
          <w:noProof/>
          <w:sz w:val="24"/>
        </w:rPr>
        <w:t xml:space="preserve">the ark of the </w:t>
      </w:r>
      <w:del w:id="270" w:author="Author">
        <w:r w:rsidRPr="00091CEF">
          <w:rPr>
            <w:rFonts w:ascii="Trebuchet MS" w:hAnsi="Trebuchet MS"/>
            <w:noProof/>
            <w:sz w:val="24"/>
          </w:rPr>
          <w:delText>testimony</w:delText>
        </w:r>
      </w:del>
      <w:ins w:id="271" w:author="Author">
        <w:r w:rsidRPr="00091CEF">
          <w:rPr>
            <w:rFonts w:ascii="Trebuchet MS" w:hAnsi="Trebuchet MS"/>
            <w:noProof/>
            <w:sz w:val="24"/>
          </w:rPr>
          <w:t>Testimony</w:t>
        </w:r>
      </w:ins>
      <w:r w:rsidRPr="00091CEF">
        <w:rPr>
          <w:rFonts w:ascii="Trebuchet MS" w:hAnsi="Trebuchet MS"/>
          <w:noProof/>
          <w:sz w:val="24"/>
        </w:rPr>
        <w:t xml:space="preserve"> and its poles and the cover</w:t>
      </w:r>
      <w:del w:id="272" w:author="Author">
        <w:r w:rsidRPr="00091CEF">
          <w:rPr>
            <w:rFonts w:ascii="Trebuchet MS" w:hAnsi="Trebuchet MS"/>
            <w:noProof/>
            <w:sz w:val="24"/>
          </w:rPr>
          <w:delText>,</w:delText>
        </w:r>
      </w:del>
      <w:ins w:id="273" w:author="Author">
        <w:r w:rsidRPr="00091CEF">
          <w:rPr>
            <w:rFonts w:ascii="Trebuchet MS" w:hAnsi="Trebuchet MS"/>
            <w:noProof/>
            <w:sz w:val="24"/>
          </w:rPr>
          <w:t>;</w:t>
        </w:r>
      </w:ins>
      <w:r w:rsidRPr="00091CEF">
        <w:rPr>
          <w:rFonts w:ascii="Trebuchet MS" w:hAnsi="Trebuchet MS"/>
          <w:noProof/>
          <w:sz w:val="24"/>
        </w:rPr>
        <w:t xml:space="preserve"> </w:t>
      </w:r>
      <w:r w:rsidRPr="00091CEF">
        <w:rPr>
          <w:rFonts w:ascii="Trebuchet MS" w:hAnsi="Trebuchet MS"/>
          <w:b/>
          <w:noProof/>
          <w:sz w:val="24"/>
        </w:rPr>
        <w:t xml:space="preserve">39:36 </w:t>
      </w:r>
      <w:r w:rsidRPr="00091CEF">
        <w:rPr>
          <w:rFonts w:ascii="Trebuchet MS" w:hAnsi="Trebuchet MS"/>
          <w:noProof/>
          <w:sz w:val="24"/>
        </w:rPr>
        <w:t>the table, all its utensils and the showbread</w:t>
      </w:r>
      <w:del w:id="274" w:author="Author">
        <w:r w:rsidRPr="00091CEF">
          <w:rPr>
            <w:rFonts w:ascii="Trebuchet MS" w:hAnsi="Trebuchet MS"/>
            <w:noProof/>
            <w:sz w:val="24"/>
          </w:rPr>
          <w:delText>,</w:delText>
        </w:r>
      </w:del>
      <w:ins w:id="275" w:author="Author">
        <w:r w:rsidRPr="00091CEF">
          <w:rPr>
            <w:rFonts w:ascii="Trebuchet MS" w:hAnsi="Trebuchet MS"/>
            <w:noProof/>
            <w:sz w:val="24"/>
          </w:rPr>
          <w:t>;</w:t>
        </w:r>
      </w:ins>
      <w:r w:rsidRPr="00091CEF">
        <w:rPr>
          <w:rFonts w:ascii="Trebuchet MS" w:hAnsi="Trebuchet MS"/>
          <w:noProof/>
          <w:sz w:val="24"/>
        </w:rPr>
        <w:t xml:space="preserve"> </w:t>
      </w:r>
      <w:r w:rsidRPr="00091CEF">
        <w:rPr>
          <w:rFonts w:ascii="Trebuchet MS" w:hAnsi="Trebuchet MS"/>
          <w:b/>
          <w:noProof/>
          <w:sz w:val="24"/>
        </w:rPr>
        <w:t xml:space="preserve">39:37 </w:t>
      </w:r>
      <w:r w:rsidRPr="00091CEF">
        <w:rPr>
          <w:rFonts w:ascii="Trebuchet MS" w:hAnsi="Trebuchet MS"/>
          <w:noProof/>
          <w:sz w:val="24"/>
        </w:rPr>
        <w:t xml:space="preserve">the lampstand of pure gold, its lamps, the row of lamps, and all its utensils and the oil </w:t>
      </w:r>
      <w:del w:id="276" w:author="Author">
        <w:r w:rsidRPr="00091CEF">
          <w:rPr>
            <w:rFonts w:ascii="Trebuchet MS" w:hAnsi="Trebuchet MS"/>
            <w:noProof/>
            <w:sz w:val="24"/>
          </w:rPr>
          <w:delText>of illumination,</w:delText>
        </w:r>
      </w:del>
      <w:ins w:id="277" w:author="Author">
        <w:r w:rsidRPr="00091CEF">
          <w:rPr>
            <w:rFonts w:ascii="Trebuchet MS" w:hAnsi="Trebuchet MS"/>
            <w:noProof/>
            <w:sz w:val="24"/>
          </w:rPr>
          <w:t>for lighting;</w:t>
        </w:r>
      </w:ins>
      <w:r w:rsidRPr="00091CEF">
        <w:rPr>
          <w:rFonts w:ascii="Trebuchet MS" w:hAnsi="Trebuchet MS"/>
          <w:noProof/>
          <w:sz w:val="24"/>
        </w:rPr>
        <w:t xml:space="preserve"> </w:t>
      </w:r>
      <w:r w:rsidRPr="00091CEF">
        <w:rPr>
          <w:rFonts w:ascii="Trebuchet MS" w:hAnsi="Trebuchet MS"/>
          <w:b/>
          <w:noProof/>
          <w:sz w:val="24"/>
        </w:rPr>
        <w:t xml:space="preserve">39:38 </w:t>
      </w:r>
      <w:del w:id="278" w:author="Author">
        <w:r w:rsidRPr="00091CEF">
          <w:rPr>
            <w:rFonts w:ascii="Trebuchet MS" w:hAnsi="Trebuchet MS"/>
            <w:noProof/>
            <w:sz w:val="24"/>
          </w:rPr>
          <w:delText xml:space="preserve">and </w:delText>
        </w:r>
      </w:del>
      <w:r w:rsidRPr="00091CEF">
        <w:rPr>
          <w:rFonts w:ascii="Trebuchet MS" w:hAnsi="Trebuchet MS"/>
          <w:noProof/>
          <w:sz w:val="24"/>
        </w:rPr>
        <w:t>the altar of gold</w:t>
      </w:r>
      <w:del w:id="279" w:author="Author">
        <w:r w:rsidRPr="00091CEF">
          <w:rPr>
            <w:rFonts w:ascii="Trebuchet MS" w:hAnsi="Trebuchet MS"/>
            <w:noProof/>
            <w:sz w:val="24"/>
          </w:rPr>
          <w:delText xml:space="preserve"> and</w:delText>
        </w:r>
      </w:del>
      <w:ins w:id="280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the anointing oil</w:t>
      </w:r>
      <w:del w:id="281" w:author="Author">
        <w:r w:rsidRPr="00091CEF">
          <w:rPr>
            <w:rFonts w:ascii="Trebuchet MS" w:hAnsi="Trebuchet MS"/>
            <w:noProof/>
            <w:sz w:val="24"/>
          </w:rPr>
          <w:delText xml:space="preserve"> and</w:delText>
        </w:r>
      </w:del>
      <w:ins w:id="282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the perfumed incense</w:t>
      </w:r>
      <w:del w:id="283" w:author="Author">
        <w:r w:rsidRPr="00091CEF">
          <w:rPr>
            <w:rFonts w:ascii="Trebuchet MS" w:hAnsi="Trebuchet MS"/>
            <w:noProof/>
            <w:sz w:val="24"/>
          </w:rPr>
          <w:delText xml:space="preserve"> and</w:delText>
        </w:r>
      </w:del>
      <w:ins w:id="284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the screen</w:t>
      </w:r>
      <w:ins w:id="285" w:author="Author">
        <w:r w:rsidRPr="00091CEF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091CEF">
        <w:rPr>
          <w:rFonts w:ascii="Trebuchet MS" w:hAnsi="Trebuchet MS"/>
          <w:noProof/>
          <w:sz w:val="24"/>
        </w:rPr>
        <w:t xml:space="preserve"> for the entrance of the tent</w:t>
      </w:r>
      <w:del w:id="288" w:author="Author">
        <w:r w:rsidRPr="00091CEF">
          <w:rPr>
            <w:rFonts w:ascii="Trebuchet MS" w:hAnsi="Trebuchet MS"/>
            <w:noProof/>
            <w:sz w:val="24"/>
          </w:rPr>
          <w:delText>,</w:delText>
        </w:r>
      </w:del>
      <w:ins w:id="289" w:author="Author">
        <w:r w:rsidRPr="00091CEF">
          <w:rPr>
            <w:rFonts w:ascii="Trebuchet MS" w:hAnsi="Trebuchet MS"/>
            <w:noProof/>
            <w:sz w:val="24"/>
          </w:rPr>
          <w:t>;</w:t>
        </w:r>
      </w:ins>
      <w:r w:rsidRPr="00091CEF">
        <w:rPr>
          <w:rFonts w:ascii="Trebuchet MS" w:hAnsi="Trebuchet MS"/>
          <w:noProof/>
          <w:sz w:val="24"/>
        </w:rPr>
        <w:t xml:space="preserve"> </w:t>
      </w:r>
      <w:r w:rsidRPr="00091CEF">
        <w:rPr>
          <w:rFonts w:ascii="Trebuchet MS" w:hAnsi="Trebuchet MS"/>
          <w:b/>
          <w:noProof/>
          <w:sz w:val="24"/>
        </w:rPr>
        <w:t xml:space="preserve">39:39 </w:t>
      </w:r>
      <w:r w:rsidRPr="00091CEF">
        <w:rPr>
          <w:rFonts w:ascii="Trebuchet MS" w:hAnsi="Trebuchet MS"/>
          <w:noProof/>
          <w:sz w:val="24"/>
        </w:rPr>
        <w:t xml:space="preserve">the altar of copper and </w:t>
      </w:r>
      <w:del w:id="290" w:author="Author">
        <w:r w:rsidRPr="00091CEF">
          <w:rPr>
            <w:rFonts w:ascii="Trebuchet MS" w:hAnsi="Trebuchet MS"/>
            <w:noProof/>
            <w:sz w:val="24"/>
          </w:rPr>
          <w:delText>the</w:delText>
        </w:r>
      </w:del>
      <w:ins w:id="291" w:author="Author">
        <w:r w:rsidRPr="00091CEF">
          <w:rPr>
            <w:rFonts w:ascii="Trebuchet MS" w:hAnsi="Trebuchet MS"/>
            <w:noProof/>
            <w:sz w:val="24"/>
          </w:rPr>
          <w:t>its</w:t>
        </w:r>
      </w:ins>
      <w:r w:rsidRPr="00091CEF">
        <w:rPr>
          <w:rFonts w:ascii="Trebuchet MS" w:hAnsi="Trebuchet MS"/>
          <w:noProof/>
          <w:sz w:val="24"/>
        </w:rPr>
        <w:t xml:space="preserve"> grating of copper</w:t>
      </w:r>
      <w:del w:id="292" w:author="Author">
        <w:r w:rsidRPr="00091CEF">
          <w:rPr>
            <w:rFonts w:ascii="Trebuchet MS" w:hAnsi="Trebuchet MS"/>
            <w:noProof/>
            <w:sz w:val="24"/>
          </w:rPr>
          <w:delText xml:space="preserve"> that belonged to it</w:delText>
        </w:r>
      </w:del>
      <w:r w:rsidRPr="00091CEF">
        <w:rPr>
          <w:rFonts w:ascii="Trebuchet MS" w:hAnsi="Trebuchet MS"/>
          <w:noProof/>
          <w:sz w:val="24"/>
        </w:rPr>
        <w:t>, its poles</w:t>
      </w:r>
      <w:del w:id="293" w:author="Author">
        <w:r w:rsidRPr="00091CEF">
          <w:rPr>
            <w:rFonts w:ascii="Trebuchet MS" w:hAnsi="Trebuchet MS"/>
            <w:noProof/>
            <w:sz w:val="24"/>
          </w:rPr>
          <w:delText xml:space="preserve"> and</w:delText>
        </w:r>
      </w:del>
      <w:ins w:id="294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all its utensils, the basin and its stand</w:t>
      </w:r>
      <w:del w:id="295" w:author="Author">
        <w:r w:rsidRPr="00091CEF">
          <w:rPr>
            <w:rFonts w:ascii="Trebuchet MS" w:hAnsi="Trebuchet MS"/>
            <w:noProof/>
            <w:sz w:val="24"/>
          </w:rPr>
          <w:delText>,</w:delText>
        </w:r>
      </w:del>
      <w:ins w:id="296" w:author="Author">
        <w:r w:rsidRPr="00091CEF">
          <w:rPr>
            <w:rFonts w:ascii="Trebuchet MS" w:hAnsi="Trebuchet MS"/>
            <w:noProof/>
            <w:sz w:val="24"/>
          </w:rPr>
          <w:t>;</w:t>
        </w:r>
      </w:ins>
      <w:r w:rsidRPr="00091CEF">
        <w:rPr>
          <w:rFonts w:ascii="Trebuchet MS" w:hAnsi="Trebuchet MS"/>
          <w:noProof/>
          <w:sz w:val="24"/>
        </w:rPr>
        <w:t xml:space="preserve"> </w:t>
      </w:r>
      <w:r w:rsidRPr="00091CEF">
        <w:rPr>
          <w:rFonts w:ascii="Trebuchet MS" w:hAnsi="Trebuchet MS"/>
          <w:b/>
          <w:noProof/>
          <w:sz w:val="24"/>
        </w:rPr>
        <w:t xml:space="preserve">39:40 </w:t>
      </w:r>
      <w:r w:rsidRPr="00091CEF">
        <w:rPr>
          <w:rFonts w:ascii="Trebuchet MS" w:hAnsi="Trebuchet MS"/>
          <w:noProof/>
          <w:sz w:val="24"/>
        </w:rPr>
        <w:t xml:space="preserve">the </w:t>
      </w:r>
      <w:del w:id="297" w:author="Author">
        <w:r w:rsidRPr="00091CEF">
          <w:rPr>
            <w:rFonts w:ascii="Trebuchet MS" w:hAnsi="Trebuchet MS"/>
            <w:noProof/>
            <w:sz w:val="24"/>
          </w:rPr>
          <w:delText>hangings</w:delText>
        </w:r>
      </w:del>
      <w:ins w:id="298" w:author="Author">
        <w:r w:rsidRPr="00091CEF">
          <w:rPr>
            <w:rFonts w:ascii="Trebuchet MS" w:hAnsi="Trebuchet MS"/>
            <w:noProof/>
            <w:sz w:val="24"/>
          </w:rPr>
          <w:t>hanging curtains</w:t>
        </w:r>
      </w:ins>
      <w:r w:rsidRPr="00091CEF">
        <w:rPr>
          <w:rFonts w:ascii="Trebuchet MS" w:hAnsi="Trebuchet MS"/>
          <w:noProof/>
          <w:sz w:val="24"/>
        </w:rPr>
        <w:t xml:space="preserve"> of the courtyard, its pillars and its socket pedestals</w:t>
      </w:r>
      <w:del w:id="299" w:author="Author">
        <w:r w:rsidRPr="00091CEF">
          <w:rPr>
            <w:rFonts w:ascii="Trebuchet MS" w:hAnsi="Trebuchet MS"/>
            <w:noProof/>
            <w:sz w:val="24"/>
          </w:rPr>
          <w:delText xml:space="preserve"> and</w:delText>
        </w:r>
      </w:del>
      <w:ins w:id="300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the screen</w:t>
      </w:r>
      <w:ins w:id="301" w:author="Author">
        <w:r w:rsidRPr="00091CEF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091CEF">
        <w:rPr>
          <w:rFonts w:ascii="Trebuchet MS" w:hAnsi="Trebuchet MS"/>
          <w:noProof/>
          <w:sz w:val="24"/>
        </w:rPr>
        <w:t xml:space="preserve"> for the </w:t>
      </w:r>
      <w:del w:id="304" w:author="Author">
        <w:r w:rsidRPr="00091CEF">
          <w:rPr>
            <w:rFonts w:ascii="Trebuchet MS" w:hAnsi="Trebuchet MS"/>
            <w:noProof/>
            <w:sz w:val="24"/>
          </w:rPr>
          <w:delText>gate</w:delText>
        </w:r>
      </w:del>
      <w:ins w:id="305" w:author="Author">
        <w:r w:rsidRPr="00091CEF">
          <w:rPr>
            <w:rFonts w:ascii="Trebuchet MS" w:hAnsi="Trebuchet MS"/>
            <w:noProof/>
            <w:sz w:val="24"/>
          </w:rPr>
          <w:t>entrance</w:t>
        </w:r>
      </w:ins>
      <w:r w:rsidRPr="00091CEF">
        <w:rPr>
          <w:rFonts w:ascii="Trebuchet MS" w:hAnsi="Trebuchet MS"/>
          <w:noProof/>
          <w:sz w:val="24"/>
        </w:rPr>
        <w:t xml:space="preserve"> of the courtyard, its tent cords and its tent pins and all the utensils for the service of the tabernacle, for the tent of meeting</w:t>
      </w:r>
      <w:del w:id="306" w:author="Author">
        <w:r w:rsidRPr="00091CEF">
          <w:rPr>
            <w:rFonts w:ascii="Trebuchet MS" w:hAnsi="Trebuchet MS"/>
            <w:noProof/>
            <w:sz w:val="24"/>
          </w:rPr>
          <w:delText>,</w:delText>
        </w:r>
      </w:del>
      <w:ins w:id="307" w:author="Author">
        <w:r w:rsidRPr="00091CEF">
          <w:rPr>
            <w:rFonts w:ascii="Trebuchet MS" w:hAnsi="Trebuchet MS"/>
            <w:noProof/>
            <w:sz w:val="24"/>
          </w:rPr>
          <w:t>;</w:t>
        </w:r>
      </w:ins>
      <w:r w:rsidRPr="00091CEF">
        <w:rPr>
          <w:rFonts w:ascii="Trebuchet MS" w:hAnsi="Trebuchet MS"/>
          <w:noProof/>
          <w:sz w:val="24"/>
        </w:rPr>
        <w:t xml:space="preserve"> </w:t>
      </w:r>
      <w:r w:rsidRPr="00091CEF">
        <w:rPr>
          <w:rFonts w:ascii="Trebuchet MS" w:hAnsi="Trebuchet MS"/>
          <w:b/>
          <w:noProof/>
          <w:sz w:val="24"/>
        </w:rPr>
        <w:t xml:space="preserve">39:41 </w:t>
      </w:r>
      <w:r w:rsidRPr="00091CEF">
        <w:rPr>
          <w:rFonts w:ascii="Trebuchet MS" w:hAnsi="Trebuchet MS"/>
          <w:noProof/>
          <w:sz w:val="24"/>
        </w:rPr>
        <w:t xml:space="preserve">the </w:t>
      </w:r>
      <w:ins w:id="308" w:author="Author">
        <w:r w:rsidRPr="00091CEF">
          <w:rPr>
            <w:rFonts w:ascii="Trebuchet MS" w:hAnsi="Trebuchet MS"/>
            <w:noProof/>
            <w:sz w:val="24"/>
          </w:rPr>
          <w:t xml:space="preserve">finely woven </w:t>
        </w:r>
      </w:ins>
      <w:r w:rsidRPr="00091CEF">
        <w:rPr>
          <w:rFonts w:ascii="Trebuchet MS" w:hAnsi="Trebuchet MS"/>
          <w:noProof/>
          <w:sz w:val="24"/>
        </w:rPr>
        <w:t xml:space="preserve">garments </w:t>
      </w:r>
      <w:del w:id="309" w:author="Author">
        <w:r w:rsidRPr="00091CEF">
          <w:rPr>
            <w:rFonts w:ascii="Trebuchet MS" w:hAnsi="Trebuchet MS"/>
            <w:noProof/>
            <w:sz w:val="24"/>
          </w:rPr>
          <w:delText xml:space="preserve">of knitted work </w:delText>
        </w:r>
      </w:del>
      <w:r w:rsidRPr="00091CEF">
        <w:rPr>
          <w:rFonts w:ascii="Trebuchet MS" w:hAnsi="Trebuchet MS"/>
          <w:noProof/>
          <w:sz w:val="24"/>
        </w:rPr>
        <w:t>for ministering in the sanctuary, the holy garments for Aaron the priest</w:t>
      </w:r>
      <w:ins w:id="310" w:author="Author">
        <w:r w:rsidRPr="00091CEF">
          <w:rPr>
            <w:rFonts w:ascii="Trebuchet MS" w:hAnsi="Trebuchet MS"/>
            <w:noProof/>
            <w:sz w:val="24"/>
          </w:rPr>
          <w:t>,</w:t>
        </w:r>
      </w:ins>
      <w:r w:rsidRPr="00091CEF">
        <w:rPr>
          <w:rFonts w:ascii="Trebuchet MS" w:hAnsi="Trebuchet MS"/>
          <w:noProof/>
          <w:sz w:val="24"/>
        </w:rPr>
        <w:t xml:space="preserve"> and the garments of his sons for </w:t>
      </w:r>
      <w:del w:id="311" w:author="Author">
        <w:r w:rsidRPr="00091CEF">
          <w:rPr>
            <w:rFonts w:ascii="Trebuchet MS" w:hAnsi="Trebuchet MS"/>
            <w:noProof/>
            <w:sz w:val="24"/>
          </w:rPr>
          <w:delText>acting</w:delText>
        </w:r>
      </w:del>
      <w:ins w:id="312" w:author="Author">
        <w:r w:rsidRPr="00091CEF">
          <w:rPr>
            <w:rFonts w:ascii="Trebuchet MS" w:hAnsi="Trebuchet MS"/>
            <w:noProof/>
            <w:sz w:val="24"/>
          </w:rPr>
          <w:t>serving</w:t>
        </w:r>
      </w:ins>
      <w:r w:rsidRPr="00091CEF">
        <w:rPr>
          <w:rFonts w:ascii="Trebuchet MS" w:hAnsi="Trebuchet MS"/>
          <w:noProof/>
          <w:sz w:val="24"/>
        </w:rPr>
        <w:t xml:space="preserve"> as priests.</w:t>
      </w:r>
    </w:p>
    <w:p w:rsidR="00EA301E" w:rsidRPr="00091CEF" w:rsidRDefault="00EA301E" w:rsidP="00EA301E">
      <w:pPr>
        <w:rPr>
          <w:rFonts w:ascii="Trebuchet MS" w:hAnsi="Trebuchet MS"/>
          <w:noProof/>
          <w:sz w:val="24"/>
        </w:rPr>
      </w:pPr>
      <w:r w:rsidRPr="00091CEF">
        <w:rPr>
          <w:rFonts w:ascii="Trebuchet MS" w:hAnsi="Trebuchet MS"/>
          <w:b/>
          <w:sz w:val="24"/>
        </w:rPr>
        <w:t xml:space="preserve">39:42 </w:t>
      </w:r>
      <w:r w:rsidRPr="00091CEF">
        <w:rPr>
          <w:rFonts w:ascii="Trebuchet MS" w:hAnsi="Trebuchet MS"/>
          <w:noProof/>
          <w:sz w:val="24"/>
        </w:rPr>
        <w:t xml:space="preserve">According to all that Jehovah had commanded Moses, that was </w:t>
      </w:r>
      <w:ins w:id="313" w:author="Author">
        <w:r w:rsidRPr="00091CEF">
          <w:rPr>
            <w:rFonts w:ascii="Trebuchet MS" w:hAnsi="Trebuchet MS"/>
            <w:noProof/>
            <w:sz w:val="24"/>
          </w:rPr>
          <w:t xml:space="preserve">how </w:t>
        </w:r>
      </w:ins>
      <w:r w:rsidRPr="00091CEF">
        <w:rPr>
          <w:rFonts w:ascii="Trebuchet MS" w:hAnsi="Trebuchet MS"/>
          <w:noProof/>
          <w:sz w:val="24"/>
        </w:rPr>
        <w:t xml:space="preserve">the </w:t>
      </w:r>
      <w:del w:id="314" w:author="Author">
        <w:r w:rsidRPr="00091CEF">
          <w:rPr>
            <w:rFonts w:ascii="Trebuchet MS" w:hAnsi="Trebuchet MS"/>
            <w:noProof/>
            <w:sz w:val="24"/>
          </w:rPr>
          <w:delText>way the sons of Israel</w:delText>
        </w:r>
      </w:del>
      <w:ins w:id="315" w:author="Author">
        <w:r w:rsidRPr="00091CEF">
          <w:rPr>
            <w:rFonts w:ascii="Trebuchet MS" w:hAnsi="Trebuchet MS"/>
            <w:noProof/>
            <w:sz w:val="24"/>
          </w:rPr>
          <w:t>Israelites</w:t>
        </w:r>
      </w:ins>
      <w:r w:rsidRPr="00091CEF">
        <w:rPr>
          <w:rFonts w:ascii="Trebuchet MS" w:hAnsi="Trebuchet MS"/>
          <w:noProof/>
          <w:sz w:val="24"/>
        </w:rPr>
        <w:t xml:space="preserve"> did all the </w:t>
      </w:r>
      <w:del w:id="316" w:author="Author">
        <w:r w:rsidRPr="00091CEF">
          <w:rPr>
            <w:rFonts w:ascii="Trebuchet MS" w:hAnsi="Trebuchet MS"/>
            <w:noProof/>
            <w:sz w:val="24"/>
          </w:rPr>
          <w:delText>service</w:delText>
        </w:r>
      </w:del>
      <w:ins w:id="317" w:author="Author">
        <w:r w:rsidRPr="00091CEF">
          <w:rPr>
            <w:rFonts w:ascii="Trebuchet MS" w:hAnsi="Trebuchet MS"/>
            <w:noProof/>
            <w:sz w:val="24"/>
          </w:rPr>
          <w:t>work</w:t>
        </w:r>
      </w:ins>
      <w:r w:rsidRPr="00091CEF">
        <w:rPr>
          <w:rFonts w:ascii="Trebuchet MS" w:hAnsi="Trebuchet MS"/>
          <w:noProof/>
          <w:sz w:val="24"/>
        </w:rPr>
        <w:t xml:space="preserve">. </w:t>
      </w:r>
      <w:r w:rsidRPr="00091CEF">
        <w:rPr>
          <w:rFonts w:ascii="Trebuchet MS" w:hAnsi="Trebuchet MS"/>
          <w:b/>
          <w:noProof/>
          <w:sz w:val="24"/>
        </w:rPr>
        <w:t xml:space="preserve">39:43 </w:t>
      </w:r>
      <w:del w:id="318" w:author="Author">
        <w:r w:rsidRPr="00091CEF">
          <w:rPr>
            <w:rFonts w:ascii="Trebuchet MS" w:hAnsi="Trebuchet MS"/>
            <w:noProof/>
            <w:sz w:val="24"/>
          </w:rPr>
          <w:delText>And</w:delText>
        </w:r>
      </w:del>
      <w:ins w:id="319" w:author="Author">
        <w:r w:rsidRPr="00091CEF">
          <w:rPr>
            <w:rFonts w:ascii="Trebuchet MS" w:hAnsi="Trebuchet MS"/>
            <w:noProof/>
            <w:sz w:val="24"/>
          </w:rPr>
          <w:t>When</w:t>
        </w:r>
      </w:ins>
      <w:r w:rsidRPr="00091CEF">
        <w:rPr>
          <w:rFonts w:ascii="Trebuchet MS" w:hAnsi="Trebuchet MS"/>
          <w:noProof/>
          <w:sz w:val="24"/>
        </w:rPr>
        <w:t xml:space="preserve"> Moses </w:t>
      </w:r>
      <w:del w:id="320" w:author="Author">
        <w:r w:rsidRPr="00091CEF">
          <w:rPr>
            <w:rFonts w:ascii="Trebuchet MS" w:hAnsi="Trebuchet MS"/>
            <w:noProof/>
            <w:sz w:val="24"/>
          </w:rPr>
          <w:delText>got to see</w:delText>
        </w:r>
      </w:del>
      <w:ins w:id="321" w:author="Author">
        <w:r w:rsidRPr="00091CEF">
          <w:rPr>
            <w:rFonts w:ascii="Trebuchet MS" w:hAnsi="Trebuchet MS"/>
            <w:noProof/>
            <w:sz w:val="24"/>
          </w:rPr>
          <w:t>inspected</w:t>
        </w:r>
      </w:ins>
      <w:r w:rsidRPr="00091CEF">
        <w:rPr>
          <w:rFonts w:ascii="Trebuchet MS" w:hAnsi="Trebuchet MS"/>
          <w:noProof/>
          <w:sz w:val="24"/>
        </w:rPr>
        <w:t xml:space="preserve"> all </w:t>
      </w:r>
      <w:del w:id="322" w:author="Author">
        <w:r w:rsidRPr="00091CEF">
          <w:rPr>
            <w:rFonts w:ascii="Trebuchet MS" w:hAnsi="Trebuchet MS"/>
            <w:noProof/>
            <w:sz w:val="24"/>
          </w:rPr>
          <w:delText>the</w:delText>
        </w:r>
      </w:del>
      <w:ins w:id="323" w:author="Author">
        <w:r w:rsidRPr="00091CEF">
          <w:rPr>
            <w:rFonts w:ascii="Trebuchet MS" w:hAnsi="Trebuchet MS"/>
            <w:noProof/>
            <w:sz w:val="24"/>
          </w:rPr>
          <w:t>their</w:t>
        </w:r>
      </w:ins>
      <w:r w:rsidRPr="00091CEF">
        <w:rPr>
          <w:rFonts w:ascii="Trebuchet MS" w:hAnsi="Trebuchet MS"/>
          <w:noProof/>
          <w:sz w:val="24"/>
        </w:rPr>
        <w:t xml:space="preserve"> work, </w:t>
      </w:r>
      <w:del w:id="324" w:author="Author">
        <w:r w:rsidRPr="00091CEF">
          <w:rPr>
            <w:rFonts w:ascii="Trebuchet MS" w:hAnsi="Trebuchet MS"/>
            <w:noProof/>
            <w:sz w:val="24"/>
          </w:rPr>
          <w:delText>and, look!</w:delText>
        </w:r>
      </w:del>
      <w:ins w:id="325" w:author="Author">
        <w:r w:rsidRPr="00091CEF">
          <w:rPr>
            <w:rFonts w:ascii="Trebuchet MS" w:hAnsi="Trebuchet MS"/>
            <w:noProof/>
            <w:sz w:val="24"/>
          </w:rPr>
          <w:t>he saw that</w:t>
        </w:r>
      </w:ins>
      <w:r w:rsidRPr="00091CEF">
        <w:rPr>
          <w:rFonts w:ascii="Trebuchet MS" w:hAnsi="Trebuchet MS"/>
          <w:noProof/>
          <w:sz w:val="24"/>
        </w:rPr>
        <w:t xml:space="preserve"> they had done it just as Jehovah had commanded</w:t>
      </w:r>
      <w:del w:id="326" w:author="Author">
        <w:r w:rsidRPr="00091CEF">
          <w:rPr>
            <w:rFonts w:ascii="Trebuchet MS" w:hAnsi="Trebuchet MS"/>
            <w:noProof/>
            <w:sz w:val="24"/>
          </w:rPr>
          <w:delText>. That was the way they had done. Consequently</w:delText>
        </w:r>
      </w:del>
      <w:ins w:id="327" w:author="Author">
        <w:r w:rsidRPr="00091CEF">
          <w:rPr>
            <w:rFonts w:ascii="Trebuchet MS" w:hAnsi="Trebuchet MS"/>
            <w:noProof/>
            <w:sz w:val="24"/>
          </w:rPr>
          <w:t>; and</w:t>
        </w:r>
      </w:ins>
      <w:r w:rsidRPr="00091CEF">
        <w:rPr>
          <w:rFonts w:ascii="Trebuchet MS" w:hAnsi="Trebuchet MS"/>
          <w:noProof/>
          <w:sz w:val="24"/>
        </w:rPr>
        <w:t xml:space="preserve"> Moses blessed them.</w:t>
      </w:r>
    </w:p>
    <w:p w:rsidR="00EA301E" w:rsidRPr="00091CEF" w:rsidRDefault="00EA301E" w:rsidP="00EA301E">
      <w:pPr>
        <w:rPr>
          <w:rFonts w:ascii="Trebuchet MS" w:hAnsi="Trebuchet MS"/>
          <w:b/>
          <w:sz w:val="24"/>
        </w:rPr>
      </w:pPr>
    </w:p>
    <w:p w:rsidR="00762BCB" w:rsidRPr="00EA301E" w:rsidRDefault="00762BCB" w:rsidP="00EA301E"/>
    <w:sectPr w:rsidR="00762BCB" w:rsidRPr="00EA301E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24DF" w:rsidRDefault="00CD24DF">
      <w:r>
        <w:separator/>
      </w:r>
    </w:p>
  </w:endnote>
  <w:endnote w:type="continuationSeparator" w:id="0">
    <w:p w:rsidR="00CD24DF" w:rsidRDefault="00CD2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24DF" w:rsidRDefault="00CD24DF">
      <w:r>
        <w:separator/>
      </w:r>
    </w:p>
  </w:footnote>
  <w:footnote w:type="continuationSeparator" w:id="0">
    <w:p w:rsidR="00CD24DF" w:rsidRDefault="00CD24DF">
      <w:r>
        <w:continuationSeparator/>
      </w:r>
    </w:p>
  </w:footnote>
  <w:footnote w:id="1">
    <w:p w:rsidR="00EA301E" w:rsidRPr="00091CEF" w:rsidRDefault="00EA301E" w:rsidP="00091CEF">
      <w:pPr>
        <w:pStyle w:val="FootnoteText"/>
        <w:spacing w:after="96"/>
        <w:ind w:firstLine="288"/>
        <w:rPr>
          <w:ins w:id="44" w:author="Author"/>
        </w:rPr>
      </w:pPr>
      <w:ins w:id="45" w:author="Author">
        <w:r w:rsidRPr="00091CEF">
          <w:rPr>
            <w:rStyle w:val="FootnoteReference"/>
          </w:rPr>
          <w:footnoteRef/>
        </w:r>
        <w:r w:rsidRPr="00091CEF">
          <w:t xml:space="preserve"> </w:t>
        </w:r>
        <w:r w:rsidRPr="00091CEF">
          <w:rPr>
            <w:b/>
          </w:rPr>
          <w:t xml:space="preserve">39:5 </w:t>
        </w:r>
        <w:r w:rsidRPr="00091CEF">
          <w:t>Or “waistband.”</w:t>
        </w:r>
      </w:ins>
    </w:p>
  </w:footnote>
  <w:footnote w:id="2">
    <w:p w:rsidR="00EA301E" w:rsidRPr="00091CEF" w:rsidRDefault="00EA301E" w:rsidP="00091CEF">
      <w:pPr>
        <w:pStyle w:val="FootnoteText"/>
        <w:spacing w:after="96"/>
        <w:ind w:firstLine="288"/>
        <w:rPr>
          <w:ins w:id="81" w:author="Author"/>
        </w:rPr>
      </w:pPr>
      <w:ins w:id="82" w:author="Author">
        <w:r w:rsidRPr="00091CEF">
          <w:rPr>
            <w:rStyle w:val="FootnoteReference"/>
          </w:rPr>
          <w:footnoteRef/>
        </w:r>
        <w:r w:rsidRPr="00091CEF">
          <w:t xml:space="preserve"> </w:t>
        </w:r>
        <w:r w:rsidRPr="00091CEF">
          <w:rPr>
            <w:b/>
          </w:rPr>
          <w:t xml:space="preserve">39:9 </w:t>
        </w:r>
        <w:r w:rsidRPr="00091CEF">
          <w:t>About 22.2 cm (8.75 in.). See App. B14.</w:t>
        </w:r>
      </w:ins>
    </w:p>
  </w:footnote>
  <w:footnote w:id="3">
    <w:p w:rsidR="00EA301E" w:rsidRPr="00091CEF" w:rsidRDefault="00EA301E" w:rsidP="00091CEF">
      <w:pPr>
        <w:pStyle w:val="FootnoteText"/>
        <w:spacing w:after="96"/>
        <w:ind w:firstLine="288"/>
        <w:rPr>
          <w:ins w:id="97" w:author="Author"/>
        </w:rPr>
      </w:pPr>
      <w:ins w:id="98" w:author="Author">
        <w:r w:rsidRPr="00091CEF">
          <w:rPr>
            <w:rStyle w:val="FootnoteReference"/>
          </w:rPr>
          <w:footnoteRef/>
        </w:r>
        <w:r w:rsidRPr="00091CEF">
          <w:t xml:space="preserve"> </w:t>
        </w:r>
        <w:r w:rsidRPr="00091CEF">
          <w:rPr>
            <w:b/>
          </w:rPr>
          <w:t xml:space="preserve">39:12 </w:t>
        </w:r>
        <w:r w:rsidRPr="00091CEF">
          <w:t>An unidentified precious stone, possibly referring to amber, hyacinth, opal, or tourmaline.</w:t>
        </w:r>
      </w:ins>
    </w:p>
  </w:footnote>
  <w:footnote w:id="4">
    <w:p w:rsidR="00EA301E" w:rsidRPr="00091CEF" w:rsidRDefault="00EA301E" w:rsidP="00091CEF">
      <w:pPr>
        <w:pStyle w:val="FootnoteText"/>
        <w:spacing w:after="96"/>
        <w:ind w:firstLine="288"/>
        <w:rPr>
          <w:ins w:id="164" w:author="Author"/>
        </w:rPr>
      </w:pPr>
      <w:ins w:id="165" w:author="Author">
        <w:r w:rsidRPr="00091CEF">
          <w:rPr>
            <w:rStyle w:val="FootnoteReference"/>
          </w:rPr>
          <w:footnoteRef/>
        </w:r>
        <w:r w:rsidRPr="00091CEF">
          <w:t xml:space="preserve"> </w:t>
        </w:r>
        <w:r w:rsidRPr="00091CEF">
          <w:rPr>
            <w:b/>
          </w:rPr>
          <w:t xml:space="preserve">39:20 </w:t>
        </w:r>
        <w:r w:rsidRPr="00091CEF">
          <w:t>Or “waistband.”</w:t>
        </w:r>
      </w:ins>
    </w:p>
  </w:footnote>
  <w:footnote w:id="5">
    <w:p w:rsidR="00EA301E" w:rsidRPr="00091CEF" w:rsidRDefault="00EA301E" w:rsidP="00091CEF">
      <w:pPr>
        <w:pStyle w:val="FootnoteText"/>
        <w:spacing w:after="96"/>
        <w:ind w:firstLine="288"/>
        <w:rPr>
          <w:ins w:id="177" w:author="Author"/>
        </w:rPr>
      </w:pPr>
      <w:ins w:id="178" w:author="Author">
        <w:r w:rsidRPr="00091CEF">
          <w:rPr>
            <w:rStyle w:val="FootnoteReference"/>
          </w:rPr>
          <w:footnoteRef/>
        </w:r>
        <w:r w:rsidRPr="00091CEF">
          <w:t xml:space="preserve"> </w:t>
        </w:r>
        <w:r w:rsidRPr="00091CEF">
          <w:rPr>
            <w:b/>
          </w:rPr>
          <w:t xml:space="preserve">39:21 </w:t>
        </w:r>
        <w:r w:rsidRPr="00091CEF">
          <w:t>Or “waistband.”</w:t>
        </w:r>
      </w:ins>
    </w:p>
  </w:footnote>
  <w:footnote w:id="6">
    <w:p w:rsidR="00EA301E" w:rsidRPr="00091CEF" w:rsidRDefault="00EA301E" w:rsidP="00091CEF">
      <w:pPr>
        <w:pStyle w:val="FootnoteText"/>
        <w:spacing w:after="96"/>
        <w:ind w:firstLine="288"/>
        <w:rPr>
          <w:ins w:id="217" w:author="Author"/>
        </w:rPr>
      </w:pPr>
      <w:ins w:id="218" w:author="Author">
        <w:r w:rsidRPr="00091CEF">
          <w:rPr>
            <w:rStyle w:val="FootnoteReference"/>
          </w:rPr>
          <w:footnoteRef/>
        </w:r>
        <w:r w:rsidRPr="00091CEF">
          <w:t xml:space="preserve"> </w:t>
        </w:r>
        <w:r w:rsidRPr="00091CEF">
          <w:rPr>
            <w:b/>
          </w:rPr>
          <w:t xml:space="preserve">39:28 </w:t>
        </w:r>
        <w:r w:rsidRPr="00091CEF">
          <w:t>Or “undergarments.”</w:t>
        </w:r>
      </w:ins>
    </w:p>
  </w:footnote>
  <w:footnote w:id="7">
    <w:p w:rsidR="00EA301E" w:rsidRPr="00091CEF" w:rsidRDefault="00EA301E" w:rsidP="00091CEF">
      <w:pPr>
        <w:pStyle w:val="FootnoteText"/>
        <w:spacing w:after="96"/>
        <w:ind w:firstLine="288"/>
        <w:rPr>
          <w:ins w:id="229" w:author="Author"/>
        </w:rPr>
      </w:pPr>
      <w:ins w:id="230" w:author="Author">
        <w:r w:rsidRPr="00091CEF">
          <w:rPr>
            <w:rStyle w:val="FootnoteReference"/>
          </w:rPr>
          <w:footnoteRef/>
        </w:r>
        <w:r w:rsidRPr="00091CEF">
          <w:t xml:space="preserve"> </w:t>
        </w:r>
        <w:r w:rsidRPr="00091CEF">
          <w:rPr>
            <w:b/>
          </w:rPr>
          <w:t xml:space="preserve">39:30 </w:t>
        </w:r>
        <w:r w:rsidRPr="00091CEF">
          <w:t>Or “the holy diadem.”</w:t>
        </w:r>
      </w:ins>
    </w:p>
  </w:footnote>
  <w:footnote w:id="8">
    <w:p w:rsidR="00EA301E" w:rsidRPr="00091CEF" w:rsidRDefault="00EA301E" w:rsidP="00091CEF">
      <w:pPr>
        <w:pStyle w:val="FootnoteText"/>
        <w:spacing w:after="96"/>
        <w:ind w:firstLine="288"/>
        <w:rPr>
          <w:ins w:id="286" w:author="Author"/>
        </w:rPr>
      </w:pPr>
      <w:ins w:id="287" w:author="Author">
        <w:r w:rsidRPr="00091CEF">
          <w:rPr>
            <w:rStyle w:val="FootnoteReference"/>
          </w:rPr>
          <w:footnoteRef/>
        </w:r>
        <w:r w:rsidRPr="00091CEF">
          <w:t xml:space="preserve"> </w:t>
        </w:r>
        <w:r w:rsidRPr="00091CEF">
          <w:rPr>
            <w:b/>
          </w:rPr>
          <w:t xml:space="preserve">39:38 </w:t>
        </w:r>
        <w:r w:rsidRPr="00091CEF">
          <w:t>Or “curtain.”</w:t>
        </w:r>
      </w:ins>
    </w:p>
  </w:footnote>
  <w:footnote w:id="9">
    <w:p w:rsidR="00EA301E" w:rsidRPr="00091CEF" w:rsidRDefault="00EA301E" w:rsidP="00091CEF">
      <w:pPr>
        <w:pStyle w:val="FootnoteText"/>
        <w:spacing w:after="96"/>
        <w:ind w:firstLine="288"/>
        <w:rPr>
          <w:ins w:id="302" w:author="Author"/>
        </w:rPr>
      </w:pPr>
      <w:ins w:id="303" w:author="Author">
        <w:r w:rsidRPr="00091CEF">
          <w:rPr>
            <w:rStyle w:val="FootnoteReference"/>
          </w:rPr>
          <w:footnoteRef/>
        </w:r>
        <w:r w:rsidRPr="00091CEF">
          <w:t xml:space="preserve"> </w:t>
        </w:r>
        <w:r w:rsidRPr="00091CEF">
          <w:rPr>
            <w:b/>
          </w:rPr>
          <w:t xml:space="preserve">39:40 </w:t>
        </w:r>
        <w:r w:rsidRPr="00091CEF">
          <w:t>Or “curtain.”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144F6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144F6">
        <w:t>Exodus Chapter 39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144F6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144F6">
      <w:rPr>
        <w:noProof/>
        <w:snapToGrid w:val="0"/>
      </w:rPr>
      <w:t>Exodus 39.Revised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144F6">
        <w:t>Exodus Chapter 39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144F6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144F6">
      <w:rPr>
        <w:noProof/>
        <w:snapToGrid w:val="0"/>
      </w:rPr>
      <w:t>Exodus 39.Revised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144F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144F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144F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144F6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4DF"/>
    <w:rsid w:val="00245EDD"/>
    <w:rsid w:val="0026230D"/>
    <w:rsid w:val="002B524D"/>
    <w:rsid w:val="002C00A8"/>
    <w:rsid w:val="00310508"/>
    <w:rsid w:val="003144F6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CD24DF"/>
    <w:rsid w:val="00D066FD"/>
    <w:rsid w:val="00D36E44"/>
    <w:rsid w:val="00D41195"/>
    <w:rsid w:val="00D67FE7"/>
    <w:rsid w:val="00D75449"/>
    <w:rsid w:val="00DA0FE2"/>
    <w:rsid w:val="00DE253C"/>
    <w:rsid w:val="00EA2DE5"/>
    <w:rsid w:val="00EA301E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8d3a23c4a59144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EA301E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A301E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EA301E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EA301E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A301E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EA301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8d3a23c4a59144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1359</ap:Words>
  <ap:Characters>6159</ap:Characters>
  <ap:Application>Microsoft Office Word</ap:Application>
  <ap:DocSecurity>0</ap:DocSecurity>
  <ap:Lines>102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7503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39</dc:title>
  <dc:subject/>
  <dc:creator>Ruth Farrugia</dc:creator>
  <cp:keywords/>
  <dc:description/>
  <cp:lastModifiedBy>Ruth Farrugia</cp:lastModifiedBy>
  <cp:revision>3</cp:revision>
  <dcterms:created xsi:type="dcterms:W3CDTF">2020-09-21T09:32:00Z</dcterms:created>
  <dcterms:modified xsi:type="dcterms:W3CDTF">2020-09-21T09:32:00Z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39.docx</vt:lpwstr>
  </property>
  <property fmtid="{D5CDD505-2E9C-101B-9397-08002B2CF9AE}" pid="9" name="_TranslationDocumentId">
    <vt:i4>19419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2039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