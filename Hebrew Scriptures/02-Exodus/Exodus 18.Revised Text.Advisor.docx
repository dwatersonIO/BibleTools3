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E198A" w:rsidRPr="00A13363" w:rsidRDefault="00DE198A" w:rsidP="00DE198A">
      <w:pPr>
        <w:rPr>
          <w:rFonts w:ascii="Trebuchet MS" w:hAnsi="Trebuchet MS"/>
          <w:noProof/>
        </w:rPr>
      </w:pPr>
      <w:bookmarkStart w:id="0" w:name="_GoBack"/>
      <w:bookmarkEnd w:id="0"/>
      <w:r w:rsidRPr="00A13363">
        <w:rPr>
          <w:rFonts w:ascii="Trebuchet MS" w:hAnsi="Trebuchet MS"/>
          <w:b/>
        </w:rPr>
        <w:t xml:space="preserve">18:1 </w:t>
      </w:r>
      <w:r w:rsidRPr="00A13363">
        <w:rPr>
          <w:rFonts w:ascii="Trebuchet MS" w:hAnsi="Trebuchet MS"/>
          <w:noProof/>
        </w:rPr>
        <w:t xml:space="preserve">Now Jeth′ro the priest of Mid′i·an, Moses’ father-in-law, </w:t>
      </w:r>
      <w:del w:id="1" w:author="Author">
        <w:r w:rsidRPr="00A13363">
          <w:rPr>
            <w:rFonts w:ascii="Trebuchet MS" w:hAnsi="Trebuchet MS"/>
            <w:noProof/>
          </w:rPr>
          <w:delText>got to hear</w:delText>
        </w:r>
      </w:del>
      <w:ins w:id="2" w:author="Author">
        <w:r w:rsidRPr="00A13363">
          <w:rPr>
            <w:rFonts w:ascii="Trebuchet MS" w:hAnsi="Trebuchet MS"/>
            <w:noProof/>
          </w:rPr>
          <w:t>heard</w:t>
        </w:r>
      </w:ins>
      <w:r w:rsidRPr="00A13363">
        <w:rPr>
          <w:rFonts w:ascii="Trebuchet MS" w:hAnsi="Trebuchet MS"/>
          <w:noProof/>
        </w:rPr>
        <w:t xml:space="preserve"> about all that God had done for Moses and for </w:t>
      </w:r>
      <w:del w:id="3" w:author="Author">
        <w:r w:rsidRPr="00A13363">
          <w:rPr>
            <w:rFonts w:ascii="Trebuchet MS" w:hAnsi="Trebuchet MS"/>
            <w:noProof/>
          </w:rPr>
          <w:delText xml:space="preserve">Israel </w:delText>
        </w:r>
      </w:del>
      <w:r w:rsidRPr="00A13363">
        <w:rPr>
          <w:rFonts w:ascii="Trebuchet MS" w:hAnsi="Trebuchet MS"/>
          <w:noProof/>
        </w:rPr>
        <w:t>his people</w:t>
      </w:r>
      <w:ins w:id="4" w:author="Author">
        <w:r w:rsidRPr="00A13363">
          <w:rPr>
            <w:rFonts w:ascii="Trebuchet MS" w:hAnsi="Trebuchet MS"/>
            <w:noProof/>
          </w:rPr>
          <w:t xml:space="preserve"> Israel</w:t>
        </w:r>
      </w:ins>
      <w:r w:rsidRPr="00A13363">
        <w:rPr>
          <w:rFonts w:ascii="Trebuchet MS" w:hAnsi="Trebuchet MS"/>
          <w:noProof/>
        </w:rPr>
        <w:t xml:space="preserve">, how Jehovah had brought Israel out of Egypt. </w:t>
      </w:r>
      <w:r w:rsidRPr="00A13363">
        <w:rPr>
          <w:rFonts w:ascii="Trebuchet MS" w:hAnsi="Trebuchet MS"/>
          <w:b/>
          <w:noProof/>
        </w:rPr>
        <w:t xml:space="preserve">18:2 </w:t>
      </w:r>
      <w:del w:id="5" w:author="Author">
        <w:r w:rsidRPr="00A13363">
          <w:rPr>
            <w:rFonts w:ascii="Trebuchet MS" w:hAnsi="Trebuchet MS"/>
            <w:noProof/>
          </w:rPr>
          <w:delText xml:space="preserve">So </w:delText>
        </w:r>
      </w:del>
      <w:r w:rsidRPr="00A13363">
        <w:rPr>
          <w:rFonts w:ascii="Trebuchet MS" w:hAnsi="Trebuchet MS"/>
          <w:noProof/>
        </w:rPr>
        <w:t xml:space="preserve">Jeth′ro, Moses’ father-in-law, </w:t>
      </w:r>
      <w:del w:id="6" w:author="Author">
        <w:r w:rsidRPr="00A13363">
          <w:rPr>
            <w:rFonts w:ascii="Trebuchet MS" w:hAnsi="Trebuchet MS"/>
            <w:noProof/>
          </w:rPr>
          <w:delText>took</w:delText>
        </w:r>
      </w:del>
      <w:ins w:id="7" w:author="Author">
        <w:r w:rsidRPr="00A13363">
          <w:rPr>
            <w:rFonts w:ascii="Trebuchet MS" w:hAnsi="Trebuchet MS"/>
            <w:noProof/>
          </w:rPr>
          <w:t>had taken in</w:t>
        </w:r>
      </w:ins>
      <w:r w:rsidRPr="00A13363">
        <w:rPr>
          <w:rFonts w:ascii="Trebuchet MS" w:hAnsi="Trebuchet MS"/>
          <w:noProof/>
        </w:rPr>
        <w:t xml:space="preserve"> Zip·po′rah, Moses’ wife, </w:t>
      </w:r>
      <w:del w:id="8" w:author="Author">
        <w:r w:rsidRPr="00A13363">
          <w:rPr>
            <w:rFonts w:ascii="Trebuchet MS" w:hAnsi="Trebuchet MS"/>
            <w:noProof/>
          </w:rPr>
          <w:delText>after the sending of her away</w:delText>
        </w:r>
      </w:del>
      <w:ins w:id="9" w:author="Author">
        <w:r w:rsidRPr="00A13363">
          <w:rPr>
            <w:rFonts w:ascii="Trebuchet MS" w:hAnsi="Trebuchet MS"/>
            <w:noProof/>
          </w:rPr>
          <w:t>when she was sent back to him</w:t>
        </w:r>
      </w:ins>
      <w:r w:rsidRPr="00A13363">
        <w:rPr>
          <w:rFonts w:ascii="Trebuchet MS" w:hAnsi="Trebuchet MS"/>
          <w:noProof/>
        </w:rPr>
        <w:t xml:space="preserve">, </w:t>
      </w:r>
      <w:r w:rsidRPr="00A13363">
        <w:rPr>
          <w:rFonts w:ascii="Trebuchet MS" w:hAnsi="Trebuchet MS"/>
          <w:b/>
          <w:noProof/>
        </w:rPr>
        <w:t xml:space="preserve">18:3 </w:t>
      </w:r>
      <w:del w:id="10" w:author="Author">
        <w:r w:rsidRPr="00A13363">
          <w:rPr>
            <w:rFonts w:ascii="Trebuchet MS" w:hAnsi="Trebuchet MS"/>
            <w:noProof/>
          </w:rPr>
          <w:delText>and</w:delText>
        </w:r>
      </w:del>
      <w:ins w:id="11" w:author="Author">
        <w:r w:rsidRPr="00A13363">
          <w:rPr>
            <w:rFonts w:ascii="Trebuchet MS" w:hAnsi="Trebuchet MS"/>
            <w:noProof/>
          </w:rPr>
          <w:t>along with</w:t>
        </w:r>
      </w:ins>
      <w:r w:rsidRPr="00A13363">
        <w:rPr>
          <w:rFonts w:ascii="Trebuchet MS" w:hAnsi="Trebuchet MS"/>
          <w:noProof/>
        </w:rPr>
        <w:t xml:space="preserve"> her two sons</w:t>
      </w:r>
      <w:del w:id="12" w:author="Author">
        <w:r w:rsidRPr="00A13363">
          <w:rPr>
            <w:rFonts w:ascii="Trebuchet MS" w:hAnsi="Trebuchet MS"/>
            <w:noProof/>
          </w:rPr>
          <w:delText>, the name of one of whom</w:delText>
        </w:r>
      </w:del>
      <w:ins w:id="13" w:author="Author">
        <w:r w:rsidRPr="00A13363">
          <w:rPr>
            <w:rFonts w:ascii="Trebuchet MS" w:hAnsi="Trebuchet MS"/>
            <w:noProof/>
          </w:rPr>
          <w:t>. One son</w:t>
        </w:r>
      </w:ins>
      <w:r w:rsidRPr="00A13363">
        <w:rPr>
          <w:rFonts w:ascii="Trebuchet MS" w:hAnsi="Trebuchet MS"/>
          <w:noProof/>
        </w:rPr>
        <w:t xml:space="preserve"> was </w:t>
      </w:r>
      <w:ins w:id="14" w:author="Author">
        <w:r w:rsidRPr="00A13363">
          <w:rPr>
            <w:rFonts w:ascii="Trebuchet MS" w:hAnsi="Trebuchet MS"/>
            <w:noProof/>
          </w:rPr>
          <w:t xml:space="preserve">named </w:t>
        </w:r>
      </w:ins>
      <w:r w:rsidRPr="00A13363">
        <w:rPr>
          <w:rFonts w:ascii="Trebuchet MS" w:hAnsi="Trebuchet MS"/>
          <w:noProof/>
        </w:rPr>
        <w:t>Ger′shom,</w:t>
      </w:r>
      <w:del w:id="15" w:author="Author">
        <w:r w:rsidRPr="00A13363">
          <w:rPr>
            <w:rFonts w:ascii="Trebuchet MS" w:hAnsi="Trebuchet MS"/>
            <w:noProof/>
          </w:rPr>
          <w:delText xml:space="preserve"> “</w:delText>
        </w:r>
      </w:del>
      <w:ins w:id="16" w:author="Author">
        <w:r w:rsidRPr="00A13363">
          <w:rPr>
            <w:rStyle w:val="FootnoteReference"/>
            <w:rFonts w:ascii="Trebuchet MS" w:hAnsi="Trebuchet MS"/>
            <w:noProof/>
          </w:rPr>
          <w:footnoteReference w:id="1"/>
        </w:r>
        <w:r w:rsidRPr="00A13363">
          <w:rPr>
            <w:rFonts w:ascii="Trebuchet MS" w:hAnsi="Trebuchet MS"/>
            <w:noProof/>
          </w:rPr>
          <w:t xml:space="preserve"> </w:t>
        </w:r>
      </w:ins>
      <w:r w:rsidRPr="00A13363">
        <w:rPr>
          <w:rFonts w:ascii="Trebuchet MS" w:hAnsi="Trebuchet MS"/>
          <w:noProof/>
        </w:rPr>
        <w:t>because</w:t>
      </w:r>
      <w:del w:id="19" w:author="Author">
        <w:r w:rsidRPr="00A13363">
          <w:rPr>
            <w:rFonts w:ascii="Trebuchet MS" w:hAnsi="Trebuchet MS"/>
            <w:noProof/>
          </w:rPr>
          <w:delText>,” he</w:delText>
        </w:r>
      </w:del>
      <w:ins w:id="20" w:author="Author">
        <w:r w:rsidRPr="00A13363">
          <w:rPr>
            <w:rFonts w:ascii="Trebuchet MS" w:hAnsi="Trebuchet MS"/>
            <w:noProof/>
          </w:rPr>
          <w:t xml:space="preserve"> Moses</w:t>
        </w:r>
      </w:ins>
      <w:r w:rsidRPr="00A13363">
        <w:rPr>
          <w:rFonts w:ascii="Trebuchet MS" w:hAnsi="Trebuchet MS"/>
          <w:noProof/>
        </w:rPr>
        <w:t xml:space="preserve"> said, “</w:t>
      </w:r>
      <w:del w:id="21" w:author="Author">
        <w:r w:rsidRPr="00A13363">
          <w:rPr>
            <w:rFonts w:ascii="Trebuchet MS" w:hAnsi="Trebuchet MS"/>
            <w:noProof/>
          </w:rPr>
          <w:delText xml:space="preserve">an alien </w:delText>
        </w:r>
      </w:del>
      <w:ins w:id="22" w:author="Author">
        <w:r w:rsidRPr="00A13363">
          <w:rPr>
            <w:rFonts w:ascii="Trebuchet MS" w:hAnsi="Trebuchet MS"/>
            <w:noProof/>
          </w:rPr>
          <w:t xml:space="preserve">I have become a foreign </w:t>
        </w:r>
      </w:ins>
      <w:r w:rsidRPr="00A13363">
        <w:rPr>
          <w:rFonts w:ascii="Trebuchet MS" w:hAnsi="Trebuchet MS"/>
          <w:noProof/>
        </w:rPr>
        <w:t xml:space="preserve">resident </w:t>
      </w:r>
      <w:del w:id="23" w:author="Author">
        <w:r w:rsidRPr="00A13363">
          <w:rPr>
            <w:rFonts w:ascii="Trebuchet MS" w:hAnsi="Trebuchet MS"/>
            <w:noProof/>
          </w:rPr>
          <w:delText xml:space="preserve">I have come to be </w:delText>
        </w:r>
      </w:del>
      <w:r w:rsidRPr="00A13363">
        <w:rPr>
          <w:rFonts w:ascii="Trebuchet MS" w:hAnsi="Trebuchet MS"/>
          <w:noProof/>
        </w:rPr>
        <w:t>in a foreign land</w:t>
      </w:r>
      <w:del w:id="24" w:author="Author">
        <w:r w:rsidRPr="00A13363">
          <w:rPr>
            <w:rFonts w:ascii="Trebuchet MS" w:hAnsi="Trebuchet MS"/>
            <w:noProof/>
          </w:rPr>
          <w:delText>”;</w:delText>
        </w:r>
      </w:del>
      <w:ins w:id="25" w:author="Author">
        <w:r w:rsidRPr="00A13363">
          <w:rPr>
            <w:rFonts w:ascii="Trebuchet MS" w:hAnsi="Trebuchet MS"/>
            <w:noProof/>
          </w:rPr>
          <w:t>,”</w:t>
        </w:r>
      </w:ins>
      <w:r w:rsidRPr="00A13363">
        <w:rPr>
          <w:rFonts w:ascii="Trebuchet MS" w:hAnsi="Trebuchet MS"/>
          <w:noProof/>
        </w:rPr>
        <w:t xml:space="preserve"> </w:t>
      </w:r>
      <w:r w:rsidRPr="00A13363">
        <w:rPr>
          <w:rFonts w:ascii="Trebuchet MS" w:hAnsi="Trebuchet MS"/>
          <w:b/>
          <w:noProof/>
        </w:rPr>
        <w:t xml:space="preserve">18:4 </w:t>
      </w:r>
      <w:r w:rsidRPr="00A13363">
        <w:rPr>
          <w:rFonts w:ascii="Trebuchet MS" w:hAnsi="Trebuchet MS"/>
          <w:noProof/>
        </w:rPr>
        <w:t xml:space="preserve">and the </w:t>
      </w:r>
      <w:del w:id="26" w:author="Author">
        <w:r w:rsidRPr="00A13363">
          <w:rPr>
            <w:rFonts w:ascii="Trebuchet MS" w:hAnsi="Trebuchet MS"/>
            <w:noProof/>
          </w:rPr>
          <w:delText xml:space="preserve">name of the </w:delText>
        </w:r>
      </w:del>
      <w:r w:rsidRPr="00A13363">
        <w:rPr>
          <w:rFonts w:ascii="Trebuchet MS" w:hAnsi="Trebuchet MS"/>
          <w:noProof/>
        </w:rPr>
        <w:t xml:space="preserve">other was </w:t>
      </w:r>
      <w:ins w:id="27" w:author="Author">
        <w:r w:rsidRPr="00A13363">
          <w:rPr>
            <w:rFonts w:ascii="Trebuchet MS" w:hAnsi="Trebuchet MS"/>
            <w:noProof/>
          </w:rPr>
          <w:t xml:space="preserve">named </w:t>
        </w:r>
      </w:ins>
      <w:r w:rsidRPr="00A13363">
        <w:rPr>
          <w:rFonts w:ascii="Trebuchet MS" w:hAnsi="Trebuchet MS"/>
          <w:noProof/>
        </w:rPr>
        <w:t>E·li·e′zer,</w:t>
      </w:r>
      <w:del w:id="28" w:author="Author">
        <w:r w:rsidRPr="00A13363">
          <w:rPr>
            <w:rFonts w:ascii="Trebuchet MS" w:hAnsi="Trebuchet MS"/>
            <w:noProof/>
          </w:rPr>
          <w:delText xml:space="preserve"> “</w:delText>
        </w:r>
      </w:del>
      <w:ins w:id="29" w:author="Author">
        <w:r w:rsidRPr="00A13363">
          <w:rPr>
            <w:rStyle w:val="FootnoteReference"/>
            <w:rFonts w:ascii="Trebuchet MS" w:hAnsi="Trebuchet MS"/>
            <w:noProof/>
          </w:rPr>
          <w:footnoteReference w:id="2"/>
        </w:r>
        <w:r w:rsidRPr="00A13363">
          <w:rPr>
            <w:rFonts w:ascii="Trebuchet MS" w:hAnsi="Trebuchet MS"/>
            <w:noProof/>
          </w:rPr>
          <w:t xml:space="preserve"> </w:t>
        </w:r>
      </w:ins>
      <w:r w:rsidRPr="00A13363">
        <w:rPr>
          <w:rFonts w:ascii="Trebuchet MS" w:hAnsi="Trebuchet MS"/>
          <w:noProof/>
        </w:rPr>
        <w:t>because</w:t>
      </w:r>
      <w:del w:id="32" w:author="Author">
        <w:r w:rsidRPr="00A13363">
          <w:rPr>
            <w:rFonts w:ascii="Trebuchet MS" w:hAnsi="Trebuchet MS"/>
            <w:noProof/>
          </w:rPr>
          <w:delText>,” to quote him, “the</w:delText>
        </w:r>
      </w:del>
      <w:ins w:id="33" w:author="Author">
        <w:r w:rsidRPr="00A13363">
          <w:rPr>
            <w:rFonts w:ascii="Trebuchet MS" w:hAnsi="Trebuchet MS"/>
            <w:noProof/>
          </w:rPr>
          <w:t xml:space="preserve"> he said, “The</w:t>
        </w:r>
      </w:ins>
      <w:r w:rsidRPr="00A13363">
        <w:rPr>
          <w:rFonts w:ascii="Trebuchet MS" w:hAnsi="Trebuchet MS"/>
          <w:noProof/>
        </w:rPr>
        <w:t xml:space="preserve"> God of my father is my helper</w:t>
      </w:r>
      <w:del w:id="34" w:author="Author">
        <w:r w:rsidRPr="00A13363">
          <w:rPr>
            <w:rFonts w:ascii="Trebuchet MS" w:hAnsi="Trebuchet MS"/>
            <w:noProof/>
          </w:rPr>
          <w:delText xml:space="preserve"> in that he delivered</w:delText>
        </w:r>
      </w:del>
      <w:ins w:id="35" w:author="Author">
        <w:r w:rsidRPr="00A13363">
          <w:rPr>
            <w:rFonts w:ascii="Trebuchet MS" w:hAnsi="Trebuchet MS"/>
            <w:noProof/>
          </w:rPr>
          <w:t>, who rescued</w:t>
        </w:r>
      </w:ins>
      <w:r w:rsidRPr="00A13363">
        <w:rPr>
          <w:rFonts w:ascii="Trebuchet MS" w:hAnsi="Trebuchet MS"/>
          <w:noProof/>
        </w:rPr>
        <w:t xml:space="preserve"> me from Phar′aoh’s sword.”</w:t>
      </w:r>
    </w:p>
    <w:p w:rsidR="00DE198A" w:rsidRPr="00A13363" w:rsidRDefault="00DE198A" w:rsidP="00DE198A">
      <w:pPr>
        <w:rPr>
          <w:rFonts w:ascii="Trebuchet MS" w:hAnsi="Trebuchet MS"/>
          <w:noProof/>
        </w:rPr>
      </w:pPr>
      <w:r w:rsidRPr="00A13363">
        <w:rPr>
          <w:rFonts w:ascii="Trebuchet MS" w:hAnsi="Trebuchet MS"/>
          <w:b/>
        </w:rPr>
        <w:t xml:space="preserve">18:5 </w:t>
      </w:r>
      <w:r w:rsidRPr="00A13363">
        <w:rPr>
          <w:rFonts w:ascii="Trebuchet MS" w:hAnsi="Trebuchet MS"/>
          <w:noProof/>
        </w:rPr>
        <w:t xml:space="preserve">So Jeth′ro, Moses’ father-in-law, </w:t>
      </w:r>
      <w:del w:id="36" w:author="Author">
        <w:r w:rsidRPr="00A13363">
          <w:rPr>
            <w:rFonts w:ascii="Trebuchet MS" w:hAnsi="Trebuchet MS"/>
            <w:noProof/>
          </w:rPr>
          <w:delText>and his</w:delText>
        </w:r>
      </w:del>
      <w:ins w:id="37" w:author="Author">
        <w:r w:rsidRPr="00A13363">
          <w:rPr>
            <w:rFonts w:ascii="Trebuchet MS" w:hAnsi="Trebuchet MS"/>
            <w:noProof/>
          </w:rPr>
          <w:t>along with Moses’</w:t>
        </w:r>
      </w:ins>
      <w:r w:rsidRPr="00A13363">
        <w:rPr>
          <w:rFonts w:ascii="Trebuchet MS" w:hAnsi="Trebuchet MS"/>
          <w:noProof/>
        </w:rPr>
        <w:t xml:space="preserve"> sons and his wife</w:t>
      </w:r>
      <w:ins w:id="38" w:author="Author">
        <w:r w:rsidRPr="00A13363">
          <w:rPr>
            <w:rFonts w:ascii="Trebuchet MS" w:hAnsi="Trebuchet MS"/>
            <w:noProof/>
          </w:rPr>
          <w:t>,</w:t>
        </w:r>
      </w:ins>
      <w:r w:rsidRPr="00A13363">
        <w:rPr>
          <w:rFonts w:ascii="Trebuchet MS" w:hAnsi="Trebuchet MS"/>
          <w:noProof/>
        </w:rPr>
        <w:t xml:space="preserve"> came to Moses into the wilderness where he was camping</w:t>
      </w:r>
      <w:del w:id="39" w:author="Author">
        <w:r w:rsidRPr="00A13363">
          <w:rPr>
            <w:rFonts w:ascii="Trebuchet MS" w:hAnsi="Trebuchet MS"/>
            <w:noProof/>
          </w:rPr>
          <w:delText>,</w:delText>
        </w:r>
      </w:del>
      <w:r w:rsidRPr="00A13363">
        <w:rPr>
          <w:rFonts w:ascii="Trebuchet MS" w:hAnsi="Trebuchet MS"/>
          <w:noProof/>
        </w:rPr>
        <w:t xml:space="preserve"> at the mountain of the true God. </w:t>
      </w:r>
      <w:r w:rsidRPr="00A13363">
        <w:rPr>
          <w:rFonts w:ascii="Trebuchet MS" w:hAnsi="Trebuchet MS"/>
          <w:b/>
          <w:noProof/>
        </w:rPr>
        <w:t xml:space="preserve">18:6 </w:t>
      </w:r>
      <w:r w:rsidRPr="00A13363">
        <w:rPr>
          <w:rFonts w:ascii="Trebuchet MS" w:hAnsi="Trebuchet MS"/>
          <w:noProof/>
        </w:rPr>
        <w:t>Then he sent word to Moses: “I, your father-in-law</w:t>
      </w:r>
      <w:del w:id="40" w:author="Author">
        <w:r w:rsidRPr="00A13363">
          <w:rPr>
            <w:rFonts w:ascii="Trebuchet MS" w:hAnsi="Trebuchet MS"/>
            <w:noProof/>
          </w:rPr>
          <w:delText>,</w:delText>
        </w:r>
      </w:del>
      <w:r w:rsidRPr="00A13363">
        <w:rPr>
          <w:rFonts w:ascii="Trebuchet MS" w:hAnsi="Trebuchet MS"/>
          <w:noProof/>
        </w:rPr>
        <w:t xml:space="preserve"> Jeth′ro, am </w:t>
      </w:r>
      <w:del w:id="41" w:author="Author">
        <w:r w:rsidRPr="00A13363">
          <w:rPr>
            <w:rFonts w:ascii="Trebuchet MS" w:hAnsi="Trebuchet MS"/>
            <w:noProof/>
          </w:rPr>
          <w:delText>come</w:delText>
        </w:r>
      </w:del>
      <w:ins w:id="42" w:author="Author">
        <w:r w:rsidRPr="00A13363">
          <w:rPr>
            <w:rFonts w:ascii="Trebuchet MS" w:hAnsi="Trebuchet MS"/>
            <w:noProof/>
          </w:rPr>
          <w:t>coming</w:t>
        </w:r>
      </w:ins>
      <w:r w:rsidRPr="00A13363">
        <w:rPr>
          <w:rFonts w:ascii="Trebuchet MS" w:hAnsi="Trebuchet MS"/>
          <w:noProof/>
        </w:rPr>
        <w:t xml:space="preserve"> to you</w:t>
      </w:r>
      <w:del w:id="43" w:author="Author">
        <w:r w:rsidRPr="00A13363">
          <w:rPr>
            <w:rFonts w:ascii="Trebuchet MS" w:hAnsi="Trebuchet MS"/>
            <w:noProof/>
          </w:rPr>
          <w:delText>, and also</w:delText>
        </w:r>
      </w:del>
      <w:ins w:id="44" w:author="Author">
        <w:r w:rsidRPr="00A13363">
          <w:rPr>
            <w:rFonts w:ascii="Trebuchet MS" w:hAnsi="Trebuchet MS"/>
            <w:noProof/>
          </w:rPr>
          <w:t xml:space="preserve"> with</w:t>
        </w:r>
      </w:ins>
      <w:r w:rsidRPr="00A13363">
        <w:rPr>
          <w:rFonts w:ascii="Trebuchet MS" w:hAnsi="Trebuchet MS"/>
          <w:noProof/>
        </w:rPr>
        <w:t xml:space="preserve"> your wife and her two sons</w:t>
      </w:r>
      <w:del w:id="45" w:author="Author">
        <w:r w:rsidRPr="00A13363">
          <w:rPr>
            <w:rFonts w:ascii="Trebuchet MS" w:hAnsi="Trebuchet MS"/>
            <w:noProof/>
          </w:rPr>
          <w:delText xml:space="preserve"> with her</w:delText>
        </w:r>
      </w:del>
      <w:r w:rsidRPr="00A13363">
        <w:rPr>
          <w:rFonts w:ascii="Trebuchet MS" w:hAnsi="Trebuchet MS"/>
          <w:noProof/>
        </w:rPr>
        <w:t xml:space="preserve">.” </w:t>
      </w:r>
      <w:r w:rsidRPr="00A13363">
        <w:rPr>
          <w:rFonts w:ascii="Trebuchet MS" w:hAnsi="Trebuchet MS"/>
          <w:b/>
          <w:noProof/>
        </w:rPr>
        <w:t xml:space="preserve">18:7 </w:t>
      </w:r>
      <w:r w:rsidRPr="00A13363">
        <w:rPr>
          <w:rFonts w:ascii="Trebuchet MS" w:hAnsi="Trebuchet MS"/>
          <w:noProof/>
        </w:rPr>
        <w:t xml:space="preserve">At once Moses went </w:t>
      </w:r>
      <w:del w:id="46" w:author="Author">
        <w:r w:rsidRPr="00A13363">
          <w:rPr>
            <w:rFonts w:ascii="Trebuchet MS" w:hAnsi="Trebuchet MS"/>
            <w:noProof/>
          </w:rPr>
          <w:delText xml:space="preserve">on </w:delText>
        </w:r>
      </w:del>
      <w:r w:rsidRPr="00A13363">
        <w:rPr>
          <w:rFonts w:ascii="Trebuchet MS" w:hAnsi="Trebuchet MS"/>
          <w:noProof/>
        </w:rPr>
        <w:t xml:space="preserve">out to meet his father-in-law, and he </w:t>
      </w:r>
      <w:del w:id="47" w:author="Author">
        <w:r w:rsidRPr="00A13363">
          <w:rPr>
            <w:rFonts w:ascii="Trebuchet MS" w:hAnsi="Trebuchet MS"/>
            <w:noProof/>
          </w:rPr>
          <w:delText>proceeded to prostrate himself</w:delText>
        </w:r>
      </w:del>
      <w:ins w:id="48" w:author="Author">
        <w:r w:rsidRPr="00A13363">
          <w:rPr>
            <w:rFonts w:ascii="Trebuchet MS" w:hAnsi="Trebuchet MS"/>
            <w:noProof/>
          </w:rPr>
          <w:t>bowed down</w:t>
        </w:r>
      </w:ins>
      <w:r w:rsidRPr="00A13363">
        <w:rPr>
          <w:rFonts w:ascii="Trebuchet MS" w:hAnsi="Trebuchet MS"/>
          <w:noProof/>
        </w:rPr>
        <w:t xml:space="preserve"> and </w:t>
      </w:r>
      <w:del w:id="49" w:author="Author">
        <w:r w:rsidRPr="00A13363">
          <w:rPr>
            <w:rFonts w:ascii="Trebuchet MS" w:hAnsi="Trebuchet MS"/>
            <w:noProof/>
          </w:rPr>
          <w:delText>to kiss</w:delText>
        </w:r>
      </w:del>
      <w:ins w:id="50" w:author="Author">
        <w:r w:rsidRPr="00A13363">
          <w:rPr>
            <w:rFonts w:ascii="Trebuchet MS" w:hAnsi="Trebuchet MS"/>
            <w:noProof/>
          </w:rPr>
          <w:t>kissed</w:t>
        </w:r>
      </w:ins>
      <w:r w:rsidRPr="00A13363">
        <w:rPr>
          <w:rFonts w:ascii="Trebuchet MS" w:hAnsi="Trebuchet MS"/>
          <w:noProof/>
        </w:rPr>
        <w:t xml:space="preserve"> him</w:t>
      </w:r>
      <w:del w:id="51" w:author="Author">
        <w:r w:rsidRPr="00A13363">
          <w:rPr>
            <w:rFonts w:ascii="Trebuchet MS" w:hAnsi="Trebuchet MS"/>
            <w:noProof/>
          </w:rPr>
          <w:delText>;</w:delText>
        </w:r>
      </w:del>
      <w:ins w:id="52" w:author="Author">
        <w:r w:rsidRPr="00A13363">
          <w:rPr>
            <w:rFonts w:ascii="Trebuchet MS" w:hAnsi="Trebuchet MS"/>
            <w:noProof/>
          </w:rPr>
          <w:t>. Each of them asked about the other’s welfare,</w:t>
        </w:r>
      </w:ins>
      <w:r w:rsidRPr="00A13363">
        <w:rPr>
          <w:rFonts w:ascii="Trebuchet MS" w:hAnsi="Trebuchet MS"/>
          <w:noProof/>
        </w:rPr>
        <w:t xml:space="preserve"> and </w:t>
      </w:r>
      <w:del w:id="53" w:author="Author">
        <w:r w:rsidRPr="00A13363">
          <w:rPr>
            <w:rFonts w:ascii="Trebuchet MS" w:hAnsi="Trebuchet MS"/>
            <w:noProof/>
          </w:rPr>
          <w:delText>they each one began asking how the other was getting along. After that</w:delText>
        </w:r>
      </w:del>
      <w:ins w:id="54" w:author="Author">
        <w:r w:rsidRPr="00A13363">
          <w:rPr>
            <w:rFonts w:ascii="Trebuchet MS" w:hAnsi="Trebuchet MS"/>
            <w:noProof/>
          </w:rPr>
          <w:t>then</w:t>
        </w:r>
      </w:ins>
      <w:r w:rsidRPr="00A13363">
        <w:rPr>
          <w:rFonts w:ascii="Trebuchet MS" w:hAnsi="Trebuchet MS"/>
          <w:noProof/>
        </w:rPr>
        <w:t xml:space="preserve"> they went into the tent.</w:t>
      </w:r>
    </w:p>
    <w:p w:rsidR="00DE198A" w:rsidRPr="00A13363" w:rsidRDefault="00DE198A" w:rsidP="00DE198A">
      <w:pPr>
        <w:rPr>
          <w:rFonts w:ascii="Trebuchet MS" w:hAnsi="Trebuchet MS"/>
          <w:noProof/>
        </w:rPr>
      </w:pPr>
      <w:r w:rsidRPr="00A13363">
        <w:rPr>
          <w:rFonts w:ascii="Trebuchet MS" w:hAnsi="Trebuchet MS"/>
          <w:b/>
        </w:rPr>
        <w:t xml:space="preserve">18:8 </w:t>
      </w:r>
      <w:del w:id="55" w:author="Author">
        <w:r w:rsidRPr="00A13363">
          <w:rPr>
            <w:rFonts w:ascii="Trebuchet MS" w:hAnsi="Trebuchet MS"/>
            <w:noProof/>
          </w:rPr>
          <w:delText xml:space="preserve">And </w:delText>
        </w:r>
      </w:del>
      <w:r w:rsidRPr="00A13363">
        <w:rPr>
          <w:rFonts w:ascii="Trebuchet MS" w:hAnsi="Trebuchet MS"/>
          <w:noProof/>
        </w:rPr>
        <w:t xml:space="preserve">Moses </w:t>
      </w:r>
      <w:del w:id="56" w:author="Author">
        <w:r w:rsidRPr="00A13363">
          <w:rPr>
            <w:rFonts w:ascii="Trebuchet MS" w:hAnsi="Trebuchet MS"/>
            <w:noProof/>
          </w:rPr>
          <w:delText>went to relating</w:delText>
        </w:r>
      </w:del>
      <w:ins w:id="57" w:author="Author">
        <w:r w:rsidRPr="00A13363">
          <w:rPr>
            <w:rFonts w:ascii="Trebuchet MS" w:hAnsi="Trebuchet MS"/>
            <w:noProof/>
          </w:rPr>
          <w:t>related</w:t>
        </w:r>
      </w:ins>
      <w:r w:rsidRPr="00A13363">
        <w:rPr>
          <w:rFonts w:ascii="Trebuchet MS" w:hAnsi="Trebuchet MS"/>
          <w:noProof/>
        </w:rPr>
        <w:t xml:space="preserve"> to his father-in-law all that Jehovah had done to Phar′aoh and Egypt </w:t>
      </w:r>
      <w:del w:id="58" w:author="Author">
        <w:r w:rsidRPr="00A13363">
          <w:rPr>
            <w:rFonts w:ascii="Trebuchet MS" w:hAnsi="Trebuchet MS"/>
            <w:noProof/>
          </w:rPr>
          <w:delText>on account</w:delText>
        </w:r>
      </w:del>
      <w:ins w:id="59" w:author="Author">
        <w:r w:rsidRPr="00A13363">
          <w:rPr>
            <w:rFonts w:ascii="Trebuchet MS" w:hAnsi="Trebuchet MS"/>
            <w:noProof/>
          </w:rPr>
          <w:t>in behalf</w:t>
        </w:r>
      </w:ins>
      <w:r w:rsidRPr="00A13363">
        <w:rPr>
          <w:rFonts w:ascii="Trebuchet MS" w:hAnsi="Trebuchet MS"/>
          <w:noProof/>
        </w:rPr>
        <w:t xml:space="preserve"> of Israel, </w:t>
      </w:r>
      <w:del w:id="60" w:author="Author">
        <w:r w:rsidRPr="00A13363">
          <w:rPr>
            <w:rFonts w:ascii="Trebuchet MS" w:hAnsi="Trebuchet MS"/>
            <w:noProof/>
          </w:rPr>
          <w:delText xml:space="preserve">and </w:delText>
        </w:r>
      </w:del>
      <w:r w:rsidRPr="00A13363">
        <w:rPr>
          <w:rFonts w:ascii="Trebuchet MS" w:hAnsi="Trebuchet MS"/>
          <w:noProof/>
        </w:rPr>
        <w:t xml:space="preserve">all the </w:t>
      </w:r>
      <w:del w:id="61" w:author="Author">
        <w:r w:rsidRPr="00A13363">
          <w:rPr>
            <w:rFonts w:ascii="Trebuchet MS" w:hAnsi="Trebuchet MS"/>
            <w:noProof/>
          </w:rPr>
          <w:delText>hardship</w:delText>
        </w:r>
      </w:del>
      <w:ins w:id="62" w:author="Author">
        <w:r w:rsidRPr="00A13363">
          <w:rPr>
            <w:rFonts w:ascii="Trebuchet MS" w:hAnsi="Trebuchet MS"/>
            <w:noProof/>
          </w:rPr>
          <w:t>hardships</w:t>
        </w:r>
      </w:ins>
      <w:r w:rsidRPr="00A13363">
        <w:rPr>
          <w:rFonts w:ascii="Trebuchet MS" w:hAnsi="Trebuchet MS"/>
          <w:noProof/>
        </w:rPr>
        <w:t xml:space="preserve"> that had befallen them </w:t>
      </w:r>
      <w:del w:id="63" w:author="Author">
        <w:r w:rsidRPr="00A13363">
          <w:rPr>
            <w:rFonts w:ascii="Trebuchet MS" w:hAnsi="Trebuchet MS"/>
            <w:noProof/>
          </w:rPr>
          <w:delText>in</w:delText>
        </w:r>
      </w:del>
      <w:ins w:id="64" w:author="Author">
        <w:r w:rsidRPr="00A13363">
          <w:rPr>
            <w:rFonts w:ascii="Trebuchet MS" w:hAnsi="Trebuchet MS"/>
            <w:noProof/>
          </w:rPr>
          <w:t>along</w:t>
        </w:r>
      </w:ins>
      <w:r w:rsidRPr="00A13363">
        <w:rPr>
          <w:rFonts w:ascii="Trebuchet MS" w:hAnsi="Trebuchet MS"/>
          <w:noProof/>
        </w:rPr>
        <w:t xml:space="preserve"> the way, and </w:t>
      </w:r>
      <w:del w:id="65" w:author="Author">
        <w:r w:rsidRPr="00A13363">
          <w:rPr>
            <w:rFonts w:ascii="Trebuchet MS" w:hAnsi="Trebuchet MS"/>
            <w:noProof/>
          </w:rPr>
          <w:delText>yet</w:delText>
        </w:r>
      </w:del>
      <w:ins w:id="66" w:author="Author">
        <w:r w:rsidRPr="00A13363">
          <w:rPr>
            <w:rFonts w:ascii="Trebuchet MS" w:hAnsi="Trebuchet MS"/>
            <w:noProof/>
          </w:rPr>
          <w:t>how</w:t>
        </w:r>
      </w:ins>
      <w:r w:rsidRPr="00A13363">
        <w:rPr>
          <w:rFonts w:ascii="Trebuchet MS" w:hAnsi="Trebuchet MS"/>
          <w:noProof/>
        </w:rPr>
        <w:t xml:space="preserve"> Jehovah </w:t>
      </w:r>
      <w:del w:id="67" w:author="Author">
        <w:r w:rsidRPr="00A13363">
          <w:rPr>
            <w:rFonts w:ascii="Trebuchet MS" w:hAnsi="Trebuchet MS"/>
            <w:noProof/>
          </w:rPr>
          <w:delText>was delivering</w:delText>
        </w:r>
      </w:del>
      <w:ins w:id="68" w:author="Author">
        <w:r w:rsidRPr="00A13363">
          <w:rPr>
            <w:rFonts w:ascii="Trebuchet MS" w:hAnsi="Trebuchet MS"/>
            <w:noProof/>
          </w:rPr>
          <w:t>had delivered</w:t>
        </w:r>
      </w:ins>
      <w:r w:rsidRPr="00A13363">
        <w:rPr>
          <w:rFonts w:ascii="Trebuchet MS" w:hAnsi="Trebuchet MS"/>
          <w:noProof/>
        </w:rPr>
        <w:t xml:space="preserve"> them. </w:t>
      </w:r>
      <w:r w:rsidRPr="00A13363">
        <w:rPr>
          <w:rFonts w:ascii="Trebuchet MS" w:hAnsi="Trebuchet MS"/>
          <w:b/>
          <w:noProof/>
        </w:rPr>
        <w:t xml:space="preserve">18:9 </w:t>
      </w:r>
      <w:del w:id="69" w:author="Author">
        <w:r w:rsidRPr="00A13363">
          <w:rPr>
            <w:rFonts w:ascii="Trebuchet MS" w:hAnsi="Trebuchet MS"/>
            <w:noProof/>
          </w:rPr>
          <w:delText xml:space="preserve">Then </w:delText>
        </w:r>
      </w:del>
      <w:r w:rsidRPr="00A13363">
        <w:rPr>
          <w:rFonts w:ascii="Trebuchet MS" w:hAnsi="Trebuchet MS"/>
          <w:noProof/>
        </w:rPr>
        <w:t xml:space="preserve">Jeth′ro </w:t>
      </w:r>
      <w:del w:id="70" w:author="Author">
        <w:r w:rsidRPr="00A13363">
          <w:rPr>
            <w:rFonts w:ascii="Trebuchet MS" w:hAnsi="Trebuchet MS"/>
            <w:noProof/>
          </w:rPr>
          <w:delText>felt glad</w:delText>
        </w:r>
      </w:del>
      <w:ins w:id="71" w:author="Author">
        <w:r w:rsidRPr="00A13363">
          <w:rPr>
            <w:rFonts w:ascii="Trebuchet MS" w:hAnsi="Trebuchet MS"/>
            <w:noProof/>
          </w:rPr>
          <w:t>rejoiced</w:t>
        </w:r>
      </w:ins>
      <w:r w:rsidRPr="00A13363">
        <w:rPr>
          <w:rFonts w:ascii="Trebuchet MS" w:hAnsi="Trebuchet MS"/>
          <w:noProof/>
        </w:rPr>
        <w:t xml:space="preserve"> over all the good that Jehovah had done for Israel </w:t>
      </w:r>
      <w:del w:id="72" w:author="Author">
        <w:r w:rsidRPr="00A13363">
          <w:rPr>
            <w:rFonts w:ascii="Trebuchet MS" w:hAnsi="Trebuchet MS"/>
            <w:noProof/>
          </w:rPr>
          <w:delText>in that he had delivered</w:delText>
        </w:r>
      </w:del>
      <w:ins w:id="73" w:author="Author">
        <w:r w:rsidRPr="00A13363">
          <w:rPr>
            <w:rFonts w:ascii="Trebuchet MS" w:hAnsi="Trebuchet MS"/>
            <w:noProof/>
          </w:rPr>
          <w:t>by rescuing</w:t>
        </w:r>
      </w:ins>
      <w:r w:rsidRPr="00A13363">
        <w:rPr>
          <w:rFonts w:ascii="Trebuchet MS" w:hAnsi="Trebuchet MS"/>
          <w:noProof/>
        </w:rPr>
        <w:t xml:space="preserve"> them from </w:t>
      </w:r>
      <w:del w:id="74" w:author="Author">
        <w:r w:rsidRPr="00A13363">
          <w:rPr>
            <w:rFonts w:ascii="Trebuchet MS" w:hAnsi="Trebuchet MS"/>
            <w:noProof/>
          </w:rPr>
          <w:delText xml:space="preserve">the hand of </w:delText>
        </w:r>
      </w:del>
      <w:r w:rsidRPr="00A13363">
        <w:rPr>
          <w:rFonts w:ascii="Trebuchet MS" w:hAnsi="Trebuchet MS"/>
          <w:noProof/>
        </w:rPr>
        <w:t>Egypt.</w:t>
      </w:r>
      <w:ins w:id="75" w:author="Author">
        <w:r w:rsidRPr="00A13363">
          <w:rPr>
            <w:rStyle w:val="FootnoteReference"/>
            <w:rFonts w:ascii="Trebuchet MS" w:hAnsi="Trebuchet MS"/>
            <w:noProof/>
          </w:rPr>
          <w:footnoteReference w:id="3"/>
        </w:r>
      </w:ins>
      <w:r w:rsidRPr="00A13363">
        <w:rPr>
          <w:rFonts w:ascii="Trebuchet MS" w:hAnsi="Trebuchet MS"/>
          <w:noProof/>
        </w:rPr>
        <w:t xml:space="preserve"> </w:t>
      </w:r>
      <w:r w:rsidRPr="00A13363">
        <w:rPr>
          <w:rFonts w:ascii="Trebuchet MS" w:hAnsi="Trebuchet MS"/>
          <w:b/>
          <w:noProof/>
        </w:rPr>
        <w:t xml:space="preserve">18:10 </w:t>
      </w:r>
      <w:del w:id="78" w:author="Author">
        <w:r w:rsidRPr="00A13363">
          <w:rPr>
            <w:rFonts w:ascii="Trebuchet MS" w:hAnsi="Trebuchet MS"/>
            <w:noProof/>
          </w:rPr>
          <w:delText>Consequently</w:delText>
        </w:r>
      </w:del>
      <w:ins w:id="79" w:author="Author">
        <w:r w:rsidRPr="00A13363">
          <w:rPr>
            <w:rFonts w:ascii="Trebuchet MS" w:hAnsi="Trebuchet MS"/>
            <w:noProof/>
          </w:rPr>
          <w:t>Then</w:t>
        </w:r>
      </w:ins>
      <w:r w:rsidRPr="00A13363">
        <w:rPr>
          <w:rFonts w:ascii="Trebuchet MS" w:hAnsi="Trebuchet MS"/>
          <w:noProof/>
        </w:rPr>
        <w:t xml:space="preserve"> Jeth′ro said: “</w:t>
      </w:r>
      <w:del w:id="80" w:author="Author">
        <w:r w:rsidRPr="00A13363">
          <w:rPr>
            <w:rFonts w:ascii="Trebuchet MS" w:hAnsi="Trebuchet MS"/>
            <w:noProof/>
          </w:rPr>
          <w:delText>Blessed</w:delText>
        </w:r>
      </w:del>
      <w:ins w:id="81" w:author="Author">
        <w:r w:rsidRPr="00A13363">
          <w:rPr>
            <w:rFonts w:ascii="Trebuchet MS" w:hAnsi="Trebuchet MS"/>
            <w:noProof/>
          </w:rPr>
          <w:t>Praised</w:t>
        </w:r>
      </w:ins>
      <w:r w:rsidRPr="00A13363">
        <w:rPr>
          <w:rFonts w:ascii="Trebuchet MS" w:hAnsi="Trebuchet MS"/>
          <w:noProof/>
        </w:rPr>
        <w:t xml:space="preserve"> be Jehovah, who </w:t>
      </w:r>
      <w:del w:id="82" w:author="Author">
        <w:r w:rsidRPr="00A13363">
          <w:rPr>
            <w:rFonts w:ascii="Trebuchet MS" w:hAnsi="Trebuchet MS"/>
            <w:noProof/>
          </w:rPr>
          <w:delText xml:space="preserve">has delivered </w:delText>
        </w:r>
        <w:r w:rsidRPr="00A13363">
          <w:rPr>
            <w:rFonts w:ascii="Trebuchet MS" w:hAnsi="Trebuchet MS"/>
            <w:noProof/>
            <w:u w:val="dotted"/>
          </w:rPr>
          <w:delText>YOU</w:delText>
        </w:r>
      </w:del>
      <w:ins w:id="83" w:author="Author">
        <w:r w:rsidRPr="00A13363">
          <w:rPr>
            <w:rFonts w:ascii="Trebuchet MS" w:hAnsi="Trebuchet MS"/>
            <w:noProof/>
          </w:rPr>
          <w:t>rescued you</w:t>
        </w:r>
      </w:ins>
      <w:r w:rsidRPr="00A13363">
        <w:rPr>
          <w:rFonts w:ascii="Trebuchet MS" w:hAnsi="Trebuchet MS"/>
          <w:noProof/>
        </w:rPr>
        <w:t xml:space="preserve"> from </w:t>
      </w:r>
      <w:del w:id="84" w:author="Author">
        <w:r w:rsidRPr="00A13363">
          <w:rPr>
            <w:rFonts w:ascii="Trebuchet MS" w:hAnsi="Trebuchet MS"/>
            <w:noProof/>
          </w:rPr>
          <w:delText xml:space="preserve">the hand of </w:delText>
        </w:r>
      </w:del>
      <w:r w:rsidRPr="00A13363">
        <w:rPr>
          <w:rFonts w:ascii="Trebuchet MS" w:hAnsi="Trebuchet MS"/>
          <w:noProof/>
        </w:rPr>
        <w:t xml:space="preserve">Egypt and from </w:t>
      </w:r>
      <w:del w:id="85" w:author="Author">
        <w:r w:rsidRPr="00A13363">
          <w:rPr>
            <w:rFonts w:ascii="Trebuchet MS" w:hAnsi="Trebuchet MS"/>
            <w:noProof/>
          </w:rPr>
          <w:delText xml:space="preserve">the hand of </w:delText>
        </w:r>
      </w:del>
      <w:r w:rsidRPr="00A13363">
        <w:rPr>
          <w:rFonts w:ascii="Trebuchet MS" w:hAnsi="Trebuchet MS"/>
          <w:noProof/>
        </w:rPr>
        <w:t xml:space="preserve">Phar′aoh, and who </w:t>
      </w:r>
      <w:del w:id="86" w:author="Author">
        <w:r w:rsidRPr="00A13363">
          <w:rPr>
            <w:rFonts w:ascii="Trebuchet MS" w:hAnsi="Trebuchet MS"/>
            <w:noProof/>
          </w:rPr>
          <w:delText>has delivered</w:delText>
        </w:r>
      </w:del>
      <w:ins w:id="87" w:author="Author">
        <w:r w:rsidRPr="00A13363">
          <w:rPr>
            <w:rFonts w:ascii="Trebuchet MS" w:hAnsi="Trebuchet MS"/>
            <w:noProof/>
          </w:rPr>
          <w:t>rescued</w:t>
        </w:r>
      </w:ins>
      <w:r w:rsidRPr="00A13363">
        <w:rPr>
          <w:rFonts w:ascii="Trebuchet MS" w:hAnsi="Trebuchet MS"/>
          <w:noProof/>
        </w:rPr>
        <w:t xml:space="preserve"> the people from under </w:t>
      </w:r>
      <w:del w:id="88" w:author="Author">
        <w:r w:rsidRPr="00A13363">
          <w:rPr>
            <w:rFonts w:ascii="Trebuchet MS" w:hAnsi="Trebuchet MS"/>
            <w:noProof/>
          </w:rPr>
          <w:delText>the hand of Egypt</w:delText>
        </w:r>
      </w:del>
      <w:ins w:id="89" w:author="Author">
        <w:r w:rsidRPr="00A13363">
          <w:rPr>
            <w:rFonts w:ascii="Trebuchet MS" w:hAnsi="Trebuchet MS"/>
            <w:noProof/>
          </w:rPr>
          <w:t>Egypt’s control</w:t>
        </w:r>
      </w:ins>
      <w:r w:rsidRPr="00A13363">
        <w:rPr>
          <w:rFonts w:ascii="Trebuchet MS" w:hAnsi="Trebuchet MS"/>
          <w:noProof/>
        </w:rPr>
        <w:t xml:space="preserve">. </w:t>
      </w:r>
      <w:r w:rsidRPr="00A13363">
        <w:rPr>
          <w:rFonts w:ascii="Trebuchet MS" w:hAnsi="Trebuchet MS"/>
          <w:b/>
          <w:noProof/>
        </w:rPr>
        <w:t xml:space="preserve">18:11 </w:t>
      </w:r>
      <w:r w:rsidRPr="00A13363">
        <w:rPr>
          <w:rFonts w:ascii="Trebuchet MS" w:hAnsi="Trebuchet MS"/>
          <w:noProof/>
        </w:rPr>
        <w:t xml:space="preserve">Now I </w:t>
      </w:r>
      <w:del w:id="90" w:author="Author">
        <w:r w:rsidRPr="00A13363">
          <w:rPr>
            <w:rFonts w:ascii="Trebuchet MS" w:hAnsi="Trebuchet MS"/>
            <w:noProof/>
          </w:rPr>
          <w:delText xml:space="preserve">do </w:delText>
        </w:r>
      </w:del>
      <w:r w:rsidRPr="00A13363">
        <w:rPr>
          <w:rFonts w:ascii="Trebuchet MS" w:hAnsi="Trebuchet MS"/>
          <w:noProof/>
        </w:rPr>
        <w:t>know that Jehovah is greater than all the other gods</w:t>
      </w:r>
      <w:del w:id="91" w:author="Author">
        <w:r w:rsidRPr="00A13363">
          <w:rPr>
            <w:rFonts w:ascii="Trebuchet MS" w:hAnsi="Trebuchet MS"/>
            <w:noProof/>
          </w:rPr>
          <w:delText xml:space="preserve"> by reason</w:delText>
        </w:r>
      </w:del>
      <w:ins w:id="92" w:author="Author">
        <w:r w:rsidRPr="00A13363">
          <w:rPr>
            <w:rFonts w:ascii="Trebuchet MS" w:hAnsi="Trebuchet MS"/>
            <w:noProof/>
          </w:rPr>
          <w:t>, because</w:t>
        </w:r>
      </w:ins>
      <w:r w:rsidRPr="00A13363">
        <w:rPr>
          <w:rFonts w:ascii="Trebuchet MS" w:hAnsi="Trebuchet MS"/>
          <w:noProof/>
        </w:rPr>
        <w:t xml:space="preserve"> of </w:t>
      </w:r>
      <w:del w:id="93" w:author="Author">
        <w:r w:rsidRPr="00A13363">
          <w:rPr>
            <w:rFonts w:ascii="Trebuchet MS" w:hAnsi="Trebuchet MS"/>
            <w:noProof/>
          </w:rPr>
          <w:delText>this affair in which they</w:delText>
        </w:r>
      </w:del>
      <w:ins w:id="94" w:author="Author">
        <w:r w:rsidRPr="00A13363">
          <w:rPr>
            <w:rFonts w:ascii="Trebuchet MS" w:hAnsi="Trebuchet MS"/>
            <w:noProof/>
          </w:rPr>
          <w:t>what he did to those who</w:t>
        </w:r>
      </w:ins>
      <w:r w:rsidRPr="00A13363">
        <w:rPr>
          <w:rFonts w:ascii="Trebuchet MS" w:hAnsi="Trebuchet MS"/>
          <w:noProof/>
        </w:rPr>
        <w:t xml:space="preserve"> acted </w:t>
      </w:r>
      <w:del w:id="95" w:author="Author">
        <w:r w:rsidRPr="00A13363">
          <w:rPr>
            <w:rFonts w:ascii="Trebuchet MS" w:hAnsi="Trebuchet MS"/>
            <w:noProof/>
          </w:rPr>
          <w:delText>presumptuously</w:delText>
        </w:r>
      </w:del>
      <w:ins w:id="96" w:author="Author">
        <w:r w:rsidRPr="00A13363">
          <w:rPr>
            <w:rFonts w:ascii="Trebuchet MS" w:hAnsi="Trebuchet MS"/>
            <w:noProof/>
          </w:rPr>
          <w:t>arrogantly</w:t>
        </w:r>
      </w:ins>
      <w:r w:rsidRPr="00A13363">
        <w:rPr>
          <w:rFonts w:ascii="Trebuchet MS" w:hAnsi="Trebuchet MS"/>
          <w:noProof/>
        </w:rPr>
        <w:t xml:space="preserve"> against </w:t>
      </w:r>
      <w:del w:id="97" w:author="Author">
        <w:r w:rsidRPr="00A13363">
          <w:rPr>
            <w:rFonts w:ascii="Trebuchet MS" w:hAnsi="Trebuchet MS"/>
            <w:noProof/>
          </w:rPr>
          <w:delText>them</w:delText>
        </w:r>
      </w:del>
      <w:ins w:id="98" w:author="Author">
        <w:r w:rsidRPr="00A13363">
          <w:rPr>
            <w:rFonts w:ascii="Trebuchet MS" w:hAnsi="Trebuchet MS"/>
            <w:noProof/>
          </w:rPr>
          <w:t>his people</w:t>
        </w:r>
      </w:ins>
      <w:r w:rsidRPr="00A13363">
        <w:rPr>
          <w:rFonts w:ascii="Trebuchet MS" w:hAnsi="Trebuchet MS"/>
          <w:noProof/>
        </w:rPr>
        <w:t xml:space="preserve">.” </w:t>
      </w:r>
      <w:r w:rsidRPr="00A13363">
        <w:rPr>
          <w:rFonts w:ascii="Trebuchet MS" w:hAnsi="Trebuchet MS"/>
          <w:b/>
          <w:noProof/>
        </w:rPr>
        <w:t xml:space="preserve">18:12 </w:t>
      </w:r>
      <w:r w:rsidRPr="00A13363">
        <w:rPr>
          <w:rFonts w:ascii="Trebuchet MS" w:hAnsi="Trebuchet MS"/>
          <w:noProof/>
        </w:rPr>
        <w:t xml:space="preserve">Then Jeth′ro, Moses’ father-in-law, </w:t>
      </w:r>
      <w:del w:id="99" w:author="Author">
        <w:r w:rsidRPr="00A13363">
          <w:rPr>
            <w:rFonts w:ascii="Trebuchet MS" w:hAnsi="Trebuchet MS"/>
            <w:noProof/>
          </w:rPr>
          <w:delText>took</w:delText>
        </w:r>
      </w:del>
      <w:ins w:id="100" w:author="Author">
        <w:r w:rsidRPr="00A13363">
          <w:rPr>
            <w:rFonts w:ascii="Trebuchet MS" w:hAnsi="Trebuchet MS"/>
            <w:noProof/>
          </w:rPr>
          <w:t>brought</w:t>
        </w:r>
      </w:ins>
      <w:r w:rsidRPr="00A13363">
        <w:rPr>
          <w:rFonts w:ascii="Trebuchet MS" w:hAnsi="Trebuchet MS"/>
          <w:noProof/>
        </w:rPr>
        <w:t xml:space="preserve"> a burnt offering and sacrifices for God</w:t>
      </w:r>
      <w:del w:id="101" w:author="Author">
        <w:r w:rsidRPr="00A13363">
          <w:rPr>
            <w:rFonts w:ascii="Trebuchet MS" w:hAnsi="Trebuchet MS"/>
            <w:noProof/>
          </w:rPr>
          <w:delText>;</w:delText>
        </w:r>
      </w:del>
      <w:ins w:id="102" w:author="Author">
        <w:r w:rsidRPr="00A13363">
          <w:rPr>
            <w:rFonts w:ascii="Trebuchet MS" w:hAnsi="Trebuchet MS"/>
            <w:noProof/>
          </w:rPr>
          <w:t>,</w:t>
        </w:r>
      </w:ins>
      <w:r w:rsidRPr="00A13363">
        <w:rPr>
          <w:rFonts w:ascii="Trebuchet MS" w:hAnsi="Trebuchet MS"/>
          <w:noProof/>
        </w:rPr>
        <w:t xml:space="preserve"> and Aaron and all the </w:t>
      </w:r>
      <w:del w:id="103" w:author="Author">
        <w:r w:rsidRPr="00A13363">
          <w:rPr>
            <w:rFonts w:ascii="Trebuchet MS" w:hAnsi="Trebuchet MS"/>
            <w:noProof/>
          </w:rPr>
          <w:delText>older men</w:delText>
        </w:r>
      </w:del>
      <w:ins w:id="104" w:author="Author">
        <w:r w:rsidRPr="00A13363">
          <w:rPr>
            <w:rFonts w:ascii="Trebuchet MS" w:hAnsi="Trebuchet MS"/>
            <w:noProof/>
          </w:rPr>
          <w:t>elders</w:t>
        </w:r>
      </w:ins>
      <w:r w:rsidRPr="00A13363">
        <w:rPr>
          <w:rFonts w:ascii="Trebuchet MS" w:hAnsi="Trebuchet MS"/>
          <w:noProof/>
        </w:rPr>
        <w:t xml:space="preserve"> of Israel came to eat </w:t>
      </w:r>
      <w:del w:id="105" w:author="Author">
        <w:r w:rsidRPr="00A13363">
          <w:rPr>
            <w:rFonts w:ascii="Trebuchet MS" w:hAnsi="Trebuchet MS"/>
            <w:noProof/>
          </w:rPr>
          <w:delText>bread</w:delText>
        </w:r>
      </w:del>
      <w:ins w:id="106" w:author="Author">
        <w:r w:rsidRPr="00A13363">
          <w:rPr>
            <w:rFonts w:ascii="Trebuchet MS" w:hAnsi="Trebuchet MS"/>
            <w:noProof/>
          </w:rPr>
          <w:t>a meal</w:t>
        </w:r>
      </w:ins>
      <w:r w:rsidRPr="00A13363">
        <w:rPr>
          <w:rFonts w:ascii="Trebuchet MS" w:hAnsi="Trebuchet MS"/>
          <w:noProof/>
        </w:rPr>
        <w:t xml:space="preserve"> with Moses’ father-in-law</w:t>
      </w:r>
      <w:del w:id="107" w:author="Author">
        <w:r w:rsidRPr="00A13363">
          <w:rPr>
            <w:rFonts w:ascii="Trebuchet MS" w:hAnsi="Trebuchet MS"/>
            <w:noProof/>
          </w:rPr>
          <w:delText>,</w:delText>
        </w:r>
      </w:del>
      <w:r w:rsidRPr="00A13363">
        <w:rPr>
          <w:rFonts w:ascii="Trebuchet MS" w:hAnsi="Trebuchet MS"/>
          <w:noProof/>
        </w:rPr>
        <w:t xml:space="preserve"> before the true God.</w:t>
      </w:r>
    </w:p>
    <w:p w:rsidR="00DE198A" w:rsidRPr="00A13363" w:rsidRDefault="00DE198A" w:rsidP="00DE198A">
      <w:pPr>
        <w:rPr>
          <w:rFonts w:ascii="Trebuchet MS" w:hAnsi="Trebuchet MS"/>
          <w:noProof/>
        </w:rPr>
      </w:pPr>
      <w:r w:rsidRPr="00A13363">
        <w:rPr>
          <w:rFonts w:ascii="Trebuchet MS" w:hAnsi="Trebuchet MS"/>
          <w:b/>
        </w:rPr>
        <w:t xml:space="preserve">18:13 </w:t>
      </w:r>
      <w:del w:id="108" w:author="Author">
        <w:r w:rsidRPr="00A13363">
          <w:rPr>
            <w:rFonts w:ascii="Trebuchet MS" w:hAnsi="Trebuchet MS"/>
            <w:noProof/>
          </w:rPr>
          <w:delText>And it came about on</w:delText>
        </w:r>
      </w:del>
      <w:ins w:id="109" w:author="Author">
        <w:r w:rsidRPr="00A13363">
          <w:rPr>
            <w:rFonts w:ascii="Trebuchet MS" w:hAnsi="Trebuchet MS"/>
            <w:noProof/>
          </w:rPr>
          <w:t>On</w:t>
        </w:r>
      </w:ins>
      <w:r w:rsidRPr="00A13363">
        <w:rPr>
          <w:rFonts w:ascii="Trebuchet MS" w:hAnsi="Trebuchet MS"/>
          <w:noProof/>
        </w:rPr>
        <w:t xml:space="preserve"> the next day</w:t>
      </w:r>
      <w:del w:id="110" w:author="Author">
        <w:r w:rsidRPr="00A13363">
          <w:rPr>
            <w:rFonts w:ascii="Trebuchet MS" w:hAnsi="Trebuchet MS"/>
            <w:noProof/>
          </w:rPr>
          <w:delText xml:space="preserve"> that</w:delText>
        </w:r>
      </w:del>
      <w:ins w:id="111" w:author="Author">
        <w:r w:rsidRPr="00A13363">
          <w:rPr>
            <w:rFonts w:ascii="Trebuchet MS" w:hAnsi="Trebuchet MS"/>
            <w:noProof/>
          </w:rPr>
          <w:t>,</w:t>
        </w:r>
      </w:ins>
      <w:r w:rsidRPr="00A13363">
        <w:rPr>
          <w:rFonts w:ascii="Trebuchet MS" w:hAnsi="Trebuchet MS"/>
          <w:noProof/>
        </w:rPr>
        <w:t xml:space="preserve"> Moses sat down as usual to serve as judge for the people, and the people kept standing before Moses from </w:t>
      </w:r>
      <w:del w:id="112" w:author="Author">
        <w:r w:rsidRPr="00A13363">
          <w:rPr>
            <w:rFonts w:ascii="Trebuchet MS" w:hAnsi="Trebuchet MS"/>
            <w:noProof/>
          </w:rPr>
          <w:delText xml:space="preserve">the </w:delText>
        </w:r>
      </w:del>
      <w:r w:rsidRPr="00A13363">
        <w:rPr>
          <w:rFonts w:ascii="Trebuchet MS" w:hAnsi="Trebuchet MS"/>
          <w:noProof/>
        </w:rPr>
        <w:t xml:space="preserve">morning </w:t>
      </w:r>
      <w:del w:id="113" w:author="Author">
        <w:r w:rsidRPr="00A13363">
          <w:rPr>
            <w:rFonts w:ascii="Trebuchet MS" w:hAnsi="Trebuchet MS"/>
            <w:noProof/>
          </w:rPr>
          <w:delText>till the</w:delText>
        </w:r>
      </w:del>
      <w:ins w:id="114" w:author="Author">
        <w:r w:rsidRPr="00A13363">
          <w:rPr>
            <w:rFonts w:ascii="Trebuchet MS" w:hAnsi="Trebuchet MS"/>
            <w:noProof/>
          </w:rPr>
          <w:t>until</w:t>
        </w:r>
      </w:ins>
      <w:r w:rsidRPr="00A13363">
        <w:rPr>
          <w:rFonts w:ascii="Trebuchet MS" w:hAnsi="Trebuchet MS"/>
          <w:noProof/>
        </w:rPr>
        <w:t xml:space="preserve"> evening. </w:t>
      </w:r>
      <w:r w:rsidRPr="00A13363">
        <w:rPr>
          <w:rFonts w:ascii="Trebuchet MS" w:hAnsi="Trebuchet MS"/>
          <w:b/>
          <w:noProof/>
        </w:rPr>
        <w:t xml:space="preserve">18:14 </w:t>
      </w:r>
      <w:del w:id="115" w:author="Author">
        <w:r w:rsidRPr="00A13363">
          <w:rPr>
            <w:rFonts w:ascii="Trebuchet MS" w:hAnsi="Trebuchet MS"/>
            <w:noProof/>
          </w:rPr>
          <w:delText>And</w:delText>
        </w:r>
      </w:del>
      <w:ins w:id="116" w:author="Author">
        <w:r w:rsidRPr="00A13363">
          <w:rPr>
            <w:rFonts w:ascii="Trebuchet MS" w:hAnsi="Trebuchet MS"/>
            <w:noProof/>
          </w:rPr>
          <w:t>When</w:t>
        </w:r>
      </w:ins>
      <w:r w:rsidRPr="00A13363">
        <w:rPr>
          <w:rFonts w:ascii="Trebuchet MS" w:hAnsi="Trebuchet MS"/>
          <w:noProof/>
        </w:rPr>
        <w:t xml:space="preserve"> Moses’ father-in-law </w:t>
      </w:r>
      <w:del w:id="117" w:author="Author">
        <w:r w:rsidRPr="00A13363">
          <w:rPr>
            <w:rFonts w:ascii="Trebuchet MS" w:hAnsi="Trebuchet MS"/>
            <w:noProof/>
          </w:rPr>
          <w:delText>got to see</w:delText>
        </w:r>
      </w:del>
      <w:ins w:id="118" w:author="Author">
        <w:r w:rsidRPr="00A13363">
          <w:rPr>
            <w:rFonts w:ascii="Trebuchet MS" w:hAnsi="Trebuchet MS"/>
            <w:noProof/>
          </w:rPr>
          <w:t>saw</w:t>
        </w:r>
      </w:ins>
      <w:r w:rsidRPr="00A13363">
        <w:rPr>
          <w:rFonts w:ascii="Trebuchet MS" w:hAnsi="Trebuchet MS"/>
          <w:noProof/>
        </w:rPr>
        <w:t xml:space="preserve"> all that he was doing for the people</w:t>
      </w:r>
      <w:del w:id="119" w:author="Author">
        <w:r w:rsidRPr="00A13363">
          <w:rPr>
            <w:rFonts w:ascii="Trebuchet MS" w:hAnsi="Trebuchet MS"/>
            <w:noProof/>
          </w:rPr>
          <w:delText>. So</w:delText>
        </w:r>
      </w:del>
      <w:ins w:id="120" w:author="Author">
        <w:r w:rsidRPr="00A13363">
          <w:rPr>
            <w:rFonts w:ascii="Trebuchet MS" w:hAnsi="Trebuchet MS"/>
            <w:noProof/>
          </w:rPr>
          <w:t>,</w:t>
        </w:r>
      </w:ins>
      <w:r w:rsidRPr="00A13363">
        <w:rPr>
          <w:rFonts w:ascii="Trebuchet MS" w:hAnsi="Trebuchet MS"/>
          <w:noProof/>
        </w:rPr>
        <w:t xml:space="preserve"> he said: “What </w:t>
      </w:r>
      <w:del w:id="121" w:author="Author">
        <w:r w:rsidRPr="00A13363">
          <w:rPr>
            <w:rFonts w:ascii="Trebuchet MS" w:hAnsi="Trebuchet MS"/>
            <w:noProof/>
          </w:rPr>
          <w:delText xml:space="preserve">kind of business </w:delText>
        </w:r>
      </w:del>
      <w:r w:rsidRPr="00A13363">
        <w:rPr>
          <w:rFonts w:ascii="Trebuchet MS" w:hAnsi="Trebuchet MS"/>
          <w:noProof/>
        </w:rPr>
        <w:t xml:space="preserve">is this that you are doing for the people? Why do you </w:t>
      </w:r>
      <w:ins w:id="122" w:author="Author">
        <w:r w:rsidRPr="00A13363">
          <w:rPr>
            <w:rFonts w:ascii="Trebuchet MS" w:hAnsi="Trebuchet MS"/>
            <w:noProof/>
          </w:rPr>
          <w:t xml:space="preserve">sit here </w:t>
        </w:r>
      </w:ins>
      <w:r w:rsidRPr="00A13363">
        <w:rPr>
          <w:rFonts w:ascii="Trebuchet MS" w:hAnsi="Trebuchet MS"/>
          <w:noProof/>
        </w:rPr>
        <w:t xml:space="preserve">alone </w:t>
      </w:r>
      <w:del w:id="123" w:author="Author">
        <w:r w:rsidRPr="00A13363">
          <w:rPr>
            <w:rFonts w:ascii="Trebuchet MS" w:hAnsi="Trebuchet MS"/>
            <w:noProof/>
          </w:rPr>
          <w:delText>continue sitting and</w:delText>
        </w:r>
      </w:del>
      <w:ins w:id="124" w:author="Author">
        <w:r w:rsidRPr="00A13363">
          <w:rPr>
            <w:rFonts w:ascii="Trebuchet MS" w:hAnsi="Trebuchet MS"/>
            <w:noProof/>
          </w:rPr>
          <w:t>with</w:t>
        </w:r>
      </w:ins>
      <w:r w:rsidRPr="00A13363">
        <w:rPr>
          <w:rFonts w:ascii="Trebuchet MS" w:hAnsi="Trebuchet MS"/>
          <w:noProof/>
        </w:rPr>
        <w:t xml:space="preserve"> all the people </w:t>
      </w:r>
      <w:del w:id="125" w:author="Author">
        <w:r w:rsidRPr="00A13363">
          <w:rPr>
            <w:rFonts w:ascii="Trebuchet MS" w:hAnsi="Trebuchet MS"/>
            <w:noProof/>
          </w:rPr>
          <w:delText>continue taking their stand</w:delText>
        </w:r>
      </w:del>
      <w:ins w:id="126" w:author="Author">
        <w:r w:rsidRPr="00A13363">
          <w:rPr>
            <w:rFonts w:ascii="Trebuchet MS" w:hAnsi="Trebuchet MS"/>
            <w:noProof/>
          </w:rPr>
          <w:t>standing</w:t>
        </w:r>
      </w:ins>
      <w:r w:rsidRPr="00A13363">
        <w:rPr>
          <w:rFonts w:ascii="Trebuchet MS" w:hAnsi="Trebuchet MS"/>
          <w:noProof/>
        </w:rPr>
        <w:t xml:space="preserve"> before you from morning </w:t>
      </w:r>
      <w:del w:id="127" w:author="Author">
        <w:r w:rsidRPr="00A13363">
          <w:rPr>
            <w:rFonts w:ascii="Trebuchet MS" w:hAnsi="Trebuchet MS"/>
            <w:noProof/>
          </w:rPr>
          <w:delText>till</w:delText>
        </w:r>
      </w:del>
      <w:ins w:id="128" w:author="Author">
        <w:r w:rsidRPr="00A13363">
          <w:rPr>
            <w:rFonts w:ascii="Trebuchet MS" w:hAnsi="Trebuchet MS"/>
            <w:noProof/>
          </w:rPr>
          <w:t>until</w:t>
        </w:r>
      </w:ins>
      <w:r w:rsidRPr="00A13363">
        <w:rPr>
          <w:rFonts w:ascii="Trebuchet MS" w:hAnsi="Trebuchet MS"/>
          <w:noProof/>
        </w:rPr>
        <w:t xml:space="preserve"> evening?” </w:t>
      </w:r>
      <w:r w:rsidRPr="00A13363">
        <w:rPr>
          <w:rFonts w:ascii="Trebuchet MS" w:hAnsi="Trebuchet MS"/>
          <w:b/>
          <w:noProof/>
        </w:rPr>
        <w:t xml:space="preserve">18:15 </w:t>
      </w:r>
      <w:del w:id="129" w:author="Author">
        <w:r w:rsidRPr="00A13363">
          <w:rPr>
            <w:rFonts w:ascii="Trebuchet MS" w:hAnsi="Trebuchet MS"/>
            <w:noProof/>
          </w:rPr>
          <w:delText xml:space="preserve">Then </w:delText>
        </w:r>
      </w:del>
      <w:r w:rsidRPr="00A13363">
        <w:rPr>
          <w:rFonts w:ascii="Trebuchet MS" w:hAnsi="Trebuchet MS"/>
          <w:noProof/>
        </w:rPr>
        <w:t xml:space="preserve">Moses said to his father-in-law: “Because the people keep coming to me to inquire of God. </w:t>
      </w:r>
      <w:r w:rsidRPr="00A13363">
        <w:rPr>
          <w:rFonts w:ascii="Trebuchet MS" w:hAnsi="Trebuchet MS"/>
          <w:b/>
          <w:noProof/>
        </w:rPr>
        <w:t xml:space="preserve">18:16 </w:t>
      </w:r>
      <w:del w:id="130" w:author="Author">
        <w:r w:rsidRPr="00A13363">
          <w:rPr>
            <w:rFonts w:ascii="Trebuchet MS" w:hAnsi="Trebuchet MS"/>
            <w:noProof/>
          </w:rPr>
          <w:delText>In the event that they have</w:delText>
        </w:r>
      </w:del>
      <w:ins w:id="131" w:author="Author">
        <w:r w:rsidRPr="00A13363">
          <w:rPr>
            <w:rFonts w:ascii="Trebuchet MS" w:hAnsi="Trebuchet MS"/>
            <w:noProof/>
          </w:rPr>
          <w:t>When</w:t>
        </w:r>
      </w:ins>
      <w:r w:rsidRPr="00A13363">
        <w:rPr>
          <w:rFonts w:ascii="Trebuchet MS" w:hAnsi="Trebuchet MS"/>
          <w:noProof/>
        </w:rPr>
        <w:t xml:space="preserve"> a case </w:t>
      </w:r>
      <w:del w:id="132" w:author="Author">
        <w:r w:rsidRPr="00A13363">
          <w:rPr>
            <w:rFonts w:ascii="Trebuchet MS" w:hAnsi="Trebuchet MS"/>
            <w:noProof/>
          </w:rPr>
          <w:delText>arise</w:delText>
        </w:r>
      </w:del>
      <w:ins w:id="133" w:author="Author">
        <w:r w:rsidRPr="00A13363">
          <w:rPr>
            <w:rFonts w:ascii="Trebuchet MS" w:hAnsi="Trebuchet MS"/>
            <w:noProof/>
          </w:rPr>
          <w:t>arises</w:t>
        </w:r>
      </w:ins>
      <w:r w:rsidRPr="00A13363">
        <w:rPr>
          <w:rFonts w:ascii="Trebuchet MS" w:hAnsi="Trebuchet MS"/>
          <w:noProof/>
        </w:rPr>
        <w:t xml:space="preserve">, it </w:t>
      </w:r>
      <w:del w:id="134" w:author="Author">
        <w:r w:rsidRPr="00A13363">
          <w:rPr>
            <w:rFonts w:ascii="Trebuchet MS" w:hAnsi="Trebuchet MS"/>
            <w:noProof/>
          </w:rPr>
          <w:delText>must come</w:delText>
        </w:r>
      </w:del>
      <w:ins w:id="135" w:author="Author">
        <w:r w:rsidRPr="00A13363">
          <w:rPr>
            <w:rFonts w:ascii="Trebuchet MS" w:hAnsi="Trebuchet MS"/>
            <w:noProof/>
          </w:rPr>
          <w:t>comes</w:t>
        </w:r>
      </w:ins>
      <w:r w:rsidRPr="00A13363">
        <w:rPr>
          <w:rFonts w:ascii="Trebuchet MS" w:hAnsi="Trebuchet MS"/>
          <w:noProof/>
        </w:rPr>
        <w:t xml:space="preserve"> to me and I must judge between </w:t>
      </w:r>
      <w:del w:id="136" w:author="Author">
        <w:r w:rsidRPr="00A13363">
          <w:rPr>
            <w:rFonts w:ascii="Trebuchet MS" w:hAnsi="Trebuchet MS"/>
            <w:noProof/>
          </w:rPr>
          <w:delText xml:space="preserve">the </w:delText>
        </w:r>
      </w:del>
      <w:r w:rsidRPr="00A13363">
        <w:rPr>
          <w:rFonts w:ascii="Trebuchet MS" w:hAnsi="Trebuchet MS"/>
          <w:noProof/>
        </w:rPr>
        <w:t xml:space="preserve">one </w:t>
      </w:r>
      <w:del w:id="137" w:author="Author">
        <w:r w:rsidRPr="00A13363">
          <w:rPr>
            <w:rFonts w:ascii="Trebuchet MS" w:hAnsi="Trebuchet MS"/>
            <w:noProof/>
          </w:rPr>
          <w:delText>party</w:delText>
        </w:r>
      </w:del>
      <w:ins w:id="138" w:author="Author">
        <w:r w:rsidRPr="00A13363">
          <w:rPr>
            <w:rFonts w:ascii="Trebuchet MS" w:hAnsi="Trebuchet MS"/>
            <w:noProof/>
          </w:rPr>
          <w:t>person</w:t>
        </w:r>
      </w:ins>
      <w:r w:rsidRPr="00A13363">
        <w:rPr>
          <w:rFonts w:ascii="Trebuchet MS" w:hAnsi="Trebuchet MS"/>
          <w:noProof/>
        </w:rPr>
        <w:t xml:space="preserve"> and the other, and I </w:t>
      </w:r>
      <w:del w:id="139" w:author="Author">
        <w:r w:rsidRPr="00A13363">
          <w:rPr>
            <w:rFonts w:ascii="Trebuchet MS" w:hAnsi="Trebuchet MS"/>
            <w:noProof/>
          </w:rPr>
          <w:delText xml:space="preserve">must </w:delText>
        </w:r>
      </w:del>
      <w:r w:rsidRPr="00A13363">
        <w:rPr>
          <w:rFonts w:ascii="Trebuchet MS" w:hAnsi="Trebuchet MS"/>
          <w:noProof/>
        </w:rPr>
        <w:t>make known the decisions of the true God and his laws.”</w:t>
      </w:r>
    </w:p>
    <w:p w:rsidR="00DE198A" w:rsidRPr="00A13363" w:rsidRDefault="00DE198A" w:rsidP="00DE198A">
      <w:pPr>
        <w:rPr>
          <w:rFonts w:ascii="Trebuchet MS" w:hAnsi="Trebuchet MS"/>
          <w:noProof/>
        </w:rPr>
      </w:pPr>
      <w:r w:rsidRPr="00A13363">
        <w:rPr>
          <w:rFonts w:ascii="Trebuchet MS" w:hAnsi="Trebuchet MS"/>
          <w:b/>
        </w:rPr>
        <w:t xml:space="preserve">18:17 </w:t>
      </w:r>
      <w:del w:id="140" w:author="Author">
        <w:r w:rsidRPr="00A13363">
          <w:rPr>
            <w:rFonts w:ascii="Trebuchet MS" w:hAnsi="Trebuchet MS"/>
            <w:noProof/>
          </w:rPr>
          <w:delText xml:space="preserve">At this </w:delText>
        </w:r>
      </w:del>
      <w:r w:rsidRPr="00A13363">
        <w:rPr>
          <w:rFonts w:ascii="Trebuchet MS" w:hAnsi="Trebuchet MS"/>
          <w:noProof/>
        </w:rPr>
        <w:t>Moses’ father-in-law said to him: “</w:t>
      </w:r>
      <w:del w:id="141" w:author="Author">
        <w:r w:rsidRPr="00A13363">
          <w:rPr>
            <w:rFonts w:ascii="Trebuchet MS" w:hAnsi="Trebuchet MS"/>
            <w:noProof/>
          </w:rPr>
          <w:delText>It is not good the way</w:delText>
        </w:r>
      </w:del>
      <w:ins w:id="142" w:author="Author">
        <w:r w:rsidRPr="00A13363">
          <w:rPr>
            <w:rFonts w:ascii="Trebuchet MS" w:hAnsi="Trebuchet MS"/>
            <w:noProof/>
          </w:rPr>
          <w:t>What</w:t>
        </w:r>
      </w:ins>
      <w:r w:rsidRPr="00A13363">
        <w:rPr>
          <w:rFonts w:ascii="Trebuchet MS" w:hAnsi="Trebuchet MS"/>
          <w:noProof/>
        </w:rPr>
        <w:t xml:space="preserve"> you are doing</w:t>
      </w:r>
      <w:ins w:id="143" w:author="Author">
        <w:r w:rsidRPr="00A13363">
          <w:rPr>
            <w:rFonts w:ascii="Trebuchet MS" w:hAnsi="Trebuchet MS"/>
            <w:noProof/>
          </w:rPr>
          <w:t xml:space="preserve"> is not good</w:t>
        </w:r>
      </w:ins>
      <w:r w:rsidRPr="00A13363">
        <w:rPr>
          <w:rFonts w:ascii="Trebuchet MS" w:hAnsi="Trebuchet MS"/>
          <w:noProof/>
        </w:rPr>
        <w:t xml:space="preserve">. </w:t>
      </w:r>
      <w:r w:rsidRPr="00A13363">
        <w:rPr>
          <w:rFonts w:ascii="Trebuchet MS" w:hAnsi="Trebuchet MS"/>
          <w:b/>
          <w:noProof/>
        </w:rPr>
        <w:t xml:space="preserve">18:18 </w:t>
      </w:r>
      <w:r w:rsidRPr="00A13363">
        <w:rPr>
          <w:rFonts w:ascii="Trebuchet MS" w:hAnsi="Trebuchet MS"/>
          <w:noProof/>
        </w:rPr>
        <w:t xml:space="preserve">You will surely wear out, both you and this people who are with you, because this </w:t>
      </w:r>
      <w:del w:id="144" w:author="Author">
        <w:r w:rsidRPr="00A13363">
          <w:rPr>
            <w:rFonts w:ascii="Trebuchet MS" w:hAnsi="Trebuchet MS"/>
            <w:noProof/>
          </w:rPr>
          <w:delText xml:space="preserve">business </w:delText>
        </w:r>
      </w:del>
      <w:r w:rsidRPr="00A13363">
        <w:rPr>
          <w:rFonts w:ascii="Trebuchet MS" w:hAnsi="Trebuchet MS"/>
          <w:noProof/>
        </w:rPr>
        <w:t>is too big a load for you</w:t>
      </w:r>
      <w:del w:id="145" w:author="Author">
        <w:r w:rsidRPr="00A13363">
          <w:rPr>
            <w:rFonts w:ascii="Trebuchet MS" w:hAnsi="Trebuchet MS"/>
            <w:noProof/>
          </w:rPr>
          <w:delText>. You are unable to do</w:delText>
        </w:r>
      </w:del>
      <w:ins w:id="146" w:author="Author">
        <w:r w:rsidRPr="00A13363">
          <w:rPr>
            <w:rFonts w:ascii="Trebuchet MS" w:hAnsi="Trebuchet MS"/>
            <w:noProof/>
          </w:rPr>
          <w:t xml:space="preserve"> and you cannot carry</w:t>
        </w:r>
      </w:ins>
      <w:r w:rsidRPr="00A13363">
        <w:rPr>
          <w:rFonts w:ascii="Trebuchet MS" w:hAnsi="Trebuchet MS"/>
          <w:noProof/>
        </w:rPr>
        <w:t xml:space="preserve"> it by yourself. </w:t>
      </w:r>
      <w:r w:rsidRPr="00A13363">
        <w:rPr>
          <w:rFonts w:ascii="Trebuchet MS" w:hAnsi="Trebuchet MS"/>
          <w:b/>
          <w:noProof/>
        </w:rPr>
        <w:t xml:space="preserve">18:19 </w:t>
      </w:r>
      <w:r w:rsidRPr="00A13363">
        <w:rPr>
          <w:rFonts w:ascii="Trebuchet MS" w:hAnsi="Trebuchet MS"/>
          <w:noProof/>
        </w:rPr>
        <w:t xml:space="preserve">Now listen to </w:t>
      </w:r>
      <w:del w:id="147" w:author="Author">
        <w:r w:rsidRPr="00A13363">
          <w:rPr>
            <w:rFonts w:ascii="Trebuchet MS" w:hAnsi="Trebuchet MS"/>
            <w:noProof/>
          </w:rPr>
          <w:delText>my voice</w:delText>
        </w:r>
      </w:del>
      <w:ins w:id="148" w:author="Author">
        <w:r w:rsidRPr="00A13363">
          <w:rPr>
            <w:rFonts w:ascii="Trebuchet MS" w:hAnsi="Trebuchet MS"/>
            <w:noProof/>
          </w:rPr>
          <w:t>me</w:t>
        </w:r>
      </w:ins>
      <w:r w:rsidRPr="00A13363">
        <w:rPr>
          <w:rFonts w:ascii="Trebuchet MS" w:hAnsi="Trebuchet MS"/>
          <w:noProof/>
        </w:rPr>
        <w:t xml:space="preserve">. I </w:t>
      </w:r>
      <w:del w:id="149" w:author="Author">
        <w:r w:rsidRPr="00A13363">
          <w:rPr>
            <w:rFonts w:ascii="Trebuchet MS" w:hAnsi="Trebuchet MS"/>
            <w:noProof/>
          </w:rPr>
          <w:delText>shall advise</w:delText>
        </w:r>
      </w:del>
      <w:ins w:id="150" w:author="Author">
        <w:r w:rsidRPr="00A13363">
          <w:rPr>
            <w:rFonts w:ascii="Trebuchet MS" w:hAnsi="Trebuchet MS"/>
            <w:noProof/>
          </w:rPr>
          <w:t>will give</w:t>
        </w:r>
      </w:ins>
      <w:r w:rsidRPr="00A13363">
        <w:rPr>
          <w:rFonts w:ascii="Trebuchet MS" w:hAnsi="Trebuchet MS"/>
          <w:noProof/>
        </w:rPr>
        <w:t xml:space="preserve"> you</w:t>
      </w:r>
      <w:ins w:id="151" w:author="Author">
        <w:r w:rsidRPr="00A13363">
          <w:rPr>
            <w:rFonts w:ascii="Trebuchet MS" w:hAnsi="Trebuchet MS"/>
            <w:noProof/>
          </w:rPr>
          <w:t xml:space="preserve"> advice</w:t>
        </w:r>
      </w:ins>
      <w:r w:rsidRPr="00A13363">
        <w:rPr>
          <w:rFonts w:ascii="Trebuchet MS" w:hAnsi="Trebuchet MS"/>
          <w:noProof/>
        </w:rPr>
        <w:t xml:space="preserve">, and God will </w:t>
      </w:r>
      <w:del w:id="152" w:author="Author">
        <w:r w:rsidRPr="00A13363">
          <w:rPr>
            <w:rFonts w:ascii="Trebuchet MS" w:hAnsi="Trebuchet MS"/>
            <w:noProof/>
          </w:rPr>
          <w:delText xml:space="preserve">prove to </w:delText>
        </w:r>
      </w:del>
      <w:r w:rsidRPr="00A13363">
        <w:rPr>
          <w:rFonts w:ascii="Trebuchet MS" w:hAnsi="Trebuchet MS"/>
          <w:noProof/>
        </w:rPr>
        <w:t>be with you. You</w:t>
      </w:r>
      <w:del w:id="153" w:author="Author">
        <w:r w:rsidRPr="00A13363">
          <w:rPr>
            <w:rFonts w:ascii="Trebuchet MS" w:hAnsi="Trebuchet MS"/>
            <w:noProof/>
          </w:rPr>
          <w:delText xml:space="preserve"> yourself</w:delText>
        </w:r>
      </w:del>
      <w:r w:rsidRPr="00A13363">
        <w:rPr>
          <w:rFonts w:ascii="Trebuchet MS" w:hAnsi="Trebuchet MS"/>
          <w:noProof/>
        </w:rPr>
        <w:t xml:space="preserve"> serve as representative for the people before the true God, and you </w:t>
      </w:r>
      <w:del w:id="154" w:author="Author">
        <w:r w:rsidRPr="00A13363">
          <w:rPr>
            <w:rFonts w:ascii="Trebuchet MS" w:hAnsi="Trebuchet MS"/>
            <w:noProof/>
          </w:rPr>
          <w:delText xml:space="preserve">yourself </w:delText>
        </w:r>
      </w:del>
      <w:r w:rsidRPr="00A13363">
        <w:rPr>
          <w:rFonts w:ascii="Trebuchet MS" w:hAnsi="Trebuchet MS"/>
          <w:noProof/>
        </w:rPr>
        <w:t xml:space="preserve">must bring the cases to the true God. </w:t>
      </w:r>
      <w:r w:rsidRPr="00A13363">
        <w:rPr>
          <w:rFonts w:ascii="Trebuchet MS" w:hAnsi="Trebuchet MS"/>
          <w:b/>
          <w:noProof/>
        </w:rPr>
        <w:t xml:space="preserve">18:20 </w:t>
      </w:r>
      <w:del w:id="155" w:author="Author">
        <w:r w:rsidRPr="00A13363">
          <w:rPr>
            <w:rFonts w:ascii="Trebuchet MS" w:hAnsi="Trebuchet MS"/>
            <w:noProof/>
          </w:rPr>
          <w:delText>And you must</w:delText>
        </w:r>
      </w:del>
      <w:ins w:id="156" w:author="Author">
        <w:r w:rsidRPr="00A13363">
          <w:rPr>
            <w:rFonts w:ascii="Trebuchet MS" w:hAnsi="Trebuchet MS"/>
            <w:noProof/>
          </w:rPr>
          <w:t>You should</w:t>
        </w:r>
      </w:ins>
      <w:r w:rsidRPr="00A13363">
        <w:rPr>
          <w:rFonts w:ascii="Trebuchet MS" w:hAnsi="Trebuchet MS"/>
          <w:noProof/>
        </w:rPr>
        <w:t xml:space="preserve"> warn them </w:t>
      </w:r>
      <w:del w:id="157" w:author="Author">
        <w:r w:rsidRPr="00A13363">
          <w:rPr>
            <w:rFonts w:ascii="Trebuchet MS" w:hAnsi="Trebuchet MS"/>
            <w:noProof/>
          </w:rPr>
          <w:delText>of</w:delText>
        </w:r>
      </w:del>
      <w:ins w:id="158" w:author="Author">
        <w:r w:rsidRPr="00A13363">
          <w:rPr>
            <w:rFonts w:ascii="Trebuchet MS" w:hAnsi="Trebuchet MS"/>
            <w:noProof/>
          </w:rPr>
          <w:t>about</w:t>
        </w:r>
      </w:ins>
      <w:r w:rsidRPr="00A13363">
        <w:rPr>
          <w:rFonts w:ascii="Trebuchet MS" w:hAnsi="Trebuchet MS"/>
          <w:noProof/>
        </w:rPr>
        <w:t xml:space="preserve"> what the regulations and the laws are</w:t>
      </w:r>
      <w:del w:id="159" w:author="Author">
        <w:r w:rsidRPr="00A13363">
          <w:rPr>
            <w:rFonts w:ascii="Trebuchet MS" w:hAnsi="Trebuchet MS"/>
            <w:noProof/>
          </w:rPr>
          <w:delText>,</w:delText>
        </w:r>
      </w:del>
      <w:r w:rsidRPr="00A13363">
        <w:rPr>
          <w:rFonts w:ascii="Trebuchet MS" w:hAnsi="Trebuchet MS"/>
          <w:noProof/>
        </w:rPr>
        <w:t xml:space="preserve"> and</w:t>
      </w:r>
      <w:del w:id="160" w:author="Author">
        <w:r w:rsidRPr="00A13363">
          <w:rPr>
            <w:rFonts w:ascii="Trebuchet MS" w:hAnsi="Trebuchet MS"/>
            <w:noProof/>
          </w:rPr>
          <w:delText xml:space="preserve"> you must</w:delText>
        </w:r>
      </w:del>
      <w:r w:rsidRPr="00A13363">
        <w:rPr>
          <w:rFonts w:ascii="Trebuchet MS" w:hAnsi="Trebuchet MS"/>
          <w:noProof/>
        </w:rPr>
        <w:t xml:space="preserve"> make known to them the way in which they should walk and the work that they should do. </w:t>
      </w:r>
      <w:r w:rsidRPr="00A13363">
        <w:rPr>
          <w:rFonts w:ascii="Trebuchet MS" w:hAnsi="Trebuchet MS"/>
          <w:b/>
          <w:noProof/>
        </w:rPr>
        <w:t xml:space="preserve">18:21 </w:t>
      </w:r>
      <w:r w:rsidRPr="00A13363">
        <w:rPr>
          <w:rFonts w:ascii="Trebuchet MS" w:hAnsi="Trebuchet MS"/>
          <w:noProof/>
        </w:rPr>
        <w:t xml:space="preserve">But you </w:t>
      </w:r>
      <w:del w:id="161" w:author="Author">
        <w:r w:rsidRPr="00A13363">
          <w:rPr>
            <w:rFonts w:ascii="Trebuchet MS" w:hAnsi="Trebuchet MS"/>
            <w:noProof/>
          </w:rPr>
          <w:delText xml:space="preserve">yourself </w:delText>
        </w:r>
      </w:del>
      <w:r w:rsidRPr="00A13363">
        <w:rPr>
          <w:rFonts w:ascii="Trebuchet MS" w:hAnsi="Trebuchet MS"/>
          <w:noProof/>
        </w:rPr>
        <w:t xml:space="preserve">should select </w:t>
      </w:r>
      <w:del w:id="162" w:author="Author">
        <w:r w:rsidRPr="00A13363">
          <w:rPr>
            <w:rFonts w:ascii="Trebuchet MS" w:hAnsi="Trebuchet MS"/>
            <w:noProof/>
          </w:rPr>
          <w:delText>out of all</w:delText>
        </w:r>
      </w:del>
      <w:ins w:id="163" w:author="Author">
        <w:r w:rsidRPr="00A13363">
          <w:rPr>
            <w:rFonts w:ascii="Trebuchet MS" w:hAnsi="Trebuchet MS"/>
            <w:noProof/>
          </w:rPr>
          <w:t>from</w:t>
        </w:r>
      </w:ins>
      <w:r w:rsidRPr="00A13363">
        <w:rPr>
          <w:rFonts w:ascii="Trebuchet MS" w:hAnsi="Trebuchet MS"/>
          <w:noProof/>
        </w:rPr>
        <w:t xml:space="preserve"> the people capable men</w:t>
      </w:r>
      <w:del w:id="164" w:author="Author">
        <w:r w:rsidRPr="00A13363">
          <w:rPr>
            <w:rFonts w:ascii="Trebuchet MS" w:hAnsi="Trebuchet MS"/>
            <w:noProof/>
          </w:rPr>
          <w:delText>,</w:delText>
        </w:r>
      </w:del>
      <w:r w:rsidRPr="00A13363">
        <w:rPr>
          <w:rFonts w:ascii="Trebuchet MS" w:hAnsi="Trebuchet MS"/>
          <w:noProof/>
        </w:rPr>
        <w:t xml:space="preserve"> fearing God, trustworthy men</w:t>
      </w:r>
      <w:del w:id="165" w:author="Author">
        <w:r w:rsidRPr="00A13363">
          <w:rPr>
            <w:rFonts w:ascii="Trebuchet MS" w:hAnsi="Trebuchet MS"/>
            <w:noProof/>
          </w:rPr>
          <w:delText>,</w:delText>
        </w:r>
      </w:del>
      <w:r w:rsidRPr="00A13363">
        <w:rPr>
          <w:rFonts w:ascii="Trebuchet MS" w:hAnsi="Trebuchet MS"/>
          <w:noProof/>
        </w:rPr>
        <w:t xml:space="preserve"> hating </w:t>
      </w:r>
      <w:del w:id="166" w:author="Author">
        <w:r w:rsidRPr="00A13363">
          <w:rPr>
            <w:rFonts w:ascii="Trebuchet MS" w:hAnsi="Trebuchet MS"/>
            <w:noProof/>
          </w:rPr>
          <w:delText>unjust</w:delText>
        </w:r>
      </w:del>
      <w:ins w:id="167" w:author="Author">
        <w:r w:rsidRPr="00A13363">
          <w:rPr>
            <w:rFonts w:ascii="Trebuchet MS" w:hAnsi="Trebuchet MS"/>
            <w:noProof/>
          </w:rPr>
          <w:t>dishonest</w:t>
        </w:r>
      </w:ins>
      <w:r w:rsidRPr="00A13363">
        <w:rPr>
          <w:rFonts w:ascii="Trebuchet MS" w:hAnsi="Trebuchet MS"/>
          <w:noProof/>
        </w:rPr>
        <w:t xml:space="preserve"> profit</w:t>
      </w:r>
      <w:del w:id="168" w:author="Author">
        <w:r w:rsidRPr="00A13363">
          <w:rPr>
            <w:rFonts w:ascii="Trebuchet MS" w:hAnsi="Trebuchet MS"/>
            <w:noProof/>
          </w:rPr>
          <w:delText>;</w:delText>
        </w:r>
      </w:del>
      <w:ins w:id="169" w:author="Author">
        <w:r w:rsidRPr="00A13363">
          <w:rPr>
            <w:rFonts w:ascii="Trebuchet MS" w:hAnsi="Trebuchet MS"/>
            <w:noProof/>
          </w:rPr>
          <w:t>,</w:t>
        </w:r>
      </w:ins>
      <w:r w:rsidRPr="00A13363">
        <w:rPr>
          <w:rFonts w:ascii="Trebuchet MS" w:hAnsi="Trebuchet MS"/>
          <w:noProof/>
        </w:rPr>
        <w:t xml:space="preserve"> and </w:t>
      </w:r>
      <w:del w:id="170" w:author="Author">
        <w:r w:rsidRPr="00A13363">
          <w:rPr>
            <w:rFonts w:ascii="Trebuchet MS" w:hAnsi="Trebuchet MS"/>
            <w:noProof/>
          </w:rPr>
          <w:delText>you must set</w:delText>
        </w:r>
      </w:del>
      <w:ins w:id="171" w:author="Author">
        <w:r w:rsidRPr="00A13363">
          <w:rPr>
            <w:rFonts w:ascii="Trebuchet MS" w:hAnsi="Trebuchet MS"/>
            <w:noProof/>
          </w:rPr>
          <w:t>appoint</w:t>
        </w:r>
      </w:ins>
      <w:r w:rsidRPr="00A13363">
        <w:rPr>
          <w:rFonts w:ascii="Trebuchet MS" w:hAnsi="Trebuchet MS"/>
          <w:noProof/>
        </w:rPr>
        <w:t xml:space="preserve"> these over them as chiefs over thousands, chiefs over hundreds, chiefs over fifties</w:t>
      </w:r>
      <w:ins w:id="172" w:author="Author">
        <w:r w:rsidRPr="00A13363">
          <w:rPr>
            <w:rFonts w:ascii="Trebuchet MS" w:hAnsi="Trebuchet MS"/>
            <w:noProof/>
          </w:rPr>
          <w:t>,</w:t>
        </w:r>
      </w:ins>
      <w:r w:rsidRPr="00A13363">
        <w:rPr>
          <w:rFonts w:ascii="Trebuchet MS" w:hAnsi="Trebuchet MS"/>
          <w:noProof/>
        </w:rPr>
        <w:t xml:space="preserve"> and chiefs over tens. </w:t>
      </w:r>
      <w:r w:rsidRPr="00A13363">
        <w:rPr>
          <w:rFonts w:ascii="Trebuchet MS" w:hAnsi="Trebuchet MS"/>
          <w:b/>
          <w:noProof/>
        </w:rPr>
        <w:t xml:space="preserve">18:22 </w:t>
      </w:r>
      <w:del w:id="173" w:author="Author">
        <w:r w:rsidRPr="00A13363">
          <w:rPr>
            <w:rFonts w:ascii="Trebuchet MS" w:hAnsi="Trebuchet MS"/>
            <w:noProof/>
          </w:rPr>
          <w:delText>And they must</w:delText>
        </w:r>
      </w:del>
      <w:ins w:id="174" w:author="Author">
        <w:r w:rsidRPr="00A13363">
          <w:rPr>
            <w:rFonts w:ascii="Trebuchet MS" w:hAnsi="Trebuchet MS"/>
            <w:noProof/>
          </w:rPr>
          <w:t>They should</w:t>
        </w:r>
      </w:ins>
      <w:r w:rsidRPr="00A13363">
        <w:rPr>
          <w:rFonts w:ascii="Trebuchet MS" w:hAnsi="Trebuchet MS"/>
          <w:noProof/>
        </w:rPr>
        <w:t xml:space="preserve"> judge the people </w:t>
      </w:r>
      <w:del w:id="175" w:author="Author">
        <w:r w:rsidRPr="00A13363">
          <w:rPr>
            <w:rFonts w:ascii="Trebuchet MS" w:hAnsi="Trebuchet MS"/>
            <w:noProof/>
          </w:rPr>
          <w:delText>on every proper occasion;</w:delText>
        </w:r>
      </w:del>
      <w:ins w:id="176" w:author="Author">
        <w:r w:rsidRPr="00A13363">
          <w:rPr>
            <w:rFonts w:ascii="Trebuchet MS" w:hAnsi="Trebuchet MS"/>
            <w:noProof/>
          </w:rPr>
          <w:t>when cases arise,</w:t>
        </w:r>
        <w:r w:rsidRPr="00A13363">
          <w:rPr>
            <w:rStyle w:val="FootnoteReference"/>
            <w:rFonts w:ascii="Trebuchet MS" w:hAnsi="Trebuchet MS"/>
            <w:noProof/>
          </w:rPr>
          <w:footnoteReference w:id="4"/>
        </w:r>
      </w:ins>
      <w:r w:rsidRPr="00A13363">
        <w:rPr>
          <w:rFonts w:ascii="Trebuchet MS" w:hAnsi="Trebuchet MS"/>
          <w:noProof/>
        </w:rPr>
        <w:t xml:space="preserve"> and </w:t>
      </w:r>
      <w:del w:id="179" w:author="Author">
        <w:r w:rsidRPr="00A13363">
          <w:rPr>
            <w:rFonts w:ascii="Trebuchet MS" w:hAnsi="Trebuchet MS"/>
            <w:noProof/>
          </w:rPr>
          <w:delText xml:space="preserve">it must occur that every big case </w:delText>
        </w:r>
      </w:del>
      <w:r w:rsidRPr="00A13363">
        <w:rPr>
          <w:rFonts w:ascii="Trebuchet MS" w:hAnsi="Trebuchet MS"/>
          <w:noProof/>
        </w:rPr>
        <w:t xml:space="preserve">they will bring </w:t>
      </w:r>
      <w:ins w:id="180" w:author="Author">
        <w:r w:rsidRPr="00A13363">
          <w:rPr>
            <w:rFonts w:ascii="Trebuchet MS" w:hAnsi="Trebuchet MS"/>
            <w:noProof/>
          </w:rPr>
          <w:t xml:space="preserve">every difficult case </w:t>
        </w:r>
      </w:ins>
      <w:r w:rsidRPr="00A13363">
        <w:rPr>
          <w:rFonts w:ascii="Trebuchet MS" w:hAnsi="Trebuchet MS"/>
          <w:noProof/>
        </w:rPr>
        <w:t xml:space="preserve">to you, but every </w:t>
      </w:r>
      <w:del w:id="181" w:author="Author">
        <w:r w:rsidRPr="00A13363">
          <w:rPr>
            <w:rFonts w:ascii="Trebuchet MS" w:hAnsi="Trebuchet MS"/>
            <w:noProof/>
          </w:rPr>
          <w:delText>small</w:delText>
        </w:r>
      </w:del>
      <w:ins w:id="182" w:author="Author">
        <w:r w:rsidRPr="00A13363">
          <w:rPr>
            <w:rFonts w:ascii="Trebuchet MS" w:hAnsi="Trebuchet MS"/>
            <w:noProof/>
          </w:rPr>
          <w:t>minor</w:t>
        </w:r>
      </w:ins>
      <w:r w:rsidRPr="00A13363">
        <w:rPr>
          <w:rFonts w:ascii="Trebuchet MS" w:hAnsi="Trebuchet MS"/>
          <w:noProof/>
        </w:rPr>
        <w:t xml:space="preserve"> case they </w:t>
      </w:r>
      <w:del w:id="183" w:author="Author">
        <w:r w:rsidRPr="00A13363">
          <w:rPr>
            <w:rFonts w:ascii="Trebuchet MS" w:hAnsi="Trebuchet MS"/>
            <w:noProof/>
          </w:rPr>
          <w:delText xml:space="preserve">themselves </w:delText>
        </w:r>
      </w:del>
      <w:r w:rsidRPr="00A13363">
        <w:rPr>
          <w:rFonts w:ascii="Trebuchet MS" w:hAnsi="Trebuchet MS"/>
          <w:noProof/>
        </w:rPr>
        <w:t xml:space="preserve">will </w:t>
      </w:r>
      <w:del w:id="184" w:author="Author">
        <w:r w:rsidRPr="00A13363">
          <w:rPr>
            <w:rFonts w:ascii="Trebuchet MS" w:hAnsi="Trebuchet MS"/>
            <w:noProof/>
          </w:rPr>
          <w:delText>handle as judges. So make</w:delText>
        </w:r>
      </w:del>
      <w:ins w:id="185" w:author="Author">
        <w:r w:rsidRPr="00A13363">
          <w:rPr>
            <w:rFonts w:ascii="Trebuchet MS" w:hAnsi="Trebuchet MS"/>
            <w:noProof/>
          </w:rPr>
          <w:t>decide. Make</w:t>
        </w:r>
      </w:ins>
      <w:r w:rsidRPr="00A13363">
        <w:rPr>
          <w:rFonts w:ascii="Trebuchet MS" w:hAnsi="Trebuchet MS"/>
          <w:noProof/>
        </w:rPr>
        <w:t xml:space="preserve"> it </w:t>
      </w:r>
      <w:del w:id="186" w:author="Author">
        <w:r w:rsidRPr="00A13363">
          <w:rPr>
            <w:rFonts w:ascii="Trebuchet MS" w:hAnsi="Trebuchet MS"/>
            <w:noProof/>
          </w:rPr>
          <w:delText>lighter</w:delText>
        </w:r>
      </w:del>
      <w:ins w:id="187" w:author="Author">
        <w:r w:rsidRPr="00A13363">
          <w:rPr>
            <w:rFonts w:ascii="Trebuchet MS" w:hAnsi="Trebuchet MS"/>
            <w:noProof/>
          </w:rPr>
          <w:t>easier</w:t>
        </w:r>
      </w:ins>
      <w:r w:rsidRPr="00A13363">
        <w:rPr>
          <w:rFonts w:ascii="Trebuchet MS" w:hAnsi="Trebuchet MS"/>
          <w:noProof/>
        </w:rPr>
        <w:t xml:space="preserve"> for yourself</w:t>
      </w:r>
      <w:del w:id="188" w:author="Author">
        <w:r w:rsidRPr="00A13363">
          <w:rPr>
            <w:rFonts w:ascii="Trebuchet MS" w:hAnsi="Trebuchet MS"/>
            <w:noProof/>
          </w:rPr>
          <w:delText>, and they must carry</w:delText>
        </w:r>
      </w:del>
      <w:ins w:id="189" w:author="Author">
        <w:r w:rsidRPr="00A13363">
          <w:rPr>
            <w:rFonts w:ascii="Trebuchet MS" w:hAnsi="Trebuchet MS"/>
            <w:noProof/>
          </w:rPr>
          <w:t xml:space="preserve"> by letting them share</w:t>
        </w:r>
      </w:ins>
      <w:r w:rsidRPr="00A13363">
        <w:rPr>
          <w:rFonts w:ascii="Trebuchet MS" w:hAnsi="Trebuchet MS"/>
          <w:noProof/>
        </w:rPr>
        <w:t xml:space="preserve"> the load </w:t>
      </w:r>
      <w:ins w:id="190" w:author="Author">
        <w:r w:rsidRPr="00A13363">
          <w:rPr>
            <w:rFonts w:ascii="Trebuchet MS" w:hAnsi="Trebuchet MS"/>
            <w:noProof/>
          </w:rPr>
          <w:t xml:space="preserve">along </w:t>
        </w:r>
      </w:ins>
      <w:r w:rsidRPr="00A13363">
        <w:rPr>
          <w:rFonts w:ascii="Trebuchet MS" w:hAnsi="Trebuchet MS"/>
          <w:noProof/>
        </w:rPr>
        <w:t xml:space="preserve">with you. </w:t>
      </w:r>
      <w:r w:rsidRPr="00A13363">
        <w:rPr>
          <w:rFonts w:ascii="Trebuchet MS" w:hAnsi="Trebuchet MS"/>
          <w:b/>
          <w:noProof/>
        </w:rPr>
        <w:t xml:space="preserve">18:23 </w:t>
      </w:r>
      <w:r w:rsidRPr="00A13363">
        <w:rPr>
          <w:rFonts w:ascii="Trebuchet MS" w:hAnsi="Trebuchet MS"/>
          <w:noProof/>
        </w:rPr>
        <w:t>If you do this</w:t>
      </w:r>
      <w:del w:id="191" w:author="Author">
        <w:r w:rsidRPr="00A13363">
          <w:rPr>
            <w:rFonts w:ascii="Trebuchet MS" w:hAnsi="Trebuchet MS"/>
            <w:noProof/>
          </w:rPr>
          <w:delText xml:space="preserve"> very thing</w:delText>
        </w:r>
      </w:del>
      <w:r w:rsidRPr="00A13363">
        <w:rPr>
          <w:rFonts w:ascii="Trebuchet MS" w:hAnsi="Trebuchet MS"/>
          <w:noProof/>
        </w:rPr>
        <w:t xml:space="preserve">, and God </w:t>
      </w:r>
      <w:del w:id="192" w:author="Author">
        <w:r w:rsidRPr="00A13363">
          <w:rPr>
            <w:rFonts w:ascii="Trebuchet MS" w:hAnsi="Trebuchet MS"/>
            <w:noProof/>
          </w:rPr>
          <w:delText>has commanded</w:delText>
        </w:r>
      </w:del>
      <w:ins w:id="193" w:author="Author">
        <w:r w:rsidRPr="00A13363">
          <w:rPr>
            <w:rFonts w:ascii="Trebuchet MS" w:hAnsi="Trebuchet MS"/>
            <w:noProof/>
          </w:rPr>
          <w:t>so commands</w:t>
        </w:r>
      </w:ins>
      <w:r w:rsidRPr="00A13363">
        <w:rPr>
          <w:rFonts w:ascii="Trebuchet MS" w:hAnsi="Trebuchet MS"/>
          <w:noProof/>
        </w:rPr>
        <w:t xml:space="preserve"> you, you will </w:t>
      </w:r>
      <w:del w:id="194" w:author="Author">
        <w:r w:rsidRPr="00A13363">
          <w:rPr>
            <w:rFonts w:ascii="Trebuchet MS" w:hAnsi="Trebuchet MS"/>
            <w:noProof/>
          </w:rPr>
          <w:delText xml:space="preserve">then certainly </w:delText>
        </w:r>
      </w:del>
      <w:r w:rsidRPr="00A13363">
        <w:rPr>
          <w:rFonts w:ascii="Trebuchet MS" w:hAnsi="Trebuchet MS"/>
          <w:noProof/>
        </w:rPr>
        <w:t xml:space="preserve">be able to stand </w:t>
      </w:r>
      <w:del w:id="195" w:author="Author">
        <w:r w:rsidRPr="00A13363">
          <w:rPr>
            <w:rFonts w:ascii="Trebuchet MS" w:hAnsi="Trebuchet MS"/>
            <w:noProof/>
          </w:rPr>
          <w:delText>it</w:delText>
        </w:r>
      </w:del>
      <w:ins w:id="196" w:author="Author">
        <w:r w:rsidRPr="00A13363">
          <w:rPr>
            <w:rFonts w:ascii="Trebuchet MS" w:hAnsi="Trebuchet MS"/>
            <w:noProof/>
          </w:rPr>
          <w:t>the strain,</w:t>
        </w:r>
      </w:ins>
      <w:r w:rsidRPr="00A13363">
        <w:rPr>
          <w:rFonts w:ascii="Trebuchet MS" w:hAnsi="Trebuchet MS"/>
          <w:noProof/>
        </w:rPr>
        <w:t xml:space="preserve"> and</w:t>
      </w:r>
      <w:del w:id="197" w:author="Author">
        <w:r w:rsidRPr="00A13363">
          <w:rPr>
            <w:rFonts w:ascii="Trebuchet MS" w:hAnsi="Trebuchet MS"/>
            <w:noProof/>
          </w:rPr>
          <w:delText>, besides, this people</w:delText>
        </w:r>
      </w:del>
      <w:ins w:id="198" w:author="Author">
        <w:r w:rsidRPr="00A13363">
          <w:rPr>
            <w:rFonts w:ascii="Trebuchet MS" w:hAnsi="Trebuchet MS"/>
            <w:noProof/>
          </w:rPr>
          <w:t xml:space="preserve"> everyone</w:t>
        </w:r>
      </w:ins>
      <w:r w:rsidRPr="00A13363">
        <w:rPr>
          <w:rFonts w:ascii="Trebuchet MS" w:hAnsi="Trebuchet MS"/>
          <w:noProof/>
        </w:rPr>
        <w:t xml:space="preserve"> will </w:t>
      </w:r>
      <w:del w:id="199" w:author="Author">
        <w:r w:rsidRPr="00A13363">
          <w:rPr>
            <w:rFonts w:ascii="Trebuchet MS" w:hAnsi="Trebuchet MS"/>
            <w:noProof/>
          </w:rPr>
          <w:delText>all come to their own place in peace</w:delText>
        </w:r>
      </w:del>
      <w:ins w:id="200" w:author="Author">
        <w:r w:rsidRPr="00A13363">
          <w:rPr>
            <w:rFonts w:ascii="Trebuchet MS" w:hAnsi="Trebuchet MS"/>
            <w:noProof/>
          </w:rPr>
          <w:t>go home satisfied</w:t>
        </w:r>
      </w:ins>
      <w:r w:rsidRPr="00A13363">
        <w:rPr>
          <w:rFonts w:ascii="Trebuchet MS" w:hAnsi="Trebuchet MS"/>
          <w:noProof/>
        </w:rPr>
        <w:t>.”</w:t>
      </w:r>
    </w:p>
    <w:p w:rsidR="00DE198A" w:rsidRPr="00A13363" w:rsidRDefault="00DE198A" w:rsidP="00DE198A">
      <w:pPr>
        <w:rPr>
          <w:rFonts w:ascii="Trebuchet MS" w:hAnsi="Trebuchet MS"/>
          <w:noProof/>
        </w:rPr>
      </w:pPr>
      <w:r w:rsidRPr="00A13363">
        <w:rPr>
          <w:rFonts w:ascii="Trebuchet MS" w:hAnsi="Trebuchet MS"/>
          <w:b/>
        </w:rPr>
        <w:t xml:space="preserve">18:24 </w:t>
      </w:r>
      <w:del w:id="201" w:author="Author">
        <w:r w:rsidRPr="00A13363">
          <w:rPr>
            <w:rFonts w:ascii="Trebuchet MS" w:hAnsi="Trebuchet MS"/>
            <w:noProof/>
          </w:rPr>
          <w:delText xml:space="preserve">Immediately </w:delText>
        </w:r>
      </w:del>
      <w:r w:rsidRPr="00A13363">
        <w:rPr>
          <w:rFonts w:ascii="Trebuchet MS" w:hAnsi="Trebuchet MS"/>
          <w:noProof/>
        </w:rPr>
        <w:t xml:space="preserve">Moses </w:t>
      </w:r>
      <w:ins w:id="202" w:author="Author">
        <w:r w:rsidRPr="00A13363">
          <w:rPr>
            <w:rFonts w:ascii="Trebuchet MS" w:hAnsi="Trebuchet MS"/>
            <w:noProof/>
          </w:rPr>
          <w:t xml:space="preserve">immediately </w:t>
        </w:r>
      </w:ins>
      <w:r w:rsidRPr="00A13363">
        <w:rPr>
          <w:rFonts w:ascii="Trebuchet MS" w:hAnsi="Trebuchet MS"/>
          <w:noProof/>
        </w:rPr>
        <w:t xml:space="preserve">listened to </w:t>
      </w:r>
      <w:del w:id="203" w:author="Author">
        <w:r w:rsidRPr="00A13363">
          <w:rPr>
            <w:rFonts w:ascii="Trebuchet MS" w:hAnsi="Trebuchet MS"/>
            <w:noProof/>
          </w:rPr>
          <w:delText xml:space="preserve">the voice of </w:delText>
        </w:r>
      </w:del>
      <w:r w:rsidRPr="00A13363">
        <w:rPr>
          <w:rFonts w:ascii="Trebuchet MS" w:hAnsi="Trebuchet MS"/>
          <w:noProof/>
        </w:rPr>
        <w:t xml:space="preserve">his father-in-law and did all that he had said. </w:t>
      </w:r>
      <w:r w:rsidRPr="00A13363">
        <w:rPr>
          <w:rFonts w:ascii="Trebuchet MS" w:hAnsi="Trebuchet MS"/>
          <w:b/>
          <w:noProof/>
        </w:rPr>
        <w:t xml:space="preserve">18:25 </w:t>
      </w:r>
      <w:del w:id="204" w:author="Author">
        <w:r w:rsidRPr="00A13363">
          <w:rPr>
            <w:rFonts w:ascii="Trebuchet MS" w:hAnsi="Trebuchet MS"/>
            <w:noProof/>
          </w:rPr>
          <w:delText xml:space="preserve">And </w:delText>
        </w:r>
      </w:del>
      <w:r w:rsidRPr="00A13363">
        <w:rPr>
          <w:rFonts w:ascii="Trebuchet MS" w:hAnsi="Trebuchet MS"/>
          <w:noProof/>
        </w:rPr>
        <w:t xml:space="preserve">Moses </w:t>
      </w:r>
      <w:del w:id="205" w:author="Author">
        <w:r w:rsidRPr="00A13363">
          <w:rPr>
            <w:rFonts w:ascii="Trebuchet MS" w:hAnsi="Trebuchet MS"/>
            <w:noProof/>
          </w:rPr>
          <w:delText>proceeded to choose</w:delText>
        </w:r>
      </w:del>
      <w:ins w:id="206" w:author="Author">
        <w:r w:rsidRPr="00A13363">
          <w:rPr>
            <w:rFonts w:ascii="Trebuchet MS" w:hAnsi="Trebuchet MS"/>
            <w:noProof/>
          </w:rPr>
          <w:t>chose</w:t>
        </w:r>
      </w:ins>
      <w:r w:rsidRPr="00A13363">
        <w:rPr>
          <w:rFonts w:ascii="Trebuchet MS" w:hAnsi="Trebuchet MS"/>
          <w:noProof/>
        </w:rPr>
        <w:t xml:space="preserve"> capable men out of all Israel and </w:t>
      </w:r>
      <w:del w:id="207" w:author="Author">
        <w:r w:rsidRPr="00A13363">
          <w:rPr>
            <w:rFonts w:ascii="Trebuchet MS" w:hAnsi="Trebuchet MS"/>
            <w:noProof/>
          </w:rPr>
          <w:delText>to give</w:delText>
        </w:r>
      </w:del>
      <w:ins w:id="208" w:author="Author">
        <w:r w:rsidRPr="00A13363">
          <w:rPr>
            <w:rFonts w:ascii="Trebuchet MS" w:hAnsi="Trebuchet MS"/>
            <w:noProof/>
          </w:rPr>
          <w:t>appointed</w:t>
        </w:r>
      </w:ins>
      <w:r w:rsidRPr="00A13363">
        <w:rPr>
          <w:rFonts w:ascii="Trebuchet MS" w:hAnsi="Trebuchet MS"/>
          <w:noProof/>
        </w:rPr>
        <w:t xml:space="preserve"> them</w:t>
      </w:r>
      <w:del w:id="209" w:author="Author">
        <w:r w:rsidRPr="00A13363">
          <w:rPr>
            <w:rFonts w:ascii="Trebuchet MS" w:hAnsi="Trebuchet MS"/>
            <w:noProof/>
          </w:rPr>
          <w:delText xml:space="preserve"> positions as</w:delText>
        </w:r>
      </w:del>
      <w:r w:rsidRPr="00A13363">
        <w:rPr>
          <w:rFonts w:ascii="Trebuchet MS" w:hAnsi="Trebuchet MS"/>
          <w:noProof/>
        </w:rPr>
        <w:t xml:space="preserve"> heads over the people, as chiefs of thousands, chiefs of hundreds, chiefs of fifties</w:t>
      </w:r>
      <w:ins w:id="210" w:author="Author">
        <w:r w:rsidRPr="00A13363">
          <w:rPr>
            <w:rFonts w:ascii="Trebuchet MS" w:hAnsi="Trebuchet MS"/>
            <w:noProof/>
          </w:rPr>
          <w:t>,</w:t>
        </w:r>
      </w:ins>
      <w:r w:rsidRPr="00A13363">
        <w:rPr>
          <w:rFonts w:ascii="Trebuchet MS" w:hAnsi="Trebuchet MS"/>
          <w:noProof/>
        </w:rPr>
        <w:t xml:space="preserve"> and chiefs of tens. </w:t>
      </w:r>
      <w:r w:rsidRPr="00A13363">
        <w:rPr>
          <w:rFonts w:ascii="Trebuchet MS" w:hAnsi="Trebuchet MS"/>
          <w:b/>
          <w:noProof/>
        </w:rPr>
        <w:t xml:space="preserve">18:26 </w:t>
      </w:r>
      <w:del w:id="211" w:author="Author">
        <w:r w:rsidRPr="00A13363">
          <w:rPr>
            <w:rFonts w:ascii="Trebuchet MS" w:hAnsi="Trebuchet MS"/>
            <w:noProof/>
          </w:rPr>
          <w:delText>And</w:delText>
        </w:r>
      </w:del>
      <w:ins w:id="212" w:author="Author">
        <w:r w:rsidRPr="00A13363">
          <w:rPr>
            <w:rFonts w:ascii="Trebuchet MS" w:hAnsi="Trebuchet MS"/>
            <w:noProof/>
          </w:rPr>
          <w:t>So</w:t>
        </w:r>
      </w:ins>
      <w:r w:rsidRPr="00A13363">
        <w:rPr>
          <w:rFonts w:ascii="Trebuchet MS" w:hAnsi="Trebuchet MS"/>
          <w:noProof/>
        </w:rPr>
        <w:t xml:space="preserve"> they judged the people </w:t>
      </w:r>
      <w:del w:id="213" w:author="Author">
        <w:r w:rsidRPr="00A13363">
          <w:rPr>
            <w:rFonts w:ascii="Trebuchet MS" w:hAnsi="Trebuchet MS"/>
            <w:noProof/>
          </w:rPr>
          <w:delText>on every proper occasion.</w:delText>
        </w:r>
      </w:del>
      <w:ins w:id="214" w:author="Author">
        <w:r w:rsidRPr="00A13363">
          <w:rPr>
            <w:rFonts w:ascii="Trebuchet MS" w:hAnsi="Trebuchet MS"/>
            <w:noProof/>
          </w:rPr>
          <w:t>when cases arose.</w:t>
        </w:r>
      </w:ins>
      <w:r w:rsidRPr="00A13363">
        <w:rPr>
          <w:rFonts w:ascii="Trebuchet MS" w:hAnsi="Trebuchet MS"/>
          <w:noProof/>
        </w:rPr>
        <w:t xml:space="preserve"> A </w:t>
      </w:r>
      <w:del w:id="215" w:author="Author">
        <w:r w:rsidRPr="00A13363">
          <w:rPr>
            <w:rFonts w:ascii="Trebuchet MS" w:hAnsi="Trebuchet MS"/>
            <w:noProof/>
          </w:rPr>
          <w:delText>hard</w:delText>
        </w:r>
      </w:del>
      <w:ins w:id="216" w:author="Author">
        <w:r w:rsidRPr="00A13363">
          <w:rPr>
            <w:rFonts w:ascii="Trebuchet MS" w:hAnsi="Trebuchet MS"/>
            <w:noProof/>
          </w:rPr>
          <w:t>difficult</w:t>
        </w:r>
      </w:ins>
      <w:r w:rsidRPr="00A13363">
        <w:rPr>
          <w:rFonts w:ascii="Trebuchet MS" w:hAnsi="Trebuchet MS"/>
          <w:noProof/>
        </w:rPr>
        <w:t xml:space="preserve"> case they would bring to Moses, but every </w:t>
      </w:r>
      <w:del w:id="217" w:author="Author">
        <w:r w:rsidRPr="00A13363">
          <w:rPr>
            <w:rFonts w:ascii="Trebuchet MS" w:hAnsi="Trebuchet MS"/>
            <w:noProof/>
          </w:rPr>
          <w:delText>small</w:delText>
        </w:r>
      </w:del>
      <w:ins w:id="218" w:author="Author">
        <w:r w:rsidRPr="00A13363">
          <w:rPr>
            <w:rFonts w:ascii="Trebuchet MS" w:hAnsi="Trebuchet MS"/>
            <w:noProof/>
          </w:rPr>
          <w:t>minor</w:t>
        </w:r>
      </w:ins>
      <w:r w:rsidRPr="00A13363">
        <w:rPr>
          <w:rFonts w:ascii="Trebuchet MS" w:hAnsi="Trebuchet MS"/>
          <w:noProof/>
        </w:rPr>
        <w:t xml:space="preserve"> case they </w:t>
      </w:r>
      <w:del w:id="219" w:author="Author">
        <w:r w:rsidRPr="00A13363">
          <w:rPr>
            <w:rFonts w:ascii="Trebuchet MS" w:hAnsi="Trebuchet MS"/>
            <w:noProof/>
          </w:rPr>
          <w:delText xml:space="preserve">themselves </w:delText>
        </w:r>
      </w:del>
      <w:r w:rsidRPr="00A13363">
        <w:rPr>
          <w:rFonts w:ascii="Trebuchet MS" w:hAnsi="Trebuchet MS"/>
          <w:noProof/>
        </w:rPr>
        <w:t xml:space="preserve">would </w:t>
      </w:r>
      <w:del w:id="220" w:author="Author">
        <w:r w:rsidRPr="00A13363">
          <w:rPr>
            <w:rFonts w:ascii="Trebuchet MS" w:hAnsi="Trebuchet MS"/>
            <w:noProof/>
          </w:rPr>
          <w:delText>handle as judges</w:delText>
        </w:r>
      </w:del>
      <w:ins w:id="221" w:author="Author">
        <w:r w:rsidRPr="00A13363">
          <w:rPr>
            <w:rFonts w:ascii="Trebuchet MS" w:hAnsi="Trebuchet MS"/>
            <w:noProof/>
          </w:rPr>
          <w:t>judge</w:t>
        </w:r>
      </w:ins>
      <w:r w:rsidRPr="00A13363">
        <w:rPr>
          <w:rFonts w:ascii="Trebuchet MS" w:hAnsi="Trebuchet MS"/>
          <w:noProof/>
        </w:rPr>
        <w:t xml:space="preserve">. </w:t>
      </w:r>
      <w:r w:rsidRPr="00A13363">
        <w:rPr>
          <w:rFonts w:ascii="Trebuchet MS" w:hAnsi="Trebuchet MS"/>
          <w:b/>
          <w:noProof/>
        </w:rPr>
        <w:t xml:space="preserve">18:27 </w:t>
      </w:r>
      <w:r w:rsidRPr="00A13363">
        <w:rPr>
          <w:rFonts w:ascii="Trebuchet MS" w:hAnsi="Trebuchet MS"/>
          <w:noProof/>
        </w:rPr>
        <w:t>After that Moses saw his father-in-law off, and he went his way to his land.</w:t>
      </w:r>
    </w:p>
    <w:p w:rsidR="00DE198A" w:rsidRPr="00A13363" w:rsidRDefault="00DE198A" w:rsidP="00DE198A">
      <w:pPr>
        <w:rPr>
          <w:rFonts w:ascii="Trebuchet MS" w:hAnsi="Trebuchet MS"/>
          <w:b/>
        </w:rPr>
      </w:pPr>
    </w:p>
    <w:p w:rsidR="00762BCB" w:rsidRPr="00DE198A" w:rsidRDefault="00762BCB" w:rsidP="00DE198A"/>
    <w:sectPr w:rsidR="00762BCB" w:rsidRPr="00DE198A" w:rsidSect="00CA2E7C">
      <w:headerReference w:type="default" r:id="rId7"/>
      <w:headerReference w:type="first" r:id="rId8"/>
      <w:pgSz w:w="11907" w:h="16840" w:code="9"/>
      <w:pgMar w:top="1134" w:right="1418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D764A" w:rsidRDefault="008D764A">
      <w:r>
        <w:separator/>
      </w:r>
    </w:p>
  </w:endnote>
  <w:endnote w:type="continuationSeparator" w:id="0">
    <w:p w:rsidR="008D764A" w:rsidRDefault="008D76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D764A" w:rsidRDefault="008D764A">
      <w:r>
        <w:separator/>
      </w:r>
    </w:p>
  </w:footnote>
  <w:footnote w:type="continuationSeparator" w:id="0">
    <w:p w:rsidR="008D764A" w:rsidRDefault="008D764A">
      <w:r>
        <w:continuationSeparator/>
      </w:r>
    </w:p>
  </w:footnote>
  <w:footnote w:id="1">
    <w:p w:rsidR="00DE198A" w:rsidRPr="00A13363" w:rsidRDefault="00DE198A" w:rsidP="00A13363">
      <w:pPr>
        <w:pStyle w:val="FootnoteText"/>
        <w:spacing w:after="96"/>
        <w:ind w:firstLine="288"/>
        <w:rPr>
          <w:ins w:id="17" w:author="Author"/>
        </w:rPr>
      </w:pPr>
      <w:ins w:id="18" w:author="Author">
        <w:r w:rsidRPr="00A13363">
          <w:rPr>
            <w:rStyle w:val="FootnoteReference"/>
          </w:rPr>
          <w:footnoteRef/>
        </w:r>
        <w:r w:rsidRPr="00A13363">
          <w:t xml:space="preserve"> </w:t>
        </w:r>
        <w:r w:rsidRPr="00A13363">
          <w:rPr>
            <w:b/>
          </w:rPr>
          <w:t xml:space="preserve">18:3 </w:t>
        </w:r>
        <w:r w:rsidRPr="00A13363">
          <w:t>Meaning “A Foreign Resident There.”</w:t>
        </w:r>
      </w:ins>
    </w:p>
  </w:footnote>
  <w:footnote w:id="2">
    <w:p w:rsidR="00DE198A" w:rsidRPr="00A13363" w:rsidRDefault="00DE198A" w:rsidP="00A13363">
      <w:pPr>
        <w:pStyle w:val="FootnoteText"/>
        <w:spacing w:after="96"/>
        <w:ind w:firstLine="288"/>
        <w:rPr>
          <w:ins w:id="30" w:author="Author"/>
        </w:rPr>
      </w:pPr>
      <w:ins w:id="31" w:author="Author">
        <w:r w:rsidRPr="00A13363">
          <w:rPr>
            <w:rStyle w:val="FootnoteReference"/>
          </w:rPr>
          <w:footnoteRef/>
        </w:r>
        <w:r w:rsidRPr="00A13363">
          <w:t xml:space="preserve"> </w:t>
        </w:r>
        <w:r w:rsidRPr="00A13363">
          <w:rPr>
            <w:b/>
          </w:rPr>
          <w:t xml:space="preserve">18:4 </w:t>
        </w:r>
        <w:r w:rsidRPr="00A13363">
          <w:t>Meaning “My God Is Helper.”</w:t>
        </w:r>
      </w:ins>
    </w:p>
  </w:footnote>
  <w:footnote w:id="3">
    <w:p w:rsidR="00DE198A" w:rsidRPr="00A13363" w:rsidRDefault="00DE198A" w:rsidP="00A13363">
      <w:pPr>
        <w:pStyle w:val="FootnoteText"/>
        <w:spacing w:after="96"/>
        <w:ind w:firstLine="288"/>
        <w:rPr>
          <w:ins w:id="76" w:author="Author"/>
        </w:rPr>
      </w:pPr>
      <w:ins w:id="77" w:author="Author">
        <w:r w:rsidRPr="00A13363">
          <w:rPr>
            <w:rStyle w:val="FootnoteReference"/>
          </w:rPr>
          <w:footnoteRef/>
        </w:r>
        <w:r w:rsidRPr="00A13363">
          <w:t xml:space="preserve"> </w:t>
        </w:r>
        <w:r w:rsidRPr="00A13363">
          <w:rPr>
            <w:b/>
          </w:rPr>
          <w:t xml:space="preserve">18:9 </w:t>
        </w:r>
        <w:r w:rsidRPr="00A13363">
          <w:t>Lit., “from the hand of Egypt.”</w:t>
        </w:r>
      </w:ins>
    </w:p>
  </w:footnote>
  <w:footnote w:id="4">
    <w:p w:rsidR="00DE198A" w:rsidRPr="00A13363" w:rsidRDefault="00DE198A" w:rsidP="00A13363">
      <w:pPr>
        <w:pStyle w:val="FootnoteText"/>
        <w:spacing w:after="96"/>
        <w:ind w:firstLine="288"/>
        <w:rPr>
          <w:ins w:id="177" w:author="Author"/>
        </w:rPr>
      </w:pPr>
      <w:ins w:id="178" w:author="Author">
        <w:r w:rsidRPr="00A13363">
          <w:rPr>
            <w:rStyle w:val="FootnoteReference"/>
          </w:rPr>
          <w:footnoteRef/>
        </w:r>
        <w:r w:rsidRPr="00A13363">
          <w:t xml:space="preserve"> </w:t>
        </w:r>
        <w:r w:rsidRPr="00A13363">
          <w:rPr>
            <w:b/>
          </w:rPr>
          <w:t xml:space="preserve">18:22 </w:t>
        </w:r>
        <w:r w:rsidRPr="00A13363">
          <w:t>Lit., “in every time.”</w:t>
        </w:r>
      </w:ins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B6530" w:rsidRDefault="00FB6530" w:rsidP="00875211">
    <w:pPr>
      <w:pStyle w:val="Header"/>
      <w:tabs>
        <w:tab w:val="center" w:pos="4200"/>
        <w:tab w:val="right" w:pos="8280"/>
      </w:tabs>
    </w:pPr>
    <w:r>
      <w:tab/>
    </w:r>
    <w:r>
      <w:tab/>
    </w:r>
    <w:r>
      <w:tab/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F71C0F">
        <w:t>Exodus Chapter 18</w:t>
      </w:r>
    </w:fldSimple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 </w:instrText>
    </w:r>
    <w:r>
      <w:fldChar w:fldCharType="separate"/>
    </w:r>
    <w:r w:rsidR="00F71C0F">
      <w:t>02-Exodus</w:t>
    </w:r>
    <w: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F71C0F">
      <w:rPr>
        <w:noProof/>
        <w:snapToGrid w:val="0"/>
      </w:rPr>
      <w:t>Exodus 18.Revised Text.Advisor.docx</w:t>
    </w:r>
    <w:r>
      <w:rPr>
        <w:snapToGrid w:val="0"/>
      </w:rPr>
      <w:fldChar w:fldCharType="end"/>
    </w:r>
    <w:r>
      <w:rPr>
        <w:snapToGrid w:val="0"/>
      </w:rPr>
      <w:tab/>
    </w:r>
  </w:p>
  <w:p w:rsidR="00FB6530" w:rsidRPr="00875211" w:rsidRDefault="00FB6530" w:rsidP="0087521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B6530" w:rsidRDefault="00FB6530" w:rsidP="005D65DB">
    <w:pPr>
      <w:pStyle w:val="Style3"/>
    </w:pPr>
    <w:r>
      <w:t xml:space="preserve">English Title: </w:t>
    </w:r>
    <w:fldSimple w:instr=" TITLE  \* MERGEFORMAT ">
      <w:r w:rsidR="00F71C0F">
        <w:t>Exodus Chapter 18</w:t>
      </w:r>
    </w:fldSimple>
  </w:p>
  <w:p w:rsidR="00FB6530" w:rsidRDefault="00FB6530" w:rsidP="005D65DB">
    <w:pPr>
      <w:pStyle w:val="Style4"/>
    </w:pPr>
    <w:r>
      <w:t xml:space="preserve">Publication: </w:t>
    </w:r>
    <w:r>
      <w:fldChar w:fldCharType="begin"/>
    </w:r>
    <w:r>
      <w:instrText xml:space="preserve"> DOCPROPERTY "_ParentPublicationName"</w:instrText>
    </w:r>
    <w:r>
      <w:fldChar w:fldCharType="separate"/>
    </w:r>
    <w:r w:rsidR="00F71C0F">
      <w:t>02-Exodus</w:t>
    </w:r>
    <w:r>
      <w:fldChar w:fldCharType="end"/>
    </w:r>
  </w:p>
  <w:p w:rsidR="00FB6530" w:rsidRDefault="00FB6530" w:rsidP="005D65DB">
    <w:pPr>
      <w:pStyle w:val="Style2"/>
    </w:pPr>
    <w:r w:rsidRPr="005D65DB">
      <w:t>Document</w:t>
    </w:r>
    <w:r>
      <w:t xml:space="preserve">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F71C0F">
      <w:rPr>
        <w:noProof/>
        <w:snapToGrid w:val="0"/>
      </w:rPr>
      <w:t>Exodus 18.Revised Text.Advisor.docx</w:t>
    </w:r>
    <w:r>
      <w:rPr>
        <w:snapToGrid w:val="0"/>
      </w:rPr>
      <w:fldChar w:fldCharType="end"/>
    </w:r>
    <w:r>
      <w:rPr>
        <w:snapToGrid w:val="0"/>
      </w:rPr>
      <w:tab/>
    </w:r>
    <w:r>
      <w:t xml:space="preserve">Activity: </w:t>
    </w:r>
    <w:r>
      <w:fldChar w:fldCharType="begin"/>
    </w:r>
    <w:r>
      <w:instrText xml:space="preserve"> DOCPROPERTY "_CurrentActivityName" </w:instrText>
    </w:r>
    <w:r>
      <w:fldChar w:fldCharType="separate"/>
    </w:r>
    <w:r w:rsidR="00F71C0F">
      <w:t>&lt;not set&gt;</w:t>
    </w:r>
    <w:r>
      <w:fldChar w:fldCharType="end"/>
    </w:r>
  </w:p>
  <w:p w:rsidR="00FB6530" w:rsidRDefault="00FB6530" w:rsidP="005D65DB">
    <w:pPr>
      <w:pStyle w:val="Style5"/>
    </w:pPr>
    <w:r>
      <w:t xml:space="preserve">Translator: </w:t>
    </w:r>
    <w:r>
      <w:fldChar w:fldCharType="begin"/>
    </w:r>
    <w:r>
      <w:instrText xml:space="preserve"> DOCPROPERTY "_RoleTranslator"</w:instrText>
    </w:r>
    <w:r>
      <w:fldChar w:fldCharType="separate"/>
    </w:r>
    <w:r w:rsidR="00F71C0F">
      <w:t>&lt;not set&gt;</w:t>
    </w:r>
    <w:r>
      <w:fldChar w:fldCharType="end"/>
    </w:r>
    <w:r>
      <w:tab/>
      <w:t xml:space="preserve">Checker: </w:t>
    </w:r>
    <w:r>
      <w:fldChar w:fldCharType="begin"/>
    </w:r>
    <w:r>
      <w:instrText xml:space="preserve"> DOCPROPERTY "_RoleChecker" </w:instrText>
    </w:r>
    <w:r>
      <w:fldChar w:fldCharType="separate"/>
    </w:r>
    <w:r w:rsidR="00F71C0F">
      <w:t>&lt;not set&gt;</w:t>
    </w:r>
    <w:r>
      <w:fldChar w:fldCharType="end"/>
    </w:r>
  </w:p>
  <w:p w:rsidR="00FB6530" w:rsidRDefault="00FB6530" w:rsidP="005D65DB">
    <w:pPr>
      <w:pStyle w:val="Style6"/>
    </w:pPr>
    <w:r>
      <w:t xml:space="preserve">Proofreader: </w:t>
    </w:r>
    <w:r>
      <w:fldChar w:fldCharType="begin"/>
    </w:r>
    <w:r>
      <w:instrText xml:space="preserve"> DOCPROPERTY "_RoleProofreader"</w:instrText>
    </w:r>
    <w:r>
      <w:fldChar w:fldCharType="separate"/>
    </w:r>
    <w:r w:rsidR="00F71C0F">
      <w:t>&lt;not set&gt;</w:t>
    </w:r>
    <w:r>
      <w:fldChar w:fldCharType="end"/>
    </w:r>
  </w:p>
  <w:p w:rsidR="00FB6530" w:rsidRPr="00875211" w:rsidRDefault="00FB6530" w:rsidP="0087521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4912B6C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8DC2C6E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8D22D9B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2A66E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FCAAE3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7EE768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0509E4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0B21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02025B7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49242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5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64A"/>
    <w:rsid w:val="00245EDD"/>
    <w:rsid w:val="0026230D"/>
    <w:rsid w:val="002B524D"/>
    <w:rsid w:val="002C00A8"/>
    <w:rsid w:val="00310508"/>
    <w:rsid w:val="003B380B"/>
    <w:rsid w:val="004500A2"/>
    <w:rsid w:val="004B7393"/>
    <w:rsid w:val="004C5EB7"/>
    <w:rsid w:val="005D4494"/>
    <w:rsid w:val="005D65DB"/>
    <w:rsid w:val="005F29B7"/>
    <w:rsid w:val="006634F9"/>
    <w:rsid w:val="00683A19"/>
    <w:rsid w:val="006B2E68"/>
    <w:rsid w:val="006D0A9F"/>
    <w:rsid w:val="006E0169"/>
    <w:rsid w:val="0075006C"/>
    <w:rsid w:val="00762BCB"/>
    <w:rsid w:val="00796D66"/>
    <w:rsid w:val="007A584B"/>
    <w:rsid w:val="0085190A"/>
    <w:rsid w:val="00875211"/>
    <w:rsid w:val="008D764A"/>
    <w:rsid w:val="008F667F"/>
    <w:rsid w:val="00980020"/>
    <w:rsid w:val="0098685D"/>
    <w:rsid w:val="009C7D92"/>
    <w:rsid w:val="00A13B03"/>
    <w:rsid w:val="00A73FF6"/>
    <w:rsid w:val="00A86CA5"/>
    <w:rsid w:val="00AA09DB"/>
    <w:rsid w:val="00B87B77"/>
    <w:rsid w:val="00BC4A6C"/>
    <w:rsid w:val="00BD6AB0"/>
    <w:rsid w:val="00C37E6E"/>
    <w:rsid w:val="00C810DC"/>
    <w:rsid w:val="00C92D5F"/>
    <w:rsid w:val="00CA2E7C"/>
    <w:rsid w:val="00D066FD"/>
    <w:rsid w:val="00D36E44"/>
    <w:rsid w:val="00D41195"/>
    <w:rsid w:val="00D67FE7"/>
    <w:rsid w:val="00D75449"/>
    <w:rsid w:val="00DA0FE2"/>
    <w:rsid w:val="00DE198A"/>
    <w:rsid w:val="00DE253C"/>
    <w:rsid w:val="00EA2DE5"/>
    <w:rsid w:val="00F30C4C"/>
    <w:rsid w:val="00F63146"/>
    <w:rsid w:val="00F66502"/>
    <w:rsid w:val="00F71C0F"/>
    <w:rsid w:val="00F935DB"/>
    <w:rsid w:val="00FB6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D8E12789-108D-46C5-AC85-013A9649CD68}"/>
  <w:attachedTemplate r:id="Re47bf39105e141d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iPriority="99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5D65DB"/>
    <w:pPr>
      <w:spacing w:line="360" w:lineRule="auto"/>
      <w:ind w:firstLine="720"/>
    </w:pPr>
    <w:rPr>
      <w:rFonts w:ascii="Arial" w:eastAsia="Times New Roman" w:hAnsi="Arial" w:cs="Latha"/>
      <w:sz w:val="24"/>
      <w:szCs w:val="24"/>
      <w:lang w:val="en-US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4B7393"/>
    <w:rPr>
      <w:rFonts w:ascii="Arial" w:hAnsi="Arial"/>
      <w:sz w:val="24"/>
    </w:rPr>
  </w:style>
  <w:style w:type="character" w:styleId="LineNumber">
    <w:name w:val="line number"/>
    <w:basedOn w:val="DefaultParagraphFont"/>
    <w:rsid w:val="004B7393"/>
    <w:rPr>
      <w:rFonts w:ascii="Arial" w:hAnsi="Arial"/>
      <w:sz w:val="24"/>
    </w:rPr>
  </w:style>
  <w:style w:type="paragraph" w:customStyle="1" w:styleId="Style1">
    <w:name w:val="Style1"/>
    <w:basedOn w:val="Normal"/>
    <w:qFormat/>
    <w:rsid w:val="005D65DB"/>
  </w:style>
  <w:style w:type="paragraph" w:customStyle="1" w:styleId="Style2">
    <w:name w:val="Style2"/>
    <w:basedOn w:val="Header"/>
    <w:qFormat/>
    <w:rsid w:val="005D65DB"/>
  </w:style>
  <w:style w:type="paragraph" w:customStyle="1" w:styleId="Style3">
    <w:name w:val="Style3"/>
    <w:basedOn w:val="Header"/>
    <w:qFormat/>
    <w:rsid w:val="005D65DB"/>
    <w:pPr>
      <w:tabs>
        <w:tab w:val="center" w:pos="4200"/>
        <w:tab w:val="right" w:pos="8280"/>
      </w:tabs>
    </w:pPr>
  </w:style>
  <w:style w:type="paragraph" w:customStyle="1" w:styleId="Style4">
    <w:name w:val="Style4"/>
    <w:basedOn w:val="Header"/>
    <w:qFormat/>
    <w:rsid w:val="005D65DB"/>
    <w:pPr>
      <w:tabs>
        <w:tab w:val="left" w:pos="4200"/>
        <w:tab w:val="right" w:pos="8280"/>
      </w:tabs>
    </w:pPr>
  </w:style>
  <w:style w:type="paragraph" w:customStyle="1" w:styleId="Style5">
    <w:name w:val="Style5"/>
    <w:basedOn w:val="Header"/>
    <w:qFormat/>
    <w:rsid w:val="005D65DB"/>
    <w:pPr>
      <w:tabs>
        <w:tab w:val="left" w:pos="4200"/>
        <w:tab w:val="right" w:pos="8280"/>
      </w:tabs>
    </w:pPr>
  </w:style>
  <w:style w:type="paragraph" w:customStyle="1" w:styleId="Style6">
    <w:name w:val="Style6"/>
    <w:basedOn w:val="Header"/>
    <w:qFormat/>
    <w:rsid w:val="005D65DB"/>
    <w:pPr>
      <w:tabs>
        <w:tab w:val="left" w:pos="4200"/>
        <w:tab w:val="right" w:pos="8280"/>
      </w:tabs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DE198A"/>
    <w:pPr>
      <w:spacing w:line="240" w:lineRule="auto"/>
      <w:ind w:firstLine="0"/>
    </w:pPr>
    <w:rPr>
      <w:rFonts w:ascii="Trebuchet MS" w:eastAsiaTheme="minorHAnsi" w:hAnsi="Trebuchet MS" w:cs="Trebuchet MS"/>
      <w:sz w:val="20"/>
      <w:szCs w:val="20"/>
      <w:lang w:bidi="ar-SA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E198A"/>
    <w:rPr>
      <w:rFonts w:ascii="Trebuchet MS" w:eastAsiaTheme="minorHAnsi" w:hAnsi="Trebuchet MS" w:cs="Trebuchet MS"/>
      <w:lang w:val="en-US" w:eastAsia="en-US"/>
    </w:rPr>
  </w:style>
  <w:style w:type="character" w:styleId="FootnoteReference">
    <w:name w:val="footnote reference"/>
    <w:basedOn w:val="DefaultParagraphFont"/>
    <w:uiPriority w:val="99"/>
    <w:semiHidden/>
    <w:unhideWhenUsed/>
    <w:rsid w:val="00DE198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&#65279;<?xml version="1.0" encoding="utf-8"?><Relationships xmlns="http://schemas.openxmlformats.org/package/2006/relationships"><Relationship Type="http://schemas.openxmlformats.org/officeDocument/2006/relationships/attachedTemplate" Target="file:///H:\TRANS\Maltese\Templates\BibleAdvisorDocument.dotm" TargetMode="External" Id="Re47bf39105e141d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:vt="http://schemas.openxmlformats.org/officeDocument/2006/docPropsVTypes" xmlns:ap="http://schemas.openxmlformats.org/officeDocument/2006/extended-properties">
  <ap:TotalTime>0</ap:TotalTime>
  <ap:Pages>1</ap:Pages>
  <ap:Words>970</ap:Words>
  <ap:Characters>4379</ap:Characters>
  <ap:Application>Microsoft Office Word</ap:Application>
  <ap:DocSecurity>0</ap:DocSecurity>
  <ap:Lines>70</ap:Lines>
  <ap:Paragraphs>9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>Watchtower</ap:Company>
  <ap:LinksUpToDate>false</ap:LinksUpToDate>
  <ap:CharactersWithSpaces>5340</ap:CharactersWithSpaces>
  <ap:SharedDoc>false</ap:SharedDoc>
  <ap:HyperlinksChanged>false</ap:HyperlinksChanged>
  <ap:AppVersion>16.0000</ap:AppVersion>
  <ap:Template>BibleAdvisorDocument.dotm</ap:Templ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Exodus Chapter 18</dc:title>
  <dc:subject/>
  <dc:creator>Ruth Farrugia</dc:creator>
  <cp:keywords/>
  <dc:description/>
  <cp:lastModifiedBy>Farrugia, Ruth</cp:lastModifiedBy>
  <cp:revision>3</cp:revision>
  <dcterms:created xsi:type="dcterms:W3CDTF">2020-12-17T12:56:00Z</dcterms:created>
  <dcterms:modified xsi:type="dcterms:W3CDTF">2020-12-17T12:56:00Z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CurrentActivityName">
    <vt:lpwstr>&lt;not set&gt;</vt:lpwstr>
  </property>
  <property fmtid="{D5CDD505-2E9C-101B-9397-08002B2CF9AE}" pid="3" name="_RoleTranslator">
    <vt:lpwstr>&lt;not set&gt;</vt:lpwstr>
  </property>
  <property fmtid="{D5CDD505-2E9C-101B-9397-08002B2CF9AE}" pid="4" name="_RoleChecker">
    <vt:lpwstr>&lt;not set&gt;</vt:lpwstr>
  </property>
  <property fmtid="{D5CDD505-2E9C-101B-9397-08002B2CF9AE}" pid="5" name="_RoleProofreader">
    <vt:lpwstr>&lt;not set&gt;</vt:lpwstr>
  </property>
  <property fmtid="{D5CDD505-2E9C-101B-9397-08002B2CF9AE}" pid="6" name="_AssemblyName">
    <vt:lpwstr>4E3C66D5-58D4-491E-A7D4-64AF99AF6E8B</vt:lpwstr>
  </property>
  <property fmtid="{D5CDD505-2E9C-101B-9397-08002B2CF9AE}" pid="7" name="_AssemblyLocation">
    <vt:lpwstr>*|03973583-2c7c-4b90-a444-4b6d2ca1c977</vt:lpwstr>
  </property>
  <property fmtid="{D5CDD505-2E9C-101B-9397-08002B2CF9AE}" pid="8" name="_TranslationDocumentName">
    <vt:lpwstr>Exodus 18.docx</vt:lpwstr>
  </property>
  <property fmtid="{D5CDD505-2E9C-101B-9397-08002B2CF9AE}" pid="9" name="_TranslationDocumentId">
    <vt:i4>19398</vt:i4>
  </property>
  <property fmtid="{D5CDD505-2E9C-101B-9397-08002B2CF9AE}" pid="10" name="_ParentPublicationName">
    <vt:lpwstr>02-Exodus</vt:lpwstr>
  </property>
  <property fmtid="{D5CDD505-2E9C-101B-9397-08002B2CF9AE}" pid="11" name="_TranslationDocumentType">
    <vt:i4>8193</vt:i4>
  </property>
  <property fmtid="{D5CDD505-2E9C-101B-9397-08002B2CF9AE}" pid="12" name="_StudyBible">
    <vt:bool>false</vt:bool>
  </property>
  <property fmtid="{D5CDD505-2E9C-101B-9397-08002B2CF9AE}" pid="13" name="_MepsLanguageNumber">
    <vt:i4>0</vt:i4>
  </property>
  <property fmtid="{D5CDD505-2E9C-101B-9397-08002B2CF9AE}" pid="14" name="_ResearchArticleNumber">
    <vt:i4>2018</vt:i4>
  </property>
  <property fmtid="{D5CDD505-2E9C-101B-9397-08002B2CF9AE}" pid="15" name="_PublicationDate">
    <vt:filetime>1899-12-29T23:00:00Z</vt:filetime>
  </property>
  <property fmtid="{D5CDD505-2E9C-101B-9397-08002B2CF9AE}" pid="16" name="_MailingDescription">
    <vt:lpwstr/>
  </property>
  <property fmtid="{D5CDD505-2E9C-101B-9397-08002B2CF9AE}" pid="17" name="_BookNumber">
    <vt:i4>2</vt:i4>
  </property>
  <property fmtid="{D5CDD505-2E9C-101B-9397-08002B2CF9AE}" pid="18" name="_ChapterNumber">
    <vt:i4>18</vt:i4>
  </property>
  <property fmtid="{D5CDD505-2E9C-101B-9397-08002B2CF9AE}" pid="19" name="_CurrentParagraphIndex">
    <vt:i4>0</vt:i4>
  </property>
  <property fmtid="{D5CDD505-2E9C-101B-9397-08002B2CF9AE}" pid="20" name="_CurrentSentenceIndex">
    <vt:i4>0</vt:i4>
  </property>
  <property fmtid="{D5CDD505-2E9C-101B-9397-08002B2CF9AE}" pid="21" name="_CurrentVerseNumber">
    <vt:i4>1</vt:i4>
  </property>
  <property fmtid="{D5CDD505-2E9C-101B-9397-08002B2CF9AE}" pid="22" name="_RevisionProtection">
    <vt:i4>1</vt:i4>
  </property>
  <property fmtid="{D5CDD505-2E9C-101B-9397-08002B2CF9AE}" pid="23" name="_TrackRevisions">
    <vt:bool>true</vt:bool>
  </property>
  <property fmtid="{D5CDD505-2E9C-101B-9397-08002B2CF9AE}" pid="24" name="_AdditionalAdvisor">
    <vt:bool>true</vt:bool>
  </property>
  <property fmtid="{D5CDD505-2E9C-101B-9397-08002B2CF9AE}" pid="25" name="_SignLanguage">
    <vt:bool>false</vt:bool>
  </property>
</Properties>
</file>