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E87" w:rsidRPr="000A3940" w:rsidRDefault="00A21E87" w:rsidP="00A21E87">
      <w:pPr>
        <w:rPr>
          <w:rFonts w:ascii="Trebuchet MS" w:hAnsi="Trebuchet MS"/>
          <w:noProof/>
        </w:rPr>
      </w:pPr>
      <w:bookmarkStart w:id="0" w:name="_GoBack"/>
      <w:bookmarkEnd w:id="0"/>
      <w:r w:rsidRPr="000A3940">
        <w:rPr>
          <w:rFonts w:ascii="Trebuchet MS" w:hAnsi="Trebuchet MS"/>
          <w:b/>
        </w:rPr>
        <w:t xml:space="preserve">10:1 </w:t>
      </w:r>
      <w:r w:rsidRPr="000A3940">
        <w:rPr>
          <w:rFonts w:ascii="Trebuchet MS" w:hAnsi="Trebuchet MS"/>
          <w:noProof/>
        </w:rPr>
        <w:t xml:space="preserve">Then Jehovah said to Moses: “Go in to Phar′aoh, </w:t>
      </w:r>
      <w:del w:id="1" w:author="Author">
        <w:r w:rsidRPr="000A3940">
          <w:rPr>
            <w:rFonts w:ascii="Trebuchet MS" w:hAnsi="Trebuchet MS"/>
            <w:noProof/>
          </w:rPr>
          <w:delText>because</w:delText>
        </w:r>
      </w:del>
      <w:ins w:id="2" w:author="Author">
        <w:r w:rsidRPr="000A3940">
          <w:rPr>
            <w:rFonts w:ascii="Trebuchet MS" w:hAnsi="Trebuchet MS"/>
            <w:noProof/>
          </w:rPr>
          <w:t>for</w:t>
        </w:r>
      </w:ins>
      <w:r w:rsidRPr="000A3940">
        <w:rPr>
          <w:rFonts w:ascii="Trebuchet MS" w:hAnsi="Trebuchet MS"/>
          <w:noProof/>
        </w:rPr>
        <w:t xml:space="preserve"> I</w:t>
      </w:r>
      <w:del w:id="3" w:author="Author">
        <w:r w:rsidRPr="000A3940">
          <w:rPr>
            <w:rFonts w:ascii="Trebuchet MS" w:hAnsi="Trebuchet MS"/>
            <w:noProof/>
          </w:rPr>
          <w:delText>—I</w:delText>
        </w:r>
      </w:del>
      <w:r w:rsidRPr="000A3940">
        <w:rPr>
          <w:rFonts w:ascii="Trebuchet MS" w:hAnsi="Trebuchet MS"/>
          <w:noProof/>
        </w:rPr>
        <w:t xml:space="preserve"> have </w:t>
      </w:r>
      <w:del w:id="4" w:author="Author">
        <w:r w:rsidRPr="000A3940">
          <w:rPr>
            <w:rFonts w:ascii="Trebuchet MS" w:hAnsi="Trebuchet MS"/>
            <w:noProof/>
          </w:rPr>
          <w:delText>let</w:delText>
        </w:r>
      </w:del>
      <w:ins w:id="5" w:author="Author">
        <w:r w:rsidRPr="000A3940">
          <w:rPr>
            <w:rFonts w:ascii="Trebuchet MS" w:hAnsi="Trebuchet MS"/>
            <w:noProof/>
          </w:rPr>
          <w:t>allowed</w:t>
        </w:r>
      </w:ins>
      <w:r w:rsidRPr="000A3940">
        <w:rPr>
          <w:rFonts w:ascii="Trebuchet MS" w:hAnsi="Trebuchet MS"/>
          <w:noProof/>
        </w:rPr>
        <w:t xml:space="preserve"> his heart and the hearts of his servants </w:t>
      </w:r>
      <w:ins w:id="6" w:author="Author">
        <w:r w:rsidRPr="000A3940">
          <w:rPr>
            <w:rFonts w:ascii="Trebuchet MS" w:hAnsi="Trebuchet MS"/>
            <w:noProof/>
          </w:rPr>
          <w:t xml:space="preserve">to </w:t>
        </w:r>
      </w:ins>
      <w:r w:rsidRPr="000A3940">
        <w:rPr>
          <w:rFonts w:ascii="Trebuchet MS" w:hAnsi="Trebuchet MS"/>
          <w:noProof/>
        </w:rPr>
        <w:t xml:space="preserve">become unresponsive, </w:t>
      </w:r>
      <w:del w:id="7" w:author="Author">
        <w:r w:rsidRPr="000A3940">
          <w:rPr>
            <w:rFonts w:ascii="Trebuchet MS" w:hAnsi="Trebuchet MS"/>
            <w:noProof/>
          </w:rPr>
          <w:delText>in order</w:delText>
        </w:r>
      </w:del>
      <w:ins w:id="8" w:author="Author">
        <w:r w:rsidRPr="000A3940">
          <w:rPr>
            <w:rFonts w:ascii="Trebuchet MS" w:hAnsi="Trebuchet MS"/>
            <w:noProof/>
          </w:rPr>
          <w:t>so</w:t>
        </w:r>
      </w:ins>
      <w:r w:rsidRPr="000A3940">
        <w:rPr>
          <w:rFonts w:ascii="Trebuchet MS" w:hAnsi="Trebuchet MS"/>
          <w:noProof/>
        </w:rPr>
        <w:t xml:space="preserve"> that I may </w:t>
      </w:r>
      <w:del w:id="9" w:author="Author">
        <w:r w:rsidRPr="000A3940">
          <w:rPr>
            <w:rFonts w:ascii="Trebuchet MS" w:hAnsi="Trebuchet MS"/>
            <w:noProof/>
          </w:rPr>
          <w:delText>set</w:delText>
        </w:r>
      </w:del>
      <w:ins w:id="10" w:author="Author">
        <w:r w:rsidRPr="000A3940">
          <w:rPr>
            <w:rFonts w:ascii="Trebuchet MS" w:hAnsi="Trebuchet MS"/>
            <w:noProof/>
          </w:rPr>
          <w:t>display</w:t>
        </w:r>
      </w:ins>
      <w:r w:rsidRPr="000A3940">
        <w:rPr>
          <w:rFonts w:ascii="Trebuchet MS" w:hAnsi="Trebuchet MS"/>
          <w:noProof/>
        </w:rPr>
        <w:t xml:space="preserve"> these signs of mine right before him, </w:t>
      </w:r>
      <w:r w:rsidRPr="000A3940">
        <w:rPr>
          <w:rFonts w:ascii="Trebuchet MS" w:hAnsi="Trebuchet MS"/>
          <w:b/>
          <w:noProof/>
        </w:rPr>
        <w:t xml:space="preserve">10:2 </w:t>
      </w:r>
      <w:r w:rsidRPr="000A3940">
        <w:rPr>
          <w:rFonts w:ascii="Trebuchet MS" w:hAnsi="Trebuchet MS"/>
          <w:noProof/>
        </w:rPr>
        <w:t xml:space="preserve">and in order that you may declare </w:t>
      </w:r>
      <w:del w:id="11" w:author="Author">
        <w:r w:rsidRPr="000A3940">
          <w:rPr>
            <w:rFonts w:ascii="Trebuchet MS" w:hAnsi="Trebuchet MS"/>
            <w:noProof/>
          </w:rPr>
          <w:delText>in the ears of</w:delText>
        </w:r>
      </w:del>
      <w:ins w:id="12" w:author="Author">
        <w:r w:rsidRPr="000A3940">
          <w:rPr>
            <w:rFonts w:ascii="Trebuchet MS" w:hAnsi="Trebuchet MS"/>
            <w:noProof/>
          </w:rPr>
          <w:t>to</w:t>
        </w:r>
      </w:ins>
      <w:r w:rsidRPr="000A3940">
        <w:rPr>
          <w:rFonts w:ascii="Trebuchet MS" w:hAnsi="Trebuchet MS"/>
          <w:noProof/>
        </w:rPr>
        <w:t xml:space="preserve"> your </w:t>
      </w:r>
      <w:del w:id="13" w:author="Author">
        <w:r w:rsidRPr="000A3940">
          <w:rPr>
            <w:rFonts w:ascii="Trebuchet MS" w:hAnsi="Trebuchet MS"/>
            <w:noProof/>
          </w:rPr>
          <w:delText>son</w:delText>
        </w:r>
      </w:del>
      <w:ins w:id="14" w:author="Author">
        <w:r w:rsidRPr="000A3940">
          <w:rPr>
            <w:rFonts w:ascii="Trebuchet MS" w:hAnsi="Trebuchet MS"/>
            <w:noProof/>
          </w:rPr>
          <w:t>sons</w:t>
        </w:r>
      </w:ins>
      <w:r w:rsidRPr="000A3940">
        <w:rPr>
          <w:rFonts w:ascii="Trebuchet MS" w:hAnsi="Trebuchet MS"/>
          <w:noProof/>
        </w:rPr>
        <w:t xml:space="preserve"> and your </w:t>
      </w:r>
      <w:del w:id="15" w:author="Author">
        <w:r w:rsidRPr="000A3940">
          <w:rPr>
            <w:rFonts w:ascii="Trebuchet MS" w:hAnsi="Trebuchet MS"/>
            <w:noProof/>
          </w:rPr>
          <w:delText>son’s son</w:delText>
        </w:r>
      </w:del>
      <w:ins w:id="16" w:author="Author">
        <w:r w:rsidRPr="000A3940">
          <w:rPr>
            <w:rFonts w:ascii="Trebuchet MS" w:hAnsi="Trebuchet MS"/>
            <w:noProof/>
          </w:rPr>
          <w:t>grandsons</w:t>
        </w:r>
      </w:ins>
      <w:r w:rsidRPr="000A3940">
        <w:rPr>
          <w:rFonts w:ascii="Trebuchet MS" w:hAnsi="Trebuchet MS"/>
          <w:noProof/>
        </w:rPr>
        <w:t xml:space="preserve"> how severely I have dealt with Egypt and </w:t>
      </w:r>
      <w:del w:id="17" w:author="Author">
        <w:r w:rsidRPr="000A3940">
          <w:rPr>
            <w:rFonts w:ascii="Trebuchet MS" w:hAnsi="Trebuchet MS"/>
            <w:noProof/>
          </w:rPr>
          <w:delText>my</w:delText>
        </w:r>
      </w:del>
      <w:ins w:id="18" w:author="Author">
        <w:r w:rsidRPr="000A3940">
          <w:rPr>
            <w:rFonts w:ascii="Trebuchet MS" w:hAnsi="Trebuchet MS"/>
            <w:noProof/>
          </w:rPr>
          <w:t>what</w:t>
        </w:r>
      </w:ins>
      <w:r w:rsidRPr="000A3940">
        <w:rPr>
          <w:rFonts w:ascii="Trebuchet MS" w:hAnsi="Trebuchet MS"/>
          <w:noProof/>
        </w:rPr>
        <w:t xml:space="preserve"> signs </w:t>
      </w:r>
      <w:del w:id="19" w:author="Author">
        <w:r w:rsidRPr="000A3940">
          <w:rPr>
            <w:rFonts w:ascii="Trebuchet MS" w:hAnsi="Trebuchet MS"/>
            <w:noProof/>
          </w:rPr>
          <w:delText xml:space="preserve">that </w:delText>
        </w:r>
      </w:del>
      <w:r w:rsidRPr="000A3940">
        <w:rPr>
          <w:rFonts w:ascii="Trebuchet MS" w:hAnsi="Trebuchet MS"/>
          <w:noProof/>
        </w:rPr>
        <w:t xml:space="preserve">I have </w:t>
      </w:r>
      <w:del w:id="20" w:author="Author">
        <w:r w:rsidRPr="000A3940">
          <w:rPr>
            <w:rFonts w:ascii="Trebuchet MS" w:hAnsi="Trebuchet MS"/>
            <w:noProof/>
          </w:rPr>
          <w:delText>established</w:delText>
        </w:r>
      </w:del>
      <w:ins w:id="21" w:author="Author">
        <w:r w:rsidRPr="000A3940">
          <w:rPr>
            <w:rFonts w:ascii="Trebuchet MS" w:hAnsi="Trebuchet MS"/>
            <w:noProof/>
          </w:rPr>
          <w:t>performed</w:t>
        </w:r>
      </w:ins>
      <w:r w:rsidRPr="000A3940">
        <w:rPr>
          <w:rFonts w:ascii="Trebuchet MS" w:hAnsi="Trebuchet MS"/>
          <w:noProof/>
        </w:rPr>
        <w:t xml:space="preserve"> among them; and </w:t>
      </w:r>
      <w:del w:id="22" w:author="Author">
        <w:r w:rsidRPr="000A3940">
          <w:rPr>
            <w:rFonts w:ascii="Trebuchet MS" w:hAnsi="Trebuchet MS"/>
            <w:noProof/>
            <w:u w:val="dotted"/>
          </w:rPr>
          <w:delText>YOU</w:delText>
        </w:r>
      </w:del>
      <w:ins w:id="23" w:author="Author">
        <w:r w:rsidRPr="000A3940">
          <w:rPr>
            <w:rFonts w:ascii="Trebuchet MS" w:hAnsi="Trebuchet MS"/>
            <w:noProof/>
          </w:rPr>
          <w:t>you</w:t>
        </w:r>
      </w:ins>
      <w:r w:rsidRPr="000A3940">
        <w:rPr>
          <w:rFonts w:ascii="Trebuchet MS" w:hAnsi="Trebuchet MS"/>
          <w:noProof/>
        </w:rPr>
        <w:t xml:space="preserve"> will certainly know that I am Jehovah.”</w:t>
      </w:r>
    </w:p>
    <w:p w:rsidR="00A21E87" w:rsidRPr="000A3940" w:rsidRDefault="00A21E87" w:rsidP="00A21E87">
      <w:pPr>
        <w:rPr>
          <w:rFonts w:ascii="Trebuchet MS" w:hAnsi="Trebuchet MS"/>
          <w:noProof/>
        </w:rPr>
      </w:pPr>
      <w:r w:rsidRPr="000A3940">
        <w:rPr>
          <w:rFonts w:ascii="Trebuchet MS" w:hAnsi="Trebuchet MS"/>
          <w:b/>
        </w:rPr>
        <w:t xml:space="preserve">10:3 </w:t>
      </w:r>
      <w:r w:rsidRPr="000A3940">
        <w:rPr>
          <w:rFonts w:ascii="Trebuchet MS" w:hAnsi="Trebuchet MS"/>
          <w:noProof/>
        </w:rPr>
        <w:t xml:space="preserve">So Moses and Aaron went in to Phar′aoh and said to him: “This is what Jehovah the God of the Hebrews has said, ‘How long </w:t>
      </w:r>
      <w:del w:id="24" w:author="Author">
        <w:r w:rsidRPr="000A3940">
          <w:rPr>
            <w:rFonts w:ascii="Trebuchet MS" w:hAnsi="Trebuchet MS"/>
            <w:noProof/>
          </w:rPr>
          <w:delText>must</w:delText>
        </w:r>
      </w:del>
      <w:ins w:id="25" w:author="Author">
        <w:r w:rsidRPr="000A3940">
          <w:rPr>
            <w:rFonts w:ascii="Trebuchet MS" w:hAnsi="Trebuchet MS"/>
            <w:noProof/>
          </w:rPr>
          <w:t>will</w:t>
        </w:r>
      </w:ins>
      <w:r w:rsidRPr="000A3940">
        <w:rPr>
          <w:rFonts w:ascii="Trebuchet MS" w:hAnsi="Trebuchet MS"/>
          <w:noProof/>
        </w:rPr>
        <w:t xml:space="preserve"> you refuse to submit </w:t>
      </w:r>
      <w:del w:id="26" w:author="Author">
        <w:r w:rsidRPr="000A3940">
          <w:rPr>
            <w:rFonts w:ascii="Trebuchet MS" w:hAnsi="Trebuchet MS"/>
            <w:noProof/>
          </w:rPr>
          <w:delText xml:space="preserve">yourself </w:delText>
        </w:r>
      </w:del>
      <w:r w:rsidRPr="000A3940">
        <w:rPr>
          <w:rFonts w:ascii="Trebuchet MS" w:hAnsi="Trebuchet MS"/>
          <w:noProof/>
        </w:rPr>
        <w:t xml:space="preserve">to me? Send my people away </w:t>
      </w:r>
      <w:ins w:id="27" w:author="Author">
        <w:r w:rsidRPr="000A3940">
          <w:rPr>
            <w:rFonts w:ascii="Trebuchet MS" w:hAnsi="Trebuchet MS"/>
            <w:noProof/>
          </w:rPr>
          <w:t xml:space="preserve">so </w:t>
        </w:r>
      </w:ins>
      <w:r w:rsidRPr="000A3940">
        <w:rPr>
          <w:rFonts w:ascii="Trebuchet MS" w:hAnsi="Trebuchet MS"/>
          <w:noProof/>
        </w:rPr>
        <w:t xml:space="preserve">that they may serve me. </w:t>
      </w:r>
      <w:r w:rsidRPr="000A3940">
        <w:rPr>
          <w:rFonts w:ascii="Trebuchet MS" w:hAnsi="Trebuchet MS"/>
          <w:b/>
          <w:noProof/>
        </w:rPr>
        <w:t xml:space="preserve">10:4 </w:t>
      </w:r>
      <w:r w:rsidRPr="000A3940">
        <w:rPr>
          <w:rFonts w:ascii="Trebuchet MS" w:hAnsi="Trebuchet MS"/>
          <w:noProof/>
        </w:rPr>
        <w:t xml:space="preserve">For if you </w:t>
      </w:r>
      <w:del w:id="28" w:author="Author">
        <w:r w:rsidRPr="000A3940">
          <w:rPr>
            <w:rFonts w:ascii="Trebuchet MS" w:hAnsi="Trebuchet MS"/>
            <w:noProof/>
          </w:rPr>
          <w:delText>continue</w:delText>
        </w:r>
      </w:del>
      <w:ins w:id="29" w:author="Author">
        <w:r w:rsidRPr="000A3940">
          <w:rPr>
            <w:rFonts w:ascii="Trebuchet MS" w:hAnsi="Trebuchet MS"/>
            <w:noProof/>
          </w:rPr>
          <w:t>keep</w:t>
        </w:r>
      </w:ins>
      <w:r w:rsidRPr="000A3940">
        <w:rPr>
          <w:rFonts w:ascii="Trebuchet MS" w:hAnsi="Trebuchet MS"/>
          <w:noProof/>
        </w:rPr>
        <w:t xml:space="preserve"> refusing to send my people away, here I am bringing locusts within your boundaries tomorrow. </w:t>
      </w:r>
      <w:r w:rsidRPr="000A3940">
        <w:rPr>
          <w:rFonts w:ascii="Trebuchet MS" w:hAnsi="Trebuchet MS"/>
          <w:b/>
          <w:noProof/>
        </w:rPr>
        <w:t xml:space="preserve">10:5 </w:t>
      </w:r>
      <w:r w:rsidRPr="000A3940">
        <w:rPr>
          <w:rFonts w:ascii="Trebuchet MS" w:hAnsi="Trebuchet MS"/>
          <w:noProof/>
        </w:rPr>
        <w:t xml:space="preserve">And they will </w:t>
      </w:r>
      <w:del w:id="30" w:author="Author">
        <w:r w:rsidRPr="000A3940">
          <w:rPr>
            <w:rFonts w:ascii="Trebuchet MS" w:hAnsi="Trebuchet MS"/>
            <w:noProof/>
          </w:rPr>
          <w:delText xml:space="preserve">actually </w:delText>
        </w:r>
      </w:del>
      <w:r w:rsidRPr="000A3940">
        <w:rPr>
          <w:rFonts w:ascii="Trebuchet MS" w:hAnsi="Trebuchet MS"/>
          <w:noProof/>
        </w:rPr>
        <w:t xml:space="preserve">cover the </w:t>
      </w:r>
      <w:del w:id="31" w:author="Author">
        <w:r w:rsidRPr="000A3940">
          <w:rPr>
            <w:rFonts w:ascii="Trebuchet MS" w:hAnsi="Trebuchet MS"/>
            <w:noProof/>
          </w:rPr>
          <w:delText xml:space="preserve">visible </w:delText>
        </w:r>
      </w:del>
      <w:r w:rsidRPr="000A3940">
        <w:rPr>
          <w:rFonts w:ascii="Trebuchet MS" w:hAnsi="Trebuchet MS"/>
          <w:noProof/>
        </w:rPr>
        <w:t>surface of the earth</w:t>
      </w:r>
      <w:ins w:id="32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and it will not be possible to see the </w:t>
      </w:r>
      <w:del w:id="33" w:author="Author">
        <w:r w:rsidRPr="000A3940">
          <w:rPr>
            <w:rFonts w:ascii="Trebuchet MS" w:hAnsi="Trebuchet MS"/>
            <w:noProof/>
          </w:rPr>
          <w:delText>earth; and they</w:delText>
        </w:r>
      </w:del>
      <w:ins w:id="34" w:author="Author">
        <w:r w:rsidRPr="000A3940">
          <w:rPr>
            <w:rFonts w:ascii="Trebuchet MS" w:hAnsi="Trebuchet MS"/>
            <w:noProof/>
          </w:rPr>
          <w:t>ground. They</w:t>
        </w:r>
      </w:ins>
      <w:r w:rsidRPr="000A3940">
        <w:rPr>
          <w:rFonts w:ascii="Trebuchet MS" w:hAnsi="Trebuchet MS"/>
          <w:noProof/>
        </w:rPr>
        <w:t xml:space="preserve"> will </w:t>
      </w:r>
      <w:del w:id="35" w:author="Author">
        <w:r w:rsidRPr="000A3940">
          <w:rPr>
            <w:rFonts w:ascii="Trebuchet MS" w:hAnsi="Trebuchet MS"/>
            <w:noProof/>
          </w:rPr>
          <w:delText xml:space="preserve">simply </w:delText>
        </w:r>
      </w:del>
      <w:r w:rsidRPr="000A3940">
        <w:rPr>
          <w:rFonts w:ascii="Trebuchet MS" w:hAnsi="Trebuchet MS"/>
          <w:noProof/>
        </w:rPr>
        <w:t xml:space="preserve">eat up </w:t>
      </w:r>
      <w:del w:id="36" w:author="Author">
        <w:r w:rsidRPr="000A3940">
          <w:rPr>
            <w:rFonts w:ascii="Trebuchet MS" w:hAnsi="Trebuchet MS"/>
            <w:noProof/>
          </w:rPr>
          <w:delText xml:space="preserve">the rest of </w:delText>
        </w:r>
      </w:del>
      <w:r w:rsidRPr="000A3940">
        <w:rPr>
          <w:rFonts w:ascii="Trebuchet MS" w:hAnsi="Trebuchet MS"/>
          <w:noProof/>
        </w:rPr>
        <w:t xml:space="preserve">what </w:t>
      </w:r>
      <w:del w:id="37" w:author="Author">
        <w:r w:rsidRPr="000A3940">
          <w:rPr>
            <w:rFonts w:ascii="Trebuchet MS" w:hAnsi="Trebuchet MS"/>
            <w:noProof/>
          </w:rPr>
          <w:delText xml:space="preserve">has </w:delText>
        </w:r>
      </w:del>
      <w:r w:rsidRPr="000A3940">
        <w:rPr>
          <w:rFonts w:ascii="Trebuchet MS" w:hAnsi="Trebuchet MS"/>
          <w:noProof/>
        </w:rPr>
        <w:t>escaped</w:t>
      </w:r>
      <w:del w:id="38" w:author="Author">
        <w:r w:rsidRPr="000A3940">
          <w:rPr>
            <w:rFonts w:ascii="Trebuchet MS" w:hAnsi="Trebuchet MS"/>
            <w:noProof/>
          </w:rPr>
          <w:delText xml:space="preserve">, what has been left to </w:delText>
        </w:r>
        <w:r w:rsidRPr="000A3940">
          <w:rPr>
            <w:rFonts w:ascii="Trebuchet MS" w:hAnsi="Trebuchet MS"/>
            <w:noProof/>
            <w:u w:val="dotted"/>
          </w:rPr>
          <w:delText>YOU</w:delText>
        </w:r>
        <w:r w:rsidRPr="000A3940">
          <w:rPr>
            <w:rFonts w:ascii="Trebuchet MS" w:hAnsi="Trebuchet MS"/>
            <w:noProof/>
          </w:rPr>
          <w:delText xml:space="preserve"> people by</w:delText>
        </w:r>
      </w:del>
      <w:r w:rsidRPr="000A3940">
        <w:rPr>
          <w:rFonts w:ascii="Trebuchet MS" w:hAnsi="Trebuchet MS"/>
          <w:noProof/>
        </w:rPr>
        <w:t xml:space="preserve"> the hail</w:t>
      </w:r>
      <w:ins w:id="39" w:author="Author">
        <w:r w:rsidRPr="000A3940">
          <w:rPr>
            <w:rFonts w:ascii="Trebuchet MS" w:hAnsi="Trebuchet MS"/>
            <w:noProof/>
          </w:rPr>
          <w:t xml:space="preserve"> and was left for you</w:t>
        </w:r>
      </w:ins>
      <w:r w:rsidRPr="000A3940">
        <w:rPr>
          <w:rFonts w:ascii="Trebuchet MS" w:hAnsi="Trebuchet MS"/>
          <w:noProof/>
        </w:rPr>
        <w:t xml:space="preserve">, and they will </w:t>
      </w:r>
      <w:del w:id="40" w:author="Author">
        <w:r w:rsidRPr="000A3940">
          <w:rPr>
            <w:rFonts w:ascii="Trebuchet MS" w:hAnsi="Trebuchet MS"/>
            <w:noProof/>
          </w:rPr>
          <w:delText xml:space="preserve">certainly </w:delText>
        </w:r>
      </w:del>
      <w:r w:rsidRPr="000A3940">
        <w:rPr>
          <w:rFonts w:ascii="Trebuchet MS" w:hAnsi="Trebuchet MS"/>
          <w:noProof/>
        </w:rPr>
        <w:t xml:space="preserve">eat </w:t>
      </w:r>
      <w:del w:id="41" w:author="Author">
        <w:r w:rsidRPr="000A3940">
          <w:rPr>
            <w:rFonts w:ascii="Trebuchet MS" w:hAnsi="Trebuchet MS"/>
            <w:noProof/>
          </w:rPr>
          <w:delText xml:space="preserve">every sprouting tree of </w:delText>
        </w:r>
        <w:r w:rsidRPr="000A3940">
          <w:rPr>
            <w:rFonts w:ascii="Trebuchet MS" w:hAnsi="Trebuchet MS"/>
            <w:noProof/>
            <w:u w:val="dotted"/>
          </w:rPr>
          <w:delText>YOURS</w:delText>
        </w:r>
        <w:r w:rsidRPr="000A3940">
          <w:rPr>
            <w:rFonts w:ascii="Trebuchet MS" w:hAnsi="Trebuchet MS"/>
            <w:noProof/>
          </w:rPr>
          <w:delText xml:space="preserve"> out of</w:delText>
        </w:r>
      </w:del>
      <w:ins w:id="42" w:author="Author">
        <w:r w:rsidRPr="000A3940">
          <w:rPr>
            <w:rFonts w:ascii="Trebuchet MS" w:hAnsi="Trebuchet MS"/>
            <w:noProof/>
          </w:rPr>
          <w:t>all your trees that are growing in</w:t>
        </w:r>
      </w:ins>
      <w:r w:rsidRPr="000A3940">
        <w:rPr>
          <w:rFonts w:ascii="Trebuchet MS" w:hAnsi="Trebuchet MS"/>
          <w:noProof/>
        </w:rPr>
        <w:t xml:space="preserve"> the field. </w:t>
      </w:r>
      <w:r w:rsidRPr="000A3940">
        <w:rPr>
          <w:rFonts w:ascii="Trebuchet MS" w:hAnsi="Trebuchet MS"/>
          <w:b/>
          <w:noProof/>
        </w:rPr>
        <w:t xml:space="preserve">10:6 </w:t>
      </w:r>
      <w:del w:id="43" w:author="Author">
        <w:r w:rsidRPr="000A3940">
          <w:rPr>
            <w:rFonts w:ascii="Trebuchet MS" w:hAnsi="Trebuchet MS"/>
            <w:noProof/>
          </w:rPr>
          <w:delText>And</w:delText>
        </w:r>
      </w:del>
      <w:ins w:id="44" w:author="Author">
        <w:r w:rsidRPr="000A3940">
          <w:rPr>
            <w:rFonts w:ascii="Trebuchet MS" w:hAnsi="Trebuchet MS"/>
            <w:noProof/>
          </w:rPr>
          <w:t>They will fill</w:t>
        </w:r>
      </w:ins>
      <w:r w:rsidRPr="000A3940">
        <w:rPr>
          <w:rFonts w:ascii="Trebuchet MS" w:hAnsi="Trebuchet MS"/>
          <w:noProof/>
        </w:rPr>
        <w:t xml:space="preserve"> your houses</w:t>
      </w:r>
      <w:del w:id="45" w:author="Author">
        <w:r w:rsidRPr="000A3940">
          <w:rPr>
            <w:rFonts w:ascii="Trebuchet MS" w:hAnsi="Trebuchet MS"/>
            <w:noProof/>
          </w:rPr>
          <w:delText xml:space="preserve"> and</w:delText>
        </w:r>
      </w:del>
      <w:ins w:id="46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the houses of all your servants</w:t>
      </w:r>
      <w:ins w:id="47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and the houses of all Egypt </w:t>
      </w:r>
      <w:del w:id="48" w:author="Author">
        <w:r w:rsidRPr="000A3940">
          <w:rPr>
            <w:rFonts w:ascii="Trebuchet MS" w:hAnsi="Trebuchet MS"/>
            <w:noProof/>
          </w:rPr>
          <w:delText xml:space="preserve">will be filled </w:delText>
        </w:r>
      </w:del>
      <w:r w:rsidRPr="000A3940">
        <w:rPr>
          <w:rFonts w:ascii="Trebuchet MS" w:hAnsi="Trebuchet MS"/>
          <w:noProof/>
        </w:rPr>
        <w:t xml:space="preserve">to an extent that your fathers and your </w:t>
      </w:r>
      <w:del w:id="49" w:author="Author">
        <w:r w:rsidRPr="000A3940">
          <w:rPr>
            <w:rFonts w:ascii="Trebuchet MS" w:hAnsi="Trebuchet MS"/>
            <w:noProof/>
          </w:rPr>
          <w:delText>fathers’ fathers have not seen it</w:delText>
        </w:r>
      </w:del>
      <w:ins w:id="50" w:author="Author">
        <w:r w:rsidRPr="000A3940">
          <w:rPr>
            <w:rFonts w:ascii="Trebuchet MS" w:hAnsi="Trebuchet MS"/>
            <w:noProof/>
          </w:rPr>
          <w:t>grandfathers never saw</w:t>
        </w:r>
      </w:ins>
      <w:r w:rsidRPr="000A3940">
        <w:rPr>
          <w:rFonts w:ascii="Trebuchet MS" w:hAnsi="Trebuchet MS"/>
          <w:noProof/>
        </w:rPr>
        <w:t xml:space="preserve"> from the </w:t>
      </w:r>
      <w:del w:id="51" w:author="Author">
        <w:r w:rsidRPr="000A3940">
          <w:rPr>
            <w:rFonts w:ascii="Trebuchet MS" w:hAnsi="Trebuchet MS"/>
            <w:noProof/>
          </w:rPr>
          <w:delText>day of their existing upon the ground</w:delText>
        </w:r>
      </w:del>
      <w:ins w:id="52" w:author="Author">
        <w:r w:rsidRPr="000A3940">
          <w:rPr>
            <w:rFonts w:ascii="Trebuchet MS" w:hAnsi="Trebuchet MS"/>
            <w:noProof/>
          </w:rPr>
          <w:t>time they have been in this land</w:t>
        </w:r>
      </w:ins>
      <w:r w:rsidRPr="000A3940">
        <w:rPr>
          <w:rFonts w:ascii="Trebuchet MS" w:hAnsi="Trebuchet MS"/>
          <w:noProof/>
        </w:rPr>
        <w:t xml:space="preserve"> until </w:t>
      </w:r>
      <w:del w:id="53" w:author="Author">
        <w:r w:rsidRPr="000A3940">
          <w:rPr>
            <w:rFonts w:ascii="Trebuchet MS" w:hAnsi="Trebuchet MS"/>
            <w:noProof/>
          </w:rPr>
          <w:delText>this day</w:delText>
        </w:r>
      </w:del>
      <w:ins w:id="54" w:author="Author">
        <w:r w:rsidRPr="000A3940">
          <w:rPr>
            <w:rFonts w:ascii="Trebuchet MS" w:hAnsi="Trebuchet MS"/>
            <w:noProof/>
          </w:rPr>
          <w:t>today</w:t>
        </w:r>
      </w:ins>
      <w:r w:rsidRPr="000A3940">
        <w:rPr>
          <w:rFonts w:ascii="Trebuchet MS" w:hAnsi="Trebuchet MS"/>
          <w:noProof/>
        </w:rPr>
        <w:t>.’” With that he turned and went out from Phar′aoh.</w:t>
      </w:r>
    </w:p>
    <w:p w:rsidR="00A21E87" w:rsidRPr="000A3940" w:rsidRDefault="00A21E87" w:rsidP="00A21E87">
      <w:pPr>
        <w:rPr>
          <w:rFonts w:ascii="Trebuchet MS" w:hAnsi="Trebuchet MS"/>
          <w:noProof/>
        </w:rPr>
      </w:pPr>
      <w:r w:rsidRPr="000A3940">
        <w:rPr>
          <w:rFonts w:ascii="Trebuchet MS" w:hAnsi="Trebuchet MS"/>
          <w:b/>
        </w:rPr>
        <w:t xml:space="preserve">10:7 </w:t>
      </w:r>
      <w:del w:id="55" w:author="Author">
        <w:r w:rsidRPr="000A3940">
          <w:rPr>
            <w:rFonts w:ascii="Trebuchet MS" w:hAnsi="Trebuchet MS"/>
            <w:noProof/>
          </w:rPr>
          <w:delText>After that</w:delText>
        </w:r>
      </w:del>
      <w:ins w:id="56" w:author="Author">
        <w:r w:rsidRPr="000A3940">
          <w:rPr>
            <w:rFonts w:ascii="Trebuchet MS" w:hAnsi="Trebuchet MS"/>
            <w:noProof/>
          </w:rPr>
          <w:t>Then</w:t>
        </w:r>
      </w:ins>
      <w:r w:rsidRPr="000A3940">
        <w:rPr>
          <w:rFonts w:ascii="Trebuchet MS" w:hAnsi="Trebuchet MS"/>
          <w:noProof/>
        </w:rPr>
        <w:t xml:space="preserve"> Phar′aoh’s servants said to him: “How long will this man </w:t>
      </w:r>
      <w:del w:id="57" w:author="Author">
        <w:r w:rsidRPr="000A3940">
          <w:rPr>
            <w:rFonts w:ascii="Trebuchet MS" w:hAnsi="Trebuchet MS"/>
            <w:noProof/>
          </w:rPr>
          <w:delText>prove</w:delText>
        </w:r>
      </w:del>
      <w:ins w:id="58" w:author="Author">
        <w:r w:rsidRPr="000A3940">
          <w:rPr>
            <w:rFonts w:ascii="Trebuchet MS" w:hAnsi="Trebuchet MS"/>
            <w:noProof/>
          </w:rPr>
          <w:t>continue</w:t>
        </w:r>
      </w:ins>
      <w:r w:rsidRPr="000A3940">
        <w:rPr>
          <w:rFonts w:ascii="Trebuchet MS" w:hAnsi="Trebuchet MS"/>
          <w:noProof/>
        </w:rPr>
        <w:t xml:space="preserve"> to </w:t>
      </w:r>
      <w:del w:id="59" w:author="Author">
        <w:r w:rsidRPr="000A3940">
          <w:rPr>
            <w:rFonts w:ascii="Trebuchet MS" w:hAnsi="Trebuchet MS"/>
            <w:noProof/>
          </w:rPr>
          <w:delText>be as a snare to</w:delText>
        </w:r>
      </w:del>
      <w:ins w:id="60" w:author="Author">
        <w:r w:rsidRPr="000A3940">
          <w:rPr>
            <w:rFonts w:ascii="Trebuchet MS" w:hAnsi="Trebuchet MS"/>
            <w:noProof/>
          </w:rPr>
          <w:t>menace</w:t>
        </w:r>
        <w:r w:rsidRPr="000A3940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A3940">
        <w:rPr>
          <w:rFonts w:ascii="Trebuchet MS" w:hAnsi="Trebuchet MS"/>
          <w:noProof/>
        </w:rPr>
        <w:t xml:space="preserve"> us? Send the men away </w:t>
      </w:r>
      <w:ins w:id="63" w:author="Author">
        <w:r w:rsidRPr="000A3940">
          <w:rPr>
            <w:rFonts w:ascii="Trebuchet MS" w:hAnsi="Trebuchet MS"/>
            <w:noProof/>
          </w:rPr>
          <w:t xml:space="preserve">so </w:t>
        </w:r>
      </w:ins>
      <w:r w:rsidRPr="000A3940">
        <w:rPr>
          <w:rFonts w:ascii="Trebuchet MS" w:hAnsi="Trebuchet MS"/>
          <w:noProof/>
        </w:rPr>
        <w:t xml:space="preserve">that they may serve Jehovah their God. Do you not yet </w:t>
      </w:r>
      <w:del w:id="64" w:author="Author">
        <w:r w:rsidRPr="000A3940">
          <w:rPr>
            <w:rFonts w:ascii="Trebuchet MS" w:hAnsi="Trebuchet MS"/>
            <w:noProof/>
          </w:rPr>
          <w:delText>know</w:delText>
        </w:r>
      </w:del>
      <w:ins w:id="65" w:author="Author">
        <w:r w:rsidRPr="000A3940">
          <w:rPr>
            <w:rFonts w:ascii="Trebuchet MS" w:hAnsi="Trebuchet MS"/>
            <w:noProof/>
          </w:rPr>
          <w:t>realize</w:t>
        </w:r>
      </w:ins>
      <w:r w:rsidRPr="000A3940">
        <w:rPr>
          <w:rFonts w:ascii="Trebuchet MS" w:hAnsi="Trebuchet MS"/>
          <w:noProof/>
        </w:rPr>
        <w:t xml:space="preserve"> that Egypt has </w:t>
      </w:r>
      <w:del w:id="66" w:author="Author">
        <w:r w:rsidRPr="000A3940">
          <w:rPr>
            <w:rFonts w:ascii="Trebuchet MS" w:hAnsi="Trebuchet MS"/>
            <w:noProof/>
          </w:rPr>
          <w:delText>perished</w:delText>
        </w:r>
      </w:del>
      <w:ins w:id="67" w:author="Author">
        <w:r w:rsidRPr="000A3940">
          <w:rPr>
            <w:rFonts w:ascii="Trebuchet MS" w:hAnsi="Trebuchet MS"/>
            <w:noProof/>
          </w:rPr>
          <w:t>been ruined</w:t>
        </w:r>
      </w:ins>
      <w:r w:rsidRPr="000A3940">
        <w:rPr>
          <w:rFonts w:ascii="Trebuchet MS" w:hAnsi="Trebuchet MS"/>
          <w:noProof/>
        </w:rPr>
        <w:t xml:space="preserve">?” </w:t>
      </w:r>
      <w:r w:rsidRPr="000A3940">
        <w:rPr>
          <w:rFonts w:ascii="Trebuchet MS" w:hAnsi="Trebuchet MS"/>
          <w:b/>
          <w:noProof/>
        </w:rPr>
        <w:t xml:space="preserve">10:8 </w:t>
      </w:r>
      <w:r w:rsidRPr="000A3940">
        <w:rPr>
          <w:rFonts w:ascii="Trebuchet MS" w:hAnsi="Trebuchet MS"/>
          <w:noProof/>
        </w:rPr>
        <w:t xml:space="preserve">So Moses and Aaron were brought back to Phar′aoh, and he said to them: “Go, serve Jehovah </w:t>
      </w:r>
      <w:del w:id="68" w:author="Author">
        <w:r w:rsidRPr="000A3940">
          <w:rPr>
            <w:rFonts w:ascii="Trebuchet MS" w:hAnsi="Trebuchet MS"/>
            <w:noProof/>
            <w:u w:val="dotted"/>
          </w:rPr>
          <w:delText>YOUR</w:delText>
        </w:r>
      </w:del>
      <w:ins w:id="69" w:author="Author">
        <w:r w:rsidRPr="000A3940">
          <w:rPr>
            <w:rFonts w:ascii="Trebuchet MS" w:hAnsi="Trebuchet MS"/>
            <w:noProof/>
          </w:rPr>
          <w:t>your</w:t>
        </w:r>
      </w:ins>
      <w:r w:rsidRPr="000A3940">
        <w:rPr>
          <w:rFonts w:ascii="Trebuchet MS" w:hAnsi="Trebuchet MS"/>
          <w:noProof/>
        </w:rPr>
        <w:t xml:space="preserve"> God. </w:t>
      </w:r>
      <w:del w:id="70" w:author="Author">
        <w:r w:rsidRPr="000A3940">
          <w:rPr>
            <w:rFonts w:ascii="Trebuchet MS" w:hAnsi="Trebuchet MS"/>
            <w:noProof/>
          </w:rPr>
          <w:delText>Who in particular are the ones</w:delText>
        </w:r>
      </w:del>
      <w:ins w:id="71" w:author="Author">
        <w:r w:rsidRPr="000A3940">
          <w:rPr>
            <w:rFonts w:ascii="Trebuchet MS" w:hAnsi="Trebuchet MS"/>
            <w:noProof/>
          </w:rPr>
          <w:t>But just who will be</w:t>
        </w:r>
      </w:ins>
      <w:r w:rsidRPr="000A3940">
        <w:rPr>
          <w:rFonts w:ascii="Trebuchet MS" w:hAnsi="Trebuchet MS"/>
          <w:noProof/>
        </w:rPr>
        <w:t xml:space="preserve"> going?” </w:t>
      </w:r>
      <w:r w:rsidRPr="000A3940">
        <w:rPr>
          <w:rFonts w:ascii="Trebuchet MS" w:hAnsi="Trebuchet MS"/>
          <w:b/>
          <w:noProof/>
        </w:rPr>
        <w:t xml:space="preserve">10:9 </w:t>
      </w:r>
      <w:r w:rsidRPr="000A3940">
        <w:rPr>
          <w:rFonts w:ascii="Trebuchet MS" w:hAnsi="Trebuchet MS"/>
          <w:noProof/>
        </w:rPr>
        <w:t>Then Moses said: “</w:t>
      </w:r>
      <w:del w:id="72" w:author="Author">
        <w:r w:rsidRPr="000A3940">
          <w:rPr>
            <w:rFonts w:ascii="Trebuchet MS" w:hAnsi="Trebuchet MS"/>
            <w:noProof/>
          </w:rPr>
          <w:delText>With</w:delText>
        </w:r>
      </w:del>
      <w:ins w:id="73" w:author="Author">
        <w:r w:rsidRPr="000A3940">
          <w:rPr>
            <w:rFonts w:ascii="Trebuchet MS" w:hAnsi="Trebuchet MS"/>
            <w:noProof/>
          </w:rPr>
          <w:t>We will go with</w:t>
        </w:r>
      </w:ins>
      <w:r w:rsidRPr="000A3940">
        <w:rPr>
          <w:rFonts w:ascii="Trebuchet MS" w:hAnsi="Trebuchet MS"/>
          <w:noProof/>
        </w:rPr>
        <w:t xml:space="preserve"> our young people</w:t>
      </w:r>
      <w:del w:id="74" w:author="Author">
        <w:r w:rsidRPr="000A3940">
          <w:rPr>
            <w:rFonts w:ascii="Trebuchet MS" w:hAnsi="Trebuchet MS"/>
            <w:noProof/>
          </w:rPr>
          <w:delText xml:space="preserve"> and</w:delText>
        </w:r>
      </w:del>
      <w:ins w:id="75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our old people</w:t>
      </w:r>
      <w:del w:id="76" w:author="Author">
        <w:r w:rsidRPr="000A3940">
          <w:rPr>
            <w:rFonts w:ascii="Trebuchet MS" w:hAnsi="Trebuchet MS"/>
            <w:noProof/>
          </w:rPr>
          <w:delText xml:space="preserve"> we shall go. With</w:delText>
        </w:r>
      </w:del>
      <w:ins w:id="77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our sons</w:t>
      </w:r>
      <w:del w:id="78" w:author="Author">
        <w:r w:rsidRPr="000A3940">
          <w:rPr>
            <w:rFonts w:ascii="Trebuchet MS" w:hAnsi="Trebuchet MS"/>
            <w:noProof/>
          </w:rPr>
          <w:delText xml:space="preserve"> and</w:delText>
        </w:r>
      </w:del>
      <w:ins w:id="79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our daughters, </w:t>
      </w:r>
      <w:del w:id="80" w:author="Author">
        <w:r w:rsidRPr="000A3940">
          <w:rPr>
            <w:rFonts w:ascii="Trebuchet MS" w:hAnsi="Trebuchet MS"/>
            <w:noProof/>
          </w:rPr>
          <w:delText xml:space="preserve">with </w:delText>
        </w:r>
      </w:del>
      <w:r w:rsidRPr="000A3940">
        <w:rPr>
          <w:rFonts w:ascii="Trebuchet MS" w:hAnsi="Trebuchet MS"/>
          <w:noProof/>
        </w:rPr>
        <w:t>our sheep</w:t>
      </w:r>
      <w:ins w:id="81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and our cattle</w:t>
      </w:r>
      <w:ins w:id="82" w:author="Author">
        <w:r w:rsidRPr="000A3940">
          <w:rPr>
            <w:rFonts w:ascii="Trebuchet MS" w:hAnsi="Trebuchet MS"/>
            <w:noProof/>
          </w:rPr>
          <w:t>, because</w:t>
        </w:r>
      </w:ins>
      <w:r w:rsidRPr="000A3940">
        <w:rPr>
          <w:rFonts w:ascii="Trebuchet MS" w:hAnsi="Trebuchet MS"/>
          <w:noProof/>
        </w:rPr>
        <w:t xml:space="preserve"> we </w:t>
      </w:r>
      <w:del w:id="83" w:author="Author">
        <w:r w:rsidRPr="000A3940">
          <w:rPr>
            <w:rFonts w:ascii="Trebuchet MS" w:hAnsi="Trebuchet MS"/>
            <w:noProof/>
          </w:rPr>
          <w:delText>shall go, for we have</w:delText>
        </w:r>
      </w:del>
      <w:ins w:id="84" w:author="Author">
        <w:r w:rsidRPr="000A3940">
          <w:rPr>
            <w:rFonts w:ascii="Trebuchet MS" w:hAnsi="Trebuchet MS"/>
            <w:noProof/>
          </w:rPr>
          <w:t>will hold</w:t>
        </w:r>
      </w:ins>
      <w:r w:rsidRPr="000A3940">
        <w:rPr>
          <w:rFonts w:ascii="Trebuchet MS" w:hAnsi="Trebuchet MS"/>
          <w:noProof/>
        </w:rPr>
        <w:t xml:space="preserve"> a festival to Jehovah.” </w:t>
      </w:r>
      <w:r w:rsidRPr="000A3940">
        <w:rPr>
          <w:rFonts w:ascii="Trebuchet MS" w:hAnsi="Trebuchet MS"/>
          <w:b/>
          <w:noProof/>
        </w:rPr>
        <w:t xml:space="preserve">10:10 </w:t>
      </w:r>
      <w:del w:id="85" w:author="Author">
        <w:r w:rsidRPr="000A3940">
          <w:rPr>
            <w:rFonts w:ascii="Trebuchet MS" w:hAnsi="Trebuchet MS"/>
            <w:noProof/>
          </w:rPr>
          <w:delText>In turn he</w:delText>
        </w:r>
      </w:del>
      <w:ins w:id="86" w:author="Author">
        <w:r w:rsidRPr="000A3940">
          <w:rPr>
            <w:rFonts w:ascii="Trebuchet MS" w:hAnsi="Trebuchet MS"/>
            <w:noProof/>
          </w:rPr>
          <w:t>He</w:t>
        </w:r>
      </w:ins>
      <w:r w:rsidRPr="000A3940">
        <w:rPr>
          <w:rFonts w:ascii="Trebuchet MS" w:hAnsi="Trebuchet MS"/>
          <w:noProof/>
        </w:rPr>
        <w:t xml:space="preserve"> said to them: “</w:t>
      </w:r>
      <w:del w:id="87" w:author="Author">
        <w:r w:rsidRPr="000A3940">
          <w:rPr>
            <w:rFonts w:ascii="Trebuchet MS" w:hAnsi="Trebuchet MS"/>
            <w:noProof/>
          </w:rPr>
          <w:delText xml:space="preserve">Let it prove to be so, that Jehovah is with </w:delText>
        </w:r>
        <w:r w:rsidRPr="000A3940">
          <w:rPr>
            <w:rFonts w:ascii="Trebuchet MS" w:hAnsi="Trebuchet MS"/>
            <w:noProof/>
            <w:u w:val="dotted"/>
          </w:rPr>
          <w:delText>YOU</w:delText>
        </w:r>
        <w:r w:rsidRPr="000A3940">
          <w:rPr>
            <w:rFonts w:ascii="Trebuchet MS" w:hAnsi="Trebuchet MS"/>
            <w:noProof/>
          </w:rPr>
          <w:delText xml:space="preserve"> when</w:delText>
        </w:r>
      </w:del>
      <w:ins w:id="88" w:author="Author">
        <w:r w:rsidRPr="000A3940">
          <w:rPr>
            <w:rFonts w:ascii="Trebuchet MS" w:hAnsi="Trebuchet MS"/>
            <w:noProof/>
          </w:rPr>
          <w:t>If</w:t>
        </w:r>
      </w:ins>
      <w:r w:rsidRPr="000A3940">
        <w:rPr>
          <w:rFonts w:ascii="Trebuchet MS" w:hAnsi="Trebuchet MS"/>
          <w:noProof/>
        </w:rPr>
        <w:t xml:space="preserve"> I </w:t>
      </w:r>
      <w:del w:id="89" w:author="Author">
        <w:r w:rsidRPr="000A3940">
          <w:rPr>
            <w:rFonts w:ascii="Trebuchet MS" w:hAnsi="Trebuchet MS"/>
            <w:noProof/>
          </w:rPr>
          <w:delText>shall</w:delText>
        </w:r>
      </w:del>
      <w:ins w:id="90" w:author="Author">
        <w:r w:rsidRPr="000A3940">
          <w:rPr>
            <w:rFonts w:ascii="Trebuchet MS" w:hAnsi="Trebuchet MS"/>
            <w:noProof/>
          </w:rPr>
          <w:t>ever</w:t>
        </w:r>
      </w:ins>
      <w:r w:rsidRPr="000A3940">
        <w:rPr>
          <w:rFonts w:ascii="Trebuchet MS" w:hAnsi="Trebuchet MS"/>
          <w:noProof/>
        </w:rPr>
        <w:t xml:space="preserve"> send </w:t>
      </w:r>
      <w:del w:id="91" w:author="Author">
        <w:r w:rsidRPr="000A3940">
          <w:rPr>
            <w:rFonts w:ascii="Trebuchet MS" w:hAnsi="Trebuchet MS"/>
            <w:noProof/>
            <w:u w:val="dotted"/>
          </w:rPr>
          <w:delText>YOU</w:delText>
        </w:r>
      </w:del>
      <w:ins w:id="92" w:author="Author">
        <w:r w:rsidRPr="000A3940">
          <w:rPr>
            <w:rFonts w:ascii="Trebuchet MS" w:hAnsi="Trebuchet MS"/>
            <w:noProof/>
          </w:rPr>
          <w:t>you</w:t>
        </w:r>
      </w:ins>
      <w:r w:rsidRPr="000A3940">
        <w:rPr>
          <w:rFonts w:ascii="Trebuchet MS" w:hAnsi="Trebuchet MS"/>
          <w:noProof/>
        </w:rPr>
        <w:t xml:space="preserve"> and </w:t>
      </w:r>
      <w:del w:id="93" w:author="Author">
        <w:r w:rsidRPr="000A3940">
          <w:rPr>
            <w:rFonts w:ascii="Trebuchet MS" w:hAnsi="Trebuchet MS"/>
            <w:noProof/>
            <w:u w:val="dotted"/>
          </w:rPr>
          <w:delText>YOUR</w:delText>
        </w:r>
        <w:r w:rsidRPr="000A3940">
          <w:rPr>
            <w:rFonts w:ascii="Trebuchet MS" w:hAnsi="Trebuchet MS"/>
            <w:noProof/>
          </w:rPr>
          <w:delText xml:space="preserve"> little ones</w:delText>
        </w:r>
      </w:del>
      <w:ins w:id="94" w:author="Author">
        <w:r w:rsidRPr="000A3940">
          <w:rPr>
            <w:rFonts w:ascii="Trebuchet MS" w:hAnsi="Trebuchet MS"/>
            <w:noProof/>
          </w:rPr>
          <w:t>your children</w:t>
        </w:r>
      </w:ins>
      <w:r w:rsidRPr="000A3940">
        <w:rPr>
          <w:rFonts w:ascii="Trebuchet MS" w:hAnsi="Trebuchet MS"/>
          <w:noProof/>
        </w:rPr>
        <w:t xml:space="preserve"> away</w:t>
      </w:r>
      <w:del w:id="95" w:author="Author">
        <w:r w:rsidRPr="000A3940">
          <w:rPr>
            <w:rFonts w:ascii="Trebuchet MS" w:hAnsi="Trebuchet MS"/>
            <w:noProof/>
          </w:rPr>
          <w:delText>! See, on the contrary</w:delText>
        </w:r>
      </w:del>
      <w:r w:rsidRPr="000A3940">
        <w:rPr>
          <w:rFonts w:ascii="Trebuchet MS" w:hAnsi="Trebuchet MS"/>
          <w:noProof/>
        </w:rPr>
        <w:t>,</w:t>
      </w:r>
      <w:ins w:id="96" w:author="Author">
        <w:r w:rsidRPr="000A3940">
          <w:rPr>
            <w:rFonts w:ascii="Trebuchet MS" w:hAnsi="Trebuchet MS"/>
            <w:noProof/>
          </w:rPr>
          <w:t xml:space="preserve"> then Jehovah is indeed with you! It is clear that you intend to do</w:t>
        </w:r>
      </w:ins>
      <w:r w:rsidRPr="000A3940">
        <w:rPr>
          <w:rFonts w:ascii="Trebuchet MS" w:hAnsi="Trebuchet MS"/>
          <w:noProof/>
        </w:rPr>
        <w:t xml:space="preserve"> something evil</w:t>
      </w:r>
      <w:del w:id="97" w:author="Author">
        <w:r w:rsidRPr="000A3940">
          <w:rPr>
            <w:rFonts w:ascii="Trebuchet MS" w:hAnsi="Trebuchet MS"/>
            <w:noProof/>
          </w:rPr>
          <w:delText xml:space="preserve"> is </w:delText>
        </w:r>
        <w:r w:rsidRPr="000A3940">
          <w:rPr>
            <w:rFonts w:ascii="Trebuchet MS" w:hAnsi="Trebuchet MS"/>
            <w:noProof/>
            <w:u w:val="dotted"/>
          </w:rPr>
          <w:delText>YOUR</w:delText>
        </w:r>
        <w:r w:rsidRPr="000A3940">
          <w:rPr>
            <w:rFonts w:ascii="Trebuchet MS" w:hAnsi="Trebuchet MS"/>
            <w:noProof/>
          </w:rPr>
          <w:delText xml:space="preserve"> aim</w:delText>
        </w:r>
      </w:del>
      <w:r w:rsidRPr="000A3940">
        <w:rPr>
          <w:rFonts w:ascii="Trebuchet MS" w:hAnsi="Trebuchet MS"/>
          <w:noProof/>
        </w:rPr>
        <w:t xml:space="preserve">. </w:t>
      </w:r>
      <w:r w:rsidRPr="000A3940">
        <w:rPr>
          <w:rFonts w:ascii="Trebuchet MS" w:hAnsi="Trebuchet MS"/>
          <w:b/>
          <w:noProof/>
        </w:rPr>
        <w:t xml:space="preserve">10:11 </w:t>
      </w:r>
      <w:del w:id="98" w:author="Author">
        <w:r w:rsidRPr="000A3940">
          <w:rPr>
            <w:rFonts w:ascii="Trebuchet MS" w:hAnsi="Trebuchet MS"/>
            <w:noProof/>
          </w:rPr>
          <w:delText xml:space="preserve">Not so! Go, please, </w:delText>
        </w:r>
        <w:r w:rsidRPr="000A3940">
          <w:rPr>
            <w:rFonts w:ascii="Trebuchet MS" w:hAnsi="Trebuchet MS"/>
            <w:noProof/>
            <w:u w:val="dotted"/>
          </w:rPr>
          <w:delText>YOU</w:delText>
        </w:r>
        <w:r w:rsidRPr="000A3940">
          <w:rPr>
            <w:rFonts w:ascii="Trebuchet MS" w:hAnsi="Trebuchet MS"/>
            <w:noProof/>
          </w:rPr>
          <w:delText xml:space="preserve"> who are able-bodied</w:delText>
        </w:r>
      </w:del>
      <w:ins w:id="99" w:author="Author">
        <w:r w:rsidRPr="000A3940">
          <w:rPr>
            <w:rFonts w:ascii="Trebuchet MS" w:hAnsi="Trebuchet MS"/>
            <w:noProof/>
          </w:rPr>
          <w:t>No! Only your</w:t>
        </w:r>
      </w:ins>
      <w:r w:rsidRPr="000A3940">
        <w:rPr>
          <w:rFonts w:ascii="Trebuchet MS" w:hAnsi="Trebuchet MS"/>
          <w:noProof/>
        </w:rPr>
        <w:t xml:space="preserve"> men</w:t>
      </w:r>
      <w:del w:id="100" w:author="Author">
        <w:r w:rsidRPr="000A3940">
          <w:rPr>
            <w:rFonts w:ascii="Trebuchet MS" w:hAnsi="Trebuchet MS"/>
            <w:noProof/>
          </w:rPr>
          <w:delText>,</w:delText>
        </w:r>
      </w:del>
      <w:ins w:id="101" w:author="Author">
        <w:r w:rsidRPr="000A3940">
          <w:rPr>
            <w:rFonts w:ascii="Trebuchet MS" w:hAnsi="Trebuchet MS"/>
            <w:noProof/>
          </w:rPr>
          <w:t xml:space="preserve"> may go</w:t>
        </w:r>
      </w:ins>
      <w:r w:rsidRPr="000A3940">
        <w:rPr>
          <w:rFonts w:ascii="Trebuchet MS" w:hAnsi="Trebuchet MS"/>
          <w:noProof/>
        </w:rPr>
        <w:t xml:space="preserve"> and serve Jehovah, </w:t>
      </w:r>
      <w:del w:id="102" w:author="Author">
        <w:r w:rsidRPr="000A3940">
          <w:rPr>
            <w:rFonts w:ascii="Trebuchet MS" w:hAnsi="Trebuchet MS"/>
            <w:noProof/>
          </w:rPr>
          <w:delText>because</w:delText>
        </w:r>
      </w:del>
      <w:ins w:id="103" w:author="Author">
        <w:r w:rsidRPr="000A3940">
          <w:rPr>
            <w:rFonts w:ascii="Trebuchet MS" w:hAnsi="Trebuchet MS"/>
            <w:noProof/>
          </w:rPr>
          <w:t>for</w:t>
        </w:r>
      </w:ins>
      <w:r w:rsidRPr="000A3940">
        <w:rPr>
          <w:rFonts w:ascii="Trebuchet MS" w:hAnsi="Trebuchet MS"/>
          <w:noProof/>
        </w:rPr>
        <w:t xml:space="preserve"> that is what </w:t>
      </w:r>
      <w:del w:id="104" w:author="Author">
        <w:r w:rsidRPr="000A3940">
          <w:rPr>
            <w:rFonts w:ascii="Trebuchet MS" w:hAnsi="Trebuchet MS"/>
            <w:noProof/>
            <w:u w:val="dotted"/>
          </w:rPr>
          <w:delText>YOU</w:delText>
        </w:r>
        <w:r w:rsidRPr="000A3940">
          <w:rPr>
            <w:rFonts w:ascii="Trebuchet MS" w:hAnsi="Trebuchet MS"/>
            <w:noProof/>
          </w:rPr>
          <w:delText xml:space="preserve"> are seeking to secure.”</w:delText>
        </w:r>
      </w:del>
      <w:ins w:id="105" w:author="Author">
        <w:r w:rsidRPr="000A3940">
          <w:rPr>
            <w:rFonts w:ascii="Trebuchet MS" w:hAnsi="Trebuchet MS"/>
            <w:noProof/>
          </w:rPr>
          <w:t>you requested.”</w:t>
        </w:r>
      </w:ins>
      <w:r w:rsidRPr="000A3940">
        <w:rPr>
          <w:rFonts w:ascii="Trebuchet MS" w:hAnsi="Trebuchet MS"/>
          <w:noProof/>
        </w:rPr>
        <w:t xml:space="preserve"> With that they were driven out from before Phar′aoh.</w:t>
      </w:r>
    </w:p>
    <w:p w:rsidR="00A21E87" w:rsidRPr="000A3940" w:rsidRDefault="00A21E87" w:rsidP="00A21E87">
      <w:pPr>
        <w:rPr>
          <w:rFonts w:ascii="Trebuchet MS" w:hAnsi="Trebuchet MS"/>
          <w:noProof/>
        </w:rPr>
      </w:pPr>
      <w:r w:rsidRPr="000A3940">
        <w:rPr>
          <w:rFonts w:ascii="Trebuchet MS" w:hAnsi="Trebuchet MS"/>
          <w:b/>
        </w:rPr>
        <w:t xml:space="preserve">10:12 </w:t>
      </w:r>
      <w:r w:rsidRPr="000A3940">
        <w:rPr>
          <w:rFonts w:ascii="Trebuchet MS" w:hAnsi="Trebuchet MS"/>
          <w:noProof/>
        </w:rPr>
        <w:t xml:space="preserve">Jehovah now said to Moses: “Stretch </w:t>
      </w:r>
      <w:ins w:id="106" w:author="Author">
        <w:r w:rsidRPr="000A3940">
          <w:rPr>
            <w:rFonts w:ascii="Trebuchet MS" w:hAnsi="Trebuchet MS"/>
            <w:noProof/>
          </w:rPr>
          <w:t xml:space="preserve">out </w:t>
        </w:r>
      </w:ins>
      <w:r w:rsidRPr="000A3940">
        <w:rPr>
          <w:rFonts w:ascii="Trebuchet MS" w:hAnsi="Trebuchet MS"/>
          <w:noProof/>
        </w:rPr>
        <w:t xml:space="preserve">your hand </w:t>
      </w:r>
      <w:del w:id="107" w:author="Author">
        <w:r w:rsidRPr="000A3940">
          <w:rPr>
            <w:rFonts w:ascii="Trebuchet MS" w:hAnsi="Trebuchet MS"/>
            <w:noProof/>
          </w:rPr>
          <w:delText xml:space="preserve">out </w:delText>
        </w:r>
      </w:del>
      <w:r w:rsidRPr="000A3940">
        <w:rPr>
          <w:rFonts w:ascii="Trebuchet MS" w:hAnsi="Trebuchet MS"/>
          <w:noProof/>
        </w:rPr>
        <w:t>over the land of Egypt for the locusts,</w:t>
      </w:r>
      <w:ins w:id="108" w:author="Author">
        <w:r w:rsidRPr="000A3940">
          <w:rPr>
            <w:rFonts w:ascii="Trebuchet MS" w:hAnsi="Trebuchet MS"/>
            <w:noProof/>
          </w:rPr>
          <w:t xml:space="preserve"> so</w:t>
        </w:r>
      </w:ins>
      <w:r w:rsidRPr="000A3940">
        <w:rPr>
          <w:rFonts w:ascii="Trebuchet MS" w:hAnsi="Trebuchet MS"/>
          <w:noProof/>
        </w:rPr>
        <w:t xml:space="preserve"> that they may come up over the land of Egypt and eat up all the vegetation of the land, everything that the hail has let remain.” </w:t>
      </w:r>
      <w:r w:rsidRPr="000A3940">
        <w:rPr>
          <w:rFonts w:ascii="Trebuchet MS" w:hAnsi="Trebuchet MS"/>
          <w:b/>
          <w:noProof/>
        </w:rPr>
        <w:t xml:space="preserve">10:13 </w:t>
      </w:r>
      <w:r w:rsidRPr="000A3940">
        <w:rPr>
          <w:rFonts w:ascii="Trebuchet MS" w:hAnsi="Trebuchet MS"/>
          <w:noProof/>
        </w:rPr>
        <w:t xml:space="preserve">At once Moses stretched </w:t>
      </w:r>
      <w:ins w:id="109" w:author="Author">
        <w:r w:rsidRPr="000A3940">
          <w:rPr>
            <w:rFonts w:ascii="Trebuchet MS" w:hAnsi="Trebuchet MS"/>
            <w:noProof/>
          </w:rPr>
          <w:t xml:space="preserve">out </w:t>
        </w:r>
      </w:ins>
      <w:r w:rsidRPr="000A3940">
        <w:rPr>
          <w:rFonts w:ascii="Trebuchet MS" w:hAnsi="Trebuchet MS"/>
          <w:noProof/>
        </w:rPr>
        <w:t xml:space="preserve">his rod </w:t>
      </w:r>
      <w:del w:id="110" w:author="Author">
        <w:r w:rsidRPr="000A3940">
          <w:rPr>
            <w:rFonts w:ascii="Trebuchet MS" w:hAnsi="Trebuchet MS"/>
            <w:noProof/>
          </w:rPr>
          <w:delText xml:space="preserve">out </w:delText>
        </w:r>
      </w:del>
      <w:r w:rsidRPr="000A3940">
        <w:rPr>
          <w:rFonts w:ascii="Trebuchet MS" w:hAnsi="Trebuchet MS"/>
          <w:noProof/>
        </w:rPr>
        <w:t xml:space="preserve">over the land of Egypt, and Jehovah caused an east wind to blow </w:t>
      </w:r>
      <w:del w:id="111" w:author="Author">
        <w:r w:rsidRPr="000A3940">
          <w:rPr>
            <w:rFonts w:ascii="Trebuchet MS" w:hAnsi="Trebuchet MS"/>
            <w:noProof/>
          </w:rPr>
          <w:delText>upon</w:delText>
        </w:r>
      </w:del>
      <w:ins w:id="112" w:author="Author">
        <w:r w:rsidRPr="000A3940">
          <w:rPr>
            <w:rFonts w:ascii="Trebuchet MS" w:hAnsi="Trebuchet MS"/>
            <w:noProof/>
          </w:rPr>
          <w:t>on</w:t>
        </w:r>
      </w:ins>
      <w:r w:rsidRPr="000A3940">
        <w:rPr>
          <w:rFonts w:ascii="Trebuchet MS" w:hAnsi="Trebuchet MS"/>
          <w:noProof/>
        </w:rPr>
        <w:t xml:space="preserve"> the land all that day and all night. The morning came</w:t>
      </w:r>
      <w:ins w:id="113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and the east wind </w:t>
      </w:r>
      <w:del w:id="114" w:author="Author">
        <w:r w:rsidRPr="000A3940">
          <w:rPr>
            <w:rFonts w:ascii="Trebuchet MS" w:hAnsi="Trebuchet MS"/>
            <w:noProof/>
          </w:rPr>
          <w:delText>carried</w:delText>
        </w:r>
      </w:del>
      <w:ins w:id="115" w:author="Author">
        <w:r w:rsidRPr="000A3940">
          <w:rPr>
            <w:rFonts w:ascii="Trebuchet MS" w:hAnsi="Trebuchet MS"/>
            <w:noProof/>
          </w:rPr>
          <w:t>brought</w:t>
        </w:r>
      </w:ins>
      <w:r w:rsidRPr="000A3940">
        <w:rPr>
          <w:rFonts w:ascii="Trebuchet MS" w:hAnsi="Trebuchet MS"/>
          <w:noProof/>
        </w:rPr>
        <w:t xml:space="preserve"> the locusts. </w:t>
      </w:r>
      <w:r w:rsidRPr="000A3940">
        <w:rPr>
          <w:rFonts w:ascii="Trebuchet MS" w:hAnsi="Trebuchet MS"/>
          <w:b/>
          <w:noProof/>
        </w:rPr>
        <w:t xml:space="preserve">10:14 </w:t>
      </w:r>
      <w:r w:rsidRPr="000A3940">
        <w:rPr>
          <w:rFonts w:ascii="Trebuchet MS" w:hAnsi="Trebuchet MS"/>
          <w:noProof/>
        </w:rPr>
        <w:t xml:space="preserve">And the locusts </w:t>
      </w:r>
      <w:del w:id="116" w:author="Author">
        <w:r w:rsidRPr="000A3940">
          <w:rPr>
            <w:rFonts w:ascii="Trebuchet MS" w:hAnsi="Trebuchet MS"/>
            <w:noProof/>
          </w:rPr>
          <w:delText>began to come</w:delText>
        </w:r>
      </w:del>
      <w:ins w:id="117" w:author="Author">
        <w:r w:rsidRPr="000A3940">
          <w:rPr>
            <w:rFonts w:ascii="Trebuchet MS" w:hAnsi="Trebuchet MS"/>
            <w:noProof/>
          </w:rPr>
          <w:t>came</w:t>
        </w:r>
      </w:ins>
      <w:r w:rsidRPr="000A3940">
        <w:rPr>
          <w:rFonts w:ascii="Trebuchet MS" w:hAnsi="Trebuchet MS"/>
          <w:noProof/>
        </w:rPr>
        <w:t xml:space="preserve"> up over all the land of Egypt and </w:t>
      </w:r>
      <w:del w:id="118" w:author="Author">
        <w:r w:rsidRPr="000A3940">
          <w:rPr>
            <w:rFonts w:ascii="Trebuchet MS" w:hAnsi="Trebuchet MS"/>
            <w:noProof/>
          </w:rPr>
          <w:delText>to settle</w:delText>
        </w:r>
      </w:del>
      <w:ins w:id="119" w:author="Author">
        <w:r w:rsidRPr="000A3940">
          <w:rPr>
            <w:rFonts w:ascii="Trebuchet MS" w:hAnsi="Trebuchet MS"/>
            <w:noProof/>
          </w:rPr>
          <w:t>settled</w:t>
        </w:r>
      </w:ins>
      <w:r w:rsidRPr="000A3940">
        <w:rPr>
          <w:rFonts w:ascii="Trebuchet MS" w:hAnsi="Trebuchet MS"/>
          <w:noProof/>
        </w:rPr>
        <w:t xml:space="preserve"> down </w:t>
      </w:r>
      <w:del w:id="120" w:author="Author">
        <w:r w:rsidRPr="000A3940">
          <w:rPr>
            <w:rFonts w:ascii="Trebuchet MS" w:hAnsi="Trebuchet MS"/>
            <w:noProof/>
          </w:rPr>
          <w:delText>upon all</w:delText>
        </w:r>
      </w:del>
      <w:ins w:id="121" w:author="Author">
        <w:r w:rsidRPr="000A3940">
          <w:rPr>
            <w:rFonts w:ascii="Trebuchet MS" w:hAnsi="Trebuchet MS"/>
            <w:noProof/>
          </w:rPr>
          <w:t>on</w:t>
        </w:r>
      </w:ins>
      <w:r w:rsidRPr="000A3940">
        <w:rPr>
          <w:rFonts w:ascii="Trebuchet MS" w:hAnsi="Trebuchet MS"/>
          <w:noProof/>
        </w:rPr>
        <w:t xml:space="preserve"> the </w:t>
      </w:r>
      <w:ins w:id="122" w:author="Author">
        <w:r w:rsidRPr="000A3940">
          <w:rPr>
            <w:rFonts w:ascii="Trebuchet MS" w:hAnsi="Trebuchet MS"/>
            <w:noProof/>
          </w:rPr>
          <w:t xml:space="preserve">whole </w:t>
        </w:r>
      </w:ins>
      <w:r w:rsidRPr="000A3940">
        <w:rPr>
          <w:rFonts w:ascii="Trebuchet MS" w:hAnsi="Trebuchet MS"/>
          <w:noProof/>
        </w:rPr>
        <w:t xml:space="preserve">territory of Egypt. </w:t>
      </w:r>
      <w:del w:id="123" w:author="Author">
        <w:r w:rsidRPr="000A3940">
          <w:rPr>
            <w:rFonts w:ascii="Trebuchet MS" w:hAnsi="Trebuchet MS"/>
            <w:noProof/>
          </w:rPr>
          <w:delText xml:space="preserve">They were very burdensome. Before them </w:delText>
        </w:r>
      </w:del>
      <w:ins w:id="124" w:author="Author">
        <w:r w:rsidRPr="000A3940">
          <w:rPr>
            <w:rFonts w:ascii="Trebuchet MS" w:hAnsi="Trebuchet MS"/>
            <w:noProof/>
          </w:rPr>
          <w:t xml:space="preserve">It was extremely severe; never before had </w:t>
        </w:r>
      </w:ins>
      <w:r w:rsidRPr="000A3940">
        <w:rPr>
          <w:rFonts w:ascii="Trebuchet MS" w:hAnsi="Trebuchet MS"/>
          <w:noProof/>
        </w:rPr>
        <w:t xml:space="preserve">there </w:t>
      </w:r>
      <w:del w:id="125" w:author="Author">
        <w:r w:rsidRPr="000A3940">
          <w:rPr>
            <w:rFonts w:ascii="Trebuchet MS" w:hAnsi="Trebuchet MS"/>
            <w:noProof/>
          </w:rPr>
          <w:delText>had never turned up in this way</w:delText>
        </w:r>
      </w:del>
      <w:ins w:id="126" w:author="Author">
        <w:r w:rsidRPr="000A3940">
          <w:rPr>
            <w:rFonts w:ascii="Trebuchet MS" w:hAnsi="Trebuchet MS"/>
            <w:noProof/>
          </w:rPr>
          <w:t>been so many</w:t>
        </w:r>
      </w:ins>
      <w:r w:rsidRPr="000A3940">
        <w:rPr>
          <w:rFonts w:ascii="Trebuchet MS" w:hAnsi="Trebuchet MS"/>
          <w:noProof/>
        </w:rPr>
        <w:t xml:space="preserve"> locusts</w:t>
      </w:r>
      <w:del w:id="127" w:author="Author">
        <w:r w:rsidRPr="000A3940">
          <w:rPr>
            <w:rFonts w:ascii="Trebuchet MS" w:hAnsi="Trebuchet MS"/>
            <w:noProof/>
          </w:rPr>
          <w:delText xml:space="preserve"> like them, and</w:delText>
        </w:r>
      </w:del>
      <w:ins w:id="128" w:author="Author">
        <w:r w:rsidRPr="000A3940">
          <w:rPr>
            <w:rFonts w:ascii="Trebuchet MS" w:hAnsi="Trebuchet MS"/>
            <w:noProof/>
          </w:rPr>
          <w:t>, nor would</w:t>
        </w:r>
      </w:ins>
      <w:r w:rsidRPr="000A3940">
        <w:rPr>
          <w:rFonts w:ascii="Trebuchet MS" w:hAnsi="Trebuchet MS"/>
          <w:noProof/>
        </w:rPr>
        <w:t xml:space="preserve"> there </w:t>
      </w:r>
      <w:del w:id="129" w:author="Author">
        <w:r w:rsidRPr="000A3940">
          <w:rPr>
            <w:rFonts w:ascii="Trebuchet MS" w:hAnsi="Trebuchet MS"/>
            <w:noProof/>
          </w:rPr>
          <w:delText>will never turn up any in this way after them</w:delText>
        </w:r>
      </w:del>
      <w:ins w:id="130" w:author="Author">
        <w:r w:rsidRPr="000A3940">
          <w:rPr>
            <w:rFonts w:ascii="Trebuchet MS" w:hAnsi="Trebuchet MS"/>
            <w:noProof/>
          </w:rPr>
          <w:t>ever be so many again</w:t>
        </w:r>
      </w:ins>
      <w:r w:rsidRPr="000A3940">
        <w:rPr>
          <w:rFonts w:ascii="Trebuchet MS" w:hAnsi="Trebuchet MS"/>
          <w:noProof/>
        </w:rPr>
        <w:t xml:space="preserve">. </w:t>
      </w:r>
      <w:r w:rsidRPr="000A3940">
        <w:rPr>
          <w:rFonts w:ascii="Trebuchet MS" w:hAnsi="Trebuchet MS"/>
          <w:b/>
          <w:noProof/>
        </w:rPr>
        <w:t xml:space="preserve">10:15 </w:t>
      </w:r>
      <w:del w:id="131" w:author="Author">
        <w:r w:rsidRPr="000A3940">
          <w:rPr>
            <w:rFonts w:ascii="Trebuchet MS" w:hAnsi="Trebuchet MS"/>
            <w:noProof/>
          </w:rPr>
          <w:delText>And they went covering the visible</w:delText>
        </w:r>
      </w:del>
      <w:ins w:id="132" w:author="Author">
        <w:r w:rsidRPr="000A3940">
          <w:rPr>
            <w:rFonts w:ascii="Trebuchet MS" w:hAnsi="Trebuchet MS"/>
            <w:noProof/>
          </w:rPr>
          <w:t>They covered the</w:t>
        </w:r>
      </w:ins>
      <w:r w:rsidRPr="000A3940">
        <w:rPr>
          <w:rFonts w:ascii="Trebuchet MS" w:hAnsi="Trebuchet MS"/>
          <w:noProof/>
        </w:rPr>
        <w:t xml:space="preserve"> surface of the entire land, and the land grew dark</w:t>
      </w:r>
      <w:del w:id="133" w:author="Author">
        <w:r w:rsidRPr="000A3940">
          <w:rPr>
            <w:rFonts w:ascii="Trebuchet MS" w:hAnsi="Trebuchet MS"/>
            <w:noProof/>
          </w:rPr>
          <w:delText>; and</w:delText>
        </w:r>
      </w:del>
      <w:ins w:id="134" w:author="Author">
        <w:r w:rsidRPr="000A3940">
          <w:rPr>
            <w:rFonts w:ascii="Trebuchet MS" w:hAnsi="Trebuchet MS"/>
            <w:noProof/>
          </w:rPr>
          <w:t xml:space="preserve"> with them;</w:t>
        </w:r>
      </w:ins>
      <w:r w:rsidRPr="000A3940">
        <w:rPr>
          <w:rFonts w:ascii="Trebuchet MS" w:hAnsi="Trebuchet MS"/>
          <w:noProof/>
        </w:rPr>
        <w:t xml:space="preserve"> they </w:t>
      </w:r>
      <w:del w:id="135" w:author="Author">
        <w:r w:rsidRPr="000A3940">
          <w:rPr>
            <w:rFonts w:ascii="Trebuchet MS" w:hAnsi="Trebuchet MS"/>
            <w:noProof/>
          </w:rPr>
          <w:delText>went on eating up</w:delText>
        </w:r>
      </w:del>
      <w:ins w:id="136" w:author="Author">
        <w:r w:rsidRPr="000A3940">
          <w:rPr>
            <w:rFonts w:ascii="Trebuchet MS" w:hAnsi="Trebuchet MS"/>
            <w:noProof/>
          </w:rPr>
          <w:t>devoured</w:t>
        </w:r>
      </w:ins>
      <w:r w:rsidRPr="000A3940">
        <w:rPr>
          <w:rFonts w:ascii="Trebuchet MS" w:hAnsi="Trebuchet MS"/>
          <w:noProof/>
        </w:rPr>
        <w:t xml:space="preserve"> all the vegetation of the land and all the fruit of the trees that the hail had left; </w:t>
      </w:r>
      <w:del w:id="137" w:author="Author">
        <w:r w:rsidRPr="000A3940">
          <w:rPr>
            <w:rFonts w:ascii="Trebuchet MS" w:hAnsi="Trebuchet MS"/>
            <w:noProof/>
          </w:rPr>
          <w:delText xml:space="preserve">and there was left </w:delText>
        </w:r>
      </w:del>
      <w:r w:rsidRPr="000A3940">
        <w:rPr>
          <w:rFonts w:ascii="Trebuchet MS" w:hAnsi="Trebuchet MS"/>
          <w:noProof/>
        </w:rPr>
        <w:t xml:space="preserve">nothing green </w:t>
      </w:r>
      <w:ins w:id="138" w:author="Author">
        <w:r w:rsidRPr="000A3940">
          <w:rPr>
            <w:rFonts w:ascii="Trebuchet MS" w:hAnsi="Trebuchet MS"/>
            <w:noProof/>
          </w:rPr>
          <w:t xml:space="preserve">was left </w:t>
        </w:r>
      </w:ins>
      <w:r w:rsidRPr="000A3940">
        <w:rPr>
          <w:rFonts w:ascii="Trebuchet MS" w:hAnsi="Trebuchet MS"/>
          <w:noProof/>
        </w:rPr>
        <w:t>on the trees or on the vegetation of the field in all the land of Egypt.</w:t>
      </w:r>
    </w:p>
    <w:p w:rsidR="00A21E87" w:rsidRPr="000A3940" w:rsidRDefault="00A21E87" w:rsidP="00A21E87">
      <w:pPr>
        <w:rPr>
          <w:rFonts w:ascii="Trebuchet MS" w:hAnsi="Trebuchet MS"/>
          <w:noProof/>
        </w:rPr>
      </w:pPr>
      <w:r w:rsidRPr="000A3940">
        <w:rPr>
          <w:rFonts w:ascii="Trebuchet MS" w:hAnsi="Trebuchet MS"/>
          <w:b/>
        </w:rPr>
        <w:t xml:space="preserve">10:16 </w:t>
      </w:r>
      <w:r w:rsidRPr="000A3940">
        <w:rPr>
          <w:rFonts w:ascii="Trebuchet MS" w:hAnsi="Trebuchet MS"/>
          <w:noProof/>
        </w:rPr>
        <w:t xml:space="preserve">So Phar′aoh </w:t>
      </w:r>
      <w:del w:id="139" w:author="Author">
        <w:r w:rsidRPr="000A3940">
          <w:rPr>
            <w:rFonts w:ascii="Trebuchet MS" w:hAnsi="Trebuchet MS"/>
            <w:noProof/>
          </w:rPr>
          <w:delText>hurriedly</w:delText>
        </w:r>
      </w:del>
      <w:ins w:id="140" w:author="Author">
        <w:r w:rsidRPr="000A3940">
          <w:rPr>
            <w:rFonts w:ascii="Trebuchet MS" w:hAnsi="Trebuchet MS"/>
            <w:noProof/>
          </w:rPr>
          <w:t>quickly</w:t>
        </w:r>
      </w:ins>
      <w:r w:rsidRPr="000A3940">
        <w:rPr>
          <w:rFonts w:ascii="Trebuchet MS" w:hAnsi="Trebuchet MS"/>
          <w:noProof/>
        </w:rPr>
        <w:t xml:space="preserve"> called Moses and Aaron and said: “I have sinned against Jehovah </w:t>
      </w:r>
      <w:del w:id="141" w:author="Author">
        <w:r w:rsidRPr="000A3940">
          <w:rPr>
            <w:rFonts w:ascii="Trebuchet MS" w:hAnsi="Trebuchet MS"/>
            <w:noProof/>
            <w:u w:val="dotted"/>
          </w:rPr>
          <w:delText>YOUR</w:delText>
        </w:r>
      </w:del>
      <w:ins w:id="142" w:author="Author">
        <w:r w:rsidRPr="000A3940">
          <w:rPr>
            <w:rFonts w:ascii="Trebuchet MS" w:hAnsi="Trebuchet MS"/>
            <w:noProof/>
          </w:rPr>
          <w:t>your</w:t>
        </w:r>
      </w:ins>
      <w:r w:rsidRPr="000A3940">
        <w:rPr>
          <w:rFonts w:ascii="Trebuchet MS" w:hAnsi="Trebuchet MS"/>
          <w:noProof/>
        </w:rPr>
        <w:t xml:space="preserve"> God and against </w:t>
      </w:r>
      <w:del w:id="143" w:author="Author">
        <w:r w:rsidRPr="000A3940">
          <w:rPr>
            <w:rFonts w:ascii="Trebuchet MS" w:hAnsi="Trebuchet MS"/>
            <w:noProof/>
            <w:u w:val="dotted"/>
          </w:rPr>
          <w:delText>YOU</w:delText>
        </w:r>
      </w:del>
      <w:ins w:id="144" w:author="Author">
        <w:r w:rsidRPr="000A3940">
          <w:rPr>
            <w:rFonts w:ascii="Trebuchet MS" w:hAnsi="Trebuchet MS"/>
            <w:noProof/>
          </w:rPr>
          <w:t>you</w:t>
        </w:r>
      </w:ins>
      <w:r w:rsidRPr="000A3940">
        <w:rPr>
          <w:rFonts w:ascii="Trebuchet MS" w:hAnsi="Trebuchet MS"/>
          <w:noProof/>
        </w:rPr>
        <w:t xml:space="preserve">. </w:t>
      </w:r>
      <w:r w:rsidRPr="000A3940">
        <w:rPr>
          <w:rFonts w:ascii="Trebuchet MS" w:hAnsi="Trebuchet MS"/>
          <w:b/>
          <w:noProof/>
        </w:rPr>
        <w:t xml:space="preserve">10:17 </w:t>
      </w:r>
      <w:del w:id="145" w:author="Author">
        <w:r w:rsidRPr="000A3940">
          <w:rPr>
            <w:rFonts w:ascii="Trebuchet MS" w:hAnsi="Trebuchet MS"/>
            <w:noProof/>
          </w:rPr>
          <w:delText>And now pardon</w:delText>
        </w:r>
      </w:del>
      <w:ins w:id="146" w:author="Author">
        <w:r w:rsidRPr="000A3940">
          <w:rPr>
            <w:rFonts w:ascii="Trebuchet MS" w:hAnsi="Trebuchet MS"/>
            <w:noProof/>
          </w:rPr>
          <w:t>Now</w:t>
        </w:r>
      </w:ins>
      <w:r w:rsidRPr="000A3940">
        <w:rPr>
          <w:rFonts w:ascii="Trebuchet MS" w:hAnsi="Trebuchet MS"/>
          <w:noProof/>
        </w:rPr>
        <w:t xml:space="preserve">, please, </w:t>
      </w:r>
      <w:ins w:id="147" w:author="Author">
        <w:r w:rsidRPr="000A3940">
          <w:rPr>
            <w:rFonts w:ascii="Trebuchet MS" w:hAnsi="Trebuchet MS"/>
            <w:noProof/>
          </w:rPr>
          <w:t xml:space="preserve">pardon </w:t>
        </w:r>
      </w:ins>
      <w:r w:rsidRPr="000A3940">
        <w:rPr>
          <w:rFonts w:ascii="Trebuchet MS" w:hAnsi="Trebuchet MS"/>
          <w:noProof/>
        </w:rPr>
        <w:t>my sin just this once</w:t>
      </w:r>
      <w:ins w:id="148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and </w:t>
      </w:r>
      <w:del w:id="149" w:author="Author">
        <w:r w:rsidRPr="000A3940">
          <w:rPr>
            <w:rFonts w:ascii="Trebuchet MS" w:hAnsi="Trebuchet MS"/>
            <w:noProof/>
            <w:u w:val="dotted"/>
          </w:rPr>
          <w:delText>ENTREAT</w:delText>
        </w:r>
      </w:del>
      <w:ins w:id="150" w:author="Author">
        <w:r w:rsidRPr="000A3940">
          <w:rPr>
            <w:rFonts w:ascii="Trebuchet MS" w:hAnsi="Trebuchet MS"/>
            <w:noProof/>
          </w:rPr>
          <w:t>plead with</w:t>
        </w:r>
      </w:ins>
      <w:r w:rsidRPr="000A3940">
        <w:rPr>
          <w:rFonts w:ascii="Trebuchet MS" w:hAnsi="Trebuchet MS"/>
          <w:noProof/>
        </w:rPr>
        <w:t xml:space="preserve"> Jehovah </w:t>
      </w:r>
      <w:del w:id="151" w:author="Author">
        <w:r w:rsidRPr="000A3940">
          <w:rPr>
            <w:rFonts w:ascii="Trebuchet MS" w:hAnsi="Trebuchet MS"/>
            <w:noProof/>
            <w:u w:val="dotted"/>
          </w:rPr>
          <w:delText>YOUR</w:delText>
        </w:r>
      </w:del>
      <w:ins w:id="152" w:author="Author">
        <w:r w:rsidRPr="000A3940">
          <w:rPr>
            <w:rFonts w:ascii="Trebuchet MS" w:hAnsi="Trebuchet MS"/>
            <w:noProof/>
          </w:rPr>
          <w:t>your</w:t>
        </w:r>
      </w:ins>
      <w:r w:rsidRPr="000A3940">
        <w:rPr>
          <w:rFonts w:ascii="Trebuchet MS" w:hAnsi="Trebuchet MS"/>
          <w:noProof/>
        </w:rPr>
        <w:t xml:space="preserve"> God that he </w:t>
      </w:r>
      <w:del w:id="153" w:author="Author">
        <w:r w:rsidRPr="000A3940">
          <w:rPr>
            <w:rFonts w:ascii="Trebuchet MS" w:hAnsi="Trebuchet MS"/>
            <w:noProof/>
          </w:rPr>
          <w:delText xml:space="preserve">may turn away </w:delText>
        </w:r>
      </w:del>
      <w:r w:rsidRPr="000A3940">
        <w:rPr>
          <w:rFonts w:ascii="Trebuchet MS" w:hAnsi="Trebuchet MS"/>
          <w:noProof/>
        </w:rPr>
        <w:t xml:space="preserve">just </w:t>
      </w:r>
      <w:ins w:id="154" w:author="Author">
        <w:r w:rsidRPr="000A3940">
          <w:rPr>
            <w:rFonts w:ascii="Trebuchet MS" w:hAnsi="Trebuchet MS"/>
            <w:noProof/>
          </w:rPr>
          <w:t xml:space="preserve">remove </w:t>
        </w:r>
      </w:ins>
      <w:r w:rsidRPr="000A3940">
        <w:rPr>
          <w:rFonts w:ascii="Trebuchet MS" w:hAnsi="Trebuchet MS"/>
          <w:noProof/>
        </w:rPr>
        <w:t xml:space="preserve">this deadly plague from upon me.” </w:t>
      </w:r>
      <w:r w:rsidRPr="000A3940">
        <w:rPr>
          <w:rFonts w:ascii="Trebuchet MS" w:hAnsi="Trebuchet MS"/>
          <w:b/>
          <w:noProof/>
        </w:rPr>
        <w:t xml:space="preserve">10:18 </w:t>
      </w:r>
      <w:r w:rsidRPr="000A3940">
        <w:rPr>
          <w:rFonts w:ascii="Trebuchet MS" w:hAnsi="Trebuchet MS"/>
          <w:noProof/>
        </w:rPr>
        <w:t>So he</w:t>
      </w:r>
      <w:ins w:id="155" w:author="Author">
        <w:r w:rsidRPr="000A3940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A3940">
        <w:rPr>
          <w:rFonts w:ascii="Trebuchet MS" w:hAnsi="Trebuchet MS"/>
          <w:noProof/>
        </w:rPr>
        <w:t xml:space="preserve"> went out from Phar′aoh and </w:t>
      </w:r>
      <w:del w:id="158" w:author="Author">
        <w:r w:rsidRPr="000A3940">
          <w:rPr>
            <w:rFonts w:ascii="Trebuchet MS" w:hAnsi="Trebuchet MS"/>
            <w:noProof/>
          </w:rPr>
          <w:delText>made entreaty to</w:delText>
        </w:r>
      </w:del>
      <w:ins w:id="159" w:author="Author">
        <w:r w:rsidRPr="000A3940">
          <w:rPr>
            <w:rFonts w:ascii="Trebuchet MS" w:hAnsi="Trebuchet MS"/>
            <w:noProof/>
          </w:rPr>
          <w:t>pleaded with</w:t>
        </w:r>
      </w:ins>
      <w:r w:rsidRPr="000A3940">
        <w:rPr>
          <w:rFonts w:ascii="Trebuchet MS" w:hAnsi="Trebuchet MS"/>
          <w:noProof/>
        </w:rPr>
        <w:t xml:space="preserve"> Jehovah. </w:t>
      </w:r>
      <w:r w:rsidRPr="000A3940">
        <w:rPr>
          <w:rFonts w:ascii="Trebuchet MS" w:hAnsi="Trebuchet MS"/>
          <w:b/>
          <w:noProof/>
        </w:rPr>
        <w:t xml:space="preserve">10:19 </w:t>
      </w:r>
      <w:r w:rsidRPr="000A3940">
        <w:rPr>
          <w:rFonts w:ascii="Trebuchet MS" w:hAnsi="Trebuchet MS"/>
          <w:noProof/>
        </w:rPr>
        <w:t xml:space="preserve">Then Jehovah </w:t>
      </w:r>
      <w:del w:id="160" w:author="Author">
        <w:r w:rsidRPr="000A3940">
          <w:rPr>
            <w:rFonts w:ascii="Trebuchet MS" w:hAnsi="Trebuchet MS"/>
            <w:noProof/>
          </w:rPr>
          <w:delText>made a</w:delText>
        </w:r>
      </w:del>
      <w:ins w:id="161" w:author="Author">
        <w:r w:rsidRPr="000A3940">
          <w:rPr>
            <w:rFonts w:ascii="Trebuchet MS" w:hAnsi="Trebuchet MS"/>
            <w:noProof/>
          </w:rPr>
          <w:t>caused the wind to</w:t>
        </w:r>
      </w:ins>
      <w:r w:rsidRPr="000A3940">
        <w:rPr>
          <w:rFonts w:ascii="Trebuchet MS" w:hAnsi="Trebuchet MS"/>
          <w:noProof/>
        </w:rPr>
        <w:t xml:space="preserve"> shift</w:t>
      </w:r>
      <w:del w:id="162" w:author="Author">
        <w:r w:rsidRPr="000A3940">
          <w:rPr>
            <w:rFonts w:ascii="Trebuchet MS" w:hAnsi="Trebuchet MS"/>
            <w:noProof/>
          </w:rPr>
          <w:delText xml:space="preserve"> to</w:delText>
        </w:r>
      </w:del>
      <w:ins w:id="163" w:author="Author">
        <w:r w:rsidRPr="000A3940">
          <w:rPr>
            <w:rFonts w:ascii="Trebuchet MS" w:hAnsi="Trebuchet MS"/>
            <w:noProof/>
          </w:rPr>
          <w:t>, and it became</w:t>
        </w:r>
      </w:ins>
      <w:r w:rsidRPr="000A3940">
        <w:rPr>
          <w:rFonts w:ascii="Trebuchet MS" w:hAnsi="Trebuchet MS"/>
          <w:noProof/>
        </w:rPr>
        <w:t xml:space="preserve"> a very stiff west wind, and it carried the locusts away and drove them into the Red Sea. Not a single locust </w:t>
      </w:r>
      <w:del w:id="164" w:author="Author">
        <w:r w:rsidRPr="000A3940">
          <w:rPr>
            <w:rFonts w:ascii="Trebuchet MS" w:hAnsi="Trebuchet MS"/>
            <w:noProof/>
          </w:rPr>
          <w:delText>was let remain</w:delText>
        </w:r>
      </w:del>
      <w:ins w:id="165" w:author="Author">
        <w:r w:rsidRPr="000A3940">
          <w:rPr>
            <w:rFonts w:ascii="Trebuchet MS" w:hAnsi="Trebuchet MS"/>
            <w:noProof/>
          </w:rPr>
          <w:t>remained</w:t>
        </w:r>
      </w:ins>
      <w:r w:rsidRPr="000A3940">
        <w:rPr>
          <w:rFonts w:ascii="Trebuchet MS" w:hAnsi="Trebuchet MS"/>
          <w:noProof/>
        </w:rPr>
        <w:t xml:space="preserve"> in all the territory of Egypt. </w:t>
      </w:r>
      <w:r w:rsidRPr="000A3940">
        <w:rPr>
          <w:rFonts w:ascii="Trebuchet MS" w:hAnsi="Trebuchet MS"/>
          <w:b/>
          <w:noProof/>
        </w:rPr>
        <w:t xml:space="preserve">10:20 </w:t>
      </w:r>
      <w:r w:rsidRPr="000A3940">
        <w:rPr>
          <w:rFonts w:ascii="Trebuchet MS" w:hAnsi="Trebuchet MS"/>
          <w:noProof/>
        </w:rPr>
        <w:t xml:space="preserve">However, Jehovah </w:t>
      </w:r>
      <w:del w:id="166" w:author="Author">
        <w:r w:rsidRPr="000A3940">
          <w:rPr>
            <w:rFonts w:ascii="Trebuchet MS" w:hAnsi="Trebuchet MS"/>
            <w:noProof/>
          </w:rPr>
          <w:delText>let</w:delText>
        </w:r>
      </w:del>
      <w:ins w:id="167" w:author="Author">
        <w:r w:rsidRPr="000A3940">
          <w:rPr>
            <w:rFonts w:ascii="Trebuchet MS" w:hAnsi="Trebuchet MS"/>
            <w:noProof/>
          </w:rPr>
          <w:t>allowed</w:t>
        </w:r>
      </w:ins>
      <w:r w:rsidRPr="000A3940">
        <w:rPr>
          <w:rFonts w:ascii="Trebuchet MS" w:hAnsi="Trebuchet MS"/>
          <w:noProof/>
        </w:rPr>
        <w:t xml:space="preserve"> Phar′aoh’s heart </w:t>
      </w:r>
      <w:ins w:id="168" w:author="Author">
        <w:r w:rsidRPr="000A3940">
          <w:rPr>
            <w:rFonts w:ascii="Trebuchet MS" w:hAnsi="Trebuchet MS"/>
            <w:noProof/>
          </w:rPr>
          <w:t xml:space="preserve">to </w:t>
        </w:r>
      </w:ins>
      <w:r w:rsidRPr="000A3940">
        <w:rPr>
          <w:rFonts w:ascii="Trebuchet MS" w:hAnsi="Trebuchet MS"/>
          <w:noProof/>
        </w:rPr>
        <w:t xml:space="preserve">become obstinate, and he did not send the </w:t>
      </w:r>
      <w:del w:id="169" w:author="Author">
        <w:r w:rsidRPr="000A3940">
          <w:rPr>
            <w:rFonts w:ascii="Trebuchet MS" w:hAnsi="Trebuchet MS"/>
            <w:noProof/>
          </w:rPr>
          <w:delText>sons of Israel</w:delText>
        </w:r>
      </w:del>
      <w:ins w:id="170" w:author="Author">
        <w:r w:rsidRPr="000A3940">
          <w:rPr>
            <w:rFonts w:ascii="Trebuchet MS" w:hAnsi="Trebuchet MS"/>
            <w:noProof/>
          </w:rPr>
          <w:t>Israelites</w:t>
        </w:r>
      </w:ins>
      <w:r w:rsidRPr="000A3940">
        <w:rPr>
          <w:rFonts w:ascii="Trebuchet MS" w:hAnsi="Trebuchet MS"/>
          <w:noProof/>
        </w:rPr>
        <w:t xml:space="preserve"> away.</w:t>
      </w:r>
    </w:p>
    <w:p w:rsidR="00A21E87" w:rsidRPr="000A3940" w:rsidRDefault="00A21E87" w:rsidP="00A21E87">
      <w:pPr>
        <w:rPr>
          <w:rFonts w:ascii="Trebuchet MS" w:hAnsi="Trebuchet MS"/>
          <w:noProof/>
        </w:rPr>
      </w:pPr>
      <w:r w:rsidRPr="000A3940">
        <w:rPr>
          <w:rFonts w:ascii="Trebuchet MS" w:hAnsi="Trebuchet MS"/>
          <w:b/>
        </w:rPr>
        <w:t xml:space="preserve">10:21 </w:t>
      </w:r>
      <w:r w:rsidRPr="000A3940">
        <w:rPr>
          <w:rFonts w:ascii="Trebuchet MS" w:hAnsi="Trebuchet MS"/>
          <w:noProof/>
        </w:rPr>
        <w:t xml:space="preserve">Jehovah then said to Moses: “Stretch </w:t>
      </w:r>
      <w:ins w:id="171" w:author="Author">
        <w:r w:rsidRPr="000A3940">
          <w:rPr>
            <w:rFonts w:ascii="Trebuchet MS" w:hAnsi="Trebuchet MS"/>
            <w:noProof/>
          </w:rPr>
          <w:t xml:space="preserve">out </w:t>
        </w:r>
      </w:ins>
      <w:r w:rsidRPr="000A3940">
        <w:rPr>
          <w:rFonts w:ascii="Trebuchet MS" w:hAnsi="Trebuchet MS"/>
          <w:noProof/>
        </w:rPr>
        <w:t xml:space="preserve">your hand </w:t>
      </w:r>
      <w:del w:id="172" w:author="Author">
        <w:r w:rsidRPr="000A3940">
          <w:rPr>
            <w:rFonts w:ascii="Trebuchet MS" w:hAnsi="Trebuchet MS"/>
            <w:noProof/>
          </w:rPr>
          <w:delText xml:space="preserve">out </w:delText>
        </w:r>
      </w:del>
      <w:r w:rsidRPr="000A3940">
        <w:rPr>
          <w:rFonts w:ascii="Trebuchet MS" w:hAnsi="Trebuchet MS"/>
          <w:noProof/>
        </w:rPr>
        <w:t>toward the heavens</w:t>
      </w:r>
      <w:del w:id="173" w:author="Author">
        <w:r w:rsidRPr="000A3940">
          <w:rPr>
            <w:rFonts w:ascii="Trebuchet MS" w:hAnsi="Trebuchet MS"/>
            <w:noProof/>
          </w:rPr>
          <w:delText>,</w:delText>
        </w:r>
      </w:del>
      <w:ins w:id="174" w:author="Author">
        <w:r w:rsidRPr="000A3940">
          <w:rPr>
            <w:rFonts w:ascii="Trebuchet MS" w:hAnsi="Trebuchet MS"/>
            <w:noProof/>
          </w:rPr>
          <w:t xml:space="preserve"> so</w:t>
        </w:r>
      </w:ins>
      <w:r w:rsidRPr="000A3940">
        <w:rPr>
          <w:rFonts w:ascii="Trebuchet MS" w:hAnsi="Trebuchet MS"/>
          <w:noProof/>
        </w:rPr>
        <w:t xml:space="preserve"> that </w:t>
      </w:r>
      <w:ins w:id="175" w:author="Author">
        <w:r w:rsidRPr="000A3940">
          <w:rPr>
            <w:rFonts w:ascii="Trebuchet MS" w:hAnsi="Trebuchet MS"/>
            <w:noProof/>
          </w:rPr>
          <w:t xml:space="preserve">there may be </w:t>
        </w:r>
      </w:ins>
      <w:r w:rsidRPr="000A3940">
        <w:rPr>
          <w:rFonts w:ascii="Trebuchet MS" w:hAnsi="Trebuchet MS"/>
          <w:noProof/>
        </w:rPr>
        <w:t xml:space="preserve">darkness </w:t>
      </w:r>
      <w:del w:id="176" w:author="Author">
        <w:r w:rsidRPr="000A3940">
          <w:rPr>
            <w:rFonts w:ascii="Trebuchet MS" w:hAnsi="Trebuchet MS"/>
            <w:noProof/>
          </w:rPr>
          <w:delText xml:space="preserve">may occur </w:delText>
        </w:r>
      </w:del>
      <w:r w:rsidRPr="000A3940">
        <w:rPr>
          <w:rFonts w:ascii="Trebuchet MS" w:hAnsi="Trebuchet MS"/>
          <w:noProof/>
        </w:rPr>
        <w:t>over the land of Egypt</w:t>
      </w:r>
      <w:del w:id="177" w:author="Author">
        <w:r w:rsidRPr="000A3940">
          <w:rPr>
            <w:rFonts w:ascii="Trebuchet MS" w:hAnsi="Trebuchet MS"/>
            <w:noProof/>
          </w:rPr>
          <w:delText xml:space="preserve"> and the</w:delText>
        </w:r>
      </w:del>
      <w:ins w:id="178" w:author="Author">
        <w:r w:rsidRPr="000A3940">
          <w:rPr>
            <w:rFonts w:ascii="Trebuchet MS" w:hAnsi="Trebuchet MS"/>
            <w:noProof/>
          </w:rPr>
          <w:t>, a</w:t>
        </w:r>
      </w:ins>
      <w:r w:rsidRPr="000A3940">
        <w:rPr>
          <w:rFonts w:ascii="Trebuchet MS" w:hAnsi="Trebuchet MS"/>
          <w:noProof/>
        </w:rPr>
        <w:t xml:space="preserve"> darkness </w:t>
      </w:r>
      <w:del w:id="179" w:author="Author">
        <w:r w:rsidRPr="000A3940">
          <w:rPr>
            <w:rFonts w:ascii="Trebuchet MS" w:hAnsi="Trebuchet MS"/>
            <w:noProof/>
          </w:rPr>
          <w:delText>may</w:delText>
        </w:r>
      </w:del>
      <w:ins w:id="180" w:author="Author">
        <w:r w:rsidRPr="000A3940">
          <w:rPr>
            <w:rFonts w:ascii="Trebuchet MS" w:hAnsi="Trebuchet MS"/>
            <w:noProof/>
          </w:rPr>
          <w:t>so thick that it can</w:t>
        </w:r>
      </w:ins>
      <w:r w:rsidRPr="000A3940">
        <w:rPr>
          <w:rFonts w:ascii="Trebuchet MS" w:hAnsi="Trebuchet MS"/>
          <w:noProof/>
        </w:rPr>
        <w:t xml:space="preserve"> be felt.” </w:t>
      </w:r>
      <w:r w:rsidRPr="000A3940">
        <w:rPr>
          <w:rFonts w:ascii="Trebuchet MS" w:hAnsi="Trebuchet MS"/>
          <w:b/>
          <w:noProof/>
        </w:rPr>
        <w:t xml:space="preserve">10:22 </w:t>
      </w:r>
      <w:r w:rsidRPr="000A3940">
        <w:rPr>
          <w:rFonts w:ascii="Trebuchet MS" w:hAnsi="Trebuchet MS"/>
          <w:noProof/>
        </w:rPr>
        <w:t xml:space="preserve">Moses immediately stretched </w:t>
      </w:r>
      <w:ins w:id="181" w:author="Author">
        <w:r w:rsidRPr="000A3940">
          <w:rPr>
            <w:rFonts w:ascii="Trebuchet MS" w:hAnsi="Trebuchet MS"/>
            <w:noProof/>
          </w:rPr>
          <w:t xml:space="preserve">out </w:t>
        </w:r>
      </w:ins>
      <w:r w:rsidRPr="000A3940">
        <w:rPr>
          <w:rFonts w:ascii="Trebuchet MS" w:hAnsi="Trebuchet MS"/>
          <w:noProof/>
        </w:rPr>
        <w:t xml:space="preserve">his hand </w:t>
      </w:r>
      <w:del w:id="182" w:author="Author">
        <w:r w:rsidRPr="000A3940">
          <w:rPr>
            <w:rFonts w:ascii="Trebuchet MS" w:hAnsi="Trebuchet MS"/>
            <w:noProof/>
          </w:rPr>
          <w:delText xml:space="preserve">out </w:delText>
        </w:r>
      </w:del>
      <w:r w:rsidRPr="000A3940">
        <w:rPr>
          <w:rFonts w:ascii="Trebuchet MS" w:hAnsi="Trebuchet MS"/>
          <w:noProof/>
        </w:rPr>
        <w:t xml:space="preserve">toward the heavens, and </w:t>
      </w:r>
      <w:ins w:id="183" w:author="Author">
        <w:r w:rsidRPr="000A3940">
          <w:rPr>
            <w:rFonts w:ascii="Trebuchet MS" w:hAnsi="Trebuchet MS"/>
            <w:noProof/>
          </w:rPr>
          <w:t xml:space="preserve">there was </w:t>
        </w:r>
      </w:ins>
      <w:r w:rsidRPr="000A3940">
        <w:rPr>
          <w:rFonts w:ascii="Trebuchet MS" w:hAnsi="Trebuchet MS"/>
          <w:noProof/>
        </w:rPr>
        <w:t xml:space="preserve">a </w:t>
      </w:r>
      <w:del w:id="184" w:author="Author">
        <w:r w:rsidRPr="000A3940">
          <w:rPr>
            <w:rFonts w:ascii="Trebuchet MS" w:hAnsi="Trebuchet MS"/>
            <w:noProof/>
          </w:rPr>
          <w:delText>gloomy</w:delText>
        </w:r>
      </w:del>
      <w:ins w:id="185" w:author="Author">
        <w:r w:rsidRPr="000A3940">
          <w:rPr>
            <w:rFonts w:ascii="Trebuchet MS" w:hAnsi="Trebuchet MS"/>
            <w:noProof/>
          </w:rPr>
          <w:t>dense</w:t>
        </w:r>
      </w:ins>
      <w:r w:rsidRPr="000A3940">
        <w:rPr>
          <w:rFonts w:ascii="Trebuchet MS" w:hAnsi="Trebuchet MS"/>
          <w:noProof/>
        </w:rPr>
        <w:t xml:space="preserve"> darkness </w:t>
      </w:r>
      <w:del w:id="186" w:author="Author">
        <w:r w:rsidRPr="000A3940">
          <w:rPr>
            <w:rFonts w:ascii="Trebuchet MS" w:hAnsi="Trebuchet MS"/>
            <w:noProof/>
          </w:rPr>
          <w:delText xml:space="preserve">began to occur </w:delText>
        </w:r>
      </w:del>
      <w:r w:rsidRPr="000A3940">
        <w:rPr>
          <w:rFonts w:ascii="Trebuchet MS" w:hAnsi="Trebuchet MS"/>
          <w:noProof/>
        </w:rPr>
        <w:t xml:space="preserve">in all the land of Egypt for three days. </w:t>
      </w:r>
      <w:r w:rsidRPr="000A3940">
        <w:rPr>
          <w:rFonts w:ascii="Trebuchet MS" w:hAnsi="Trebuchet MS"/>
          <w:b/>
          <w:noProof/>
        </w:rPr>
        <w:t xml:space="preserve">10:23 </w:t>
      </w:r>
      <w:r w:rsidRPr="000A3940">
        <w:rPr>
          <w:rFonts w:ascii="Trebuchet MS" w:hAnsi="Trebuchet MS"/>
          <w:noProof/>
        </w:rPr>
        <w:t xml:space="preserve">They did not see one another, and none of them got up from </w:t>
      </w:r>
      <w:del w:id="187" w:author="Author">
        <w:r w:rsidRPr="000A3940">
          <w:rPr>
            <w:rFonts w:ascii="Trebuchet MS" w:hAnsi="Trebuchet MS"/>
            <w:noProof/>
          </w:rPr>
          <w:delText xml:space="preserve">his own place </w:delText>
        </w:r>
      </w:del>
      <w:ins w:id="188" w:author="Author">
        <w:r w:rsidRPr="000A3940">
          <w:rPr>
            <w:rFonts w:ascii="Trebuchet MS" w:hAnsi="Trebuchet MS"/>
            <w:noProof/>
          </w:rPr>
          <w:t xml:space="preserve">where they were for </w:t>
        </w:r>
      </w:ins>
      <w:r w:rsidRPr="000A3940">
        <w:rPr>
          <w:rFonts w:ascii="Trebuchet MS" w:hAnsi="Trebuchet MS"/>
          <w:noProof/>
        </w:rPr>
        <w:t xml:space="preserve">three days; but </w:t>
      </w:r>
      <w:del w:id="189" w:author="Author">
        <w:r w:rsidRPr="000A3940">
          <w:rPr>
            <w:rFonts w:ascii="Trebuchet MS" w:hAnsi="Trebuchet MS"/>
            <w:noProof/>
          </w:rPr>
          <w:delText xml:space="preserve">for </w:delText>
        </w:r>
      </w:del>
      <w:r w:rsidRPr="000A3940">
        <w:rPr>
          <w:rFonts w:ascii="Trebuchet MS" w:hAnsi="Trebuchet MS"/>
          <w:noProof/>
        </w:rPr>
        <w:t xml:space="preserve">all the </w:t>
      </w:r>
      <w:del w:id="190" w:author="Author">
        <w:r w:rsidRPr="000A3940">
          <w:rPr>
            <w:rFonts w:ascii="Trebuchet MS" w:hAnsi="Trebuchet MS"/>
            <w:noProof/>
          </w:rPr>
          <w:delText>sons of Israel there proved to be</w:delText>
        </w:r>
      </w:del>
      <w:ins w:id="191" w:author="Author">
        <w:r w:rsidRPr="000A3940">
          <w:rPr>
            <w:rFonts w:ascii="Trebuchet MS" w:hAnsi="Trebuchet MS"/>
            <w:noProof/>
          </w:rPr>
          <w:t>Israelites had</w:t>
        </w:r>
      </w:ins>
      <w:r w:rsidRPr="000A3940">
        <w:rPr>
          <w:rFonts w:ascii="Trebuchet MS" w:hAnsi="Trebuchet MS"/>
          <w:noProof/>
        </w:rPr>
        <w:t xml:space="preserve"> light in their dwellings. </w:t>
      </w:r>
      <w:r w:rsidRPr="000A3940">
        <w:rPr>
          <w:rFonts w:ascii="Trebuchet MS" w:hAnsi="Trebuchet MS"/>
          <w:b/>
          <w:noProof/>
        </w:rPr>
        <w:t xml:space="preserve">10:24 </w:t>
      </w:r>
      <w:del w:id="192" w:author="Author">
        <w:r w:rsidRPr="000A3940">
          <w:rPr>
            <w:rFonts w:ascii="Trebuchet MS" w:hAnsi="Trebuchet MS"/>
            <w:noProof/>
          </w:rPr>
          <w:delText xml:space="preserve">After that </w:delText>
        </w:r>
      </w:del>
      <w:r w:rsidRPr="000A3940">
        <w:rPr>
          <w:rFonts w:ascii="Trebuchet MS" w:hAnsi="Trebuchet MS"/>
          <w:noProof/>
        </w:rPr>
        <w:t xml:space="preserve">Phar′aoh </w:t>
      </w:r>
      <w:ins w:id="193" w:author="Author">
        <w:r w:rsidRPr="000A3940">
          <w:rPr>
            <w:rFonts w:ascii="Trebuchet MS" w:hAnsi="Trebuchet MS"/>
            <w:noProof/>
          </w:rPr>
          <w:t xml:space="preserve">then </w:t>
        </w:r>
      </w:ins>
      <w:r w:rsidRPr="000A3940">
        <w:rPr>
          <w:rFonts w:ascii="Trebuchet MS" w:hAnsi="Trebuchet MS"/>
          <w:noProof/>
        </w:rPr>
        <w:t xml:space="preserve">called Moses and said: “Go, </w:t>
      </w:r>
      <w:del w:id="194" w:author="Author">
        <w:r w:rsidRPr="000A3940">
          <w:rPr>
            <w:rFonts w:ascii="Trebuchet MS" w:hAnsi="Trebuchet MS"/>
            <w:noProof/>
            <w:u w:val="dotted"/>
          </w:rPr>
          <w:delText>SERVE</w:delText>
        </w:r>
      </w:del>
      <w:ins w:id="195" w:author="Author">
        <w:r w:rsidRPr="000A3940">
          <w:rPr>
            <w:rFonts w:ascii="Trebuchet MS" w:hAnsi="Trebuchet MS"/>
            <w:noProof/>
          </w:rPr>
          <w:t>serve</w:t>
        </w:r>
      </w:ins>
      <w:r w:rsidRPr="000A3940">
        <w:rPr>
          <w:rFonts w:ascii="Trebuchet MS" w:hAnsi="Trebuchet MS"/>
          <w:noProof/>
        </w:rPr>
        <w:t xml:space="preserve"> Jehovah. Only </w:t>
      </w:r>
      <w:del w:id="196" w:author="Author">
        <w:r w:rsidRPr="000A3940">
          <w:rPr>
            <w:rFonts w:ascii="Trebuchet MS" w:hAnsi="Trebuchet MS"/>
            <w:noProof/>
            <w:u w:val="dotted"/>
          </w:rPr>
          <w:delText>YOUR</w:delText>
        </w:r>
      </w:del>
      <w:ins w:id="197" w:author="Author">
        <w:r w:rsidRPr="000A3940">
          <w:rPr>
            <w:rFonts w:ascii="Trebuchet MS" w:hAnsi="Trebuchet MS"/>
            <w:noProof/>
          </w:rPr>
          <w:t>your</w:t>
        </w:r>
      </w:ins>
      <w:r w:rsidRPr="000A3940">
        <w:rPr>
          <w:rFonts w:ascii="Trebuchet MS" w:hAnsi="Trebuchet MS"/>
          <w:noProof/>
        </w:rPr>
        <w:t xml:space="preserve"> sheep and </w:t>
      </w:r>
      <w:del w:id="198" w:author="Author">
        <w:r w:rsidRPr="000A3940">
          <w:rPr>
            <w:rFonts w:ascii="Trebuchet MS" w:hAnsi="Trebuchet MS"/>
            <w:noProof/>
            <w:u w:val="dotted"/>
          </w:rPr>
          <w:delText>YOUR</w:delText>
        </w:r>
      </w:del>
      <w:ins w:id="199" w:author="Author">
        <w:r w:rsidRPr="000A3940">
          <w:rPr>
            <w:rFonts w:ascii="Trebuchet MS" w:hAnsi="Trebuchet MS"/>
            <w:noProof/>
          </w:rPr>
          <w:t>your</w:t>
        </w:r>
      </w:ins>
      <w:r w:rsidRPr="000A3940">
        <w:rPr>
          <w:rFonts w:ascii="Trebuchet MS" w:hAnsi="Trebuchet MS"/>
          <w:noProof/>
        </w:rPr>
        <w:t xml:space="preserve"> cattle will </w:t>
      </w:r>
      <w:del w:id="200" w:author="Author">
        <w:r w:rsidRPr="000A3940">
          <w:rPr>
            <w:rFonts w:ascii="Trebuchet MS" w:hAnsi="Trebuchet MS"/>
            <w:noProof/>
          </w:rPr>
          <w:delText>be detained. Y</w:delText>
        </w:r>
        <w:r w:rsidRPr="000A3940">
          <w:rPr>
            <w:rFonts w:ascii="Trebuchet MS" w:hAnsi="Trebuchet MS"/>
            <w:noProof/>
            <w:u w:val="dotted"/>
          </w:rPr>
          <w:delText>OUR</w:delText>
        </w:r>
        <w:r w:rsidRPr="000A3940">
          <w:rPr>
            <w:rFonts w:ascii="Trebuchet MS" w:hAnsi="Trebuchet MS"/>
            <w:noProof/>
          </w:rPr>
          <w:delText xml:space="preserve"> little ones also</w:delText>
        </w:r>
      </w:del>
      <w:ins w:id="201" w:author="Author">
        <w:r w:rsidRPr="000A3940">
          <w:rPr>
            <w:rFonts w:ascii="Trebuchet MS" w:hAnsi="Trebuchet MS"/>
            <w:noProof/>
          </w:rPr>
          <w:t>remain behind. Even your children</w:t>
        </w:r>
      </w:ins>
      <w:r w:rsidRPr="000A3940">
        <w:rPr>
          <w:rFonts w:ascii="Trebuchet MS" w:hAnsi="Trebuchet MS"/>
          <w:noProof/>
        </w:rPr>
        <w:t xml:space="preserve"> may go with </w:t>
      </w:r>
      <w:del w:id="202" w:author="Author">
        <w:r w:rsidRPr="000A3940">
          <w:rPr>
            <w:rFonts w:ascii="Trebuchet MS" w:hAnsi="Trebuchet MS"/>
            <w:noProof/>
            <w:u w:val="dotted"/>
          </w:rPr>
          <w:delText>YOU</w:delText>
        </w:r>
      </w:del>
      <w:ins w:id="203" w:author="Author">
        <w:r w:rsidRPr="000A3940">
          <w:rPr>
            <w:rFonts w:ascii="Trebuchet MS" w:hAnsi="Trebuchet MS"/>
            <w:noProof/>
          </w:rPr>
          <w:t>you</w:t>
        </w:r>
      </w:ins>
      <w:r w:rsidRPr="000A3940">
        <w:rPr>
          <w:rFonts w:ascii="Trebuchet MS" w:hAnsi="Trebuchet MS"/>
          <w:noProof/>
        </w:rPr>
        <w:t xml:space="preserve">.” </w:t>
      </w:r>
      <w:r w:rsidRPr="000A3940">
        <w:rPr>
          <w:rFonts w:ascii="Trebuchet MS" w:hAnsi="Trebuchet MS"/>
          <w:b/>
          <w:noProof/>
        </w:rPr>
        <w:t xml:space="preserve">10:25 </w:t>
      </w:r>
      <w:r w:rsidRPr="000A3940">
        <w:rPr>
          <w:rFonts w:ascii="Trebuchet MS" w:hAnsi="Trebuchet MS"/>
          <w:noProof/>
        </w:rPr>
        <w:t xml:space="preserve">But Moses said: “You yourself will also </w:t>
      </w:r>
      <w:del w:id="204" w:author="Author">
        <w:r w:rsidRPr="000A3940">
          <w:rPr>
            <w:rFonts w:ascii="Trebuchet MS" w:hAnsi="Trebuchet MS"/>
            <w:noProof/>
          </w:rPr>
          <w:delText>give into our hands</w:delText>
        </w:r>
      </w:del>
      <w:ins w:id="205" w:author="Author">
        <w:r w:rsidRPr="000A3940">
          <w:rPr>
            <w:rFonts w:ascii="Trebuchet MS" w:hAnsi="Trebuchet MS"/>
            <w:noProof/>
          </w:rPr>
          <w:t>provide us with</w:t>
        </w:r>
        <w:r w:rsidRPr="000A3940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A3940">
        <w:rPr>
          <w:rFonts w:ascii="Trebuchet MS" w:hAnsi="Trebuchet MS"/>
          <w:noProof/>
        </w:rPr>
        <w:t xml:space="preserve"> sacrifices and burnt offerings, </w:t>
      </w:r>
      <w:del w:id="208" w:author="Author">
        <w:r w:rsidRPr="000A3940">
          <w:rPr>
            <w:rFonts w:ascii="Trebuchet MS" w:hAnsi="Trebuchet MS"/>
            <w:noProof/>
          </w:rPr>
          <w:delText>as</w:delText>
        </w:r>
      </w:del>
      <w:ins w:id="209" w:author="Author">
        <w:r w:rsidRPr="000A3940">
          <w:rPr>
            <w:rFonts w:ascii="Trebuchet MS" w:hAnsi="Trebuchet MS"/>
            <w:noProof/>
          </w:rPr>
          <w:t>and</w:t>
        </w:r>
      </w:ins>
      <w:r w:rsidRPr="000A3940">
        <w:rPr>
          <w:rFonts w:ascii="Trebuchet MS" w:hAnsi="Trebuchet MS"/>
          <w:noProof/>
        </w:rPr>
        <w:t xml:space="preserve"> we </w:t>
      </w:r>
      <w:del w:id="210" w:author="Author">
        <w:r w:rsidRPr="000A3940">
          <w:rPr>
            <w:rFonts w:ascii="Trebuchet MS" w:hAnsi="Trebuchet MS"/>
            <w:noProof/>
          </w:rPr>
          <w:delText>must render</w:delText>
        </w:r>
      </w:del>
      <w:ins w:id="211" w:author="Author">
        <w:r w:rsidRPr="000A3940">
          <w:rPr>
            <w:rFonts w:ascii="Trebuchet MS" w:hAnsi="Trebuchet MS"/>
            <w:noProof/>
          </w:rPr>
          <w:t>will offer</w:t>
        </w:r>
      </w:ins>
      <w:r w:rsidRPr="000A3940">
        <w:rPr>
          <w:rFonts w:ascii="Trebuchet MS" w:hAnsi="Trebuchet MS"/>
          <w:noProof/>
        </w:rPr>
        <w:t xml:space="preserve"> them to Jehovah our God. </w:t>
      </w:r>
      <w:r w:rsidRPr="000A3940">
        <w:rPr>
          <w:rFonts w:ascii="Trebuchet MS" w:hAnsi="Trebuchet MS"/>
          <w:b/>
          <w:noProof/>
        </w:rPr>
        <w:t xml:space="preserve">10:26 </w:t>
      </w:r>
      <w:del w:id="212" w:author="Author">
        <w:r w:rsidRPr="000A3940">
          <w:rPr>
            <w:rFonts w:ascii="Trebuchet MS" w:hAnsi="Trebuchet MS"/>
            <w:noProof/>
          </w:rPr>
          <w:delText>And our</w:delText>
        </w:r>
      </w:del>
      <w:ins w:id="213" w:author="Author">
        <w:r w:rsidRPr="000A3940">
          <w:rPr>
            <w:rFonts w:ascii="Trebuchet MS" w:hAnsi="Trebuchet MS"/>
            <w:noProof/>
          </w:rPr>
          <w:t>Our</w:t>
        </w:r>
      </w:ins>
      <w:r w:rsidRPr="000A3940">
        <w:rPr>
          <w:rFonts w:ascii="Trebuchet MS" w:hAnsi="Trebuchet MS"/>
          <w:noProof/>
        </w:rPr>
        <w:t xml:space="preserve"> livestock will also go with us. Not </w:t>
      </w:r>
      <w:del w:id="214" w:author="Author">
        <w:r w:rsidRPr="000A3940">
          <w:rPr>
            <w:rFonts w:ascii="Trebuchet MS" w:hAnsi="Trebuchet MS"/>
            <w:noProof/>
          </w:rPr>
          <w:delText>a hoof</w:delText>
        </w:r>
      </w:del>
      <w:ins w:id="215" w:author="Author">
        <w:r w:rsidRPr="000A3940">
          <w:rPr>
            <w:rFonts w:ascii="Trebuchet MS" w:hAnsi="Trebuchet MS"/>
            <w:noProof/>
          </w:rPr>
          <w:t>an animal</w:t>
        </w:r>
        <w:r w:rsidRPr="000A3940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A3940">
        <w:rPr>
          <w:rFonts w:ascii="Trebuchet MS" w:hAnsi="Trebuchet MS"/>
          <w:noProof/>
        </w:rPr>
        <w:t xml:space="preserve"> will be allowed to remain, because </w:t>
      </w:r>
      <w:del w:id="218" w:author="Author">
        <w:r w:rsidRPr="000A3940">
          <w:rPr>
            <w:rFonts w:ascii="Trebuchet MS" w:hAnsi="Trebuchet MS"/>
            <w:noProof/>
          </w:rPr>
          <w:delText xml:space="preserve">it is from them that </w:delText>
        </w:r>
      </w:del>
      <w:r w:rsidRPr="000A3940">
        <w:rPr>
          <w:rFonts w:ascii="Trebuchet MS" w:hAnsi="Trebuchet MS"/>
          <w:noProof/>
        </w:rPr>
        <w:t xml:space="preserve">we </w:t>
      </w:r>
      <w:del w:id="219" w:author="Author">
        <w:r w:rsidRPr="000A3940">
          <w:rPr>
            <w:rFonts w:ascii="Trebuchet MS" w:hAnsi="Trebuchet MS"/>
            <w:noProof/>
          </w:rPr>
          <w:delText>shall take</w:delText>
        </w:r>
      </w:del>
      <w:ins w:id="220" w:author="Author">
        <w:r w:rsidRPr="000A3940">
          <w:rPr>
            <w:rFonts w:ascii="Trebuchet MS" w:hAnsi="Trebuchet MS"/>
            <w:noProof/>
          </w:rPr>
          <w:t>will be using</w:t>
        </w:r>
      </w:ins>
      <w:r w:rsidRPr="000A3940">
        <w:rPr>
          <w:rFonts w:ascii="Trebuchet MS" w:hAnsi="Trebuchet MS"/>
          <w:noProof/>
        </w:rPr>
        <w:t xml:space="preserve"> some </w:t>
      </w:r>
      <w:ins w:id="221" w:author="Author">
        <w:r w:rsidRPr="000A3940">
          <w:rPr>
            <w:rFonts w:ascii="Trebuchet MS" w:hAnsi="Trebuchet MS"/>
            <w:noProof/>
          </w:rPr>
          <w:t xml:space="preserve">of them </w:t>
        </w:r>
      </w:ins>
      <w:r w:rsidRPr="000A3940">
        <w:rPr>
          <w:rFonts w:ascii="Trebuchet MS" w:hAnsi="Trebuchet MS"/>
          <w:noProof/>
        </w:rPr>
        <w:t xml:space="preserve">to worship Jehovah our God, and we </w:t>
      </w:r>
      <w:del w:id="222" w:author="Author">
        <w:r w:rsidRPr="000A3940">
          <w:rPr>
            <w:rFonts w:ascii="Trebuchet MS" w:hAnsi="Trebuchet MS"/>
            <w:noProof/>
          </w:rPr>
          <w:delText xml:space="preserve">ourselves </w:delText>
        </w:r>
      </w:del>
      <w:r w:rsidRPr="000A3940">
        <w:rPr>
          <w:rFonts w:ascii="Trebuchet MS" w:hAnsi="Trebuchet MS"/>
          <w:noProof/>
        </w:rPr>
        <w:t xml:space="preserve">do not know what we </w:t>
      </w:r>
      <w:del w:id="223" w:author="Author">
        <w:r w:rsidRPr="000A3940">
          <w:rPr>
            <w:rFonts w:ascii="Trebuchet MS" w:hAnsi="Trebuchet MS"/>
            <w:noProof/>
          </w:rPr>
          <w:delText>shall render</w:delText>
        </w:r>
      </w:del>
      <w:ins w:id="224" w:author="Author">
        <w:r w:rsidRPr="000A3940">
          <w:rPr>
            <w:rFonts w:ascii="Trebuchet MS" w:hAnsi="Trebuchet MS"/>
            <w:noProof/>
          </w:rPr>
          <w:t>will offer</w:t>
        </w:r>
      </w:ins>
      <w:r w:rsidRPr="000A3940">
        <w:rPr>
          <w:rFonts w:ascii="Trebuchet MS" w:hAnsi="Trebuchet MS"/>
          <w:noProof/>
        </w:rPr>
        <w:t xml:space="preserve"> in worship to Jehovah until </w:t>
      </w:r>
      <w:del w:id="225" w:author="Author">
        <w:r w:rsidRPr="000A3940">
          <w:rPr>
            <w:rFonts w:ascii="Trebuchet MS" w:hAnsi="Trebuchet MS"/>
            <w:noProof/>
          </w:rPr>
          <w:delText>our arriving</w:delText>
        </w:r>
      </w:del>
      <w:ins w:id="226" w:author="Author">
        <w:r w:rsidRPr="000A3940">
          <w:rPr>
            <w:rFonts w:ascii="Trebuchet MS" w:hAnsi="Trebuchet MS"/>
            <w:noProof/>
          </w:rPr>
          <w:t>we arrive</w:t>
        </w:r>
      </w:ins>
      <w:r w:rsidRPr="000A3940">
        <w:rPr>
          <w:rFonts w:ascii="Trebuchet MS" w:hAnsi="Trebuchet MS"/>
          <w:noProof/>
        </w:rPr>
        <w:t xml:space="preserve"> there.” </w:t>
      </w:r>
      <w:r w:rsidRPr="000A3940">
        <w:rPr>
          <w:rFonts w:ascii="Trebuchet MS" w:hAnsi="Trebuchet MS"/>
          <w:b/>
          <w:noProof/>
        </w:rPr>
        <w:t xml:space="preserve">10:27 </w:t>
      </w:r>
      <w:del w:id="227" w:author="Author">
        <w:r w:rsidRPr="000A3940">
          <w:rPr>
            <w:rFonts w:ascii="Trebuchet MS" w:hAnsi="Trebuchet MS"/>
            <w:noProof/>
          </w:rPr>
          <w:delText>At this</w:delText>
        </w:r>
      </w:del>
      <w:ins w:id="228" w:author="Author">
        <w:r w:rsidRPr="000A3940">
          <w:rPr>
            <w:rFonts w:ascii="Trebuchet MS" w:hAnsi="Trebuchet MS"/>
            <w:noProof/>
          </w:rPr>
          <w:t>So</w:t>
        </w:r>
      </w:ins>
      <w:r w:rsidRPr="000A3940">
        <w:rPr>
          <w:rFonts w:ascii="Trebuchet MS" w:hAnsi="Trebuchet MS"/>
          <w:noProof/>
        </w:rPr>
        <w:t xml:space="preserve"> Jehovah </w:t>
      </w:r>
      <w:del w:id="229" w:author="Author">
        <w:r w:rsidRPr="000A3940">
          <w:rPr>
            <w:rFonts w:ascii="Trebuchet MS" w:hAnsi="Trebuchet MS"/>
            <w:noProof/>
          </w:rPr>
          <w:delText>let</w:delText>
        </w:r>
      </w:del>
      <w:ins w:id="230" w:author="Author">
        <w:r w:rsidRPr="000A3940">
          <w:rPr>
            <w:rFonts w:ascii="Trebuchet MS" w:hAnsi="Trebuchet MS"/>
            <w:noProof/>
          </w:rPr>
          <w:t>allowed</w:t>
        </w:r>
      </w:ins>
      <w:r w:rsidRPr="000A3940">
        <w:rPr>
          <w:rFonts w:ascii="Trebuchet MS" w:hAnsi="Trebuchet MS"/>
          <w:noProof/>
        </w:rPr>
        <w:t xml:space="preserve"> Phar′aoh’s heart </w:t>
      </w:r>
      <w:ins w:id="231" w:author="Author">
        <w:r w:rsidRPr="000A3940">
          <w:rPr>
            <w:rFonts w:ascii="Trebuchet MS" w:hAnsi="Trebuchet MS"/>
            <w:noProof/>
          </w:rPr>
          <w:t xml:space="preserve">to </w:t>
        </w:r>
      </w:ins>
      <w:r w:rsidRPr="000A3940">
        <w:rPr>
          <w:rFonts w:ascii="Trebuchet MS" w:hAnsi="Trebuchet MS"/>
          <w:noProof/>
        </w:rPr>
        <w:t xml:space="preserve">become obstinate, and he did not consent to send them away. </w:t>
      </w:r>
      <w:r w:rsidRPr="000A3940">
        <w:rPr>
          <w:rFonts w:ascii="Trebuchet MS" w:hAnsi="Trebuchet MS"/>
          <w:b/>
          <w:noProof/>
        </w:rPr>
        <w:t xml:space="preserve">10:28 </w:t>
      </w:r>
      <w:del w:id="232" w:author="Author">
        <w:r w:rsidRPr="000A3940">
          <w:rPr>
            <w:rFonts w:ascii="Trebuchet MS" w:hAnsi="Trebuchet MS"/>
            <w:noProof/>
          </w:rPr>
          <w:delText xml:space="preserve">So </w:delText>
        </w:r>
      </w:del>
      <w:r w:rsidRPr="000A3940">
        <w:rPr>
          <w:rFonts w:ascii="Trebuchet MS" w:hAnsi="Trebuchet MS"/>
          <w:noProof/>
        </w:rPr>
        <w:t xml:space="preserve">Phar′aoh said to him: “Get out </w:t>
      </w:r>
      <w:del w:id="233" w:author="Author">
        <w:r w:rsidRPr="000A3940">
          <w:rPr>
            <w:rFonts w:ascii="Trebuchet MS" w:hAnsi="Trebuchet MS"/>
            <w:noProof/>
          </w:rPr>
          <w:delText>from me! Watch yourself! Do</w:delText>
        </w:r>
      </w:del>
      <w:ins w:id="234" w:author="Author">
        <w:r w:rsidRPr="000A3940">
          <w:rPr>
            <w:rFonts w:ascii="Trebuchet MS" w:hAnsi="Trebuchet MS"/>
            <w:noProof/>
          </w:rPr>
          <w:t>of my sight! Make sure that you do</w:t>
        </w:r>
      </w:ins>
      <w:r w:rsidRPr="000A3940">
        <w:rPr>
          <w:rFonts w:ascii="Trebuchet MS" w:hAnsi="Trebuchet MS"/>
          <w:noProof/>
        </w:rPr>
        <w:t xml:space="preserve"> not try to see my face again, </w:t>
      </w:r>
      <w:del w:id="235" w:author="Author">
        <w:r w:rsidRPr="000A3940">
          <w:rPr>
            <w:rFonts w:ascii="Trebuchet MS" w:hAnsi="Trebuchet MS"/>
            <w:noProof/>
          </w:rPr>
          <w:delText>because</w:delText>
        </w:r>
      </w:del>
      <w:ins w:id="236" w:author="Author">
        <w:r w:rsidRPr="000A3940">
          <w:rPr>
            <w:rFonts w:ascii="Trebuchet MS" w:hAnsi="Trebuchet MS"/>
            <w:noProof/>
          </w:rPr>
          <w:t>for</w:t>
        </w:r>
      </w:ins>
      <w:r w:rsidRPr="000A3940">
        <w:rPr>
          <w:rFonts w:ascii="Trebuchet MS" w:hAnsi="Trebuchet MS"/>
          <w:noProof/>
        </w:rPr>
        <w:t xml:space="preserve"> on the day </w:t>
      </w:r>
      <w:del w:id="237" w:author="Author">
        <w:r w:rsidRPr="000A3940">
          <w:rPr>
            <w:rFonts w:ascii="Trebuchet MS" w:hAnsi="Trebuchet MS"/>
            <w:noProof/>
          </w:rPr>
          <w:delText>of your seeing</w:delText>
        </w:r>
      </w:del>
      <w:ins w:id="238" w:author="Author">
        <w:r w:rsidRPr="000A3940">
          <w:rPr>
            <w:rFonts w:ascii="Trebuchet MS" w:hAnsi="Trebuchet MS"/>
            <w:noProof/>
          </w:rPr>
          <w:t>you see</w:t>
        </w:r>
      </w:ins>
      <w:r w:rsidRPr="000A3940">
        <w:rPr>
          <w:rFonts w:ascii="Trebuchet MS" w:hAnsi="Trebuchet MS"/>
          <w:noProof/>
        </w:rPr>
        <w:t xml:space="preserve"> my face</w:t>
      </w:r>
      <w:ins w:id="239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you will die.” </w:t>
      </w:r>
      <w:r w:rsidRPr="000A3940">
        <w:rPr>
          <w:rFonts w:ascii="Trebuchet MS" w:hAnsi="Trebuchet MS"/>
          <w:b/>
          <w:noProof/>
        </w:rPr>
        <w:t xml:space="preserve">10:29 </w:t>
      </w:r>
      <w:r w:rsidRPr="000A3940">
        <w:rPr>
          <w:rFonts w:ascii="Trebuchet MS" w:hAnsi="Trebuchet MS"/>
          <w:noProof/>
        </w:rPr>
        <w:t>To this Moses said: “</w:t>
      </w:r>
      <w:del w:id="240" w:author="Author">
        <w:r w:rsidRPr="000A3940">
          <w:rPr>
            <w:rFonts w:ascii="Trebuchet MS" w:hAnsi="Trebuchet MS"/>
            <w:noProof/>
          </w:rPr>
          <w:delText>That is the way</w:delText>
        </w:r>
      </w:del>
      <w:ins w:id="241" w:author="Author">
        <w:r w:rsidRPr="000A3940">
          <w:rPr>
            <w:rFonts w:ascii="Trebuchet MS" w:hAnsi="Trebuchet MS"/>
            <w:noProof/>
          </w:rPr>
          <w:t>Just as</w:t>
        </w:r>
      </w:ins>
      <w:r w:rsidRPr="000A3940">
        <w:rPr>
          <w:rFonts w:ascii="Trebuchet MS" w:hAnsi="Trebuchet MS"/>
          <w:noProof/>
        </w:rPr>
        <w:t xml:space="preserve"> you have spoken</w:t>
      </w:r>
      <w:del w:id="242" w:author="Author">
        <w:r w:rsidRPr="000A3940">
          <w:rPr>
            <w:rFonts w:ascii="Trebuchet MS" w:hAnsi="Trebuchet MS"/>
            <w:noProof/>
          </w:rPr>
          <w:delText>.</w:delText>
        </w:r>
      </w:del>
      <w:ins w:id="243" w:author="Author">
        <w:r w:rsidRPr="000A3940">
          <w:rPr>
            <w:rFonts w:ascii="Trebuchet MS" w:hAnsi="Trebuchet MS"/>
            <w:noProof/>
          </w:rPr>
          <w:t>,</w:t>
        </w:r>
      </w:ins>
      <w:r w:rsidRPr="000A3940">
        <w:rPr>
          <w:rFonts w:ascii="Trebuchet MS" w:hAnsi="Trebuchet MS"/>
          <w:noProof/>
        </w:rPr>
        <w:t xml:space="preserve"> I </w:t>
      </w:r>
      <w:del w:id="244" w:author="Author">
        <w:r w:rsidRPr="000A3940">
          <w:rPr>
            <w:rFonts w:ascii="Trebuchet MS" w:hAnsi="Trebuchet MS"/>
            <w:noProof/>
          </w:rPr>
          <w:delText>shall</w:delText>
        </w:r>
      </w:del>
      <w:ins w:id="245" w:author="Author">
        <w:r w:rsidRPr="000A3940">
          <w:rPr>
            <w:rFonts w:ascii="Trebuchet MS" w:hAnsi="Trebuchet MS"/>
            <w:noProof/>
          </w:rPr>
          <w:t>will</w:t>
        </w:r>
      </w:ins>
      <w:r w:rsidRPr="000A3940">
        <w:rPr>
          <w:rFonts w:ascii="Trebuchet MS" w:hAnsi="Trebuchet MS"/>
          <w:noProof/>
        </w:rPr>
        <w:t xml:space="preserve"> not try to see your face </w:t>
      </w:r>
      <w:del w:id="246" w:author="Author">
        <w:r w:rsidRPr="000A3940">
          <w:rPr>
            <w:rFonts w:ascii="Trebuchet MS" w:hAnsi="Trebuchet MS"/>
            <w:noProof/>
          </w:rPr>
          <w:delText>anymore</w:delText>
        </w:r>
      </w:del>
      <w:ins w:id="247" w:author="Author">
        <w:r w:rsidRPr="000A3940">
          <w:rPr>
            <w:rFonts w:ascii="Trebuchet MS" w:hAnsi="Trebuchet MS"/>
            <w:noProof/>
          </w:rPr>
          <w:t>again</w:t>
        </w:r>
      </w:ins>
      <w:r w:rsidRPr="000A3940">
        <w:rPr>
          <w:rFonts w:ascii="Trebuchet MS" w:hAnsi="Trebuchet MS"/>
          <w:noProof/>
        </w:rPr>
        <w:t>.”</w:t>
      </w:r>
    </w:p>
    <w:p w:rsidR="00A21E87" w:rsidRPr="000A3940" w:rsidRDefault="00A21E87" w:rsidP="00A21E87">
      <w:pPr>
        <w:rPr>
          <w:rFonts w:ascii="Trebuchet MS" w:hAnsi="Trebuchet MS"/>
          <w:b/>
        </w:rPr>
      </w:pPr>
    </w:p>
    <w:p w:rsidR="00762BCB" w:rsidRPr="00A21E87" w:rsidRDefault="00762BCB" w:rsidP="00A21E87"/>
    <w:sectPr w:rsidR="00762BCB" w:rsidRPr="00A21E87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6ED3" w:rsidRDefault="00876ED3">
      <w:r>
        <w:separator/>
      </w:r>
    </w:p>
  </w:endnote>
  <w:endnote w:type="continuationSeparator" w:id="0">
    <w:p w:rsidR="00876ED3" w:rsidRDefault="00876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6ED3" w:rsidRDefault="00876ED3">
      <w:r>
        <w:separator/>
      </w:r>
    </w:p>
  </w:footnote>
  <w:footnote w:type="continuationSeparator" w:id="0">
    <w:p w:rsidR="00876ED3" w:rsidRDefault="00876ED3">
      <w:r>
        <w:continuationSeparator/>
      </w:r>
    </w:p>
  </w:footnote>
  <w:footnote w:id="1">
    <w:p w:rsidR="00A21E87" w:rsidRPr="000A3940" w:rsidRDefault="00A21E87" w:rsidP="000A3940">
      <w:pPr>
        <w:pStyle w:val="FootnoteText"/>
        <w:spacing w:after="96"/>
        <w:ind w:firstLine="288"/>
        <w:rPr>
          <w:ins w:id="61" w:author="Author"/>
        </w:rPr>
      </w:pPr>
      <w:ins w:id="62" w:author="Author">
        <w:r w:rsidRPr="000A3940">
          <w:rPr>
            <w:rStyle w:val="FootnoteReference"/>
          </w:rPr>
          <w:footnoteRef/>
        </w:r>
        <w:r w:rsidRPr="000A3940">
          <w:t xml:space="preserve"> </w:t>
        </w:r>
        <w:r w:rsidRPr="000A3940">
          <w:rPr>
            <w:b/>
          </w:rPr>
          <w:t xml:space="preserve">10:7 </w:t>
        </w:r>
        <w:r w:rsidRPr="000A3940">
          <w:t>Lit., “be a snare to.”</w:t>
        </w:r>
      </w:ins>
    </w:p>
  </w:footnote>
  <w:footnote w:id="2">
    <w:p w:rsidR="00A21E87" w:rsidRPr="000A3940" w:rsidRDefault="00A21E87" w:rsidP="000A3940">
      <w:pPr>
        <w:pStyle w:val="FootnoteText"/>
        <w:spacing w:after="96"/>
        <w:ind w:firstLine="288"/>
        <w:rPr>
          <w:ins w:id="156" w:author="Author"/>
        </w:rPr>
      </w:pPr>
      <w:ins w:id="157" w:author="Author">
        <w:r w:rsidRPr="000A3940">
          <w:rPr>
            <w:rStyle w:val="FootnoteReference"/>
          </w:rPr>
          <w:footnoteRef/>
        </w:r>
        <w:r w:rsidRPr="000A3940">
          <w:t xml:space="preserve"> </w:t>
        </w:r>
        <w:r w:rsidRPr="000A3940">
          <w:rPr>
            <w:b/>
          </w:rPr>
          <w:t xml:space="preserve">10:18 </w:t>
        </w:r>
        <w:r w:rsidRPr="000A3940">
          <w:t>Apparently Moses.</w:t>
        </w:r>
      </w:ins>
    </w:p>
  </w:footnote>
  <w:footnote w:id="3">
    <w:p w:rsidR="00A21E87" w:rsidRPr="000A3940" w:rsidRDefault="00A21E87" w:rsidP="000A3940">
      <w:pPr>
        <w:pStyle w:val="FootnoteText"/>
        <w:spacing w:after="96"/>
        <w:ind w:firstLine="288"/>
        <w:rPr>
          <w:ins w:id="206" w:author="Author"/>
        </w:rPr>
      </w:pPr>
      <w:ins w:id="207" w:author="Author">
        <w:r w:rsidRPr="000A3940">
          <w:rPr>
            <w:rStyle w:val="FootnoteReference"/>
          </w:rPr>
          <w:footnoteRef/>
        </w:r>
        <w:r w:rsidRPr="000A3940">
          <w:t xml:space="preserve"> </w:t>
        </w:r>
        <w:r w:rsidRPr="000A3940">
          <w:rPr>
            <w:b/>
          </w:rPr>
          <w:t xml:space="preserve">10:25 </w:t>
        </w:r>
        <w:r w:rsidRPr="000A3940">
          <w:t>Or “allow us to have.”</w:t>
        </w:r>
      </w:ins>
    </w:p>
  </w:footnote>
  <w:footnote w:id="4">
    <w:p w:rsidR="00A21E87" w:rsidRPr="000A3940" w:rsidRDefault="00A21E87" w:rsidP="000A3940">
      <w:pPr>
        <w:pStyle w:val="FootnoteText"/>
        <w:spacing w:after="96"/>
        <w:ind w:firstLine="288"/>
        <w:rPr>
          <w:ins w:id="216" w:author="Author"/>
        </w:rPr>
      </w:pPr>
      <w:ins w:id="217" w:author="Author">
        <w:r w:rsidRPr="000A3940">
          <w:rPr>
            <w:rStyle w:val="FootnoteReference"/>
          </w:rPr>
          <w:footnoteRef/>
        </w:r>
        <w:r w:rsidRPr="000A3940">
          <w:t xml:space="preserve"> </w:t>
        </w:r>
        <w:r w:rsidRPr="000A3940">
          <w:rPr>
            <w:b/>
          </w:rPr>
          <w:t xml:space="preserve">10:26 </w:t>
        </w:r>
        <w:r w:rsidRPr="000A3940">
          <w:t>Lit., “a hoof.”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55D51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55D51">
        <w:t>Exodus Chapter 10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55D51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55D51">
      <w:rPr>
        <w:noProof/>
        <w:snapToGrid w:val="0"/>
      </w:rPr>
      <w:t>Exodus 10.Revised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55D51">
        <w:t>Exodus Chapter 10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55D51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55D51">
      <w:rPr>
        <w:noProof/>
        <w:snapToGrid w:val="0"/>
      </w:rPr>
      <w:t>Exodus 10.Revised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55D51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55D5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55D51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55D51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ED3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76ED3"/>
    <w:rsid w:val="008F667F"/>
    <w:rsid w:val="00955D51"/>
    <w:rsid w:val="00980020"/>
    <w:rsid w:val="0098685D"/>
    <w:rsid w:val="009C7D92"/>
    <w:rsid w:val="00A13B03"/>
    <w:rsid w:val="00A21E87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b05de85f06cc4e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A21E8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21E8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A21E8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A21E8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21E8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A21E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b05de85f06cc4e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1197</ap:Words>
  <ap:Characters>5078</ap:Characters>
  <ap:Application>Microsoft Office Word</ap:Application>
  <ap:DocSecurity>0</ap:DocSecurity>
  <ap:Lines>81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6266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10</dc:title>
  <dc:subject/>
  <dc:creator>Ruth Farrugia</dc:creator>
  <cp:keywords/>
  <dc:description/>
  <cp:lastModifiedBy>Ruth Farrugia</cp:lastModifiedBy>
  <cp:revision>3</cp:revision>
  <dcterms:created xsi:type="dcterms:W3CDTF">2020-08-17T06:25:00Z</dcterms:created>
  <dcterms:modified xsi:type="dcterms:W3CDTF">2020-08-17T06:25:00Z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10.docx</vt:lpwstr>
  </property>
  <property fmtid="{D5CDD505-2E9C-101B-9397-08002B2CF9AE}" pid="9" name="_TranslationDocumentId">
    <vt:i4>19390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