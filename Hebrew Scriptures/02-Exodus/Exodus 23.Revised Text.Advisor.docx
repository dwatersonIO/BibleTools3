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02D9" w:rsidRPr="00101ACD" w:rsidRDefault="004502D9" w:rsidP="004502D9">
      <w:pPr>
        <w:rPr>
          <w:rFonts w:ascii="Trebuchet MS" w:hAnsi="Trebuchet MS"/>
          <w:noProof/>
        </w:rPr>
      </w:pPr>
      <w:bookmarkStart w:id="0" w:name="_GoBack"/>
      <w:bookmarkEnd w:id="0"/>
      <w:r w:rsidRPr="00101ACD">
        <w:rPr>
          <w:rFonts w:ascii="Trebuchet MS" w:hAnsi="Trebuchet MS"/>
          <w:b/>
        </w:rPr>
        <w:t xml:space="preserve">23:1 </w:t>
      </w:r>
      <w:r w:rsidRPr="00101ACD">
        <w:rPr>
          <w:rFonts w:ascii="Trebuchet MS" w:hAnsi="Trebuchet MS"/>
          <w:noProof/>
        </w:rPr>
        <w:t xml:space="preserve">“You must not </w:t>
      </w:r>
      <w:del w:id="1" w:author="Author">
        <w:r w:rsidRPr="00101ACD">
          <w:rPr>
            <w:rFonts w:ascii="Trebuchet MS" w:hAnsi="Trebuchet MS"/>
            <w:noProof/>
          </w:rPr>
          <w:delText xml:space="preserve">take up an untrue </w:delText>
        </w:r>
      </w:del>
      <w:ins w:id="2" w:author="Author">
        <w:r w:rsidRPr="00101ACD">
          <w:rPr>
            <w:rFonts w:ascii="Trebuchet MS" w:hAnsi="Trebuchet MS"/>
            <w:noProof/>
          </w:rPr>
          <w:t>spread</w:t>
        </w:r>
        <w:r w:rsidRPr="00101ACD">
          <w:rPr>
            <w:rStyle w:val="FootnoteReference"/>
            <w:rFonts w:ascii="Trebuchet MS" w:hAnsi="Trebuchet MS"/>
            <w:noProof/>
          </w:rPr>
          <w:footnoteReference w:id="1"/>
        </w:r>
        <w:r w:rsidRPr="00101ACD">
          <w:rPr>
            <w:rFonts w:ascii="Trebuchet MS" w:hAnsi="Trebuchet MS"/>
            <w:noProof/>
          </w:rPr>
          <w:t xml:space="preserve"> a </w:t>
        </w:r>
      </w:ins>
      <w:r w:rsidRPr="00101ACD">
        <w:rPr>
          <w:rFonts w:ascii="Trebuchet MS" w:hAnsi="Trebuchet MS"/>
          <w:noProof/>
        </w:rPr>
        <w:t>report</w:t>
      </w:r>
      <w:del w:id="5" w:author="Author">
        <w:r w:rsidRPr="00101ACD">
          <w:rPr>
            <w:rFonts w:ascii="Trebuchet MS" w:hAnsi="Trebuchet MS"/>
            <w:noProof/>
          </w:rPr>
          <w:delText>.</w:delText>
        </w:r>
      </w:del>
      <w:ins w:id="6" w:author="Author">
        <w:r w:rsidRPr="00101ACD">
          <w:rPr>
            <w:rFonts w:ascii="Trebuchet MS" w:hAnsi="Trebuchet MS"/>
            <w:noProof/>
          </w:rPr>
          <w:t xml:space="preserve"> that is not true.</w:t>
        </w:r>
      </w:ins>
      <w:r w:rsidRPr="00101ACD">
        <w:rPr>
          <w:rFonts w:ascii="Trebuchet MS" w:hAnsi="Trebuchet MS"/>
          <w:noProof/>
        </w:rPr>
        <w:t xml:space="preserve"> Do not cooperate with a wicked one by becoming a </w:t>
      </w:r>
      <w:ins w:id="7" w:author="Author">
        <w:r w:rsidRPr="00101ACD">
          <w:rPr>
            <w:rFonts w:ascii="Trebuchet MS" w:hAnsi="Trebuchet MS"/>
            <w:noProof/>
          </w:rPr>
          <w:t xml:space="preserve">malicious </w:t>
        </w:r>
      </w:ins>
      <w:r w:rsidRPr="00101ACD">
        <w:rPr>
          <w:rFonts w:ascii="Trebuchet MS" w:hAnsi="Trebuchet MS"/>
          <w:noProof/>
        </w:rPr>
        <w:t>witness</w:t>
      </w:r>
      <w:del w:id="8" w:author="Author">
        <w:r w:rsidRPr="00101ACD">
          <w:rPr>
            <w:rFonts w:ascii="Trebuchet MS" w:hAnsi="Trebuchet MS"/>
            <w:noProof/>
          </w:rPr>
          <w:delText xml:space="preserve"> who schemes violence</w:delText>
        </w:r>
      </w:del>
      <w:r w:rsidRPr="00101ACD">
        <w:rPr>
          <w:rFonts w:ascii="Trebuchet MS" w:hAnsi="Trebuchet MS"/>
          <w:noProof/>
        </w:rPr>
        <w:t xml:space="preserve">. </w:t>
      </w:r>
      <w:r w:rsidRPr="00101ACD">
        <w:rPr>
          <w:rFonts w:ascii="Trebuchet MS" w:hAnsi="Trebuchet MS"/>
          <w:b/>
          <w:noProof/>
        </w:rPr>
        <w:t xml:space="preserve">23:2 </w:t>
      </w:r>
      <w:r w:rsidRPr="00101ACD">
        <w:rPr>
          <w:rFonts w:ascii="Trebuchet MS" w:hAnsi="Trebuchet MS"/>
          <w:noProof/>
        </w:rPr>
        <w:t xml:space="preserve">You must not follow after the crowd </w:t>
      </w:r>
      <w:del w:id="9" w:author="Author">
        <w:r w:rsidRPr="00101ACD">
          <w:rPr>
            <w:rFonts w:ascii="Trebuchet MS" w:hAnsi="Trebuchet MS"/>
            <w:noProof/>
          </w:rPr>
          <w:delText>for</w:delText>
        </w:r>
      </w:del>
      <w:ins w:id="10" w:author="Author">
        <w:r w:rsidRPr="00101ACD">
          <w:rPr>
            <w:rFonts w:ascii="Trebuchet MS" w:hAnsi="Trebuchet MS"/>
            <w:noProof/>
          </w:rPr>
          <w:t>to do</w:t>
        </w:r>
      </w:ins>
      <w:r w:rsidRPr="00101ACD">
        <w:rPr>
          <w:rFonts w:ascii="Trebuchet MS" w:hAnsi="Trebuchet MS"/>
          <w:noProof/>
        </w:rPr>
        <w:t xml:space="preserve"> evil</w:t>
      </w:r>
      <w:del w:id="11" w:author="Author">
        <w:r w:rsidRPr="00101ACD">
          <w:rPr>
            <w:rFonts w:ascii="Trebuchet MS" w:hAnsi="Trebuchet MS"/>
            <w:noProof/>
          </w:rPr>
          <w:delText xml:space="preserve"> ends;</w:delText>
        </w:r>
      </w:del>
      <w:ins w:id="12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and you must not </w:t>
      </w:r>
      <w:del w:id="13" w:author="Author">
        <w:r w:rsidRPr="00101ACD">
          <w:rPr>
            <w:rFonts w:ascii="Trebuchet MS" w:hAnsi="Trebuchet MS"/>
            <w:noProof/>
          </w:rPr>
          <w:delText>testify over a controversy so as to turn aside</w:delText>
        </w:r>
      </w:del>
      <w:ins w:id="14" w:author="Author">
        <w:r w:rsidRPr="00101ACD">
          <w:rPr>
            <w:rFonts w:ascii="Trebuchet MS" w:hAnsi="Trebuchet MS"/>
            <w:noProof/>
          </w:rPr>
          <w:t>pervert justice by giving testimony to go along</w:t>
        </w:r>
      </w:ins>
      <w:r w:rsidRPr="00101ACD">
        <w:rPr>
          <w:rFonts w:ascii="Trebuchet MS" w:hAnsi="Trebuchet MS"/>
          <w:noProof/>
        </w:rPr>
        <w:t xml:space="preserve"> with the crowd</w:t>
      </w:r>
      <w:del w:id="15" w:author="Author">
        <w:r w:rsidRPr="00101ACD">
          <w:rPr>
            <w:rFonts w:ascii="Trebuchet MS" w:hAnsi="Trebuchet MS"/>
            <w:noProof/>
          </w:rPr>
          <w:delText xml:space="preserve"> in order to pervert justice</w:delText>
        </w:r>
      </w:del>
      <w:r w:rsidRPr="00101ACD">
        <w:rPr>
          <w:rFonts w:ascii="Trebuchet MS" w:hAnsi="Trebuchet MS"/>
          <w:noProof/>
        </w:rPr>
        <w:t>.</w:t>
      </w:r>
      <w:ins w:id="16" w:author="Author">
        <w:r w:rsidRPr="00101ACD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101ACD">
        <w:rPr>
          <w:rFonts w:ascii="Trebuchet MS" w:hAnsi="Trebuchet MS"/>
          <w:noProof/>
        </w:rPr>
        <w:t xml:space="preserve"> </w:t>
      </w:r>
      <w:r w:rsidRPr="00101ACD">
        <w:rPr>
          <w:rFonts w:ascii="Trebuchet MS" w:hAnsi="Trebuchet MS"/>
          <w:b/>
          <w:noProof/>
        </w:rPr>
        <w:t xml:space="preserve">23:3 </w:t>
      </w:r>
      <w:del w:id="19" w:author="Author">
        <w:r w:rsidRPr="00101ACD">
          <w:rPr>
            <w:rFonts w:ascii="Trebuchet MS" w:hAnsi="Trebuchet MS"/>
            <w:noProof/>
          </w:rPr>
          <w:delText>As for the lowly one, you</w:delText>
        </w:r>
      </w:del>
      <w:ins w:id="20" w:author="Author">
        <w:r w:rsidRPr="00101ACD">
          <w:rPr>
            <w:rFonts w:ascii="Trebuchet MS" w:hAnsi="Trebuchet MS"/>
            <w:noProof/>
          </w:rPr>
          <w:t>You</w:t>
        </w:r>
      </w:ins>
      <w:r w:rsidRPr="00101ACD">
        <w:rPr>
          <w:rFonts w:ascii="Trebuchet MS" w:hAnsi="Trebuchet MS"/>
          <w:noProof/>
        </w:rPr>
        <w:t xml:space="preserve"> must </w:t>
      </w:r>
      <w:del w:id="21" w:author="Author">
        <w:r w:rsidRPr="00101ACD">
          <w:rPr>
            <w:rFonts w:ascii="Trebuchet MS" w:hAnsi="Trebuchet MS"/>
            <w:noProof/>
          </w:rPr>
          <w:delText xml:space="preserve">not </w:delText>
        </w:r>
      </w:del>
      <w:r w:rsidRPr="00101ACD">
        <w:rPr>
          <w:rFonts w:ascii="Trebuchet MS" w:hAnsi="Trebuchet MS"/>
          <w:noProof/>
        </w:rPr>
        <w:t xml:space="preserve">show </w:t>
      </w:r>
      <w:del w:id="22" w:author="Author">
        <w:r w:rsidRPr="00101ACD">
          <w:rPr>
            <w:rFonts w:ascii="Trebuchet MS" w:hAnsi="Trebuchet MS"/>
            <w:noProof/>
          </w:rPr>
          <w:delText>preference</w:delText>
        </w:r>
      </w:del>
      <w:ins w:id="23" w:author="Author">
        <w:r w:rsidRPr="00101ACD">
          <w:rPr>
            <w:rFonts w:ascii="Trebuchet MS" w:hAnsi="Trebuchet MS"/>
            <w:noProof/>
          </w:rPr>
          <w:t>impartiality</w:t>
        </w:r>
      </w:ins>
      <w:r w:rsidRPr="00101ACD">
        <w:rPr>
          <w:rFonts w:ascii="Trebuchet MS" w:hAnsi="Trebuchet MS"/>
          <w:noProof/>
        </w:rPr>
        <w:t xml:space="preserve"> in </w:t>
      </w:r>
      <w:del w:id="24" w:author="Author">
        <w:r w:rsidRPr="00101ACD">
          <w:rPr>
            <w:rFonts w:ascii="Trebuchet MS" w:hAnsi="Trebuchet MS"/>
            <w:noProof/>
          </w:rPr>
          <w:delText>a controversy</w:delText>
        </w:r>
      </w:del>
      <w:ins w:id="25" w:author="Author">
        <w:r w:rsidRPr="00101ACD">
          <w:rPr>
            <w:rFonts w:ascii="Trebuchet MS" w:hAnsi="Trebuchet MS"/>
            <w:noProof/>
          </w:rPr>
          <w:t>the dispute</w:t>
        </w:r>
      </w:ins>
      <w:r w:rsidRPr="00101ACD">
        <w:rPr>
          <w:rFonts w:ascii="Trebuchet MS" w:hAnsi="Trebuchet MS"/>
          <w:noProof/>
        </w:rPr>
        <w:t xml:space="preserve"> of </w:t>
      </w:r>
      <w:del w:id="26" w:author="Author">
        <w:r w:rsidRPr="00101ACD">
          <w:rPr>
            <w:rFonts w:ascii="Trebuchet MS" w:hAnsi="Trebuchet MS"/>
            <w:noProof/>
          </w:rPr>
          <w:delText>his</w:delText>
        </w:r>
      </w:del>
      <w:ins w:id="27" w:author="Author">
        <w:r w:rsidRPr="00101ACD">
          <w:rPr>
            <w:rFonts w:ascii="Trebuchet MS" w:hAnsi="Trebuchet MS"/>
            <w:noProof/>
          </w:rPr>
          <w:t>a poor person</w:t>
        </w:r>
      </w:ins>
      <w:r w:rsidRPr="00101ACD">
        <w:rPr>
          <w:rFonts w:ascii="Trebuchet MS" w:hAnsi="Trebuchet MS"/>
          <w:noProof/>
        </w:rPr>
        <w:t>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23:4 </w:t>
      </w:r>
      <w:r w:rsidRPr="00101ACD">
        <w:rPr>
          <w:rFonts w:ascii="Trebuchet MS" w:hAnsi="Trebuchet MS"/>
          <w:noProof/>
        </w:rPr>
        <w:t>“</w:t>
      </w:r>
      <w:del w:id="28" w:author="Author">
        <w:r w:rsidRPr="00101ACD">
          <w:rPr>
            <w:rFonts w:ascii="Trebuchet MS" w:hAnsi="Trebuchet MS"/>
            <w:noProof/>
          </w:rPr>
          <w:delText>Should</w:delText>
        </w:r>
      </w:del>
      <w:ins w:id="29" w:author="Author">
        <w:r w:rsidRPr="00101ACD">
          <w:rPr>
            <w:rFonts w:ascii="Trebuchet MS" w:hAnsi="Trebuchet MS"/>
            <w:noProof/>
          </w:rPr>
          <w:t>If</w:t>
        </w:r>
      </w:ins>
      <w:r w:rsidRPr="00101ACD">
        <w:rPr>
          <w:rFonts w:ascii="Trebuchet MS" w:hAnsi="Trebuchet MS"/>
          <w:noProof/>
        </w:rPr>
        <w:t xml:space="preserve"> you come upon your enemy’s bull or his </w:t>
      </w:r>
      <w:del w:id="30" w:author="Author">
        <w:r w:rsidRPr="00101ACD">
          <w:rPr>
            <w:rFonts w:ascii="Trebuchet MS" w:hAnsi="Trebuchet MS"/>
            <w:noProof/>
          </w:rPr>
          <w:delText>ass going astray</w:delText>
        </w:r>
      </w:del>
      <w:ins w:id="31" w:author="Author">
        <w:r w:rsidRPr="00101ACD">
          <w:rPr>
            <w:rFonts w:ascii="Trebuchet MS" w:hAnsi="Trebuchet MS"/>
            <w:noProof/>
          </w:rPr>
          <w:t>donkey straying</w:t>
        </w:r>
      </w:ins>
      <w:r w:rsidRPr="00101ACD">
        <w:rPr>
          <w:rFonts w:ascii="Trebuchet MS" w:hAnsi="Trebuchet MS"/>
          <w:noProof/>
        </w:rPr>
        <w:t xml:space="preserve">, you </w:t>
      </w:r>
      <w:del w:id="32" w:author="Author">
        <w:r w:rsidRPr="00101ACD">
          <w:rPr>
            <w:rFonts w:ascii="Trebuchet MS" w:hAnsi="Trebuchet MS"/>
            <w:noProof/>
          </w:rPr>
          <w:delText>are to</w:delText>
        </w:r>
      </w:del>
      <w:ins w:id="33" w:author="Author">
        <w:r w:rsidRPr="00101ACD">
          <w:rPr>
            <w:rFonts w:ascii="Trebuchet MS" w:hAnsi="Trebuchet MS"/>
            <w:noProof/>
          </w:rPr>
          <w:t>must</w:t>
        </w:r>
      </w:ins>
      <w:r w:rsidRPr="00101ACD">
        <w:rPr>
          <w:rFonts w:ascii="Trebuchet MS" w:hAnsi="Trebuchet MS"/>
          <w:noProof/>
        </w:rPr>
        <w:t xml:space="preserve"> return it </w:t>
      </w:r>
      <w:del w:id="34" w:author="Author">
        <w:r w:rsidRPr="00101ACD">
          <w:rPr>
            <w:rFonts w:ascii="Trebuchet MS" w:hAnsi="Trebuchet MS"/>
            <w:noProof/>
          </w:rPr>
          <w:delText xml:space="preserve">without fail </w:delText>
        </w:r>
      </w:del>
      <w:r w:rsidRPr="00101ACD">
        <w:rPr>
          <w:rFonts w:ascii="Trebuchet MS" w:hAnsi="Trebuchet MS"/>
          <w:noProof/>
        </w:rPr>
        <w:t xml:space="preserve">to him. </w:t>
      </w:r>
      <w:r w:rsidRPr="00101ACD">
        <w:rPr>
          <w:rFonts w:ascii="Trebuchet MS" w:hAnsi="Trebuchet MS"/>
          <w:b/>
          <w:noProof/>
        </w:rPr>
        <w:t xml:space="preserve">23:5 </w:t>
      </w:r>
      <w:del w:id="35" w:author="Author">
        <w:r w:rsidRPr="00101ACD">
          <w:rPr>
            <w:rFonts w:ascii="Trebuchet MS" w:hAnsi="Trebuchet MS"/>
            <w:noProof/>
          </w:rPr>
          <w:delText>Should</w:delText>
        </w:r>
      </w:del>
      <w:ins w:id="36" w:author="Author">
        <w:r w:rsidRPr="00101ACD">
          <w:rPr>
            <w:rFonts w:ascii="Trebuchet MS" w:hAnsi="Trebuchet MS"/>
            <w:noProof/>
          </w:rPr>
          <w:t>If</w:t>
        </w:r>
      </w:ins>
      <w:r w:rsidRPr="00101ACD">
        <w:rPr>
          <w:rFonts w:ascii="Trebuchet MS" w:hAnsi="Trebuchet MS"/>
          <w:noProof/>
        </w:rPr>
        <w:t xml:space="preserve"> you see </w:t>
      </w:r>
      <w:ins w:id="37" w:author="Author">
        <w:r w:rsidRPr="00101ACD">
          <w:rPr>
            <w:rFonts w:ascii="Trebuchet MS" w:hAnsi="Trebuchet MS"/>
            <w:noProof/>
          </w:rPr>
          <w:t xml:space="preserve">that </w:t>
        </w:r>
      </w:ins>
      <w:r w:rsidRPr="00101ACD">
        <w:rPr>
          <w:rFonts w:ascii="Trebuchet MS" w:hAnsi="Trebuchet MS"/>
          <w:noProof/>
        </w:rPr>
        <w:t xml:space="preserve">the </w:t>
      </w:r>
      <w:del w:id="38" w:author="Author">
        <w:r w:rsidRPr="00101ACD">
          <w:rPr>
            <w:rFonts w:ascii="Trebuchet MS" w:hAnsi="Trebuchet MS"/>
            <w:noProof/>
          </w:rPr>
          <w:delText>ass</w:delText>
        </w:r>
      </w:del>
      <w:ins w:id="39" w:author="Author">
        <w:r w:rsidRPr="00101ACD">
          <w:rPr>
            <w:rFonts w:ascii="Trebuchet MS" w:hAnsi="Trebuchet MS"/>
            <w:noProof/>
          </w:rPr>
          <w:t>donkey</w:t>
        </w:r>
      </w:ins>
      <w:r w:rsidRPr="00101ACD">
        <w:rPr>
          <w:rFonts w:ascii="Trebuchet MS" w:hAnsi="Trebuchet MS"/>
          <w:noProof/>
        </w:rPr>
        <w:t xml:space="preserve"> of someone who hates you </w:t>
      </w:r>
      <w:del w:id="40" w:author="Author">
        <w:r w:rsidRPr="00101ACD">
          <w:rPr>
            <w:rFonts w:ascii="Trebuchet MS" w:hAnsi="Trebuchet MS"/>
            <w:noProof/>
          </w:rPr>
          <w:delText>lying down</w:delText>
        </w:r>
      </w:del>
      <w:ins w:id="41" w:author="Author">
        <w:r w:rsidRPr="00101ACD">
          <w:rPr>
            <w:rFonts w:ascii="Trebuchet MS" w:hAnsi="Trebuchet MS"/>
            <w:noProof/>
          </w:rPr>
          <w:t>has fallen</w:t>
        </w:r>
      </w:ins>
      <w:r w:rsidRPr="00101ACD">
        <w:rPr>
          <w:rFonts w:ascii="Trebuchet MS" w:hAnsi="Trebuchet MS"/>
          <w:noProof/>
        </w:rPr>
        <w:t xml:space="preserve"> under its load, </w:t>
      </w:r>
      <w:del w:id="42" w:author="Author">
        <w:r w:rsidRPr="00101ACD">
          <w:rPr>
            <w:rFonts w:ascii="Trebuchet MS" w:hAnsi="Trebuchet MS"/>
            <w:noProof/>
          </w:rPr>
          <w:delText xml:space="preserve">then </w:delText>
        </w:r>
      </w:del>
      <w:r w:rsidRPr="00101ACD">
        <w:rPr>
          <w:rFonts w:ascii="Trebuchet MS" w:hAnsi="Trebuchet MS"/>
          <w:noProof/>
        </w:rPr>
        <w:t xml:space="preserve">you must </w:t>
      </w:r>
      <w:del w:id="43" w:author="Author">
        <w:r w:rsidRPr="00101ACD">
          <w:rPr>
            <w:rFonts w:ascii="Trebuchet MS" w:hAnsi="Trebuchet MS"/>
            <w:noProof/>
          </w:rPr>
          <w:delText>refrain from leaving</w:delText>
        </w:r>
      </w:del>
      <w:ins w:id="44" w:author="Author">
        <w:r w:rsidRPr="00101ACD">
          <w:rPr>
            <w:rFonts w:ascii="Trebuchet MS" w:hAnsi="Trebuchet MS"/>
            <w:noProof/>
          </w:rPr>
          <w:t>not ignore it and leave. You must help</w:t>
        </w:r>
      </w:ins>
      <w:r w:rsidRPr="00101ACD">
        <w:rPr>
          <w:rFonts w:ascii="Trebuchet MS" w:hAnsi="Trebuchet MS"/>
          <w:noProof/>
        </w:rPr>
        <w:t xml:space="preserve"> him</w:t>
      </w:r>
      <w:del w:id="45" w:author="Author">
        <w:r w:rsidRPr="00101ACD">
          <w:rPr>
            <w:rFonts w:ascii="Trebuchet MS" w:hAnsi="Trebuchet MS"/>
            <w:noProof/>
          </w:rPr>
          <w:delText>. With him you are without fail to get it loose</w:delText>
        </w:r>
      </w:del>
      <w:ins w:id="46" w:author="Author">
        <w:r w:rsidRPr="00101ACD">
          <w:rPr>
            <w:rFonts w:ascii="Trebuchet MS" w:hAnsi="Trebuchet MS"/>
            <w:noProof/>
          </w:rPr>
          <w:t xml:space="preserve"> release the animal</w:t>
        </w:r>
      </w:ins>
      <w:r w:rsidRPr="00101ACD">
        <w:rPr>
          <w:rFonts w:ascii="Trebuchet MS" w:hAnsi="Trebuchet MS"/>
          <w:noProof/>
        </w:rPr>
        <w:t>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23:6 </w:t>
      </w:r>
      <w:r w:rsidRPr="00101ACD">
        <w:rPr>
          <w:rFonts w:ascii="Trebuchet MS" w:hAnsi="Trebuchet MS"/>
          <w:noProof/>
        </w:rPr>
        <w:t xml:space="preserve">“You are not to pervert the </w:t>
      </w:r>
      <w:del w:id="47" w:author="Author">
        <w:r w:rsidRPr="00101ACD">
          <w:rPr>
            <w:rFonts w:ascii="Trebuchet MS" w:hAnsi="Trebuchet MS"/>
            <w:noProof/>
          </w:rPr>
          <w:delText>judicial decision</w:delText>
        </w:r>
      </w:del>
      <w:ins w:id="48" w:author="Author">
        <w:r w:rsidRPr="00101ACD">
          <w:rPr>
            <w:rFonts w:ascii="Trebuchet MS" w:hAnsi="Trebuchet MS"/>
            <w:noProof/>
          </w:rPr>
          <w:t>judgment</w:t>
        </w:r>
      </w:ins>
      <w:r w:rsidRPr="00101ACD">
        <w:rPr>
          <w:rFonts w:ascii="Trebuchet MS" w:hAnsi="Trebuchet MS"/>
          <w:noProof/>
        </w:rPr>
        <w:t xml:space="preserve"> of </w:t>
      </w:r>
      <w:del w:id="49" w:author="Author">
        <w:r w:rsidRPr="00101ACD">
          <w:rPr>
            <w:rFonts w:ascii="Trebuchet MS" w:hAnsi="Trebuchet MS"/>
            <w:noProof/>
          </w:rPr>
          <w:delText>your</w:delText>
        </w:r>
      </w:del>
      <w:ins w:id="50" w:author="Author">
        <w:r w:rsidRPr="00101ACD">
          <w:rPr>
            <w:rFonts w:ascii="Trebuchet MS" w:hAnsi="Trebuchet MS"/>
            <w:noProof/>
          </w:rPr>
          <w:t>the</w:t>
        </w:r>
      </w:ins>
      <w:r w:rsidRPr="00101ACD">
        <w:rPr>
          <w:rFonts w:ascii="Trebuchet MS" w:hAnsi="Trebuchet MS"/>
          <w:noProof/>
        </w:rPr>
        <w:t xml:space="preserve"> poor </w:t>
      </w:r>
      <w:del w:id="51" w:author="Author">
        <w:r w:rsidRPr="00101ACD">
          <w:rPr>
            <w:rFonts w:ascii="Trebuchet MS" w:hAnsi="Trebuchet MS"/>
            <w:noProof/>
          </w:rPr>
          <w:delText>man</w:delText>
        </w:r>
      </w:del>
      <w:ins w:id="52" w:author="Author">
        <w:r w:rsidRPr="00101ACD">
          <w:rPr>
            <w:rFonts w:ascii="Trebuchet MS" w:hAnsi="Trebuchet MS"/>
            <w:noProof/>
          </w:rPr>
          <w:t>one among you</w:t>
        </w:r>
      </w:ins>
      <w:r w:rsidRPr="00101ACD">
        <w:rPr>
          <w:rFonts w:ascii="Trebuchet MS" w:hAnsi="Trebuchet MS"/>
          <w:noProof/>
        </w:rPr>
        <w:t xml:space="preserve"> in his </w:t>
      </w:r>
      <w:del w:id="53" w:author="Author">
        <w:r w:rsidRPr="00101ACD">
          <w:rPr>
            <w:rFonts w:ascii="Trebuchet MS" w:hAnsi="Trebuchet MS"/>
            <w:noProof/>
          </w:rPr>
          <w:delText>controversy</w:delText>
        </w:r>
      </w:del>
      <w:ins w:id="54" w:author="Author">
        <w:r w:rsidRPr="00101ACD">
          <w:rPr>
            <w:rFonts w:ascii="Trebuchet MS" w:hAnsi="Trebuchet MS"/>
            <w:noProof/>
          </w:rPr>
          <w:t>legal case</w:t>
        </w:r>
      </w:ins>
      <w:r w:rsidRPr="00101ACD">
        <w:rPr>
          <w:rFonts w:ascii="Trebuchet MS" w:hAnsi="Trebuchet MS"/>
          <w:noProof/>
        </w:rPr>
        <w:t>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23:7 </w:t>
      </w:r>
      <w:r w:rsidRPr="00101ACD">
        <w:rPr>
          <w:rFonts w:ascii="Trebuchet MS" w:hAnsi="Trebuchet MS"/>
          <w:noProof/>
        </w:rPr>
        <w:t>“</w:t>
      </w:r>
      <w:del w:id="55" w:author="Author">
        <w:r w:rsidRPr="00101ACD">
          <w:rPr>
            <w:rFonts w:ascii="Trebuchet MS" w:hAnsi="Trebuchet MS"/>
            <w:noProof/>
          </w:rPr>
          <w:delText>You are</w:delText>
        </w:r>
      </w:del>
      <w:ins w:id="56" w:author="Author">
        <w:r w:rsidRPr="00101ACD">
          <w:rPr>
            <w:rFonts w:ascii="Trebuchet MS" w:hAnsi="Trebuchet MS"/>
            <w:noProof/>
          </w:rPr>
          <w:t>Have nothing</w:t>
        </w:r>
      </w:ins>
      <w:r w:rsidRPr="00101ACD">
        <w:rPr>
          <w:rFonts w:ascii="Trebuchet MS" w:hAnsi="Trebuchet MS"/>
          <w:noProof/>
        </w:rPr>
        <w:t xml:space="preserve"> to </w:t>
      </w:r>
      <w:del w:id="57" w:author="Author">
        <w:r w:rsidRPr="00101ACD">
          <w:rPr>
            <w:rFonts w:ascii="Trebuchet MS" w:hAnsi="Trebuchet MS"/>
            <w:noProof/>
          </w:rPr>
          <w:delText>keep far from</w:delText>
        </w:r>
      </w:del>
      <w:ins w:id="58" w:author="Author">
        <w:r w:rsidRPr="00101ACD">
          <w:rPr>
            <w:rFonts w:ascii="Trebuchet MS" w:hAnsi="Trebuchet MS"/>
            <w:noProof/>
          </w:rPr>
          <w:t>do with</w:t>
        </w:r>
      </w:ins>
      <w:r w:rsidRPr="00101ACD">
        <w:rPr>
          <w:rFonts w:ascii="Trebuchet MS" w:hAnsi="Trebuchet MS"/>
          <w:noProof/>
        </w:rPr>
        <w:t xml:space="preserve"> a false </w:t>
      </w:r>
      <w:del w:id="59" w:author="Author">
        <w:r w:rsidRPr="00101ACD">
          <w:rPr>
            <w:rFonts w:ascii="Trebuchet MS" w:hAnsi="Trebuchet MS"/>
            <w:noProof/>
          </w:rPr>
          <w:delText>word. And</w:delText>
        </w:r>
      </w:del>
      <w:ins w:id="60" w:author="Author">
        <w:r w:rsidRPr="00101ACD">
          <w:rPr>
            <w:rFonts w:ascii="Trebuchet MS" w:hAnsi="Trebuchet MS"/>
            <w:noProof/>
          </w:rPr>
          <w:t>accusation,</w:t>
        </w:r>
        <w:r w:rsidRPr="00101ACD">
          <w:rPr>
            <w:rStyle w:val="FootnoteReference"/>
            <w:rFonts w:ascii="Trebuchet MS" w:hAnsi="Trebuchet MS"/>
            <w:noProof/>
          </w:rPr>
          <w:footnoteReference w:id="3"/>
        </w:r>
        <w:r w:rsidRPr="00101ACD">
          <w:rPr>
            <w:rFonts w:ascii="Trebuchet MS" w:hAnsi="Trebuchet MS"/>
            <w:noProof/>
          </w:rPr>
          <w:t xml:space="preserve"> and</w:t>
        </w:r>
      </w:ins>
      <w:r w:rsidRPr="00101ACD">
        <w:rPr>
          <w:rFonts w:ascii="Trebuchet MS" w:hAnsi="Trebuchet MS"/>
          <w:noProof/>
        </w:rPr>
        <w:t xml:space="preserve"> do not kill the innocent and the righteous, for I </w:t>
      </w:r>
      <w:del w:id="63" w:author="Author">
        <w:r w:rsidRPr="00101ACD">
          <w:rPr>
            <w:rFonts w:ascii="Trebuchet MS" w:hAnsi="Trebuchet MS"/>
            <w:noProof/>
          </w:rPr>
          <w:delText>shall</w:delText>
        </w:r>
      </w:del>
      <w:ins w:id="64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not declare the wicked one righteous.</w:t>
      </w:r>
      <w:ins w:id="65" w:author="Author">
        <w:r w:rsidRPr="00101ACD">
          <w:rPr>
            <w:rStyle w:val="FootnoteReference"/>
            <w:rFonts w:ascii="Trebuchet MS" w:hAnsi="Trebuchet MS"/>
            <w:noProof/>
          </w:rPr>
          <w:footnoteReference w:id="4"/>
        </w:r>
      </w:ins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23:8 </w:t>
      </w:r>
      <w:r w:rsidRPr="00101ACD">
        <w:rPr>
          <w:rFonts w:ascii="Trebuchet MS" w:hAnsi="Trebuchet MS"/>
          <w:noProof/>
        </w:rPr>
        <w:t xml:space="preserve">“You </w:t>
      </w:r>
      <w:del w:id="68" w:author="Author">
        <w:r w:rsidRPr="00101ACD">
          <w:rPr>
            <w:rFonts w:ascii="Trebuchet MS" w:hAnsi="Trebuchet MS"/>
            <w:noProof/>
          </w:rPr>
          <w:delText>are</w:delText>
        </w:r>
      </w:del>
      <w:ins w:id="69" w:author="Author">
        <w:r w:rsidRPr="00101ACD">
          <w:rPr>
            <w:rFonts w:ascii="Trebuchet MS" w:hAnsi="Trebuchet MS"/>
            <w:noProof/>
          </w:rPr>
          <w:t>must</w:t>
        </w:r>
      </w:ins>
      <w:r w:rsidRPr="00101ACD">
        <w:rPr>
          <w:rFonts w:ascii="Trebuchet MS" w:hAnsi="Trebuchet MS"/>
          <w:noProof/>
        </w:rPr>
        <w:t xml:space="preserve"> not</w:t>
      </w:r>
      <w:del w:id="70" w:author="Author">
        <w:r w:rsidRPr="00101ACD">
          <w:rPr>
            <w:rFonts w:ascii="Trebuchet MS" w:hAnsi="Trebuchet MS"/>
            <w:noProof/>
          </w:rPr>
          <w:delText xml:space="preserve"> to</w:delText>
        </w:r>
      </w:del>
      <w:r w:rsidRPr="00101ACD">
        <w:rPr>
          <w:rFonts w:ascii="Trebuchet MS" w:hAnsi="Trebuchet MS"/>
          <w:noProof/>
        </w:rPr>
        <w:t xml:space="preserve"> accept a bribe, for the bribe blinds clear-sighted men and can distort the words of righteous men.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23:9 </w:t>
      </w:r>
      <w:r w:rsidRPr="00101ACD">
        <w:rPr>
          <w:rFonts w:ascii="Trebuchet MS" w:hAnsi="Trebuchet MS"/>
          <w:noProof/>
        </w:rPr>
        <w:t>“</w:t>
      </w:r>
      <w:del w:id="71" w:author="Author">
        <w:r w:rsidRPr="00101ACD">
          <w:rPr>
            <w:rFonts w:ascii="Trebuchet MS" w:hAnsi="Trebuchet MS"/>
            <w:noProof/>
          </w:rPr>
          <w:delText>And you</w:delText>
        </w:r>
      </w:del>
      <w:ins w:id="72" w:author="Author">
        <w:r w:rsidRPr="00101ACD">
          <w:rPr>
            <w:rFonts w:ascii="Trebuchet MS" w:hAnsi="Trebuchet MS"/>
            <w:noProof/>
          </w:rPr>
          <w:t>You</w:t>
        </w:r>
      </w:ins>
      <w:r w:rsidRPr="00101ACD">
        <w:rPr>
          <w:rFonts w:ascii="Trebuchet MS" w:hAnsi="Trebuchet MS"/>
          <w:noProof/>
        </w:rPr>
        <w:t xml:space="preserve"> must not oppress </w:t>
      </w:r>
      <w:del w:id="73" w:author="Author">
        <w:r w:rsidRPr="00101ACD">
          <w:rPr>
            <w:rFonts w:ascii="Trebuchet MS" w:hAnsi="Trebuchet MS"/>
            <w:noProof/>
          </w:rPr>
          <w:delText>an alien</w:delText>
        </w:r>
      </w:del>
      <w:ins w:id="74" w:author="Author">
        <w:r w:rsidRPr="00101ACD">
          <w:rPr>
            <w:rFonts w:ascii="Trebuchet MS" w:hAnsi="Trebuchet MS"/>
            <w:noProof/>
          </w:rPr>
          <w:t>a foreign</w:t>
        </w:r>
      </w:ins>
      <w:r w:rsidRPr="00101ACD">
        <w:rPr>
          <w:rFonts w:ascii="Trebuchet MS" w:hAnsi="Trebuchet MS"/>
          <w:noProof/>
        </w:rPr>
        <w:t xml:space="preserve"> resident</w:t>
      </w:r>
      <w:del w:id="75" w:author="Author">
        <w:r w:rsidRPr="00101ACD">
          <w:rPr>
            <w:rFonts w:ascii="Trebuchet MS" w:hAnsi="Trebuchet MS"/>
            <w:noProof/>
          </w:rPr>
          <w:delText xml:space="preserve">, as </w:delText>
        </w:r>
        <w:r w:rsidRPr="00101ACD">
          <w:rPr>
            <w:rFonts w:ascii="Trebuchet MS" w:hAnsi="Trebuchet MS"/>
            <w:noProof/>
            <w:u w:val="dotted"/>
          </w:rPr>
          <w:delText>YOU</w:delText>
        </w:r>
        <w:r w:rsidRPr="00101ACD">
          <w:rPr>
            <w:rFonts w:ascii="Trebuchet MS" w:hAnsi="Trebuchet MS"/>
            <w:noProof/>
          </w:rPr>
          <w:delText xml:space="preserve"> yourselves have known the soul of the alien resident,</w:delText>
        </w:r>
      </w:del>
      <w:ins w:id="76" w:author="Author">
        <w:r w:rsidRPr="00101ACD">
          <w:rPr>
            <w:rFonts w:ascii="Trebuchet MS" w:hAnsi="Trebuchet MS"/>
            <w:noProof/>
          </w:rPr>
          <w:t>. You know how it feels to be a foreigner,</w:t>
        </w:r>
        <w:r w:rsidRPr="00101ACD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101ACD">
        <w:rPr>
          <w:rFonts w:ascii="Trebuchet MS" w:hAnsi="Trebuchet MS"/>
          <w:noProof/>
        </w:rPr>
        <w:t xml:space="preserve"> because </w:t>
      </w:r>
      <w:del w:id="79" w:author="Author">
        <w:r w:rsidRPr="00101ACD">
          <w:rPr>
            <w:rFonts w:ascii="Trebuchet MS" w:hAnsi="Trebuchet MS"/>
            <w:noProof/>
            <w:u w:val="dotted"/>
          </w:rPr>
          <w:delText>YOU</w:delText>
        </w:r>
        <w:r w:rsidRPr="00101ACD">
          <w:rPr>
            <w:rFonts w:ascii="Trebuchet MS" w:hAnsi="Trebuchet MS"/>
            <w:noProof/>
          </w:rPr>
          <w:delText xml:space="preserve"> became alien</w:delText>
        </w:r>
      </w:del>
      <w:ins w:id="80" w:author="Author">
        <w:r w:rsidRPr="00101ACD">
          <w:rPr>
            <w:rFonts w:ascii="Trebuchet MS" w:hAnsi="Trebuchet MS"/>
            <w:noProof/>
          </w:rPr>
          <w:t>you were foreign</w:t>
        </w:r>
      </w:ins>
      <w:r w:rsidRPr="00101ACD">
        <w:rPr>
          <w:rFonts w:ascii="Trebuchet MS" w:hAnsi="Trebuchet MS"/>
          <w:noProof/>
        </w:rPr>
        <w:t xml:space="preserve"> residents in the land of Egypt.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23:10 </w:t>
      </w:r>
      <w:r w:rsidRPr="00101ACD">
        <w:rPr>
          <w:rFonts w:ascii="Trebuchet MS" w:hAnsi="Trebuchet MS"/>
          <w:noProof/>
        </w:rPr>
        <w:t>“</w:t>
      </w:r>
      <w:del w:id="81" w:author="Author">
        <w:r w:rsidRPr="00101ACD">
          <w:rPr>
            <w:rFonts w:ascii="Trebuchet MS" w:hAnsi="Trebuchet MS"/>
            <w:noProof/>
          </w:rPr>
          <w:delText>And for six years you</w:delText>
        </w:r>
      </w:del>
      <w:ins w:id="82" w:author="Author">
        <w:r w:rsidRPr="00101ACD">
          <w:rPr>
            <w:rFonts w:ascii="Trebuchet MS" w:hAnsi="Trebuchet MS"/>
            <w:noProof/>
          </w:rPr>
          <w:t>You</w:t>
        </w:r>
      </w:ins>
      <w:r w:rsidRPr="00101ACD">
        <w:rPr>
          <w:rFonts w:ascii="Trebuchet MS" w:hAnsi="Trebuchet MS"/>
          <w:noProof/>
        </w:rPr>
        <w:t xml:space="preserve"> are to sow your land with seed and </w:t>
      </w:r>
      <w:del w:id="83" w:author="Author">
        <w:r w:rsidRPr="00101ACD">
          <w:rPr>
            <w:rFonts w:ascii="Trebuchet MS" w:hAnsi="Trebuchet MS"/>
            <w:noProof/>
          </w:rPr>
          <w:delText xml:space="preserve">you must </w:delText>
        </w:r>
      </w:del>
      <w:r w:rsidRPr="00101ACD">
        <w:rPr>
          <w:rFonts w:ascii="Trebuchet MS" w:hAnsi="Trebuchet MS"/>
          <w:noProof/>
        </w:rPr>
        <w:t>gather its produce</w:t>
      </w:r>
      <w:ins w:id="84" w:author="Author">
        <w:r w:rsidRPr="00101ACD">
          <w:rPr>
            <w:rFonts w:ascii="Trebuchet MS" w:hAnsi="Trebuchet MS"/>
            <w:noProof/>
          </w:rPr>
          <w:t xml:space="preserve"> for six years</w:t>
        </w:r>
      </w:ins>
      <w:r w:rsidRPr="00101ACD">
        <w:rPr>
          <w:rFonts w:ascii="Trebuchet MS" w:hAnsi="Trebuchet MS"/>
          <w:noProof/>
        </w:rPr>
        <w:t xml:space="preserve">. </w:t>
      </w:r>
      <w:r w:rsidRPr="00101ACD">
        <w:rPr>
          <w:rFonts w:ascii="Trebuchet MS" w:hAnsi="Trebuchet MS"/>
          <w:b/>
          <w:noProof/>
        </w:rPr>
        <w:t xml:space="preserve">23:11 </w:t>
      </w:r>
      <w:r w:rsidRPr="00101ACD">
        <w:rPr>
          <w:rFonts w:ascii="Trebuchet MS" w:hAnsi="Trebuchet MS"/>
          <w:noProof/>
        </w:rPr>
        <w:t xml:space="preserve">But the seventh year you </w:t>
      </w:r>
      <w:del w:id="85" w:author="Author">
        <w:r w:rsidRPr="00101ACD">
          <w:rPr>
            <w:rFonts w:ascii="Trebuchet MS" w:hAnsi="Trebuchet MS"/>
            <w:noProof/>
          </w:rPr>
          <w:delText>are to</w:delText>
        </w:r>
      </w:del>
      <w:ins w:id="86" w:author="Author">
        <w:r w:rsidRPr="00101ACD">
          <w:rPr>
            <w:rFonts w:ascii="Trebuchet MS" w:hAnsi="Trebuchet MS"/>
            <w:noProof/>
          </w:rPr>
          <w:t>should</w:t>
        </w:r>
      </w:ins>
      <w:r w:rsidRPr="00101ACD">
        <w:rPr>
          <w:rFonts w:ascii="Trebuchet MS" w:hAnsi="Trebuchet MS"/>
          <w:noProof/>
        </w:rPr>
        <w:t xml:space="preserve"> leave it uncultivated and </w:t>
      </w:r>
      <w:del w:id="87" w:author="Author">
        <w:r w:rsidRPr="00101ACD">
          <w:rPr>
            <w:rFonts w:ascii="Trebuchet MS" w:hAnsi="Trebuchet MS"/>
            <w:noProof/>
          </w:rPr>
          <w:delText xml:space="preserve">you must </w:delText>
        </w:r>
      </w:del>
      <w:r w:rsidRPr="00101ACD">
        <w:rPr>
          <w:rFonts w:ascii="Trebuchet MS" w:hAnsi="Trebuchet MS"/>
          <w:noProof/>
        </w:rPr>
        <w:t xml:space="preserve">let it lie fallow, and the poor </w:t>
      </w:r>
      <w:del w:id="88" w:author="Author">
        <w:r w:rsidRPr="00101ACD">
          <w:rPr>
            <w:rFonts w:ascii="Trebuchet MS" w:hAnsi="Trebuchet MS"/>
            <w:noProof/>
          </w:rPr>
          <w:delText>ones of</w:delText>
        </w:r>
      </w:del>
      <w:ins w:id="89" w:author="Author">
        <w:r w:rsidRPr="00101ACD">
          <w:rPr>
            <w:rFonts w:ascii="Trebuchet MS" w:hAnsi="Trebuchet MS"/>
            <w:noProof/>
          </w:rPr>
          <w:t>among</w:t>
        </w:r>
      </w:ins>
      <w:r w:rsidRPr="00101ACD">
        <w:rPr>
          <w:rFonts w:ascii="Trebuchet MS" w:hAnsi="Trebuchet MS"/>
          <w:noProof/>
        </w:rPr>
        <w:t xml:space="preserve"> your people </w:t>
      </w:r>
      <w:del w:id="90" w:author="Author">
        <w:r w:rsidRPr="00101ACD">
          <w:rPr>
            <w:rFonts w:ascii="Trebuchet MS" w:hAnsi="Trebuchet MS"/>
            <w:noProof/>
          </w:rPr>
          <w:delText>must</w:delText>
        </w:r>
      </w:del>
      <w:ins w:id="91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eat of it</w:t>
      </w:r>
      <w:del w:id="92" w:author="Author">
        <w:r w:rsidRPr="00101ACD">
          <w:rPr>
            <w:rFonts w:ascii="Trebuchet MS" w:hAnsi="Trebuchet MS"/>
            <w:noProof/>
          </w:rPr>
          <w:delText>;</w:delText>
        </w:r>
      </w:del>
      <w:ins w:id="93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and what </w:t>
      </w:r>
      <w:del w:id="94" w:author="Author">
        <w:r w:rsidRPr="00101ACD">
          <w:rPr>
            <w:rFonts w:ascii="Trebuchet MS" w:hAnsi="Trebuchet MS"/>
            <w:noProof/>
          </w:rPr>
          <w:delText>is left over by them</w:delText>
        </w:r>
      </w:del>
      <w:ins w:id="95" w:author="Author">
        <w:r w:rsidRPr="00101ACD">
          <w:rPr>
            <w:rFonts w:ascii="Trebuchet MS" w:hAnsi="Trebuchet MS"/>
            <w:noProof/>
          </w:rPr>
          <w:t>they leave,</w:t>
        </w:r>
      </w:ins>
      <w:r w:rsidRPr="00101ACD">
        <w:rPr>
          <w:rFonts w:ascii="Trebuchet MS" w:hAnsi="Trebuchet MS"/>
          <w:noProof/>
        </w:rPr>
        <w:t xml:space="preserve"> the wild </w:t>
      </w:r>
      <w:del w:id="96" w:author="Author">
        <w:r w:rsidRPr="00101ACD">
          <w:rPr>
            <w:rFonts w:ascii="Trebuchet MS" w:hAnsi="Trebuchet MS"/>
            <w:noProof/>
          </w:rPr>
          <w:delText>beasts</w:delText>
        </w:r>
      </w:del>
      <w:ins w:id="97" w:author="Author">
        <w:r w:rsidRPr="00101ACD">
          <w:rPr>
            <w:rFonts w:ascii="Trebuchet MS" w:hAnsi="Trebuchet MS"/>
            <w:noProof/>
          </w:rPr>
          <w:t>animals</w:t>
        </w:r>
      </w:ins>
      <w:r w:rsidRPr="00101ACD">
        <w:rPr>
          <w:rFonts w:ascii="Trebuchet MS" w:hAnsi="Trebuchet MS"/>
          <w:noProof/>
        </w:rPr>
        <w:t xml:space="preserve"> of the field </w:t>
      </w:r>
      <w:del w:id="98" w:author="Author">
        <w:r w:rsidRPr="00101ACD">
          <w:rPr>
            <w:rFonts w:ascii="Trebuchet MS" w:hAnsi="Trebuchet MS"/>
            <w:noProof/>
          </w:rPr>
          <w:delText>are to</w:delText>
        </w:r>
      </w:del>
      <w:ins w:id="99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eat. That is </w:t>
      </w:r>
      <w:del w:id="100" w:author="Author">
        <w:r w:rsidRPr="00101ACD">
          <w:rPr>
            <w:rFonts w:ascii="Trebuchet MS" w:hAnsi="Trebuchet MS"/>
            <w:noProof/>
          </w:rPr>
          <w:delText>the way</w:delText>
        </w:r>
      </w:del>
      <w:ins w:id="101" w:author="Author">
        <w:r w:rsidRPr="00101ACD">
          <w:rPr>
            <w:rFonts w:ascii="Trebuchet MS" w:hAnsi="Trebuchet MS"/>
            <w:noProof/>
          </w:rPr>
          <w:t>what</w:t>
        </w:r>
      </w:ins>
      <w:r w:rsidRPr="00101ACD">
        <w:rPr>
          <w:rFonts w:ascii="Trebuchet MS" w:hAnsi="Trebuchet MS"/>
          <w:noProof/>
        </w:rPr>
        <w:t xml:space="preserve"> you </w:t>
      </w:r>
      <w:del w:id="102" w:author="Author">
        <w:r w:rsidRPr="00101ACD">
          <w:rPr>
            <w:rFonts w:ascii="Trebuchet MS" w:hAnsi="Trebuchet MS"/>
            <w:noProof/>
          </w:rPr>
          <w:delText>are to</w:delText>
        </w:r>
      </w:del>
      <w:ins w:id="103" w:author="Author">
        <w:r w:rsidRPr="00101ACD">
          <w:rPr>
            <w:rFonts w:ascii="Trebuchet MS" w:hAnsi="Trebuchet MS"/>
            <w:noProof/>
          </w:rPr>
          <w:t>should</w:t>
        </w:r>
      </w:ins>
      <w:r w:rsidRPr="00101ACD">
        <w:rPr>
          <w:rFonts w:ascii="Trebuchet MS" w:hAnsi="Trebuchet MS"/>
          <w:noProof/>
        </w:rPr>
        <w:t xml:space="preserve"> do with your vineyard and your olive grove.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23:12 </w:t>
      </w:r>
      <w:r w:rsidRPr="00101ACD">
        <w:rPr>
          <w:rFonts w:ascii="Trebuchet MS" w:hAnsi="Trebuchet MS"/>
          <w:noProof/>
        </w:rPr>
        <w:t>“Six days you are to do your work; but on the seventh day</w:t>
      </w:r>
      <w:ins w:id="104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you are to </w:t>
      </w:r>
      <w:del w:id="105" w:author="Author">
        <w:r w:rsidRPr="00101ACD">
          <w:rPr>
            <w:rFonts w:ascii="Trebuchet MS" w:hAnsi="Trebuchet MS"/>
            <w:noProof/>
          </w:rPr>
          <w:delText>desist</w:delText>
        </w:r>
      </w:del>
      <w:ins w:id="106" w:author="Author">
        <w:r w:rsidRPr="00101ACD">
          <w:rPr>
            <w:rFonts w:ascii="Trebuchet MS" w:hAnsi="Trebuchet MS"/>
            <w:noProof/>
          </w:rPr>
          <w:t>cease from your labor</w:t>
        </w:r>
      </w:ins>
      <w:r w:rsidRPr="00101ACD">
        <w:rPr>
          <w:rFonts w:ascii="Trebuchet MS" w:hAnsi="Trebuchet MS"/>
          <w:noProof/>
        </w:rPr>
        <w:t xml:space="preserve">, in order that your bull and your </w:t>
      </w:r>
      <w:del w:id="107" w:author="Author">
        <w:r w:rsidRPr="00101ACD">
          <w:rPr>
            <w:rFonts w:ascii="Trebuchet MS" w:hAnsi="Trebuchet MS"/>
            <w:noProof/>
          </w:rPr>
          <w:delText>ass</w:delText>
        </w:r>
      </w:del>
      <w:ins w:id="108" w:author="Author">
        <w:r w:rsidRPr="00101ACD">
          <w:rPr>
            <w:rFonts w:ascii="Trebuchet MS" w:hAnsi="Trebuchet MS"/>
            <w:noProof/>
          </w:rPr>
          <w:t>donkey</w:t>
        </w:r>
      </w:ins>
      <w:r w:rsidRPr="00101ACD">
        <w:rPr>
          <w:rFonts w:ascii="Trebuchet MS" w:hAnsi="Trebuchet MS"/>
          <w:noProof/>
        </w:rPr>
        <w:t xml:space="preserve"> may rest and the son of your slave girl and the </w:t>
      </w:r>
      <w:del w:id="109" w:author="Author">
        <w:r w:rsidRPr="00101ACD">
          <w:rPr>
            <w:rFonts w:ascii="Trebuchet MS" w:hAnsi="Trebuchet MS"/>
            <w:noProof/>
          </w:rPr>
          <w:delText>alien</w:delText>
        </w:r>
      </w:del>
      <w:ins w:id="110" w:author="Author">
        <w:r w:rsidRPr="00101ACD">
          <w:rPr>
            <w:rFonts w:ascii="Trebuchet MS" w:hAnsi="Trebuchet MS"/>
            <w:noProof/>
          </w:rPr>
          <w:t>foreign</w:t>
        </w:r>
      </w:ins>
      <w:r w:rsidRPr="00101ACD">
        <w:rPr>
          <w:rFonts w:ascii="Trebuchet MS" w:hAnsi="Trebuchet MS"/>
          <w:noProof/>
        </w:rPr>
        <w:t xml:space="preserve"> resident may refresh themselves.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23:13 </w:t>
      </w:r>
      <w:r w:rsidRPr="00101ACD">
        <w:rPr>
          <w:rFonts w:ascii="Trebuchet MS" w:hAnsi="Trebuchet MS"/>
          <w:noProof/>
        </w:rPr>
        <w:t>“</w:t>
      </w:r>
      <w:del w:id="111" w:author="Author">
        <w:r w:rsidRPr="00101ACD">
          <w:rPr>
            <w:rFonts w:ascii="Trebuchet MS" w:hAnsi="Trebuchet MS"/>
            <w:noProof/>
          </w:rPr>
          <w:delText xml:space="preserve">And </w:delText>
        </w:r>
        <w:r w:rsidRPr="00101ACD">
          <w:rPr>
            <w:rFonts w:ascii="Trebuchet MS" w:hAnsi="Trebuchet MS"/>
            <w:noProof/>
            <w:u w:val="dotted"/>
          </w:rPr>
          <w:delText>YOU</w:delText>
        </w:r>
        <w:r w:rsidRPr="00101ACD">
          <w:rPr>
            <w:rFonts w:ascii="Trebuchet MS" w:hAnsi="Trebuchet MS"/>
            <w:noProof/>
          </w:rPr>
          <w:delText xml:space="preserve"> are</w:delText>
        </w:r>
      </w:del>
      <w:ins w:id="112" w:author="Author">
        <w:r w:rsidRPr="00101ACD">
          <w:rPr>
            <w:rFonts w:ascii="Trebuchet MS" w:hAnsi="Trebuchet MS"/>
            <w:noProof/>
          </w:rPr>
          <w:t>You must be careful</w:t>
        </w:r>
      </w:ins>
      <w:r w:rsidRPr="00101ACD">
        <w:rPr>
          <w:rFonts w:ascii="Trebuchet MS" w:hAnsi="Trebuchet MS"/>
          <w:noProof/>
        </w:rPr>
        <w:t xml:space="preserve"> to </w:t>
      </w:r>
      <w:del w:id="113" w:author="Author">
        <w:r w:rsidRPr="00101ACD">
          <w:rPr>
            <w:rFonts w:ascii="Trebuchet MS" w:hAnsi="Trebuchet MS"/>
            <w:noProof/>
          </w:rPr>
          <w:delText xml:space="preserve">be on </w:delText>
        </w:r>
        <w:r w:rsidRPr="00101ACD">
          <w:rPr>
            <w:rFonts w:ascii="Trebuchet MS" w:hAnsi="Trebuchet MS"/>
            <w:noProof/>
            <w:u w:val="dotted"/>
          </w:rPr>
          <w:delText>YOUR</w:delText>
        </w:r>
        <w:r w:rsidRPr="00101ACD">
          <w:rPr>
            <w:rFonts w:ascii="Trebuchet MS" w:hAnsi="Trebuchet MS"/>
            <w:noProof/>
          </w:rPr>
          <w:delText xml:space="preserve"> guard respecting</w:delText>
        </w:r>
      </w:del>
      <w:ins w:id="114" w:author="Author">
        <w:r w:rsidRPr="00101ACD">
          <w:rPr>
            <w:rFonts w:ascii="Trebuchet MS" w:hAnsi="Trebuchet MS"/>
            <w:noProof/>
          </w:rPr>
          <w:t>do</w:t>
        </w:r>
      </w:ins>
      <w:r w:rsidRPr="00101ACD">
        <w:rPr>
          <w:rFonts w:ascii="Trebuchet MS" w:hAnsi="Trebuchet MS"/>
          <w:noProof/>
        </w:rPr>
        <w:t xml:space="preserve"> all that I have said to </w:t>
      </w:r>
      <w:del w:id="115" w:author="Author">
        <w:r w:rsidRPr="00101ACD">
          <w:rPr>
            <w:rFonts w:ascii="Trebuchet MS" w:hAnsi="Trebuchet MS"/>
            <w:noProof/>
            <w:u w:val="dotted"/>
          </w:rPr>
          <w:delText>YOU</w:delText>
        </w:r>
        <w:r w:rsidRPr="00101ACD">
          <w:rPr>
            <w:rFonts w:ascii="Trebuchet MS" w:hAnsi="Trebuchet MS"/>
            <w:noProof/>
          </w:rPr>
          <w:delText>;</w:delText>
        </w:r>
      </w:del>
      <w:ins w:id="116" w:author="Author">
        <w:r w:rsidRPr="00101ACD">
          <w:rPr>
            <w:rFonts w:ascii="Trebuchet MS" w:hAnsi="Trebuchet MS"/>
            <w:noProof/>
          </w:rPr>
          <w:t>you,</w:t>
        </w:r>
      </w:ins>
      <w:r w:rsidRPr="00101ACD">
        <w:rPr>
          <w:rFonts w:ascii="Trebuchet MS" w:hAnsi="Trebuchet MS"/>
          <w:noProof/>
        </w:rPr>
        <w:t xml:space="preserve"> and </w:t>
      </w:r>
      <w:del w:id="117" w:author="Author">
        <w:r w:rsidRPr="00101ACD">
          <w:rPr>
            <w:rFonts w:ascii="Trebuchet MS" w:hAnsi="Trebuchet MS"/>
            <w:noProof/>
            <w:u w:val="dotted"/>
          </w:rPr>
          <w:delText>YOU</w:delText>
        </w:r>
      </w:del>
      <w:ins w:id="118" w:author="Author">
        <w:r w:rsidRPr="00101ACD">
          <w:rPr>
            <w:rFonts w:ascii="Trebuchet MS" w:hAnsi="Trebuchet MS"/>
            <w:noProof/>
          </w:rPr>
          <w:t>you</w:t>
        </w:r>
      </w:ins>
      <w:r w:rsidRPr="00101ACD">
        <w:rPr>
          <w:rFonts w:ascii="Trebuchet MS" w:hAnsi="Trebuchet MS"/>
          <w:noProof/>
        </w:rPr>
        <w:t xml:space="preserve"> must not mention the </w:t>
      </w:r>
      <w:del w:id="119" w:author="Author">
        <w:r w:rsidRPr="00101ACD">
          <w:rPr>
            <w:rFonts w:ascii="Trebuchet MS" w:hAnsi="Trebuchet MS"/>
            <w:noProof/>
          </w:rPr>
          <w:delText>name</w:delText>
        </w:r>
      </w:del>
      <w:ins w:id="120" w:author="Author">
        <w:r w:rsidRPr="00101ACD">
          <w:rPr>
            <w:rFonts w:ascii="Trebuchet MS" w:hAnsi="Trebuchet MS"/>
            <w:noProof/>
          </w:rPr>
          <w:t>names</w:t>
        </w:r>
      </w:ins>
      <w:r w:rsidRPr="00101ACD">
        <w:rPr>
          <w:rFonts w:ascii="Trebuchet MS" w:hAnsi="Trebuchet MS"/>
          <w:noProof/>
        </w:rPr>
        <w:t xml:space="preserve"> of other gods</w:t>
      </w:r>
      <w:del w:id="121" w:author="Author">
        <w:r w:rsidRPr="00101ACD">
          <w:rPr>
            <w:rFonts w:ascii="Trebuchet MS" w:hAnsi="Trebuchet MS"/>
            <w:noProof/>
          </w:rPr>
          <w:delText>. It</w:delText>
        </w:r>
      </w:del>
      <w:ins w:id="122" w:author="Author">
        <w:r w:rsidRPr="00101ACD">
          <w:rPr>
            <w:rFonts w:ascii="Trebuchet MS" w:hAnsi="Trebuchet MS"/>
            <w:noProof/>
          </w:rPr>
          <w:t>; they</w:t>
        </w:r>
      </w:ins>
      <w:r w:rsidRPr="00101ACD">
        <w:rPr>
          <w:rFonts w:ascii="Trebuchet MS" w:hAnsi="Trebuchet MS"/>
          <w:noProof/>
        </w:rPr>
        <w:t xml:space="preserve"> should not be heard </w:t>
      </w:r>
      <w:del w:id="123" w:author="Author">
        <w:r w:rsidRPr="00101ACD">
          <w:rPr>
            <w:rFonts w:ascii="Trebuchet MS" w:hAnsi="Trebuchet MS"/>
            <w:noProof/>
          </w:rPr>
          <w:delText>upon</w:delText>
        </w:r>
      </w:del>
      <w:ins w:id="124" w:author="Author">
        <w:r w:rsidRPr="00101ACD">
          <w:rPr>
            <w:rFonts w:ascii="Trebuchet MS" w:hAnsi="Trebuchet MS"/>
            <w:noProof/>
          </w:rPr>
          <w:t>on</w:t>
        </w:r>
      </w:ins>
      <w:r w:rsidRPr="00101ACD">
        <w:rPr>
          <w:rFonts w:ascii="Trebuchet MS" w:hAnsi="Trebuchet MS"/>
          <w:noProof/>
        </w:rPr>
        <w:t xml:space="preserve"> your </w:t>
      </w:r>
      <w:del w:id="125" w:author="Author">
        <w:r w:rsidRPr="00101ACD">
          <w:rPr>
            <w:rFonts w:ascii="Trebuchet MS" w:hAnsi="Trebuchet MS"/>
            <w:noProof/>
          </w:rPr>
          <w:delText>mouth.</w:delText>
        </w:r>
      </w:del>
      <w:ins w:id="126" w:author="Author">
        <w:r w:rsidRPr="00101ACD">
          <w:rPr>
            <w:rFonts w:ascii="Trebuchet MS" w:hAnsi="Trebuchet MS"/>
            <w:noProof/>
          </w:rPr>
          <w:t>lips.</w:t>
        </w:r>
        <w:r w:rsidRPr="00101ACD">
          <w:rPr>
            <w:rStyle w:val="FootnoteReference"/>
            <w:rFonts w:ascii="Trebuchet MS" w:hAnsi="Trebuchet MS"/>
            <w:noProof/>
          </w:rPr>
          <w:footnoteReference w:id="6"/>
        </w:r>
      </w:ins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23:14 </w:t>
      </w:r>
      <w:r w:rsidRPr="00101ACD">
        <w:rPr>
          <w:rFonts w:ascii="Trebuchet MS" w:hAnsi="Trebuchet MS"/>
          <w:noProof/>
        </w:rPr>
        <w:t xml:space="preserve">“Three times </w:t>
      </w:r>
      <w:del w:id="129" w:author="Author">
        <w:r w:rsidRPr="00101ACD">
          <w:rPr>
            <w:rFonts w:ascii="Trebuchet MS" w:hAnsi="Trebuchet MS"/>
            <w:noProof/>
          </w:rPr>
          <w:delText>in the</w:delText>
        </w:r>
      </w:del>
      <w:ins w:id="130" w:author="Author">
        <w:r w:rsidRPr="00101ACD">
          <w:rPr>
            <w:rFonts w:ascii="Trebuchet MS" w:hAnsi="Trebuchet MS"/>
            <w:noProof/>
          </w:rPr>
          <w:t>a</w:t>
        </w:r>
      </w:ins>
      <w:r w:rsidRPr="00101ACD">
        <w:rPr>
          <w:rFonts w:ascii="Trebuchet MS" w:hAnsi="Trebuchet MS"/>
          <w:noProof/>
        </w:rPr>
        <w:t xml:space="preserve"> year you are to celebrate a festival to me. </w:t>
      </w:r>
      <w:r w:rsidRPr="00101ACD">
        <w:rPr>
          <w:rFonts w:ascii="Trebuchet MS" w:hAnsi="Trebuchet MS"/>
          <w:b/>
          <w:noProof/>
        </w:rPr>
        <w:t xml:space="preserve">23:15 </w:t>
      </w:r>
      <w:r w:rsidRPr="00101ACD">
        <w:rPr>
          <w:rFonts w:ascii="Trebuchet MS" w:hAnsi="Trebuchet MS"/>
          <w:noProof/>
        </w:rPr>
        <w:t xml:space="preserve">You will </w:t>
      </w:r>
      <w:del w:id="131" w:author="Author">
        <w:r w:rsidRPr="00101ACD">
          <w:rPr>
            <w:rFonts w:ascii="Trebuchet MS" w:hAnsi="Trebuchet MS"/>
            <w:noProof/>
          </w:rPr>
          <w:delText>keep</w:delText>
        </w:r>
      </w:del>
      <w:ins w:id="132" w:author="Author">
        <w:r w:rsidRPr="00101ACD">
          <w:rPr>
            <w:rFonts w:ascii="Trebuchet MS" w:hAnsi="Trebuchet MS"/>
            <w:noProof/>
          </w:rPr>
          <w:t>observe</w:t>
        </w:r>
      </w:ins>
      <w:r w:rsidRPr="00101ACD">
        <w:rPr>
          <w:rFonts w:ascii="Trebuchet MS" w:hAnsi="Trebuchet MS"/>
          <w:noProof/>
        </w:rPr>
        <w:t xml:space="preserve"> the </w:t>
      </w:r>
      <w:del w:id="133" w:author="Author">
        <w:r w:rsidRPr="00101ACD">
          <w:rPr>
            <w:rFonts w:ascii="Trebuchet MS" w:hAnsi="Trebuchet MS"/>
            <w:noProof/>
          </w:rPr>
          <w:delText>festival</w:delText>
        </w:r>
      </w:del>
      <w:ins w:id="134" w:author="Author">
        <w:r w:rsidRPr="00101ACD">
          <w:rPr>
            <w:rFonts w:ascii="Trebuchet MS" w:hAnsi="Trebuchet MS"/>
            <w:noProof/>
          </w:rPr>
          <w:t>Festival</w:t>
        </w:r>
      </w:ins>
      <w:r w:rsidRPr="00101ACD">
        <w:rPr>
          <w:rFonts w:ascii="Trebuchet MS" w:hAnsi="Trebuchet MS"/>
          <w:noProof/>
        </w:rPr>
        <w:t xml:space="preserve"> of </w:t>
      </w:r>
      <w:del w:id="135" w:author="Author">
        <w:r w:rsidRPr="00101ACD">
          <w:rPr>
            <w:rFonts w:ascii="Trebuchet MS" w:hAnsi="Trebuchet MS"/>
            <w:noProof/>
          </w:rPr>
          <w:delText>unfermented cakes.</w:delText>
        </w:r>
      </w:del>
      <w:ins w:id="136" w:author="Author">
        <w:r w:rsidRPr="00101ACD">
          <w:rPr>
            <w:rFonts w:ascii="Trebuchet MS" w:hAnsi="Trebuchet MS"/>
            <w:noProof/>
          </w:rPr>
          <w:t>Unleavened Bread.</w:t>
        </w:r>
      </w:ins>
      <w:r w:rsidRPr="00101ACD">
        <w:rPr>
          <w:rFonts w:ascii="Trebuchet MS" w:hAnsi="Trebuchet MS"/>
          <w:noProof/>
        </w:rPr>
        <w:t xml:space="preserve"> You will eat </w:t>
      </w:r>
      <w:del w:id="137" w:author="Author">
        <w:r w:rsidRPr="00101ACD">
          <w:rPr>
            <w:rFonts w:ascii="Trebuchet MS" w:hAnsi="Trebuchet MS"/>
            <w:noProof/>
          </w:rPr>
          <w:delText>unfermented cakes</w:delText>
        </w:r>
      </w:del>
      <w:ins w:id="138" w:author="Author">
        <w:r w:rsidRPr="00101ACD">
          <w:rPr>
            <w:rFonts w:ascii="Trebuchet MS" w:hAnsi="Trebuchet MS"/>
            <w:noProof/>
          </w:rPr>
          <w:t>unleavened bread for</w:t>
        </w:r>
      </w:ins>
      <w:r w:rsidRPr="00101ACD">
        <w:rPr>
          <w:rFonts w:ascii="Trebuchet MS" w:hAnsi="Trebuchet MS"/>
          <w:noProof/>
        </w:rPr>
        <w:t xml:space="preserve"> seven days, just as I have commanded you, at the appointed time in the month of A′bib,</w:t>
      </w:r>
      <w:del w:id="139" w:author="Author">
        <w:r w:rsidRPr="00101ACD">
          <w:rPr>
            <w:rFonts w:ascii="Trebuchet MS" w:hAnsi="Trebuchet MS"/>
            <w:noProof/>
          </w:rPr>
          <w:delText xml:space="preserve"> because in it</w:delText>
        </w:r>
      </w:del>
      <w:ins w:id="140" w:author="Author">
        <w:r w:rsidRPr="00101ACD">
          <w:rPr>
            <w:rStyle w:val="FootnoteReference"/>
            <w:rFonts w:ascii="Trebuchet MS" w:hAnsi="Trebuchet MS"/>
            <w:noProof/>
          </w:rPr>
          <w:footnoteReference w:id="7"/>
        </w:r>
        <w:r w:rsidRPr="00101ACD">
          <w:rPr>
            <w:rFonts w:ascii="Trebuchet MS" w:hAnsi="Trebuchet MS"/>
            <w:noProof/>
          </w:rPr>
          <w:t xml:space="preserve"> for at that time</w:t>
        </w:r>
      </w:ins>
      <w:r w:rsidRPr="00101ACD">
        <w:rPr>
          <w:rFonts w:ascii="Trebuchet MS" w:hAnsi="Trebuchet MS"/>
          <w:noProof/>
        </w:rPr>
        <w:t xml:space="preserve"> you came out of Egypt. </w:t>
      </w:r>
      <w:del w:id="143" w:author="Author">
        <w:r w:rsidRPr="00101ACD">
          <w:rPr>
            <w:rFonts w:ascii="Trebuchet MS" w:hAnsi="Trebuchet MS"/>
            <w:noProof/>
          </w:rPr>
          <w:delText>And they must not</w:delText>
        </w:r>
      </w:del>
      <w:ins w:id="144" w:author="Author">
        <w:r w:rsidRPr="00101ACD">
          <w:rPr>
            <w:rFonts w:ascii="Trebuchet MS" w:hAnsi="Trebuchet MS"/>
            <w:noProof/>
          </w:rPr>
          <w:t>No one is to</w:t>
        </w:r>
      </w:ins>
      <w:r w:rsidRPr="00101ACD">
        <w:rPr>
          <w:rFonts w:ascii="Trebuchet MS" w:hAnsi="Trebuchet MS"/>
          <w:noProof/>
        </w:rPr>
        <w:t xml:space="preserve"> appear before me empty-handed. </w:t>
      </w:r>
      <w:r w:rsidRPr="00101ACD">
        <w:rPr>
          <w:rFonts w:ascii="Trebuchet MS" w:hAnsi="Trebuchet MS"/>
          <w:b/>
          <w:noProof/>
        </w:rPr>
        <w:t xml:space="preserve">23:16 </w:t>
      </w:r>
      <w:r w:rsidRPr="00101ACD">
        <w:rPr>
          <w:rFonts w:ascii="Trebuchet MS" w:hAnsi="Trebuchet MS"/>
          <w:noProof/>
        </w:rPr>
        <w:t xml:space="preserve">Also, </w:t>
      </w:r>
      <w:ins w:id="145" w:author="Author">
        <w:r w:rsidRPr="00101ACD">
          <w:rPr>
            <w:rFonts w:ascii="Trebuchet MS" w:hAnsi="Trebuchet MS"/>
            <w:noProof/>
          </w:rPr>
          <w:t xml:space="preserve">you are to observe </w:t>
        </w:r>
      </w:ins>
      <w:r w:rsidRPr="00101ACD">
        <w:rPr>
          <w:rFonts w:ascii="Trebuchet MS" w:hAnsi="Trebuchet MS"/>
          <w:noProof/>
        </w:rPr>
        <w:t xml:space="preserve">the </w:t>
      </w:r>
      <w:del w:id="146" w:author="Author">
        <w:r w:rsidRPr="00101ACD">
          <w:rPr>
            <w:rFonts w:ascii="Trebuchet MS" w:hAnsi="Trebuchet MS"/>
            <w:noProof/>
          </w:rPr>
          <w:delText>festival</w:delText>
        </w:r>
      </w:del>
      <w:ins w:id="147" w:author="Author">
        <w:r w:rsidRPr="00101ACD">
          <w:rPr>
            <w:rFonts w:ascii="Trebuchet MS" w:hAnsi="Trebuchet MS"/>
            <w:noProof/>
          </w:rPr>
          <w:t>Festival</w:t>
        </w:r>
      </w:ins>
      <w:r w:rsidRPr="00101ACD">
        <w:rPr>
          <w:rFonts w:ascii="Trebuchet MS" w:hAnsi="Trebuchet MS"/>
          <w:noProof/>
        </w:rPr>
        <w:t xml:space="preserve"> of </w:t>
      </w:r>
      <w:del w:id="148" w:author="Author">
        <w:r w:rsidRPr="00101ACD">
          <w:rPr>
            <w:rFonts w:ascii="Trebuchet MS" w:hAnsi="Trebuchet MS"/>
            <w:noProof/>
          </w:rPr>
          <w:delText>harvest</w:delText>
        </w:r>
      </w:del>
      <w:ins w:id="149" w:author="Author">
        <w:r w:rsidRPr="00101ACD">
          <w:rPr>
            <w:rFonts w:ascii="Trebuchet MS" w:hAnsi="Trebuchet MS"/>
            <w:noProof/>
          </w:rPr>
          <w:t>Harvest</w:t>
        </w:r>
        <w:r w:rsidRPr="00101ACD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101ACD">
        <w:rPr>
          <w:rFonts w:ascii="Trebuchet MS" w:hAnsi="Trebuchet MS"/>
          <w:noProof/>
        </w:rPr>
        <w:t xml:space="preserve"> of the first ripe fruits of your labors, of what you sow in the field; and the </w:t>
      </w:r>
      <w:del w:id="152" w:author="Author">
        <w:r w:rsidRPr="00101ACD">
          <w:rPr>
            <w:rFonts w:ascii="Trebuchet MS" w:hAnsi="Trebuchet MS"/>
            <w:noProof/>
          </w:rPr>
          <w:delText>festival</w:delText>
        </w:r>
      </w:del>
      <w:ins w:id="153" w:author="Author">
        <w:r w:rsidRPr="00101ACD">
          <w:rPr>
            <w:rFonts w:ascii="Trebuchet MS" w:hAnsi="Trebuchet MS"/>
            <w:noProof/>
          </w:rPr>
          <w:t>Festival</w:t>
        </w:r>
      </w:ins>
      <w:r w:rsidRPr="00101ACD">
        <w:rPr>
          <w:rFonts w:ascii="Trebuchet MS" w:hAnsi="Trebuchet MS"/>
          <w:noProof/>
        </w:rPr>
        <w:t xml:space="preserve"> of </w:t>
      </w:r>
      <w:del w:id="154" w:author="Author">
        <w:r w:rsidRPr="00101ACD">
          <w:rPr>
            <w:rFonts w:ascii="Trebuchet MS" w:hAnsi="Trebuchet MS"/>
            <w:noProof/>
          </w:rPr>
          <w:delText>ingathering</w:delText>
        </w:r>
      </w:del>
      <w:ins w:id="155" w:author="Author">
        <w:r w:rsidRPr="00101ACD">
          <w:rPr>
            <w:rFonts w:ascii="Trebuchet MS" w:hAnsi="Trebuchet MS"/>
            <w:noProof/>
          </w:rPr>
          <w:t>Ingathering</w:t>
        </w:r>
        <w:r w:rsidRPr="00101ACD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101ACD">
        <w:rPr>
          <w:rFonts w:ascii="Trebuchet MS" w:hAnsi="Trebuchet MS"/>
          <w:noProof/>
        </w:rPr>
        <w:t xml:space="preserve"> at the </w:t>
      </w:r>
      <w:del w:id="158" w:author="Author">
        <w:r w:rsidRPr="00101ACD">
          <w:rPr>
            <w:rFonts w:ascii="Trebuchet MS" w:hAnsi="Trebuchet MS"/>
            <w:noProof/>
          </w:rPr>
          <w:delText>outgoing</w:delText>
        </w:r>
      </w:del>
      <w:ins w:id="159" w:author="Author">
        <w:r w:rsidRPr="00101ACD">
          <w:rPr>
            <w:rFonts w:ascii="Trebuchet MS" w:hAnsi="Trebuchet MS"/>
            <w:noProof/>
          </w:rPr>
          <w:t>end</w:t>
        </w:r>
      </w:ins>
      <w:r w:rsidRPr="00101ACD">
        <w:rPr>
          <w:rFonts w:ascii="Trebuchet MS" w:hAnsi="Trebuchet MS"/>
          <w:noProof/>
        </w:rPr>
        <w:t xml:space="preserve"> of the year, when you gather in </w:t>
      </w:r>
      <w:del w:id="160" w:author="Author">
        <w:r w:rsidRPr="00101ACD">
          <w:rPr>
            <w:rFonts w:ascii="Trebuchet MS" w:hAnsi="Trebuchet MS"/>
            <w:noProof/>
          </w:rPr>
          <w:delText xml:space="preserve">your labors </w:delText>
        </w:r>
      </w:del>
      <w:r w:rsidRPr="00101ACD">
        <w:rPr>
          <w:rFonts w:ascii="Trebuchet MS" w:hAnsi="Trebuchet MS"/>
          <w:noProof/>
        </w:rPr>
        <w:t>from the field</w:t>
      </w:r>
      <w:ins w:id="161" w:author="Author">
        <w:r w:rsidRPr="00101ACD">
          <w:rPr>
            <w:rFonts w:ascii="Trebuchet MS" w:hAnsi="Trebuchet MS"/>
            <w:noProof/>
          </w:rPr>
          <w:t xml:space="preserve"> the results of your labors</w:t>
        </w:r>
      </w:ins>
      <w:r w:rsidRPr="00101ACD">
        <w:rPr>
          <w:rFonts w:ascii="Trebuchet MS" w:hAnsi="Trebuchet MS"/>
          <w:noProof/>
        </w:rPr>
        <w:t xml:space="preserve">. </w:t>
      </w:r>
      <w:r w:rsidRPr="00101ACD">
        <w:rPr>
          <w:rFonts w:ascii="Trebuchet MS" w:hAnsi="Trebuchet MS"/>
          <w:b/>
          <w:noProof/>
        </w:rPr>
        <w:t xml:space="preserve">23:17 </w:t>
      </w:r>
      <w:del w:id="162" w:author="Author">
        <w:r w:rsidRPr="00101ACD">
          <w:rPr>
            <w:rFonts w:ascii="Trebuchet MS" w:hAnsi="Trebuchet MS"/>
            <w:noProof/>
          </w:rPr>
          <w:delText>On three occasions in the</w:delText>
        </w:r>
      </w:del>
      <w:ins w:id="163" w:author="Author">
        <w:r w:rsidRPr="00101ACD">
          <w:rPr>
            <w:rFonts w:ascii="Trebuchet MS" w:hAnsi="Trebuchet MS"/>
            <w:noProof/>
          </w:rPr>
          <w:t>Three times a</w:t>
        </w:r>
      </w:ins>
      <w:r w:rsidRPr="00101ACD">
        <w:rPr>
          <w:rFonts w:ascii="Trebuchet MS" w:hAnsi="Trebuchet MS"/>
          <w:noProof/>
        </w:rPr>
        <w:t xml:space="preserve"> year </w:t>
      </w:r>
      <w:del w:id="164" w:author="Author">
        <w:r w:rsidRPr="00101ACD">
          <w:rPr>
            <w:rFonts w:ascii="Trebuchet MS" w:hAnsi="Trebuchet MS"/>
            <w:noProof/>
          </w:rPr>
          <w:delText>every male of yours will</w:delText>
        </w:r>
      </w:del>
      <w:ins w:id="165" w:author="Author">
        <w:r w:rsidRPr="00101ACD">
          <w:rPr>
            <w:rFonts w:ascii="Trebuchet MS" w:hAnsi="Trebuchet MS"/>
            <w:noProof/>
          </w:rPr>
          <w:t>all your men</w:t>
        </w:r>
        <w:r w:rsidRPr="00101ACD">
          <w:rPr>
            <w:rStyle w:val="FootnoteReference"/>
            <w:rFonts w:ascii="Trebuchet MS" w:hAnsi="Trebuchet MS"/>
            <w:noProof/>
          </w:rPr>
          <w:footnoteReference w:id="10"/>
        </w:r>
        <w:r w:rsidRPr="00101ACD">
          <w:rPr>
            <w:rFonts w:ascii="Trebuchet MS" w:hAnsi="Trebuchet MS"/>
            <w:noProof/>
          </w:rPr>
          <w:t xml:space="preserve"> are to</w:t>
        </w:r>
      </w:ins>
      <w:r w:rsidRPr="00101ACD">
        <w:rPr>
          <w:rFonts w:ascii="Trebuchet MS" w:hAnsi="Trebuchet MS"/>
          <w:noProof/>
        </w:rPr>
        <w:t xml:space="preserve"> appear before the </w:t>
      </w:r>
      <w:del w:id="168" w:author="Author">
        <w:r w:rsidRPr="00101ACD">
          <w:rPr>
            <w:rFonts w:ascii="Trebuchet MS" w:hAnsi="Trebuchet MS"/>
            <w:noProof/>
          </w:rPr>
          <w:delText xml:space="preserve">face of the </w:delText>
        </w:r>
      </w:del>
      <w:r w:rsidRPr="00101ACD">
        <w:rPr>
          <w:rFonts w:ascii="Trebuchet MS" w:hAnsi="Trebuchet MS"/>
          <w:noProof/>
        </w:rPr>
        <w:t>true Lord, Jehovah.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23:18 </w:t>
      </w:r>
      <w:r w:rsidRPr="00101ACD">
        <w:rPr>
          <w:rFonts w:ascii="Trebuchet MS" w:hAnsi="Trebuchet MS"/>
          <w:noProof/>
        </w:rPr>
        <w:t xml:space="preserve">“You must not </w:t>
      </w:r>
      <w:del w:id="169" w:author="Author">
        <w:r w:rsidRPr="00101ACD">
          <w:rPr>
            <w:rFonts w:ascii="Trebuchet MS" w:hAnsi="Trebuchet MS"/>
            <w:noProof/>
          </w:rPr>
          <w:delText>sacrifice along with what is leavened</w:delText>
        </w:r>
      </w:del>
      <w:ins w:id="170" w:author="Author">
        <w:r w:rsidRPr="00101ACD">
          <w:rPr>
            <w:rFonts w:ascii="Trebuchet MS" w:hAnsi="Trebuchet MS"/>
            <w:noProof/>
          </w:rPr>
          <w:t>offer</w:t>
        </w:r>
      </w:ins>
      <w:r w:rsidRPr="00101ACD">
        <w:rPr>
          <w:rFonts w:ascii="Trebuchet MS" w:hAnsi="Trebuchet MS"/>
          <w:noProof/>
        </w:rPr>
        <w:t xml:space="preserve"> the blood of my sacrifice</w:t>
      </w:r>
      <w:del w:id="171" w:author="Author">
        <w:r w:rsidRPr="00101ACD">
          <w:rPr>
            <w:rFonts w:ascii="Trebuchet MS" w:hAnsi="Trebuchet MS"/>
            <w:noProof/>
          </w:rPr>
          <w:delText>.</w:delText>
        </w:r>
      </w:del>
      <w:ins w:id="172" w:author="Author">
        <w:r w:rsidRPr="00101ACD">
          <w:rPr>
            <w:rFonts w:ascii="Trebuchet MS" w:hAnsi="Trebuchet MS"/>
            <w:noProof/>
          </w:rPr>
          <w:t xml:space="preserve"> with anything leavened.</w:t>
        </w:r>
      </w:ins>
      <w:r w:rsidRPr="00101ACD">
        <w:rPr>
          <w:rFonts w:ascii="Trebuchet MS" w:hAnsi="Trebuchet MS"/>
          <w:noProof/>
        </w:rPr>
        <w:t xml:space="preserve"> And the </w:t>
      </w:r>
      <w:ins w:id="173" w:author="Author">
        <w:r w:rsidRPr="00101ACD">
          <w:rPr>
            <w:rFonts w:ascii="Trebuchet MS" w:hAnsi="Trebuchet MS"/>
            <w:noProof/>
          </w:rPr>
          <w:t xml:space="preserve">sacrifices of </w:t>
        </w:r>
      </w:ins>
      <w:r w:rsidRPr="00101ACD">
        <w:rPr>
          <w:rFonts w:ascii="Trebuchet MS" w:hAnsi="Trebuchet MS"/>
          <w:noProof/>
        </w:rPr>
        <w:t xml:space="preserve">fat </w:t>
      </w:r>
      <w:del w:id="174" w:author="Author">
        <w:r w:rsidRPr="00101ACD">
          <w:rPr>
            <w:rFonts w:ascii="Trebuchet MS" w:hAnsi="Trebuchet MS"/>
            <w:noProof/>
          </w:rPr>
          <w:delText>of</w:delText>
        </w:r>
      </w:del>
      <w:ins w:id="175" w:author="Author">
        <w:r w:rsidRPr="00101ACD">
          <w:rPr>
            <w:rFonts w:ascii="Trebuchet MS" w:hAnsi="Trebuchet MS"/>
            <w:noProof/>
          </w:rPr>
          <w:t>offered at</w:t>
        </w:r>
      </w:ins>
      <w:r w:rsidRPr="00101ACD">
        <w:rPr>
          <w:rFonts w:ascii="Trebuchet MS" w:hAnsi="Trebuchet MS"/>
          <w:noProof/>
        </w:rPr>
        <w:t xml:space="preserve"> my </w:t>
      </w:r>
      <w:del w:id="176" w:author="Author">
        <w:r w:rsidRPr="00101ACD">
          <w:rPr>
            <w:rFonts w:ascii="Trebuchet MS" w:hAnsi="Trebuchet MS"/>
            <w:noProof/>
          </w:rPr>
          <w:delText>festival</w:delText>
        </w:r>
      </w:del>
      <w:ins w:id="177" w:author="Author">
        <w:r w:rsidRPr="00101ACD">
          <w:rPr>
            <w:rFonts w:ascii="Trebuchet MS" w:hAnsi="Trebuchet MS"/>
            <w:noProof/>
          </w:rPr>
          <w:t>festivals</w:t>
        </w:r>
      </w:ins>
      <w:r w:rsidRPr="00101ACD">
        <w:rPr>
          <w:rFonts w:ascii="Trebuchet MS" w:hAnsi="Trebuchet MS"/>
          <w:noProof/>
        </w:rPr>
        <w:t xml:space="preserve"> should not stay overnight until </w:t>
      </w:r>
      <w:ins w:id="178" w:author="Author">
        <w:r w:rsidRPr="00101ACD">
          <w:rPr>
            <w:rFonts w:ascii="Trebuchet MS" w:hAnsi="Trebuchet MS"/>
            <w:noProof/>
          </w:rPr>
          <w:t xml:space="preserve">the </w:t>
        </w:r>
      </w:ins>
      <w:r w:rsidRPr="00101ACD">
        <w:rPr>
          <w:rFonts w:ascii="Trebuchet MS" w:hAnsi="Trebuchet MS"/>
          <w:noProof/>
        </w:rPr>
        <w:t>morning.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23:19 </w:t>
      </w:r>
      <w:del w:id="179" w:author="Author">
        <w:r w:rsidRPr="00101ACD">
          <w:rPr>
            <w:rFonts w:ascii="Trebuchet MS" w:hAnsi="Trebuchet MS"/>
            <w:noProof/>
          </w:rPr>
          <w:delText>“The</w:delText>
        </w:r>
      </w:del>
      <w:ins w:id="180" w:author="Author">
        <w:r w:rsidRPr="00101ACD">
          <w:rPr>
            <w:rFonts w:ascii="Trebuchet MS" w:hAnsi="Trebuchet MS"/>
            <w:noProof/>
          </w:rPr>
          <w:t>“You are to bring the</w:t>
        </w:r>
      </w:ins>
      <w:r w:rsidRPr="00101ACD">
        <w:rPr>
          <w:rFonts w:ascii="Trebuchet MS" w:hAnsi="Trebuchet MS"/>
          <w:noProof/>
        </w:rPr>
        <w:t xml:space="preserve"> best of the first ripe fruits of your ground </w:t>
      </w:r>
      <w:del w:id="181" w:author="Author">
        <w:r w:rsidRPr="00101ACD">
          <w:rPr>
            <w:rFonts w:ascii="Trebuchet MS" w:hAnsi="Trebuchet MS"/>
            <w:noProof/>
          </w:rPr>
          <w:delText xml:space="preserve">you are to bring </w:delText>
        </w:r>
      </w:del>
      <w:r w:rsidRPr="00101ACD">
        <w:rPr>
          <w:rFonts w:ascii="Trebuchet MS" w:hAnsi="Trebuchet MS"/>
          <w:noProof/>
        </w:rPr>
        <w:t>to the house of Jehovah your God.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noProof/>
        </w:rPr>
        <w:t xml:space="preserve">“You must not boil a </w:t>
      </w:r>
      <w:del w:id="182" w:author="Author">
        <w:r w:rsidRPr="00101ACD">
          <w:rPr>
            <w:rFonts w:ascii="Trebuchet MS" w:hAnsi="Trebuchet MS"/>
            <w:noProof/>
          </w:rPr>
          <w:delText>kid</w:delText>
        </w:r>
      </w:del>
      <w:ins w:id="183" w:author="Author">
        <w:r w:rsidRPr="00101ACD">
          <w:rPr>
            <w:rFonts w:ascii="Trebuchet MS" w:hAnsi="Trebuchet MS"/>
            <w:noProof/>
          </w:rPr>
          <w:t>young goat</w:t>
        </w:r>
      </w:ins>
      <w:r w:rsidRPr="00101ACD">
        <w:rPr>
          <w:rFonts w:ascii="Trebuchet MS" w:hAnsi="Trebuchet MS"/>
          <w:noProof/>
        </w:rPr>
        <w:t xml:space="preserve"> in its mother’s milk.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23:20 </w:t>
      </w:r>
      <w:r w:rsidRPr="00101ACD">
        <w:rPr>
          <w:rFonts w:ascii="Trebuchet MS" w:hAnsi="Trebuchet MS"/>
          <w:noProof/>
        </w:rPr>
        <w:t>“</w:t>
      </w:r>
      <w:del w:id="184" w:author="Author">
        <w:r w:rsidRPr="00101ACD">
          <w:rPr>
            <w:rFonts w:ascii="Trebuchet MS" w:hAnsi="Trebuchet MS"/>
            <w:noProof/>
          </w:rPr>
          <w:delText xml:space="preserve">Here </w:delText>
        </w:r>
      </w:del>
      <w:r w:rsidRPr="00101ACD">
        <w:rPr>
          <w:rFonts w:ascii="Trebuchet MS" w:hAnsi="Trebuchet MS"/>
          <w:noProof/>
        </w:rPr>
        <w:t xml:space="preserve">I am sending an angel ahead of you to </w:t>
      </w:r>
      <w:del w:id="185" w:author="Author">
        <w:r w:rsidRPr="00101ACD">
          <w:rPr>
            <w:rFonts w:ascii="Trebuchet MS" w:hAnsi="Trebuchet MS"/>
            <w:noProof/>
          </w:rPr>
          <w:delText>keep</w:delText>
        </w:r>
      </w:del>
      <w:ins w:id="186" w:author="Author">
        <w:r w:rsidRPr="00101ACD">
          <w:rPr>
            <w:rFonts w:ascii="Trebuchet MS" w:hAnsi="Trebuchet MS"/>
            <w:noProof/>
          </w:rPr>
          <w:t>guard</w:t>
        </w:r>
      </w:ins>
      <w:r w:rsidRPr="00101ACD">
        <w:rPr>
          <w:rFonts w:ascii="Trebuchet MS" w:hAnsi="Trebuchet MS"/>
          <w:noProof/>
        </w:rPr>
        <w:t xml:space="preserve"> you on the </w:t>
      </w:r>
      <w:del w:id="187" w:author="Author">
        <w:r w:rsidRPr="00101ACD">
          <w:rPr>
            <w:rFonts w:ascii="Trebuchet MS" w:hAnsi="Trebuchet MS"/>
            <w:noProof/>
          </w:rPr>
          <w:delText>road</w:delText>
        </w:r>
      </w:del>
      <w:ins w:id="188" w:author="Author">
        <w:r w:rsidRPr="00101ACD">
          <w:rPr>
            <w:rFonts w:ascii="Trebuchet MS" w:hAnsi="Trebuchet MS"/>
            <w:noProof/>
          </w:rPr>
          <w:t>way</w:t>
        </w:r>
      </w:ins>
      <w:r w:rsidRPr="00101ACD">
        <w:rPr>
          <w:rFonts w:ascii="Trebuchet MS" w:hAnsi="Trebuchet MS"/>
          <w:noProof/>
        </w:rPr>
        <w:t xml:space="preserve"> and to bring you into the place that I have prepared. </w:t>
      </w:r>
      <w:r w:rsidRPr="00101ACD">
        <w:rPr>
          <w:rFonts w:ascii="Trebuchet MS" w:hAnsi="Trebuchet MS"/>
          <w:b/>
          <w:noProof/>
        </w:rPr>
        <w:t xml:space="preserve">23:21 </w:t>
      </w:r>
      <w:del w:id="189" w:author="Author">
        <w:r w:rsidRPr="00101ACD">
          <w:rPr>
            <w:rFonts w:ascii="Trebuchet MS" w:hAnsi="Trebuchet MS"/>
            <w:noProof/>
          </w:rPr>
          <w:delText>Watch yourself because of</w:delText>
        </w:r>
      </w:del>
      <w:ins w:id="190" w:author="Author">
        <w:r w:rsidRPr="00101ACD">
          <w:rPr>
            <w:rFonts w:ascii="Trebuchet MS" w:hAnsi="Trebuchet MS"/>
            <w:noProof/>
          </w:rPr>
          <w:t>Pay attention to</w:t>
        </w:r>
      </w:ins>
      <w:r w:rsidRPr="00101ACD">
        <w:rPr>
          <w:rFonts w:ascii="Trebuchet MS" w:hAnsi="Trebuchet MS"/>
          <w:noProof/>
        </w:rPr>
        <w:t xml:space="preserve"> him</w:t>
      </w:r>
      <w:ins w:id="191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and obey his voice. Do not </w:t>
      </w:r>
      <w:del w:id="192" w:author="Author">
        <w:r w:rsidRPr="00101ACD">
          <w:rPr>
            <w:rFonts w:ascii="Trebuchet MS" w:hAnsi="Trebuchet MS"/>
            <w:noProof/>
          </w:rPr>
          <w:delText>behave rebelliously</w:delText>
        </w:r>
      </w:del>
      <w:ins w:id="193" w:author="Author">
        <w:r w:rsidRPr="00101ACD">
          <w:rPr>
            <w:rFonts w:ascii="Trebuchet MS" w:hAnsi="Trebuchet MS"/>
            <w:noProof/>
          </w:rPr>
          <w:t>rebel</w:t>
        </w:r>
      </w:ins>
      <w:r w:rsidRPr="00101ACD">
        <w:rPr>
          <w:rFonts w:ascii="Trebuchet MS" w:hAnsi="Trebuchet MS"/>
          <w:noProof/>
        </w:rPr>
        <w:t xml:space="preserve"> against him, for he will not pardon </w:t>
      </w:r>
      <w:del w:id="194" w:author="Author">
        <w:r w:rsidRPr="00101ACD">
          <w:rPr>
            <w:rFonts w:ascii="Trebuchet MS" w:hAnsi="Trebuchet MS"/>
            <w:noProof/>
            <w:u w:val="dotted"/>
          </w:rPr>
          <w:delText>YOUR</w:delText>
        </w:r>
        <w:r w:rsidRPr="00101ACD">
          <w:rPr>
            <w:rFonts w:ascii="Trebuchet MS" w:hAnsi="Trebuchet MS"/>
            <w:noProof/>
          </w:rPr>
          <w:delText xml:space="preserve"> transgression;</w:delText>
        </w:r>
      </w:del>
      <w:ins w:id="195" w:author="Author">
        <w:r w:rsidRPr="00101ACD">
          <w:rPr>
            <w:rFonts w:ascii="Trebuchet MS" w:hAnsi="Trebuchet MS"/>
            <w:noProof/>
          </w:rPr>
          <w:t>your transgressions,</w:t>
        </w:r>
      </w:ins>
      <w:r w:rsidRPr="00101ACD">
        <w:rPr>
          <w:rFonts w:ascii="Trebuchet MS" w:hAnsi="Trebuchet MS"/>
          <w:noProof/>
        </w:rPr>
        <w:t xml:space="preserve"> because my name is </w:t>
      </w:r>
      <w:del w:id="196" w:author="Author">
        <w:r w:rsidRPr="00101ACD">
          <w:rPr>
            <w:rFonts w:ascii="Trebuchet MS" w:hAnsi="Trebuchet MS"/>
            <w:noProof/>
          </w:rPr>
          <w:delText>within</w:delText>
        </w:r>
      </w:del>
      <w:ins w:id="197" w:author="Author">
        <w:r w:rsidRPr="00101ACD">
          <w:rPr>
            <w:rFonts w:ascii="Trebuchet MS" w:hAnsi="Trebuchet MS"/>
            <w:noProof/>
          </w:rPr>
          <w:t>in</w:t>
        </w:r>
      </w:ins>
      <w:r w:rsidRPr="00101ACD">
        <w:rPr>
          <w:rFonts w:ascii="Trebuchet MS" w:hAnsi="Trebuchet MS"/>
          <w:noProof/>
        </w:rPr>
        <w:t xml:space="preserve"> him. </w:t>
      </w:r>
      <w:r w:rsidRPr="00101ACD">
        <w:rPr>
          <w:rFonts w:ascii="Trebuchet MS" w:hAnsi="Trebuchet MS"/>
          <w:b/>
          <w:noProof/>
        </w:rPr>
        <w:t xml:space="preserve">23:22 </w:t>
      </w:r>
      <w:r w:rsidRPr="00101ACD">
        <w:rPr>
          <w:rFonts w:ascii="Trebuchet MS" w:hAnsi="Trebuchet MS"/>
          <w:noProof/>
        </w:rPr>
        <w:t xml:space="preserve">However, if you strictly obey his voice and </w:t>
      </w:r>
      <w:del w:id="198" w:author="Author">
        <w:r w:rsidRPr="00101ACD">
          <w:rPr>
            <w:rFonts w:ascii="Trebuchet MS" w:hAnsi="Trebuchet MS"/>
            <w:noProof/>
          </w:rPr>
          <w:delText xml:space="preserve">really </w:delText>
        </w:r>
      </w:del>
      <w:r w:rsidRPr="00101ACD">
        <w:rPr>
          <w:rFonts w:ascii="Trebuchet MS" w:hAnsi="Trebuchet MS"/>
          <w:noProof/>
        </w:rPr>
        <w:t xml:space="preserve">do all that I </w:t>
      </w:r>
      <w:del w:id="199" w:author="Author">
        <w:r w:rsidRPr="00101ACD">
          <w:rPr>
            <w:rFonts w:ascii="Trebuchet MS" w:hAnsi="Trebuchet MS"/>
            <w:noProof/>
          </w:rPr>
          <w:delText>shall speak, then</w:delText>
        </w:r>
      </w:del>
      <w:ins w:id="200" w:author="Author">
        <w:r w:rsidRPr="00101ACD">
          <w:rPr>
            <w:rFonts w:ascii="Trebuchet MS" w:hAnsi="Trebuchet MS"/>
            <w:noProof/>
          </w:rPr>
          <w:t>say,</w:t>
        </w:r>
      </w:ins>
      <w:r w:rsidRPr="00101ACD">
        <w:rPr>
          <w:rFonts w:ascii="Trebuchet MS" w:hAnsi="Trebuchet MS"/>
          <w:noProof/>
        </w:rPr>
        <w:t xml:space="preserve"> I </w:t>
      </w:r>
      <w:del w:id="201" w:author="Author">
        <w:r w:rsidRPr="00101ACD">
          <w:rPr>
            <w:rFonts w:ascii="Trebuchet MS" w:hAnsi="Trebuchet MS"/>
            <w:noProof/>
          </w:rPr>
          <w:delText>shall certainly be hostile</w:delText>
        </w:r>
      </w:del>
      <w:ins w:id="202" w:author="Author">
        <w:r w:rsidRPr="00101ACD">
          <w:rPr>
            <w:rFonts w:ascii="Trebuchet MS" w:hAnsi="Trebuchet MS"/>
            <w:noProof/>
          </w:rPr>
          <w:t>will show hostility</w:t>
        </w:r>
      </w:ins>
      <w:r w:rsidRPr="00101ACD">
        <w:rPr>
          <w:rFonts w:ascii="Trebuchet MS" w:hAnsi="Trebuchet MS"/>
          <w:noProof/>
        </w:rPr>
        <w:t xml:space="preserve"> to your enemies and </w:t>
      </w:r>
      <w:del w:id="203" w:author="Author">
        <w:r w:rsidRPr="00101ACD">
          <w:rPr>
            <w:rFonts w:ascii="Trebuchet MS" w:hAnsi="Trebuchet MS"/>
            <w:noProof/>
          </w:rPr>
          <w:delText>harass</w:delText>
        </w:r>
      </w:del>
      <w:ins w:id="204" w:author="Author">
        <w:r w:rsidRPr="00101ACD">
          <w:rPr>
            <w:rFonts w:ascii="Trebuchet MS" w:hAnsi="Trebuchet MS"/>
            <w:noProof/>
          </w:rPr>
          <w:t>oppose</w:t>
        </w:r>
      </w:ins>
      <w:r w:rsidRPr="00101ACD">
        <w:rPr>
          <w:rFonts w:ascii="Trebuchet MS" w:hAnsi="Trebuchet MS"/>
          <w:noProof/>
        </w:rPr>
        <w:t xml:space="preserve"> those who </w:t>
      </w:r>
      <w:del w:id="205" w:author="Author">
        <w:r w:rsidRPr="00101ACD">
          <w:rPr>
            <w:rFonts w:ascii="Trebuchet MS" w:hAnsi="Trebuchet MS"/>
            <w:noProof/>
          </w:rPr>
          <w:delText>harass</w:delText>
        </w:r>
      </w:del>
      <w:ins w:id="206" w:author="Author">
        <w:r w:rsidRPr="00101ACD">
          <w:rPr>
            <w:rFonts w:ascii="Trebuchet MS" w:hAnsi="Trebuchet MS"/>
            <w:noProof/>
          </w:rPr>
          <w:t>oppose</w:t>
        </w:r>
      </w:ins>
      <w:r w:rsidRPr="00101ACD">
        <w:rPr>
          <w:rFonts w:ascii="Trebuchet MS" w:hAnsi="Trebuchet MS"/>
          <w:noProof/>
        </w:rPr>
        <w:t xml:space="preserve"> you. </w:t>
      </w:r>
      <w:r w:rsidRPr="00101ACD">
        <w:rPr>
          <w:rFonts w:ascii="Trebuchet MS" w:hAnsi="Trebuchet MS"/>
          <w:b/>
          <w:noProof/>
        </w:rPr>
        <w:t xml:space="preserve">23:23 </w:t>
      </w:r>
      <w:r w:rsidRPr="00101ACD">
        <w:rPr>
          <w:rFonts w:ascii="Trebuchet MS" w:hAnsi="Trebuchet MS"/>
          <w:noProof/>
        </w:rPr>
        <w:t xml:space="preserve">For my angel will go ahead of you and will </w:t>
      </w:r>
      <w:del w:id="207" w:author="Author">
        <w:r w:rsidRPr="00101ACD">
          <w:rPr>
            <w:rFonts w:ascii="Trebuchet MS" w:hAnsi="Trebuchet MS"/>
            <w:noProof/>
          </w:rPr>
          <w:delText xml:space="preserve">indeed </w:delText>
        </w:r>
      </w:del>
      <w:r w:rsidRPr="00101ACD">
        <w:rPr>
          <w:rFonts w:ascii="Trebuchet MS" w:hAnsi="Trebuchet MS"/>
          <w:noProof/>
        </w:rPr>
        <w:t>bring you to the Am′or·ites</w:t>
      </w:r>
      <w:del w:id="208" w:author="Author">
        <w:r w:rsidRPr="00101ACD">
          <w:rPr>
            <w:rFonts w:ascii="Trebuchet MS" w:hAnsi="Trebuchet MS"/>
            <w:noProof/>
          </w:rPr>
          <w:delText xml:space="preserve"> and</w:delText>
        </w:r>
      </w:del>
      <w:ins w:id="209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the Hit′tites</w:t>
      </w:r>
      <w:del w:id="210" w:author="Author">
        <w:r w:rsidRPr="00101ACD">
          <w:rPr>
            <w:rFonts w:ascii="Trebuchet MS" w:hAnsi="Trebuchet MS"/>
            <w:noProof/>
          </w:rPr>
          <w:delText xml:space="preserve"> and</w:delText>
        </w:r>
      </w:del>
      <w:ins w:id="211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the Per′iz·zites</w:t>
      </w:r>
      <w:del w:id="212" w:author="Author">
        <w:r w:rsidRPr="00101ACD">
          <w:rPr>
            <w:rFonts w:ascii="Trebuchet MS" w:hAnsi="Trebuchet MS"/>
            <w:noProof/>
          </w:rPr>
          <w:delText xml:space="preserve"> and</w:delText>
        </w:r>
      </w:del>
      <w:ins w:id="213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the Ca′naan·ites, the Hi′vites</w:t>
      </w:r>
      <w:ins w:id="214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and the Jeb′u·sites, and I </w:t>
      </w:r>
      <w:del w:id="215" w:author="Author">
        <w:r w:rsidRPr="00101ACD">
          <w:rPr>
            <w:rFonts w:ascii="Trebuchet MS" w:hAnsi="Trebuchet MS"/>
            <w:noProof/>
          </w:rPr>
          <w:delText>shall certainly efface</w:delText>
        </w:r>
      </w:del>
      <w:ins w:id="216" w:author="Author">
        <w:r w:rsidRPr="00101ACD">
          <w:rPr>
            <w:rFonts w:ascii="Trebuchet MS" w:hAnsi="Trebuchet MS"/>
            <w:noProof/>
          </w:rPr>
          <w:t>will annihilate</w:t>
        </w:r>
      </w:ins>
      <w:r w:rsidRPr="00101ACD">
        <w:rPr>
          <w:rFonts w:ascii="Trebuchet MS" w:hAnsi="Trebuchet MS"/>
          <w:noProof/>
        </w:rPr>
        <w:t xml:space="preserve"> them. </w:t>
      </w:r>
      <w:r w:rsidRPr="00101ACD">
        <w:rPr>
          <w:rFonts w:ascii="Trebuchet MS" w:hAnsi="Trebuchet MS"/>
          <w:b/>
          <w:noProof/>
        </w:rPr>
        <w:t xml:space="preserve">23:24 </w:t>
      </w:r>
      <w:r w:rsidRPr="00101ACD">
        <w:rPr>
          <w:rFonts w:ascii="Trebuchet MS" w:hAnsi="Trebuchet MS"/>
          <w:noProof/>
        </w:rPr>
        <w:t xml:space="preserve">You must not bow down to their gods or be </w:t>
      </w:r>
      <w:del w:id="217" w:author="Author">
        <w:r w:rsidRPr="00101ACD">
          <w:rPr>
            <w:rFonts w:ascii="Trebuchet MS" w:hAnsi="Trebuchet MS"/>
            <w:noProof/>
          </w:rPr>
          <w:delText>induced</w:delText>
        </w:r>
      </w:del>
      <w:ins w:id="218" w:author="Author">
        <w:r w:rsidRPr="00101ACD">
          <w:rPr>
            <w:rFonts w:ascii="Trebuchet MS" w:hAnsi="Trebuchet MS"/>
            <w:noProof/>
          </w:rPr>
          <w:t>persuaded</w:t>
        </w:r>
      </w:ins>
      <w:r w:rsidRPr="00101ACD">
        <w:rPr>
          <w:rFonts w:ascii="Trebuchet MS" w:hAnsi="Trebuchet MS"/>
          <w:noProof/>
        </w:rPr>
        <w:t xml:space="preserve"> to serve them, and you must not </w:t>
      </w:r>
      <w:del w:id="219" w:author="Author">
        <w:r w:rsidRPr="00101ACD">
          <w:rPr>
            <w:rFonts w:ascii="Trebuchet MS" w:hAnsi="Trebuchet MS"/>
            <w:noProof/>
          </w:rPr>
          <w:delText>make anything like</w:delText>
        </w:r>
      </w:del>
      <w:ins w:id="220" w:author="Author">
        <w:r w:rsidRPr="00101ACD">
          <w:rPr>
            <w:rFonts w:ascii="Trebuchet MS" w:hAnsi="Trebuchet MS"/>
            <w:noProof/>
          </w:rPr>
          <w:t>imitate</w:t>
        </w:r>
      </w:ins>
      <w:r w:rsidRPr="00101ACD">
        <w:rPr>
          <w:rFonts w:ascii="Trebuchet MS" w:hAnsi="Trebuchet MS"/>
          <w:noProof/>
        </w:rPr>
        <w:t xml:space="preserve"> their </w:t>
      </w:r>
      <w:del w:id="221" w:author="Author">
        <w:r w:rsidRPr="00101ACD">
          <w:rPr>
            <w:rFonts w:ascii="Trebuchet MS" w:hAnsi="Trebuchet MS"/>
            <w:noProof/>
          </w:rPr>
          <w:delText>works, but</w:delText>
        </w:r>
      </w:del>
      <w:ins w:id="222" w:author="Author">
        <w:r w:rsidRPr="00101ACD">
          <w:rPr>
            <w:rFonts w:ascii="Trebuchet MS" w:hAnsi="Trebuchet MS"/>
            <w:noProof/>
          </w:rPr>
          <w:t>practices. Instead,</w:t>
        </w:r>
      </w:ins>
      <w:r w:rsidRPr="00101ACD">
        <w:rPr>
          <w:rFonts w:ascii="Trebuchet MS" w:hAnsi="Trebuchet MS"/>
          <w:noProof/>
        </w:rPr>
        <w:t xml:space="preserve"> you </w:t>
      </w:r>
      <w:del w:id="223" w:author="Author">
        <w:r w:rsidRPr="00101ACD">
          <w:rPr>
            <w:rFonts w:ascii="Trebuchet MS" w:hAnsi="Trebuchet MS"/>
            <w:noProof/>
          </w:rPr>
          <w:delText>will without fail throw</w:delText>
        </w:r>
      </w:del>
      <w:ins w:id="224" w:author="Author">
        <w:r w:rsidRPr="00101ACD">
          <w:rPr>
            <w:rFonts w:ascii="Trebuchet MS" w:hAnsi="Trebuchet MS"/>
            <w:noProof/>
          </w:rPr>
          <w:t>must demolish</w:t>
        </w:r>
      </w:ins>
      <w:r w:rsidRPr="00101ACD">
        <w:rPr>
          <w:rFonts w:ascii="Trebuchet MS" w:hAnsi="Trebuchet MS"/>
          <w:noProof/>
        </w:rPr>
        <w:t xml:space="preserve"> them </w:t>
      </w:r>
      <w:del w:id="225" w:author="Author">
        <w:r w:rsidRPr="00101ACD">
          <w:rPr>
            <w:rFonts w:ascii="Trebuchet MS" w:hAnsi="Trebuchet MS"/>
            <w:noProof/>
          </w:rPr>
          <w:delText xml:space="preserve">down </w:delText>
        </w:r>
      </w:del>
      <w:r w:rsidRPr="00101ACD">
        <w:rPr>
          <w:rFonts w:ascii="Trebuchet MS" w:hAnsi="Trebuchet MS"/>
          <w:noProof/>
        </w:rPr>
        <w:t xml:space="preserve">and </w:t>
      </w:r>
      <w:del w:id="226" w:author="Author">
        <w:r w:rsidRPr="00101ACD">
          <w:rPr>
            <w:rFonts w:ascii="Trebuchet MS" w:hAnsi="Trebuchet MS"/>
            <w:noProof/>
          </w:rPr>
          <w:delText>you will without fail break down</w:delText>
        </w:r>
      </w:del>
      <w:ins w:id="227" w:author="Author">
        <w:r w:rsidRPr="00101ACD">
          <w:rPr>
            <w:rFonts w:ascii="Trebuchet MS" w:hAnsi="Trebuchet MS"/>
            <w:noProof/>
          </w:rPr>
          <w:t>smash</w:t>
        </w:r>
      </w:ins>
      <w:r w:rsidRPr="00101ACD">
        <w:rPr>
          <w:rFonts w:ascii="Trebuchet MS" w:hAnsi="Trebuchet MS"/>
          <w:noProof/>
        </w:rPr>
        <w:t xml:space="preserve"> their sacred pillars. </w:t>
      </w:r>
      <w:r w:rsidRPr="00101ACD">
        <w:rPr>
          <w:rFonts w:ascii="Trebuchet MS" w:hAnsi="Trebuchet MS"/>
          <w:b/>
          <w:noProof/>
        </w:rPr>
        <w:t xml:space="preserve">23:25 </w:t>
      </w:r>
      <w:del w:id="228" w:author="Author">
        <w:r w:rsidRPr="00101ACD">
          <w:rPr>
            <w:rFonts w:ascii="Trebuchet MS" w:hAnsi="Trebuchet MS"/>
            <w:noProof/>
          </w:rPr>
          <w:delText xml:space="preserve">And </w:delText>
        </w:r>
        <w:r w:rsidRPr="00101ACD">
          <w:rPr>
            <w:rFonts w:ascii="Trebuchet MS" w:hAnsi="Trebuchet MS"/>
            <w:noProof/>
            <w:u w:val="dotted"/>
          </w:rPr>
          <w:delText>YOU</w:delText>
        </w:r>
      </w:del>
      <w:ins w:id="229" w:author="Author">
        <w:r w:rsidRPr="00101ACD">
          <w:rPr>
            <w:rFonts w:ascii="Trebuchet MS" w:hAnsi="Trebuchet MS"/>
            <w:noProof/>
          </w:rPr>
          <w:t>You</w:t>
        </w:r>
      </w:ins>
      <w:r w:rsidRPr="00101ACD">
        <w:rPr>
          <w:rFonts w:ascii="Trebuchet MS" w:hAnsi="Trebuchet MS"/>
          <w:noProof/>
        </w:rPr>
        <w:t xml:space="preserve"> must serve Jehovah </w:t>
      </w:r>
      <w:del w:id="230" w:author="Author">
        <w:r w:rsidRPr="00101ACD">
          <w:rPr>
            <w:rFonts w:ascii="Trebuchet MS" w:hAnsi="Trebuchet MS"/>
            <w:noProof/>
            <w:u w:val="dotted"/>
          </w:rPr>
          <w:delText>YOUR</w:delText>
        </w:r>
      </w:del>
      <w:ins w:id="231" w:author="Author">
        <w:r w:rsidRPr="00101ACD">
          <w:rPr>
            <w:rFonts w:ascii="Trebuchet MS" w:hAnsi="Trebuchet MS"/>
            <w:noProof/>
          </w:rPr>
          <w:t>your</w:t>
        </w:r>
      </w:ins>
      <w:r w:rsidRPr="00101ACD">
        <w:rPr>
          <w:rFonts w:ascii="Trebuchet MS" w:hAnsi="Trebuchet MS"/>
          <w:noProof/>
        </w:rPr>
        <w:t xml:space="preserve"> God, and he will </w:t>
      </w:r>
      <w:del w:id="232" w:author="Author">
        <w:r w:rsidRPr="00101ACD">
          <w:rPr>
            <w:rFonts w:ascii="Trebuchet MS" w:hAnsi="Trebuchet MS"/>
            <w:noProof/>
          </w:rPr>
          <w:delText xml:space="preserve">certainly </w:delText>
        </w:r>
      </w:del>
      <w:r w:rsidRPr="00101ACD">
        <w:rPr>
          <w:rFonts w:ascii="Trebuchet MS" w:hAnsi="Trebuchet MS"/>
          <w:noProof/>
        </w:rPr>
        <w:t>bless your bread and your water</w:t>
      </w:r>
      <w:del w:id="233" w:author="Author">
        <w:r w:rsidRPr="00101ACD">
          <w:rPr>
            <w:rFonts w:ascii="Trebuchet MS" w:hAnsi="Trebuchet MS"/>
            <w:noProof/>
          </w:rPr>
          <w:delText>; and</w:delText>
        </w:r>
      </w:del>
      <w:ins w:id="234" w:author="Author">
        <w:r w:rsidRPr="00101ACD">
          <w:rPr>
            <w:rFonts w:ascii="Trebuchet MS" w:hAnsi="Trebuchet MS"/>
            <w:noProof/>
          </w:rPr>
          <w:t>.</w:t>
        </w:r>
      </w:ins>
      <w:r w:rsidRPr="00101ACD">
        <w:rPr>
          <w:rFonts w:ascii="Trebuchet MS" w:hAnsi="Trebuchet MS"/>
          <w:noProof/>
        </w:rPr>
        <w:t xml:space="preserve"> I </w:t>
      </w:r>
      <w:del w:id="235" w:author="Author">
        <w:r w:rsidRPr="00101ACD">
          <w:rPr>
            <w:rFonts w:ascii="Trebuchet MS" w:hAnsi="Trebuchet MS"/>
            <w:noProof/>
          </w:rPr>
          <w:delText>shall indeed turn malady away</w:delText>
        </w:r>
      </w:del>
      <w:ins w:id="236" w:author="Author">
        <w:r w:rsidRPr="00101ACD">
          <w:rPr>
            <w:rFonts w:ascii="Trebuchet MS" w:hAnsi="Trebuchet MS"/>
            <w:noProof/>
          </w:rPr>
          <w:t>will remove sickness</w:t>
        </w:r>
      </w:ins>
      <w:r w:rsidRPr="00101ACD">
        <w:rPr>
          <w:rFonts w:ascii="Trebuchet MS" w:hAnsi="Trebuchet MS"/>
          <w:noProof/>
        </w:rPr>
        <w:t xml:space="preserve"> from </w:t>
      </w:r>
      <w:del w:id="237" w:author="Author">
        <w:r w:rsidRPr="00101ACD">
          <w:rPr>
            <w:rFonts w:ascii="Trebuchet MS" w:hAnsi="Trebuchet MS"/>
            <w:noProof/>
          </w:rPr>
          <w:delText>your midst</w:delText>
        </w:r>
      </w:del>
      <w:ins w:id="238" w:author="Author">
        <w:r w:rsidRPr="00101ACD">
          <w:rPr>
            <w:rFonts w:ascii="Trebuchet MS" w:hAnsi="Trebuchet MS"/>
            <w:noProof/>
          </w:rPr>
          <w:t>among you</w:t>
        </w:r>
      </w:ins>
      <w:r w:rsidRPr="00101ACD">
        <w:rPr>
          <w:rFonts w:ascii="Trebuchet MS" w:hAnsi="Trebuchet MS"/>
          <w:noProof/>
        </w:rPr>
        <w:t xml:space="preserve">. </w:t>
      </w:r>
      <w:r w:rsidRPr="00101ACD">
        <w:rPr>
          <w:rFonts w:ascii="Trebuchet MS" w:hAnsi="Trebuchet MS"/>
          <w:b/>
          <w:noProof/>
        </w:rPr>
        <w:t xml:space="preserve">23:26 </w:t>
      </w:r>
      <w:del w:id="239" w:author="Author">
        <w:r w:rsidRPr="00101ACD">
          <w:rPr>
            <w:rFonts w:ascii="Trebuchet MS" w:hAnsi="Trebuchet MS"/>
            <w:noProof/>
          </w:rPr>
          <w:delText>Neither a woman suffering an abortion nor a barren woman will exist</w:delText>
        </w:r>
      </w:del>
      <w:ins w:id="240" w:author="Author">
        <w:r w:rsidRPr="00101ACD">
          <w:rPr>
            <w:rFonts w:ascii="Trebuchet MS" w:hAnsi="Trebuchet MS"/>
            <w:noProof/>
          </w:rPr>
          <w:t>The women</w:t>
        </w:r>
      </w:ins>
      <w:r w:rsidRPr="00101ACD">
        <w:rPr>
          <w:rFonts w:ascii="Trebuchet MS" w:hAnsi="Trebuchet MS"/>
          <w:noProof/>
        </w:rPr>
        <w:t xml:space="preserve"> in your land</w:t>
      </w:r>
      <w:del w:id="241" w:author="Author">
        <w:r w:rsidRPr="00101ACD">
          <w:rPr>
            <w:rFonts w:ascii="Trebuchet MS" w:hAnsi="Trebuchet MS"/>
            <w:noProof/>
          </w:rPr>
          <w:delText>.</w:delText>
        </w:r>
      </w:del>
      <w:ins w:id="242" w:author="Author">
        <w:r w:rsidRPr="00101ACD">
          <w:rPr>
            <w:rFonts w:ascii="Trebuchet MS" w:hAnsi="Trebuchet MS"/>
            <w:noProof/>
          </w:rPr>
          <w:t xml:space="preserve"> will not suffer a miscarriage or be barren, and</w:t>
        </w:r>
      </w:ins>
      <w:r w:rsidRPr="00101ACD">
        <w:rPr>
          <w:rFonts w:ascii="Trebuchet MS" w:hAnsi="Trebuchet MS"/>
          <w:noProof/>
        </w:rPr>
        <w:t xml:space="preserve"> I </w:t>
      </w:r>
      <w:del w:id="243" w:author="Author">
        <w:r w:rsidRPr="00101ACD">
          <w:rPr>
            <w:rFonts w:ascii="Trebuchet MS" w:hAnsi="Trebuchet MS"/>
            <w:noProof/>
          </w:rPr>
          <w:delText xml:space="preserve">shall make the number of your days </w:delText>
        </w:r>
      </w:del>
      <w:ins w:id="244" w:author="Author">
        <w:r w:rsidRPr="00101ACD">
          <w:rPr>
            <w:rFonts w:ascii="Trebuchet MS" w:hAnsi="Trebuchet MS"/>
            <w:noProof/>
          </w:rPr>
          <w:t xml:space="preserve">will give you a </w:t>
        </w:r>
      </w:ins>
      <w:r w:rsidRPr="00101ACD">
        <w:rPr>
          <w:rFonts w:ascii="Trebuchet MS" w:hAnsi="Trebuchet MS"/>
          <w:noProof/>
        </w:rPr>
        <w:t>full</w:t>
      </w:r>
      <w:del w:id="245" w:author="Author">
        <w:r w:rsidRPr="00101ACD">
          <w:rPr>
            <w:rFonts w:ascii="Trebuchet MS" w:hAnsi="Trebuchet MS"/>
            <w:noProof/>
          </w:rPr>
          <w:delText>.</w:delText>
        </w:r>
      </w:del>
      <w:ins w:id="246" w:author="Author">
        <w:r w:rsidRPr="00101ACD">
          <w:rPr>
            <w:rFonts w:ascii="Trebuchet MS" w:hAnsi="Trebuchet MS"/>
            <w:noProof/>
          </w:rPr>
          <w:t xml:space="preserve"> life span.</w:t>
        </w:r>
        <w:r w:rsidRPr="00101ACD">
          <w:rPr>
            <w:rStyle w:val="FootnoteReference"/>
            <w:rFonts w:ascii="Trebuchet MS" w:hAnsi="Trebuchet MS"/>
            <w:noProof/>
          </w:rPr>
          <w:footnoteReference w:id="11"/>
        </w:r>
      </w:ins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23:27 </w:t>
      </w:r>
      <w:r w:rsidRPr="00101ACD">
        <w:rPr>
          <w:rFonts w:ascii="Trebuchet MS" w:hAnsi="Trebuchet MS"/>
          <w:noProof/>
        </w:rPr>
        <w:t>“</w:t>
      </w:r>
      <w:del w:id="249" w:author="Author">
        <w:r w:rsidRPr="00101ACD">
          <w:rPr>
            <w:rFonts w:ascii="Trebuchet MS" w:hAnsi="Trebuchet MS"/>
            <w:noProof/>
          </w:rPr>
          <w:delText xml:space="preserve">And </w:delText>
        </w:r>
      </w:del>
      <w:r w:rsidRPr="00101ACD">
        <w:rPr>
          <w:rFonts w:ascii="Trebuchet MS" w:hAnsi="Trebuchet MS"/>
          <w:noProof/>
        </w:rPr>
        <w:t xml:space="preserve">I </w:t>
      </w:r>
      <w:del w:id="250" w:author="Author">
        <w:r w:rsidRPr="00101ACD">
          <w:rPr>
            <w:rFonts w:ascii="Trebuchet MS" w:hAnsi="Trebuchet MS"/>
            <w:noProof/>
          </w:rPr>
          <w:delText>shall</w:delText>
        </w:r>
      </w:del>
      <w:ins w:id="251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send the </w:t>
      </w:r>
      <w:del w:id="252" w:author="Author">
        <w:r w:rsidRPr="00101ACD">
          <w:rPr>
            <w:rFonts w:ascii="Trebuchet MS" w:hAnsi="Trebuchet MS"/>
            <w:noProof/>
          </w:rPr>
          <w:delText>fright</w:delText>
        </w:r>
      </w:del>
      <w:ins w:id="253" w:author="Author">
        <w:r w:rsidRPr="00101ACD">
          <w:rPr>
            <w:rFonts w:ascii="Trebuchet MS" w:hAnsi="Trebuchet MS"/>
            <w:noProof/>
          </w:rPr>
          <w:t>fear</w:t>
        </w:r>
      </w:ins>
      <w:r w:rsidRPr="00101ACD">
        <w:rPr>
          <w:rFonts w:ascii="Trebuchet MS" w:hAnsi="Trebuchet MS"/>
          <w:noProof/>
        </w:rPr>
        <w:t xml:space="preserve"> of me ahead of you, and I </w:t>
      </w:r>
      <w:del w:id="254" w:author="Author">
        <w:r w:rsidRPr="00101ACD">
          <w:rPr>
            <w:rFonts w:ascii="Trebuchet MS" w:hAnsi="Trebuchet MS"/>
            <w:noProof/>
          </w:rPr>
          <w:delText>shall certainly</w:delText>
        </w:r>
      </w:del>
      <w:ins w:id="255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throw into confusion all the people </w:t>
      </w:r>
      <w:del w:id="256" w:author="Author">
        <w:r w:rsidRPr="00101ACD">
          <w:rPr>
            <w:rFonts w:ascii="Trebuchet MS" w:hAnsi="Trebuchet MS"/>
            <w:noProof/>
          </w:rPr>
          <w:delText xml:space="preserve">among whom </w:delText>
        </w:r>
      </w:del>
      <w:r w:rsidRPr="00101ACD">
        <w:rPr>
          <w:rFonts w:ascii="Trebuchet MS" w:hAnsi="Trebuchet MS"/>
          <w:noProof/>
        </w:rPr>
        <w:t xml:space="preserve">you </w:t>
      </w:r>
      <w:del w:id="257" w:author="Author">
        <w:r w:rsidRPr="00101ACD">
          <w:rPr>
            <w:rFonts w:ascii="Trebuchet MS" w:hAnsi="Trebuchet MS"/>
            <w:noProof/>
          </w:rPr>
          <w:delText>come</w:delText>
        </w:r>
      </w:del>
      <w:ins w:id="258" w:author="Author">
        <w:r w:rsidRPr="00101ACD">
          <w:rPr>
            <w:rFonts w:ascii="Trebuchet MS" w:hAnsi="Trebuchet MS"/>
            <w:noProof/>
          </w:rPr>
          <w:t>encounter</w:t>
        </w:r>
      </w:ins>
      <w:r w:rsidRPr="00101ACD">
        <w:rPr>
          <w:rFonts w:ascii="Trebuchet MS" w:hAnsi="Trebuchet MS"/>
          <w:noProof/>
        </w:rPr>
        <w:t xml:space="preserve">, and I </w:t>
      </w:r>
      <w:del w:id="259" w:author="Author">
        <w:r w:rsidRPr="00101ACD">
          <w:rPr>
            <w:rFonts w:ascii="Trebuchet MS" w:hAnsi="Trebuchet MS"/>
            <w:noProof/>
          </w:rPr>
          <w:delText>shall indeed give the back of the neck of</w:delText>
        </w:r>
      </w:del>
      <w:ins w:id="260" w:author="Author">
        <w:r w:rsidRPr="00101ACD">
          <w:rPr>
            <w:rFonts w:ascii="Trebuchet MS" w:hAnsi="Trebuchet MS"/>
            <w:noProof/>
          </w:rPr>
          <w:t>will cause</w:t>
        </w:r>
      </w:ins>
      <w:r w:rsidRPr="00101ACD">
        <w:rPr>
          <w:rFonts w:ascii="Trebuchet MS" w:hAnsi="Trebuchet MS"/>
          <w:noProof/>
        </w:rPr>
        <w:t xml:space="preserve"> all your enemies to </w:t>
      </w:r>
      <w:ins w:id="261" w:author="Author">
        <w:r w:rsidRPr="00101ACD">
          <w:rPr>
            <w:rFonts w:ascii="Trebuchet MS" w:hAnsi="Trebuchet MS"/>
            <w:noProof/>
          </w:rPr>
          <w:t xml:space="preserve">flee from </w:t>
        </w:r>
      </w:ins>
      <w:r w:rsidRPr="00101ACD">
        <w:rPr>
          <w:rFonts w:ascii="Trebuchet MS" w:hAnsi="Trebuchet MS"/>
          <w:noProof/>
        </w:rPr>
        <w:t>you</w:t>
      </w:r>
      <w:del w:id="262" w:author="Author">
        <w:r w:rsidRPr="00101ACD">
          <w:rPr>
            <w:rFonts w:ascii="Trebuchet MS" w:hAnsi="Trebuchet MS"/>
            <w:noProof/>
          </w:rPr>
          <w:delText>.</w:delText>
        </w:r>
      </w:del>
      <w:ins w:id="263" w:author="Author">
        <w:r w:rsidRPr="00101ACD">
          <w:rPr>
            <w:rFonts w:ascii="Trebuchet MS" w:hAnsi="Trebuchet MS"/>
            <w:noProof/>
          </w:rPr>
          <w:t xml:space="preserve"> in defeat.</w:t>
        </w:r>
        <w:r w:rsidRPr="00101ACD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101ACD">
        <w:rPr>
          <w:rFonts w:ascii="Trebuchet MS" w:hAnsi="Trebuchet MS"/>
          <w:noProof/>
        </w:rPr>
        <w:t xml:space="preserve"> </w:t>
      </w:r>
      <w:r w:rsidRPr="00101ACD">
        <w:rPr>
          <w:rFonts w:ascii="Trebuchet MS" w:hAnsi="Trebuchet MS"/>
          <w:b/>
          <w:noProof/>
        </w:rPr>
        <w:t xml:space="preserve">23:28 </w:t>
      </w:r>
      <w:del w:id="266" w:author="Author">
        <w:r w:rsidRPr="00101ACD">
          <w:rPr>
            <w:rFonts w:ascii="Trebuchet MS" w:hAnsi="Trebuchet MS"/>
            <w:noProof/>
          </w:rPr>
          <w:delText xml:space="preserve">And </w:delText>
        </w:r>
      </w:del>
      <w:r w:rsidRPr="00101ACD">
        <w:rPr>
          <w:rFonts w:ascii="Trebuchet MS" w:hAnsi="Trebuchet MS"/>
          <w:noProof/>
        </w:rPr>
        <w:t>I will send the feeling of dejection</w:t>
      </w:r>
      <w:ins w:id="267" w:author="Author">
        <w:r w:rsidRPr="00101ACD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101ACD">
        <w:rPr>
          <w:rFonts w:ascii="Trebuchet MS" w:hAnsi="Trebuchet MS"/>
          <w:noProof/>
        </w:rPr>
        <w:t xml:space="preserve"> ahead of you, and it will </w:t>
      </w:r>
      <w:del w:id="270" w:author="Author">
        <w:r w:rsidRPr="00101ACD">
          <w:rPr>
            <w:rFonts w:ascii="Trebuchet MS" w:hAnsi="Trebuchet MS"/>
            <w:noProof/>
          </w:rPr>
          <w:delText xml:space="preserve">simply </w:delText>
        </w:r>
      </w:del>
      <w:r w:rsidRPr="00101ACD">
        <w:rPr>
          <w:rFonts w:ascii="Trebuchet MS" w:hAnsi="Trebuchet MS"/>
          <w:noProof/>
        </w:rPr>
        <w:t>drive the Hi′vites, the Ca′naan·ites</w:t>
      </w:r>
      <w:ins w:id="271" w:author="Author">
        <w:r w:rsidRPr="00101ACD">
          <w:rPr>
            <w:rFonts w:ascii="Trebuchet MS" w:hAnsi="Trebuchet MS"/>
            <w:noProof/>
          </w:rPr>
          <w:t>,</w:t>
        </w:r>
      </w:ins>
      <w:r w:rsidRPr="00101ACD">
        <w:rPr>
          <w:rFonts w:ascii="Trebuchet MS" w:hAnsi="Trebuchet MS"/>
          <w:noProof/>
        </w:rPr>
        <w:t xml:space="preserve"> and the Hit′tites out from before you. </w:t>
      </w:r>
      <w:r w:rsidRPr="00101ACD">
        <w:rPr>
          <w:rFonts w:ascii="Trebuchet MS" w:hAnsi="Trebuchet MS"/>
          <w:b/>
          <w:noProof/>
        </w:rPr>
        <w:t xml:space="preserve">23:29 </w:t>
      </w:r>
      <w:r w:rsidRPr="00101ACD">
        <w:rPr>
          <w:rFonts w:ascii="Trebuchet MS" w:hAnsi="Trebuchet MS"/>
          <w:noProof/>
        </w:rPr>
        <w:t xml:space="preserve">I </w:t>
      </w:r>
      <w:del w:id="272" w:author="Author">
        <w:r w:rsidRPr="00101ACD">
          <w:rPr>
            <w:rFonts w:ascii="Trebuchet MS" w:hAnsi="Trebuchet MS"/>
            <w:noProof/>
          </w:rPr>
          <w:delText>shall</w:delText>
        </w:r>
      </w:del>
      <w:ins w:id="273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not drive them out from before you in one year, </w:t>
      </w:r>
      <w:ins w:id="274" w:author="Author">
        <w:r w:rsidRPr="00101ACD">
          <w:rPr>
            <w:rFonts w:ascii="Trebuchet MS" w:hAnsi="Trebuchet MS"/>
            <w:noProof/>
          </w:rPr>
          <w:t xml:space="preserve">so </w:t>
        </w:r>
      </w:ins>
      <w:r w:rsidRPr="00101ACD">
        <w:rPr>
          <w:rFonts w:ascii="Trebuchet MS" w:hAnsi="Trebuchet MS"/>
          <w:noProof/>
        </w:rPr>
        <w:t xml:space="preserve">that the land </w:t>
      </w:r>
      <w:del w:id="275" w:author="Author">
        <w:r w:rsidRPr="00101ACD">
          <w:rPr>
            <w:rFonts w:ascii="Trebuchet MS" w:hAnsi="Trebuchet MS"/>
            <w:noProof/>
          </w:rPr>
          <w:delText>may</w:delText>
        </w:r>
      </w:del>
      <w:ins w:id="276" w:author="Author">
        <w:r w:rsidRPr="00101ACD">
          <w:rPr>
            <w:rFonts w:ascii="Trebuchet MS" w:hAnsi="Trebuchet MS"/>
            <w:noProof/>
          </w:rPr>
          <w:t>does</w:t>
        </w:r>
      </w:ins>
      <w:r w:rsidRPr="00101ACD">
        <w:rPr>
          <w:rFonts w:ascii="Trebuchet MS" w:hAnsi="Trebuchet MS"/>
          <w:noProof/>
        </w:rPr>
        <w:t xml:space="preserve"> not become </w:t>
      </w:r>
      <w:del w:id="277" w:author="Author">
        <w:r w:rsidRPr="00101ACD">
          <w:rPr>
            <w:rFonts w:ascii="Trebuchet MS" w:hAnsi="Trebuchet MS"/>
            <w:noProof/>
          </w:rPr>
          <w:delText xml:space="preserve">a </w:delText>
        </w:r>
      </w:del>
      <w:r w:rsidRPr="00101ACD">
        <w:rPr>
          <w:rFonts w:ascii="Trebuchet MS" w:hAnsi="Trebuchet MS"/>
          <w:noProof/>
        </w:rPr>
        <w:t xml:space="preserve">desolate </w:t>
      </w:r>
      <w:del w:id="278" w:author="Author">
        <w:r w:rsidRPr="00101ACD">
          <w:rPr>
            <w:rFonts w:ascii="Trebuchet MS" w:hAnsi="Trebuchet MS"/>
            <w:noProof/>
          </w:rPr>
          <w:delText xml:space="preserve">waste </w:delText>
        </w:r>
      </w:del>
      <w:r w:rsidRPr="00101ACD">
        <w:rPr>
          <w:rFonts w:ascii="Trebuchet MS" w:hAnsi="Trebuchet MS"/>
          <w:noProof/>
        </w:rPr>
        <w:t xml:space="preserve">and the wild </w:t>
      </w:r>
      <w:del w:id="279" w:author="Author">
        <w:r w:rsidRPr="00101ACD">
          <w:rPr>
            <w:rFonts w:ascii="Trebuchet MS" w:hAnsi="Trebuchet MS"/>
            <w:noProof/>
          </w:rPr>
          <w:delText>beasts</w:delText>
        </w:r>
      </w:del>
      <w:ins w:id="280" w:author="Author">
        <w:r w:rsidRPr="00101ACD">
          <w:rPr>
            <w:rFonts w:ascii="Trebuchet MS" w:hAnsi="Trebuchet MS"/>
            <w:noProof/>
          </w:rPr>
          <w:t>animals</w:t>
        </w:r>
      </w:ins>
      <w:r w:rsidRPr="00101ACD">
        <w:rPr>
          <w:rFonts w:ascii="Trebuchet MS" w:hAnsi="Trebuchet MS"/>
          <w:noProof/>
        </w:rPr>
        <w:t xml:space="preserve"> of the field </w:t>
      </w:r>
      <w:del w:id="281" w:author="Author">
        <w:r w:rsidRPr="00101ACD">
          <w:rPr>
            <w:rFonts w:ascii="Trebuchet MS" w:hAnsi="Trebuchet MS"/>
            <w:noProof/>
          </w:rPr>
          <w:delText xml:space="preserve">really </w:delText>
        </w:r>
      </w:del>
      <w:r w:rsidRPr="00101ACD">
        <w:rPr>
          <w:rFonts w:ascii="Trebuchet MS" w:hAnsi="Trebuchet MS"/>
          <w:noProof/>
        </w:rPr>
        <w:t xml:space="preserve">multiply against you. </w:t>
      </w:r>
      <w:r w:rsidRPr="00101ACD">
        <w:rPr>
          <w:rFonts w:ascii="Trebuchet MS" w:hAnsi="Trebuchet MS"/>
          <w:b/>
          <w:noProof/>
        </w:rPr>
        <w:t xml:space="preserve">23:30 </w:t>
      </w:r>
      <w:r w:rsidRPr="00101ACD">
        <w:rPr>
          <w:rFonts w:ascii="Trebuchet MS" w:hAnsi="Trebuchet MS"/>
          <w:noProof/>
        </w:rPr>
        <w:t xml:space="preserve">Little by little I </w:t>
      </w:r>
      <w:del w:id="282" w:author="Author">
        <w:r w:rsidRPr="00101ACD">
          <w:rPr>
            <w:rFonts w:ascii="Trebuchet MS" w:hAnsi="Trebuchet MS"/>
            <w:noProof/>
          </w:rPr>
          <w:delText>shall</w:delText>
        </w:r>
      </w:del>
      <w:ins w:id="283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drive them out from before you, until you become fruitful and </w:t>
      </w:r>
      <w:del w:id="284" w:author="Author">
        <w:r w:rsidRPr="00101ACD">
          <w:rPr>
            <w:rFonts w:ascii="Trebuchet MS" w:hAnsi="Trebuchet MS"/>
            <w:noProof/>
          </w:rPr>
          <w:delText xml:space="preserve">really </w:delText>
        </w:r>
      </w:del>
      <w:r w:rsidRPr="00101ACD">
        <w:rPr>
          <w:rFonts w:ascii="Trebuchet MS" w:hAnsi="Trebuchet MS"/>
          <w:noProof/>
        </w:rPr>
        <w:t>take possession of the land.</w:t>
      </w:r>
    </w:p>
    <w:p w:rsidR="004502D9" w:rsidRPr="00101ACD" w:rsidRDefault="004502D9" w:rsidP="004502D9">
      <w:pPr>
        <w:rPr>
          <w:rFonts w:ascii="Trebuchet MS" w:hAnsi="Trebuchet MS"/>
          <w:noProof/>
        </w:rPr>
      </w:pPr>
      <w:r w:rsidRPr="00101ACD">
        <w:rPr>
          <w:rFonts w:ascii="Trebuchet MS" w:hAnsi="Trebuchet MS"/>
          <w:b/>
        </w:rPr>
        <w:t xml:space="preserve">23:31 </w:t>
      </w:r>
      <w:r w:rsidRPr="00101ACD">
        <w:rPr>
          <w:rFonts w:ascii="Trebuchet MS" w:hAnsi="Trebuchet MS"/>
          <w:noProof/>
        </w:rPr>
        <w:t>“</w:t>
      </w:r>
      <w:del w:id="285" w:author="Author">
        <w:r w:rsidRPr="00101ACD">
          <w:rPr>
            <w:rFonts w:ascii="Trebuchet MS" w:hAnsi="Trebuchet MS"/>
            <w:noProof/>
          </w:rPr>
          <w:delText xml:space="preserve">And </w:delText>
        </w:r>
      </w:del>
      <w:r w:rsidRPr="00101ACD">
        <w:rPr>
          <w:rFonts w:ascii="Trebuchet MS" w:hAnsi="Trebuchet MS"/>
          <w:noProof/>
        </w:rPr>
        <w:t xml:space="preserve">I will </w:t>
      </w:r>
      <w:del w:id="286" w:author="Author">
        <w:r w:rsidRPr="00101ACD">
          <w:rPr>
            <w:rFonts w:ascii="Trebuchet MS" w:hAnsi="Trebuchet MS"/>
            <w:noProof/>
          </w:rPr>
          <w:delText>fix</w:delText>
        </w:r>
      </w:del>
      <w:ins w:id="287" w:author="Author">
        <w:r w:rsidRPr="00101ACD">
          <w:rPr>
            <w:rFonts w:ascii="Trebuchet MS" w:hAnsi="Trebuchet MS"/>
            <w:noProof/>
          </w:rPr>
          <w:t>set</w:t>
        </w:r>
      </w:ins>
      <w:r w:rsidRPr="00101ACD">
        <w:rPr>
          <w:rFonts w:ascii="Trebuchet MS" w:hAnsi="Trebuchet MS"/>
          <w:noProof/>
        </w:rPr>
        <w:t xml:space="preserve"> your boundary from the Red Sea to the sea of the Phi·lis′tines and from the wilderness to the River;</w:t>
      </w:r>
      <w:del w:id="288" w:author="Author">
        <w:r w:rsidRPr="00101ACD">
          <w:rPr>
            <w:rFonts w:ascii="Trebuchet MS" w:hAnsi="Trebuchet MS"/>
            <w:noProof/>
          </w:rPr>
          <w:delText xml:space="preserve"> because</w:delText>
        </w:r>
      </w:del>
      <w:ins w:id="289" w:author="Author">
        <w:r w:rsidRPr="00101ACD">
          <w:rPr>
            <w:rStyle w:val="FootnoteReference"/>
            <w:rFonts w:ascii="Trebuchet MS" w:hAnsi="Trebuchet MS"/>
            <w:noProof/>
          </w:rPr>
          <w:footnoteReference w:id="14"/>
        </w:r>
        <w:r w:rsidRPr="00101ACD">
          <w:rPr>
            <w:rFonts w:ascii="Trebuchet MS" w:hAnsi="Trebuchet MS"/>
            <w:noProof/>
          </w:rPr>
          <w:t xml:space="preserve"> for</w:t>
        </w:r>
      </w:ins>
      <w:r w:rsidRPr="00101ACD">
        <w:rPr>
          <w:rFonts w:ascii="Trebuchet MS" w:hAnsi="Trebuchet MS"/>
          <w:noProof/>
        </w:rPr>
        <w:t xml:space="preserve"> I </w:t>
      </w:r>
      <w:del w:id="292" w:author="Author">
        <w:r w:rsidRPr="00101ACD">
          <w:rPr>
            <w:rFonts w:ascii="Trebuchet MS" w:hAnsi="Trebuchet MS"/>
            <w:noProof/>
          </w:rPr>
          <w:delText>shall</w:delText>
        </w:r>
      </w:del>
      <w:ins w:id="293" w:author="Author">
        <w:r w:rsidRPr="00101ACD">
          <w:rPr>
            <w:rFonts w:ascii="Trebuchet MS" w:hAnsi="Trebuchet MS"/>
            <w:noProof/>
          </w:rPr>
          <w:t>will</w:t>
        </w:r>
      </w:ins>
      <w:r w:rsidRPr="00101ACD">
        <w:rPr>
          <w:rFonts w:ascii="Trebuchet MS" w:hAnsi="Trebuchet MS"/>
          <w:noProof/>
        </w:rPr>
        <w:t xml:space="preserve"> give </w:t>
      </w:r>
      <w:del w:id="294" w:author="Author">
        <w:r w:rsidRPr="00101ACD">
          <w:rPr>
            <w:rFonts w:ascii="Trebuchet MS" w:hAnsi="Trebuchet MS"/>
            <w:noProof/>
          </w:rPr>
          <w:delText xml:space="preserve">into </w:delText>
        </w:r>
        <w:r w:rsidRPr="00101ACD">
          <w:rPr>
            <w:rFonts w:ascii="Trebuchet MS" w:hAnsi="Trebuchet MS"/>
            <w:noProof/>
            <w:u w:val="dotted"/>
          </w:rPr>
          <w:delText>YOUR</w:delText>
        </w:r>
        <w:r w:rsidRPr="00101ACD">
          <w:rPr>
            <w:rFonts w:ascii="Trebuchet MS" w:hAnsi="Trebuchet MS"/>
            <w:noProof/>
          </w:rPr>
          <w:delText xml:space="preserve"> hand </w:delText>
        </w:r>
      </w:del>
      <w:r w:rsidRPr="00101ACD">
        <w:rPr>
          <w:rFonts w:ascii="Trebuchet MS" w:hAnsi="Trebuchet MS"/>
          <w:noProof/>
        </w:rPr>
        <w:t>the inhabitants of the land</w:t>
      </w:r>
      <w:ins w:id="295" w:author="Author">
        <w:r w:rsidRPr="00101ACD">
          <w:rPr>
            <w:rFonts w:ascii="Trebuchet MS" w:hAnsi="Trebuchet MS"/>
            <w:noProof/>
          </w:rPr>
          <w:t xml:space="preserve"> into your hand</w:t>
        </w:r>
      </w:ins>
      <w:r w:rsidRPr="00101ACD">
        <w:rPr>
          <w:rFonts w:ascii="Trebuchet MS" w:hAnsi="Trebuchet MS"/>
          <w:noProof/>
        </w:rPr>
        <w:t xml:space="preserve">, and you will </w:t>
      </w:r>
      <w:del w:id="296" w:author="Author">
        <w:r w:rsidRPr="00101ACD">
          <w:rPr>
            <w:rFonts w:ascii="Trebuchet MS" w:hAnsi="Trebuchet MS"/>
            <w:noProof/>
          </w:rPr>
          <w:delText xml:space="preserve">certainly </w:delText>
        </w:r>
      </w:del>
      <w:r w:rsidRPr="00101ACD">
        <w:rPr>
          <w:rFonts w:ascii="Trebuchet MS" w:hAnsi="Trebuchet MS"/>
          <w:noProof/>
        </w:rPr>
        <w:t xml:space="preserve">drive them out from before </w:t>
      </w:r>
      <w:del w:id="297" w:author="Author">
        <w:r w:rsidRPr="00101ACD">
          <w:rPr>
            <w:rFonts w:ascii="Trebuchet MS" w:hAnsi="Trebuchet MS"/>
            <w:noProof/>
          </w:rPr>
          <w:delText>yourself</w:delText>
        </w:r>
      </w:del>
      <w:ins w:id="298" w:author="Author">
        <w:r w:rsidRPr="00101ACD">
          <w:rPr>
            <w:rFonts w:ascii="Trebuchet MS" w:hAnsi="Trebuchet MS"/>
            <w:noProof/>
          </w:rPr>
          <w:t>you</w:t>
        </w:r>
      </w:ins>
      <w:r w:rsidRPr="00101ACD">
        <w:rPr>
          <w:rFonts w:ascii="Trebuchet MS" w:hAnsi="Trebuchet MS"/>
          <w:noProof/>
        </w:rPr>
        <w:t xml:space="preserve">. </w:t>
      </w:r>
      <w:r w:rsidRPr="00101ACD">
        <w:rPr>
          <w:rFonts w:ascii="Trebuchet MS" w:hAnsi="Trebuchet MS"/>
          <w:b/>
          <w:noProof/>
        </w:rPr>
        <w:t xml:space="preserve">23:32 </w:t>
      </w:r>
      <w:r w:rsidRPr="00101ACD">
        <w:rPr>
          <w:rFonts w:ascii="Trebuchet MS" w:hAnsi="Trebuchet MS"/>
          <w:noProof/>
        </w:rPr>
        <w:t xml:space="preserve">You </w:t>
      </w:r>
      <w:del w:id="299" w:author="Author">
        <w:r w:rsidRPr="00101ACD">
          <w:rPr>
            <w:rFonts w:ascii="Trebuchet MS" w:hAnsi="Trebuchet MS"/>
            <w:noProof/>
          </w:rPr>
          <w:delText>are</w:delText>
        </w:r>
      </w:del>
      <w:ins w:id="300" w:author="Author">
        <w:r w:rsidRPr="00101ACD">
          <w:rPr>
            <w:rFonts w:ascii="Trebuchet MS" w:hAnsi="Trebuchet MS"/>
            <w:noProof/>
          </w:rPr>
          <w:t>must</w:t>
        </w:r>
      </w:ins>
      <w:r w:rsidRPr="00101ACD">
        <w:rPr>
          <w:rFonts w:ascii="Trebuchet MS" w:hAnsi="Trebuchet MS"/>
          <w:noProof/>
        </w:rPr>
        <w:t xml:space="preserve"> not </w:t>
      </w:r>
      <w:del w:id="301" w:author="Author">
        <w:r w:rsidRPr="00101ACD">
          <w:rPr>
            <w:rFonts w:ascii="Trebuchet MS" w:hAnsi="Trebuchet MS"/>
            <w:noProof/>
          </w:rPr>
          <w:delText>to conclude</w:delText>
        </w:r>
      </w:del>
      <w:ins w:id="302" w:author="Author">
        <w:r w:rsidRPr="00101ACD">
          <w:rPr>
            <w:rFonts w:ascii="Trebuchet MS" w:hAnsi="Trebuchet MS"/>
            <w:noProof/>
          </w:rPr>
          <w:t>make</w:t>
        </w:r>
      </w:ins>
      <w:r w:rsidRPr="00101ACD">
        <w:rPr>
          <w:rFonts w:ascii="Trebuchet MS" w:hAnsi="Trebuchet MS"/>
          <w:noProof/>
        </w:rPr>
        <w:t xml:space="preserve"> a covenant with them or their gods. </w:t>
      </w:r>
      <w:r w:rsidRPr="00101ACD">
        <w:rPr>
          <w:rFonts w:ascii="Trebuchet MS" w:hAnsi="Trebuchet MS"/>
          <w:b/>
          <w:noProof/>
        </w:rPr>
        <w:t xml:space="preserve">23:33 </w:t>
      </w:r>
      <w:r w:rsidRPr="00101ACD">
        <w:rPr>
          <w:rFonts w:ascii="Trebuchet MS" w:hAnsi="Trebuchet MS"/>
          <w:noProof/>
        </w:rPr>
        <w:t xml:space="preserve">They should not dwell in your land, </w:t>
      </w:r>
      <w:ins w:id="303" w:author="Author">
        <w:r w:rsidRPr="00101ACD">
          <w:rPr>
            <w:rFonts w:ascii="Trebuchet MS" w:hAnsi="Trebuchet MS"/>
            <w:noProof/>
          </w:rPr>
          <w:t xml:space="preserve">so </w:t>
        </w:r>
      </w:ins>
      <w:r w:rsidRPr="00101ACD">
        <w:rPr>
          <w:rFonts w:ascii="Trebuchet MS" w:hAnsi="Trebuchet MS"/>
          <w:noProof/>
        </w:rPr>
        <w:t xml:space="preserve">that they may not cause you to sin against me. </w:t>
      </w:r>
      <w:del w:id="304" w:author="Author">
        <w:r w:rsidRPr="00101ACD">
          <w:rPr>
            <w:rFonts w:ascii="Trebuchet MS" w:hAnsi="Trebuchet MS"/>
            <w:noProof/>
          </w:rPr>
          <w:delText>In case</w:delText>
        </w:r>
      </w:del>
      <w:ins w:id="305" w:author="Author">
        <w:r w:rsidRPr="00101ACD">
          <w:rPr>
            <w:rFonts w:ascii="Trebuchet MS" w:hAnsi="Trebuchet MS"/>
            <w:noProof/>
          </w:rPr>
          <w:t>If</w:t>
        </w:r>
      </w:ins>
      <w:r w:rsidRPr="00101ACD">
        <w:rPr>
          <w:rFonts w:ascii="Trebuchet MS" w:hAnsi="Trebuchet MS"/>
          <w:noProof/>
        </w:rPr>
        <w:t xml:space="preserve"> you should serve their gods, it would </w:t>
      </w:r>
      <w:ins w:id="306" w:author="Author">
        <w:r w:rsidRPr="00101ACD">
          <w:rPr>
            <w:rFonts w:ascii="Trebuchet MS" w:hAnsi="Trebuchet MS"/>
            <w:noProof/>
          </w:rPr>
          <w:t xml:space="preserve">surely </w:t>
        </w:r>
      </w:ins>
      <w:r w:rsidRPr="00101ACD">
        <w:rPr>
          <w:rFonts w:ascii="Trebuchet MS" w:hAnsi="Trebuchet MS"/>
          <w:noProof/>
        </w:rPr>
        <w:t>become a snare to you.”</w:t>
      </w:r>
    </w:p>
    <w:p w:rsidR="004502D9" w:rsidRPr="00101ACD" w:rsidRDefault="004502D9" w:rsidP="004502D9">
      <w:pPr>
        <w:rPr>
          <w:rFonts w:ascii="Trebuchet MS" w:hAnsi="Trebuchet MS"/>
          <w:b/>
        </w:rPr>
      </w:pPr>
    </w:p>
    <w:p w:rsidR="00762BCB" w:rsidRPr="004502D9" w:rsidRDefault="00762BCB" w:rsidP="004502D9"/>
    <w:sectPr w:rsidR="00762BCB" w:rsidRPr="004502D9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214" w:rsidRDefault="00094214">
      <w:r>
        <w:separator/>
      </w:r>
    </w:p>
  </w:endnote>
  <w:endnote w:type="continuationSeparator" w:id="0">
    <w:p w:rsidR="00094214" w:rsidRDefault="00094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214" w:rsidRDefault="00094214">
      <w:r>
        <w:separator/>
      </w:r>
    </w:p>
  </w:footnote>
  <w:footnote w:type="continuationSeparator" w:id="0">
    <w:p w:rsidR="00094214" w:rsidRDefault="00094214">
      <w:r>
        <w:continuationSeparator/>
      </w:r>
    </w:p>
  </w:footnote>
  <w:footnote w:id="1">
    <w:p w:rsidR="004502D9" w:rsidRPr="00101ACD" w:rsidRDefault="004502D9" w:rsidP="00101ACD">
      <w:pPr>
        <w:pStyle w:val="FootnoteText"/>
        <w:spacing w:after="96"/>
        <w:ind w:firstLine="288"/>
        <w:rPr>
          <w:ins w:id="3" w:author="Author"/>
        </w:rPr>
      </w:pPr>
      <w:ins w:id="4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23:1 </w:t>
        </w:r>
        <w:r w:rsidRPr="00101ACD">
          <w:t>Lit., “take up.”</w:t>
        </w:r>
      </w:ins>
    </w:p>
  </w:footnote>
  <w:footnote w:id="2">
    <w:p w:rsidR="004502D9" w:rsidRPr="00101ACD" w:rsidRDefault="004502D9" w:rsidP="00101ACD">
      <w:pPr>
        <w:pStyle w:val="FootnoteText"/>
        <w:spacing w:after="96"/>
        <w:ind w:firstLine="288"/>
        <w:rPr>
          <w:ins w:id="17" w:author="Author"/>
        </w:rPr>
      </w:pPr>
      <w:ins w:id="18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23:2 </w:t>
        </w:r>
        <w:r w:rsidRPr="00101ACD">
          <w:t>Or “testimony that is popular.”</w:t>
        </w:r>
      </w:ins>
    </w:p>
  </w:footnote>
  <w:footnote w:id="3">
    <w:p w:rsidR="004502D9" w:rsidRPr="00101ACD" w:rsidRDefault="004502D9" w:rsidP="00101ACD">
      <w:pPr>
        <w:pStyle w:val="FootnoteText"/>
        <w:spacing w:after="96"/>
        <w:ind w:firstLine="288"/>
        <w:rPr>
          <w:ins w:id="61" w:author="Author"/>
        </w:rPr>
      </w:pPr>
      <w:ins w:id="62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23:7 </w:t>
        </w:r>
        <w:r w:rsidRPr="00101ACD">
          <w:t>Lit., “word.”</w:t>
        </w:r>
      </w:ins>
    </w:p>
  </w:footnote>
  <w:footnote w:id="4">
    <w:p w:rsidR="004502D9" w:rsidRPr="00101ACD" w:rsidRDefault="004502D9" w:rsidP="00101ACD">
      <w:pPr>
        <w:pStyle w:val="FootnoteText"/>
        <w:spacing w:after="96"/>
        <w:ind w:firstLine="288"/>
        <w:rPr>
          <w:ins w:id="66" w:author="Author"/>
        </w:rPr>
      </w:pPr>
      <w:ins w:id="67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23:7 </w:t>
        </w:r>
        <w:r w:rsidRPr="00101ACD">
          <w:t>Or “acquit the wicked one.”</w:t>
        </w:r>
      </w:ins>
    </w:p>
  </w:footnote>
  <w:footnote w:id="5">
    <w:p w:rsidR="004502D9" w:rsidRPr="00101ACD" w:rsidRDefault="004502D9" w:rsidP="00101ACD">
      <w:pPr>
        <w:pStyle w:val="FootnoteText"/>
        <w:spacing w:after="96"/>
        <w:ind w:firstLine="288"/>
        <w:rPr>
          <w:ins w:id="77" w:author="Author"/>
        </w:rPr>
      </w:pPr>
      <w:ins w:id="78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23:9 </w:t>
        </w:r>
        <w:r w:rsidRPr="00101ACD">
          <w:t>Or “know the life (soul) of a foreigner.”</w:t>
        </w:r>
      </w:ins>
    </w:p>
  </w:footnote>
  <w:footnote w:id="6">
    <w:p w:rsidR="004502D9" w:rsidRPr="00101ACD" w:rsidRDefault="004502D9" w:rsidP="00101ACD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23:13 </w:t>
        </w:r>
        <w:r w:rsidRPr="00101ACD">
          <w:t>Lit., “mouth.”</w:t>
        </w:r>
      </w:ins>
    </w:p>
  </w:footnote>
  <w:footnote w:id="7">
    <w:p w:rsidR="004502D9" w:rsidRPr="00101ACD" w:rsidRDefault="004502D9" w:rsidP="00101ACD">
      <w:pPr>
        <w:pStyle w:val="FootnoteText"/>
        <w:spacing w:after="96"/>
        <w:ind w:firstLine="288"/>
        <w:rPr>
          <w:ins w:id="141" w:author="Author"/>
        </w:rPr>
      </w:pPr>
      <w:ins w:id="142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23:15 </w:t>
        </w:r>
        <w:r w:rsidRPr="00101ACD">
          <w:t>See App. B15.</w:t>
        </w:r>
      </w:ins>
    </w:p>
  </w:footnote>
  <w:footnote w:id="8">
    <w:p w:rsidR="004502D9" w:rsidRPr="00101ACD" w:rsidRDefault="004502D9" w:rsidP="00101ACD">
      <w:pPr>
        <w:pStyle w:val="FootnoteText"/>
        <w:spacing w:after="96"/>
        <w:ind w:firstLine="288"/>
        <w:rPr>
          <w:ins w:id="150" w:author="Author"/>
        </w:rPr>
      </w:pPr>
      <w:ins w:id="151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23:16 </w:t>
        </w:r>
        <w:r w:rsidRPr="00101ACD">
          <w:t>Also known as the Festival of Weeks, or Pentecost.</w:t>
        </w:r>
      </w:ins>
    </w:p>
  </w:footnote>
  <w:footnote w:id="9">
    <w:p w:rsidR="004502D9" w:rsidRPr="00101ACD" w:rsidRDefault="004502D9" w:rsidP="00101ACD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23:16 </w:t>
        </w:r>
        <w:r w:rsidRPr="00101ACD">
          <w:t>Also known as the Festival of Booths (Tabernacles).</w:t>
        </w:r>
      </w:ins>
    </w:p>
  </w:footnote>
  <w:footnote w:id="10">
    <w:p w:rsidR="004502D9" w:rsidRPr="00101ACD" w:rsidRDefault="004502D9" w:rsidP="00101ACD">
      <w:pPr>
        <w:pStyle w:val="FootnoteText"/>
        <w:spacing w:after="96"/>
        <w:ind w:firstLine="288"/>
        <w:rPr>
          <w:ins w:id="166" w:author="Author"/>
        </w:rPr>
      </w:pPr>
      <w:ins w:id="167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23:17 </w:t>
        </w:r>
        <w:r w:rsidRPr="00101ACD">
          <w:t>Or “males.”</w:t>
        </w:r>
      </w:ins>
    </w:p>
  </w:footnote>
  <w:footnote w:id="11">
    <w:p w:rsidR="004502D9" w:rsidRPr="00101ACD" w:rsidRDefault="004502D9" w:rsidP="00101ACD">
      <w:pPr>
        <w:pStyle w:val="FootnoteText"/>
        <w:spacing w:after="96"/>
        <w:ind w:firstLine="288"/>
        <w:rPr>
          <w:ins w:id="247" w:author="Author"/>
        </w:rPr>
      </w:pPr>
      <w:ins w:id="248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23:26 </w:t>
        </w:r>
        <w:r w:rsidRPr="00101ACD">
          <w:t>Or “I will make the number of your days full.”</w:t>
        </w:r>
      </w:ins>
    </w:p>
  </w:footnote>
  <w:footnote w:id="12">
    <w:p w:rsidR="004502D9" w:rsidRPr="00101ACD" w:rsidRDefault="004502D9" w:rsidP="00101ACD">
      <w:pPr>
        <w:pStyle w:val="FootnoteText"/>
        <w:spacing w:after="96"/>
        <w:ind w:firstLine="288"/>
        <w:rPr>
          <w:ins w:id="264" w:author="Author"/>
        </w:rPr>
      </w:pPr>
      <w:ins w:id="265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23:27 </w:t>
        </w:r>
        <w:r w:rsidRPr="00101ACD">
          <w:t>Or “I will make all your enemies turn their back to you.”</w:t>
        </w:r>
      </w:ins>
    </w:p>
  </w:footnote>
  <w:footnote w:id="13">
    <w:p w:rsidR="004502D9" w:rsidRPr="00101ACD" w:rsidRDefault="004502D9" w:rsidP="00101ACD">
      <w:pPr>
        <w:pStyle w:val="FootnoteText"/>
        <w:spacing w:after="96"/>
        <w:ind w:firstLine="288"/>
        <w:rPr>
          <w:ins w:id="268" w:author="Author"/>
        </w:rPr>
      </w:pPr>
      <w:ins w:id="269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23:28 </w:t>
        </w:r>
        <w:r w:rsidRPr="00101ACD">
          <w:t>Or possibly, “panic; terror.”</w:t>
        </w:r>
      </w:ins>
    </w:p>
  </w:footnote>
  <w:footnote w:id="14">
    <w:p w:rsidR="004502D9" w:rsidRPr="00101ACD" w:rsidRDefault="004502D9" w:rsidP="00101ACD">
      <w:pPr>
        <w:pStyle w:val="FootnoteText"/>
        <w:spacing w:after="96"/>
        <w:ind w:firstLine="288"/>
        <w:rPr>
          <w:ins w:id="290" w:author="Author"/>
        </w:rPr>
      </w:pPr>
      <w:ins w:id="291" w:author="Author">
        <w:r w:rsidRPr="00101ACD">
          <w:rPr>
            <w:rStyle w:val="FootnoteReference"/>
          </w:rPr>
          <w:footnoteRef/>
        </w:r>
        <w:r w:rsidRPr="00101ACD">
          <w:t xml:space="preserve"> </w:t>
        </w:r>
        <w:r w:rsidRPr="00101ACD">
          <w:rPr>
            <w:b/>
          </w:rPr>
          <w:t xml:space="preserve">23:31 </w:t>
        </w:r>
        <w:r w:rsidRPr="00101ACD">
          <w:t>That is, the Euphrates.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261C9">
        <w:t>Exodus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261C9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261C9">
      <w:rPr>
        <w:noProof/>
        <w:snapToGrid w:val="0"/>
      </w:rPr>
      <w:t>Exodus 23.Revised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6261C9">
        <w:t>Exodus Chapter 23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261C9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261C9">
      <w:rPr>
        <w:noProof/>
        <w:snapToGrid w:val="0"/>
      </w:rPr>
      <w:t>Exodus 23.Revised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261C9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261C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261C9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261C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14"/>
    <w:rsid w:val="00094214"/>
    <w:rsid w:val="00245EDD"/>
    <w:rsid w:val="0026230D"/>
    <w:rsid w:val="002B524D"/>
    <w:rsid w:val="002C00A8"/>
    <w:rsid w:val="00310508"/>
    <w:rsid w:val="003B380B"/>
    <w:rsid w:val="004500A2"/>
    <w:rsid w:val="004502D9"/>
    <w:rsid w:val="004B7393"/>
    <w:rsid w:val="004C5EB7"/>
    <w:rsid w:val="005D4494"/>
    <w:rsid w:val="005D65DB"/>
    <w:rsid w:val="005F29B7"/>
    <w:rsid w:val="006261C9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D622211-12A7-492B-BF95-8D6E655BCB78}"/>
  <w:attachedTemplate r:id="Re673093f6dc74a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502D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02D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02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673093f6dc74a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1231</ap:Words>
  <ap:Characters>5200</ap:Characters>
  <ap:Application>Microsoft Office Word</ap:Application>
  <ap:DocSecurity>0</ap:DocSecurity>
  <ap:Lines>92</ap:Lines>
  <ap:Paragraphs>26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6405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23</dc:title>
  <dc:subject/>
  <dc:creator>Miriam Abela</dc:creator>
  <cp:keywords/>
  <dc:description/>
  <cp:lastModifiedBy>Abela, Miriam</cp:lastModifiedBy>
  <cp:revision>3</cp:revision>
  <dcterms:created xsi:type="dcterms:W3CDTF">2020-11-30T14:27:00Z</dcterms:created>
  <dcterms:modified xsi:type="dcterms:W3CDTF">2020-11-30T14:27:00Z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23.docx</vt:lpwstr>
  </property>
  <property fmtid="{D5CDD505-2E9C-101B-9397-08002B2CF9AE}" pid="9" name="_TranslationDocumentId">
    <vt:i4>19403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