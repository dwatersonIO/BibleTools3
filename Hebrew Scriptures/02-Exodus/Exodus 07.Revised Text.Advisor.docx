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974EA" w:rsidRPr="006F6601" w:rsidRDefault="005974EA" w:rsidP="005974EA">
      <w:pPr>
        <w:rPr>
          <w:rFonts w:ascii="Trebuchet MS" w:hAnsi="Trebuchet MS"/>
          <w:noProof/>
        </w:rPr>
      </w:pPr>
      <w:bookmarkStart w:id="0" w:name="_GoBack"/>
      <w:bookmarkEnd w:id="0"/>
      <w:r w:rsidRPr="006F6601">
        <w:rPr>
          <w:rFonts w:ascii="Trebuchet MS" w:hAnsi="Trebuchet MS"/>
          <w:b/>
        </w:rPr>
        <w:t xml:space="preserve">7:1 </w:t>
      </w:r>
      <w:del w:id="1" w:author="Author">
        <w:r w:rsidRPr="006F6601">
          <w:rPr>
            <w:rFonts w:ascii="Trebuchet MS" w:hAnsi="Trebuchet MS"/>
            <w:noProof/>
          </w:rPr>
          <w:delText xml:space="preserve">Consequently </w:delText>
        </w:r>
      </w:del>
      <w:r w:rsidRPr="006F6601">
        <w:rPr>
          <w:rFonts w:ascii="Trebuchet MS" w:hAnsi="Trebuchet MS"/>
          <w:noProof/>
        </w:rPr>
        <w:t xml:space="preserve">Jehovah </w:t>
      </w:r>
      <w:ins w:id="2" w:author="Author">
        <w:r w:rsidRPr="006F6601">
          <w:rPr>
            <w:rFonts w:ascii="Trebuchet MS" w:hAnsi="Trebuchet MS"/>
            <w:noProof/>
          </w:rPr>
          <w:t xml:space="preserve">then </w:t>
        </w:r>
      </w:ins>
      <w:r w:rsidRPr="006F6601">
        <w:rPr>
          <w:rFonts w:ascii="Trebuchet MS" w:hAnsi="Trebuchet MS"/>
          <w:noProof/>
        </w:rPr>
        <w:t xml:space="preserve">said to Moses: “See, I have made you </w:t>
      </w:r>
      <w:ins w:id="3" w:author="Author">
        <w:r w:rsidRPr="006F6601">
          <w:rPr>
            <w:rFonts w:ascii="Trebuchet MS" w:hAnsi="Trebuchet MS"/>
            <w:noProof/>
          </w:rPr>
          <w:t xml:space="preserve">like </w:t>
        </w:r>
      </w:ins>
      <w:r w:rsidRPr="006F6601">
        <w:rPr>
          <w:rFonts w:ascii="Trebuchet MS" w:hAnsi="Trebuchet MS"/>
          <w:noProof/>
        </w:rPr>
        <w:t>God</w:t>
      </w:r>
      <w:ins w:id="4" w:author="Author">
        <w:r w:rsidRPr="006F6601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6F6601">
        <w:rPr>
          <w:rFonts w:ascii="Trebuchet MS" w:hAnsi="Trebuchet MS"/>
          <w:noProof/>
        </w:rPr>
        <w:t xml:space="preserve"> to Phar′aoh, and Aaron your own brother will become your prophet. </w:t>
      </w:r>
      <w:r w:rsidRPr="006F6601">
        <w:rPr>
          <w:rFonts w:ascii="Trebuchet MS" w:hAnsi="Trebuchet MS"/>
          <w:b/>
          <w:noProof/>
        </w:rPr>
        <w:t xml:space="preserve">7:2 </w:t>
      </w:r>
      <w:r w:rsidRPr="006F6601">
        <w:rPr>
          <w:rFonts w:ascii="Trebuchet MS" w:hAnsi="Trebuchet MS"/>
          <w:noProof/>
        </w:rPr>
        <w:t>You</w:t>
      </w:r>
      <w:del w:id="7" w:author="Author">
        <w:r w:rsidRPr="006F6601">
          <w:rPr>
            <w:rFonts w:ascii="Trebuchet MS" w:hAnsi="Trebuchet MS"/>
            <w:noProof/>
          </w:rPr>
          <w:delText>—you will speak all</w:delText>
        </w:r>
      </w:del>
      <w:ins w:id="8" w:author="Author">
        <w:r w:rsidRPr="006F6601">
          <w:rPr>
            <w:rFonts w:ascii="Trebuchet MS" w:hAnsi="Trebuchet MS"/>
            <w:noProof/>
          </w:rPr>
          <w:t xml:space="preserve"> are to repeat everything</w:t>
        </w:r>
      </w:ins>
      <w:r w:rsidRPr="006F6601">
        <w:rPr>
          <w:rFonts w:ascii="Trebuchet MS" w:hAnsi="Trebuchet MS"/>
          <w:noProof/>
        </w:rPr>
        <w:t xml:space="preserve"> that I </w:t>
      </w:r>
      <w:del w:id="9" w:author="Author">
        <w:r w:rsidRPr="006F6601">
          <w:rPr>
            <w:rFonts w:ascii="Trebuchet MS" w:hAnsi="Trebuchet MS"/>
            <w:noProof/>
          </w:rPr>
          <w:delText>shall</w:delText>
        </w:r>
      </w:del>
      <w:ins w:id="10" w:author="Author">
        <w:r w:rsidRPr="006F6601">
          <w:rPr>
            <w:rFonts w:ascii="Trebuchet MS" w:hAnsi="Trebuchet MS"/>
            <w:noProof/>
          </w:rPr>
          <w:t>will</w:t>
        </w:r>
      </w:ins>
      <w:r w:rsidRPr="006F6601">
        <w:rPr>
          <w:rFonts w:ascii="Trebuchet MS" w:hAnsi="Trebuchet MS"/>
          <w:noProof/>
        </w:rPr>
        <w:t xml:space="preserve"> command you</w:t>
      </w:r>
      <w:del w:id="11" w:author="Author">
        <w:r w:rsidRPr="006F6601">
          <w:rPr>
            <w:rFonts w:ascii="Trebuchet MS" w:hAnsi="Trebuchet MS"/>
            <w:noProof/>
          </w:rPr>
          <w:delText>;</w:delText>
        </w:r>
      </w:del>
      <w:ins w:id="12" w:author="Author">
        <w:r w:rsidRPr="006F6601">
          <w:rPr>
            <w:rFonts w:ascii="Trebuchet MS" w:hAnsi="Trebuchet MS"/>
            <w:noProof/>
          </w:rPr>
          <w:t>,</w:t>
        </w:r>
      </w:ins>
      <w:r w:rsidRPr="006F6601">
        <w:rPr>
          <w:rFonts w:ascii="Trebuchet MS" w:hAnsi="Trebuchet MS"/>
          <w:noProof/>
        </w:rPr>
        <w:t xml:space="preserve"> and Aaron your brother will </w:t>
      </w:r>
      <w:del w:id="13" w:author="Author">
        <w:r w:rsidRPr="006F6601">
          <w:rPr>
            <w:rFonts w:ascii="Trebuchet MS" w:hAnsi="Trebuchet MS"/>
            <w:noProof/>
          </w:rPr>
          <w:delText>do the speaking</w:delText>
        </w:r>
      </w:del>
      <w:ins w:id="14" w:author="Author">
        <w:r w:rsidRPr="006F6601">
          <w:rPr>
            <w:rFonts w:ascii="Trebuchet MS" w:hAnsi="Trebuchet MS"/>
            <w:noProof/>
          </w:rPr>
          <w:t>speak</w:t>
        </w:r>
      </w:ins>
      <w:r w:rsidRPr="006F6601">
        <w:rPr>
          <w:rFonts w:ascii="Trebuchet MS" w:hAnsi="Trebuchet MS"/>
          <w:noProof/>
        </w:rPr>
        <w:t xml:space="preserve"> to Phar′aoh, and he </w:t>
      </w:r>
      <w:del w:id="15" w:author="Author">
        <w:r w:rsidRPr="006F6601">
          <w:rPr>
            <w:rFonts w:ascii="Trebuchet MS" w:hAnsi="Trebuchet MS"/>
            <w:noProof/>
          </w:rPr>
          <w:delText>must</w:delText>
        </w:r>
      </w:del>
      <w:ins w:id="16" w:author="Author">
        <w:r w:rsidRPr="006F6601">
          <w:rPr>
            <w:rFonts w:ascii="Trebuchet MS" w:hAnsi="Trebuchet MS"/>
            <w:noProof/>
          </w:rPr>
          <w:t>will</w:t>
        </w:r>
      </w:ins>
      <w:r w:rsidRPr="006F6601">
        <w:rPr>
          <w:rFonts w:ascii="Trebuchet MS" w:hAnsi="Trebuchet MS"/>
          <w:noProof/>
        </w:rPr>
        <w:t xml:space="preserve"> send the </w:t>
      </w:r>
      <w:del w:id="17" w:author="Author">
        <w:r w:rsidRPr="006F6601">
          <w:rPr>
            <w:rFonts w:ascii="Trebuchet MS" w:hAnsi="Trebuchet MS"/>
            <w:noProof/>
          </w:rPr>
          <w:delText>sons of Israel</w:delText>
        </w:r>
      </w:del>
      <w:ins w:id="18" w:author="Author">
        <w:r w:rsidRPr="006F6601">
          <w:rPr>
            <w:rFonts w:ascii="Trebuchet MS" w:hAnsi="Trebuchet MS"/>
            <w:noProof/>
          </w:rPr>
          <w:t>Israelites</w:t>
        </w:r>
      </w:ins>
      <w:r w:rsidRPr="006F6601">
        <w:rPr>
          <w:rFonts w:ascii="Trebuchet MS" w:hAnsi="Trebuchet MS"/>
          <w:noProof/>
        </w:rPr>
        <w:t xml:space="preserve"> away from his land. </w:t>
      </w:r>
      <w:r w:rsidRPr="006F6601">
        <w:rPr>
          <w:rFonts w:ascii="Trebuchet MS" w:hAnsi="Trebuchet MS"/>
          <w:b/>
          <w:noProof/>
        </w:rPr>
        <w:t xml:space="preserve">7:3 </w:t>
      </w:r>
      <w:r w:rsidRPr="006F6601">
        <w:rPr>
          <w:rFonts w:ascii="Trebuchet MS" w:hAnsi="Trebuchet MS"/>
          <w:noProof/>
        </w:rPr>
        <w:t xml:space="preserve">As for me, I </w:t>
      </w:r>
      <w:del w:id="19" w:author="Author">
        <w:r w:rsidRPr="006F6601">
          <w:rPr>
            <w:rFonts w:ascii="Trebuchet MS" w:hAnsi="Trebuchet MS"/>
            <w:noProof/>
          </w:rPr>
          <w:delText>shall let</w:delText>
        </w:r>
      </w:del>
      <w:ins w:id="20" w:author="Author">
        <w:r w:rsidRPr="006F6601">
          <w:rPr>
            <w:rFonts w:ascii="Trebuchet MS" w:hAnsi="Trebuchet MS"/>
            <w:noProof/>
          </w:rPr>
          <w:t>will allow</w:t>
        </w:r>
      </w:ins>
      <w:r w:rsidRPr="006F6601">
        <w:rPr>
          <w:rFonts w:ascii="Trebuchet MS" w:hAnsi="Trebuchet MS"/>
          <w:noProof/>
        </w:rPr>
        <w:t xml:space="preserve"> Phar′aoh’s heart </w:t>
      </w:r>
      <w:ins w:id="21" w:author="Author">
        <w:r w:rsidRPr="006F6601">
          <w:rPr>
            <w:rFonts w:ascii="Trebuchet MS" w:hAnsi="Trebuchet MS"/>
            <w:noProof/>
          </w:rPr>
          <w:t xml:space="preserve">to </w:t>
        </w:r>
      </w:ins>
      <w:r w:rsidRPr="006F6601">
        <w:rPr>
          <w:rFonts w:ascii="Trebuchet MS" w:hAnsi="Trebuchet MS"/>
          <w:noProof/>
        </w:rPr>
        <w:t xml:space="preserve">become obstinate, and I </w:t>
      </w:r>
      <w:del w:id="22" w:author="Author">
        <w:r w:rsidRPr="006F6601">
          <w:rPr>
            <w:rFonts w:ascii="Trebuchet MS" w:hAnsi="Trebuchet MS"/>
            <w:noProof/>
          </w:rPr>
          <w:delText>shall certainly</w:delText>
        </w:r>
      </w:del>
      <w:ins w:id="23" w:author="Author">
        <w:r w:rsidRPr="006F6601">
          <w:rPr>
            <w:rFonts w:ascii="Trebuchet MS" w:hAnsi="Trebuchet MS"/>
            <w:noProof/>
          </w:rPr>
          <w:t>will</w:t>
        </w:r>
      </w:ins>
      <w:r w:rsidRPr="006F6601">
        <w:rPr>
          <w:rFonts w:ascii="Trebuchet MS" w:hAnsi="Trebuchet MS"/>
          <w:noProof/>
        </w:rPr>
        <w:t xml:space="preserve"> multiply my signs and my miracles in the land of Egypt. </w:t>
      </w:r>
      <w:r w:rsidRPr="006F6601">
        <w:rPr>
          <w:rFonts w:ascii="Trebuchet MS" w:hAnsi="Trebuchet MS"/>
          <w:b/>
          <w:noProof/>
        </w:rPr>
        <w:t xml:space="preserve">7:4 </w:t>
      </w:r>
      <w:del w:id="24" w:author="Author">
        <w:r w:rsidRPr="006F6601">
          <w:rPr>
            <w:rFonts w:ascii="Trebuchet MS" w:hAnsi="Trebuchet MS"/>
            <w:noProof/>
          </w:rPr>
          <w:delText>And</w:delText>
        </w:r>
      </w:del>
      <w:ins w:id="25" w:author="Author">
        <w:r w:rsidRPr="006F6601">
          <w:rPr>
            <w:rFonts w:ascii="Trebuchet MS" w:hAnsi="Trebuchet MS"/>
            <w:noProof/>
          </w:rPr>
          <w:t>But</w:t>
        </w:r>
      </w:ins>
      <w:r w:rsidRPr="006F6601">
        <w:rPr>
          <w:rFonts w:ascii="Trebuchet MS" w:hAnsi="Trebuchet MS"/>
          <w:noProof/>
        </w:rPr>
        <w:t xml:space="preserve"> Phar′aoh will not listen to </w:t>
      </w:r>
      <w:del w:id="26" w:author="Author">
        <w:r w:rsidRPr="006F6601">
          <w:rPr>
            <w:rFonts w:ascii="Trebuchet MS" w:hAnsi="Trebuchet MS"/>
            <w:noProof/>
            <w:u w:val="dotted"/>
          </w:rPr>
          <w:delText>YOU</w:delText>
        </w:r>
        <w:r w:rsidRPr="006F6601">
          <w:rPr>
            <w:rFonts w:ascii="Trebuchet MS" w:hAnsi="Trebuchet MS"/>
            <w:noProof/>
          </w:rPr>
          <w:delText xml:space="preserve"> men;</w:delText>
        </w:r>
      </w:del>
      <w:ins w:id="27" w:author="Author">
        <w:r w:rsidRPr="006F6601">
          <w:rPr>
            <w:rFonts w:ascii="Trebuchet MS" w:hAnsi="Trebuchet MS"/>
            <w:noProof/>
          </w:rPr>
          <w:t>you,</w:t>
        </w:r>
      </w:ins>
      <w:r w:rsidRPr="006F6601">
        <w:rPr>
          <w:rFonts w:ascii="Trebuchet MS" w:hAnsi="Trebuchet MS"/>
          <w:noProof/>
        </w:rPr>
        <w:t xml:space="preserve"> and I </w:t>
      </w:r>
      <w:del w:id="28" w:author="Author">
        <w:r w:rsidRPr="006F6601">
          <w:rPr>
            <w:rFonts w:ascii="Trebuchet MS" w:hAnsi="Trebuchet MS"/>
            <w:noProof/>
          </w:rPr>
          <w:delText>shall have to</w:delText>
        </w:r>
      </w:del>
      <w:ins w:id="29" w:author="Author">
        <w:r w:rsidRPr="006F6601">
          <w:rPr>
            <w:rFonts w:ascii="Trebuchet MS" w:hAnsi="Trebuchet MS"/>
            <w:noProof/>
          </w:rPr>
          <w:t>will</w:t>
        </w:r>
      </w:ins>
      <w:r w:rsidRPr="006F6601">
        <w:rPr>
          <w:rFonts w:ascii="Trebuchet MS" w:hAnsi="Trebuchet MS"/>
          <w:noProof/>
        </w:rPr>
        <w:t xml:space="preserve"> lay my hand upon Egypt and bring my </w:t>
      </w:r>
      <w:del w:id="30" w:author="Author">
        <w:r w:rsidRPr="006F6601">
          <w:rPr>
            <w:rFonts w:ascii="Trebuchet MS" w:hAnsi="Trebuchet MS"/>
            <w:noProof/>
          </w:rPr>
          <w:delText>armies,</w:delText>
        </w:r>
      </w:del>
      <w:ins w:id="31" w:author="Author">
        <w:r w:rsidRPr="006F6601">
          <w:rPr>
            <w:rFonts w:ascii="Trebuchet MS" w:hAnsi="Trebuchet MS"/>
            <w:noProof/>
          </w:rPr>
          <w:t>multitudes,</w:t>
        </w:r>
        <w:r w:rsidRPr="006F6601">
          <w:rPr>
            <w:rStyle w:val="FootnoteReference"/>
            <w:rFonts w:ascii="Trebuchet MS" w:hAnsi="Trebuchet MS"/>
            <w:noProof/>
          </w:rPr>
          <w:footnoteReference w:id="2"/>
        </w:r>
      </w:ins>
      <w:r w:rsidRPr="006F6601">
        <w:rPr>
          <w:rFonts w:ascii="Trebuchet MS" w:hAnsi="Trebuchet MS"/>
          <w:noProof/>
        </w:rPr>
        <w:t xml:space="preserve"> my people, the </w:t>
      </w:r>
      <w:del w:id="34" w:author="Author">
        <w:r w:rsidRPr="006F6601">
          <w:rPr>
            <w:rFonts w:ascii="Trebuchet MS" w:hAnsi="Trebuchet MS"/>
            <w:noProof/>
          </w:rPr>
          <w:delText>sons of Israel</w:delText>
        </w:r>
      </w:del>
      <w:ins w:id="35" w:author="Author">
        <w:r w:rsidRPr="006F6601">
          <w:rPr>
            <w:rFonts w:ascii="Trebuchet MS" w:hAnsi="Trebuchet MS"/>
            <w:noProof/>
          </w:rPr>
          <w:t>Israelites</w:t>
        </w:r>
      </w:ins>
      <w:r w:rsidRPr="006F6601">
        <w:rPr>
          <w:rFonts w:ascii="Trebuchet MS" w:hAnsi="Trebuchet MS"/>
          <w:noProof/>
        </w:rPr>
        <w:t xml:space="preserve">, out </w:t>
      </w:r>
      <w:del w:id="36" w:author="Author">
        <w:r w:rsidRPr="006F6601">
          <w:rPr>
            <w:rFonts w:ascii="Trebuchet MS" w:hAnsi="Trebuchet MS"/>
            <w:noProof/>
          </w:rPr>
          <w:delText>from</w:delText>
        </w:r>
      </w:del>
      <w:ins w:id="37" w:author="Author">
        <w:r w:rsidRPr="006F6601">
          <w:rPr>
            <w:rFonts w:ascii="Trebuchet MS" w:hAnsi="Trebuchet MS"/>
            <w:noProof/>
          </w:rPr>
          <w:t>of</w:t>
        </w:r>
      </w:ins>
      <w:r w:rsidRPr="006F6601">
        <w:rPr>
          <w:rFonts w:ascii="Trebuchet MS" w:hAnsi="Trebuchet MS"/>
          <w:noProof/>
        </w:rPr>
        <w:t xml:space="preserve"> the land of Egypt with great judgments. </w:t>
      </w:r>
      <w:r w:rsidRPr="006F6601">
        <w:rPr>
          <w:rFonts w:ascii="Trebuchet MS" w:hAnsi="Trebuchet MS"/>
          <w:b/>
          <w:noProof/>
        </w:rPr>
        <w:t xml:space="preserve">7:5 </w:t>
      </w:r>
      <w:r w:rsidRPr="006F6601">
        <w:rPr>
          <w:rFonts w:ascii="Trebuchet MS" w:hAnsi="Trebuchet MS"/>
          <w:noProof/>
        </w:rPr>
        <w:t>And the Egyptians will certainly know that I am Jehovah when I stretch out my hand against Egypt</w:t>
      </w:r>
      <w:del w:id="38" w:author="Author">
        <w:r w:rsidRPr="006F6601">
          <w:rPr>
            <w:rFonts w:ascii="Trebuchet MS" w:hAnsi="Trebuchet MS"/>
            <w:noProof/>
          </w:rPr>
          <w:delText>,</w:delText>
        </w:r>
      </w:del>
      <w:r w:rsidRPr="006F6601">
        <w:rPr>
          <w:rFonts w:ascii="Trebuchet MS" w:hAnsi="Trebuchet MS"/>
          <w:noProof/>
        </w:rPr>
        <w:t xml:space="preserve"> and </w:t>
      </w:r>
      <w:del w:id="39" w:author="Author">
        <w:r w:rsidRPr="006F6601">
          <w:rPr>
            <w:rFonts w:ascii="Trebuchet MS" w:hAnsi="Trebuchet MS"/>
            <w:noProof/>
          </w:rPr>
          <w:delText xml:space="preserve">I shall indeed </w:delText>
        </w:r>
      </w:del>
      <w:r w:rsidRPr="006F6601">
        <w:rPr>
          <w:rFonts w:ascii="Trebuchet MS" w:hAnsi="Trebuchet MS"/>
          <w:noProof/>
        </w:rPr>
        <w:t xml:space="preserve">bring the </w:t>
      </w:r>
      <w:del w:id="40" w:author="Author">
        <w:r w:rsidRPr="006F6601">
          <w:rPr>
            <w:rFonts w:ascii="Trebuchet MS" w:hAnsi="Trebuchet MS"/>
            <w:noProof/>
          </w:rPr>
          <w:delText>sons of Israel</w:delText>
        </w:r>
      </w:del>
      <w:ins w:id="41" w:author="Author">
        <w:r w:rsidRPr="006F6601">
          <w:rPr>
            <w:rFonts w:ascii="Trebuchet MS" w:hAnsi="Trebuchet MS"/>
            <w:noProof/>
          </w:rPr>
          <w:t>Israelites</w:t>
        </w:r>
      </w:ins>
      <w:r w:rsidRPr="006F6601">
        <w:rPr>
          <w:rFonts w:ascii="Trebuchet MS" w:hAnsi="Trebuchet MS"/>
          <w:noProof/>
        </w:rPr>
        <w:t xml:space="preserve"> out from </w:t>
      </w:r>
      <w:del w:id="42" w:author="Author">
        <w:r w:rsidRPr="006F6601">
          <w:rPr>
            <w:rFonts w:ascii="Trebuchet MS" w:hAnsi="Trebuchet MS"/>
            <w:noProof/>
          </w:rPr>
          <w:delText>their midst</w:delText>
        </w:r>
      </w:del>
      <w:ins w:id="43" w:author="Author">
        <w:r w:rsidRPr="006F6601">
          <w:rPr>
            <w:rFonts w:ascii="Trebuchet MS" w:hAnsi="Trebuchet MS"/>
            <w:noProof/>
          </w:rPr>
          <w:t>among them</w:t>
        </w:r>
      </w:ins>
      <w:r w:rsidRPr="006F6601">
        <w:rPr>
          <w:rFonts w:ascii="Trebuchet MS" w:hAnsi="Trebuchet MS"/>
          <w:noProof/>
        </w:rPr>
        <w:t xml:space="preserve">.” </w:t>
      </w:r>
      <w:r w:rsidRPr="006F6601">
        <w:rPr>
          <w:rFonts w:ascii="Trebuchet MS" w:hAnsi="Trebuchet MS"/>
          <w:b/>
          <w:noProof/>
        </w:rPr>
        <w:t xml:space="preserve">7:6 </w:t>
      </w:r>
      <w:del w:id="44" w:author="Author">
        <w:r w:rsidRPr="006F6601">
          <w:rPr>
            <w:rFonts w:ascii="Trebuchet MS" w:hAnsi="Trebuchet MS"/>
            <w:noProof/>
          </w:rPr>
          <w:delText xml:space="preserve">And </w:delText>
        </w:r>
      </w:del>
      <w:r w:rsidRPr="006F6601">
        <w:rPr>
          <w:rFonts w:ascii="Trebuchet MS" w:hAnsi="Trebuchet MS"/>
          <w:noProof/>
        </w:rPr>
        <w:t xml:space="preserve">Moses and Aaron </w:t>
      </w:r>
      <w:del w:id="45" w:author="Author">
        <w:r w:rsidRPr="006F6601">
          <w:rPr>
            <w:rFonts w:ascii="Trebuchet MS" w:hAnsi="Trebuchet MS"/>
            <w:noProof/>
          </w:rPr>
          <w:delText>went ahead doing as</w:delText>
        </w:r>
      </w:del>
      <w:ins w:id="46" w:author="Author">
        <w:r w:rsidRPr="006F6601">
          <w:rPr>
            <w:rFonts w:ascii="Trebuchet MS" w:hAnsi="Trebuchet MS"/>
            <w:noProof/>
          </w:rPr>
          <w:t>did what</w:t>
        </w:r>
      </w:ins>
      <w:r w:rsidRPr="006F6601">
        <w:rPr>
          <w:rFonts w:ascii="Trebuchet MS" w:hAnsi="Trebuchet MS"/>
          <w:noProof/>
        </w:rPr>
        <w:t xml:space="preserve"> Jehovah had commanded them</w:t>
      </w:r>
      <w:del w:id="47" w:author="Author">
        <w:r w:rsidRPr="006F6601">
          <w:rPr>
            <w:rFonts w:ascii="Trebuchet MS" w:hAnsi="Trebuchet MS"/>
            <w:noProof/>
          </w:rPr>
          <w:delText>. They</w:delText>
        </w:r>
      </w:del>
      <w:ins w:id="48" w:author="Author">
        <w:r w:rsidRPr="006F6601">
          <w:rPr>
            <w:rFonts w:ascii="Trebuchet MS" w:hAnsi="Trebuchet MS"/>
            <w:noProof/>
          </w:rPr>
          <w:t>; they</w:t>
        </w:r>
      </w:ins>
      <w:r w:rsidRPr="006F6601">
        <w:rPr>
          <w:rFonts w:ascii="Trebuchet MS" w:hAnsi="Trebuchet MS"/>
          <w:noProof/>
        </w:rPr>
        <w:t xml:space="preserve"> did just so. </w:t>
      </w:r>
      <w:r w:rsidRPr="006F6601">
        <w:rPr>
          <w:rFonts w:ascii="Trebuchet MS" w:hAnsi="Trebuchet MS"/>
          <w:b/>
          <w:noProof/>
        </w:rPr>
        <w:t xml:space="preserve">7:7 </w:t>
      </w:r>
      <w:del w:id="49" w:author="Author">
        <w:r w:rsidRPr="006F6601">
          <w:rPr>
            <w:rFonts w:ascii="Trebuchet MS" w:hAnsi="Trebuchet MS"/>
            <w:noProof/>
          </w:rPr>
          <w:delText xml:space="preserve">And </w:delText>
        </w:r>
      </w:del>
      <w:r w:rsidRPr="006F6601">
        <w:rPr>
          <w:rFonts w:ascii="Trebuchet MS" w:hAnsi="Trebuchet MS"/>
          <w:noProof/>
        </w:rPr>
        <w:t xml:space="preserve">Moses was </w:t>
      </w:r>
      <w:del w:id="50" w:author="Author">
        <w:r w:rsidRPr="006F6601">
          <w:rPr>
            <w:rFonts w:ascii="Trebuchet MS" w:hAnsi="Trebuchet MS"/>
            <w:noProof/>
          </w:rPr>
          <w:delText>eighty</w:delText>
        </w:r>
      </w:del>
      <w:ins w:id="51" w:author="Author">
        <w:r w:rsidRPr="006F6601">
          <w:rPr>
            <w:rFonts w:ascii="Trebuchet MS" w:hAnsi="Trebuchet MS"/>
            <w:noProof/>
          </w:rPr>
          <w:t>80</w:t>
        </w:r>
      </w:ins>
      <w:r w:rsidRPr="006F6601">
        <w:rPr>
          <w:rFonts w:ascii="Trebuchet MS" w:hAnsi="Trebuchet MS"/>
          <w:noProof/>
        </w:rPr>
        <w:t xml:space="preserve"> years old and Aaron was </w:t>
      </w:r>
      <w:del w:id="52" w:author="Author">
        <w:r w:rsidRPr="006F6601">
          <w:rPr>
            <w:rFonts w:ascii="Trebuchet MS" w:hAnsi="Trebuchet MS"/>
            <w:noProof/>
          </w:rPr>
          <w:delText>eighty-three</w:delText>
        </w:r>
      </w:del>
      <w:ins w:id="53" w:author="Author">
        <w:r w:rsidRPr="006F6601">
          <w:rPr>
            <w:rFonts w:ascii="Trebuchet MS" w:hAnsi="Trebuchet MS"/>
            <w:noProof/>
          </w:rPr>
          <w:t>83</w:t>
        </w:r>
      </w:ins>
      <w:r w:rsidRPr="006F6601">
        <w:rPr>
          <w:rFonts w:ascii="Trebuchet MS" w:hAnsi="Trebuchet MS"/>
          <w:noProof/>
        </w:rPr>
        <w:t xml:space="preserve"> years old </w:t>
      </w:r>
      <w:del w:id="54" w:author="Author">
        <w:r w:rsidRPr="006F6601">
          <w:rPr>
            <w:rFonts w:ascii="Trebuchet MS" w:hAnsi="Trebuchet MS"/>
            <w:noProof/>
          </w:rPr>
          <w:delText>at the time of their speaking</w:delText>
        </w:r>
      </w:del>
      <w:ins w:id="55" w:author="Author">
        <w:r w:rsidRPr="006F6601">
          <w:rPr>
            <w:rFonts w:ascii="Trebuchet MS" w:hAnsi="Trebuchet MS"/>
            <w:noProof/>
          </w:rPr>
          <w:t>when they spoke</w:t>
        </w:r>
      </w:ins>
      <w:r w:rsidRPr="006F6601">
        <w:rPr>
          <w:rFonts w:ascii="Trebuchet MS" w:hAnsi="Trebuchet MS"/>
          <w:noProof/>
        </w:rPr>
        <w:t xml:space="preserve"> to Phar′aoh.</w:t>
      </w:r>
    </w:p>
    <w:p w:rsidR="005974EA" w:rsidRPr="006F6601" w:rsidRDefault="005974EA" w:rsidP="005974EA">
      <w:pPr>
        <w:rPr>
          <w:rFonts w:ascii="Trebuchet MS" w:hAnsi="Trebuchet MS"/>
          <w:noProof/>
        </w:rPr>
      </w:pPr>
      <w:r w:rsidRPr="006F6601">
        <w:rPr>
          <w:rFonts w:ascii="Trebuchet MS" w:hAnsi="Trebuchet MS"/>
          <w:b/>
        </w:rPr>
        <w:t xml:space="preserve">7:8 </w:t>
      </w:r>
      <w:r w:rsidRPr="006F6601">
        <w:rPr>
          <w:rFonts w:ascii="Trebuchet MS" w:hAnsi="Trebuchet MS"/>
          <w:noProof/>
        </w:rPr>
        <w:t xml:space="preserve">Jehovah now said to Moses and Aaron: </w:t>
      </w:r>
      <w:r w:rsidRPr="006F6601">
        <w:rPr>
          <w:rFonts w:ascii="Trebuchet MS" w:hAnsi="Trebuchet MS"/>
          <w:b/>
          <w:noProof/>
        </w:rPr>
        <w:t xml:space="preserve">7:9 </w:t>
      </w:r>
      <w:r w:rsidRPr="006F6601">
        <w:rPr>
          <w:rFonts w:ascii="Trebuchet MS" w:hAnsi="Trebuchet MS"/>
          <w:noProof/>
        </w:rPr>
        <w:t>“</w:t>
      </w:r>
      <w:del w:id="56" w:author="Author">
        <w:r w:rsidRPr="006F6601">
          <w:rPr>
            <w:rFonts w:ascii="Trebuchet MS" w:hAnsi="Trebuchet MS"/>
            <w:noProof/>
          </w:rPr>
          <w:delText>In case that</w:delText>
        </w:r>
      </w:del>
      <w:ins w:id="57" w:author="Author">
        <w:r w:rsidRPr="006F6601">
          <w:rPr>
            <w:rFonts w:ascii="Trebuchet MS" w:hAnsi="Trebuchet MS"/>
            <w:noProof/>
          </w:rPr>
          <w:t>If</w:t>
        </w:r>
      </w:ins>
      <w:r w:rsidRPr="006F6601">
        <w:rPr>
          <w:rFonts w:ascii="Trebuchet MS" w:hAnsi="Trebuchet MS"/>
          <w:noProof/>
        </w:rPr>
        <w:t xml:space="preserve"> Phar′aoh </w:t>
      </w:r>
      <w:del w:id="58" w:author="Author">
        <w:r w:rsidRPr="006F6601">
          <w:rPr>
            <w:rFonts w:ascii="Trebuchet MS" w:hAnsi="Trebuchet MS"/>
            <w:noProof/>
          </w:rPr>
          <w:delText>speaks</w:delText>
        </w:r>
      </w:del>
      <w:ins w:id="59" w:author="Author">
        <w:r w:rsidRPr="006F6601">
          <w:rPr>
            <w:rFonts w:ascii="Trebuchet MS" w:hAnsi="Trebuchet MS"/>
            <w:noProof/>
          </w:rPr>
          <w:t>says</w:t>
        </w:r>
      </w:ins>
      <w:r w:rsidRPr="006F6601">
        <w:rPr>
          <w:rFonts w:ascii="Trebuchet MS" w:hAnsi="Trebuchet MS"/>
          <w:noProof/>
        </w:rPr>
        <w:t xml:space="preserve"> to </w:t>
      </w:r>
      <w:del w:id="60" w:author="Author">
        <w:r w:rsidRPr="006F6601">
          <w:rPr>
            <w:rFonts w:ascii="Trebuchet MS" w:hAnsi="Trebuchet MS"/>
            <w:noProof/>
            <w:u w:val="dotted"/>
          </w:rPr>
          <w:delText>YOU</w:delText>
        </w:r>
        <w:r w:rsidRPr="006F6601">
          <w:rPr>
            <w:rFonts w:ascii="Trebuchet MS" w:hAnsi="Trebuchet MS"/>
            <w:noProof/>
          </w:rPr>
          <w:delText>, saying, ‘Produce</w:delText>
        </w:r>
      </w:del>
      <w:ins w:id="61" w:author="Author">
        <w:r w:rsidRPr="006F6601">
          <w:rPr>
            <w:rFonts w:ascii="Trebuchet MS" w:hAnsi="Trebuchet MS"/>
            <w:noProof/>
          </w:rPr>
          <w:t>you, ‘Perform</w:t>
        </w:r>
      </w:ins>
      <w:r w:rsidRPr="006F6601">
        <w:rPr>
          <w:rFonts w:ascii="Trebuchet MS" w:hAnsi="Trebuchet MS"/>
          <w:noProof/>
        </w:rPr>
        <w:t xml:space="preserve"> a miracle</w:t>
      </w:r>
      <w:del w:id="62" w:author="Author">
        <w:r w:rsidRPr="006F6601">
          <w:rPr>
            <w:rFonts w:ascii="Trebuchet MS" w:hAnsi="Trebuchet MS"/>
            <w:noProof/>
          </w:rPr>
          <w:delText xml:space="preserve"> for yourselves</w:delText>
        </w:r>
      </w:del>
      <w:r w:rsidRPr="006F6601">
        <w:rPr>
          <w:rFonts w:ascii="Trebuchet MS" w:hAnsi="Trebuchet MS"/>
          <w:noProof/>
        </w:rPr>
        <w:t xml:space="preserve">,’ then </w:t>
      </w:r>
      <w:del w:id="63" w:author="Author">
        <w:r w:rsidRPr="006F6601">
          <w:rPr>
            <w:rFonts w:ascii="Trebuchet MS" w:hAnsi="Trebuchet MS"/>
            <w:noProof/>
          </w:rPr>
          <w:delText>you must say to</w:delText>
        </w:r>
      </w:del>
      <w:ins w:id="64" w:author="Author">
        <w:r w:rsidRPr="006F6601">
          <w:rPr>
            <w:rFonts w:ascii="Trebuchet MS" w:hAnsi="Trebuchet MS"/>
            <w:noProof/>
          </w:rPr>
          <w:t>tell</w:t>
        </w:r>
      </w:ins>
      <w:r w:rsidRPr="006F6601">
        <w:rPr>
          <w:rFonts w:ascii="Trebuchet MS" w:hAnsi="Trebuchet MS"/>
          <w:noProof/>
        </w:rPr>
        <w:t xml:space="preserve"> Aaron, ‘Take your rod and throw it down before Phar′aoh.’ It will become a big snake.” </w:t>
      </w:r>
      <w:r w:rsidRPr="006F6601">
        <w:rPr>
          <w:rFonts w:ascii="Trebuchet MS" w:hAnsi="Trebuchet MS"/>
          <w:b/>
          <w:noProof/>
        </w:rPr>
        <w:t xml:space="preserve">7:10 </w:t>
      </w:r>
      <w:r w:rsidRPr="006F6601">
        <w:rPr>
          <w:rFonts w:ascii="Trebuchet MS" w:hAnsi="Trebuchet MS"/>
          <w:noProof/>
        </w:rPr>
        <w:t xml:space="preserve">So Moses and Aaron went </w:t>
      </w:r>
      <w:del w:id="65" w:author="Author">
        <w:r w:rsidRPr="006F6601">
          <w:rPr>
            <w:rFonts w:ascii="Trebuchet MS" w:hAnsi="Trebuchet MS"/>
            <w:noProof/>
          </w:rPr>
          <w:delText xml:space="preserve">on </w:delText>
        </w:r>
      </w:del>
      <w:r w:rsidRPr="006F6601">
        <w:rPr>
          <w:rFonts w:ascii="Trebuchet MS" w:hAnsi="Trebuchet MS"/>
          <w:noProof/>
        </w:rPr>
        <w:t xml:space="preserve">in to Phar′aoh and did exactly as Jehovah had commanded. </w:t>
      </w:r>
      <w:del w:id="66" w:author="Author">
        <w:r w:rsidRPr="006F6601">
          <w:rPr>
            <w:rFonts w:ascii="Trebuchet MS" w:hAnsi="Trebuchet MS"/>
            <w:noProof/>
          </w:rPr>
          <w:delText xml:space="preserve">Accordingly </w:delText>
        </w:r>
      </w:del>
      <w:r w:rsidRPr="006F6601">
        <w:rPr>
          <w:rFonts w:ascii="Trebuchet MS" w:hAnsi="Trebuchet MS"/>
          <w:noProof/>
        </w:rPr>
        <w:t>Aaron threw his rod down before Phar′aoh and his servants</w:t>
      </w:r>
      <w:ins w:id="67" w:author="Author">
        <w:r w:rsidRPr="006F6601">
          <w:rPr>
            <w:rFonts w:ascii="Trebuchet MS" w:hAnsi="Trebuchet MS"/>
            <w:noProof/>
          </w:rPr>
          <w:t>,</w:t>
        </w:r>
      </w:ins>
      <w:r w:rsidRPr="006F6601">
        <w:rPr>
          <w:rFonts w:ascii="Trebuchet MS" w:hAnsi="Trebuchet MS"/>
          <w:noProof/>
        </w:rPr>
        <w:t xml:space="preserve"> and it became a big snake. </w:t>
      </w:r>
      <w:r w:rsidRPr="006F6601">
        <w:rPr>
          <w:rFonts w:ascii="Trebuchet MS" w:hAnsi="Trebuchet MS"/>
          <w:b/>
          <w:noProof/>
        </w:rPr>
        <w:t xml:space="preserve">7:11 </w:t>
      </w:r>
      <w:r w:rsidRPr="006F6601">
        <w:rPr>
          <w:rFonts w:ascii="Trebuchet MS" w:hAnsi="Trebuchet MS"/>
          <w:noProof/>
        </w:rPr>
        <w:t xml:space="preserve">However, Phar′aoh </w:t>
      </w:r>
      <w:del w:id="68" w:author="Author">
        <w:r w:rsidRPr="006F6601">
          <w:rPr>
            <w:rFonts w:ascii="Trebuchet MS" w:hAnsi="Trebuchet MS"/>
            <w:noProof/>
          </w:rPr>
          <w:delText>also called for</w:delText>
        </w:r>
      </w:del>
      <w:ins w:id="69" w:author="Author">
        <w:r w:rsidRPr="006F6601">
          <w:rPr>
            <w:rFonts w:ascii="Trebuchet MS" w:hAnsi="Trebuchet MS"/>
            <w:noProof/>
          </w:rPr>
          <w:t>summoned</w:t>
        </w:r>
      </w:ins>
      <w:r w:rsidRPr="006F6601">
        <w:rPr>
          <w:rFonts w:ascii="Trebuchet MS" w:hAnsi="Trebuchet MS"/>
          <w:noProof/>
        </w:rPr>
        <w:t xml:space="preserve"> the wise men and the sorcerers</w:t>
      </w:r>
      <w:del w:id="70" w:author="Author">
        <w:r w:rsidRPr="006F6601">
          <w:rPr>
            <w:rFonts w:ascii="Trebuchet MS" w:hAnsi="Trebuchet MS"/>
            <w:noProof/>
          </w:rPr>
          <w:delText>;</w:delText>
        </w:r>
      </w:del>
      <w:ins w:id="71" w:author="Author">
        <w:r w:rsidRPr="006F6601">
          <w:rPr>
            <w:rFonts w:ascii="Trebuchet MS" w:hAnsi="Trebuchet MS"/>
            <w:noProof/>
          </w:rPr>
          <w:t>,</w:t>
        </w:r>
      </w:ins>
      <w:r w:rsidRPr="006F6601">
        <w:rPr>
          <w:rFonts w:ascii="Trebuchet MS" w:hAnsi="Trebuchet MS"/>
          <w:noProof/>
        </w:rPr>
        <w:t xml:space="preserve"> and the magic-practicing priests of Egypt </w:t>
      </w:r>
      <w:del w:id="72" w:author="Author">
        <w:r w:rsidRPr="006F6601">
          <w:rPr>
            <w:rFonts w:ascii="Trebuchet MS" w:hAnsi="Trebuchet MS"/>
            <w:noProof/>
          </w:rPr>
          <w:delText xml:space="preserve">themselves </w:delText>
        </w:r>
      </w:del>
      <w:r w:rsidRPr="006F6601">
        <w:rPr>
          <w:rFonts w:ascii="Trebuchet MS" w:hAnsi="Trebuchet MS"/>
          <w:noProof/>
        </w:rPr>
        <w:t xml:space="preserve">also </w:t>
      </w:r>
      <w:del w:id="73" w:author="Author">
        <w:r w:rsidRPr="006F6601">
          <w:rPr>
            <w:rFonts w:ascii="Trebuchet MS" w:hAnsi="Trebuchet MS"/>
            <w:noProof/>
          </w:rPr>
          <w:delText>proceeded to do</w:delText>
        </w:r>
      </w:del>
      <w:ins w:id="74" w:author="Author">
        <w:r w:rsidRPr="006F6601">
          <w:rPr>
            <w:rFonts w:ascii="Trebuchet MS" w:hAnsi="Trebuchet MS"/>
            <w:noProof/>
          </w:rPr>
          <w:t>did</w:t>
        </w:r>
      </w:ins>
      <w:r w:rsidRPr="006F6601">
        <w:rPr>
          <w:rFonts w:ascii="Trebuchet MS" w:hAnsi="Trebuchet MS"/>
          <w:noProof/>
        </w:rPr>
        <w:t xml:space="preserve"> the same thing with their magic</w:t>
      </w:r>
      <w:del w:id="75" w:author="Author">
        <w:r w:rsidRPr="006F6601">
          <w:rPr>
            <w:rFonts w:ascii="Trebuchet MS" w:hAnsi="Trebuchet MS"/>
            <w:noProof/>
          </w:rPr>
          <w:delText xml:space="preserve"> arts</w:delText>
        </w:r>
      </w:del>
      <w:r w:rsidRPr="006F6601">
        <w:rPr>
          <w:rFonts w:ascii="Trebuchet MS" w:hAnsi="Trebuchet MS"/>
          <w:noProof/>
        </w:rPr>
        <w:t>.</w:t>
      </w:r>
      <w:ins w:id="76" w:author="Author">
        <w:r w:rsidRPr="006F6601">
          <w:rPr>
            <w:rStyle w:val="FootnoteReference"/>
            <w:rFonts w:ascii="Trebuchet MS" w:hAnsi="Trebuchet MS"/>
            <w:noProof/>
          </w:rPr>
          <w:footnoteReference w:id="3"/>
        </w:r>
      </w:ins>
      <w:r w:rsidRPr="006F6601">
        <w:rPr>
          <w:rFonts w:ascii="Trebuchet MS" w:hAnsi="Trebuchet MS"/>
          <w:noProof/>
        </w:rPr>
        <w:t xml:space="preserve"> </w:t>
      </w:r>
      <w:r w:rsidRPr="006F6601">
        <w:rPr>
          <w:rFonts w:ascii="Trebuchet MS" w:hAnsi="Trebuchet MS"/>
          <w:b/>
          <w:noProof/>
        </w:rPr>
        <w:t xml:space="preserve">7:12 </w:t>
      </w:r>
      <w:del w:id="79" w:author="Author">
        <w:r w:rsidRPr="006F6601">
          <w:rPr>
            <w:rFonts w:ascii="Trebuchet MS" w:hAnsi="Trebuchet MS"/>
            <w:noProof/>
          </w:rPr>
          <w:delText>So they</w:delText>
        </w:r>
      </w:del>
      <w:ins w:id="80" w:author="Author">
        <w:r w:rsidRPr="006F6601">
          <w:rPr>
            <w:rFonts w:ascii="Trebuchet MS" w:hAnsi="Trebuchet MS"/>
            <w:noProof/>
          </w:rPr>
          <w:t>Each one</w:t>
        </w:r>
      </w:ins>
      <w:r w:rsidRPr="006F6601">
        <w:rPr>
          <w:rFonts w:ascii="Trebuchet MS" w:hAnsi="Trebuchet MS"/>
          <w:noProof/>
        </w:rPr>
        <w:t xml:space="preserve"> threw down </w:t>
      </w:r>
      <w:del w:id="81" w:author="Author">
        <w:r w:rsidRPr="006F6601">
          <w:rPr>
            <w:rFonts w:ascii="Trebuchet MS" w:hAnsi="Trebuchet MS"/>
            <w:noProof/>
          </w:rPr>
          <w:delText xml:space="preserve">each one </w:delText>
        </w:r>
      </w:del>
      <w:r w:rsidRPr="006F6601">
        <w:rPr>
          <w:rFonts w:ascii="Trebuchet MS" w:hAnsi="Trebuchet MS"/>
          <w:noProof/>
        </w:rPr>
        <w:t xml:space="preserve">his rod, and they became big snakes; but Aaron’s rod swallowed up their rods. </w:t>
      </w:r>
      <w:r w:rsidRPr="006F6601">
        <w:rPr>
          <w:rFonts w:ascii="Trebuchet MS" w:hAnsi="Trebuchet MS"/>
          <w:b/>
          <w:noProof/>
        </w:rPr>
        <w:t xml:space="preserve">7:13 </w:t>
      </w:r>
      <w:r w:rsidRPr="006F6601">
        <w:rPr>
          <w:rFonts w:ascii="Trebuchet MS" w:hAnsi="Trebuchet MS"/>
          <w:noProof/>
        </w:rPr>
        <w:t xml:space="preserve">Still, Phar′aoh’s heart became obstinate, and he did not listen to them, just as Jehovah had </w:t>
      </w:r>
      <w:del w:id="82" w:author="Author">
        <w:r w:rsidRPr="006F6601">
          <w:rPr>
            <w:rFonts w:ascii="Trebuchet MS" w:hAnsi="Trebuchet MS"/>
            <w:noProof/>
          </w:rPr>
          <w:delText>spoken</w:delText>
        </w:r>
      </w:del>
      <w:ins w:id="83" w:author="Author">
        <w:r w:rsidRPr="006F6601">
          <w:rPr>
            <w:rFonts w:ascii="Trebuchet MS" w:hAnsi="Trebuchet MS"/>
            <w:noProof/>
          </w:rPr>
          <w:t>said</w:t>
        </w:r>
      </w:ins>
      <w:r w:rsidRPr="006F6601">
        <w:rPr>
          <w:rFonts w:ascii="Trebuchet MS" w:hAnsi="Trebuchet MS"/>
          <w:noProof/>
        </w:rPr>
        <w:t>.</w:t>
      </w:r>
    </w:p>
    <w:p w:rsidR="005974EA" w:rsidRPr="006F6601" w:rsidRDefault="005974EA" w:rsidP="005974EA">
      <w:pPr>
        <w:rPr>
          <w:rFonts w:ascii="Trebuchet MS" w:hAnsi="Trebuchet MS"/>
          <w:noProof/>
        </w:rPr>
      </w:pPr>
      <w:r w:rsidRPr="006F6601">
        <w:rPr>
          <w:rFonts w:ascii="Trebuchet MS" w:hAnsi="Trebuchet MS"/>
          <w:b/>
        </w:rPr>
        <w:t xml:space="preserve">7:14 </w:t>
      </w:r>
      <w:r w:rsidRPr="006F6601">
        <w:rPr>
          <w:rFonts w:ascii="Trebuchet MS" w:hAnsi="Trebuchet MS"/>
          <w:noProof/>
        </w:rPr>
        <w:t xml:space="preserve">Then Jehovah said to Moses: “Phar′aoh’s heart is unresponsive. He has refused to send the people away. </w:t>
      </w:r>
      <w:r w:rsidRPr="006F6601">
        <w:rPr>
          <w:rFonts w:ascii="Trebuchet MS" w:hAnsi="Trebuchet MS"/>
          <w:b/>
          <w:noProof/>
        </w:rPr>
        <w:t xml:space="preserve">7:15 </w:t>
      </w:r>
      <w:r w:rsidRPr="006F6601">
        <w:rPr>
          <w:rFonts w:ascii="Trebuchet MS" w:hAnsi="Trebuchet MS"/>
          <w:noProof/>
        </w:rPr>
        <w:t xml:space="preserve">Go to Phar′aoh in the morning. Look! He is going out to the water! And you </w:t>
      </w:r>
      <w:del w:id="84" w:author="Author">
        <w:r w:rsidRPr="006F6601">
          <w:rPr>
            <w:rFonts w:ascii="Trebuchet MS" w:hAnsi="Trebuchet MS"/>
            <w:noProof/>
          </w:rPr>
          <w:delText>must put</w:delText>
        </w:r>
      </w:del>
      <w:ins w:id="85" w:author="Author">
        <w:r w:rsidRPr="006F6601">
          <w:rPr>
            <w:rFonts w:ascii="Trebuchet MS" w:hAnsi="Trebuchet MS"/>
            <w:noProof/>
          </w:rPr>
          <w:t>should station</w:t>
        </w:r>
      </w:ins>
      <w:r w:rsidRPr="006F6601">
        <w:rPr>
          <w:rFonts w:ascii="Trebuchet MS" w:hAnsi="Trebuchet MS"/>
          <w:noProof/>
        </w:rPr>
        <w:t xml:space="preserve"> yourself </w:t>
      </w:r>
      <w:del w:id="86" w:author="Author">
        <w:r w:rsidRPr="006F6601">
          <w:rPr>
            <w:rFonts w:ascii="Trebuchet MS" w:hAnsi="Trebuchet MS"/>
            <w:noProof/>
          </w:rPr>
          <w:delText xml:space="preserve">in position </w:delText>
        </w:r>
      </w:del>
      <w:r w:rsidRPr="006F6601">
        <w:rPr>
          <w:rFonts w:ascii="Trebuchet MS" w:hAnsi="Trebuchet MS"/>
          <w:noProof/>
        </w:rPr>
        <w:t>to meet him by the edge of the Nile River</w:t>
      </w:r>
      <w:del w:id="87" w:author="Author">
        <w:r w:rsidRPr="006F6601">
          <w:rPr>
            <w:rFonts w:ascii="Trebuchet MS" w:hAnsi="Trebuchet MS"/>
            <w:noProof/>
          </w:rPr>
          <w:delText>,</w:delText>
        </w:r>
      </w:del>
      <w:ins w:id="88" w:author="Author">
        <w:r w:rsidRPr="006F6601">
          <w:rPr>
            <w:rFonts w:ascii="Trebuchet MS" w:hAnsi="Trebuchet MS"/>
            <w:noProof/>
          </w:rPr>
          <w:t>;</w:t>
        </w:r>
      </w:ins>
      <w:r w:rsidRPr="006F6601">
        <w:rPr>
          <w:rFonts w:ascii="Trebuchet MS" w:hAnsi="Trebuchet MS"/>
          <w:noProof/>
        </w:rPr>
        <w:t xml:space="preserve"> and </w:t>
      </w:r>
      <w:ins w:id="89" w:author="Author">
        <w:r w:rsidRPr="006F6601">
          <w:rPr>
            <w:rFonts w:ascii="Trebuchet MS" w:hAnsi="Trebuchet MS"/>
            <w:noProof/>
          </w:rPr>
          <w:t xml:space="preserve">take with you in your hand </w:t>
        </w:r>
      </w:ins>
      <w:r w:rsidRPr="006F6601">
        <w:rPr>
          <w:rFonts w:ascii="Trebuchet MS" w:hAnsi="Trebuchet MS"/>
          <w:noProof/>
        </w:rPr>
        <w:t>the rod that turned into a serpent</w:t>
      </w:r>
      <w:del w:id="90" w:author="Author">
        <w:r w:rsidRPr="006F6601">
          <w:rPr>
            <w:rFonts w:ascii="Trebuchet MS" w:hAnsi="Trebuchet MS"/>
            <w:noProof/>
          </w:rPr>
          <w:delText xml:space="preserve"> you are to take in your hand</w:delText>
        </w:r>
      </w:del>
      <w:r w:rsidRPr="006F6601">
        <w:rPr>
          <w:rFonts w:ascii="Trebuchet MS" w:hAnsi="Trebuchet MS"/>
          <w:noProof/>
        </w:rPr>
        <w:t xml:space="preserve">. </w:t>
      </w:r>
      <w:r w:rsidRPr="006F6601">
        <w:rPr>
          <w:rFonts w:ascii="Trebuchet MS" w:hAnsi="Trebuchet MS"/>
          <w:b/>
          <w:noProof/>
        </w:rPr>
        <w:t xml:space="preserve">7:16 </w:t>
      </w:r>
      <w:r w:rsidRPr="006F6601">
        <w:rPr>
          <w:rFonts w:ascii="Trebuchet MS" w:hAnsi="Trebuchet MS"/>
          <w:noProof/>
        </w:rPr>
        <w:t xml:space="preserve">And you must say to him, ‘Jehovah the God of the Hebrews has sent me to you, </w:t>
      </w:r>
      <w:del w:id="91" w:author="Author">
        <w:r w:rsidRPr="006F6601">
          <w:rPr>
            <w:rFonts w:ascii="Trebuchet MS" w:hAnsi="Trebuchet MS"/>
            <w:noProof/>
          </w:rPr>
          <w:delText>saying</w:delText>
        </w:r>
      </w:del>
      <w:ins w:id="92" w:author="Author">
        <w:r w:rsidRPr="006F6601">
          <w:rPr>
            <w:rFonts w:ascii="Trebuchet MS" w:hAnsi="Trebuchet MS"/>
            <w:noProof/>
          </w:rPr>
          <w:t>and he says</w:t>
        </w:r>
      </w:ins>
      <w:r w:rsidRPr="006F6601">
        <w:rPr>
          <w:rFonts w:ascii="Trebuchet MS" w:hAnsi="Trebuchet MS"/>
          <w:noProof/>
        </w:rPr>
        <w:t xml:space="preserve">: “Send my people away </w:t>
      </w:r>
      <w:ins w:id="93" w:author="Author">
        <w:r w:rsidRPr="006F6601">
          <w:rPr>
            <w:rFonts w:ascii="Trebuchet MS" w:hAnsi="Trebuchet MS"/>
            <w:noProof/>
          </w:rPr>
          <w:t xml:space="preserve">so </w:t>
        </w:r>
      </w:ins>
      <w:r w:rsidRPr="006F6601">
        <w:rPr>
          <w:rFonts w:ascii="Trebuchet MS" w:hAnsi="Trebuchet MS"/>
          <w:noProof/>
        </w:rPr>
        <w:t xml:space="preserve">that they may serve me in the wilderness,” but </w:t>
      </w:r>
      <w:del w:id="94" w:author="Author">
        <w:r w:rsidRPr="006F6601">
          <w:rPr>
            <w:rFonts w:ascii="Trebuchet MS" w:hAnsi="Trebuchet MS"/>
            <w:noProof/>
          </w:rPr>
          <w:delText xml:space="preserve">here </w:delText>
        </w:r>
      </w:del>
      <w:r w:rsidRPr="006F6601">
        <w:rPr>
          <w:rFonts w:ascii="Trebuchet MS" w:hAnsi="Trebuchet MS"/>
          <w:noProof/>
        </w:rPr>
        <w:t xml:space="preserve">you have not obeyed until now. </w:t>
      </w:r>
      <w:r w:rsidRPr="006F6601">
        <w:rPr>
          <w:rFonts w:ascii="Trebuchet MS" w:hAnsi="Trebuchet MS"/>
          <w:b/>
          <w:noProof/>
        </w:rPr>
        <w:t xml:space="preserve">7:17 </w:t>
      </w:r>
      <w:r w:rsidRPr="006F6601">
        <w:rPr>
          <w:rFonts w:ascii="Trebuchet MS" w:hAnsi="Trebuchet MS"/>
          <w:noProof/>
        </w:rPr>
        <w:t xml:space="preserve">This is what Jehovah </w:t>
      </w:r>
      <w:del w:id="95" w:author="Author">
        <w:r w:rsidRPr="006F6601">
          <w:rPr>
            <w:rFonts w:ascii="Trebuchet MS" w:hAnsi="Trebuchet MS"/>
            <w:noProof/>
          </w:rPr>
          <w:delText>has said</w:delText>
        </w:r>
      </w:del>
      <w:ins w:id="96" w:author="Author">
        <w:r w:rsidRPr="006F6601">
          <w:rPr>
            <w:rFonts w:ascii="Trebuchet MS" w:hAnsi="Trebuchet MS"/>
            <w:noProof/>
          </w:rPr>
          <w:t>says</w:t>
        </w:r>
      </w:ins>
      <w:r w:rsidRPr="006F6601">
        <w:rPr>
          <w:rFonts w:ascii="Trebuchet MS" w:hAnsi="Trebuchet MS"/>
          <w:noProof/>
        </w:rPr>
        <w:t xml:space="preserve">: “By this you will know that I am Jehovah. Here I am striking </w:t>
      </w:r>
      <w:del w:id="97" w:author="Author">
        <w:r w:rsidRPr="006F6601">
          <w:rPr>
            <w:rFonts w:ascii="Trebuchet MS" w:hAnsi="Trebuchet MS"/>
            <w:noProof/>
          </w:rPr>
          <w:delText xml:space="preserve">with the rod that is in my hand upon </w:delText>
        </w:r>
      </w:del>
      <w:r w:rsidRPr="006F6601">
        <w:rPr>
          <w:rFonts w:ascii="Trebuchet MS" w:hAnsi="Trebuchet MS"/>
          <w:noProof/>
        </w:rPr>
        <w:t>the water that is in the Nile River</w:t>
      </w:r>
      <w:ins w:id="98" w:author="Author">
        <w:r w:rsidRPr="006F6601">
          <w:rPr>
            <w:rFonts w:ascii="Trebuchet MS" w:hAnsi="Trebuchet MS"/>
            <w:noProof/>
          </w:rPr>
          <w:t xml:space="preserve"> with the rod that is in my hand</w:t>
        </w:r>
      </w:ins>
      <w:r w:rsidRPr="006F6601">
        <w:rPr>
          <w:rFonts w:ascii="Trebuchet MS" w:hAnsi="Trebuchet MS"/>
          <w:noProof/>
        </w:rPr>
        <w:t xml:space="preserve">, and it will </w:t>
      </w:r>
      <w:del w:id="99" w:author="Author">
        <w:r w:rsidRPr="006F6601">
          <w:rPr>
            <w:rFonts w:ascii="Trebuchet MS" w:hAnsi="Trebuchet MS"/>
            <w:noProof/>
          </w:rPr>
          <w:delText xml:space="preserve">certainly </w:delText>
        </w:r>
      </w:del>
      <w:r w:rsidRPr="006F6601">
        <w:rPr>
          <w:rFonts w:ascii="Trebuchet MS" w:hAnsi="Trebuchet MS"/>
          <w:noProof/>
        </w:rPr>
        <w:t xml:space="preserve">turn into blood. </w:t>
      </w:r>
      <w:r w:rsidRPr="006F6601">
        <w:rPr>
          <w:rFonts w:ascii="Trebuchet MS" w:hAnsi="Trebuchet MS"/>
          <w:b/>
          <w:noProof/>
        </w:rPr>
        <w:t xml:space="preserve">7:18 </w:t>
      </w:r>
      <w:r w:rsidRPr="006F6601">
        <w:rPr>
          <w:rFonts w:ascii="Trebuchet MS" w:hAnsi="Trebuchet MS"/>
          <w:noProof/>
        </w:rPr>
        <w:t xml:space="preserve">And the fish that are in the Nile </w:t>
      </w:r>
      <w:del w:id="100" w:author="Author">
        <w:r w:rsidRPr="006F6601">
          <w:rPr>
            <w:rFonts w:ascii="Trebuchet MS" w:hAnsi="Trebuchet MS"/>
            <w:noProof/>
          </w:rPr>
          <w:delText xml:space="preserve">River </w:delText>
        </w:r>
      </w:del>
      <w:r w:rsidRPr="006F6601">
        <w:rPr>
          <w:rFonts w:ascii="Trebuchet MS" w:hAnsi="Trebuchet MS"/>
          <w:noProof/>
        </w:rPr>
        <w:t xml:space="preserve">will die, and the Nile </w:t>
      </w:r>
      <w:del w:id="101" w:author="Author">
        <w:r w:rsidRPr="006F6601">
          <w:rPr>
            <w:rFonts w:ascii="Trebuchet MS" w:hAnsi="Trebuchet MS"/>
            <w:noProof/>
          </w:rPr>
          <w:delText xml:space="preserve">River </w:delText>
        </w:r>
      </w:del>
      <w:r w:rsidRPr="006F6601">
        <w:rPr>
          <w:rFonts w:ascii="Trebuchet MS" w:hAnsi="Trebuchet MS"/>
          <w:noProof/>
        </w:rPr>
        <w:t xml:space="preserve">will </w:t>
      </w:r>
      <w:del w:id="102" w:author="Author">
        <w:r w:rsidRPr="006F6601">
          <w:rPr>
            <w:rFonts w:ascii="Trebuchet MS" w:hAnsi="Trebuchet MS"/>
            <w:noProof/>
          </w:rPr>
          <w:delText xml:space="preserve">actually </w:delText>
        </w:r>
      </w:del>
      <w:r w:rsidRPr="006F6601">
        <w:rPr>
          <w:rFonts w:ascii="Trebuchet MS" w:hAnsi="Trebuchet MS"/>
          <w:noProof/>
        </w:rPr>
        <w:t xml:space="preserve">stink, and the Egyptians will </w:t>
      </w:r>
      <w:del w:id="103" w:author="Author">
        <w:r w:rsidRPr="006F6601">
          <w:rPr>
            <w:rFonts w:ascii="Trebuchet MS" w:hAnsi="Trebuchet MS"/>
            <w:noProof/>
          </w:rPr>
          <w:delText>simply have no stomach for drinking</w:delText>
        </w:r>
      </w:del>
      <w:ins w:id="104" w:author="Author">
        <w:r w:rsidRPr="006F6601">
          <w:rPr>
            <w:rFonts w:ascii="Trebuchet MS" w:hAnsi="Trebuchet MS"/>
            <w:noProof/>
          </w:rPr>
          <w:t>find it impossible to drink</w:t>
        </w:r>
      </w:ins>
      <w:r w:rsidRPr="006F6601">
        <w:rPr>
          <w:rFonts w:ascii="Trebuchet MS" w:hAnsi="Trebuchet MS"/>
          <w:noProof/>
        </w:rPr>
        <w:t xml:space="preserve"> water from the Nile</w:t>
      </w:r>
      <w:del w:id="105" w:author="Author">
        <w:r w:rsidRPr="006F6601">
          <w:rPr>
            <w:rFonts w:ascii="Trebuchet MS" w:hAnsi="Trebuchet MS"/>
            <w:noProof/>
          </w:rPr>
          <w:delText xml:space="preserve"> River</w:delText>
        </w:r>
      </w:del>
      <w:r w:rsidRPr="006F6601">
        <w:rPr>
          <w:rFonts w:ascii="Trebuchet MS" w:hAnsi="Trebuchet MS"/>
          <w:noProof/>
        </w:rPr>
        <w:t>.”’”</w:t>
      </w:r>
    </w:p>
    <w:p w:rsidR="005974EA" w:rsidRPr="006F6601" w:rsidRDefault="005974EA" w:rsidP="005974EA">
      <w:pPr>
        <w:rPr>
          <w:rFonts w:ascii="Trebuchet MS" w:hAnsi="Trebuchet MS"/>
          <w:noProof/>
        </w:rPr>
      </w:pPr>
      <w:r w:rsidRPr="006F6601">
        <w:rPr>
          <w:rFonts w:ascii="Trebuchet MS" w:hAnsi="Trebuchet MS"/>
          <w:b/>
        </w:rPr>
        <w:t xml:space="preserve">7:19 </w:t>
      </w:r>
      <w:del w:id="106" w:author="Author">
        <w:r w:rsidRPr="006F6601">
          <w:rPr>
            <w:rFonts w:ascii="Trebuchet MS" w:hAnsi="Trebuchet MS"/>
            <w:noProof/>
          </w:rPr>
          <w:delText>Subsequently</w:delText>
        </w:r>
      </w:del>
      <w:ins w:id="107" w:author="Author">
        <w:r w:rsidRPr="006F6601">
          <w:rPr>
            <w:rFonts w:ascii="Trebuchet MS" w:hAnsi="Trebuchet MS"/>
            <w:noProof/>
          </w:rPr>
          <w:t>Then</w:t>
        </w:r>
      </w:ins>
      <w:r w:rsidRPr="006F6601">
        <w:rPr>
          <w:rFonts w:ascii="Trebuchet MS" w:hAnsi="Trebuchet MS"/>
          <w:noProof/>
        </w:rPr>
        <w:t xml:space="preserve"> Jehovah said to Moses: “Say to Aaron, ‘Take your rod and stretch </w:t>
      </w:r>
      <w:ins w:id="108" w:author="Author">
        <w:r w:rsidRPr="006F6601">
          <w:rPr>
            <w:rFonts w:ascii="Trebuchet MS" w:hAnsi="Trebuchet MS"/>
            <w:noProof/>
          </w:rPr>
          <w:t xml:space="preserve">out </w:t>
        </w:r>
      </w:ins>
      <w:r w:rsidRPr="006F6601">
        <w:rPr>
          <w:rFonts w:ascii="Trebuchet MS" w:hAnsi="Trebuchet MS"/>
          <w:noProof/>
        </w:rPr>
        <w:t xml:space="preserve">your hand </w:t>
      </w:r>
      <w:del w:id="109" w:author="Author">
        <w:r w:rsidRPr="006F6601">
          <w:rPr>
            <w:rFonts w:ascii="Trebuchet MS" w:hAnsi="Trebuchet MS"/>
            <w:noProof/>
          </w:rPr>
          <w:delText xml:space="preserve">out </w:delText>
        </w:r>
      </w:del>
      <w:r w:rsidRPr="006F6601">
        <w:rPr>
          <w:rFonts w:ascii="Trebuchet MS" w:hAnsi="Trebuchet MS"/>
          <w:noProof/>
        </w:rPr>
        <w:t xml:space="preserve">over the waters of Egypt, over </w:t>
      </w:r>
      <w:del w:id="110" w:author="Author">
        <w:r w:rsidRPr="006F6601">
          <w:rPr>
            <w:rFonts w:ascii="Trebuchet MS" w:hAnsi="Trebuchet MS"/>
            <w:noProof/>
          </w:rPr>
          <w:delText>their</w:delText>
        </w:r>
      </w:del>
      <w:ins w:id="111" w:author="Author">
        <w:r w:rsidRPr="006F6601">
          <w:rPr>
            <w:rFonts w:ascii="Trebuchet MS" w:hAnsi="Trebuchet MS"/>
            <w:noProof/>
          </w:rPr>
          <w:t>its</w:t>
        </w:r>
      </w:ins>
      <w:r w:rsidRPr="006F6601">
        <w:rPr>
          <w:rFonts w:ascii="Trebuchet MS" w:hAnsi="Trebuchet MS"/>
          <w:noProof/>
        </w:rPr>
        <w:t xml:space="preserve"> rivers, over </w:t>
      </w:r>
      <w:del w:id="112" w:author="Author">
        <w:r w:rsidRPr="006F6601">
          <w:rPr>
            <w:rFonts w:ascii="Trebuchet MS" w:hAnsi="Trebuchet MS"/>
            <w:noProof/>
          </w:rPr>
          <w:delText>their Nile</w:delText>
        </w:r>
      </w:del>
      <w:ins w:id="113" w:author="Author">
        <w:r w:rsidRPr="006F6601">
          <w:rPr>
            <w:rFonts w:ascii="Trebuchet MS" w:hAnsi="Trebuchet MS"/>
            <w:noProof/>
          </w:rPr>
          <w:t>its</w:t>
        </w:r>
      </w:ins>
      <w:r w:rsidRPr="006F6601">
        <w:rPr>
          <w:rFonts w:ascii="Trebuchet MS" w:hAnsi="Trebuchet MS"/>
          <w:noProof/>
        </w:rPr>
        <w:t xml:space="preserve"> canals</w:t>
      </w:r>
      <w:del w:id="114" w:author="Author">
        <w:r w:rsidRPr="006F6601">
          <w:rPr>
            <w:rFonts w:ascii="Trebuchet MS" w:hAnsi="Trebuchet MS"/>
            <w:noProof/>
          </w:rPr>
          <w:delText xml:space="preserve"> and</w:delText>
        </w:r>
      </w:del>
      <w:ins w:id="115" w:author="Author">
        <w:r w:rsidRPr="006F6601">
          <w:rPr>
            <w:rFonts w:ascii="Trebuchet MS" w:hAnsi="Trebuchet MS"/>
            <w:noProof/>
          </w:rPr>
          <w:t>,</w:t>
        </w:r>
        <w:r w:rsidRPr="006F6601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6F6601">
        <w:rPr>
          <w:rFonts w:ascii="Trebuchet MS" w:hAnsi="Trebuchet MS"/>
          <w:noProof/>
        </w:rPr>
        <w:t xml:space="preserve"> over </w:t>
      </w:r>
      <w:del w:id="118" w:author="Author">
        <w:r w:rsidRPr="006F6601">
          <w:rPr>
            <w:rFonts w:ascii="Trebuchet MS" w:hAnsi="Trebuchet MS"/>
            <w:noProof/>
          </w:rPr>
          <w:delText>their reedy pools</w:delText>
        </w:r>
      </w:del>
      <w:ins w:id="119" w:author="Author">
        <w:r w:rsidRPr="006F6601">
          <w:rPr>
            <w:rFonts w:ascii="Trebuchet MS" w:hAnsi="Trebuchet MS"/>
            <w:noProof/>
          </w:rPr>
          <w:t>its marshes,</w:t>
        </w:r>
      </w:ins>
      <w:r w:rsidRPr="006F6601">
        <w:rPr>
          <w:rFonts w:ascii="Trebuchet MS" w:hAnsi="Trebuchet MS"/>
          <w:noProof/>
        </w:rPr>
        <w:t xml:space="preserve"> and over all </w:t>
      </w:r>
      <w:del w:id="120" w:author="Author">
        <w:r w:rsidRPr="006F6601">
          <w:rPr>
            <w:rFonts w:ascii="Trebuchet MS" w:hAnsi="Trebuchet MS"/>
            <w:noProof/>
          </w:rPr>
          <w:delText>their impounded waters</w:delText>
        </w:r>
      </w:del>
      <w:ins w:id="121" w:author="Author">
        <w:r w:rsidRPr="006F6601">
          <w:rPr>
            <w:rFonts w:ascii="Trebuchet MS" w:hAnsi="Trebuchet MS"/>
            <w:noProof/>
          </w:rPr>
          <w:t>its reservoirs</w:t>
        </w:r>
      </w:ins>
      <w:r w:rsidRPr="006F6601">
        <w:rPr>
          <w:rFonts w:ascii="Trebuchet MS" w:hAnsi="Trebuchet MS"/>
          <w:noProof/>
        </w:rPr>
        <w:t xml:space="preserve">, that they may become blood.’ </w:t>
      </w:r>
      <w:del w:id="122" w:author="Author">
        <w:r w:rsidRPr="006F6601">
          <w:rPr>
            <w:rFonts w:ascii="Trebuchet MS" w:hAnsi="Trebuchet MS"/>
            <w:noProof/>
          </w:rPr>
          <w:delText>And there</w:delText>
        </w:r>
      </w:del>
      <w:ins w:id="123" w:author="Author">
        <w:r w:rsidRPr="006F6601">
          <w:rPr>
            <w:rFonts w:ascii="Trebuchet MS" w:hAnsi="Trebuchet MS"/>
            <w:noProof/>
          </w:rPr>
          <w:t>There</w:t>
        </w:r>
      </w:ins>
      <w:r w:rsidRPr="006F6601">
        <w:rPr>
          <w:rFonts w:ascii="Trebuchet MS" w:hAnsi="Trebuchet MS"/>
          <w:noProof/>
        </w:rPr>
        <w:t xml:space="preserve"> will </w:t>
      </w:r>
      <w:del w:id="124" w:author="Author">
        <w:r w:rsidRPr="006F6601">
          <w:rPr>
            <w:rFonts w:ascii="Trebuchet MS" w:hAnsi="Trebuchet MS"/>
            <w:noProof/>
          </w:rPr>
          <w:delText xml:space="preserve">certainly </w:delText>
        </w:r>
      </w:del>
      <w:r w:rsidRPr="006F6601">
        <w:rPr>
          <w:rFonts w:ascii="Trebuchet MS" w:hAnsi="Trebuchet MS"/>
          <w:noProof/>
        </w:rPr>
        <w:t>be blood in all the land of Egypt</w:t>
      </w:r>
      <w:del w:id="125" w:author="Author">
        <w:r w:rsidRPr="006F6601">
          <w:rPr>
            <w:rFonts w:ascii="Trebuchet MS" w:hAnsi="Trebuchet MS"/>
            <w:noProof/>
          </w:rPr>
          <w:delText xml:space="preserve"> and</w:delText>
        </w:r>
      </w:del>
      <w:ins w:id="126" w:author="Author">
        <w:r w:rsidRPr="006F6601">
          <w:rPr>
            <w:rFonts w:ascii="Trebuchet MS" w:hAnsi="Trebuchet MS"/>
            <w:noProof/>
          </w:rPr>
          <w:t>, even</w:t>
        </w:r>
      </w:ins>
      <w:r w:rsidRPr="006F6601">
        <w:rPr>
          <w:rFonts w:ascii="Trebuchet MS" w:hAnsi="Trebuchet MS"/>
          <w:noProof/>
        </w:rPr>
        <w:t xml:space="preserve"> in the wooden </w:t>
      </w:r>
      <w:del w:id="127" w:author="Author">
        <w:r w:rsidRPr="006F6601">
          <w:rPr>
            <w:rFonts w:ascii="Trebuchet MS" w:hAnsi="Trebuchet MS"/>
            <w:noProof/>
          </w:rPr>
          <w:delText xml:space="preserve">vessels </w:delText>
        </w:r>
      </w:del>
      <w:r w:rsidRPr="006F6601">
        <w:rPr>
          <w:rFonts w:ascii="Trebuchet MS" w:hAnsi="Trebuchet MS"/>
          <w:noProof/>
        </w:rPr>
        <w:t xml:space="preserve">and </w:t>
      </w:r>
      <w:del w:id="128" w:author="Author">
        <w:r w:rsidRPr="006F6601">
          <w:rPr>
            <w:rFonts w:ascii="Trebuchet MS" w:hAnsi="Trebuchet MS"/>
            <w:noProof/>
          </w:rPr>
          <w:delText xml:space="preserve">in the </w:delText>
        </w:r>
      </w:del>
      <w:r w:rsidRPr="006F6601">
        <w:rPr>
          <w:rFonts w:ascii="Trebuchet MS" w:hAnsi="Trebuchet MS"/>
          <w:noProof/>
        </w:rPr>
        <w:t xml:space="preserve">stone </w:t>
      </w:r>
      <w:del w:id="129" w:author="Author">
        <w:r w:rsidRPr="006F6601">
          <w:rPr>
            <w:rFonts w:ascii="Trebuchet MS" w:hAnsi="Trebuchet MS"/>
            <w:noProof/>
          </w:rPr>
          <w:delText>vessels</w:delText>
        </w:r>
      </w:del>
      <w:ins w:id="130" w:author="Author">
        <w:r w:rsidRPr="006F6601">
          <w:rPr>
            <w:rFonts w:ascii="Trebuchet MS" w:hAnsi="Trebuchet MS"/>
            <w:noProof/>
          </w:rPr>
          <w:t>containers</w:t>
        </w:r>
      </w:ins>
      <w:r w:rsidRPr="006F6601">
        <w:rPr>
          <w:rFonts w:ascii="Trebuchet MS" w:hAnsi="Trebuchet MS"/>
          <w:noProof/>
        </w:rPr>
        <w:t xml:space="preserve">.” </w:t>
      </w:r>
      <w:r w:rsidRPr="006F6601">
        <w:rPr>
          <w:rFonts w:ascii="Trebuchet MS" w:hAnsi="Trebuchet MS"/>
          <w:b/>
          <w:noProof/>
        </w:rPr>
        <w:t xml:space="preserve">7:20 </w:t>
      </w:r>
      <w:r w:rsidRPr="006F6601">
        <w:rPr>
          <w:rFonts w:ascii="Trebuchet MS" w:hAnsi="Trebuchet MS"/>
          <w:noProof/>
        </w:rPr>
        <w:t xml:space="preserve">Immediately Moses and Aaron did </w:t>
      </w:r>
      <w:del w:id="131" w:author="Author">
        <w:r w:rsidRPr="006F6601">
          <w:rPr>
            <w:rFonts w:ascii="Trebuchet MS" w:hAnsi="Trebuchet MS"/>
            <w:noProof/>
          </w:rPr>
          <w:delText xml:space="preserve">so, </w:delText>
        </w:r>
      </w:del>
      <w:r w:rsidRPr="006F6601">
        <w:rPr>
          <w:rFonts w:ascii="Trebuchet MS" w:hAnsi="Trebuchet MS"/>
          <w:noProof/>
        </w:rPr>
        <w:t>just as Jehovah had commanded</w:t>
      </w:r>
      <w:del w:id="132" w:author="Author">
        <w:r w:rsidRPr="006F6601">
          <w:rPr>
            <w:rFonts w:ascii="Trebuchet MS" w:hAnsi="Trebuchet MS"/>
            <w:noProof/>
          </w:rPr>
          <w:delText>, and he</w:delText>
        </w:r>
      </w:del>
      <w:ins w:id="133" w:author="Author">
        <w:r w:rsidRPr="006F6601">
          <w:rPr>
            <w:rFonts w:ascii="Trebuchet MS" w:hAnsi="Trebuchet MS"/>
            <w:noProof/>
          </w:rPr>
          <w:t>. He</w:t>
        </w:r>
      </w:ins>
      <w:r w:rsidRPr="006F6601">
        <w:rPr>
          <w:rFonts w:ascii="Trebuchet MS" w:hAnsi="Trebuchet MS"/>
          <w:noProof/>
        </w:rPr>
        <w:t xml:space="preserve"> lifted up the rod and struck the water that was in the Nile River </w:t>
      </w:r>
      <w:del w:id="134" w:author="Author">
        <w:r w:rsidRPr="006F6601">
          <w:rPr>
            <w:rFonts w:ascii="Trebuchet MS" w:hAnsi="Trebuchet MS"/>
            <w:noProof/>
          </w:rPr>
          <w:delText>under</w:delText>
        </w:r>
      </w:del>
      <w:ins w:id="135" w:author="Author">
        <w:r w:rsidRPr="006F6601">
          <w:rPr>
            <w:rFonts w:ascii="Trebuchet MS" w:hAnsi="Trebuchet MS"/>
            <w:noProof/>
          </w:rPr>
          <w:t>before</w:t>
        </w:r>
      </w:ins>
      <w:r w:rsidRPr="006F6601">
        <w:rPr>
          <w:rFonts w:ascii="Trebuchet MS" w:hAnsi="Trebuchet MS"/>
          <w:noProof/>
        </w:rPr>
        <w:t xml:space="preserve"> the eyes of Phar′aoh and his servants, and all the water that was in the </w:t>
      </w:r>
      <w:del w:id="136" w:author="Author">
        <w:r w:rsidRPr="006F6601">
          <w:rPr>
            <w:rFonts w:ascii="Trebuchet MS" w:hAnsi="Trebuchet MS"/>
            <w:noProof/>
          </w:rPr>
          <w:delText>Nile River</w:delText>
        </w:r>
      </w:del>
      <w:ins w:id="137" w:author="Author">
        <w:r w:rsidRPr="006F6601">
          <w:rPr>
            <w:rFonts w:ascii="Trebuchet MS" w:hAnsi="Trebuchet MS"/>
            <w:noProof/>
          </w:rPr>
          <w:t>river</w:t>
        </w:r>
      </w:ins>
      <w:r w:rsidRPr="006F6601">
        <w:rPr>
          <w:rFonts w:ascii="Trebuchet MS" w:hAnsi="Trebuchet MS"/>
          <w:noProof/>
        </w:rPr>
        <w:t xml:space="preserve"> was turned into blood. </w:t>
      </w:r>
      <w:r w:rsidRPr="006F6601">
        <w:rPr>
          <w:rFonts w:ascii="Trebuchet MS" w:hAnsi="Trebuchet MS"/>
          <w:b/>
          <w:noProof/>
        </w:rPr>
        <w:t xml:space="preserve">7:21 </w:t>
      </w:r>
      <w:r w:rsidRPr="006F6601">
        <w:rPr>
          <w:rFonts w:ascii="Trebuchet MS" w:hAnsi="Trebuchet MS"/>
          <w:noProof/>
        </w:rPr>
        <w:t xml:space="preserve">And the fish that were in the </w:t>
      </w:r>
      <w:del w:id="138" w:author="Author">
        <w:r w:rsidRPr="006F6601">
          <w:rPr>
            <w:rFonts w:ascii="Trebuchet MS" w:hAnsi="Trebuchet MS"/>
            <w:noProof/>
          </w:rPr>
          <w:delText>Nile River</w:delText>
        </w:r>
      </w:del>
      <w:ins w:id="139" w:author="Author">
        <w:r w:rsidRPr="006F6601">
          <w:rPr>
            <w:rFonts w:ascii="Trebuchet MS" w:hAnsi="Trebuchet MS"/>
            <w:noProof/>
          </w:rPr>
          <w:t>river</w:t>
        </w:r>
      </w:ins>
      <w:r w:rsidRPr="006F6601">
        <w:rPr>
          <w:rFonts w:ascii="Trebuchet MS" w:hAnsi="Trebuchet MS"/>
          <w:noProof/>
        </w:rPr>
        <w:t xml:space="preserve"> died, and the </w:t>
      </w:r>
      <w:del w:id="140" w:author="Author">
        <w:r w:rsidRPr="006F6601">
          <w:rPr>
            <w:rFonts w:ascii="Trebuchet MS" w:hAnsi="Trebuchet MS"/>
            <w:noProof/>
          </w:rPr>
          <w:delText>Nile River</w:delText>
        </w:r>
      </w:del>
      <w:ins w:id="141" w:author="Author">
        <w:r w:rsidRPr="006F6601">
          <w:rPr>
            <w:rFonts w:ascii="Trebuchet MS" w:hAnsi="Trebuchet MS"/>
            <w:noProof/>
          </w:rPr>
          <w:t>river</w:t>
        </w:r>
      </w:ins>
      <w:r w:rsidRPr="006F6601">
        <w:rPr>
          <w:rFonts w:ascii="Trebuchet MS" w:hAnsi="Trebuchet MS"/>
          <w:noProof/>
        </w:rPr>
        <w:t xml:space="preserve"> began to stink</w:t>
      </w:r>
      <w:del w:id="142" w:author="Author">
        <w:r w:rsidRPr="006F6601">
          <w:rPr>
            <w:rFonts w:ascii="Trebuchet MS" w:hAnsi="Trebuchet MS"/>
            <w:noProof/>
          </w:rPr>
          <w:delText>;</w:delText>
        </w:r>
      </w:del>
      <w:ins w:id="143" w:author="Author">
        <w:r w:rsidRPr="006F6601">
          <w:rPr>
            <w:rFonts w:ascii="Trebuchet MS" w:hAnsi="Trebuchet MS"/>
            <w:noProof/>
          </w:rPr>
          <w:t>,</w:t>
        </w:r>
      </w:ins>
      <w:r w:rsidRPr="006F6601">
        <w:rPr>
          <w:rFonts w:ascii="Trebuchet MS" w:hAnsi="Trebuchet MS"/>
          <w:noProof/>
        </w:rPr>
        <w:t xml:space="preserve"> and the Egyptians were unable to drink water from the Nile</w:t>
      </w:r>
      <w:del w:id="144" w:author="Author">
        <w:r w:rsidRPr="006F6601">
          <w:rPr>
            <w:rFonts w:ascii="Trebuchet MS" w:hAnsi="Trebuchet MS"/>
            <w:noProof/>
          </w:rPr>
          <w:delText xml:space="preserve"> River;</w:delText>
        </w:r>
      </w:del>
      <w:ins w:id="145" w:author="Author">
        <w:r w:rsidRPr="006F6601">
          <w:rPr>
            <w:rFonts w:ascii="Trebuchet MS" w:hAnsi="Trebuchet MS"/>
            <w:noProof/>
          </w:rPr>
          <w:t>,</w:t>
        </w:r>
      </w:ins>
      <w:r w:rsidRPr="006F6601">
        <w:rPr>
          <w:rFonts w:ascii="Trebuchet MS" w:hAnsi="Trebuchet MS"/>
          <w:noProof/>
        </w:rPr>
        <w:t xml:space="preserve"> and </w:t>
      </w:r>
      <w:del w:id="146" w:author="Author">
        <w:r w:rsidRPr="006F6601">
          <w:rPr>
            <w:rFonts w:ascii="Trebuchet MS" w:hAnsi="Trebuchet MS"/>
            <w:noProof/>
          </w:rPr>
          <w:delText>the</w:delText>
        </w:r>
      </w:del>
      <w:ins w:id="147" w:author="Author">
        <w:r w:rsidRPr="006F6601">
          <w:rPr>
            <w:rFonts w:ascii="Trebuchet MS" w:hAnsi="Trebuchet MS"/>
            <w:noProof/>
          </w:rPr>
          <w:t>there was</w:t>
        </w:r>
      </w:ins>
      <w:r w:rsidRPr="006F6601">
        <w:rPr>
          <w:rFonts w:ascii="Trebuchet MS" w:hAnsi="Trebuchet MS"/>
          <w:noProof/>
        </w:rPr>
        <w:t xml:space="preserve"> blood </w:t>
      </w:r>
      <w:del w:id="148" w:author="Author">
        <w:r w:rsidRPr="006F6601">
          <w:rPr>
            <w:rFonts w:ascii="Trebuchet MS" w:hAnsi="Trebuchet MS"/>
            <w:noProof/>
          </w:rPr>
          <w:delText>came to be in all</w:delText>
        </w:r>
      </w:del>
      <w:ins w:id="149" w:author="Author">
        <w:r w:rsidRPr="006F6601">
          <w:rPr>
            <w:rFonts w:ascii="Trebuchet MS" w:hAnsi="Trebuchet MS"/>
            <w:noProof/>
          </w:rPr>
          <w:t>throughout</w:t>
        </w:r>
      </w:ins>
      <w:r w:rsidRPr="006F6601">
        <w:rPr>
          <w:rFonts w:ascii="Trebuchet MS" w:hAnsi="Trebuchet MS"/>
          <w:noProof/>
        </w:rPr>
        <w:t xml:space="preserve"> the land of Egypt.</w:t>
      </w:r>
    </w:p>
    <w:p w:rsidR="005974EA" w:rsidRPr="006F6601" w:rsidRDefault="005974EA" w:rsidP="005974EA">
      <w:pPr>
        <w:rPr>
          <w:rFonts w:ascii="Trebuchet MS" w:hAnsi="Trebuchet MS"/>
          <w:noProof/>
        </w:rPr>
      </w:pPr>
      <w:r w:rsidRPr="006F6601">
        <w:rPr>
          <w:rFonts w:ascii="Trebuchet MS" w:hAnsi="Trebuchet MS"/>
          <w:b/>
        </w:rPr>
        <w:t xml:space="preserve">7:22 </w:t>
      </w:r>
      <w:r w:rsidRPr="006F6601">
        <w:rPr>
          <w:rFonts w:ascii="Trebuchet MS" w:hAnsi="Trebuchet MS"/>
          <w:noProof/>
        </w:rPr>
        <w:t xml:space="preserve">Nevertheless, the magic-practicing priests of Egypt </w:t>
      </w:r>
      <w:del w:id="150" w:author="Author">
        <w:r w:rsidRPr="006F6601">
          <w:rPr>
            <w:rFonts w:ascii="Trebuchet MS" w:hAnsi="Trebuchet MS"/>
            <w:noProof/>
          </w:rPr>
          <w:delText>proceeded to do</w:delText>
        </w:r>
      </w:del>
      <w:ins w:id="151" w:author="Author">
        <w:r w:rsidRPr="006F6601">
          <w:rPr>
            <w:rFonts w:ascii="Trebuchet MS" w:hAnsi="Trebuchet MS"/>
            <w:noProof/>
          </w:rPr>
          <w:t>did</w:t>
        </w:r>
      </w:ins>
      <w:r w:rsidRPr="006F6601">
        <w:rPr>
          <w:rFonts w:ascii="Trebuchet MS" w:hAnsi="Trebuchet MS"/>
          <w:noProof/>
        </w:rPr>
        <w:t xml:space="preserve"> the same thing with their secret arts</w:t>
      </w:r>
      <w:del w:id="152" w:author="Author">
        <w:r w:rsidRPr="006F6601">
          <w:rPr>
            <w:rFonts w:ascii="Trebuchet MS" w:hAnsi="Trebuchet MS"/>
            <w:noProof/>
          </w:rPr>
          <w:delText>;</w:delText>
        </w:r>
      </w:del>
      <w:ins w:id="153" w:author="Author">
        <w:r w:rsidRPr="006F6601">
          <w:rPr>
            <w:rFonts w:ascii="Trebuchet MS" w:hAnsi="Trebuchet MS"/>
            <w:noProof/>
          </w:rPr>
          <w:t>,</w:t>
        </w:r>
      </w:ins>
      <w:r w:rsidRPr="006F6601">
        <w:rPr>
          <w:rFonts w:ascii="Trebuchet MS" w:hAnsi="Trebuchet MS"/>
          <w:noProof/>
        </w:rPr>
        <w:t xml:space="preserve"> so that Phar′aoh’s heart continued to be obstinate, and he did not listen to them, just as Jehovah had </w:t>
      </w:r>
      <w:del w:id="154" w:author="Author">
        <w:r w:rsidRPr="006F6601">
          <w:rPr>
            <w:rFonts w:ascii="Trebuchet MS" w:hAnsi="Trebuchet MS"/>
            <w:noProof/>
          </w:rPr>
          <w:delText>spoken</w:delText>
        </w:r>
      </w:del>
      <w:ins w:id="155" w:author="Author">
        <w:r w:rsidRPr="006F6601">
          <w:rPr>
            <w:rFonts w:ascii="Trebuchet MS" w:hAnsi="Trebuchet MS"/>
            <w:noProof/>
          </w:rPr>
          <w:t>said</w:t>
        </w:r>
      </w:ins>
      <w:r w:rsidRPr="006F6601">
        <w:rPr>
          <w:rFonts w:ascii="Trebuchet MS" w:hAnsi="Trebuchet MS"/>
          <w:noProof/>
        </w:rPr>
        <w:t xml:space="preserve">. </w:t>
      </w:r>
      <w:r w:rsidRPr="006F6601">
        <w:rPr>
          <w:rFonts w:ascii="Trebuchet MS" w:hAnsi="Trebuchet MS"/>
          <w:b/>
          <w:noProof/>
        </w:rPr>
        <w:t xml:space="preserve">7:23 </w:t>
      </w:r>
      <w:del w:id="156" w:author="Author">
        <w:r w:rsidRPr="006F6601">
          <w:rPr>
            <w:rFonts w:ascii="Trebuchet MS" w:hAnsi="Trebuchet MS"/>
            <w:noProof/>
          </w:rPr>
          <w:delText>Hence</w:delText>
        </w:r>
      </w:del>
      <w:ins w:id="157" w:author="Author">
        <w:r w:rsidRPr="006F6601">
          <w:rPr>
            <w:rFonts w:ascii="Trebuchet MS" w:hAnsi="Trebuchet MS"/>
            <w:noProof/>
          </w:rPr>
          <w:t>Then</w:t>
        </w:r>
      </w:ins>
      <w:r w:rsidRPr="006F6601">
        <w:rPr>
          <w:rFonts w:ascii="Trebuchet MS" w:hAnsi="Trebuchet MS"/>
          <w:noProof/>
        </w:rPr>
        <w:t xml:space="preserve"> Phar′aoh </w:t>
      </w:r>
      <w:del w:id="158" w:author="Author">
        <w:r w:rsidRPr="006F6601">
          <w:rPr>
            <w:rFonts w:ascii="Trebuchet MS" w:hAnsi="Trebuchet MS"/>
            <w:noProof/>
          </w:rPr>
          <w:delText xml:space="preserve">turned and went into </w:delText>
        </w:r>
      </w:del>
      <w:ins w:id="159" w:author="Author">
        <w:r w:rsidRPr="006F6601">
          <w:rPr>
            <w:rFonts w:ascii="Trebuchet MS" w:hAnsi="Trebuchet MS"/>
            <w:noProof/>
          </w:rPr>
          <w:t xml:space="preserve">returned to </w:t>
        </w:r>
      </w:ins>
      <w:r w:rsidRPr="006F6601">
        <w:rPr>
          <w:rFonts w:ascii="Trebuchet MS" w:hAnsi="Trebuchet MS"/>
          <w:noProof/>
        </w:rPr>
        <w:t xml:space="preserve">his house, and he did not </w:t>
      </w:r>
      <w:del w:id="160" w:author="Author">
        <w:r w:rsidRPr="006F6601">
          <w:rPr>
            <w:rFonts w:ascii="Trebuchet MS" w:hAnsi="Trebuchet MS"/>
            <w:noProof/>
          </w:rPr>
          <w:delText>set his</w:delText>
        </w:r>
      </w:del>
      <w:ins w:id="161" w:author="Author">
        <w:r w:rsidRPr="006F6601">
          <w:rPr>
            <w:rFonts w:ascii="Trebuchet MS" w:hAnsi="Trebuchet MS"/>
            <w:noProof/>
          </w:rPr>
          <w:t>take this to</w:t>
        </w:r>
      </w:ins>
      <w:r w:rsidRPr="006F6601">
        <w:rPr>
          <w:rFonts w:ascii="Trebuchet MS" w:hAnsi="Trebuchet MS"/>
          <w:noProof/>
        </w:rPr>
        <w:t xml:space="preserve"> heart </w:t>
      </w:r>
      <w:del w:id="162" w:author="Author">
        <w:r w:rsidRPr="006F6601">
          <w:rPr>
            <w:rFonts w:ascii="Trebuchet MS" w:hAnsi="Trebuchet MS"/>
            <w:noProof/>
          </w:rPr>
          <w:delText xml:space="preserve">to have any regard for this </w:delText>
        </w:r>
      </w:del>
      <w:r w:rsidRPr="006F6601">
        <w:rPr>
          <w:rFonts w:ascii="Trebuchet MS" w:hAnsi="Trebuchet MS"/>
          <w:noProof/>
        </w:rPr>
        <w:t xml:space="preserve">either. </w:t>
      </w:r>
      <w:r w:rsidRPr="006F6601">
        <w:rPr>
          <w:rFonts w:ascii="Trebuchet MS" w:hAnsi="Trebuchet MS"/>
          <w:b/>
          <w:noProof/>
        </w:rPr>
        <w:t xml:space="preserve">7:24 </w:t>
      </w:r>
      <w:del w:id="163" w:author="Author">
        <w:r w:rsidRPr="006F6601">
          <w:rPr>
            <w:rFonts w:ascii="Trebuchet MS" w:hAnsi="Trebuchet MS"/>
            <w:noProof/>
          </w:rPr>
          <w:delText>And</w:delText>
        </w:r>
      </w:del>
      <w:ins w:id="164" w:author="Author">
        <w:r w:rsidRPr="006F6601">
          <w:rPr>
            <w:rFonts w:ascii="Trebuchet MS" w:hAnsi="Trebuchet MS"/>
            <w:noProof/>
          </w:rPr>
          <w:t>So</w:t>
        </w:r>
      </w:ins>
      <w:r w:rsidRPr="006F6601">
        <w:rPr>
          <w:rFonts w:ascii="Trebuchet MS" w:hAnsi="Trebuchet MS"/>
          <w:noProof/>
        </w:rPr>
        <w:t xml:space="preserve"> all the Egyptians </w:t>
      </w:r>
      <w:del w:id="165" w:author="Author">
        <w:r w:rsidRPr="006F6601">
          <w:rPr>
            <w:rFonts w:ascii="Trebuchet MS" w:hAnsi="Trebuchet MS"/>
            <w:noProof/>
          </w:rPr>
          <w:delText>went</w:delText>
        </w:r>
      </w:del>
      <w:ins w:id="166" w:author="Author">
        <w:r w:rsidRPr="006F6601">
          <w:rPr>
            <w:rFonts w:ascii="Trebuchet MS" w:hAnsi="Trebuchet MS"/>
            <w:noProof/>
          </w:rPr>
          <w:t>were</w:t>
        </w:r>
      </w:ins>
      <w:r w:rsidRPr="006F6601">
        <w:rPr>
          <w:rFonts w:ascii="Trebuchet MS" w:hAnsi="Trebuchet MS"/>
          <w:noProof/>
        </w:rPr>
        <w:t xml:space="preserve"> digging </w:t>
      </w:r>
      <w:del w:id="167" w:author="Author">
        <w:r w:rsidRPr="006F6601">
          <w:rPr>
            <w:rFonts w:ascii="Trebuchet MS" w:hAnsi="Trebuchet MS"/>
            <w:noProof/>
          </w:rPr>
          <w:delText>round about</w:delText>
        </w:r>
      </w:del>
      <w:ins w:id="168" w:author="Author">
        <w:r w:rsidRPr="006F6601">
          <w:rPr>
            <w:rFonts w:ascii="Trebuchet MS" w:hAnsi="Trebuchet MS"/>
            <w:noProof/>
          </w:rPr>
          <w:t>all around</w:t>
        </w:r>
      </w:ins>
      <w:r w:rsidRPr="006F6601">
        <w:rPr>
          <w:rFonts w:ascii="Trebuchet MS" w:hAnsi="Trebuchet MS"/>
          <w:noProof/>
        </w:rPr>
        <w:t xml:space="preserve"> the Nile </w:t>
      </w:r>
      <w:del w:id="169" w:author="Author">
        <w:r w:rsidRPr="006F6601">
          <w:rPr>
            <w:rFonts w:ascii="Trebuchet MS" w:hAnsi="Trebuchet MS"/>
            <w:noProof/>
          </w:rPr>
          <w:delText xml:space="preserve">River </w:delText>
        </w:r>
      </w:del>
      <w:r w:rsidRPr="006F6601">
        <w:rPr>
          <w:rFonts w:ascii="Trebuchet MS" w:hAnsi="Trebuchet MS"/>
          <w:noProof/>
        </w:rPr>
        <w:t xml:space="preserve">for water to drink, because they </w:t>
      </w:r>
      <w:del w:id="170" w:author="Author">
        <w:r w:rsidRPr="006F6601">
          <w:rPr>
            <w:rFonts w:ascii="Trebuchet MS" w:hAnsi="Trebuchet MS"/>
            <w:noProof/>
          </w:rPr>
          <w:delText>were unable to</w:delText>
        </w:r>
      </w:del>
      <w:ins w:id="171" w:author="Author">
        <w:r w:rsidRPr="006F6601">
          <w:rPr>
            <w:rFonts w:ascii="Trebuchet MS" w:hAnsi="Trebuchet MS"/>
            <w:noProof/>
          </w:rPr>
          <w:t>could not</w:t>
        </w:r>
      </w:ins>
      <w:r w:rsidRPr="006F6601">
        <w:rPr>
          <w:rFonts w:ascii="Trebuchet MS" w:hAnsi="Trebuchet MS"/>
          <w:noProof/>
        </w:rPr>
        <w:t xml:space="preserve"> drink any water of the Nile</w:t>
      </w:r>
      <w:del w:id="172" w:author="Author">
        <w:r w:rsidRPr="006F6601">
          <w:rPr>
            <w:rFonts w:ascii="Trebuchet MS" w:hAnsi="Trebuchet MS"/>
            <w:noProof/>
          </w:rPr>
          <w:delText xml:space="preserve"> River</w:delText>
        </w:r>
      </w:del>
      <w:r w:rsidRPr="006F6601">
        <w:rPr>
          <w:rFonts w:ascii="Trebuchet MS" w:hAnsi="Trebuchet MS"/>
          <w:noProof/>
        </w:rPr>
        <w:t xml:space="preserve">. </w:t>
      </w:r>
      <w:r w:rsidRPr="006F6601">
        <w:rPr>
          <w:rFonts w:ascii="Trebuchet MS" w:hAnsi="Trebuchet MS"/>
          <w:b/>
          <w:noProof/>
        </w:rPr>
        <w:t xml:space="preserve">7:25 </w:t>
      </w:r>
      <w:r w:rsidRPr="006F6601">
        <w:rPr>
          <w:rFonts w:ascii="Trebuchet MS" w:hAnsi="Trebuchet MS"/>
          <w:noProof/>
        </w:rPr>
        <w:t xml:space="preserve">And seven </w:t>
      </w:r>
      <w:ins w:id="173" w:author="Author">
        <w:r w:rsidRPr="006F6601">
          <w:rPr>
            <w:rFonts w:ascii="Trebuchet MS" w:hAnsi="Trebuchet MS"/>
            <w:noProof/>
          </w:rPr>
          <w:t xml:space="preserve">full </w:t>
        </w:r>
      </w:ins>
      <w:r w:rsidRPr="006F6601">
        <w:rPr>
          <w:rFonts w:ascii="Trebuchet MS" w:hAnsi="Trebuchet MS"/>
          <w:noProof/>
        </w:rPr>
        <w:t xml:space="preserve">days </w:t>
      </w:r>
      <w:del w:id="174" w:author="Author">
        <w:r w:rsidRPr="006F6601">
          <w:rPr>
            <w:rFonts w:ascii="Trebuchet MS" w:hAnsi="Trebuchet MS"/>
            <w:noProof/>
          </w:rPr>
          <w:delText>came to be fulfilled</w:delText>
        </w:r>
      </w:del>
      <w:ins w:id="175" w:author="Author">
        <w:r w:rsidRPr="006F6601">
          <w:rPr>
            <w:rFonts w:ascii="Trebuchet MS" w:hAnsi="Trebuchet MS"/>
            <w:noProof/>
          </w:rPr>
          <w:t>passed</w:t>
        </w:r>
      </w:ins>
      <w:r w:rsidRPr="006F6601">
        <w:rPr>
          <w:rFonts w:ascii="Trebuchet MS" w:hAnsi="Trebuchet MS"/>
          <w:noProof/>
        </w:rPr>
        <w:t xml:space="preserve"> after </w:t>
      </w:r>
      <w:del w:id="176" w:author="Author">
        <w:r w:rsidRPr="006F6601">
          <w:rPr>
            <w:rFonts w:ascii="Trebuchet MS" w:hAnsi="Trebuchet MS"/>
            <w:noProof/>
          </w:rPr>
          <w:delText>Jehovah’s striking</w:delText>
        </w:r>
      </w:del>
      <w:ins w:id="177" w:author="Author">
        <w:r w:rsidRPr="006F6601">
          <w:rPr>
            <w:rFonts w:ascii="Trebuchet MS" w:hAnsi="Trebuchet MS"/>
            <w:noProof/>
          </w:rPr>
          <w:t>Jehovah struck</w:t>
        </w:r>
      </w:ins>
      <w:r w:rsidRPr="006F6601">
        <w:rPr>
          <w:rFonts w:ascii="Trebuchet MS" w:hAnsi="Trebuchet MS"/>
          <w:noProof/>
        </w:rPr>
        <w:t xml:space="preserve"> the Nile</w:t>
      </w:r>
      <w:del w:id="178" w:author="Author">
        <w:r w:rsidRPr="006F6601">
          <w:rPr>
            <w:rFonts w:ascii="Trebuchet MS" w:hAnsi="Trebuchet MS"/>
            <w:noProof/>
          </w:rPr>
          <w:delText xml:space="preserve"> River</w:delText>
        </w:r>
      </w:del>
      <w:r w:rsidRPr="006F6601">
        <w:rPr>
          <w:rFonts w:ascii="Trebuchet MS" w:hAnsi="Trebuchet MS"/>
          <w:noProof/>
        </w:rPr>
        <w:t>.</w:t>
      </w:r>
    </w:p>
    <w:p w:rsidR="005974EA" w:rsidRPr="006F6601" w:rsidRDefault="005974EA" w:rsidP="005974EA">
      <w:pPr>
        <w:rPr>
          <w:rFonts w:ascii="Trebuchet MS" w:hAnsi="Trebuchet MS"/>
          <w:b/>
        </w:rPr>
      </w:pPr>
    </w:p>
    <w:p w:rsidR="00762BCB" w:rsidRPr="005974EA" w:rsidRDefault="00762BCB" w:rsidP="005974EA"/>
    <w:sectPr w:rsidR="00762BCB" w:rsidRPr="005974EA" w:rsidSect="00CA2E7C">
      <w:headerReference w:type="default" r:id="rId7"/>
      <w:headerReference w:type="first" r:id="rId8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C35B6" w:rsidRDefault="000C35B6">
      <w:r>
        <w:separator/>
      </w:r>
    </w:p>
  </w:endnote>
  <w:endnote w:type="continuationSeparator" w:id="0">
    <w:p w:rsidR="000C35B6" w:rsidRDefault="000C35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C35B6" w:rsidRDefault="000C35B6">
      <w:r>
        <w:separator/>
      </w:r>
    </w:p>
  </w:footnote>
  <w:footnote w:type="continuationSeparator" w:id="0">
    <w:p w:rsidR="000C35B6" w:rsidRDefault="000C35B6">
      <w:r>
        <w:continuationSeparator/>
      </w:r>
    </w:p>
  </w:footnote>
  <w:footnote w:id="1">
    <w:p w:rsidR="005974EA" w:rsidRPr="006F6601" w:rsidRDefault="005974EA" w:rsidP="006F6601">
      <w:pPr>
        <w:pStyle w:val="FootnoteText"/>
        <w:spacing w:after="96"/>
        <w:ind w:firstLine="288"/>
        <w:rPr>
          <w:ins w:id="5" w:author="Author"/>
        </w:rPr>
      </w:pPr>
      <w:ins w:id="6" w:author="Author">
        <w:r w:rsidRPr="006F6601">
          <w:rPr>
            <w:rStyle w:val="FootnoteReference"/>
          </w:rPr>
          <w:footnoteRef/>
        </w:r>
        <w:r w:rsidRPr="006F6601">
          <w:t xml:space="preserve"> </w:t>
        </w:r>
        <w:r w:rsidRPr="006F6601">
          <w:rPr>
            <w:b/>
          </w:rPr>
          <w:t xml:space="preserve">7:1 </w:t>
        </w:r>
        <w:r w:rsidRPr="006F6601">
          <w:t xml:space="preserve">Lit., “made you God.” </w:t>
        </w:r>
      </w:ins>
    </w:p>
  </w:footnote>
  <w:footnote w:id="2">
    <w:p w:rsidR="005974EA" w:rsidRPr="006F6601" w:rsidRDefault="005974EA" w:rsidP="006F6601">
      <w:pPr>
        <w:pStyle w:val="FootnoteText"/>
        <w:spacing w:after="96"/>
        <w:ind w:firstLine="288"/>
        <w:rPr>
          <w:ins w:id="32" w:author="Author"/>
        </w:rPr>
      </w:pPr>
      <w:ins w:id="33" w:author="Author">
        <w:r w:rsidRPr="006F6601">
          <w:rPr>
            <w:rStyle w:val="FootnoteReference"/>
          </w:rPr>
          <w:footnoteRef/>
        </w:r>
        <w:r w:rsidRPr="006F6601">
          <w:t xml:space="preserve"> </w:t>
        </w:r>
        <w:r w:rsidRPr="006F6601">
          <w:rPr>
            <w:b/>
          </w:rPr>
          <w:t xml:space="preserve">7:4 </w:t>
        </w:r>
        <w:r w:rsidRPr="006F6601">
          <w:t>Lit., “my armies.”</w:t>
        </w:r>
      </w:ins>
    </w:p>
  </w:footnote>
  <w:footnote w:id="3">
    <w:p w:rsidR="005974EA" w:rsidRPr="006F6601" w:rsidRDefault="005974EA" w:rsidP="006F6601">
      <w:pPr>
        <w:pStyle w:val="FootnoteText"/>
        <w:spacing w:after="96"/>
        <w:ind w:firstLine="288"/>
        <w:rPr>
          <w:ins w:id="77" w:author="Author"/>
        </w:rPr>
      </w:pPr>
      <w:ins w:id="78" w:author="Author">
        <w:r w:rsidRPr="006F6601">
          <w:rPr>
            <w:rStyle w:val="FootnoteReference"/>
          </w:rPr>
          <w:footnoteRef/>
        </w:r>
        <w:r w:rsidRPr="006F6601">
          <w:t xml:space="preserve"> </w:t>
        </w:r>
        <w:r w:rsidRPr="006F6601">
          <w:rPr>
            <w:b/>
          </w:rPr>
          <w:t xml:space="preserve">7:11 </w:t>
        </w:r>
        <w:r w:rsidRPr="006F6601">
          <w:t>Or “their magic arts.”</w:t>
        </w:r>
      </w:ins>
    </w:p>
  </w:footnote>
  <w:footnote w:id="4">
    <w:p w:rsidR="005974EA" w:rsidRPr="006F6601" w:rsidRDefault="005974EA" w:rsidP="006F6601">
      <w:pPr>
        <w:pStyle w:val="FootnoteText"/>
        <w:spacing w:after="96"/>
        <w:ind w:firstLine="288"/>
        <w:rPr>
          <w:ins w:id="116" w:author="Author"/>
        </w:rPr>
      </w:pPr>
      <w:ins w:id="117" w:author="Author">
        <w:r w:rsidRPr="006F6601">
          <w:rPr>
            <w:rStyle w:val="FootnoteReference"/>
          </w:rPr>
          <w:footnoteRef/>
        </w:r>
        <w:r w:rsidRPr="006F6601">
          <w:t xml:space="preserve"> </w:t>
        </w:r>
        <w:r w:rsidRPr="006F6601">
          <w:rPr>
            <w:b/>
          </w:rPr>
          <w:t xml:space="preserve">7:19 </w:t>
        </w:r>
        <w:r w:rsidRPr="006F6601">
          <w:t>That is, canals from the Nile.</w:t>
        </w:r>
      </w:ins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990E62">
        <w:t>Exodus Chapter 7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990E62">
      <w:t>02-Exodus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90E62">
      <w:rPr>
        <w:noProof/>
        <w:snapToGrid w:val="0"/>
      </w:rPr>
      <w:t>Exodus 07.Revised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FB6530" w:rsidRDefault="00FB6530" w:rsidP="005D65DB">
    <w:pPr>
      <w:pStyle w:val="Style3"/>
    </w:pPr>
    <w:r>
      <w:t xml:space="preserve">English Title: </w:t>
    </w:r>
    <w:fldSimple w:instr=" TITLE  \* MERGEFORMAT ">
      <w:r w:rsidR="00990E62">
        <w:t>Exodus Chapter 7</w:t>
      </w:r>
    </w:fldSimple>
  </w:p>
  <w:p w:rsidR="00FB6530" w:rsidRDefault="00FB6530" w:rsidP="005D65DB">
    <w:pPr>
      <w:pStyle w:val="Style4"/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990E62">
      <w:t>02-Exodus</w:t>
    </w:r>
    <w:r>
      <w:fldChar w:fldCharType="end"/>
    </w:r>
  </w:p>
  <w:p w:rsidR="00FB6530" w:rsidRDefault="00FB6530" w:rsidP="005D65DB">
    <w:pPr>
      <w:pStyle w:val="Style2"/>
    </w:pPr>
    <w:r w:rsidRPr="005D65DB">
      <w:t>Document</w:t>
    </w:r>
    <w:r>
      <w:t xml:space="preserve">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990E62">
      <w:rPr>
        <w:noProof/>
        <w:snapToGrid w:val="0"/>
      </w:rPr>
      <w:t>Exodus 07.Revised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990E62">
      <w:t>&lt;not set&gt;</w:t>
    </w:r>
    <w:r>
      <w:fldChar w:fldCharType="end"/>
    </w:r>
  </w:p>
  <w:p w:rsidR="00FB6530" w:rsidRDefault="00FB6530" w:rsidP="005D65DB">
    <w:pPr>
      <w:pStyle w:val="Style5"/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990E62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990E62">
      <w:t>&lt;not set&gt;</w:t>
    </w:r>
    <w:r>
      <w:fldChar w:fldCharType="end"/>
    </w:r>
  </w:p>
  <w:p w:rsidR="00FB6530" w:rsidRDefault="00FB6530" w:rsidP="005D65DB">
    <w:pPr>
      <w:pStyle w:val="Style6"/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990E62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4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5B6"/>
    <w:rsid w:val="000C35B6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974EA"/>
    <w:rsid w:val="005D4494"/>
    <w:rsid w:val="005D65DB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90E62"/>
    <w:rsid w:val="009C7D92"/>
    <w:rsid w:val="00A13B03"/>
    <w:rsid w:val="00A73FF6"/>
    <w:rsid w:val="00A86CA5"/>
    <w:rsid w:val="00AA09DB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30C4C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92E0318-F250-4278-BB66-575478042D4A}"/>
  <w:attachedTemplate r:id="R2d38ad8f681441a8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iPriority="9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99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5D65DB"/>
    <w:pPr>
      <w:spacing w:line="360" w:lineRule="auto"/>
      <w:ind w:firstLine="720"/>
    </w:pPr>
    <w:rPr>
      <w:rFonts w:ascii="Arial" w:eastAsia="Times New Roman" w:hAnsi="Arial" w:cs="Latha"/>
      <w:sz w:val="24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customStyle="1" w:styleId="Style1">
    <w:name w:val="Style1"/>
    <w:basedOn w:val="Normal"/>
    <w:qFormat/>
    <w:rsid w:val="005D65DB"/>
  </w:style>
  <w:style w:type="paragraph" w:customStyle="1" w:styleId="Style2">
    <w:name w:val="Style2"/>
    <w:basedOn w:val="Header"/>
    <w:qFormat/>
    <w:rsid w:val="005D65DB"/>
  </w:style>
  <w:style w:type="paragraph" w:customStyle="1" w:styleId="Style3">
    <w:name w:val="Style3"/>
    <w:basedOn w:val="Header"/>
    <w:qFormat/>
    <w:rsid w:val="005D65DB"/>
    <w:pPr>
      <w:tabs>
        <w:tab w:val="center" w:pos="4200"/>
        <w:tab w:val="right" w:pos="8280"/>
      </w:tabs>
    </w:pPr>
  </w:style>
  <w:style w:type="paragraph" w:customStyle="1" w:styleId="Style4">
    <w:name w:val="Style4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5">
    <w:name w:val="Style5"/>
    <w:basedOn w:val="Header"/>
    <w:qFormat/>
    <w:rsid w:val="005D65DB"/>
    <w:pPr>
      <w:tabs>
        <w:tab w:val="left" w:pos="4200"/>
        <w:tab w:val="right" w:pos="8280"/>
      </w:tabs>
    </w:pPr>
  </w:style>
  <w:style w:type="paragraph" w:customStyle="1" w:styleId="Style6">
    <w:name w:val="Style6"/>
    <w:basedOn w:val="Header"/>
    <w:qFormat/>
    <w:rsid w:val="005D65DB"/>
    <w:pPr>
      <w:tabs>
        <w:tab w:val="left" w:pos="4200"/>
        <w:tab w:val="right" w:pos="8280"/>
      </w:tabs>
    </w:pPr>
  </w:style>
  <w:style w:type="paragraph" w:styleId="FootnoteText">
    <w:name w:val="footnote text"/>
    <w:basedOn w:val="Normal"/>
    <w:link w:val="FootnoteTextChar"/>
    <w:uiPriority w:val="99"/>
    <w:semiHidden/>
    <w:unhideWhenUsed/>
    <w:rsid w:val="005974EA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974EA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5974EA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2d38ad8f681441a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1</ap:Pages>
  <ap:Words>881</ap:Words>
  <ap:Characters>3793</ap:Characters>
  <ap:Application>Microsoft Office Word</ap:Application>
  <ap:DocSecurity>0</ap:DocSecurity>
  <ap:Lines>63</ap:Lines>
  <ap:Paragraphs>7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4667</ap:CharactersWithSpaces>
  <ap:SharedDoc>false</ap:SharedDoc>
  <ap:HyperlinksChanged>false</ap:HyperlinksChanged>
  <ap:AppVersion>16.0000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Exodus Chapter 7</dc:title>
  <dc:subject/>
  <dc:creator>Ruth Farrugia</dc:creator>
  <cp:keywords/>
  <dc:description/>
  <cp:lastModifiedBy>Farrugia, Ruth</cp:lastModifiedBy>
  <cp:revision>3</cp:revision>
  <dcterms:created xsi:type="dcterms:W3CDTF">2020-11-03T14:33:00Z</dcterms:created>
  <dcterms:modified xsi:type="dcterms:W3CDTF">2020-11-03T14:34:00Z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Exodus 07.docx</vt:lpwstr>
  </property>
  <property fmtid="{D5CDD505-2E9C-101B-9397-08002B2CF9AE}" pid="9" name="_TranslationDocumentId">
    <vt:i4>19387</vt:i4>
  </property>
  <property fmtid="{D5CDD505-2E9C-101B-9397-08002B2CF9AE}" pid="10" name="_ParentPublicationName">
    <vt:lpwstr>02-Exodus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2007</vt:i4>
  </property>
  <property fmtid="{D5CDD505-2E9C-101B-9397-08002B2CF9AE}" pid="15" name="_PublicationDate">
    <vt:filetime>1899-12-29T23:00:00Z</vt:filetime>
  </property>
  <property fmtid="{D5CDD505-2E9C-101B-9397-08002B2CF9AE}" pid="16" name="_MailingDescription">
    <vt:lpwstr/>
  </property>
  <property fmtid="{D5CDD505-2E9C-101B-9397-08002B2CF9AE}" pid="17" name="_BookNumber">
    <vt:i4>2</vt:i4>
  </property>
  <property fmtid="{D5CDD505-2E9C-101B-9397-08002B2CF9AE}" pid="18" name="_ChapterNumber">
    <vt:i4>7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