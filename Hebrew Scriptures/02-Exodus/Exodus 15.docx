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6790E" w14:textId="77777777" w:rsidR="00352941" w:rsidRPr="00ED11F1" w:rsidRDefault="00AE261D" w:rsidP="00AE261D">
      <w:pPr>
        <w:rPr>
          <w:rFonts w:ascii="Arial" w:eastAsia="Arial" w:hAnsi="Arial" w:cs="Arial"/>
        </w:rPr>
      </w:pPr>
      <w:r w:rsidRPr="00ED11F1">
        <w:rPr>
          <w:rFonts w:ascii="Arial" w:eastAsia="Arial" w:hAnsi="Arial" w:cs="Arial"/>
          <w:b/>
        </w:rPr>
        <w:t xml:space="preserve">15:1 </w:t>
      </w:r>
      <w:r w:rsidR="00ED11F1" w:rsidRPr="00ED11F1">
        <w:rPr>
          <w:rFonts w:ascii="Arial" w:eastAsia="Arial" w:hAnsi="Arial" w:cs="Arial"/>
        </w:rPr>
        <w:t>Imbagħad</w:t>
      </w:r>
      <w:r w:rsidRPr="00ED11F1">
        <w:rPr>
          <w:rFonts w:ascii="Arial" w:eastAsia="Arial" w:hAnsi="Arial" w:cs="Arial"/>
        </w:rPr>
        <w:t xml:space="preserve"> Mosè u </w:t>
      </w:r>
      <w:r w:rsidR="00352941" w:rsidRPr="00ED11F1">
        <w:rPr>
          <w:rFonts w:ascii="Arial" w:eastAsia="Arial" w:hAnsi="Arial" w:cs="Arial"/>
        </w:rPr>
        <w:t>l-</w:t>
      </w:r>
      <w:r w:rsidR="00A127E5" w:rsidRPr="00ED11F1">
        <w:rPr>
          <w:rFonts w:ascii="Arial" w:eastAsia="Arial" w:hAnsi="Arial" w:cs="Arial"/>
        </w:rPr>
        <w:t>Iżrael</w:t>
      </w:r>
      <w:r w:rsidR="00352941" w:rsidRPr="00ED11F1">
        <w:rPr>
          <w:rFonts w:ascii="Arial" w:eastAsia="Arial" w:hAnsi="Arial" w:cs="Arial"/>
        </w:rPr>
        <w:t>in</w:t>
      </w:r>
      <w:r w:rsidRPr="00ED11F1">
        <w:rPr>
          <w:rFonts w:ascii="Arial" w:eastAsia="Arial" w:hAnsi="Arial" w:cs="Arial"/>
        </w:rPr>
        <w:t xml:space="preserve"> </w:t>
      </w:r>
      <w:r w:rsidR="00352941" w:rsidRPr="00ED11F1">
        <w:rPr>
          <w:rFonts w:ascii="Arial" w:eastAsia="Arial" w:hAnsi="Arial" w:cs="Arial"/>
        </w:rPr>
        <w:t>kantaw</w:t>
      </w:r>
      <w:r w:rsidRPr="00ED11F1">
        <w:rPr>
          <w:rFonts w:ascii="Arial" w:eastAsia="Arial" w:hAnsi="Arial" w:cs="Arial"/>
        </w:rPr>
        <w:t xml:space="preserve"> din l</w:t>
      </w:r>
      <w:r w:rsidR="00585EEA" w:rsidRPr="00ED11F1">
        <w:rPr>
          <w:rFonts w:ascii="Arial" w:eastAsia="Arial" w:hAnsi="Arial" w:cs="Arial"/>
        </w:rPr>
        <w:t>-</w:t>
      </w:r>
      <w:r w:rsidRPr="00ED11F1">
        <w:rPr>
          <w:rFonts w:ascii="Arial" w:eastAsia="Arial" w:hAnsi="Arial" w:cs="Arial"/>
        </w:rPr>
        <w:t>għanja lil Ġeħova:</w:t>
      </w:r>
    </w:p>
    <w:p w14:paraId="07CED499" w14:textId="77777777" w:rsidR="00F46A57" w:rsidRPr="00ED11F1" w:rsidRDefault="00AE261D" w:rsidP="00AE261D">
      <w:pPr>
        <w:rPr>
          <w:rFonts w:ascii="Arial" w:eastAsia="Arial" w:hAnsi="Arial" w:cs="Arial"/>
        </w:rPr>
      </w:pPr>
      <w:r w:rsidRPr="00ED11F1">
        <w:rPr>
          <w:rFonts w:ascii="Arial" w:eastAsia="Arial" w:hAnsi="Arial" w:cs="Arial"/>
        </w:rPr>
        <w:t>“Ħa n</w:t>
      </w:r>
      <w:r w:rsidR="0041342A" w:rsidRPr="00ED11F1">
        <w:rPr>
          <w:rFonts w:ascii="Arial" w:eastAsia="Arial" w:hAnsi="Arial" w:cs="Arial"/>
        </w:rPr>
        <w:t>kanta</w:t>
      </w:r>
      <w:r w:rsidRPr="00ED11F1">
        <w:rPr>
          <w:rFonts w:ascii="Arial" w:eastAsia="Arial" w:hAnsi="Arial" w:cs="Arial"/>
        </w:rPr>
        <w:t xml:space="preserve"> lil Ġeħova, għax kbira hi l</w:t>
      </w:r>
      <w:r w:rsidR="00585EEA" w:rsidRPr="00ED11F1">
        <w:rPr>
          <w:rFonts w:ascii="Arial" w:eastAsia="Arial" w:hAnsi="Arial" w:cs="Arial"/>
        </w:rPr>
        <w:t>-</w:t>
      </w:r>
      <w:r w:rsidRPr="00ED11F1">
        <w:rPr>
          <w:rFonts w:ascii="Arial" w:eastAsia="Arial" w:hAnsi="Arial" w:cs="Arial"/>
        </w:rPr>
        <w:t>glorja tiegħu.</w:t>
      </w:r>
    </w:p>
    <w:p w14:paraId="24BEA223" w14:textId="77777777" w:rsidR="0041342A" w:rsidRPr="00ED11F1" w:rsidRDefault="00AE261D" w:rsidP="00AE261D">
      <w:pPr>
        <w:rPr>
          <w:rFonts w:ascii="MEPS Bookman WTS" w:eastAsia="Arial" w:hAnsi="MEPS Bookman WTS" w:cs="MEPS Bookman WTS"/>
        </w:rPr>
      </w:pPr>
      <w:r w:rsidRPr="00ED11F1">
        <w:rPr>
          <w:rFonts w:ascii="Arial" w:eastAsia="Arial" w:hAnsi="Arial" w:cs="Arial"/>
        </w:rPr>
        <w:t>Iż</w:t>
      </w:r>
      <w:r w:rsidR="00585EEA" w:rsidRPr="00ED11F1">
        <w:rPr>
          <w:rFonts w:ascii="Arial" w:eastAsia="Arial" w:hAnsi="Arial" w:cs="Arial"/>
        </w:rPr>
        <w:t>-</w:t>
      </w:r>
      <w:r w:rsidRPr="00ED11F1">
        <w:rPr>
          <w:rFonts w:ascii="Arial" w:eastAsia="Arial" w:hAnsi="Arial" w:cs="Arial"/>
        </w:rPr>
        <w:t>żiemel u r</w:t>
      </w:r>
      <w:r w:rsidR="00585EEA" w:rsidRPr="00ED11F1">
        <w:rPr>
          <w:rFonts w:ascii="Arial" w:eastAsia="Arial" w:hAnsi="Arial" w:cs="Arial"/>
        </w:rPr>
        <w:t>-</w:t>
      </w:r>
      <w:r w:rsidRPr="00ED11F1">
        <w:rPr>
          <w:rFonts w:ascii="Arial" w:eastAsia="Arial" w:hAnsi="Arial" w:cs="Arial"/>
        </w:rPr>
        <w:t xml:space="preserve">rikkieb tiegħu </w:t>
      </w:r>
      <w:r w:rsidR="0041342A" w:rsidRPr="00ED11F1">
        <w:rPr>
          <w:rFonts w:ascii="Arial" w:eastAsia="Arial" w:hAnsi="Arial" w:cs="Arial"/>
        </w:rPr>
        <w:t xml:space="preserve">tefagħhom </w:t>
      </w:r>
      <w:r w:rsidRPr="00ED11F1">
        <w:rPr>
          <w:rFonts w:ascii="Arial" w:eastAsia="Arial" w:hAnsi="Arial" w:cs="Arial"/>
        </w:rPr>
        <w:t>il</w:t>
      </w:r>
      <w:r w:rsidR="00585EEA" w:rsidRPr="00ED11F1">
        <w:rPr>
          <w:rFonts w:ascii="Arial" w:eastAsia="Arial" w:hAnsi="Arial" w:cs="Arial"/>
        </w:rPr>
        <w:t>-</w:t>
      </w:r>
      <w:r w:rsidRPr="00ED11F1">
        <w:rPr>
          <w:rFonts w:ascii="Arial" w:eastAsia="Arial" w:hAnsi="Arial" w:cs="Arial"/>
        </w:rPr>
        <w:t>baħar.</w:t>
      </w:r>
    </w:p>
    <w:p w14:paraId="405EE72A" w14:textId="77777777" w:rsidR="00F46A57" w:rsidRPr="00ED11F1" w:rsidRDefault="00AE261D" w:rsidP="00AE261D">
      <w:pPr>
        <w:rPr>
          <w:rFonts w:ascii="Arial" w:eastAsia="Arial" w:hAnsi="Arial" w:cs="MEPS Bookman WTS"/>
        </w:rPr>
      </w:pPr>
      <w:r w:rsidRPr="00ED11F1">
        <w:rPr>
          <w:rFonts w:ascii="Arial" w:eastAsia="Arial" w:hAnsi="Arial" w:cs="Arial"/>
          <w:b/>
        </w:rPr>
        <w:t>15:2</w:t>
      </w:r>
      <w:r w:rsidR="00585EEA" w:rsidRPr="00ED11F1">
        <w:rPr>
          <w:rFonts w:ascii="Arial" w:eastAsia="Arial" w:hAnsi="Arial" w:cs="Arial"/>
          <w:b/>
        </w:rPr>
        <w:t xml:space="preserve"> </w:t>
      </w:r>
      <w:r w:rsidR="00F000E1" w:rsidRPr="00ED11F1">
        <w:rPr>
          <w:rFonts w:eastAsia="Arial"/>
        </w:rPr>
        <w:t>Is-s</w:t>
      </w:r>
      <w:r w:rsidRPr="00ED11F1">
        <w:rPr>
          <w:rFonts w:ascii="Arial" w:eastAsia="Arial" w:hAnsi="Arial" w:cs="MEPS Bookman WTS"/>
        </w:rPr>
        <w:t>aħħ</w:t>
      </w:r>
      <w:r w:rsidR="00F000E1" w:rsidRPr="00ED11F1">
        <w:rPr>
          <w:rFonts w:ascii="Arial" w:eastAsia="Arial" w:hAnsi="Arial" w:cs="MEPS Bookman WTS"/>
        </w:rPr>
        <w:t>a</w:t>
      </w:r>
      <w:r w:rsidRPr="00ED11F1">
        <w:rPr>
          <w:rFonts w:ascii="Arial" w:eastAsia="Arial" w:hAnsi="Arial" w:cs="MEPS Bookman WTS"/>
        </w:rPr>
        <w:t xml:space="preserve"> u </w:t>
      </w:r>
      <w:r w:rsidR="00F000E1" w:rsidRPr="00ED11F1">
        <w:rPr>
          <w:rFonts w:ascii="Arial" w:eastAsia="Arial" w:hAnsi="Arial" w:cs="MEPS Bookman WTS"/>
        </w:rPr>
        <w:t>l-qawwa</w:t>
      </w:r>
      <w:r w:rsidRPr="00ED11F1">
        <w:rPr>
          <w:rFonts w:ascii="Arial" w:eastAsia="Arial" w:hAnsi="Arial" w:cs="MEPS Bookman WTS"/>
        </w:rPr>
        <w:t xml:space="preserve"> </w:t>
      </w:r>
      <w:r w:rsidR="00F000E1" w:rsidRPr="00ED11F1">
        <w:rPr>
          <w:rFonts w:ascii="Arial" w:eastAsia="Arial" w:hAnsi="Arial" w:cs="MEPS Bookman WTS"/>
        </w:rPr>
        <w:t xml:space="preserve">tiegħi </w:t>
      </w:r>
      <w:r w:rsidRPr="00ED11F1">
        <w:rPr>
          <w:rFonts w:ascii="Arial" w:eastAsia="Arial" w:hAnsi="Arial" w:cs="MEPS Bookman WTS"/>
        </w:rPr>
        <w:t>hu Jah,</w:t>
      </w:r>
      <w:r w:rsidR="005D6B58" w:rsidRPr="00ED11F1">
        <w:rPr>
          <w:rFonts w:ascii="MEPS Bookman WTS" w:eastAsia="Arial" w:hAnsi="MEPS Bookman WTS" w:cs="MEPS Bookman WTS"/>
        </w:rPr>
        <w:t></w:t>
      </w:r>
      <w:r w:rsidRPr="00ED11F1">
        <w:rPr>
          <w:rFonts w:ascii="Arial" w:eastAsia="Arial" w:hAnsi="Arial" w:cs="MEPS Bookman WTS"/>
        </w:rPr>
        <w:t xml:space="preserve"> ladarba hu jsalvani.</w:t>
      </w:r>
    </w:p>
    <w:p w14:paraId="13D716EB" w14:textId="77777777" w:rsidR="00AE261D" w:rsidRPr="00ED11F1" w:rsidRDefault="00AE261D" w:rsidP="00AE261D">
      <w:pPr>
        <w:rPr>
          <w:rFonts w:ascii="Arial" w:eastAsia="Arial" w:hAnsi="Arial" w:cs="MEPS Bookman WTS"/>
        </w:rPr>
      </w:pPr>
      <w:r w:rsidRPr="00ED11F1">
        <w:rPr>
          <w:rFonts w:ascii="Arial" w:eastAsia="Arial" w:hAnsi="Arial" w:cs="MEPS Bookman WTS"/>
        </w:rPr>
        <w:t xml:space="preserve">Dan hu </w:t>
      </w:r>
      <w:r w:rsidR="00C963A0" w:rsidRPr="00C963A0">
        <w:rPr>
          <w:rFonts w:ascii="Arial" w:eastAsia="Arial" w:hAnsi="Arial" w:cs="MEPS Bookman WTS"/>
        </w:rPr>
        <w:t>l-</w:t>
      </w:r>
      <w:r w:rsidRPr="00ED11F1">
        <w:rPr>
          <w:rFonts w:ascii="Arial" w:eastAsia="Arial" w:hAnsi="Arial" w:cs="MEPS Bookman WTS"/>
        </w:rPr>
        <w:t xml:space="preserve">Alla tiegħi, u </w:t>
      </w:r>
      <w:r w:rsidR="00F000E1" w:rsidRPr="00ED11F1">
        <w:rPr>
          <w:rFonts w:ascii="Arial" w:eastAsia="Arial" w:hAnsi="Arial" w:cs="MEPS Bookman WTS"/>
        </w:rPr>
        <w:t xml:space="preserve">jien </w:t>
      </w:r>
      <w:r w:rsidRPr="00ED11F1">
        <w:rPr>
          <w:rFonts w:ascii="Arial" w:eastAsia="Arial" w:hAnsi="Arial" w:cs="MEPS Bookman WTS"/>
        </w:rPr>
        <w:t>se nfaħħr</w:t>
      </w:r>
      <w:r w:rsidR="006849BA" w:rsidRPr="00ED11F1">
        <w:rPr>
          <w:rFonts w:ascii="Arial" w:eastAsia="Arial" w:hAnsi="Arial" w:cs="MEPS Bookman WTS"/>
        </w:rPr>
        <w:t>u</w:t>
      </w:r>
      <w:r w:rsidRPr="00ED11F1">
        <w:rPr>
          <w:rFonts w:ascii="Arial" w:eastAsia="Arial" w:hAnsi="Arial" w:cs="MEPS Bookman WTS"/>
        </w:rPr>
        <w:t xml:space="preserve">; </w:t>
      </w:r>
      <w:r w:rsidR="00C963A0" w:rsidRPr="00C963A0">
        <w:rPr>
          <w:rFonts w:ascii="Arial" w:eastAsia="Arial" w:hAnsi="Arial" w:cs="MEPS Bookman WTS"/>
        </w:rPr>
        <w:t>l-</w:t>
      </w:r>
      <w:r w:rsidRPr="00ED11F1">
        <w:rPr>
          <w:rFonts w:ascii="Arial" w:eastAsia="Arial" w:hAnsi="Arial" w:cs="MEPS Bookman WTS"/>
        </w:rPr>
        <w:t xml:space="preserve">Alla taʼ missieri, u </w:t>
      </w:r>
      <w:r w:rsidR="00F000E1" w:rsidRPr="00ED11F1">
        <w:rPr>
          <w:rFonts w:ascii="Arial" w:eastAsia="Arial" w:hAnsi="Arial" w:cs="MEPS Bookman WTS"/>
        </w:rPr>
        <w:t xml:space="preserve">jien </w:t>
      </w:r>
      <w:r w:rsidRPr="00ED11F1">
        <w:rPr>
          <w:rFonts w:ascii="Arial" w:eastAsia="Arial" w:hAnsi="Arial" w:cs="MEPS Bookman WTS"/>
        </w:rPr>
        <w:t>se n</w:t>
      </w:r>
      <w:r w:rsidR="0041342A" w:rsidRPr="00ED11F1">
        <w:rPr>
          <w:rFonts w:ascii="Arial" w:eastAsia="Arial" w:hAnsi="Arial" w:cs="MEPS Bookman WTS"/>
        </w:rPr>
        <w:t>onora</w:t>
      </w:r>
      <w:r w:rsidR="006849BA" w:rsidRPr="00ED11F1">
        <w:rPr>
          <w:rFonts w:ascii="Arial" w:eastAsia="Arial" w:hAnsi="Arial" w:cs="MEPS Bookman WTS"/>
        </w:rPr>
        <w:t>h</w:t>
      </w:r>
      <w:r w:rsidRPr="00ED11F1">
        <w:rPr>
          <w:rFonts w:ascii="Arial" w:eastAsia="Arial" w:hAnsi="Arial" w:cs="MEPS Bookman WTS"/>
        </w:rPr>
        <w:t>.</w:t>
      </w:r>
    </w:p>
    <w:p w14:paraId="3D96F4FC" w14:textId="77777777" w:rsidR="00AE261D" w:rsidRPr="00ED11F1" w:rsidRDefault="00AE261D" w:rsidP="00AE261D">
      <w:pPr>
        <w:rPr>
          <w:rFonts w:ascii="Arial" w:eastAsia="Arial" w:hAnsi="Arial" w:cs="MEPS Bookman WTS"/>
        </w:rPr>
      </w:pPr>
      <w:r w:rsidRPr="00ED11F1">
        <w:rPr>
          <w:rFonts w:ascii="Arial" w:eastAsia="Arial" w:hAnsi="Arial" w:cs="Arial"/>
          <w:b/>
        </w:rPr>
        <w:t>15:3</w:t>
      </w:r>
      <w:r w:rsidR="00585EEA" w:rsidRPr="00ED11F1">
        <w:rPr>
          <w:rFonts w:ascii="Arial" w:eastAsia="Arial" w:hAnsi="Arial" w:cs="Arial"/>
          <w:b/>
        </w:rPr>
        <w:t xml:space="preserve"> </w:t>
      </w:r>
      <w:r w:rsidRPr="00ED11F1">
        <w:rPr>
          <w:rFonts w:ascii="Arial" w:eastAsia="Arial" w:hAnsi="Arial" w:cs="MEPS Bookman WTS"/>
        </w:rPr>
        <w:t xml:space="preserve">Ġeħova hu </w:t>
      </w:r>
      <w:r w:rsidR="0041342A" w:rsidRPr="00ED11F1">
        <w:rPr>
          <w:rFonts w:ascii="Arial" w:eastAsia="Arial" w:hAnsi="Arial" w:cs="MEPS Bookman WTS"/>
        </w:rPr>
        <w:t xml:space="preserve">gwerrier </w:t>
      </w:r>
      <w:r w:rsidR="006849BA" w:rsidRPr="00ED11F1">
        <w:rPr>
          <w:rFonts w:ascii="Arial" w:eastAsia="Arial" w:hAnsi="Arial" w:cs="MEPS Bookman WTS"/>
        </w:rPr>
        <w:t>qawwi</w:t>
      </w:r>
      <w:r w:rsidRPr="00ED11F1">
        <w:rPr>
          <w:rFonts w:ascii="Arial" w:eastAsia="Arial" w:hAnsi="Arial" w:cs="MEPS Bookman WTS"/>
        </w:rPr>
        <w:t>. Ġeħova hu ismu.</w:t>
      </w:r>
    </w:p>
    <w:p w14:paraId="6341498D" w14:textId="77777777" w:rsidR="00843BC6" w:rsidRPr="00ED11F1" w:rsidRDefault="00AE261D" w:rsidP="00AE261D">
      <w:pPr>
        <w:rPr>
          <w:rFonts w:ascii="Arial" w:eastAsia="Arial" w:hAnsi="Arial" w:cs="MEPS Bookman WTS"/>
        </w:rPr>
      </w:pPr>
      <w:r w:rsidRPr="00ED11F1">
        <w:rPr>
          <w:rFonts w:ascii="Arial" w:eastAsia="Arial" w:hAnsi="Arial" w:cs="Arial"/>
          <w:b/>
        </w:rPr>
        <w:t>15:4</w:t>
      </w:r>
      <w:r w:rsidR="00585EEA" w:rsidRPr="00ED11F1">
        <w:rPr>
          <w:rFonts w:ascii="Arial" w:eastAsia="Arial" w:hAnsi="Arial" w:cs="Arial"/>
          <w:b/>
        </w:rPr>
        <w:t xml:space="preserve"> </w:t>
      </w:r>
      <w:r w:rsidRPr="00ED11F1">
        <w:rPr>
          <w:rFonts w:ascii="Arial" w:eastAsia="Arial" w:hAnsi="Arial" w:cs="MEPS Bookman WTS"/>
        </w:rPr>
        <w:t>Il-karrijiet tal</w:t>
      </w:r>
      <w:r w:rsidR="00585EEA" w:rsidRPr="00ED11F1">
        <w:rPr>
          <w:rFonts w:ascii="Arial" w:eastAsia="Arial" w:hAnsi="Arial" w:cs="MEPS Bookman WTS"/>
        </w:rPr>
        <w:t>-</w:t>
      </w:r>
      <w:r w:rsidRPr="00ED11F1">
        <w:rPr>
          <w:rFonts w:ascii="Arial" w:eastAsia="Arial" w:hAnsi="Arial" w:cs="MEPS Bookman WTS"/>
        </w:rPr>
        <w:t>Fargħun u l</w:t>
      </w:r>
      <w:r w:rsidR="00585EEA" w:rsidRPr="00ED11F1">
        <w:rPr>
          <w:rFonts w:ascii="Arial" w:eastAsia="Arial" w:hAnsi="Arial" w:cs="MEPS Bookman WTS"/>
        </w:rPr>
        <w:t>-</w:t>
      </w:r>
      <w:r w:rsidR="0041342A" w:rsidRPr="00ED11F1">
        <w:rPr>
          <w:rFonts w:ascii="Arial" w:eastAsia="Arial" w:hAnsi="Arial" w:cs="MEPS Bookman WTS"/>
        </w:rPr>
        <w:t>armata</w:t>
      </w:r>
      <w:r w:rsidRPr="00ED11F1">
        <w:rPr>
          <w:rFonts w:ascii="Arial" w:eastAsia="Arial" w:hAnsi="Arial" w:cs="MEPS Bookman WTS"/>
        </w:rPr>
        <w:t xml:space="preserve"> tiegħu </w:t>
      </w:r>
      <w:r w:rsidR="0041342A" w:rsidRPr="00ED11F1">
        <w:rPr>
          <w:rFonts w:ascii="Arial" w:eastAsia="Arial" w:hAnsi="Arial" w:cs="MEPS Bookman WTS"/>
        </w:rPr>
        <w:t xml:space="preserve">tefagħhom </w:t>
      </w:r>
      <w:r w:rsidR="00ED11F1">
        <w:rPr>
          <w:rFonts w:ascii="Arial" w:eastAsia="Arial" w:hAnsi="Arial" w:cs="MEPS Bookman WTS"/>
        </w:rPr>
        <w:t>i</w:t>
      </w:r>
      <w:r w:rsidRPr="00ED11F1">
        <w:rPr>
          <w:rFonts w:ascii="Arial" w:eastAsia="Arial" w:hAnsi="Arial" w:cs="MEPS Bookman WTS"/>
        </w:rPr>
        <w:t>l</w:t>
      </w:r>
      <w:r w:rsidR="00585EEA" w:rsidRPr="00ED11F1">
        <w:rPr>
          <w:rFonts w:ascii="Arial" w:eastAsia="Arial" w:hAnsi="Arial" w:cs="MEPS Bookman WTS"/>
        </w:rPr>
        <w:t>-</w:t>
      </w:r>
      <w:r w:rsidRPr="00ED11F1">
        <w:rPr>
          <w:rFonts w:ascii="Arial" w:eastAsia="Arial" w:hAnsi="Arial" w:cs="MEPS Bookman WTS"/>
        </w:rPr>
        <w:t>baħar,</w:t>
      </w:r>
    </w:p>
    <w:p w14:paraId="5AAF968A" w14:textId="77777777" w:rsidR="0041342A" w:rsidRPr="00ED11F1" w:rsidRDefault="00AE261D" w:rsidP="00AE261D">
      <w:pPr>
        <w:rPr>
          <w:rFonts w:ascii="MEPS Bookman WTS" w:eastAsia="Arial" w:hAnsi="MEPS Bookman WTS" w:cs="MEPS Bookman WTS"/>
        </w:rPr>
      </w:pPr>
      <w:r w:rsidRPr="00ED11F1">
        <w:rPr>
          <w:rFonts w:ascii="Arial" w:eastAsia="Arial" w:hAnsi="Arial" w:cs="MEPS Bookman WTS"/>
        </w:rPr>
        <w:t>U l</w:t>
      </w:r>
      <w:r w:rsidR="00585EEA" w:rsidRPr="00ED11F1">
        <w:rPr>
          <w:rFonts w:ascii="Arial" w:eastAsia="Arial" w:hAnsi="Arial" w:cs="MEPS Bookman WTS"/>
        </w:rPr>
        <w:t>-</w:t>
      </w:r>
      <w:r w:rsidRPr="00ED11F1">
        <w:rPr>
          <w:rFonts w:ascii="Arial" w:eastAsia="Arial" w:hAnsi="Arial" w:cs="MEPS Bookman WTS"/>
        </w:rPr>
        <w:t>aqwa gwerriera tiegħu għ</w:t>
      </w:r>
      <w:r w:rsidR="0041342A" w:rsidRPr="00ED11F1">
        <w:rPr>
          <w:rFonts w:ascii="Arial" w:eastAsia="Arial" w:hAnsi="Arial" w:cs="MEPS Bookman WTS"/>
        </w:rPr>
        <w:t>e</w:t>
      </w:r>
      <w:r w:rsidRPr="00ED11F1">
        <w:rPr>
          <w:rFonts w:ascii="Arial" w:eastAsia="Arial" w:hAnsi="Arial" w:cs="MEPS Bookman WTS"/>
        </w:rPr>
        <w:t>rq</w:t>
      </w:r>
      <w:r w:rsidR="0041342A" w:rsidRPr="00ED11F1">
        <w:rPr>
          <w:rFonts w:ascii="Arial" w:eastAsia="Arial" w:hAnsi="Arial" w:cs="MEPS Bookman WTS"/>
        </w:rPr>
        <w:t>u</w:t>
      </w:r>
      <w:r w:rsidRPr="00ED11F1">
        <w:rPr>
          <w:rFonts w:ascii="Arial" w:eastAsia="Arial" w:hAnsi="Arial" w:cs="MEPS Bookman WTS"/>
        </w:rPr>
        <w:t xml:space="preserve"> fil</w:t>
      </w:r>
      <w:r w:rsidR="00585EEA" w:rsidRPr="00ED11F1">
        <w:rPr>
          <w:rFonts w:ascii="Arial" w:eastAsia="Arial" w:hAnsi="Arial" w:cs="MEPS Bookman WTS"/>
        </w:rPr>
        <w:t>-</w:t>
      </w:r>
      <w:r w:rsidRPr="00ED11F1">
        <w:rPr>
          <w:rFonts w:ascii="Arial" w:eastAsia="Arial" w:hAnsi="Arial" w:cs="MEPS Bookman WTS"/>
        </w:rPr>
        <w:t>Baħar l</w:t>
      </w:r>
      <w:r w:rsidR="00585EEA" w:rsidRPr="00ED11F1">
        <w:rPr>
          <w:rFonts w:ascii="Arial" w:eastAsia="Arial" w:hAnsi="Arial" w:cs="MEPS Bookman WTS"/>
        </w:rPr>
        <w:t>-</w:t>
      </w:r>
      <w:r w:rsidRPr="00ED11F1">
        <w:rPr>
          <w:rFonts w:ascii="Arial" w:eastAsia="Arial" w:hAnsi="Arial" w:cs="MEPS Bookman WTS"/>
        </w:rPr>
        <w:t>Aħmar.</w:t>
      </w:r>
    </w:p>
    <w:p w14:paraId="1D2F10B0" w14:textId="77777777" w:rsidR="00AE261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15:5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Pr="00E5709D">
        <w:rPr>
          <w:rFonts w:ascii="Arial" w:eastAsia="Arial" w:hAnsi="Arial" w:cs="MEPS Bookman WTS"/>
        </w:rPr>
        <w:t xml:space="preserve">L-ilmijiet għoljin għattewhom; </w:t>
      </w:r>
      <w:r w:rsidR="00843BC6" w:rsidRPr="00E5709D">
        <w:rPr>
          <w:rFonts w:ascii="Arial" w:eastAsia="Arial" w:hAnsi="Arial" w:cs="MEPS Bookman WTS"/>
        </w:rPr>
        <w:t xml:space="preserve">għerqu </w:t>
      </w:r>
      <w:r w:rsidRPr="00E5709D">
        <w:rPr>
          <w:rFonts w:ascii="Arial" w:eastAsia="Arial" w:hAnsi="Arial" w:cs="MEPS Bookman WTS"/>
        </w:rPr>
        <w:t>fil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fond bħal ġebla.</w:t>
      </w:r>
    </w:p>
    <w:p w14:paraId="31A000A3" w14:textId="4540A25A" w:rsidR="00843BC6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15:6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="007C4287" w:rsidRPr="00E5709D">
        <w:rPr>
          <w:rFonts w:ascii="Arial" w:eastAsia="Arial" w:hAnsi="Arial" w:cs="MEPS Bookman WTS"/>
        </w:rPr>
        <w:t>Ġeħova</w:t>
      </w:r>
      <w:r w:rsidR="007C4287" w:rsidRPr="007C4287">
        <w:rPr>
          <w:rFonts w:ascii="Arial" w:eastAsia="Arial" w:hAnsi="Arial" w:cs="MEPS Bookman WTS"/>
        </w:rPr>
        <w:t>,</w:t>
      </w:r>
      <w:r w:rsidR="007C4287" w:rsidRPr="00E5709D">
        <w:rPr>
          <w:rFonts w:ascii="Arial" w:eastAsia="Arial" w:hAnsi="Arial" w:cs="MEPS Bookman WTS"/>
        </w:rPr>
        <w:t xml:space="preserve"> </w:t>
      </w:r>
      <w:r w:rsidR="007C4287" w:rsidRPr="007C4287">
        <w:rPr>
          <w:rFonts w:ascii="Arial" w:eastAsia="Arial" w:hAnsi="Arial" w:cs="MEPS Bookman WTS"/>
        </w:rPr>
        <w:t>i</w:t>
      </w:r>
      <w:r w:rsidRPr="00E5709D">
        <w:rPr>
          <w:rFonts w:ascii="Arial" w:eastAsia="Arial" w:hAnsi="Arial" w:cs="MEPS Bookman WTS"/>
        </w:rPr>
        <w:t>dek il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leminija</w:t>
      </w:r>
      <w:r w:rsidR="007C4287" w:rsidRPr="007C4287">
        <w:rPr>
          <w:rFonts w:ascii="Arial" w:eastAsia="Arial" w:hAnsi="Arial" w:cs="MEPS Bookman WTS"/>
        </w:rPr>
        <w:t xml:space="preserve"> </w:t>
      </w:r>
      <w:r w:rsidR="00843BC6" w:rsidRPr="00E5709D">
        <w:rPr>
          <w:rFonts w:ascii="Arial" w:eastAsia="Arial" w:hAnsi="Arial" w:cs="MEPS Bookman WTS"/>
        </w:rPr>
        <w:t>għandha qawwa</w:t>
      </w:r>
      <w:r w:rsidRPr="00E5709D">
        <w:rPr>
          <w:rFonts w:ascii="Arial" w:eastAsia="Arial" w:hAnsi="Arial" w:cs="MEPS Bookman WTS"/>
        </w:rPr>
        <w:t xml:space="preserve"> </w:t>
      </w:r>
      <w:r w:rsidR="00843BC6" w:rsidRPr="00E5709D">
        <w:rPr>
          <w:rFonts w:ascii="Arial" w:eastAsia="Arial" w:hAnsi="Arial" w:cs="MEPS Bookman WTS"/>
        </w:rPr>
        <w:t>kbira;</w:t>
      </w:r>
    </w:p>
    <w:p w14:paraId="624538BE" w14:textId="02CF3F25" w:rsidR="00AE261D" w:rsidRPr="00E5709D" w:rsidRDefault="007C4287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>Ġeħova</w:t>
      </w:r>
      <w:r w:rsidRPr="007C4287">
        <w:rPr>
          <w:rFonts w:ascii="Arial" w:eastAsia="Arial" w:hAnsi="Arial" w:cs="MEPS Bookman WTS"/>
        </w:rPr>
        <w:t>,</w:t>
      </w:r>
      <w:r w:rsidRPr="00E5709D">
        <w:rPr>
          <w:rFonts w:ascii="Arial" w:eastAsia="Arial" w:hAnsi="Arial" w:cs="MEPS Bookman WTS"/>
        </w:rPr>
        <w:t xml:space="preserve"> </w:t>
      </w:r>
      <w:r w:rsidRPr="007C4287">
        <w:rPr>
          <w:rFonts w:ascii="Arial" w:eastAsia="Arial" w:hAnsi="Arial" w:cs="MEPS Bookman WTS"/>
        </w:rPr>
        <w:t>i</w:t>
      </w:r>
      <w:r w:rsidR="00AE261D" w:rsidRPr="00E5709D">
        <w:rPr>
          <w:rFonts w:ascii="Arial" w:eastAsia="Arial" w:hAnsi="Arial" w:cs="MEPS Bookman WTS"/>
        </w:rPr>
        <w:t>dek il</w:t>
      </w:r>
      <w:r w:rsidR="00585EEA" w:rsidRPr="00E5709D">
        <w:rPr>
          <w:rFonts w:ascii="Arial" w:eastAsia="Arial" w:hAnsi="Arial" w:cs="MEPS Bookman WTS"/>
        </w:rPr>
        <w:t>-</w:t>
      </w:r>
      <w:r w:rsidR="00AE261D" w:rsidRPr="00E5709D">
        <w:rPr>
          <w:rFonts w:ascii="Arial" w:eastAsia="Arial" w:hAnsi="Arial" w:cs="MEPS Bookman WTS"/>
        </w:rPr>
        <w:t>leminija tistaʼ tfarrak lill</w:t>
      </w:r>
      <w:r w:rsidR="00585EEA" w:rsidRPr="00E5709D">
        <w:rPr>
          <w:rFonts w:ascii="Arial" w:eastAsia="Arial" w:hAnsi="Arial" w:cs="MEPS Bookman WTS"/>
        </w:rPr>
        <w:t>-</w:t>
      </w:r>
      <w:r w:rsidR="00AE261D" w:rsidRPr="00E5709D">
        <w:rPr>
          <w:rFonts w:ascii="Arial" w:eastAsia="Arial" w:hAnsi="Arial" w:cs="MEPS Bookman WTS"/>
        </w:rPr>
        <w:t>għadu.</w:t>
      </w:r>
    </w:p>
    <w:p w14:paraId="149EAE76" w14:textId="77777777" w:rsidR="00E5709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15:7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="00354083" w:rsidRPr="00E5709D">
        <w:rPr>
          <w:rFonts w:ascii="Arial" w:eastAsia="Arial" w:hAnsi="Arial" w:cs="MEPS Bookman WTS"/>
        </w:rPr>
        <w:t>Bil-qawwa superjuri tiegħek</w:t>
      </w:r>
      <w:r w:rsidR="004D4E0C" w:rsidRPr="00E5709D">
        <w:rPr>
          <w:rFonts w:ascii="Arial" w:eastAsia="Arial" w:hAnsi="Arial" w:cs="MEPS Bookman WTS"/>
        </w:rPr>
        <w:t>,</w:t>
      </w:r>
      <w:r w:rsidR="00354083" w:rsidRPr="00E5709D">
        <w:rPr>
          <w:rFonts w:ascii="Arial" w:eastAsia="Arial" w:hAnsi="Arial" w:cs="MEPS Bookman WTS"/>
        </w:rPr>
        <w:t xml:space="preserve"> int</w:t>
      </w:r>
      <w:r w:rsidRPr="00E5709D">
        <w:rPr>
          <w:rFonts w:ascii="Arial" w:eastAsia="Arial" w:hAnsi="Arial" w:cs="MEPS Bookman WTS"/>
        </w:rPr>
        <w:t xml:space="preserve"> tistaʼ </w:t>
      </w:r>
      <w:r w:rsidR="00354083" w:rsidRPr="00E5709D">
        <w:rPr>
          <w:rFonts w:ascii="Arial" w:eastAsia="Arial" w:hAnsi="Arial" w:cs="MEPS Bookman WTS"/>
        </w:rPr>
        <w:t xml:space="preserve">twaqqaʼ </w:t>
      </w:r>
      <w:r w:rsidRPr="00E5709D">
        <w:rPr>
          <w:rFonts w:ascii="Arial" w:eastAsia="Arial" w:hAnsi="Arial" w:cs="MEPS Bookman WTS"/>
        </w:rPr>
        <w:t>lil dawk li jqumu kontrik;</w:t>
      </w:r>
    </w:p>
    <w:p w14:paraId="2697ABC0" w14:textId="77777777" w:rsidR="00AE261D" w:rsidRPr="00E5709D" w:rsidRDefault="00AE261D" w:rsidP="00AE261D">
      <w:pPr>
        <w:rPr>
          <w:rFonts w:ascii="MEPS Bookman WTS" w:eastAsia="Arial" w:hAnsi="MEPS Bookman WTS" w:cs="MEPS Bookman WTS"/>
        </w:rPr>
      </w:pPr>
      <w:r w:rsidRPr="00E5709D">
        <w:rPr>
          <w:rFonts w:ascii="Arial" w:eastAsia="Arial" w:hAnsi="Arial" w:cs="MEPS Bookman WTS"/>
        </w:rPr>
        <w:t>Int tibgħat ir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rabja taħraq tiegħek, u din tiblagħhom bħa</w:t>
      </w:r>
      <w:r w:rsidR="00E5709D">
        <w:rPr>
          <w:rFonts w:ascii="Arial" w:eastAsia="Arial" w:hAnsi="Arial" w:cs="MEPS Bookman WTS"/>
        </w:rPr>
        <w:t>t-</w:t>
      </w:r>
      <w:r w:rsidRPr="00E5709D">
        <w:rPr>
          <w:rFonts w:ascii="Arial" w:eastAsia="Arial" w:hAnsi="Arial" w:cs="MEPS Bookman WTS"/>
        </w:rPr>
        <w:t>tiben.</w:t>
      </w:r>
    </w:p>
    <w:p w14:paraId="23A4B826" w14:textId="77777777" w:rsidR="004D4E0C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15:8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="004D4E0C" w:rsidRPr="00E5709D">
        <w:rPr>
          <w:rFonts w:ascii="Arial" w:eastAsia="Arial" w:hAnsi="Arial" w:cs="MEPS Bookman WTS"/>
        </w:rPr>
        <w:t>B</w:t>
      </w:r>
      <w:r w:rsidRPr="00E5709D">
        <w:rPr>
          <w:rFonts w:ascii="Arial" w:eastAsia="Arial" w:hAnsi="Arial" w:cs="MEPS Bookman WTS"/>
        </w:rPr>
        <w:t>’nifs minn imnifsejk inġemgħu 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ilmijiet;</w:t>
      </w:r>
    </w:p>
    <w:p w14:paraId="013943A7" w14:textId="77777777" w:rsidR="004D4E0C" w:rsidRPr="00E5709D" w:rsidRDefault="004D4E0C" w:rsidP="00AE261D">
      <w:pPr>
        <w:rPr>
          <w:rFonts w:ascii="Arial" w:eastAsia="Arial" w:hAnsi="Arial" w:cs="MEPS Bookman WTS"/>
        </w:rPr>
      </w:pPr>
      <w:r w:rsidRPr="00E5709D">
        <w:rPr>
          <w:rFonts w:eastAsia="Arial"/>
        </w:rPr>
        <w:t>Baqgħu w</w:t>
      </w:r>
      <w:r w:rsidRPr="00E5709D">
        <w:rPr>
          <w:rFonts w:ascii="Arial" w:eastAsia="Arial" w:hAnsi="Arial" w:cs="MEPS Bookman WTS"/>
        </w:rPr>
        <w:t>e</w:t>
      </w:r>
      <w:r w:rsidR="00AE261D" w:rsidRPr="00E5709D">
        <w:rPr>
          <w:rFonts w:ascii="Arial" w:eastAsia="Arial" w:hAnsi="Arial" w:cs="MEPS Bookman WTS"/>
        </w:rPr>
        <w:t>qf</w:t>
      </w:r>
      <w:r w:rsidRPr="00E5709D">
        <w:rPr>
          <w:rFonts w:ascii="Arial" w:eastAsia="Arial" w:hAnsi="Arial" w:cs="MEPS Bookman WTS"/>
        </w:rPr>
        <w:t>in,</w:t>
      </w:r>
      <w:r w:rsidR="00AE261D" w:rsidRPr="00E5709D">
        <w:rPr>
          <w:rFonts w:ascii="Arial" w:eastAsia="Arial" w:hAnsi="Arial" w:cs="MEPS Bookman WTS"/>
        </w:rPr>
        <w:t xml:space="preserve"> </w:t>
      </w:r>
      <w:r w:rsidRPr="00E5709D">
        <w:rPr>
          <w:rFonts w:ascii="Arial" w:eastAsia="Arial" w:hAnsi="Arial" w:cs="MEPS Bookman WTS"/>
        </w:rPr>
        <w:t>iżommu</w:t>
      </w:r>
      <w:r w:rsidR="00AE261D" w:rsidRPr="00E5709D">
        <w:rPr>
          <w:rFonts w:ascii="Arial" w:eastAsia="Arial" w:hAnsi="Arial" w:cs="MEPS Bookman WTS"/>
        </w:rPr>
        <w:t xml:space="preserve"> </w:t>
      </w:r>
      <w:r w:rsidRPr="00E5709D">
        <w:rPr>
          <w:rFonts w:ascii="Arial" w:eastAsia="Arial" w:hAnsi="Arial" w:cs="MEPS Bookman WTS"/>
        </w:rPr>
        <w:t>l-bqija tal-ilmijiet</w:t>
      </w:r>
      <w:r w:rsidR="00AE261D" w:rsidRPr="00E5709D">
        <w:rPr>
          <w:rFonts w:ascii="Arial" w:eastAsia="Arial" w:hAnsi="Arial" w:cs="MEPS Bookman WTS"/>
        </w:rPr>
        <w:t>;</w:t>
      </w:r>
    </w:p>
    <w:p w14:paraId="0CE519D7" w14:textId="77777777" w:rsidR="00AE261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>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ilmijiet għoljin għaqdu f</w:t>
      </w:r>
      <w:r w:rsidR="00551BFB" w:rsidRPr="00E5709D">
        <w:rPr>
          <w:rFonts w:ascii="Arial" w:eastAsia="Arial" w:hAnsi="Arial" w:cs="MEPS Bookman WTS"/>
        </w:rPr>
        <w:t>’nofs</w:t>
      </w:r>
      <w:r w:rsidRPr="00E5709D">
        <w:rPr>
          <w:rFonts w:ascii="Arial" w:eastAsia="Arial" w:hAnsi="Arial" w:cs="MEPS Bookman WTS"/>
        </w:rPr>
        <w:t xml:space="preserve"> </w:t>
      </w:r>
      <w:r w:rsidR="00551BFB" w:rsidRPr="00E5709D">
        <w:rPr>
          <w:rFonts w:ascii="Arial" w:eastAsia="Arial" w:hAnsi="Arial" w:cs="MEPS Bookman WTS"/>
        </w:rPr>
        <w:t>i</w:t>
      </w:r>
      <w:r w:rsidRPr="00E5709D">
        <w:rPr>
          <w:rFonts w:ascii="Arial" w:eastAsia="Arial" w:hAnsi="Arial" w:cs="MEPS Bookman WTS"/>
        </w:rPr>
        <w:t>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baħar.</w:t>
      </w:r>
    </w:p>
    <w:p w14:paraId="4C1CFB1D" w14:textId="77777777" w:rsidR="00551BFB" w:rsidRPr="00851730" w:rsidRDefault="00AE261D" w:rsidP="00AE261D">
      <w:pPr>
        <w:rPr>
          <w:rFonts w:ascii="Arial" w:eastAsia="Arial" w:hAnsi="Arial" w:cs="MEPS Bookman WTS"/>
        </w:rPr>
      </w:pPr>
      <w:r w:rsidRPr="00851730">
        <w:rPr>
          <w:rFonts w:ascii="Arial" w:eastAsia="Arial" w:hAnsi="Arial" w:cs="Arial"/>
          <w:b/>
        </w:rPr>
        <w:t>15:9</w:t>
      </w:r>
      <w:r w:rsidR="00585EEA" w:rsidRPr="00851730">
        <w:rPr>
          <w:rFonts w:ascii="Arial" w:eastAsia="Arial" w:hAnsi="Arial" w:cs="Arial"/>
          <w:b/>
        </w:rPr>
        <w:t xml:space="preserve"> </w:t>
      </w:r>
      <w:r w:rsidRPr="00851730">
        <w:rPr>
          <w:rFonts w:ascii="Arial" w:eastAsia="Arial" w:hAnsi="Arial" w:cs="MEPS Bookman WTS"/>
          <w:color w:val="000000" w:themeColor="text1"/>
        </w:rPr>
        <w:t>Qal l</w:t>
      </w:r>
      <w:r w:rsidR="00585EEA" w:rsidRPr="00851730">
        <w:rPr>
          <w:rFonts w:ascii="Arial" w:eastAsia="Arial" w:hAnsi="Arial" w:cs="MEPS Bookman WTS"/>
          <w:color w:val="000000" w:themeColor="text1"/>
        </w:rPr>
        <w:t>-</w:t>
      </w:r>
      <w:r w:rsidRPr="00851730">
        <w:rPr>
          <w:rFonts w:ascii="Arial" w:eastAsia="Arial" w:hAnsi="Arial" w:cs="MEPS Bookman WTS"/>
          <w:color w:val="000000" w:themeColor="text1"/>
        </w:rPr>
        <w:t>għadu</w:t>
      </w:r>
      <w:r w:rsidR="00551BFB" w:rsidRPr="00851730">
        <w:rPr>
          <w:rFonts w:ascii="Arial" w:eastAsia="Arial" w:hAnsi="Arial" w:cs="MEPS Bookman WTS"/>
          <w:color w:val="000000" w:themeColor="text1"/>
        </w:rPr>
        <w:t xml:space="preserve">: </w:t>
      </w:r>
      <w:r w:rsidRPr="00851730">
        <w:rPr>
          <w:rFonts w:ascii="Arial" w:eastAsia="Arial" w:hAnsi="Arial" w:cs="MEPS Bookman WTS"/>
          <w:color w:val="000000" w:themeColor="text1"/>
        </w:rPr>
        <w:t xml:space="preserve">‘Niġri għal warajhom! </w:t>
      </w:r>
      <w:r w:rsidRPr="00851730">
        <w:rPr>
          <w:rFonts w:ascii="Arial" w:eastAsia="Arial" w:hAnsi="Arial" w:cs="MEPS Bookman WTS"/>
        </w:rPr>
        <w:t>Nilħaqhom!</w:t>
      </w:r>
    </w:p>
    <w:p w14:paraId="0EDA5ABF" w14:textId="115D775D" w:rsidR="00551BFB" w:rsidRPr="00851730" w:rsidRDefault="00AE261D" w:rsidP="00AE261D">
      <w:pPr>
        <w:rPr>
          <w:rFonts w:ascii="Arial" w:eastAsia="Arial" w:hAnsi="Arial" w:cs="MEPS Bookman WTS"/>
        </w:rPr>
      </w:pPr>
      <w:r w:rsidRPr="00851730">
        <w:rPr>
          <w:rFonts w:ascii="Arial" w:eastAsia="Arial" w:hAnsi="Arial" w:cs="MEPS Bookman WTS"/>
        </w:rPr>
        <w:t xml:space="preserve">Inqassam </w:t>
      </w:r>
      <w:r w:rsidR="00851730" w:rsidRPr="00851730">
        <w:rPr>
          <w:rFonts w:ascii="Arial" w:eastAsia="Arial" w:hAnsi="Arial" w:cs="MEPS Bookman WTS"/>
        </w:rPr>
        <w:t>dak li niħdilhom</w:t>
      </w:r>
      <w:r w:rsidR="001A1155" w:rsidRPr="00851730">
        <w:rPr>
          <w:rFonts w:ascii="Arial" w:eastAsia="Arial" w:hAnsi="Arial" w:cs="MEPS Bookman WTS"/>
        </w:rPr>
        <w:t>; se nieħu dak kollu li rrid</w:t>
      </w:r>
      <w:r w:rsidR="00551BFB" w:rsidRPr="00851730">
        <w:rPr>
          <w:rStyle w:val="CommentReference"/>
        </w:rPr>
        <w:commentReference w:id="0"/>
      </w:r>
      <w:r w:rsidRPr="00851730">
        <w:rPr>
          <w:rFonts w:ascii="Arial" w:eastAsia="Arial" w:hAnsi="Arial" w:cs="MEPS Bookman WTS"/>
        </w:rPr>
        <w:t>!</w:t>
      </w:r>
    </w:p>
    <w:p w14:paraId="69D80D07" w14:textId="176AF120" w:rsidR="00AE261D" w:rsidRPr="00851730" w:rsidRDefault="00AE261D" w:rsidP="00AE261D">
      <w:pPr>
        <w:rPr>
          <w:rFonts w:ascii="Arial" w:eastAsia="Arial" w:hAnsi="Arial" w:cs="MEPS Bookman WTS"/>
        </w:rPr>
      </w:pPr>
      <w:r w:rsidRPr="00851730">
        <w:rPr>
          <w:rFonts w:ascii="Arial" w:eastAsia="Arial" w:hAnsi="Arial" w:cs="MEPS Bookman WTS"/>
        </w:rPr>
        <w:t>N</w:t>
      </w:r>
      <w:r w:rsidR="000D514E" w:rsidRPr="00851730">
        <w:rPr>
          <w:rFonts w:ascii="Arial" w:eastAsia="Arial" w:hAnsi="Arial" w:cs="MEPS Bookman WTS"/>
        </w:rPr>
        <w:t xml:space="preserve">oħroġ </w:t>
      </w:r>
      <w:r w:rsidR="001559D8">
        <w:rPr>
          <w:rFonts w:ascii="Arial" w:eastAsia="Arial" w:hAnsi="Arial" w:cs="MEPS Bookman WTS"/>
          <w:lang w:val="en-GB"/>
        </w:rPr>
        <w:t>ix-</w:t>
      </w:r>
      <w:proofErr w:type="spellStart"/>
      <w:r w:rsidR="001559D8">
        <w:rPr>
          <w:rFonts w:ascii="Arial" w:eastAsia="Arial" w:hAnsi="Arial" w:cs="MEPS Bookman WTS"/>
          <w:lang w:val="en-GB"/>
        </w:rPr>
        <w:t>xabla</w:t>
      </w:r>
      <w:proofErr w:type="spellEnd"/>
      <w:r w:rsidRPr="00851730">
        <w:rPr>
          <w:rFonts w:ascii="Arial" w:eastAsia="Arial" w:hAnsi="Arial" w:cs="MEPS Bookman WTS"/>
        </w:rPr>
        <w:t>! Idi teqridhom!’</w:t>
      </w:r>
    </w:p>
    <w:p w14:paraId="2078B5DD" w14:textId="77777777" w:rsidR="002D14AE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15:10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Pr="00E5709D">
        <w:rPr>
          <w:rFonts w:ascii="Arial" w:eastAsia="Arial" w:hAnsi="Arial" w:cs="MEPS Bookman WTS"/>
        </w:rPr>
        <w:t>Infaħt b’nifsek, u 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baħar għattiehom;</w:t>
      </w:r>
    </w:p>
    <w:p w14:paraId="51E59D7A" w14:textId="77777777" w:rsidR="00AE261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>Għerqu bħaċ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ċ</w:t>
      </w:r>
      <w:r w:rsidR="002D14AE" w:rsidRPr="00E5709D">
        <w:rPr>
          <w:rFonts w:ascii="Arial" w:eastAsia="Arial" w:hAnsi="Arial" w:cs="MEPS Bookman WTS"/>
        </w:rPr>
        <w:t>omb fil-qawwa tal-</w:t>
      </w:r>
      <w:r w:rsidRPr="00E5709D">
        <w:rPr>
          <w:rFonts w:ascii="Arial" w:eastAsia="Arial" w:hAnsi="Arial" w:cs="MEPS Bookman WTS"/>
        </w:rPr>
        <w:t>ilmijiet.</w:t>
      </w:r>
    </w:p>
    <w:p w14:paraId="70D72204" w14:textId="218C4F40" w:rsidR="007639D9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15:11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Pr="00E5709D">
        <w:rPr>
          <w:rFonts w:ascii="Arial" w:eastAsia="Arial" w:hAnsi="Arial" w:cs="MEPS Bookman WTS"/>
        </w:rPr>
        <w:t>Min fost l</w:t>
      </w:r>
      <w:r w:rsidR="00585EEA" w:rsidRPr="00E5709D">
        <w:rPr>
          <w:rFonts w:ascii="Arial" w:eastAsia="Arial" w:hAnsi="Arial" w:cs="MEPS Bookman WTS"/>
        </w:rPr>
        <w:t>-</w:t>
      </w:r>
      <w:bookmarkStart w:id="1" w:name="_GoBack"/>
      <w:bookmarkEnd w:id="1"/>
      <w:r w:rsidRPr="00E5709D">
        <w:rPr>
          <w:rFonts w:ascii="Arial" w:eastAsia="Arial" w:hAnsi="Arial" w:cs="MEPS Bookman WTS"/>
        </w:rPr>
        <w:t>allat hu bħalek</w:t>
      </w:r>
      <w:r w:rsidR="00941FDC" w:rsidRPr="001559D8">
        <w:rPr>
          <w:rFonts w:ascii="Arial" w:eastAsia="Arial" w:hAnsi="Arial" w:cs="MEPS Bookman WTS"/>
          <w:lang w:val="sv-SE"/>
        </w:rPr>
        <w:t xml:space="preserve"> </w:t>
      </w:r>
      <w:r w:rsidRPr="00E5709D">
        <w:rPr>
          <w:rFonts w:ascii="Arial" w:eastAsia="Arial" w:hAnsi="Arial" w:cs="MEPS Bookman WTS"/>
        </w:rPr>
        <w:t>Ġeħova?</w:t>
      </w:r>
    </w:p>
    <w:p w14:paraId="0840E559" w14:textId="77777777" w:rsidR="007639D9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>Min hu bħalek, suprem fil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qdusija?</w:t>
      </w:r>
    </w:p>
    <w:p w14:paraId="3CAB3E68" w14:textId="77777777" w:rsidR="00AE261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 xml:space="preserve">Int </w:t>
      </w:r>
      <w:r w:rsidR="00F11A0A" w:rsidRPr="00E5709D">
        <w:rPr>
          <w:rFonts w:ascii="Arial" w:eastAsia="Arial" w:hAnsi="Arial" w:cs="MEPS Bookman WTS"/>
        </w:rPr>
        <w:t>il-Wieħed</w:t>
      </w:r>
      <w:r w:rsidRPr="00E5709D">
        <w:rPr>
          <w:rFonts w:ascii="Arial" w:eastAsia="Arial" w:hAnsi="Arial" w:cs="MEPS Bookman WTS"/>
        </w:rPr>
        <w:t xml:space="preserve"> li għandhom jibżgħu minn</w:t>
      </w:r>
      <w:r w:rsidR="00F11A0A" w:rsidRPr="00E5709D">
        <w:rPr>
          <w:rFonts w:ascii="Arial" w:eastAsia="Arial" w:hAnsi="Arial" w:cs="MEPS Bookman WTS"/>
        </w:rPr>
        <w:t>u</w:t>
      </w:r>
      <w:r w:rsidRPr="00E5709D">
        <w:rPr>
          <w:rFonts w:ascii="Arial" w:eastAsia="Arial" w:hAnsi="Arial" w:cs="MEPS Bookman WTS"/>
        </w:rPr>
        <w:t xml:space="preserve"> u </w:t>
      </w:r>
      <w:r w:rsidR="00F11A0A" w:rsidRPr="00E5709D">
        <w:rPr>
          <w:rFonts w:ascii="Arial" w:eastAsia="Arial" w:hAnsi="Arial" w:cs="MEPS Bookman WTS"/>
        </w:rPr>
        <w:t xml:space="preserve">li </w:t>
      </w:r>
      <w:r w:rsidRPr="00E5709D">
        <w:rPr>
          <w:rFonts w:ascii="Arial" w:eastAsia="Arial" w:hAnsi="Arial" w:cs="MEPS Bookman WTS"/>
        </w:rPr>
        <w:t>j</w:t>
      </w:r>
      <w:r w:rsidR="00F11A0A" w:rsidRPr="00E5709D">
        <w:rPr>
          <w:rFonts w:ascii="Arial" w:eastAsia="Arial" w:hAnsi="Arial" w:cs="MEPS Bookman WTS"/>
        </w:rPr>
        <w:t>istħoqqlu jiġi m</w:t>
      </w:r>
      <w:r w:rsidRPr="00E5709D">
        <w:rPr>
          <w:rFonts w:ascii="Arial" w:eastAsia="Arial" w:hAnsi="Arial" w:cs="MEPS Bookman WTS"/>
        </w:rPr>
        <w:t>faħħ</w:t>
      </w:r>
      <w:r w:rsidR="00F11A0A" w:rsidRPr="00E5709D">
        <w:rPr>
          <w:rFonts w:ascii="Arial" w:eastAsia="Arial" w:hAnsi="Arial" w:cs="MEPS Bookman WTS"/>
        </w:rPr>
        <w:t>a</w:t>
      </w:r>
      <w:r w:rsidRPr="00E5709D">
        <w:rPr>
          <w:rFonts w:ascii="Arial" w:eastAsia="Arial" w:hAnsi="Arial" w:cs="MEPS Bookman WTS"/>
        </w:rPr>
        <w:t>r b’għanjiet</w:t>
      </w:r>
      <w:r w:rsidR="00F11A0A" w:rsidRPr="00E5709D">
        <w:rPr>
          <w:rFonts w:ascii="Arial" w:eastAsia="Arial" w:hAnsi="Arial" w:cs="MEPS Bookman WTS"/>
        </w:rPr>
        <w:t>;</w:t>
      </w:r>
      <w:r w:rsidRPr="00E5709D">
        <w:rPr>
          <w:rFonts w:ascii="Arial" w:eastAsia="Arial" w:hAnsi="Arial" w:cs="MEPS Bookman WTS"/>
        </w:rPr>
        <w:t xml:space="preserve"> int li qed tagħmel </w:t>
      </w:r>
      <w:r w:rsidR="00D91DDA" w:rsidRPr="00E5709D">
        <w:rPr>
          <w:rFonts w:ascii="Arial" w:eastAsia="Arial" w:hAnsi="Arial" w:cs="MEPS Bookman WTS"/>
        </w:rPr>
        <w:t>affarijiet tal-għaġeb</w:t>
      </w:r>
      <w:r w:rsidRPr="00E5709D">
        <w:rPr>
          <w:rFonts w:ascii="Arial" w:eastAsia="Arial" w:hAnsi="Arial" w:cs="MEPS Bookman WTS"/>
        </w:rPr>
        <w:t>.</w:t>
      </w:r>
    </w:p>
    <w:p w14:paraId="1085E2AB" w14:textId="77777777" w:rsidR="00AE261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15:12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="00F30EEF" w:rsidRPr="00E5709D">
        <w:rPr>
          <w:rFonts w:eastAsia="Arial"/>
        </w:rPr>
        <w:t xml:space="preserve">Int </w:t>
      </w:r>
      <w:r w:rsidR="00F30EEF" w:rsidRPr="00E5709D">
        <w:rPr>
          <w:rFonts w:ascii="Arial" w:eastAsia="Arial" w:hAnsi="Arial" w:cs="MEPS Bookman WTS"/>
        </w:rPr>
        <w:t xml:space="preserve">ħriġt </w:t>
      </w:r>
      <w:r w:rsidRPr="00E5709D">
        <w:rPr>
          <w:rFonts w:ascii="Arial" w:eastAsia="Arial" w:hAnsi="Arial" w:cs="MEPS Bookman WTS"/>
        </w:rPr>
        <w:t>idek il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leminija, u 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art belgħethom.</w:t>
      </w:r>
    </w:p>
    <w:p w14:paraId="7B556726" w14:textId="77777777" w:rsidR="00317729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15:13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="00D24FB7" w:rsidRPr="00E5709D">
        <w:rPr>
          <w:rFonts w:ascii="Arial" w:eastAsia="Arial" w:hAnsi="Arial" w:cs="MEPS Bookman WTS"/>
        </w:rPr>
        <w:t>Bl</w:t>
      </w:r>
      <w:r w:rsidR="00585EEA" w:rsidRPr="00E5709D">
        <w:rPr>
          <w:rFonts w:ascii="Arial" w:eastAsia="Arial" w:hAnsi="Arial" w:cs="MEPS Bookman WTS"/>
        </w:rPr>
        <w:t>-</w:t>
      </w:r>
      <w:r w:rsidR="00D24FB7" w:rsidRPr="00E5709D">
        <w:rPr>
          <w:rFonts w:ascii="Arial" w:eastAsia="Arial" w:hAnsi="Arial" w:cs="MEPS Bookman WTS"/>
        </w:rPr>
        <w:t xml:space="preserve">imħabba leali </w:t>
      </w:r>
      <w:r w:rsidRPr="00E5709D">
        <w:rPr>
          <w:rFonts w:ascii="Arial" w:eastAsia="Arial" w:hAnsi="Arial" w:cs="MEPS Bookman WTS"/>
        </w:rPr>
        <w:t>tiegħek mexxejt lill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 xml:space="preserve">poplu li </w:t>
      </w:r>
      <w:r w:rsidR="00073480" w:rsidRPr="00E5709D">
        <w:rPr>
          <w:rFonts w:ascii="Arial" w:eastAsia="Arial" w:hAnsi="Arial" w:cs="MEPS Bookman WTS"/>
        </w:rPr>
        <w:t>ħlist</w:t>
      </w:r>
      <w:r w:rsidRPr="00E5709D">
        <w:rPr>
          <w:rFonts w:ascii="Arial" w:eastAsia="Arial" w:hAnsi="Arial" w:cs="MEPS Bookman WTS"/>
        </w:rPr>
        <w:t>;</w:t>
      </w:r>
    </w:p>
    <w:p w14:paraId="16632361" w14:textId="77777777" w:rsidR="00AE261D" w:rsidRPr="00E5709D" w:rsidRDefault="005E5251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>B</w:t>
      </w:r>
      <w:r w:rsidR="00AE261D" w:rsidRPr="00E5709D">
        <w:rPr>
          <w:rFonts w:ascii="Arial" w:eastAsia="Arial" w:hAnsi="Arial" w:cs="MEPS Bookman WTS"/>
        </w:rPr>
        <w:t>is</w:t>
      </w:r>
      <w:r w:rsidR="00585EEA" w:rsidRPr="00E5709D">
        <w:rPr>
          <w:rFonts w:ascii="Arial" w:eastAsia="Arial" w:hAnsi="Arial" w:cs="MEPS Bookman WTS"/>
        </w:rPr>
        <w:t>-</w:t>
      </w:r>
      <w:r w:rsidR="00AE261D" w:rsidRPr="00E5709D">
        <w:rPr>
          <w:rFonts w:ascii="Arial" w:eastAsia="Arial" w:hAnsi="Arial" w:cs="MEPS Bookman WTS"/>
        </w:rPr>
        <w:t xml:space="preserve">saħħa tiegħek se </w:t>
      </w:r>
      <w:r w:rsidRPr="00E5709D">
        <w:rPr>
          <w:rFonts w:ascii="Arial" w:eastAsia="Arial" w:hAnsi="Arial" w:cs="MEPS Bookman WTS"/>
        </w:rPr>
        <w:t xml:space="preserve">tiggwidahom </w:t>
      </w:r>
      <w:r w:rsidR="00AE261D" w:rsidRPr="00E5709D">
        <w:rPr>
          <w:rFonts w:ascii="Arial" w:eastAsia="Arial" w:hAnsi="Arial" w:cs="MEPS Bookman WTS"/>
        </w:rPr>
        <w:t>lejn il</w:t>
      </w:r>
      <w:r w:rsidR="00585EEA" w:rsidRPr="00E5709D">
        <w:rPr>
          <w:rFonts w:ascii="Arial" w:eastAsia="Arial" w:hAnsi="Arial" w:cs="MEPS Bookman WTS"/>
        </w:rPr>
        <w:t>-</w:t>
      </w:r>
      <w:r w:rsidR="00AE261D" w:rsidRPr="00E5709D">
        <w:rPr>
          <w:rFonts w:ascii="Arial" w:eastAsia="Arial" w:hAnsi="Arial" w:cs="MEPS Bookman WTS"/>
        </w:rPr>
        <w:t xml:space="preserve">post qaddis </w:t>
      </w:r>
      <w:r w:rsidRPr="00E5709D">
        <w:rPr>
          <w:rFonts w:ascii="Arial" w:eastAsia="Arial" w:hAnsi="Arial" w:cs="MEPS Bookman WTS"/>
        </w:rPr>
        <w:t>tiegħek</w:t>
      </w:r>
      <w:r w:rsidR="00AE261D" w:rsidRPr="00E5709D">
        <w:rPr>
          <w:rFonts w:ascii="Arial" w:eastAsia="Arial" w:hAnsi="Arial" w:cs="MEPS Bookman WTS"/>
        </w:rPr>
        <w:t>.</w:t>
      </w:r>
    </w:p>
    <w:p w14:paraId="7450FC67" w14:textId="77777777" w:rsidR="005E5251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Arial"/>
          <w:b/>
        </w:rPr>
        <w:t>15:14</w:t>
      </w:r>
      <w:r w:rsidR="00585EEA" w:rsidRPr="00E5709D">
        <w:rPr>
          <w:rFonts w:ascii="Arial" w:eastAsia="Arial" w:hAnsi="Arial" w:cs="Arial"/>
          <w:b/>
        </w:rPr>
        <w:t xml:space="preserve"> </w:t>
      </w:r>
      <w:r w:rsidRPr="00E5709D">
        <w:rPr>
          <w:rFonts w:ascii="Arial" w:eastAsia="Arial" w:hAnsi="Arial" w:cs="MEPS Bookman WTS"/>
        </w:rPr>
        <w:t>Il-popli jkollhom jisimgħu</w:t>
      </w:r>
      <w:r w:rsidR="005E5251" w:rsidRPr="00E5709D">
        <w:rPr>
          <w:rFonts w:ascii="Arial" w:eastAsia="Arial" w:hAnsi="Arial" w:cs="MEPS Bookman WTS"/>
        </w:rPr>
        <w:t>;</w:t>
      </w:r>
      <w:r w:rsidRPr="00E5709D">
        <w:rPr>
          <w:rFonts w:ascii="Arial" w:eastAsia="Arial" w:hAnsi="Arial" w:cs="MEPS Bookman WTS"/>
        </w:rPr>
        <w:t xml:space="preserve"> se j</w:t>
      </w:r>
      <w:r w:rsidR="005E5251" w:rsidRPr="00E5709D">
        <w:rPr>
          <w:rFonts w:ascii="Arial" w:eastAsia="Arial" w:hAnsi="Arial" w:cs="MEPS Bookman WTS"/>
        </w:rPr>
        <w:t>itriegħdu</w:t>
      </w:r>
      <w:r w:rsidR="0093109D" w:rsidRPr="00E5709D">
        <w:rPr>
          <w:rFonts w:ascii="Arial" w:eastAsia="Arial" w:hAnsi="Arial" w:cs="MEPS Bookman WTS"/>
        </w:rPr>
        <w:t xml:space="preserve"> bil-biżaʼ</w:t>
      </w:r>
      <w:r w:rsidRPr="00E5709D">
        <w:rPr>
          <w:rFonts w:ascii="Arial" w:eastAsia="Arial" w:hAnsi="Arial" w:cs="MEPS Bookman WTS"/>
        </w:rPr>
        <w:t>;</w:t>
      </w:r>
    </w:p>
    <w:p w14:paraId="61EFF626" w14:textId="77777777" w:rsidR="00AE261D" w:rsidRPr="00E5709D" w:rsidRDefault="00AE261D" w:rsidP="00AE261D">
      <w:pPr>
        <w:rPr>
          <w:rFonts w:ascii="Arial" w:eastAsia="Arial" w:hAnsi="Arial" w:cs="MEPS Bookman WTS"/>
        </w:rPr>
      </w:pPr>
      <w:r w:rsidRPr="00E5709D">
        <w:rPr>
          <w:rFonts w:ascii="Arial" w:eastAsia="Arial" w:hAnsi="Arial" w:cs="MEPS Bookman WTS"/>
        </w:rPr>
        <w:t xml:space="preserve">Uġigħ </w:t>
      </w:r>
      <w:r w:rsidR="005E5251" w:rsidRPr="00E5709D">
        <w:rPr>
          <w:rFonts w:ascii="Arial" w:eastAsia="Arial" w:hAnsi="Arial" w:cs="MEPS Bookman WTS"/>
        </w:rPr>
        <w:t>kbir</w:t>
      </w:r>
      <w:r w:rsidR="005011EB" w:rsidRPr="00E5709D">
        <w:rPr>
          <w:rFonts w:ascii="MEPS Bookman WTS" w:eastAsia="Arial" w:hAnsi="MEPS Bookman WTS" w:cs="MEPS Bookman WTS"/>
        </w:rPr>
        <w:t></w:t>
      </w:r>
      <w:r w:rsidR="005E5251" w:rsidRPr="00E5709D">
        <w:rPr>
          <w:rFonts w:ascii="Arial" w:eastAsia="Arial" w:hAnsi="Arial" w:cs="MEPS Bookman WTS"/>
        </w:rPr>
        <w:t xml:space="preserve"> se</w:t>
      </w:r>
      <w:r w:rsidRPr="00E5709D">
        <w:rPr>
          <w:rFonts w:ascii="Arial" w:eastAsia="Arial" w:hAnsi="Arial" w:cs="MEPS Bookman WTS"/>
        </w:rPr>
        <w:t xml:space="preserve"> jaqbadhom </w:t>
      </w:r>
      <w:r w:rsidR="005E5251" w:rsidRPr="00E5709D">
        <w:rPr>
          <w:rFonts w:ascii="Arial" w:eastAsia="Arial" w:hAnsi="Arial" w:cs="MEPS Bookman WTS"/>
        </w:rPr>
        <w:t>in-nies</w:t>
      </w:r>
      <w:r w:rsidRPr="00E5709D">
        <w:rPr>
          <w:rFonts w:ascii="Arial" w:eastAsia="Arial" w:hAnsi="Arial" w:cs="MEPS Bookman WTS"/>
        </w:rPr>
        <w:t xml:space="preserve"> tal</w:t>
      </w:r>
      <w:r w:rsidR="00585EEA" w:rsidRPr="00E5709D">
        <w:rPr>
          <w:rFonts w:ascii="Arial" w:eastAsia="Arial" w:hAnsi="Arial" w:cs="MEPS Bookman WTS"/>
        </w:rPr>
        <w:t>-</w:t>
      </w:r>
      <w:r w:rsidRPr="00E5709D">
        <w:rPr>
          <w:rFonts w:ascii="Arial" w:eastAsia="Arial" w:hAnsi="Arial" w:cs="MEPS Bookman WTS"/>
        </w:rPr>
        <w:t>Filistja.</w:t>
      </w:r>
    </w:p>
    <w:p w14:paraId="4DC2FE06" w14:textId="77777777" w:rsidR="00974121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Arial"/>
          <w:b/>
        </w:rPr>
        <w:t>15:15</w:t>
      </w:r>
      <w:r w:rsidR="00585EEA" w:rsidRPr="00721B93">
        <w:rPr>
          <w:rFonts w:ascii="Arial" w:eastAsia="Arial" w:hAnsi="Arial" w:cs="Arial"/>
          <w:b/>
        </w:rPr>
        <w:t xml:space="preserve"> </w:t>
      </w:r>
      <w:r w:rsidR="00721B93" w:rsidRPr="00721B93">
        <w:rPr>
          <w:rFonts w:ascii="Arial" w:eastAsia="Arial" w:hAnsi="Arial" w:cs="MEPS Bookman WTS"/>
        </w:rPr>
        <w:t>I</w:t>
      </w:r>
      <w:r w:rsidR="005D6B58" w:rsidRPr="00721B93">
        <w:rPr>
          <w:rFonts w:ascii="Arial" w:eastAsia="Arial" w:hAnsi="Arial" w:cs="MEPS Bookman WTS"/>
        </w:rPr>
        <w:t>l</w:t>
      </w:r>
      <w:r w:rsidR="00585EEA" w:rsidRPr="00721B93">
        <w:rPr>
          <w:rFonts w:ascii="Arial" w:eastAsia="Arial" w:hAnsi="Arial" w:cs="MEPS Bookman WTS"/>
        </w:rPr>
        <w:t>-</w:t>
      </w:r>
      <w:r w:rsidR="005D6B58" w:rsidRPr="00721B93">
        <w:rPr>
          <w:rFonts w:ascii="Arial" w:eastAsia="Arial" w:hAnsi="Arial" w:cs="MEPS Bookman WTS"/>
        </w:rPr>
        <w:t>kapijiet</w:t>
      </w:r>
      <w:r w:rsidR="00E914FC" w:rsidRPr="00721B93">
        <w:rPr>
          <w:rFonts w:ascii="MEPS Bookman WTS" w:eastAsia="Arial" w:hAnsi="MEPS Bookman WTS" w:cs="MEPS Bookman WTS"/>
        </w:rPr>
        <w:t></w:t>
      </w:r>
      <w:r w:rsidRPr="00721B93">
        <w:rPr>
          <w:rFonts w:ascii="Arial" w:eastAsia="Arial" w:hAnsi="Arial" w:cs="MEPS Bookman WTS"/>
        </w:rPr>
        <w:t xml:space="preserve"> t’Edom se jit</w:t>
      </w:r>
      <w:r w:rsidR="00974121" w:rsidRPr="00721B93">
        <w:rPr>
          <w:rFonts w:ascii="Arial" w:eastAsia="Arial" w:hAnsi="Arial" w:cs="MEPS Bookman WTS"/>
        </w:rPr>
        <w:t>werwru</w:t>
      </w:r>
      <w:r w:rsidRPr="00721B93">
        <w:rPr>
          <w:rFonts w:ascii="Arial" w:eastAsia="Arial" w:hAnsi="Arial" w:cs="MEPS Bookman WTS"/>
        </w:rPr>
        <w:t>;</w:t>
      </w:r>
    </w:p>
    <w:p w14:paraId="4C980D70" w14:textId="77777777" w:rsidR="00974121" w:rsidRPr="00721B93" w:rsidRDefault="00974121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MEPS Bookman WTS"/>
        </w:rPr>
        <w:t>U l-ħakkiema</w:t>
      </w:r>
      <w:r w:rsidR="005A1CE6" w:rsidRPr="00721B93">
        <w:rPr>
          <w:rFonts w:ascii="MEPS Bookman WTS" w:eastAsia="Arial" w:hAnsi="MEPS Bookman WTS" w:cs="MEPS Bookman WTS"/>
        </w:rPr>
        <w:t></w:t>
      </w:r>
      <w:r w:rsidRPr="00721B93">
        <w:rPr>
          <w:rFonts w:ascii="Arial" w:eastAsia="Arial" w:hAnsi="Arial" w:cs="MEPS Bookman WTS"/>
        </w:rPr>
        <w:t xml:space="preserve"> </w:t>
      </w:r>
      <w:r w:rsidR="0093109D" w:rsidRPr="00721B93">
        <w:rPr>
          <w:rFonts w:ascii="Arial" w:eastAsia="Arial" w:hAnsi="Arial" w:cs="MEPS Bookman WTS"/>
        </w:rPr>
        <w:t>b’saħħithom</w:t>
      </w:r>
      <w:r w:rsidRPr="00721B93">
        <w:rPr>
          <w:rFonts w:ascii="Arial" w:eastAsia="Arial" w:hAnsi="Arial" w:cs="MEPS Bookman WTS"/>
        </w:rPr>
        <w:t xml:space="preserve"> </w:t>
      </w:r>
      <w:r w:rsidR="00AE261D" w:rsidRPr="00721B93">
        <w:rPr>
          <w:rFonts w:ascii="Arial" w:eastAsia="Arial" w:hAnsi="Arial" w:cs="MEPS Bookman WTS"/>
        </w:rPr>
        <w:t xml:space="preserve">taʼ Mowab </w:t>
      </w:r>
      <w:r w:rsidRPr="00721B93">
        <w:rPr>
          <w:rFonts w:ascii="Arial" w:eastAsia="Arial" w:hAnsi="Arial" w:cs="MEPS Bookman WTS"/>
        </w:rPr>
        <w:t xml:space="preserve">se </w:t>
      </w:r>
      <w:r w:rsidR="00AE261D" w:rsidRPr="00721B93">
        <w:rPr>
          <w:rFonts w:ascii="Arial" w:eastAsia="Arial" w:hAnsi="Arial" w:cs="MEPS Bookman WTS"/>
        </w:rPr>
        <w:t>taqbadhom ir</w:t>
      </w:r>
      <w:r w:rsidR="00585EEA" w:rsidRPr="00721B93">
        <w:rPr>
          <w:rFonts w:ascii="Arial" w:eastAsia="Arial" w:hAnsi="Arial" w:cs="MEPS Bookman WTS"/>
        </w:rPr>
        <w:t>-</w:t>
      </w:r>
      <w:r w:rsidR="00AE261D" w:rsidRPr="00721B93">
        <w:rPr>
          <w:rFonts w:ascii="Arial" w:eastAsia="Arial" w:hAnsi="Arial" w:cs="MEPS Bookman WTS"/>
        </w:rPr>
        <w:t>rogħda.</w:t>
      </w:r>
    </w:p>
    <w:p w14:paraId="004852B0" w14:textId="77777777" w:rsidR="00AE261D" w:rsidRPr="00721B93" w:rsidRDefault="0093109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Arial"/>
        </w:rPr>
        <w:t>In-nies</w:t>
      </w:r>
      <w:r w:rsidR="00AE261D" w:rsidRPr="00721B93">
        <w:rPr>
          <w:rFonts w:ascii="Arial" w:eastAsia="Arial" w:hAnsi="Arial" w:cs="MEPS Bookman WTS"/>
        </w:rPr>
        <w:t xml:space="preserve"> kollha taʼ Kangħan </w:t>
      </w:r>
      <w:r w:rsidR="00974121" w:rsidRPr="00721B93">
        <w:rPr>
          <w:rFonts w:ascii="Arial" w:eastAsia="Arial" w:hAnsi="Arial" w:cs="MEPS Bookman WTS"/>
        </w:rPr>
        <w:t xml:space="preserve">se </w:t>
      </w:r>
      <w:r w:rsidR="00AE261D" w:rsidRPr="00721B93">
        <w:rPr>
          <w:rFonts w:ascii="Arial" w:eastAsia="Arial" w:hAnsi="Arial" w:cs="MEPS Bookman WTS"/>
        </w:rPr>
        <w:t>jaqtgħu qalbhom.</w:t>
      </w:r>
    </w:p>
    <w:p w14:paraId="7198EAF9" w14:textId="77777777" w:rsidR="00974121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Arial"/>
          <w:b/>
        </w:rPr>
        <w:t>15:16</w:t>
      </w:r>
      <w:r w:rsidR="00585EEA" w:rsidRPr="00721B93">
        <w:rPr>
          <w:rFonts w:ascii="Arial" w:eastAsia="Arial" w:hAnsi="Arial" w:cs="Arial"/>
          <w:b/>
        </w:rPr>
        <w:t xml:space="preserve"> </w:t>
      </w:r>
      <w:r w:rsidRPr="00721B93">
        <w:rPr>
          <w:rFonts w:ascii="Arial" w:eastAsia="Arial" w:hAnsi="Arial" w:cs="MEPS Bookman WTS"/>
        </w:rPr>
        <w:t>Biżaʼ u tkexkix jaqgħu fuqhom.</w:t>
      </w:r>
    </w:p>
    <w:p w14:paraId="127B45C7" w14:textId="77777777" w:rsidR="00974121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MEPS Bookman WTS"/>
        </w:rPr>
        <w:t>Minħabba l</w:t>
      </w:r>
      <w:r w:rsidR="00585EEA" w:rsidRPr="00721B93">
        <w:rPr>
          <w:rFonts w:ascii="Arial" w:eastAsia="Arial" w:hAnsi="Arial" w:cs="MEPS Bookman WTS"/>
        </w:rPr>
        <w:t>-</w:t>
      </w:r>
      <w:r w:rsidR="00974121" w:rsidRPr="00721B93">
        <w:rPr>
          <w:rFonts w:ascii="Arial" w:eastAsia="Arial" w:hAnsi="Arial" w:cs="MEPS Bookman WTS"/>
        </w:rPr>
        <w:t>qawwa kbira tiegħek</w:t>
      </w:r>
      <w:r w:rsidRPr="00721B93">
        <w:rPr>
          <w:rFonts w:ascii="Arial" w:eastAsia="Arial" w:hAnsi="Arial" w:cs="MEPS Bookman WTS"/>
        </w:rPr>
        <w:t xml:space="preserve"> ma ji</w:t>
      </w:r>
      <w:r w:rsidR="009F5926" w:rsidRPr="00721B93">
        <w:rPr>
          <w:rFonts w:ascii="Arial" w:eastAsia="Arial" w:hAnsi="Arial" w:cs="MEPS Bookman WTS"/>
        </w:rPr>
        <w:t>ċċaqalqux</w:t>
      </w:r>
      <w:r w:rsidR="00975EAF" w:rsidRPr="00721B93">
        <w:rPr>
          <w:rFonts w:ascii="Arial" w:eastAsia="Arial" w:hAnsi="Arial" w:cs="MEPS Bookman WTS"/>
        </w:rPr>
        <w:t>,</w:t>
      </w:r>
      <w:r w:rsidRPr="00721B93">
        <w:rPr>
          <w:rFonts w:ascii="Arial" w:eastAsia="Arial" w:hAnsi="Arial" w:cs="MEPS Bookman WTS"/>
        </w:rPr>
        <w:t xml:space="preserve"> bħal ġebla,</w:t>
      </w:r>
    </w:p>
    <w:p w14:paraId="1E3093C6" w14:textId="71A0CA30" w:rsidR="00974121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MEPS Bookman WTS"/>
        </w:rPr>
        <w:t>Sakemm jgħaddi l</w:t>
      </w:r>
      <w:r w:rsidR="00585EEA" w:rsidRPr="00721B93">
        <w:rPr>
          <w:rFonts w:ascii="Arial" w:eastAsia="Arial" w:hAnsi="Arial" w:cs="MEPS Bookman WTS"/>
        </w:rPr>
        <w:t>-</w:t>
      </w:r>
      <w:r w:rsidRPr="00721B93">
        <w:rPr>
          <w:rFonts w:ascii="Arial" w:eastAsia="Arial" w:hAnsi="Arial" w:cs="MEPS Bookman WTS"/>
        </w:rPr>
        <w:t>poplu tiegħek</w:t>
      </w:r>
      <w:r w:rsidR="00BB3E65" w:rsidRPr="00721B93">
        <w:rPr>
          <w:rFonts w:ascii="Arial" w:eastAsia="Arial" w:hAnsi="Arial" w:cs="MEPS Bookman WTS"/>
        </w:rPr>
        <w:t xml:space="preserve"> minn quddiemhom</w:t>
      </w:r>
      <w:r w:rsidRPr="00721B93">
        <w:rPr>
          <w:rFonts w:ascii="Arial" w:eastAsia="Arial" w:hAnsi="Arial" w:cs="MEPS Bookman WTS"/>
        </w:rPr>
        <w:t xml:space="preserve"> Ġeħova,</w:t>
      </w:r>
    </w:p>
    <w:p w14:paraId="48A1DA69" w14:textId="77777777" w:rsidR="00AE261D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MEPS Bookman WTS"/>
        </w:rPr>
        <w:t>Sakemm jgħaddi l</w:t>
      </w:r>
      <w:r w:rsidR="00585EEA" w:rsidRPr="00721B93">
        <w:rPr>
          <w:rFonts w:ascii="Arial" w:eastAsia="Arial" w:hAnsi="Arial" w:cs="MEPS Bookman WTS"/>
        </w:rPr>
        <w:t>-</w:t>
      </w:r>
      <w:r w:rsidRPr="00721B93">
        <w:rPr>
          <w:rFonts w:ascii="Arial" w:eastAsia="Arial" w:hAnsi="Arial" w:cs="MEPS Bookman WTS"/>
        </w:rPr>
        <w:t>poplu li int</w:t>
      </w:r>
      <w:r w:rsidR="009F5926" w:rsidRPr="00721B93">
        <w:rPr>
          <w:rFonts w:ascii="Arial" w:eastAsia="Arial" w:hAnsi="Arial" w:cs="MEPS Bookman WTS"/>
        </w:rPr>
        <w:t xml:space="preserve"> ksibt għalik</w:t>
      </w:r>
      <w:r w:rsidRPr="00721B93">
        <w:rPr>
          <w:rFonts w:ascii="Arial" w:eastAsia="Arial" w:hAnsi="Arial" w:cs="MEPS Bookman WTS"/>
        </w:rPr>
        <w:t>.</w:t>
      </w:r>
    </w:p>
    <w:p w14:paraId="0444D2ED" w14:textId="77777777" w:rsidR="00974121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Arial"/>
          <w:b/>
        </w:rPr>
        <w:t>15:17</w:t>
      </w:r>
      <w:r w:rsidR="00585EEA" w:rsidRPr="00721B93">
        <w:rPr>
          <w:rFonts w:ascii="Arial" w:eastAsia="Arial" w:hAnsi="Arial" w:cs="Arial"/>
          <w:b/>
        </w:rPr>
        <w:t xml:space="preserve"> </w:t>
      </w:r>
      <w:r w:rsidRPr="00721B93">
        <w:rPr>
          <w:rFonts w:ascii="Arial" w:eastAsia="Arial" w:hAnsi="Arial" w:cs="MEPS Bookman WTS"/>
        </w:rPr>
        <w:t xml:space="preserve">Iġġibhom u </w:t>
      </w:r>
      <w:commentRangeStart w:id="2"/>
      <w:r w:rsidRPr="00721B93">
        <w:rPr>
          <w:rFonts w:ascii="Arial" w:eastAsia="Arial" w:hAnsi="Arial" w:cs="MEPS Bookman WTS"/>
        </w:rPr>
        <w:t>t</w:t>
      </w:r>
      <w:r w:rsidR="00F53886" w:rsidRPr="00721B93">
        <w:rPr>
          <w:rFonts w:ascii="Arial" w:eastAsia="Arial" w:hAnsi="Arial" w:cs="MEPS Bookman WTS"/>
        </w:rPr>
        <w:t>qegħedhom</w:t>
      </w:r>
      <w:commentRangeEnd w:id="2"/>
      <w:r w:rsidR="00F53886" w:rsidRPr="00721B93">
        <w:rPr>
          <w:rStyle w:val="CommentReference"/>
        </w:rPr>
        <w:commentReference w:id="2"/>
      </w:r>
      <w:r w:rsidR="00A7461F" w:rsidRPr="00721B93">
        <w:rPr>
          <w:rFonts w:ascii="MEPS Bookman WTS" w:eastAsia="Arial" w:hAnsi="MEPS Bookman WTS" w:cs="MEPS Bookman WTS"/>
        </w:rPr>
        <w:t></w:t>
      </w:r>
      <w:r w:rsidRPr="00721B93">
        <w:rPr>
          <w:rFonts w:ascii="Arial" w:eastAsia="Arial" w:hAnsi="Arial" w:cs="MEPS Bookman WTS"/>
        </w:rPr>
        <w:t xml:space="preserve"> fuq il</w:t>
      </w:r>
      <w:r w:rsidR="00585EEA" w:rsidRPr="00721B93">
        <w:rPr>
          <w:rFonts w:ascii="Arial" w:eastAsia="Arial" w:hAnsi="Arial" w:cs="MEPS Bookman WTS"/>
        </w:rPr>
        <w:t>-</w:t>
      </w:r>
      <w:r w:rsidRPr="00721B93">
        <w:rPr>
          <w:rFonts w:ascii="Arial" w:eastAsia="Arial" w:hAnsi="Arial" w:cs="MEPS Bookman WTS"/>
        </w:rPr>
        <w:t>muntanja taʼ wirtek,</w:t>
      </w:r>
    </w:p>
    <w:p w14:paraId="5F5C8D56" w14:textId="40799630" w:rsidR="001B2A73" w:rsidRPr="00721B93" w:rsidRDefault="001B2A73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MEPS Bookman WTS"/>
        </w:rPr>
        <w:t>Il-p</w:t>
      </w:r>
      <w:r w:rsidR="00AE261D" w:rsidRPr="00721B93">
        <w:rPr>
          <w:rFonts w:ascii="Arial" w:eastAsia="Arial" w:hAnsi="Arial" w:cs="MEPS Bookman WTS"/>
        </w:rPr>
        <w:t>ost stabbilit li int lestejt għalik biex toqgħod fih Ġeħova,</w:t>
      </w:r>
    </w:p>
    <w:p w14:paraId="7CA701C4" w14:textId="17797123" w:rsidR="00AE261D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MEPS Bookman WTS"/>
        </w:rPr>
        <w:t>Santwarju li bne</w:t>
      </w:r>
      <w:r w:rsidR="00941FDC" w:rsidRPr="00941FDC">
        <w:rPr>
          <w:rFonts w:ascii="Arial" w:eastAsia="Arial" w:hAnsi="Arial" w:cs="MEPS Bookman WTS"/>
        </w:rPr>
        <w:t>jt</w:t>
      </w:r>
      <w:r w:rsidRPr="00721B93">
        <w:rPr>
          <w:rFonts w:ascii="Arial" w:eastAsia="Arial" w:hAnsi="Arial" w:cs="MEPS Bookman WTS"/>
        </w:rPr>
        <w:t xml:space="preserve"> </w:t>
      </w:r>
      <w:r w:rsidR="00941FDC" w:rsidRPr="00941FDC">
        <w:rPr>
          <w:rFonts w:ascii="Arial" w:eastAsia="Arial" w:hAnsi="Arial" w:cs="MEPS Bookman WTS"/>
        </w:rPr>
        <w:t>b</w:t>
      </w:r>
      <w:r w:rsidR="00941FDC">
        <w:rPr>
          <w:rFonts w:ascii="Arial" w:eastAsia="Arial" w:hAnsi="Arial" w:cs="MEPS Bookman WTS"/>
        </w:rPr>
        <w:t>’</w:t>
      </w:r>
      <w:r w:rsidRPr="00721B93">
        <w:rPr>
          <w:rFonts w:ascii="Arial" w:eastAsia="Arial" w:hAnsi="Arial" w:cs="MEPS Bookman WTS"/>
        </w:rPr>
        <w:t>idejk</w:t>
      </w:r>
      <w:r w:rsidR="00941FDC" w:rsidRPr="00941FDC">
        <w:rPr>
          <w:rFonts w:ascii="Arial" w:eastAsia="Arial" w:hAnsi="Arial" w:cs="MEPS Bookman WTS"/>
        </w:rPr>
        <w:t xml:space="preserve"> </w:t>
      </w:r>
      <w:r w:rsidR="00941FDC" w:rsidRPr="00721B93">
        <w:rPr>
          <w:rFonts w:ascii="Arial" w:eastAsia="Arial" w:hAnsi="Arial" w:cs="MEPS Bookman WTS"/>
        </w:rPr>
        <w:t>Ġeħova</w:t>
      </w:r>
      <w:r w:rsidRPr="00721B93">
        <w:rPr>
          <w:rFonts w:ascii="Arial" w:eastAsia="Arial" w:hAnsi="Arial" w:cs="MEPS Bookman WTS"/>
        </w:rPr>
        <w:t>.</w:t>
      </w:r>
    </w:p>
    <w:p w14:paraId="2DFBC121" w14:textId="77777777" w:rsidR="00AE261D" w:rsidRPr="00721B93" w:rsidRDefault="00AE261D" w:rsidP="00AE261D">
      <w:pPr>
        <w:rPr>
          <w:rFonts w:ascii="Arial" w:eastAsia="Arial" w:hAnsi="Arial" w:cs="MEPS Bookman WTS"/>
        </w:rPr>
      </w:pPr>
      <w:r w:rsidRPr="00721B93">
        <w:rPr>
          <w:rFonts w:ascii="Arial" w:eastAsia="Arial" w:hAnsi="Arial" w:cs="Arial"/>
          <w:b/>
        </w:rPr>
        <w:t>15:18</w:t>
      </w:r>
      <w:r w:rsidR="00585EEA" w:rsidRPr="00721B93">
        <w:rPr>
          <w:rFonts w:ascii="Arial" w:eastAsia="Arial" w:hAnsi="Arial" w:cs="Arial"/>
          <w:b/>
        </w:rPr>
        <w:t xml:space="preserve"> </w:t>
      </w:r>
      <w:r w:rsidRPr="00721B93">
        <w:rPr>
          <w:rFonts w:ascii="Arial" w:eastAsia="Arial" w:hAnsi="Arial" w:cs="MEPS Bookman WTS"/>
        </w:rPr>
        <w:t>Ġeħova se j</w:t>
      </w:r>
      <w:r w:rsidR="001B2A73" w:rsidRPr="00721B93">
        <w:rPr>
          <w:rFonts w:ascii="Arial" w:eastAsia="Arial" w:hAnsi="Arial" w:cs="MEPS Bookman WTS"/>
        </w:rPr>
        <w:t xml:space="preserve">saltan </w:t>
      </w:r>
      <w:r w:rsidRPr="00721B93">
        <w:rPr>
          <w:rFonts w:ascii="Arial" w:eastAsia="Arial" w:hAnsi="Arial" w:cs="MEPS Bookman WTS"/>
        </w:rPr>
        <w:t xml:space="preserve">għal </w:t>
      </w:r>
      <w:r w:rsidR="001B2A73" w:rsidRPr="00721B93">
        <w:rPr>
          <w:rFonts w:ascii="Arial" w:eastAsia="Arial" w:hAnsi="Arial" w:cs="MEPS Bookman WTS"/>
        </w:rPr>
        <w:t xml:space="preserve">dejjem taʼ </w:t>
      </w:r>
      <w:r w:rsidRPr="00721B93">
        <w:rPr>
          <w:rFonts w:ascii="Arial" w:eastAsia="Arial" w:hAnsi="Arial" w:cs="MEPS Bookman WTS"/>
        </w:rPr>
        <w:t>dejjem.</w:t>
      </w:r>
    </w:p>
    <w:p w14:paraId="2E2CCB75" w14:textId="77777777" w:rsidR="001B2A73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Arial"/>
          <w:b/>
        </w:rPr>
        <w:t>15:19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Pr="00B47946">
        <w:rPr>
          <w:rFonts w:ascii="Arial" w:eastAsia="Arial" w:hAnsi="Arial" w:cs="MEPS Bookman WTS"/>
        </w:rPr>
        <w:t>Meta ż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żwiemel tal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Fargħun bil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karrijiet tal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gwerra tiegħu u bis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suldati tal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kavallerija tiegħu </w:t>
      </w:r>
      <w:commentRangeStart w:id="3"/>
      <w:commentRangeStart w:id="4"/>
      <w:r w:rsidRPr="00B47946">
        <w:rPr>
          <w:rFonts w:ascii="Arial" w:eastAsia="Arial" w:hAnsi="Arial" w:cs="MEPS Bookman WTS"/>
        </w:rPr>
        <w:t>daħlu</w:t>
      </w:r>
      <w:commentRangeEnd w:id="3"/>
      <w:commentRangeEnd w:id="4"/>
      <w:r w:rsidR="005D008B">
        <w:rPr>
          <w:rStyle w:val="CommentReference"/>
        </w:rPr>
        <w:commentReference w:id="3"/>
      </w:r>
      <w:r w:rsidR="00721B93" w:rsidRPr="00B47946">
        <w:rPr>
          <w:rStyle w:val="CommentReference"/>
        </w:rPr>
        <w:commentReference w:id="4"/>
      </w:r>
      <w:r w:rsidRPr="00B47946">
        <w:rPr>
          <w:rFonts w:ascii="Arial" w:eastAsia="Arial" w:hAnsi="Arial" w:cs="MEPS Bookman WTS"/>
        </w:rPr>
        <w:t xml:space="preserve"> fil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baħar,</w:t>
      </w:r>
    </w:p>
    <w:p w14:paraId="07861163" w14:textId="77777777" w:rsidR="001B2A73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MEPS Bookman WTS"/>
        </w:rPr>
        <w:t xml:space="preserve">Ġeħova </w:t>
      </w:r>
      <w:r w:rsidR="002E1B41" w:rsidRPr="00B47946">
        <w:rPr>
          <w:rFonts w:ascii="Arial" w:eastAsia="Arial" w:hAnsi="Arial" w:cs="MEPS Bookman WTS"/>
        </w:rPr>
        <w:t xml:space="preserve">tefaʼ </w:t>
      </w:r>
      <w:r w:rsidRPr="00B47946">
        <w:rPr>
          <w:rFonts w:ascii="Arial" w:eastAsia="Arial" w:hAnsi="Arial" w:cs="MEPS Bookman WTS"/>
        </w:rPr>
        <w:t>lura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ilmijiet tal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baħar għal fuqhom,</w:t>
      </w:r>
    </w:p>
    <w:p w14:paraId="3D55BA30" w14:textId="77777777" w:rsidR="00AE261D" w:rsidRPr="00B47946" w:rsidRDefault="001B2A73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MEPS Bookman WTS"/>
        </w:rPr>
        <w:t>Imma</w:t>
      </w:r>
      <w:r w:rsidR="00AE261D" w:rsidRPr="00B47946">
        <w:rPr>
          <w:rFonts w:ascii="Arial" w:eastAsia="Arial" w:hAnsi="Arial" w:cs="MEPS Bookman WTS"/>
        </w:rPr>
        <w:t xml:space="preserve"> </w:t>
      </w:r>
      <w:r w:rsidRPr="00B47946">
        <w:rPr>
          <w:rFonts w:ascii="Arial" w:eastAsia="Arial" w:hAnsi="Arial" w:cs="MEPS Bookman WTS"/>
        </w:rPr>
        <w:t>l-poplu t’</w:t>
      </w:r>
      <w:r w:rsidR="00A127E5" w:rsidRPr="00B47946">
        <w:rPr>
          <w:rFonts w:ascii="Arial" w:eastAsia="Arial" w:hAnsi="Arial" w:cs="MEPS Bookman WTS"/>
        </w:rPr>
        <w:t>Iżrael</w:t>
      </w:r>
      <w:r w:rsidR="00AE261D" w:rsidRPr="00B47946">
        <w:rPr>
          <w:rFonts w:ascii="Arial" w:eastAsia="Arial" w:hAnsi="Arial" w:cs="MEPS Bookman WTS"/>
        </w:rPr>
        <w:t xml:space="preserve"> </w:t>
      </w:r>
      <w:r w:rsidRPr="00B47946">
        <w:rPr>
          <w:rFonts w:ascii="Arial" w:eastAsia="Arial" w:hAnsi="Arial" w:cs="MEPS Bookman WTS"/>
        </w:rPr>
        <w:t>mexa</w:t>
      </w:r>
      <w:r w:rsidR="00AE261D" w:rsidRPr="00B47946">
        <w:rPr>
          <w:rFonts w:ascii="Arial" w:eastAsia="Arial" w:hAnsi="Arial" w:cs="MEPS Bookman WTS"/>
        </w:rPr>
        <w:t xml:space="preserve"> fuq art niexfa </w:t>
      </w:r>
      <w:r w:rsidR="002E1B41" w:rsidRPr="00B47946">
        <w:rPr>
          <w:rFonts w:ascii="Arial" w:eastAsia="Arial" w:hAnsi="Arial" w:cs="MEPS Bookman WTS"/>
        </w:rPr>
        <w:t>f’</w:t>
      </w:r>
      <w:r w:rsidR="00AE261D" w:rsidRPr="00B47946">
        <w:rPr>
          <w:rFonts w:ascii="Arial" w:eastAsia="Arial" w:hAnsi="Arial" w:cs="MEPS Bookman WTS"/>
        </w:rPr>
        <w:t>nofs il</w:t>
      </w:r>
      <w:r w:rsidR="00585EEA" w:rsidRPr="00B47946">
        <w:rPr>
          <w:rFonts w:ascii="Arial" w:eastAsia="Arial" w:hAnsi="Arial" w:cs="MEPS Bookman WTS"/>
        </w:rPr>
        <w:t>-</w:t>
      </w:r>
      <w:r w:rsidR="00AE261D" w:rsidRPr="00B47946">
        <w:rPr>
          <w:rFonts w:ascii="Arial" w:eastAsia="Arial" w:hAnsi="Arial" w:cs="MEPS Bookman WTS"/>
        </w:rPr>
        <w:t>baħar.”</w:t>
      </w:r>
    </w:p>
    <w:p w14:paraId="1CD49842" w14:textId="77777777" w:rsidR="00AE261D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Arial"/>
          <w:b/>
        </w:rPr>
        <w:t>15:20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="001B2A73" w:rsidRPr="00B47946">
        <w:rPr>
          <w:rFonts w:ascii="Arial" w:eastAsia="Arial" w:hAnsi="Arial" w:cs="MEPS Bookman WTS"/>
        </w:rPr>
        <w:t xml:space="preserve">Imbagħad </w:t>
      </w:r>
      <w:r w:rsidR="00005264" w:rsidRPr="00B47946">
        <w:rPr>
          <w:rFonts w:ascii="Arial" w:eastAsia="Arial" w:hAnsi="Arial" w:cs="MEPS Bookman WTS"/>
        </w:rPr>
        <w:t xml:space="preserve">il-profetessa </w:t>
      </w:r>
      <w:r w:rsidRPr="00B47946">
        <w:rPr>
          <w:rFonts w:ascii="Arial" w:eastAsia="Arial" w:hAnsi="Arial" w:cs="MEPS Bookman WTS"/>
        </w:rPr>
        <w:t xml:space="preserve">Mirjam, oħt Aron, </w:t>
      </w:r>
      <w:r w:rsidR="002E1B41" w:rsidRPr="00B47946">
        <w:rPr>
          <w:rFonts w:ascii="Arial" w:eastAsia="Arial" w:hAnsi="Arial" w:cs="MEPS Bookman WTS"/>
        </w:rPr>
        <w:t xml:space="preserve">qabdet </w:t>
      </w:r>
      <w:r w:rsidRPr="00B47946">
        <w:rPr>
          <w:rFonts w:ascii="Arial" w:eastAsia="Arial" w:hAnsi="Arial" w:cs="MEPS Bookman WTS"/>
        </w:rPr>
        <w:t>tanburlin</w:t>
      </w:r>
      <w:r w:rsidR="001B2A73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u n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nisa kollha </w:t>
      </w:r>
      <w:r w:rsidR="001B2A73" w:rsidRPr="00B47946">
        <w:rPr>
          <w:rFonts w:ascii="Arial" w:eastAsia="Arial" w:hAnsi="Arial" w:cs="MEPS Bookman WTS"/>
        </w:rPr>
        <w:t>marru warajha jdoqqu</w:t>
      </w:r>
      <w:r w:rsidRPr="00B47946">
        <w:rPr>
          <w:rFonts w:ascii="Arial" w:eastAsia="Arial" w:hAnsi="Arial" w:cs="MEPS Bookman WTS"/>
        </w:rPr>
        <w:t xml:space="preserve"> t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tanburlin u </w:t>
      </w:r>
      <w:r w:rsidR="001B2A73" w:rsidRPr="00B47946">
        <w:rPr>
          <w:rFonts w:ascii="Arial" w:eastAsia="Arial" w:hAnsi="Arial" w:cs="MEPS Bookman WTS"/>
        </w:rPr>
        <w:t>jiżfnu</w:t>
      </w:r>
      <w:r w:rsidRPr="00B47946">
        <w:rPr>
          <w:rFonts w:ascii="Arial" w:eastAsia="Arial" w:hAnsi="Arial" w:cs="MEPS Bookman WTS"/>
        </w:rPr>
        <w:t xml:space="preserve">. </w:t>
      </w:r>
      <w:r w:rsidRPr="00B47946">
        <w:rPr>
          <w:rFonts w:ascii="Arial" w:eastAsia="Arial" w:hAnsi="Arial" w:cs="Arial"/>
          <w:b/>
        </w:rPr>
        <w:t>15:21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Pr="00B47946">
        <w:rPr>
          <w:rFonts w:ascii="Arial" w:eastAsia="Arial" w:hAnsi="Arial" w:cs="MEPS Bookman WTS"/>
        </w:rPr>
        <w:t xml:space="preserve">Mirjam </w:t>
      </w:r>
      <w:r w:rsidR="00D139B5" w:rsidRPr="00B47946">
        <w:rPr>
          <w:rFonts w:ascii="Arial" w:eastAsia="Arial" w:hAnsi="Arial" w:cs="MEPS Bookman WTS"/>
        </w:rPr>
        <w:t xml:space="preserve">bil-kant </w:t>
      </w:r>
      <w:r w:rsidR="00CF7238" w:rsidRPr="00B47946">
        <w:rPr>
          <w:rFonts w:ascii="Arial" w:eastAsia="Arial" w:hAnsi="Arial" w:cs="MEPS Bookman WTS"/>
        </w:rPr>
        <w:t>wi</w:t>
      </w:r>
      <w:r w:rsidR="00D139B5" w:rsidRPr="00B47946">
        <w:rPr>
          <w:rFonts w:ascii="Arial" w:eastAsia="Arial" w:hAnsi="Arial" w:cs="MEPS Bookman WTS"/>
        </w:rPr>
        <w:t>e</w:t>
      </w:r>
      <w:r w:rsidR="00CF7238" w:rsidRPr="00B47946">
        <w:rPr>
          <w:rFonts w:ascii="Arial" w:eastAsia="Arial" w:hAnsi="Arial" w:cs="MEPS Bookman WTS"/>
        </w:rPr>
        <w:t>ġb</w:t>
      </w:r>
      <w:r w:rsidR="00D139B5" w:rsidRPr="00B47946">
        <w:rPr>
          <w:rFonts w:ascii="Arial" w:eastAsia="Arial" w:hAnsi="Arial" w:cs="MEPS Bookman WTS"/>
        </w:rPr>
        <w:t>e</w:t>
      </w:r>
      <w:r w:rsidR="00CF7238" w:rsidRPr="00B47946">
        <w:rPr>
          <w:rFonts w:ascii="Arial" w:eastAsia="Arial" w:hAnsi="Arial" w:cs="MEPS Bookman WTS"/>
        </w:rPr>
        <w:t>t</w:t>
      </w:r>
      <w:r w:rsidR="00D139B5" w:rsidRPr="00B47946">
        <w:rPr>
          <w:rFonts w:ascii="Arial" w:eastAsia="Arial" w:hAnsi="Arial" w:cs="MEPS Bookman WTS"/>
        </w:rPr>
        <w:t xml:space="preserve"> lil dawk li kienu qed i</w:t>
      </w:r>
      <w:r w:rsidR="00CF7238" w:rsidRPr="00B47946">
        <w:rPr>
          <w:rFonts w:ascii="Arial" w:eastAsia="Arial" w:hAnsi="Arial" w:cs="MEPS Bookman WTS"/>
        </w:rPr>
        <w:t>kanta</w:t>
      </w:r>
      <w:r w:rsidR="00D139B5" w:rsidRPr="00B47946">
        <w:rPr>
          <w:rFonts w:ascii="Arial" w:eastAsia="Arial" w:hAnsi="Arial" w:cs="MEPS Bookman WTS"/>
        </w:rPr>
        <w:t>w</w:t>
      </w:r>
      <w:r w:rsidRPr="00B47946">
        <w:rPr>
          <w:rFonts w:ascii="Arial" w:eastAsia="Arial" w:hAnsi="Arial" w:cs="MEPS Bookman WTS"/>
        </w:rPr>
        <w:t>:</w:t>
      </w:r>
    </w:p>
    <w:p w14:paraId="22E1E722" w14:textId="77777777" w:rsidR="00005264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MEPS Bookman WTS"/>
        </w:rPr>
        <w:t>“</w:t>
      </w:r>
      <w:r w:rsidR="00CF7238" w:rsidRPr="00B47946">
        <w:rPr>
          <w:rFonts w:ascii="Arial" w:eastAsia="Arial" w:hAnsi="Arial" w:cs="MEPS Bookman WTS"/>
        </w:rPr>
        <w:t xml:space="preserve">Kantaw </w:t>
      </w:r>
      <w:r w:rsidRPr="00B47946">
        <w:rPr>
          <w:rFonts w:ascii="Arial" w:eastAsia="Arial" w:hAnsi="Arial" w:cs="MEPS Bookman WTS"/>
        </w:rPr>
        <w:t>lil Ġeħova, għax kbira hi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glorja tiegħu.</w:t>
      </w:r>
    </w:p>
    <w:p w14:paraId="4F6CBDF2" w14:textId="77777777" w:rsidR="00AE261D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MEPS Bookman WTS"/>
        </w:rPr>
        <w:t>Iż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żiemel u r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rikkieb tiegħu </w:t>
      </w:r>
      <w:r w:rsidR="001B2A73" w:rsidRPr="00B47946">
        <w:rPr>
          <w:rFonts w:ascii="Arial" w:eastAsia="Arial" w:hAnsi="Arial" w:cs="MEPS Bookman WTS"/>
        </w:rPr>
        <w:t xml:space="preserve">tefagħhom </w:t>
      </w:r>
      <w:r w:rsidRPr="00B47946">
        <w:rPr>
          <w:rFonts w:ascii="Arial" w:eastAsia="Arial" w:hAnsi="Arial" w:cs="MEPS Bookman WTS"/>
        </w:rPr>
        <w:t>il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baħar.”</w:t>
      </w:r>
    </w:p>
    <w:p w14:paraId="19BFC867" w14:textId="1CF78655" w:rsidR="00AE261D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Arial"/>
          <w:b/>
        </w:rPr>
        <w:t>15:22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Pr="00B47946">
        <w:rPr>
          <w:rFonts w:ascii="Arial" w:eastAsia="Arial" w:hAnsi="Arial" w:cs="MEPS Bookman WTS"/>
        </w:rPr>
        <w:t>Iktar tard</w:t>
      </w:r>
      <w:r w:rsidR="001B2A73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Mosè </w:t>
      </w:r>
      <w:r w:rsidR="001B2A73" w:rsidRPr="00B47946">
        <w:rPr>
          <w:rFonts w:ascii="Arial" w:eastAsia="Arial" w:hAnsi="Arial" w:cs="MEPS Bookman WTS"/>
        </w:rPr>
        <w:t xml:space="preserve">mexxa </w:t>
      </w:r>
      <w:r w:rsidRPr="00B47946">
        <w:rPr>
          <w:rFonts w:ascii="Arial" w:eastAsia="Arial" w:hAnsi="Arial" w:cs="MEPS Bookman WTS"/>
        </w:rPr>
        <w:t>lill</w:t>
      </w:r>
      <w:r w:rsidR="00585EEA" w:rsidRPr="00B47946">
        <w:rPr>
          <w:rFonts w:ascii="Arial" w:eastAsia="Arial" w:hAnsi="Arial" w:cs="MEPS Bookman WTS"/>
        </w:rPr>
        <w:t>-</w:t>
      </w:r>
      <w:r w:rsidR="00A127E5" w:rsidRPr="00B47946">
        <w:rPr>
          <w:rFonts w:ascii="Arial" w:eastAsia="Arial" w:hAnsi="Arial" w:cs="MEPS Bookman WTS"/>
        </w:rPr>
        <w:t>Iżraelin</w:t>
      </w:r>
      <w:r w:rsidRPr="00B47946">
        <w:rPr>
          <w:rFonts w:ascii="Arial" w:eastAsia="Arial" w:hAnsi="Arial" w:cs="MEPS Bookman WTS"/>
        </w:rPr>
        <w:t xml:space="preserve"> </w:t>
      </w:r>
      <w:r w:rsidR="001B2A73" w:rsidRPr="00B47946">
        <w:rPr>
          <w:rFonts w:ascii="Arial" w:eastAsia="Arial" w:hAnsi="Arial" w:cs="MEPS Bookman WTS"/>
        </w:rPr>
        <w:t xml:space="preserve">’il bogħod </w:t>
      </w:r>
      <w:r w:rsidRPr="00B47946">
        <w:rPr>
          <w:rFonts w:ascii="Arial" w:eastAsia="Arial" w:hAnsi="Arial" w:cs="MEPS Bookman WTS"/>
        </w:rPr>
        <w:t>mill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Baħar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Aħmar</w:t>
      </w:r>
      <w:r w:rsidR="00163B50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u huma ħarġu </w:t>
      </w:r>
      <w:r w:rsidR="007276A2">
        <w:rPr>
          <w:rFonts w:ascii="Arial" w:eastAsia="Arial" w:hAnsi="Arial" w:cs="MEPS Bookman WTS"/>
        </w:rPr>
        <w:t xml:space="preserve">fid-deżert </w:t>
      </w:r>
      <w:r w:rsidRPr="00B47946">
        <w:rPr>
          <w:rFonts w:ascii="Arial" w:eastAsia="Arial" w:hAnsi="Arial" w:cs="MEPS Bookman WTS"/>
        </w:rPr>
        <w:t xml:space="preserve">taʼ Sur u mxew għal tlett ijiem </w:t>
      </w:r>
      <w:r w:rsidR="00491166">
        <w:rPr>
          <w:rFonts w:ascii="Arial" w:eastAsia="Arial" w:hAnsi="Arial" w:cs="MEPS Bookman WTS"/>
        </w:rPr>
        <w:t>fid-deżert</w:t>
      </w:r>
      <w:r w:rsidRPr="00B47946">
        <w:rPr>
          <w:rFonts w:ascii="Arial" w:eastAsia="Arial" w:hAnsi="Arial" w:cs="MEPS Bookman WTS"/>
        </w:rPr>
        <w:t xml:space="preserve">, imma ma sabux ilma. </w:t>
      </w:r>
      <w:r w:rsidRPr="00B47946">
        <w:rPr>
          <w:rFonts w:ascii="Arial" w:eastAsia="Arial" w:hAnsi="Arial" w:cs="Arial"/>
          <w:b/>
        </w:rPr>
        <w:t>15:23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="00163B50" w:rsidRPr="00B47946">
        <w:rPr>
          <w:rFonts w:ascii="Arial" w:eastAsia="Arial" w:hAnsi="Arial" w:cs="MEPS Bookman WTS"/>
        </w:rPr>
        <w:t>W</w:t>
      </w:r>
      <w:r w:rsidRPr="00B47946">
        <w:rPr>
          <w:rFonts w:ascii="Arial" w:eastAsia="Arial" w:hAnsi="Arial" w:cs="MEPS Bookman WTS"/>
        </w:rPr>
        <w:t>aslu Marah, imma ma setgħux jixorbu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ilma minn </w:t>
      </w:r>
      <w:r w:rsidR="000A1522" w:rsidRPr="00B47946">
        <w:rPr>
          <w:rFonts w:ascii="Arial" w:eastAsia="Arial" w:hAnsi="Arial" w:cs="MEPS Bookman WTS"/>
        </w:rPr>
        <w:t xml:space="preserve">hemmhekk </w:t>
      </w:r>
      <w:r w:rsidRPr="00B47946">
        <w:rPr>
          <w:rFonts w:ascii="Arial" w:eastAsia="Arial" w:hAnsi="Arial" w:cs="MEPS Bookman WTS"/>
        </w:rPr>
        <w:t xml:space="preserve">għax kien morr. </w:t>
      </w:r>
      <w:r w:rsidR="00167E35" w:rsidRPr="00B47946">
        <w:rPr>
          <w:rFonts w:ascii="Arial" w:eastAsia="Arial" w:hAnsi="Arial" w:cs="MEPS Bookman WTS"/>
        </w:rPr>
        <w:t>G</w:t>
      </w:r>
      <w:r w:rsidRPr="00B47946">
        <w:rPr>
          <w:rFonts w:ascii="Arial" w:eastAsia="Arial" w:hAnsi="Arial" w:cs="MEPS Bookman WTS"/>
        </w:rPr>
        <w:t>ħalhekk</w:t>
      </w:r>
      <w:r w:rsidR="00167E35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</w:t>
      </w:r>
      <w:r w:rsidR="00167E35" w:rsidRPr="00B47946">
        <w:rPr>
          <w:rFonts w:ascii="Arial" w:eastAsia="Arial" w:hAnsi="Arial" w:cs="MEPS Bookman WTS"/>
        </w:rPr>
        <w:t>i</w:t>
      </w:r>
      <w:r w:rsidR="000A1522" w:rsidRPr="00B47946">
        <w:rPr>
          <w:rFonts w:ascii="Arial" w:eastAsia="Arial" w:hAnsi="Arial" w:cs="MEPS Bookman WTS"/>
        </w:rPr>
        <w:t xml:space="preserve">l-post </w:t>
      </w:r>
      <w:r w:rsidR="00167E35" w:rsidRPr="00B47946">
        <w:rPr>
          <w:rFonts w:ascii="Arial" w:eastAsia="Arial" w:hAnsi="Arial" w:cs="MEPS Bookman WTS"/>
        </w:rPr>
        <w:t>is</w:t>
      </w:r>
      <w:r w:rsidRPr="00B47946">
        <w:rPr>
          <w:rFonts w:ascii="Arial" w:eastAsia="Arial" w:hAnsi="Arial" w:cs="MEPS Bookman WTS"/>
        </w:rPr>
        <w:t>semm</w:t>
      </w:r>
      <w:r w:rsidR="00167E35" w:rsidRPr="00B47946">
        <w:rPr>
          <w:rFonts w:ascii="Arial" w:eastAsia="Arial" w:hAnsi="Arial" w:cs="MEPS Bookman WTS"/>
        </w:rPr>
        <w:t>a</w:t>
      </w:r>
      <w:r w:rsidRPr="00B47946">
        <w:rPr>
          <w:rFonts w:ascii="Arial" w:eastAsia="Arial" w:hAnsi="Arial" w:cs="MEPS Bookman WTS"/>
        </w:rPr>
        <w:t xml:space="preserve"> Marah.</w:t>
      </w:r>
      <w:r w:rsidRPr="00B47946">
        <w:rPr>
          <w:rFonts w:ascii="MEPS Bookman WTS" w:eastAsia="Arial" w:hAnsi="MEPS Bookman WTS" w:cs="MEPS Bookman WTS"/>
        </w:rPr>
        <w:t xml:space="preserve"> </w:t>
      </w:r>
      <w:r w:rsidRPr="00B47946">
        <w:rPr>
          <w:rFonts w:ascii="Arial" w:eastAsia="Arial" w:hAnsi="Arial" w:cs="Arial"/>
          <w:b/>
        </w:rPr>
        <w:t>15:24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="000A1522" w:rsidRPr="00B47946">
        <w:rPr>
          <w:rFonts w:ascii="Arial" w:eastAsia="Arial" w:hAnsi="Arial" w:cs="MEPS Bookman WTS"/>
        </w:rPr>
        <w:t>Minħabba f’hekk, i</w:t>
      </w:r>
      <w:r w:rsidRPr="00B47946">
        <w:rPr>
          <w:rFonts w:ascii="Arial" w:eastAsia="Arial" w:hAnsi="Arial" w:cs="MEPS Bookman WTS"/>
        </w:rPr>
        <w:t>n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nies bdew igergru kontra Mosè u </w:t>
      </w:r>
      <w:r w:rsidR="00AB376C" w:rsidRPr="00B47946">
        <w:rPr>
          <w:rFonts w:ascii="Arial" w:eastAsia="Arial" w:hAnsi="Arial" w:cs="MEPS Bookman WTS"/>
        </w:rPr>
        <w:t>jgħid</w:t>
      </w:r>
      <w:r w:rsidRPr="00B47946">
        <w:rPr>
          <w:rFonts w:ascii="Arial" w:eastAsia="Arial" w:hAnsi="Arial" w:cs="MEPS Bookman WTS"/>
        </w:rPr>
        <w:t xml:space="preserve">ulu: “X’se nixorbu?” </w:t>
      </w:r>
      <w:r w:rsidRPr="00B47946">
        <w:rPr>
          <w:rFonts w:ascii="Arial" w:eastAsia="Arial" w:hAnsi="Arial" w:cs="Arial"/>
          <w:b/>
        </w:rPr>
        <w:t>15:25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="00720191" w:rsidRPr="00B47946">
        <w:rPr>
          <w:rFonts w:ascii="Arial" w:eastAsia="Arial" w:hAnsi="Arial" w:cs="MEPS Bookman WTS"/>
        </w:rPr>
        <w:t>H</w:t>
      </w:r>
      <w:r w:rsidRPr="00B47946">
        <w:rPr>
          <w:rFonts w:ascii="Arial" w:eastAsia="Arial" w:hAnsi="Arial" w:cs="MEPS Bookman WTS"/>
        </w:rPr>
        <w:t xml:space="preserve">u </w:t>
      </w:r>
      <w:r w:rsidR="00AB376C" w:rsidRPr="00B47946">
        <w:rPr>
          <w:rFonts w:ascii="Arial" w:eastAsia="Arial" w:hAnsi="Arial" w:cs="MEPS Bookman WTS"/>
        </w:rPr>
        <w:t xml:space="preserve">talab </w:t>
      </w:r>
      <w:r w:rsidRPr="00B47946">
        <w:rPr>
          <w:rFonts w:ascii="Arial" w:eastAsia="Arial" w:hAnsi="Arial" w:cs="MEPS Bookman WTS"/>
        </w:rPr>
        <w:t>lil Ġeħova</w:t>
      </w:r>
      <w:r w:rsidR="000A1522" w:rsidRPr="00B47946">
        <w:rPr>
          <w:rFonts w:ascii="Arial" w:eastAsia="Arial" w:hAnsi="Arial" w:cs="MEPS Bookman WTS"/>
        </w:rPr>
        <w:t xml:space="preserve"> għall-għajnuna u</w:t>
      </w:r>
      <w:r w:rsidRPr="00B47946">
        <w:rPr>
          <w:rFonts w:ascii="Arial" w:eastAsia="Arial" w:hAnsi="Arial" w:cs="MEPS Bookman WTS"/>
        </w:rPr>
        <w:t xml:space="preserve"> Ġeħova </w:t>
      </w:r>
      <w:r w:rsidR="00AB376C" w:rsidRPr="00B47946">
        <w:rPr>
          <w:rFonts w:ascii="Arial" w:eastAsia="Arial" w:hAnsi="Arial" w:cs="MEPS Bookman WTS"/>
        </w:rPr>
        <w:t xml:space="preserve">dderiġieh lejn </w:t>
      </w:r>
      <w:r w:rsidRPr="00B47946">
        <w:rPr>
          <w:rFonts w:ascii="Arial" w:eastAsia="Arial" w:hAnsi="Arial" w:cs="MEPS Bookman WTS"/>
        </w:rPr>
        <w:t>siġra</w:t>
      </w:r>
      <w:r w:rsidR="000A1522" w:rsidRPr="00B47946">
        <w:rPr>
          <w:rFonts w:ascii="Arial" w:eastAsia="Arial" w:hAnsi="Arial" w:cs="MEPS Bookman WTS"/>
        </w:rPr>
        <w:t>.</w:t>
      </w:r>
      <w:r w:rsidRPr="00B47946">
        <w:rPr>
          <w:rFonts w:ascii="Arial" w:eastAsia="Arial" w:hAnsi="Arial" w:cs="MEPS Bookman WTS"/>
        </w:rPr>
        <w:t xml:space="preserve"> </w:t>
      </w:r>
      <w:r w:rsidR="000A1522" w:rsidRPr="00B47946">
        <w:rPr>
          <w:rFonts w:ascii="Arial" w:eastAsia="Arial" w:hAnsi="Arial" w:cs="MEPS Bookman WTS"/>
        </w:rPr>
        <w:t xml:space="preserve">Meta </w:t>
      </w:r>
      <w:commentRangeStart w:id="5"/>
      <w:r w:rsidR="000A1522" w:rsidRPr="00B47946">
        <w:rPr>
          <w:rFonts w:ascii="Arial" w:eastAsia="Arial" w:hAnsi="Arial" w:cs="MEPS Bookman WTS"/>
        </w:rPr>
        <w:t>tefagħha</w:t>
      </w:r>
      <w:r w:rsidRPr="00B47946">
        <w:rPr>
          <w:rFonts w:ascii="Arial" w:eastAsia="Arial" w:hAnsi="Arial" w:cs="MEPS Bookman WTS"/>
        </w:rPr>
        <w:t xml:space="preserve"> fl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ilma</w:t>
      </w:r>
      <w:commentRangeEnd w:id="5"/>
      <w:r w:rsidR="00AD633F">
        <w:rPr>
          <w:rStyle w:val="CommentReference"/>
        </w:rPr>
        <w:commentReference w:id="5"/>
      </w:r>
      <w:r w:rsidR="000A1522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ilma sar ħelu.</w:t>
      </w:r>
    </w:p>
    <w:p w14:paraId="6D77E8F0" w14:textId="77777777" w:rsidR="00AE261D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MEPS Bookman WTS"/>
        </w:rPr>
        <w:t xml:space="preserve">Hemmhekk </w:t>
      </w:r>
      <w:r w:rsidR="000A1522" w:rsidRPr="00B47946">
        <w:rPr>
          <w:rFonts w:ascii="Arial" w:eastAsia="Arial" w:hAnsi="Arial" w:cs="MEPS Bookman WTS"/>
        </w:rPr>
        <w:t xml:space="preserve">Alla tahom liġi </w:t>
      </w:r>
      <w:r w:rsidRPr="00B47946">
        <w:rPr>
          <w:rFonts w:ascii="Arial" w:eastAsia="Arial" w:hAnsi="Arial" w:cs="MEPS Bookman WTS"/>
        </w:rPr>
        <w:t>u każ fuqiex jibbażaw il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ġudizzju</w:t>
      </w:r>
      <w:r w:rsidR="008260A8" w:rsidRPr="00B47946">
        <w:rPr>
          <w:rFonts w:ascii="Arial" w:eastAsia="Arial" w:hAnsi="Arial" w:cs="MEPS Bookman WTS"/>
        </w:rPr>
        <w:t xml:space="preserve"> sabiex j</w:t>
      </w:r>
      <w:r w:rsidRPr="00B47946">
        <w:rPr>
          <w:rFonts w:ascii="Arial" w:eastAsia="Arial" w:hAnsi="Arial" w:cs="MEPS Bookman WTS"/>
        </w:rPr>
        <w:t>għaddi minn prova</w:t>
      </w:r>
      <w:r w:rsidR="000A1522" w:rsidRPr="00B47946">
        <w:rPr>
          <w:rFonts w:ascii="Arial" w:eastAsia="Arial" w:hAnsi="Arial" w:cs="MEPS Bookman WTS"/>
        </w:rPr>
        <w:t xml:space="preserve"> l-ubbidjenza tagħhom</w:t>
      </w:r>
      <w:r w:rsidRPr="00B47946">
        <w:rPr>
          <w:rFonts w:ascii="Arial" w:eastAsia="Arial" w:hAnsi="Arial" w:cs="MEPS Bookman WTS"/>
        </w:rPr>
        <w:t xml:space="preserve">. </w:t>
      </w:r>
      <w:r w:rsidRPr="00B47946">
        <w:rPr>
          <w:rFonts w:ascii="Arial" w:eastAsia="Arial" w:hAnsi="Arial" w:cs="Arial"/>
          <w:b/>
        </w:rPr>
        <w:t>15:26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="0060405E" w:rsidRPr="00B47946">
        <w:rPr>
          <w:rFonts w:ascii="Arial" w:eastAsia="Arial" w:hAnsi="Arial" w:cs="MEPS Bookman WTS"/>
        </w:rPr>
        <w:t>Hu qal</w:t>
      </w:r>
      <w:r w:rsidRPr="00B47946">
        <w:rPr>
          <w:rFonts w:ascii="Arial" w:eastAsia="Arial" w:hAnsi="Arial" w:cs="MEPS Bookman WTS"/>
        </w:rPr>
        <w:t>: “Jekk tassew tis</w:t>
      </w:r>
      <w:r w:rsidR="0060405E" w:rsidRPr="00B47946">
        <w:rPr>
          <w:rFonts w:ascii="Arial" w:eastAsia="Arial" w:hAnsi="Arial" w:cs="MEPS Bookman WTS"/>
        </w:rPr>
        <w:t>i</w:t>
      </w:r>
      <w:r w:rsidRPr="00B47946">
        <w:rPr>
          <w:rFonts w:ascii="Arial" w:eastAsia="Arial" w:hAnsi="Arial" w:cs="MEPS Bookman WTS"/>
        </w:rPr>
        <w:t>m</w:t>
      </w:r>
      <w:r w:rsidR="0060405E" w:rsidRPr="00B47946">
        <w:rPr>
          <w:rFonts w:ascii="Arial" w:eastAsia="Arial" w:hAnsi="Arial" w:cs="MEPS Bookman WTS"/>
        </w:rPr>
        <w:t>għu</w:t>
      </w:r>
      <w:r w:rsidRPr="00B47946">
        <w:rPr>
          <w:rFonts w:ascii="Arial" w:eastAsia="Arial" w:hAnsi="Arial" w:cs="MEPS Bookman WTS"/>
        </w:rPr>
        <w:t xml:space="preserve"> minn leħn</w:t>
      </w:r>
      <w:r w:rsidR="00C4249E" w:rsidRPr="00B47946">
        <w:rPr>
          <w:rFonts w:ascii="Arial" w:eastAsia="Arial" w:hAnsi="Arial" w:cs="MEPS Bookman WTS"/>
        </w:rPr>
        <w:t>i,</w:t>
      </w:r>
      <w:r w:rsidRPr="00B47946">
        <w:rPr>
          <w:rFonts w:ascii="Arial" w:eastAsia="Arial" w:hAnsi="Arial" w:cs="MEPS Bookman WTS"/>
        </w:rPr>
        <w:t xml:space="preserve"> Ġeħova </w:t>
      </w:r>
      <w:r w:rsidR="00C963A0" w:rsidRPr="00C963A0">
        <w:rPr>
          <w:rFonts w:ascii="Arial" w:eastAsia="Arial" w:hAnsi="Arial" w:cs="MEPS Bookman WTS"/>
        </w:rPr>
        <w:t>l-</w:t>
      </w:r>
      <w:r w:rsidRPr="00B47946">
        <w:rPr>
          <w:rFonts w:ascii="Arial" w:eastAsia="Arial" w:hAnsi="Arial" w:cs="MEPS Bookman WTS"/>
        </w:rPr>
        <w:t>Alla t</w:t>
      </w:r>
      <w:r w:rsidR="0060405E" w:rsidRPr="00B47946">
        <w:rPr>
          <w:rFonts w:ascii="Arial" w:eastAsia="Arial" w:hAnsi="Arial" w:cs="MEPS Bookman WTS"/>
        </w:rPr>
        <w:t>a</w:t>
      </w:r>
      <w:r w:rsidRPr="00B47946">
        <w:rPr>
          <w:rFonts w:ascii="Arial" w:eastAsia="Arial" w:hAnsi="Arial" w:cs="MEPS Bookman WTS"/>
        </w:rPr>
        <w:t>għk</w:t>
      </w:r>
      <w:r w:rsidR="0060405E" w:rsidRPr="00B47946">
        <w:rPr>
          <w:rFonts w:ascii="Arial" w:eastAsia="Arial" w:hAnsi="Arial" w:cs="MEPS Bookman WTS"/>
        </w:rPr>
        <w:t>om</w:t>
      </w:r>
      <w:r w:rsidR="00C4249E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u tagħml</w:t>
      </w:r>
      <w:r w:rsidR="0060405E" w:rsidRPr="00B47946">
        <w:rPr>
          <w:rFonts w:ascii="Arial" w:eastAsia="Arial" w:hAnsi="Arial" w:cs="MEPS Bookman WTS"/>
        </w:rPr>
        <w:t>u</w:t>
      </w:r>
      <w:r w:rsidRPr="00B47946">
        <w:rPr>
          <w:rFonts w:ascii="Arial" w:eastAsia="Arial" w:hAnsi="Arial" w:cs="MEPS Bookman WTS"/>
        </w:rPr>
        <w:t xml:space="preserve"> dak li hu sewwa f’għajnej</w:t>
      </w:r>
      <w:r w:rsidR="0060405E" w:rsidRPr="00B47946">
        <w:rPr>
          <w:rFonts w:ascii="Arial" w:eastAsia="Arial" w:hAnsi="Arial" w:cs="MEPS Bookman WTS"/>
        </w:rPr>
        <w:t>ja</w:t>
      </w:r>
      <w:r w:rsidRPr="00B47946">
        <w:rPr>
          <w:rFonts w:ascii="Arial" w:eastAsia="Arial" w:hAnsi="Arial" w:cs="MEPS Bookman WTS"/>
        </w:rPr>
        <w:t xml:space="preserve"> u tagħt</w:t>
      </w:r>
      <w:r w:rsidR="0060405E" w:rsidRPr="00B47946">
        <w:rPr>
          <w:rFonts w:ascii="Arial" w:eastAsia="Arial" w:hAnsi="Arial" w:cs="MEPS Bookman WTS"/>
        </w:rPr>
        <w:t>u</w:t>
      </w:r>
      <w:r w:rsidRPr="00B47946">
        <w:rPr>
          <w:rFonts w:ascii="Arial" w:eastAsia="Arial" w:hAnsi="Arial" w:cs="MEPS Bookman WTS"/>
        </w:rPr>
        <w:t xml:space="preserve"> </w:t>
      </w:r>
      <w:r w:rsidR="0060405E" w:rsidRPr="00B47946">
        <w:rPr>
          <w:rFonts w:ascii="Arial" w:eastAsia="Arial" w:hAnsi="Arial" w:cs="MEPS Bookman WTS"/>
        </w:rPr>
        <w:t>kas</w:t>
      </w:r>
      <w:r w:rsidRPr="00B47946">
        <w:rPr>
          <w:rFonts w:ascii="Arial" w:eastAsia="Arial" w:hAnsi="Arial" w:cs="MEPS Bookman WTS"/>
        </w:rPr>
        <w:t xml:space="preserve"> </w:t>
      </w:r>
      <w:r w:rsidR="0060405E" w:rsidRPr="00B47946">
        <w:rPr>
          <w:rFonts w:ascii="Arial" w:eastAsia="Arial" w:hAnsi="Arial" w:cs="MEPS Bookman WTS"/>
        </w:rPr>
        <w:t>il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kmandamenti </w:t>
      </w:r>
      <w:r w:rsidR="0060405E" w:rsidRPr="00B47946">
        <w:rPr>
          <w:rFonts w:ascii="Arial" w:eastAsia="Arial" w:hAnsi="Arial" w:cs="MEPS Bookman WTS"/>
        </w:rPr>
        <w:t xml:space="preserve">tiegħi </w:t>
      </w:r>
      <w:r w:rsidRPr="00B47946">
        <w:rPr>
          <w:rFonts w:ascii="Arial" w:eastAsia="Arial" w:hAnsi="Arial" w:cs="MEPS Bookman WTS"/>
        </w:rPr>
        <w:t>u t</w:t>
      </w:r>
      <w:r w:rsidR="0060405E" w:rsidRPr="00B47946">
        <w:rPr>
          <w:rFonts w:ascii="Arial" w:eastAsia="Arial" w:hAnsi="Arial" w:cs="MEPS Bookman WTS"/>
        </w:rPr>
        <w:t>obdu</w:t>
      </w:r>
      <w:r w:rsidRPr="00B47946">
        <w:rPr>
          <w:rFonts w:ascii="Arial" w:eastAsia="Arial" w:hAnsi="Arial" w:cs="MEPS Bookman WTS"/>
        </w:rPr>
        <w:t xml:space="preserve"> r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regoli kollha </w:t>
      </w:r>
      <w:r w:rsidR="0060405E" w:rsidRPr="00B47946">
        <w:rPr>
          <w:rFonts w:ascii="Arial" w:eastAsia="Arial" w:hAnsi="Arial" w:cs="MEPS Bookman WTS"/>
        </w:rPr>
        <w:t>tiegħi</w:t>
      </w:r>
      <w:r w:rsidRPr="00B47946">
        <w:rPr>
          <w:rFonts w:ascii="Arial" w:eastAsia="Arial" w:hAnsi="Arial" w:cs="MEPS Bookman WTS"/>
        </w:rPr>
        <w:t>, ma nġib fuqk</w:t>
      </w:r>
      <w:r w:rsidR="0060405E" w:rsidRPr="00B47946">
        <w:rPr>
          <w:rFonts w:ascii="Arial" w:eastAsia="Arial" w:hAnsi="Arial" w:cs="MEPS Bookman WTS"/>
        </w:rPr>
        <w:t>om</w:t>
      </w:r>
      <w:r w:rsidRPr="00B47946">
        <w:rPr>
          <w:rFonts w:ascii="Arial" w:eastAsia="Arial" w:hAnsi="Arial" w:cs="MEPS Bookman WTS"/>
        </w:rPr>
        <w:t xml:space="preserve"> ebda waħda mill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mard li ġibt fuq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Eġizzjani</w:t>
      </w:r>
      <w:r w:rsidR="00C4249E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għaliex jien</w:t>
      </w:r>
      <w:r w:rsidR="00C4249E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Ġeħova</w:t>
      </w:r>
      <w:r w:rsidR="00C4249E" w:rsidRPr="00B47946">
        <w:rPr>
          <w:rFonts w:ascii="Arial" w:eastAsia="Arial" w:hAnsi="Arial" w:cs="MEPS Bookman WTS"/>
        </w:rPr>
        <w:t>,</w:t>
      </w:r>
      <w:r w:rsidRPr="00B47946">
        <w:rPr>
          <w:rFonts w:ascii="Arial" w:eastAsia="Arial" w:hAnsi="Arial" w:cs="MEPS Bookman WTS"/>
        </w:rPr>
        <w:t xml:space="preserve"> qed infej</w:t>
      </w:r>
      <w:r w:rsidR="0060405E" w:rsidRPr="00B47946">
        <w:rPr>
          <w:rFonts w:ascii="Arial" w:eastAsia="Arial" w:hAnsi="Arial" w:cs="MEPS Bookman WTS"/>
        </w:rPr>
        <w:t>ja</w:t>
      </w:r>
      <w:r w:rsidRPr="00B47946">
        <w:rPr>
          <w:rFonts w:ascii="Arial" w:eastAsia="Arial" w:hAnsi="Arial" w:cs="MEPS Bookman WTS"/>
        </w:rPr>
        <w:t>qk</w:t>
      </w:r>
      <w:r w:rsidR="0060405E" w:rsidRPr="00B47946">
        <w:rPr>
          <w:rFonts w:ascii="Arial" w:eastAsia="Arial" w:hAnsi="Arial" w:cs="MEPS Bookman WTS"/>
        </w:rPr>
        <w:t>om</w:t>
      </w:r>
      <w:r w:rsidRPr="00B47946">
        <w:rPr>
          <w:rFonts w:ascii="Arial" w:eastAsia="Arial" w:hAnsi="Arial" w:cs="MEPS Bookman WTS"/>
        </w:rPr>
        <w:t>.”</w:t>
      </w:r>
    </w:p>
    <w:p w14:paraId="2C303101" w14:textId="77777777" w:rsidR="00AE261D" w:rsidRPr="00B47946" w:rsidRDefault="00AE261D" w:rsidP="00AE261D">
      <w:pPr>
        <w:rPr>
          <w:rFonts w:ascii="Arial" w:eastAsia="Arial" w:hAnsi="Arial" w:cs="MEPS Bookman WTS"/>
        </w:rPr>
      </w:pPr>
      <w:r w:rsidRPr="00B47946">
        <w:rPr>
          <w:rFonts w:ascii="Arial" w:eastAsia="Arial" w:hAnsi="Arial" w:cs="Arial"/>
          <w:b/>
        </w:rPr>
        <w:t>15:27</w:t>
      </w:r>
      <w:r w:rsidR="00585EEA" w:rsidRPr="00B47946">
        <w:rPr>
          <w:rFonts w:ascii="Arial" w:eastAsia="Arial" w:hAnsi="Arial" w:cs="Arial"/>
          <w:b/>
        </w:rPr>
        <w:t xml:space="preserve"> </w:t>
      </w:r>
      <w:r w:rsidRPr="00B47946">
        <w:rPr>
          <w:rFonts w:ascii="Arial" w:eastAsia="Arial" w:hAnsi="Arial" w:cs="MEPS Bookman WTS"/>
        </w:rPr>
        <w:t xml:space="preserve">Imbagħad waslu Elim, fejn kien hemm </w:t>
      </w:r>
      <w:r w:rsidR="004603F4" w:rsidRPr="00B47946">
        <w:rPr>
          <w:rFonts w:ascii="Arial" w:eastAsia="Arial" w:hAnsi="Arial" w:cs="MEPS Bookman WTS"/>
        </w:rPr>
        <w:t>12</w:t>
      </w:r>
      <w:r w:rsidRPr="00B47946">
        <w:rPr>
          <w:rFonts w:ascii="Arial" w:eastAsia="Arial" w:hAnsi="Arial" w:cs="MEPS Bookman WTS"/>
        </w:rPr>
        <w:t xml:space="preserve">-il għajn </w:t>
      </w:r>
      <w:r w:rsidR="00E73861" w:rsidRPr="00B47946">
        <w:rPr>
          <w:rFonts w:ascii="Arial" w:eastAsia="Arial" w:hAnsi="Arial" w:cs="MEPS Bookman WTS"/>
        </w:rPr>
        <w:t>tal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ilma u </w:t>
      </w:r>
      <w:r w:rsidR="004603F4" w:rsidRPr="00B47946">
        <w:rPr>
          <w:rFonts w:ascii="Arial" w:eastAsia="Arial" w:hAnsi="Arial" w:cs="MEPS Bookman WTS"/>
        </w:rPr>
        <w:t>70</w:t>
      </w:r>
      <w:r w:rsidRPr="00B47946">
        <w:rPr>
          <w:rFonts w:ascii="Arial" w:eastAsia="Arial" w:hAnsi="Arial" w:cs="MEPS Bookman WTS"/>
        </w:rPr>
        <w:t xml:space="preserve"> siġra tal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 xml:space="preserve">palm. Għalhekk, </w:t>
      </w:r>
      <w:r w:rsidR="004603F4" w:rsidRPr="00B47946">
        <w:rPr>
          <w:rFonts w:ascii="Arial" w:eastAsia="Arial" w:hAnsi="Arial" w:cs="MEPS Bookman WTS"/>
        </w:rPr>
        <w:t>ik</w:t>
      </w:r>
      <w:r w:rsidRPr="00B47946">
        <w:rPr>
          <w:rFonts w:ascii="Arial" w:eastAsia="Arial" w:hAnsi="Arial" w:cs="MEPS Bookman WTS"/>
        </w:rPr>
        <w:t>kamp</w:t>
      </w:r>
      <w:r w:rsidR="004603F4" w:rsidRPr="00B47946">
        <w:rPr>
          <w:rFonts w:ascii="Arial" w:eastAsia="Arial" w:hAnsi="Arial" w:cs="MEPS Bookman WTS"/>
        </w:rPr>
        <w:t>jaw</w:t>
      </w:r>
      <w:r w:rsidRPr="00B47946">
        <w:rPr>
          <w:rFonts w:ascii="Arial" w:eastAsia="Arial" w:hAnsi="Arial" w:cs="MEPS Bookman WTS"/>
        </w:rPr>
        <w:t xml:space="preserve"> hemmhekk ħdejn l</w:t>
      </w:r>
      <w:r w:rsidR="00585EEA" w:rsidRPr="00B47946">
        <w:rPr>
          <w:rFonts w:ascii="Arial" w:eastAsia="Arial" w:hAnsi="Arial" w:cs="MEPS Bookman WTS"/>
        </w:rPr>
        <w:t>-</w:t>
      </w:r>
      <w:r w:rsidRPr="00B47946">
        <w:rPr>
          <w:rFonts w:ascii="Arial" w:eastAsia="Arial" w:hAnsi="Arial" w:cs="MEPS Bookman WTS"/>
        </w:rPr>
        <w:t>ilma.</w:t>
      </w:r>
    </w:p>
    <w:p w14:paraId="4FD4C9E8" w14:textId="77777777" w:rsidR="00762BCB" w:rsidRPr="00B47946" w:rsidRDefault="00762BCB" w:rsidP="00AE261D"/>
    <w:sectPr w:rsidR="00762BCB" w:rsidRPr="00B47946" w:rsidSect="00A7461F">
      <w:headerReference w:type="defaul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1-21T14:56:00Z" w:initials="t">
    <w:p w14:paraId="491ADB83" w14:textId="77777777" w:rsidR="00551BFB" w:rsidRDefault="00551BF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15:9 - bihom</w:t>
        </w:r>
      </w:hyperlink>
    </w:p>
  </w:comment>
  <w:comment w:id="2" w:author="nwt Team Comments" w:date="2019-11-22T08:58:00Z" w:initials="t">
    <w:p w14:paraId="266414B2" w14:textId="77777777" w:rsidR="00F53886" w:rsidRDefault="00F5388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15:17 - tqegħedhom</w:t>
        </w:r>
      </w:hyperlink>
    </w:p>
  </w:comment>
  <w:comment w:id="3" w:author="nwt Outside Readers Comments" w:date="2020-03-11T14:08:00Z" w:initials="r">
    <w:p w14:paraId="687ABDEA" w14:textId="77777777" w:rsidR="005D008B" w:rsidRDefault="005D008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15:19 - daħlu</w:t>
        </w:r>
      </w:hyperlink>
    </w:p>
  </w:comment>
  <w:comment w:id="4" w:author="nwt Team Comments" w:date="2019-11-22T13:27:00Z" w:initials="t">
    <w:p w14:paraId="47D49E43" w14:textId="77777777" w:rsidR="00721B93" w:rsidRDefault="00721B9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15:19 - daħlu</w:t>
        </w:r>
      </w:hyperlink>
    </w:p>
  </w:comment>
  <w:comment w:id="5" w:author="nwt Outside Readers Comments" w:date="2020-03-11T16:07:00Z" w:initials="r">
    <w:p w14:paraId="42C84B87" w14:textId="77777777" w:rsidR="00AD633F" w:rsidRDefault="00AD633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15:25 - tefagħha fl-ilma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91ADB83" w15:done="0"/>
  <w15:commentEx w15:paraId="266414B2" w15:done="0"/>
  <w15:commentEx w15:paraId="687ABDEA" w15:done="0"/>
  <w15:commentEx w15:paraId="47D49E43" w15:done="0"/>
  <w15:commentEx w15:paraId="42C84B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66414B2" w16cid:durableId="236F8CFA"/>
  <w16cid:commentId w16cid:paraId="687ABDEA" w16cid:durableId="236F8CFB"/>
  <w16cid:commentId w16cid:paraId="47D49E43" w16cid:durableId="236F8CFC"/>
  <w16cid:commentId w16cid:paraId="42C84B87" w16cid:durableId="236F8C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32985" w14:textId="77777777" w:rsidR="00391502" w:rsidRDefault="00391502">
      <w:r>
        <w:separator/>
      </w:r>
    </w:p>
  </w:endnote>
  <w:endnote w:type="continuationSeparator" w:id="0">
    <w:p w14:paraId="7F214395" w14:textId="77777777" w:rsidR="00391502" w:rsidRDefault="0039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203306" w14:textId="77777777" w:rsidR="00391502" w:rsidRDefault="00391502">
      <w:r>
        <w:separator/>
      </w:r>
    </w:p>
  </w:footnote>
  <w:footnote w:type="continuationSeparator" w:id="0">
    <w:p w14:paraId="5FC084E5" w14:textId="77777777" w:rsidR="00391502" w:rsidRDefault="00391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BF41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F79DC">
      <w:rPr>
        <w:rStyle w:val="PageNumber"/>
        <w:noProof/>
      </w:rPr>
      <w:t>2</w:t>
    </w:r>
    <w:r>
      <w:rPr>
        <w:rStyle w:val="PageNumber"/>
      </w:rPr>
      <w:fldChar w:fldCharType="end"/>
    </w:r>
  </w:p>
  <w:p w14:paraId="758004F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559D8">
      <w:fldChar w:fldCharType="begin"/>
    </w:r>
    <w:r w:rsidR="001559D8">
      <w:instrText xml:space="preserve"> TITLE  \* MERGEFORMAT </w:instrText>
    </w:r>
    <w:r w:rsidR="001559D8">
      <w:fldChar w:fldCharType="separate"/>
    </w:r>
    <w:r w:rsidR="006F79DC">
      <w:t>Exodus Chapter 15</w:t>
    </w:r>
    <w:r w:rsidR="001559D8">
      <w:fldChar w:fldCharType="end"/>
    </w:r>
  </w:p>
  <w:p w14:paraId="4B4ABC0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F79DC">
      <w:t>02-Exodus</w:t>
    </w:r>
    <w:r>
      <w:fldChar w:fldCharType="end"/>
    </w:r>
  </w:p>
  <w:p w14:paraId="0D1BA1E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6" w:author="Miriam Abela" w:date="2019-11-22T10:57:00Z">
      <w:r w:rsidR="006F79DC">
        <w:rPr>
          <w:noProof/>
          <w:snapToGrid w:val="0"/>
        </w:rPr>
        <w:t>Exodus 15</w:t>
      </w:r>
    </w:ins>
    <w:del w:id="7" w:author="Miriam Abela" w:date="2019-11-22T10:56:00Z">
      <w:r w:rsidR="00AE261D" w:rsidDel="006F79DC">
        <w:rPr>
          <w:noProof/>
          <w:snapToGrid w:val="0"/>
        </w:rPr>
        <w:delText>Exodus 15.docx</w:delText>
      </w:r>
    </w:del>
    <w:r>
      <w:rPr>
        <w:snapToGrid w:val="0"/>
      </w:rPr>
      <w:fldChar w:fldCharType="end"/>
    </w:r>
    <w:r>
      <w:rPr>
        <w:snapToGrid w:val="0"/>
      </w:rPr>
      <w:tab/>
    </w:r>
  </w:p>
  <w:p w14:paraId="781FA49C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02"/>
    <w:rsid w:val="00005264"/>
    <w:rsid w:val="000212E2"/>
    <w:rsid w:val="000258A2"/>
    <w:rsid w:val="00051FC6"/>
    <w:rsid w:val="00073480"/>
    <w:rsid w:val="000919AE"/>
    <w:rsid w:val="000A1522"/>
    <w:rsid w:val="000B040F"/>
    <w:rsid w:val="000D3FD2"/>
    <w:rsid w:val="000D514E"/>
    <w:rsid w:val="001559D8"/>
    <w:rsid w:val="00163B50"/>
    <w:rsid w:val="00167E35"/>
    <w:rsid w:val="001A1155"/>
    <w:rsid w:val="001A1953"/>
    <w:rsid w:val="001B2A73"/>
    <w:rsid w:val="001D307E"/>
    <w:rsid w:val="00216189"/>
    <w:rsid w:val="00245EDD"/>
    <w:rsid w:val="0026230D"/>
    <w:rsid w:val="002B524D"/>
    <w:rsid w:val="002D14AE"/>
    <w:rsid w:val="002D5A7F"/>
    <w:rsid w:val="002D7E66"/>
    <w:rsid w:val="002E1B41"/>
    <w:rsid w:val="00310508"/>
    <w:rsid w:val="00317729"/>
    <w:rsid w:val="003506BF"/>
    <w:rsid w:val="00352941"/>
    <w:rsid w:val="00354083"/>
    <w:rsid w:val="00391502"/>
    <w:rsid w:val="003B4AD0"/>
    <w:rsid w:val="003E0286"/>
    <w:rsid w:val="004030AC"/>
    <w:rsid w:val="0040384C"/>
    <w:rsid w:val="00410F01"/>
    <w:rsid w:val="0041342A"/>
    <w:rsid w:val="0041422D"/>
    <w:rsid w:val="004500A2"/>
    <w:rsid w:val="004603F4"/>
    <w:rsid w:val="00491166"/>
    <w:rsid w:val="004C5EB7"/>
    <w:rsid w:val="004D4E0C"/>
    <w:rsid w:val="005011EB"/>
    <w:rsid w:val="00524E50"/>
    <w:rsid w:val="00551BFB"/>
    <w:rsid w:val="005678E9"/>
    <w:rsid w:val="00585EEA"/>
    <w:rsid w:val="0058786D"/>
    <w:rsid w:val="005A1CE6"/>
    <w:rsid w:val="005C7DE7"/>
    <w:rsid w:val="005D008B"/>
    <w:rsid w:val="005D4494"/>
    <w:rsid w:val="005D6B58"/>
    <w:rsid w:val="005E5251"/>
    <w:rsid w:val="005F29B7"/>
    <w:rsid w:val="0060405E"/>
    <w:rsid w:val="00640B7B"/>
    <w:rsid w:val="006634F9"/>
    <w:rsid w:val="00683A19"/>
    <w:rsid w:val="006849BA"/>
    <w:rsid w:val="006B2E68"/>
    <w:rsid w:val="006D0A9F"/>
    <w:rsid w:val="006E0243"/>
    <w:rsid w:val="006F79DC"/>
    <w:rsid w:val="00720191"/>
    <w:rsid w:val="00721B93"/>
    <w:rsid w:val="007276A2"/>
    <w:rsid w:val="0075006C"/>
    <w:rsid w:val="00762BCB"/>
    <w:rsid w:val="007639D9"/>
    <w:rsid w:val="00784C18"/>
    <w:rsid w:val="00796D66"/>
    <w:rsid w:val="007A584B"/>
    <w:rsid w:val="007B3EB7"/>
    <w:rsid w:val="007C4287"/>
    <w:rsid w:val="007F6369"/>
    <w:rsid w:val="008260A8"/>
    <w:rsid w:val="00843BC6"/>
    <w:rsid w:val="00851730"/>
    <w:rsid w:val="00863830"/>
    <w:rsid w:val="00875211"/>
    <w:rsid w:val="008E0709"/>
    <w:rsid w:val="008F667F"/>
    <w:rsid w:val="0093109D"/>
    <w:rsid w:val="00941FDC"/>
    <w:rsid w:val="00974121"/>
    <w:rsid w:val="00975EAF"/>
    <w:rsid w:val="00980020"/>
    <w:rsid w:val="009C7D92"/>
    <w:rsid w:val="009F5926"/>
    <w:rsid w:val="00A127E5"/>
    <w:rsid w:val="00A13B03"/>
    <w:rsid w:val="00A5335B"/>
    <w:rsid w:val="00A73FF6"/>
    <w:rsid w:val="00A7461F"/>
    <w:rsid w:val="00AA09DB"/>
    <w:rsid w:val="00AB376C"/>
    <w:rsid w:val="00AB66A3"/>
    <w:rsid w:val="00AD633F"/>
    <w:rsid w:val="00AE261D"/>
    <w:rsid w:val="00AE53C0"/>
    <w:rsid w:val="00B30BD1"/>
    <w:rsid w:val="00B47946"/>
    <w:rsid w:val="00B87B77"/>
    <w:rsid w:val="00BB3E65"/>
    <w:rsid w:val="00BD6AB0"/>
    <w:rsid w:val="00C03BEA"/>
    <w:rsid w:val="00C37E6E"/>
    <w:rsid w:val="00C4249E"/>
    <w:rsid w:val="00C4526B"/>
    <w:rsid w:val="00C92D5F"/>
    <w:rsid w:val="00C963A0"/>
    <w:rsid w:val="00CA2E7C"/>
    <w:rsid w:val="00CF7238"/>
    <w:rsid w:val="00D07142"/>
    <w:rsid w:val="00D139B5"/>
    <w:rsid w:val="00D24FB7"/>
    <w:rsid w:val="00D41195"/>
    <w:rsid w:val="00D46DA0"/>
    <w:rsid w:val="00D67FE7"/>
    <w:rsid w:val="00D73167"/>
    <w:rsid w:val="00D736CD"/>
    <w:rsid w:val="00D75449"/>
    <w:rsid w:val="00D91DDA"/>
    <w:rsid w:val="00DA0FE2"/>
    <w:rsid w:val="00DC700C"/>
    <w:rsid w:val="00DE253C"/>
    <w:rsid w:val="00E5709D"/>
    <w:rsid w:val="00E73861"/>
    <w:rsid w:val="00E914FC"/>
    <w:rsid w:val="00ED11F1"/>
    <w:rsid w:val="00EF0108"/>
    <w:rsid w:val="00EF334C"/>
    <w:rsid w:val="00EF3BC1"/>
    <w:rsid w:val="00F000E1"/>
    <w:rsid w:val="00F05EF3"/>
    <w:rsid w:val="00F11A0A"/>
    <w:rsid w:val="00F30EEF"/>
    <w:rsid w:val="00F46379"/>
    <w:rsid w:val="00F46A57"/>
    <w:rsid w:val="00F53886"/>
    <w:rsid w:val="00F66502"/>
    <w:rsid w:val="00F935DB"/>
    <w:rsid w:val="00FA411E"/>
    <w:rsid w:val="00FB6530"/>
    <w:rsid w:val="00FE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3FAB6147"/>
  <w15:docId w15:val="{03ECEF74-CE96-4057-919D-02D13E0C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551B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51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51BF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51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51BF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51BF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7461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7C42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C4287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097&amp;book=2&amp;chapter=15&amp;verse=19" TargetMode="External"/><Relationship Id="rId2" Type="http://schemas.openxmlformats.org/officeDocument/2006/relationships/hyperlink" Target="wtsbiblecomment:refid=44&amp;biblecommentid=2655&amp;book=2&amp;chapter=15&amp;verse=17" TargetMode="External"/><Relationship Id="rId1" Type="http://schemas.openxmlformats.org/officeDocument/2006/relationships/hyperlink" Target="wtsbiblecomment:refid=44&amp;biblecommentid=2654&amp;book=2&amp;chapter=15&amp;verse=9" TargetMode="External"/><Relationship Id="rId5" Type="http://schemas.openxmlformats.org/officeDocument/2006/relationships/hyperlink" Target="wtsbiblecomment:refid=45&amp;biblecommentid=3120&amp;book=2&amp;chapter=15&amp;verse=25" TargetMode="External"/><Relationship Id="rId4" Type="http://schemas.openxmlformats.org/officeDocument/2006/relationships/hyperlink" Target="wtsbiblecomment:refid=44&amp;biblecommentid=2656&amp;book=2&amp;chapter=15&amp;verse=1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ABBB88-AE24-48D3-81D5-C5BB4C755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527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15</vt:lpstr>
    </vt:vector>
  </TitlesOfParts>
  <Company>Watchtower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15</dc:title>
  <dc:subject/>
  <dc:creator>David Waterson</dc:creator>
  <cp:keywords/>
  <dc:description/>
  <cp:lastModifiedBy>Calleja, Matthew</cp:lastModifiedBy>
  <cp:revision>3</cp:revision>
  <cp:lastPrinted>2019-11-22T09:57:00Z</cp:lastPrinted>
  <dcterms:created xsi:type="dcterms:W3CDTF">2021-05-05T14:33:00Z</dcterms:created>
  <dcterms:modified xsi:type="dcterms:W3CDTF">2021-07-05T11:30:00Z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15.docx</vt:lpwstr>
  </property>
  <property fmtid="{D5CDD505-2E9C-101B-9397-08002B2CF9AE}" pid="9" name="_TranslationDocumentId">
    <vt:i4>19395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