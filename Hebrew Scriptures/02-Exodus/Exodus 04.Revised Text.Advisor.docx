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74A" w:rsidRPr="00336373" w:rsidRDefault="00F8574A" w:rsidP="00F8574A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336373">
        <w:rPr>
          <w:rFonts w:ascii="Trebuchet MS" w:hAnsi="Trebuchet MS"/>
          <w:b/>
          <w:sz w:val="24"/>
        </w:rPr>
        <w:t xml:space="preserve">4:1 </w:t>
      </w:r>
      <w:r w:rsidRPr="00336373">
        <w:rPr>
          <w:rFonts w:ascii="Trebuchet MS" w:hAnsi="Trebuchet MS"/>
          <w:noProof/>
          <w:sz w:val="24"/>
        </w:rPr>
        <w:t xml:space="preserve">However, Moses </w:t>
      </w:r>
      <w:del w:id="1" w:author="Author">
        <w:r w:rsidRPr="00336373">
          <w:rPr>
            <w:rFonts w:ascii="Trebuchet MS" w:hAnsi="Trebuchet MS"/>
            <w:noProof/>
            <w:sz w:val="24"/>
          </w:rPr>
          <w:delText>in answering said</w:delText>
        </w:r>
      </w:del>
      <w:ins w:id="2" w:author="Author">
        <w:r w:rsidRPr="00336373">
          <w:rPr>
            <w:rFonts w:ascii="Trebuchet MS" w:hAnsi="Trebuchet MS"/>
            <w:noProof/>
            <w:sz w:val="24"/>
          </w:rPr>
          <w:t>answered</w:t>
        </w:r>
      </w:ins>
      <w:r w:rsidRPr="00336373">
        <w:rPr>
          <w:rFonts w:ascii="Trebuchet MS" w:hAnsi="Trebuchet MS"/>
          <w:noProof/>
          <w:sz w:val="24"/>
        </w:rPr>
        <w:t xml:space="preserve">: “But suppose they do not believe me and do not listen to my voice, </w:t>
      </w:r>
      <w:del w:id="3" w:author="Author">
        <w:r w:rsidRPr="00336373">
          <w:rPr>
            <w:rFonts w:ascii="Trebuchet MS" w:hAnsi="Trebuchet MS"/>
            <w:noProof/>
            <w:sz w:val="24"/>
          </w:rPr>
          <w:delText>because</w:delText>
        </w:r>
      </w:del>
      <w:ins w:id="4" w:author="Author">
        <w:r w:rsidRPr="00336373">
          <w:rPr>
            <w:rFonts w:ascii="Trebuchet MS" w:hAnsi="Trebuchet MS"/>
            <w:noProof/>
            <w:sz w:val="24"/>
          </w:rPr>
          <w:t>for</w:t>
        </w:r>
      </w:ins>
      <w:r w:rsidRPr="00336373">
        <w:rPr>
          <w:rFonts w:ascii="Trebuchet MS" w:hAnsi="Trebuchet MS"/>
          <w:noProof/>
          <w:sz w:val="24"/>
        </w:rPr>
        <w:t xml:space="preserve"> they </w:t>
      </w:r>
      <w:del w:id="5" w:author="Author">
        <w:r w:rsidRPr="00336373">
          <w:rPr>
            <w:rFonts w:ascii="Trebuchet MS" w:hAnsi="Trebuchet MS"/>
            <w:noProof/>
            <w:sz w:val="24"/>
          </w:rPr>
          <w:delText>are going to</w:delText>
        </w:r>
      </w:del>
      <w:ins w:id="6" w:author="Author">
        <w:r w:rsidRPr="00336373">
          <w:rPr>
            <w:rFonts w:ascii="Trebuchet MS" w:hAnsi="Trebuchet MS"/>
            <w:noProof/>
            <w:sz w:val="24"/>
          </w:rPr>
          <w:t>will</w:t>
        </w:r>
      </w:ins>
      <w:r w:rsidRPr="00336373">
        <w:rPr>
          <w:rFonts w:ascii="Trebuchet MS" w:hAnsi="Trebuchet MS"/>
          <w:noProof/>
          <w:sz w:val="24"/>
        </w:rPr>
        <w:t xml:space="preserve"> say, ‘Jehovah did not appear to you.’” </w:t>
      </w:r>
      <w:r w:rsidRPr="00336373">
        <w:rPr>
          <w:rFonts w:ascii="Trebuchet MS" w:hAnsi="Trebuchet MS"/>
          <w:b/>
          <w:noProof/>
          <w:sz w:val="24"/>
        </w:rPr>
        <w:t xml:space="preserve">4:2 </w:t>
      </w:r>
      <w:r w:rsidRPr="00336373">
        <w:rPr>
          <w:rFonts w:ascii="Trebuchet MS" w:hAnsi="Trebuchet MS"/>
          <w:noProof/>
          <w:sz w:val="24"/>
        </w:rPr>
        <w:t xml:space="preserve">Then Jehovah said to him: “What is that in your hand?” </w:t>
      </w:r>
      <w:del w:id="7" w:author="Author">
        <w:r w:rsidRPr="00336373">
          <w:rPr>
            <w:rFonts w:ascii="Trebuchet MS" w:hAnsi="Trebuchet MS"/>
            <w:noProof/>
            <w:sz w:val="24"/>
          </w:rPr>
          <w:delText>to which he said</w:delText>
        </w:r>
      </w:del>
      <w:ins w:id="8" w:author="Author">
        <w:r w:rsidRPr="00336373">
          <w:rPr>
            <w:rFonts w:ascii="Trebuchet MS" w:hAnsi="Trebuchet MS"/>
            <w:noProof/>
            <w:sz w:val="24"/>
          </w:rPr>
          <w:t>He answered</w:t>
        </w:r>
      </w:ins>
      <w:r w:rsidRPr="00336373">
        <w:rPr>
          <w:rFonts w:ascii="Trebuchet MS" w:hAnsi="Trebuchet MS"/>
          <w:noProof/>
          <w:sz w:val="24"/>
        </w:rPr>
        <w:t xml:space="preserve">: “A rod.” </w:t>
      </w:r>
      <w:r w:rsidRPr="00336373">
        <w:rPr>
          <w:rFonts w:ascii="Trebuchet MS" w:hAnsi="Trebuchet MS"/>
          <w:b/>
          <w:noProof/>
          <w:sz w:val="24"/>
        </w:rPr>
        <w:t xml:space="preserve">4:3 </w:t>
      </w:r>
      <w:del w:id="9" w:author="Author">
        <w:r w:rsidRPr="00336373">
          <w:rPr>
            <w:rFonts w:ascii="Trebuchet MS" w:hAnsi="Trebuchet MS"/>
            <w:noProof/>
            <w:sz w:val="24"/>
          </w:rPr>
          <w:delText>Next he</w:delText>
        </w:r>
      </w:del>
      <w:ins w:id="10" w:author="Author">
        <w:r w:rsidRPr="00336373">
          <w:rPr>
            <w:rFonts w:ascii="Trebuchet MS" w:hAnsi="Trebuchet MS"/>
            <w:noProof/>
            <w:sz w:val="24"/>
          </w:rPr>
          <w:t>He</w:t>
        </w:r>
      </w:ins>
      <w:r w:rsidRPr="00336373">
        <w:rPr>
          <w:rFonts w:ascii="Trebuchet MS" w:hAnsi="Trebuchet MS"/>
          <w:noProof/>
          <w:sz w:val="24"/>
        </w:rPr>
        <w:t xml:space="preserve"> said: “Throw it on the </w:t>
      </w:r>
      <w:del w:id="11" w:author="Author">
        <w:r w:rsidRPr="00336373">
          <w:rPr>
            <w:rFonts w:ascii="Trebuchet MS" w:hAnsi="Trebuchet MS"/>
            <w:noProof/>
            <w:sz w:val="24"/>
          </w:rPr>
          <w:delText>earth</w:delText>
        </w:r>
      </w:del>
      <w:ins w:id="12" w:author="Author">
        <w:r w:rsidRPr="00336373">
          <w:rPr>
            <w:rFonts w:ascii="Trebuchet MS" w:hAnsi="Trebuchet MS"/>
            <w:noProof/>
            <w:sz w:val="24"/>
          </w:rPr>
          <w:t>ground</w:t>
        </w:r>
      </w:ins>
      <w:r w:rsidRPr="00336373">
        <w:rPr>
          <w:rFonts w:ascii="Trebuchet MS" w:hAnsi="Trebuchet MS"/>
          <w:noProof/>
          <w:sz w:val="24"/>
        </w:rPr>
        <w:t xml:space="preserve">.” So he threw it on the </w:t>
      </w:r>
      <w:del w:id="13" w:author="Author">
        <w:r w:rsidRPr="00336373">
          <w:rPr>
            <w:rFonts w:ascii="Trebuchet MS" w:hAnsi="Trebuchet MS"/>
            <w:noProof/>
            <w:sz w:val="24"/>
          </w:rPr>
          <w:delText>earth</w:delText>
        </w:r>
      </w:del>
      <w:ins w:id="14" w:author="Author">
        <w:r w:rsidRPr="00336373">
          <w:rPr>
            <w:rFonts w:ascii="Trebuchet MS" w:hAnsi="Trebuchet MS"/>
            <w:noProof/>
            <w:sz w:val="24"/>
          </w:rPr>
          <w:t>ground</w:t>
        </w:r>
      </w:ins>
      <w:r w:rsidRPr="00336373">
        <w:rPr>
          <w:rFonts w:ascii="Trebuchet MS" w:hAnsi="Trebuchet MS"/>
          <w:noProof/>
          <w:sz w:val="24"/>
        </w:rPr>
        <w:t xml:space="preserve">, and it became a serpent; and Moses </w:t>
      </w:r>
      <w:del w:id="15" w:author="Author">
        <w:r w:rsidRPr="00336373">
          <w:rPr>
            <w:rFonts w:ascii="Trebuchet MS" w:hAnsi="Trebuchet MS"/>
            <w:noProof/>
            <w:sz w:val="24"/>
          </w:rPr>
          <w:delText>began to flee</w:delText>
        </w:r>
      </w:del>
      <w:ins w:id="16" w:author="Author">
        <w:r w:rsidRPr="00336373">
          <w:rPr>
            <w:rFonts w:ascii="Trebuchet MS" w:hAnsi="Trebuchet MS"/>
            <w:noProof/>
            <w:sz w:val="24"/>
          </w:rPr>
          <w:t>fled</w:t>
        </w:r>
      </w:ins>
      <w:r w:rsidRPr="00336373">
        <w:rPr>
          <w:rFonts w:ascii="Trebuchet MS" w:hAnsi="Trebuchet MS"/>
          <w:noProof/>
          <w:sz w:val="24"/>
        </w:rPr>
        <w:t xml:space="preserve"> from it. </w:t>
      </w:r>
      <w:r w:rsidRPr="00336373">
        <w:rPr>
          <w:rFonts w:ascii="Trebuchet MS" w:hAnsi="Trebuchet MS"/>
          <w:b/>
          <w:noProof/>
          <w:sz w:val="24"/>
        </w:rPr>
        <w:t xml:space="preserve">4:4 </w:t>
      </w:r>
      <w:r w:rsidRPr="00336373">
        <w:rPr>
          <w:rFonts w:ascii="Trebuchet MS" w:hAnsi="Trebuchet MS"/>
          <w:noProof/>
          <w:sz w:val="24"/>
        </w:rPr>
        <w:t>Jehovah now said to Moses: “</w:t>
      </w:r>
      <w:del w:id="17" w:author="Author">
        <w:r w:rsidRPr="00336373">
          <w:rPr>
            <w:rFonts w:ascii="Trebuchet MS" w:hAnsi="Trebuchet MS"/>
            <w:noProof/>
            <w:sz w:val="24"/>
          </w:rPr>
          <w:delText>Thrust</w:delText>
        </w:r>
      </w:del>
      <w:ins w:id="18" w:author="Author">
        <w:r w:rsidRPr="00336373">
          <w:rPr>
            <w:rFonts w:ascii="Trebuchet MS" w:hAnsi="Trebuchet MS"/>
            <w:noProof/>
            <w:sz w:val="24"/>
          </w:rPr>
          <w:t>Reach out</w:t>
        </w:r>
      </w:ins>
      <w:r w:rsidRPr="00336373">
        <w:rPr>
          <w:rFonts w:ascii="Trebuchet MS" w:hAnsi="Trebuchet MS"/>
          <w:noProof/>
          <w:sz w:val="24"/>
        </w:rPr>
        <w:t xml:space="preserve"> your hand </w:t>
      </w:r>
      <w:del w:id="19" w:author="Author">
        <w:r w:rsidRPr="00336373">
          <w:rPr>
            <w:rFonts w:ascii="Trebuchet MS" w:hAnsi="Trebuchet MS"/>
            <w:noProof/>
            <w:sz w:val="24"/>
          </w:rPr>
          <w:delText xml:space="preserve">out </w:delText>
        </w:r>
      </w:del>
      <w:r w:rsidRPr="00336373">
        <w:rPr>
          <w:rFonts w:ascii="Trebuchet MS" w:hAnsi="Trebuchet MS"/>
          <w:noProof/>
          <w:sz w:val="24"/>
        </w:rPr>
        <w:t xml:space="preserve">and </w:t>
      </w:r>
      <w:del w:id="20" w:author="Author">
        <w:r w:rsidRPr="00336373">
          <w:rPr>
            <w:rFonts w:ascii="Trebuchet MS" w:hAnsi="Trebuchet MS"/>
            <w:noProof/>
            <w:sz w:val="24"/>
          </w:rPr>
          <w:delText>grab hold of</w:delText>
        </w:r>
      </w:del>
      <w:ins w:id="21" w:author="Author">
        <w:r w:rsidRPr="00336373">
          <w:rPr>
            <w:rFonts w:ascii="Trebuchet MS" w:hAnsi="Trebuchet MS"/>
            <w:noProof/>
            <w:sz w:val="24"/>
          </w:rPr>
          <w:t>seize</w:t>
        </w:r>
      </w:ins>
      <w:r w:rsidRPr="00336373">
        <w:rPr>
          <w:rFonts w:ascii="Trebuchet MS" w:hAnsi="Trebuchet MS"/>
          <w:noProof/>
          <w:sz w:val="24"/>
        </w:rPr>
        <w:t xml:space="preserve"> it by the tail.” So he </w:t>
      </w:r>
      <w:del w:id="22" w:author="Author">
        <w:r w:rsidRPr="00336373">
          <w:rPr>
            <w:rFonts w:ascii="Trebuchet MS" w:hAnsi="Trebuchet MS"/>
            <w:noProof/>
            <w:sz w:val="24"/>
          </w:rPr>
          <w:delText>thrust his hand</w:delText>
        </w:r>
      </w:del>
      <w:ins w:id="23" w:author="Author">
        <w:r w:rsidRPr="00336373">
          <w:rPr>
            <w:rFonts w:ascii="Trebuchet MS" w:hAnsi="Trebuchet MS"/>
            <w:noProof/>
            <w:sz w:val="24"/>
          </w:rPr>
          <w:t>reached</w:t>
        </w:r>
      </w:ins>
      <w:r w:rsidRPr="00336373">
        <w:rPr>
          <w:rFonts w:ascii="Trebuchet MS" w:hAnsi="Trebuchet MS"/>
          <w:noProof/>
          <w:sz w:val="24"/>
        </w:rPr>
        <w:t xml:space="preserve"> out and </w:t>
      </w:r>
      <w:del w:id="24" w:author="Author">
        <w:r w:rsidRPr="00336373">
          <w:rPr>
            <w:rFonts w:ascii="Trebuchet MS" w:hAnsi="Trebuchet MS"/>
            <w:noProof/>
            <w:sz w:val="24"/>
          </w:rPr>
          <w:delText>grabbed hold of</w:delText>
        </w:r>
      </w:del>
      <w:ins w:id="25" w:author="Author">
        <w:r w:rsidRPr="00336373">
          <w:rPr>
            <w:rFonts w:ascii="Trebuchet MS" w:hAnsi="Trebuchet MS"/>
            <w:noProof/>
            <w:sz w:val="24"/>
          </w:rPr>
          <w:t>seized</w:t>
        </w:r>
      </w:ins>
      <w:r w:rsidRPr="00336373">
        <w:rPr>
          <w:rFonts w:ascii="Trebuchet MS" w:hAnsi="Trebuchet MS"/>
          <w:noProof/>
          <w:sz w:val="24"/>
        </w:rPr>
        <w:t xml:space="preserve"> it, and it became a rod in his </w:t>
      </w:r>
      <w:del w:id="26" w:author="Author">
        <w:r w:rsidRPr="00336373">
          <w:rPr>
            <w:rFonts w:ascii="Trebuchet MS" w:hAnsi="Trebuchet MS"/>
            <w:noProof/>
            <w:sz w:val="24"/>
          </w:rPr>
          <w:delText>palm</w:delText>
        </w:r>
      </w:del>
      <w:ins w:id="27" w:author="Author">
        <w:r w:rsidRPr="00336373">
          <w:rPr>
            <w:rFonts w:ascii="Trebuchet MS" w:hAnsi="Trebuchet MS"/>
            <w:noProof/>
            <w:sz w:val="24"/>
          </w:rPr>
          <w:t>hand</w:t>
        </w:r>
      </w:ins>
      <w:r w:rsidRPr="00336373">
        <w:rPr>
          <w:rFonts w:ascii="Trebuchet MS" w:hAnsi="Trebuchet MS"/>
          <w:noProof/>
          <w:sz w:val="24"/>
        </w:rPr>
        <w:t xml:space="preserve">. </w:t>
      </w:r>
      <w:r w:rsidRPr="00336373">
        <w:rPr>
          <w:rFonts w:ascii="Trebuchet MS" w:hAnsi="Trebuchet MS"/>
          <w:b/>
          <w:noProof/>
          <w:sz w:val="24"/>
        </w:rPr>
        <w:t xml:space="preserve">4:5 </w:t>
      </w:r>
      <w:del w:id="28" w:author="Author">
        <w:r w:rsidRPr="00336373">
          <w:rPr>
            <w:rFonts w:ascii="Trebuchet MS" w:hAnsi="Trebuchet MS"/>
            <w:noProof/>
            <w:sz w:val="24"/>
          </w:rPr>
          <w:delText>“In order</w:delText>
        </w:r>
      </w:del>
      <w:ins w:id="29" w:author="Author">
        <w:r w:rsidRPr="00336373">
          <w:rPr>
            <w:rFonts w:ascii="Trebuchet MS" w:hAnsi="Trebuchet MS"/>
            <w:noProof/>
            <w:sz w:val="24"/>
          </w:rPr>
          <w:t>God then said: “This is so</w:t>
        </w:r>
      </w:ins>
      <w:r w:rsidRPr="00336373">
        <w:rPr>
          <w:rFonts w:ascii="Trebuchet MS" w:hAnsi="Trebuchet MS"/>
          <w:noProof/>
          <w:sz w:val="24"/>
        </w:rPr>
        <w:t xml:space="preserve"> that</w:t>
      </w:r>
      <w:del w:id="30" w:author="Author">
        <w:r w:rsidRPr="00336373">
          <w:rPr>
            <w:rFonts w:ascii="Trebuchet MS" w:hAnsi="Trebuchet MS"/>
            <w:noProof/>
            <w:sz w:val="24"/>
          </w:rPr>
          <w:delText>,” to quote him, “</w:delText>
        </w:r>
      </w:del>
      <w:ins w:id="31" w:author="Author">
        <w:r w:rsidRPr="00336373">
          <w:rPr>
            <w:rFonts w:ascii="Trebuchet MS" w:hAnsi="Trebuchet MS"/>
            <w:noProof/>
            <w:sz w:val="24"/>
          </w:rPr>
          <w:t xml:space="preserve"> </w:t>
        </w:r>
      </w:ins>
      <w:r w:rsidRPr="00336373">
        <w:rPr>
          <w:rFonts w:ascii="Trebuchet MS" w:hAnsi="Trebuchet MS"/>
          <w:noProof/>
          <w:sz w:val="24"/>
        </w:rPr>
        <w:t>they may believe that Jehovah the God of their forefathers, the God of Abraham, the God of Isaac</w:t>
      </w:r>
      <w:ins w:id="32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and the God of Jacob, has appeared to you.”</w:t>
      </w:r>
    </w:p>
    <w:p w:rsidR="00F8574A" w:rsidRPr="00336373" w:rsidRDefault="00F8574A" w:rsidP="00F8574A">
      <w:pPr>
        <w:rPr>
          <w:rFonts w:ascii="Trebuchet MS" w:hAnsi="Trebuchet MS"/>
          <w:noProof/>
          <w:sz w:val="24"/>
        </w:rPr>
      </w:pPr>
      <w:r w:rsidRPr="00336373">
        <w:rPr>
          <w:rFonts w:ascii="Trebuchet MS" w:hAnsi="Trebuchet MS"/>
          <w:b/>
          <w:sz w:val="24"/>
        </w:rPr>
        <w:t xml:space="preserve">4:6 </w:t>
      </w:r>
      <w:del w:id="33" w:author="Author">
        <w:r w:rsidRPr="00336373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336373">
        <w:rPr>
          <w:rFonts w:ascii="Trebuchet MS" w:hAnsi="Trebuchet MS"/>
          <w:noProof/>
          <w:sz w:val="24"/>
        </w:rPr>
        <w:t>Jehovah said to him once more: “</w:t>
      </w:r>
      <w:del w:id="34" w:author="Author">
        <w:r w:rsidRPr="00336373">
          <w:rPr>
            <w:rFonts w:ascii="Trebuchet MS" w:hAnsi="Trebuchet MS"/>
            <w:noProof/>
            <w:sz w:val="24"/>
          </w:rPr>
          <w:delText>Stick</w:delText>
        </w:r>
      </w:del>
      <w:ins w:id="35" w:author="Author">
        <w:r w:rsidRPr="00336373">
          <w:rPr>
            <w:rFonts w:ascii="Trebuchet MS" w:hAnsi="Trebuchet MS"/>
            <w:noProof/>
            <w:sz w:val="24"/>
          </w:rPr>
          <w:t>Put</w:t>
        </w:r>
      </w:ins>
      <w:r w:rsidRPr="00336373">
        <w:rPr>
          <w:rFonts w:ascii="Trebuchet MS" w:hAnsi="Trebuchet MS"/>
          <w:noProof/>
          <w:sz w:val="24"/>
        </w:rPr>
        <w:t xml:space="preserve"> your hand, please, into the upper fold of your garment.” So he </w:t>
      </w:r>
      <w:del w:id="36" w:author="Author">
        <w:r w:rsidRPr="00336373">
          <w:rPr>
            <w:rFonts w:ascii="Trebuchet MS" w:hAnsi="Trebuchet MS"/>
            <w:noProof/>
            <w:sz w:val="24"/>
          </w:rPr>
          <w:delText>stuck</w:delText>
        </w:r>
      </w:del>
      <w:ins w:id="37" w:author="Author">
        <w:r w:rsidRPr="00336373">
          <w:rPr>
            <w:rFonts w:ascii="Trebuchet MS" w:hAnsi="Trebuchet MS"/>
            <w:noProof/>
            <w:sz w:val="24"/>
          </w:rPr>
          <w:t>put</w:t>
        </w:r>
      </w:ins>
      <w:r w:rsidRPr="00336373">
        <w:rPr>
          <w:rFonts w:ascii="Trebuchet MS" w:hAnsi="Trebuchet MS"/>
          <w:noProof/>
          <w:sz w:val="24"/>
        </w:rPr>
        <w:t xml:space="preserve"> his hand into the </w:t>
      </w:r>
      <w:del w:id="38" w:author="Author">
        <w:r w:rsidRPr="00336373">
          <w:rPr>
            <w:rFonts w:ascii="Trebuchet MS" w:hAnsi="Trebuchet MS"/>
            <w:noProof/>
            <w:sz w:val="24"/>
          </w:rPr>
          <w:delText xml:space="preserve">upper </w:delText>
        </w:r>
      </w:del>
      <w:r w:rsidRPr="00336373">
        <w:rPr>
          <w:rFonts w:ascii="Trebuchet MS" w:hAnsi="Trebuchet MS"/>
          <w:noProof/>
          <w:sz w:val="24"/>
        </w:rPr>
        <w:t xml:space="preserve">fold of his garment. When he drew it out, why, </w:t>
      </w:r>
      <w:del w:id="39" w:author="Author">
        <w:r w:rsidRPr="00336373">
          <w:rPr>
            <w:rFonts w:ascii="Trebuchet MS" w:hAnsi="Trebuchet MS"/>
            <w:noProof/>
            <w:sz w:val="24"/>
          </w:rPr>
          <w:delText xml:space="preserve">here </w:delText>
        </w:r>
      </w:del>
      <w:r w:rsidRPr="00336373">
        <w:rPr>
          <w:rFonts w:ascii="Trebuchet MS" w:hAnsi="Trebuchet MS"/>
          <w:noProof/>
          <w:sz w:val="24"/>
        </w:rPr>
        <w:t xml:space="preserve">his hand was stricken with leprosy like snow! </w:t>
      </w:r>
      <w:r w:rsidRPr="00336373">
        <w:rPr>
          <w:rFonts w:ascii="Trebuchet MS" w:hAnsi="Trebuchet MS"/>
          <w:b/>
          <w:noProof/>
          <w:sz w:val="24"/>
        </w:rPr>
        <w:t xml:space="preserve">4:7 </w:t>
      </w:r>
      <w:del w:id="40" w:author="Author">
        <w:r w:rsidRPr="00336373">
          <w:rPr>
            <w:rFonts w:ascii="Trebuchet MS" w:hAnsi="Trebuchet MS"/>
            <w:noProof/>
            <w:sz w:val="24"/>
          </w:rPr>
          <w:delText>After that</w:delText>
        </w:r>
      </w:del>
      <w:ins w:id="41" w:author="Author">
        <w:r w:rsidRPr="00336373">
          <w:rPr>
            <w:rFonts w:ascii="Trebuchet MS" w:hAnsi="Trebuchet MS"/>
            <w:noProof/>
            <w:sz w:val="24"/>
          </w:rPr>
          <w:t>Then</w:t>
        </w:r>
      </w:ins>
      <w:r w:rsidRPr="00336373">
        <w:rPr>
          <w:rFonts w:ascii="Trebuchet MS" w:hAnsi="Trebuchet MS"/>
          <w:noProof/>
          <w:sz w:val="24"/>
        </w:rPr>
        <w:t xml:space="preserve"> he said: “Return your hand into the upper fold of your garment.” So he returned his hand into </w:t>
      </w:r>
      <w:del w:id="42" w:author="Author">
        <w:r w:rsidRPr="00336373">
          <w:rPr>
            <w:rFonts w:ascii="Trebuchet MS" w:hAnsi="Trebuchet MS"/>
            <w:noProof/>
            <w:sz w:val="24"/>
          </w:rPr>
          <w:delText xml:space="preserve">the upper fold of </w:delText>
        </w:r>
      </w:del>
      <w:r w:rsidRPr="00336373">
        <w:rPr>
          <w:rFonts w:ascii="Trebuchet MS" w:hAnsi="Trebuchet MS"/>
          <w:noProof/>
          <w:sz w:val="24"/>
        </w:rPr>
        <w:t xml:space="preserve">his garment. When he drew it out of the </w:t>
      </w:r>
      <w:del w:id="43" w:author="Author">
        <w:r w:rsidRPr="00336373">
          <w:rPr>
            <w:rFonts w:ascii="Trebuchet MS" w:hAnsi="Trebuchet MS"/>
            <w:noProof/>
            <w:sz w:val="24"/>
          </w:rPr>
          <w:delText xml:space="preserve">upper fold of his </w:delText>
        </w:r>
      </w:del>
      <w:r w:rsidRPr="00336373">
        <w:rPr>
          <w:rFonts w:ascii="Trebuchet MS" w:hAnsi="Trebuchet MS"/>
          <w:noProof/>
          <w:sz w:val="24"/>
        </w:rPr>
        <w:t xml:space="preserve">garment, </w:t>
      </w:r>
      <w:del w:id="44" w:author="Author">
        <w:r w:rsidRPr="00336373">
          <w:rPr>
            <w:rFonts w:ascii="Trebuchet MS" w:hAnsi="Trebuchet MS"/>
            <w:noProof/>
            <w:sz w:val="24"/>
          </w:rPr>
          <w:delText xml:space="preserve">why, here </w:delText>
        </w:r>
      </w:del>
      <w:r w:rsidRPr="00336373">
        <w:rPr>
          <w:rFonts w:ascii="Trebuchet MS" w:hAnsi="Trebuchet MS"/>
          <w:noProof/>
          <w:sz w:val="24"/>
        </w:rPr>
        <w:t xml:space="preserve">it was restored like the rest of his flesh! </w:t>
      </w:r>
      <w:r w:rsidRPr="00336373">
        <w:rPr>
          <w:rFonts w:ascii="Trebuchet MS" w:hAnsi="Trebuchet MS"/>
          <w:b/>
          <w:noProof/>
          <w:sz w:val="24"/>
        </w:rPr>
        <w:t xml:space="preserve">4:8 </w:t>
      </w:r>
      <w:del w:id="45" w:author="Author">
        <w:r w:rsidRPr="00336373">
          <w:rPr>
            <w:rFonts w:ascii="Trebuchet MS" w:hAnsi="Trebuchet MS"/>
            <w:noProof/>
            <w:sz w:val="24"/>
          </w:rPr>
          <w:delText>“And it must occur that,” to quote him, “if</w:delText>
        </w:r>
      </w:del>
      <w:ins w:id="46" w:author="Author">
        <w:r w:rsidRPr="00336373">
          <w:rPr>
            <w:rFonts w:ascii="Trebuchet MS" w:hAnsi="Trebuchet MS"/>
            <w:noProof/>
            <w:sz w:val="24"/>
          </w:rPr>
          <w:t>He said: “If</w:t>
        </w:r>
      </w:ins>
      <w:r w:rsidRPr="00336373">
        <w:rPr>
          <w:rFonts w:ascii="Trebuchet MS" w:hAnsi="Trebuchet MS"/>
          <w:noProof/>
          <w:sz w:val="24"/>
        </w:rPr>
        <w:t xml:space="preserve"> they will not believe you </w:t>
      </w:r>
      <w:del w:id="47" w:author="Author">
        <w:r w:rsidRPr="00336373">
          <w:rPr>
            <w:rFonts w:ascii="Trebuchet MS" w:hAnsi="Trebuchet MS"/>
            <w:noProof/>
            <w:sz w:val="24"/>
          </w:rPr>
          <w:delText>and will not listen</w:delText>
        </w:r>
      </w:del>
      <w:ins w:id="48" w:author="Author">
        <w:r w:rsidRPr="00336373">
          <w:rPr>
            <w:rFonts w:ascii="Trebuchet MS" w:hAnsi="Trebuchet MS"/>
            <w:noProof/>
            <w:sz w:val="24"/>
          </w:rPr>
          <w:t>or pay attention</w:t>
        </w:r>
      </w:ins>
      <w:r w:rsidRPr="00336373">
        <w:rPr>
          <w:rFonts w:ascii="Trebuchet MS" w:hAnsi="Trebuchet MS"/>
          <w:noProof/>
          <w:sz w:val="24"/>
        </w:rPr>
        <w:t xml:space="preserve"> to the </w:t>
      </w:r>
      <w:del w:id="49" w:author="Author">
        <w:r w:rsidRPr="00336373">
          <w:rPr>
            <w:rFonts w:ascii="Trebuchet MS" w:hAnsi="Trebuchet MS"/>
            <w:noProof/>
            <w:sz w:val="24"/>
          </w:rPr>
          <w:delText xml:space="preserve">voice of the </w:delText>
        </w:r>
      </w:del>
      <w:r w:rsidRPr="00336373">
        <w:rPr>
          <w:rFonts w:ascii="Trebuchet MS" w:hAnsi="Trebuchet MS"/>
          <w:noProof/>
          <w:sz w:val="24"/>
        </w:rPr>
        <w:t xml:space="preserve">first sign, then they will certainly </w:t>
      </w:r>
      <w:del w:id="50" w:author="Author">
        <w:r w:rsidRPr="00336373">
          <w:rPr>
            <w:rFonts w:ascii="Trebuchet MS" w:hAnsi="Trebuchet MS"/>
            <w:noProof/>
            <w:sz w:val="24"/>
          </w:rPr>
          <w:delText>believe</w:delText>
        </w:r>
      </w:del>
      <w:ins w:id="51" w:author="Author">
        <w:r w:rsidRPr="00336373">
          <w:rPr>
            <w:rFonts w:ascii="Trebuchet MS" w:hAnsi="Trebuchet MS"/>
            <w:noProof/>
            <w:sz w:val="24"/>
          </w:rPr>
          <w:t>heed</w:t>
        </w:r>
      </w:ins>
      <w:r w:rsidRPr="00336373">
        <w:rPr>
          <w:rFonts w:ascii="Trebuchet MS" w:hAnsi="Trebuchet MS"/>
          <w:noProof/>
          <w:sz w:val="24"/>
        </w:rPr>
        <w:t xml:space="preserve"> the </w:t>
      </w:r>
      <w:del w:id="52" w:author="Author">
        <w:r w:rsidRPr="00336373">
          <w:rPr>
            <w:rFonts w:ascii="Trebuchet MS" w:hAnsi="Trebuchet MS"/>
            <w:noProof/>
            <w:sz w:val="24"/>
          </w:rPr>
          <w:delText>voice of the later</w:delText>
        </w:r>
      </w:del>
      <w:ins w:id="53" w:author="Author">
        <w:r w:rsidRPr="00336373">
          <w:rPr>
            <w:rFonts w:ascii="Trebuchet MS" w:hAnsi="Trebuchet MS"/>
            <w:noProof/>
            <w:sz w:val="24"/>
          </w:rPr>
          <w:t>next</w:t>
        </w:r>
      </w:ins>
      <w:r w:rsidRPr="00336373">
        <w:rPr>
          <w:rFonts w:ascii="Trebuchet MS" w:hAnsi="Trebuchet MS"/>
          <w:noProof/>
          <w:sz w:val="24"/>
        </w:rPr>
        <w:t xml:space="preserve"> sign. </w:t>
      </w:r>
      <w:r w:rsidRPr="00336373">
        <w:rPr>
          <w:rFonts w:ascii="Trebuchet MS" w:hAnsi="Trebuchet MS"/>
          <w:b/>
          <w:noProof/>
          <w:sz w:val="24"/>
        </w:rPr>
        <w:t xml:space="preserve">4:9 </w:t>
      </w:r>
      <w:r w:rsidRPr="00336373">
        <w:rPr>
          <w:rFonts w:ascii="Trebuchet MS" w:hAnsi="Trebuchet MS"/>
          <w:noProof/>
          <w:sz w:val="24"/>
        </w:rPr>
        <w:t xml:space="preserve">Still, </w:t>
      </w:r>
      <w:del w:id="54" w:author="Author">
        <w:r w:rsidRPr="00336373">
          <w:rPr>
            <w:rFonts w:ascii="Trebuchet MS" w:hAnsi="Trebuchet MS"/>
            <w:noProof/>
            <w:sz w:val="24"/>
          </w:rPr>
          <w:delText xml:space="preserve">it must occur that, </w:delText>
        </w:r>
      </w:del>
      <w:ins w:id="55" w:author="Author">
        <w:r w:rsidRPr="00336373">
          <w:rPr>
            <w:rFonts w:ascii="Trebuchet MS" w:hAnsi="Trebuchet MS"/>
            <w:noProof/>
            <w:sz w:val="24"/>
          </w:rPr>
          <w:t xml:space="preserve">even </w:t>
        </w:r>
      </w:ins>
      <w:r w:rsidRPr="00336373">
        <w:rPr>
          <w:rFonts w:ascii="Trebuchet MS" w:hAnsi="Trebuchet MS"/>
          <w:noProof/>
          <w:sz w:val="24"/>
        </w:rPr>
        <w:t xml:space="preserve">if they will not believe </w:t>
      </w:r>
      <w:del w:id="56" w:author="Author">
        <w:r w:rsidRPr="00336373">
          <w:rPr>
            <w:rFonts w:ascii="Trebuchet MS" w:hAnsi="Trebuchet MS"/>
            <w:noProof/>
            <w:sz w:val="24"/>
          </w:rPr>
          <w:delText xml:space="preserve">even </w:delText>
        </w:r>
      </w:del>
      <w:r w:rsidRPr="00336373">
        <w:rPr>
          <w:rFonts w:ascii="Trebuchet MS" w:hAnsi="Trebuchet MS"/>
          <w:noProof/>
          <w:sz w:val="24"/>
        </w:rPr>
        <w:t xml:space="preserve">these two signs and </w:t>
      </w:r>
      <w:del w:id="57" w:author="Author">
        <w:r w:rsidRPr="00336373">
          <w:rPr>
            <w:rFonts w:ascii="Trebuchet MS" w:hAnsi="Trebuchet MS"/>
            <w:noProof/>
            <w:sz w:val="24"/>
          </w:rPr>
          <w:delText>will not</w:delText>
        </w:r>
      </w:del>
      <w:ins w:id="58" w:author="Author">
        <w:r w:rsidRPr="00336373">
          <w:rPr>
            <w:rFonts w:ascii="Trebuchet MS" w:hAnsi="Trebuchet MS"/>
            <w:noProof/>
            <w:sz w:val="24"/>
          </w:rPr>
          <w:t>refuse to</w:t>
        </w:r>
      </w:ins>
      <w:r w:rsidRPr="00336373">
        <w:rPr>
          <w:rFonts w:ascii="Trebuchet MS" w:hAnsi="Trebuchet MS"/>
          <w:noProof/>
          <w:sz w:val="24"/>
        </w:rPr>
        <w:t xml:space="preserve"> listen to your voice, </w:t>
      </w:r>
      <w:del w:id="59" w:author="Author">
        <w:r w:rsidRPr="00336373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336373">
        <w:rPr>
          <w:rFonts w:ascii="Trebuchet MS" w:hAnsi="Trebuchet MS"/>
          <w:noProof/>
          <w:sz w:val="24"/>
        </w:rPr>
        <w:t xml:space="preserve">you will </w:t>
      </w:r>
      <w:del w:id="60" w:author="Author">
        <w:r w:rsidRPr="00336373">
          <w:rPr>
            <w:rFonts w:ascii="Trebuchet MS" w:hAnsi="Trebuchet MS"/>
            <w:noProof/>
            <w:sz w:val="24"/>
          </w:rPr>
          <w:delText xml:space="preserve">have to </w:delText>
        </w:r>
      </w:del>
      <w:r w:rsidRPr="00336373">
        <w:rPr>
          <w:rFonts w:ascii="Trebuchet MS" w:hAnsi="Trebuchet MS"/>
          <w:noProof/>
          <w:sz w:val="24"/>
        </w:rPr>
        <w:t>take some water from the Nile River and pour it out on the dry land</w:t>
      </w:r>
      <w:del w:id="61" w:author="Author">
        <w:r w:rsidRPr="00336373">
          <w:rPr>
            <w:rFonts w:ascii="Trebuchet MS" w:hAnsi="Trebuchet MS"/>
            <w:noProof/>
            <w:sz w:val="24"/>
          </w:rPr>
          <w:delText>;</w:delText>
        </w:r>
      </w:del>
      <w:ins w:id="62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and the water that you </w:t>
      </w:r>
      <w:del w:id="63" w:author="Author">
        <w:r w:rsidRPr="00336373">
          <w:rPr>
            <w:rFonts w:ascii="Trebuchet MS" w:hAnsi="Trebuchet MS"/>
            <w:noProof/>
            <w:sz w:val="24"/>
          </w:rPr>
          <w:delText xml:space="preserve">will </w:delText>
        </w:r>
      </w:del>
      <w:r w:rsidRPr="00336373">
        <w:rPr>
          <w:rFonts w:ascii="Trebuchet MS" w:hAnsi="Trebuchet MS"/>
          <w:noProof/>
          <w:sz w:val="24"/>
        </w:rPr>
        <w:t xml:space="preserve">take from the Nile </w:t>
      </w:r>
      <w:del w:id="64" w:author="Author">
        <w:r w:rsidRPr="00336373">
          <w:rPr>
            <w:rFonts w:ascii="Trebuchet MS" w:hAnsi="Trebuchet MS"/>
            <w:noProof/>
            <w:sz w:val="24"/>
          </w:rPr>
          <w:delText xml:space="preserve">River will certainly become, yes, it will indeed </w:delText>
        </w:r>
      </w:del>
      <w:ins w:id="65" w:author="Author">
        <w:r w:rsidRPr="00336373">
          <w:rPr>
            <w:rFonts w:ascii="Trebuchet MS" w:hAnsi="Trebuchet MS"/>
            <w:noProof/>
            <w:sz w:val="24"/>
          </w:rPr>
          <w:t xml:space="preserve">will </w:t>
        </w:r>
      </w:ins>
      <w:r w:rsidRPr="00336373">
        <w:rPr>
          <w:rFonts w:ascii="Trebuchet MS" w:hAnsi="Trebuchet MS"/>
          <w:noProof/>
          <w:sz w:val="24"/>
        </w:rPr>
        <w:t>become blood on the dry land.”</w:t>
      </w:r>
    </w:p>
    <w:p w:rsidR="00F8574A" w:rsidRPr="00336373" w:rsidRDefault="00F8574A" w:rsidP="00F8574A">
      <w:pPr>
        <w:rPr>
          <w:rFonts w:ascii="Trebuchet MS" w:hAnsi="Trebuchet MS"/>
          <w:noProof/>
          <w:sz w:val="24"/>
        </w:rPr>
      </w:pPr>
      <w:r w:rsidRPr="00336373">
        <w:rPr>
          <w:rFonts w:ascii="Trebuchet MS" w:hAnsi="Trebuchet MS"/>
          <w:b/>
          <w:sz w:val="24"/>
        </w:rPr>
        <w:t xml:space="preserve">4:10 </w:t>
      </w:r>
      <w:r w:rsidRPr="00336373">
        <w:rPr>
          <w:rFonts w:ascii="Trebuchet MS" w:hAnsi="Trebuchet MS"/>
          <w:noProof/>
          <w:sz w:val="24"/>
        </w:rPr>
        <w:t>Moses now said to Jehovah: “</w:t>
      </w:r>
      <w:del w:id="66" w:author="Author">
        <w:r w:rsidRPr="00336373">
          <w:rPr>
            <w:rFonts w:ascii="Trebuchet MS" w:hAnsi="Trebuchet MS"/>
            <w:noProof/>
            <w:sz w:val="24"/>
          </w:rPr>
          <w:delText>Excuse</w:delText>
        </w:r>
      </w:del>
      <w:ins w:id="67" w:author="Author">
        <w:r w:rsidRPr="00336373">
          <w:rPr>
            <w:rFonts w:ascii="Trebuchet MS" w:hAnsi="Trebuchet MS"/>
            <w:noProof/>
            <w:sz w:val="24"/>
          </w:rPr>
          <w:t>Pardon</w:t>
        </w:r>
      </w:ins>
      <w:r w:rsidRPr="00336373">
        <w:rPr>
          <w:rFonts w:ascii="Trebuchet MS" w:hAnsi="Trebuchet MS"/>
          <w:noProof/>
          <w:sz w:val="24"/>
        </w:rPr>
        <w:t xml:space="preserve"> me, Jehovah, but I </w:t>
      </w:r>
      <w:del w:id="68" w:author="Author">
        <w:r w:rsidRPr="00336373">
          <w:rPr>
            <w:rFonts w:ascii="Trebuchet MS" w:hAnsi="Trebuchet MS"/>
            <w:noProof/>
            <w:sz w:val="24"/>
          </w:rPr>
          <w:delText>am not</w:delText>
        </w:r>
      </w:del>
      <w:ins w:id="69" w:author="Author">
        <w:r w:rsidRPr="00336373">
          <w:rPr>
            <w:rFonts w:ascii="Trebuchet MS" w:hAnsi="Trebuchet MS"/>
            <w:noProof/>
            <w:sz w:val="24"/>
          </w:rPr>
          <w:t>have never been</w:t>
        </w:r>
      </w:ins>
      <w:r w:rsidRPr="00336373">
        <w:rPr>
          <w:rFonts w:ascii="Trebuchet MS" w:hAnsi="Trebuchet MS"/>
          <w:noProof/>
          <w:sz w:val="24"/>
        </w:rPr>
        <w:t xml:space="preserve"> a fluent speaker, neither </w:t>
      </w:r>
      <w:del w:id="70" w:author="Author">
        <w:r w:rsidRPr="00336373">
          <w:rPr>
            <w:rFonts w:ascii="Trebuchet MS" w:hAnsi="Trebuchet MS"/>
            <w:noProof/>
            <w:sz w:val="24"/>
          </w:rPr>
          <w:delText>since yesterday</w:delText>
        </w:r>
      </w:del>
      <w:ins w:id="71" w:author="Author">
        <w:r w:rsidRPr="00336373">
          <w:rPr>
            <w:rFonts w:ascii="Trebuchet MS" w:hAnsi="Trebuchet MS"/>
            <w:noProof/>
            <w:sz w:val="24"/>
          </w:rPr>
          <w:t>in the past</w:t>
        </w:r>
      </w:ins>
      <w:r w:rsidRPr="00336373">
        <w:rPr>
          <w:rFonts w:ascii="Trebuchet MS" w:hAnsi="Trebuchet MS"/>
          <w:noProof/>
          <w:sz w:val="24"/>
        </w:rPr>
        <w:t xml:space="preserve"> nor since </w:t>
      </w:r>
      <w:del w:id="72" w:author="Author">
        <w:r w:rsidRPr="00336373">
          <w:rPr>
            <w:rFonts w:ascii="Trebuchet MS" w:hAnsi="Trebuchet MS"/>
            <w:noProof/>
            <w:sz w:val="24"/>
          </w:rPr>
          <w:delText>before that nor since your speaking</w:delText>
        </w:r>
      </w:del>
      <w:ins w:id="73" w:author="Author">
        <w:r w:rsidRPr="00336373">
          <w:rPr>
            <w:rFonts w:ascii="Trebuchet MS" w:hAnsi="Trebuchet MS"/>
            <w:noProof/>
            <w:sz w:val="24"/>
          </w:rPr>
          <w:t>you have spoken</w:t>
        </w:r>
      </w:ins>
      <w:r w:rsidRPr="00336373">
        <w:rPr>
          <w:rFonts w:ascii="Trebuchet MS" w:hAnsi="Trebuchet MS"/>
          <w:noProof/>
          <w:sz w:val="24"/>
        </w:rPr>
        <w:t xml:space="preserve"> to your servant, for I am slow </w:t>
      </w:r>
      <w:r w:rsidRPr="00336373">
        <w:rPr>
          <w:rFonts w:ascii="Trebuchet MS" w:hAnsi="Trebuchet MS"/>
          <w:noProof/>
          <w:sz w:val="24"/>
        </w:rPr>
        <w:lastRenderedPageBreak/>
        <w:t xml:space="preserve">of </w:t>
      </w:r>
      <w:del w:id="74" w:author="Author">
        <w:r w:rsidRPr="00336373">
          <w:rPr>
            <w:rFonts w:ascii="Trebuchet MS" w:hAnsi="Trebuchet MS"/>
            <w:noProof/>
            <w:sz w:val="24"/>
          </w:rPr>
          <w:delText>mouth</w:delText>
        </w:r>
      </w:del>
      <w:ins w:id="75" w:author="Author">
        <w:r w:rsidRPr="00336373">
          <w:rPr>
            <w:rFonts w:ascii="Trebuchet MS" w:hAnsi="Trebuchet MS"/>
            <w:noProof/>
            <w:sz w:val="24"/>
          </w:rPr>
          <w:t>speech</w:t>
        </w:r>
        <w:r w:rsidRPr="00336373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336373">
        <w:rPr>
          <w:rFonts w:ascii="Trebuchet MS" w:hAnsi="Trebuchet MS"/>
          <w:noProof/>
          <w:sz w:val="24"/>
        </w:rPr>
        <w:t xml:space="preserve"> and slow of tongue.” </w:t>
      </w:r>
      <w:r w:rsidRPr="00336373">
        <w:rPr>
          <w:rFonts w:ascii="Trebuchet MS" w:hAnsi="Trebuchet MS"/>
          <w:b/>
          <w:noProof/>
          <w:sz w:val="24"/>
        </w:rPr>
        <w:t xml:space="preserve">4:11 </w:t>
      </w:r>
      <w:del w:id="78" w:author="Author">
        <w:r w:rsidRPr="00336373">
          <w:rPr>
            <w:rFonts w:ascii="Trebuchet MS" w:hAnsi="Trebuchet MS"/>
            <w:noProof/>
            <w:sz w:val="24"/>
          </w:rPr>
          <w:delText xml:space="preserve">At that </w:delText>
        </w:r>
      </w:del>
      <w:r w:rsidRPr="00336373">
        <w:rPr>
          <w:rFonts w:ascii="Trebuchet MS" w:hAnsi="Trebuchet MS"/>
          <w:noProof/>
          <w:sz w:val="24"/>
        </w:rPr>
        <w:t xml:space="preserve">Jehovah said to him: “Who </w:t>
      </w:r>
      <w:del w:id="79" w:author="Author">
        <w:r w:rsidRPr="00336373">
          <w:rPr>
            <w:rFonts w:ascii="Trebuchet MS" w:hAnsi="Trebuchet MS"/>
            <w:noProof/>
            <w:sz w:val="24"/>
          </w:rPr>
          <w:delText>appointed</w:delText>
        </w:r>
      </w:del>
      <w:ins w:id="80" w:author="Author">
        <w:r w:rsidRPr="00336373">
          <w:rPr>
            <w:rFonts w:ascii="Trebuchet MS" w:hAnsi="Trebuchet MS"/>
            <w:noProof/>
            <w:sz w:val="24"/>
          </w:rPr>
          <w:t>made</w:t>
        </w:r>
      </w:ins>
      <w:r w:rsidRPr="00336373">
        <w:rPr>
          <w:rFonts w:ascii="Trebuchet MS" w:hAnsi="Trebuchet MS"/>
          <w:noProof/>
          <w:sz w:val="24"/>
        </w:rPr>
        <w:t xml:space="preserve"> a mouth for man</w:t>
      </w:r>
      <w:ins w:id="81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or who </w:t>
      </w:r>
      <w:del w:id="82" w:author="Author">
        <w:r w:rsidRPr="00336373">
          <w:rPr>
            <w:rFonts w:ascii="Trebuchet MS" w:hAnsi="Trebuchet MS"/>
            <w:noProof/>
            <w:sz w:val="24"/>
          </w:rPr>
          <w:delText>appoints the</w:delText>
        </w:r>
      </w:del>
      <w:ins w:id="83" w:author="Author">
        <w:r w:rsidRPr="00336373">
          <w:rPr>
            <w:rFonts w:ascii="Trebuchet MS" w:hAnsi="Trebuchet MS"/>
            <w:noProof/>
            <w:sz w:val="24"/>
          </w:rPr>
          <w:t>makes them</w:t>
        </w:r>
      </w:ins>
      <w:r w:rsidRPr="00336373">
        <w:rPr>
          <w:rFonts w:ascii="Trebuchet MS" w:hAnsi="Trebuchet MS"/>
          <w:noProof/>
          <w:sz w:val="24"/>
        </w:rPr>
        <w:t xml:space="preserve"> speechless</w:t>
      </w:r>
      <w:del w:id="84" w:author="Author">
        <w:r w:rsidRPr="00336373">
          <w:rPr>
            <w:rFonts w:ascii="Trebuchet MS" w:hAnsi="Trebuchet MS"/>
            <w:noProof/>
            <w:sz w:val="24"/>
          </w:rPr>
          <w:delText xml:space="preserve"> or the</w:delText>
        </w:r>
      </w:del>
      <w:ins w:id="85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deaf</w:t>
      </w:r>
      <w:del w:id="86" w:author="Author">
        <w:r w:rsidRPr="00336373">
          <w:rPr>
            <w:rFonts w:ascii="Trebuchet MS" w:hAnsi="Trebuchet MS"/>
            <w:noProof/>
            <w:sz w:val="24"/>
          </w:rPr>
          <w:delText xml:space="preserve"> or the</w:delText>
        </w:r>
      </w:del>
      <w:ins w:id="87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clear-sighted</w:t>
      </w:r>
      <w:ins w:id="88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or </w:t>
      </w:r>
      <w:del w:id="89" w:author="Author">
        <w:r w:rsidRPr="00336373">
          <w:rPr>
            <w:rFonts w:ascii="Trebuchet MS" w:hAnsi="Trebuchet MS"/>
            <w:noProof/>
            <w:sz w:val="24"/>
          </w:rPr>
          <w:delText xml:space="preserve">the </w:delText>
        </w:r>
      </w:del>
      <w:r w:rsidRPr="00336373">
        <w:rPr>
          <w:rFonts w:ascii="Trebuchet MS" w:hAnsi="Trebuchet MS"/>
          <w:noProof/>
          <w:sz w:val="24"/>
        </w:rPr>
        <w:t xml:space="preserve">blind? Is it not I, Jehovah? </w:t>
      </w:r>
      <w:r w:rsidRPr="00336373">
        <w:rPr>
          <w:rFonts w:ascii="Trebuchet MS" w:hAnsi="Trebuchet MS"/>
          <w:b/>
          <w:noProof/>
          <w:sz w:val="24"/>
        </w:rPr>
        <w:t xml:space="preserve">4:12 </w:t>
      </w:r>
      <w:r w:rsidRPr="00336373">
        <w:rPr>
          <w:rFonts w:ascii="Trebuchet MS" w:hAnsi="Trebuchet MS"/>
          <w:noProof/>
          <w:sz w:val="24"/>
        </w:rPr>
        <w:t xml:space="preserve">So </w:t>
      </w:r>
      <w:ins w:id="90" w:author="Author">
        <w:r w:rsidRPr="00336373">
          <w:rPr>
            <w:rFonts w:ascii="Trebuchet MS" w:hAnsi="Trebuchet MS"/>
            <w:noProof/>
            <w:sz w:val="24"/>
          </w:rPr>
          <w:t xml:space="preserve">go </w:t>
        </w:r>
      </w:ins>
      <w:r w:rsidRPr="00336373">
        <w:rPr>
          <w:rFonts w:ascii="Trebuchet MS" w:hAnsi="Trebuchet MS"/>
          <w:noProof/>
          <w:sz w:val="24"/>
        </w:rPr>
        <w:t>now</w:t>
      </w:r>
      <w:del w:id="91" w:author="Author">
        <w:r w:rsidRPr="00336373">
          <w:rPr>
            <w:rFonts w:ascii="Trebuchet MS" w:hAnsi="Trebuchet MS"/>
            <w:noProof/>
            <w:sz w:val="24"/>
          </w:rPr>
          <w:delText xml:space="preserve"> go</w:delText>
        </w:r>
      </w:del>
      <w:r w:rsidRPr="00336373">
        <w:rPr>
          <w:rFonts w:ascii="Trebuchet MS" w:hAnsi="Trebuchet MS"/>
          <w:noProof/>
          <w:sz w:val="24"/>
        </w:rPr>
        <w:t xml:space="preserve">, and I </w:t>
      </w:r>
      <w:del w:id="92" w:author="Author">
        <w:r w:rsidRPr="00336373">
          <w:rPr>
            <w:rFonts w:ascii="Trebuchet MS" w:hAnsi="Trebuchet MS"/>
            <w:noProof/>
            <w:sz w:val="24"/>
          </w:rPr>
          <w:delText xml:space="preserve">myself shall prove to </w:delText>
        </w:r>
      </w:del>
      <w:ins w:id="93" w:author="Author">
        <w:r w:rsidRPr="00336373">
          <w:rPr>
            <w:rFonts w:ascii="Trebuchet MS" w:hAnsi="Trebuchet MS"/>
            <w:noProof/>
            <w:sz w:val="24"/>
          </w:rPr>
          <w:t xml:space="preserve">will </w:t>
        </w:r>
      </w:ins>
      <w:r w:rsidRPr="00336373">
        <w:rPr>
          <w:rFonts w:ascii="Trebuchet MS" w:hAnsi="Trebuchet MS"/>
          <w:noProof/>
          <w:sz w:val="24"/>
        </w:rPr>
        <w:t xml:space="preserve">be with </w:t>
      </w:r>
      <w:del w:id="94" w:author="Author">
        <w:r w:rsidRPr="00336373">
          <w:rPr>
            <w:rFonts w:ascii="Trebuchet MS" w:hAnsi="Trebuchet MS"/>
            <w:noProof/>
            <w:sz w:val="24"/>
          </w:rPr>
          <w:delText>your mouth</w:delText>
        </w:r>
      </w:del>
      <w:ins w:id="95" w:author="Author">
        <w:r w:rsidRPr="00336373">
          <w:rPr>
            <w:rFonts w:ascii="Trebuchet MS" w:hAnsi="Trebuchet MS"/>
            <w:noProof/>
            <w:sz w:val="24"/>
          </w:rPr>
          <w:t>you as you speak,</w:t>
        </w:r>
        <w:r w:rsidRPr="00336373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336373">
        <w:rPr>
          <w:rFonts w:ascii="Trebuchet MS" w:hAnsi="Trebuchet MS"/>
          <w:noProof/>
          <w:sz w:val="24"/>
        </w:rPr>
        <w:t xml:space="preserve"> and I will teach you what you </w:t>
      </w:r>
      <w:del w:id="98" w:author="Author">
        <w:r w:rsidRPr="00336373">
          <w:rPr>
            <w:rFonts w:ascii="Trebuchet MS" w:hAnsi="Trebuchet MS"/>
            <w:noProof/>
            <w:sz w:val="24"/>
          </w:rPr>
          <w:delText>ought to</w:delText>
        </w:r>
      </w:del>
      <w:ins w:id="99" w:author="Author">
        <w:r w:rsidRPr="00336373">
          <w:rPr>
            <w:rFonts w:ascii="Trebuchet MS" w:hAnsi="Trebuchet MS"/>
            <w:noProof/>
            <w:sz w:val="24"/>
          </w:rPr>
          <w:t>should</w:t>
        </w:r>
      </w:ins>
      <w:r w:rsidRPr="00336373">
        <w:rPr>
          <w:rFonts w:ascii="Trebuchet MS" w:hAnsi="Trebuchet MS"/>
          <w:noProof/>
          <w:sz w:val="24"/>
        </w:rPr>
        <w:t xml:space="preserve"> say.” </w:t>
      </w:r>
      <w:r w:rsidRPr="00336373">
        <w:rPr>
          <w:rFonts w:ascii="Trebuchet MS" w:hAnsi="Trebuchet MS"/>
          <w:b/>
          <w:noProof/>
          <w:sz w:val="24"/>
        </w:rPr>
        <w:t xml:space="preserve">4:13 </w:t>
      </w:r>
      <w:r w:rsidRPr="00336373">
        <w:rPr>
          <w:rFonts w:ascii="Trebuchet MS" w:hAnsi="Trebuchet MS"/>
          <w:noProof/>
          <w:sz w:val="24"/>
        </w:rPr>
        <w:t>But he said: “</w:t>
      </w:r>
      <w:del w:id="100" w:author="Author">
        <w:r w:rsidRPr="00336373">
          <w:rPr>
            <w:rFonts w:ascii="Trebuchet MS" w:hAnsi="Trebuchet MS"/>
            <w:noProof/>
            <w:sz w:val="24"/>
          </w:rPr>
          <w:delText>Excuse</w:delText>
        </w:r>
      </w:del>
      <w:ins w:id="101" w:author="Author">
        <w:r w:rsidRPr="00336373">
          <w:rPr>
            <w:rFonts w:ascii="Trebuchet MS" w:hAnsi="Trebuchet MS"/>
            <w:noProof/>
            <w:sz w:val="24"/>
          </w:rPr>
          <w:t>Pardon</w:t>
        </w:r>
      </w:ins>
      <w:r w:rsidRPr="00336373">
        <w:rPr>
          <w:rFonts w:ascii="Trebuchet MS" w:hAnsi="Trebuchet MS"/>
          <w:noProof/>
          <w:sz w:val="24"/>
        </w:rPr>
        <w:t xml:space="preserve"> me, Jehovah, </w:t>
      </w:r>
      <w:del w:id="102" w:author="Author">
        <w:r w:rsidRPr="00336373">
          <w:rPr>
            <w:rFonts w:ascii="Trebuchet MS" w:hAnsi="Trebuchet MS"/>
            <w:noProof/>
            <w:sz w:val="24"/>
          </w:rPr>
          <w:delText xml:space="preserve">but send, </w:delText>
        </w:r>
      </w:del>
      <w:r w:rsidRPr="00336373">
        <w:rPr>
          <w:rFonts w:ascii="Trebuchet MS" w:hAnsi="Trebuchet MS"/>
          <w:noProof/>
          <w:sz w:val="24"/>
        </w:rPr>
        <w:t>please</w:t>
      </w:r>
      <w:del w:id="103" w:author="Author">
        <w:r w:rsidRPr="00336373">
          <w:rPr>
            <w:rFonts w:ascii="Trebuchet MS" w:hAnsi="Trebuchet MS"/>
            <w:noProof/>
            <w:sz w:val="24"/>
          </w:rPr>
          <w:delText>, by the hand of the one</w:delText>
        </w:r>
      </w:del>
      <w:ins w:id="104" w:author="Author">
        <w:r w:rsidRPr="00336373">
          <w:rPr>
            <w:rFonts w:ascii="Trebuchet MS" w:hAnsi="Trebuchet MS"/>
            <w:noProof/>
            <w:sz w:val="24"/>
          </w:rPr>
          <w:t xml:space="preserve"> send anyone</w:t>
        </w:r>
      </w:ins>
      <w:r w:rsidRPr="00336373">
        <w:rPr>
          <w:rFonts w:ascii="Trebuchet MS" w:hAnsi="Trebuchet MS"/>
          <w:noProof/>
          <w:sz w:val="24"/>
        </w:rPr>
        <w:t xml:space="preserve"> whom you </w:t>
      </w:r>
      <w:del w:id="105" w:author="Author">
        <w:r w:rsidRPr="00336373">
          <w:rPr>
            <w:rFonts w:ascii="Trebuchet MS" w:hAnsi="Trebuchet MS"/>
            <w:noProof/>
            <w:sz w:val="24"/>
          </w:rPr>
          <w:delText>are going</w:delText>
        </w:r>
      </w:del>
      <w:ins w:id="106" w:author="Author">
        <w:r w:rsidRPr="00336373">
          <w:rPr>
            <w:rFonts w:ascii="Trebuchet MS" w:hAnsi="Trebuchet MS"/>
            <w:noProof/>
            <w:sz w:val="24"/>
          </w:rPr>
          <w:t>want</w:t>
        </w:r>
      </w:ins>
      <w:r w:rsidRPr="00336373">
        <w:rPr>
          <w:rFonts w:ascii="Trebuchet MS" w:hAnsi="Trebuchet MS"/>
          <w:noProof/>
          <w:sz w:val="24"/>
        </w:rPr>
        <w:t xml:space="preserve"> to send.” </w:t>
      </w:r>
      <w:r w:rsidRPr="00336373">
        <w:rPr>
          <w:rFonts w:ascii="Trebuchet MS" w:hAnsi="Trebuchet MS"/>
          <w:b/>
          <w:noProof/>
          <w:sz w:val="24"/>
        </w:rPr>
        <w:t xml:space="preserve">4:14 </w:t>
      </w:r>
      <w:r w:rsidRPr="00336373">
        <w:rPr>
          <w:rFonts w:ascii="Trebuchet MS" w:hAnsi="Trebuchet MS"/>
          <w:noProof/>
          <w:sz w:val="24"/>
        </w:rPr>
        <w:t xml:space="preserve">Then Jehovah’s anger </w:t>
      </w:r>
      <w:del w:id="107" w:author="Author">
        <w:r w:rsidRPr="00336373">
          <w:rPr>
            <w:rFonts w:ascii="Trebuchet MS" w:hAnsi="Trebuchet MS"/>
            <w:noProof/>
            <w:sz w:val="24"/>
          </w:rPr>
          <w:delText>grew hot</w:delText>
        </w:r>
      </w:del>
      <w:ins w:id="108" w:author="Author">
        <w:r w:rsidRPr="00336373">
          <w:rPr>
            <w:rFonts w:ascii="Trebuchet MS" w:hAnsi="Trebuchet MS"/>
            <w:noProof/>
            <w:sz w:val="24"/>
          </w:rPr>
          <w:t>blazed</w:t>
        </w:r>
      </w:ins>
      <w:r w:rsidRPr="00336373">
        <w:rPr>
          <w:rFonts w:ascii="Trebuchet MS" w:hAnsi="Trebuchet MS"/>
          <w:noProof/>
          <w:sz w:val="24"/>
        </w:rPr>
        <w:t xml:space="preserve"> against Moses</w:t>
      </w:r>
      <w:ins w:id="109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and he said: “</w:t>
      </w:r>
      <w:del w:id="110" w:author="Author">
        <w:r w:rsidRPr="00336373">
          <w:rPr>
            <w:rFonts w:ascii="Trebuchet MS" w:hAnsi="Trebuchet MS"/>
            <w:noProof/>
            <w:sz w:val="24"/>
          </w:rPr>
          <w:delText>Is not</w:delText>
        </w:r>
      </w:del>
      <w:ins w:id="111" w:author="Author">
        <w:r w:rsidRPr="00336373">
          <w:rPr>
            <w:rFonts w:ascii="Trebuchet MS" w:hAnsi="Trebuchet MS"/>
            <w:noProof/>
            <w:sz w:val="24"/>
          </w:rPr>
          <w:t>What about your brother</w:t>
        </w:r>
      </w:ins>
      <w:r w:rsidRPr="00336373">
        <w:rPr>
          <w:rFonts w:ascii="Trebuchet MS" w:hAnsi="Trebuchet MS"/>
          <w:noProof/>
          <w:sz w:val="24"/>
        </w:rPr>
        <w:t xml:space="preserve"> Aaron the Levite</w:t>
      </w:r>
      <w:del w:id="112" w:author="Author">
        <w:r w:rsidRPr="00336373">
          <w:rPr>
            <w:rFonts w:ascii="Trebuchet MS" w:hAnsi="Trebuchet MS"/>
            <w:noProof/>
            <w:sz w:val="24"/>
          </w:rPr>
          <w:delText xml:space="preserve"> your brother</w:delText>
        </w:r>
      </w:del>
      <w:r w:rsidRPr="00336373">
        <w:rPr>
          <w:rFonts w:ascii="Trebuchet MS" w:hAnsi="Trebuchet MS"/>
          <w:noProof/>
          <w:sz w:val="24"/>
        </w:rPr>
        <w:t xml:space="preserve">? I </w:t>
      </w:r>
      <w:del w:id="113" w:author="Author">
        <w:r w:rsidRPr="00336373">
          <w:rPr>
            <w:rFonts w:ascii="Trebuchet MS" w:hAnsi="Trebuchet MS"/>
            <w:noProof/>
            <w:sz w:val="24"/>
          </w:rPr>
          <w:delText xml:space="preserve">do </w:delText>
        </w:r>
      </w:del>
      <w:r w:rsidRPr="00336373">
        <w:rPr>
          <w:rFonts w:ascii="Trebuchet MS" w:hAnsi="Trebuchet MS"/>
          <w:noProof/>
          <w:sz w:val="24"/>
        </w:rPr>
        <w:t xml:space="preserve">know that he can </w:t>
      </w:r>
      <w:del w:id="114" w:author="Author">
        <w:r w:rsidRPr="00336373">
          <w:rPr>
            <w:rFonts w:ascii="Trebuchet MS" w:hAnsi="Trebuchet MS"/>
            <w:noProof/>
            <w:sz w:val="24"/>
          </w:rPr>
          <w:delText xml:space="preserve">really </w:delText>
        </w:r>
      </w:del>
      <w:r w:rsidRPr="00336373">
        <w:rPr>
          <w:rFonts w:ascii="Trebuchet MS" w:hAnsi="Trebuchet MS"/>
          <w:noProof/>
          <w:sz w:val="24"/>
        </w:rPr>
        <w:t>speak</w:t>
      </w:r>
      <w:ins w:id="115" w:author="Author">
        <w:r w:rsidRPr="00336373">
          <w:rPr>
            <w:rFonts w:ascii="Trebuchet MS" w:hAnsi="Trebuchet MS"/>
            <w:noProof/>
            <w:sz w:val="24"/>
          </w:rPr>
          <w:t xml:space="preserve"> very well</w:t>
        </w:r>
      </w:ins>
      <w:r w:rsidRPr="00336373">
        <w:rPr>
          <w:rFonts w:ascii="Trebuchet MS" w:hAnsi="Trebuchet MS"/>
          <w:noProof/>
          <w:sz w:val="24"/>
        </w:rPr>
        <w:t>. And</w:t>
      </w:r>
      <w:del w:id="116" w:author="Author">
        <w:r w:rsidRPr="00336373">
          <w:rPr>
            <w:rFonts w:ascii="Trebuchet MS" w:hAnsi="Trebuchet MS"/>
            <w:noProof/>
            <w:sz w:val="24"/>
          </w:rPr>
          <w:delText>, besides, here</w:delText>
        </w:r>
      </w:del>
      <w:r w:rsidRPr="00336373">
        <w:rPr>
          <w:rFonts w:ascii="Trebuchet MS" w:hAnsi="Trebuchet MS"/>
          <w:noProof/>
          <w:sz w:val="24"/>
        </w:rPr>
        <w:t xml:space="preserve"> he is </w:t>
      </w:r>
      <w:ins w:id="117" w:author="Author">
        <w:r w:rsidRPr="00336373">
          <w:rPr>
            <w:rFonts w:ascii="Trebuchet MS" w:hAnsi="Trebuchet MS"/>
            <w:noProof/>
            <w:sz w:val="24"/>
          </w:rPr>
          <w:t xml:space="preserve">now </w:t>
        </w:r>
      </w:ins>
      <w:r w:rsidRPr="00336373">
        <w:rPr>
          <w:rFonts w:ascii="Trebuchet MS" w:hAnsi="Trebuchet MS"/>
          <w:noProof/>
          <w:sz w:val="24"/>
        </w:rPr>
        <w:t xml:space="preserve">on his way </w:t>
      </w:r>
      <w:del w:id="118" w:author="Author">
        <w:r w:rsidRPr="00336373">
          <w:rPr>
            <w:rFonts w:ascii="Trebuchet MS" w:hAnsi="Trebuchet MS"/>
            <w:noProof/>
            <w:sz w:val="24"/>
          </w:rPr>
          <w:delText>out</w:delText>
        </w:r>
      </w:del>
      <w:ins w:id="119" w:author="Author">
        <w:r w:rsidRPr="00336373">
          <w:rPr>
            <w:rFonts w:ascii="Trebuchet MS" w:hAnsi="Trebuchet MS"/>
            <w:noProof/>
            <w:sz w:val="24"/>
          </w:rPr>
          <w:t>here</w:t>
        </w:r>
      </w:ins>
      <w:r w:rsidRPr="00336373">
        <w:rPr>
          <w:rFonts w:ascii="Trebuchet MS" w:hAnsi="Trebuchet MS"/>
          <w:noProof/>
          <w:sz w:val="24"/>
        </w:rPr>
        <w:t xml:space="preserve"> to meet you. When he </w:t>
      </w:r>
      <w:del w:id="120" w:author="Author">
        <w:r w:rsidRPr="00336373">
          <w:rPr>
            <w:rFonts w:ascii="Trebuchet MS" w:hAnsi="Trebuchet MS"/>
            <w:noProof/>
            <w:sz w:val="24"/>
          </w:rPr>
          <w:delText>does see</w:delText>
        </w:r>
      </w:del>
      <w:ins w:id="121" w:author="Author">
        <w:r w:rsidRPr="00336373">
          <w:rPr>
            <w:rFonts w:ascii="Trebuchet MS" w:hAnsi="Trebuchet MS"/>
            <w:noProof/>
            <w:sz w:val="24"/>
          </w:rPr>
          <w:t>sees</w:t>
        </w:r>
      </w:ins>
      <w:r w:rsidRPr="00336373">
        <w:rPr>
          <w:rFonts w:ascii="Trebuchet MS" w:hAnsi="Trebuchet MS"/>
          <w:noProof/>
          <w:sz w:val="24"/>
        </w:rPr>
        <w:t xml:space="preserve"> you, </w:t>
      </w:r>
      <w:del w:id="122" w:author="Author">
        <w:r w:rsidRPr="00336373">
          <w:rPr>
            <w:rFonts w:ascii="Trebuchet MS" w:hAnsi="Trebuchet MS"/>
            <w:noProof/>
            <w:sz w:val="24"/>
          </w:rPr>
          <w:delText>he</w:delText>
        </w:r>
      </w:del>
      <w:ins w:id="123" w:author="Author">
        <w:r w:rsidRPr="00336373">
          <w:rPr>
            <w:rFonts w:ascii="Trebuchet MS" w:hAnsi="Trebuchet MS"/>
            <w:noProof/>
            <w:sz w:val="24"/>
          </w:rPr>
          <w:t>his heart</w:t>
        </w:r>
      </w:ins>
      <w:r w:rsidRPr="00336373">
        <w:rPr>
          <w:rFonts w:ascii="Trebuchet MS" w:hAnsi="Trebuchet MS"/>
          <w:noProof/>
          <w:sz w:val="24"/>
        </w:rPr>
        <w:t xml:space="preserve"> will </w:t>
      </w:r>
      <w:del w:id="124" w:author="Author">
        <w:r w:rsidRPr="00336373">
          <w:rPr>
            <w:rFonts w:ascii="Trebuchet MS" w:hAnsi="Trebuchet MS"/>
            <w:noProof/>
            <w:sz w:val="24"/>
          </w:rPr>
          <w:delText xml:space="preserve">certainly </w:delText>
        </w:r>
      </w:del>
      <w:r w:rsidRPr="00336373">
        <w:rPr>
          <w:rFonts w:ascii="Trebuchet MS" w:hAnsi="Trebuchet MS"/>
          <w:noProof/>
          <w:sz w:val="24"/>
        </w:rPr>
        <w:t>rejoice</w:t>
      </w:r>
      <w:del w:id="125" w:author="Author">
        <w:r w:rsidRPr="00336373">
          <w:rPr>
            <w:rFonts w:ascii="Trebuchet MS" w:hAnsi="Trebuchet MS"/>
            <w:noProof/>
            <w:sz w:val="24"/>
          </w:rPr>
          <w:delText xml:space="preserve"> in his heart</w:delText>
        </w:r>
      </w:del>
      <w:r w:rsidRPr="00336373">
        <w:rPr>
          <w:rFonts w:ascii="Trebuchet MS" w:hAnsi="Trebuchet MS"/>
          <w:noProof/>
          <w:sz w:val="24"/>
        </w:rPr>
        <w:t xml:space="preserve">. </w:t>
      </w:r>
      <w:r w:rsidRPr="00336373">
        <w:rPr>
          <w:rFonts w:ascii="Trebuchet MS" w:hAnsi="Trebuchet MS"/>
          <w:b/>
          <w:noProof/>
          <w:sz w:val="24"/>
        </w:rPr>
        <w:t xml:space="preserve">4:15 </w:t>
      </w:r>
      <w:del w:id="126" w:author="Author">
        <w:r w:rsidRPr="00336373">
          <w:rPr>
            <w:rFonts w:ascii="Trebuchet MS" w:hAnsi="Trebuchet MS"/>
            <w:noProof/>
            <w:sz w:val="24"/>
          </w:rPr>
          <w:delText>And</w:delText>
        </w:r>
      </w:del>
      <w:ins w:id="127" w:author="Author">
        <w:r w:rsidRPr="00336373">
          <w:rPr>
            <w:rFonts w:ascii="Trebuchet MS" w:hAnsi="Trebuchet MS"/>
            <w:noProof/>
            <w:sz w:val="24"/>
          </w:rPr>
          <w:t>So</w:t>
        </w:r>
      </w:ins>
      <w:r w:rsidRPr="00336373">
        <w:rPr>
          <w:rFonts w:ascii="Trebuchet MS" w:hAnsi="Trebuchet MS"/>
          <w:noProof/>
          <w:sz w:val="24"/>
        </w:rPr>
        <w:t xml:space="preserve"> you must speak to him and put the words in his mouth</w:t>
      </w:r>
      <w:del w:id="128" w:author="Author">
        <w:r w:rsidRPr="00336373">
          <w:rPr>
            <w:rFonts w:ascii="Trebuchet MS" w:hAnsi="Trebuchet MS"/>
            <w:noProof/>
            <w:sz w:val="24"/>
          </w:rPr>
          <w:delText>;</w:delText>
        </w:r>
      </w:del>
      <w:ins w:id="129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and I </w:t>
      </w:r>
      <w:del w:id="130" w:author="Author">
        <w:r w:rsidRPr="00336373">
          <w:rPr>
            <w:rFonts w:ascii="Trebuchet MS" w:hAnsi="Trebuchet MS"/>
            <w:noProof/>
            <w:sz w:val="24"/>
          </w:rPr>
          <w:delText>myself shall prove to</w:delText>
        </w:r>
      </w:del>
      <w:ins w:id="131" w:author="Author">
        <w:r w:rsidRPr="00336373">
          <w:rPr>
            <w:rFonts w:ascii="Trebuchet MS" w:hAnsi="Trebuchet MS"/>
            <w:noProof/>
            <w:sz w:val="24"/>
          </w:rPr>
          <w:t>will</w:t>
        </w:r>
      </w:ins>
      <w:r w:rsidRPr="00336373">
        <w:rPr>
          <w:rFonts w:ascii="Trebuchet MS" w:hAnsi="Trebuchet MS"/>
          <w:noProof/>
          <w:sz w:val="24"/>
        </w:rPr>
        <w:t xml:space="preserve"> be with </w:t>
      </w:r>
      <w:del w:id="132" w:author="Author">
        <w:r w:rsidRPr="00336373">
          <w:rPr>
            <w:rFonts w:ascii="Trebuchet MS" w:hAnsi="Trebuchet MS"/>
            <w:noProof/>
            <w:sz w:val="24"/>
          </w:rPr>
          <w:delText>your mouth</w:delText>
        </w:r>
      </w:del>
      <w:ins w:id="133" w:author="Author">
        <w:r w:rsidRPr="00336373">
          <w:rPr>
            <w:rFonts w:ascii="Trebuchet MS" w:hAnsi="Trebuchet MS"/>
            <w:noProof/>
            <w:sz w:val="24"/>
          </w:rPr>
          <w:t>you</w:t>
        </w:r>
      </w:ins>
      <w:r w:rsidRPr="00336373">
        <w:rPr>
          <w:rFonts w:ascii="Trebuchet MS" w:hAnsi="Trebuchet MS"/>
          <w:noProof/>
          <w:sz w:val="24"/>
        </w:rPr>
        <w:t xml:space="preserve"> and </w:t>
      </w:r>
      <w:del w:id="134" w:author="Author">
        <w:r w:rsidRPr="00336373">
          <w:rPr>
            <w:rFonts w:ascii="Trebuchet MS" w:hAnsi="Trebuchet MS"/>
            <w:noProof/>
            <w:sz w:val="24"/>
          </w:rPr>
          <w:delText>his mouth</w:delText>
        </w:r>
      </w:del>
      <w:ins w:id="135" w:author="Author">
        <w:r w:rsidRPr="00336373">
          <w:rPr>
            <w:rFonts w:ascii="Trebuchet MS" w:hAnsi="Trebuchet MS"/>
            <w:noProof/>
            <w:sz w:val="24"/>
          </w:rPr>
          <w:t>him as you speak</w:t>
        </w:r>
      </w:ins>
      <w:r w:rsidRPr="00336373">
        <w:rPr>
          <w:rFonts w:ascii="Trebuchet MS" w:hAnsi="Trebuchet MS"/>
          <w:noProof/>
          <w:sz w:val="24"/>
        </w:rPr>
        <w:t xml:space="preserve">, and I will teach </w:t>
      </w:r>
      <w:del w:id="136" w:author="Author">
        <w:r w:rsidRPr="0033637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37" w:author="Author">
        <w:r w:rsidRPr="00336373">
          <w:rPr>
            <w:rFonts w:ascii="Trebuchet MS" w:hAnsi="Trebuchet MS"/>
            <w:noProof/>
            <w:sz w:val="24"/>
          </w:rPr>
          <w:t>you</w:t>
        </w:r>
      </w:ins>
      <w:r w:rsidRPr="00336373">
        <w:rPr>
          <w:rFonts w:ascii="Trebuchet MS" w:hAnsi="Trebuchet MS"/>
          <w:noProof/>
          <w:sz w:val="24"/>
        </w:rPr>
        <w:t xml:space="preserve"> men what </w:t>
      </w:r>
      <w:del w:id="138" w:author="Author">
        <w:r w:rsidRPr="00336373">
          <w:rPr>
            <w:rFonts w:ascii="Trebuchet MS" w:hAnsi="Trebuchet MS"/>
            <w:noProof/>
            <w:sz w:val="24"/>
            <w:u w:val="dotted"/>
          </w:rPr>
          <w:delText>YOU</w:delText>
        </w:r>
        <w:r w:rsidRPr="00336373">
          <w:rPr>
            <w:rFonts w:ascii="Trebuchet MS" w:hAnsi="Trebuchet MS"/>
            <w:noProof/>
            <w:sz w:val="24"/>
          </w:rPr>
          <w:delText xml:space="preserve"> are </w:delText>
        </w:r>
      </w:del>
      <w:r w:rsidRPr="00336373">
        <w:rPr>
          <w:rFonts w:ascii="Trebuchet MS" w:hAnsi="Trebuchet MS"/>
          <w:noProof/>
          <w:sz w:val="24"/>
        </w:rPr>
        <w:t xml:space="preserve">to do. </w:t>
      </w:r>
      <w:r w:rsidRPr="00336373">
        <w:rPr>
          <w:rFonts w:ascii="Trebuchet MS" w:hAnsi="Trebuchet MS"/>
          <w:b/>
          <w:noProof/>
          <w:sz w:val="24"/>
        </w:rPr>
        <w:t xml:space="preserve">4:16 </w:t>
      </w:r>
      <w:del w:id="139" w:author="Author">
        <w:r w:rsidRPr="00336373">
          <w:rPr>
            <w:rFonts w:ascii="Trebuchet MS" w:hAnsi="Trebuchet MS"/>
            <w:noProof/>
            <w:sz w:val="24"/>
          </w:rPr>
          <w:delText>And he must</w:delText>
        </w:r>
      </w:del>
      <w:ins w:id="140" w:author="Author">
        <w:r w:rsidRPr="00336373">
          <w:rPr>
            <w:rFonts w:ascii="Trebuchet MS" w:hAnsi="Trebuchet MS"/>
            <w:noProof/>
            <w:sz w:val="24"/>
          </w:rPr>
          <w:t>He will</w:t>
        </w:r>
      </w:ins>
      <w:r w:rsidRPr="00336373">
        <w:rPr>
          <w:rFonts w:ascii="Trebuchet MS" w:hAnsi="Trebuchet MS"/>
          <w:noProof/>
          <w:sz w:val="24"/>
        </w:rPr>
        <w:t xml:space="preserve"> speak for you to the people</w:t>
      </w:r>
      <w:del w:id="141" w:author="Author">
        <w:r w:rsidRPr="00336373">
          <w:rPr>
            <w:rFonts w:ascii="Trebuchet MS" w:hAnsi="Trebuchet MS"/>
            <w:noProof/>
            <w:sz w:val="24"/>
          </w:rPr>
          <w:delText>;</w:delText>
        </w:r>
      </w:del>
      <w:ins w:id="142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and </w:t>
      </w:r>
      <w:del w:id="143" w:author="Author">
        <w:r w:rsidRPr="00336373">
          <w:rPr>
            <w:rFonts w:ascii="Trebuchet MS" w:hAnsi="Trebuchet MS"/>
            <w:noProof/>
            <w:sz w:val="24"/>
          </w:rPr>
          <w:delText xml:space="preserve">it must occur that </w:delText>
        </w:r>
      </w:del>
      <w:r w:rsidRPr="00336373">
        <w:rPr>
          <w:rFonts w:ascii="Trebuchet MS" w:hAnsi="Trebuchet MS"/>
          <w:noProof/>
          <w:sz w:val="24"/>
        </w:rPr>
        <w:t xml:space="preserve">he will </w:t>
      </w:r>
      <w:del w:id="144" w:author="Author">
        <w:r w:rsidRPr="00336373">
          <w:rPr>
            <w:rFonts w:ascii="Trebuchet MS" w:hAnsi="Trebuchet MS"/>
            <w:noProof/>
            <w:sz w:val="24"/>
          </w:rPr>
          <w:delText>serve as a mouth to you</w:delText>
        </w:r>
      </w:del>
      <w:ins w:id="145" w:author="Author">
        <w:r w:rsidRPr="00336373">
          <w:rPr>
            <w:rFonts w:ascii="Trebuchet MS" w:hAnsi="Trebuchet MS"/>
            <w:noProof/>
            <w:sz w:val="24"/>
          </w:rPr>
          <w:t>be your spokesman</w:t>
        </w:r>
      </w:ins>
      <w:r w:rsidRPr="00336373">
        <w:rPr>
          <w:rFonts w:ascii="Trebuchet MS" w:hAnsi="Trebuchet MS"/>
          <w:noProof/>
          <w:sz w:val="24"/>
        </w:rPr>
        <w:t>, and you will serve as God to him.</w:t>
      </w:r>
      <w:ins w:id="146" w:author="Author">
        <w:r w:rsidRPr="00336373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336373">
        <w:rPr>
          <w:rFonts w:ascii="Trebuchet MS" w:hAnsi="Trebuchet MS"/>
          <w:noProof/>
          <w:sz w:val="24"/>
        </w:rPr>
        <w:t xml:space="preserve"> </w:t>
      </w:r>
      <w:r w:rsidRPr="00336373">
        <w:rPr>
          <w:rFonts w:ascii="Trebuchet MS" w:hAnsi="Trebuchet MS"/>
          <w:b/>
          <w:noProof/>
          <w:sz w:val="24"/>
        </w:rPr>
        <w:t xml:space="preserve">4:17 </w:t>
      </w:r>
      <w:r w:rsidRPr="00336373">
        <w:rPr>
          <w:rFonts w:ascii="Trebuchet MS" w:hAnsi="Trebuchet MS"/>
          <w:noProof/>
          <w:sz w:val="24"/>
        </w:rPr>
        <w:t xml:space="preserve">And </w:t>
      </w:r>
      <w:del w:id="149" w:author="Author">
        <w:r w:rsidRPr="00336373">
          <w:rPr>
            <w:rFonts w:ascii="Trebuchet MS" w:hAnsi="Trebuchet MS"/>
            <w:noProof/>
            <w:sz w:val="24"/>
          </w:rPr>
          <w:delText xml:space="preserve">this rod </w:delText>
        </w:r>
      </w:del>
      <w:r w:rsidRPr="00336373">
        <w:rPr>
          <w:rFonts w:ascii="Trebuchet MS" w:hAnsi="Trebuchet MS"/>
          <w:noProof/>
          <w:sz w:val="24"/>
        </w:rPr>
        <w:t xml:space="preserve">you will take </w:t>
      </w:r>
      <w:ins w:id="150" w:author="Author">
        <w:r w:rsidRPr="00336373">
          <w:rPr>
            <w:rFonts w:ascii="Trebuchet MS" w:hAnsi="Trebuchet MS"/>
            <w:noProof/>
            <w:sz w:val="24"/>
          </w:rPr>
          <w:t xml:space="preserve">this rod </w:t>
        </w:r>
      </w:ins>
      <w:r w:rsidRPr="00336373">
        <w:rPr>
          <w:rFonts w:ascii="Trebuchet MS" w:hAnsi="Trebuchet MS"/>
          <w:noProof/>
          <w:sz w:val="24"/>
        </w:rPr>
        <w:t xml:space="preserve">in your hand </w:t>
      </w:r>
      <w:del w:id="151" w:author="Author">
        <w:r w:rsidRPr="00336373">
          <w:rPr>
            <w:rFonts w:ascii="Trebuchet MS" w:hAnsi="Trebuchet MS"/>
            <w:noProof/>
            <w:sz w:val="24"/>
          </w:rPr>
          <w:delText>that you may</w:delText>
        </w:r>
      </w:del>
      <w:ins w:id="152" w:author="Author">
        <w:r w:rsidRPr="00336373">
          <w:rPr>
            <w:rFonts w:ascii="Trebuchet MS" w:hAnsi="Trebuchet MS"/>
            <w:noProof/>
            <w:sz w:val="24"/>
          </w:rPr>
          <w:t>and</w:t>
        </w:r>
      </w:ins>
      <w:r w:rsidRPr="00336373">
        <w:rPr>
          <w:rFonts w:ascii="Trebuchet MS" w:hAnsi="Trebuchet MS"/>
          <w:noProof/>
          <w:sz w:val="24"/>
        </w:rPr>
        <w:t xml:space="preserve"> perform the signs with it.”</w:t>
      </w:r>
    </w:p>
    <w:p w:rsidR="00F8574A" w:rsidRPr="00336373" w:rsidRDefault="00F8574A" w:rsidP="00F8574A">
      <w:pPr>
        <w:rPr>
          <w:rFonts w:ascii="Trebuchet MS" w:hAnsi="Trebuchet MS"/>
          <w:noProof/>
          <w:sz w:val="24"/>
        </w:rPr>
      </w:pPr>
      <w:r w:rsidRPr="00336373">
        <w:rPr>
          <w:rFonts w:ascii="Trebuchet MS" w:hAnsi="Trebuchet MS"/>
          <w:b/>
          <w:sz w:val="24"/>
        </w:rPr>
        <w:t xml:space="preserve">4:18 </w:t>
      </w:r>
      <w:del w:id="153" w:author="Author">
        <w:r w:rsidRPr="00336373">
          <w:rPr>
            <w:rFonts w:ascii="Trebuchet MS" w:hAnsi="Trebuchet MS"/>
            <w:noProof/>
            <w:sz w:val="24"/>
          </w:rPr>
          <w:delText>Accordingly</w:delText>
        </w:r>
      </w:del>
      <w:ins w:id="154" w:author="Author">
        <w:r w:rsidRPr="00336373">
          <w:rPr>
            <w:rFonts w:ascii="Trebuchet MS" w:hAnsi="Trebuchet MS"/>
            <w:noProof/>
            <w:sz w:val="24"/>
          </w:rPr>
          <w:t>So</w:t>
        </w:r>
      </w:ins>
      <w:r w:rsidRPr="00336373">
        <w:rPr>
          <w:rFonts w:ascii="Trebuchet MS" w:hAnsi="Trebuchet MS"/>
          <w:noProof/>
          <w:sz w:val="24"/>
        </w:rPr>
        <w:t xml:space="preserve"> Moses went </w:t>
      </w:r>
      <w:del w:id="155" w:author="Author">
        <w:r w:rsidRPr="00336373">
          <w:rPr>
            <w:rFonts w:ascii="Trebuchet MS" w:hAnsi="Trebuchet MS"/>
            <w:noProof/>
            <w:sz w:val="24"/>
          </w:rPr>
          <w:delText>and returned</w:delText>
        </w:r>
      </w:del>
      <w:ins w:id="156" w:author="Author">
        <w:r w:rsidRPr="00336373">
          <w:rPr>
            <w:rFonts w:ascii="Trebuchet MS" w:hAnsi="Trebuchet MS"/>
            <w:noProof/>
            <w:sz w:val="24"/>
          </w:rPr>
          <w:t>back</w:t>
        </w:r>
      </w:ins>
      <w:r w:rsidRPr="00336373">
        <w:rPr>
          <w:rFonts w:ascii="Trebuchet MS" w:hAnsi="Trebuchet MS"/>
          <w:noProof/>
          <w:sz w:val="24"/>
        </w:rPr>
        <w:t xml:space="preserve"> to Jeth′ro his father-in-law and said to him: “I want to go, please, and return to my brothers who are in Egypt </w:t>
      </w:r>
      <w:del w:id="157" w:author="Author">
        <w:r w:rsidRPr="00336373">
          <w:rPr>
            <w:rFonts w:ascii="Trebuchet MS" w:hAnsi="Trebuchet MS"/>
            <w:noProof/>
            <w:sz w:val="24"/>
          </w:rPr>
          <w:delText>that I may</w:delText>
        </w:r>
      </w:del>
      <w:ins w:id="158" w:author="Author">
        <w:r w:rsidRPr="00336373">
          <w:rPr>
            <w:rFonts w:ascii="Trebuchet MS" w:hAnsi="Trebuchet MS"/>
            <w:noProof/>
            <w:sz w:val="24"/>
          </w:rPr>
          <w:t>to</w:t>
        </w:r>
      </w:ins>
      <w:r w:rsidRPr="00336373">
        <w:rPr>
          <w:rFonts w:ascii="Trebuchet MS" w:hAnsi="Trebuchet MS"/>
          <w:noProof/>
          <w:sz w:val="24"/>
        </w:rPr>
        <w:t xml:space="preserve"> see whether they are still alive.” </w:t>
      </w:r>
      <w:del w:id="159" w:author="Author">
        <w:r w:rsidRPr="00336373">
          <w:rPr>
            <w:rFonts w:ascii="Trebuchet MS" w:hAnsi="Trebuchet MS"/>
            <w:noProof/>
            <w:sz w:val="24"/>
          </w:rPr>
          <w:delText xml:space="preserve">So </w:delText>
        </w:r>
      </w:del>
      <w:r w:rsidRPr="00336373">
        <w:rPr>
          <w:rFonts w:ascii="Trebuchet MS" w:hAnsi="Trebuchet MS"/>
          <w:noProof/>
          <w:sz w:val="24"/>
        </w:rPr>
        <w:t xml:space="preserve">Jeth′ro said to Moses: “Go in peace.” </w:t>
      </w:r>
      <w:r w:rsidRPr="00336373">
        <w:rPr>
          <w:rFonts w:ascii="Trebuchet MS" w:hAnsi="Trebuchet MS"/>
          <w:b/>
          <w:noProof/>
          <w:sz w:val="24"/>
        </w:rPr>
        <w:t xml:space="preserve">4:19 </w:t>
      </w:r>
      <w:r w:rsidRPr="00336373">
        <w:rPr>
          <w:rFonts w:ascii="Trebuchet MS" w:hAnsi="Trebuchet MS"/>
          <w:noProof/>
          <w:sz w:val="24"/>
        </w:rPr>
        <w:t xml:space="preserve">After that Jehovah said to Moses in Mid′i·an: “Go, return to Egypt, because all the men who were </w:t>
      </w:r>
      <w:del w:id="160" w:author="Author">
        <w:r w:rsidRPr="00336373">
          <w:rPr>
            <w:rFonts w:ascii="Trebuchet MS" w:hAnsi="Trebuchet MS"/>
            <w:noProof/>
            <w:sz w:val="24"/>
          </w:rPr>
          <w:delText>hunting for your soul</w:delText>
        </w:r>
      </w:del>
      <w:ins w:id="161" w:author="Author">
        <w:r w:rsidRPr="00336373">
          <w:rPr>
            <w:rFonts w:ascii="Trebuchet MS" w:hAnsi="Trebuchet MS"/>
            <w:noProof/>
            <w:sz w:val="24"/>
          </w:rPr>
          <w:t>seeking to kill you</w:t>
        </w:r>
        <w:r w:rsidRPr="0033637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336373">
        <w:rPr>
          <w:rFonts w:ascii="Trebuchet MS" w:hAnsi="Trebuchet MS"/>
          <w:noProof/>
          <w:sz w:val="24"/>
        </w:rPr>
        <w:t xml:space="preserve"> are dead.”</w:t>
      </w:r>
    </w:p>
    <w:p w:rsidR="00F8574A" w:rsidRPr="00336373" w:rsidRDefault="00F8574A" w:rsidP="00F8574A">
      <w:pPr>
        <w:rPr>
          <w:rFonts w:ascii="Trebuchet MS" w:hAnsi="Trebuchet MS"/>
          <w:noProof/>
          <w:sz w:val="24"/>
        </w:rPr>
      </w:pPr>
      <w:r w:rsidRPr="00336373">
        <w:rPr>
          <w:rFonts w:ascii="Trebuchet MS" w:hAnsi="Trebuchet MS"/>
          <w:b/>
          <w:sz w:val="24"/>
        </w:rPr>
        <w:t xml:space="preserve">4:20 </w:t>
      </w:r>
      <w:r w:rsidRPr="00336373">
        <w:rPr>
          <w:rFonts w:ascii="Trebuchet MS" w:hAnsi="Trebuchet MS"/>
          <w:noProof/>
          <w:sz w:val="24"/>
        </w:rPr>
        <w:t xml:space="preserve">Then Moses took his wife and his sons and </w:t>
      </w:r>
      <w:del w:id="164" w:author="Author">
        <w:r w:rsidRPr="00336373">
          <w:rPr>
            <w:rFonts w:ascii="Trebuchet MS" w:hAnsi="Trebuchet MS"/>
            <w:noProof/>
            <w:sz w:val="24"/>
          </w:rPr>
          <w:delText>made</w:delText>
        </w:r>
      </w:del>
      <w:ins w:id="165" w:author="Author">
        <w:r w:rsidRPr="00336373">
          <w:rPr>
            <w:rFonts w:ascii="Trebuchet MS" w:hAnsi="Trebuchet MS"/>
            <w:noProof/>
            <w:sz w:val="24"/>
          </w:rPr>
          <w:t>lifted</w:t>
        </w:r>
      </w:ins>
      <w:r w:rsidRPr="00336373">
        <w:rPr>
          <w:rFonts w:ascii="Trebuchet MS" w:hAnsi="Trebuchet MS"/>
          <w:noProof/>
          <w:sz w:val="24"/>
        </w:rPr>
        <w:t xml:space="preserve"> them </w:t>
      </w:r>
      <w:del w:id="166" w:author="Author">
        <w:r w:rsidRPr="00336373">
          <w:rPr>
            <w:rFonts w:ascii="Trebuchet MS" w:hAnsi="Trebuchet MS"/>
            <w:noProof/>
            <w:sz w:val="24"/>
          </w:rPr>
          <w:delText>ride on an ass</w:delText>
        </w:r>
      </w:del>
      <w:ins w:id="167" w:author="Author">
        <w:r w:rsidRPr="00336373">
          <w:rPr>
            <w:rFonts w:ascii="Trebuchet MS" w:hAnsi="Trebuchet MS"/>
            <w:noProof/>
            <w:sz w:val="24"/>
          </w:rPr>
          <w:t>onto a donkey</w:t>
        </w:r>
      </w:ins>
      <w:r w:rsidRPr="00336373">
        <w:rPr>
          <w:rFonts w:ascii="Trebuchet MS" w:hAnsi="Trebuchet MS"/>
          <w:noProof/>
          <w:sz w:val="24"/>
        </w:rPr>
        <w:t xml:space="preserve">, and he </w:t>
      </w:r>
      <w:del w:id="168" w:author="Author">
        <w:r w:rsidRPr="00336373">
          <w:rPr>
            <w:rFonts w:ascii="Trebuchet MS" w:hAnsi="Trebuchet MS"/>
            <w:noProof/>
            <w:sz w:val="24"/>
          </w:rPr>
          <w:delText>proceeded to return</w:delText>
        </w:r>
      </w:del>
      <w:ins w:id="169" w:author="Author">
        <w:r w:rsidRPr="00336373">
          <w:rPr>
            <w:rFonts w:ascii="Trebuchet MS" w:hAnsi="Trebuchet MS"/>
            <w:noProof/>
            <w:sz w:val="24"/>
          </w:rPr>
          <w:t>started back</w:t>
        </w:r>
      </w:ins>
      <w:r w:rsidRPr="00336373">
        <w:rPr>
          <w:rFonts w:ascii="Trebuchet MS" w:hAnsi="Trebuchet MS"/>
          <w:noProof/>
          <w:sz w:val="24"/>
        </w:rPr>
        <w:t xml:space="preserve"> to the land of Egypt. Moreover, Moses took the rod of the true God in his hand. </w:t>
      </w:r>
      <w:r w:rsidRPr="00336373">
        <w:rPr>
          <w:rFonts w:ascii="Trebuchet MS" w:hAnsi="Trebuchet MS"/>
          <w:b/>
          <w:noProof/>
          <w:sz w:val="24"/>
        </w:rPr>
        <w:t xml:space="preserve">4:21 </w:t>
      </w:r>
      <w:del w:id="170" w:author="Author">
        <w:r w:rsidRPr="00336373">
          <w:rPr>
            <w:rFonts w:ascii="Trebuchet MS" w:hAnsi="Trebuchet MS"/>
            <w:noProof/>
            <w:sz w:val="24"/>
          </w:rPr>
          <w:delText>And</w:delText>
        </w:r>
      </w:del>
      <w:ins w:id="171" w:author="Author">
        <w:r w:rsidRPr="00336373">
          <w:rPr>
            <w:rFonts w:ascii="Trebuchet MS" w:hAnsi="Trebuchet MS"/>
            <w:noProof/>
            <w:sz w:val="24"/>
          </w:rPr>
          <w:t>Then</w:t>
        </w:r>
      </w:ins>
      <w:r w:rsidRPr="00336373">
        <w:rPr>
          <w:rFonts w:ascii="Trebuchet MS" w:hAnsi="Trebuchet MS"/>
          <w:noProof/>
          <w:sz w:val="24"/>
        </w:rPr>
        <w:t xml:space="preserve"> Jehovah </w:t>
      </w:r>
      <w:del w:id="172" w:author="Author">
        <w:r w:rsidRPr="00336373">
          <w:rPr>
            <w:rFonts w:ascii="Trebuchet MS" w:hAnsi="Trebuchet MS"/>
            <w:noProof/>
            <w:sz w:val="24"/>
          </w:rPr>
          <w:delText>went on to say</w:delText>
        </w:r>
      </w:del>
      <w:ins w:id="173" w:author="Author">
        <w:r w:rsidRPr="00336373">
          <w:rPr>
            <w:rFonts w:ascii="Trebuchet MS" w:hAnsi="Trebuchet MS"/>
            <w:noProof/>
            <w:sz w:val="24"/>
          </w:rPr>
          <w:t>said</w:t>
        </w:r>
      </w:ins>
      <w:r w:rsidRPr="00336373">
        <w:rPr>
          <w:rFonts w:ascii="Trebuchet MS" w:hAnsi="Trebuchet MS"/>
          <w:noProof/>
          <w:sz w:val="24"/>
        </w:rPr>
        <w:t xml:space="preserve"> to Moses: “After you have </w:t>
      </w:r>
      <w:del w:id="174" w:author="Author">
        <w:r w:rsidRPr="00336373">
          <w:rPr>
            <w:rFonts w:ascii="Trebuchet MS" w:hAnsi="Trebuchet MS"/>
            <w:noProof/>
            <w:sz w:val="24"/>
          </w:rPr>
          <w:delText xml:space="preserve">gone and </w:delText>
        </w:r>
      </w:del>
      <w:r w:rsidRPr="00336373">
        <w:rPr>
          <w:rFonts w:ascii="Trebuchet MS" w:hAnsi="Trebuchet MS"/>
          <w:noProof/>
          <w:sz w:val="24"/>
        </w:rPr>
        <w:t>returned to Egypt</w:t>
      </w:r>
      <w:ins w:id="175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see that you </w:t>
      </w:r>
      <w:del w:id="176" w:author="Author">
        <w:r w:rsidRPr="00336373">
          <w:rPr>
            <w:rFonts w:ascii="Trebuchet MS" w:hAnsi="Trebuchet MS"/>
            <w:noProof/>
            <w:sz w:val="24"/>
          </w:rPr>
          <w:delText xml:space="preserve">actually </w:delText>
        </w:r>
      </w:del>
      <w:r w:rsidRPr="00336373">
        <w:rPr>
          <w:rFonts w:ascii="Trebuchet MS" w:hAnsi="Trebuchet MS"/>
          <w:noProof/>
          <w:sz w:val="24"/>
        </w:rPr>
        <w:t xml:space="preserve">perform </w:t>
      </w:r>
      <w:ins w:id="177" w:author="Author">
        <w:r w:rsidRPr="00336373">
          <w:rPr>
            <w:rFonts w:ascii="Trebuchet MS" w:hAnsi="Trebuchet MS"/>
            <w:noProof/>
            <w:sz w:val="24"/>
          </w:rPr>
          <w:t xml:space="preserve">before Phar′aoh </w:t>
        </w:r>
      </w:ins>
      <w:r w:rsidRPr="00336373">
        <w:rPr>
          <w:rFonts w:ascii="Trebuchet MS" w:hAnsi="Trebuchet MS"/>
          <w:noProof/>
          <w:sz w:val="24"/>
        </w:rPr>
        <w:t xml:space="preserve">all the miracles that I have </w:t>
      </w:r>
      <w:del w:id="178" w:author="Author">
        <w:r w:rsidRPr="00336373">
          <w:rPr>
            <w:rFonts w:ascii="Trebuchet MS" w:hAnsi="Trebuchet MS"/>
            <w:noProof/>
            <w:sz w:val="24"/>
          </w:rPr>
          <w:delText>put in your hand before Phar′aoh. As for me,</w:delText>
        </w:r>
      </w:del>
      <w:ins w:id="179" w:author="Author">
        <w:r w:rsidRPr="00336373">
          <w:rPr>
            <w:rFonts w:ascii="Trebuchet MS" w:hAnsi="Trebuchet MS"/>
            <w:noProof/>
            <w:sz w:val="24"/>
          </w:rPr>
          <w:t>empowered you to do. But</w:t>
        </w:r>
      </w:ins>
      <w:r w:rsidRPr="00336373">
        <w:rPr>
          <w:rFonts w:ascii="Trebuchet MS" w:hAnsi="Trebuchet MS"/>
          <w:noProof/>
          <w:sz w:val="24"/>
        </w:rPr>
        <w:t xml:space="preserve"> I </w:t>
      </w:r>
      <w:del w:id="180" w:author="Author">
        <w:r w:rsidRPr="00336373">
          <w:rPr>
            <w:rFonts w:ascii="Trebuchet MS" w:hAnsi="Trebuchet MS"/>
            <w:noProof/>
            <w:sz w:val="24"/>
          </w:rPr>
          <w:delText>shall let</w:delText>
        </w:r>
      </w:del>
      <w:ins w:id="181" w:author="Author">
        <w:r w:rsidRPr="00336373">
          <w:rPr>
            <w:rFonts w:ascii="Trebuchet MS" w:hAnsi="Trebuchet MS"/>
            <w:noProof/>
            <w:sz w:val="24"/>
          </w:rPr>
          <w:t>will allow</w:t>
        </w:r>
      </w:ins>
      <w:r w:rsidRPr="00336373">
        <w:rPr>
          <w:rFonts w:ascii="Trebuchet MS" w:hAnsi="Trebuchet MS"/>
          <w:noProof/>
          <w:sz w:val="24"/>
        </w:rPr>
        <w:t xml:space="preserve"> his heart </w:t>
      </w:r>
      <w:ins w:id="182" w:author="Author">
        <w:r w:rsidRPr="00336373">
          <w:rPr>
            <w:rFonts w:ascii="Trebuchet MS" w:hAnsi="Trebuchet MS"/>
            <w:noProof/>
            <w:sz w:val="24"/>
          </w:rPr>
          <w:t xml:space="preserve">to </w:t>
        </w:r>
      </w:ins>
      <w:r w:rsidRPr="00336373">
        <w:rPr>
          <w:rFonts w:ascii="Trebuchet MS" w:hAnsi="Trebuchet MS"/>
          <w:noProof/>
          <w:sz w:val="24"/>
        </w:rPr>
        <w:t>become obstinate</w:t>
      </w:r>
      <w:del w:id="183" w:author="Author">
        <w:r w:rsidRPr="00336373">
          <w:rPr>
            <w:rFonts w:ascii="Trebuchet MS" w:hAnsi="Trebuchet MS"/>
            <w:noProof/>
            <w:sz w:val="24"/>
          </w:rPr>
          <w:delText>;</w:delText>
        </w:r>
      </w:del>
      <w:ins w:id="184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and he will not send the people away. </w:t>
      </w:r>
      <w:r w:rsidRPr="00336373">
        <w:rPr>
          <w:rFonts w:ascii="Trebuchet MS" w:hAnsi="Trebuchet MS"/>
          <w:b/>
          <w:noProof/>
          <w:sz w:val="24"/>
        </w:rPr>
        <w:t xml:space="preserve">4:22 </w:t>
      </w:r>
      <w:del w:id="185" w:author="Author">
        <w:r w:rsidRPr="00336373">
          <w:rPr>
            <w:rFonts w:ascii="Trebuchet MS" w:hAnsi="Trebuchet MS"/>
            <w:noProof/>
            <w:sz w:val="24"/>
          </w:rPr>
          <w:delText>And you</w:delText>
        </w:r>
      </w:del>
      <w:ins w:id="186" w:author="Author">
        <w:r w:rsidRPr="00336373">
          <w:rPr>
            <w:rFonts w:ascii="Trebuchet MS" w:hAnsi="Trebuchet MS"/>
            <w:noProof/>
            <w:sz w:val="24"/>
          </w:rPr>
          <w:t>You</w:t>
        </w:r>
      </w:ins>
      <w:r w:rsidRPr="00336373">
        <w:rPr>
          <w:rFonts w:ascii="Trebuchet MS" w:hAnsi="Trebuchet MS"/>
          <w:noProof/>
          <w:sz w:val="24"/>
        </w:rPr>
        <w:t xml:space="preserve"> must say to Phar′aoh, ‘This is what Jehovah </w:t>
      </w:r>
      <w:del w:id="187" w:author="Author">
        <w:r w:rsidRPr="00336373">
          <w:rPr>
            <w:rFonts w:ascii="Trebuchet MS" w:hAnsi="Trebuchet MS"/>
            <w:noProof/>
            <w:sz w:val="24"/>
          </w:rPr>
          <w:delText>has said</w:delText>
        </w:r>
      </w:del>
      <w:ins w:id="188" w:author="Author">
        <w:r w:rsidRPr="00336373">
          <w:rPr>
            <w:rFonts w:ascii="Trebuchet MS" w:hAnsi="Trebuchet MS"/>
            <w:noProof/>
            <w:sz w:val="24"/>
          </w:rPr>
          <w:t>says</w:t>
        </w:r>
      </w:ins>
      <w:r w:rsidRPr="00336373">
        <w:rPr>
          <w:rFonts w:ascii="Trebuchet MS" w:hAnsi="Trebuchet MS"/>
          <w:noProof/>
          <w:sz w:val="24"/>
        </w:rPr>
        <w:t xml:space="preserve">: “Israel is my son, my </w:t>
      </w:r>
      <w:r w:rsidRPr="00336373">
        <w:rPr>
          <w:rFonts w:ascii="Trebuchet MS" w:hAnsi="Trebuchet MS"/>
          <w:noProof/>
          <w:sz w:val="24"/>
        </w:rPr>
        <w:lastRenderedPageBreak/>
        <w:t xml:space="preserve">firstborn. </w:t>
      </w:r>
      <w:r w:rsidRPr="00336373">
        <w:rPr>
          <w:rFonts w:ascii="Trebuchet MS" w:hAnsi="Trebuchet MS"/>
          <w:b/>
          <w:noProof/>
          <w:sz w:val="24"/>
        </w:rPr>
        <w:t xml:space="preserve">4:23 </w:t>
      </w:r>
      <w:del w:id="189" w:author="Author">
        <w:r w:rsidRPr="00336373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36373">
        <w:rPr>
          <w:rFonts w:ascii="Trebuchet MS" w:hAnsi="Trebuchet MS"/>
          <w:noProof/>
          <w:sz w:val="24"/>
        </w:rPr>
        <w:t>I say to you</w:t>
      </w:r>
      <w:del w:id="190" w:author="Author">
        <w:r w:rsidRPr="00336373">
          <w:rPr>
            <w:rFonts w:ascii="Trebuchet MS" w:hAnsi="Trebuchet MS"/>
            <w:noProof/>
            <w:sz w:val="24"/>
          </w:rPr>
          <w:delText>:</w:delText>
        </w:r>
      </w:del>
      <w:ins w:id="191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Send my son away </w:t>
      </w:r>
      <w:ins w:id="192" w:author="Author">
        <w:r w:rsidRPr="00336373">
          <w:rPr>
            <w:rFonts w:ascii="Trebuchet MS" w:hAnsi="Trebuchet MS"/>
            <w:noProof/>
            <w:sz w:val="24"/>
          </w:rPr>
          <w:t xml:space="preserve">so </w:t>
        </w:r>
      </w:ins>
      <w:r w:rsidRPr="00336373">
        <w:rPr>
          <w:rFonts w:ascii="Trebuchet MS" w:hAnsi="Trebuchet MS"/>
          <w:noProof/>
          <w:sz w:val="24"/>
        </w:rPr>
        <w:t xml:space="preserve">that he may serve me. But </w:t>
      </w:r>
      <w:del w:id="193" w:author="Author">
        <w:r w:rsidRPr="00336373">
          <w:rPr>
            <w:rFonts w:ascii="Trebuchet MS" w:hAnsi="Trebuchet MS"/>
            <w:noProof/>
            <w:sz w:val="24"/>
          </w:rPr>
          <w:delText>should</w:delText>
        </w:r>
      </w:del>
      <w:ins w:id="194" w:author="Author">
        <w:r w:rsidRPr="00336373">
          <w:rPr>
            <w:rFonts w:ascii="Trebuchet MS" w:hAnsi="Trebuchet MS"/>
            <w:noProof/>
            <w:sz w:val="24"/>
          </w:rPr>
          <w:t>if</w:t>
        </w:r>
      </w:ins>
      <w:r w:rsidRPr="00336373">
        <w:rPr>
          <w:rFonts w:ascii="Trebuchet MS" w:hAnsi="Trebuchet MS"/>
          <w:noProof/>
          <w:sz w:val="24"/>
        </w:rPr>
        <w:t xml:space="preserve"> you refuse to send him away, </w:t>
      </w:r>
      <w:del w:id="195" w:author="Author">
        <w:r w:rsidRPr="00336373">
          <w:rPr>
            <w:rFonts w:ascii="Trebuchet MS" w:hAnsi="Trebuchet MS"/>
            <w:noProof/>
            <w:sz w:val="24"/>
          </w:rPr>
          <w:delText xml:space="preserve">here </w:delText>
        </w:r>
      </w:del>
      <w:r w:rsidRPr="00336373">
        <w:rPr>
          <w:rFonts w:ascii="Trebuchet MS" w:hAnsi="Trebuchet MS"/>
          <w:noProof/>
          <w:sz w:val="24"/>
        </w:rPr>
        <w:t xml:space="preserve">I am </w:t>
      </w:r>
      <w:del w:id="196" w:author="Author">
        <w:r w:rsidRPr="00336373">
          <w:rPr>
            <w:rFonts w:ascii="Trebuchet MS" w:hAnsi="Trebuchet MS"/>
            <w:noProof/>
            <w:sz w:val="24"/>
          </w:rPr>
          <w:delText>killing</w:delText>
        </w:r>
      </w:del>
      <w:ins w:id="197" w:author="Author">
        <w:r w:rsidRPr="00336373">
          <w:rPr>
            <w:rFonts w:ascii="Trebuchet MS" w:hAnsi="Trebuchet MS"/>
            <w:noProof/>
            <w:sz w:val="24"/>
          </w:rPr>
          <w:t>going to kill</w:t>
        </w:r>
      </w:ins>
      <w:r w:rsidRPr="00336373">
        <w:rPr>
          <w:rFonts w:ascii="Trebuchet MS" w:hAnsi="Trebuchet MS"/>
          <w:noProof/>
          <w:sz w:val="24"/>
        </w:rPr>
        <w:t xml:space="preserve"> your son, your firstborn.”’”</w:t>
      </w:r>
    </w:p>
    <w:p w:rsidR="00F8574A" w:rsidRPr="00336373" w:rsidRDefault="00F8574A" w:rsidP="00F8574A">
      <w:pPr>
        <w:rPr>
          <w:rFonts w:ascii="Trebuchet MS" w:hAnsi="Trebuchet MS"/>
          <w:noProof/>
          <w:sz w:val="24"/>
        </w:rPr>
      </w:pPr>
      <w:r w:rsidRPr="00336373">
        <w:rPr>
          <w:rFonts w:ascii="Trebuchet MS" w:hAnsi="Trebuchet MS"/>
          <w:b/>
          <w:sz w:val="24"/>
        </w:rPr>
        <w:t xml:space="preserve">4:24 </w:t>
      </w:r>
      <w:r w:rsidRPr="00336373">
        <w:rPr>
          <w:rFonts w:ascii="Trebuchet MS" w:hAnsi="Trebuchet MS"/>
          <w:noProof/>
          <w:sz w:val="24"/>
        </w:rPr>
        <w:t xml:space="preserve">Now </w:t>
      </w:r>
      <w:del w:id="198" w:author="Author">
        <w:r w:rsidRPr="00336373">
          <w:rPr>
            <w:rFonts w:ascii="Trebuchet MS" w:hAnsi="Trebuchet MS"/>
            <w:noProof/>
            <w:sz w:val="24"/>
          </w:rPr>
          <w:delText xml:space="preserve">it came about </w:delText>
        </w:r>
      </w:del>
      <w:r w:rsidRPr="00336373">
        <w:rPr>
          <w:rFonts w:ascii="Trebuchet MS" w:hAnsi="Trebuchet MS"/>
          <w:noProof/>
          <w:sz w:val="24"/>
        </w:rPr>
        <w:t>on the road at the lodging place</w:t>
      </w:r>
      <w:del w:id="199" w:author="Author">
        <w:r w:rsidRPr="00336373">
          <w:rPr>
            <w:rFonts w:ascii="Trebuchet MS" w:hAnsi="Trebuchet MS"/>
            <w:noProof/>
            <w:sz w:val="24"/>
          </w:rPr>
          <w:delText xml:space="preserve"> that</w:delText>
        </w:r>
      </w:del>
      <w:ins w:id="200" w:author="Author">
        <w:r w:rsidRPr="00336373">
          <w:rPr>
            <w:rFonts w:ascii="Trebuchet MS" w:hAnsi="Trebuchet MS"/>
            <w:noProof/>
            <w:sz w:val="24"/>
          </w:rPr>
          <w:t>,</w:t>
        </w:r>
      </w:ins>
      <w:r w:rsidRPr="00336373">
        <w:rPr>
          <w:rFonts w:ascii="Trebuchet MS" w:hAnsi="Trebuchet MS"/>
          <w:noProof/>
          <w:sz w:val="24"/>
        </w:rPr>
        <w:t xml:space="preserve"> Jehovah </w:t>
      </w:r>
      <w:del w:id="201" w:author="Author">
        <w:r w:rsidRPr="00336373">
          <w:rPr>
            <w:rFonts w:ascii="Trebuchet MS" w:hAnsi="Trebuchet MS"/>
            <w:noProof/>
            <w:sz w:val="24"/>
          </w:rPr>
          <w:delText>got to meet</w:delText>
        </w:r>
      </w:del>
      <w:ins w:id="202" w:author="Author">
        <w:r w:rsidRPr="00336373">
          <w:rPr>
            <w:rFonts w:ascii="Trebuchet MS" w:hAnsi="Trebuchet MS"/>
            <w:noProof/>
            <w:sz w:val="24"/>
          </w:rPr>
          <w:t>met</w:t>
        </w:r>
      </w:ins>
      <w:r w:rsidRPr="00336373">
        <w:rPr>
          <w:rFonts w:ascii="Trebuchet MS" w:hAnsi="Trebuchet MS"/>
          <w:noProof/>
          <w:sz w:val="24"/>
        </w:rPr>
        <w:t xml:space="preserve"> him and </w:t>
      </w:r>
      <w:del w:id="203" w:author="Author">
        <w:r w:rsidRPr="00336373">
          <w:rPr>
            <w:rFonts w:ascii="Trebuchet MS" w:hAnsi="Trebuchet MS"/>
            <w:noProof/>
            <w:sz w:val="24"/>
          </w:rPr>
          <w:delText>kept looking for a way</w:delText>
        </w:r>
      </w:del>
      <w:ins w:id="204" w:author="Author">
        <w:r w:rsidRPr="00336373">
          <w:rPr>
            <w:rFonts w:ascii="Trebuchet MS" w:hAnsi="Trebuchet MS"/>
            <w:noProof/>
            <w:sz w:val="24"/>
          </w:rPr>
          <w:t>was seeking</w:t>
        </w:r>
      </w:ins>
      <w:r w:rsidRPr="00336373">
        <w:rPr>
          <w:rFonts w:ascii="Trebuchet MS" w:hAnsi="Trebuchet MS"/>
          <w:noProof/>
          <w:sz w:val="24"/>
        </w:rPr>
        <w:t xml:space="preserve"> to put him to death. </w:t>
      </w:r>
      <w:r w:rsidRPr="00336373">
        <w:rPr>
          <w:rFonts w:ascii="Trebuchet MS" w:hAnsi="Trebuchet MS"/>
          <w:b/>
          <w:noProof/>
          <w:sz w:val="24"/>
        </w:rPr>
        <w:t xml:space="preserve">4:25 </w:t>
      </w:r>
      <w:r w:rsidRPr="00336373">
        <w:rPr>
          <w:rFonts w:ascii="Trebuchet MS" w:hAnsi="Trebuchet MS"/>
          <w:noProof/>
          <w:sz w:val="24"/>
        </w:rPr>
        <w:t>Finally Zip·po′rah took a flint</w:t>
      </w:r>
      <w:ins w:id="205" w:author="Author">
        <w:r w:rsidRPr="00336373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336373">
        <w:rPr>
          <w:rFonts w:ascii="Trebuchet MS" w:hAnsi="Trebuchet MS"/>
          <w:noProof/>
          <w:sz w:val="24"/>
        </w:rPr>
        <w:t xml:space="preserve"> and </w:t>
      </w:r>
      <w:del w:id="208" w:author="Author">
        <w:r w:rsidRPr="00336373">
          <w:rPr>
            <w:rFonts w:ascii="Trebuchet MS" w:hAnsi="Trebuchet MS"/>
            <w:noProof/>
            <w:sz w:val="24"/>
          </w:rPr>
          <w:delText>cut off</w:delText>
        </w:r>
      </w:del>
      <w:ins w:id="209" w:author="Author">
        <w:r w:rsidRPr="00336373">
          <w:rPr>
            <w:rFonts w:ascii="Trebuchet MS" w:hAnsi="Trebuchet MS"/>
            <w:noProof/>
            <w:sz w:val="24"/>
          </w:rPr>
          <w:t>circumcised</w:t>
        </w:r>
      </w:ins>
      <w:r w:rsidRPr="00336373">
        <w:rPr>
          <w:rFonts w:ascii="Trebuchet MS" w:hAnsi="Trebuchet MS"/>
          <w:noProof/>
          <w:sz w:val="24"/>
        </w:rPr>
        <w:t xml:space="preserve"> her </w:t>
      </w:r>
      <w:del w:id="210" w:author="Author">
        <w:r w:rsidRPr="00336373">
          <w:rPr>
            <w:rFonts w:ascii="Trebuchet MS" w:hAnsi="Trebuchet MS"/>
            <w:noProof/>
            <w:sz w:val="24"/>
          </w:rPr>
          <w:delText xml:space="preserve">son’s foreskin </w:delText>
        </w:r>
      </w:del>
      <w:ins w:id="211" w:author="Author">
        <w:r w:rsidRPr="00336373">
          <w:rPr>
            <w:rFonts w:ascii="Trebuchet MS" w:hAnsi="Trebuchet MS"/>
            <w:noProof/>
            <w:sz w:val="24"/>
          </w:rPr>
          <w:t xml:space="preserve">son </w:t>
        </w:r>
      </w:ins>
      <w:r w:rsidRPr="00336373">
        <w:rPr>
          <w:rFonts w:ascii="Trebuchet MS" w:hAnsi="Trebuchet MS"/>
          <w:noProof/>
          <w:sz w:val="24"/>
        </w:rPr>
        <w:t xml:space="preserve">and caused </w:t>
      </w:r>
      <w:del w:id="212" w:author="Author">
        <w:r w:rsidRPr="00336373">
          <w:rPr>
            <w:rFonts w:ascii="Trebuchet MS" w:hAnsi="Trebuchet MS"/>
            <w:noProof/>
            <w:sz w:val="24"/>
          </w:rPr>
          <w:delText>it</w:delText>
        </w:r>
      </w:del>
      <w:ins w:id="213" w:author="Author">
        <w:r w:rsidRPr="00336373">
          <w:rPr>
            <w:rFonts w:ascii="Trebuchet MS" w:hAnsi="Trebuchet MS"/>
            <w:noProof/>
            <w:sz w:val="24"/>
          </w:rPr>
          <w:t>his foreskin</w:t>
        </w:r>
      </w:ins>
      <w:r w:rsidRPr="00336373">
        <w:rPr>
          <w:rFonts w:ascii="Trebuchet MS" w:hAnsi="Trebuchet MS"/>
          <w:noProof/>
          <w:sz w:val="24"/>
        </w:rPr>
        <w:t xml:space="preserve"> to touch his feet and said: “It is because you are a bridegroom of blood to me.” </w:t>
      </w:r>
      <w:r w:rsidRPr="00336373">
        <w:rPr>
          <w:rFonts w:ascii="Trebuchet MS" w:hAnsi="Trebuchet MS"/>
          <w:b/>
          <w:noProof/>
          <w:sz w:val="24"/>
        </w:rPr>
        <w:t xml:space="preserve">4:26 </w:t>
      </w:r>
      <w:del w:id="214" w:author="Author">
        <w:r w:rsidRPr="00336373">
          <w:rPr>
            <w:rFonts w:ascii="Trebuchet MS" w:hAnsi="Trebuchet MS"/>
            <w:noProof/>
            <w:sz w:val="24"/>
          </w:rPr>
          <w:delText>Consequently he</w:delText>
        </w:r>
      </w:del>
      <w:ins w:id="215" w:author="Author">
        <w:r w:rsidRPr="00336373">
          <w:rPr>
            <w:rFonts w:ascii="Trebuchet MS" w:hAnsi="Trebuchet MS"/>
            <w:noProof/>
            <w:sz w:val="24"/>
          </w:rPr>
          <w:t>So He</w:t>
        </w:r>
      </w:ins>
      <w:r w:rsidRPr="00336373">
        <w:rPr>
          <w:rFonts w:ascii="Trebuchet MS" w:hAnsi="Trebuchet MS"/>
          <w:noProof/>
          <w:sz w:val="24"/>
        </w:rPr>
        <w:t xml:space="preserve"> let </w:t>
      </w:r>
      <w:del w:id="216" w:author="Author">
        <w:r w:rsidRPr="00336373">
          <w:rPr>
            <w:rFonts w:ascii="Trebuchet MS" w:hAnsi="Trebuchet MS"/>
            <w:noProof/>
            <w:sz w:val="24"/>
          </w:rPr>
          <w:delText xml:space="preserve">go of </w:delText>
        </w:r>
      </w:del>
      <w:r w:rsidRPr="00336373">
        <w:rPr>
          <w:rFonts w:ascii="Trebuchet MS" w:hAnsi="Trebuchet MS"/>
          <w:noProof/>
          <w:sz w:val="24"/>
        </w:rPr>
        <w:t>him</w:t>
      </w:r>
      <w:ins w:id="217" w:author="Author">
        <w:r w:rsidRPr="00336373">
          <w:rPr>
            <w:rFonts w:ascii="Trebuchet MS" w:hAnsi="Trebuchet MS"/>
            <w:noProof/>
            <w:sz w:val="24"/>
          </w:rPr>
          <w:t xml:space="preserve"> go</w:t>
        </w:r>
      </w:ins>
      <w:r w:rsidRPr="00336373">
        <w:rPr>
          <w:rFonts w:ascii="Trebuchet MS" w:hAnsi="Trebuchet MS"/>
          <w:noProof/>
          <w:sz w:val="24"/>
        </w:rPr>
        <w:t>. At that time she said</w:t>
      </w:r>
      <w:del w:id="218" w:author="Author">
        <w:r w:rsidRPr="00336373">
          <w:rPr>
            <w:rFonts w:ascii="Trebuchet MS" w:hAnsi="Trebuchet MS"/>
            <w:noProof/>
            <w:sz w:val="24"/>
          </w:rPr>
          <w:delText>: “A</w:delText>
        </w:r>
      </w:del>
      <w:ins w:id="219" w:author="Author">
        <w:r w:rsidRPr="00336373">
          <w:rPr>
            <w:rFonts w:ascii="Trebuchet MS" w:hAnsi="Trebuchet MS"/>
            <w:noProof/>
            <w:sz w:val="24"/>
          </w:rPr>
          <w:t>, “a</w:t>
        </w:r>
      </w:ins>
      <w:r w:rsidRPr="00336373">
        <w:rPr>
          <w:rFonts w:ascii="Trebuchet MS" w:hAnsi="Trebuchet MS"/>
          <w:noProof/>
          <w:sz w:val="24"/>
        </w:rPr>
        <w:t xml:space="preserve"> bridegroom of blood,” because of the circumcision.</w:t>
      </w:r>
    </w:p>
    <w:p w:rsidR="00F8574A" w:rsidRPr="00336373" w:rsidRDefault="00F8574A" w:rsidP="00F8574A">
      <w:pPr>
        <w:rPr>
          <w:rFonts w:ascii="Trebuchet MS" w:hAnsi="Trebuchet MS"/>
          <w:noProof/>
          <w:sz w:val="24"/>
        </w:rPr>
      </w:pPr>
      <w:r w:rsidRPr="00336373">
        <w:rPr>
          <w:rFonts w:ascii="Trebuchet MS" w:hAnsi="Trebuchet MS"/>
          <w:b/>
          <w:sz w:val="24"/>
        </w:rPr>
        <w:t xml:space="preserve">4:27 </w:t>
      </w:r>
      <w:r w:rsidRPr="00336373">
        <w:rPr>
          <w:rFonts w:ascii="Trebuchet MS" w:hAnsi="Trebuchet MS"/>
          <w:noProof/>
          <w:sz w:val="24"/>
        </w:rPr>
        <w:t xml:space="preserve">Then Jehovah said to Aaron: “Go </w:t>
      </w:r>
      <w:del w:id="220" w:author="Author">
        <w:r w:rsidRPr="00336373">
          <w:rPr>
            <w:rFonts w:ascii="Trebuchet MS" w:hAnsi="Trebuchet MS"/>
            <w:noProof/>
            <w:sz w:val="24"/>
          </w:rPr>
          <w:delText xml:space="preserve">to meet Moses </w:delText>
        </w:r>
      </w:del>
      <w:r w:rsidRPr="00336373">
        <w:rPr>
          <w:rFonts w:ascii="Trebuchet MS" w:hAnsi="Trebuchet MS"/>
          <w:noProof/>
          <w:sz w:val="24"/>
        </w:rPr>
        <w:t>into the wilderness</w:t>
      </w:r>
      <w:del w:id="221" w:author="Author">
        <w:r w:rsidRPr="00336373">
          <w:rPr>
            <w:rFonts w:ascii="Trebuchet MS" w:hAnsi="Trebuchet MS"/>
            <w:noProof/>
            <w:sz w:val="24"/>
          </w:rPr>
          <w:delText>.” With that</w:delText>
        </w:r>
      </w:del>
      <w:ins w:id="222" w:author="Author">
        <w:r w:rsidRPr="00336373">
          <w:rPr>
            <w:rFonts w:ascii="Trebuchet MS" w:hAnsi="Trebuchet MS"/>
            <w:noProof/>
            <w:sz w:val="24"/>
          </w:rPr>
          <w:t xml:space="preserve"> to meet Moses.” So</w:t>
        </w:r>
      </w:ins>
      <w:r w:rsidRPr="00336373">
        <w:rPr>
          <w:rFonts w:ascii="Trebuchet MS" w:hAnsi="Trebuchet MS"/>
          <w:noProof/>
          <w:sz w:val="24"/>
        </w:rPr>
        <w:t xml:space="preserve"> he went and met him </w:t>
      </w:r>
      <w:del w:id="223" w:author="Author">
        <w:r w:rsidRPr="00336373">
          <w:rPr>
            <w:rFonts w:ascii="Trebuchet MS" w:hAnsi="Trebuchet MS"/>
            <w:noProof/>
            <w:sz w:val="24"/>
          </w:rPr>
          <w:delText>in</w:delText>
        </w:r>
      </w:del>
      <w:ins w:id="224" w:author="Author">
        <w:r w:rsidRPr="00336373">
          <w:rPr>
            <w:rFonts w:ascii="Trebuchet MS" w:hAnsi="Trebuchet MS"/>
            <w:noProof/>
            <w:sz w:val="24"/>
          </w:rPr>
          <w:t>at</w:t>
        </w:r>
      </w:ins>
      <w:r w:rsidRPr="00336373">
        <w:rPr>
          <w:rFonts w:ascii="Trebuchet MS" w:hAnsi="Trebuchet MS"/>
          <w:noProof/>
          <w:sz w:val="24"/>
        </w:rPr>
        <w:t xml:space="preserve"> the mountain of the true God and </w:t>
      </w:r>
      <w:del w:id="225" w:author="Author">
        <w:r w:rsidRPr="00336373">
          <w:rPr>
            <w:rFonts w:ascii="Trebuchet MS" w:hAnsi="Trebuchet MS"/>
            <w:noProof/>
            <w:sz w:val="24"/>
          </w:rPr>
          <w:delText>kissed</w:delText>
        </w:r>
      </w:del>
      <w:ins w:id="226" w:author="Author">
        <w:r w:rsidRPr="00336373">
          <w:rPr>
            <w:rFonts w:ascii="Trebuchet MS" w:hAnsi="Trebuchet MS"/>
            <w:noProof/>
            <w:sz w:val="24"/>
          </w:rPr>
          <w:t>greeted</w:t>
        </w:r>
      </w:ins>
      <w:r w:rsidRPr="00336373">
        <w:rPr>
          <w:rFonts w:ascii="Trebuchet MS" w:hAnsi="Trebuchet MS"/>
          <w:noProof/>
          <w:sz w:val="24"/>
        </w:rPr>
        <w:t xml:space="preserve"> him</w:t>
      </w:r>
      <w:ins w:id="227" w:author="Author">
        <w:r w:rsidRPr="00336373">
          <w:rPr>
            <w:rFonts w:ascii="Trebuchet MS" w:hAnsi="Trebuchet MS"/>
            <w:noProof/>
            <w:sz w:val="24"/>
          </w:rPr>
          <w:t xml:space="preserve"> with a kiss</w:t>
        </w:r>
      </w:ins>
      <w:r w:rsidRPr="00336373">
        <w:rPr>
          <w:rFonts w:ascii="Trebuchet MS" w:hAnsi="Trebuchet MS"/>
          <w:noProof/>
          <w:sz w:val="24"/>
        </w:rPr>
        <w:t xml:space="preserve">. </w:t>
      </w:r>
      <w:r w:rsidRPr="00336373">
        <w:rPr>
          <w:rFonts w:ascii="Trebuchet MS" w:hAnsi="Trebuchet MS"/>
          <w:b/>
          <w:noProof/>
          <w:sz w:val="24"/>
        </w:rPr>
        <w:t xml:space="preserve">4:28 </w:t>
      </w:r>
      <w:r w:rsidRPr="00336373">
        <w:rPr>
          <w:rFonts w:ascii="Trebuchet MS" w:hAnsi="Trebuchet MS"/>
          <w:noProof/>
          <w:sz w:val="24"/>
        </w:rPr>
        <w:t xml:space="preserve">And Moses </w:t>
      </w:r>
      <w:del w:id="228" w:author="Author">
        <w:r w:rsidRPr="00336373">
          <w:rPr>
            <w:rFonts w:ascii="Trebuchet MS" w:hAnsi="Trebuchet MS"/>
            <w:noProof/>
            <w:sz w:val="24"/>
          </w:rPr>
          <w:delText>proceeded to tell</w:delText>
        </w:r>
      </w:del>
      <w:ins w:id="229" w:author="Author">
        <w:r w:rsidRPr="00336373">
          <w:rPr>
            <w:rFonts w:ascii="Trebuchet MS" w:hAnsi="Trebuchet MS"/>
            <w:noProof/>
            <w:sz w:val="24"/>
          </w:rPr>
          <w:t>told</w:t>
        </w:r>
      </w:ins>
      <w:r w:rsidRPr="00336373">
        <w:rPr>
          <w:rFonts w:ascii="Trebuchet MS" w:hAnsi="Trebuchet MS"/>
          <w:noProof/>
          <w:sz w:val="24"/>
        </w:rPr>
        <w:t xml:space="preserve"> Aaron all the words of Jehovah, who had sent him, and all the signs that </w:t>
      </w:r>
      <w:del w:id="230" w:author="Author">
        <w:r w:rsidRPr="00336373">
          <w:rPr>
            <w:rFonts w:ascii="Trebuchet MS" w:hAnsi="Trebuchet MS"/>
            <w:noProof/>
            <w:sz w:val="24"/>
          </w:rPr>
          <w:delText>he</w:delText>
        </w:r>
      </w:del>
      <w:ins w:id="231" w:author="Author">
        <w:r w:rsidRPr="00336373">
          <w:rPr>
            <w:rFonts w:ascii="Trebuchet MS" w:hAnsi="Trebuchet MS"/>
            <w:noProof/>
            <w:sz w:val="24"/>
          </w:rPr>
          <w:t>He</w:t>
        </w:r>
      </w:ins>
      <w:r w:rsidRPr="00336373">
        <w:rPr>
          <w:rFonts w:ascii="Trebuchet MS" w:hAnsi="Trebuchet MS"/>
          <w:noProof/>
          <w:sz w:val="24"/>
        </w:rPr>
        <w:t xml:space="preserve"> had commanded him to do. </w:t>
      </w:r>
      <w:r w:rsidRPr="00336373">
        <w:rPr>
          <w:rFonts w:ascii="Trebuchet MS" w:hAnsi="Trebuchet MS"/>
          <w:b/>
          <w:noProof/>
          <w:sz w:val="24"/>
        </w:rPr>
        <w:t xml:space="preserve">4:29 </w:t>
      </w:r>
      <w:r w:rsidRPr="00336373">
        <w:rPr>
          <w:rFonts w:ascii="Trebuchet MS" w:hAnsi="Trebuchet MS"/>
          <w:noProof/>
          <w:sz w:val="24"/>
        </w:rPr>
        <w:t xml:space="preserve">After that Moses and Aaron went and gathered all the </w:t>
      </w:r>
      <w:del w:id="232" w:author="Author">
        <w:r w:rsidRPr="00336373">
          <w:rPr>
            <w:rFonts w:ascii="Trebuchet MS" w:hAnsi="Trebuchet MS"/>
            <w:noProof/>
            <w:sz w:val="24"/>
          </w:rPr>
          <w:delText>older men</w:delText>
        </w:r>
      </w:del>
      <w:ins w:id="233" w:author="Author">
        <w:r w:rsidRPr="00336373">
          <w:rPr>
            <w:rFonts w:ascii="Trebuchet MS" w:hAnsi="Trebuchet MS"/>
            <w:noProof/>
            <w:sz w:val="24"/>
          </w:rPr>
          <w:t>elders</w:t>
        </w:r>
      </w:ins>
      <w:r w:rsidRPr="00336373">
        <w:rPr>
          <w:rFonts w:ascii="Trebuchet MS" w:hAnsi="Trebuchet MS"/>
          <w:noProof/>
          <w:sz w:val="24"/>
        </w:rPr>
        <w:t xml:space="preserve"> of the </w:t>
      </w:r>
      <w:del w:id="234" w:author="Author">
        <w:r w:rsidRPr="00336373">
          <w:rPr>
            <w:rFonts w:ascii="Trebuchet MS" w:hAnsi="Trebuchet MS"/>
            <w:noProof/>
            <w:sz w:val="24"/>
          </w:rPr>
          <w:delText>sons of Israel</w:delText>
        </w:r>
      </w:del>
      <w:ins w:id="235" w:author="Author">
        <w:r w:rsidRPr="00336373">
          <w:rPr>
            <w:rFonts w:ascii="Trebuchet MS" w:hAnsi="Trebuchet MS"/>
            <w:noProof/>
            <w:sz w:val="24"/>
          </w:rPr>
          <w:t>Israelites</w:t>
        </w:r>
      </w:ins>
      <w:r w:rsidRPr="00336373">
        <w:rPr>
          <w:rFonts w:ascii="Trebuchet MS" w:hAnsi="Trebuchet MS"/>
          <w:noProof/>
          <w:sz w:val="24"/>
        </w:rPr>
        <w:t xml:space="preserve">. </w:t>
      </w:r>
      <w:r w:rsidRPr="00336373">
        <w:rPr>
          <w:rFonts w:ascii="Trebuchet MS" w:hAnsi="Trebuchet MS"/>
          <w:b/>
          <w:noProof/>
          <w:sz w:val="24"/>
        </w:rPr>
        <w:t xml:space="preserve">4:30 </w:t>
      </w:r>
      <w:del w:id="236" w:author="Author">
        <w:r w:rsidRPr="00336373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336373">
        <w:rPr>
          <w:rFonts w:ascii="Trebuchet MS" w:hAnsi="Trebuchet MS"/>
          <w:noProof/>
          <w:sz w:val="24"/>
        </w:rPr>
        <w:t xml:space="preserve">Aaron </w:t>
      </w:r>
      <w:del w:id="237" w:author="Author">
        <w:r w:rsidRPr="00336373">
          <w:rPr>
            <w:rFonts w:ascii="Trebuchet MS" w:hAnsi="Trebuchet MS"/>
            <w:noProof/>
            <w:sz w:val="24"/>
          </w:rPr>
          <w:delText>spoke</w:delText>
        </w:r>
      </w:del>
      <w:ins w:id="238" w:author="Author">
        <w:r w:rsidRPr="00336373">
          <w:rPr>
            <w:rFonts w:ascii="Trebuchet MS" w:hAnsi="Trebuchet MS"/>
            <w:noProof/>
            <w:sz w:val="24"/>
          </w:rPr>
          <w:t>told them</w:t>
        </w:r>
      </w:ins>
      <w:r w:rsidRPr="00336373">
        <w:rPr>
          <w:rFonts w:ascii="Trebuchet MS" w:hAnsi="Trebuchet MS"/>
          <w:noProof/>
          <w:sz w:val="24"/>
        </w:rPr>
        <w:t xml:space="preserve"> all the words that Jehovah had spoken to Moses, and he performed the signs </w:t>
      </w:r>
      <w:del w:id="239" w:author="Author">
        <w:r w:rsidRPr="00336373">
          <w:rPr>
            <w:rFonts w:ascii="Trebuchet MS" w:hAnsi="Trebuchet MS"/>
            <w:noProof/>
            <w:sz w:val="24"/>
          </w:rPr>
          <w:delText>under</w:delText>
        </w:r>
      </w:del>
      <w:ins w:id="240" w:author="Author">
        <w:r w:rsidRPr="00336373">
          <w:rPr>
            <w:rFonts w:ascii="Trebuchet MS" w:hAnsi="Trebuchet MS"/>
            <w:noProof/>
            <w:sz w:val="24"/>
          </w:rPr>
          <w:t>before</w:t>
        </w:r>
      </w:ins>
      <w:r w:rsidRPr="00336373">
        <w:rPr>
          <w:rFonts w:ascii="Trebuchet MS" w:hAnsi="Trebuchet MS"/>
          <w:noProof/>
          <w:sz w:val="24"/>
        </w:rPr>
        <w:t xml:space="preserve"> the eyes of the people. </w:t>
      </w:r>
      <w:r w:rsidRPr="00336373">
        <w:rPr>
          <w:rFonts w:ascii="Trebuchet MS" w:hAnsi="Trebuchet MS"/>
          <w:b/>
          <w:noProof/>
          <w:sz w:val="24"/>
        </w:rPr>
        <w:t xml:space="preserve">4:31 </w:t>
      </w:r>
      <w:r w:rsidRPr="00336373">
        <w:rPr>
          <w:rFonts w:ascii="Trebuchet MS" w:hAnsi="Trebuchet MS"/>
          <w:noProof/>
          <w:sz w:val="24"/>
        </w:rPr>
        <w:t xml:space="preserve">At this the people believed. When they heard that Jehovah had turned his attention to the </w:t>
      </w:r>
      <w:del w:id="241" w:author="Author">
        <w:r w:rsidRPr="00336373">
          <w:rPr>
            <w:rFonts w:ascii="Trebuchet MS" w:hAnsi="Trebuchet MS"/>
            <w:noProof/>
            <w:sz w:val="24"/>
          </w:rPr>
          <w:delText>sons of Israel</w:delText>
        </w:r>
      </w:del>
      <w:ins w:id="242" w:author="Author">
        <w:r w:rsidRPr="00336373">
          <w:rPr>
            <w:rFonts w:ascii="Trebuchet MS" w:hAnsi="Trebuchet MS"/>
            <w:noProof/>
            <w:sz w:val="24"/>
          </w:rPr>
          <w:t>Israelites</w:t>
        </w:r>
      </w:ins>
      <w:r w:rsidRPr="00336373">
        <w:rPr>
          <w:rFonts w:ascii="Trebuchet MS" w:hAnsi="Trebuchet MS"/>
          <w:noProof/>
          <w:sz w:val="24"/>
        </w:rPr>
        <w:t xml:space="preserve"> and that he had seen their affliction, </w:t>
      </w:r>
      <w:del w:id="243" w:author="Author">
        <w:r w:rsidRPr="00336373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336373">
        <w:rPr>
          <w:rFonts w:ascii="Trebuchet MS" w:hAnsi="Trebuchet MS"/>
          <w:noProof/>
          <w:sz w:val="24"/>
        </w:rPr>
        <w:t>they bowed down and prostrated themselves.</w:t>
      </w:r>
    </w:p>
    <w:p w:rsidR="00F8574A" w:rsidRPr="00336373" w:rsidRDefault="00F8574A" w:rsidP="00F8574A">
      <w:pPr>
        <w:rPr>
          <w:rFonts w:ascii="Trebuchet MS" w:hAnsi="Trebuchet MS"/>
          <w:b/>
          <w:sz w:val="24"/>
        </w:rPr>
      </w:pPr>
    </w:p>
    <w:p w:rsidR="00762BCB" w:rsidRPr="00F8574A" w:rsidRDefault="00762BCB" w:rsidP="00F8574A"/>
    <w:sectPr w:rsidR="00762BCB" w:rsidRPr="00F8574A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DE6" w:rsidRDefault="00EE5DE6">
      <w:r>
        <w:separator/>
      </w:r>
    </w:p>
  </w:endnote>
  <w:endnote w:type="continuationSeparator" w:id="0">
    <w:p w:rsidR="00EE5DE6" w:rsidRDefault="00EE5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DE6" w:rsidRDefault="00EE5DE6">
      <w:r>
        <w:separator/>
      </w:r>
    </w:p>
  </w:footnote>
  <w:footnote w:type="continuationSeparator" w:id="0">
    <w:p w:rsidR="00EE5DE6" w:rsidRDefault="00EE5DE6">
      <w:r>
        <w:continuationSeparator/>
      </w:r>
    </w:p>
  </w:footnote>
  <w:footnote w:id="1">
    <w:p w:rsidR="00F8574A" w:rsidRPr="00336373" w:rsidRDefault="00F8574A" w:rsidP="00336373">
      <w:pPr>
        <w:pStyle w:val="FootnoteText"/>
        <w:spacing w:after="96"/>
        <w:ind w:firstLine="288"/>
        <w:rPr>
          <w:ins w:id="76" w:author="Author"/>
        </w:rPr>
      </w:pPr>
      <w:ins w:id="77" w:author="Author">
        <w:r w:rsidRPr="00336373">
          <w:rPr>
            <w:rStyle w:val="FootnoteReference"/>
          </w:rPr>
          <w:footnoteRef/>
        </w:r>
        <w:r w:rsidRPr="00336373">
          <w:t xml:space="preserve"> </w:t>
        </w:r>
        <w:r w:rsidRPr="00336373">
          <w:rPr>
            <w:b/>
          </w:rPr>
          <w:t xml:space="preserve">4:10 </w:t>
        </w:r>
        <w:r w:rsidRPr="00336373">
          <w:t>Lit., “heavy of mouth.”</w:t>
        </w:r>
      </w:ins>
    </w:p>
  </w:footnote>
  <w:footnote w:id="2">
    <w:p w:rsidR="00F8574A" w:rsidRPr="00336373" w:rsidRDefault="00F8574A" w:rsidP="00336373">
      <w:pPr>
        <w:pStyle w:val="FootnoteText"/>
        <w:spacing w:after="96"/>
        <w:ind w:firstLine="288"/>
        <w:rPr>
          <w:ins w:id="96" w:author="Author"/>
        </w:rPr>
      </w:pPr>
      <w:ins w:id="97" w:author="Author">
        <w:r w:rsidRPr="00336373">
          <w:rPr>
            <w:rStyle w:val="FootnoteReference"/>
          </w:rPr>
          <w:footnoteRef/>
        </w:r>
        <w:r w:rsidRPr="00336373">
          <w:t xml:space="preserve"> </w:t>
        </w:r>
        <w:r w:rsidRPr="00336373">
          <w:rPr>
            <w:b/>
          </w:rPr>
          <w:t xml:space="preserve">4:12 </w:t>
        </w:r>
        <w:r w:rsidRPr="00336373">
          <w:t>Lit., “with your mouth.”</w:t>
        </w:r>
      </w:ins>
    </w:p>
  </w:footnote>
  <w:footnote w:id="3">
    <w:p w:rsidR="00F8574A" w:rsidRPr="00336373" w:rsidRDefault="00F8574A" w:rsidP="00336373">
      <w:pPr>
        <w:pStyle w:val="FootnoteText"/>
        <w:spacing w:after="96"/>
        <w:ind w:firstLine="288"/>
        <w:rPr>
          <w:ins w:id="147" w:author="Author"/>
        </w:rPr>
      </w:pPr>
      <w:ins w:id="148" w:author="Author">
        <w:r w:rsidRPr="00336373">
          <w:rPr>
            <w:rStyle w:val="FootnoteReference"/>
          </w:rPr>
          <w:footnoteRef/>
        </w:r>
        <w:r w:rsidRPr="00336373">
          <w:t xml:space="preserve"> </w:t>
        </w:r>
        <w:r w:rsidRPr="00336373">
          <w:rPr>
            <w:b/>
          </w:rPr>
          <w:t xml:space="preserve">4:16 </w:t>
        </w:r>
        <w:r w:rsidRPr="00336373">
          <w:t>Or “will be representing God to him.”</w:t>
        </w:r>
      </w:ins>
    </w:p>
  </w:footnote>
  <w:footnote w:id="4">
    <w:p w:rsidR="00F8574A" w:rsidRPr="00336373" w:rsidRDefault="00F8574A" w:rsidP="00336373">
      <w:pPr>
        <w:pStyle w:val="FootnoteText"/>
        <w:spacing w:after="96"/>
        <w:ind w:firstLine="288"/>
        <w:rPr>
          <w:ins w:id="162" w:author="Author"/>
        </w:rPr>
      </w:pPr>
      <w:ins w:id="163" w:author="Author">
        <w:r w:rsidRPr="00336373">
          <w:rPr>
            <w:rStyle w:val="FootnoteReference"/>
          </w:rPr>
          <w:footnoteRef/>
        </w:r>
        <w:r w:rsidRPr="00336373">
          <w:t xml:space="preserve"> </w:t>
        </w:r>
        <w:r w:rsidRPr="00336373">
          <w:rPr>
            <w:b/>
          </w:rPr>
          <w:t xml:space="preserve">4:19 </w:t>
        </w:r>
        <w:r w:rsidRPr="00336373">
          <w:t>Or “seeking your soul.”</w:t>
        </w:r>
      </w:ins>
    </w:p>
  </w:footnote>
  <w:footnote w:id="5">
    <w:p w:rsidR="00F8574A" w:rsidRPr="00336373" w:rsidRDefault="00F8574A" w:rsidP="00336373">
      <w:pPr>
        <w:pStyle w:val="FootnoteText"/>
        <w:spacing w:after="96"/>
        <w:ind w:firstLine="288"/>
        <w:rPr>
          <w:ins w:id="206" w:author="Author"/>
        </w:rPr>
      </w:pPr>
      <w:ins w:id="207" w:author="Author">
        <w:r w:rsidRPr="00336373">
          <w:rPr>
            <w:rStyle w:val="FootnoteReference"/>
          </w:rPr>
          <w:footnoteRef/>
        </w:r>
        <w:r w:rsidRPr="00336373">
          <w:t xml:space="preserve"> </w:t>
        </w:r>
        <w:r w:rsidRPr="00336373">
          <w:rPr>
            <w:b/>
          </w:rPr>
          <w:t xml:space="preserve">4:25 </w:t>
        </w:r>
        <w:r w:rsidRPr="00336373">
          <w:t>Or “flint knife.”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F20C0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F20C0">
        <w:t>Exodus Chapter 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F20C0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F20C0">
      <w:rPr>
        <w:noProof/>
        <w:snapToGrid w:val="0"/>
      </w:rPr>
      <w:t>Exodus 04.Revised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F20C0">
        <w:t>Exodus Chapter 4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F20C0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F20C0">
      <w:rPr>
        <w:noProof/>
        <w:snapToGrid w:val="0"/>
      </w:rPr>
      <w:t>Exodus 04.Revised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F20C0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F20C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F20C0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F20C0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DE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6F20C0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EE5DE6"/>
    <w:rsid w:val="00F63146"/>
    <w:rsid w:val="00F66502"/>
    <w:rsid w:val="00F8574A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46d215b819ad4b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F8574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8574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F8574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F8574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8574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F857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46d215b819ad4b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1162</ap:Words>
  <ap:Characters>4711</ap:Characters>
  <ap:Application>Microsoft Office Word</ap:Application>
  <ap:DocSecurity>0</ap:DocSecurity>
  <ap:Lines>79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5862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4</dc:title>
  <dc:subject/>
  <dc:creator>Ruth Farrugia</dc:creator>
  <cp:keywords/>
  <dc:description/>
  <cp:lastModifiedBy>Ruth Farrugia</cp:lastModifiedBy>
  <cp:revision>3</cp:revision>
  <dcterms:created xsi:type="dcterms:W3CDTF">2020-09-21T07:45:00Z</dcterms:created>
  <dcterms:modified xsi:type="dcterms:W3CDTF">2020-09-21T07:45:00Z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04.docx</vt:lpwstr>
  </property>
  <property fmtid="{D5CDD505-2E9C-101B-9397-08002B2CF9AE}" pid="9" name="_TranslationDocumentId">
    <vt:i4>19384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