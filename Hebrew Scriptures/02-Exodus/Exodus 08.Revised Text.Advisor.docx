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154" w:rsidRPr="002F16E2" w:rsidRDefault="00DE3154" w:rsidP="00DE3154">
      <w:pPr>
        <w:rPr>
          <w:rFonts w:ascii="Trebuchet MS" w:hAnsi="Trebuchet MS"/>
          <w:noProof/>
        </w:rPr>
      </w:pPr>
      <w:bookmarkStart w:id="0" w:name="_GoBack"/>
      <w:bookmarkEnd w:id="0"/>
      <w:r w:rsidRPr="002F16E2">
        <w:rPr>
          <w:rFonts w:ascii="Trebuchet MS" w:hAnsi="Trebuchet MS"/>
          <w:b/>
        </w:rPr>
        <w:t xml:space="preserve">8:1 </w:t>
      </w:r>
      <w:r w:rsidRPr="002F16E2">
        <w:rPr>
          <w:rFonts w:ascii="Trebuchet MS" w:hAnsi="Trebuchet MS"/>
          <w:noProof/>
        </w:rPr>
        <w:t>Then Jehovah said to Moses: “Go in to Phar′aoh</w:t>
      </w:r>
      <w:del w:id="1" w:author="Author">
        <w:r w:rsidRPr="002F16E2">
          <w:rPr>
            <w:rFonts w:ascii="Trebuchet MS" w:hAnsi="Trebuchet MS"/>
            <w:noProof/>
          </w:rPr>
          <w:delText>,</w:delText>
        </w:r>
      </w:del>
      <w:r w:rsidRPr="002F16E2">
        <w:rPr>
          <w:rFonts w:ascii="Trebuchet MS" w:hAnsi="Trebuchet MS"/>
          <w:noProof/>
        </w:rPr>
        <w:t xml:space="preserve"> and </w:t>
      </w:r>
      <w:del w:id="2" w:author="Author">
        <w:r w:rsidRPr="002F16E2">
          <w:rPr>
            <w:rFonts w:ascii="Trebuchet MS" w:hAnsi="Trebuchet MS"/>
            <w:noProof/>
          </w:rPr>
          <w:delText xml:space="preserve">you must </w:delText>
        </w:r>
      </w:del>
      <w:r w:rsidRPr="002F16E2">
        <w:rPr>
          <w:rFonts w:ascii="Trebuchet MS" w:hAnsi="Trebuchet MS"/>
          <w:noProof/>
        </w:rPr>
        <w:t xml:space="preserve">say to him, ‘This is what Jehovah </w:t>
      </w:r>
      <w:del w:id="3" w:author="Author">
        <w:r w:rsidRPr="002F16E2">
          <w:rPr>
            <w:rFonts w:ascii="Trebuchet MS" w:hAnsi="Trebuchet MS"/>
            <w:noProof/>
          </w:rPr>
          <w:delText>has said</w:delText>
        </w:r>
      </w:del>
      <w:ins w:id="4" w:author="Author">
        <w:r w:rsidRPr="002F16E2">
          <w:rPr>
            <w:rFonts w:ascii="Trebuchet MS" w:hAnsi="Trebuchet MS"/>
            <w:noProof/>
          </w:rPr>
          <w:t>says</w:t>
        </w:r>
      </w:ins>
      <w:r w:rsidRPr="002F16E2">
        <w:rPr>
          <w:rFonts w:ascii="Trebuchet MS" w:hAnsi="Trebuchet MS"/>
          <w:noProof/>
        </w:rPr>
        <w:t xml:space="preserve">: “Send my people away </w:t>
      </w:r>
      <w:ins w:id="5" w:author="Author">
        <w:r w:rsidRPr="002F16E2">
          <w:rPr>
            <w:rFonts w:ascii="Trebuchet MS" w:hAnsi="Trebuchet MS"/>
            <w:noProof/>
          </w:rPr>
          <w:t xml:space="preserve">so </w:t>
        </w:r>
      </w:ins>
      <w:r w:rsidRPr="002F16E2">
        <w:rPr>
          <w:rFonts w:ascii="Trebuchet MS" w:hAnsi="Trebuchet MS"/>
          <w:noProof/>
        </w:rPr>
        <w:t xml:space="preserve">that they may serve me. </w:t>
      </w:r>
      <w:r w:rsidRPr="002F16E2">
        <w:rPr>
          <w:rFonts w:ascii="Trebuchet MS" w:hAnsi="Trebuchet MS"/>
          <w:b/>
          <w:noProof/>
        </w:rPr>
        <w:t xml:space="preserve">8:2 </w:t>
      </w:r>
      <w:del w:id="6" w:author="Author">
        <w:r w:rsidRPr="002F16E2">
          <w:rPr>
            <w:rFonts w:ascii="Trebuchet MS" w:hAnsi="Trebuchet MS"/>
            <w:noProof/>
          </w:rPr>
          <w:delText>And if</w:delText>
        </w:r>
      </w:del>
      <w:ins w:id="7" w:author="Author">
        <w:r w:rsidRPr="002F16E2">
          <w:rPr>
            <w:rFonts w:ascii="Trebuchet MS" w:hAnsi="Trebuchet MS"/>
            <w:noProof/>
          </w:rPr>
          <w:t>If</w:t>
        </w:r>
      </w:ins>
      <w:r w:rsidRPr="002F16E2">
        <w:rPr>
          <w:rFonts w:ascii="Trebuchet MS" w:hAnsi="Trebuchet MS"/>
          <w:noProof/>
        </w:rPr>
        <w:t xml:space="preserve"> you keep refusing to send them away, </w:t>
      </w:r>
      <w:del w:id="8" w:author="Author">
        <w:r w:rsidRPr="002F16E2">
          <w:rPr>
            <w:rFonts w:ascii="Trebuchet MS" w:hAnsi="Trebuchet MS"/>
            <w:noProof/>
          </w:rPr>
          <w:delText xml:space="preserve">here </w:delText>
        </w:r>
      </w:del>
      <w:r w:rsidRPr="002F16E2">
        <w:rPr>
          <w:rFonts w:ascii="Trebuchet MS" w:hAnsi="Trebuchet MS"/>
          <w:noProof/>
        </w:rPr>
        <w:t xml:space="preserve">I </w:t>
      </w:r>
      <w:del w:id="9" w:author="Author">
        <w:r w:rsidRPr="002F16E2">
          <w:rPr>
            <w:rFonts w:ascii="Trebuchet MS" w:hAnsi="Trebuchet MS"/>
            <w:noProof/>
          </w:rPr>
          <w:delText>am plaguing</w:delText>
        </w:r>
      </w:del>
      <w:ins w:id="10" w:author="Author">
        <w:r w:rsidRPr="002F16E2">
          <w:rPr>
            <w:rFonts w:ascii="Trebuchet MS" w:hAnsi="Trebuchet MS"/>
            <w:noProof/>
          </w:rPr>
          <w:t>will plague</w:t>
        </w:r>
      </w:ins>
      <w:r w:rsidRPr="002F16E2">
        <w:rPr>
          <w:rFonts w:ascii="Trebuchet MS" w:hAnsi="Trebuchet MS"/>
          <w:noProof/>
        </w:rPr>
        <w:t xml:space="preserve"> all your territory with frogs. </w:t>
      </w:r>
      <w:r w:rsidRPr="002F16E2">
        <w:rPr>
          <w:rFonts w:ascii="Trebuchet MS" w:hAnsi="Trebuchet MS"/>
          <w:b/>
          <w:noProof/>
        </w:rPr>
        <w:t xml:space="preserve">8:3 </w:t>
      </w:r>
      <w:r w:rsidRPr="002F16E2">
        <w:rPr>
          <w:rFonts w:ascii="Trebuchet MS" w:hAnsi="Trebuchet MS"/>
          <w:noProof/>
        </w:rPr>
        <w:t xml:space="preserve">And the Nile River will </w:t>
      </w:r>
      <w:del w:id="11" w:author="Author">
        <w:r w:rsidRPr="002F16E2">
          <w:rPr>
            <w:rFonts w:ascii="Trebuchet MS" w:hAnsi="Trebuchet MS"/>
            <w:noProof/>
          </w:rPr>
          <w:delText>fairly teem</w:delText>
        </w:r>
      </w:del>
      <w:ins w:id="12" w:author="Author">
        <w:r w:rsidRPr="002F16E2">
          <w:rPr>
            <w:rFonts w:ascii="Trebuchet MS" w:hAnsi="Trebuchet MS"/>
            <w:noProof/>
          </w:rPr>
          <w:t>swarm</w:t>
        </w:r>
      </w:ins>
      <w:r w:rsidRPr="002F16E2">
        <w:rPr>
          <w:rFonts w:ascii="Trebuchet MS" w:hAnsi="Trebuchet MS"/>
          <w:noProof/>
        </w:rPr>
        <w:t xml:space="preserve"> with frogs, and they will </w:t>
      </w:r>
      <w:del w:id="13" w:author="Author">
        <w:r w:rsidRPr="002F16E2">
          <w:rPr>
            <w:rFonts w:ascii="Trebuchet MS" w:hAnsi="Trebuchet MS"/>
            <w:noProof/>
          </w:rPr>
          <w:delText xml:space="preserve">certainly </w:delText>
        </w:r>
      </w:del>
      <w:r w:rsidRPr="002F16E2">
        <w:rPr>
          <w:rFonts w:ascii="Trebuchet MS" w:hAnsi="Trebuchet MS"/>
          <w:noProof/>
        </w:rPr>
        <w:t>come up and enter into your house</w:t>
      </w:r>
      <w:del w:id="14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15" w:author="Author">
        <w:r w:rsidRPr="002F16E2">
          <w:rPr>
            <w:rFonts w:ascii="Trebuchet MS" w:hAnsi="Trebuchet MS"/>
            <w:noProof/>
          </w:rPr>
          <w:t>, into</w:t>
        </w:r>
      </w:ins>
      <w:r w:rsidRPr="002F16E2">
        <w:rPr>
          <w:rFonts w:ascii="Trebuchet MS" w:hAnsi="Trebuchet MS"/>
          <w:noProof/>
        </w:rPr>
        <w:t xml:space="preserve"> your </w:t>
      </w:r>
      <w:del w:id="16" w:author="Author">
        <w:r w:rsidRPr="002F16E2">
          <w:rPr>
            <w:rFonts w:ascii="Trebuchet MS" w:hAnsi="Trebuchet MS"/>
            <w:noProof/>
          </w:rPr>
          <w:delText xml:space="preserve">inner </w:delText>
        </w:r>
      </w:del>
      <w:r w:rsidRPr="002F16E2">
        <w:rPr>
          <w:rFonts w:ascii="Trebuchet MS" w:hAnsi="Trebuchet MS"/>
          <w:noProof/>
        </w:rPr>
        <w:t>bedroom</w:t>
      </w:r>
      <w:del w:id="17" w:author="Author">
        <w:r w:rsidRPr="002F16E2">
          <w:rPr>
            <w:rFonts w:ascii="Trebuchet MS" w:hAnsi="Trebuchet MS"/>
            <w:noProof/>
          </w:rPr>
          <w:delText xml:space="preserve"> and upon</w:delText>
        </w:r>
      </w:del>
      <w:ins w:id="18" w:author="Author">
        <w:r w:rsidRPr="002F16E2">
          <w:rPr>
            <w:rFonts w:ascii="Trebuchet MS" w:hAnsi="Trebuchet MS"/>
            <w:noProof/>
          </w:rPr>
          <w:t>, on</w:t>
        </w:r>
      </w:ins>
      <w:r w:rsidRPr="002F16E2">
        <w:rPr>
          <w:rFonts w:ascii="Trebuchet MS" w:hAnsi="Trebuchet MS"/>
          <w:noProof/>
        </w:rPr>
        <w:t xml:space="preserve"> your </w:t>
      </w:r>
      <w:del w:id="19" w:author="Author">
        <w:r w:rsidRPr="002F16E2">
          <w:rPr>
            <w:rFonts w:ascii="Trebuchet MS" w:hAnsi="Trebuchet MS"/>
            <w:noProof/>
          </w:rPr>
          <w:delText>couch and</w:delText>
        </w:r>
      </w:del>
      <w:ins w:id="20" w:author="Author">
        <w:r w:rsidRPr="002F16E2">
          <w:rPr>
            <w:rFonts w:ascii="Trebuchet MS" w:hAnsi="Trebuchet MS"/>
            <w:noProof/>
          </w:rPr>
          <w:t>bed,</w:t>
        </w:r>
      </w:ins>
      <w:r w:rsidRPr="002F16E2">
        <w:rPr>
          <w:rFonts w:ascii="Trebuchet MS" w:hAnsi="Trebuchet MS"/>
          <w:noProof/>
        </w:rPr>
        <w:t xml:space="preserve"> into the houses of your servants and on your people</w:t>
      </w:r>
      <w:del w:id="21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22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into your ovens</w:t>
      </w:r>
      <w:ins w:id="23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into your kneading troughs.</w:t>
      </w:r>
      <w:ins w:id="24" w:author="Author">
        <w:r w:rsidRPr="002F16E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F16E2">
        <w:rPr>
          <w:rFonts w:ascii="Trebuchet MS" w:hAnsi="Trebuchet MS"/>
          <w:noProof/>
        </w:rPr>
        <w:t xml:space="preserve"> </w:t>
      </w:r>
      <w:r w:rsidRPr="002F16E2">
        <w:rPr>
          <w:rFonts w:ascii="Trebuchet MS" w:hAnsi="Trebuchet MS"/>
          <w:b/>
          <w:noProof/>
        </w:rPr>
        <w:t xml:space="preserve">8:4 </w:t>
      </w:r>
      <w:del w:id="27" w:author="Author">
        <w:r w:rsidRPr="002F16E2">
          <w:rPr>
            <w:rFonts w:ascii="Trebuchet MS" w:hAnsi="Trebuchet MS"/>
            <w:noProof/>
          </w:rPr>
          <w:delText>And on</w:delText>
        </w:r>
      </w:del>
      <w:ins w:id="28" w:author="Author">
        <w:r w:rsidRPr="002F16E2">
          <w:rPr>
            <w:rFonts w:ascii="Trebuchet MS" w:hAnsi="Trebuchet MS"/>
            <w:noProof/>
          </w:rPr>
          <w:t>On</w:t>
        </w:r>
      </w:ins>
      <w:r w:rsidRPr="002F16E2">
        <w:rPr>
          <w:rFonts w:ascii="Trebuchet MS" w:hAnsi="Trebuchet MS"/>
          <w:noProof/>
        </w:rPr>
        <w:t xml:space="preserve"> you</w:t>
      </w:r>
      <w:del w:id="29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30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on your people</w:t>
      </w:r>
      <w:ins w:id="31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on all your servants</w:t>
      </w:r>
      <w:ins w:id="32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the frogs will come up.”’”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8:5 </w:t>
      </w:r>
      <w:del w:id="33" w:author="Author">
        <w:r w:rsidRPr="002F16E2">
          <w:rPr>
            <w:rFonts w:ascii="Trebuchet MS" w:hAnsi="Trebuchet MS"/>
            <w:noProof/>
          </w:rPr>
          <w:delText xml:space="preserve">Later on </w:delText>
        </w:r>
      </w:del>
      <w:r w:rsidRPr="002F16E2">
        <w:rPr>
          <w:rFonts w:ascii="Trebuchet MS" w:hAnsi="Trebuchet MS"/>
          <w:noProof/>
        </w:rPr>
        <w:t xml:space="preserve">Jehovah </w:t>
      </w:r>
      <w:ins w:id="34" w:author="Author">
        <w:r w:rsidRPr="002F16E2">
          <w:rPr>
            <w:rFonts w:ascii="Trebuchet MS" w:hAnsi="Trebuchet MS"/>
            <w:noProof/>
          </w:rPr>
          <w:t xml:space="preserve">later </w:t>
        </w:r>
      </w:ins>
      <w:r w:rsidRPr="002F16E2">
        <w:rPr>
          <w:rFonts w:ascii="Trebuchet MS" w:hAnsi="Trebuchet MS"/>
          <w:noProof/>
        </w:rPr>
        <w:t xml:space="preserve">said to Moses: “Say to Aaron, ‘Stretch </w:t>
      </w:r>
      <w:ins w:id="35" w:author="Author">
        <w:r w:rsidRPr="002F16E2">
          <w:rPr>
            <w:rFonts w:ascii="Trebuchet MS" w:hAnsi="Trebuchet MS"/>
            <w:noProof/>
          </w:rPr>
          <w:t xml:space="preserve">out </w:t>
        </w:r>
      </w:ins>
      <w:r w:rsidRPr="002F16E2">
        <w:rPr>
          <w:rFonts w:ascii="Trebuchet MS" w:hAnsi="Trebuchet MS"/>
          <w:noProof/>
        </w:rPr>
        <w:t xml:space="preserve">your hand with your rod </w:t>
      </w:r>
      <w:del w:id="36" w:author="Author">
        <w:r w:rsidRPr="002F16E2">
          <w:rPr>
            <w:rFonts w:ascii="Trebuchet MS" w:hAnsi="Trebuchet MS"/>
            <w:noProof/>
          </w:rPr>
          <w:delText xml:space="preserve">out </w:delText>
        </w:r>
      </w:del>
      <w:r w:rsidRPr="002F16E2">
        <w:rPr>
          <w:rFonts w:ascii="Trebuchet MS" w:hAnsi="Trebuchet MS"/>
          <w:noProof/>
        </w:rPr>
        <w:t>over the rivers, the Nile canals</w:t>
      </w:r>
      <w:ins w:id="37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the </w:t>
      </w:r>
      <w:del w:id="38" w:author="Author">
        <w:r w:rsidRPr="002F16E2">
          <w:rPr>
            <w:rFonts w:ascii="Trebuchet MS" w:hAnsi="Trebuchet MS"/>
            <w:noProof/>
          </w:rPr>
          <w:delText>reedy pools</w:delText>
        </w:r>
      </w:del>
      <w:ins w:id="39" w:author="Author">
        <w:r w:rsidRPr="002F16E2">
          <w:rPr>
            <w:rFonts w:ascii="Trebuchet MS" w:hAnsi="Trebuchet MS"/>
            <w:noProof/>
          </w:rPr>
          <w:t>marshes,</w:t>
        </w:r>
      </w:ins>
      <w:r w:rsidRPr="002F16E2">
        <w:rPr>
          <w:rFonts w:ascii="Trebuchet MS" w:hAnsi="Trebuchet MS"/>
          <w:noProof/>
        </w:rPr>
        <w:t xml:space="preserve"> and make the frogs come up over the land of Egypt.’” </w:t>
      </w:r>
      <w:r w:rsidRPr="002F16E2">
        <w:rPr>
          <w:rFonts w:ascii="Trebuchet MS" w:hAnsi="Trebuchet MS"/>
          <w:b/>
          <w:noProof/>
        </w:rPr>
        <w:t xml:space="preserve">8:6 </w:t>
      </w:r>
      <w:del w:id="40" w:author="Author">
        <w:r w:rsidRPr="002F16E2">
          <w:rPr>
            <w:rFonts w:ascii="Trebuchet MS" w:hAnsi="Trebuchet MS"/>
            <w:noProof/>
          </w:rPr>
          <w:delText>At that</w:delText>
        </w:r>
      </w:del>
      <w:ins w:id="41" w:author="Author">
        <w:r w:rsidRPr="002F16E2">
          <w:rPr>
            <w:rFonts w:ascii="Trebuchet MS" w:hAnsi="Trebuchet MS"/>
            <w:noProof/>
          </w:rPr>
          <w:t>So</w:t>
        </w:r>
      </w:ins>
      <w:r w:rsidRPr="002F16E2">
        <w:rPr>
          <w:rFonts w:ascii="Trebuchet MS" w:hAnsi="Trebuchet MS"/>
          <w:noProof/>
        </w:rPr>
        <w:t xml:space="preserve"> Aaron stretched </w:t>
      </w:r>
      <w:ins w:id="42" w:author="Author">
        <w:r w:rsidRPr="002F16E2">
          <w:rPr>
            <w:rFonts w:ascii="Trebuchet MS" w:hAnsi="Trebuchet MS"/>
            <w:noProof/>
          </w:rPr>
          <w:t xml:space="preserve">out </w:t>
        </w:r>
      </w:ins>
      <w:r w:rsidRPr="002F16E2">
        <w:rPr>
          <w:rFonts w:ascii="Trebuchet MS" w:hAnsi="Trebuchet MS"/>
          <w:noProof/>
        </w:rPr>
        <w:t xml:space="preserve">his hand </w:t>
      </w:r>
      <w:del w:id="43" w:author="Author">
        <w:r w:rsidRPr="002F16E2">
          <w:rPr>
            <w:rFonts w:ascii="Trebuchet MS" w:hAnsi="Trebuchet MS"/>
            <w:noProof/>
          </w:rPr>
          <w:delText xml:space="preserve">out </w:delText>
        </w:r>
      </w:del>
      <w:r w:rsidRPr="002F16E2">
        <w:rPr>
          <w:rFonts w:ascii="Trebuchet MS" w:hAnsi="Trebuchet MS"/>
          <w:noProof/>
        </w:rPr>
        <w:t xml:space="preserve">over the waters of Egypt, and the frogs began to come up and to cover the land of Egypt. </w:t>
      </w:r>
      <w:r w:rsidRPr="002F16E2">
        <w:rPr>
          <w:rFonts w:ascii="Trebuchet MS" w:hAnsi="Trebuchet MS"/>
          <w:b/>
          <w:noProof/>
        </w:rPr>
        <w:t xml:space="preserve">8:7 </w:t>
      </w:r>
      <w:r w:rsidRPr="002F16E2">
        <w:rPr>
          <w:rFonts w:ascii="Trebuchet MS" w:hAnsi="Trebuchet MS"/>
          <w:noProof/>
        </w:rPr>
        <w:t>However, the magic-practicing priests did the same thing by their secret arts</w:t>
      </w:r>
      <w:ins w:id="44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</w:t>
      </w:r>
      <w:ins w:id="45" w:author="Author">
        <w:r w:rsidRPr="002F16E2">
          <w:rPr>
            <w:rFonts w:ascii="Trebuchet MS" w:hAnsi="Trebuchet MS"/>
            <w:noProof/>
          </w:rPr>
          <w:t xml:space="preserve">they too </w:t>
        </w:r>
      </w:ins>
      <w:r w:rsidRPr="002F16E2">
        <w:rPr>
          <w:rFonts w:ascii="Trebuchet MS" w:hAnsi="Trebuchet MS"/>
          <w:noProof/>
        </w:rPr>
        <w:t xml:space="preserve">made the frogs come up over the land of Egypt. </w:t>
      </w:r>
      <w:r w:rsidRPr="002F16E2">
        <w:rPr>
          <w:rFonts w:ascii="Trebuchet MS" w:hAnsi="Trebuchet MS"/>
          <w:b/>
          <w:noProof/>
        </w:rPr>
        <w:t xml:space="preserve">8:8 </w:t>
      </w:r>
      <w:del w:id="46" w:author="Author">
        <w:r w:rsidRPr="002F16E2">
          <w:rPr>
            <w:rFonts w:ascii="Trebuchet MS" w:hAnsi="Trebuchet MS"/>
            <w:noProof/>
          </w:rPr>
          <w:delText xml:space="preserve">In time </w:delText>
        </w:r>
      </w:del>
      <w:r w:rsidRPr="002F16E2">
        <w:rPr>
          <w:rFonts w:ascii="Trebuchet MS" w:hAnsi="Trebuchet MS"/>
          <w:noProof/>
        </w:rPr>
        <w:t xml:space="preserve">Phar′aoh </w:t>
      </w:r>
      <w:ins w:id="47" w:author="Author">
        <w:r w:rsidRPr="002F16E2">
          <w:rPr>
            <w:rFonts w:ascii="Trebuchet MS" w:hAnsi="Trebuchet MS"/>
            <w:noProof/>
          </w:rPr>
          <w:t xml:space="preserve">then </w:t>
        </w:r>
      </w:ins>
      <w:r w:rsidRPr="002F16E2">
        <w:rPr>
          <w:rFonts w:ascii="Trebuchet MS" w:hAnsi="Trebuchet MS"/>
          <w:noProof/>
        </w:rPr>
        <w:t>called Moses and Aaron and said: “</w:t>
      </w:r>
      <w:del w:id="48" w:author="Author">
        <w:r w:rsidRPr="002F16E2">
          <w:rPr>
            <w:rFonts w:ascii="Trebuchet MS" w:hAnsi="Trebuchet MS"/>
            <w:noProof/>
          </w:rPr>
          <w:delText>Entreat</w:delText>
        </w:r>
      </w:del>
      <w:ins w:id="49" w:author="Author">
        <w:r w:rsidRPr="002F16E2">
          <w:rPr>
            <w:rFonts w:ascii="Trebuchet MS" w:hAnsi="Trebuchet MS"/>
            <w:noProof/>
          </w:rPr>
          <w:t>Plead with</w:t>
        </w:r>
      </w:ins>
      <w:r w:rsidRPr="002F16E2">
        <w:rPr>
          <w:rFonts w:ascii="Trebuchet MS" w:hAnsi="Trebuchet MS"/>
          <w:noProof/>
        </w:rPr>
        <w:t xml:space="preserve"> Jehovah </w:t>
      </w:r>
      <w:del w:id="50" w:author="Author">
        <w:r w:rsidRPr="002F16E2">
          <w:rPr>
            <w:rFonts w:ascii="Trebuchet MS" w:hAnsi="Trebuchet MS"/>
            <w:noProof/>
          </w:rPr>
          <w:delText>that he may</w:delText>
        </w:r>
      </w:del>
      <w:ins w:id="51" w:author="Author">
        <w:r w:rsidRPr="002F16E2">
          <w:rPr>
            <w:rFonts w:ascii="Trebuchet MS" w:hAnsi="Trebuchet MS"/>
            <w:noProof/>
          </w:rPr>
          <w:t>to</w:t>
        </w:r>
      </w:ins>
      <w:r w:rsidRPr="002F16E2">
        <w:rPr>
          <w:rFonts w:ascii="Trebuchet MS" w:hAnsi="Trebuchet MS"/>
          <w:noProof/>
        </w:rPr>
        <w:t xml:space="preserve"> remove the frogs from me and my people, as I want to send the people away </w:t>
      </w:r>
      <w:ins w:id="52" w:author="Author">
        <w:r w:rsidRPr="002F16E2">
          <w:rPr>
            <w:rFonts w:ascii="Trebuchet MS" w:hAnsi="Trebuchet MS"/>
            <w:noProof/>
          </w:rPr>
          <w:t xml:space="preserve">so </w:t>
        </w:r>
      </w:ins>
      <w:r w:rsidRPr="002F16E2">
        <w:rPr>
          <w:rFonts w:ascii="Trebuchet MS" w:hAnsi="Trebuchet MS"/>
          <w:noProof/>
        </w:rPr>
        <w:t xml:space="preserve">that they may sacrifice to Jehovah.” </w:t>
      </w:r>
      <w:r w:rsidRPr="002F16E2">
        <w:rPr>
          <w:rFonts w:ascii="Trebuchet MS" w:hAnsi="Trebuchet MS"/>
          <w:b/>
          <w:noProof/>
        </w:rPr>
        <w:t xml:space="preserve">8:9 </w:t>
      </w:r>
      <w:r w:rsidRPr="002F16E2">
        <w:rPr>
          <w:rFonts w:ascii="Trebuchet MS" w:hAnsi="Trebuchet MS"/>
          <w:noProof/>
        </w:rPr>
        <w:t>Then Moses said to Phar′aoh: “</w:t>
      </w:r>
      <w:del w:id="53" w:author="Author">
        <w:r w:rsidRPr="002F16E2">
          <w:rPr>
            <w:rFonts w:ascii="Trebuchet MS" w:hAnsi="Trebuchet MS"/>
            <w:noProof/>
          </w:rPr>
          <w:delText xml:space="preserve">You take </w:delText>
        </w:r>
      </w:del>
      <w:ins w:id="54" w:author="Author">
        <w:r w:rsidRPr="002F16E2">
          <w:rPr>
            <w:rFonts w:ascii="Trebuchet MS" w:hAnsi="Trebuchet MS"/>
            <w:noProof/>
          </w:rPr>
          <w:t xml:space="preserve">I leave to you </w:t>
        </w:r>
      </w:ins>
      <w:r w:rsidRPr="002F16E2">
        <w:rPr>
          <w:rFonts w:ascii="Trebuchet MS" w:hAnsi="Trebuchet MS"/>
          <w:noProof/>
        </w:rPr>
        <w:t xml:space="preserve">the </w:t>
      </w:r>
      <w:del w:id="55" w:author="Author">
        <w:r w:rsidRPr="002F16E2">
          <w:rPr>
            <w:rFonts w:ascii="Trebuchet MS" w:hAnsi="Trebuchet MS"/>
            <w:noProof/>
          </w:rPr>
          <w:delText>glory over</w:delText>
        </w:r>
      </w:del>
      <w:ins w:id="56" w:author="Author">
        <w:r w:rsidRPr="002F16E2">
          <w:rPr>
            <w:rFonts w:ascii="Trebuchet MS" w:hAnsi="Trebuchet MS"/>
            <w:noProof/>
          </w:rPr>
          <w:t>honor of telling</w:t>
        </w:r>
      </w:ins>
      <w:r w:rsidRPr="002F16E2">
        <w:rPr>
          <w:rFonts w:ascii="Trebuchet MS" w:hAnsi="Trebuchet MS"/>
          <w:noProof/>
        </w:rPr>
        <w:t xml:space="preserve"> me </w:t>
      </w:r>
      <w:del w:id="57" w:author="Author">
        <w:r w:rsidRPr="002F16E2">
          <w:rPr>
            <w:rFonts w:ascii="Trebuchet MS" w:hAnsi="Trebuchet MS"/>
            <w:noProof/>
          </w:rPr>
          <w:delText xml:space="preserve">to say </w:delText>
        </w:r>
      </w:del>
      <w:r w:rsidRPr="002F16E2">
        <w:rPr>
          <w:rFonts w:ascii="Trebuchet MS" w:hAnsi="Trebuchet MS"/>
          <w:noProof/>
        </w:rPr>
        <w:t xml:space="preserve">when I </w:t>
      </w:r>
      <w:del w:id="58" w:author="Author">
        <w:r w:rsidRPr="002F16E2">
          <w:rPr>
            <w:rFonts w:ascii="Trebuchet MS" w:hAnsi="Trebuchet MS"/>
            <w:noProof/>
          </w:rPr>
          <w:delText>shall make entreaty for you and</w:delText>
        </w:r>
      </w:del>
      <w:ins w:id="59" w:author="Author">
        <w:r w:rsidRPr="002F16E2">
          <w:rPr>
            <w:rFonts w:ascii="Trebuchet MS" w:hAnsi="Trebuchet MS"/>
            <w:noProof/>
          </w:rPr>
          <w:t>should plead to have the frogs removed from you,</w:t>
        </w:r>
      </w:ins>
      <w:r w:rsidRPr="002F16E2">
        <w:rPr>
          <w:rFonts w:ascii="Trebuchet MS" w:hAnsi="Trebuchet MS"/>
          <w:noProof/>
        </w:rPr>
        <w:t xml:space="preserve"> your servants</w:t>
      </w:r>
      <w:del w:id="60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61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your people</w:t>
      </w:r>
      <w:del w:id="62" w:author="Author">
        <w:r w:rsidRPr="002F16E2">
          <w:rPr>
            <w:rFonts w:ascii="Trebuchet MS" w:hAnsi="Trebuchet MS"/>
            <w:noProof/>
          </w:rPr>
          <w:delText xml:space="preserve"> in order to cut the frogs off from you</w:delText>
        </w:r>
      </w:del>
      <w:ins w:id="63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your houses. Only in the Nile River will they be left.” </w:t>
      </w:r>
      <w:r w:rsidRPr="002F16E2">
        <w:rPr>
          <w:rFonts w:ascii="Trebuchet MS" w:hAnsi="Trebuchet MS"/>
          <w:b/>
          <w:noProof/>
        </w:rPr>
        <w:t xml:space="preserve">8:10 </w:t>
      </w:r>
      <w:r w:rsidRPr="002F16E2">
        <w:rPr>
          <w:rFonts w:ascii="Trebuchet MS" w:hAnsi="Trebuchet MS"/>
          <w:noProof/>
        </w:rPr>
        <w:t>To this he said: “Tomorrow.” So he said: “It will be according to your word</w:t>
      </w:r>
      <w:del w:id="64" w:author="Author">
        <w:r w:rsidRPr="002F16E2">
          <w:rPr>
            <w:rFonts w:ascii="Trebuchet MS" w:hAnsi="Trebuchet MS"/>
            <w:noProof/>
          </w:rPr>
          <w:delText>, in order</w:delText>
        </w:r>
      </w:del>
      <w:ins w:id="65" w:author="Author">
        <w:r w:rsidRPr="002F16E2">
          <w:rPr>
            <w:rFonts w:ascii="Trebuchet MS" w:hAnsi="Trebuchet MS"/>
            <w:noProof/>
          </w:rPr>
          <w:t xml:space="preserve"> so</w:t>
        </w:r>
      </w:ins>
      <w:r w:rsidRPr="002F16E2">
        <w:rPr>
          <w:rFonts w:ascii="Trebuchet MS" w:hAnsi="Trebuchet MS"/>
          <w:noProof/>
        </w:rPr>
        <w:t xml:space="preserve"> that you may know that there is no one else like Jehovah our God</w:t>
      </w:r>
      <w:del w:id="66" w:author="Author">
        <w:r w:rsidRPr="002F16E2">
          <w:rPr>
            <w:rFonts w:ascii="Trebuchet MS" w:hAnsi="Trebuchet MS"/>
            <w:noProof/>
          </w:rPr>
          <w:delText>,</w:delText>
        </w:r>
      </w:del>
      <w:ins w:id="67" w:author="Author">
        <w:r w:rsidRPr="002F16E2">
          <w:rPr>
            <w:rFonts w:ascii="Trebuchet MS" w:hAnsi="Trebuchet MS"/>
            <w:noProof/>
          </w:rPr>
          <w:t>.</w:t>
        </w:r>
      </w:ins>
      <w:r w:rsidRPr="002F16E2">
        <w:rPr>
          <w:rFonts w:ascii="Trebuchet MS" w:hAnsi="Trebuchet MS"/>
          <w:noProof/>
        </w:rPr>
        <w:t xml:space="preserve"> </w:t>
      </w:r>
      <w:r w:rsidRPr="002F16E2">
        <w:rPr>
          <w:rFonts w:ascii="Trebuchet MS" w:hAnsi="Trebuchet MS"/>
          <w:b/>
          <w:noProof/>
        </w:rPr>
        <w:t xml:space="preserve">8:11 </w:t>
      </w:r>
      <w:del w:id="68" w:author="Author">
        <w:r w:rsidRPr="002F16E2">
          <w:rPr>
            <w:rFonts w:ascii="Trebuchet MS" w:hAnsi="Trebuchet MS"/>
            <w:noProof/>
          </w:rPr>
          <w:delText>in that the</w:delText>
        </w:r>
      </w:del>
      <w:ins w:id="69" w:author="Author">
        <w:r w:rsidRPr="002F16E2">
          <w:rPr>
            <w:rFonts w:ascii="Trebuchet MS" w:hAnsi="Trebuchet MS"/>
            <w:noProof/>
          </w:rPr>
          <w:t>The</w:t>
        </w:r>
      </w:ins>
      <w:r w:rsidRPr="002F16E2">
        <w:rPr>
          <w:rFonts w:ascii="Trebuchet MS" w:hAnsi="Trebuchet MS"/>
          <w:noProof/>
        </w:rPr>
        <w:t xml:space="preserve"> frogs will </w:t>
      </w:r>
      <w:del w:id="70" w:author="Author">
        <w:r w:rsidRPr="002F16E2">
          <w:rPr>
            <w:rFonts w:ascii="Trebuchet MS" w:hAnsi="Trebuchet MS"/>
            <w:noProof/>
          </w:rPr>
          <w:delText>certainly turn away</w:delText>
        </w:r>
      </w:del>
      <w:ins w:id="71" w:author="Author">
        <w:r w:rsidRPr="002F16E2">
          <w:rPr>
            <w:rFonts w:ascii="Trebuchet MS" w:hAnsi="Trebuchet MS"/>
            <w:noProof/>
          </w:rPr>
          <w:t>depart</w:t>
        </w:r>
      </w:ins>
      <w:r w:rsidRPr="002F16E2">
        <w:rPr>
          <w:rFonts w:ascii="Trebuchet MS" w:hAnsi="Trebuchet MS"/>
          <w:noProof/>
        </w:rPr>
        <w:t xml:space="preserve"> from you</w:t>
      </w:r>
      <w:del w:id="72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73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your houses</w:t>
      </w:r>
      <w:del w:id="74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75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your servants</w:t>
      </w:r>
      <w:ins w:id="76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your people. </w:t>
      </w:r>
      <w:del w:id="77" w:author="Author">
        <w:r w:rsidRPr="002F16E2">
          <w:rPr>
            <w:rFonts w:ascii="Trebuchet MS" w:hAnsi="Trebuchet MS"/>
            <w:noProof/>
          </w:rPr>
          <w:delText>Only in the Nile River</w:delText>
        </w:r>
      </w:del>
      <w:ins w:id="78" w:author="Author">
        <w:r w:rsidRPr="002F16E2">
          <w:rPr>
            <w:rFonts w:ascii="Trebuchet MS" w:hAnsi="Trebuchet MS"/>
            <w:noProof/>
          </w:rPr>
          <w:t>They</w:t>
        </w:r>
      </w:ins>
      <w:r w:rsidRPr="002F16E2">
        <w:rPr>
          <w:rFonts w:ascii="Trebuchet MS" w:hAnsi="Trebuchet MS"/>
          <w:noProof/>
        </w:rPr>
        <w:t xml:space="preserve"> will </w:t>
      </w:r>
      <w:del w:id="79" w:author="Author">
        <w:r w:rsidRPr="002F16E2">
          <w:rPr>
            <w:rFonts w:ascii="Trebuchet MS" w:hAnsi="Trebuchet MS"/>
            <w:noProof/>
          </w:rPr>
          <w:delText xml:space="preserve">they </w:delText>
        </w:r>
      </w:del>
      <w:r w:rsidRPr="002F16E2">
        <w:rPr>
          <w:rFonts w:ascii="Trebuchet MS" w:hAnsi="Trebuchet MS"/>
          <w:noProof/>
        </w:rPr>
        <w:t>be left</w:t>
      </w:r>
      <w:ins w:id="80" w:author="Author">
        <w:r w:rsidRPr="002F16E2">
          <w:rPr>
            <w:rFonts w:ascii="Trebuchet MS" w:hAnsi="Trebuchet MS"/>
            <w:noProof/>
          </w:rPr>
          <w:t xml:space="preserve"> only in the Nile</w:t>
        </w:r>
      </w:ins>
      <w:r w:rsidRPr="002F16E2">
        <w:rPr>
          <w:rFonts w:ascii="Trebuchet MS" w:hAnsi="Trebuchet MS"/>
          <w:noProof/>
        </w:rPr>
        <w:t>.”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8:12 </w:t>
      </w:r>
      <w:del w:id="81" w:author="Author">
        <w:r w:rsidRPr="002F16E2">
          <w:rPr>
            <w:rFonts w:ascii="Trebuchet MS" w:hAnsi="Trebuchet MS"/>
            <w:noProof/>
          </w:rPr>
          <w:delText>Accordingly</w:delText>
        </w:r>
      </w:del>
      <w:ins w:id="82" w:author="Author">
        <w:r w:rsidRPr="002F16E2">
          <w:rPr>
            <w:rFonts w:ascii="Trebuchet MS" w:hAnsi="Trebuchet MS"/>
            <w:noProof/>
          </w:rPr>
          <w:t>So</w:t>
        </w:r>
      </w:ins>
      <w:r w:rsidRPr="002F16E2">
        <w:rPr>
          <w:rFonts w:ascii="Trebuchet MS" w:hAnsi="Trebuchet MS"/>
          <w:noProof/>
        </w:rPr>
        <w:t xml:space="preserve"> Moses and Aaron went out from Phar′aoh, and Moses </w:t>
      </w:r>
      <w:del w:id="83" w:author="Author">
        <w:r w:rsidRPr="002F16E2">
          <w:rPr>
            <w:rFonts w:ascii="Trebuchet MS" w:hAnsi="Trebuchet MS"/>
            <w:noProof/>
          </w:rPr>
          <w:delText>cried out to</w:delText>
        </w:r>
      </w:del>
      <w:ins w:id="84" w:author="Author">
        <w:r w:rsidRPr="002F16E2">
          <w:rPr>
            <w:rFonts w:ascii="Trebuchet MS" w:hAnsi="Trebuchet MS"/>
            <w:noProof/>
          </w:rPr>
          <w:t>pleaded with</w:t>
        </w:r>
      </w:ins>
      <w:r w:rsidRPr="002F16E2">
        <w:rPr>
          <w:rFonts w:ascii="Trebuchet MS" w:hAnsi="Trebuchet MS"/>
          <w:noProof/>
        </w:rPr>
        <w:t xml:space="preserve"> Jehovah </w:t>
      </w:r>
      <w:del w:id="85" w:author="Author">
        <w:r w:rsidRPr="002F16E2">
          <w:rPr>
            <w:rFonts w:ascii="Trebuchet MS" w:hAnsi="Trebuchet MS"/>
            <w:noProof/>
          </w:rPr>
          <w:delText>because of</w:delText>
        </w:r>
      </w:del>
      <w:ins w:id="86" w:author="Author">
        <w:r w:rsidRPr="002F16E2">
          <w:rPr>
            <w:rFonts w:ascii="Trebuchet MS" w:hAnsi="Trebuchet MS"/>
            <w:noProof/>
          </w:rPr>
          <w:t>about</w:t>
        </w:r>
      </w:ins>
      <w:r w:rsidRPr="002F16E2">
        <w:rPr>
          <w:rFonts w:ascii="Trebuchet MS" w:hAnsi="Trebuchet MS"/>
          <w:noProof/>
        </w:rPr>
        <w:t xml:space="preserve"> the frogs that He had </w:t>
      </w:r>
      <w:del w:id="87" w:author="Author">
        <w:r w:rsidRPr="002F16E2">
          <w:rPr>
            <w:rFonts w:ascii="Trebuchet MS" w:hAnsi="Trebuchet MS"/>
            <w:noProof/>
          </w:rPr>
          <w:delText>put</w:delText>
        </w:r>
      </w:del>
      <w:ins w:id="88" w:author="Author">
        <w:r w:rsidRPr="002F16E2">
          <w:rPr>
            <w:rFonts w:ascii="Trebuchet MS" w:hAnsi="Trebuchet MS"/>
            <w:noProof/>
          </w:rPr>
          <w:t>brought</w:t>
        </w:r>
      </w:ins>
      <w:r w:rsidRPr="002F16E2">
        <w:rPr>
          <w:rFonts w:ascii="Trebuchet MS" w:hAnsi="Trebuchet MS"/>
          <w:noProof/>
        </w:rPr>
        <w:t xml:space="preserve"> upon Phar′aoh. </w:t>
      </w:r>
      <w:r w:rsidRPr="002F16E2">
        <w:rPr>
          <w:rFonts w:ascii="Trebuchet MS" w:hAnsi="Trebuchet MS"/>
          <w:b/>
          <w:noProof/>
        </w:rPr>
        <w:t xml:space="preserve">8:13 </w:t>
      </w:r>
      <w:r w:rsidRPr="002F16E2">
        <w:rPr>
          <w:rFonts w:ascii="Trebuchet MS" w:hAnsi="Trebuchet MS"/>
          <w:noProof/>
        </w:rPr>
        <w:t xml:space="preserve">Then Jehovah did </w:t>
      </w:r>
      <w:del w:id="89" w:author="Author">
        <w:r w:rsidRPr="002F16E2">
          <w:rPr>
            <w:rFonts w:ascii="Trebuchet MS" w:hAnsi="Trebuchet MS"/>
            <w:noProof/>
          </w:rPr>
          <w:delText>according to Moses’ word</w:delText>
        </w:r>
      </w:del>
      <w:ins w:id="90" w:author="Author">
        <w:r w:rsidRPr="002F16E2">
          <w:rPr>
            <w:rFonts w:ascii="Trebuchet MS" w:hAnsi="Trebuchet MS"/>
            <w:noProof/>
          </w:rPr>
          <w:t>as Moses asked</w:t>
        </w:r>
      </w:ins>
      <w:r w:rsidRPr="002F16E2">
        <w:rPr>
          <w:rFonts w:ascii="Trebuchet MS" w:hAnsi="Trebuchet MS"/>
          <w:noProof/>
        </w:rPr>
        <w:t xml:space="preserve">, and the frogs began to die </w:t>
      </w:r>
      <w:del w:id="91" w:author="Author">
        <w:r w:rsidRPr="002F16E2">
          <w:rPr>
            <w:rFonts w:ascii="Trebuchet MS" w:hAnsi="Trebuchet MS"/>
            <w:noProof/>
          </w:rPr>
          <w:delText>off from</w:delText>
        </w:r>
      </w:del>
      <w:ins w:id="92" w:author="Author">
        <w:r w:rsidRPr="002F16E2">
          <w:rPr>
            <w:rFonts w:ascii="Trebuchet MS" w:hAnsi="Trebuchet MS"/>
            <w:noProof/>
          </w:rPr>
          <w:t>in</w:t>
        </w:r>
      </w:ins>
      <w:r w:rsidRPr="002F16E2">
        <w:rPr>
          <w:rFonts w:ascii="Trebuchet MS" w:hAnsi="Trebuchet MS"/>
          <w:noProof/>
        </w:rPr>
        <w:t xml:space="preserve"> the houses, the courtyards</w:t>
      </w:r>
      <w:ins w:id="93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the fields. </w:t>
      </w:r>
      <w:r w:rsidRPr="002F16E2">
        <w:rPr>
          <w:rFonts w:ascii="Trebuchet MS" w:hAnsi="Trebuchet MS"/>
          <w:b/>
          <w:noProof/>
        </w:rPr>
        <w:t xml:space="preserve">8:14 </w:t>
      </w:r>
      <w:del w:id="94" w:author="Author">
        <w:r w:rsidRPr="002F16E2">
          <w:rPr>
            <w:rFonts w:ascii="Trebuchet MS" w:hAnsi="Trebuchet MS"/>
            <w:noProof/>
          </w:rPr>
          <w:delText>And they went</w:delText>
        </w:r>
      </w:del>
      <w:ins w:id="95" w:author="Author">
        <w:r w:rsidRPr="002F16E2">
          <w:rPr>
            <w:rFonts w:ascii="Trebuchet MS" w:hAnsi="Trebuchet MS"/>
            <w:noProof/>
          </w:rPr>
          <w:t>They were</w:t>
        </w:r>
      </w:ins>
      <w:r w:rsidRPr="002F16E2">
        <w:rPr>
          <w:rFonts w:ascii="Trebuchet MS" w:hAnsi="Trebuchet MS"/>
          <w:noProof/>
        </w:rPr>
        <w:t xml:space="preserve"> piling them up</w:t>
      </w:r>
      <w:del w:id="96" w:author="Author">
        <w:r w:rsidRPr="002F16E2">
          <w:rPr>
            <w:rFonts w:ascii="Trebuchet MS" w:hAnsi="Trebuchet MS"/>
            <w:noProof/>
          </w:rPr>
          <w:delText>, heaps upon</w:delText>
        </w:r>
      </w:del>
      <w:ins w:id="97" w:author="Author">
        <w:r w:rsidRPr="002F16E2">
          <w:rPr>
            <w:rFonts w:ascii="Trebuchet MS" w:hAnsi="Trebuchet MS"/>
            <w:noProof/>
          </w:rPr>
          <w:t xml:space="preserve"> in countless</w:t>
        </w:r>
      </w:ins>
      <w:r w:rsidRPr="002F16E2">
        <w:rPr>
          <w:rFonts w:ascii="Trebuchet MS" w:hAnsi="Trebuchet MS"/>
          <w:noProof/>
        </w:rPr>
        <w:t xml:space="preserve"> heaps, and the land began to stink. </w:t>
      </w:r>
      <w:r w:rsidRPr="002F16E2">
        <w:rPr>
          <w:rFonts w:ascii="Trebuchet MS" w:hAnsi="Trebuchet MS"/>
          <w:b/>
          <w:noProof/>
        </w:rPr>
        <w:t xml:space="preserve">8:15 </w:t>
      </w:r>
      <w:r w:rsidRPr="002F16E2">
        <w:rPr>
          <w:rFonts w:ascii="Trebuchet MS" w:hAnsi="Trebuchet MS"/>
          <w:noProof/>
        </w:rPr>
        <w:t xml:space="preserve">When Phar′aoh </w:t>
      </w:r>
      <w:del w:id="98" w:author="Author">
        <w:r w:rsidRPr="002F16E2">
          <w:rPr>
            <w:rFonts w:ascii="Trebuchet MS" w:hAnsi="Trebuchet MS"/>
            <w:noProof/>
          </w:rPr>
          <w:delText>got to see</w:delText>
        </w:r>
      </w:del>
      <w:ins w:id="99" w:author="Author">
        <w:r w:rsidRPr="002F16E2">
          <w:rPr>
            <w:rFonts w:ascii="Trebuchet MS" w:hAnsi="Trebuchet MS"/>
            <w:noProof/>
          </w:rPr>
          <w:t>saw</w:t>
        </w:r>
      </w:ins>
      <w:r w:rsidRPr="002F16E2">
        <w:rPr>
          <w:rFonts w:ascii="Trebuchet MS" w:hAnsi="Trebuchet MS"/>
          <w:noProof/>
        </w:rPr>
        <w:t xml:space="preserve"> that </w:t>
      </w:r>
      <w:ins w:id="100" w:author="Author">
        <w:r w:rsidRPr="002F16E2">
          <w:rPr>
            <w:rFonts w:ascii="Trebuchet MS" w:hAnsi="Trebuchet MS"/>
            <w:noProof/>
          </w:rPr>
          <w:t xml:space="preserve">there was </w:t>
        </w:r>
      </w:ins>
      <w:r w:rsidRPr="002F16E2">
        <w:rPr>
          <w:rFonts w:ascii="Trebuchet MS" w:hAnsi="Trebuchet MS"/>
          <w:noProof/>
        </w:rPr>
        <w:t>relief</w:t>
      </w:r>
      <w:del w:id="101" w:author="Author">
        <w:r w:rsidRPr="002F16E2">
          <w:rPr>
            <w:rFonts w:ascii="Trebuchet MS" w:hAnsi="Trebuchet MS"/>
            <w:noProof/>
          </w:rPr>
          <w:delText xml:space="preserve"> had taken place</w:delText>
        </w:r>
      </w:del>
      <w:r w:rsidRPr="002F16E2">
        <w:rPr>
          <w:rFonts w:ascii="Trebuchet MS" w:hAnsi="Trebuchet MS"/>
          <w:noProof/>
        </w:rPr>
        <w:t xml:space="preserve">, he </w:t>
      </w:r>
      <w:del w:id="102" w:author="Author">
        <w:r w:rsidRPr="002F16E2">
          <w:rPr>
            <w:rFonts w:ascii="Trebuchet MS" w:hAnsi="Trebuchet MS"/>
            <w:noProof/>
          </w:rPr>
          <w:delText>made</w:delText>
        </w:r>
      </w:del>
      <w:ins w:id="103" w:author="Author">
        <w:r w:rsidRPr="002F16E2">
          <w:rPr>
            <w:rFonts w:ascii="Trebuchet MS" w:hAnsi="Trebuchet MS"/>
            <w:noProof/>
          </w:rPr>
          <w:t>hardened</w:t>
        </w:r>
      </w:ins>
      <w:r w:rsidRPr="002F16E2">
        <w:rPr>
          <w:rFonts w:ascii="Trebuchet MS" w:hAnsi="Trebuchet MS"/>
          <w:noProof/>
        </w:rPr>
        <w:t xml:space="preserve"> his heart </w:t>
      </w:r>
      <w:del w:id="104" w:author="Author">
        <w:r w:rsidRPr="002F16E2">
          <w:rPr>
            <w:rFonts w:ascii="Trebuchet MS" w:hAnsi="Trebuchet MS"/>
            <w:noProof/>
          </w:rPr>
          <w:delText xml:space="preserve">unresponsive; </w:delText>
        </w:r>
      </w:del>
      <w:r w:rsidRPr="002F16E2">
        <w:rPr>
          <w:rFonts w:ascii="Trebuchet MS" w:hAnsi="Trebuchet MS"/>
          <w:noProof/>
        </w:rPr>
        <w:t xml:space="preserve">and he </w:t>
      </w:r>
      <w:del w:id="105" w:author="Author">
        <w:r w:rsidRPr="002F16E2">
          <w:rPr>
            <w:rFonts w:ascii="Trebuchet MS" w:hAnsi="Trebuchet MS"/>
            <w:noProof/>
          </w:rPr>
          <w:delText>did not</w:delText>
        </w:r>
      </w:del>
      <w:ins w:id="106" w:author="Author">
        <w:r w:rsidRPr="002F16E2">
          <w:rPr>
            <w:rFonts w:ascii="Trebuchet MS" w:hAnsi="Trebuchet MS"/>
            <w:noProof/>
          </w:rPr>
          <w:t>refused to</w:t>
        </w:r>
      </w:ins>
      <w:r w:rsidRPr="002F16E2">
        <w:rPr>
          <w:rFonts w:ascii="Trebuchet MS" w:hAnsi="Trebuchet MS"/>
          <w:noProof/>
        </w:rPr>
        <w:t xml:space="preserve"> listen to them, just as Jehovah had </w:t>
      </w:r>
      <w:del w:id="107" w:author="Author">
        <w:r w:rsidRPr="002F16E2">
          <w:rPr>
            <w:rFonts w:ascii="Trebuchet MS" w:hAnsi="Trebuchet MS"/>
            <w:noProof/>
          </w:rPr>
          <w:delText>spoken</w:delText>
        </w:r>
      </w:del>
      <w:ins w:id="108" w:author="Author">
        <w:r w:rsidRPr="002F16E2">
          <w:rPr>
            <w:rFonts w:ascii="Trebuchet MS" w:hAnsi="Trebuchet MS"/>
            <w:noProof/>
          </w:rPr>
          <w:t>said</w:t>
        </w:r>
      </w:ins>
      <w:r w:rsidRPr="002F16E2">
        <w:rPr>
          <w:rFonts w:ascii="Trebuchet MS" w:hAnsi="Trebuchet MS"/>
          <w:noProof/>
        </w:rPr>
        <w:t>.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8:16 </w:t>
      </w:r>
      <w:r w:rsidRPr="002F16E2">
        <w:rPr>
          <w:rFonts w:ascii="Trebuchet MS" w:hAnsi="Trebuchet MS"/>
          <w:noProof/>
        </w:rPr>
        <w:t xml:space="preserve">Jehovah now said to Moses: “Say to Aaron, ‘Stretch </w:t>
      </w:r>
      <w:ins w:id="109" w:author="Author">
        <w:r w:rsidRPr="002F16E2">
          <w:rPr>
            <w:rFonts w:ascii="Trebuchet MS" w:hAnsi="Trebuchet MS"/>
            <w:noProof/>
          </w:rPr>
          <w:t xml:space="preserve">out </w:t>
        </w:r>
      </w:ins>
      <w:r w:rsidRPr="002F16E2">
        <w:rPr>
          <w:rFonts w:ascii="Trebuchet MS" w:hAnsi="Trebuchet MS"/>
          <w:noProof/>
        </w:rPr>
        <w:t xml:space="preserve">your rod </w:t>
      </w:r>
      <w:del w:id="110" w:author="Author">
        <w:r w:rsidRPr="002F16E2">
          <w:rPr>
            <w:rFonts w:ascii="Trebuchet MS" w:hAnsi="Trebuchet MS"/>
            <w:noProof/>
          </w:rPr>
          <w:delText xml:space="preserve">out </w:delText>
        </w:r>
      </w:del>
      <w:r w:rsidRPr="002F16E2">
        <w:rPr>
          <w:rFonts w:ascii="Trebuchet MS" w:hAnsi="Trebuchet MS"/>
          <w:noProof/>
        </w:rPr>
        <w:t xml:space="preserve">and strike the dust of the earth, and it must become gnats in all the land of Egypt.’” </w:t>
      </w:r>
      <w:r w:rsidRPr="002F16E2">
        <w:rPr>
          <w:rFonts w:ascii="Trebuchet MS" w:hAnsi="Trebuchet MS"/>
          <w:b/>
          <w:noProof/>
        </w:rPr>
        <w:t xml:space="preserve">8:17 </w:t>
      </w:r>
      <w:r w:rsidRPr="002F16E2">
        <w:rPr>
          <w:rFonts w:ascii="Trebuchet MS" w:hAnsi="Trebuchet MS"/>
          <w:noProof/>
        </w:rPr>
        <w:t xml:space="preserve">And they </w:t>
      </w:r>
      <w:del w:id="111" w:author="Author">
        <w:r w:rsidRPr="002F16E2">
          <w:rPr>
            <w:rFonts w:ascii="Trebuchet MS" w:hAnsi="Trebuchet MS"/>
            <w:noProof/>
          </w:rPr>
          <w:delText>proceeded to do</w:delText>
        </w:r>
      </w:del>
      <w:ins w:id="112" w:author="Author">
        <w:r w:rsidRPr="002F16E2">
          <w:rPr>
            <w:rFonts w:ascii="Trebuchet MS" w:hAnsi="Trebuchet MS"/>
            <w:noProof/>
          </w:rPr>
          <w:t>did</w:t>
        </w:r>
      </w:ins>
      <w:r w:rsidRPr="002F16E2">
        <w:rPr>
          <w:rFonts w:ascii="Trebuchet MS" w:hAnsi="Trebuchet MS"/>
          <w:noProof/>
        </w:rPr>
        <w:t xml:space="preserve"> this.</w:t>
      </w:r>
      <w:del w:id="113" w:author="Author">
        <w:r w:rsidRPr="002F16E2">
          <w:rPr>
            <w:rFonts w:ascii="Trebuchet MS" w:hAnsi="Trebuchet MS"/>
            <w:noProof/>
          </w:rPr>
          <w:delText xml:space="preserve"> So</w:delText>
        </w:r>
      </w:del>
      <w:r w:rsidRPr="002F16E2">
        <w:rPr>
          <w:rFonts w:ascii="Trebuchet MS" w:hAnsi="Trebuchet MS"/>
          <w:noProof/>
        </w:rPr>
        <w:t xml:space="preserve"> Aaron stretched out his hand with his rod and struck the dust of the earth, and the gnats came </w:t>
      </w:r>
      <w:del w:id="114" w:author="Author">
        <w:r w:rsidRPr="002F16E2">
          <w:rPr>
            <w:rFonts w:ascii="Trebuchet MS" w:hAnsi="Trebuchet MS"/>
            <w:noProof/>
          </w:rPr>
          <w:delText xml:space="preserve">to be </w:delText>
        </w:r>
      </w:del>
      <w:r w:rsidRPr="002F16E2">
        <w:rPr>
          <w:rFonts w:ascii="Trebuchet MS" w:hAnsi="Trebuchet MS"/>
          <w:noProof/>
        </w:rPr>
        <w:t xml:space="preserve">on man and beast. All the dust of the earth became gnats in all the land of Egypt. </w:t>
      </w:r>
      <w:r w:rsidRPr="002F16E2">
        <w:rPr>
          <w:rFonts w:ascii="Trebuchet MS" w:hAnsi="Trebuchet MS"/>
          <w:b/>
          <w:noProof/>
        </w:rPr>
        <w:t xml:space="preserve">8:18 </w:t>
      </w:r>
      <w:del w:id="115" w:author="Author">
        <w:r w:rsidRPr="002F16E2">
          <w:rPr>
            <w:rFonts w:ascii="Trebuchet MS" w:hAnsi="Trebuchet MS"/>
            <w:noProof/>
          </w:rPr>
          <w:delText>And the</w:delText>
        </w:r>
      </w:del>
      <w:ins w:id="116" w:author="Author">
        <w:r w:rsidRPr="002F16E2">
          <w:rPr>
            <w:rFonts w:ascii="Trebuchet MS" w:hAnsi="Trebuchet MS"/>
            <w:noProof/>
          </w:rPr>
          <w:t>The</w:t>
        </w:r>
      </w:ins>
      <w:r w:rsidRPr="002F16E2">
        <w:rPr>
          <w:rFonts w:ascii="Trebuchet MS" w:hAnsi="Trebuchet MS"/>
          <w:noProof/>
        </w:rPr>
        <w:t xml:space="preserve"> magic-practicing priests tried to do the same </w:t>
      </w:r>
      <w:ins w:id="117" w:author="Author">
        <w:r w:rsidRPr="002F16E2">
          <w:rPr>
            <w:rFonts w:ascii="Trebuchet MS" w:hAnsi="Trebuchet MS"/>
            <w:noProof/>
          </w:rPr>
          <w:t xml:space="preserve">and produce gnats </w:t>
        </w:r>
      </w:ins>
      <w:r w:rsidRPr="002F16E2">
        <w:rPr>
          <w:rFonts w:ascii="Trebuchet MS" w:hAnsi="Trebuchet MS"/>
          <w:noProof/>
        </w:rPr>
        <w:t xml:space="preserve">by their secret arts, </w:t>
      </w:r>
      <w:del w:id="118" w:author="Author">
        <w:r w:rsidRPr="002F16E2">
          <w:rPr>
            <w:rFonts w:ascii="Trebuchet MS" w:hAnsi="Trebuchet MS"/>
            <w:noProof/>
          </w:rPr>
          <w:delText xml:space="preserve">in order to bring forth gnats, </w:delText>
        </w:r>
      </w:del>
      <w:r w:rsidRPr="002F16E2">
        <w:rPr>
          <w:rFonts w:ascii="Trebuchet MS" w:hAnsi="Trebuchet MS"/>
          <w:noProof/>
        </w:rPr>
        <w:t xml:space="preserve">but they </w:t>
      </w:r>
      <w:del w:id="119" w:author="Author">
        <w:r w:rsidRPr="002F16E2">
          <w:rPr>
            <w:rFonts w:ascii="Trebuchet MS" w:hAnsi="Trebuchet MS"/>
            <w:noProof/>
          </w:rPr>
          <w:delText>were unable</w:delText>
        </w:r>
      </w:del>
      <w:ins w:id="120" w:author="Author">
        <w:r w:rsidRPr="002F16E2">
          <w:rPr>
            <w:rFonts w:ascii="Trebuchet MS" w:hAnsi="Trebuchet MS"/>
            <w:noProof/>
          </w:rPr>
          <w:t>could not</w:t>
        </w:r>
      </w:ins>
      <w:r w:rsidRPr="002F16E2">
        <w:rPr>
          <w:rFonts w:ascii="Trebuchet MS" w:hAnsi="Trebuchet MS"/>
          <w:noProof/>
        </w:rPr>
        <w:t xml:space="preserve">. And the gnats came </w:t>
      </w:r>
      <w:del w:id="121" w:author="Author">
        <w:r w:rsidRPr="002F16E2">
          <w:rPr>
            <w:rFonts w:ascii="Trebuchet MS" w:hAnsi="Trebuchet MS"/>
            <w:noProof/>
          </w:rPr>
          <w:delText xml:space="preserve">to be </w:delText>
        </w:r>
      </w:del>
      <w:r w:rsidRPr="002F16E2">
        <w:rPr>
          <w:rFonts w:ascii="Trebuchet MS" w:hAnsi="Trebuchet MS"/>
          <w:noProof/>
        </w:rPr>
        <w:t xml:space="preserve">on man and beast. </w:t>
      </w:r>
      <w:r w:rsidRPr="002F16E2">
        <w:rPr>
          <w:rFonts w:ascii="Trebuchet MS" w:hAnsi="Trebuchet MS"/>
          <w:b/>
          <w:noProof/>
        </w:rPr>
        <w:t xml:space="preserve">8:19 </w:t>
      </w:r>
      <w:del w:id="122" w:author="Author">
        <w:r w:rsidRPr="002F16E2">
          <w:rPr>
            <w:rFonts w:ascii="Trebuchet MS" w:hAnsi="Trebuchet MS"/>
            <w:noProof/>
          </w:rPr>
          <w:delText>Hence</w:delText>
        </w:r>
      </w:del>
      <w:ins w:id="123" w:author="Author">
        <w:r w:rsidRPr="002F16E2">
          <w:rPr>
            <w:rFonts w:ascii="Trebuchet MS" w:hAnsi="Trebuchet MS"/>
            <w:noProof/>
          </w:rPr>
          <w:t>So</w:t>
        </w:r>
      </w:ins>
      <w:r w:rsidRPr="002F16E2">
        <w:rPr>
          <w:rFonts w:ascii="Trebuchet MS" w:hAnsi="Trebuchet MS"/>
          <w:noProof/>
        </w:rPr>
        <w:t xml:space="preserve"> the magic-practicing priests said to Phar′aoh: “It is the finger of God!” But Phar′aoh’s heart continued to be obstinate, and he did not listen to them, just as Jehovah had </w:t>
      </w:r>
      <w:del w:id="124" w:author="Author">
        <w:r w:rsidRPr="002F16E2">
          <w:rPr>
            <w:rFonts w:ascii="Trebuchet MS" w:hAnsi="Trebuchet MS"/>
            <w:noProof/>
          </w:rPr>
          <w:delText>spoken</w:delText>
        </w:r>
      </w:del>
      <w:ins w:id="125" w:author="Author">
        <w:r w:rsidRPr="002F16E2">
          <w:rPr>
            <w:rFonts w:ascii="Trebuchet MS" w:hAnsi="Trebuchet MS"/>
            <w:noProof/>
          </w:rPr>
          <w:t>said</w:t>
        </w:r>
      </w:ins>
      <w:r w:rsidRPr="002F16E2">
        <w:rPr>
          <w:rFonts w:ascii="Trebuchet MS" w:hAnsi="Trebuchet MS"/>
          <w:noProof/>
        </w:rPr>
        <w:t>.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8:20 </w:t>
      </w:r>
      <w:r w:rsidRPr="002F16E2">
        <w:rPr>
          <w:rFonts w:ascii="Trebuchet MS" w:hAnsi="Trebuchet MS"/>
          <w:noProof/>
        </w:rPr>
        <w:t xml:space="preserve">Then Jehovah said to Moses: “Get up early in the morning and </w:t>
      </w:r>
      <w:del w:id="126" w:author="Author">
        <w:r w:rsidRPr="002F16E2">
          <w:rPr>
            <w:rFonts w:ascii="Trebuchet MS" w:hAnsi="Trebuchet MS"/>
            <w:noProof/>
          </w:rPr>
          <w:delText>take a position</w:delText>
        </w:r>
      </w:del>
      <w:ins w:id="127" w:author="Author">
        <w:r w:rsidRPr="002F16E2">
          <w:rPr>
            <w:rFonts w:ascii="Trebuchet MS" w:hAnsi="Trebuchet MS"/>
            <w:noProof/>
          </w:rPr>
          <w:t>station yourself</w:t>
        </w:r>
      </w:ins>
      <w:r w:rsidRPr="002F16E2">
        <w:rPr>
          <w:rFonts w:ascii="Trebuchet MS" w:hAnsi="Trebuchet MS"/>
          <w:noProof/>
        </w:rPr>
        <w:t xml:space="preserve"> in front of Phar′aoh. Look! He is coming out to the water! And you must say to him, ‘This is what Jehovah has said: “Send my people away </w:t>
      </w:r>
      <w:ins w:id="128" w:author="Author">
        <w:r w:rsidRPr="002F16E2">
          <w:rPr>
            <w:rFonts w:ascii="Trebuchet MS" w:hAnsi="Trebuchet MS"/>
            <w:noProof/>
          </w:rPr>
          <w:t xml:space="preserve">so </w:t>
        </w:r>
      </w:ins>
      <w:r w:rsidRPr="002F16E2">
        <w:rPr>
          <w:rFonts w:ascii="Trebuchet MS" w:hAnsi="Trebuchet MS"/>
          <w:noProof/>
        </w:rPr>
        <w:t xml:space="preserve">that they may serve me. </w:t>
      </w:r>
      <w:r w:rsidRPr="002F16E2">
        <w:rPr>
          <w:rFonts w:ascii="Trebuchet MS" w:hAnsi="Trebuchet MS"/>
          <w:b/>
          <w:noProof/>
        </w:rPr>
        <w:t xml:space="preserve">8:21 </w:t>
      </w:r>
      <w:r w:rsidRPr="002F16E2">
        <w:rPr>
          <w:rFonts w:ascii="Trebuchet MS" w:hAnsi="Trebuchet MS"/>
          <w:noProof/>
        </w:rPr>
        <w:t xml:space="preserve">But if you </w:t>
      </w:r>
      <w:del w:id="129" w:author="Author">
        <w:r w:rsidRPr="002F16E2">
          <w:rPr>
            <w:rFonts w:ascii="Trebuchet MS" w:hAnsi="Trebuchet MS"/>
            <w:noProof/>
          </w:rPr>
          <w:delText>are</w:delText>
        </w:r>
      </w:del>
      <w:ins w:id="130" w:author="Author">
        <w:r w:rsidRPr="002F16E2">
          <w:rPr>
            <w:rFonts w:ascii="Trebuchet MS" w:hAnsi="Trebuchet MS"/>
            <w:noProof/>
          </w:rPr>
          <w:t>do</w:t>
        </w:r>
      </w:ins>
      <w:r w:rsidRPr="002F16E2">
        <w:rPr>
          <w:rFonts w:ascii="Trebuchet MS" w:hAnsi="Trebuchet MS"/>
          <w:noProof/>
        </w:rPr>
        <w:t xml:space="preserve"> not </w:t>
      </w:r>
      <w:del w:id="131" w:author="Author">
        <w:r w:rsidRPr="002F16E2">
          <w:rPr>
            <w:rFonts w:ascii="Trebuchet MS" w:hAnsi="Trebuchet MS"/>
            <w:noProof/>
          </w:rPr>
          <w:delText>sending</w:delText>
        </w:r>
      </w:del>
      <w:ins w:id="132" w:author="Author">
        <w:r w:rsidRPr="002F16E2">
          <w:rPr>
            <w:rFonts w:ascii="Trebuchet MS" w:hAnsi="Trebuchet MS"/>
            <w:noProof/>
          </w:rPr>
          <w:t>send</w:t>
        </w:r>
      </w:ins>
      <w:r w:rsidRPr="002F16E2">
        <w:rPr>
          <w:rFonts w:ascii="Trebuchet MS" w:hAnsi="Trebuchet MS"/>
          <w:noProof/>
        </w:rPr>
        <w:t xml:space="preserve"> my people away, </w:t>
      </w:r>
      <w:del w:id="133" w:author="Author">
        <w:r w:rsidRPr="002F16E2">
          <w:rPr>
            <w:rFonts w:ascii="Trebuchet MS" w:hAnsi="Trebuchet MS"/>
            <w:noProof/>
          </w:rPr>
          <w:delText xml:space="preserve">here </w:delText>
        </w:r>
      </w:del>
      <w:r w:rsidRPr="002F16E2">
        <w:rPr>
          <w:rFonts w:ascii="Trebuchet MS" w:hAnsi="Trebuchet MS"/>
          <w:noProof/>
        </w:rPr>
        <w:t xml:space="preserve">I </w:t>
      </w:r>
      <w:del w:id="134" w:author="Author">
        <w:r w:rsidRPr="002F16E2">
          <w:rPr>
            <w:rFonts w:ascii="Trebuchet MS" w:hAnsi="Trebuchet MS"/>
            <w:noProof/>
          </w:rPr>
          <w:delText>am sending upon</w:delText>
        </w:r>
      </w:del>
      <w:ins w:id="135" w:author="Author">
        <w:r w:rsidRPr="002F16E2">
          <w:rPr>
            <w:rFonts w:ascii="Trebuchet MS" w:hAnsi="Trebuchet MS"/>
            <w:noProof/>
          </w:rPr>
          <w:t>will send on</w:t>
        </w:r>
      </w:ins>
      <w:r w:rsidRPr="002F16E2">
        <w:rPr>
          <w:rFonts w:ascii="Trebuchet MS" w:hAnsi="Trebuchet MS"/>
          <w:noProof/>
        </w:rPr>
        <w:t xml:space="preserve"> you</w:t>
      </w:r>
      <w:del w:id="136" w:author="Author">
        <w:r w:rsidRPr="002F16E2">
          <w:rPr>
            <w:rFonts w:ascii="Trebuchet MS" w:hAnsi="Trebuchet MS"/>
            <w:noProof/>
          </w:rPr>
          <w:delText xml:space="preserve"> and</w:delText>
        </w:r>
      </w:del>
      <w:ins w:id="137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your servants</w:t>
      </w:r>
      <w:ins w:id="138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your people and into your houses the gadfly;</w:t>
      </w:r>
      <w:ins w:id="139" w:author="Author">
        <w:r w:rsidRPr="002F16E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F16E2">
        <w:rPr>
          <w:rFonts w:ascii="Trebuchet MS" w:hAnsi="Trebuchet MS"/>
          <w:noProof/>
        </w:rPr>
        <w:t xml:space="preserve"> and the houses of Egypt will </w:t>
      </w:r>
      <w:del w:id="142" w:author="Author">
        <w:r w:rsidRPr="002F16E2">
          <w:rPr>
            <w:rFonts w:ascii="Trebuchet MS" w:hAnsi="Trebuchet MS"/>
            <w:noProof/>
          </w:rPr>
          <w:delText xml:space="preserve">simply </w:delText>
        </w:r>
      </w:del>
      <w:r w:rsidRPr="002F16E2">
        <w:rPr>
          <w:rFonts w:ascii="Trebuchet MS" w:hAnsi="Trebuchet MS"/>
          <w:noProof/>
        </w:rPr>
        <w:t xml:space="preserve">be full of </w:t>
      </w:r>
      <w:del w:id="143" w:author="Author">
        <w:r w:rsidRPr="002F16E2">
          <w:rPr>
            <w:rFonts w:ascii="Trebuchet MS" w:hAnsi="Trebuchet MS"/>
            <w:noProof/>
          </w:rPr>
          <w:delText>the gadfly</w:delText>
        </w:r>
      </w:del>
      <w:ins w:id="144" w:author="Author">
        <w:r w:rsidRPr="002F16E2">
          <w:rPr>
            <w:rFonts w:ascii="Trebuchet MS" w:hAnsi="Trebuchet MS"/>
            <w:noProof/>
          </w:rPr>
          <w:t>gadflies</w:t>
        </w:r>
      </w:ins>
      <w:r w:rsidRPr="002F16E2">
        <w:rPr>
          <w:rFonts w:ascii="Trebuchet MS" w:hAnsi="Trebuchet MS"/>
          <w:noProof/>
        </w:rPr>
        <w:t xml:space="preserve">, and </w:t>
      </w:r>
      <w:del w:id="145" w:author="Author">
        <w:r w:rsidRPr="002F16E2">
          <w:rPr>
            <w:rFonts w:ascii="Trebuchet MS" w:hAnsi="Trebuchet MS"/>
            <w:noProof/>
          </w:rPr>
          <w:delText>also</w:delText>
        </w:r>
      </w:del>
      <w:ins w:id="146" w:author="Author">
        <w:r w:rsidRPr="002F16E2">
          <w:rPr>
            <w:rFonts w:ascii="Trebuchet MS" w:hAnsi="Trebuchet MS"/>
            <w:noProof/>
          </w:rPr>
          <w:t>they will even cover</w:t>
        </w:r>
      </w:ins>
      <w:r w:rsidRPr="002F16E2">
        <w:rPr>
          <w:rFonts w:ascii="Trebuchet MS" w:hAnsi="Trebuchet MS"/>
          <w:noProof/>
        </w:rPr>
        <w:t xml:space="preserve"> the ground </w:t>
      </w:r>
      <w:del w:id="147" w:author="Author">
        <w:r w:rsidRPr="002F16E2">
          <w:rPr>
            <w:rFonts w:ascii="Trebuchet MS" w:hAnsi="Trebuchet MS"/>
            <w:noProof/>
          </w:rPr>
          <w:delText xml:space="preserve">upon which </w:delText>
        </w:r>
      </w:del>
      <w:r w:rsidRPr="002F16E2">
        <w:rPr>
          <w:rFonts w:ascii="Trebuchet MS" w:hAnsi="Trebuchet MS"/>
          <w:noProof/>
        </w:rPr>
        <w:t>they</w:t>
      </w:r>
      <w:del w:id="148" w:author="Author">
        <w:r w:rsidRPr="002F16E2">
          <w:rPr>
            <w:rFonts w:ascii="Trebuchet MS" w:hAnsi="Trebuchet MS"/>
            <w:noProof/>
          </w:rPr>
          <w:delText xml:space="preserve"> are</w:delText>
        </w:r>
      </w:del>
      <w:ins w:id="149" w:author="Author">
        <w:r w:rsidRPr="002F16E2">
          <w:rPr>
            <w:rStyle w:val="FootnoteReference"/>
            <w:rFonts w:ascii="Trebuchet MS" w:hAnsi="Trebuchet MS"/>
            <w:noProof/>
          </w:rPr>
          <w:footnoteReference w:id="3"/>
        </w:r>
        <w:r w:rsidRPr="002F16E2">
          <w:rPr>
            <w:rFonts w:ascii="Trebuchet MS" w:hAnsi="Trebuchet MS"/>
            <w:noProof/>
          </w:rPr>
          <w:t xml:space="preserve"> stand on</w:t>
        </w:r>
      </w:ins>
      <w:r w:rsidRPr="002F16E2">
        <w:rPr>
          <w:rFonts w:ascii="Trebuchet MS" w:hAnsi="Trebuchet MS"/>
          <w:noProof/>
        </w:rPr>
        <w:t xml:space="preserve">. </w:t>
      </w:r>
      <w:r w:rsidRPr="002F16E2">
        <w:rPr>
          <w:rFonts w:ascii="Trebuchet MS" w:hAnsi="Trebuchet MS"/>
          <w:b/>
          <w:noProof/>
        </w:rPr>
        <w:t xml:space="preserve">8:22 </w:t>
      </w:r>
      <w:del w:id="152" w:author="Author">
        <w:r w:rsidRPr="002F16E2">
          <w:rPr>
            <w:rFonts w:ascii="Trebuchet MS" w:hAnsi="Trebuchet MS"/>
            <w:noProof/>
          </w:rPr>
          <w:delText>And on</w:delText>
        </w:r>
      </w:del>
      <w:ins w:id="153" w:author="Author">
        <w:r w:rsidRPr="002F16E2">
          <w:rPr>
            <w:rFonts w:ascii="Trebuchet MS" w:hAnsi="Trebuchet MS"/>
            <w:noProof/>
          </w:rPr>
          <w:t>On</w:t>
        </w:r>
      </w:ins>
      <w:r w:rsidRPr="002F16E2">
        <w:rPr>
          <w:rFonts w:ascii="Trebuchet MS" w:hAnsi="Trebuchet MS"/>
          <w:noProof/>
        </w:rPr>
        <w:t xml:space="preserve"> that day I </w:t>
      </w:r>
      <w:del w:id="154" w:author="Author">
        <w:r w:rsidRPr="002F16E2">
          <w:rPr>
            <w:rFonts w:ascii="Trebuchet MS" w:hAnsi="Trebuchet MS"/>
            <w:noProof/>
          </w:rPr>
          <w:delText>shall</w:delText>
        </w:r>
      </w:del>
      <w:ins w:id="155" w:author="Author">
        <w:r w:rsidRPr="002F16E2">
          <w:rPr>
            <w:rFonts w:ascii="Trebuchet MS" w:hAnsi="Trebuchet MS"/>
            <w:noProof/>
          </w:rPr>
          <w:t>will</w:t>
        </w:r>
      </w:ins>
      <w:r w:rsidRPr="002F16E2">
        <w:rPr>
          <w:rFonts w:ascii="Trebuchet MS" w:hAnsi="Trebuchet MS"/>
          <w:noProof/>
        </w:rPr>
        <w:t xml:space="preserve"> certainly </w:t>
      </w:r>
      <w:del w:id="156" w:author="Author">
        <w:r w:rsidRPr="002F16E2">
          <w:rPr>
            <w:rFonts w:ascii="Trebuchet MS" w:hAnsi="Trebuchet MS"/>
            <w:noProof/>
          </w:rPr>
          <w:delText>make</w:delText>
        </w:r>
      </w:del>
      <w:ins w:id="157" w:author="Author">
        <w:r w:rsidRPr="002F16E2">
          <w:rPr>
            <w:rFonts w:ascii="Trebuchet MS" w:hAnsi="Trebuchet MS"/>
            <w:noProof/>
          </w:rPr>
          <w:t>set apart</w:t>
        </w:r>
      </w:ins>
      <w:r w:rsidRPr="002F16E2">
        <w:rPr>
          <w:rFonts w:ascii="Trebuchet MS" w:hAnsi="Trebuchet MS"/>
          <w:noProof/>
        </w:rPr>
        <w:t xml:space="preserve"> the land of Go′shen</w:t>
      </w:r>
      <w:del w:id="158" w:author="Author">
        <w:r w:rsidRPr="002F16E2">
          <w:rPr>
            <w:rFonts w:ascii="Trebuchet MS" w:hAnsi="Trebuchet MS"/>
            <w:noProof/>
          </w:rPr>
          <w:delText xml:space="preserve"> upon which</w:delText>
        </w:r>
      </w:del>
      <w:ins w:id="159" w:author="Author">
        <w:r w:rsidRPr="002F16E2">
          <w:rPr>
            <w:rFonts w:ascii="Trebuchet MS" w:hAnsi="Trebuchet MS"/>
            <w:noProof/>
          </w:rPr>
          <w:t>, where</w:t>
        </w:r>
      </w:ins>
      <w:r w:rsidRPr="002F16E2">
        <w:rPr>
          <w:rFonts w:ascii="Trebuchet MS" w:hAnsi="Trebuchet MS"/>
          <w:noProof/>
        </w:rPr>
        <w:t xml:space="preserve"> my people are </w:t>
      </w:r>
      <w:del w:id="160" w:author="Author">
        <w:r w:rsidRPr="002F16E2">
          <w:rPr>
            <w:rFonts w:ascii="Trebuchet MS" w:hAnsi="Trebuchet MS"/>
            <w:noProof/>
          </w:rPr>
          <w:delText>standing distinct, that no gadfly may</w:delText>
        </w:r>
      </w:del>
      <w:ins w:id="161" w:author="Author">
        <w:r w:rsidRPr="002F16E2">
          <w:rPr>
            <w:rFonts w:ascii="Trebuchet MS" w:hAnsi="Trebuchet MS"/>
            <w:noProof/>
          </w:rPr>
          <w:t>dwelling. No gadflies will</w:t>
        </w:r>
      </w:ins>
      <w:r w:rsidRPr="002F16E2">
        <w:rPr>
          <w:rFonts w:ascii="Trebuchet MS" w:hAnsi="Trebuchet MS"/>
          <w:noProof/>
        </w:rPr>
        <w:t xml:space="preserve"> exist there</w:t>
      </w:r>
      <w:del w:id="162" w:author="Author">
        <w:r w:rsidRPr="002F16E2">
          <w:rPr>
            <w:rFonts w:ascii="Trebuchet MS" w:hAnsi="Trebuchet MS"/>
            <w:noProof/>
          </w:rPr>
          <w:delText>; in order that</w:delText>
        </w:r>
      </w:del>
      <w:ins w:id="163" w:author="Author">
        <w:r w:rsidRPr="002F16E2">
          <w:rPr>
            <w:rFonts w:ascii="Trebuchet MS" w:hAnsi="Trebuchet MS"/>
            <w:noProof/>
          </w:rPr>
          <w:t>, and by this</w:t>
        </w:r>
      </w:ins>
      <w:r w:rsidRPr="002F16E2">
        <w:rPr>
          <w:rFonts w:ascii="Trebuchet MS" w:hAnsi="Trebuchet MS"/>
          <w:noProof/>
        </w:rPr>
        <w:t xml:space="preserve"> you </w:t>
      </w:r>
      <w:del w:id="164" w:author="Author">
        <w:r w:rsidRPr="002F16E2">
          <w:rPr>
            <w:rFonts w:ascii="Trebuchet MS" w:hAnsi="Trebuchet MS"/>
            <w:noProof/>
          </w:rPr>
          <w:delText>may</w:delText>
        </w:r>
      </w:del>
      <w:ins w:id="165" w:author="Author">
        <w:r w:rsidRPr="002F16E2">
          <w:rPr>
            <w:rFonts w:ascii="Trebuchet MS" w:hAnsi="Trebuchet MS"/>
            <w:noProof/>
          </w:rPr>
          <w:t>will</w:t>
        </w:r>
      </w:ins>
      <w:r w:rsidRPr="002F16E2">
        <w:rPr>
          <w:rFonts w:ascii="Trebuchet MS" w:hAnsi="Trebuchet MS"/>
          <w:noProof/>
        </w:rPr>
        <w:t xml:space="preserve"> know that I</w:t>
      </w:r>
      <w:del w:id="166" w:author="Author">
        <w:r w:rsidRPr="002F16E2">
          <w:rPr>
            <w:rFonts w:ascii="Trebuchet MS" w:hAnsi="Trebuchet MS"/>
            <w:noProof/>
          </w:rPr>
          <w:delText xml:space="preserve"> am</w:delText>
        </w:r>
      </w:del>
      <w:ins w:id="167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Jehovah</w:t>
      </w:r>
      <w:ins w:id="168" w:author="Author">
        <w:r w:rsidRPr="002F16E2">
          <w:rPr>
            <w:rFonts w:ascii="Trebuchet MS" w:hAnsi="Trebuchet MS"/>
            <w:noProof/>
          </w:rPr>
          <w:t>, am here</w:t>
        </w:r>
      </w:ins>
      <w:r w:rsidRPr="002F16E2">
        <w:rPr>
          <w:rFonts w:ascii="Trebuchet MS" w:hAnsi="Trebuchet MS"/>
          <w:noProof/>
        </w:rPr>
        <w:t xml:space="preserve"> in the </w:t>
      </w:r>
      <w:del w:id="169" w:author="Author">
        <w:r w:rsidRPr="002F16E2">
          <w:rPr>
            <w:rFonts w:ascii="Trebuchet MS" w:hAnsi="Trebuchet MS"/>
            <w:noProof/>
          </w:rPr>
          <w:delText>midst of the earth</w:delText>
        </w:r>
      </w:del>
      <w:ins w:id="170" w:author="Author">
        <w:r w:rsidRPr="002F16E2">
          <w:rPr>
            <w:rFonts w:ascii="Trebuchet MS" w:hAnsi="Trebuchet MS"/>
            <w:noProof/>
          </w:rPr>
          <w:t>land</w:t>
        </w:r>
      </w:ins>
      <w:r w:rsidRPr="002F16E2">
        <w:rPr>
          <w:rFonts w:ascii="Trebuchet MS" w:hAnsi="Trebuchet MS"/>
          <w:noProof/>
        </w:rPr>
        <w:t xml:space="preserve">. </w:t>
      </w:r>
      <w:r w:rsidRPr="002F16E2">
        <w:rPr>
          <w:rFonts w:ascii="Trebuchet MS" w:hAnsi="Trebuchet MS"/>
          <w:b/>
          <w:noProof/>
        </w:rPr>
        <w:t xml:space="preserve">8:23 </w:t>
      </w:r>
      <w:r w:rsidRPr="002F16E2">
        <w:rPr>
          <w:rFonts w:ascii="Trebuchet MS" w:hAnsi="Trebuchet MS"/>
          <w:noProof/>
        </w:rPr>
        <w:t xml:space="preserve">And I </w:t>
      </w:r>
      <w:del w:id="171" w:author="Author">
        <w:r w:rsidRPr="002F16E2">
          <w:rPr>
            <w:rFonts w:ascii="Trebuchet MS" w:hAnsi="Trebuchet MS"/>
            <w:noProof/>
          </w:rPr>
          <w:delText>shall indeed set</w:delText>
        </w:r>
      </w:del>
      <w:ins w:id="172" w:author="Author">
        <w:r w:rsidRPr="002F16E2">
          <w:rPr>
            <w:rFonts w:ascii="Trebuchet MS" w:hAnsi="Trebuchet MS"/>
            <w:noProof/>
          </w:rPr>
          <w:t>will make</w:t>
        </w:r>
      </w:ins>
      <w:r w:rsidRPr="002F16E2">
        <w:rPr>
          <w:rFonts w:ascii="Trebuchet MS" w:hAnsi="Trebuchet MS"/>
          <w:noProof/>
        </w:rPr>
        <w:t xml:space="preserve"> a </w:t>
      </w:r>
      <w:del w:id="173" w:author="Author">
        <w:r w:rsidRPr="002F16E2">
          <w:rPr>
            <w:rFonts w:ascii="Trebuchet MS" w:hAnsi="Trebuchet MS"/>
            <w:noProof/>
          </w:rPr>
          <w:delText>demarcation</w:delText>
        </w:r>
      </w:del>
      <w:ins w:id="174" w:author="Author">
        <w:r w:rsidRPr="002F16E2">
          <w:rPr>
            <w:rFonts w:ascii="Trebuchet MS" w:hAnsi="Trebuchet MS"/>
            <w:noProof/>
          </w:rPr>
          <w:t>distinction</w:t>
        </w:r>
      </w:ins>
      <w:r w:rsidRPr="002F16E2">
        <w:rPr>
          <w:rFonts w:ascii="Trebuchet MS" w:hAnsi="Trebuchet MS"/>
          <w:noProof/>
        </w:rPr>
        <w:t xml:space="preserve"> between my people and your people. Tomorrow this sign will take place.”’”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8:24 </w:t>
      </w:r>
      <w:r w:rsidRPr="002F16E2">
        <w:rPr>
          <w:rFonts w:ascii="Trebuchet MS" w:hAnsi="Trebuchet MS"/>
          <w:noProof/>
        </w:rPr>
        <w:t xml:space="preserve">And Jehovah </w:t>
      </w:r>
      <w:del w:id="175" w:author="Author">
        <w:r w:rsidRPr="002F16E2">
          <w:rPr>
            <w:rFonts w:ascii="Trebuchet MS" w:hAnsi="Trebuchet MS"/>
            <w:noProof/>
          </w:rPr>
          <w:delText>proceeded to do</w:delText>
        </w:r>
      </w:del>
      <w:ins w:id="176" w:author="Author">
        <w:r w:rsidRPr="002F16E2">
          <w:rPr>
            <w:rFonts w:ascii="Trebuchet MS" w:hAnsi="Trebuchet MS"/>
            <w:noProof/>
          </w:rPr>
          <w:t>did</w:t>
        </w:r>
      </w:ins>
      <w:r w:rsidRPr="002F16E2">
        <w:rPr>
          <w:rFonts w:ascii="Trebuchet MS" w:hAnsi="Trebuchet MS"/>
          <w:noProof/>
        </w:rPr>
        <w:t xml:space="preserve"> so</w:t>
      </w:r>
      <w:del w:id="177" w:author="Author">
        <w:r w:rsidRPr="002F16E2">
          <w:rPr>
            <w:rFonts w:ascii="Trebuchet MS" w:hAnsi="Trebuchet MS"/>
            <w:noProof/>
          </w:rPr>
          <w:delText>;</w:delText>
        </w:r>
      </w:del>
      <w:ins w:id="178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heavy swarms of gadflies began to invade the house of Phar′aoh and the houses of his servants and all the land of Egypt. The land </w:t>
      </w:r>
      <w:del w:id="179" w:author="Author">
        <w:r w:rsidRPr="002F16E2">
          <w:rPr>
            <w:rFonts w:ascii="Trebuchet MS" w:hAnsi="Trebuchet MS"/>
            <w:noProof/>
          </w:rPr>
          <w:delText>came to ruin as a result of</w:delText>
        </w:r>
      </w:del>
      <w:ins w:id="180" w:author="Author">
        <w:r w:rsidRPr="002F16E2">
          <w:rPr>
            <w:rFonts w:ascii="Trebuchet MS" w:hAnsi="Trebuchet MS"/>
            <w:noProof/>
          </w:rPr>
          <w:t>was ruined by</w:t>
        </w:r>
      </w:ins>
      <w:r w:rsidRPr="002F16E2">
        <w:rPr>
          <w:rFonts w:ascii="Trebuchet MS" w:hAnsi="Trebuchet MS"/>
          <w:noProof/>
        </w:rPr>
        <w:t xml:space="preserve"> the gadflies. </w:t>
      </w:r>
      <w:r w:rsidRPr="002F16E2">
        <w:rPr>
          <w:rFonts w:ascii="Trebuchet MS" w:hAnsi="Trebuchet MS"/>
          <w:b/>
          <w:noProof/>
        </w:rPr>
        <w:t xml:space="preserve">8:25 </w:t>
      </w:r>
      <w:r w:rsidRPr="002F16E2">
        <w:rPr>
          <w:rFonts w:ascii="Trebuchet MS" w:hAnsi="Trebuchet MS"/>
          <w:noProof/>
        </w:rPr>
        <w:t>Finally</w:t>
      </w:r>
      <w:ins w:id="181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Phar′aoh called Moses and Aaron and said: “Go, sacrifice to </w:t>
      </w:r>
      <w:del w:id="182" w:author="Author">
        <w:r w:rsidRPr="002F16E2">
          <w:rPr>
            <w:rFonts w:ascii="Trebuchet MS" w:hAnsi="Trebuchet MS"/>
            <w:noProof/>
            <w:u w:val="dotted"/>
          </w:rPr>
          <w:delText>YOUR</w:delText>
        </w:r>
      </w:del>
      <w:ins w:id="183" w:author="Author">
        <w:r w:rsidRPr="002F16E2">
          <w:rPr>
            <w:rFonts w:ascii="Trebuchet MS" w:hAnsi="Trebuchet MS"/>
            <w:noProof/>
          </w:rPr>
          <w:t>your</w:t>
        </w:r>
      </w:ins>
      <w:r w:rsidRPr="002F16E2">
        <w:rPr>
          <w:rFonts w:ascii="Trebuchet MS" w:hAnsi="Trebuchet MS"/>
          <w:noProof/>
        </w:rPr>
        <w:t xml:space="preserve"> God in the land.” </w:t>
      </w:r>
      <w:r w:rsidRPr="002F16E2">
        <w:rPr>
          <w:rFonts w:ascii="Trebuchet MS" w:hAnsi="Trebuchet MS"/>
          <w:b/>
          <w:noProof/>
        </w:rPr>
        <w:t xml:space="preserve">8:26 </w:t>
      </w:r>
      <w:r w:rsidRPr="002F16E2">
        <w:rPr>
          <w:rFonts w:ascii="Trebuchet MS" w:hAnsi="Trebuchet MS"/>
          <w:noProof/>
        </w:rPr>
        <w:t xml:space="preserve">But Moses said: “It is not </w:t>
      </w:r>
      <w:del w:id="184" w:author="Author">
        <w:r w:rsidRPr="002F16E2">
          <w:rPr>
            <w:rFonts w:ascii="Trebuchet MS" w:hAnsi="Trebuchet MS"/>
            <w:noProof/>
          </w:rPr>
          <w:delText>admissible</w:delText>
        </w:r>
      </w:del>
      <w:ins w:id="185" w:author="Author">
        <w:r w:rsidRPr="002F16E2">
          <w:rPr>
            <w:rFonts w:ascii="Trebuchet MS" w:hAnsi="Trebuchet MS"/>
            <w:noProof/>
          </w:rPr>
          <w:t>proper</w:t>
        </w:r>
      </w:ins>
      <w:r w:rsidRPr="002F16E2">
        <w:rPr>
          <w:rFonts w:ascii="Trebuchet MS" w:hAnsi="Trebuchet MS"/>
          <w:noProof/>
        </w:rPr>
        <w:t xml:space="preserve"> to do so, because </w:t>
      </w:r>
      <w:ins w:id="186" w:author="Author">
        <w:r w:rsidRPr="002F16E2">
          <w:rPr>
            <w:rFonts w:ascii="Trebuchet MS" w:hAnsi="Trebuchet MS"/>
            <w:noProof/>
          </w:rPr>
          <w:t xml:space="preserve">what </w:t>
        </w:r>
      </w:ins>
      <w:r w:rsidRPr="002F16E2">
        <w:rPr>
          <w:rFonts w:ascii="Trebuchet MS" w:hAnsi="Trebuchet MS"/>
          <w:noProof/>
        </w:rPr>
        <w:t xml:space="preserve">we would sacrifice to Jehovah our God </w:t>
      </w:r>
      <w:del w:id="187" w:author="Author">
        <w:r w:rsidRPr="002F16E2">
          <w:rPr>
            <w:rFonts w:ascii="Trebuchet MS" w:hAnsi="Trebuchet MS"/>
            <w:noProof/>
          </w:rPr>
          <w:delText>a thing</w:delText>
        </w:r>
      </w:del>
      <w:ins w:id="188" w:author="Author">
        <w:r w:rsidRPr="002F16E2">
          <w:rPr>
            <w:rFonts w:ascii="Trebuchet MS" w:hAnsi="Trebuchet MS"/>
            <w:noProof/>
          </w:rPr>
          <w:t>would be</w:t>
        </w:r>
      </w:ins>
      <w:r w:rsidRPr="002F16E2">
        <w:rPr>
          <w:rFonts w:ascii="Trebuchet MS" w:hAnsi="Trebuchet MS"/>
          <w:noProof/>
        </w:rPr>
        <w:t xml:space="preserve"> detestable to the Egyptians. </w:t>
      </w:r>
      <w:del w:id="189" w:author="Author">
        <w:r w:rsidRPr="002F16E2">
          <w:rPr>
            <w:rFonts w:ascii="Trebuchet MS" w:hAnsi="Trebuchet MS"/>
            <w:noProof/>
          </w:rPr>
          <w:delText>Suppose</w:delText>
        </w:r>
      </w:del>
      <w:ins w:id="190" w:author="Author">
        <w:r w:rsidRPr="002F16E2">
          <w:rPr>
            <w:rFonts w:ascii="Trebuchet MS" w:hAnsi="Trebuchet MS"/>
            <w:noProof/>
          </w:rPr>
          <w:t>If</w:t>
        </w:r>
      </w:ins>
      <w:r w:rsidRPr="002F16E2">
        <w:rPr>
          <w:rFonts w:ascii="Trebuchet MS" w:hAnsi="Trebuchet MS"/>
          <w:noProof/>
        </w:rPr>
        <w:t xml:space="preserve"> we would </w:t>
      </w:r>
      <w:ins w:id="191" w:author="Author">
        <w:r w:rsidRPr="002F16E2">
          <w:rPr>
            <w:rFonts w:ascii="Trebuchet MS" w:hAnsi="Trebuchet MS"/>
            <w:noProof/>
          </w:rPr>
          <w:t xml:space="preserve">make a </w:t>
        </w:r>
      </w:ins>
      <w:r w:rsidRPr="002F16E2">
        <w:rPr>
          <w:rFonts w:ascii="Trebuchet MS" w:hAnsi="Trebuchet MS"/>
          <w:noProof/>
        </w:rPr>
        <w:t xml:space="preserve">sacrifice </w:t>
      </w:r>
      <w:del w:id="192" w:author="Author">
        <w:r w:rsidRPr="002F16E2">
          <w:rPr>
            <w:rFonts w:ascii="Trebuchet MS" w:hAnsi="Trebuchet MS"/>
            <w:noProof/>
          </w:rPr>
          <w:delText>a thing</w:delText>
        </w:r>
      </w:del>
      <w:ins w:id="193" w:author="Author">
        <w:r w:rsidRPr="002F16E2">
          <w:rPr>
            <w:rFonts w:ascii="Trebuchet MS" w:hAnsi="Trebuchet MS"/>
            <w:noProof/>
          </w:rPr>
          <w:t>that was</w:t>
        </w:r>
      </w:ins>
      <w:r w:rsidRPr="002F16E2">
        <w:rPr>
          <w:rFonts w:ascii="Trebuchet MS" w:hAnsi="Trebuchet MS"/>
          <w:noProof/>
        </w:rPr>
        <w:t xml:space="preserve"> detestable to the Egyptians </w:t>
      </w:r>
      <w:ins w:id="194" w:author="Author">
        <w:r w:rsidRPr="002F16E2">
          <w:rPr>
            <w:rFonts w:ascii="Trebuchet MS" w:hAnsi="Trebuchet MS"/>
            <w:noProof/>
          </w:rPr>
          <w:t xml:space="preserve">right </w:t>
        </w:r>
      </w:ins>
      <w:r w:rsidRPr="002F16E2">
        <w:rPr>
          <w:rFonts w:ascii="Trebuchet MS" w:hAnsi="Trebuchet MS"/>
          <w:noProof/>
        </w:rPr>
        <w:t>before their eyes</w:t>
      </w:r>
      <w:del w:id="195" w:author="Author">
        <w:r w:rsidRPr="002F16E2">
          <w:rPr>
            <w:rFonts w:ascii="Trebuchet MS" w:hAnsi="Trebuchet MS"/>
            <w:noProof/>
          </w:rPr>
          <w:delText>;</w:delText>
        </w:r>
      </w:del>
      <w:ins w:id="196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would they not stone us? </w:t>
      </w:r>
      <w:r w:rsidRPr="002F16E2">
        <w:rPr>
          <w:rFonts w:ascii="Trebuchet MS" w:hAnsi="Trebuchet MS"/>
          <w:b/>
          <w:noProof/>
        </w:rPr>
        <w:t xml:space="preserve">8:27 </w:t>
      </w:r>
      <w:r w:rsidRPr="002F16E2">
        <w:rPr>
          <w:rFonts w:ascii="Trebuchet MS" w:hAnsi="Trebuchet MS"/>
          <w:noProof/>
        </w:rPr>
        <w:t xml:space="preserve">We </w:t>
      </w:r>
      <w:del w:id="197" w:author="Author">
        <w:r w:rsidRPr="002F16E2">
          <w:rPr>
            <w:rFonts w:ascii="Trebuchet MS" w:hAnsi="Trebuchet MS"/>
            <w:noProof/>
          </w:rPr>
          <w:delText>shall go</w:delText>
        </w:r>
      </w:del>
      <w:ins w:id="198" w:author="Author">
        <w:r w:rsidRPr="002F16E2">
          <w:rPr>
            <w:rFonts w:ascii="Trebuchet MS" w:hAnsi="Trebuchet MS"/>
            <w:noProof/>
          </w:rPr>
          <w:t>will make</w:t>
        </w:r>
      </w:ins>
      <w:r w:rsidRPr="002F16E2">
        <w:rPr>
          <w:rFonts w:ascii="Trebuchet MS" w:hAnsi="Trebuchet MS"/>
          <w:noProof/>
        </w:rPr>
        <w:t xml:space="preserve"> a </w:t>
      </w:r>
      <w:ins w:id="199" w:author="Author">
        <w:r w:rsidRPr="002F16E2">
          <w:rPr>
            <w:rFonts w:ascii="Trebuchet MS" w:hAnsi="Trebuchet MS"/>
            <w:noProof/>
          </w:rPr>
          <w:t xml:space="preserve">three-day </w:t>
        </w:r>
      </w:ins>
      <w:r w:rsidRPr="002F16E2">
        <w:rPr>
          <w:rFonts w:ascii="Trebuchet MS" w:hAnsi="Trebuchet MS"/>
          <w:noProof/>
        </w:rPr>
        <w:t xml:space="preserve">journey </w:t>
      </w:r>
      <w:del w:id="200" w:author="Author">
        <w:r w:rsidRPr="002F16E2">
          <w:rPr>
            <w:rFonts w:ascii="Trebuchet MS" w:hAnsi="Trebuchet MS"/>
            <w:noProof/>
          </w:rPr>
          <w:delText xml:space="preserve">of three days </w:delText>
        </w:r>
      </w:del>
      <w:r w:rsidRPr="002F16E2">
        <w:rPr>
          <w:rFonts w:ascii="Trebuchet MS" w:hAnsi="Trebuchet MS"/>
          <w:noProof/>
        </w:rPr>
        <w:t>into the wilderness</w:t>
      </w:r>
      <w:ins w:id="201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</w:t>
      </w:r>
      <w:ins w:id="202" w:author="Author">
        <w:r w:rsidRPr="002F16E2">
          <w:rPr>
            <w:rFonts w:ascii="Trebuchet MS" w:hAnsi="Trebuchet MS"/>
            <w:noProof/>
          </w:rPr>
          <w:t xml:space="preserve">there </w:t>
        </w:r>
      </w:ins>
      <w:r w:rsidRPr="002F16E2">
        <w:rPr>
          <w:rFonts w:ascii="Trebuchet MS" w:hAnsi="Trebuchet MS"/>
          <w:noProof/>
        </w:rPr>
        <w:t xml:space="preserve">we </w:t>
      </w:r>
      <w:del w:id="203" w:author="Author">
        <w:r w:rsidRPr="002F16E2">
          <w:rPr>
            <w:rFonts w:ascii="Trebuchet MS" w:hAnsi="Trebuchet MS"/>
            <w:noProof/>
          </w:rPr>
          <w:delText>shall definitely</w:delText>
        </w:r>
      </w:del>
      <w:ins w:id="204" w:author="Author">
        <w:r w:rsidRPr="002F16E2">
          <w:rPr>
            <w:rFonts w:ascii="Trebuchet MS" w:hAnsi="Trebuchet MS"/>
            <w:noProof/>
          </w:rPr>
          <w:t>will</w:t>
        </w:r>
      </w:ins>
      <w:r w:rsidRPr="002F16E2">
        <w:rPr>
          <w:rFonts w:ascii="Trebuchet MS" w:hAnsi="Trebuchet MS"/>
          <w:noProof/>
        </w:rPr>
        <w:t xml:space="preserve"> sacrifice to Jehovah our God</w:t>
      </w:r>
      <w:ins w:id="205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just as he has said to us.”</w:t>
      </w:r>
    </w:p>
    <w:p w:rsidR="00DE3154" w:rsidRPr="002F16E2" w:rsidRDefault="00DE3154" w:rsidP="00DE3154">
      <w:pPr>
        <w:rPr>
          <w:rFonts w:ascii="Trebuchet MS" w:hAnsi="Trebuchet MS"/>
          <w:noProof/>
        </w:rPr>
      </w:pPr>
      <w:r w:rsidRPr="002F16E2">
        <w:rPr>
          <w:rFonts w:ascii="Trebuchet MS" w:hAnsi="Trebuchet MS"/>
          <w:b/>
        </w:rPr>
        <w:t xml:space="preserve">8:28 </w:t>
      </w:r>
      <w:r w:rsidRPr="002F16E2">
        <w:rPr>
          <w:rFonts w:ascii="Trebuchet MS" w:hAnsi="Trebuchet MS"/>
          <w:noProof/>
        </w:rPr>
        <w:t>Phar′aoh now said: “I</w:t>
      </w:r>
      <w:del w:id="206" w:author="Author">
        <w:r w:rsidRPr="002F16E2">
          <w:rPr>
            <w:rFonts w:ascii="Trebuchet MS" w:hAnsi="Trebuchet MS"/>
            <w:noProof/>
          </w:rPr>
          <w:delText>—I shall</w:delText>
        </w:r>
      </w:del>
      <w:ins w:id="207" w:author="Author">
        <w:r w:rsidRPr="002F16E2">
          <w:rPr>
            <w:rFonts w:ascii="Trebuchet MS" w:hAnsi="Trebuchet MS"/>
            <w:noProof/>
          </w:rPr>
          <w:t xml:space="preserve"> will</w:t>
        </w:r>
      </w:ins>
      <w:r w:rsidRPr="002F16E2">
        <w:rPr>
          <w:rFonts w:ascii="Trebuchet MS" w:hAnsi="Trebuchet MS"/>
          <w:noProof/>
        </w:rPr>
        <w:t xml:space="preserve"> send </w:t>
      </w:r>
      <w:del w:id="208" w:author="Author">
        <w:r w:rsidRPr="002F16E2">
          <w:rPr>
            <w:rFonts w:ascii="Trebuchet MS" w:hAnsi="Trebuchet MS"/>
            <w:noProof/>
            <w:u w:val="dotted"/>
          </w:rPr>
          <w:delText>YOU</w:delText>
        </w:r>
      </w:del>
      <w:ins w:id="209" w:author="Author">
        <w:r w:rsidRPr="002F16E2">
          <w:rPr>
            <w:rFonts w:ascii="Trebuchet MS" w:hAnsi="Trebuchet MS"/>
            <w:noProof/>
          </w:rPr>
          <w:t>you</w:t>
        </w:r>
      </w:ins>
      <w:r w:rsidRPr="002F16E2">
        <w:rPr>
          <w:rFonts w:ascii="Trebuchet MS" w:hAnsi="Trebuchet MS"/>
          <w:noProof/>
        </w:rPr>
        <w:t xml:space="preserve"> away</w:t>
      </w:r>
      <w:del w:id="210" w:author="Author">
        <w:r w:rsidRPr="002F16E2">
          <w:rPr>
            <w:rFonts w:ascii="Trebuchet MS" w:hAnsi="Trebuchet MS"/>
            <w:noProof/>
          </w:rPr>
          <w:delText xml:space="preserve">, and </w:delText>
        </w:r>
        <w:r w:rsidRPr="002F16E2">
          <w:rPr>
            <w:rFonts w:ascii="Trebuchet MS" w:hAnsi="Trebuchet MS"/>
            <w:noProof/>
            <w:u w:val="dotted"/>
          </w:rPr>
          <w:delText>YOU</w:delText>
        </w:r>
        <w:r w:rsidRPr="002F16E2">
          <w:rPr>
            <w:rFonts w:ascii="Trebuchet MS" w:hAnsi="Trebuchet MS"/>
            <w:noProof/>
          </w:rPr>
          <w:delText xml:space="preserve"> will indeed</w:delText>
        </w:r>
      </w:del>
      <w:r w:rsidRPr="002F16E2">
        <w:rPr>
          <w:rFonts w:ascii="Trebuchet MS" w:hAnsi="Trebuchet MS"/>
          <w:noProof/>
        </w:rPr>
        <w:t xml:space="preserve"> </w:t>
      </w:r>
      <w:ins w:id="211" w:author="Author">
        <w:r w:rsidRPr="002F16E2">
          <w:rPr>
            <w:rFonts w:ascii="Trebuchet MS" w:hAnsi="Trebuchet MS"/>
            <w:noProof/>
          </w:rPr>
          <w:t xml:space="preserve">to </w:t>
        </w:r>
      </w:ins>
      <w:r w:rsidRPr="002F16E2">
        <w:rPr>
          <w:rFonts w:ascii="Trebuchet MS" w:hAnsi="Trebuchet MS"/>
          <w:noProof/>
        </w:rPr>
        <w:t xml:space="preserve">sacrifice to Jehovah </w:t>
      </w:r>
      <w:del w:id="212" w:author="Author">
        <w:r w:rsidRPr="002F16E2">
          <w:rPr>
            <w:rFonts w:ascii="Trebuchet MS" w:hAnsi="Trebuchet MS"/>
            <w:noProof/>
            <w:u w:val="dotted"/>
          </w:rPr>
          <w:delText>YOUR</w:delText>
        </w:r>
      </w:del>
      <w:ins w:id="213" w:author="Author">
        <w:r w:rsidRPr="002F16E2">
          <w:rPr>
            <w:rFonts w:ascii="Trebuchet MS" w:hAnsi="Trebuchet MS"/>
            <w:noProof/>
          </w:rPr>
          <w:t>your</w:t>
        </w:r>
      </w:ins>
      <w:r w:rsidRPr="002F16E2">
        <w:rPr>
          <w:rFonts w:ascii="Trebuchet MS" w:hAnsi="Trebuchet MS"/>
          <w:noProof/>
        </w:rPr>
        <w:t xml:space="preserve"> God in the wilderness. Only</w:t>
      </w:r>
      <w:del w:id="214" w:author="Author">
        <w:r w:rsidRPr="002F16E2">
          <w:rPr>
            <w:rFonts w:ascii="Trebuchet MS" w:hAnsi="Trebuchet MS"/>
            <w:noProof/>
          </w:rPr>
          <w:delText xml:space="preserve"> do</w:delText>
        </w:r>
      </w:del>
      <w:ins w:id="215" w:author="Author">
        <w:r w:rsidRPr="002F16E2">
          <w:rPr>
            <w:rFonts w:ascii="Trebuchet MS" w:hAnsi="Trebuchet MS"/>
            <w:noProof/>
          </w:rPr>
          <w:t>, you must</w:t>
        </w:r>
      </w:ins>
      <w:r w:rsidRPr="002F16E2">
        <w:rPr>
          <w:rFonts w:ascii="Trebuchet MS" w:hAnsi="Trebuchet MS"/>
          <w:noProof/>
        </w:rPr>
        <w:t xml:space="preserve"> not </w:t>
      </w:r>
      <w:del w:id="216" w:author="Author">
        <w:r w:rsidRPr="002F16E2">
          <w:rPr>
            <w:rFonts w:ascii="Trebuchet MS" w:hAnsi="Trebuchet MS"/>
            <w:noProof/>
          </w:rPr>
          <w:delText>make it quite</w:delText>
        </w:r>
      </w:del>
      <w:ins w:id="217" w:author="Author">
        <w:r w:rsidRPr="002F16E2">
          <w:rPr>
            <w:rFonts w:ascii="Trebuchet MS" w:hAnsi="Trebuchet MS"/>
            <w:noProof/>
          </w:rPr>
          <w:t>go</w:t>
        </w:r>
      </w:ins>
      <w:r w:rsidRPr="002F16E2">
        <w:rPr>
          <w:rFonts w:ascii="Trebuchet MS" w:hAnsi="Trebuchet MS"/>
          <w:noProof/>
        </w:rPr>
        <w:t xml:space="preserve"> so far away</w:t>
      </w:r>
      <w:del w:id="218" w:author="Author">
        <w:r w:rsidRPr="002F16E2">
          <w:rPr>
            <w:rFonts w:ascii="Trebuchet MS" w:hAnsi="Trebuchet MS"/>
            <w:noProof/>
          </w:rPr>
          <w:delText xml:space="preserve"> that </w:delText>
        </w:r>
        <w:r w:rsidRPr="002F16E2">
          <w:rPr>
            <w:rFonts w:ascii="Trebuchet MS" w:hAnsi="Trebuchet MS"/>
            <w:noProof/>
            <w:u w:val="dotted"/>
          </w:rPr>
          <w:delText>YOU</w:delText>
        </w:r>
        <w:r w:rsidRPr="002F16E2">
          <w:rPr>
            <w:rFonts w:ascii="Trebuchet MS" w:hAnsi="Trebuchet MS"/>
            <w:noProof/>
          </w:rPr>
          <w:delText xml:space="preserve"> are going. Make entreaty</w:delText>
        </w:r>
      </w:del>
      <w:ins w:id="219" w:author="Author">
        <w:r w:rsidRPr="002F16E2">
          <w:rPr>
            <w:rFonts w:ascii="Trebuchet MS" w:hAnsi="Trebuchet MS"/>
            <w:noProof/>
          </w:rPr>
          <w:t>. Plead</w:t>
        </w:r>
      </w:ins>
      <w:r w:rsidRPr="002F16E2">
        <w:rPr>
          <w:rFonts w:ascii="Trebuchet MS" w:hAnsi="Trebuchet MS"/>
          <w:noProof/>
        </w:rPr>
        <w:t xml:space="preserve"> in my behalf.” </w:t>
      </w:r>
      <w:r w:rsidRPr="002F16E2">
        <w:rPr>
          <w:rFonts w:ascii="Trebuchet MS" w:hAnsi="Trebuchet MS"/>
          <w:b/>
          <w:noProof/>
        </w:rPr>
        <w:t xml:space="preserve">8:29 </w:t>
      </w:r>
      <w:r w:rsidRPr="002F16E2">
        <w:rPr>
          <w:rFonts w:ascii="Trebuchet MS" w:hAnsi="Trebuchet MS"/>
          <w:noProof/>
        </w:rPr>
        <w:t>Then Moses said: “</w:t>
      </w:r>
      <w:del w:id="220" w:author="Author">
        <w:r w:rsidRPr="002F16E2">
          <w:rPr>
            <w:rFonts w:ascii="Trebuchet MS" w:hAnsi="Trebuchet MS"/>
            <w:noProof/>
          </w:rPr>
          <w:delText>Here</w:delText>
        </w:r>
      </w:del>
      <w:ins w:id="221" w:author="Author">
        <w:r w:rsidRPr="002F16E2">
          <w:rPr>
            <w:rFonts w:ascii="Trebuchet MS" w:hAnsi="Trebuchet MS"/>
            <w:noProof/>
          </w:rPr>
          <w:t>Now</w:t>
        </w:r>
      </w:ins>
      <w:r w:rsidRPr="002F16E2">
        <w:rPr>
          <w:rFonts w:ascii="Trebuchet MS" w:hAnsi="Trebuchet MS"/>
          <w:noProof/>
        </w:rPr>
        <w:t xml:space="preserve"> I am going </w:t>
      </w:r>
      <w:del w:id="222" w:author="Author">
        <w:r w:rsidRPr="002F16E2">
          <w:rPr>
            <w:rFonts w:ascii="Trebuchet MS" w:hAnsi="Trebuchet MS"/>
            <w:noProof/>
          </w:rPr>
          <w:delText>forth</w:delText>
        </w:r>
      </w:del>
      <w:ins w:id="223" w:author="Author">
        <w:r w:rsidRPr="002F16E2">
          <w:rPr>
            <w:rFonts w:ascii="Trebuchet MS" w:hAnsi="Trebuchet MS"/>
            <w:noProof/>
          </w:rPr>
          <w:t>away</w:t>
        </w:r>
      </w:ins>
      <w:r w:rsidRPr="002F16E2">
        <w:rPr>
          <w:rFonts w:ascii="Trebuchet MS" w:hAnsi="Trebuchet MS"/>
          <w:noProof/>
        </w:rPr>
        <w:t xml:space="preserve"> from you, and I </w:t>
      </w:r>
      <w:del w:id="224" w:author="Author">
        <w:r w:rsidRPr="002F16E2">
          <w:rPr>
            <w:rFonts w:ascii="Trebuchet MS" w:hAnsi="Trebuchet MS"/>
            <w:noProof/>
          </w:rPr>
          <w:delText xml:space="preserve">shall indeed make entreaty to </w:delText>
        </w:r>
      </w:del>
      <w:ins w:id="225" w:author="Author">
        <w:r w:rsidRPr="002F16E2">
          <w:rPr>
            <w:rFonts w:ascii="Trebuchet MS" w:hAnsi="Trebuchet MS"/>
            <w:noProof/>
          </w:rPr>
          <w:t xml:space="preserve">will plead with </w:t>
        </w:r>
      </w:ins>
      <w:r w:rsidRPr="002F16E2">
        <w:rPr>
          <w:rFonts w:ascii="Trebuchet MS" w:hAnsi="Trebuchet MS"/>
          <w:noProof/>
        </w:rPr>
        <w:t xml:space="preserve">Jehovah, and the gadflies will </w:t>
      </w:r>
      <w:del w:id="226" w:author="Author">
        <w:r w:rsidRPr="002F16E2">
          <w:rPr>
            <w:rFonts w:ascii="Trebuchet MS" w:hAnsi="Trebuchet MS"/>
            <w:noProof/>
          </w:rPr>
          <w:delText>certainly turn away</w:delText>
        </w:r>
      </w:del>
      <w:ins w:id="227" w:author="Author">
        <w:r w:rsidRPr="002F16E2">
          <w:rPr>
            <w:rFonts w:ascii="Trebuchet MS" w:hAnsi="Trebuchet MS"/>
            <w:noProof/>
          </w:rPr>
          <w:t>depart</w:t>
        </w:r>
      </w:ins>
      <w:r w:rsidRPr="002F16E2">
        <w:rPr>
          <w:rFonts w:ascii="Trebuchet MS" w:hAnsi="Trebuchet MS"/>
          <w:noProof/>
        </w:rPr>
        <w:t xml:space="preserve"> from Phar′aoh, his servants</w:t>
      </w:r>
      <w:ins w:id="228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his people tomorrow. </w:t>
      </w:r>
      <w:del w:id="229" w:author="Author">
        <w:r w:rsidRPr="002F16E2">
          <w:rPr>
            <w:rFonts w:ascii="Trebuchet MS" w:hAnsi="Trebuchet MS"/>
            <w:noProof/>
          </w:rPr>
          <w:delText>Only let not</w:delText>
        </w:r>
      </w:del>
      <w:ins w:id="230" w:author="Author">
        <w:r w:rsidRPr="002F16E2">
          <w:rPr>
            <w:rFonts w:ascii="Trebuchet MS" w:hAnsi="Trebuchet MS"/>
            <w:noProof/>
          </w:rPr>
          <w:t>But</w:t>
        </w:r>
      </w:ins>
      <w:r w:rsidRPr="002F16E2">
        <w:rPr>
          <w:rFonts w:ascii="Trebuchet MS" w:hAnsi="Trebuchet MS"/>
          <w:noProof/>
        </w:rPr>
        <w:t xml:space="preserve"> Phar′aoh </w:t>
      </w:r>
      <w:del w:id="231" w:author="Author">
        <w:r w:rsidRPr="002F16E2">
          <w:rPr>
            <w:rFonts w:ascii="Trebuchet MS" w:hAnsi="Trebuchet MS"/>
            <w:noProof/>
          </w:rPr>
          <w:delText>trifle again in not sending</w:delText>
        </w:r>
      </w:del>
      <w:ins w:id="232" w:author="Author">
        <w:r w:rsidRPr="002F16E2">
          <w:rPr>
            <w:rFonts w:ascii="Trebuchet MS" w:hAnsi="Trebuchet MS"/>
            <w:noProof/>
          </w:rPr>
          <w:t>must stop trifling</w:t>
        </w:r>
        <w:r w:rsidRPr="002F16E2">
          <w:rPr>
            <w:rStyle w:val="FootnoteReference"/>
            <w:rFonts w:ascii="Trebuchet MS" w:hAnsi="Trebuchet MS"/>
            <w:noProof/>
          </w:rPr>
          <w:footnoteReference w:id="4"/>
        </w:r>
        <w:r w:rsidRPr="002F16E2">
          <w:rPr>
            <w:rFonts w:ascii="Trebuchet MS" w:hAnsi="Trebuchet MS"/>
            <w:noProof/>
          </w:rPr>
          <w:t xml:space="preserve"> with us by refusing to send</w:t>
        </w:r>
      </w:ins>
      <w:r w:rsidRPr="002F16E2">
        <w:rPr>
          <w:rFonts w:ascii="Trebuchet MS" w:hAnsi="Trebuchet MS"/>
          <w:noProof/>
        </w:rPr>
        <w:t xml:space="preserve"> the people away to sacrifice to Jehovah.” </w:t>
      </w:r>
      <w:r w:rsidRPr="002F16E2">
        <w:rPr>
          <w:rFonts w:ascii="Trebuchet MS" w:hAnsi="Trebuchet MS"/>
          <w:b/>
          <w:noProof/>
        </w:rPr>
        <w:t xml:space="preserve">8:30 </w:t>
      </w:r>
      <w:del w:id="235" w:author="Author">
        <w:r w:rsidRPr="002F16E2">
          <w:rPr>
            <w:rFonts w:ascii="Trebuchet MS" w:hAnsi="Trebuchet MS"/>
            <w:noProof/>
          </w:rPr>
          <w:delText xml:space="preserve">After that </w:delText>
        </w:r>
      </w:del>
      <w:r w:rsidRPr="002F16E2">
        <w:rPr>
          <w:rFonts w:ascii="Trebuchet MS" w:hAnsi="Trebuchet MS"/>
          <w:noProof/>
        </w:rPr>
        <w:t xml:space="preserve">Moses </w:t>
      </w:r>
      <w:ins w:id="236" w:author="Author">
        <w:r w:rsidRPr="002F16E2">
          <w:rPr>
            <w:rFonts w:ascii="Trebuchet MS" w:hAnsi="Trebuchet MS"/>
            <w:noProof/>
          </w:rPr>
          <w:t xml:space="preserve">then </w:t>
        </w:r>
      </w:ins>
      <w:r w:rsidRPr="002F16E2">
        <w:rPr>
          <w:rFonts w:ascii="Trebuchet MS" w:hAnsi="Trebuchet MS"/>
          <w:noProof/>
        </w:rPr>
        <w:t xml:space="preserve">went out from Phar′aoh and </w:t>
      </w:r>
      <w:del w:id="237" w:author="Author">
        <w:r w:rsidRPr="002F16E2">
          <w:rPr>
            <w:rFonts w:ascii="Trebuchet MS" w:hAnsi="Trebuchet MS"/>
            <w:noProof/>
          </w:rPr>
          <w:delText>made entreaty to</w:delText>
        </w:r>
      </w:del>
      <w:ins w:id="238" w:author="Author">
        <w:r w:rsidRPr="002F16E2">
          <w:rPr>
            <w:rFonts w:ascii="Trebuchet MS" w:hAnsi="Trebuchet MS"/>
            <w:noProof/>
          </w:rPr>
          <w:t>pleaded with</w:t>
        </w:r>
      </w:ins>
      <w:r w:rsidRPr="002F16E2">
        <w:rPr>
          <w:rFonts w:ascii="Trebuchet MS" w:hAnsi="Trebuchet MS"/>
          <w:noProof/>
        </w:rPr>
        <w:t xml:space="preserve"> Jehovah. </w:t>
      </w:r>
      <w:r w:rsidRPr="002F16E2">
        <w:rPr>
          <w:rFonts w:ascii="Trebuchet MS" w:hAnsi="Trebuchet MS"/>
          <w:b/>
          <w:noProof/>
        </w:rPr>
        <w:t xml:space="preserve">8:31 </w:t>
      </w:r>
      <w:r w:rsidRPr="002F16E2">
        <w:rPr>
          <w:rFonts w:ascii="Trebuchet MS" w:hAnsi="Trebuchet MS"/>
          <w:noProof/>
        </w:rPr>
        <w:t xml:space="preserve">So Jehovah did according to Moses’ word, and the gadflies </w:t>
      </w:r>
      <w:del w:id="239" w:author="Author">
        <w:r w:rsidRPr="002F16E2">
          <w:rPr>
            <w:rFonts w:ascii="Trebuchet MS" w:hAnsi="Trebuchet MS"/>
            <w:noProof/>
          </w:rPr>
          <w:delText>turned away</w:delText>
        </w:r>
      </w:del>
      <w:ins w:id="240" w:author="Author">
        <w:r w:rsidRPr="002F16E2">
          <w:rPr>
            <w:rFonts w:ascii="Trebuchet MS" w:hAnsi="Trebuchet MS"/>
            <w:noProof/>
          </w:rPr>
          <w:t>departed</w:t>
        </w:r>
      </w:ins>
      <w:r w:rsidRPr="002F16E2">
        <w:rPr>
          <w:rFonts w:ascii="Trebuchet MS" w:hAnsi="Trebuchet MS"/>
          <w:noProof/>
        </w:rPr>
        <w:t xml:space="preserve"> from Phar′aoh, his servants</w:t>
      </w:r>
      <w:ins w:id="241" w:author="Author">
        <w:r w:rsidRPr="002F16E2">
          <w:rPr>
            <w:rFonts w:ascii="Trebuchet MS" w:hAnsi="Trebuchet MS"/>
            <w:noProof/>
          </w:rPr>
          <w:t>,</w:t>
        </w:r>
      </w:ins>
      <w:r w:rsidRPr="002F16E2">
        <w:rPr>
          <w:rFonts w:ascii="Trebuchet MS" w:hAnsi="Trebuchet MS"/>
          <w:noProof/>
        </w:rPr>
        <w:t xml:space="preserve"> and his people. Not one was left. </w:t>
      </w:r>
      <w:r w:rsidRPr="002F16E2">
        <w:rPr>
          <w:rFonts w:ascii="Trebuchet MS" w:hAnsi="Trebuchet MS"/>
          <w:b/>
          <w:noProof/>
        </w:rPr>
        <w:t xml:space="preserve">8:32 </w:t>
      </w:r>
      <w:r w:rsidRPr="002F16E2">
        <w:rPr>
          <w:rFonts w:ascii="Trebuchet MS" w:hAnsi="Trebuchet MS"/>
          <w:noProof/>
        </w:rPr>
        <w:t xml:space="preserve">However, Phar′aoh </w:t>
      </w:r>
      <w:del w:id="242" w:author="Author">
        <w:r w:rsidRPr="002F16E2">
          <w:rPr>
            <w:rFonts w:ascii="Trebuchet MS" w:hAnsi="Trebuchet MS"/>
            <w:noProof/>
          </w:rPr>
          <w:delText>made</w:delText>
        </w:r>
      </w:del>
      <w:ins w:id="243" w:author="Author">
        <w:r w:rsidRPr="002F16E2">
          <w:rPr>
            <w:rFonts w:ascii="Trebuchet MS" w:hAnsi="Trebuchet MS"/>
            <w:noProof/>
          </w:rPr>
          <w:t>again hardened</w:t>
        </w:r>
      </w:ins>
      <w:r w:rsidRPr="002F16E2">
        <w:rPr>
          <w:rFonts w:ascii="Trebuchet MS" w:hAnsi="Trebuchet MS"/>
          <w:noProof/>
        </w:rPr>
        <w:t xml:space="preserve"> his heart </w:t>
      </w:r>
      <w:del w:id="244" w:author="Author">
        <w:r w:rsidRPr="002F16E2">
          <w:rPr>
            <w:rFonts w:ascii="Trebuchet MS" w:hAnsi="Trebuchet MS"/>
            <w:noProof/>
          </w:rPr>
          <w:delText xml:space="preserve">unresponsive this time also </w:delText>
        </w:r>
      </w:del>
      <w:r w:rsidRPr="002F16E2">
        <w:rPr>
          <w:rFonts w:ascii="Trebuchet MS" w:hAnsi="Trebuchet MS"/>
          <w:noProof/>
        </w:rPr>
        <w:t>and did not send the people away.</w:t>
      </w:r>
    </w:p>
    <w:p w:rsidR="00DE3154" w:rsidRPr="002F16E2" w:rsidRDefault="00DE3154" w:rsidP="00DE3154">
      <w:pPr>
        <w:rPr>
          <w:rFonts w:ascii="Trebuchet MS" w:hAnsi="Trebuchet MS"/>
          <w:b/>
        </w:rPr>
      </w:pPr>
    </w:p>
    <w:p w:rsidR="00762BCB" w:rsidRPr="00DE3154" w:rsidRDefault="00762BCB" w:rsidP="00DE3154"/>
    <w:sectPr w:rsidR="00762BCB" w:rsidRPr="00DE315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31F" w:rsidRDefault="006D631F">
      <w:r>
        <w:separator/>
      </w:r>
    </w:p>
  </w:endnote>
  <w:endnote w:type="continuationSeparator" w:id="0">
    <w:p w:rsidR="006D631F" w:rsidRDefault="006D6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31F" w:rsidRDefault="006D631F">
      <w:r>
        <w:separator/>
      </w:r>
    </w:p>
  </w:footnote>
  <w:footnote w:type="continuationSeparator" w:id="0">
    <w:p w:rsidR="006D631F" w:rsidRDefault="006D631F">
      <w:r>
        <w:continuationSeparator/>
      </w:r>
    </w:p>
  </w:footnote>
  <w:footnote w:id="1">
    <w:p w:rsidR="00DE3154" w:rsidRPr="002F16E2" w:rsidRDefault="00DE3154" w:rsidP="002F16E2">
      <w:pPr>
        <w:pStyle w:val="FootnoteText"/>
        <w:spacing w:after="96"/>
        <w:ind w:firstLine="288"/>
        <w:rPr>
          <w:ins w:id="25" w:author="Author"/>
        </w:rPr>
      </w:pPr>
      <w:ins w:id="26" w:author="Author">
        <w:r w:rsidRPr="002F16E2">
          <w:rPr>
            <w:rStyle w:val="FootnoteReference"/>
          </w:rPr>
          <w:footnoteRef/>
        </w:r>
        <w:r w:rsidRPr="002F16E2">
          <w:t xml:space="preserve"> </w:t>
        </w:r>
        <w:r w:rsidRPr="002F16E2">
          <w:rPr>
            <w:b/>
          </w:rPr>
          <w:t xml:space="preserve">8:3 </w:t>
        </w:r>
        <w:r w:rsidRPr="002F16E2">
          <w:t>Or “bowls.”</w:t>
        </w:r>
      </w:ins>
    </w:p>
  </w:footnote>
  <w:footnote w:id="2">
    <w:p w:rsidR="00DE3154" w:rsidRPr="002F16E2" w:rsidRDefault="00DE3154" w:rsidP="002F16E2">
      <w:pPr>
        <w:pStyle w:val="FootnoteText"/>
        <w:spacing w:after="96"/>
        <w:ind w:firstLine="288"/>
        <w:rPr>
          <w:ins w:id="140" w:author="Author"/>
        </w:rPr>
      </w:pPr>
      <w:ins w:id="141" w:author="Author">
        <w:r w:rsidRPr="002F16E2">
          <w:rPr>
            <w:rStyle w:val="FootnoteReference"/>
          </w:rPr>
          <w:footnoteRef/>
        </w:r>
        <w:r w:rsidRPr="002F16E2">
          <w:t xml:space="preserve"> </w:t>
        </w:r>
        <w:r w:rsidRPr="002F16E2">
          <w:rPr>
            <w:b/>
          </w:rPr>
          <w:t xml:space="preserve">8:21 </w:t>
        </w:r>
        <w:r w:rsidRPr="002F16E2">
          <w:t>A type of fly that bites.</w:t>
        </w:r>
      </w:ins>
    </w:p>
  </w:footnote>
  <w:footnote w:id="3">
    <w:p w:rsidR="00DE3154" w:rsidRPr="002F16E2" w:rsidRDefault="00DE3154" w:rsidP="002F16E2">
      <w:pPr>
        <w:pStyle w:val="FootnoteText"/>
        <w:spacing w:after="96"/>
        <w:ind w:firstLine="288"/>
        <w:rPr>
          <w:ins w:id="150" w:author="Author"/>
        </w:rPr>
      </w:pPr>
      <w:ins w:id="151" w:author="Author">
        <w:r w:rsidRPr="002F16E2">
          <w:rPr>
            <w:rStyle w:val="FootnoteReference"/>
          </w:rPr>
          <w:footnoteRef/>
        </w:r>
        <w:r w:rsidRPr="002F16E2">
          <w:t xml:space="preserve"> </w:t>
        </w:r>
        <w:r w:rsidRPr="002F16E2">
          <w:rPr>
            <w:b/>
          </w:rPr>
          <w:t xml:space="preserve">8:21 </w:t>
        </w:r>
        <w:r w:rsidRPr="002F16E2">
          <w:t>That is, the Egyptians.</w:t>
        </w:r>
      </w:ins>
    </w:p>
  </w:footnote>
  <w:footnote w:id="4">
    <w:p w:rsidR="00DE3154" w:rsidRPr="002F16E2" w:rsidRDefault="00DE3154" w:rsidP="002F16E2">
      <w:pPr>
        <w:pStyle w:val="FootnoteText"/>
        <w:spacing w:after="96"/>
        <w:ind w:firstLine="288"/>
        <w:rPr>
          <w:ins w:id="233" w:author="Author"/>
        </w:rPr>
      </w:pPr>
      <w:ins w:id="234" w:author="Author">
        <w:r w:rsidRPr="002F16E2">
          <w:rPr>
            <w:rStyle w:val="FootnoteReference"/>
          </w:rPr>
          <w:footnoteRef/>
        </w:r>
        <w:r w:rsidRPr="002F16E2">
          <w:t xml:space="preserve"> </w:t>
        </w:r>
        <w:r w:rsidRPr="002F16E2">
          <w:rPr>
            <w:b/>
          </w:rPr>
          <w:t xml:space="preserve">8:29 </w:t>
        </w:r>
        <w:r w:rsidRPr="002F16E2">
          <w:t>Or “playing games.”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D7A6C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D7A6C">
        <w:t>Exodus Chapter 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D7A6C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D7A6C">
      <w:rPr>
        <w:noProof/>
        <w:snapToGrid w:val="0"/>
      </w:rPr>
      <w:t>Exodus 08.Revised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D7A6C">
        <w:t>Exodus Chapter 8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D7A6C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D7A6C">
      <w:rPr>
        <w:noProof/>
        <w:snapToGrid w:val="0"/>
      </w:rPr>
      <w:t>Exodus 08.Revised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D7A6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D7A6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D7A6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D7A6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31F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D631F"/>
    <w:rsid w:val="006E0169"/>
    <w:rsid w:val="0075006C"/>
    <w:rsid w:val="00762BCB"/>
    <w:rsid w:val="00796D66"/>
    <w:rsid w:val="007A584B"/>
    <w:rsid w:val="007D7A6C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DE3154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935c5a6b7e24a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E315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E315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E315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E315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E315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E31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935c5a6b7e24a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1166</ap:Words>
  <ap:Characters>4979</ap:Characters>
  <ap:Application>Microsoft Office Word</ap:Application>
  <ap:DocSecurity>0</ap:DocSecurity>
  <ap:Lines>82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6135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8</dc:title>
  <dc:subject/>
  <dc:creator>Ruth Farrugia</dc:creator>
  <cp:keywords/>
  <dc:description/>
  <cp:lastModifiedBy>Ruth Farrugia</cp:lastModifiedBy>
  <cp:revision>3</cp:revision>
  <dcterms:created xsi:type="dcterms:W3CDTF">2020-09-04T12:36:00Z</dcterms:created>
  <dcterms:modified xsi:type="dcterms:W3CDTF">2020-09-04T12:36:00Z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08.docx</vt:lpwstr>
  </property>
  <property fmtid="{D5CDD505-2E9C-101B-9397-08002B2CF9AE}" pid="9" name="_TranslationDocumentId">
    <vt:i4>19388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