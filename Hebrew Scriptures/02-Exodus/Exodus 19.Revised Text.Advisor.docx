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20C8" w:rsidRPr="00AB62DE" w:rsidRDefault="00A220C8" w:rsidP="00A220C8">
      <w:pPr>
        <w:rPr>
          <w:rFonts w:ascii="Trebuchet MS" w:hAnsi="Trebuchet MS"/>
          <w:noProof/>
        </w:rPr>
      </w:pPr>
      <w:bookmarkStart w:id="0" w:name="_GoBack"/>
      <w:bookmarkEnd w:id="0"/>
      <w:r w:rsidRPr="00AB62DE">
        <w:rPr>
          <w:rFonts w:ascii="Trebuchet MS" w:hAnsi="Trebuchet MS"/>
          <w:b/>
        </w:rPr>
        <w:t xml:space="preserve">19:1 </w:t>
      </w:r>
      <w:r w:rsidRPr="00AB62DE">
        <w:rPr>
          <w:rFonts w:ascii="Trebuchet MS" w:hAnsi="Trebuchet MS"/>
          <w:noProof/>
        </w:rPr>
        <w:t xml:space="preserve">In the third month after the </w:t>
      </w:r>
      <w:del w:id="1" w:author="Author">
        <w:r w:rsidRPr="00AB62DE">
          <w:rPr>
            <w:rFonts w:ascii="Trebuchet MS" w:hAnsi="Trebuchet MS"/>
            <w:noProof/>
          </w:rPr>
          <w:delText>sons of Israel came</w:delText>
        </w:r>
      </w:del>
      <w:ins w:id="2" w:author="Author">
        <w:r w:rsidRPr="00AB62DE">
          <w:rPr>
            <w:rFonts w:ascii="Trebuchet MS" w:hAnsi="Trebuchet MS"/>
            <w:noProof/>
          </w:rPr>
          <w:t>Israelites went</w:t>
        </w:r>
      </w:ins>
      <w:r w:rsidRPr="00AB62DE">
        <w:rPr>
          <w:rFonts w:ascii="Trebuchet MS" w:hAnsi="Trebuchet MS"/>
          <w:noProof/>
        </w:rPr>
        <w:t xml:space="preserve"> out of the land of Egypt, on the same day, they came </w:t>
      </w:r>
      <w:del w:id="3" w:author="Author">
        <w:r w:rsidRPr="00AB62DE">
          <w:rPr>
            <w:rFonts w:ascii="Trebuchet MS" w:hAnsi="Trebuchet MS"/>
            <w:noProof/>
          </w:rPr>
          <w:delText>into</w:delText>
        </w:r>
      </w:del>
      <w:ins w:id="4" w:author="Author">
        <w:r w:rsidRPr="00AB62DE">
          <w:rPr>
            <w:rFonts w:ascii="Trebuchet MS" w:hAnsi="Trebuchet MS"/>
            <w:noProof/>
          </w:rPr>
          <w:t>to</w:t>
        </w:r>
      </w:ins>
      <w:r w:rsidRPr="00AB62DE">
        <w:rPr>
          <w:rFonts w:ascii="Trebuchet MS" w:hAnsi="Trebuchet MS"/>
          <w:noProof/>
        </w:rPr>
        <w:t xml:space="preserve"> the wilderness of Si′nai. </w:t>
      </w:r>
      <w:r w:rsidRPr="00AB62DE">
        <w:rPr>
          <w:rFonts w:ascii="Trebuchet MS" w:hAnsi="Trebuchet MS"/>
          <w:b/>
          <w:noProof/>
        </w:rPr>
        <w:t xml:space="preserve">19:2 </w:t>
      </w:r>
      <w:del w:id="5" w:author="Author">
        <w:r w:rsidRPr="00AB62DE">
          <w:rPr>
            <w:rFonts w:ascii="Trebuchet MS" w:hAnsi="Trebuchet MS"/>
            <w:noProof/>
          </w:rPr>
          <w:delText>And they proceeded to pull</w:delText>
        </w:r>
      </w:del>
      <w:ins w:id="6" w:author="Author">
        <w:r w:rsidRPr="00AB62DE">
          <w:rPr>
            <w:rFonts w:ascii="Trebuchet MS" w:hAnsi="Trebuchet MS"/>
            <w:noProof/>
          </w:rPr>
          <w:t>They pulled</w:t>
        </w:r>
      </w:ins>
      <w:r w:rsidRPr="00AB62DE">
        <w:rPr>
          <w:rFonts w:ascii="Trebuchet MS" w:hAnsi="Trebuchet MS"/>
          <w:noProof/>
        </w:rPr>
        <w:t xml:space="preserve"> away from Reph′i·dim and </w:t>
      </w:r>
      <w:ins w:id="7" w:author="Author">
        <w:r w:rsidRPr="00AB62DE">
          <w:rPr>
            <w:rFonts w:ascii="Trebuchet MS" w:hAnsi="Trebuchet MS"/>
            <w:noProof/>
          </w:rPr>
          <w:t xml:space="preserve">came </w:t>
        </w:r>
      </w:ins>
      <w:r w:rsidRPr="00AB62DE">
        <w:rPr>
          <w:rFonts w:ascii="Trebuchet MS" w:hAnsi="Trebuchet MS"/>
          <w:noProof/>
        </w:rPr>
        <w:t xml:space="preserve">to </w:t>
      </w:r>
      <w:del w:id="8" w:author="Author">
        <w:r w:rsidRPr="00AB62DE">
          <w:rPr>
            <w:rFonts w:ascii="Trebuchet MS" w:hAnsi="Trebuchet MS"/>
            <w:noProof/>
          </w:rPr>
          <w:delText xml:space="preserve">come into </w:delText>
        </w:r>
      </w:del>
      <w:r w:rsidRPr="00AB62DE">
        <w:rPr>
          <w:rFonts w:ascii="Trebuchet MS" w:hAnsi="Trebuchet MS"/>
          <w:noProof/>
        </w:rPr>
        <w:t xml:space="preserve">the wilderness of Si′nai and </w:t>
      </w:r>
      <w:del w:id="9" w:author="Author">
        <w:r w:rsidRPr="00AB62DE">
          <w:rPr>
            <w:rFonts w:ascii="Trebuchet MS" w:hAnsi="Trebuchet MS"/>
            <w:noProof/>
          </w:rPr>
          <w:delText>to encamp</w:delText>
        </w:r>
      </w:del>
      <w:ins w:id="10" w:author="Author">
        <w:r w:rsidRPr="00AB62DE">
          <w:rPr>
            <w:rFonts w:ascii="Trebuchet MS" w:hAnsi="Trebuchet MS"/>
            <w:noProof/>
          </w:rPr>
          <w:t>camped</w:t>
        </w:r>
      </w:ins>
      <w:r w:rsidRPr="00AB62DE">
        <w:rPr>
          <w:rFonts w:ascii="Trebuchet MS" w:hAnsi="Trebuchet MS"/>
          <w:noProof/>
        </w:rPr>
        <w:t xml:space="preserve"> in the wilderness</w:t>
      </w:r>
      <w:del w:id="11" w:author="Author">
        <w:r w:rsidRPr="00AB62DE">
          <w:rPr>
            <w:rFonts w:ascii="Trebuchet MS" w:hAnsi="Trebuchet MS"/>
            <w:noProof/>
          </w:rPr>
          <w:delText>; and</w:delText>
        </w:r>
      </w:del>
      <w:ins w:id="12" w:author="Author">
        <w:r w:rsidRPr="00AB62DE">
          <w:rPr>
            <w:rFonts w:ascii="Trebuchet MS" w:hAnsi="Trebuchet MS"/>
            <w:noProof/>
          </w:rPr>
          <w:t>.</w:t>
        </w:r>
      </w:ins>
      <w:r w:rsidRPr="00AB62DE">
        <w:rPr>
          <w:rFonts w:ascii="Trebuchet MS" w:hAnsi="Trebuchet MS"/>
          <w:noProof/>
        </w:rPr>
        <w:t xml:space="preserve"> Israel </w:t>
      </w:r>
      <w:del w:id="13" w:author="Author">
        <w:r w:rsidRPr="00AB62DE">
          <w:rPr>
            <w:rFonts w:ascii="Trebuchet MS" w:hAnsi="Trebuchet MS"/>
            <w:noProof/>
          </w:rPr>
          <w:delText>went camping</w:delText>
        </w:r>
      </w:del>
      <w:ins w:id="14" w:author="Author">
        <w:r w:rsidRPr="00AB62DE">
          <w:rPr>
            <w:rFonts w:ascii="Trebuchet MS" w:hAnsi="Trebuchet MS"/>
            <w:noProof/>
          </w:rPr>
          <w:t>camped</w:t>
        </w:r>
      </w:ins>
      <w:r w:rsidRPr="00AB62DE">
        <w:rPr>
          <w:rFonts w:ascii="Trebuchet MS" w:hAnsi="Trebuchet MS"/>
          <w:noProof/>
        </w:rPr>
        <w:t xml:space="preserve"> there in front of the mountain.</w:t>
      </w:r>
    </w:p>
    <w:p w:rsidR="00A220C8" w:rsidRPr="00AB62DE" w:rsidRDefault="00A220C8" w:rsidP="00A220C8">
      <w:pPr>
        <w:rPr>
          <w:rFonts w:ascii="Trebuchet MS" w:hAnsi="Trebuchet MS"/>
          <w:noProof/>
        </w:rPr>
      </w:pPr>
      <w:r w:rsidRPr="00AB62DE">
        <w:rPr>
          <w:rFonts w:ascii="Trebuchet MS" w:hAnsi="Trebuchet MS"/>
          <w:b/>
        </w:rPr>
        <w:t xml:space="preserve">19:3 </w:t>
      </w:r>
      <w:del w:id="15" w:author="Author">
        <w:r w:rsidRPr="00AB62DE">
          <w:rPr>
            <w:rFonts w:ascii="Trebuchet MS" w:hAnsi="Trebuchet MS"/>
            <w:noProof/>
          </w:rPr>
          <w:delText>And</w:delText>
        </w:r>
      </w:del>
      <w:ins w:id="16" w:author="Author">
        <w:r w:rsidRPr="00AB62DE">
          <w:rPr>
            <w:rFonts w:ascii="Trebuchet MS" w:hAnsi="Trebuchet MS"/>
            <w:noProof/>
          </w:rPr>
          <w:t>Then</w:t>
        </w:r>
      </w:ins>
      <w:r w:rsidRPr="00AB62DE">
        <w:rPr>
          <w:rFonts w:ascii="Trebuchet MS" w:hAnsi="Trebuchet MS"/>
          <w:noProof/>
        </w:rPr>
        <w:t xml:space="preserve"> Moses went up to the true God, and Jehovah </w:t>
      </w:r>
      <w:del w:id="17" w:author="Author">
        <w:r w:rsidRPr="00AB62DE">
          <w:rPr>
            <w:rFonts w:ascii="Trebuchet MS" w:hAnsi="Trebuchet MS"/>
            <w:noProof/>
          </w:rPr>
          <w:delText>began to call</w:delText>
        </w:r>
      </w:del>
      <w:ins w:id="18" w:author="Author">
        <w:r w:rsidRPr="00AB62DE">
          <w:rPr>
            <w:rFonts w:ascii="Trebuchet MS" w:hAnsi="Trebuchet MS"/>
            <w:noProof/>
          </w:rPr>
          <w:t>called</w:t>
        </w:r>
      </w:ins>
      <w:r w:rsidRPr="00AB62DE">
        <w:rPr>
          <w:rFonts w:ascii="Trebuchet MS" w:hAnsi="Trebuchet MS"/>
          <w:noProof/>
        </w:rPr>
        <w:t xml:space="preserve"> to him </w:t>
      </w:r>
      <w:del w:id="19" w:author="Author">
        <w:r w:rsidRPr="00AB62DE">
          <w:rPr>
            <w:rFonts w:ascii="Trebuchet MS" w:hAnsi="Trebuchet MS"/>
            <w:noProof/>
          </w:rPr>
          <w:delText>out of</w:delText>
        </w:r>
      </w:del>
      <w:ins w:id="20" w:author="Author">
        <w:r w:rsidRPr="00AB62DE">
          <w:rPr>
            <w:rFonts w:ascii="Trebuchet MS" w:hAnsi="Trebuchet MS"/>
            <w:noProof/>
          </w:rPr>
          <w:t>from</w:t>
        </w:r>
      </w:ins>
      <w:r w:rsidRPr="00AB62DE">
        <w:rPr>
          <w:rFonts w:ascii="Trebuchet MS" w:hAnsi="Trebuchet MS"/>
          <w:noProof/>
        </w:rPr>
        <w:t xml:space="preserve"> the mountain, saying: “This is what you are to say to the house of Jacob and to tell the </w:t>
      </w:r>
      <w:del w:id="21" w:author="Author">
        <w:r w:rsidRPr="00AB62DE">
          <w:rPr>
            <w:rFonts w:ascii="Trebuchet MS" w:hAnsi="Trebuchet MS"/>
            <w:noProof/>
          </w:rPr>
          <w:delText>sons of Israel</w:delText>
        </w:r>
      </w:del>
      <w:ins w:id="22" w:author="Author">
        <w:r w:rsidRPr="00AB62DE">
          <w:rPr>
            <w:rFonts w:ascii="Trebuchet MS" w:hAnsi="Trebuchet MS"/>
            <w:noProof/>
          </w:rPr>
          <w:t>Israelites</w:t>
        </w:r>
      </w:ins>
      <w:r w:rsidRPr="00AB62DE">
        <w:rPr>
          <w:rFonts w:ascii="Trebuchet MS" w:hAnsi="Trebuchet MS"/>
          <w:noProof/>
        </w:rPr>
        <w:t xml:space="preserve">, </w:t>
      </w:r>
      <w:r w:rsidRPr="00AB62DE">
        <w:rPr>
          <w:rFonts w:ascii="Trebuchet MS" w:hAnsi="Trebuchet MS"/>
          <w:b/>
          <w:noProof/>
        </w:rPr>
        <w:t xml:space="preserve">19:4 </w:t>
      </w:r>
      <w:r w:rsidRPr="00AB62DE">
        <w:rPr>
          <w:rFonts w:ascii="Trebuchet MS" w:hAnsi="Trebuchet MS"/>
          <w:noProof/>
        </w:rPr>
        <w:t>‘</w:t>
      </w:r>
      <w:del w:id="23" w:author="Author">
        <w:r w:rsidRPr="00AB62DE">
          <w:rPr>
            <w:rFonts w:ascii="Trebuchet MS" w:hAnsi="Trebuchet MS"/>
            <w:noProof/>
          </w:rPr>
          <w:delText>Y</w:delText>
        </w:r>
        <w:r w:rsidRPr="00AB62DE">
          <w:rPr>
            <w:rFonts w:ascii="Trebuchet MS" w:hAnsi="Trebuchet MS"/>
            <w:noProof/>
            <w:u w:val="dotted"/>
          </w:rPr>
          <w:delText>OU</w:delText>
        </w:r>
      </w:del>
      <w:ins w:id="24" w:author="Author">
        <w:r w:rsidRPr="00AB62DE">
          <w:rPr>
            <w:rFonts w:ascii="Trebuchet MS" w:hAnsi="Trebuchet MS"/>
            <w:noProof/>
          </w:rPr>
          <w:t>You have seen for</w:t>
        </w:r>
      </w:ins>
      <w:r w:rsidRPr="00AB62DE">
        <w:rPr>
          <w:rFonts w:ascii="Trebuchet MS" w:hAnsi="Trebuchet MS"/>
          <w:noProof/>
        </w:rPr>
        <w:t xml:space="preserve"> yourselves </w:t>
      </w:r>
      <w:del w:id="25" w:author="Author">
        <w:r w:rsidRPr="00AB62DE">
          <w:rPr>
            <w:rFonts w:ascii="Trebuchet MS" w:hAnsi="Trebuchet MS"/>
            <w:noProof/>
          </w:rPr>
          <w:delText xml:space="preserve">have seen </w:delText>
        </w:r>
      </w:del>
      <w:r w:rsidRPr="00AB62DE">
        <w:rPr>
          <w:rFonts w:ascii="Trebuchet MS" w:hAnsi="Trebuchet MS"/>
          <w:noProof/>
        </w:rPr>
        <w:t xml:space="preserve">what I did to the Egyptians, </w:t>
      </w:r>
      <w:del w:id="26" w:author="Author">
        <w:r w:rsidRPr="00AB62DE">
          <w:rPr>
            <w:rFonts w:ascii="Trebuchet MS" w:hAnsi="Trebuchet MS"/>
            <w:noProof/>
          </w:rPr>
          <w:delText>that I might</w:delText>
        </w:r>
      </w:del>
      <w:ins w:id="27" w:author="Author">
        <w:r w:rsidRPr="00AB62DE">
          <w:rPr>
            <w:rFonts w:ascii="Trebuchet MS" w:hAnsi="Trebuchet MS"/>
            <w:noProof/>
          </w:rPr>
          <w:t>in order to</w:t>
        </w:r>
      </w:ins>
      <w:r w:rsidRPr="00AB62DE">
        <w:rPr>
          <w:rFonts w:ascii="Trebuchet MS" w:hAnsi="Trebuchet MS"/>
          <w:noProof/>
        </w:rPr>
        <w:t xml:space="preserve"> carry </w:t>
      </w:r>
      <w:del w:id="28" w:author="Author">
        <w:r w:rsidRPr="00AB62DE">
          <w:rPr>
            <w:rFonts w:ascii="Trebuchet MS" w:hAnsi="Trebuchet MS"/>
            <w:noProof/>
            <w:u w:val="dotted"/>
          </w:rPr>
          <w:delText>YOU</w:delText>
        </w:r>
      </w:del>
      <w:ins w:id="29" w:author="Author">
        <w:r w:rsidRPr="00AB62DE">
          <w:rPr>
            <w:rFonts w:ascii="Trebuchet MS" w:hAnsi="Trebuchet MS"/>
            <w:noProof/>
          </w:rPr>
          <w:t>you</w:t>
        </w:r>
      </w:ins>
      <w:r w:rsidRPr="00AB62DE">
        <w:rPr>
          <w:rFonts w:ascii="Trebuchet MS" w:hAnsi="Trebuchet MS"/>
          <w:noProof/>
        </w:rPr>
        <w:t xml:space="preserve"> on wings of eagles and bring </w:t>
      </w:r>
      <w:del w:id="30" w:author="Author">
        <w:r w:rsidRPr="00AB62DE">
          <w:rPr>
            <w:rFonts w:ascii="Trebuchet MS" w:hAnsi="Trebuchet MS"/>
            <w:noProof/>
            <w:u w:val="dotted"/>
          </w:rPr>
          <w:delText>YOU</w:delText>
        </w:r>
      </w:del>
      <w:ins w:id="31" w:author="Author">
        <w:r w:rsidRPr="00AB62DE">
          <w:rPr>
            <w:rFonts w:ascii="Trebuchet MS" w:hAnsi="Trebuchet MS"/>
            <w:noProof/>
          </w:rPr>
          <w:t>you</w:t>
        </w:r>
      </w:ins>
      <w:r w:rsidRPr="00AB62DE">
        <w:rPr>
          <w:rFonts w:ascii="Trebuchet MS" w:hAnsi="Trebuchet MS"/>
          <w:noProof/>
        </w:rPr>
        <w:t xml:space="preserve"> to myself. </w:t>
      </w:r>
      <w:r w:rsidRPr="00AB62DE">
        <w:rPr>
          <w:rFonts w:ascii="Trebuchet MS" w:hAnsi="Trebuchet MS"/>
          <w:b/>
          <w:noProof/>
        </w:rPr>
        <w:t xml:space="preserve">19:5 </w:t>
      </w:r>
      <w:del w:id="32" w:author="Author">
        <w:r w:rsidRPr="00AB62DE">
          <w:rPr>
            <w:rFonts w:ascii="Trebuchet MS" w:hAnsi="Trebuchet MS"/>
            <w:noProof/>
          </w:rPr>
          <w:delText>And now</w:delText>
        </w:r>
      </w:del>
      <w:ins w:id="33" w:author="Author">
        <w:r w:rsidRPr="00AB62DE">
          <w:rPr>
            <w:rFonts w:ascii="Trebuchet MS" w:hAnsi="Trebuchet MS"/>
            <w:noProof/>
          </w:rPr>
          <w:t>Now</w:t>
        </w:r>
      </w:ins>
      <w:r w:rsidRPr="00AB62DE">
        <w:rPr>
          <w:rFonts w:ascii="Trebuchet MS" w:hAnsi="Trebuchet MS"/>
          <w:noProof/>
        </w:rPr>
        <w:t xml:space="preserve"> if </w:t>
      </w:r>
      <w:del w:id="34" w:author="Author">
        <w:r w:rsidRPr="00AB62DE">
          <w:rPr>
            <w:rFonts w:ascii="Trebuchet MS" w:hAnsi="Trebuchet MS"/>
            <w:noProof/>
            <w:u w:val="dotted"/>
          </w:rPr>
          <w:delText>YOU</w:delText>
        </w:r>
      </w:del>
      <w:ins w:id="35" w:author="Author">
        <w:r w:rsidRPr="00AB62DE">
          <w:rPr>
            <w:rFonts w:ascii="Trebuchet MS" w:hAnsi="Trebuchet MS"/>
            <w:noProof/>
          </w:rPr>
          <w:t>you</w:t>
        </w:r>
      </w:ins>
      <w:r w:rsidRPr="00AB62DE">
        <w:rPr>
          <w:rFonts w:ascii="Trebuchet MS" w:hAnsi="Trebuchet MS"/>
          <w:noProof/>
        </w:rPr>
        <w:t xml:space="preserve"> will strictly obey my voice and </w:t>
      </w:r>
      <w:del w:id="36" w:author="Author">
        <w:r w:rsidRPr="00AB62DE">
          <w:rPr>
            <w:rFonts w:ascii="Trebuchet MS" w:hAnsi="Trebuchet MS"/>
            <w:noProof/>
          </w:rPr>
          <w:delText xml:space="preserve">will indeed </w:delText>
        </w:r>
      </w:del>
      <w:r w:rsidRPr="00AB62DE">
        <w:rPr>
          <w:rFonts w:ascii="Trebuchet MS" w:hAnsi="Trebuchet MS"/>
          <w:noProof/>
        </w:rPr>
        <w:t xml:space="preserve">keep my covenant, </w:t>
      </w:r>
      <w:del w:id="37" w:author="Author">
        <w:r w:rsidRPr="00AB62DE">
          <w:rPr>
            <w:rFonts w:ascii="Trebuchet MS" w:hAnsi="Trebuchet MS"/>
            <w:noProof/>
          </w:rPr>
          <w:delText xml:space="preserve">then </w:delText>
        </w:r>
        <w:r w:rsidRPr="00AB62DE">
          <w:rPr>
            <w:rFonts w:ascii="Trebuchet MS" w:hAnsi="Trebuchet MS"/>
            <w:noProof/>
            <w:u w:val="dotted"/>
          </w:rPr>
          <w:delText>YOU</w:delText>
        </w:r>
      </w:del>
      <w:ins w:id="38" w:author="Author">
        <w:r w:rsidRPr="00AB62DE">
          <w:rPr>
            <w:rFonts w:ascii="Trebuchet MS" w:hAnsi="Trebuchet MS"/>
            <w:noProof/>
          </w:rPr>
          <w:t>you</w:t>
        </w:r>
      </w:ins>
      <w:r w:rsidRPr="00AB62DE">
        <w:rPr>
          <w:rFonts w:ascii="Trebuchet MS" w:hAnsi="Trebuchet MS"/>
          <w:noProof/>
        </w:rPr>
        <w:t xml:space="preserve"> will certainly become my special property</w:t>
      </w:r>
      <w:ins w:id="39" w:author="Author">
        <w:r w:rsidRPr="00AB62DE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AB62DE">
        <w:rPr>
          <w:rFonts w:ascii="Trebuchet MS" w:hAnsi="Trebuchet MS"/>
          <w:noProof/>
        </w:rPr>
        <w:t xml:space="preserve"> out of all </w:t>
      </w:r>
      <w:del w:id="42" w:author="Author">
        <w:r w:rsidRPr="00AB62DE">
          <w:rPr>
            <w:rFonts w:ascii="Trebuchet MS" w:hAnsi="Trebuchet MS"/>
            <w:noProof/>
          </w:rPr>
          <w:delText xml:space="preserve">other </w:delText>
        </w:r>
      </w:del>
      <w:r w:rsidRPr="00AB62DE">
        <w:rPr>
          <w:rFonts w:ascii="Trebuchet MS" w:hAnsi="Trebuchet MS"/>
          <w:noProof/>
        </w:rPr>
        <w:t xml:space="preserve">peoples, </w:t>
      </w:r>
      <w:del w:id="43" w:author="Author">
        <w:r w:rsidRPr="00AB62DE">
          <w:rPr>
            <w:rFonts w:ascii="Trebuchet MS" w:hAnsi="Trebuchet MS"/>
            <w:noProof/>
          </w:rPr>
          <w:delText>because</w:delText>
        </w:r>
      </w:del>
      <w:ins w:id="44" w:author="Author">
        <w:r w:rsidRPr="00AB62DE">
          <w:rPr>
            <w:rFonts w:ascii="Trebuchet MS" w:hAnsi="Trebuchet MS"/>
            <w:noProof/>
          </w:rPr>
          <w:t>for</w:t>
        </w:r>
      </w:ins>
      <w:r w:rsidRPr="00AB62DE">
        <w:rPr>
          <w:rFonts w:ascii="Trebuchet MS" w:hAnsi="Trebuchet MS"/>
          <w:noProof/>
        </w:rPr>
        <w:t xml:space="preserve"> the whole earth belongs to me. </w:t>
      </w:r>
      <w:r w:rsidRPr="00AB62DE">
        <w:rPr>
          <w:rFonts w:ascii="Trebuchet MS" w:hAnsi="Trebuchet MS"/>
          <w:b/>
          <w:noProof/>
        </w:rPr>
        <w:t xml:space="preserve">19:6 </w:t>
      </w:r>
      <w:del w:id="45" w:author="Author">
        <w:r w:rsidRPr="00AB62DE">
          <w:rPr>
            <w:rFonts w:ascii="Trebuchet MS" w:hAnsi="Trebuchet MS"/>
            <w:noProof/>
          </w:rPr>
          <w:delText xml:space="preserve">And </w:delText>
        </w:r>
        <w:r w:rsidRPr="00AB62DE">
          <w:rPr>
            <w:rFonts w:ascii="Trebuchet MS" w:hAnsi="Trebuchet MS"/>
            <w:noProof/>
            <w:u w:val="dotted"/>
          </w:rPr>
          <w:delText>YOU</w:delText>
        </w:r>
        <w:r w:rsidRPr="00AB62DE">
          <w:rPr>
            <w:rFonts w:ascii="Trebuchet MS" w:hAnsi="Trebuchet MS"/>
            <w:noProof/>
          </w:rPr>
          <w:delText xml:space="preserve"> yourselves</w:delText>
        </w:r>
      </w:del>
      <w:ins w:id="46" w:author="Author">
        <w:r w:rsidRPr="00AB62DE">
          <w:rPr>
            <w:rFonts w:ascii="Trebuchet MS" w:hAnsi="Trebuchet MS"/>
            <w:noProof/>
          </w:rPr>
          <w:t>You</w:t>
        </w:r>
      </w:ins>
      <w:r w:rsidRPr="00AB62DE">
        <w:rPr>
          <w:rFonts w:ascii="Trebuchet MS" w:hAnsi="Trebuchet MS"/>
          <w:noProof/>
        </w:rPr>
        <w:t xml:space="preserve"> will become to me a kingdom of priests and a holy nation.’ These are the words that you are to say to the </w:t>
      </w:r>
      <w:del w:id="47" w:author="Author">
        <w:r w:rsidRPr="00AB62DE">
          <w:rPr>
            <w:rFonts w:ascii="Trebuchet MS" w:hAnsi="Trebuchet MS"/>
            <w:noProof/>
          </w:rPr>
          <w:delText>sons of Israel</w:delText>
        </w:r>
      </w:del>
      <w:ins w:id="48" w:author="Author">
        <w:r w:rsidRPr="00AB62DE">
          <w:rPr>
            <w:rFonts w:ascii="Trebuchet MS" w:hAnsi="Trebuchet MS"/>
            <w:noProof/>
          </w:rPr>
          <w:t>Israelites</w:t>
        </w:r>
      </w:ins>
      <w:r w:rsidRPr="00AB62DE">
        <w:rPr>
          <w:rFonts w:ascii="Trebuchet MS" w:hAnsi="Trebuchet MS"/>
          <w:noProof/>
        </w:rPr>
        <w:t>.”</w:t>
      </w:r>
    </w:p>
    <w:p w:rsidR="00A220C8" w:rsidRPr="00AB62DE" w:rsidRDefault="00A220C8" w:rsidP="00A220C8">
      <w:pPr>
        <w:rPr>
          <w:rFonts w:ascii="Trebuchet MS" w:hAnsi="Trebuchet MS"/>
          <w:noProof/>
        </w:rPr>
      </w:pPr>
      <w:r w:rsidRPr="00AB62DE">
        <w:rPr>
          <w:rFonts w:ascii="Trebuchet MS" w:hAnsi="Trebuchet MS"/>
          <w:b/>
        </w:rPr>
        <w:t xml:space="preserve">19:7 </w:t>
      </w:r>
      <w:r w:rsidRPr="00AB62DE">
        <w:rPr>
          <w:rFonts w:ascii="Trebuchet MS" w:hAnsi="Trebuchet MS"/>
          <w:noProof/>
        </w:rPr>
        <w:t xml:space="preserve">So Moses </w:t>
      </w:r>
      <w:del w:id="49" w:author="Author">
        <w:r w:rsidRPr="00AB62DE">
          <w:rPr>
            <w:rFonts w:ascii="Trebuchet MS" w:hAnsi="Trebuchet MS"/>
            <w:noProof/>
          </w:rPr>
          <w:delText>came</w:delText>
        </w:r>
      </w:del>
      <w:ins w:id="50" w:author="Author">
        <w:r w:rsidRPr="00AB62DE">
          <w:rPr>
            <w:rFonts w:ascii="Trebuchet MS" w:hAnsi="Trebuchet MS"/>
            <w:noProof/>
          </w:rPr>
          <w:t>went</w:t>
        </w:r>
      </w:ins>
      <w:r w:rsidRPr="00AB62DE">
        <w:rPr>
          <w:rFonts w:ascii="Trebuchet MS" w:hAnsi="Trebuchet MS"/>
          <w:noProof/>
        </w:rPr>
        <w:t xml:space="preserve"> and </w:t>
      </w:r>
      <w:del w:id="51" w:author="Author">
        <w:r w:rsidRPr="00AB62DE">
          <w:rPr>
            <w:rFonts w:ascii="Trebuchet MS" w:hAnsi="Trebuchet MS"/>
            <w:noProof/>
          </w:rPr>
          <w:delText>called</w:delText>
        </w:r>
      </w:del>
      <w:ins w:id="52" w:author="Author">
        <w:r w:rsidRPr="00AB62DE">
          <w:rPr>
            <w:rFonts w:ascii="Trebuchet MS" w:hAnsi="Trebuchet MS"/>
            <w:noProof/>
          </w:rPr>
          <w:t>summoned</w:t>
        </w:r>
      </w:ins>
      <w:r w:rsidRPr="00AB62DE">
        <w:rPr>
          <w:rFonts w:ascii="Trebuchet MS" w:hAnsi="Trebuchet MS"/>
          <w:noProof/>
        </w:rPr>
        <w:t xml:space="preserve"> the </w:t>
      </w:r>
      <w:del w:id="53" w:author="Author">
        <w:r w:rsidRPr="00AB62DE">
          <w:rPr>
            <w:rFonts w:ascii="Trebuchet MS" w:hAnsi="Trebuchet MS"/>
            <w:noProof/>
          </w:rPr>
          <w:delText>older men</w:delText>
        </w:r>
      </w:del>
      <w:ins w:id="54" w:author="Author">
        <w:r w:rsidRPr="00AB62DE">
          <w:rPr>
            <w:rFonts w:ascii="Trebuchet MS" w:hAnsi="Trebuchet MS"/>
            <w:noProof/>
          </w:rPr>
          <w:t>elders</w:t>
        </w:r>
      </w:ins>
      <w:r w:rsidRPr="00AB62DE">
        <w:rPr>
          <w:rFonts w:ascii="Trebuchet MS" w:hAnsi="Trebuchet MS"/>
          <w:noProof/>
        </w:rPr>
        <w:t xml:space="preserve"> of the people and </w:t>
      </w:r>
      <w:del w:id="55" w:author="Author">
        <w:r w:rsidRPr="00AB62DE">
          <w:rPr>
            <w:rFonts w:ascii="Trebuchet MS" w:hAnsi="Trebuchet MS"/>
            <w:noProof/>
          </w:rPr>
          <w:delText>set before</w:delText>
        </w:r>
      </w:del>
      <w:ins w:id="56" w:author="Author">
        <w:r w:rsidRPr="00AB62DE">
          <w:rPr>
            <w:rFonts w:ascii="Trebuchet MS" w:hAnsi="Trebuchet MS"/>
            <w:noProof/>
          </w:rPr>
          <w:t>declared to</w:t>
        </w:r>
      </w:ins>
      <w:r w:rsidRPr="00AB62DE">
        <w:rPr>
          <w:rFonts w:ascii="Trebuchet MS" w:hAnsi="Trebuchet MS"/>
          <w:noProof/>
        </w:rPr>
        <w:t xml:space="preserve"> them all these words that Jehovah had commanded him. </w:t>
      </w:r>
      <w:r w:rsidRPr="00AB62DE">
        <w:rPr>
          <w:rFonts w:ascii="Trebuchet MS" w:hAnsi="Trebuchet MS"/>
          <w:b/>
          <w:noProof/>
        </w:rPr>
        <w:t xml:space="preserve">19:8 </w:t>
      </w:r>
      <w:r w:rsidRPr="00AB62DE">
        <w:rPr>
          <w:rFonts w:ascii="Trebuchet MS" w:hAnsi="Trebuchet MS"/>
          <w:noProof/>
        </w:rPr>
        <w:t>After that all the people answered unanimously</w:t>
      </w:r>
      <w:del w:id="57" w:author="Author">
        <w:r w:rsidRPr="00AB62DE">
          <w:rPr>
            <w:rFonts w:ascii="Trebuchet MS" w:hAnsi="Trebuchet MS"/>
            <w:noProof/>
          </w:rPr>
          <w:delText xml:space="preserve"> and said</w:delText>
        </w:r>
      </w:del>
      <w:r w:rsidRPr="00AB62DE">
        <w:rPr>
          <w:rFonts w:ascii="Trebuchet MS" w:hAnsi="Trebuchet MS"/>
          <w:noProof/>
        </w:rPr>
        <w:t>: “All that Jehovah has spoken</w:t>
      </w:r>
      <w:ins w:id="58" w:author="Author">
        <w:r w:rsidRPr="00AB62DE">
          <w:rPr>
            <w:rFonts w:ascii="Trebuchet MS" w:hAnsi="Trebuchet MS"/>
            <w:noProof/>
          </w:rPr>
          <w:t>,</w:t>
        </w:r>
      </w:ins>
      <w:r w:rsidRPr="00AB62DE">
        <w:rPr>
          <w:rFonts w:ascii="Trebuchet MS" w:hAnsi="Trebuchet MS"/>
          <w:noProof/>
        </w:rPr>
        <w:t xml:space="preserve"> we are willing to do.” </w:t>
      </w:r>
      <w:del w:id="59" w:author="Author">
        <w:r w:rsidRPr="00AB62DE">
          <w:rPr>
            <w:rFonts w:ascii="Trebuchet MS" w:hAnsi="Trebuchet MS"/>
            <w:noProof/>
          </w:rPr>
          <w:delText xml:space="preserve">Immediately </w:delText>
        </w:r>
      </w:del>
      <w:r w:rsidRPr="00AB62DE">
        <w:rPr>
          <w:rFonts w:ascii="Trebuchet MS" w:hAnsi="Trebuchet MS"/>
          <w:noProof/>
        </w:rPr>
        <w:t xml:space="preserve">Moses </w:t>
      </w:r>
      <w:ins w:id="60" w:author="Author">
        <w:r w:rsidRPr="00AB62DE">
          <w:rPr>
            <w:rFonts w:ascii="Trebuchet MS" w:hAnsi="Trebuchet MS"/>
            <w:noProof/>
          </w:rPr>
          <w:t xml:space="preserve">immediately </w:t>
        </w:r>
      </w:ins>
      <w:r w:rsidRPr="00AB62DE">
        <w:rPr>
          <w:rFonts w:ascii="Trebuchet MS" w:hAnsi="Trebuchet MS"/>
          <w:noProof/>
        </w:rPr>
        <w:t xml:space="preserve">took </w:t>
      </w:r>
      <w:del w:id="61" w:author="Author">
        <w:r w:rsidRPr="00AB62DE">
          <w:rPr>
            <w:rFonts w:ascii="Trebuchet MS" w:hAnsi="Trebuchet MS"/>
            <w:noProof/>
          </w:rPr>
          <w:delText xml:space="preserve">back </w:delText>
        </w:r>
      </w:del>
      <w:r w:rsidRPr="00AB62DE">
        <w:rPr>
          <w:rFonts w:ascii="Trebuchet MS" w:hAnsi="Trebuchet MS"/>
          <w:noProof/>
        </w:rPr>
        <w:t xml:space="preserve">the </w:t>
      </w:r>
      <w:del w:id="62" w:author="Author">
        <w:r w:rsidRPr="00AB62DE">
          <w:rPr>
            <w:rFonts w:ascii="Trebuchet MS" w:hAnsi="Trebuchet MS"/>
            <w:noProof/>
          </w:rPr>
          <w:delText>words of the people</w:delText>
        </w:r>
      </w:del>
      <w:ins w:id="63" w:author="Author">
        <w:r w:rsidRPr="00AB62DE">
          <w:rPr>
            <w:rFonts w:ascii="Trebuchet MS" w:hAnsi="Trebuchet MS"/>
            <w:noProof/>
          </w:rPr>
          <w:t>people’s response</w:t>
        </w:r>
      </w:ins>
      <w:r w:rsidRPr="00AB62DE">
        <w:rPr>
          <w:rFonts w:ascii="Trebuchet MS" w:hAnsi="Trebuchet MS"/>
          <w:noProof/>
        </w:rPr>
        <w:t xml:space="preserve"> to Jehovah. </w:t>
      </w:r>
      <w:r w:rsidRPr="00AB62DE">
        <w:rPr>
          <w:rFonts w:ascii="Trebuchet MS" w:hAnsi="Trebuchet MS"/>
          <w:b/>
          <w:noProof/>
        </w:rPr>
        <w:t xml:space="preserve">19:9 </w:t>
      </w:r>
      <w:del w:id="64" w:author="Author">
        <w:r w:rsidRPr="00AB62DE">
          <w:rPr>
            <w:rFonts w:ascii="Trebuchet MS" w:hAnsi="Trebuchet MS"/>
            <w:noProof/>
          </w:rPr>
          <w:delText>At this</w:delText>
        </w:r>
      </w:del>
      <w:ins w:id="65" w:author="Author">
        <w:r w:rsidRPr="00AB62DE">
          <w:rPr>
            <w:rFonts w:ascii="Trebuchet MS" w:hAnsi="Trebuchet MS"/>
            <w:noProof/>
          </w:rPr>
          <w:t>And</w:t>
        </w:r>
      </w:ins>
      <w:r w:rsidRPr="00AB62DE">
        <w:rPr>
          <w:rFonts w:ascii="Trebuchet MS" w:hAnsi="Trebuchet MS"/>
          <w:noProof/>
        </w:rPr>
        <w:t xml:space="preserve"> Jehovah said to Moses: “Look! I am coming to you in a dark cloud, </w:t>
      </w:r>
      <w:del w:id="66" w:author="Author">
        <w:r w:rsidRPr="00AB62DE">
          <w:rPr>
            <w:rFonts w:ascii="Trebuchet MS" w:hAnsi="Trebuchet MS"/>
            <w:noProof/>
          </w:rPr>
          <w:delText>in order</w:delText>
        </w:r>
      </w:del>
      <w:ins w:id="67" w:author="Author">
        <w:r w:rsidRPr="00AB62DE">
          <w:rPr>
            <w:rFonts w:ascii="Trebuchet MS" w:hAnsi="Trebuchet MS"/>
            <w:noProof/>
          </w:rPr>
          <w:t>so</w:t>
        </w:r>
      </w:ins>
      <w:r w:rsidRPr="00AB62DE">
        <w:rPr>
          <w:rFonts w:ascii="Trebuchet MS" w:hAnsi="Trebuchet MS"/>
          <w:noProof/>
        </w:rPr>
        <w:t xml:space="preserve"> that the people may hear when I speak with you</w:t>
      </w:r>
      <w:del w:id="68" w:author="Author">
        <w:r w:rsidRPr="00AB62DE">
          <w:rPr>
            <w:rFonts w:ascii="Trebuchet MS" w:hAnsi="Trebuchet MS"/>
            <w:noProof/>
          </w:rPr>
          <w:delText>,</w:delText>
        </w:r>
      </w:del>
      <w:r w:rsidRPr="00AB62DE">
        <w:rPr>
          <w:rFonts w:ascii="Trebuchet MS" w:hAnsi="Trebuchet MS"/>
          <w:noProof/>
        </w:rPr>
        <w:t xml:space="preserve"> and </w:t>
      </w:r>
      <w:ins w:id="69" w:author="Author">
        <w:r w:rsidRPr="00AB62DE">
          <w:rPr>
            <w:rFonts w:ascii="Trebuchet MS" w:hAnsi="Trebuchet MS"/>
            <w:noProof/>
          </w:rPr>
          <w:t xml:space="preserve">so </w:t>
        </w:r>
      </w:ins>
      <w:r w:rsidRPr="00AB62DE">
        <w:rPr>
          <w:rFonts w:ascii="Trebuchet MS" w:hAnsi="Trebuchet MS"/>
          <w:noProof/>
        </w:rPr>
        <w:t xml:space="preserve">that </w:t>
      </w:r>
      <w:del w:id="70" w:author="Author">
        <w:r w:rsidRPr="00AB62DE">
          <w:rPr>
            <w:rFonts w:ascii="Trebuchet MS" w:hAnsi="Trebuchet MS"/>
            <w:noProof/>
          </w:rPr>
          <w:delText xml:space="preserve">in you also </w:delText>
        </w:r>
      </w:del>
      <w:r w:rsidRPr="00AB62DE">
        <w:rPr>
          <w:rFonts w:ascii="Trebuchet MS" w:hAnsi="Trebuchet MS"/>
          <w:noProof/>
        </w:rPr>
        <w:t xml:space="preserve">they may </w:t>
      </w:r>
      <w:ins w:id="71" w:author="Author">
        <w:r w:rsidRPr="00AB62DE">
          <w:rPr>
            <w:rFonts w:ascii="Trebuchet MS" w:hAnsi="Trebuchet MS"/>
            <w:noProof/>
          </w:rPr>
          <w:t xml:space="preserve">always </w:t>
        </w:r>
      </w:ins>
      <w:r w:rsidRPr="00AB62DE">
        <w:rPr>
          <w:rFonts w:ascii="Trebuchet MS" w:hAnsi="Trebuchet MS"/>
          <w:noProof/>
        </w:rPr>
        <w:t xml:space="preserve">put faith </w:t>
      </w:r>
      <w:del w:id="72" w:author="Author">
        <w:r w:rsidRPr="00AB62DE">
          <w:rPr>
            <w:rFonts w:ascii="Trebuchet MS" w:hAnsi="Trebuchet MS"/>
            <w:noProof/>
          </w:rPr>
          <w:delText>to time indefinite.”</w:delText>
        </w:r>
      </w:del>
      <w:ins w:id="73" w:author="Author">
        <w:r w:rsidRPr="00AB62DE">
          <w:rPr>
            <w:rFonts w:ascii="Trebuchet MS" w:hAnsi="Trebuchet MS"/>
            <w:noProof/>
          </w:rPr>
          <w:t>in you as well.”</w:t>
        </w:r>
      </w:ins>
      <w:r w:rsidRPr="00AB62DE">
        <w:rPr>
          <w:rFonts w:ascii="Trebuchet MS" w:hAnsi="Trebuchet MS"/>
          <w:noProof/>
        </w:rPr>
        <w:t xml:space="preserve"> Then Moses reported the words of the people to Jehovah.</w:t>
      </w:r>
    </w:p>
    <w:p w:rsidR="00A220C8" w:rsidRPr="00AB62DE" w:rsidRDefault="00A220C8" w:rsidP="00A220C8">
      <w:pPr>
        <w:rPr>
          <w:rFonts w:ascii="Trebuchet MS" w:hAnsi="Trebuchet MS"/>
          <w:noProof/>
        </w:rPr>
      </w:pPr>
      <w:r w:rsidRPr="00AB62DE">
        <w:rPr>
          <w:rFonts w:ascii="Trebuchet MS" w:hAnsi="Trebuchet MS"/>
          <w:b/>
        </w:rPr>
        <w:t xml:space="preserve">19:10 </w:t>
      </w:r>
      <w:del w:id="74" w:author="Author">
        <w:r w:rsidRPr="00AB62DE">
          <w:rPr>
            <w:rFonts w:ascii="Trebuchet MS" w:hAnsi="Trebuchet MS"/>
            <w:noProof/>
          </w:rPr>
          <w:delText>And</w:delText>
        </w:r>
      </w:del>
      <w:ins w:id="75" w:author="Author">
        <w:r w:rsidRPr="00AB62DE">
          <w:rPr>
            <w:rFonts w:ascii="Trebuchet MS" w:hAnsi="Trebuchet MS"/>
            <w:noProof/>
          </w:rPr>
          <w:t>Then</w:t>
        </w:r>
      </w:ins>
      <w:r w:rsidRPr="00AB62DE">
        <w:rPr>
          <w:rFonts w:ascii="Trebuchet MS" w:hAnsi="Trebuchet MS"/>
          <w:noProof/>
        </w:rPr>
        <w:t xml:space="preserve"> Jehovah </w:t>
      </w:r>
      <w:del w:id="76" w:author="Author">
        <w:r w:rsidRPr="00AB62DE">
          <w:rPr>
            <w:rFonts w:ascii="Trebuchet MS" w:hAnsi="Trebuchet MS"/>
            <w:noProof/>
          </w:rPr>
          <w:delText>went on to say</w:delText>
        </w:r>
      </w:del>
      <w:ins w:id="77" w:author="Author">
        <w:r w:rsidRPr="00AB62DE">
          <w:rPr>
            <w:rFonts w:ascii="Trebuchet MS" w:hAnsi="Trebuchet MS"/>
            <w:noProof/>
          </w:rPr>
          <w:t>said</w:t>
        </w:r>
      </w:ins>
      <w:r w:rsidRPr="00AB62DE">
        <w:rPr>
          <w:rFonts w:ascii="Trebuchet MS" w:hAnsi="Trebuchet MS"/>
          <w:noProof/>
        </w:rPr>
        <w:t xml:space="preserve"> to Moses: “Go to the people</w:t>
      </w:r>
      <w:del w:id="78" w:author="Author">
        <w:r w:rsidRPr="00AB62DE">
          <w:rPr>
            <w:rFonts w:ascii="Trebuchet MS" w:hAnsi="Trebuchet MS"/>
            <w:noProof/>
          </w:rPr>
          <w:delText>,</w:delText>
        </w:r>
      </w:del>
      <w:r w:rsidRPr="00AB62DE">
        <w:rPr>
          <w:rFonts w:ascii="Trebuchet MS" w:hAnsi="Trebuchet MS"/>
          <w:noProof/>
        </w:rPr>
        <w:t xml:space="preserve"> and</w:t>
      </w:r>
      <w:del w:id="79" w:author="Author">
        <w:r w:rsidRPr="00AB62DE">
          <w:rPr>
            <w:rFonts w:ascii="Trebuchet MS" w:hAnsi="Trebuchet MS"/>
            <w:noProof/>
          </w:rPr>
          <w:delText xml:space="preserve"> you must</w:delText>
        </w:r>
      </w:del>
      <w:r w:rsidRPr="00AB62DE">
        <w:rPr>
          <w:rFonts w:ascii="Trebuchet MS" w:hAnsi="Trebuchet MS"/>
          <w:noProof/>
        </w:rPr>
        <w:t xml:space="preserve"> sanctify them today and tomorrow, and they must wash their </w:t>
      </w:r>
      <w:del w:id="80" w:author="Author">
        <w:r w:rsidRPr="00AB62DE">
          <w:rPr>
            <w:rFonts w:ascii="Trebuchet MS" w:hAnsi="Trebuchet MS"/>
            <w:noProof/>
          </w:rPr>
          <w:delText>mantles</w:delText>
        </w:r>
      </w:del>
      <w:ins w:id="81" w:author="Author">
        <w:r w:rsidRPr="00AB62DE">
          <w:rPr>
            <w:rFonts w:ascii="Trebuchet MS" w:hAnsi="Trebuchet MS"/>
            <w:noProof/>
          </w:rPr>
          <w:t>clothing</w:t>
        </w:r>
      </w:ins>
      <w:r w:rsidRPr="00AB62DE">
        <w:rPr>
          <w:rFonts w:ascii="Trebuchet MS" w:hAnsi="Trebuchet MS"/>
          <w:noProof/>
        </w:rPr>
        <w:t xml:space="preserve">. </w:t>
      </w:r>
      <w:r w:rsidRPr="00AB62DE">
        <w:rPr>
          <w:rFonts w:ascii="Trebuchet MS" w:hAnsi="Trebuchet MS"/>
          <w:b/>
          <w:noProof/>
        </w:rPr>
        <w:t xml:space="preserve">19:11 </w:t>
      </w:r>
      <w:r w:rsidRPr="00AB62DE">
        <w:rPr>
          <w:rFonts w:ascii="Trebuchet MS" w:hAnsi="Trebuchet MS"/>
          <w:noProof/>
        </w:rPr>
        <w:t xml:space="preserve">And they must </w:t>
      </w:r>
      <w:del w:id="82" w:author="Author">
        <w:r w:rsidRPr="00AB62DE">
          <w:rPr>
            <w:rFonts w:ascii="Trebuchet MS" w:hAnsi="Trebuchet MS"/>
            <w:noProof/>
          </w:rPr>
          <w:delText>prove</w:delText>
        </w:r>
      </w:del>
      <w:ins w:id="83" w:author="Author">
        <w:r w:rsidRPr="00AB62DE">
          <w:rPr>
            <w:rFonts w:ascii="Trebuchet MS" w:hAnsi="Trebuchet MS"/>
            <w:noProof/>
          </w:rPr>
          <w:t>be</w:t>
        </w:r>
      </w:ins>
      <w:r w:rsidRPr="00AB62DE">
        <w:rPr>
          <w:rFonts w:ascii="Trebuchet MS" w:hAnsi="Trebuchet MS"/>
          <w:noProof/>
        </w:rPr>
        <w:t xml:space="preserve"> ready for the third day, because on the third day Jehovah will come down </w:t>
      </w:r>
      <w:ins w:id="84" w:author="Author">
        <w:r w:rsidRPr="00AB62DE">
          <w:rPr>
            <w:rFonts w:ascii="Trebuchet MS" w:hAnsi="Trebuchet MS"/>
            <w:noProof/>
          </w:rPr>
          <w:t xml:space="preserve">upon Mount Si′nai </w:t>
        </w:r>
      </w:ins>
      <w:r w:rsidRPr="00AB62DE">
        <w:rPr>
          <w:rFonts w:ascii="Trebuchet MS" w:hAnsi="Trebuchet MS"/>
          <w:noProof/>
        </w:rPr>
        <w:t>before the eyes of all the people</w:t>
      </w:r>
      <w:del w:id="85" w:author="Author">
        <w:r w:rsidRPr="00AB62DE">
          <w:rPr>
            <w:rFonts w:ascii="Trebuchet MS" w:hAnsi="Trebuchet MS"/>
            <w:noProof/>
          </w:rPr>
          <w:delText xml:space="preserve"> upon Mount Si′nai</w:delText>
        </w:r>
      </w:del>
      <w:r w:rsidRPr="00AB62DE">
        <w:rPr>
          <w:rFonts w:ascii="Trebuchet MS" w:hAnsi="Trebuchet MS"/>
          <w:noProof/>
        </w:rPr>
        <w:t xml:space="preserve">. </w:t>
      </w:r>
      <w:r w:rsidRPr="00AB62DE">
        <w:rPr>
          <w:rFonts w:ascii="Trebuchet MS" w:hAnsi="Trebuchet MS"/>
          <w:b/>
          <w:noProof/>
        </w:rPr>
        <w:t xml:space="preserve">19:12 </w:t>
      </w:r>
      <w:del w:id="86" w:author="Author">
        <w:r w:rsidRPr="00AB62DE">
          <w:rPr>
            <w:rFonts w:ascii="Trebuchet MS" w:hAnsi="Trebuchet MS"/>
            <w:noProof/>
          </w:rPr>
          <w:delText>And you</w:delText>
        </w:r>
      </w:del>
      <w:ins w:id="87" w:author="Author">
        <w:r w:rsidRPr="00AB62DE">
          <w:rPr>
            <w:rFonts w:ascii="Trebuchet MS" w:hAnsi="Trebuchet MS"/>
            <w:noProof/>
          </w:rPr>
          <w:t>You</w:t>
        </w:r>
      </w:ins>
      <w:r w:rsidRPr="00AB62DE">
        <w:rPr>
          <w:rFonts w:ascii="Trebuchet MS" w:hAnsi="Trebuchet MS"/>
          <w:noProof/>
        </w:rPr>
        <w:t xml:space="preserve"> must set </w:t>
      </w:r>
      <w:del w:id="88" w:author="Author">
        <w:r w:rsidRPr="00AB62DE">
          <w:rPr>
            <w:rFonts w:ascii="Trebuchet MS" w:hAnsi="Trebuchet MS"/>
            <w:noProof/>
          </w:rPr>
          <w:delText>bounds</w:delText>
        </w:r>
      </w:del>
      <w:ins w:id="89" w:author="Author">
        <w:r w:rsidRPr="00AB62DE">
          <w:rPr>
            <w:rFonts w:ascii="Trebuchet MS" w:hAnsi="Trebuchet MS"/>
            <w:noProof/>
          </w:rPr>
          <w:t>boundaries</w:t>
        </w:r>
      </w:ins>
      <w:r w:rsidRPr="00AB62DE">
        <w:rPr>
          <w:rFonts w:ascii="Trebuchet MS" w:hAnsi="Trebuchet MS"/>
          <w:noProof/>
        </w:rPr>
        <w:t xml:space="preserve"> for the people </w:t>
      </w:r>
      <w:del w:id="90" w:author="Author">
        <w:r w:rsidRPr="00AB62DE">
          <w:rPr>
            <w:rFonts w:ascii="Trebuchet MS" w:hAnsi="Trebuchet MS"/>
            <w:noProof/>
          </w:rPr>
          <w:delText xml:space="preserve">round about, saying, ‘Guard yourselves against </w:delText>
        </w:r>
      </w:del>
      <w:ins w:id="91" w:author="Author">
        <w:r w:rsidRPr="00AB62DE">
          <w:rPr>
            <w:rFonts w:ascii="Trebuchet MS" w:hAnsi="Trebuchet MS"/>
            <w:noProof/>
          </w:rPr>
          <w:t xml:space="preserve">all around it and tell them, ‘Beware of </w:t>
        </w:r>
      </w:ins>
      <w:r w:rsidRPr="00AB62DE">
        <w:rPr>
          <w:rFonts w:ascii="Trebuchet MS" w:hAnsi="Trebuchet MS"/>
          <w:noProof/>
        </w:rPr>
        <w:t xml:space="preserve">going up </w:t>
      </w:r>
      <w:del w:id="92" w:author="Author">
        <w:r w:rsidRPr="00AB62DE">
          <w:rPr>
            <w:rFonts w:ascii="Trebuchet MS" w:hAnsi="Trebuchet MS"/>
            <w:noProof/>
          </w:rPr>
          <w:delText>into</w:delText>
        </w:r>
      </w:del>
      <w:ins w:id="93" w:author="Author">
        <w:r w:rsidRPr="00AB62DE">
          <w:rPr>
            <w:rFonts w:ascii="Trebuchet MS" w:hAnsi="Trebuchet MS"/>
            <w:noProof/>
          </w:rPr>
          <w:t>to</w:t>
        </w:r>
      </w:ins>
      <w:r w:rsidRPr="00AB62DE">
        <w:rPr>
          <w:rFonts w:ascii="Trebuchet MS" w:hAnsi="Trebuchet MS"/>
          <w:noProof/>
        </w:rPr>
        <w:t xml:space="preserve"> the mountain</w:t>
      </w:r>
      <w:del w:id="94" w:author="Author">
        <w:r w:rsidRPr="00AB62DE">
          <w:rPr>
            <w:rFonts w:ascii="Trebuchet MS" w:hAnsi="Trebuchet MS"/>
            <w:noProof/>
          </w:rPr>
          <w:delText>, and do not touch the edge of it.</w:delText>
        </w:r>
      </w:del>
      <w:ins w:id="95" w:author="Author">
        <w:r w:rsidRPr="00AB62DE">
          <w:rPr>
            <w:rFonts w:ascii="Trebuchet MS" w:hAnsi="Trebuchet MS"/>
            <w:noProof/>
          </w:rPr>
          <w:t xml:space="preserve"> or touching its border.</w:t>
        </w:r>
      </w:ins>
      <w:r w:rsidRPr="00AB62DE">
        <w:rPr>
          <w:rFonts w:ascii="Trebuchet MS" w:hAnsi="Trebuchet MS"/>
          <w:noProof/>
        </w:rPr>
        <w:t xml:space="preserve"> Anybody touching the mountain will </w:t>
      </w:r>
      <w:del w:id="96" w:author="Author">
        <w:r w:rsidRPr="00AB62DE">
          <w:rPr>
            <w:rFonts w:ascii="Trebuchet MS" w:hAnsi="Trebuchet MS"/>
            <w:noProof/>
          </w:rPr>
          <w:delText>positively</w:delText>
        </w:r>
      </w:del>
      <w:ins w:id="97" w:author="Author">
        <w:r w:rsidRPr="00AB62DE">
          <w:rPr>
            <w:rFonts w:ascii="Trebuchet MS" w:hAnsi="Trebuchet MS"/>
            <w:noProof/>
          </w:rPr>
          <w:t>surely</w:t>
        </w:r>
      </w:ins>
      <w:r w:rsidRPr="00AB62DE">
        <w:rPr>
          <w:rFonts w:ascii="Trebuchet MS" w:hAnsi="Trebuchet MS"/>
          <w:noProof/>
        </w:rPr>
        <w:t xml:space="preserve"> be put to death. </w:t>
      </w:r>
      <w:r w:rsidRPr="00AB62DE">
        <w:rPr>
          <w:rFonts w:ascii="Trebuchet MS" w:hAnsi="Trebuchet MS"/>
          <w:b/>
          <w:noProof/>
        </w:rPr>
        <w:t xml:space="preserve">19:13 </w:t>
      </w:r>
      <w:r w:rsidRPr="00AB62DE">
        <w:rPr>
          <w:rFonts w:ascii="Trebuchet MS" w:hAnsi="Trebuchet MS"/>
          <w:noProof/>
        </w:rPr>
        <w:t xml:space="preserve">No hand is to touch him, </w:t>
      </w:r>
      <w:del w:id="98" w:author="Author">
        <w:r w:rsidRPr="00AB62DE">
          <w:rPr>
            <w:rFonts w:ascii="Trebuchet MS" w:hAnsi="Trebuchet MS"/>
            <w:noProof/>
          </w:rPr>
          <w:delText>because</w:delText>
        </w:r>
      </w:del>
      <w:ins w:id="99" w:author="Author">
        <w:r w:rsidRPr="00AB62DE">
          <w:rPr>
            <w:rFonts w:ascii="Trebuchet MS" w:hAnsi="Trebuchet MS"/>
            <w:noProof/>
          </w:rPr>
          <w:t>but</w:t>
        </w:r>
      </w:ins>
      <w:r w:rsidRPr="00AB62DE">
        <w:rPr>
          <w:rFonts w:ascii="Trebuchet MS" w:hAnsi="Trebuchet MS"/>
          <w:noProof/>
        </w:rPr>
        <w:t xml:space="preserve"> he will </w:t>
      </w:r>
      <w:del w:id="100" w:author="Author">
        <w:r w:rsidRPr="00AB62DE">
          <w:rPr>
            <w:rFonts w:ascii="Trebuchet MS" w:hAnsi="Trebuchet MS"/>
            <w:noProof/>
          </w:rPr>
          <w:delText>positively</w:delText>
        </w:r>
      </w:del>
      <w:ins w:id="101" w:author="Author">
        <w:r w:rsidRPr="00AB62DE">
          <w:rPr>
            <w:rFonts w:ascii="Trebuchet MS" w:hAnsi="Trebuchet MS"/>
            <w:noProof/>
          </w:rPr>
          <w:t>either</w:t>
        </w:r>
      </w:ins>
      <w:r w:rsidRPr="00AB62DE">
        <w:rPr>
          <w:rFonts w:ascii="Trebuchet MS" w:hAnsi="Trebuchet MS"/>
          <w:noProof/>
        </w:rPr>
        <w:t xml:space="preserve"> be stoned or </w:t>
      </w:r>
      <w:del w:id="102" w:author="Author">
        <w:r w:rsidRPr="00AB62DE">
          <w:rPr>
            <w:rFonts w:ascii="Trebuchet MS" w:hAnsi="Trebuchet MS"/>
            <w:noProof/>
          </w:rPr>
          <w:delText xml:space="preserve">will positively </w:delText>
        </w:r>
      </w:del>
      <w:r w:rsidRPr="00AB62DE">
        <w:rPr>
          <w:rFonts w:ascii="Trebuchet MS" w:hAnsi="Trebuchet MS"/>
          <w:noProof/>
        </w:rPr>
        <w:t>be shot through.</w:t>
      </w:r>
      <w:ins w:id="103" w:author="Author">
        <w:r w:rsidRPr="00AB62DE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AB62DE">
        <w:rPr>
          <w:rFonts w:ascii="Trebuchet MS" w:hAnsi="Trebuchet MS"/>
          <w:noProof/>
        </w:rPr>
        <w:t xml:space="preserve"> Whether beast or man, he will not live.’ </w:t>
      </w:r>
      <w:del w:id="106" w:author="Author">
        <w:r w:rsidRPr="00AB62DE">
          <w:rPr>
            <w:rFonts w:ascii="Trebuchet MS" w:hAnsi="Trebuchet MS"/>
            <w:noProof/>
          </w:rPr>
          <w:delText>At</w:delText>
        </w:r>
      </w:del>
      <w:ins w:id="107" w:author="Author">
        <w:r w:rsidRPr="00AB62DE">
          <w:rPr>
            <w:rFonts w:ascii="Trebuchet MS" w:hAnsi="Trebuchet MS"/>
            <w:noProof/>
          </w:rPr>
          <w:t>But at</w:t>
        </w:r>
      </w:ins>
      <w:r w:rsidRPr="00AB62DE">
        <w:rPr>
          <w:rFonts w:ascii="Trebuchet MS" w:hAnsi="Trebuchet MS"/>
          <w:noProof/>
        </w:rPr>
        <w:t xml:space="preserve"> the </w:t>
      </w:r>
      <w:del w:id="108" w:author="Author">
        <w:r w:rsidRPr="00AB62DE">
          <w:rPr>
            <w:rFonts w:ascii="Trebuchet MS" w:hAnsi="Trebuchet MS"/>
            <w:noProof/>
          </w:rPr>
          <w:delText>blowing</w:delText>
        </w:r>
      </w:del>
      <w:ins w:id="109" w:author="Author">
        <w:r w:rsidRPr="00AB62DE">
          <w:rPr>
            <w:rFonts w:ascii="Trebuchet MS" w:hAnsi="Trebuchet MS"/>
            <w:noProof/>
          </w:rPr>
          <w:t>sound</w:t>
        </w:r>
      </w:ins>
      <w:r w:rsidRPr="00AB62DE">
        <w:rPr>
          <w:rFonts w:ascii="Trebuchet MS" w:hAnsi="Trebuchet MS"/>
          <w:noProof/>
        </w:rPr>
        <w:t xml:space="preserve"> of the ram’s horn they </w:t>
      </w:r>
      <w:del w:id="110" w:author="Author">
        <w:r w:rsidRPr="00AB62DE">
          <w:rPr>
            <w:rFonts w:ascii="Trebuchet MS" w:hAnsi="Trebuchet MS"/>
            <w:noProof/>
          </w:rPr>
          <w:delText xml:space="preserve">themselves </w:delText>
        </w:r>
      </w:del>
      <w:r w:rsidRPr="00AB62DE">
        <w:rPr>
          <w:rFonts w:ascii="Trebuchet MS" w:hAnsi="Trebuchet MS"/>
          <w:noProof/>
        </w:rPr>
        <w:t>may come up to the mountain.”</w:t>
      </w:r>
    </w:p>
    <w:p w:rsidR="00A220C8" w:rsidRPr="00AB62DE" w:rsidRDefault="00A220C8" w:rsidP="00A220C8">
      <w:pPr>
        <w:rPr>
          <w:rFonts w:ascii="Trebuchet MS" w:hAnsi="Trebuchet MS"/>
          <w:noProof/>
        </w:rPr>
      </w:pPr>
      <w:r w:rsidRPr="00AB62DE">
        <w:rPr>
          <w:rFonts w:ascii="Trebuchet MS" w:hAnsi="Trebuchet MS"/>
          <w:b/>
        </w:rPr>
        <w:t xml:space="preserve">19:14 </w:t>
      </w:r>
      <w:r w:rsidRPr="00AB62DE">
        <w:rPr>
          <w:rFonts w:ascii="Trebuchet MS" w:hAnsi="Trebuchet MS"/>
          <w:noProof/>
        </w:rPr>
        <w:t xml:space="preserve">Then Moses went down from the mountain to the people, and he </w:t>
      </w:r>
      <w:del w:id="111" w:author="Author">
        <w:r w:rsidRPr="00AB62DE">
          <w:rPr>
            <w:rFonts w:ascii="Trebuchet MS" w:hAnsi="Trebuchet MS"/>
            <w:noProof/>
          </w:rPr>
          <w:delText>set about sanctifying</w:delText>
        </w:r>
      </w:del>
      <w:ins w:id="112" w:author="Author">
        <w:r w:rsidRPr="00AB62DE">
          <w:rPr>
            <w:rFonts w:ascii="Trebuchet MS" w:hAnsi="Trebuchet MS"/>
            <w:noProof/>
          </w:rPr>
          <w:t>began to sanctify</w:t>
        </w:r>
      </w:ins>
      <w:r w:rsidRPr="00AB62DE">
        <w:rPr>
          <w:rFonts w:ascii="Trebuchet MS" w:hAnsi="Trebuchet MS"/>
          <w:noProof/>
        </w:rPr>
        <w:t xml:space="preserve"> the people</w:t>
      </w:r>
      <w:del w:id="113" w:author="Author">
        <w:r w:rsidRPr="00AB62DE">
          <w:rPr>
            <w:rFonts w:ascii="Trebuchet MS" w:hAnsi="Trebuchet MS"/>
            <w:noProof/>
          </w:rPr>
          <w:delText>;</w:delText>
        </w:r>
      </w:del>
      <w:ins w:id="114" w:author="Author">
        <w:r w:rsidRPr="00AB62DE">
          <w:rPr>
            <w:rFonts w:ascii="Trebuchet MS" w:hAnsi="Trebuchet MS"/>
            <w:noProof/>
          </w:rPr>
          <w:t>,</w:t>
        </w:r>
      </w:ins>
      <w:r w:rsidRPr="00AB62DE">
        <w:rPr>
          <w:rFonts w:ascii="Trebuchet MS" w:hAnsi="Trebuchet MS"/>
          <w:noProof/>
        </w:rPr>
        <w:t xml:space="preserve"> and they </w:t>
      </w:r>
      <w:del w:id="115" w:author="Author">
        <w:r w:rsidRPr="00AB62DE">
          <w:rPr>
            <w:rFonts w:ascii="Trebuchet MS" w:hAnsi="Trebuchet MS"/>
            <w:noProof/>
          </w:rPr>
          <w:delText>engaged in washing</w:delText>
        </w:r>
      </w:del>
      <w:ins w:id="116" w:author="Author">
        <w:r w:rsidRPr="00AB62DE">
          <w:rPr>
            <w:rFonts w:ascii="Trebuchet MS" w:hAnsi="Trebuchet MS"/>
            <w:noProof/>
          </w:rPr>
          <w:t>washed</w:t>
        </w:r>
      </w:ins>
      <w:r w:rsidRPr="00AB62DE">
        <w:rPr>
          <w:rFonts w:ascii="Trebuchet MS" w:hAnsi="Trebuchet MS"/>
          <w:noProof/>
        </w:rPr>
        <w:t xml:space="preserve"> their </w:t>
      </w:r>
      <w:del w:id="117" w:author="Author">
        <w:r w:rsidRPr="00AB62DE">
          <w:rPr>
            <w:rFonts w:ascii="Trebuchet MS" w:hAnsi="Trebuchet MS"/>
            <w:noProof/>
          </w:rPr>
          <w:delText>mantles</w:delText>
        </w:r>
      </w:del>
      <w:ins w:id="118" w:author="Author">
        <w:r w:rsidRPr="00AB62DE">
          <w:rPr>
            <w:rFonts w:ascii="Trebuchet MS" w:hAnsi="Trebuchet MS"/>
            <w:noProof/>
          </w:rPr>
          <w:t>clothing</w:t>
        </w:r>
      </w:ins>
      <w:r w:rsidRPr="00AB62DE">
        <w:rPr>
          <w:rFonts w:ascii="Trebuchet MS" w:hAnsi="Trebuchet MS"/>
          <w:noProof/>
        </w:rPr>
        <w:t xml:space="preserve">. </w:t>
      </w:r>
      <w:r w:rsidRPr="00AB62DE">
        <w:rPr>
          <w:rFonts w:ascii="Trebuchet MS" w:hAnsi="Trebuchet MS"/>
          <w:b/>
          <w:noProof/>
        </w:rPr>
        <w:t xml:space="preserve">19:15 </w:t>
      </w:r>
      <w:del w:id="119" w:author="Author">
        <w:r w:rsidRPr="00AB62DE">
          <w:rPr>
            <w:rFonts w:ascii="Trebuchet MS" w:hAnsi="Trebuchet MS"/>
            <w:noProof/>
          </w:rPr>
          <w:delText>Accordingly he</w:delText>
        </w:r>
      </w:del>
      <w:ins w:id="120" w:author="Author">
        <w:r w:rsidRPr="00AB62DE">
          <w:rPr>
            <w:rFonts w:ascii="Trebuchet MS" w:hAnsi="Trebuchet MS"/>
            <w:noProof/>
          </w:rPr>
          <w:t>He</w:t>
        </w:r>
      </w:ins>
      <w:r w:rsidRPr="00AB62DE">
        <w:rPr>
          <w:rFonts w:ascii="Trebuchet MS" w:hAnsi="Trebuchet MS"/>
          <w:noProof/>
        </w:rPr>
        <w:t xml:space="preserve"> said to the people: “Get ready </w:t>
      </w:r>
      <w:del w:id="121" w:author="Author">
        <w:r w:rsidRPr="00AB62DE">
          <w:rPr>
            <w:rFonts w:ascii="Trebuchet MS" w:hAnsi="Trebuchet MS"/>
            <w:noProof/>
          </w:rPr>
          <w:delText>during</w:delText>
        </w:r>
      </w:del>
      <w:ins w:id="122" w:author="Author">
        <w:r w:rsidRPr="00AB62DE">
          <w:rPr>
            <w:rFonts w:ascii="Trebuchet MS" w:hAnsi="Trebuchet MS"/>
            <w:noProof/>
          </w:rPr>
          <w:t>for</w:t>
        </w:r>
      </w:ins>
      <w:r w:rsidRPr="00AB62DE">
        <w:rPr>
          <w:rFonts w:ascii="Trebuchet MS" w:hAnsi="Trebuchet MS"/>
          <w:noProof/>
        </w:rPr>
        <w:t xml:space="preserve"> the </w:t>
      </w:r>
      <w:del w:id="123" w:author="Author">
        <w:r w:rsidRPr="00AB62DE">
          <w:rPr>
            <w:rFonts w:ascii="Trebuchet MS" w:hAnsi="Trebuchet MS"/>
            <w:noProof/>
          </w:rPr>
          <w:delText xml:space="preserve">three days. Do not </w:delText>
        </w:r>
        <w:r w:rsidRPr="00AB62DE">
          <w:rPr>
            <w:rFonts w:ascii="Trebuchet MS" w:hAnsi="Trebuchet MS"/>
            <w:noProof/>
            <w:u w:val="dotted"/>
          </w:rPr>
          <w:delText>YOU</w:delText>
        </w:r>
        <w:r w:rsidRPr="00AB62DE">
          <w:rPr>
            <w:rFonts w:ascii="Trebuchet MS" w:hAnsi="Trebuchet MS"/>
            <w:noProof/>
          </w:rPr>
          <w:delText xml:space="preserve"> men come near a woman.”</w:delText>
        </w:r>
      </w:del>
      <w:ins w:id="124" w:author="Author">
        <w:r w:rsidRPr="00AB62DE">
          <w:rPr>
            <w:rFonts w:ascii="Trebuchet MS" w:hAnsi="Trebuchet MS"/>
            <w:noProof/>
          </w:rPr>
          <w:t>third day. Abstain from sexual relations.”</w:t>
        </w:r>
        <w:r w:rsidRPr="00AB62DE">
          <w:rPr>
            <w:rStyle w:val="FootnoteReference"/>
            <w:rFonts w:ascii="Trebuchet MS" w:hAnsi="Trebuchet MS"/>
            <w:noProof/>
          </w:rPr>
          <w:footnoteReference w:id="3"/>
        </w:r>
      </w:ins>
    </w:p>
    <w:p w:rsidR="00A220C8" w:rsidRPr="00AB62DE" w:rsidRDefault="00A220C8" w:rsidP="00A220C8">
      <w:pPr>
        <w:rPr>
          <w:rFonts w:ascii="Trebuchet MS" w:hAnsi="Trebuchet MS"/>
          <w:noProof/>
        </w:rPr>
      </w:pPr>
      <w:r w:rsidRPr="00AB62DE">
        <w:rPr>
          <w:rFonts w:ascii="Trebuchet MS" w:hAnsi="Trebuchet MS"/>
          <w:b/>
        </w:rPr>
        <w:t xml:space="preserve">19:16 </w:t>
      </w:r>
      <w:del w:id="127" w:author="Author">
        <w:r w:rsidRPr="00AB62DE">
          <w:rPr>
            <w:rFonts w:ascii="Trebuchet MS" w:hAnsi="Trebuchet MS"/>
            <w:noProof/>
          </w:rPr>
          <w:delText>And on</w:delText>
        </w:r>
      </w:del>
      <w:ins w:id="128" w:author="Author">
        <w:r w:rsidRPr="00AB62DE">
          <w:rPr>
            <w:rFonts w:ascii="Trebuchet MS" w:hAnsi="Trebuchet MS"/>
            <w:noProof/>
          </w:rPr>
          <w:t>On the morning of</w:t>
        </w:r>
      </w:ins>
      <w:r w:rsidRPr="00AB62DE">
        <w:rPr>
          <w:rFonts w:ascii="Trebuchet MS" w:hAnsi="Trebuchet MS"/>
          <w:noProof/>
        </w:rPr>
        <w:t xml:space="preserve"> the third day</w:t>
      </w:r>
      <w:del w:id="129" w:author="Author">
        <w:r w:rsidRPr="00AB62DE">
          <w:rPr>
            <w:rFonts w:ascii="Trebuchet MS" w:hAnsi="Trebuchet MS"/>
            <w:noProof/>
          </w:rPr>
          <w:delText xml:space="preserve"> when it became morning it came about that thunders</w:delText>
        </w:r>
      </w:del>
      <w:ins w:id="130" w:author="Author">
        <w:r w:rsidRPr="00AB62DE">
          <w:rPr>
            <w:rFonts w:ascii="Trebuchet MS" w:hAnsi="Trebuchet MS"/>
            <w:noProof/>
          </w:rPr>
          <w:t>, there was thunder</w:t>
        </w:r>
      </w:ins>
      <w:r w:rsidRPr="00AB62DE">
        <w:rPr>
          <w:rFonts w:ascii="Trebuchet MS" w:hAnsi="Trebuchet MS"/>
          <w:noProof/>
        </w:rPr>
        <w:t xml:space="preserve"> and </w:t>
      </w:r>
      <w:del w:id="131" w:author="Author">
        <w:r w:rsidRPr="00AB62DE">
          <w:rPr>
            <w:rFonts w:ascii="Trebuchet MS" w:hAnsi="Trebuchet MS"/>
            <w:noProof/>
          </w:rPr>
          <w:delText>lightnings began occurring</w:delText>
        </w:r>
      </w:del>
      <w:ins w:id="132" w:author="Author">
        <w:r w:rsidRPr="00AB62DE">
          <w:rPr>
            <w:rFonts w:ascii="Trebuchet MS" w:hAnsi="Trebuchet MS"/>
            <w:noProof/>
          </w:rPr>
          <w:t>lightning</w:t>
        </w:r>
      </w:ins>
      <w:r w:rsidRPr="00AB62DE">
        <w:rPr>
          <w:rFonts w:ascii="Trebuchet MS" w:hAnsi="Trebuchet MS"/>
          <w:noProof/>
        </w:rPr>
        <w:t xml:space="preserve">, and </w:t>
      </w:r>
      <w:ins w:id="133" w:author="Author">
        <w:r w:rsidRPr="00AB62DE">
          <w:rPr>
            <w:rFonts w:ascii="Trebuchet MS" w:hAnsi="Trebuchet MS"/>
            <w:noProof/>
          </w:rPr>
          <w:t xml:space="preserve">there was </w:t>
        </w:r>
      </w:ins>
      <w:r w:rsidRPr="00AB62DE">
        <w:rPr>
          <w:rFonts w:ascii="Trebuchet MS" w:hAnsi="Trebuchet MS"/>
          <w:noProof/>
        </w:rPr>
        <w:t xml:space="preserve">a heavy cloud </w:t>
      </w:r>
      <w:del w:id="134" w:author="Author">
        <w:r w:rsidRPr="00AB62DE">
          <w:rPr>
            <w:rFonts w:ascii="Trebuchet MS" w:hAnsi="Trebuchet MS"/>
            <w:noProof/>
          </w:rPr>
          <w:delText>upon</w:delText>
        </w:r>
      </w:del>
      <w:ins w:id="135" w:author="Author">
        <w:r w:rsidRPr="00AB62DE">
          <w:rPr>
            <w:rFonts w:ascii="Trebuchet MS" w:hAnsi="Trebuchet MS"/>
            <w:noProof/>
          </w:rPr>
          <w:t>on</w:t>
        </w:r>
      </w:ins>
      <w:r w:rsidRPr="00AB62DE">
        <w:rPr>
          <w:rFonts w:ascii="Trebuchet MS" w:hAnsi="Trebuchet MS"/>
          <w:noProof/>
        </w:rPr>
        <w:t xml:space="preserve"> the mountain and a very loud sound of a horn, </w:t>
      </w:r>
      <w:del w:id="136" w:author="Author">
        <w:r w:rsidRPr="00AB62DE">
          <w:rPr>
            <w:rFonts w:ascii="Trebuchet MS" w:hAnsi="Trebuchet MS"/>
            <w:noProof/>
          </w:rPr>
          <w:delText>so that</w:delText>
        </w:r>
      </w:del>
      <w:ins w:id="137" w:author="Author">
        <w:r w:rsidRPr="00AB62DE">
          <w:rPr>
            <w:rFonts w:ascii="Trebuchet MS" w:hAnsi="Trebuchet MS"/>
            <w:noProof/>
          </w:rPr>
          <w:t>and</w:t>
        </w:r>
      </w:ins>
      <w:r w:rsidRPr="00AB62DE">
        <w:rPr>
          <w:rFonts w:ascii="Trebuchet MS" w:hAnsi="Trebuchet MS"/>
          <w:noProof/>
        </w:rPr>
        <w:t xml:space="preserve"> all the people </w:t>
      </w:r>
      <w:del w:id="138" w:author="Author">
        <w:r w:rsidRPr="00AB62DE">
          <w:rPr>
            <w:rFonts w:ascii="Trebuchet MS" w:hAnsi="Trebuchet MS"/>
            <w:noProof/>
          </w:rPr>
          <w:delText xml:space="preserve">who were </w:delText>
        </w:r>
      </w:del>
      <w:r w:rsidRPr="00AB62DE">
        <w:rPr>
          <w:rFonts w:ascii="Trebuchet MS" w:hAnsi="Trebuchet MS"/>
          <w:noProof/>
        </w:rPr>
        <w:t xml:space="preserve">in the camp began to tremble. </w:t>
      </w:r>
      <w:r w:rsidRPr="00AB62DE">
        <w:rPr>
          <w:rFonts w:ascii="Trebuchet MS" w:hAnsi="Trebuchet MS"/>
          <w:b/>
          <w:noProof/>
        </w:rPr>
        <w:t xml:space="preserve">19:17 </w:t>
      </w:r>
      <w:r w:rsidRPr="00AB62DE">
        <w:rPr>
          <w:rFonts w:ascii="Trebuchet MS" w:hAnsi="Trebuchet MS"/>
          <w:noProof/>
        </w:rPr>
        <w:t xml:space="preserve">Moses now brought the people out of the camp to meet the true God, and they </w:t>
      </w:r>
      <w:del w:id="139" w:author="Author">
        <w:r w:rsidRPr="00AB62DE">
          <w:rPr>
            <w:rFonts w:ascii="Trebuchet MS" w:hAnsi="Trebuchet MS"/>
            <w:noProof/>
          </w:rPr>
          <w:delText>went taking</w:delText>
        </w:r>
      </w:del>
      <w:ins w:id="140" w:author="Author">
        <w:r w:rsidRPr="00AB62DE">
          <w:rPr>
            <w:rFonts w:ascii="Trebuchet MS" w:hAnsi="Trebuchet MS"/>
            <w:noProof/>
          </w:rPr>
          <w:t>took</w:t>
        </w:r>
      </w:ins>
      <w:r w:rsidRPr="00AB62DE">
        <w:rPr>
          <w:rFonts w:ascii="Trebuchet MS" w:hAnsi="Trebuchet MS"/>
          <w:noProof/>
        </w:rPr>
        <w:t xml:space="preserve"> their </w:t>
      </w:r>
      <w:del w:id="141" w:author="Author">
        <w:r w:rsidRPr="00AB62DE">
          <w:rPr>
            <w:rFonts w:ascii="Trebuchet MS" w:hAnsi="Trebuchet MS"/>
            <w:noProof/>
          </w:rPr>
          <w:delText>stand</w:delText>
        </w:r>
      </w:del>
      <w:ins w:id="142" w:author="Author">
        <w:r w:rsidRPr="00AB62DE">
          <w:rPr>
            <w:rFonts w:ascii="Trebuchet MS" w:hAnsi="Trebuchet MS"/>
            <w:noProof/>
          </w:rPr>
          <w:t>place</w:t>
        </w:r>
      </w:ins>
      <w:r w:rsidRPr="00AB62DE">
        <w:rPr>
          <w:rFonts w:ascii="Trebuchet MS" w:hAnsi="Trebuchet MS"/>
          <w:noProof/>
        </w:rPr>
        <w:t xml:space="preserve"> at the base of the mountain. </w:t>
      </w:r>
      <w:r w:rsidRPr="00AB62DE">
        <w:rPr>
          <w:rFonts w:ascii="Trebuchet MS" w:hAnsi="Trebuchet MS"/>
          <w:b/>
          <w:noProof/>
        </w:rPr>
        <w:t xml:space="preserve">19:18 </w:t>
      </w:r>
      <w:del w:id="143" w:author="Author">
        <w:r w:rsidRPr="00AB62DE">
          <w:rPr>
            <w:rFonts w:ascii="Trebuchet MS" w:hAnsi="Trebuchet MS"/>
            <w:noProof/>
          </w:rPr>
          <w:delText xml:space="preserve">And </w:delText>
        </w:r>
      </w:del>
      <w:r w:rsidRPr="00AB62DE">
        <w:rPr>
          <w:rFonts w:ascii="Trebuchet MS" w:hAnsi="Trebuchet MS"/>
          <w:noProof/>
        </w:rPr>
        <w:t xml:space="preserve">Mount Si′nai smoked all over, </w:t>
      </w:r>
      <w:del w:id="144" w:author="Author">
        <w:r w:rsidRPr="00AB62DE">
          <w:rPr>
            <w:rFonts w:ascii="Trebuchet MS" w:hAnsi="Trebuchet MS"/>
            <w:noProof/>
          </w:rPr>
          <w:delText>due to the fact that</w:delText>
        </w:r>
      </w:del>
      <w:ins w:id="145" w:author="Author">
        <w:r w:rsidRPr="00AB62DE">
          <w:rPr>
            <w:rFonts w:ascii="Trebuchet MS" w:hAnsi="Trebuchet MS"/>
            <w:noProof/>
          </w:rPr>
          <w:t>because</w:t>
        </w:r>
      </w:ins>
      <w:r w:rsidRPr="00AB62DE">
        <w:rPr>
          <w:rFonts w:ascii="Trebuchet MS" w:hAnsi="Trebuchet MS"/>
          <w:noProof/>
        </w:rPr>
        <w:t xml:space="preserve"> Jehovah came down upon it in fire; and its smoke </w:t>
      </w:r>
      <w:del w:id="146" w:author="Author">
        <w:r w:rsidRPr="00AB62DE">
          <w:rPr>
            <w:rFonts w:ascii="Trebuchet MS" w:hAnsi="Trebuchet MS"/>
            <w:noProof/>
          </w:rPr>
          <w:delText>kept ascending</w:delText>
        </w:r>
      </w:del>
      <w:ins w:id="147" w:author="Author">
        <w:r w:rsidRPr="00AB62DE">
          <w:rPr>
            <w:rFonts w:ascii="Trebuchet MS" w:hAnsi="Trebuchet MS"/>
            <w:noProof/>
          </w:rPr>
          <w:t>was rising</w:t>
        </w:r>
      </w:ins>
      <w:r w:rsidRPr="00AB62DE">
        <w:rPr>
          <w:rFonts w:ascii="Trebuchet MS" w:hAnsi="Trebuchet MS"/>
          <w:noProof/>
        </w:rPr>
        <w:t xml:space="preserve"> like the smoke of a kiln, and the whole mountain was trembling </w:t>
      </w:r>
      <w:del w:id="148" w:author="Author">
        <w:r w:rsidRPr="00AB62DE">
          <w:rPr>
            <w:rFonts w:ascii="Trebuchet MS" w:hAnsi="Trebuchet MS"/>
            <w:noProof/>
          </w:rPr>
          <w:delText>very much</w:delText>
        </w:r>
      </w:del>
      <w:ins w:id="149" w:author="Author">
        <w:r w:rsidRPr="00AB62DE">
          <w:rPr>
            <w:rFonts w:ascii="Trebuchet MS" w:hAnsi="Trebuchet MS"/>
            <w:noProof/>
          </w:rPr>
          <w:t>violently</w:t>
        </w:r>
      </w:ins>
      <w:r w:rsidRPr="00AB62DE">
        <w:rPr>
          <w:rFonts w:ascii="Trebuchet MS" w:hAnsi="Trebuchet MS"/>
          <w:noProof/>
        </w:rPr>
        <w:t xml:space="preserve">. </w:t>
      </w:r>
      <w:r w:rsidRPr="00AB62DE">
        <w:rPr>
          <w:rFonts w:ascii="Trebuchet MS" w:hAnsi="Trebuchet MS"/>
          <w:b/>
          <w:noProof/>
        </w:rPr>
        <w:t xml:space="preserve">19:19 </w:t>
      </w:r>
      <w:del w:id="150" w:author="Author">
        <w:r w:rsidRPr="00AB62DE">
          <w:rPr>
            <w:rFonts w:ascii="Trebuchet MS" w:hAnsi="Trebuchet MS"/>
            <w:noProof/>
          </w:rPr>
          <w:delText>When</w:delText>
        </w:r>
      </w:del>
      <w:ins w:id="151" w:author="Author">
        <w:r w:rsidRPr="00AB62DE">
          <w:rPr>
            <w:rFonts w:ascii="Trebuchet MS" w:hAnsi="Trebuchet MS"/>
            <w:noProof/>
          </w:rPr>
          <w:t>As</w:t>
        </w:r>
      </w:ins>
      <w:r w:rsidRPr="00AB62DE">
        <w:rPr>
          <w:rFonts w:ascii="Trebuchet MS" w:hAnsi="Trebuchet MS"/>
          <w:noProof/>
        </w:rPr>
        <w:t xml:space="preserve"> the sound of the horn </w:t>
      </w:r>
      <w:del w:id="152" w:author="Author">
        <w:r w:rsidRPr="00AB62DE">
          <w:rPr>
            <w:rFonts w:ascii="Trebuchet MS" w:hAnsi="Trebuchet MS"/>
            <w:noProof/>
          </w:rPr>
          <w:delText>became continually</w:delText>
        </w:r>
      </w:del>
      <w:ins w:id="153" w:author="Author">
        <w:r w:rsidRPr="00AB62DE">
          <w:rPr>
            <w:rFonts w:ascii="Trebuchet MS" w:hAnsi="Trebuchet MS"/>
            <w:noProof/>
          </w:rPr>
          <w:t>grew</w:t>
        </w:r>
      </w:ins>
      <w:r w:rsidRPr="00AB62DE">
        <w:rPr>
          <w:rFonts w:ascii="Trebuchet MS" w:hAnsi="Trebuchet MS"/>
          <w:noProof/>
        </w:rPr>
        <w:t xml:space="preserve"> louder and louder, Moses </w:t>
      </w:r>
      <w:del w:id="154" w:author="Author">
        <w:r w:rsidRPr="00AB62DE">
          <w:rPr>
            <w:rFonts w:ascii="Trebuchet MS" w:hAnsi="Trebuchet MS"/>
            <w:noProof/>
          </w:rPr>
          <w:delText>began to speak</w:delText>
        </w:r>
      </w:del>
      <w:ins w:id="155" w:author="Author">
        <w:r w:rsidRPr="00AB62DE">
          <w:rPr>
            <w:rFonts w:ascii="Trebuchet MS" w:hAnsi="Trebuchet MS"/>
            <w:noProof/>
          </w:rPr>
          <w:t>spoke</w:t>
        </w:r>
      </w:ins>
      <w:r w:rsidRPr="00AB62DE">
        <w:rPr>
          <w:rFonts w:ascii="Trebuchet MS" w:hAnsi="Trebuchet MS"/>
          <w:noProof/>
        </w:rPr>
        <w:t xml:space="preserve">, and the </w:t>
      </w:r>
      <w:ins w:id="156" w:author="Author">
        <w:r w:rsidRPr="00AB62DE">
          <w:rPr>
            <w:rFonts w:ascii="Trebuchet MS" w:hAnsi="Trebuchet MS"/>
            <w:noProof/>
          </w:rPr>
          <w:t xml:space="preserve">voice of the </w:t>
        </w:r>
      </w:ins>
      <w:r w:rsidRPr="00AB62DE">
        <w:rPr>
          <w:rFonts w:ascii="Trebuchet MS" w:hAnsi="Trebuchet MS"/>
          <w:noProof/>
        </w:rPr>
        <w:t xml:space="preserve">true God </w:t>
      </w:r>
      <w:del w:id="157" w:author="Author">
        <w:r w:rsidRPr="00AB62DE">
          <w:rPr>
            <w:rFonts w:ascii="Trebuchet MS" w:hAnsi="Trebuchet MS"/>
            <w:noProof/>
          </w:rPr>
          <w:delText>began to answer</w:delText>
        </w:r>
      </w:del>
      <w:ins w:id="158" w:author="Author">
        <w:r w:rsidRPr="00AB62DE">
          <w:rPr>
            <w:rFonts w:ascii="Trebuchet MS" w:hAnsi="Trebuchet MS"/>
            <w:noProof/>
          </w:rPr>
          <w:t>answered</w:t>
        </w:r>
      </w:ins>
      <w:r w:rsidRPr="00AB62DE">
        <w:rPr>
          <w:rFonts w:ascii="Trebuchet MS" w:hAnsi="Trebuchet MS"/>
          <w:noProof/>
        </w:rPr>
        <w:t xml:space="preserve"> him</w:t>
      </w:r>
      <w:del w:id="159" w:author="Author">
        <w:r w:rsidRPr="00AB62DE">
          <w:rPr>
            <w:rFonts w:ascii="Trebuchet MS" w:hAnsi="Trebuchet MS"/>
            <w:noProof/>
          </w:rPr>
          <w:delText xml:space="preserve"> with a voice</w:delText>
        </w:r>
      </w:del>
      <w:r w:rsidRPr="00AB62DE">
        <w:rPr>
          <w:rFonts w:ascii="Trebuchet MS" w:hAnsi="Trebuchet MS"/>
          <w:noProof/>
        </w:rPr>
        <w:t>.</w:t>
      </w:r>
    </w:p>
    <w:p w:rsidR="00A220C8" w:rsidRPr="00AB62DE" w:rsidRDefault="00A220C8" w:rsidP="00A220C8">
      <w:pPr>
        <w:rPr>
          <w:rFonts w:ascii="Trebuchet MS" w:hAnsi="Trebuchet MS"/>
          <w:noProof/>
        </w:rPr>
      </w:pPr>
      <w:r w:rsidRPr="00AB62DE">
        <w:rPr>
          <w:rFonts w:ascii="Trebuchet MS" w:hAnsi="Trebuchet MS"/>
          <w:b/>
        </w:rPr>
        <w:t xml:space="preserve">19:20 </w:t>
      </w:r>
      <w:r w:rsidRPr="00AB62DE">
        <w:rPr>
          <w:rFonts w:ascii="Trebuchet MS" w:hAnsi="Trebuchet MS"/>
          <w:noProof/>
        </w:rPr>
        <w:t xml:space="preserve">So Jehovah came down upon Mount Si′nai to the top of the mountain. Then Jehovah called Moses to the top of the mountain, and Moses went </w:t>
      </w:r>
      <w:del w:id="160" w:author="Author">
        <w:r w:rsidRPr="00AB62DE">
          <w:rPr>
            <w:rFonts w:ascii="Trebuchet MS" w:hAnsi="Trebuchet MS"/>
            <w:noProof/>
          </w:rPr>
          <w:delText xml:space="preserve">on </w:delText>
        </w:r>
      </w:del>
      <w:r w:rsidRPr="00AB62DE">
        <w:rPr>
          <w:rFonts w:ascii="Trebuchet MS" w:hAnsi="Trebuchet MS"/>
          <w:noProof/>
        </w:rPr>
        <w:t xml:space="preserve">up. </w:t>
      </w:r>
      <w:r w:rsidRPr="00AB62DE">
        <w:rPr>
          <w:rFonts w:ascii="Trebuchet MS" w:hAnsi="Trebuchet MS"/>
          <w:b/>
          <w:noProof/>
        </w:rPr>
        <w:t xml:space="preserve">19:21 </w:t>
      </w:r>
      <w:r w:rsidRPr="00AB62DE">
        <w:rPr>
          <w:rFonts w:ascii="Trebuchet MS" w:hAnsi="Trebuchet MS"/>
          <w:noProof/>
        </w:rPr>
        <w:t>Jehovah now said to Moses: “Go down</w:t>
      </w:r>
      <w:del w:id="161" w:author="Author">
        <w:r w:rsidRPr="00AB62DE">
          <w:rPr>
            <w:rFonts w:ascii="Trebuchet MS" w:hAnsi="Trebuchet MS"/>
            <w:noProof/>
          </w:rPr>
          <w:delText>,</w:delText>
        </w:r>
      </w:del>
      <w:ins w:id="162" w:author="Author">
        <w:r w:rsidRPr="00AB62DE">
          <w:rPr>
            <w:rFonts w:ascii="Trebuchet MS" w:hAnsi="Trebuchet MS"/>
            <w:noProof/>
          </w:rPr>
          <w:t xml:space="preserve"> and</w:t>
        </w:r>
      </w:ins>
      <w:r w:rsidRPr="00AB62DE">
        <w:rPr>
          <w:rFonts w:ascii="Trebuchet MS" w:hAnsi="Trebuchet MS"/>
          <w:noProof/>
        </w:rPr>
        <w:t xml:space="preserve"> warn the people</w:t>
      </w:r>
      <w:del w:id="163" w:author="Author">
        <w:r w:rsidRPr="00AB62DE">
          <w:rPr>
            <w:rFonts w:ascii="Trebuchet MS" w:hAnsi="Trebuchet MS"/>
            <w:noProof/>
          </w:rPr>
          <w:delText>, that they do</w:delText>
        </w:r>
      </w:del>
      <w:r w:rsidRPr="00AB62DE">
        <w:rPr>
          <w:rFonts w:ascii="Trebuchet MS" w:hAnsi="Trebuchet MS"/>
          <w:noProof/>
        </w:rPr>
        <w:t xml:space="preserve"> not </w:t>
      </w:r>
      <w:ins w:id="164" w:author="Author">
        <w:r w:rsidRPr="00AB62DE">
          <w:rPr>
            <w:rFonts w:ascii="Trebuchet MS" w:hAnsi="Trebuchet MS"/>
            <w:noProof/>
          </w:rPr>
          <w:t xml:space="preserve">to </w:t>
        </w:r>
      </w:ins>
      <w:r w:rsidRPr="00AB62DE">
        <w:rPr>
          <w:rFonts w:ascii="Trebuchet MS" w:hAnsi="Trebuchet MS"/>
          <w:noProof/>
        </w:rPr>
        <w:t xml:space="preserve">try to </w:t>
      </w:r>
      <w:del w:id="165" w:author="Author">
        <w:r w:rsidRPr="00AB62DE">
          <w:rPr>
            <w:rFonts w:ascii="Trebuchet MS" w:hAnsi="Trebuchet MS"/>
            <w:noProof/>
          </w:rPr>
          <w:delText>break</w:delText>
        </w:r>
      </w:del>
      <w:ins w:id="166" w:author="Author">
        <w:r w:rsidRPr="00AB62DE">
          <w:rPr>
            <w:rFonts w:ascii="Trebuchet MS" w:hAnsi="Trebuchet MS"/>
            <w:noProof/>
          </w:rPr>
          <w:t>force their way</w:t>
        </w:r>
      </w:ins>
      <w:r w:rsidRPr="00AB62DE">
        <w:rPr>
          <w:rFonts w:ascii="Trebuchet MS" w:hAnsi="Trebuchet MS"/>
          <w:noProof/>
        </w:rPr>
        <w:t xml:space="preserve"> through to </w:t>
      </w:r>
      <w:ins w:id="167" w:author="Author">
        <w:r w:rsidRPr="00AB62DE">
          <w:rPr>
            <w:rFonts w:ascii="Trebuchet MS" w:hAnsi="Trebuchet MS"/>
            <w:noProof/>
          </w:rPr>
          <w:t xml:space="preserve">look at </w:t>
        </w:r>
      </w:ins>
      <w:r w:rsidRPr="00AB62DE">
        <w:rPr>
          <w:rFonts w:ascii="Trebuchet MS" w:hAnsi="Trebuchet MS"/>
          <w:noProof/>
        </w:rPr>
        <w:t>Jehovah</w:t>
      </w:r>
      <w:del w:id="168" w:author="Author">
        <w:r w:rsidRPr="00AB62DE">
          <w:rPr>
            <w:rFonts w:ascii="Trebuchet MS" w:hAnsi="Trebuchet MS"/>
            <w:noProof/>
          </w:rPr>
          <w:delText xml:space="preserve"> to take a look and </w:delText>
        </w:r>
      </w:del>
      <w:ins w:id="169" w:author="Author">
        <w:r w:rsidRPr="00AB62DE">
          <w:rPr>
            <w:rFonts w:ascii="Trebuchet MS" w:hAnsi="Trebuchet MS"/>
            <w:noProof/>
          </w:rPr>
          <w:t xml:space="preserve">, or </w:t>
        </w:r>
      </w:ins>
      <w:r w:rsidRPr="00AB62DE">
        <w:rPr>
          <w:rFonts w:ascii="Trebuchet MS" w:hAnsi="Trebuchet MS"/>
          <w:noProof/>
        </w:rPr>
        <w:t xml:space="preserve">many of them </w:t>
      </w:r>
      <w:del w:id="170" w:author="Author">
        <w:r w:rsidRPr="00AB62DE">
          <w:rPr>
            <w:rFonts w:ascii="Trebuchet MS" w:hAnsi="Trebuchet MS"/>
            <w:noProof/>
          </w:rPr>
          <w:delText>have to fall</w:delText>
        </w:r>
      </w:del>
      <w:ins w:id="171" w:author="Author">
        <w:r w:rsidRPr="00AB62DE">
          <w:rPr>
            <w:rFonts w:ascii="Trebuchet MS" w:hAnsi="Trebuchet MS"/>
            <w:noProof/>
          </w:rPr>
          <w:t>will perish</w:t>
        </w:r>
      </w:ins>
      <w:r w:rsidRPr="00AB62DE">
        <w:rPr>
          <w:rFonts w:ascii="Trebuchet MS" w:hAnsi="Trebuchet MS"/>
          <w:noProof/>
        </w:rPr>
        <w:t xml:space="preserve">. </w:t>
      </w:r>
      <w:r w:rsidRPr="00AB62DE">
        <w:rPr>
          <w:rFonts w:ascii="Trebuchet MS" w:hAnsi="Trebuchet MS"/>
          <w:b/>
          <w:noProof/>
        </w:rPr>
        <w:t xml:space="preserve">19:22 </w:t>
      </w:r>
      <w:r w:rsidRPr="00AB62DE">
        <w:rPr>
          <w:rFonts w:ascii="Trebuchet MS" w:hAnsi="Trebuchet MS"/>
          <w:noProof/>
        </w:rPr>
        <w:t xml:space="preserve">And let the priests </w:t>
      </w:r>
      <w:del w:id="172" w:author="Author">
        <w:r w:rsidRPr="00AB62DE">
          <w:rPr>
            <w:rFonts w:ascii="Trebuchet MS" w:hAnsi="Trebuchet MS"/>
            <w:noProof/>
          </w:rPr>
          <w:delText xml:space="preserve">also </w:delText>
        </w:r>
      </w:del>
      <w:r w:rsidRPr="00AB62DE">
        <w:rPr>
          <w:rFonts w:ascii="Trebuchet MS" w:hAnsi="Trebuchet MS"/>
          <w:noProof/>
        </w:rPr>
        <w:t xml:space="preserve">who regularly come near to Jehovah sanctify themselves, </w:t>
      </w:r>
      <w:ins w:id="173" w:author="Author">
        <w:r w:rsidRPr="00AB62DE">
          <w:rPr>
            <w:rFonts w:ascii="Trebuchet MS" w:hAnsi="Trebuchet MS"/>
            <w:noProof/>
          </w:rPr>
          <w:t xml:space="preserve">so </w:t>
        </w:r>
      </w:ins>
      <w:r w:rsidRPr="00AB62DE">
        <w:rPr>
          <w:rFonts w:ascii="Trebuchet MS" w:hAnsi="Trebuchet MS"/>
          <w:noProof/>
        </w:rPr>
        <w:t xml:space="preserve">that Jehovah may not </w:t>
      </w:r>
      <w:del w:id="174" w:author="Author">
        <w:r w:rsidRPr="00AB62DE">
          <w:rPr>
            <w:rFonts w:ascii="Trebuchet MS" w:hAnsi="Trebuchet MS"/>
            <w:noProof/>
          </w:rPr>
          <w:delText>break out upon</w:delText>
        </w:r>
      </w:del>
      <w:ins w:id="175" w:author="Author">
        <w:r w:rsidRPr="00AB62DE">
          <w:rPr>
            <w:rFonts w:ascii="Trebuchet MS" w:hAnsi="Trebuchet MS"/>
            <w:noProof/>
          </w:rPr>
          <w:t>strike</w:t>
        </w:r>
        <w:r w:rsidRPr="00AB62DE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AB62DE">
        <w:rPr>
          <w:rFonts w:ascii="Trebuchet MS" w:hAnsi="Trebuchet MS"/>
          <w:noProof/>
        </w:rPr>
        <w:t xml:space="preserve"> them.” </w:t>
      </w:r>
      <w:r w:rsidRPr="00AB62DE">
        <w:rPr>
          <w:rFonts w:ascii="Trebuchet MS" w:hAnsi="Trebuchet MS"/>
          <w:b/>
          <w:noProof/>
        </w:rPr>
        <w:t xml:space="preserve">19:23 </w:t>
      </w:r>
      <w:del w:id="178" w:author="Author">
        <w:r w:rsidRPr="00AB62DE">
          <w:rPr>
            <w:rFonts w:ascii="Trebuchet MS" w:hAnsi="Trebuchet MS"/>
            <w:noProof/>
          </w:rPr>
          <w:delText xml:space="preserve">At this </w:delText>
        </w:r>
      </w:del>
      <w:r w:rsidRPr="00AB62DE">
        <w:rPr>
          <w:rFonts w:ascii="Trebuchet MS" w:hAnsi="Trebuchet MS"/>
          <w:noProof/>
        </w:rPr>
        <w:t>Moses</w:t>
      </w:r>
      <w:ins w:id="179" w:author="Author">
        <w:r w:rsidRPr="00AB62DE">
          <w:rPr>
            <w:rFonts w:ascii="Trebuchet MS" w:hAnsi="Trebuchet MS"/>
            <w:noProof/>
          </w:rPr>
          <w:t xml:space="preserve"> then</w:t>
        </w:r>
      </w:ins>
      <w:r w:rsidRPr="00AB62DE">
        <w:rPr>
          <w:rFonts w:ascii="Trebuchet MS" w:hAnsi="Trebuchet MS"/>
          <w:noProof/>
        </w:rPr>
        <w:t xml:space="preserve"> said to Jehovah: “The people are not able to come up to Mount Si′nai</w:t>
      </w:r>
      <w:del w:id="180" w:author="Author">
        <w:r w:rsidRPr="00AB62DE">
          <w:rPr>
            <w:rFonts w:ascii="Trebuchet MS" w:hAnsi="Trebuchet MS"/>
            <w:noProof/>
          </w:rPr>
          <w:delText>,</w:delText>
        </w:r>
      </w:del>
      <w:r w:rsidRPr="00AB62DE">
        <w:rPr>
          <w:rFonts w:ascii="Trebuchet MS" w:hAnsi="Trebuchet MS"/>
          <w:noProof/>
        </w:rPr>
        <w:t xml:space="preserve"> because you </w:t>
      </w:r>
      <w:del w:id="181" w:author="Author">
        <w:r w:rsidRPr="00AB62DE">
          <w:rPr>
            <w:rFonts w:ascii="Trebuchet MS" w:hAnsi="Trebuchet MS"/>
            <w:noProof/>
          </w:rPr>
          <w:delText xml:space="preserve">yourself </w:delText>
        </w:r>
      </w:del>
      <w:r w:rsidRPr="00AB62DE">
        <w:rPr>
          <w:rFonts w:ascii="Trebuchet MS" w:hAnsi="Trebuchet MS"/>
          <w:noProof/>
        </w:rPr>
        <w:t xml:space="preserve">already warned us, saying, ‘Set </w:t>
      </w:r>
      <w:del w:id="182" w:author="Author">
        <w:r w:rsidRPr="00AB62DE">
          <w:rPr>
            <w:rFonts w:ascii="Trebuchet MS" w:hAnsi="Trebuchet MS"/>
            <w:noProof/>
          </w:rPr>
          <w:delText>bounds for</w:delText>
        </w:r>
      </w:del>
      <w:ins w:id="183" w:author="Author">
        <w:r w:rsidRPr="00AB62DE">
          <w:rPr>
            <w:rFonts w:ascii="Trebuchet MS" w:hAnsi="Trebuchet MS"/>
            <w:noProof/>
          </w:rPr>
          <w:t>boundaries around</w:t>
        </w:r>
      </w:ins>
      <w:r w:rsidRPr="00AB62DE">
        <w:rPr>
          <w:rFonts w:ascii="Trebuchet MS" w:hAnsi="Trebuchet MS"/>
          <w:noProof/>
        </w:rPr>
        <w:t xml:space="preserve"> the mountain</w:t>
      </w:r>
      <w:ins w:id="184" w:author="Author">
        <w:r w:rsidRPr="00AB62DE">
          <w:rPr>
            <w:rFonts w:ascii="Trebuchet MS" w:hAnsi="Trebuchet MS"/>
            <w:noProof/>
          </w:rPr>
          <w:t>,</w:t>
        </w:r>
      </w:ins>
      <w:r w:rsidRPr="00AB62DE">
        <w:rPr>
          <w:rFonts w:ascii="Trebuchet MS" w:hAnsi="Trebuchet MS"/>
          <w:noProof/>
        </w:rPr>
        <w:t xml:space="preserve"> and make it sacred.’” </w:t>
      </w:r>
      <w:r w:rsidRPr="00AB62DE">
        <w:rPr>
          <w:rFonts w:ascii="Trebuchet MS" w:hAnsi="Trebuchet MS"/>
          <w:b/>
          <w:noProof/>
        </w:rPr>
        <w:t xml:space="preserve">19:24 </w:t>
      </w:r>
      <w:r w:rsidRPr="00AB62DE">
        <w:rPr>
          <w:rFonts w:ascii="Trebuchet MS" w:hAnsi="Trebuchet MS"/>
          <w:noProof/>
        </w:rPr>
        <w:t xml:space="preserve">However, Jehovah said to him: “Go, descend, and </w:t>
      </w:r>
      <w:del w:id="185" w:author="Author">
        <w:r w:rsidRPr="00AB62DE">
          <w:rPr>
            <w:rFonts w:ascii="Trebuchet MS" w:hAnsi="Trebuchet MS"/>
            <w:noProof/>
          </w:rPr>
          <w:delText xml:space="preserve">you must </w:delText>
        </w:r>
      </w:del>
      <w:r w:rsidRPr="00AB62DE">
        <w:rPr>
          <w:rFonts w:ascii="Trebuchet MS" w:hAnsi="Trebuchet MS"/>
          <w:noProof/>
        </w:rPr>
        <w:t xml:space="preserve">come </w:t>
      </w:r>
      <w:ins w:id="186" w:author="Author">
        <w:r w:rsidRPr="00AB62DE">
          <w:rPr>
            <w:rFonts w:ascii="Trebuchet MS" w:hAnsi="Trebuchet MS"/>
            <w:noProof/>
          </w:rPr>
          <w:t xml:space="preserve">back </w:t>
        </w:r>
      </w:ins>
      <w:r w:rsidRPr="00AB62DE">
        <w:rPr>
          <w:rFonts w:ascii="Trebuchet MS" w:hAnsi="Trebuchet MS"/>
          <w:noProof/>
        </w:rPr>
        <w:t>up, you and Aaron with you</w:t>
      </w:r>
      <w:del w:id="187" w:author="Author">
        <w:r w:rsidRPr="00AB62DE">
          <w:rPr>
            <w:rFonts w:ascii="Trebuchet MS" w:hAnsi="Trebuchet MS"/>
            <w:noProof/>
          </w:rPr>
          <w:delText>;</w:delText>
        </w:r>
      </w:del>
      <w:ins w:id="188" w:author="Author">
        <w:r w:rsidRPr="00AB62DE">
          <w:rPr>
            <w:rFonts w:ascii="Trebuchet MS" w:hAnsi="Trebuchet MS"/>
            <w:noProof/>
          </w:rPr>
          <w:t>,</w:t>
        </w:r>
      </w:ins>
      <w:r w:rsidRPr="00AB62DE">
        <w:rPr>
          <w:rFonts w:ascii="Trebuchet MS" w:hAnsi="Trebuchet MS"/>
          <w:noProof/>
        </w:rPr>
        <w:t xml:space="preserve"> but </w:t>
      </w:r>
      <w:ins w:id="189" w:author="Author">
        <w:r w:rsidRPr="00AB62DE">
          <w:rPr>
            <w:rFonts w:ascii="Trebuchet MS" w:hAnsi="Trebuchet MS"/>
            <w:noProof/>
          </w:rPr>
          <w:t xml:space="preserve">do not </w:t>
        </w:r>
      </w:ins>
      <w:r w:rsidRPr="00AB62DE">
        <w:rPr>
          <w:rFonts w:ascii="Trebuchet MS" w:hAnsi="Trebuchet MS"/>
          <w:noProof/>
        </w:rPr>
        <w:t xml:space="preserve">let </w:t>
      </w:r>
      <w:del w:id="190" w:author="Author">
        <w:r w:rsidRPr="00AB62DE">
          <w:rPr>
            <w:rFonts w:ascii="Trebuchet MS" w:hAnsi="Trebuchet MS"/>
            <w:noProof/>
          </w:rPr>
          <w:delText xml:space="preserve">not </w:delText>
        </w:r>
      </w:del>
      <w:r w:rsidRPr="00AB62DE">
        <w:rPr>
          <w:rFonts w:ascii="Trebuchet MS" w:hAnsi="Trebuchet MS"/>
          <w:noProof/>
        </w:rPr>
        <w:t xml:space="preserve">the priests and the people </w:t>
      </w:r>
      <w:del w:id="191" w:author="Author">
        <w:r w:rsidRPr="00AB62DE">
          <w:rPr>
            <w:rFonts w:ascii="Trebuchet MS" w:hAnsi="Trebuchet MS"/>
            <w:noProof/>
          </w:rPr>
          <w:delText>break</w:delText>
        </w:r>
      </w:del>
      <w:ins w:id="192" w:author="Author">
        <w:r w:rsidRPr="00AB62DE">
          <w:rPr>
            <w:rFonts w:ascii="Trebuchet MS" w:hAnsi="Trebuchet MS"/>
            <w:noProof/>
          </w:rPr>
          <w:t>force their way</w:t>
        </w:r>
      </w:ins>
      <w:r w:rsidRPr="00AB62DE">
        <w:rPr>
          <w:rFonts w:ascii="Trebuchet MS" w:hAnsi="Trebuchet MS"/>
          <w:noProof/>
        </w:rPr>
        <w:t xml:space="preserve"> through to come up to Jehovah, </w:t>
      </w:r>
      <w:ins w:id="193" w:author="Author">
        <w:r w:rsidRPr="00AB62DE">
          <w:rPr>
            <w:rFonts w:ascii="Trebuchet MS" w:hAnsi="Trebuchet MS"/>
            <w:noProof/>
          </w:rPr>
          <w:t xml:space="preserve">so </w:t>
        </w:r>
      </w:ins>
      <w:r w:rsidRPr="00AB62DE">
        <w:rPr>
          <w:rFonts w:ascii="Trebuchet MS" w:hAnsi="Trebuchet MS"/>
          <w:noProof/>
        </w:rPr>
        <w:t xml:space="preserve">that he may not </w:t>
      </w:r>
      <w:del w:id="194" w:author="Author">
        <w:r w:rsidRPr="00AB62DE">
          <w:rPr>
            <w:rFonts w:ascii="Trebuchet MS" w:hAnsi="Trebuchet MS"/>
            <w:noProof/>
          </w:rPr>
          <w:delText>break out upon</w:delText>
        </w:r>
      </w:del>
      <w:ins w:id="195" w:author="Author">
        <w:r w:rsidRPr="00AB62DE">
          <w:rPr>
            <w:rFonts w:ascii="Trebuchet MS" w:hAnsi="Trebuchet MS"/>
            <w:noProof/>
          </w:rPr>
          <w:t>strike</w:t>
        </w:r>
      </w:ins>
      <w:r w:rsidRPr="00AB62DE">
        <w:rPr>
          <w:rFonts w:ascii="Trebuchet MS" w:hAnsi="Trebuchet MS"/>
          <w:noProof/>
        </w:rPr>
        <w:t xml:space="preserve"> them.” </w:t>
      </w:r>
      <w:r w:rsidRPr="00AB62DE">
        <w:rPr>
          <w:rFonts w:ascii="Trebuchet MS" w:hAnsi="Trebuchet MS"/>
          <w:b/>
          <w:noProof/>
        </w:rPr>
        <w:t xml:space="preserve">19:25 </w:t>
      </w:r>
      <w:del w:id="196" w:author="Author">
        <w:r w:rsidRPr="00AB62DE">
          <w:rPr>
            <w:rFonts w:ascii="Trebuchet MS" w:hAnsi="Trebuchet MS"/>
            <w:noProof/>
          </w:rPr>
          <w:delText>Accordingly</w:delText>
        </w:r>
      </w:del>
      <w:ins w:id="197" w:author="Author">
        <w:r w:rsidRPr="00AB62DE">
          <w:rPr>
            <w:rFonts w:ascii="Trebuchet MS" w:hAnsi="Trebuchet MS"/>
            <w:noProof/>
          </w:rPr>
          <w:t>So</w:t>
        </w:r>
      </w:ins>
      <w:r w:rsidRPr="00AB62DE">
        <w:rPr>
          <w:rFonts w:ascii="Trebuchet MS" w:hAnsi="Trebuchet MS"/>
          <w:noProof/>
        </w:rPr>
        <w:t xml:space="preserve"> Moses descended to the people and told them.</w:t>
      </w:r>
    </w:p>
    <w:p w:rsidR="00A220C8" w:rsidRPr="00AB62DE" w:rsidRDefault="00A220C8" w:rsidP="00A220C8">
      <w:pPr>
        <w:rPr>
          <w:rFonts w:ascii="Trebuchet MS" w:hAnsi="Trebuchet MS"/>
          <w:b/>
        </w:rPr>
      </w:pPr>
    </w:p>
    <w:p w:rsidR="00762BCB" w:rsidRPr="00A220C8" w:rsidRDefault="00762BCB" w:rsidP="00A220C8"/>
    <w:sectPr w:rsidR="00762BCB" w:rsidRPr="00A220C8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6FD0" w:rsidRDefault="00076FD0">
      <w:r>
        <w:separator/>
      </w:r>
    </w:p>
  </w:endnote>
  <w:endnote w:type="continuationSeparator" w:id="0">
    <w:p w:rsidR="00076FD0" w:rsidRDefault="00076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6FD0" w:rsidRDefault="00076FD0">
      <w:r>
        <w:separator/>
      </w:r>
    </w:p>
  </w:footnote>
  <w:footnote w:type="continuationSeparator" w:id="0">
    <w:p w:rsidR="00076FD0" w:rsidRDefault="00076FD0">
      <w:r>
        <w:continuationSeparator/>
      </w:r>
    </w:p>
  </w:footnote>
  <w:footnote w:id="1">
    <w:p w:rsidR="00A220C8" w:rsidRPr="00AB62DE" w:rsidRDefault="00A220C8" w:rsidP="00AB62DE">
      <w:pPr>
        <w:pStyle w:val="FootnoteText"/>
        <w:spacing w:after="96"/>
        <w:ind w:firstLine="288"/>
        <w:rPr>
          <w:ins w:id="40" w:author="Author"/>
        </w:rPr>
      </w:pPr>
      <w:ins w:id="41" w:author="Author">
        <w:r w:rsidRPr="00AB62DE">
          <w:rPr>
            <w:rStyle w:val="FootnoteReference"/>
          </w:rPr>
          <w:footnoteRef/>
        </w:r>
        <w:r w:rsidRPr="00AB62DE">
          <w:t xml:space="preserve"> </w:t>
        </w:r>
        <w:r w:rsidRPr="00AB62DE">
          <w:rPr>
            <w:b/>
          </w:rPr>
          <w:t xml:space="preserve">19:5 </w:t>
        </w:r>
        <w:r w:rsidRPr="00AB62DE">
          <w:t>Or “treasured possession.”</w:t>
        </w:r>
      </w:ins>
    </w:p>
  </w:footnote>
  <w:footnote w:id="2">
    <w:p w:rsidR="00A220C8" w:rsidRPr="00AB62DE" w:rsidRDefault="00A220C8" w:rsidP="00AB62DE">
      <w:pPr>
        <w:pStyle w:val="FootnoteText"/>
        <w:spacing w:after="96"/>
        <w:ind w:firstLine="288"/>
        <w:rPr>
          <w:ins w:id="104" w:author="Author"/>
        </w:rPr>
      </w:pPr>
      <w:ins w:id="105" w:author="Author">
        <w:r w:rsidRPr="00AB62DE">
          <w:rPr>
            <w:rStyle w:val="FootnoteReference"/>
          </w:rPr>
          <w:footnoteRef/>
        </w:r>
        <w:r w:rsidRPr="00AB62DE">
          <w:t xml:space="preserve"> </w:t>
        </w:r>
        <w:r w:rsidRPr="00AB62DE">
          <w:rPr>
            <w:b/>
          </w:rPr>
          <w:t xml:space="preserve">19:13 </w:t>
        </w:r>
        <w:r w:rsidRPr="00AB62DE">
          <w:t>Perhaps shot with an arrow.</w:t>
        </w:r>
      </w:ins>
    </w:p>
  </w:footnote>
  <w:footnote w:id="3">
    <w:p w:rsidR="00A220C8" w:rsidRPr="00AB62DE" w:rsidRDefault="00A220C8" w:rsidP="00AB62DE">
      <w:pPr>
        <w:pStyle w:val="FootnoteText"/>
        <w:spacing w:after="96"/>
        <w:ind w:firstLine="288"/>
        <w:rPr>
          <w:ins w:id="125" w:author="Author"/>
        </w:rPr>
      </w:pPr>
      <w:ins w:id="126" w:author="Author">
        <w:r w:rsidRPr="00AB62DE">
          <w:rPr>
            <w:rStyle w:val="FootnoteReference"/>
          </w:rPr>
          <w:footnoteRef/>
        </w:r>
        <w:r w:rsidRPr="00AB62DE">
          <w:t xml:space="preserve"> </w:t>
        </w:r>
        <w:r w:rsidRPr="00AB62DE">
          <w:rPr>
            <w:b/>
          </w:rPr>
          <w:t xml:space="preserve">19:15 </w:t>
        </w:r>
        <w:r w:rsidRPr="00AB62DE">
          <w:t xml:space="preserve">Lit., “Do not approach a woman.” </w:t>
        </w:r>
      </w:ins>
    </w:p>
  </w:footnote>
  <w:footnote w:id="4">
    <w:p w:rsidR="00A220C8" w:rsidRPr="00AB62DE" w:rsidRDefault="00A220C8" w:rsidP="00AB62DE">
      <w:pPr>
        <w:pStyle w:val="FootnoteText"/>
        <w:spacing w:after="96"/>
        <w:ind w:firstLine="288"/>
        <w:rPr>
          <w:ins w:id="176" w:author="Author"/>
        </w:rPr>
      </w:pPr>
      <w:ins w:id="177" w:author="Author">
        <w:r w:rsidRPr="00AB62DE">
          <w:rPr>
            <w:rStyle w:val="FootnoteReference"/>
          </w:rPr>
          <w:footnoteRef/>
        </w:r>
        <w:r w:rsidRPr="00AB62DE">
          <w:t xml:space="preserve"> </w:t>
        </w:r>
        <w:r w:rsidRPr="00AB62DE">
          <w:rPr>
            <w:b/>
          </w:rPr>
          <w:t xml:space="preserve">19:22 </w:t>
        </w:r>
        <w:r w:rsidRPr="00AB62DE">
          <w:t>Lit., “break through on.”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00890">
        <w:t>Exodus Chapter 19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000890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00890">
      <w:rPr>
        <w:noProof/>
        <w:snapToGrid w:val="0"/>
      </w:rPr>
      <w:t>Exodus 19.Revised Text.Advisor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000890">
        <w:t>Exodus Chapter 19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000890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00890">
      <w:rPr>
        <w:noProof/>
        <w:snapToGrid w:val="0"/>
      </w:rPr>
      <w:t>Exodus 19.Revised Text.Advisor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000890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000890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000890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000890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D0"/>
    <w:rsid w:val="00000890"/>
    <w:rsid w:val="00076FD0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220C8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8026858-CAC7-4235-ABE0-318460826863}"/>
  <w:attachedTemplate r:id="Rcba5e684ea754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220C8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0C8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A220C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cba5e684ea7549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916</ap:Words>
  <ap:Characters>3913</ap:Characters>
  <ap:Application>Microsoft Office Word</ap:Application>
  <ap:DocSecurity>0</ap:DocSecurity>
  <ap:Lines>67</ap:Lines>
  <ap:Paragraphs>11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4818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19</dc:title>
  <dc:subject/>
  <dc:creator>Miriam Abela</dc:creator>
  <cp:keywords/>
  <dc:description/>
  <cp:lastModifiedBy>Abela, Miriam</cp:lastModifiedBy>
  <cp:revision>3</cp:revision>
  <dcterms:created xsi:type="dcterms:W3CDTF">2020-10-23T06:59:00Z</dcterms:created>
  <dcterms:modified xsi:type="dcterms:W3CDTF">2020-10-23T06:59:00Z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19.docx</vt:lpwstr>
  </property>
  <property fmtid="{D5CDD505-2E9C-101B-9397-08002B2CF9AE}" pid="9" name="_TranslationDocumentId">
    <vt:i4>19399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2019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